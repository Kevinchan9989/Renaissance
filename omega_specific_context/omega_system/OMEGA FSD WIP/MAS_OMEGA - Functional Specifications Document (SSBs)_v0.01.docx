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02F7" w14:textId="77777777" w:rsidR="00622A7F" w:rsidRPr="00280CAE" w:rsidRDefault="00622A7F" w:rsidP="003F1708">
      <w:bookmarkStart w:id="0" w:name="_Hlk215670226"/>
      <w:bookmarkEnd w:id="0"/>
    </w:p>
    <w:p w14:paraId="4B01B580" w14:textId="77777777" w:rsidR="00622A7F" w:rsidRPr="00280CAE" w:rsidRDefault="00622A7F" w:rsidP="003F1708"/>
    <w:p w14:paraId="69D65569" w14:textId="77777777" w:rsidR="00622A7F" w:rsidRPr="00280CAE" w:rsidRDefault="00622A7F" w:rsidP="003F1708"/>
    <w:p w14:paraId="79487354" w14:textId="77777777" w:rsidR="00622A7F" w:rsidRPr="00280CAE" w:rsidRDefault="00622A7F" w:rsidP="003F1708"/>
    <w:p w14:paraId="29DC91D9" w14:textId="77777777" w:rsidR="00622A7F" w:rsidRPr="00280CAE" w:rsidRDefault="00622A7F" w:rsidP="003F1708"/>
    <w:p w14:paraId="16418BAA" w14:textId="77777777" w:rsidR="00622A7F" w:rsidRPr="00280CAE" w:rsidRDefault="00622A7F" w:rsidP="003F1708"/>
    <w:p w14:paraId="1862FCEE" w14:textId="77777777" w:rsidR="00622A7F" w:rsidRPr="00280CAE" w:rsidRDefault="00622A7F" w:rsidP="003F1708"/>
    <w:p w14:paraId="6BC99A84" w14:textId="6AC1E25A" w:rsidR="00622A7F" w:rsidRPr="00280CAE" w:rsidRDefault="00622A7F" w:rsidP="007C7C7F">
      <w:pPr>
        <w:pStyle w:val="Title"/>
      </w:pPr>
      <w:r w:rsidRPr="00280CAE">
        <w:t>Functional Specification Document</w:t>
      </w:r>
    </w:p>
    <w:p w14:paraId="2DDEADF0" w14:textId="2B158EE2" w:rsidR="00622A7F" w:rsidRPr="00280CAE" w:rsidRDefault="00622A7F" w:rsidP="007C7C7F">
      <w:pPr>
        <w:pStyle w:val="Subtitle"/>
      </w:pPr>
      <w:r w:rsidRPr="00280CAE">
        <w:t>OMEGA – Open Market Execution Gateway</w:t>
      </w:r>
    </w:p>
    <w:p w14:paraId="34CC5DD5" w14:textId="2E3C3B80" w:rsidR="00622A7F" w:rsidRPr="00280CAE" w:rsidRDefault="00E70F94" w:rsidP="007C7C7F">
      <w:pPr>
        <w:pStyle w:val="Subtitle"/>
      </w:pPr>
      <w:r w:rsidRPr="00280CAE">
        <w:t>Singapore Savings Bonds</w:t>
      </w:r>
    </w:p>
    <w:p w14:paraId="58441432" w14:textId="6CDCE443" w:rsidR="00622A7F" w:rsidRPr="00280CAE" w:rsidRDefault="00622A7F" w:rsidP="00622A7F">
      <w:pPr>
        <w:pStyle w:val="Subtitle"/>
        <w:sectPr w:rsidR="00622A7F" w:rsidRPr="00280CAE" w:rsidSect="000D68BA">
          <w:headerReference w:type="default" r:id="rId13"/>
          <w:footerReference w:type="default" r:id="rId14"/>
          <w:pgSz w:w="12240" w:h="15840"/>
          <w:pgMar w:top="1440" w:right="720" w:bottom="1440" w:left="720" w:header="720" w:footer="720" w:gutter="0"/>
          <w:cols w:space="720"/>
          <w:docGrid w:linePitch="360"/>
        </w:sectPr>
      </w:pPr>
      <w:r w:rsidRPr="00280CAE">
        <w:t>v0.0</w:t>
      </w:r>
      <w:r w:rsidR="003753D3" w:rsidRPr="00280CAE">
        <w:t>1</w:t>
      </w:r>
    </w:p>
    <w:p w14:paraId="32894D98" w14:textId="77777777" w:rsidR="000D68BA" w:rsidRPr="00280CAE" w:rsidRDefault="000D68BA" w:rsidP="003F1708"/>
    <w:p w14:paraId="1247050B" w14:textId="2FE6564B" w:rsidR="000D68BA" w:rsidRPr="00280CAE" w:rsidRDefault="000D68BA" w:rsidP="003F1708">
      <w:pPr>
        <w:rPr>
          <w:b/>
          <w:bCs/>
          <w:sz w:val="28"/>
          <w:szCs w:val="28"/>
        </w:rPr>
      </w:pPr>
      <w:r w:rsidRPr="00280CAE">
        <w:rPr>
          <w:b/>
          <w:bCs/>
          <w:sz w:val="28"/>
          <w:szCs w:val="28"/>
        </w:rPr>
        <w:t>Document Control</w:t>
      </w:r>
    </w:p>
    <w:p w14:paraId="16D674EA" w14:textId="77777777" w:rsidR="000D68BA" w:rsidRPr="00280CAE" w:rsidRDefault="000D68BA" w:rsidP="003F1708">
      <w:pPr>
        <w:rPr>
          <w:b/>
          <w:bCs/>
        </w:rPr>
      </w:pPr>
      <w:r w:rsidRPr="00280CAE">
        <w:rPr>
          <w:b/>
          <w:bCs/>
        </w:rPr>
        <w:t xml:space="preserve">Revision History </w:t>
      </w:r>
    </w:p>
    <w:tbl>
      <w:tblPr>
        <w:tblStyle w:val="TableGrid"/>
        <w:tblW w:w="0" w:type="auto"/>
        <w:tblLook w:val="04A0" w:firstRow="1" w:lastRow="0" w:firstColumn="1" w:lastColumn="0" w:noHBand="0" w:noVBand="1"/>
      </w:tblPr>
      <w:tblGrid>
        <w:gridCol w:w="1271"/>
        <w:gridCol w:w="1667"/>
        <w:gridCol w:w="4722"/>
        <w:gridCol w:w="2518"/>
      </w:tblGrid>
      <w:tr w:rsidR="000D68BA" w:rsidRPr="00280CAE" w14:paraId="72431DAB" w14:textId="77777777" w:rsidTr="005E04BE">
        <w:tc>
          <w:tcPr>
            <w:tcW w:w="1271" w:type="dxa"/>
            <w:shd w:val="clear" w:color="auto" w:fill="E7E6E6" w:themeFill="background2"/>
          </w:tcPr>
          <w:p w14:paraId="4F746050" w14:textId="0E6915A1" w:rsidR="000D68BA" w:rsidRPr="00280CAE" w:rsidRDefault="000D68BA" w:rsidP="00EB4795">
            <w:pPr>
              <w:rPr>
                <w:b/>
                <w:bCs/>
              </w:rPr>
            </w:pPr>
            <w:r w:rsidRPr="00280CAE">
              <w:rPr>
                <w:b/>
                <w:bCs/>
              </w:rPr>
              <w:t>Revision #</w:t>
            </w:r>
          </w:p>
        </w:tc>
        <w:tc>
          <w:tcPr>
            <w:tcW w:w="1559" w:type="dxa"/>
            <w:shd w:val="clear" w:color="auto" w:fill="E7E6E6" w:themeFill="background2"/>
          </w:tcPr>
          <w:p w14:paraId="3E9FCB6F" w14:textId="205E8575" w:rsidR="000D68BA" w:rsidRPr="00280CAE" w:rsidRDefault="000D68BA" w:rsidP="00EB4795">
            <w:pPr>
              <w:rPr>
                <w:b/>
                <w:bCs/>
              </w:rPr>
            </w:pPr>
            <w:r w:rsidRPr="00280CAE">
              <w:rPr>
                <w:b/>
                <w:bCs/>
              </w:rPr>
              <w:t>Release Date</w:t>
            </w:r>
          </w:p>
        </w:tc>
        <w:tc>
          <w:tcPr>
            <w:tcW w:w="4722" w:type="dxa"/>
            <w:shd w:val="clear" w:color="auto" w:fill="E7E6E6" w:themeFill="background2"/>
          </w:tcPr>
          <w:p w14:paraId="134C2A28" w14:textId="04D18932" w:rsidR="000D68BA" w:rsidRPr="00280CAE" w:rsidRDefault="000D68BA" w:rsidP="00EB4795">
            <w:pPr>
              <w:rPr>
                <w:b/>
                <w:bCs/>
              </w:rPr>
            </w:pPr>
            <w:r w:rsidRPr="00280CAE">
              <w:rPr>
                <w:b/>
                <w:bCs/>
              </w:rPr>
              <w:t>Summary of Changes</w:t>
            </w:r>
          </w:p>
        </w:tc>
        <w:tc>
          <w:tcPr>
            <w:tcW w:w="2518" w:type="dxa"/>
            <w:shd w:val="clear" w:color="auto" w:fill="E7E6E6" w:themeFill="background2"/>
          </w:tcPr>
          <w:p w14:paraId="6BFA0949" w14:textId="73F07149" w:rsidR="000D68BA" w:rsidRPr="00280CAE" w:rsidRDefault="000D68BA" w:rsidP="00EB4795">
            <w:pPr>
              <w:rPr>
                <w:b/>
                <w:bCs/>
              </w:rPr>
            </w:pPr>
            <w:r w:rsidRPr="00280CAE">
              <w:rPr>
                <w:b/>
                <w:bCs/>
              </w:rPr>
              <w:t>Author</w:t>
            </w:r>
          </w:p>
        </w:tc>
      </w:tr>
      <w:tr w:rsidR="000D68BA" w:rsidRPr="00280CAE" w14:paraId="461AA73F" w14:textId="77777777" w:rsidTr="005E04BE">
        <w:tc>
          <w:tcPr>
            <w:tcW w:w="1271" w:type="dxa"/>
          </w:tcPr>
          <w:p w14:paraId="13D6158C" w14:textId="7EE45D6A" w:rsidR="000D68BA" w:rsidRPr="00280CAE" w:rsidRDefault="000D68BA" w:rsidP="003F1708">
            <w:r w:rsidRPr="00280CAE">
              <w:t>0.01</w:t>
            </w:r>
          </w:p>
        </w:tc>
        <w:tc>
          <w:tcPr>
            <w:tcW w:w="1559" w:type="dxa"/>
          </w:tcPr>
          <w:p w14:paraId="1705490B" w14:textId="416572C1" w:rsidR="000D68BA" w:rsidRPr="00280CAE" w:rsidRDefault="000D68BA" w:rsidP="003F1708">
            <w:commentRangeStart w:id="1"/>
            <w:commentRangeStart w:id="2"/>
            <w:r w:rsidRPr="00280CAE">
              <w:t>0</w:t>
            </w:r>
            <w:r w:rsidR="00E70F94" w:rsidRPr="00280CAE">
              <w:t>9</w:t>
            </w:r>
            <w:r w:rsidRPr="00280CAE">
              <w:t xml:space="preserve"> </w:t>
            </w:r>
            <w:r w:rsidR="003753D3" w:rsidRPr="00280CAE">
              <w:t>Dec</w:t>
            </w:r>
            <w:r w:rsidRPr="00280CAE">
              <w:t xml:space="preserve"> 2025</w:t>
            </w:r>
            <w:commentRangeEnd w:id="1"/>
            <w:r w:rsidR="00071934">
              <w:rPr>
                <w:rStyle w:val="CommentReference"/>
              </w:rPr>
              <w:commentReference w:id="1"/>
            </w:r>
            <w:commentRangeEnd w:id="2"/>
            <w:r w:rsidR="003E588C">
              <w:rPr>
                <w:rStyle w:val="CommentReference"/>
              </w:rPr>
              <w:commentReference w:id="2"/>
            </w:r>
          </w:p>
        </w:tc>
        <w:tc>
          <w:tcPr>
            <w:tcW w:w="4722" w:type="dxa"/>
          </w:tcPr>
          <w:p w14:paraId="40CFF2C7" w14:textId="56A4D025" w:rsidR="000D68BA" w:rsidRPr="00280CAE" w:rsidRDefault="000D68BA" w:rsidP="003F1708">
            <w:r w:rsidRPr="00280CAE">
              <w:t>Initial draft.</w:t>
            </w:r>
          </w:p>
        </w:tc>
        <w:tc>
          <w:tcPr>
            <w:tcW w:w="2518" w:type="dxa"/>
          </w:tcPr>
          <w:p w14:paraId="04A19696" w14:textId="38429F50" w:rsidR="000D68BA" w:rsidRPr="00280CAE" w:rsidRDefault="000D68BA" w:rsidP="003F1708">
            <w:r w:rsidRPr="00280CAE">
              <w:t>Eugene Cheong</w:t>
            </w:r>
          </w:p>
        </w:tc>
      </w:tr>
      <w:tr w:rsidR="000D68BA" w:rsidRPr="00280CAE" w14:paraId="16BB0631" w14:textId="77777777" w:rsidTr="005E04BE">
        <w:tc>
          <w:tcPr>
            <w:tcW w:w="1271" w:type="dxa"/>
          </w:tcPr>
          <w:p w14:paraId="60C8C7C0" w14:textId="50E2FB42" w:rsidR="000D68BA" w:rsidRPr="00280CAE" w:rsidRDefault="000D68BA" w:rsidP="003F1708"/>
        </w:tc>
        <w:tc>
          <w:tcPr>
            <w:tcW w:w="1559" w:type="dxa"/>
          </w:tcPr>
          <w:p w14:paraId="11A4015F" w14:textId="0E6196CD" w:rsidR="000D68BA" w:rsidRPr="00280CAE" w:rsidRDefault="000D68BA" w:rsidP="003F1708"/>
        </w:tc>
        <w:tc>
          <w:tcPr>
            <w:tcW w:w="4722" w:type="dxa"/>
          </w:tcPr>
          <w:p w14:paraId="5BD54D36" w14:textId="3D4154DE" w:rsidR="000D68BA" w:rsidRPr="00280CAE" w:rsidRDefault="000D68BA" w:rsidP="003F1708"/>
        </w:tc>
        <w:tc>
          <w:tcPr>
            <w:tcW w:w="2518" w:type="dxa"/>
          </w:tcPr>
          <w:p w14:paraId="20FFF732" w14:textId="7BE28CD2" w:rsidR="000D68BA" w:rsidRPr="00280CAE" w:rsidRDefault="000D68BA" w:rsidP="003F1708"/>
        </w:tc>
      </w:tr>
      <w:tr w:rsidR="000D68BA" w:rsidRPr="00280CAE" w14:paraId="63BCD27E" w14:textId="77777777" w:rsidTr="005E04BE">
        <w:tc>
          <w:tcPr>
            <w:tcW w:w="1271" w:type="dxa"/>
          </w:tcPr>
          <w:p w14:paraId="078F02EB" w14:textId="70B86952" w:rsidR="000D68BA" w:rsidRPr="00280CAE" w:rsidRDefault="000D68BA" w:rsidP="003F1708"/>
        </w:tc>
        <w:tc>
          <w:tcPr>
            <w:tcW w:w="1559" w:type="dxa"/>
          </w:tcPr>
          <w:p w14:paraId="146F9B7C" w14:textId="6287042F" w:rsidR="000D68BA" w:rsidRPr="00280CAE" w:rsidRDefault="000D68BA" w:rsidP="003F1708"/>
        </w:tc>
        <w:tc>
          <w:tcPr>
            <w:tcW w:w="4722" w:type="dxa"/>
          </w:tcPr>
          <w:p w14:paraId="18AC9AAC" w14:textId="2B8D3069" w:rsidR="000D68BA" w:rsidRPr="00280CAE" w:rsidRDefault="000D68BA" w:rsidP="003F1708"/>
        </w:tc>
        <w:tc>
          <w:tcPr>
            <w:tcW w:w="2518" w:type="dxa"/>
          </w:tcPr>
          <w:p w14:paraId="30B67BEC" w14:textId="2ECDE314" w:rsidR="000D68BA" w:rsidRPr="00280CAE" w:rsidRDefault="000D68BA" w:rsidP="003F1708"/>
        </w:tc>
      </w:tr>
    </w:tbl>
    <w:p w14:paraId="75FC9491" w14:textId="77777777" w:rsidR="000D68BA" w:rsidRPr="00280CAE" w:rsidRDefault="000D68BA" w:rsidP="003F1708"/>
    <w:tbl>
      <w:tblPr>
        <w:tblStyle w:val="TableGrid"/>
        <w:tblW w:w="0" w:type="auto"/>
        <w:tblLook w:val="04A0" w:firstRow="1" w:lastRow="0" w:firstColumn="1" w:lastColumn="0" w:noHBand="0" w:noVBand="1"/>
      </w:tblPr>
      <w:tblGrid>
        <w:gridCol w:w="4957"/>
        <w:gridCol w:w="2551"/>
        <w:gridCol w:w="2552"/>
      </w:tblGrid>
      <w:tr w:rsidR="000D68BA" w:rsidRPr="00280CAE" w14:paraId="765F3345" w14:textId="77777777" w:rsidTr="000D68BA">
        <w:tc>
          <w:tcPr>
            <w:tcW w:w="4957" w:type="dxa"/>
            <w:shd w:val="clear" w:color="auto" w:fill="E7E6E6" w:themeFill="background2"/>
          </w:tcPr>
          <w:p w14:paraId="0C9EBAD9" w14:textId="47FC9A15" w:rsidR="000D68BA" w:rsidRPr="00280CAE" w:rsidRDefault="000D68BA" w:rsidP="00EB4795">
            <w:pPr>
              <w:rPr>
                <w:b/>
                <w:bCs/>
              </w:rPr>
            </w:pPr>
            <w:r w:rsidRPr="00280CAE">
              <w:rPr>
                <w:b/>
                <w:bCs/>
              </w:rPr>
              <w:t>Reviewer Name (Designation)</w:t>
            </w:r>
          </w:p>
        </w:tc>
        <w:tc>
          <w:tcPr>
            <w:tcW w:w="2551" w:type="dxa"/>
            <w:shd w:val="clear" w:color="auto" w:fill="E7E6E6" w:themeFill="background2"/>
          </w:tcPr>
          <w:p w14:paraId="4072C2F7" w14:textId="488E63C3" w:rsidR="000D68BA" w:rsidRPr="00280CAE" w:rsidRDefault="000D68BA" w:rsidP="00EB4795">
            <w:pPr>
              <w:rPr>
                <w:b/>
                <w:bCs/>
              </w:rPr>
            </w:pPr>
            <w:r w:rsidRPr="00280CAE">
              <w:rPr>
                <w:b/>
                <w:bCs/>
              </w:rPr>
              <w:t>Reviewed Version #</w:t>
            </w:r>
          </w:p>
        </w:tc>
        <w:tc>
          <w:tcPr>
            <w:tcW w:w="2552" w:type="dxa"/>
            <w:shd w:val="clear" w:color="auto" w:fill="E7E6E6" w:themeFill="background2"/>
          </w:tcPr>
          <w:p w14:paraId="0DAE570C" w14:textId="18516421" w:rsidR="000D68BA" w:rsidRPr="00280CAE" w:rsidRDefault="000D68BA" w:rsidP="00EB4795">
            <w:pPr>
              <w:rPr>
                <w:b/>
                <w:bCs/>
              </w:rPr>
            </w:pPr>
            <w:r w:rsidRPr="00280CAE">
              <w:rPr>
                <w:b/>
                <w:bCs/>
              </w:rPr>
              <w:t>Date</w:t>
            </w:r>
          </w:p>
        </w:tc>
      </w:tr>
      <w:tr w:rsidR="000D68BA" w:rsidRPr="00280CAE" w14:paraId="7463AEDC" w14:textId="77777777" w:rsidTr="000D68BA">
        <w:tc>
          <w:tcPr>
            <w:tcW w:w="4957" w:type="dxa"/>
          </w:tcPr>
          <w:p w14:paraId="3D3ED02F" w14:textId="178AC2D6" w:rsidR="000D68BA" w:rsidRPr="00280CAE" w:rsidRDefault="000D68BA" w:rsidP="00FC312D"/>
        </w:tc>
        <w:tc>
          <w:tcPr>
            <w:tcW w:w="2551" w:type="dxa"/>
          </w:tcPr>
          <w:p w14:paraId="2DC56721" w14:textId="4657209B" w:rsidR="000D68BA" w:rsidRPr="00280CAE" w:rsidRDefault="000D68BA" w:rsidP="00FC312D"/>
        </w:tc>
        <w:tc>
          <w:tcPr>
            <w:tcW w:w="2552" w:type="dxa"/>
          </w:tcPr>
          <w:p w14:paraId="09121E7B" w14:textId="3068FA4D" w:rsidR="000D68BA" w:rsidRPr="00280CAE" w:rsidRDefault="000D68BA" w:rsidP="00FC312D"/>
        </w:tc>
      </w:tr>
      <w:tr w:rsidR="000D68BA" w:rsidRPr="00280CAE" w14:paraId="4DBFE0FD" w14:textId="77777777" w:rsidTr="000D68BA">
        <w:tc>
          <w:tcPr>
            <w:tcW w:w="4957" w:type="dxa"/>
          </w:tcPr>
          <w:p w14:paraId="2F381BD8" w14:textId="725FD815" w:rsidR="000D68BA" w:rsidRPr="00280CAE" w:rsidRDefault="000D68BA" w:rsidP="00FC312D"/>
        </w:tc>
        <w:tc>
          <w:tcPr>
            <w:tcW w:w="2551" w:type="dxa"/>
          </w:tcPr>
          <w:p w14:paraId="1690F2EE" w14:textId="4CFF1F47" w:rsidR="000D68BA" w:rsidRPr="00280CAE" w:rsidRDefault="000D68BA" w:rsidP="00FC312D"/>
        </w:tc>
        <w:tc>
          <w:tcPr>
            <w:tcW w:w="2552" w:type="dxa"/>
          </w:tcPr>
          <w:p w14:paraId="51C4568C" w14:textId="41614E21" w:rsidR="000D68BA" w:rsidRPr="00280CAE" w:rsidRDefault="000D68BA" w:rsidP="00FC312D"/>
        </w:tc>
      </w:tr>
      <w:tr w:rsidR="000D68BA" w:rsidRPr="00280CAE" w14:paraId="362DDC19" w14:textId="77777777" w:rsidTr="000D68BA">
        <w:tc>
          <w:tcPr>
            <w:tcW w:w="4957" w:type="dxa"/>
          </w:tcPr>
          <w:p w14:paraId="55273AD3" w14:textId="46617E1A" w:rsidR="000D68BA" w:rsidRPr="00280CAE" w:rsidRDefault="000D68BA" w:rsidP="00FC312D"/>
        </w:tc>
        <w:tc>
          <w:tcPr>
            <w:tcW w:w="2551" w:type="dxa"/>
          </w:tcPr>
          <w:p w14:paraId="5D08A697" w14:textId="0B2FDDED" w:rsidR="000D68BA" w:rsidRPr="00280CAE" w:rsidRDefault="000D68BA" w:rsidP="00FC312D"/>
        </w:tc>
        <w:tc>
          <w:tcPr>
            <w:tcW w:w="2552" w:type="dxa"/>
          </w:tcPr>
          <w:p w14:paraId="2FEBC4F3" w14:textId="61F1900B" w:rsidR="000D68BA" w:rsidRPr="00280CAE" w:rsidRDefault="000D68BA" w:rsidP="00FC312D"/>
        </w:tc>
      </w:tr>
    </w:tbl>
    <w:p w14:paraId="5556474D" w14:textId="6BEBD3B6" w:rsidR="00622A7F" w:rsidRPr="00280CAE" w:rsidRDefault="00622A7F" w:rsidP="003F1708"/>
    <w:tbl>
      <w:tblPr>
        <w:tblStyle w:val="TableGrid"/>
        <w:tblW w:w="0" w:type="auto"/>
        <w:tblLook w:val="04A0" w:firstRow="1" w:lastRow="0" w:firstColumn="1" w:lastColumn="0" w:noHBand="0" w:noVBand="1"/>
      </w:tblPr>
      <w:tblGrid>
        <w:gridCol w:w="4957"/>
        <w:gridCol w:w="2551"/>
        <w:gridCol w:w="2552"/>
      </w:tblGrid>
      <w:tr w:rsidR="000D68BA" w:rsidRPr="00280CAE" w14:paraId="13835393" w14:textId="77777777" w:rsidTr="00FC312D">
        <w:tc>
          <w:tcPr>
            <w:tcW w:w="4957" w:type="dxa"/>
            <w:shd w:val="clear" w:color="auto" w:fill="E7E6E6" w:themeFill="background2"/>
          </w:tcPr>
          <w:p w14:paraId="518BFBF8" w14:textId="0C994942" w:rsidR="000D68BA" w:rsidRPr="00280CAE" w:rsidRDefault="000D68BA" w:rsidP="00EB4795">
            <w:pPr>
              <w:rPr>
                <w:b/>
                <w:bCs/>
              </w:rPr>
            </w:pPr>
            <w:r w:rsidRPr="00280CAE">
              <w:rPr>
                <w:b/>
                <w:bCs/>
              </w:rPr>
              <w:t>Approver Name (Designation)</w:t>
            </w:r>
          </w:p>
        </w:tc>
        <w:tc>
          <w:tcPr>
            <w:tcW w:w="2551" w:type="dxa"/>
            <w:shd w:val="clear" w:color="auto" w:fill="E7E6E6" w:themeFill="background2"/>
          </w:tcPr>
          <w:p w14:paraId="024E4778" w14:textId="0FA5D59C" w:rsidR="000D68BA" w:rsidRPr="00280CAE" w:rsidRDefault="000D68BA" w:rsidP="00EB4795">
            <w:pPr>
              <w:rPr>
                <w:b/>
                <w:bCs/>
              </w:rPr>
            </w:pPr>
            <w:r w:rsidRPr="00280CAE">
              <w:rPr>
                <w:b/>
                <w:bCs/>
              </w:rPr>
              <w:t>Approved Version #</w:t>
            </w:r>
          </w:p>
        </w:tc>
        <w:tc>
          <w:tcPr>
            <w:tcW w:w="2552" w:type="dxa"/>
            <w:shd w:val="clear" w:color="auto" w:fill="E7E6E6" w:themeFill="background2"/>
          </w:tcPr>
          <w:p w14:paraId="10186910" w14:textId="77777777" w:rsidR="000D68BA" w:rsidRPr="00280CAE" w:rsidRDefault="000D68BA" w:rsidP="00EB4795">
            <w:pPr>
              <w:rPr>
                <w:b/>
                <w:bCs/>
              </w:rPr>
            </w:pPr>
            <w:r w:rsidRPr="00280CAE">
              <w:rPr>
                <w:b/>
                <w:bCs/>
              </w:rPr>
              <w:t>Date</w:t>
            </w:r>
          </w:p>
        </w:tc>
      </w:tr>
      <w:tr w:rsidR="000D68BA" w:rsidRPr="00280CAE" w14:paraId="09BD0A29" w14:textId="77777777" w:rsidTr="00FC312D">
        <w:tc>
          <w:tcPr>
            <w:tcW w:w="4957" w:type="dxa"/>
          </w:tcPr>
          <w:p w14:paraId="3029E0D5" w14:textId="77777777" w:rsidR="000D68BA" w:rsidRPr="00280CAE" w:rsidRDefault="000D68BA" w:rsidP="00FC312D"/>
        </w:tc>
        <w:tc>
          <w:tcPr>
            <w:tcW w:w="2551" w:type="dxa"/>
          </w:tcPr>
          <w:p w14:paraId="51A30838" w14:textId="77777777" w:rsidR="000D68BA" w:rsidRPr="00280CAE" w:rsidRDefault="000D68BA" w:rsidP="00FC312D"/>
        </w:tc>
        <w:tc>
          <w:tcPr>
            <w:tcW w:w="2552" w:type="dxa"/>
          </w:tcPr>
          <w:p w14:paraId="767F3910" w14:textId="77777777" w:rsidR="000D68BA" w:rsidRPr="00280CAE" w:rsidRDefault="000D68BA" w:rsidP="00FC312D"/>
        </w:tc>
      </w:tr>
      <w:tr w:rsidR="000D68BA" w:rsidRPr="00280CAE" w14:paraId="1F514F59" w14:textId="77777777" w:rsidTr="00FC312D">
        <w:tc>
          <w:tcPr>
            <w:tcW w:w="4957" w:type="dxa"/>
          </w:tcPr>
          <w:p w14:paraId="343B7760" w14:textId="77777777" w:rsidR="000D68BA" w:rsidRPr="00280CAE" w:rsidRDefault="000D68BA" w:rsidP="00FC312D"/>
        </w:tc>
        <w:tc>
          <w:tcPr>
            <w:tcW w:w="2551" w:type="dxa"/>
          </w:tcPr>
          <w:p w14:paraId="685F655B" w14:textId="77777777" w:rsidR="000D68BA" w:rsidRPr="00280CAE" w:rsidRDefault="000D68BA" w:rsidP="00FC312D"/>
        </w:tc>
        <w:tc>
          <w:tcPr>
            <w:tcW w:w="2552" w:type="dxa"/>
          </w:tcPr>
          <w:p w14:paraId="2EC038D7" w14:textId="77777777" w:rsidR="000D68BA" w:rsidRPr="00280CAE" w:rsidRDefault="000D68BA" w:rsidP="00FC312D"/>
        </w:tc>
      </w:tr>
      <w:tr w:rsidR="000D68BA" w:rsidRPr="00280CAE" w14:paraId="29A18347" w14:textId="77777777" w:rsidTr="00FC312D">
        <w:tc>
          <w:tcPr>
            <w:tcW w:w="4957" w:type="dxa"/>
          </w:tcPr>
          <w:p w14:paraId="0D5DC880" w14:textId="77777777" w:rsidR="000D68BA" w:rsidRPr="00280CAE" w:rsidRDefault="000D68BA" w:rsidP="00FC312D"/>
        </w:tc>
        <w:tc>
          <w:tcPr>
            <w:tcW w:w="2551" w:type="dxa"/>
          </w:tcPr>
          <w:p w14:paraId="61E18EB2" w14:textId="77777777" w:rsidR="000D68BA" w:rsidRPr="00280CAE" w:rsidRDefault="000D68BA" w:rsidP="00FC312D"/>
        </w:tc>
        <w:tc>
          <w:tcPr>
            <w:tcW w:w="2552" w:type="dxa"/>
          </w:tcPr>
          <w:p w14:paraId="252C2559" w14:textId="77777777" w:rsidR="000D68BA" w:rsidRPr="00280CAE" w:rsidRDefault="000D68BA" w:rsidP="00FC312D"/>
        </w:tc>
      </w:tr>
    </w:tbl>
    <w:p w14:paraId="35E29C1E" w14:textId="690A15D8" w:rsidR="000D68BA" w:rsidRPr="00280CAE" w:rsidRDefault="000D68BA" w:rsidP="003F1708"/>
    <w:p w14:paraId="42F4E945" w14:textId="77777777" w:rsidR="000D68BA" w:rsidRPr="00280CAE" w:rsidRDefault="000D68BA" w:rsidP="003F1708">
      <w:r w:rsidRPr="00280CAE">
        <w:br w:type="page"/>
      </w:r>
    </w:p>
    <w:sdt>
      <w:sdtPr>
        <w:rPr>
          <w:rFonts w:asciiTheme="minorHAnsi" w:eastAsiaTheme="minorHAnsi" w:hAnsiTheme="minorHAnsi" w:cstheme="minorBidi"/>
          <w:b w:val="0"/>
          <w:color w:val="auto"/>
          <w:sz w:val="22"/>
          <w:szCs w:val="22"/>
          <w:lang w:val="en-SG"/>
        </w:rPr>
        <w:id w:val="1241068920"/>
        <w:docPartObj>
          <w:docPartGallery w:val="Table of Contents"/>
          <w:docPartUnique/>
        </w:docPartObj>
      </w:sdtPr>
      <w:sdtEndPr>
        <w:rPr>
          <w:bCs/>
        </w:rPr>
      </w:sdtEndPr>
      <w:sdtContent>
        <w:p w14:paraId="77195678" w14:textId="1743F43A" w:rsidR="000D68BA" w:rsidRPr="00280CAE" w:rsidRDefault="000D68BA">
          <w:pPr>
            <w:pStyle w:val="TOCHeading"/>
            <w:rPr>
              <w:lang w:val="en-SG"/>
            </w:rPr>
          </w:pPr>
          <w:r w:rsidRPr="00280CAE">
            <w:rPr>
              <w:lang w:val="en-SG"/>
            </w:rPr>
            <w:t>Table of Contents</w:t>
          </w:r>
        </w:p>
        <w:p w14:paraId="37ECB6AA" w14:textId="629B7409" w:rsidR="00E836B6" w:rsidRDefault="000D68BA">
          <w:pPr>
            <w:pStyle w:val="TOC1"/>
            <w:tabs>
              <w:tab w:val="left" w:pos="440"/>
              <w:tab w:val="right" w:leader="dot" w:pos="10790"/>
            </w:tabs>
            <w:rPr>
              <w:rFonts w:eastAsiaTheme="minorEastAsia"/>
              <w:noProof/>
              <w:kern w:val="2"/>
              <w:sz w:val="24"/>
              <w:szCs w:val="24"/>
              <w:lang w:eastAsia="en-SG"/>
              <w14:ligatures w14:val="standardContextual"/>
            </w:rPr>
          </w:pPr>
          <w:r w:rsidRPr="00280CAE">
            <w:fldChar w:fldCharType="begin"/>
          </w:r>
          <w:r w:rsidRPr="00280CAE">
            <w:instrText xml:space="preserve"> TOC \o "1-3" \h \z \u </w:instrText>
          </w:r>
          <w:r w:rsidRPr="00280CAE">
            <w:fldChar w:fldCharType="separate"/>
          </w:r>
          <w:hyperlink w:anchor="_Toc216213520" w:history="1">
            <w:r w:rsidR="00E836B6" w:rsidRPr="00820582">
              <w:rPr>
                <w:rStyle w:val="Hyperlink"/>
                <w:noProof/>
              </w:rPr>
              <w:t>1</w:t>
            </w:r>
            <w:r w:rsidR="00E836B6">
              <w:rPr>
                <w:rFonts w:eastAsiaTheme="minorEastAsia"/>
                <w:noProof/>
                <w:kern w:val="2"/>
                <w:sz w:val="24"/>
                <w:szCs w:val="24"/>
                <w:lang w:eastAsia="en-SG"/>
                <w14:ligatures w14:val="standardContextual"/>
              </w:rPr>
              <w:tab/>
            </w:r>
            <w:r w:rsidR="00E836B6" w:rsidRPr="00820582">
              <w:rPr>
                <w:rStyle w:val="Hyperlink"/>
                <w:noProof/>
              </w:rPr>
              <w:t>Introduction</w:t>
            </w:r>
            <w:r w:rsidR="00E836B6">
              <w:rPr>
                <w:noProof/>
                <w:webHidden/>
              </w:rPr>
              <w:tab/>
            </w:r>
            <w:r w:rsidR="00E836B6">
              <w:rPr>
                <w:noProof/>
                <w:webHidden/>
              </w:rPr>
              <w:fldChar w:fldCharType="begin"/>
            </w:r>
            <w:r w:rsidR="00E836B6">
              <w:rPr>
                <w:noProof/>
                <w:webHidden/>
              </w:rPr>
              <w:instrText xml:space="preserve"> PAGEREF _Toc216213520 \h </w:instrText>
            </w:r>
            <w:r w:rsidR="00E836B6">
              <w:rPr>
                <w:noProof/>
                <w:webHidden/>
              </w:rPr>
            </w:r>
            <w:r w:rsidR="00E836B6">
              <w:rPr>
                <w:noProof/>
                <w:webHidden/>
              </w:rPr>
              <w:fldChar w:fldCharType="separate"/>
            </w:r>
            <w:r w:rsidR="00E836B6">
              <w:rPr>
                <w:noProof/>
                <w:webHidden/>
              </w:rPr>
              <w:t>5</w:t>
            </w:r>
            <w:r w:rsidR="00E836B6">
              <w:rPr>
                <w:noProof/>
                <w:webHidden/>
              </w:rPr>
              <w:fldChar w:fldCharType="end"/>
            </w:r>
          </w:hyperlink>
        </w:p>
        <w:p w14:paraId="0F28665C" w14:textId="48C2703B"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1" w:history="1">
            <w:r w:rsidRPr="00820582">
              <w:rPr>
                <w:rStyle w:val="Hyperlink"/>
                <w:noProof/>
              </w:rPr>
              <w:t>1.1</w:t>
            </w:r>
            <w:r>
              <w:rPr>
                <w:rFonts w:eastAsiaTheme="minorEastAsia"/>
                <w:noProof/>
                <w:kern w:val="2"/>
                <w:sz w:val="24"/>
                <w:szCs w:val="24"/>
                <w:lang w:eastAsia="en-SG"/>
                <w14:ligatures w14:val="standardContextual"/>
              </w:rPr>
              <w:tab/>
            </w:r>
            <w:r w:rsidRPr="00820582">
              <w:rPr>
                <w:rStyle w:val="Hyperlink"/>
                <w:noProof/>
              </w:rPr>
              <w:t>Purpose of Document</w:t>
            </w:r>
            <w:r>
              <w:rPr>
                <w:noProof/>
                <w:webHidden/>
              </w:rPr>
              <w:tab/>
            </w:r>
            <w:r>
              <w:rPr>
                <w:noProof/>
                <w:webHidden/>
              </w:rPr>
              <w:fldChar w:fldCharType="begin"/>
            </w:r>
            <w:r>
              <w:rPr>
                <w:noProof/>
                <w:webHidden/>
              </w:rPr>
              <w:instrText xml:space="preserve"> PAGEREF _Toc216213521 \h </w:instrText>
            </w:r>
            <w:r>
              <w:rPr>
                <w:noProof/>
                <w:webHidden/>
              </w:rPr>
            </w:r>
            <w:r>
              <w:rPr>
                <w:noProof/>
                <w:webHidden/>
              </w:rPr>
              <w:fldChar w:fldCharType="separate"/>
            </w:r>
            <w:r>
              <w:rPr>
                <w:noProof/>
                <w:webHidden/>
              </w:rPr>
              <w:t>5</w:t>
            </w:r>
            <w:r>
              <w:rPr>
                <w:noProof/>
                <w:webHidden/>
              </w:rPr>
              <w:fldChar w:fldCharType="end"/>
            </w:r>
          </w:hyperlink>
        </w:p>
        <w:p w14:paraId="1BEB9FA8" w14:textId="66BB4186"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2" w:history="1">
            <w:r w:rsidRPr="00820582">
              <w:rPr>
                <w:rStyle w:val="Hyperlink"/>
                <w:noProof/>
              </w:rPr>
              <w:t>1.2</w:t>
            </w:r>
            <w:r>
              <w:rPr>
                <w:rFonts w:eastAsiaTheme="minorEastAsia"/>
                <w:noProof/>
                <w:kern w:val="2"/>
                <w:sz w:val="24"/>
                <w:szCs w:val="24"/>
                <w:lang w:eastAsia="en-SG"/>
                <w14:ligatures w14:val="standardContextual"/>
              </w:rPr>
              <w:tab/>
            </w:r>
            <w:r w:rsidRPr="00820582">
              <w:rPr>
                <w:rStyle w:val="Hyperlink"/>
                <w:noProof/>
              </w:rPr>
              <w:t>Scope</w:t>
            </w:r>
            <w:r>
              <w:rPr>
                <w:noProof/>
                <w:webHidden/>
              </w:rPr>
              <w:tab/>
            </w:r>
            <w:r>
              <w:rPr>
                <w:noProof/>
                <w:webHidden/>
              </w:rPr>
              <w:fldChar w:fldCharType="begin"/>
            </w:r>
            <w:r>
              <w:rPr>
                <w:noProof/>
                <w:webHidden/>
              </w:rPr>
              <w:instrText xml:space="preserve"> PAGEREF _Toc216213522 \h </w:instrText>
            </w:r>
            <w:r>
              <w:rPr>
                <w:noProof/>
                <w:webHidden/>
              </w:rPr>
            </w:r>
            <w:r>
              <w:rPr>
                <w:noProof/>
                <w:webHidden/>
              </w:rPr>
              <w:fldChar w:fldCharType="separate"/>
            </w:r>
            <w:r>
              <w:rPr>
                <w:noProof/>
                <w:webHidden/>
              </w:rPr>
              <w:t>5</w:t>
            </w:r>
            <w:r>
              <w:rPr>
                <w:noProof/>
                <w:webHidden/>
              </w:rPr>
              <w:fldChar w:fldCharType="end"/>
            </w:r>
          </w:hyperlink>
        </w:p>
        <w:p w14:paraId="3958A767" w14:textId="40B8FBA0"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3" w:history="1">
            <w:r w:rsidRPr="00820582">
              <w:rPr>
                <w:rStyle w:val="Hyperlink"/>
                <w:noProof/>
              </w:rPr>
              <w:t>1.3</w:t>
            </w:r>
            <w:r>
              <w:rPr>
                <w:rFonts w:eastAsiaTheme="minorEastAsia"/>
                <w:noProof/>
                <w:kern w:val="2"/>
                <w:sz w:val="24"/>
                <w:szCs w:val="24"/>
                <w:lang w:eastAsia="en-SG"/>
                <w14:ligatures w14:val="standardContextual"/>
              </w:rPr>
              <w:tab/>
            </w:r>
            <w:r w:rsidRPr="00820582">
              <w:rPr>
                <w:rStyle w:val="Hyperlink"/>
                <w:noProof/>
              </w:rPr>
              <w:t>Definitions, Acronyms and Abbreviations</w:t>
            </w:r>
            <w:r>
              <w:rPr>
                <w:noProof/>
                <w:webHidden/>
              </w:rPr>
              <w:tab/>
            </w:r>
            <w:r>
              <w:rPr>
                <w:noProof/>
                <w:webHidden/>
              </w:rPr>
              <w:fldChar w:fldCharType="begin"/>
            </w:r>
            <w:r>
              <w:rPr>
                <w:noProof/>
                <w:webHidden/>
              </w:rPr>
              <w:instrText xml:space="preserve"> PAGEREF _Toc216213523 \h </w:instrText>
            </w:r>
            <w:r>
              <w:rPr>
                <w:noProof/>
                <w:webHidden/>
              </w:rPr>
            </w:r>
            <w:r>
              <w:rPr>
                <w:noProof/>
                <w:webHidden/>
              </w:rPr>
              <w:fldChar w:fldCharType="separate"/>
            </w:r>
            <w:r>
              <w:rPr>
                <w:noProof/>
                <w:webHidden/>
              </w:rPr>
              <w:t>5</w:t>
            </w:r>
            <w:r>
              <w:rPr>
                <w:noProof/>
                <w:webHidden/>
              </w:rPr>
              <w:fldChar w:fldCharType="end"/>
            </w:r>
          </w:hyperlink>
        </w:p>
        <w:p w14:paraId="191AFD2D" w14:textId="17900279"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4" w:history="1">
            <w:r w:rsidRPr="00820582">
              <w:rPr>
                <w:rStyle w:val="Hyperlink"/>
                <w:noProof/>
              </w:rPr>
              <w:t>1.4</w:t>
            </w:r>
            <w:r>
              <w:rPr>
                <w:rFonts w:eastAsiaTheme="minorEastAsia"/>
                <w:noProof/>
                <w:kern w:val="2"/>
                <w:sz w:val="24"/>
                <w:szCs w:val="24"/>
                <w:lang w:eastAsia="en-SG"/>
                <w14:ligatures w14:val="standardContextual"/>
              </w:rPr>
              <w:tab/>
            </w:r>
            <w:r w:rsidRPr="00820582">
              <w:rPr>
                <w:rStyle w:val="Hyperlink"/>
                <w:noProof/>
              </w:rPr>
              <w:t>Reference</w:t>
            </w:r>
            <w:r>
              <w:rPr>
                <w:noProof/>
                <w:webHidden/>
              </w:rPr>
              <w:tab/>
            </w:r>
            <w:r>
              <w:rPr>
                <w:noProof/>
                <w:webHidden/>
              </w:rPr>
              <w:fldChar w:fldCharType="begin"/>
            </w:r>
            <w:r>
              <w:rPr>
                <w:noProof/>
                <w:webHidden/>
              </w:rPr>
              <w:instrText xml:space="preserve"> PAGEREF _Toc216213524 \h </w:instrText>
            </w:r>
            <w:r>
              <w:rPr>
                <w:noProof/>
                <w:webHidden/>
              </w:rPr>
            </w:r>
            <w:r>
              <w:rPr>
                <w:noProof/>
                <w:webHidden/>
              </w:rPr>
              <w:fldChar w:fldCharType="separate"/>
            </w:r>
            <w:r>
              <w:rPr>
                <w:noProof/>
                <w:webHidden/>
              </w:rPr>
              <w:t>6</w:t>
            </w:r>
            <w:r>
              <w:rPr>
                <w:noProof/>
                <w:webHidden/>
              </w:rPr>
              <w:fldChar w:fldCharType="end"/>
            </w:r>
          </w:hyperlink>
        </w:p>
        <w:p w14:paraId="3B6F6A42" w14:textId="59E496B3"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25" w:history="1">
            <w:r w:rsidRPr="00820582">
              <w:rPr>
                <w:rStyle w:val="Hyperlink"/>
                <w:noProof/>
              </w:rPr>
              <w:t>2</w:t>
            </w:r>
            <w:r>
              <w:rPr>
                <w:rFonts w:eastAsiaTheme="minorEastAsia"/>
                <w:noProof/>
                <w:kern w:val="2"/>
                <w:sz w:val="24"/>
                <w:szCs w:val="24"/>
                <w:lang w:eastAsia="en-SG"/>
                <w14:ligatures w14:val="standardContextual"/>
              </w:rPr>
              <w:tab/>
            </w:r>
            <w:r w:rsidRPr="00820582">
              <w:rPr>
                <w:rStyle w:val="Hyperlink"/>
                <w:noProof/>
              </w:rPr>
              <w:t>Functional Requirements</w:t>
            </w:r>
            <w:r>
              <w:rPr>
                <w:noProof/>
                <w:webHidden/>
              </w:rPr>
              <w:tab/>
            </w:r>
            <w:r>
              <w:rPr>
                <w:noProof/>
                <w:webHidden/>
              </w:rPr>
              <w:fldChar w:fldCharType="begin"/>
            </w:r>
            <w:r>
              <w:rPr>
                <w:noProof/>
                <w:webHidden/>
              </w:rPr>
              <w:instrText xml:space="preserve"> PAGEREF _Toc216213525 \h </w:instrText>
            </w:r>
            <w:r>
              <w:rPr>
                <w:noProof/>
                <w:webHidden/>
              </w:rPr>
            </w:r>
            <w:r>
              <w:rPr>
                <w:noProof/>
                <w:webHidden/>
              </w:rPr>
              <w:fldChar w:fldCharType="separate"/>
            </w:r>
            <w:r>
              <w:rPr>
                <w:noProof/>
                <w:webHidden/>
              </w:rPr>
              <w:t>6</w:t>
            </w:r>
            <w:r>
              <w:rPr>
                <w:noProof/>
                <w:webHidden/>
              </w:rPr>
              <w:fldChar w:fldCharType="end"/>
            </w:r>
          </w:hyperlink>
        </w:p>
        <w:p w14:paraId="3C4C47AF" w14:textId="1FF23A52"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6" w:history="1">
            <w:r w:rsidRPr="00820582">
              <w:rPr>
                <w:rStyle w:val="Hyperlink"/>
                <w:noProof/>
              </w:rPr>
              <w:t>2.1</w:t>
            </w:r>
            <w:r>
              <w:rPr>
                <w:rFonts w:eastAsiaTheme="minorEastAsia"/>
                <w:noProof/>
                <w:kern w:val="2"/>
                <w:sz w:val="24"/>
                <w:szCs w:val="24"/>
                <w:lang w:eastAsia="en-SG"/>
                <w14:ligatures w14:val="standardContextual"/>
              </w:rPr>
              <w:tab/>
            </w:r>
            <w:r w:rsidRPr="00820582">
              <w:rPr>
                <w:rStyle w:val="Hyperlink"/>
                <w:noProof/>
              </w:rPr>
              <w:t>Purpose of Module</w:t>
            </w:r>
            <w:r>
              <w:rPr>
                <w:noProof/>
                <w:webHidden/>
              </w:rPr>
              <w:tab/>
            </w:r>
            <w:r>
              <w:rPr>
                <w:noProof/>
                <w:webHidden/>
              </w:rPr>
              <w:fldChar w:fldCharType="begin"/>
            </w:r>
            <w:r>
              <w:rPr>
                <w:noProof/>
                <w:webHidden/>
              </w:rPr>
              <w:instrText xml:space="preserve"> PAGEREF _Toc216213526 \h </w:instrText>
            </w:r>
            <w:r>
              <w:rPr>
                <w:noProof/>
                <w:webHidden/>
              </w:rPr>
            </w:r>
            <w:r>
              <w:rPr>
                <w:noProof/>
                <w:webHidden/>
              </w:rPr>
              <w:fldChar w:fldCharType="separate"/>
            </w:r>
            <w:r>
              <w:rPr>
                <w:noProof/>
                <w:webHidden/>
              </w:rPr>
              <w:t>6</w:t>
            </w:r>
            <w:r>
              <w:rPr>
                <w:noProof/>
                <w:webHidden/>
              </w:rPr>
              <w:fldChar w:fldCharType="end"/>
            </w:r>
          </w:hyperlink>
        </w:p>
        <w:p w14:paraId="5566D904" w14:textId="591C30FA"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7" w:history="1">
            <w:r w:rsidRPr="00820582">
              <w:rPr>
                <w:rStyle w:val="Hyperlink"/>
                <w:noProof/>
              </w:rPr>
              <w:t>2.2</w:t>
            </w:r>
            <w:r>
              <w:rPr>
                <w:rFonts w:eastAsiaTheme="minorEastAsia"/>
                <w:noProof/>
                <w:kern w:val="2"/>
                <w:sz w:val="24"/>
                <w:szCs w:val="24"/>
                <w:lang w:eastAsia="en-SG"/>
                <w14:ligatures w14:val="standardContextual"/>
              </w:rPr>
              <w:tab/>
            </w:r>
            <w:r w:rsidRPr="00820582">
              <w:rPr>
                <w:rStyle w:val="Hyperlink"/>
                <w:noProof/>
              </w:rPr>
              <w:t>Process Diagrams</w:t>
            </w:r>
            <w:r>
              <w:rPr>
                <w:noProof/>
                <w:webHidden/>
              </w:rPr>
              <w:tab/>
            </w:r>
            <w:r>
              <w:rPr>
                <w:noProof/>
                <w:webHidden/>
              </w:rPr>
              <w:fldChar w:fldCharType="begin"/>
            </w:r>
            <w:r>
              <w:rPr>
                <w:noProof/>
                <w:webHidden/>
              </w:rPr>
              <w:instrText xml:space="preserve"> PAGEREF _Toc216213527 \h </w:instrText>
            </w:r>
            <w:r>
              <w:rPr>
                <w:noProof/>
                <w:webHidden/>
              </w:rPr>
            </w:r>
            <w:r>
              <w:rPr>
                <w:noProof/>
                <w:webHidden/>
              </w:rPr>
              <w:fldChar w:fldCharType="separate"/>
            </w:r>
            <w:r>
              <w:rPr>
                <w:noProof/>
                <w:webHidden/>
              </w:rPr>
              <w:t>6</w:t>
            </w:r>
            <w:r>
              <w:rPr>
                <w:noProof/>
                <w:webHidden/>
              </w:rPr>
              <w:fldChar w:fldCharType="end"/>
            </w:r>
          </w:hyperlink>
        </w:p>
        <w:p w14:paraId="65A0637D" w14:textId="0CCD4ED3"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28" w:history="1">
            <w:r w:rsidRPr="00820582">
              <w:rPr>
                <w:rStyle w:val="Hyperlink"/>
                <w:noProof/>
              </w:rPr>
              <w:t>3</w:t>
            </w:r>
            <w:r>
              <w:rPr>
                <w:rFonts w:eastAsiaTheme="minorEastAsia"/>
                <w:noProof/>
                <w:kern w:val="2"/>
                <w:sz w:val="24"/>
                <w:szCs w:val="24"/>
                <w:lang w:eastAsia="en-SG"/>
                <w14:ligatures w14:val="standardContextual"/>
              </w:rPr>
              <w:tab/>
            </w:r>
            <w:r w:rsidRPr="00820582">
              <w:rPr>
                <w:rStyle w:val="Hyperlink"/>
                <w:noProof/>
              </w:rPr>
              <w:t>Process Holdings Submission File</w:t>
            </w:r>
            <w:r>
              <w:rPr>
                <w:noProof/>
                <w:webHidden/>
              </w:rPr>
              <w:tab/>
            </w:r>
            <w:r>
              <w:rPr>
                <w:noProof/>
                <w:webHidden/>
              </w:rPr>
              <w:fldChar w:fldCharType="begin"/>
            </w:r>
            <w:r>
              <w:rPr>
                <w:noProof/>
                <w:webHidden/>
              </w:rPr>
              <w:instrText xml:space="preserve"> PAGEREF _Toc216213528 \h </w:instrText>
            </w:r>
            <w:r>
              <w:rPr>
                <w:noProof/>
                <w:webHidden/>
              </w:rPr>
            </w:r>
            <w:r>
              <w:rPr>
                <w:noProof/>
                <w:webHidden/>
              </w:rPr>
              <w:fldChar w:fldCharType="separate"/>
            </w:r>
            <w:r>
              <w:rPr>
                <w:noProof/>
                <w:webHidden/>
              </w:rPr>
              <w:t>8</w:t>
            </w:r>
            <w:r>
              <w:rPr>
                <w:noProof/>
                <w:webHidden/>
              </w:rPr>
              <w:fldChar w:fldCharType="end"/>
            </w:r>
          </w:hyperlink>
        </w:p>
        <w:p w14:paraId="5515A7F9" w14:textId="6310E9C6"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29" w:history="1">
            <w:r w:rsidRPr="00820582">
              <w:rPr>
                <w:rStyle w:val="Hyperlink"/>
                <w:noProof/>
              </w:rPr>
              <w:t>3.1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_Toc216213529 \h </w:instrText>
            </w:r>
            <w:r>
              <w:rPr>
                <w:noProof/>
                <w:webHidden/>
              </w:rPr>
            </w:r>
            <w:r>
              <w:rPr>
                <w:noProof/>
                <w:webHidden/>
              </w:rPr>
              <w:fldChar w:fldCharType="separate"/>
            </w:r>
            <w:r>
              <w:rPr>
                <w:noProof/>
                <w:webHidden/>
              </w:rPr>
              <w:t>8</w:t>
            </w:r>
            <w:r>
              <w:rPr>
                <w:noProof/>
                <w:webHidden/>
              </w:rPr>
              <w:fldChar w:fldCharType="end"/>
            </w:r>
          </w:hyperlink>
        </w:p>
        <w:p w14:paraId="3AD9D512" w14:textId="6980615E"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0" w:history="1">
            <w:r w:rsidRPr="00820582">
              <w:rPr>
                <w:rStyle w:val="Hyperlink"/>
                <w:noProof/>
              </w:rPr>
              <w:t>3.2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_Toc216213530 \h </w:instrText>
            </w:r>
            <w:r>
              <w:rPr>
                <w:noProof/>
                <w:webHidden/>
              </w:rPr>
            </w:r>
            <w:r>
              <w:rPr>
                <w:noProof/>
                <w:webHidden/>
              </w:rPr>
              <w:fldChar w:fldCharType="separate"/>
            </w:r>
            <w:r>
              <w:rPr>
                <w:noProof/>
                <w:webHidden/>
              </w:rPr>
              <w:t>8</w:t>
            </w:r>
            <w:r>
              <w:rPr>
                <w:noProof/>
                <w:webHidden/>
              </w:rPr>
              <w:fldChar w:fldCharType="end"/>
            </w:r>
          </w:hyperlink>
        </w:p>
        <w:p w14:paraId="51CFF6AB" w14:textId="7337510A"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1" w:history="1">
            <w:r w:rsidRPr="00820582">
              <w:rPr>
                <w:rStyle w:val="Hyperlink"/>
                <w:noProof/>
              </w:rPr>
              <w:t>3.3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_Toc216213531 \h </w:instrText>
            </w:r>
            <w:r>
              <w:rPr>
                <w:noProof/>
                <w:webHidden/>
              </w:rPr>
            </w:r>
            <w:r>
              <w:rPr>
                <w:noProof/>
                <w:webHidden/>
              </w:rPr>
              <w:fldChar w:fldCharType="separate"/>
            </w:r>
            <w:r>
              <w:rPr>
                <w:noProof/>
                <w:webHidden/>
              </w:rPr>
              <w:t>8</w:t>
            </w:r>
            <w:r>
              <w:rPr>
                <w:noProof/>
                <w:webHidden/>
              </w:rPr>
              <w:fldChar w:fldCharType="end"/>
            </w:r>
          </w:hyperlink>
        </w:p>
        <w:p w14:paraId="3236E3E0" w14:textId="5264210A"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32" w:history="1">
            <w:r w:rsidRPr="00820582">
              <w:rPr>
                <w:rStyle w:val="Hyperlink"/>
                <w:noProof/>
              </w:rPr>
              <w:t>4</w:t>
            </w:r>
            <w:r>
              <w:rPr>
                <w:rFonts w:eastAsiaTheme="minorEastAsia"/>
                <w:noProof/>
                <w:kern w:val="2"/>
                <w:sz w:val="24"/>
                <w:szCs w:val="24"/>
                <w:lang w:eastAsia="en-SG"/>
                <w14:ligatures w14:val="standardContextual"/>
              </w:rPr>
              <w:tab/>
            </w:r>
            <w:r w:rsidRPr="00820582">
              <w:rPr>
                <w:rStyle w:val="Hyperlink"/>
                <w:noProof/>
              </w:rPr>
              <w:t>SSB Housekeeping</w:t>
            </w:r>
            <w:r>
              <w:rPr>
                <w:noProof/>
                <w:webHidden/>
              </w:rPr>
              <w:tab/>
            </w:r>
            <w:r>
              <w:rPr>
                <w:noProof/>
                <w:webHidden/>
              </w:rPr>
              <w:fldChar w:fldCharType="begin"/>
            </w:r>
            <w:r>
              <w:rPr>
                <w:noProof/>
                <w:webHidden/>
              </w:rPr>
              <w:instrText xml:space="preserve"> PAGEREF _Toc216213532 \h </w:instrText>
            </w:r>
            <w:r>
              <w:rPr>
                <w:noProof/>
                <w:webHidden/>
              </w:rPr>
            </w:r>
            <w:r>
              <w:rPr>
                <w:noProof/>
                <w:webHidden/>
              </w:rPr>
              <w:fldChar w:fldCharType="separate"/>
            </w:r>
            <w:r>
              <w:rPr>
                <w:noProof/>
                <w:webHidden/>
              </w:rPr>
              <w:t>10</w:t>
            </w:r>
            <w:r>
              <w:rPr>
                <w:noProof/>
                <w:webHidden/>
              </w:rPr>
              <w:fldChar w:fldCharType="end"/>
            </w:r>
          </w:hyperlink>
        </w:p>
        <w:p w14:paraId="7ED0D579" w14:textId="4F29B33D"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3" w:history="1">
            <w:r w:rsidRPr="00820582">
              <w:rPr>
                <w:rStyle w:val="Hyperlink"/>
                <w:noProof/>
              </w:rPr>
              <w:t>4.1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_Toc216213533 \h </w:instrText>
            </w:r>
            <w:r>
              <w:rPr>
                <w:noProof/>
                <w:webHidden/>
              </w:rPr>
            </w:r>
            <w:r>
              <w:rPr>
                <w:noProof/>
                <w:webHidden/>
              </w:rPr>
              <w:fldChar w:fldCharType="separate"/>
            </w:r>
            <w:r>
              <w:rPr>
                <w:noProof/>
                <w:webHidden/>
              </w:rPr>
              <w:t>10</w:t>
            </w:r>
            <w:r>
              <w:rPr>
                <w:noProof/>
                <w:webHidden/>
              </w:rPr>
              <w:fldChar w:fldCharType="end"/>
            </w:r>
          </w:hyperlink>
        </w:p>
        <w:p w14:paraId="2C9A7FA4" w14:textId="322A139D"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4" w:history="1">
            <w:r w:rsidRPr="00820582">
              <w:rPr>
                <w:rStyle w:val="Hyperlink"/>
                <w:noProof/>
              </w:rPr>
              <w:t>4.2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_Toc216213534 \h </w:instrText>
            </w:r>
            <w:r>
              <w:rPr>
                <w:noProof/>
                <w:webHidden/>
              </w:rPr>
            </w:r>
            <w:r>
              <w:rPr>
                <w:noProof/>
                <w:webHidden/>
              </w:rPr>
              <w:fldChar w:fldCharType="separate"/>
            </w:r>
            <w:r>
              <w:rPr>
                <w:noProof/>
                <w:webHidden/>
              </w:rPr>
              <w:t>10</w:t>
            </w:r>
            <w:r>
              <w:rPr>
                <w:noProof/>
                <w:webHidden/>
              </w:rPr>
              <w:fldChar w:fldCharType="end"/>
            </w:r>
          </w:hyperlink>
        </w:p>
        <w:p w14:paraId="3E1F73A5" w14:textId="7E0E4A09"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5" w:history="1">
            <w:r w:rsidRPr="00820582">
              <w:rPr>
                <w:rStyle w:val="Hyperlink"/>
                <w:noProof/>
              </w:rPr>
              <w:t>4.3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_Toc216213535 \h </w:instrText>
            </w:r>
            <w:r>
              <w:rPr>
                <w:noProof/>
                <w:webHidden/>
              </w:rPr>
            </w:r>
            <w:r>
              <w:rPr>
                <w:noProof/>
                <w:webHidden/>
              </w:rPr>
              <w:fldChar w:fldCharType="separate"/>
            </w:r>
            <w:r>
              <w:rPr>
                <w:noProof/>
                <w:webHidden/>
              </w:rPr>
              <w:t>10</w:t>
            </w:r>
            <w:r>
              <w:rPr>
                <w:noProof/>
                <w:webHidden/>
              </w:rPr>
              <w:fldChar w:fldCharType="end"/>
            </w:r>
          </w:hyperlink>
        </w:p>
        <w:p w14:paraId="57A45C34" w14:textId="4A6E5943"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36" w:history="1">
            <w:r w:rsidRPr="00820582">
              <w:rPr>
                <w:rStyle w:val="Hyperlink"/>
                <w:noProof/>
              </w:rPr>
              <w:t>5</w:t>
            </w:r>
            <w:r>
              <w:rPr>
                <w:rFonts w:eastAsiaTheme="minorEastAsia"/>
                <w:noProof/>
                <w:kern w:val="2"/>
                <w:sz w:val="24"/>
                <w:szCs w:val="24"/>
                <w:lang w:eastAsia="en-SG"/>
                <w14:ligatures w14:val="standardContextual"/>
              </w:rPr>
              <w:tab/>
            </w:r>
            <w:r w:rsidRPr="00820582">
              <w:rPr>
                <w:rStyle w:val="Hyperlink"/>
                <w:noProof/>
              </w:rPr>
              <w:t>SSB Portal Sync</w:t>
            </w:r>
            <w:r>
              <w:rPr>
                <w:noProof/>
                <w:webHidden/>
              </w:rPr>
              <w:tab/>
            </w:r>
            <w:r>
              <w:rPr>
                <w:noProof/>
                <w:webHidden/>
              </w:rPr>
              <w:fldChar w:fldCharType="begin"/>
            </w:r>
            <w:r>
              <w:rPr>
                <w:noProof/>
                <w:webHidden/>
              </w:rPr>
              <w:instrText xml:space="preserve"> PAGEREF _Toc216213536 \h </w:instrText>
            </w:r>
            <w:r>
              <w:rPr>
                <w:noProof/>
                <w:webHidden/>
              </w:rPr>
            </w:r>
            <w:r>
              <w:rPr>
                <w:noProof/>
                <w:webHidden/>
              </w:rPr>
              <w:fldChar w:fldCharType="separate"/>
            </w:r>
            <w:r>
              <w:rPr>
                <w:noProof/>
                <w:webHidden/>
              </w:rPr>
              <w:t>11</w:t>
            </w:r>
            <w:r>
              <w:rPr>
                <w:noProof/>
                <w:webHidden/>
              </w:rPr>
              <w:fldChar w:fldCharType="end"/>
            </w:r>
          </w:hyperlink>
        </w:p>
        <w:p w14:paraId="577219DF" w14:textId="265C197B"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7" w:history="1">
            <w:r w:rsidRPr="00820582">
              <w:rPr>
                <w:rStyle w:val="Hyperlink"/>
                <w:noProof/>
              </w:rPr>
              <w:t>5.1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_Toc216213537 \h </w:instrText>
            </w:r>
            <w:r>
              <w:rPr>
                <w:noProof/>
                <w:webHidden/>
              </w:rPr>
            </w:r>
            <w:r>
              <w:rPr>
                <w:noProof/>
                <w:webHidden/>
              </w:rPr>
              <w:fldChar w:fldCharType="separate"/>
            </w:r>
            <w:r>
              <w:rPr>
                <w:noProof/>
                <w:webHidden/>
              </w:rPr>
              <w:t>11</w:t>
            </w:r>
            <w:r>
              <w:rPr>
                <w:noProof/>
                <w:webHidden/>
              </w:rPr>
              <w:fldChar w:fldCharType="end"/>
            </w:r>
          </w:hyperlink>
        </w:p>
        <w:p w14:paraId="4F5757D4" w14:textId="5C352365"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8" w:history="1">
            <w:r w:rsidRPr="00820582">
              <w:rPr>
                <w:rStyle w:val="Hyperlink"/>
                <w:noProof/>
              </w:rPr>
              <w:t>5.2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_Toc216213538 \h </w:instrText>
            </w:r>
            <w:r>
              <w:rPr>
                <w:noProof/>
                <w:webHidden/>
              </w:rPr>
            </w:r>
            <w:r>
              <w:rPr>
                <w:noProof/>
                <w:webHidden/>
              </w:rPr>
              <w:fldChar w:fldCharType="separate"/>
            </w:r>
            <w:r>
              <w:rPr>
                <w:noProof/>
                <w:webHidden/>
              </w:rPr>
              <w:t>11</w:t>
            </w:r>
            <w:r>
              <w:rPr>
                <w:noProof/>
                <w:webHidden/>
              </w:rPr>
              <w:fldChar w:fldCharType="end"/>
            </w:r>
          </w:hyperlink>
        </w:p>
        <w:p w14:paraId="64D1355B" w14:textId="5CEF2FC9"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39" w:history="1">
            <w:r w:rsidRPr="00820582">
              <w:rPr>
                <w:rStyle w:val="Hyperlink"/>
                <w:noProof/>
              </w:rPr>
              <w:t>5.3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_Toc216213539 \h </w:instrText>
            </w:r>
            <w:r>
              <w:rPr>
                <w:noProof/>
                <w:webHidden/>
              </w:rPr>
            </w:r>
            <w:r>
              <w:rPr>
                <w:noProof/>
                <w:webHidden/>
              </w:rPr>
              <w:fldChar w:fldCharType="separate"/>
            </w:r>
            <w:r>
              <w:rPr>
                <w:noProof/>
                <w:webHidden/>
              </w:rPr>
              <w:t>11</w:t>
            </w:r>
            <w:r>
              <w:rPr>
                <w:noProof/>
                <w:webHidden/>
              </w:rPr>
              <w:fldChar w:fldCharType="end"/>
            </w:r>
          </w:hyperlink>
        </w:p>
        <w:p w14:paraId="48F8DFFD" w14:textId="7E0F4F6E"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40" w:history="1">
            <w:r w:rsidRPr="00820582">
              <w:rPr>
                <w:rStyle w:val="Hyperlink"/>
                <w:noProof/>
              </w:rPr>
              <w:t>6</w:t>
            </w:r>
            <w:r>
              <w:rPr>
                <w:rFonts w:eastAsiaTheme="minorEastAsia"/>
                <w:noProof/>
                <w:kern w:val="2"/>
                <w:sz w:val="24"/>
                <w:szCs w:val="24"/>
                <w:lang w:eastAsia="en-SG"/>
                <w14:ligatures w14:val="standardContextual"/>
              </w:rPr>
              <w:tab/>
            </w:r>
            <w:r w:rsidRPr="00820582">
              <w:rPr>
                <w:rStyle w:val="Hyperlink"/>
                <w:noProof/>
              </w:rPr>
              <w:t>Generate Coupon and Redemption Rates File</w:t>
            </w:r>
            <w:r>
              <w:rPr>
                <w:noProof/>
                <w:webHidden/>
              </w:rPr>
              <w:tab/>
            </w:r>
            <w:r>
              <w:rPr>
                <w:noProof/>
                <w:webHidden/>
              </w:rPr>
              <w:fldChar w:fldCharType="begin"/>
            </w:r>
            <w:r>
              <w:rPr>
                <w:noProof/>
                <w:webHidden/>
              </w:rPr>
              <w:instrText xml:space="preserve"> PAGEREF _Toc216213540 \h </w:instrText>
            </w:r>
            <w:r>
              <w:rPr>
                <w:noProof/>
                <w:webHidden/>
              </w:rPr>
            </w:r>
            <w:r>
              <w:rPr>
                <w:noProof/>
                <w:webHidden/>
              </w:rPr>
              <w:fldChar w:fldCharType="separate"/>
            </w:r>
            <w:r>
              <w:rPr>
                <w:noProof/>
                <w:webHidden/>
              </w:rPr>
              <w:t>11</w:t>
            </w:r>
            <w:r>
              <w:rPr>
                <w:noProof/>
                <w:webHidden/>
              </w:rPr>
              <w:fldChar w:fldCharType="end"/>
            </w:r>
          </w:hyperlink>
        </w:p>
        <w:p w14:paraId="0EB5D763" w14:textId="0AB4D099"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1" w:history="1">
            <w:r w:rsidRPr="00820582">
              <w:rPr>
                <w:rStyle w:val="Hyperlink"/>
                <w:noProof/>
              </w:rPr>
              <w:t>6.1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_Toc216213541 \h </w:instrText>
            </w:r>
            <w:r>
              <w:rPr>
                <w:noProof/>
                <w:webHidden/>
              </w:rPr>
            </w:r>
            <w:r>
              <w:rPr>
                <w:noProof/>
                <w:webHidden/>
              </w:rPr>
              <w:fldChar w:fldCharType="separate"/>
            </w:r>
            <w:r>
              <w:rPr>
                <w:noProof/>
                <w:webHidden/>
              </w:rPr>
              <w:t>11</w:t>
            </w:r>
            <w:r>
              <w:rPr>
                <w:noProof/>
                <w:webHidden/>
              </w:rPr>
              <w:fldChar w:fldCharType="end"/>
            </w:r>
          </w:hyperlink>
        </w:p>
        <w:p w14:paraId="7114A8B5" w14:textId="57CF6E36"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2" w:history="1">
            <w:r w:rsidRPr="00820582">
              <w:rPr>
                <w:rStyle w:val="Hyperlink"/>
                <w:noProof/>
              </w:rPr>
              <w:t>6.2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_Toc216213542 \h </w:instrText>
            </w:r>
            <w:r>
              <w:rPr>
                <w:noProof/>
                <w:webHidden/>
              </w:rPr>
            </w:r>
            <w:r>
              <w:rPr>
                <w:noProof/>
                <w:webHidden/>
              </w:rPr>
              <w:fldChar w:fldCharType="separate"/>
            </w:r>
            <w:r>
              <w:rPr>
                <w:noProof/>
                <w:webHidden/>
              </w:rPr>
              <w:t>12</w:t>
            </w:r>
            <w:r>
              <w:rPr>
                <w:noProof/>
                <w:webHidden/>
              </w:rPr>
              <w:fldChar w:fldCharType="end"/>
            </w:r>
          </w:hyperlink>
        </w:p>
        <w:p w14:paraId="40992D5A" w14:textId="3A0871D6"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3" w:history="1">
            <w:r w:rsidRPr="00820582">
              <w:rPr>
                <w:rStyle w:val="Hyperlink"/>
                <w:noProof/>
              </w:rPr>
              <w:t>6.3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_Toc216213543 \h </w:instrText>
            </w:r>
            <w:r>
              <w:rPr>
                <w:noProof/>
                <w:webHidden/>
              </w:rPr>
            </w:r>
            <w:r>
              <w:rPr>
                <w:noProof/>
                <w:webHidden/>
              </w:rPr>
              <w:fldChar w:fldCharType="separate"/>
            </w:r>
            <w:r>
              <w:rPr>
                <w:noProof/>
                <w:webHidden/>
              </w:rPr>
              <w:t>12</w:t>
            </w:r>
            <w:r>
              <w:rPr>
                <w:noProof/>
                <w:webHidden/>
              </w:rPr>
              <w:fldChar w:fldCharType="end"/>
            </w:r>
          </w:hyperlink>
        </w:p>
        <w:p w14:paraId="4F6DAA70" w14:textId="3C9B8962"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44" w:history="1">
            <w:r w:rsidRPr="00820582">
              <w:rPr>
                <w:rStyle w:val="Hyperlink"/>
                <w:noProof/>
              </w:rPr>
              <w:t>7</w:t>
            </w:r>
            <w:r>
              <w:rPr>
                <w:rFonts w:eastAsiaTheme="minorEastAsia"/>
                <w:noProof/>
                <w:kern w:val="2"/>
                <w:sz w:val="24"/>
                <w:szCs w:val="24"/>
                <w:lang w:eastAsia="en-SG"/>
                <w14:ligatures w14:val="standardContextual"/>
              </w:rPr>
              <w:tab/>
            </w:r>
            <w:r w:rsidRPr="00820582">
              <w:rPr>
                <w:rStyle w:val="Hyperlink"/>
                <w:noProof/>
              </w:rPr>
              <w:t>Process Redemption Submission File</w:t>
            </w:r>
            <w:r>
              <w:rPr>
                <w:noProof/>
                <w:webHidden/>
              </w:rPr>
              <w:tab/>
            </w:r>
            <w:r>
              <w:rPr>
                <w:noProof/>
                <w:webHidden/>
              </w:rPr>
              <w:fldChar w:fldCharType="begin"/>
            </w:r>
            <w:r>
              <w:rPr>
                <w:noProof/>
                <w:webHidden/>
              </w:rPr>
              <w:instrText xml:space="preserve"> PAGEREF _Toc216213544 \h </w:instrText>
            </w:r>
            <w:r>
              <w:rPr>
                <w:noProof/>
                <w:webHidden/>
              </w:rPr>
            </w:r>
            <w:r>
              <w:rPr>
                <w:noProof/>
                <w:webHidden/>
              </w:rPr>
              <w:fldChar w:fldCharType="separate"/>
            </w:r>
            <w:r>
              <w:rPr>
                <w:noProof/>
                <w:webHidden/>
              </w:rPr>
              <w:t>13</w:t>
            </w:r>
            <w:r>
              <w:rPr>
                <w:noProof/>
                <w:webHidden/>
              </w:rPr>
              <w:fldChar w:fldCharType="end"/>
            </w:r>
          </w:hyperlink>
        </w:p>
        <w:p w14:paraId="3D30753C" w14:textId="2CD1CA0D"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5" w:history="1">
            <w:r w:rsidRPr="00820582">
              <w:rPr>
                <w:rStyle w:val="Hyperlink"/>
                <w:noProof/>
              </w:rPr>
              <w:t>7.1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_Toc216213545 \h </w:instrText>
            </w:r>
            <w:r>
              <w:rPr>
                <w:noProof/>
                <w:webHidden/>
              </w:rPr>
            </w:r>
            <w:r>
              <w:rPr>
                <w:noProof/>
                <w:webHidden/>
              </w:rPr>
              <w:fldChar w:fldCharType="separate"/>
            </w:r>
            <w:r>
              <w:rPr>
                <w:noProof/>
                <w:webHidden/>
              </w:rPr>
              <w:t>13</w:t>
            </w:r>
            <w:r>
              <w:rPr>
                <w:noProof/>
                <w:webHidden/>
              </w:rPr>
              <w:fldChar w:fldCharType="end"/>
            </w:r>
          </w:hyperlink>
        </w:p>
        <w:p w14:paraId="070E63E1" w14:textId="678ABFAD"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6" w:history="1">
            <w:r w:rsidRPr="00820582">
              <w:rPr>
                <w:rStyle w:val="Hyperlink"/>
                <w:noProof/>
              </w:rPr>
              <w:t>7.2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_Toc216213546 \h </w:instrText>
            </w:r>
            <w:r>
              <w:rPr>
                <w:noProof/>
                <w:webHidden/>
              </w:rPr>
            </w:r>
            <w:r>
              <w:rPr>
                <w:noProof/>
                <w:webHidden/>
              </w:rPr>
              <w:fldChar w:fldCharType="separate"/>
            </w:r>
            <w:r>
              <w:rPr>
                <w:noProof/>
                <w:webHidden/>
              </w:rPr>
              <w:t>14</w:t>
            </w:r>
            <w:r>
              <w:rPr>
                <w:noProof/>
                <w:webHidden/>
              </w:rPr>
              <w:fldChar w:fldCharType="end"/>
            </w:r>
          </w:hyperlink>
        </w:p>
        <w:p w14:paraId="4E1A637D" w14:textId="793D2C72"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7" w:history="1">
            <w:r w:rsidRPr="00820582">
              <w:rPr>
                <w:rStyle w:val="Hyperlink"/>
                <w:noProof/>
              </w:rPr>
              <w:t>7.3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_Toc216213547 \h </w:instrText>
            </w:r>
            <w:r>
              <w:rPr>
                <w:noProof/>
                <w:webHidden/>
              </w:rPr>
            </w:r>
            <w:r>
              <w:rPr>
                <w:noProof/>
                <w:webHidden/>
              </w:rPr>
              <w:fldChar w:fldCharType="separate"/>
            </w:r>
            <w:r>
              <w:rPr>
                <w:noProof/>
                <w:webHidden/>
              </w:rPr>
              <w:t>14</w:t>
            </w:r>
            <w:r>
              <w:rPr>
                <w:noProof/>
                <w:webHidden/>
              </w:rPr>
              <w:fldChar w:fldCharType="end"/>
            </w:r>
          </w:hyperlink>
        </w:p>
        <w:p w14:paraId="65678774" w14:textId="1A85AE38"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48" w:history="1">
            <w:r w:rsidRPr="00820582">
              <w:rPr>
                <w:rStyle w:val="Hyperlink"/>
                <w:noProof/>
              </w:rPr>
              <w:t>8</w:t>
            </w:r>
            <w:r>
              <w:rPr>
                <w:rFonts w:eastAsiaTheme="minorEastAsia"/>
                <w:noProof/>
                <w:kern w:val="2"/>
                <w:sz w:val="24"/>
                <w:szCs w:val="24"/>
                <w:lang w:eastAsia="en-SG"/>
                <w14:ligatures w14:val="standardContextual"/>
              </w:rPr>
              <w:tab/>
            </w:r>
            <w:r w:rsidRPr="00820582">
              <w:rPr>
                <w:rStyle w:val="Hyperlink"/>
                <w:noProof/>
              </w:rPr>
              <w:t>Process Subscription Submission File</w:t>
            </w:r>
            <w:r>
              <w:rPr>
                <w:noProof/>
                <w:webHidden/>
              </w:rPr>
              <w:tab/>
            </w:r>
            <w:r>
              <w:rPr>
                <w:noProof/>
                <w:webHidden/>
              </w:rPr>
              <w:fldChar w:fldCharType="begin"/>
            </w:r>
            <w:r>
              <w:rPr>
                <w:noProof/>
                <w:webHidden/>
              </w:rPr>
              <w:instrText xml:space="preserve"> PAGEREF _Toc216213548 \h </w:instrText>
            </w:r>
            <w:r>
              <w:rPr>
                <w:noProof/>
                <w:webHidden/>
              </w:rPr>
            </w:r>
            <w:r>
              <w:rPr>
                <w:noProof/>
                <w:webHidden/>
              </w:rPr>
              <w:fldChar w:fldCharType="separate"/>
            </w:r>
            <w:r>
              <w:rPr>
                <w:noProof/>
                <w:webHidden/>
              </w:rPr>
              <w:t>15</w:t>
            </w:r>
            <w:r>
              <w:rPr>
                <w:noProof/>
                <w:webHidden/>
              </w:rPr>
              <w:fldChar w:fldCharType="end"/>
            </w:r>
          </w:hyperlink>
        </w:p>
        <w:p w14:paraId="4FC44D33" w14:textId="69076A55"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49" w:history="1">
            <w:r w:rsidRPr="00820582">
              <w:rPr>
                <w:rStyle w:val="Hyperlink"/>
                <w:noProof/>
              </w:rPr>
              <w:t>8.1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_Toc216213549 \h </w:instrText>
            </w:r>
            <w:r>
              <w:rPr>
                <w:noProof/>
                <w:webHidden/>
              </w:rPr>
            </w:r>
            <w:r>
              <w:rPr>
                <w:noProof/>
                <w:webHidden/>
              </w:rPr>
              <w:fldChar w:fldCharType="separate"/>
            </w:r>
            <w:r>
              <w:rPr>
                <w:noProof/>
                <w:webHidden/>
              </w:rPr>
              <w:t>15</w:t>
            </w:r>
            <w:r>
              <w:rPr>
                <w:noProof/>
                <w:webHidden/>
              </w:rPr>
              <w:fldChar w:fldCharType="end"/>
            </w:r>
          </w:hyperlink>
        </w:p>
        <w:p w14:paraId="38D2721F" w14:textId="466FF525"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0" w:history="1">
            <w:r w:rsidRPr="00820582">
              <w:rPr>
                <w:rStyle w:val="Hyperlink"/>
                <w:noProof/>
              </w:rPr>
              <w:t>8.2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_Toc216213550 \h </w:instrText>
            </w:r>
            <w:r>
              <w:rPr>
                <w:noProof/>
                <w:webHidden/>
              </w:rPr>
            </w:r>
            <w:r>
              <w:rPr>
                <w:noProof/>
                <w:webHidden/>
              </w:rPr>
              <w:fldChar w:fldCharType="separate"/>
            </w:r>
            <w:r>
              <w:rPr>
                <w:noProof/>
                <w:webHidden/>
              </w:rPr>
              <w:t>15</w:t>
            </w:r>
            <w:r>
              <w:rPr>
                <w:noProof/>
                <w:webHidden/>
              </w:rPr>
              <w:fldChar w:fldCharType="end"/>
            </w:r>
          </w:hyperlink>
        </w:p>
        <w:p w14:paraId="7C70EBDF" w14:textId="6BC652C0"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1" w:history="1">
            <w:r w:rsidRPr="00820582">
              <w:rPr>
                <w:rStyle w:val="Hyperlink"/>
                <w:noProof/>
              </w:rPr>
              <w:t>8.3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_Toc216213551 \h </w:instrText>
            </w:r>
            <w:r>
              <w:rPr>
                <w:noProof/>
                <w:webHidden/>
              </w:rPr>
            </w:r>
            <w:r>
              <w:rPr>
                <w:noProof/>
                <w:webHidden/>
              </w:rPr>
              <w:fldChar w:fldCharType="separate"/>
            </w:r>
            <w:r>
              <w:rPr>
                <w:noProof/>
                <w:webHidden/>
              </w:rPr>
              <w:t>16</w:t>
            </w:r>
            <w:r>
              <w:rPr>
                <w:noProof/>
                <w:webHidden/>
              </w:rPr>
              <w:fldChar w:fldCharType="end"/>
            </w:r>
          </w:hyperlink>
        </w:p>
        <w:p w14:paraId="1315B756" w14:textId="6069DD04" w:rsidR="00E836B6" w:rsidRDefault="00E836B6">
          <w:pPr>
            <w:pStyle w:val="TOC1"/>
            <w:tabs>
              <w:tab w:val="left" w:pos="440"/>
              <w:tab w:val="right" w:leader="dot" w:pos="10790"/>
            </w:tabs>
            <w:rPr>
              <w:rFonts w:eastAsiaTheme="minorEastAsia"/>
              <w:noProof/>
              <w:kern w:val="2"/>
              <w:sz w:val="24"/>
              <w:szCs w:val="24"/>
              <w:lang w:eastAsia="en-SG"/>
              <w14:ligatures w14:val="standardContextual"/>
            </w:rPr>
          </w:pPr>
          <w:hyperlink w:anchor="_Toc216213552" w:history="1">
            <w:r w:rsidRPr="00820582">
              <w:rPr>
                <w:rStyle w:val="Hyperlink"/>
                <w:noProof/>
              </w:rPr>
              <w:t>9</w:t>
            </w:r>
            <w:r>
              <w:rPr>
                <w:rFonts w:eastAsiaTheme="minorEastAsia"/>
                <w:noProof/>
                <w:kern w:val="2"/>
                <w:sz w:val="24"/>
                <w:szCs w:val="24"/>
                <w:lang w:eastAsia="en-SG"/>
                <w14:ligatures w14:val="standardContextual"/>
              </w:rPr>
              <w:tab/>
            </w:r>
            <w:r w:rsidRPr="00820582">
              <w:rPr>
                <w:rStyle w:val="Hyperlink"/>
                <w:noProof/>
              </w:rPr>
              <w:t>Duplicate Verification Check</w:t>
            </w:r>
            <w:r>
              <w:rPr>
                <w:noProof/>
                <w:webHidden/>
              </w:rPr>
              <w:tab/>
            </w:r>
            <w:r>
              <w:rPr>
                <w:noProof/>
                <w:webHidden/>
              </w:rPr>
              <w:fldChar w:fldCharType="begin"/>
            </w:r>
            <w:r>
              <w:rPr>
                <w:noProof/>
                <w:webHidden/>
              </w:rPr>
              <w:instrText xml:space="preserve"> PAGEREF _Toc216213552 \h </w:instrText>
            </w:r>
            <w:r>
              <w:rPr>
                <w:noProof/>
                <w:webHidden/>
              </w:rPr>
            </w:r>
            <w:r>
              <w:rPr>
                <w:noProof/>
                <w:webHidden/>
              </w:rPr>
              <w:fldChar w:fldCharType="separate"/>
            </w:r>
            <w:r>
              <w:rPr>
                <w:noProof/>
                <w:webHidden/>
              </w:rPr>
              <w:t>17</w:t>
            </w:r>
            <w:r>
              <w:rPr>
                <w:noProof/>
                <w:webHidden/>
              </w:rPr>
              <w:fldChar w:fldCharType="end"/>
            </w:r>
          </w:hyperlink>
        </w:p>
        <w:p w14:paraId="43271251" w14:textId="2C237D1E"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3" w:history="1">
            <w:r w:rsidRPr="00820582">
              <w:rPr>
                <w:rStyle w:val="Hyperlink"/>
                <w:noProof/>
              </w:rPr>
              <w:t>9.1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_Toc216213553 \h </w:instrText>
            </w:r>
            <w:r>
              <w:rPr>
                <w:noProof/>
                <w:webHidden/>
              </w:rPr>
            </w:r>
            <w:r>
              <w:rPr>
                <w:noProof/>
                <w:webHidden/>
              </w:rPr>
              <w:fldChar w:fldCharType="separate"/>
            </w:r>
            <w:r>
              <w:rPr>
                <w:noProof/>
                <w:webHidden/>
              </w:rPr>
              <w:t>17</w:t>
            </w:r>
            <w:r>
              <w:rPr>
                <w:noProof/>
                <w:webHidden/>
              </w:rPr>
              <w:fldChar w:fldCharType="end"/>
            </w:r>
          </w:hyperlink>
        </w:p>
        <w:p w14:paraId="4CF6907B" w14:textId="209B2D9F"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4" w:history="1">
            <w:r w:rsidRPr="00820582">
              <w:rPr>
                <w:rStyle w:val="Hyperlink"/>
                <w:noProof/>
              </w:rPr>
              <w:t>9.2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_Toc216213554 \h </w:instrText>
            </w:r>
            <w:r>
              <w:rPr>
                <w:noProof/>
                <w:webHidden/>
              </w:rPr>
            </w:r>
            <w:r>
              <w:rPr>
                <w:noProof/>
                <w:webHidden/>
              </w:rPr>
              <w:fldChar w:fldCharType="separate"/>
            </w:r>
            <w:r>
              <w:rPr>
                <w:noProof/>
                <w:webHidden/>
              </w:rPr>
              <w:t>17</w:t>
            </w:r>
            <w:r>
              <w:rPr>
                <w:noProof/>
                <w:webHidden/>
              </w:rPr>
              <w:fldChar w:fldCharType="end"/>
            </w:r>
          </w:hyperlink>
        </w:p>
        <w:p w14:paraId="2A119D78" w14:textId="2190E908"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5" w:history="1">
            <w:r w:rsidRPr="00820582">
              <w:rPr>
                <w:rStyle w:val="Hyperlink"/>
                <w:noProof/>
              </w:rPr>
              <w:t>9.3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_Toc216213555 \h </w:instrText>
            </w:r>
            <w:r>
              <w:rPr>
                <w:noProof/>
                <w:webHidden/>
              </w:rPr>
            </w:r>
            <w:r>
              <w:rPr>
                <w:noProof/>
                <w:webHidden/>
              </w:rPr>
              <w:fldChar w:fldCharType="separate"/>
            </w:r>
            <w:r>
              <w:rPr>
                <w:noProof/>
                <w:webHidden/>
              </w:rPr>
              <w:t>17</w:t>
            </w:r>
            <w:r>
              <w:rPr>
                <w:noProof/>
                <w:webHidden/>
              </w:rPr>
              <w:fldChar w:fldCharType="end"/>
            </w:r>
          </w:hyperlink>
        </w:p>
        <w:p w14:paraId="00D2D5D2" w14:textId="2F2328BD" w:rsidR="00E836B6" w:rsidRDefault="00E836B6">
          <w:pPr>
            <w:pStyle w:val="TOC1"/>
            <w:tabs>
              <w:tab w:val="left" w:pos="720"/>
              <w:tab w:val="right" w:leader="dot" w:pos="10790"/>
            </w:tabs>
            <w:rPr>
              <w:rFonts w:eastAsiaTheme="minorEastAsia"/>
              <w:noProof/>
              <w:kern w:val="2"/>
              <w:sz w:val="24"/>
              <w:szCs w:val="24"/>
              <w:lang w:eastAsia="en-SG"/>
              <w14:ligatures w14:val="standardContextual"/>
            </w:rPr>
          </w:pPr>
          <w:hyperlink w:anchor="_Toc216213556" w:history="1">
            <w:r w:rsidRPr="00820582">
              <w:rPr>
                <w:rStyle w:val="Hyperlink"/>
                <w:noProof/>
              </w:rPr>
              <w:t>10</w:t>
            </w:r>
            <w:r>
              <w:rPr>
                <w:rFonts w:eastAsiaTheme="minorEastAsia"/>
                <w:noProof/>
                <w:kern w:val="2"/>
                <w:sz w:val="24"/>
                <w:szCs w:val="24"/>
                <w:lang w:eastAsia="en-SG"/>
                <w14:ligatures w14:val="standardContextual"/>
              </w:rPr>
              <w:tab/>
            </w:r>
            <w:r w:rsidRPr="00820582">
              <w:rPr>
                <w:rStyle w:val="Hyperlink"/>
                <w:noProof/>
              </w:rPr>
              <w:t>Process Redemptions</w:t>
            </w:r>
            <w:r>
              <w:rPr>
                <w:noProof/>
                <w:webHidden/>
              </w:rPr>
              <w:tab/>
            </w:r>
            <w:r>
              <w:rPr>
                <w:noProof/>
                <w:webHidden/>
              </w:rPr>
              <w:fldChar w:fldCharType="begin"/>
            </w:r>
            <w:r>
              <w:rPr>
                <w:noProof/>
                <w:webHidden/>
              </w:rPr>
              <w:instrText xml:space="preserve"> PAGEREF _Toc216213556 \h </w:instrText>
            </w:r>
            <w:r>
              <w:rPr>
                <w:noProof/>
                <w:webHidden/>
              </w:rPr>
            </w:r>
            <w:r>
              <w:rPr>
                <w:noProof/>
                <w:webHidden/>
              </w:rPr>
              <w:fldChar w:fldCharType="separate"/>
            </w:r>
            <w:r>
              <w:rPr>
                <w:noProof/>
                <w:webHidden/>
              </w:rPr>
              <w:t>17</w:t>
            </w:r>
            <w:r>
              <w:rPr>
                <w:noProof/>
                <w:webHidden/>
              </w:rPr>
              <w:fldChar w:fldCharType="end"/>
            </w:r>
          </w:hyperlink>
        </w:p>
        <w:p w14:paraId="336188DF" w14:textId="6183896A"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7" w:history="1">
            <w:r w:rsidRPr="00820582">
              <w:rPr>
                <w:rStyle w:val="Hyperlink"/>
                <w:noProof/>
              </w:rPr>
              <w:t>10.1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_Toc216213557 \h </w:instrText>
            </w:r>
            <w:r>
              <w:rPr>
                <w:noProof/>
                <w:webHidden/>
              </w:rPr>
            </w:r>
            <w:r>
              <w:rPr>
                <w:noProof/>
                <w:webHidden/>
              </w:rPr>
              <w:fldChar w:fldCharType="separate"/>
            </w:r>
            <w:r>
              <w:rPr>
                <w:noProof/>
                <w:webHidden/>
              </w:rPr>
              <w:t>17</w:t>
            </w:r>
            <w:r>
              <w:rPr>
                <w:noProof/>
                <w:webHidden/>
              </w:rPr>
              <w:fldChar w:fldCharType="end"/>
            </w:r>
          </w:hyperlink>
        </w:p>
        <w:p w14:paraId="3FCC939A" w14:textId="21364772"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8" w:history="1">
            <w:r w:rsidRPr="00820582">
              <w:rPr>
                <w:rStyle w:val="Hyperlink"/>
                <w:noProof/>
              </w:rPr>
              <w:t>10.2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_Toc216213558 \h </w:instrText>
            </w:r>
            <w:r>
              <w:rPr>
                <w:noProof/>
                <w:webHidden/>
              </w:rPr>
            </w:r>
            <w:r>
              <w:rPr>
                <w:noProof/>
                <w:webHidden/>
              </w:rPr>
              <w:fldChar w:fldCharType="separate"/>
            </w:r>
            <w:r>
              <w:rPr>
                <w:noProof/>
                <w:webHidden/>
              </w:rPr>
              <w:t>18</w:t>
            </w:r>
            <w:r>
              <w:rPr>
                <w:noProof/>
                <w:webHidden/>
              </w:rPr>
              <w:fldChar w:fldCharType="end"/>
            </w:r>
          </w:hyperlink>
        </w:p>
        <w:p w14:paraId="26474FF4" w14:textId="04A46ADC"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59" w:history="1">
            <w:r w:rsidRPr="00820582">
              <w:rPr>
                <w:rStyle w:val="Hyperlink"/>
                <w:noProof/>
              </w:rPr>
              <w:t>10.3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_Toc216213559 \h </w:instrText>
            </w:r>
            <w:r>
              <w:rPr>
                <w:noProof/>
                <w:webHidden/>
              </w:rPr>
            </w:r>
            <w:r>
              <w:rPr>
                <w:noProof/>
                <w:webHidden/>
              </w:rPr>
              <w:fldChar w:fldCharType="separate"/>
            </w:r>
            <w:r>
              <w:rPr>
                <w:noProof/>
                <w:webHidden/>
              </w:rPr>
              <w:t>18</w:t>
            </w:r>
            <w:r>
              <w:rPr>
                <w:noProof/>
                <w:webHidden/>
              </w:rPr>
              <w:fldChar w:fldCharType="end"/>
            </w:r>
          </w:hyperlink>
        </w:p>
        <w:p w14:paraId="18D30D13" w14:textId="5F1277DD" w:rsidR="00E836B6" w:rsidRDefault="00E836B6">
          <w:pPr>
            <w:pStyle w:val="TOC1"/>
            <w:tabs>
              <w:tab w:val="left" w:pos="720"/>
              <w:tab w:val="right" w:leader="dot" w:pos="10790"/>
            </w:tabs>
            <w:rPr>
              <w:rFonts w:eastAsiaTheme="minorEastAsia"/>
              <w:noProof/>
              <w:kern w:val="2"/>
              <w:sz w:val="24"/>
              <w:szCs w:val="24"/>
              <w:lang w:eastAsia="en-SG"/>
              <w14:ligatures w14:val="standardContextual"/>
            </w:rPr>
          </w:pPr>
          <w:hyperlink w:anchor="_Toc216213560" w:history="1">
            <w:r w:rsidRPr="00820582">
              <w:rPr>
                <w:rStyle w:val="Hyperlink"/>
                <w:noProof/>
              </w:rPr>
              <w:t>11</w:t>
            </w:r>
            <w:r>
              <w:rPr>
                <w:rFonts w:eastAsiaTheme="minorEastAsia"/>
                <w:noProof/>
                <w:kern w:val="2"/>
                <w:sz w:val="24"/>
                <w:szCs w:val="24"/>
                <w:lang w:eastAsia="en-SG"/>
                <w14:ligatures w14:val="standardContextual"/>
              </w:rPr>
              <w:tab/>
            </w:r>
            <w:r w:rsidRPr="00820582">
              <w:rPr>
                <w:rStyle w:val="Hyperlink"/>
                <w:noProof/>
              </w:rPr>
              <w:t>Allotment Via Quantity Ceiling Format</w:t>
            </w:r>
            <w:r>
              <w:rPr>
                <w:noProof/>
                <w:webHidden/>
              </w:rPr>
              <w:tab/>
            </w:r>
            <w:r>
              <w:rPr>
                <w:noProof/>
                <w:webHidden/>
              </w:rPr>
              <w:fldChar w:fldCharType="begin"/>
            </w:r>
            <w:r>
              <w:rPr>
                <w:noProof/>
                <w:webHidden/>
              </w:rPr>
              <w:instrText xml:space="preserve"> PAGEREF _Toc216213560 \h </w:instrText>
            </w:r>
            <w:r>
              <w:rPr>
                <w:noProof/>
                <w:webHidden/>
              </w:rPr>
            </w:r>
            <w:r>
              <w:rPr>
                <w:noProof/>
                <w:webHidden/>
              </w:rPr>
              <w:fldChar w:fldCharType="separate"/>
            </w:r>
            <w:r>
              <w:rPr>
                <w:noProof/>
                <w:webHidden/>
              </w:rPr>
              <w:t>19</w:t>
            </w:r>
            <w:r>
              <w:rPr>
                <w:noProof/>
                <w:webHidden/>
              </w:rPr>
              <w:fldChar w:fldCharType="end"/>
            </w:r>
          </w:hyperlink>
        </w:p>
        <w:p w14:paraId="73A945AD" w14:textId="6061C81A"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61" w:history="1">
            <w:r w:rsidRPr="00820582">
              <w:rPr>
                <w:rStyle w:val="Hyperlink"/>
                <w:noProof/>
              </w:rPr>
              <w:t>11.1</w:t>
            </w:r>
            <w:r>
              <w:rPr>
                <w:rFonts w:eastAsiaTheme="minorEastAsia"/>
                <w:noProof/>
                <w:kern w:val="2"/>
                <w:sz w:val="24"/>
                <w:szCs w:val="24"/>
                <w:lang w:eastAsia="en-SG"/>
                <w14:ligatures w14:val="standardContextual"/>
              </w:rPr>
              <w:tab/>
            </w:r>
            <w:r w:rsidRPr="00820582">
              <w:rPr>
                <w:rStyle w:val="Hyperlink"/>
                <w:noProof/>
              </w:rPr>
              <w:t>Description</w:t>
            </w:r>
            <w:r>
              <w:rPr>
                <w:noProof/>
                <w:webHidden/>
              </w:rPr>
              <w:tab/>
            </w:r>
            <w:r>
              <w:rPr>
                <w:noProof/>
                <w:webHidden/>
              </w:rPr>
              <w:fldChar w:fldCharType="begin"/>
            </w:r>
            <w:r>
              <w:rPr>
                <w:noProof/>
                <w:webHidden/>
              </w:rPr>
              <w:instrText xml:space="preserve"> PAGEREF _Toc216213561 \h </w:instrText>
            </w:r>
            <w:r>
              <w:rPr>
                <w:noProof/>
                <w:webHidden/>
              </w:rPr>
            </w:r>
            <w:r>
              <w:rPr>
                <w:noProof/>
                <w:webHidden/>
              </w:rPr>
              <w:fldChar w:fldCharType="separate"/>
            </w:r>
            <w:r>
              <w:rPr>
                <w:noProof/>
                <w:webHidden/>
              </w:rPr>
              <w:t>19</w:t>
            </w:r>
            <w:r>
              <w:rPr>
                <w:noProof/>
                <w:webHidden/>
              </w:rPr>
              <w:fldChar w:fldCharType="end"/>
            </w:r>
          </w:hyperlink>
        </w:p>
        <w:p w14:paraId="3FE2EB65" w14:textId="053C876F"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62" w:history="1">
            <w:r w:rsidRPr="00820582">
              <w:rPr>
                <w:rStyle w:val="Hyperlink"/>
                <w:noProof/>
              </w:rPr>
              <w:t>11.2</w:t>
            </w:r>
            <w:r>
              <w:rPr>
                <w:rFonts w:eastAsiaTheme="minorEastAsia"/>
                <w:noProof/>
                <w:kern w:val="2"/>
                <w:sz w:val="24"/>
                <w:szCs w:val="24"/>
                <w:lang w:eastAsia="en-SG"/>
                <w14:ligatures w14:val="standardContextual"/>
              </w:rPr>
              <w:tab/>
            </w:r>
            <w:r w:rsidRPr="00820582">
              <w:rPr>
                <w:rStyle w:val="Hyperlink"/>
                <w:noProof/>
              </w:rPr>
              <w:t>Business Requirements and Assumptions</w:t>
            </w:r>
            <w:r>
              <w:rPr>
                <w:noProof/>
                <w:webHidden/>
              </w:rPr>
              <w:tab/>
            </w:r>
            <w:r>
              <w:rPr>
                <w:noProof/>
                <w:webHidden/>
              </w:rPr>
              <w:fldChar w:fldCharType="begin"/>
            </w:r>
            <w:r>
              <w:rPr>
                <w:noProof/>
                <w:webHidden/>
              </w:rPr>
              <w:instrText xml:space="preserve"> PAGEREF _Toc216213562 \h </w:instrText>
            </w:r>
            <w:r>
              <w:rPr>
                <w:noProof/>
                <w:webHidden/>
              </w:rPr>
            </w:r>
            <w:r>
              <w:rPr>
                <w:noProof/>
                <w:webHidden/>
              </w:rPr>
              <w:fldChar w:fldCharType="separate"/>
            </w:r>
            <w:r>
              <w:rPr>
                <w:noProof/>
                <w:webHidden/>
              </w:rPr>
              <w:t>19</w:t>
            </w:r>
            <w:r>
              <w:rPr>
                <w:noProof/>
                <w:webHidden/>
              </w:rPr>
              <w:fldChar w:fldCharType="end"/>
            </w:r>
          </w:hyperlink>
        </w:p>
        <w:p w14:paraId="7F6D4ABE" w14:textId="5274C33C" w:rsidR="00E836B6" w:rsidRDefault="00E836B6">
          <w:pPr>
            <w:pStyle w:val="TOC2"/>
            <w:tabs>
              <w:tab w:val="left" w:pos="960"/>
              <w:tab w:val="right" w:leader="dot" w:pos="10790"/>
            </w:tabs>
            <w:rPr>
              <w:rFonts w:eastAsiaTheme="minorEastAsia"/>
              <w:noProof/>
              <w:kern w:val="2"/>
              <w:sz w:val="24"/>
              <w:szCs w:val="24"/>
              <w:lang w:eastAsia="en-SG"/>
              <w14:ligatures w14:val="standardContextual"/>
            </w:rPr>
          </w:pPr>
          <w:hyperlink w:anchor="_Toc216213563" w:history="1">
            <w:r w:rsidRPr="00820582">
              <w:rPr>
                <w:rStyle w:val="Hyperlink"/>
                <w:noProof/>
              </w:rPr>
              <w:t>11.3</w:t>
            </w:r>
            <w:r>
              <w:rPr>
                <w:rFonts w:eastAsiaTheme="minorEastAsia"/>
                <w:noProof/>
                <w:kern w:val="2"/>
                <w:sz w:val="24"/>
                <w:szCs w:val="24"/>
                <w:lang w:eastAsia="en-SG"/>
                <w14:ligatures w14:val="standardContextual"/>
              </w:rPr>
              <w:tab/>
            </w:r>
            <w:r w:rsidRPr="00820582">
              <w:rPr>
                <w:rStyle w:val="Hyperlink"/>
                <w:noProof/>
              </w:rPr>
              <w:t>Processing Logic</w:t>
            </w:r>
            <w:r>
              <w:rPr>
                <w:noProof/>
                <w:webHidden/>
              </w:rPr>
              <w:tab/>
            </w:r>
            <w:r>
              <w:rPr>
                <w:noProof/>
                <w:webHidden/>
              </w:rPr>
              <w:fldChar w:fldCharType="begin"/>
            </w:r>
            <w:r>
              <w:rPr>
                <w:noProof/>
                <w:webHidden/>
              </w:rPr>
              <w:instrText xml:space="preserve"> PAGEREF _Toc216213563 \h </w:instrText>
            </w:r>
            <w:r>
              <w:rPr>
                <w:noProof/>
                <w:webHidden/>
              </w:rPr>
            </w:r>
            <w:r>
              <w:rPr>
                <w:noProof/>
                <w:webHidden/>
              </w:rPr>
              <w:fldChar w:fldCharType="separate"/>
            </w:r>
            <w:r>
              <w:rPr>
                <w:noProof/>
                <w:webHidden/>
              </w:rPr>
              <w:t>19</w:t>
            </w:r>
            <w:r>
              <w:rPr>
                <w:noProof/>
                <w:webHidden/>
              </w:rPr>
              <w:fldChar w:fldCharType="end"/>
            </w:r>
          </w:hyperlink>
        </w:p>
        <w:p w14:paraId="2217275E" w14:textId="1ED95F0D" w:rsidR="000D68BA" w:rsidRPr="00280CAE" w:rsidRDefault="000D68BA" w:rsidP="003F1708">
          <w:pPr>
            <w:rPr>
              <w:b/>
              <w:bCs/>
            </w:rPr>
          </w:pPr>
          <w:r w:rsidRPr="00280CAE">
            <w:rPr>
              <w:b/>
              <w:bCs/>
            </w:rPr>
            <w:fldChar w:fldCharType="end"/>
          </w:r>
        </w:p>
      </w:sdtContent>
    </w:sdt>
    <w:p w14:paraId="00862EDD" w14:textId="77777777" w:rsidR="005616F1" w:rsidRPr="00280CAE" w:rsidRDefault="005616F1" w:rsidP="003F1708"/>
    <w:p w14:paraId="119E271B" w14:textId="77777777" w:rsidR="005616F1" w:rsidRPr="00280CAE" w:rsidRDefault="005616F1" w:rsidP="003F1708">
      <w:pPr>
        <w:spacing w:before="0" w:after="0" w:line="240" w:lineRule="auto"/>
      </w:pPr>
      <w:r w:rsidRPr="00280CAE">
        <w:br w:type="page"/>
      </w:r>
    </w:p>
    <w:p w14:paraId="010981B8" w14:textId="181C4432" w:rsidR="000D68BA" w:rsidRPr="00280CAE" w:rsidRDefault="000D68BA" w:rsidP="00CC36EA">
      <w:pPr>
        <w:pStyle w:val="Heading1"/>
      </w:pPr>
      <w:bookmarkStart w:id="3" w:name="_Toc216213520"/>
      <w:r w:rsidRPr="00280CAE">
        <w:lastRenderedPageBreak/>
        <w:t>Introduction</w:t>
      </w:r>
      <w:bookmarkEnd w:id="3"/>
    </w:p>
    <w:p w14:paraId="74BBE1EC" w14:textId="69C62695" w:rsidR="000D68BA" w:rsidRPr="00280CAE" w:rsidRDefault="007C7C7F" w:rsidP="007C7C7F">
      <w:pPr>
        <w:pStyle w:val="Heading2"/>
        <w:rPr>
          <w:lang w:val="en-SG"/>
        </w:rPr>
      </w:pPr>
      <w:bookmarkStart w:id="4" w:name="_Toc216213521"/>
      <w:r w:rsidRPr="00280CAE">
        <w:rPr>
          <w:lang w:val="en-SG"/>
        </w:rPr>
        <w:t>Purpose of Document</w:t>
      </w:r>
      <w:bookmarkEnd w:id="4"/>
    </w:p>
    <w:p w14:paraId="080EB4AB" w14:textId="77777777" w:rsidR="007C7C7F" w:rsidRPr="00280CAE" w:rsidRDefault="007C7C7F" w:rsidP="003F1708">
      <w:r w:rsidRPr="00280CAE">
        <w:t>This Functional Specification Document is used to clearly define the intended functionality of OMEGA.</w:t>
      </w:r>
    </w:p>
    <w:p w14:paraId="3735CC0E" w14:textId="77777777" w:rsidR="007C7C7F" w:rsidRPr="00280CAE" w:rsidRDefault="007C7C7F" w:rsidP="003F1708">
      <w:r w:rsidRPr="00280CAE">
        <w:t>OMEGA is a platform that supports MAS’ central banking functions related to market operations and benchmark administration. OMEGA aims to improve business efficiency by leveraging on technology and design thinking, minimising manual intervention, re-engineering business processes and improving system resiliency.</w:t>
      </w:r>
    </w:p>
    <w:p w14:paraId="6E2627ED" w14:textId="0787F5C5" w:rsidR="007C7C7F" w:rsidRPr="00280CAE" w:rsidRDefault="007C7C7F" w:rsidP="003F1708">
      <w:r w:rsidRPr="00280CAE">
        <w:t xml:space="preserve">OMEGA consists of several modules. This document outlines the functionality of the </w:t>
      </w:r>
      <w:r w:rsidR="003753D3" w:rsidRPr="00280CAE">
        <w:t>Bonds and Bills</w:t>
      </w:r>
      <w:r w:rsidRPr="00280CAE">
        <w:t xml:space="preserve"> module, focusing on features, functions, and behaviour</w:t>
      </w:r>
      <w:r w:rsidR="003753D3" w:rsidRPr="00280CAE">
        <w:t xml:space="preserve"> specifically for </w:t>
      </w:r>
      <w:r w:rsidR="00E70F94" w:rsidRPr="00280CAE">
        <w:rPr>
          <w:b/>
          <w:bCs/>
        </w:rPr>
        <w:t>Singapore Savings Bonds</w:t>
      </w:r>
      <w:r w:rsidRPr="00280CAE">
        <w:t>, without detailing how these functionalities will be technically implemented. It aims to:</w:t>
      </w:r>
    </w:p>
    <w:p w14:paraId="1383ACD2" w14:textId="0B49CE56" w:rsidR="007C7C7F" w:rsidRPr="00280CAE" w:rsidRDefault="007C7C7F" w:rsidP="003F1708">
      <w:pPr>
        <w:pStyle w:val="ListParagraph"/>
      </w:pPr>
      <w:r w:rsidRPr="00280CAE">
        <w:t>Establish a shared understanding of the system's functional scope.</w:t>
      </w:r>
    </w:p>
    <w:p w14:paraId="3D89B0AF" w14:textId="297D78A2" w:rsidR="007C7C7F" w:rsidRPr="00280CAE" w:rsidRDefault="007C7C7F" w:rsidP="003F1708">
      <w:pPr>
        <w:pStyle w:val="ListParagraph"/>
      </w:pPr>
      <w:r w:rsidRPr="00280CAE">
        <w:t>Provide a clear and unambiguous description of each functional requirement.</w:t>
      </w:r>
    </w:p>
    <w:p w14:paraId="664BEC7C" w14:textId="4D89ABF4" w:rsidR="007C7C7F" w:rsidRPr="00280CAE" w:rsidRDefault="007C7C7F" w:rsidP="003F1708">
      <w:pPr>
        <w:pStyle w:val="ListParagraph"/>
      </w:pPr>
      <w:r w:rsidRPr="00280CAE">
        <w:t>Ensure that the developed system meets the identified business needs and user expectations.</w:t>
      </w:r>
    </w:p>
    <w:p w14:paraId="09BC32C2" w14:textId="359685F5" w:rsidR="007C7C7F" w:rsidRPr="00280CAE" w:rsidRDefault="007C7C7F" w:rsidP="003F1708">
      <w:pPr>
        <w:pStyle w:val="ListParagraph"/>
      </w:pPr>
      <w:r w:rsidRPr="00280CAE">
        <w:t>Facilitate effective communication and collaboration among all project stakeholders.</w:t>
      </w:r>
    </w:p>
    <w:p w14:paraId="13F3EA8F" w14:textId="6A9DEB6E" w:rsidR="007C7C7F" w:rsidRPr="00280CAE" w:rsidRDefault="007C7C7F" w:rsidP="003F1708">
      <w:pPr>
        <w:pStyle w:val="ListParagraph"/>
      </w:pPr>
      <w:r w:rsidRPr="00280CAE">
        <w:t>Serve as a baseline for system development, testing, and implementation.</w:t>
      </w:r>
    </w:p>
    <w:p w14:paraId="30A11F0A" w14:textId="475DDC96" w:rsidR="007C7C7F" w:rsidRPr="00280CAE" w:rsidRDefault="007C7C7F" w:rsidP="003F1708">
      <w:pPr>
        <w:pStyle w:val="ListParagraph"/>
      </w:pPr>
      <w:r w:rsidRPr="00280CAE">
        <w:t>Manage and control changes to the system's functionality through a defined change management process.</w:t>
      </w:r>
    </w:p>
    <w:p w14:paraId="31BA9098" w14:textId="7E6A9F13" w:rsidR="007C7C7F" w:rsidRPr="00280CAE" w:rsidRDefault="007C7C7F" w:rsidP="009B2D23">
      <w:pPr>
        <w:pStyle w:val="Heading2"/>
        <w:jc w:val="both"/>
        <w:rPr>
          <w:lang w:val="en-SG"/>
        </w:rPr>
      </w:pPr>
      <w:bookmarkStart w:id="5" w:name="_Ref216185292"/>
      <w:bookmarkStart w:id="6" w:name="_Ref216185293"/>
      <w:bookmarkStart w:id="7" w:name="_Toc216213522"/>
      <w:r w:rsidRPr="00280CAE">
        <w:rPr>
          <w:lang w:val="en-SG"/>
        </w:rPr>
        <w:t>Scope</w:t>
      </w:r>
      <w:bookmarkEnd w:id="5"/>
      <w:bookmarkEnd w:id="6"/>
      <w:bookmarkEnd w:id="7"/>
    </w:p>
    <w:p w14:paraId="1B64B6A7" w14:textId="6449E7A5" w:rsidR="007C7C7F" w:rsidRPr="00280CAE" w:rsidRDefault="007C7C7F" w:rsidP="003F1708">
      <w:r w:rsidRPr="00280CAE">
        <w:t xml:space="preserve">The </w:t>
      </w:r>
      <w:r w:rsidR="003753D3" w:rsidRPr="00280CAE">
        <w:t>Bonds and Bills</w:t>
      </w:r>
      <w:r w:rsidRPr="00280CAE">
        <w:t xml:space="preserve"> module allows </w:t>
      </w:r>
      <w:r w:rsidR="00E70F94" w:rsidRPr="00280CAE">
        <w:t>the system</w:t>
      </w:r>
      <w:r w:rsidRPr="00280CAE">
        <w:t xml:space="preserve"> to perform the following functionalities:</w:t>
      </w:r>
    </w:p>
    <w:p w14:paraId="41C094A3" w14:textId="55F3D53E" w:rsidR="003753D3" w:rsidRPr="00280CAE" w:rsidRDefault="00B22F48" w:rsidP="003753D3">
      <w:pPr>
        <w:pStyle w:val="ListParagraph"/>
      </w:pPr>
      <w:r w:rsidRPr="00280CAE">
        <w:t>Process holdings submissions files</w:t>
      </w:r>
      <w:r w:rsidR="003753D3" w:rsidRPr="00280CAE">
        <w:t>,</w:t>
      </w:r>
    </w:p>
    <w:p w14:paraId="27E34A71" w14:textId="0C0612F3" w:rsidR="00B22F48" w:rsidRPr="00280CAE" w:rsidRDefault="00B22F48" w:rsidP="003753D3">
      <w:pPr>
        <w:pStyle w:val="ListParagraph"/>
      </w:pPr>
      <w:r w:rsidRPr="00280CAE">
        <w:t>Process subscription submissions files,</w:t>
      </w:r>
    </w:p>
    <w:p w14:paraId="22D5CC56" w14:textId="05029758" w:rsidR="00B22F48" w:rsidRPr="00280CAE" w:rsidRDefault="00B22F48" w:rsidP="003753D3">
      <w:pPr>
        <w:pStyle w:val="ListParagraph"/>
      </w:pPr>
      <w:r w:rsidRPr="00280CAE">
        <w:t>Process redemption submissions files,</w:t>
      </w:r>
    </w:p>
    <w:p w14:paraId="4BEED645" w14:textId="0CC6BD39" w:rsidR="00B22F48" w:rsidRPr="00280CAE" w:rsidRDefault="00B22F48" w:rsidP="003753D3">
      <w:pPr>
        <w:pStyle w:val="ListParagraph"/>
      </w:pPr>
      <w:r w:rsidRPr="00280CAE">
        <w:t>Generate coupon and redemption rates files,</w:t>
      </w:r>
    </w:p>
    <w:p w14:paraId="606FC6C4" w14:textId="1F53489D" w:rsidR="00B22F48" w:rsidRPr="00280CAE" w:rsidRDefault="00B22F48" w:rsidP="003753D3">
      <w:pPr>
        <w:pStyle w:val="ListParagraph"/>
      </w:pPr>
      <w:r w:rsidRPr="00280CAE">
        <w:t>Conduct allotment using the Quantity Ceiling Format,</w:t>
      </w:r>
    </w:p>
    <w:p w14:paraId="28A9DCA3" w14:textId="47B36518" w:rsidR="00B22F48" w:rsidRPr="00280CAE" w:rsidRDefault="00B22F48" w:rsidP="003753D3">
      <w:pPr>
        <w:pStyle w:val="ListParagraph"/>
      </w:pPr>
      <w:r w:rsidRPr="00280CAE">
        <w:t>Process redemptions,</w:t>
      </w:r>
    </w:p>
    <w:p w14:paraId="78C39E82" w14:textId="2D0F7B58" w:rsidR="00B22F48" w:rsidRPr="00280CAE" w:rsidRDefault="00B22F48" w:rsidP="003753D3">
      <w:pPr>
        <w:pStyle w:val="ListParagraph"/>
      </w:pPr>
      <w:r w:rsidRPr="00280CAE">
        <w:t>Sync with the SSB Portal.</w:t>
      </w:r>
    </w:p>
    <w:p w14:paraId="1A048A79" w14:textId="555E3AAE" w:rsidR="000D68BA" w:rsidRPr="00280CAE" w:rsidRDefault="007C7C7F" w:rsidP="007C7C7F">
      <w:pPr>
        <w:pStyle w:val="Heading2"/>
        <w:rPr>
          <w:lang w:val="en-SG"/>
        </w:rPr>
      </w:pPr>
      <w:bookmarkStart w:id="8" w:name="_Toc216213523"/>
      <w:commentRangeStart w:id="9"/>
      <w:r w:rsidRPr="00280CAE">
        <w:rPr>
          <w:lang w:val="en-SG"/>
        </w:rPr>
        <w:t>Definitions, Acronyms and Abbreviation</w:t>
      </w:r>
      <w:bookmarkEnd w:id="8"/>
      <w:commentRangeEnd w:id="9"/>
      <w:r w:rsidR="000C526A">
        <w:rPr>
          <w:rStyle w:val="CommentReference"/>
          <w:rFonts w:asciiTheme="minorHAnsi" w:eastAsiaTheme="minorHAnsi" w:hAnsiTheme="minorHAnsi" w:cstheme="minorBidi"/>
          <w:b w:val="0"/>
          <w:smallCaps w:val="0"/>
          <w:lang w:val="en-SG"/>
        </w:rPr>
        <w:commentReference w:id="9"/>
      </w:r>
    </w:p>
    <w:tbl>
      <w:tblPr>
        <w:tblStyle w:val="TableGrid"/>
        <w:tblW w:w="0" w:type="auto"/>
        <w:tblLook w:val="04A0" w:firstRow="1" w:lastRow="0" w:firstColumn="1" w:lastColumn="0" w:noHBand="0" w:noVBand="1"/>
        <w:tblPrChange w:id="10" w:author="Han Xie CHAI (MAS)" w:date="2025-12-18T16:10:00Z" w16du:dateUtc="2025-12-18T08:10:00Z">
          <w:tblPr>
            <w:tblStyle w:val="TableGrid"/>
            <w:tblW w:w="0" w:type="auto"/>
            <w:tblLook w:val="04A0" w:firstRow="1" w:lastRow="0" w:firstColumn="1" w:lastColumn="0" w:noHBand="0" w:noVBand="1"/>
          </w:tblPr>
        </w:tblPrChange>
      </w:tblPr>
      <w:tblGrid>
        <w:gridCol w:w="1619"/>
        <w:gridCol w:w="8789"/>
        <w:tblGridChange w:id="11">
          <w:tblGrid>
            <w:gridCol w:w="1619"/>
            <w:gridCol w:w="8789"/>
          </w:tblGrid>
        </w:tblGridChange>
      </w:tblGrid>
      <w:tr w:rsidR="007C7C7F" w:rsidRPr="00280CAE" w14:paraId="0F758C2F" w14:textId="77777777" w:rsidTr="00C70325">
        <w:tc>
          <w:tcPr>
            <w:tcW w:w="1619" w:type="dxa"/>
            <w:shd w:val="clear" w:color="auto" w:fill="E7E6E6" w:themeFill="background2"/>
            <w:tcPrChange w:id="12" w:author="Han Xie CHAI (MAS)" w:date="2025-12-18T16:10:00Z" w16du:dateUtc="2025-12-18T08:10:00Z">
              <w:tcPr>
                <w:tcW w:w="1579" w:type="dxa"/>
                <w:shd w:val="clear" w:color="auto" w:fill="E7E6E6" w:themeFill="background2"/>
              </w:tcPr>
            </w:tcPrChange>
          </w:tcPr>
          <w:p w14:paraId="73F2DE42" w14:textId="603A6A29" w:rsidR="007C7C7F" w:rsidRPr="00280CAE" w:rsidRDefault="007C7C7F" w:rsidP="007C7C7F">
            <w:pPr>
              <w:pStyle w:val="NoSpacing"/>
              <w:jc w:val="center"/>
              <w:rPr>
                <w:b/>
                <w:bCs/>
              </w:rPr>
            </w:pPr>
            <w:r w:rsidRPr="00280CAE">
              <w:rPr>
                <w:b/>
                <w:bCs/>
              </w:rPr>
              <w:t>Acronym</w:t>
            </w:r>
          </w:p>
        </w:tc>
        <w:tc>
          <w:tcPr>
            <w:tcW w:w="8789" w:type="dxa"/>
            <w:shd w:val="clear" w:color="auto" w:fill="E7E6E6" w:themeFill="background2"/>
            <w:tcPrChange w:id="13" w:author="Han Xie CHAI (MAS)" w:date="2025-12-18T16:10:00Z" w16du:dateUtc="2025-12-18T08:10:00Z">
              <w:tcPr>
                <w:tcW w:w="8789" w:type="dxa"/>
                <w:shd w:val="clear" w:color="auto" w:fill="E7E6E6" w:themeFill="background2"/>
              </w:tcPr>
            </w:tcPrChange>
          </w:tcPr>
          <w:p w14:paraId="47458203" w14:textId="68F984C3" w:rsidR="007C7C7F" w:rsidRPr="00280CAE" w:rsidRDefault="007C7C7F" w:rsidP="007C7C7F">
            <w:pPr>
              <w:pStyle w:val="NoSpacing"/>
              <w:jc w:val="center"/>
              <w:rPr>
                <w:b/>
                <w:bCs/>
              </w:rPr>
            </w:pPr>
            <w:r w:rsidRPr="00280CAE">
              <w:rPr>
                <w:b/>
                <w:bCs/>
              </w:rPr>
              <w:t>Description</w:t>
            </w:r>
          </w:p>
        </w:tc>
      </w:tr>
      <w:tr w:rsidR="00280CAE" w:rsidRPr="00280CAE" w14:paraId="3FA7524D" w14:textId="77777777" w:rsidTr="00C70325">
        <w:tc>
          <w:tcPr>
            <w:tcW w:w="1619" w:type="dxa"/>
            <w:tcPrChange w:id="14" w:author="Han Xie CHAI (MAS)" w:date="2025-12-18T16:10:00Z" w16du:dateUtc="2025-12-18T08:10:00Z">
              <w:tcPr>
                <w:tcW w:w="1579" w:type="dxa"/>
              </w:tcPr>
            </w:tcPrChange>
          </w:tcPr>
          <w:p w14:paraId="0807465A" w14:textId="7229AA46" w:rsidR="00280CAE" w:rsidRPr="00280CAE" w:rsidRDefault="00280CAE" w:rsidP="00280CAE">
            <w:pPr>
              <w:pStyle w:val="NoSpacing"/>
              <w:rPr>
                <w:rFonts w:cstheme="minorHAnsi"/>
                <w:iCs/>
              </w:rPr>
            </w:pPr>
            <w:r w:rsidRPr="00280CAE">
              <w:t>CDP</w:t>
            </w:r>
          </w:p>
        </w:tc>
        <w:tc>
          <w:tcPr>
            <w:tcW w:w="8789" w:type="dxa"/>
            <w:tcPrChange w:id="15" w:author="Han Xie CHAI (MAS)" w:date="2025-12-18T16:10:00Z" w16du:dateUtc="2025-12-18T08:10:00Z">
              <w:tcPr>
                <w:tcW w:w="8789" w:type="dxa"/>
              </w:tcPr>
            </w:tcPrChange>
          </w:tcPr>
          <w:p w14:paraId="1A22AF2F" w14:textId="278E5CF7" w:rsidR="00280CAE" w:rsidRPr="00280CAE" w:rsidRDefault="00280CAE" w:rsidP="00280CAE">
            <w:pPr>
              <w:pStyle w:val="NoSpacing"/>
              <w:rPr>
                <w:rFonts w:cstheme="minorHAnsi"/>
                <w:iCs/>
              </w:rPr>
            </w:pPr>
            <w:r w:rsidRPr="00280CAE">
              <w:t>Central Depository Pte Limited</w:t>
            </w:r>
          </w:p>
        </w:tc>
      </w:tr>
      <w:tr w:rsidR="00280CAE" w:rsidRPr="00280CAE" w14:paraId="5DB520F6" w14:textId="77777777" w:rsidTr="00C70325">
        <w:tc>
          <w:tcPr>
            <w:tcW w:w="1619" w:type="dxa"/>
            <w:tcPrChange w:id="16" w:author="Han Xie CHAI (MAS)" w:date="2025-12-18T16:10:00Z" w16du:dateUtc="2025-12-18T08:10:00Z">
              <w:tcPr>
                <w:tcW w:w="1579" w:type="dxa"/>
              </w:tcPr>
            </w:tcPrChange>
          </w:tcPr>
          <w:p w14:paraId="4210AA5A" w14:textId="2F169F58" w:rsidR="00280CAE" w:rsidRPr="00280CAE" w:rsidRDefault="00280CAE" w:rsidP="00280CAE">
            <w:pPr>
              <w:pStyle w:val="NoSpacing"/>
              <w:rPr>
                <w:rFonts w:cstheme="minorHAnsi"/>
                <w:iCs/>
              </w:rPr>
            </w:pPr>
            <w:r w:rsidRPr="00280CAE">
              <w:t>DBS</w:t>
            </w:r>
          </w:p>
        </w:tc>
        <w:tc>
          <w:tcPr>
            <w:tcW w:w="8789" w:type="dxa"/>
            <w:tcPrChange w:id="17" w:author="Han Xie CHAI (MAS)" w:date="2025-12-18T16:10:00Z" w16du:dateUtc="2025-12-18T08:10:00Z">
              <w:tcPr>
                <w:tcW w:w="8789" w:type="dxa"/>
              </w:tcPr>
            </w:tcPrChange>
          </w:tcPr>
          <w:p w14:paraId="14640F8C" w14:textId="1A3D3F7E" w:rsidR="00280CAE" w:rsidRPr="00280CAE" w:rsidRDefault="00280CAE" w:rsidP="00280CAE">
            <w:pPr>
              <w:pStyle w:val="NoSpacing"/>
              <w:rPr>
                <w:rFonts w:cstheme="minorHAnsi"/>
                <w:iCs/>
              </w:rPr>
            </w:pPr>
            <w:r w:rsidRPr="00280CAE">
              <w:t>DBS Bank Limited – a Primary Dealer</w:t>
            </w:r>
          </w:p>
        </w:tc>
      </w:tr>
      <w:tr w:rsidR="00280CAE" w:rsidRPr="00280CAE" w14:paraId="02ADFB48" w14:textId="77777777" w:rsidTr="00C70325">
        <w:tc>
          <w:tcPr>
            <w:tcW w:w="1619" w:type="dxa"/>
            <w:tcPrChange w:id="18" w:author="Han Xie CHAI (MAS)" w:date="2025-12-18T16:10:00Z" w16du:dateUtc="2025-12-18T08:10:00Z">
              <w:tcPr>
                <w:tcW w:w="1579" w:type="dxa"/>
              </w:tcPr>
            </w:tcPrChange>
          </w:tcPr>
          <w:p w14:paraId="10578ED5" w14:textId="788EDDB0" w:rsidR="00280CAE" w:rsidRPr="00280CAE" w:rsidRDefault="00280CAE" w:rsidP="00280CAE">
            <w:pPr>
              <w:pStyle w:val="NoSpacing"/>
              <w:rPr>
                <w:rFonts w:cstheme="minorHAnsi"/>
                <w:iCs/>
              </w:rPr>
            </w:pPr>
            <w:r w:rsidRPr="00280CAE">
              <w:t>MAS</w:t>
            </w:r>
          </w:p>
        </w:tc>
        <w:tc>
          <w:tcPr>
            <w:tcW w:w="8789" w:type="dxa"/>
            <w:tcPrChange w:id="19" w:author="Han Xie CHAI (MAS)" w:date="2025-12-18T16:10:00Z" w16du:dateUtc="2025-12-18T08:10:00Z">
              <w:tcPr>
                <w:tcW w:w="8789" w:type="dxa"/>
              </w:tcPr>
            </w:tcPrChange>
          </w:tcPr>
          <w:p w14:paraId="0A0F293F" w14:textId="50F26A12" w:rsidR="00280CAE" w:rsidRPr="00280CAE" w:rsidRDefault="00280CAE" w:rsidP="00280CAE">
            <w:pPr>
              <w:pStyle w:val="NoSpacing"/>
              <w:rPr>
                <w:rFonts w:cstheme="minorHAnsi"/>
                <w:iCs/>
              </w:rPr>
            </w:pPr>
            <w:r w:rsidRPr="00280CAE">
              <w:t>Monetary Authority of Singapore</w:t>
            </w:r>
          </w:p>
        </w:tc>
      </w:tr>
      <w:tr w:rsidR="00C70325" w:rsidRPr="00280CAE" w14:paraId="05114E9A" w14:textId="77777777" w:rsidTr="00C70325">
        <w:trPr>
          <w:ins w:id="20" w:author="Han Xie CHAI (MAS)" w:date="2025-12-18T15:58:00Z"/>
        </w:trPr>
        <w:tc>
          <w:tcPr>
            <w:tcW w:w="1619" w:type="dxa"/>
            <w:tcPrChange w:id="21" w:author="Han Xie CHAI (MAS)" w:date="2025-12-18T15:58:00Z" w16du:dateUtc="2025-12-18T07:58:00Z">
              <w:tcPr>
                <w:tcW w:w="1579" w:type="dxa"/>
              </w:tcPr>
            </w:tcPrChange>
          </w:tcPr>
          <w:p w14:paraId="295E7E99" w14:textId="0D6691FA" w:rsidR="00C70325" w:rsidRPr="00280CAE" w:rsidRDefault="00C70325" w:rsidP="00280CAE">
            <w:pPr>
              <w:pStyle w:val="NoSpacing"/>
              <w:rPr>
                <w:ins w:id="22" w:author="Han Xie CHAI (MAS)" w:date="2025-12-18T15:58:00Z" w16du:dateUtc="2025-12-18T07:58:00Z"/>
              </w:rPr>
            </w:pPr>
            <w:ins w:id="23" w:author="Han Xie CHAI (MAS)" w:date="2025-12-18T15:58:00Z" w16du:dateUtc="2025-12-18T07:58:00Z">
              <w:r>
                <w:t>MEFT</w:t>
              </w:r>
            </w:ins>
          </w:p>
        </w:tc>
        <w:tc>
          <w:tcPr>
            <w:tcW w:w="8789" w:type="dxa"/>
            <w:tcPrChange w:id="24" w:author="Han Xie CHAI (MAS)" w:date="2025-12-18T15:58:00Z" w16du:dateUtc="2025-12-18T07:58:00Z">
              <w:tcPr>
                <w:tcW w:w="8789" w:type="dxa"/>
              </w:tcPr>
            </w:tcPrChange>
          </w:tcPr>
          <w:p w14:paraId="292B816F" w14:textId="1E56797B" w:rsidR="00C70325" w:rsidRPr="00280CAE" w:rsidRDefault="00071934" w:rsidP="00280CAE">
            <w:pPr>
              <w:pStyle w:val="NoSpacing"/>
              <w:rPr>
                <w:ins w:id="25" w:author="Han Xie CHAI (MAS)" w:date="2025-12-18T15:58:00Z" w16du:dateUtc="2025-12-18T07:58:00Z"/>
              </w:rPr>
            </w:pPr>
            <w:ins w:id="26" w:author="Wilmond YANG (MAS)" w:date="2026-01-07T15:19:00Z" w16du:dateUtc="2026-01-07T07:19:00Z">
              <w:r>
                <w:t>MAS Enterprise File Transfer</w:t>
              </w:r>
            </w:ins>
            <w:ins w:id="27" w:author="Han Xie CHAI (MAS)" w:date="2025-12-18T15:58:00Z" w16du:dateUtc="2025-12-18T07:58:00Z">
              <w:del w:id="28" w:author="Wilmond YANG (MAS)" w:date="2026-01-07T15:19:00Z" w16du:dateUtc="2026-01-07T07:19:00Z">
                <w:r w:rsidR="00C70325" w:rsidDel="00071934">
                  <w:delText>…</w:delText>
                </w:r>
              </w:del>
            </w:ins>
          </w:p>
        </w:tc>
      </w:tr>
      <w:tr w:rsidR="00280CAE" w:rsidRPr="00280CAE" w14:paraId="462F218C" w14:textId="77777777" w:rsidTr="00C70325">
        <w:tc>
          <w:tcPr>
            <w:tcW w:w="1619" w:type="dxa"/>
            <w:tcPrChange w:id="29" w:author="Han Xie CHAI (MAS)" w:date="2025-12-18T16:10:00Z" w16du:dateUtc="2025-12-18T08:10:00Z">
              <w:tcPr>
                <w:tcW w:w="1579" w:type="dxa"/>
              </w:tcPr>
            </w:tcPrChange>
          </w:tcPr>
          <w:p w14:paraId="77F39F7A" w14:textId="5968A4B2" w:rsidR="00280CAE" w:rsidRPr="00280CAE" w:rsidRDefault="00280CAE" w:rsidP="00280CAE">
            <w:pPr>
              <w:pStyle w:val="NoSpacing"/>
              <w:rPr>
                <w:rFonts w:cstheme="minorHAnsi"/>
                <w:iCs/>
              </w:rPr>
            </w:pPr>
            <w:r w:rsidRPr="00280CAE">
              <w:t>MEPS+</w:t>
            </w:r>
          </w:p>
        </w:tc>
        <w:tc>
          <w:tcPr>
            <w:tcW w:w="8789" w:type="dxa"/>
            <w:tcPrChange w:id="30" w:author="Han Xie CHAI (MAS)" w:date="2025-12-18T16:10:00Z" w16du:dateUtc="2025-12-18T08:10:00Z">
              <w:tcPr>
                <w:tcW w:w="8789" w:type="dxa"/>
              </w:tcPr>
            </w:tcPrChange>
          </w:tcPr>
          <w:p w14:paraId="583A0DC5" w14:textId="290F3C58" w:rsidR="00280CAE" w:rsidRPr="00280CAE" w:rsidRDefault="00280CAE" w:rsidP="00280CAE">
            <w:pPr>
              <w:pStyle w:val="NoSpacing"/>
              <w:rPr>
                <w:rFonts w:cstheme="minorHAnsi"/>
                <w:iCs/>
              </w:rPr>
            </w:pPr>
            <w:r w:rsidRPr="00280CAE">
              <w:t>MAS Electronic Payment System+</w:t>
            </w:r>
          </w:p>
        </w:tc>
      </w:tr>
      <w:tr w:rsidR="00280CAE" w:rsidRPr="00280CAE" w14:paraId="1ED57706" w14:textId="77777777" w:rsidTr="00C70325">
        <w:tc>
          <w:tcPr>
            <w:tcW w:w="1619" w:type="dxa"/>
            <w:tcPrChange w:id="31" w:author="Han Xie CHAI (MAS)" w:date="2025-12-18T16:10:00Z" w16du:dateUtc="2025-12-18T08:10:00Z">
              <w:tcPr>
                <w:tcW w:w="1579" w:type="dxa"/>
              </w:tcPr>
            </w:tcPrChange>
          </w:tcPr>
          <w:p w14:paraId="37422D58" w14:textId="09C92745" w:rsidR="00280CAE" w:rsidRPr="00280CAE" w:rsidRDefault="00280CAE" w:rsidP="00280CAE">
            <w:pPr>
              <w:pStyle w:val="NoSpacing"/>
            </w:pPr>
            <w:r>
              <w:t>NRIC</w:t>
            </w:r>
          </w:p>
        </w:tc>
        <w:tc>
          <w:tcPr>
            <w:tcW w:w="8789" w:type="dxa"/>
            <w:tcPrChange w:id="32" w:author="Han Xie CHAI (MAS)" w:date="2025-12-18T16:10:00Z" w16du:dateUtc="2025-12-18T08:10:00Z">
              <w:tcPr>
                <w:tcW w:w="8789" w:type="dxa"/>
              </w:tcPr>
            </w:tcPrChange>
          </w:tcPr>
          <w:p w14:paraId="00D24CB5" w14:textId="7C03D97F" w:rsidR="00280CAE" w:rsidRPr="00280CAE" w:rsidRDefault="00280CAE" w:rsidP="00280CAE">
            <w:pPr>
              <w:pStyle w:val="NoSpacing"/>
            </w:pPr>
            <w:r>
              <w:t>National Registration Identity Card</w:t>
            </w:r>
          </w:p>
        </w:tc>
      </w:tr>
      <w:tr w:rsidR="00280CAE" w:rsidRPr="00280CAE" w14:paraId="3FECFD3D" w14:textId="77777777" w:rsidTr="00C70325">
        <w:tc>
          <w:tcPr>
            <w:tcW w:w="1619" w:type="dxa"/>
            <w:tcPrChange w:id="33" w:author="Han Xie CHAI (MAS)" w:date="2025-12-18T16:10:00Z" w16du:dateUtc="2025-12-18T08:10:00Z">
              <w:tcPr>
                <w:tcW w:w="1579" w:type="dxa"/>
              </w:tcPr>
            </w:tcPrChange>
          </w:tcPr>
          <w:p w14:paraId="2B8F8D70" w14:textId="0EC0D453" w:rsidR="00280CAE" w:rsidRPr="00280CAE" w:rsidRDefault="00280CAE" w:rsidP="00280CAE">
            <w:pPr>
              <w:pStyle w:val="NoSpacing"/>
            </w:pPr>
            <w:r w:rsidRPr="00280CAE">
              <w:t>OCBC</w:t>
            </w:r>
          </w:p>
        </w:tc>
        <w:tc>
          <w:tcPr>
            <w:tcW w:w="8789" w:type="dxa"/>
            <w:tcPrChange w:id="34" w:author="Han Xie CHAI (MAS)" w:date="2025-12-18T16:10:00Z" w16du:dateUtc="2025-12-18T08:10:00Z">
              <w:tcPr>
                <w:tcW w:w="8789" w:type="dxa"/>
              </w:tcPr>
            </w:tcPrChange>
          </w:tcPr>
          <w:p w14:paraId="3D31DB87" w14:textId="4FF53409" w:rsidR="00280CAE" w:rsidRPr="00280CAE" w:rsidRDefault="00280CAE" w:rsidP="00280CAE">
            <w:pPr>
              <w:pStyle w:val="NoSpacing"/>
            </w:pPr>
            <w:r w:rsidRPr="00280CAE">
              <w:t>Oversea-Chinese Banking Corporation – a Primary Dealer</w:t>
            </w:r>
          </w:p>
        </w:tc>
      </w:tr>
      <w:tr w:rsidR="00280CAE" w:rsidRPr="00280CAE" w14:paraId="4B4E6922" w14:textId="77777777" w:rsidTr="00C70325">
        <w:tc>
          <w:tcPr>
            <w:tcW w:w="1619" w:type="dxa"/>
            <w:tcPrChange w:id="35" w:author="Han Xie CHAI (MAS)" w:date="2025-12-18T16:10:00Z" w16du:dateUtc="2025-12-18T08:10:00Z">
              <w:tcPr>
                <w:tcW w:w="1579" w:type="dxa"/>
              </w:tcPr>
            </w:tcPrChange>
          </w:tcPr>
          <w:p w14:paraId="1167D015" w14:textId="24B86A3A" w:rsidR="00280CAE" w:rsidRPr="00280CAE" w:rsidRDefault="00280CAE" w:rsidP="00280CAE">
            <w:pPr>
              <w:pStyle w:val="NoSpacing"/>
            </w:pPr>
            <w:r w:rsidRPr="00280CAE">
              <w:t>OMEGA</w:t>
            </w:r>
          </w:p>
        </w:tc>
        <w:tc>
          <w:tcPr>
            <w:tcW w:w="8789" w:type="dxa"/>
            <w:tcPrChange w:id="36" w:author="Han Xie CHAI (MAS)" w:date="2025-12-18T16:10:00Z" w16du:dateUtc="2025-12-18T08:10:00Z">
              <w:tcPr>
                <w:tcW w:w="8789" w:type="dxa"/>
              </w:tcPr>
            </w:tcPrChange>
          </w:tcPr>
          <w:p w14:paraId="56A677CA" w14:textId="3255FD4E" w:rsidR="00280CAE" w:rsidRPr="00280CAE" w:rsidRDefault="00280CAE" w:rsidP="00280CAE">
            <w:pPr>
              <w:pStyle w:val="NoSpacing"/>
            </w:pPr>
            <w:r w:rsidRPr="00280CAE">
              <w:t>Open Market Execution Gateway</w:t>
            </w:r>
          </w:p>
        </w:tc>
      </w:tr>
      <w:tr w:rsidR="00280CAE" w:rsidRPr="00280CAE" w14:paraId="32663A07" w14:textId="77777777" w:rsidTr="00C70325">
        <w:tc>
          <w:tcPr>
            <w:tcW w:w="1619" w:type="dxa"/>
            <w:tcPrChange w:id="37" w:author="Han Xie CHAI (MAS)" w:date="2025-12-18T16:10:00Z" w16du:dateUtc="2025-12-18T08:10:00Z">
              <w:tcPr>
                <w:tcW w:w="1579" w:type="dxa"/>
              </w:tcPr>
            </w:tcPrChange>
          </w:tcPr>
          <w:p w14:paraId="1E7EDF11" w14:textId="5A1CEA29" w:rsidR="00280CAE" w:rsidRPr="00280CAE" w:rsidRDefault="00280CAE" w:rsidP="00280CAE">
            <w:pPr>
              <w:pStyle w:val="NoSpacing"/>
            </w:pPr>
            <w:r w:rsidRPr="00280CAE">
              <w:t>PD</w:t>
            </w:r>
          </w:p>
        </w:tc>
        <w:tc>
          <w:tcPr>
            <w:tcW w:w="8789" w:type="dxa"/>
            <w:tcPrChange w:id="38" w:author="Han Xie CHAI (MAS)" w:date="2025-12-18T16:10:00Z" w16du:dateUtc="2025-12-18T08:10:00Z">
              <w:tcPr>
                <w:tcW w:w="8789" w:type="dxa"/>
              </w:tcPr>
            </w:tcPrChange>
          </w:tcPr>
          <w:p w14:paraId="044050BE" w14:textId="71924578" w:rsidR="00280CAE" w:rsidRPr="00280CAE" w:rsidRDefault="00280CAE" w:rsidP="00280CAE">
            <w:pPr>
              <w:pStyle w:val="NoSpacing"/>
            </w:pPr>
            <w:r w:rsidRPr="00280CAE">
              <w:t>Primary Dealer</w:t>
            </w:r>
          </w:p>
        </w:tc>
      </w:tr>
      <w:tr w:rsidR="00280CAE" w:rsidRPr="00280CAE" w14:paraId="64415797" w14:textId="77777777" w:rsidTr="00C70325">
        <w:tc>
          <w:tcPr>
            <w:tcW w:w="1619" w:type="dxa"/>
            <w:tcPrChange w:id="39" w:author="Han Xie CHAI (MAS)" w:date="2025-12-18T16:10:00Z" w16du:dateUtc="2025-12-18T08:10:00Z">
              <w:tcPr>
                <w:tcW w:w="1579" w:type="dxa"/>
              </w:tcPr>
            </w:tcPrChange>
          </w:tcPr>
          <w:p w14:paraId="221A1369" w14:textId="2DF9F397" w:rsidR="00280CAE" w:rsidRPr="00280CAE" w:rsidRDefault="00280CAE" w:rsidP="00280CAE">
            <w:pPr>
              <w:pStyle w:val="NoSpacing"/>
            </w:pPr>
            <w:r w:rsidRPr="00280CAE">
              <w:t>SRS</w:t>
            </w:r>
          </w:p>
        </w:tc>
        <w:tc>
          <w:tcPr>
            <w:tcW w:w="8789" w:type="dxa"/>
            <w:tcPrChange w:id="40" w:author="Han Xie CHAI (MAS)" w:date="2025-12-18T16:10:00Z" w16du:dateUtc="2025-12-18T08:10:00Z">
              <w:tcPr>
                <w:tcW w:w="8789" w:type="dxa"/>
              </w:tcPr>
            </w:tcPrChange>
          </w:tcPr>
          <w:p w14:paraId="5D677005" w14:textId="24D9F45F" w:rsidR="00280CAE" w:rsidRPr="00280CAE" w:rsidRDefault="00280CAE" w:rsidP="00280CAE">
            <w:pPr>
              <w:pStyle w:val="NoSpacing"/>
            </w:pPr>
            <w:r w:rsidRPr="00280CAE">
              <w:t>Supplementary Retirement Scheme</w:t>
            </w:r>
          </w:p>
        </w:tc>
      </w:tr>
      <w:tr w:rsidR="00280CAE" w:rsidRPr="00280CAE" w14:paraId="038A4E7C" w14:textId="77777777" w:rsidTr="00C70325">
        <w:tc>
          <w:tcPr>
            <w:tcW w:w="1619" w:type="dxa"/>
            <w:tcPrChange w:id="41" w:author="Han Xie CHAI (MAS)" w:date="2025-12-18T16:10:00Z" w16du:dateUtc="2025-12-18T08:10:00Z">
              <w:tcPr>
                <w:tcW w:w="1579" w:type="dxa"/>
              </w:tcPr>
            </w:tcPrChange>
          </w:tcPr>
          <w:p w14:paraId="524B4159" w14:textId="59CDEAA8" w:rsidR="00280CAE" w:rsidRPr="00280CAE" w:rsidRDefault="00280CAE" w:rsidP="00280CAE">
            <w:pPr>
              <w:pStyle w:val="NoSpacing"/>
            </w:pPr>
            <w:commentRangeStart w:id="42"/>
            <w:commentRangeStart w:id="43"/>
            <w:r w:rsidRPr="00280CAE">
              <w:t>SSB</w:t>
            </w:r>
            <w:del w:id="44" w:author="Jasmine WL TEO (MAS)" w:date="2025-12-18T15:35:00Z" w16du:dateUtc="2025-12-18T07:35:00Z">
              <w:r w:rsidRPr="00280CAE">
                <w:delText>s</w:delText>
              </w:r>
            </w:del>
            <w:commentRangeEnd w:id="42"/>
            <w:r w:rsidR="00575B90">
              <w:rPr>
                <w:rStyle w:val="CommentReference"/>
              </w:rPr>
              <w:commentReference w:id="42"/>
            </w:r>
            <w:commentRangeEnd w:id="43"/>
            <w:r w:rsidR="00D53011">
              <w:rPr>
                <w:rStyle w:val="CommentReference"/>
              </w:rPr>
              <w:commentReference w:id="43"/>
            </w:r>
          </w:p>
        </w:tc>
        <w:tc>
          <w:tcPr>
            <w:tcW w:w="8789" w:type="dxa"/>
            <w:tcPrChange w:id="45" w:author="Han Xie CHAI (MAS)" w:date="2025-12-18T16:10:00Z" w16du:dateUtc="2025-12-18T08:10:00Z">
              <w:tcPr>
                <w:tcW w:w="8789" w:type="dxa"/>
              </w:tcPr>
            </w:tcPrChange>
          </w:tcPr>
          <w:p w14:paraId="2C16D8DD" w14:textId="3BFABD0E" w:rsidR="00280CAE" w:rsidRPr="00280CAE" w:rsidRDefault="00280CAE" w:rsidP="00280CAE">
            <w:pPr>
              <w:pStyle w:val="NoSpacing"/>
            </w:pPr>
            <w:r w:rsidRPr="00280CAE">
              <w:t>Singapore Savings Bonds</w:t>
            </w:r>
          </w:p>
        </w:tc>
      </w:tr>
      <w:tr w:rsidR="00280CAE" w:rsidRPr="00280CAE" w14:paraId="2941E9A4" w14:textId="77777777" w:rsidTr="00C70325">
        <w:tc>
          <w:tcPr>
            <w:tcW w:w="1619" w:type="dxa"/>
            <w:tcPrChange w:id="46" w:author="Han Xie CHAI (MAS)" w:date="2025-12-18T16:10:00Z" w16du:dateUtc="2025-12-18T08:10:00Z">
              <w:tcPr>
                <w:tcW w:w="1579" w:type="dxa"/>
              </w:tcPr>
            </w:tcPrChange>
          </w:tcPr>
          <w:p w14:paraId="3101C12F" w14:textId="5DEF1BEB" w:rsidR="00280CAE" w:rsidRPr="00280CAE" w:rsidRDefault="00280CAE" w:rsidP="00280CAE">
            <w:pPr>
              <w:pStyle w:val="NoSpacing"/>
            </w:pPr>
            <w:r w:rsidRPr="00280CAE">
              <w:t>UOB</w:t>
            </w:r>
          </w:p>
        </w:tc>
        <w:tc>
          <w:tcPr>
            <w:tcW w:w="8789" w:type="dxa"/>
            <w:tcPrChange w:id="47" w:author="Han Xie CHAI (MAS)" w:date="2025-12-18T16:10:00Z" w16du:dateUtc="2025-12-18T08:10:00Z">
              <w:tcPr>
                <w:tcW w:w="8789" w:type="dxa"/>
              </w:tcPr>
            </w:tcPrChange>
          </w:tcPr>
          <w:p w14:paraId="2B5CFC25" w14:textId="0BFB5AF0" w:rsidR="00280CAE" w:rsidRPr="00280CAE" w:rsidRDefault="00280CAE" w:rsidP="00280CAE">
            <w:pPr>
              <w:pStyle w:val="NoSpacing"/>
            </w:pPr>
            <w:r w:rsidRPr="00280CAE">
              <w:t>United Overseas Bank – a Primary Dealer</w:t>
            </w:r>
          </w:p>
        </w:tc>
      </w:tr>
    </w:tbl>
    <w:p w14:paraId="4699EEAF" w14:textId="401E1CD8" w:rsidR="007C7C7F" w:rsidRPr="00280CAE" w:rsidRDefault="007C7C7F" w:rsidP="007C7C7F">
      <w:pPr>
        <w:pStyle w:val="Caption"/>
      </w:pPr>
      <w:r w:rsidRPr="00280CAE">
        <w:lastRenderedPageBreak/>
        <w:t xml:space="preserve">Table </w:t>
      </w:r>
      <w:r w:rsidRPr="00280CAE">
        <w:fldChar w:fldCharType="begin"/>
      </w:r>
      <w:r w:rsidRPr="00280CAE">
        <w:instrText xml:space="preserve"> SEQ Table \* ARABIC </w:instrText>
      </w:r>
      <w:r w:rsidRPr="00280CAE">
        <w:fldChar w:fldCharType="separate"/>
      </w:r>
      <w:r w:rsidR="00280CAE" w:rsidRPr="00280CAE">
        <w:rPr>
          <w:noProof/>
        </w:rPr>
        <w:t>1</w:t>
      </w:r>
      <w:r w:rsidRPr="00280CAE">
        <w:fldChar w:fldCharType="end"/>
      </w:r>
      <w:r w:rsidRPr="00280CAE">
        <w:t>: Acronyms used in document</w:t>
      </w:r>
    </w:p>
    <w:p w14:paraId="5E7C422F" w14:textId="48DB22F1" w:rsidR="006B2F47" w:rsidRPr="00280CAE" w:rsidRDefault="006B2F47" w:rsidP="006B2F47">
      <w:pPr>
        <w:pStyle w:val="Heading2"/>
        <w:rPr>
          <w:lang w:val="en-SG"/>
        </w:rPr>
      </w:pPr>
      <w:bookmarkStart w:id="48" w:name="_Toc216213524"/>
      <w:r w:rsidRPr="00280CAE">
        <w:rPr>
          <w:lang w:val="en-SG"/>
        </w:rPr>
        <w:t>Reference</w:t>
      </w:r>
      <w:bookmarkEnd w:id="48"/>
    </w:p>
    <w:p w14:paraId="6003ED4C" w14:textId="77777777" w:rsidR="006B2F47" w:rsidRPr="00280CAE" w:rsidRDefault="006B2F47" w:rsidP="003F1708">
      <w:r w:rsidRPr="00280CAE">
        <w:t>The following documents are referenced throughout this functional specification and should be consulted for additional context, detailed requirements, and technical information that supports the functional requirements described in this document.</w:t>
      </w:r>
    </w:p>
    <w:p w14:paraId="11B36FDA" w14:textId="0F82E390" w:rsidR="006B2F47" w:rsidRPr="00280CAE" w:rsidRDefault="002F4DF0" w:rsidP="003F1708">
      <w:pPr>
        <w:pStyle w:val="NumberedList"/>
      </w:pPr>
      <w:r w:rsidRPr="00280CAE">
        <w:t>MAS_OMEGA – Functional Specifications Document (Issuance Calendar).docx</w:t>
      </w:r>
    </w:p>
    <w:p w14:paraId="1AABDAD9" w14:textId="46978ABB" w:rsidR="006E2D84" w:rsidRDefault="006E2D84" w:rsidP="006E2D84">
      <w:pPr>
        <w:pStyle w:val="NumberedList"/>
      </w:pPr>
      <w:r w:rsidRPr="00280CAE">
        <w:t>MAS_OMEGA – Functional Specifications Document (Announcements).docx</w:t>
      </w:r>
    </w:p>
    <w:p w14:paraId="67BEDB63" w14:textId="08B27A94" w:rsidR="00FF43FE" w:rsidRPr="00FF43FE" w:rsidRDefault="00FF43FE" w:rsidP="006E2D84">
      <w:pPr>
        <w:pStyle w:val="NumberedList"/>
      </w:pPr>
      <w:r w:rsidRPr="00FF43FE">
        <w:t>MAS_OMEGA – Functional Specifications Document (Allotment).docx</w:t>
      </w:r>
    </w:p>
    <w:p w14:paraId="16119B08" w14:textId="2445F7F2" w:rsidR="000F6657" w:rsidRPr="00280CAE" w:rsidRDefault="000F6657" w:rsidP="006E2D84">
      <w:pPr>
        <w:pStyle w:val="NumberedList"/>
      </w:pPr>
      <w:r w:rsidRPr="00280CAE">
        <w:t>MAS_OMEGA – Functional Specifications Document (Reports).docx</w:t>
      </w:r>
    </w:p>
    <w:p w14:paraId="7DE6EBBB" w14:textId="30263618" w:rsidR="000F6657" w:rsidRPr="00280CAE" w:rsidRDefault="000F6657" w:rsidP="006E2D84">
      <w:pPr>
        <w:pStyle w:val="NumberedList"/>
      </w:pPr>
      <w:r w:rsidRPr="00280CAE">
        <w:t>MAS_OMEGA – Functional Specifications Document (Administration).docx</w:t>
      </w:r>
    </w:p>
    <w:p w14:paraId="174E400B" w14:textId="6D562714" w:rsidR="0022684C" w:rsidRPr="00280CAE" w:rsidRDefault="0022684C" w:rsidP="0022684C">
      <w:pPr>
        <w:pStyle w:val="NumberedList"/>
      </w:pPr>
      <w:r w:rsidRPr="00280CAE">
        <w:t>MAS_OMEGA – Functional Specifications Document (Common Functions).docx</w:t>
      </w:r>
    </w:p>
    <w:p w14:paraId="0A72BAE7" w14:textId="1CEEC5F0" w:rsidR="00280CAE" w:rsidRPr="00280CAE" w:rsidRDefault="00280CAE" w:rsidP="00280CAE">
      <w:pPr>
        <w:pStyle w:val="NumberedList"/>
      </w:pPr>
      <w:r w:rsidRPr="00280CAE">
        <w:t>MAS OMEGA - Interface Specifications Document - (FIs and CDP).docx</w:t>
      </w:r>
    </w:p>
    <w:p w14:paraId="6E78E783" w14:textId="1344DCCD" w:rsidR="00280CAE" w:rsidRPr="00280CAE" w:rsidRDefault="00280CAE" w:rsidP="00280CAE">
      <w:pPr>
        <w:pStyle w:val="NumberedList"/>
      </w:pPr>
      <w:r w:rsidRPr="00280CAE">
        <w:t>MAS OMEGA - Interface Specifications Document - (MEPS+).docx</w:t>
      </w:r>
    </w:p>
    <w:p w14:paraId="2F568440" w14:textId="4EE33316" w:rsidR="00280CAE" w:rsidRPr="00280CAE" w:rsidRDefault="00280CAE" w:rsidP="00280CAE">
      <w:pPr>
        <w:pStyle w:val="NumberedList"/>
      </w:pPr>
      <w:r w:rsidRPr="00280CAE">
        <w:t>MAS OMEGA - Interface Specifications Document - (SSB Portal).docx</w:t>
      </w:r>
    </w:p>
    <w:p w14:paraId="047D0D33" w14:textId="39E0E808" w:rsidR="006B2F47" w:rsidRPr="00280CAE" w:rsidRDefault="006B2F47" w:rsidP="00CC36EA">
      <w:pPr>
        <w:pStyle w:val="Heading1"/>
      </w:pPr>
      <w:bookmarkStart w:id="49" w:name="_Toc216213525"/>
      <w:r w:rsidRPr="00280CAE">
        <w:t>Functional Requirements</w:t>
      </w:r>
      <w:bookmarkEnd w:id="49"/>
    </w:p>
    <w:p w14:paraId="3FC64F51" w14:textId="024072DC" w:rsidR="006B2F47" w:rsidRPr="00280CAE" w:rsidRDefault="006B2F47" w:rsidP="006B2F47">
      <w:pPr>
        <w:pStyle w:val="Heading2"/>
        <w:rPr>
          <w:lang w:val="en-SG"/>
        </w:rPr>
      </w:pPr>
      <w:bookmarkStart w:id="50" w:name="_Toc216213526"/>
      <w:r w:rsidRPr="00280CAE">
        <w:rPr>
          <w:lang w:val="en-SG"/>
        </w:rPr>
        <w:t>Purpose of Module</w:t>
      </w:r>
      <w:bookmarkEnd w:id="50"/>
    </w:p>
    <w:p w14:paraId="049B7138" w14:textId="22E29611" w:rsidR="002F4DF0" w:rsidRPr="00280CAE" w:rsidRDefault="00B22F48" w:rsidP="00E70F94">
      <w:r w:rsidRPr="00280CAE">
        <w:t xml:space="preserve">OMEGA </w:t>
      </w:r>
      <w:del w:id="51" w:author="Han Xie CHAI (MAS)" w:date="2025-12-18T15:26:00Z" w16du:dateUtc="2025-12-18T07:26:00Z">
        <w:r w:rsidRPr="00280CAE">
          <w:delText xml:space="preserve">will </w:delText>
        </w:r>
      </w:del>
      <w:ins w:id="52" w:author="Han Xie CHAI (MAS)" w:date="2025-12-18T15:26:00Z" w16du:dateUtc="2025-12-18T07:26:00Z">
        <w:r w:rsidR="000D3225">
          <w:t>is</w:t>
        </w:r>
      </w:ins>
      <w:del w:id="53" w:author="Han Xie CHAI (MAS)" w:date="2025-12-18T15:26:00Z" w16du:dateUtc="2025-12-18T07:26:00Z">
        <w:r w:rsidRPr="00280CAE">
          <w:delText>be</w:delText>
        </w:r>
      </w:del>
      <w:r w:rsidRPr="00280CAE">
        <w:t xml:space="preserve"> able to handle </w:t>
      </w:r>
      <w:commentRangeStart w:id="54"/>
      <w:commentRangeStart w:id="55"/>
      <w:r w:rsidRPr="00280CAE">
        <w:t>processes that are specific to SSBs</w:t>
      </w:r>
      <w:r w:rsidR="002F4DF0" w:rsidRPr="00280CAE">
        <w:t xml:space="preserve"> </w:t>
      </w:r>
      <w:commentRangeEnd w:id="54"/>
      <w:r w:rsidR="000D3225">
        <w:rPr>
          <w:rStyle w:val="CommentReference"/>
        </w:rPr>
        <w:commentReference w:id="54"/>
      </w:r>
      <w:commentRangeEnd w:id="55"/>
      <w:r w:rsidR="00BD0613">
        <w:rPr>
          <w:rStyle w:val="CommentReference"/>
        </w:rPr>
        <w:commentReference w:id="55"/>
      </w:r>
      <w:r w:rsidR="002F4DF0" w:rsidRPr="00280CAE">
        <w:t xml:space="preserve">as listed in </w:t>
      </w:r>
      <w:r w:rsidR="002F4DF0" w:rsidRPr="00280CAE">
        <w:fldChar w:fldCharType="begin"/>
      </w:r>
      <w:r w:rsidR="002F4DF0" w:rsidRPr="00280CAE">
        <w:instrText xml:space="preserve"> REF _Ref216185292 \r \h </w:instrText>
      </w:r>
      <w:r w:rsidR="002F4DF0" w:rsidRPr="00280CAE">
        <w:fldChar w:fldCharType="separate"/>
      </w:r>
      <w:r w:rsidR="003868C2" w:rsidRPr="00280CAE">
        <w:t>1.2</w:t>
      </w:r>
      <w:r w:rsidR="002F4DF0" w:rsidRPr="00280CAE">
        <w:fldChar w:fldCharType="end"/>
      </w:r>
      <w:r w:rsidR="002F4DF0" w:rsidRPr="00280CAE">
        <w:t xml:space="preserve"> </w:t>
      </w:r>
      <w:r w:rsidR="002F4DF0" w:rsidRPr="00280CAE">
        <w:fldChar w:fldCharType="begin"/>
      </w:r>
      <w:r w:rsidR="002F4DF0" w:rsidRPr="00280CAE">
        <w:instrText xml:space="preserve"> REF _Ref216185293 \h </w:instrText>
      </w:r>
      <w:r w:rsidR="002F4DF0" w:rsidRPr="00280CAE">
        <w:fldChar w:fldCharType="separate"/>
      </w:r>
      <w:r w:rsidR="003868C2" w:rsidRPr="00280CAE">
        <w:t>Scope</w:t>
      </w:r>
      <w:r w:rsidR="002F4DF0" w:rsidRPr="00280CAE">
        <w:fldChar w:fldCharType="end"/>
      </w:r>
      <w:r w:rsidRPr="00280CAE">
        <w:t>.</w:t>
      </w:r>
    </w:p>
    <w:p w14:paraId="1CFDC834" w14:textId="52768EBC" w:rsidR="006B2F47" w:rsidRPr="00280CAE" w:rsidRDefault="006B2F47" w:rsidP="006B2F47">
      <w:pPr>
        <w:pStyle w:val="Heading2"/>
        <w:rPr>
          <w:lang w:val="en-SG"/>
        </w:rPr>
      </w:pPr>
      <w:bookmarkStart w:id="56" w:name="_Toc216213527"/>
      <w:commentRangeStart w:id="57"/>
      <w:r w:rsidRPr="00280CAE">
        <w:rPr>
          <w:lang w:val="en-SG"/>
        </w:rPr>
        <w:t>Process Diagram</w:t>
      </w:r>
      <w:r w:rsidR="009F3006" w:rsidRPr="00280CAE">
        <w:rPr>
          <w:lang w:val="en-SG"/>
        </w:rPr>
        <w:t>s</w:t>
      </w:r>
      <w:bookmarkEnd w:id="56"/>
      <w:commentRangeEnd w:id="57"/>
      <w:r w:rsidR="00087582">
        <w:rPr>
          <w:rStyle w:val="CommentReference"/>
          <w:rFonts w:asciiTheme="minorHAnsi" w:eastAsiaTheme="minorHAnsi" w:hAnsiTheme="minorHAnsi" w:cstheme="minorBidi"/>
          <w:b w:val="0"/>
          <w:smallCaps w:val="0"/>
          <w:lang w:val="en-SG"/>
        </w:rPr>
        <w:commentReference w:id="57"/>
      </w:r>
    </w:p>
    <w:p w14:paraId="51E0B823" w14:textId="55C97018" w:rsidR="006B2F47" w:rsidRPr="00280CAE" w:rsidRDefault="006B2F47" w:rsidP="003F1708">
      <w:r w:rsidRPr="00280CAE">
        <w:t xml:space="preserve">The </w:t>
      </w:r>
      <w:r w:rsidR="009F3006" w:rsidRPr="00280CAE">
        <w:t xml:space="preserve">figure </w:t>
      </w:r>
      <w:r w:rsidRPr="00280CAE">
        <w:t xml:space="preserve">below </w:t>
      </w:r>
      <w:r w:rsidR="009F3006" w:rsidRPr="00280CAE">
        <w:t>shows</w:t>
      </w:r>
      <w:r w:rsidRPr="00280CAE">
        <w:t xml:space="preserve"> the high-level activities</w:t>
      </w:r>
      <w:r w:rsidR="00B22F48" w:rsidRPr="00280CAE">
        <w:t xml:space="preserve"> </w:t>
      </w:r>
      <w:r w:rsidR="002F4DF0" w:rsidRPr="00280CAE">
        <w:t>specific to</w:t>
      </w:r>
      <w:r w:rsidR="00B22F48" w:rsidRPr="00280CAE">
        <w:t xml:space="preserve"> SSBs in a calendar month</w:t>
      </w:r>
      <w:r w:rsidR="009F3006" w:rsidRPr="00280CAE">
        <w:t>:</w:t>
      </w:r>
    </w:p>
    <w:tbl>
      <w:tblPr>
        <w:tblW w:w="109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Change w:id="58" w:author="Sin Fong TAN (MAS)" w:date="2026-01-06T14:38:00Z" w16du:dateUtc="2026-01-06T06:38:00Z">
          <w:tblPr>
            <w:tblW w:w="109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PrChange>
      </w:tblPr>
      <w:tblGrid>
        <w:gridCol w:w="993"/>
        <w:gridCol w:w="1559"/>
        <w:gridCol w:w="1174"/>
        <w:gridCol w:w="1438"/>
        <w:gridCol w:w="1438"/>
        <w:gridCol w:w="1438"/>
        <w:gridCol w:w="1438"/>
        <w:gridCol w:w="1438"/>
        <w:tblGridChange w:id="59">
          <w:tblGrid>
            <w:gridCol w:w="35"/>
            <w:gridCol w:w="958"/>
            <w:gridCol w:w="35"/>
            <w:gridCol w:w="1524"/>
            <w:gridCol w:w="35"/>
            <w:gridCol w:w="1139"/>
            <w:gridCol w:w="35"/>
            <w:gridCol w:w="1403"/>
            <w:gridCol w:w="35"/>
            <w:gridCol w:w="1403"/>
            <w:gridCol w:w="35"/>
            <w:gridCol w:w="1403"/>
            <w:gridCol w:w="35"/>
            <w:gridCol w:w="1403"/>
            <w:gridCol w:w="35"/>
            <w:gridCol w:w="1403"/>
            <w:gridCol w:w="35"/>
          </w:tblGrid>
        </w:tblGridChange>
      </w:tblGrid>
      <w:tr w:rsidR="00B22F48" w:rsidRPr="00B22F48" w14:paraId="6CBB7419" w14:textId="77777777" w:rsidTr="00463C82">
        <w:trPr>
          <w:trHeight w:val="580"/>
          <w:trPrChange w:id="60" w:author="Sin Fong TAN (MAS)" w:date="2026-01-06T14:38:00Z" w16du:dateUtc="2026-01-06T06:38:00Z">
            <w:trPr>
              <w:gridBefore w:val="1"/>
              <w:trHeight w:val="580"/>
            </w:trPr>
          </w:trPrChange>
        </w:trPr>
        <w:tc>
          <w:tcPr>
            <w:tcW w:w="993" w:type="dxa"/>
            <w:vAlign w:val="center"/>
            <w:hideMark/>
            <w:tcPrChange w:id="61" w:author="Sin Fong TAN (MAS)" w:date="2026-01-06T14:38:00Z" w16du:dateUtc="2026-01-06T06:38:00Z">
              <w:tcPr>
                <w:tcW w:w="993" w:type="dxa"/>
                <w:gridSpan w:val="2"/>
                <w:vAlign w:val="center"/>
                <w:hideMark/>
              </w:tcPr>
            </w:tcPrChange>
          </w:tcPr>
          <w:p w14:paraId="57C08A0A" w14:textId="77777777" w:rsidR="00B22F48" w:rsidRPr="00280CAE" w:rsidRDefault="00B22F48" w:rsidP="00B22F48">
            <w:pPr>
              <w:pStyle w:val="NoSpacing"/>
            </w:pPr>
            <w:r w:rsidRPr="00280CAE">
              <w:t> </w:t>
            </w:r>
          </w:p>
        </w:tc>
        <w:tc>
          <w:tcPr>
            <w:tcW w:w="1559" w:type="dxa"/>
            <w:shd w:val="clear" w:color="000000" w:fill="E8E8E8"/>
            <w:hideMark/>
            <w:tcPrChange w:id="62" w:author="Sin Fong TAN (MAS)" w:date="2026-01-06T14:38:00Z" w16du:dateUtc="2026-01-06T06:38:00Z">
              <w:tcPr>
                <w:tcW w:w="1559" w:type="dxa"/>
                <w:gridSpan w:val="2"/>
                <w:shd w:val="clear" w:color="000000" w:fill="E8E8E8"/>
                <w:vAlign w:val="bottom"/>
                <w:hideMark/>
              </w:tcPr>
            </w:tcPrChange>
          </w:tcPr>
          <w:p w14:paraId="107C7CAD" w14:textId="434CF98C" w:rsidR="00B22F48" w:rsidRPr="00280CAE" w:rsidRDefault="00B22F48">
            <w:pPr>
              <w:pStyle w:val="NoSpacing"/>
              <w:jc w:val="left"/>
              <w:rPr>
                <w:b/>
                <w:bCs/>
              </w:rPr>
              <w:pPrChange w:id="63" w:author="Sin Fong TAN (MAS)" w:date="2026-01-06T14:37:00Z" w16du:dateUtc="2026-01-06T06:37:00Z">
                <w:pPr>
                  <w:pStyle w:val="NoSpacing"/>
                </w:pPr>
              </w:pPrChange>
            </w:pPr>
            <w:r w:rsidRPr="00280CAE">
              <w:rPr>
                <w:b/>
                <w:bCs/>
              </w:rPr>
              <w:t xml:space="preserve">1st </w:t>
            </w:r>
            <w:commentRangeStart w:id="64"/>
            <w:commentRangeStart w:id="65"/>
            <w:commentRangeStart w:id="66"/>
            <w:commentRangeStart w:id="67"/>
            <w:r w:rsidRPr="00280CAE">
              <w:rPr>
                <w:b/>
                <w:bCs/>
              </w:rPr>
              <w:t xml:space="preserve">Working </w:t>
            </w:r>
            <w:commentRangeEnd w:id="64"/>
            <w:r w:rsidR="00DE5251">
              <w:rPr>
                <w:rStyle w:val="CommentReference"/>
              </w:rPr>
              <w:commentReference w:id="64"/>
            </w:r>
            <w:commentRangeEnd w:id="65"/>
            <w:r w:rsidR="001D6A00">
              <w:rPr>
                <w:rStyle w:val="CommentReference"/>
              </w:rPr>
              <w:commentReference w:id="65"/>
            </w:r>
            <w:commentRangeEnd w:id="66"/>
            <w:r w:rsidR="000D3225">
              <w:rPr>
                <w:rStyle w:val="CommentReference"/>
              </w:rPr>
              <w:commentReference w:id="66"/>
            </w:r>
            <w:commentRangeEnd w:id="67"/>
            <w:r w:rsidR="00A95592">
              <w:rPr>
                <w:rStyle w:val="CommentReference"/>
              </w:rPr>
              <w:commentReference w:id="67"/>
            </w:r>
            <w:r w:rsidRPr="00280CAE">
              <w:rPr>
                <w:b/>
                <w:bCs/>
              </w:rPr>
              <w:t>Day</w:t>
            </w:r>
          </w:p>
        </w:tc>
        <w:tc>
          <w:tcPr>
            <w:tcW w:w="1174" w:type="dxa"/>
            <w:shd w:val="clear" w:color="000000" w:fill="E8E8E8"/>
            <w:hideMark/>
            <w:tcPrChange w:id="68" w:author="Sin Fong TAN (MAS)" w:date="2026-01-06T14:38:00Z" w16du:dateUtc="2026-01-06T06:38:00Z">
              <w:tcPr>
                <w:tcW w:w="1174" w:type="dxa"/>
                <w:gridSpan w:val="2"/>
                <w:shd w:val="clear" w:color="000000" w:fill="E8E8E8"/>
                <w:vAlign w:val="bottom"/>
                <w:hideMark/>
              </w:tcPr>
            </w:tcPrChange>
          </w:tcPr>
          <w:p w14:paraId="12C7A090" w14:textId="77777777" w:rsidR="00B22F48" w:rsidRPr="00280CAE" w:rsidRDefault="00B22F48">
            <w:pPr>
              <w:pStyle w:val="NoSpacing"/>
              <w:jc w:val="left"/>
              <w:rPr>
                <w:b/>
                <w:bCs/>
              </w:rPr>
              <w:pPrChange w:id="69" w:author="Sin Fong TAN (MAS)" w:date="2026-01-06T14:37:00Z" w16du:dateUtc="2026-01-06T06:37:00Z">
                <w:pPr>
                  <w:pStyle w:val="NoSpacing"/>
                </w:pPr>
              </w:pPrChange>
            </w:pPr>
            <w:r w:rsidRPr="00280CAE">
              <w:rPr>
                <w:b/>
                <w:bCs/>
              </w:rPr>
              <w:t>2nd Working Day</w:t>
            </w:r>
          </w:p>
        </w:tc>
        <w:tc>
          <w:tcPr>
            <w:tcW w:w="1438" w:type="dxa"/>
            <w:shd w:val="clear" w:color="000000" w:fill="E8E8E8"/>
            <w:hideMark/>
            <w:tcPrChange w:id="70" w:author="Sin Fong TAN (MAS)" w:date="2026-01-06T14:38:00Z" w16du:dateUtc="2026-01-06T06:38:00Z">
              <w:tcPr>
                <w:tcW w:w="1438" w:type="dxa"/>
                <w:gridSpan w:val="2"/>
                <w:shd w:val="clear" w:color="000000" w:fill="E8E8E8"/>
                <w:vAlign w:val="bottom"/>
                <w:hideMark/>
              </w:tcPr>
            </w:tcPrChange>
          </w:tcPr>
          <w:p w14:paraId="0F677222" w14:textId="5E719CA9" w:rsidR="00B22F48" w:rsidRPr="00280CAE" w:rsidRDefault="00B22F48">
            <w:pPr>
              <w:pStyle w:val="NoSpacing"/>
              <w:jc w:val="left"/>
              <w:rPr>
                <w:b/>
                <w:bCs/>
              </w:rPr>
              <w:pPrChange w:id="71" w:author="Sin Fong TAN (MAS)" w:date="2026-01-06T14:37:00Z" w16du:dateUtc="2026-01-06T06:37:00Z">
                <w:pPr>
                  <w:pStyle w:val="NoSpacing"/>
                </w:pPr>
              </w:pPrChange>
            </w:pPr>
            <w:r w:rsidRPr="00280CAE">
              <w:rPr>
                <w:b/>
                <w:bCs/>
              </w:rPr>
              <w:t xml:space="preserve">3rd Working Day to </w:t>
            </w:r>
            <w:r w:rsidR="00D13CF8" w:rsidRPr="00280CAE">
              <w:rPr>
                <w:b/>
                <w:bCs/>
              </w:rPr>
              <w:t>6</w:t>
            </w:r>
            <w:r w:rsidRPr="00280CAE">
              <w:rPr>
                <w:b/>
                <w:bCs/>
              </w:rPr>
              <w:t>th last working day</w:t>
            </w:r>
          </w:p>
        </w:tc>
        <w:tc>
          <w:tcPr>
            <w:tcW w:w="1438" w:type="dxa"/>
            <w:shd w:val="clear" w:color="000000" w:fill="E8E8E8"/>
            <w:hideMark/>
            <w:tcPrChange w:id="72" w:author="Sin Fong TAN (MAS)" w:date="2026-01-06T14:38:00Z" w16du:dateUtc="2026-01-06T06:38:00Z">
              <w:tcPr>
                <w:tcW w:w="1438" w:type="dxa"/>
                <w:gridSpan w:val="2"/>
                <w:shd w:val="clear" w:color="000000" w:fill="E8E8E8"/>
                <w:vAlign w:val="bottom"/>
                <w:hideMark/>
              </w:tcPr>
            </w:tcPrChange>
          </w:tcPr>
          <w:p w14:paraId="0E923036" w14:textId="77777777" w:rsidR="00B22F48" w:rsidRPr="00280CAE" w:rsidRDefault="00B22F48">
            <w:pPr>
              <w:pStyle w:val="NoSpacing"/>
              <w:jc w:val="left"/>
              <w:rPr>
                <w:b/>
                <w:bCs/>
              </w:rPr>
              <w:pPrChange w:id="73" w:author="Sin Fong TAN (MAS)" w:date="2026-01-06T14:37:00Z" w16du:dateUtc="2026-01-06T06:37:00Z">
                <w:pPr>
                  <w:pStyle w:val="NoSpacing"/>
                </w:pPr>
              </w:pPrChange>
            </w:pPr>
            <w:r w:rsidRPr="00280CAE">
              <w:rPr>
                <w:b/>
                <w:bCs/>
              </w:rPr>
              <w:t>5th Last Working Day</w:t>
            </w:r>
          </w:p>
        </w:tc>
        <w:tc>
          <w:tcPr>
            <w:tcW w:w="1438" w:type="dxa"/>
            <w:shd w:val="clear" w:color="000000" w:fill="E8E8E8"/>
            <w:hideMark/>
            <w:tcPrChange w:id="74" w:author="Sin Fong TAN (MAS)" w:date="2026-01-06T14:38:00Z" w16du:dateUtc="2026-01-06T06:38:00Z">
              <w:tcPr>
                <w:tcW w:w="1438" w:type="dxa"/>
                <w:gridSpan w:val="2"/>
                <w:shd w:val="clear" w:color="000000" w:fill="E8E8E8"/>
                <w:vAlign w:val="bottom"/>
                <w:hideMark/>
              </w:tcPr>
            </w:tcPrChange>
          </w:tcPr>
          <w:p w14:paraId="19504164" w14:textId="77777777" w:rsidR="00B22F48" w:rsidRPr="00280CAE" w:rsidRDefault="00B22F48">
            <w:pPr>
              <w:pStyle w:val="NoSpacing"/>
              <w:jc w:val="left"/>
              <w:rPr>
                <w:b/>
                <w:bCs/>
              </w:rPr>
              <w:pPrChange w:id="75" w:author="Sin Fong TAN (MAS)" w:date="2026-01-06T14:37:00Z" w16du:dateUtc="2026-01-06T06:37:00Z">
                <w:pPr>
                  <w:pStyle w:val="NoSpacing"/>
                </w:pPr>
              </w:pPrChange>
            </w:pPr>
            <w:r w:rsidRPr="00280CAE">
              <w:rPr>
                <w:b/>
                <w:bCs/>
              </w:rPr>
              <w:t>4th Last Working Day</w:t>
            </w:r>
          </w:p>
        </w:tc>
        <w:tc>
          <w:tcPr>
            <w:tcW w:w="1438" w:type="dxa"/>
            <w:shd w:val="clear" w:color="000000" w:fill="E8E8E8"/>
            <w:hideMark/>
            <w:tcPrChange w:id="76" w:author="Sin Fong TAN (MAS)" w:date="2026-01-06T14:38:00Z" w16du:dateUtc="2026-01-06T06:38:00Z">
              <w:tcPr>
                <w:tcW w:w="1438" w:type="dxa"/>
                <w:gridSpan w:val="2"/>
                <w:shd w:val="clear" w:color="000000" w:fill="E8E8E8"/>
                <w:vAlign w:val="bottom"/>
                <w:hideMark/>
              </w:tcPr>
            </w:tcPrChange>
          </w:tcPr>
          <w:p w14:paraId="36E94E87" w14:textId="77777777" w:rsidR="00B22F48" w:rsidRPr="00280CAE" w:rsidRDefault="00B22F48">
            <w:pPr>
              <w:pStyle w:val="NoSpacing"/>
              <w:jc w:val="left"/>
              <w:rPr>
                <w:b/>
                <w:bCs/>
              </w:rPr>
              <w:pPrChange w:id="77" w:author="Sin Fong TAN (MAS)" w:date="2026-01-06T14:37:00Z" w16du:dateUtc="2026-01-06T06:37:00Z">
                <w:pPr>
                  <w:pStyle w:val="NoSpacing"/>
                </w:pPr>
              </w:pPrChange>
            </w:pPr>
            <w:r w:rsidRPr="00280CAE">
              <w:rPr>
                <w:b/>
                <w:bCs/>
              </w:rPr>
              <w:t>3rd Last Working Day</w:t>
            </w:r>
          </w:p>
        </w:tc>
        <w:tc>
          <w:tcPr>
            <w:tcW w:w="1438" w:type="dxa"/>
            <w:shd w:val="clear" w:color="000000" w:fill="E8E8E8"/>
            <w:hideMark/>
            <w:tcPrChange w:id="78" w:author="Sin Fong TAN (MAS)" w:date="2026-01-06T14:38:00Z" w16du:dateUtc="2026-01-06T06:38:00Z">
              <w:tcPr>
                <w:tcW w:w="1438" w:type="dxa"/>
                <w:gridSpan w:val="2"/>
                <w:shd w:val="clear" w:color="000000" w:fill="E8E8E8"/>
                <w:vAlign w:val="bottom"/>
                <w:hideMark/>
              </w:tcPr>
            </w:tcPrChange>
          </w:tcPr>
          <w:p w14:paraId="2F766989" w14:textId="77777777" w:rsidR="00B22F48" w:rsidRPr="00280CAE" w:rsidRDefault="00B22F48">
            <w:pPr>
              <w:pStyle w:val="NoSpacing"/>
              <w:jc w:val="left"/>
              <w:rPr>
                <w:b/>
                <w:bCs/>
              </w:rPr>
              <w:pPrChange w:id="79" w:author="Sin Fong TAN (MAS)" w:date="2026-01-06T14:37:00Z" w16du:dateUtc="2026-01-06T06:37:00Z">
                <w:pPr>
                  <w:pStyle w:val="NoSpacing"/>
                </w:pPr>
              </w:pPrChange>
            </w:pPr>
            <w:r w:rsidRPr="00280CAE">
              <w:rPr>
                <w:b/>
                <w:bCs/>
              </w:rPr>
              <w:t>2nd Last and Last Working Day</w:t>
            </w:r>
          </w:p>
        </w:tc>
      </w:tr>
      <w:tr w:rsidR="00B22F48" w:rsidRPr="00280CAE" w14:paraId="4461D280" w14:textId="77777777" w:rsidTr="002F4DF0">
        <w:trPr>
          <w:trHeight w:val="201"/>
        </w:trPr>
        <w:tc>
          <w:tcPr>
            <w:tcW w:w="993" w:type="dxa"/>
            <w:vMerge w:val="restart"/>
            <w:shd w:val="clear" w:color="000000" w:fill="E8E8E8"/>
            <w:vAlign w:val="center"/>
            <w:hideMark/>
          </w:tcPr>
          <w:p w14:paraId="6E61E049" w14:textId="77777777" w:rsidR="00B22F48" w:rsidRPr="00280CAE" w:rsidRDefault="00B22F48">
            <w:pPr>
              <w:pStyle w:val="NoSpacing"/>
              <w:jc w:val="left"/>
              <w:rPr>
                <w:b/>
                <w:bCs/>
              </w:rPr>
              <w:pPrChange w:id="80" w:author="Sin Fong TAN (MAS)" w:date="2026-01-06T14:39:00Z" w16du:dateUtc="2026-01-06T06:39:00Z">
                <w:pPr>
                  <w:pStyle w:val="NoSpacing"/>
                </w:pPr>
              </w:pPrChange>
            </w:pPr>
            <w:r w:rsidRPr="00280CAE">
              <w:rPr>
                <w:b/>
                <w:bCs/>
              </w:rPr>
              <w:t>7:00AM</w:t>
            </w:r>
          </w:p>
        </w:tc>
        <w:tc>
          <w:tcPr>
            <w:tcW w:w="9923" w:type="dxa"/>
            <w:gridSpan w:val="7"/>
            <w:vAlign w:val="bottom"/>
            <w:hideMark/>
          </w:tcPr>
          <w:p w14:paraId="7BA35787" w14:textId="7446CDFA" w:rsidR="00B22F48" w:rsidRPr="00280CAE" w:rsidRDefault="00B22F48" w:rsidP="00B22F48">
            <w:pPr>
              <w:pStyle w:val="NoSpacing"/>
              <w:jc w:val="center"/>
            </w:pPr>
            <w:commentRangeStart w:id="81"/>
            <w:r w:rsidRPr="00280CAE">
              <w:t>Process Holdings Submission File</w:t>
            </w:r>
            <w:commentRangeEnd w:id="81"/>
            <w:r w:rsidR="001B5E68">
              <w:rPr>
                <w:rStyle w:val="CommentReference"/>
              </w:rPr>
              <w:commentReference w:id="81"/>
            </w:r>
          </w:p>
        </w:tc>
      </w:tr>
      <w:tr w:rsidR="00B22F48" w:rsidRPr="00B22F48" w14:paraId="38BEFE34" w14:textId="77777777" w:rsidTr="002F4DF0">
        <w:trPr>
          <w:trHeight w:val="870"/>
        </w:trPr>
        <w:tc>
          <w:tcPr>
            <w:tcW w:w="993" w:type="dxa"/>
            <w:vMerge/>
            <w:vAlign w:val="center"/>
            <w:hideMark/>
          </w:tcPr>
          <w:p w14:paraId="77D54719" w14:textId="77777777" w:rsidR="00B22F48" w:rsidRPr="00280CAE" w:rsidRDefault="00B22F48">
            <w:pPr>
              <w:pStyle w:val="NoSpacing"/>
              <w:jc w:val="left"/>
              <w:rPr>
                <w:b/>
                <w:bCs/>
              </w:rPr>
              <w:pPrChange w:id="82" w:author="Sin Fong TAN (MAS)" w:date="2026-01-06T14:39:00Z" w16du:dateUtc="2026-01-06T06:39:00Z">
                <w:pPr>
                  <w:pStyle w:val="NoSpacing"/>
                </w:pPr>
              </w:pPrChange>
            </w:pPr>
          </w:p>
        </w:tc>
        <w:tc>
          <w:tcPr>
            <w:tcW w:w="1559" w:type="dxa"/>
            <w:vAlign w:val="bottom"/>
            <w:hideMark/>
          </w:tcPr>
          <w:p w14:paraId="4C1578AD" w14:textId="77777777" w:rsidR="00B22F48" w:rsidRPr="00280CAE" w:rsidRDefault="00B22F48" w:rsidP="00B22F48">
            <w:pPr>
              <w:pStyle w:val="NoSpacing"/>
            </w:pPr>
            <w:r w:rsidRPr="00280CAE">
              <w:t> </w:t>
            </w:r>
          </w:p>
        </w:tc>
        <w:tc>
          <w:tcPr>
            <w:tcW w:w="1174" w:type="dxa"/>
            <w:shd w:val="clear" w:color="000000" w:fill="FBE2D5"/>
            <w:vAlign w:val="bottom"/>
            <w:hideMark/>
          </w:tcPr>
          <w:p w14:paraId="6EC36295" w14:textId="77777777" w:rsidR="00B22F48" w:rsidRPr="00280CAE" w:rsidRDefault="00B22F48">
            <w:pPr>
              <w:pStyle w:val="NoSpacing"/>
              <w:jc w:val="left"/>
              <w:pPrChange w:id="83" w:author="Sin Fong TAN (MAS)" w:date="2026-01-06T14:38:00Z" w16du:dateUtc="2026-01-06T06:38:00Z">
                <w:pPr>
                  <w:pStyle w:val="NoSpacing"/>
                </w:pPr>
              </w:pPrChange>
            </w:pPr>
            <w:r w:rsidRPr="00280CAE">
              <w:t>Coupon / Redemption Rate Generation</w:t>
            </w:r>
          </w:p>
        </w:tc>
        <w:tc>
          <w:tcPr>
            <w:tcW w:w="1438" w:type="dxa"/>
            <w:vAlign w:val="bottom"/>
            <w:hideMark/>
          </w:tcPr>
          <w:p w14:paraId="58A9D0E2" w14:textId="77777777" w:rsidR="00B22F48" w:rsidRPr="00280CAE" w:rsidRDefault="00B22F48" w:rsidP="00B22F48">
            <w:pPr>
              <w:pStyle w:val="NoSpacing"/>
            </w:pPr>
            <w:r w:rsidRPr="00280CAE">
              <w:t> </w:t>
            </w:r>
          </w:p>
        </w:tc>
        <w:tc>
          <w:tcPr>
            <w:tcW w:w="1438" w:type="dxa"/>
            <w:vAlign w:val="bottom"/>
            <w:hideMark/>
          </w:tcPr>
          <w:p w14:paraId="05BF5788" w14:textId="77777777" w:rsidR="00B22F48" w:rsidRPr="00280CAE" w:rsidRDefault="00B22F48" w:rsidP="00B22F48">
            <w:pPr>
              <w:pStyle w:val="NoSpacing"/>
            </w:pPr>
            <w:r w:rsidRPr="00280CAE">
              <w:t> </w:t>
            </w:r>
          </w:p>
        </w:tc>
        <w:tc>
          <w:tcPr>
            <w:tcW w:w="1438" w:type="dxa"/>
            <w:vAlign w:val="bottom"/>
            <w:hideMark/>
          </w:tcPr>
          <w:p w14:paraId="188D9F53" w14:textId="77777777" w:rsidR="00B22F48" w:rsidRPr="00280CAE" w:rsidRDefault="00B22F48" w:rsidP="00B22F48">
            <w:pPr>
              <w:pStyle w:val="NoSpacing"/>
            </w:pPr>
            <w:r w:rsidRPr="00280CAE">
              <w:t> </w:t>
            </w:r>
          </w:p>
        </w:tc>
        <w:tc>
          <w:tcPr>
            <w:tcW w:w="1438" w:type="dxa"/>
            <w:vAlign w:val="bottom"/>
            <w:hideMark/>
          </w:tcPr>
          <w:p w14:paraId="0C25FF5C" w14:textId="77777777" w:rsidR="00B22F48" w:rsidRPr="00280CAE" w:rsidRDefault="00B22F48" w:rsidP="00B22F48">
            <w:pPr>
              <w:pStyle w:val="NoSpacing"/>
            </w:pPr>
            <w:r w:rsidRPr="00280CAE">
              <w:t> </w:t>
            </w:r>
          </w:p>
        </w:tc>
        <w:tc>
          <w:tcPr>
            <w:tcW w:w="1438" w:type="dxa"/>
            <w:vAlign w:val="bottom"/>
            <w:hideMark/>
          </w:tcPr>
          <w:p w14:paraId="28C2157C" w14:textId="77777777" w:rsidR="00B22F48" w:rsidRPr="00280CAE" w:rsidRDefault="00B22F48" w:rsidP="00B22F48">
            <w:pPr>
              <w:pStyle w:val="NoSpacing"/>
            </w:pPr>
            <w:r w:rsidRPr="00280CAE">
              <w:t> </w:t>
            </w:r>
          </w:p>
        </w:tc>
      </w:tr>
      <w:tr w:rsidR="00B22F48" w:rsidRPr="00B22F48" w14:paraId="70D0FEB9" w14:textId="77777777" w:rsidTr="002F4DF0">
        <w:trPr>
          <w:trHeight w:val="580"/>
        </w:trPr>
        <w:tc>
          <w:tcPr>
            <w:tcW w:w="993" w:type="dxa"/>
            <w:shd w:val="clear" w:color="000000" w:fill="E8E8E8"/>
            <w:vAlign w:val="center"/>
            <w:hideMark/>
          </w:tcPr>
          <w:p w14:paraId="122AE7A9" w14:textId="77777777" w:rsidR="00B22F48" w:rsidRPr="00280CAE" w:rsidRDefault="00B22F48">
            <w:pPr>
              <w:pStyle w:val="NoSpacing"/>
              <w:jc w:val="left"/>
              <w:rPr>
                <w:b/>
                <w:bCs/>
              </w:rPr>
              <w:pPrChange w:id="84" w:author="Sin Fong TAN (MAS)" w:date="2026-01-06T14:39:00Z" w16du:dateUtc="2026-01-06T06:39:00Z">
                <w:pPr>
                  <w:pStyle w:val="NoSpacing"/>
                </w:pPr>
              </w:pPrChange>
            </w:pPr>
            <w:r w:rsidRPr="00280CAE">
              <w:rPr>
                <w:b/>
                <w:bCs/>
              </w:rPr>
              <w:t>7:30AM</w:t>
            </w:r>
          </w:p>
        </w:tc>
        <w:tc>
          <w:tcPr>
            <w:tcW w:w="1559" w:type="dxa"/>
            <w:shd w:val="clear" w:color="000000" w:fill="61CBF3"/>
            <w:vAlign w:val="bottom"/>
            <w:hideMark/>
          </w:tcPr>
          <w:p w14:paraId="1305FEE9" w14:textId="77777777" w:rsidR="00B22F48" w:rsidRPr="00280CAE" w:rsidRDefault="00B22F48" w:rsidP="00B22F48">
            <w:pPr>
              <w:pStyle w:val="NoSpacing"/>
            </w:pPr>
            <w:commentRangeStart w:id="85"/>
            <w:r w:rsidRPr="00280CAE">
              <w:t>SSB Housekeeping</w:t>
            </w:r>
            <w:commentRangeEnd w:id="85"/>
            <w:r w:rsidR="00A03DC5">
              <w:rPr>
                <w:rStyle w:val="CommentReference"/>
              </w:rPr>
              <w:commentReference w:id="85"/>
            </w:r>
          </w:p>
        </w:tc>
        <w:tc>
          <w:tcPr>
            <w:tcW w:w="1174" w:type="dxa"/>
            <w:vAlign w:val="bottom"/>
            <w:hideMark/>
          </w:tcPr>
          <w:p w14:paraId="6810F32E" w14:textId="77777777" w:rsidR="00B22F48" w:rsidRPr="00280CAE" w:rsidRDefault="00B22F48" w:rsidP="00B22F48">
            <w:pPr>
              <w:pStyle w:val="NoSpacing"/>
            </w:pPr>
            <w:r w:rsidRPr="00280CAE">
              <w:t> </w:t>
            </w:r>
          </w:p>
        </w:tc>
        <w:tc>
          <w:tcPr>
            <w:tcW w:w="1438" w:type="dxa"/>
            <w:vAlign w:val="bottom"/>
            <w:hideMark/>
          </w:tcPr>
          <w:p w14:paraId="6D4E10F0" w14:textId="77777777" w:rsidR="00B22F48" w:rsidRPr="00280CAE" w:rsidRDefault="00B22F48" w:rsidP="00B22F48">
            <w:pPr>
              <w:pStyle w:val="NoSpacing"/>
            </w:pPr>
            <w:r w:rsidRPr="00280CAE">
              <w:t> </w:t>
            </w:r>
          </w:p>
        </w:tc>
        <w:tc>
          <w:tcPr>
            <w:tcW w:w="1438" w:type="dxa"/>
            <w:vAlign w:val="bottom"/>
            <w:hideMark/>
          </w:tcPr>
          <w:p w14:paraId="66ECB03C" w14:textId="77777777" w:rsidR="00B22F48" w:rsidRPr="00280CAE" w:rsidRDefault="00B22F48" w:rsidP="00B22F48">
            <w:pPr>
              <w:pStyle w:val="NoSpacing"/>
            </w:pPr>
            <w:r w:rsidRPr="00280CAE">
              <w:t> </w:t>
            </w:r>
          </w:p>
        </w:tc>
        <w:tc>
          <w:tcPr>
            <w:tcW w:w="1438" w:type="dxa"/>
            <w:vAlign w:val="bottom"/>
            <w:hideMark/>
          </w:tcPr>
          <w:p w14:paraId="2131E11D" w14:textId="77777777" w:rsidR="00B22F48" w:rsidRPr="00280CAE" w:rsidRDefault="00B22F48" w:rsidP="00B22F48">
            <w:pPr>
              <w:pStyle w:val="NoSpacing"/>
            </w:pPr>
            <w:r w:rsidRPr="00280CAE">
              <w:t> </w:t>
            </w:r>
          </w:p>
        </w:tc>
        <w:tc>
          <w:tcPr>
            <w:tcW w:w="1438" w:type="dxa"/>
            <w:vAlign w:val="bottom"/>
            <w:hideMark/>
          </w:tcPr>
          <w:p w14:paraId="1195DDEB" w14:textId="77777777" w:rsidR="00B22F48" w:rsidRPr="00280CAE" w:rsidRDefault="00B22F48" w:rsidP="00B22F48">
            <w:pPr>
              <w:pStyle w:val="NoSpacing"/>
            </w:pPr>
            <w:r w:rsidRPr="00280CAE">
              <w:t> </w:t>
            </w:r>
          </w:p>
        </w:tc>
        <w:tc>
          <w:tcPr>
            <w:tcW w:w="1438" w:type="dxa"/>
            <w:vAlign w:val="bottom"/>
            <w:hideMark/>
          </w:tcPr>
          <w:p w14:paraId="3D6F45AE" w14:textId="77777777" w:rsidR="00B22F48" w:rsidRPr="00280CAE" w:rsidRDefault="00B22F48" w:rsidP="00B22F48">
            <w:pPr>
              <w:pStyle w:val="NoSpacing"/>
            </w:pPr>
            <w:r w:rsidRPr="00280CAE">
              <w:t> </w:t>
            </w:r>
          </w:p>
        </w:tc>
      </w:tr>
      <w:tr w:rsidR="00B22F48" w:rsidRPr="00280CAE" w14:paraId="4C081DCC" w14:textId="77777777" w:rsidTr="002F4DF0">
        <w:trPr>
          <w:trHeight w:val="301"/>
        </w:trPr>
        <w:tc>
          <w:tcPr>
            <w:tcW w:w="993" w:type="dxa"/>
            <w:shd w:val="clear" w:color="000000" w:fill="E8E8E8"/>
            <w:vAlign w:val="center"/>
            <w:hideMark/>
          </w:tcPr>
          <w:p w14:paraId="1CC8E93C" w14:textId="77777777" w:rsidR="00B22F48" w:rsidRPr="00280CAE" w:rsidRDefault="00B22F48">
            <w:pPr>
              <w:pStyle w:val="NoSpacing"/>
              <w:jc w:val="left"/>
              <w:rPr>
                <w:b/>
                <w:bCs/>
              </w:rPr>
              <w:pPrChange w:id="86" w:author="Sin Fong TAN (MAS)" w:date="2026-01-06T14:39:00Z" w16du:dateUtc="2026-01-06T06:39:00Z">
                <w:pPr>
                  <w:pStyle w:val="NoSpacing"/>
                </w:pPr>
              </w:pPrChange>
            </w:pPr>
            <w:r w:rsidRPr="00280CAE">
              <w:rPr>
                <w:b/>
                <w:bCs/>
              </w:rPr>
              <w:t>8:30AM</w:t>
            </w:r>
          </w:p>
        </w:tc>
        <w:tc>
          <w:tcPr>
            <w:tcW w:w="1559" w:type="dxa"/>
            <w:vAlign w:val="bottom"/>
            <w:hideMark/>
          </w:tcPr>
          <w:p w14:paraId="62A8572C" w14:textId="77777777" w:rsidR="00B22F48" w:rsidRPr="00280CAE" w:rsidRDefault="00B22F48" w:rsidP="00B22F48">
            <w:pPr>
              <w:pStyle w:val="NoSpacing"/>
            </w:pPr>
            <w:r w:rsidRPr="00280CAE">
              <w:t> </w:t>
            </w:r>
          </w:p>
        </w:tc>
        <w:tc>
          <w:tcPr>
            <w:tcW w:w="6926" w:type="dxa"/>
            <w:gridSpan w:val="5"/>
            <w:shd w:val="clear" w:color="000000" w:fill="F7C7AC"/>
            <w:vAlign w:val="bottom"/>
            <w:hideMark/>
          </w:tcPr>
          <w:p w14:paraId="0F37A874" w14:textId="1025677C" w:rsidR="00B22F48" w:rsidRPr="00280CAE" w:rsidRDefault="00B22F48" w:rsidP="00B22F48">
            <w:pPr>
              <w:pStyle w:val="NoSpacing"/>
              <w:jc w:val="center"/>
            </w:pPr>
            <w:r w:rsidRPr="00280CAE">
              <w:t xml:space="preserve">Process Redemption </w:t>
            </w:r>
            <w:r w:rsidR="00CF7E88" w:rsidRPr="00280CAE">
              <w:t xml:space="preserve">Submission </w:t>
            </w:r>
            <w:r w:rsidRPr="00280CAE">
              <w:t>File</w:t>
            </w:r>
          </w:p>
        </w:tc>
        <w:tc>
          <w:tcPr>
            <w:tcW w:w="1438" w:type="dxa"/>
            <w:vAlign w:val="bottom"/>
            <w:hideMark/>
          </w:tcPr>
          <w:p w14:paraId="65461107" w14:textId="77777777" w:rsidR="00B22F48" w:rsidRPr="00280CAE" w:rsidRDefault="00B22F48" w:rsidP="00B22F48">
            <w:pPr>
              <w:pStyle w:val="NoSpacing"/>
            </w:pPr>
            <w:r w:rsidRPr="00280CAE">
              <w:t> </w:t>
            </w:r>
          </w:p>
        </w:tc>
      </w:tr>
      <w:tr w:rsidR="00B22F48" w:rsidRPr="00B22F48" w14:paraId="4FE1B059" w14:textId="77777777" w:rsidTr="002F4DF0">
        <w:trPr>
          <w:trHeight w:val="580"/>
        </w:trPr>
        <w:tc>
          <w:tcPr>
            <w:tcW w:w="993" w:type="dxa"/>
            <w:vMerge w:val="restart"/>
            <w:shd w:val="clear" w:color="000000" w:fill="E8E8E8"/>
            <w:vAlign w:val="center"/>
            <w:hideMark/>
          </w:tcPr>
          <w:p w14:paraId="6E6BF64B" w14:textId="77777777" w:rsidR="00B22F48" w:rsidRPr="00280CAE" w:rsidRDefault="00B22F48">
            <w:pPr>
              <w:pStyle w:val="NoSpacing"/>
              <w:jc w:val="left"/>
              <w:rPr>
                <w:b/>
                <w:bCs/>
              </w:rPr>
              <w:pPrChange w:id="87" w:author="Sin Fong TAN (MAS)" w:date="2026-01-06T14:39:00Z" w16du:dateUtc="2026-01-06T06:39:00Z">
                <w:pPr>
                  <w:pStyle w:val="NoSpacing"/>
                </w:pPr>
              </w:pPrChange>
            </w:pPr>
            <w:r w:rsidRPr="00280CAE">
              <w:rPr>
                <w:b/>
                <w:bCs/>
              </w:rPr>
              <w:t>9:00AM</w:t>
            </w:r>
          </w:p>
        </w:tc>
        <w:tc>
          <w:tcPr>
            <w:tcW w:w="1559" w:type="dxa"/>
            <w:shd w:val="clear" w:color="000000" w:fill="F1A983"/>
            <w:vAlign w:val="bottom"/>
            <w:hideMark/>
          </w:tcPr>
          <w:p w14:paraId="3ED49D9F" w14:textId="77777777" w:rsidR="00B22F48" w:rsidRPr="00280CAE" w:rsidRDefault="00B22F48" w:rsidP="00B22F48">
            <w:pPr>
              <w:pStyle w:val="NoSpacing"/>
            </w:pPr>
            <w:r w:rsidRPr="00280CAE">
              <w:t>Generate Issuance Report</w:t>
            </w:r>
          </w:p>
        </w:tc>
        <w:tc>
          <w:tcPr>
            <w:tcW w:w="1174" w:type="dxa"/>
            <w:vAlign w:val="bottom"/>
            <w:hideMark/>
          </w:tcPr>
          <w:p w14:paraId="7DAFB8B2" w14:textId="77777777" w:rsidR="00B22F48" w:rsidRPr="00280CAE" w:rsidRDefault="00B22F48" w:rsidP="00B22F48">
            <w:pPr>
              <w:pStyle w:val="NoSpacing"/>
            </w:pPr>
            <w:r w:rsidRPr="00280CAE">
              <w:t> </w:t>
            </w:r>
          </w:p>
        </w:tc>
        <w:tc>
          <w:tcPr>
            <w:tcW w:w="1438" w:type="dxa"/>
            <w:vAlign w:val="bottom"/>
            <w:hideMark/>
          </w:tcPr>
          <w:p w14:paraId="594D7FFF" w14:textId="77777777" w:rsidR="00B22F48" w:rsidRPr="00280CAE" w:rsidRDefault="00B22F48" w:rsidP="00B22F48">
            <w:pPr>
              <w:pStyle w:val="NoSpacing"/>
            </w:pPr>
            <w:r w:rsidRPr="00280CAE">
              <w:t> </w:t>
            </w:r>
          </w:p>
        </w:tc>
        <w:tc>
          <w:tcPr>
            <w:tcW w:w="1438" w:type="dxa"/>
            <w:vAlign w:val="bottom"/>
            <w:hideMark/>
          </w:tcPr>
          <w:p w14:paraId="0D3432E1" w14:textId="77777777" w:rsidR="00B22F48" w:rsidRPr="00280CAE" w:rsidRDefault="00B22F48" w:rsidP="00B22F48">
            <w:pPr>
              <w:pStyle w:val="NoSpacing"/>
            </w:pPr>
            <w:r w:rsidRPr="00280CAE">
              <w:t> </w:t>
            </w:r>
          </w:p>
        </w:tc>
        <w:tc>
          <w:tcPr>
            <w:tcW w:w="1438" w:type="dxa"/>
            <w:vAlign w:val="bottom"/>
            <w:hideMark/>
          </w:tcPr>
          <w:p w14:paraId="2690A207" w14:textId="77777777" w:rsidR="00B22F48" w:rsidRPr="00280CAE" w:rsidRDefault="00B22F48" w:rsidP="00B22F48">
            <w:pPr>
              <w:pStyle w:val="NoSpacing"/>
            </w:pPr>
            <w:r w:rsidRPr="00280CAE">
              <w:t> </w:t>
            </w:r>
          </w:p>
        </w:tc>
        <w:tc>
          <w:tcPr>
            <w:tcW w:w="1438" w:type="dxa"/>
            <w:vAlign w:val="bottom"/>
            <w:hideMark/>
          </w:tcPr>
          <w:p w14:paraId="15A4BA8A" w14:textId="77777777" w:rsidR="00B22F48" w:rsidRPr="00280CAE" w:rsidRDefault="00B22F48" w:rsidP="00B22F48">
            <w:pPr>
              <w:pStyle w:val="NoSpacing"/>
            </w:pPr>
            <w:r w:rsidRPr="00280CAE">
              <w:t> </w:t>
            </w:r>
          </w:p>
        </w:tc>
        <w:tc>
          <w:tcPr>
            <w:tcW w:w="1438" w:type="dxa"/>
            <w:vAlign w:val="bottom"/>
            <w:hideMark/>
          </w:tcPr>
          <w:p w14:paraId="6B950B5C" w14:textId="77777777" w:rsidR="00B22F48" w:rsidRPr="00280CAE" w:rsidRDefault="00B22F48" w:rsidP="00B22F48">
            <w:pPr>
              <w:pStyle w:val="NoSpacing"/>
            </w:pPr>
            <w:r w:rsidRPr="00280CAE">
              <w:t> </w:t>
            </w:r>
          </w:p>
        </w:tc>
      </w:tr>
      <w:tr w:rsidR="00B22F48" w:rsidRPr="00280CAE" w14:paraId="776321C5" w14:textId="77777777" w:rsidTr="002F4DF0">
        <w:trPr>
          <w:trHeight w:val="103"/>
        </w:trPr>
        <w:tc>
          <w:tcPr>
            <w:tcW w:w="993" w:type="dxa"/>
            <w:vMerge/>
            <w:vAlign w:val="center"/>
            <w:hideMark/>
          </w:tcPr>
          <w:p w14:paraId="20371DC7" w14:textId="77777777" w:rsidR="00B22F48" w:rsidRPr="00280CAE" w:rsidRDefault="00B22F48">
            <w:pPr>
              <w:pStyle w:val="NoSpacing"/>
              <w:jc w:val="left"/>
              <w:rPr>
                <w:b/>
                <w:bCs/>
              </w:rPr>
              <w:pPrChange w:id="88" w:author="Sin Fong TAN (MAS)" w:date="2026-01-06T14:39:00Z" w16du:dateUtc="2026-01-06T06:39:00Z">
                <w:pPr>
                  <w:pStyle w:val="NoSpacing"/>
                </w:pPr>
              </w:pPrChange>
            </w:pPr>
          </w:p>
        </w:tc>
        <w:tc>
          <w:tcPr>
            <w:tcW w:w="1559" w:type="dxa"/>
            <w:vAlign w:val="bottom"/>
            <w:hideMark/>
          </w:tcPr>
          <w:p w14:paraId="7D7E0DCB" w14:textId="77777777" w:rsidR="00B22F48" w:rsidRPr="00280CAE" w:rsidRDefault="00B22F48" w:rsidP="00B22F48">
            <w:pPr>
              <w:pStyle w:val="NoSpacing"/>
            </w:pPr>
            <w:r w:rsidRPr="00280CAE">
              <w:t> </w:t>
            </w:r>
          </w:p>
        </w:tc>
        <w:tc>
          <w:tcPr>
            <w:tcW w:w="6926" w:type="dxa"/>
            <w:gridSpan w:val="5"/>
            <w:shd w:val="clear" w:color="000000" w:fill="B5E6A2"/>
            <w:vAlign w:val="bottom"/>
            <w:hideMark/>
          </w:tcPr>
          <w:p w14:paraId="5448B782" w14:textId="40223A04" w:rsidR="00B22F48" w:rsidRPr="00280CAE" w:rsidRDefault="00B22F48" w:rsidP="00B22F48">
            <w:pPr>
              <w:pStyle w:val="NoSpacing"/>
              <w:jc w:val="center"/>
            </w:pPr>
            <w:r w:rsidRPr="00280CAE">
              <w:t>Process Subscription File</w:t>
            </w:r>
          </w:p>
          <w:p w14:paraId="02E937CF" w14:textId="04B4C8E1" w:rsidR="00B22F48" w:rsidRPr="00280CAE" w:rsidRDefault="00B22F48" w:rsidP="00B22F48">
            <w:pPr>
              <w:pStyle w:val="NoSpacing"/>
            </w:pPr>
          </w:p>
        </w:tc>
        <w:tc>
          <w:tcPr>
            <w:tcW w:w="1438" w:type="dxa"/>
            <w:vAlign w:val="bottom"/>
            <w:hideMark/>
          </w:tcPr>
          <w:p w14:paraId="480EB5D9" w14:textId="77777777" w:rsidR="00B22F48" w:rsidRPr="00280CAE" w:rsidRDefault="00B22F48" w:rsidP="00B22F48">
            <w:pPr>
              <w:pStyle w:val="NoSpacing"/>
            </w:pPr>
            <w:r w:rsidRPr="00280CAE">
              <w:t> </w:t>
            </w:r>
          </w:p>
        </w:tc>
      </w:tr>
      <w:tr w:rsidR="00B22F48" w:rsidRPr="00280CAE" w14:paraId="6AA98642" w14:textId="77777777" w:rsidTr="00A02DDA">
        <w:trPr>
          <w:trHeight w:val="100"/>
          <w:trPrChange w:id="89" w:author="Sin Fong TAN (MAS)" w:date="2026-01-06T14:39:00Z" w16du:dateUtc="2026-01-06T06:39:00Z">
            <w:trPr>
              <w:gridBefore w:val="1"/>
              <w:trHeight w:val="290"/>
            </w:trPr>
          </w:trPrChange>
        </w:trPr>
        <w:tc>
          <w:tcPr>
            <w:tcW w:w="993" w:type="dxa"/>
            <w:vMerge w:val="restart"/>
            <w:shd w:val="clear" w:color="000000" w:fill="E8E8E8"/>
            <w:vAlign w:val="center"/>
            <w:hideMark/>
            <w:tcPrChange w:id="90" w:author="Sin Fong TAN (MAS)" w:date="2026-01-06T14:39:00Z" w16du:dateUtc="2026-01-06T06:39:00Z">
              <w:tcPr>
                <w:tcW w:w="993" w:type="dxa"/>
                <w:gridSpan w:val="2"/>
                <w:vMerge w:val="restart"/>
                <w:shd w:val="clear" w:color="000000" w:fill="E8E8E8"/>
                <w:vAlign w:val="center"/>
                <w:hideMark/>
              </w:tcPr>
            </w:tcPrChange>
          </w:tcPr>
          <w:p w14:paraId="31136E8A" w14:textId="77777777" w:rsidR="00B22F48" w:rsidRPr="00280CAE" w:rsidRDefault="00B22F48">
            <w:pPr>
              <w:pStyle w:val="NoSpacing"/>
              <w:jc w:val="left"/>
              <w:rPr>
                <w:b/>
                <w:bCs/>
              </w:rPr>
              <w:pPrChange w:id="91" w:author="Sin Fong TAN (MAS)" w:date="2026-01-06T14:39:00Z" w16du:dateUtc="2026-01-06T06:39:00Z">
                <w:pPr>
                  <w:pStyle w:val="NoSpacing"/>
                </w:pPr>
              </w:pPrChange>
            </w:pPr>
            <w:r w:rsidRPr="00280CAE">
              <w:rPr>
                <w:b/>
                <w:bCs/>
              </w:rPr>
              <w:t>9:30AM</w:t>
            </w:r>
          </w:p>
        </w:tc>
        <w:tc>
          <w:tcPr>
            <w:tcW w:w="9923" w:type="dxa"/>
            <w:gridSpan w:val="7"/>
            <w:shd w:val="clear" w:color="000000" w:fill="0F9ED5"/>
            <w:vAlign w:val="bottom"/>
            <w:hideMark/>
            <w:tcPrChange w:id="92" w:author="Sin Fong TAN (MAS)" w:date="2026-01-06T14:39:00Z" w16du:dateUtc="2026-01-06T06:39:00Z">
              <w:tcPr>
                <w:tcW w:w="9923" w:type="dxa"/>
                <w:gridSpan w:val="14"/>
                <w:shd w:val="clear" w:color="000000" w:fill="0F9ED5"/>
                <w:vAlign w:val="bottom"/>
                <w:hideMark/>
              </w:tcPr>
            </w:tcPrChange>
          </w:tcPr>
          <w:p w14:paraId="5AD352B6" w14:textId="7BD3D4D5" w:rsidR="00B22F48" w:rsidRPr="00280CAE" w:rsidRDefault="00B22F48" w:rsidP="00B22F48">
            <w:pPr>
              <w:pStyle w:val="NoSpacing"/>
              <w:jc w:val="center"/>
            </w:pPr>
            <w:r w:rsidRPr="00280CAE">
              <w:t>SSB Portal Sync</w:t>
            </w:r>
          </w:p>
          <w:p w14:paraId="296389C8" w14:textId="781901A1" w:rsidR="00B22F48" w:rsidRPr="00280CAE" w:rsidRDefault="00B22F48" w:rsidP="00B22F48">
            <w:pPr>
              <w:pStyle w:val="NoSpacing"/>
            </w:pPr>
          </w:p>
        </w:tc>
      </w:tr>
      <w:tr w:rsidR="00B22F48" w:rsidRPr="00B22F48" w14:paraId="261C0058" w14:textId="77777777" w:rsidTr="002F4DF0">
        <w:trPr>
          <w:trHeight w:val="580"/>
        </w:trPr>
        <w:tc>
          <w:tcPr>
            <w:tcW w:w="993" w:type="dxa"/>
            <w:vMerge/>
            <w:vAlign w:val="center"/>
            <w:hideMark/>
          </w:tcPr>
          <w:p w14:paraId="0490928F" w14:textId="77777777" w:rsidR="00B22F48" w:rsidRPr="00280CAE" w:rsidRDefault="00B22F48">
            <w:pPr>
              <w:pStyle w:val="NoSpacing"/>
              <w:jc w:val="left"/>
              <w:rPr>
                <w:b/>
                <w:bCs/>
              </w:rPr>
              <w:pPrChange w:id="93" w:author="Sin Fong TAN (MAS)" w:date="2026-01-06T14:39:00Z" w16du:dateUtc="2026-01-06T06:39:00Z">
                <w:pPr>
                  <w:pStyle w:val="NoSpacing"/>
                </w:pPr>
              </w:pPrChange>
            </w:pPr>
          </w:p>
        </w:tc>
        <w:tc>
          <w:tcPr>
            <w:tcW w:w="1559" w:type="dxa"/>
            <w:vAlign w:val="bottom"/>
            <w:hideMark/>
          </w:tcPr>
          <w:p w14:paraId="39531FBD" w14:textId="77777777" w:rsidR="00B22F48" w:rsidRPr="00280CAE" w:rsidRDefault="00B22F48" w:rsidP="00B22F48">
            <w:pPr>
              <w:pStyle w:val="NoSpacing"/>
            </w:pPr>
            <w:r w:rsidRPr="00280CAE">
              <w:t> </w:t>
            </w:r>
          </w:p>
        </w:tc>
        <w:tc>
          <w:tcPr>
            <w:tcW w:w="1174" w:type="dxa"/>
            <w:vAlign w:val="bottom"/>
            <w:hideMark/>
          </w:tcPr>
          <w:p w14:paraId="44F55A72" w14:textId="77777777" w:rsidR="00B22F48" w:rsidRPr="00280CAE" w:rsidRDefault="00B22F48" w:rsidP="00B22F48">
            <w:pPr>
              <w:pStyle w:val="NoSpacing"/>
            </w:pPr>
            <w:r w:rsidRPr="00280CAE">
              <w:t> </w:t>
            </w:r>
          </w:p>
        </w:tc>
        <w:tc>
          <w:tcPr>
            <w:tcW w:w="1438" w:type="dxa"/>
            <w:vAlign w:val="bottom"/>
            <w:hideMark/>
          </w:tcPr>
          <w:p w14:paraId="139B9784" w14:textId="77777777" w:rsidR="00B22F48" w:rsidRPr="00280CAE" w:rsidRDefault="00B22F48" w:rsidP="00B22F48">
            <w:pPr>
              <w:pStyle w:val="NoSpacing"/>
            </w:pPr>
            <w:r w:rsidRPr="00280CAE">
              <w:t> </w:t>
            </w:r>
          </w:p>
        </w:tc>
        <w:tc>
          <w:tcPr>
            <w:tcW w:w="1438" w:type="dxa"/>
            <w:shd w:val="clear" w:color="000000" w:fill="B5E6A2"/>
            <w:vAlign w:val="bottom"/>
            <w:hideMark/>
          </w:tcPr>
          <w:p w14:paraId="53105D19" w14:textId="77777777" w:rsidR="00B22F48" w:rsidRPr="00280CAE" w:rsidRDefault="00B22F48" w:rsidP="00B22F48">
            <w:pPr>
              <w:pStyle w:val="NoSpacing"/>
            </w:pPr>
            <w:r w:rsidRPr="00280CAE">
              <w:t>Duplicate Verification</w:t>
            </w:r>
          </w:p>
        </w:tc>
        <w:tc>
          <w:tcPr>
            <w:tcW w:w="1438" w:type="dxa"/>
            <w:vAlign w:val="bottom"/>
            <w:hideMark/>
          </w:tcPr>
          <w:p w14:paraId="35D06020" w14:textId="77777777" w:rsidR="00B22F48" w:rsidRPr="00280CAE" w:rsidRDefault="00B22F48" w:rsidP="00B22F48">
            <w:pPr>
              <w:pStyle w:val="NoSpacing"/>
            </w:pPr>
            <w:r w:rsidRPr="00280CAE">
              <w:t> </w:t>
            </w:r>
          </w:p>
        </w:tc>
        <w:tc>
          <w:tcPr>
            <w:tcW w:w="1438" w:type="dxa"/>
            <w:shd w:val="clear" w:color="000000" w:fill="B5E6A2"/>
            <w:vAlign w:val="bottom"/>
            <w:hideMark/>
          </w:tcPr>
          <w:p w14:paraId="16046F83" w14:textId="77777777" w:rsidR="00B22F48" w:rsidRPr="00280CAE" w:rsidRDefault="00B22F48" w:rsidP="00B22F48">
            <w:pPr>
              <w:pStyle w:val="NoSpacing"/>
            </w:pPr>
            <w:r w:rsidRPr="00280CAE">
              <w:t>Duplicate Verification</w:t>
            </w:r>
          </w:p>
        </w:tc>
        <w:tc>
          <w:tcPr>
            <w:tcW w:w="1438" w:type="dxa"/>
            <w:vAlign w:val="bottom"/>
            <w:hideMark/>
          </w:tcPr>
          <w:p w14:paraId="4336BDCB" w14:textId="77777777" w:rsidR="00B22F48" w:rsidRPr="00280CAE" w:rsidRDefault="00B22F48" w:rsidP="00B22F48">
            <w:pPr>
              <w:pStyle w:val="NoSpacing"/>
            </w:pPr>
            <w:r w:rsidRPr="00280CAE">
              <w:t> </w:t>
            </w:r>
          </w:p>
        </w:tc>
      </w:tr>
      <w:tr w:rsidR="00B22F48" w:rsidRPr="00B22F48" w14:paraId="05660460" w14:textId="77777777" w:rsidTr="002F4DF0">
        <w:trPr>
          <w:trHeight w:val="290"/>
        </w:trPr>
        <w:tc>
          <w:tcPr>
            <w:tcW w:w="993" w:type="dxa"/>
            <w:shd w:val="clear" w:color="000000" w:fill="E8E8E8"/>
            <w:vAlign w:val="center"/>
            <w:hideMark/>
          </w:tcPr>
          <w:p w14:paraId="1B460384" w14:textId="77777777" w:rsidR="00B22F48" w:rsidRPr="00280CAE" w:rsidRDefault="00B22F48">
            <w:pPr>
              <w:pStyle w:val="NoSpacing"/>
              <w:jc w:val="left"/>
              <w:rPr>
                <w:b/>
                <w:bCs/>
              </w:rPr>
              <w:pPrChange w:id="94" w:author="Sin Fong TAN (MAS)" w:date="2026-01-06T14:39:00Z" w16du:dateUtc="2026-01-06T06:39:00Z">
                <w:pPr>
                  <w:pStyle w:val="NoSpacing"/>
                </w:pPr>
              </w:pPrChange>
            </w:pPr>
            <w:r w:rsidRPr="00280CAE">
              <w:rPr>
                <w:b/>
                <w:bCs/>
              </w:rPr>
              <w:t>10:00AM</w:t>
            </w:r>
          </w:p>
        </w:tc>
        <w:tc>
          <w:tcPr>
            <w:tcW w:w="1559" w:type="dxa"/>
            <w:vAlign w:val="bottom"/>
            <w:hideMark/>
          </w:tcPr>
          <w:p w14:paraId="6801A6BB" w14:textId="77777777" w:rsidR="00B22F48" w:rsidRPr="00280CAE" w:rsidRDefault="00B22F48" w:rsidP="00B22F48">
            <w:pPr>
              <w:pStyle w:val="NoSpacing"/>
            </w:pPr>
            <w:r w:rsidRPr="00280CAE">
              <w:t> </w:t>
            </w:r>
          </w:p>
        </w:tc>
        <w:tc>
          <w:tcPr>
            <w:tcW w:w="1174" w:type="dxa"/>
            <w:vAlign w:val="bottom"/>
            <w:hideMark/>
          </w:tcPr>
          <w:p w14:paraId="22665496" w14:textId="77777777" w:rsidR="00B22F48" w:rsidRPr="00280CAE" w:rsidRDefault="00B22F48" w:rsidP="00B22F48">
            <w:pPr>
              <w:pStyle w:val="NoSpacing"/>
            </w:pPr>
            <w:r w:rsidRPr="00280CAE">
              <w:t> </w:t>
            </w:r>
          </w:p>
        </w:tc>
        <w:tc>
          <w:tcPr>
            <w:tcW w:w="1438" w:type="dxa"/>
            <w:vAlign w:val="bottom"/>
            <w:hideMark/>
          </w:tcPr>
          <w:p w14:paraId="4AC7D39C" w14:textId="77777777" w:rsidR="00B22F48" w:rsidRPr="00280CAE" w:rsidRDefault="00B22F48" w:rsidP="00B22F48">
            <w:pPr>
              <w:pStyle w:val="NoSpacing"/>
            </w:pPr>
            <w:r w:rsidRPr="00280CAE">
              <w:t> </w:t>
            </w:r>
          </w:p>
        </w:tc>
        <w:tc>
          <w:tcPr>
            <w:tcW w:w="1438" w:type="dxa"/>
            <w:vAlign w:val="bottom"/>
            <w:hideMark/>
          </w:tcPr>
          <w:p w14:paraId="6F0DEEB2" w14:textId="77777777" w:rsidR="00B22F48" w:rsidRPr="00280CAE" w:rsidRDefault="00B22F48" w:rsidP="00B22F48">
            <w:pPr>
              <w:pStyle w:val="NoSpacing"/>
            </w:pPr>
            <w:r w:rsidRPr="00280CAE">
              <w:t> </w:t>
            </w:r>
          </w:p>
        </w:tc>
        <w:tc>
          <w:tcPr>
            <w:tcW w:w="1438" w:type="dxa"/>
            <w:vAlign w:val="bottom"/>
            <w:hideMark/>
          </w:tcPr>
          <w:p w14:paraId="048B1981" w14:textId="77777777" w:rsidR="00B22F48" w:rsidRPr="00280CAE" w:rsidRDefault="00B22F48" w:rsidP="00B22F48">
            <w:pPr>
              <w:pStyle w:val="NoSpacing"/>
            </w:pPr>
            <w:r w:rsidRPr="00280CAE">
              <w:t> </w:t>
            </w:r>
          </w:p>
        </w:tc>
        <w:tc>
          <w:tcPr>
            <w:tcW w:w="1438" w:type="dxa"/>
            <w:shd w:val="clear" w:color="000000" w:fill="F7C7AC"/>
            <w:vAlign w:val="bottom"/>
            <w:hideMark/>
          </w:tcPr>
          <w:p w14:paraId="675E20A2" w14:textId="77777777" w:rsidR="00B22F48" w:rsidRPr="00280CAE" w:rsidRDefault="00B22F48" w:rsidP="00B22F48">
            <w:pPr>
              <w:pStyle w:val="NoSpacing"/>
            </w:pPr>
            <w:r w:rsidRPr="00280CAE">
              <w:t>Process Redemption</w:t>
            </w:r>
          </w:p>
        </w:tc>
        <w:tc>
          <w:tcPr>
            <w:tcW w:w="1438" w:type="dxa"/>
            <w:vAlign w:val="bottom"/>
            <w:hideMark/>
          </w:tcPr>
          <w:p w14:paraId="2116DE97" w14:textId="77777777" w:rsidR="00B22F48" w:rsidRPr="00280CAE" w:rsidRDefault="00B22F48" w:rsidP="00B22F48">
            <w:pPr>
              <w:pStyle w:val="NoSpacing"/>
            </w:pPr>
            <w:r w:rsidRPr="00280CAE">
              <w:t> </w:t>
            </w:r>
          </w:p>
        </w:tc>
      </w:tr>
      <w:tr w:rsidR="00B22F48" w:rsidRPr="00B22F48" w14:paraId="11000FE3" w14:textId="77777777" w:rsidTr="002F4DF0">
        <w:trPr>
          <w:trHeight w:val="290"/>
        </w:trPr>
        <w:tc>
          <w:tcPr>
            <w:tcW w:w="993" w:type="dxa"/>
            <w:shd w:val="clear" w:color="000000" w:fill="E8E8E8"/>
            <w:vAlign w:val="center"/>
            <w:hideMark/>
          </w:tcPr>
          <w:p w14:paraId="35C28F39" w14:textId="77777777" w:rsidR="00B22F48" w:rsidRPr="00280CAE" w:rsidRDefault="00B22F48">
            <w:pPr>
              <w:pStyle w:val="NoSpacing"/>
              <w:jc w:val="left"/>
              <w:rPr>
                <w:b/>
                <w:bCs/>
              </w:rPr>
              <w:pPrChange w:id="95" w:author="Sin Fong TAN (MAS)" w:date="2026-01-06T14:39:00Z" w16du:dateUtc="2026-01-06T06:39:00Z">
                <w:pPr>
                  <w:pStyle w:val="NoSpacing"/>
                </w:pPr>
              </w:pPrChange>
            </w:pPr>
            <w:r w:rsidRPr="00280CAE">
              <w:rPr>
                <w:b/>
                <w:bCs/>
              </w:rPr>
              <w:lastRenderedPageBreak/>
              <w:t>10:30AM</w:t>
            </w:r>
          </w:p>
        </w:tc>
        <w:tc>
          <w:tcPr>
            <w:tcW w:w="1559" w:type="dxa"/>
            <w:vAlign w:val="bottom"/>
            <w:hideMark/>
          </w:tcPr>
          <w:p w14:paraId="03FD47F7" w14:textId="77777777" w:rsidR="00B22F48" w:rsidRPr="00280CAE" w:rsidRDefault="00B22F48" w:rsidP="00B22F48">
            <w:pPr>
              <w:pStyle w:val="NoSpacing"/>
            </w:pPr>
            <w:r w:rsidRPr="00280CAE">
              <w:t> </w:t>
            </w:r>
          </w:p>
        </w:tc>
        <w:tc>
          <w:tcPr>
            <w:tcW w:w="1174" w:type="dxa"/>
            <w:vAlign w:val="bottom"/>
            <w:hideMark/>
          </w:tcPr>
          <w:p w14:paraId="26BE826F" w14:textId="77777777" w:rsidR="00B22F48" w:rsidRPr="00280CAE" w:rsidRDefault="00B22F48" w:rsidP="00B22F48">
            <w:pPr>
              <w:pStyle w:val="NoSpacing"/>
            </w:pPr>
            <w:r w:rsidRPr="00280CAE">
              <w:t> </w:t>
            </w:r>
          </w:p>
        </w:tc>
        <w:tc>
          <w:tcPr>
            <w:tcW w:w="1438" w:type="dxa"/>
            <w:vAlign w:val="bottom"/>
            <w:hideMark/>
          </w:tcPr>
          <w:p w14:paraId="759E9C89" w14:textId="77777777" w:rsidR="00B22F48" w:rsidRPr="00280CAE" w:rsidRDefault="00B22F48" w:rsidP="00B22F48">
            <w:pPr>
              <w:pStyle w:val="NoSpacing"/>
            </w:pPr>
            <w:r w:rsidRPr="00280CAE">
              <w:t> </w:t>
            </w:r>
          </w:p>
        </w:tc>
        <w:tc>
          <w:tcPr>
            <w:tcW w:w="1438" w:type="dxa"/>
            <w:vAlign w:val="bottom"/>
            <w:hideMark/>
          </w:tcPr>
          <w:p w14:paraId="60E82728" w14:textId="77777777" w:rsidR="00B22F48" w:rsidRPr="00280CAE" w:rsidRDefault="00B22F48" w:rsidP="00B22F48">
            <w:pPr>
              <w:pStyle w:val="NoSpacing"/>
            </w:pPr>
            <w:r w:rsidRPr="00280CAE">
              <w:t> </w:t>
            </w:r>
          </w:p>
        </w:tc>
        <w:tc>
          <w:tcPr>
            <w:tcW w:w="1438" w:type="dxa"/>
            <w:vAlign w:val="bottom"/>
            <w:hideMark/>
          </w:tcPr>
          <w:p w14:paraId="45331F3E" w14:textId="77777777" w:rsidR="00B22F48" w:rsidRPr="00280CAE" w:rsidRDefault="00B22F48" w:rsidP="00B22F48">
            <w:pPr>
              <w:pStyle w:val="NoSpacing"/>
            </w:pPr>
            <w:r w:rsidRPr="00280CAE">
              <w:t> </w:t>
            </w:r>
          </w:p>
        </w:tc>
        <w:tc>
          <w:tcPr>
            <w:tcW w:w="1438" w:type="dxa"/>
            <w:shd w:val="clear" w:color="000000" w:fill="8ED973"/>
            <w:vAlign w:val="bottom"/>
            <w:hideMark/>
          </w:tcPr>
          <w:p w14:paraId="55427513" w14:textId="77777777" w:rsidR="00B22F48" w:rsidRPr="00280CAE" w:rsidRDefault="00B22F48" w:rsidP="00B22F48">
            <w:pPr>
              <w:pStyle w:val="NoSpacing"/>
            </w:pPr>
            <w:r w:rsidRPr="00280CAE">
              <w:t>Process Allotment</w:t>
            </w:r>
          </w:p>
        </w:tc>
        <w:tc>
          <w:tcPr>
            <w:tcW w:w="1438" w:type="dxa"/>
            <w:vAlign w:val="bottom"/>
            <w:hideMark/>
          </w:tcPr>
          <w:p w14:paraId="719234CA" w14:textId="77777777" w:rsidR="00B22F48" w:rsidRPr="00280CAE" w:rsidRDefault="00B22F48" w:rsidP="00B22F48">
            <w:pPr>
              <w:pStyle w:val="NoSpacing"/>
            </w:pPr>
            <w:r w:rsidRPr="00280CAE">
              <w:t> </w:t>
            </w:r>
          </w:p>
        </w:tc>
      </w:tr>
      <w:tr w:rsidR="00B22F48" w:rsidRPr="00B22F48" w14:paraId="5B390222" w14:textId="77777777" w:rsidTr="002F4DF0">
        <w:trPr>
          <w:trHeight w:val="290"/>
        </w:trPr>
        <w:tc>
          <w:tcPr>
            <w:tcW w:w="993" w:type="dxa"/>
            <w:shd w:val="clear" w:color="000000" w:fill="E8E8E8"/>
            <w:vAlign w:val="center"/>
            <w:hideMark/>
          </w:tcPr>
          <w:p w14:paraId="4A6E3D86" w14:textId="77777777" w:rsidR="00B22F48" w:rsidRPr="00280CAE" w:rsidRDefault="00B22F48">
            <w:pPr>
              <w:pStyle w:val="NoSpacing"/>
              <w:jc w:val="left"/>
              <w:rPr>
                <w:b/>
                <w:bCs/>
              </w:rPr>
              <w:pPrChange w:id="96" w:author="Sin Fong TAN (MAS)" w:date="2026-01-06T14:39:00Z" w16du:dateUtc="2026-01-06T06:39:00Z">
                <w:pPr>
                  <w:pStyle w:val="NoSpacing"/>
                </w:pPr>
              </w:pPrChange>
            </w:pPr>
            <w:r w:rsidRPr="00280CAE">
              <w:rPr>
                <w:b/>
                <w:bCs/>
              </w:rPr>
              <w:t>10:45AM</w:t>
            </w:r>
          </w:p>
        </w:tc>
        <w:tc>
          <w:tcPr>
            <w:tcW w:w="1559" w:type="dxa"/>
            <w:vAlign w:val="bottom"/>
            <w:hideMark/>
          </w:tcPr>
          <w:p w14:paraId="023B1127" w14:textId="77777777" w:rsidR="00B22F48" w:rsidRPr="00280CAE" w:rsidRDefault="00B22F48" w:rsidP="00B22F48">
            <w:pPr>
              <w:pStyle w:val="NoSpacing"/>
            </w:pPr>
            <w:r w:rsidRPr="00280CAE">
              <w:t> </w:t>
            </w:r>
          </w:p>
        </w:tc>
        <w:tc>
          <w:tcPr>
            <w:tcW w:w="1174" w:type="dxa"/>
            <w:vAlign w:val="bottom"/>
            <w:hideMark/>
          </w:tcPr>
          <w:p w14:paraId="2F0DC5FB" w14:textId="77777777" w:rsidR="00B22F48" w:rsidRPr="00280CAE" w:rsidRDefault="00B22F48" w:rsidP="00B22F48">
            <w:pPr>
              <w:pStyle w:val="NoSpacing"/>
            </w:pPr>
            <w:r w:rsidRPr="00280CAE">
              <w:t> </w:t>
            </w:r>
          </w:p>
        </w:tc>
        <w:tc>
          <w:tcPr>
            <w:tcW w:w="1438" w:type="dxa"/>
            <w:vAlign w:val="bottom"/>
            <w:hideMark/>
          </w:tcPr>
          <w:p w14:paraId="3E710C99" w14:textId="77777777" w:rsidR="00B22F48" w:rsidRPr="00280CAE" w:rsidRDefault="00B22F48" w:rsidP="00B22F48">
            <w:pPr>
              <w:pStyle w:val="NoSpacing"/>
            </w:pPr>
            <w:r w:rsidRPr="00280CAE">
              <w:t> </w:t>
            </w:r>
          </w:p>
        </w:tc>
        <w:tc>
          <w:tcPr>
            <w:tcW w:w="1438" w:type="dxa"/>
            <w:vAlign w:val="bottom"/>
            <w:hideMark/>
          </w:tcPr>
          <w:p w14:paraId="11FD0EF8" w14:textId="77777777" w:rsidR="00B22F48" w:rsidRPr="00280CAE" w:rsidRDefault="00B22F48" w:rsidP="00B22F48">
            <w:pPr>
              <w:pStyle w:val="NoSpacing"/>
            </w:pPr>
            <w:r w:rsidRPr="00280CAE">
              <w:t> </w:t>
            </w:r>
          </w:p>
        </w:tc>
        <w:tc>
          <w:tcPr>
            <w:tcW w:w="1438" w:type="dxa"/>
            <w:vAlign w:val="bottom"/>
            <w:hideMark/>
          </w:tcPr>
          <w:p w14:paraId="3433FB37" w14:textId="77777777" w:rsidR="00B22F48" w:rsidRPr="00280CAE" w:rsidRDefault="00B22F48" w:rsidP="00B22F48">
            <w:pPr>
              <w:pStyle w:val="NoSpacing"/>
            </w:pPr>
            <w:r w:rsidRPr="00280CAE">
              <w:t> </w:t>
            </w:r>
          </w:p>
        </w:tc>
        <w:tc>
          <w:tcPr>
            <w:tcW w:w="1438" w:type="dxa"/>
            <w:shd w:val="clear" w:color="000000" w:fill="8ED973"/>
            <w:vAlign w:val="bottom"/>
            <w:hideMark/>
          </w:tcPr>
          <w:p w14:paraId="49392C85" w14:textId="0C3B3846" w:rsidR="00B22F48" w:rsidRPr="00280CAE" w:rsidRDefault="00B22F48" w:rsidP="00B22F48">
            <w:pPr>
              <w:pStyle w:val="NoSpacing"/>
            </w:pPr>
            <w:commentRangeStart w:id="97"/>
            <w:commentRangeStart w:id="98"/>
            <w:commentRangeStart w:id="99"/>
            <w:r w:rsidRPr="00280CAE">
              <w:t>Check Limit</w:t>
            </w:r>
            <w:commentRangeEnd w:id="97"/>
            <w:r w:rsidR="00734808">
              <w:rPr>
                <w:rStyle w:val="CommentReference"/>
              </w:rPr>
              <w:commentReference w:id="97"/>
            </w:r>
            <w:commentRangeEnd w:id="98"/>
            <w:r w:rsidR="009F2623">
              <w:rPr>
                <w:rStyle w:val="CommentReference"/>
              </w:rPr>
              <w:commentReference w:id="98"/>
            </w:r>
            <w:commentRangeEnd w:id="99"/>
            <w:r w:rsidR="00B974D3">
              <w:rPr>
                <w:rStyle w:val="CommentReference"/>
              </w:rPr>
              <w:commentReference w:id="99"/>
            </w:r>
          </w:p>
        </w:tc>
        <w:tc>
          <w:tcPr>
            <w:tcW w:w="1438" w:type="dxa"/>
            <w:vAlign w:val="bottom"/>
            <w:hideMark/>
          </w:tcPr>
          <w:p w14:paraId="316DC55B" w14:textId="77777777" w:rsidR="00B22F48" w:rsidRPr="00280CAE" w:rsidRDefault="00B22F48" w:rsidP="00B22F48">
            <w:pPr>
              <w:pStyle w:val="NoSpacing"/>
            </w:pPr>
            <w:r w:rsidRPr="00280CAE">
              <w:t> </w:t>
            </w:r>
          </w:p>
        </w:tc>
      </w:tr>
      <w:tr w:rsidR="00B22F48" w:rsidRPr="00B22F48" w14:paraId="56D32736" w14:textId="77777777" w:rsidTr="002F4DF0">
        <w:trPr>
          <w:trHeight w:val="290"/>
        </w:trPr>
        <w:tc>
          <w:tcPr>
            <w:tcW w:w="993" w:type="dxa"/>
            <w:vMerge w:val="restart"/>
            <w:shd w:val="clear" w:color="000000" w:fill="E8E8E8"/>
            <w:vAlign w:val="center"/>
            <w:hideMark/>
          </w:tcPr>
          <w:p w14:paraId="3513B688" w14:textId="77777777" w:rsidR="00B22F48" w:rsidRPr="00280CAE" w:rsidRDefault="00B22F48">
            <w:pPr>
              <w:pStyle w:val="NoSpacing"/>
              <w:jc w:val="left"/>
              <w:rPr>
                <w:b/>
                <w:bCs/>
              </w:rPr>
              <w:pPrChange w:id="100" w:author="Sin Fong TAN (MAS)" w:date="2026-01-06T14:39:00Z" w16du:dateUtc="2026-01-06T06:39:00Z">
                <w:pPr>
                  <w:pStyle w:val="NoSpacing"/>
                </w:pPr>
              </w:pPrChange>
            </w:pPr>
            <w:r w:rsidRPr="00280CAE">
              <w:rPr>
                <w:b/>
                <w:bCs/>
              </w:rPr>
              <w:t>3:00PM</w:t>
            </w:r>
          </w:p>
        </w:tc>
        <w:tc>
          <w:tcPr>
            <w:tcW w:w="1559" w:type="dxa"/>
            <w:vAlign w:val="bottom"/>
            <w:hideMark/>
          </w:tcPr>
          <w:p w14:paraId="504E53A0" w14:textId="77777777" w:rsidR="00B22F48" w:rsidRPr="00280CAE" w:rsidRDefault="00B22F48" w:rsidP="00B22F48">
            <w:pPr>
              <w:pStyle w:val="NoSpacing"/>
            </w:pPr>
            <w:r w:rsidRPr="00280CAE">
              <w:t> </w:t>
            </w:r>
          </w:p>
        </w:tc>
        <w:tc>
          <w:tcPr>
            <w:tcW w:w="1174" w:type="dxa"/>
            <w:vAlign w:val="bottom"/>
            <w:hideMark/>
          </w:tcPr>
          <w:p w14:paraId="67EB0142" w14:textId="77777777" w:rsidR="00B22F48" w:rsidRPr="00280CAE" w:rsidRDefault="00B22F48" w:rsidP="00B22F48">
            <w:pPr>
              <w:pStyle w:val="NoSpacing"/>
            </w:pPr>
            <w:r w:rsidRPr="00280CAE">
              <w:t> </w:t>
            </w:r>
          </w:p>
        </w:tc>
        <w:tc>
          <w:tcPr>
            <w:tcW w:w="1438" w:type="dxa"/>
            <w:vAlign w:val="bottom"/>
            <w:hideMark/>
          </w:tcPr>
          <w:p w14:paraId="3D9C1C8A" w14:textId="77777777" w:rsidR="00B22F48" w:rsidRPr="00280CAE" w:rsidRDefault="00B22F48" w:rsidP="00B22F48">
            <w:pPr>
              <w:pStyle w:val="NoSpacing"/>
            </w:pPr>
            <w:r w:rsidRPr="00280CAE">
              <w:t> </w:t>
            </w:r>
          </w:p>
        </w:tc>
        <w:tc>
          <w:tcPr>
            <w:tcW w:w="1438" w:type="dxa"/>
            <w:vAlign w:val="bottom"/>
            <w:hideMark/>
          </w:tcPr>
          <w:p w14:paraId="28FFB2A0" w14:textId="77777777" w:rsidR="00B22F48" w:rsidRPr="00280CAE" w:rsidRDefault="00B22F48" w:rsidP="00B22F48">
            <w:pPr>
              <w:pStyle w:val="NoSpacing"/>
            </w:pPr>
            <w:r w:rsidRPr="00280CAE">
              <w:t> </w:t>
            </w:r>
          </w:p>
        </w:tc>
        <w:tc>
          <w:tcPr>
            <w:tcW w:w="1438" w:type="dxa"/>
            <w:vAlign w:val="bottom"/>
            <w:hideMark/>
          </w:tcPr>
          <w:p w14:paraId="74746B74" w14:textId="77777777" w:rsidR="00B22F48" w:rsidRPr="00280CAE" w:rsidRDefault="00B22F48" w:rsidP="00B22F48">
            <w:pPr>
              <w:pStyle w:val="NoSpacing"/>
            </w:pPr>
            <w:r w:rsidRPr="00280CAE">
              <w:t> </w:t>
            </w:r>
          </w:p>
        </w:tc>
        <w:tc>
          <w:tcPr>
            <w:tcW w:w="1438" w:type="dxa"/>
            <w:shd w:val="clear" w:color="000000" w:fill="4EA72E"/>
            <w:vAlign w:val="bottom"/>
            <w:hideMark/>
          </w:tcPr>
          <w:p w14:paraId="314B3E59" w14:textId="77777777" w:rsidR="00B22F48" w:rsidRPr="00280CAE" w:rsidRDefault="00B22F48" w:rsidP="00B22F48">
            <w:pPr>
              <w:pStyle w:val="NoSpacing"/>
            </w:pPr>
            <w:r w:rsidRPr="00280CAE">
              <w:t>Release Result</w:t>
            </w:r>
          </w:p>
        </w:tc>
        <w:tc>
          <w:tcPr>
            <w:tcW w:w="1438" w:type="dxa"/>
            <w:vAlign w:val="bottom"/>
            <w:hideMark/>
          </w:tcPr>
          <w:p w14:paraId="2EA3A3E4" w14:textId="77777777" w:rsidR="00B22F48" w:rsidRPr="00280CAE" w:rsidRDefault="00B22F48" w:rsidP="00B22F48">
            <w:pPr>
              <w:pStyle w:val="NoSpacing"/>
            </w:pPr>
            <w:r w:rsidRPr="00280CAE">
              <w:t> </w:t>
            </w:r>
          </w:p>
        </w:tc>
      </w:tr>
      <w:tr w:rsidR="00B22F48" w:rsidRPr="00B22F48" w14:paraId="24E3F163" w14:textId="77777777" w:rsidTr="002F4DF0">
        <w:trPr>
          <w:trHeight w:val="290"/>
        </w:trPr>
        <w:tc>
          <w:tcPr>
            <w:tcW w:w="993" w:type="dxa"/>
            <w:vMerge/>
            <w:vAlign w:val="center"/>
            <w:hideMark/>
          </w:tcPr>
          <w:p w14:paraId="7D942418" w14:textId="77777777" w:rsidR="00B22F48" w:rsidRPr="00280CAE" w:rsidRDefault="00B22F48">
            <w:pPr>
              <w:pStyle w:val="NoSpacing"/>
              <w:jc w:val="left"/>
              <w:rPr>
                <w:b/>
                <w:bCs/>
              </w:rPr>
              <w:pPrChange w:id="101" w:author="Sin Fong TAN (MAS)" w:date="2026-01-06T14:39:00Z" w16du:dateUtc="2026-01-06T06:39:00Z">
                <w:pPr>
                  <w:pStyle w:val="NoSpacing"/>
                </w:pPr>
              </w:pPrChange>
            </w:pPr>
          </w:p>
        </w:tc>
        <w:tc>
          <w:tcPr>
            <w:tcW w:w="1559" w:type="dxa"/>
            <w:vAlign w:val="bottom"/>
            <w:hideMark/>
          </w:tcPr>
          <w:p w14:paraId="3739B8FC" w14:textId="77777777" w:rsidR="00B22F48" w:rsidRPr="00280CAE" w:rsidRDefault="00B22F48" w:rsidP="00B22F48">
            <w:pPr>
              <w:pStyle w:val="NoSpacing"/>
            </w:pPr>
            <w:r w:rsidRPr="00280CAE">
              <w:t> </w:t>
            </w:r>
          </w:p>
        </w:tc>
        <w:tc>
          <w:tcPr>
            <w:tcW w:w="1174" w:type="dxa"/>
            <w:vAlign w:val="bottom"/>
            <w:hideMark/>
          </w:tcPr>
          <w:p w14:paraId="3C7A7696" w14:textId="77777777" w:rsidR="00B22F48" w:rsidRPr="00280CAE" w:rsidRDefault="00B22F48" w:rsidP="00B22F48">
            <w:pPr>
              <w:pStyle w:val="NoSpacing"/>
            </w:pPr>
            <w:r w:rsidRPr="00280CAE">
              <w:t> </w:t>
            </w:r>
          </w:p>
        </w:tc>
        <w:tc>
          <w:tcPr>
            <w:tcW w:w="1438" w:type="dxa"/>
            <w:vAlign w:val="bottom"/>
            <w:hideMark/>
          </w:tcPr>
          <w:p w14:paraId="41242691" w14:textId="77777777" w:rsidR="00B22F48" w:rsidRPr="00280CAE" w:rsidRDefault="00B22F48" w:rsidP="00B22F48">
            <w:pPr>
              <w:pStyle w:val="NoSpacing"/>
            </w:pPr>
            <w:r w:rsidRPr="00280CAE">
              <w:t> </w:t>
            </w:r>
          </w:p>
        </w:tc>
        <w:tc>
          <w:tcPr>
            <w:tcW w:w="1438" w:type="dxa"/>
            <w:vAlign w:val="bottom"/>
            <w:hideMark/>
          </w:tcPr>
          <w:p w14:paraId="22E86CDB" w14:textId="77777777" w:rsidR="00B22F48" w:rsidRPr="00280CAE" w:rsidRDefault="00B22F48" w:rsidP="00B22F48">
            <w:pPr>
              <w:pStyle w:val="NoSpacing"/>
            </w:pPr>
            <w:r w:rsidRPr="00280CAE">
              <w:t> </w:t>
            </w:r>
          </w:p>
        </w:tc>
        <w:tc>
          <w:tcPr>
            <w:tcW w:w="1438" w:type="dxa"/>
            <w:vAlign w:val="bottom"/>
            <w:hideMark/>
          </w:tcPr>
          <w:p w14:paraId="49A4E1C7" w14:textId="77777777" w:rsidR="00B22F48" w:rsidRPr="00280CAE" w:rsidRDefault="00B22F48" w:rsidP="00B22F48">
            <w:pPr>
              <w:pStyle w:val="NoSpacing"/>
            </w:pPr>
            <w:r w:rsidRPr="00280CAE">
              <w:t> </w:t>
            </w:r>
          </w:p>
        </w:tc>
        <w:tc>
          <w:tcPr>
            <w:tcW w:w="1438" w:type="dxa"/>
            <w:shd w:val="clear" w:color="000000" w:fill="0F9ED5"/>
            <w:vAlign w:val="bottom"/>
            <w:hideMark/>
          </w:tcPr>
          <w:p w14:paraId="55766F6D" w14:textId="77777777" w:rsidR="00B22F48" w:rsidRPr="00280CAE" w:rsidRDefault="00B22F48" w:rsidP="00B22F48">
            <w:pPr>
              <w:pStyle w:val="NoSpacing"/>
            </w:pPr>
            <w:r w:rsidRPr="00280CAE">
              <w:t>SSB Portal Sync</w:t>
            </w:r>
          </w:p>
        </w:tc>
        <w:tc>
          <w:tcPr>
            <w:tcW w:w="1438" w:type="dxa"/>
            <w:vAlign w:val="bottom"/>
            <w:hideMark/>
          </w:tcPr>
          <w:p w14:paraId="3B9D8429" w14:textId="77777777" w:rsidR="00B22F48" w:rsidRPr="00280CAE" w:rsidRDefault="00B22F48" w:rsidP="00B22F48">
            <w:pPr>
              <w:pStyle w:val="NoSpacing"/>
            </w:pPr>
            <w:r w:rsidRPr="00280CAE">
              <w:t> </w:t>
            </w:r>
          </w:p>
        </w:tc>
      </w:tr>
      <w:tr w:rsidR="00B22F48" w:rsidRPr="00B22F48" w14:paraId="5B2B19FD" w14:textId="77777777" w:rsidTr="002F4DF0">
        <w:trPr>
          <w:trHeight w:val="580"/>
        </w:trPr>
        <w:tc>
          <w:tcPr>
            <w:tcW w:w="993" w:type="dxa"/>
            <w:shd w:val="clear" w:color="000000" w:fill="E8E8E8"/>
            <w:vAlign w:val="center"/>
            <w:hideMark/>
          </w:tcPr>
          <w:p w14:paraId="57B02A4C" w14:textId="77777777" w:rsidR="00B22F48" w:rsidRPr="00280CAE" w:rsidRDefault="00B22F48">
            <w:pPr>
              <w:pStyle w:val="NoSpacing"/>
              <w:jc w:val="left"/>
              <w:rPr>
                <w:b/>
                <w:bCs/>
              </w:rPr>
              <w:pPrChange w:id="102" w:author="Sin Fong TAN (MAS)" w:date="2026-01-06T14:39:00Z" w16du:dateUtc="2026-01-06T06:39:00Z">
                <w:pPr>
                  <w:pStyle w:val="NoSpacing"/>
                </w:pPr>
              </w:pPrChange>
            </w:pPr>
            <w:r w:rsidRPr="00280CAE">
              <w:rPr>
                <w:b/>
                <w:bCs/>
              </w:rPr>
              <w:t>4:00PM</w:t>
            </w:r>
          </w:p>
        </w:tc>
        <w:tc>
          <w:tcPr>
            <w:tcW w:w="1559" w:type="dxa"/>
            <w:vAlign w:val="bottom"/>
            <w:hideMark/>
          </w:tcPr>
          <w:p w14:paraId="1C537C74" w14:textId="77777777" w:rsidR="00B22F48" w:rsidRPr="00280CAE" w:rsidRDefault="00B22F48" w:rsidP="00B22F48">
            <w:pPr>
              <w:pStyle w:val="NoSpacing"/>
            </w:pPr>
            <w:r w:rsidRPr="00280CAE">
              <w:t> </w:t>
            </w:r>
          </w:p>
        </w:tc>
        <w:tc>
          <w:tcPr>
            <w:tcW w:w="1174" w:type="dxa"/>
            <w:vAlign w:val="bottom"/>
            <w:hideMark/>
          </w:tcPr>
          <w:p w14:paraId="49DA359F" w14:textId="77777777" w:rsidR="00B22F48" w:rsidRPr="00280CAE" w:rsidRDefault="00B22F48" w:rsidP="00B22F48">
            <w:pPr>
              <w:pStyle w:val="NoSpacing"/>
            </w:pPr>
            <w:r w:rsidRPr="00280CAE">
              <w:t> </w:t>
            </w:r>
          </w:p>
        </w:tc>
        <w:tc>
          <w:tcPr>
            <w:tcW w:w="1438" w:type="dxa"/>
            <w:vAlign w:val="bottom"/>
            <w:hideMark/>
          </w:tcPr>
          <w:p w14:paraId="5347F98A" w14:textId="77777777" w:rsidR="00B22F48" w:rsidRPr="00280CAE" w:rsidRDefault="00B22F48" w:rsidP="00B22F48">
            <w:pPr>
              <w:pStyle w:val="NoSpacing"/>
            </w:pPr>
            <w:r w:rsidRPr="00280CAE">
              <w:t> </w:t>
            </w:r>
          </w:p>
        </w:tc>
        <w:tc>
          <w:tcPr>
            <w:tcW w:w="1438" w:type="dxa"/>
            <w:vAlign w:val="bottom"/>
            <w:hideMark/>
          </w:tcPr>
          <w:p w14:paraId="0B3D08BD" w14:textId="77777777" w:rsidR="00B22F48" w:rsidRPr="00280CAE" w:rsidRDefault="00B22F48" w:rsidP="00B22F48">
            <w:pPr>
              <w:pStyle w:val="NoSpacing"/>
            </w:pPr>
            <w:r w:rsidRPr="00280CAE">
              <w:t> </w:t>
            </w:r>
          </w:p>
        </w:tc>
        <w:tc>
          <w:tcPr>
            <w:tcW w:w="1438" w:type="dxa"/>
            <w:vAlign w:val="bottom"/>
            <w:hideMark/>
          </w:tcPr>
          <w:p w14:paraId="3F84F9D3" w14:textId="77777777" w:rsidR="00B22F48" w:rsidRPr="00280CAE" w:rsidRDefault="00B22F48" w:rsidP="00B22F48">
            <w:pPr>
              <w:pStyle w:val="NoSpacing"/>
            </w:pPr>
            <w:r w:rsidRPr="00280CAE">
              <w:t> </w:t>
            </w:r>
          </w:p>
        </w:tc>
        <w:tc>
          <w:tcPr>
            <w:tcW w:w="1438" w:type="dxa"/>
            <w:shd w:val="clear" w:color="000000" w:fill="4EA72E"/>
            <w:vAlign w:val="bottom"/>
            <w:hideMark/>
          </w:tcPr>
          <w:p w14:paraId="6B70F236" w14:textId="77777777" w:rsidR="00B22F48" w:rsidRPr="00280CAE" w:rsidRDefault="00B22F48" w:rsidP="00B22F48">
            <w:pPr>
              <w:pStyle w:val="NoSpacing"/>
            </w:pPr>
            <w:r w:rsidRPr="00280CAE">
              <w:t>Generate Holdings Report</w:t>
            </w:r>
          </w:p>
        </w:tc>
        <w:tc>
          <w:tcPr>
            <w:tcW w:w="1438" w:type="dxa"/>
            <w:vAlign w:val="bottom"/>
            <w:hideMark/>
          </w:tcPr>
          <w:p w14:paraId="6708E44C" w14:textId="77777777" w:rsidR="00B22F48" w:rsidRPr="00280CAE" w:rsidRDefault="00B22F48" w:rsidP="00B22F48">
            <w:pPr>
              <w:pStyle w:val="NoSpacing"/>
            </w:pPr>
            <w:r w:rsidRPr="00280CAE">
              <w:t> </w:t>
            </w:r>
          </w:p>
        </w:tc>
      </w:tr>
      <w:tr w:rsidR="00B22F48" w:rsidRPr="00B22F48" w14:paraId="396C0559" w14:textId="77777777" w:rsidTr="002F4DF0">
        <w:trPr>
          <w:trHeight w:val="870"/>
        </w:trPr>
        <w:tc>
          <w:tcPr>
            <w:tcW w:w="993" w:type="dxa"/>
            <w:shd w:val="clear" w:color="000000" w:fill="E8E8E8"/>
            <w:vAlign w:val="center"/>
            <w:hideMark/>
          </w:tcPr>
          <w:p w14:paraId="1F90EBB5" w14:textId="77777777" w:rsidR="00B22F48" w:rsidRPr="00280CAE" w:rsidRDefault="00B22F48">
            <w:pPr>
              <w:pStyle w:val="NoSpacing"/>
              <w:jc w:val="left"/>
              <w:rPr>
                <w:b/>
                <w:bCs/>
              </w:rPr>
              <w:pPrChange w:id="103" w:author="Sin Fong TAN (MAS)" w:date="2026-01-06T14:39:00Z" w16du:dateUtc="2026-01-06T06:39:00Z">
                <w:pPr>
                  <w:pStyle w:val="NoSpacing"/>
                </w:pPr>
              </w:pPrChange>
            </w:pPr>
            <w:r w:rsidRPr="00280CAE">
              <w:rPr>
                <w:b/>
                <w:bCs/>
              </w:rPr>
              <w:t>On or after 4:30PM</w:t>
            </w:r>
          </w:p>
        </w:tc>
        <w:tc>
          <w:tcPr>
            <w:tcW w:w="1559" w:type="dxa"/>
            <w:shd w:val="clear" w:color="000000" w:fill="DAF2D0"/>
            <w:vAlign w:val="bottom"/>
            <w:hideMark/>
          </w:tcPr>
          <w:p w14:paraId="15AF4EB5" w14:textId="77777777" w:rsidR="00B22F48" w:rsidRPr="00280CAE" w:rsidRDefault="00B22F48" w:rsidP="00B22F48">
            <w:pPr>
              <w:pStyle w:val="NoSpacing"/>
            </w:pPr>
            <w:r w:rsidRPr="00280CAE">
              <w:t>Publish</w:t>
            </w:r>
          </w:p>
          <w:p w14:paraId="016B21F7" w14:textId="77777777" w:rsidR="00B22F48" w:rsidRPr="00280CAE" w:rsidRDefault="00B22F48" w:rsidP="00B22F48">
            <w:pPr>
              <w:pStyle w:val="NoSpacing"/>
            </w:pPr>
            <w:r w:rsidRPr="00280CAE">
              <w:t xml:space="preserve">Announcement </w:t>
            </w:r>
          </w:p>
        </w:tc>
        <w:tc>
          <w:tcPr>
            <w:tcW w:w="1174" w:type="dxa"/>
            <w:vAlign w:val="bottom"/>
            <w:hideMark/>
          </w:tcPr>
          <w:p w14:paraId="0602BAA7" w14:textId="77777777" w:rsidR="00B22F48" w:rsidRPr="00280CAE" w:rsidRDefault="00B22F48" w:rsidP="00B22F48">
            <w:pPr>
              <w:pStyle w:val="NoSpacing"/>
            </w:pPr>
            <w:r w:rsidRPr="00280CAE">
              <w:t> </w:t>
            </w:r>
          </w:p>
        </w:tc>
        <w:tc>
          <w:tcPr>
            <w:tcW w:w="1438" w:type="dxa"/>
            <w:vAlign w:val="bottom"/>
            <w:hideMark/>
          </w:tcPr>
          <w:p w14:paraId="31BF5BCE" w14:textId="77777777" w:rsidR="00B22F48" w:rsidRPr="00280CAE" w:rsidRDefault="00B22F48" w:rsidP="00B22F48">
            <w:pPr>
              <w:pStyle w:val="NoSpacing"/>
            </w:pPr>
            <w:r w:rsidRPr="00280CAE">
              <w:t> </w:t>
            </w:r>
          </w:p>
        </w:tc>
        <w:tc>
          <w:tcPr>
            <w:tcW w:w="1438" w:type="dxa"/>
            <w:vAlign w:val="bottom"/>
            <w:hideMark/>
          </w:tcPr>
          <w:p w14:paraId="1531C995" w14:textId="77777777" w:rsidR="00B22F48" w:rsidRPr="00280CAE" w:rsidRDefault="00B22F48" w:rsidP="00B22F48">
            <w:pPr>
              <w:pStyle w:val="NoSpacing"/>
            </w:pPr>
            <w:r w:rsidRPr="00280CAE">
              <w:t> </w:t>
            </w:r>
          </w:p>
        </w:tc>
        <w:tc>
          <w:tcPr>
            <w:tcW w:w="1438" w:type="dxa"/>
            <w:vAlign w:val="bottom"/>
            <w:hideMark/>
          </w:tcPr>
          <w:p w14:paraId="320F2838" w14:textId="77777777" w:rsidR="00B22F48" w:rsidRPr="00280CAE" w:rsidRDefault="00B22F48" w:rsidP="00B22F48">
            <w:pPr>
              <w:pStyle w:val="NoSpacing"/>
            </w:pPr>
            <w:r w:rsidRPr="00280CAE">
              <w:t> </w:t>
            </w:r>
          </w:p>
        </w:tc>
        <w:tc>
          <w:tcPr>
            <w:tcW w:w="1438" w:type="dxa"/>
            <w:vAlign w:val="bottom"/>
            <w:hideMark/>
          </w:tcPr>
          <w:p w14:paraId="0A86A854" w14:textId="77777777" w:rsidR="00B22F48" w:rsidRPr="00280CAE" w:rsidRDefault="00B22F48" w:rsidP="00B22F48">
            <w:pPr>
              <w:pStyle w:val="NoSpacing"/>
            </w:pPr>
            <w:r w:rsidRPr="00280CAE">
              <w:t> </w:t>
            </w:r>
          </w:p>
        </w:tc>
        <w:tc>
          <w:tcPr>
            <w:tcW w:w="1438" w:type="dxa"/>
            <w:vAlign w:val="bottom"/>
            <w:hideMark/>
          </w:tcPr>
          <w:p w14:paraId="6AF44E48" w14:textId="77777777" w:rsidR="00B22F48" w:rsidRPr="00280CAE" w:rsidRDefault="00B22F48" w:rsidP="00280CAE">
            <w:pPr>
              <w:pStyle w:val="NoSpacing"/>
              <w:keepNext/>
            </w:pPr>
            <w:r w:rsidRPr="00280CAE">
              <w:t> </w:t>
            </w:r>
          </w:p>
        </w:tc>
      </w:tr>
    </w:tbl>
    <w:p w14:paraId="697512B2" w14:textId="2A752EDC" w:rsidR="00280CAE" w:rsidRPr="00280CAE" w:rsidRDefault="00280CAE">
      <w:pPr>
        <w:pStyle w:val="Caption"/>
      </w:pPr>
      <w:r w:rsidRPr="00280CAE">
        <w:t xml:space="preserve">Table </w:t>
      </w:r>
      <w:r w:rsidRPr="00280CAE">
        <w:fldChar w:fldCharType="begin"/>
      </w:r>
      <w:r w:rsidRPr="00280CAE">
        <w:instrText xml:space="preserve"> SEQ Table \* ARABIC </w:instrText>
      </w:r>
      <w:r w:rsidRPr="00280CAE">
        <w:fldChar w:fldCharType="separate"/>
      </w:r>
      <w:r w:rsidRPr="00280CAE">
        <w:rPr>
          <w:noProof/>
        </w:rPr>
        <w:t>2</w:t>
      </w:r>
      <w:r w:rsidRPr="00280CAE">
        <w:fldChar w:fldCharType="end"/>
      </w:r>
      <w:r w:rsidRPr="00280CAE">
        <w:t xml:space="preserve"> Overall Process for SSBs in a Calendar Month</w:t>
      </w:r>
    </w:p>
    <w:p w14:paraId="32E9676E" w14:textId="4998FAC1" w:rsidR="002F4DF0" w:rsidRPr="00280CAE" w:rsidRDefault="002F4DF0" w:rsidP="002F4DF0">
      <w:r w:rsidRPr="00280CAE">
        <w:t xml:space="preserve">In Oct/Nov of a given year, the issuance calendar of the following year for SSBs is published to the MAS website. For more information regarding the processes related to issuance calendars, refer to </w:t>
      </w:r>
      <w:r w:rsidRPr="00280CAE">
        <w:rPr>
          <w:i/>
          <w:iCs/>
        </w:rPr>
        <w:t>MAS_OMEGA – Functional Specifications Document (Issuance Calendar)</w:t>
      </w:r>
      <w:r w:rsidRPr="00280CAE">
        <w:t>.</w:t>
      </w:r>
    </w:p>
    <w:p w14:paraId="540D520E" w14:textId="12436BDD" w:rsidR="002F4DF0" w:rsidRPr="00280CAE" w:rsidRDefault="002F4DF0" w:rsidP="002F4DF0">
      <w:commentRangeStart w:id="104"/>
      <w:r w:rsidRPr="00280CAE">
        <w:t>On the 1</w:t>
      </w:r>
      <w:r w:rsidRPr="00280CAE">
        <w:rPr>
          <w:vertAlign w:val="superscript"/>
        </w:rPr>
        <w:t>st</w:t>
      </w:r>
      <w:r w:rsidRPr="00280CAE">
        <w:t xml:space="preserve"> working day of the month, the following processes are </w:t>
      </w:r>
      <w:commentRangeStart w:id="105"/>
      <w:r w:rsidRPr="00280CAE">
        <w:t>executed</w:t>
      </w:r>
      <w:commentRangeEnd w:id="105"/>
      <w:r w:rsidR="0073459A">
        <w:rPr>
          <w:rStyle w:val="CommentReference"/>
        </w:rPr>
        <w:commentReference w:id="105"/>
      </w:r>
      <w:r w:rsidRPr="00280CAE">
        <w:t>:</w:t>
      </w:r>
      <w:commentRangeEnd w:id="104"/>
      <w:r w:rsidR="00595A88">
        <w:rPr>
          <w:rStyle w:val="CommentReference"/>
        </w:rPr>
        <w:commentReference w:id="104"/>
      </w:r>
    </w:p>
    <w:p w14:paraId="3E88C58D" w14:textId="3ABB690D" w:rsidR="006E2D84" w:rsidRPr="00280CAE" w:rsidRDefault="006E2D84">
      <w:pPr>
        <w:pStyle w:val="ListParagraph"/>
        <w:numPr>
          <w:ilvl w:val="0"/>
          <w:numId w:val="53"/>
        </w:numPr>
        <w:pPrChange w:id="106" w:author="Sin Fong TAN (MAS)" w:date="2026-01-06T15:11:00Z" w16du:dateUtc="2026-01-06T07:11:00Z">
          <w:pPr>
            <w:pStyle w:val="ListParagraph"/>
          </w:pPr>
        </w:pPrChange>
      </w:pPr>
      <w:commentRangeStart w:id="107"/>
      <w:r w:rsidRPr="00280CAE">
        <w:t xml:space="preserve">Process Holdings Submission File </w:t>
      </w:r>
      <w:commentRangeEnd w:id="107"/>
      <w:r w:rsidR="00087582">
        <w:rPr>
          <w:rStyle w:val="CommentReference"/>
        </w:rPr>
        <w:commentReference w:id="107"/>
      </w:r>
      <w:r w:rsidRPr="00280CAE">
        <w:t xml:space="preserve">(refer to </w:t>
      </w:r>
      <w:r w:rsidRPr="00280CAE">
        <w:fldChar w:fldCharType="begin"/>
      </w:r>
      <w:r w:rsidRPr="00280CAE">
        <w:instrText xml:space="preserve"> REF _Ref216186196 \r \h </w:instrText>
      </w:r>
      <w:r w:rsidR="00460A94" w:rsidRPr="00280CAE">
        <w:instrText xml:space="preserve"> \* MERGEFORMAT </w:instrText>
      </w:r>
      <w:r w:rsidRPr="00280CAE">
        <w:fldChar w:fldCharType="separate"/>
      </w:r>
      <w:r w:rsidR="003868C2" w:rsidRPr="00280CAE">
        <w:t>3</w:t>
      </w:r>
      <w:r w:rsidRPr="00280CAE">
        <w:fldChar w:fldCharType="end"/>
      </w:r>
      <w:r w:rsidRPr="00280CAE">
        <w:t xml:space="preserve"> </w:t>
      </w:r>
      <w:r w:rsidRPr="00280CAE">
        <w:fldChar w:fldCharType="begin"/>
      </w:r>
      <w:r w:rsidRPr="00280CAE">
        <w:instrText xml:space="preserve"> REF _Ref216186196 \h </w:instrText>
      </w:r>
      <w:r w:rsidR="00460A94" w:rsidRPr="00280CAE">
        <w:instrText xml:space="preserve"> \* MERGEFORMAT </w:instrText>
      </w:r>
      <w:r w:rsidRPr="00280CAE">
        <w:fldChar w:fldCharType="separate"/>
      </w:r>
      <w:r w:rsidR="003868C2" w:rsidRPr="00280CAE">
        <w:t>Process Holdings Submission File</w:t>
      </w:r>
      <w:r w:rsidRPr="00280CAE">
        <w:fldChar w:fldCharType="end"/>
      </w:r>
      <w:r w:rsidRPr="00280CAE">
        <w:t>)</w:t>
      </w:r>
      <w:r w:rsidR="009A4B0B" w:rsidRPr="00280CAE">
        <w:t>,</w:t>
      </w:r>
    </w:p>
    <w:p w14:paraId="3A5E3387" w14:textId="187EAEFF" w:rsidR="002F4DF0" w:rsidRPr="00280CAE" w:rsidRDefault="002F4DF0">
      <w:pPr>
        <w:pStyle w:val="ListParagraph"/>
        <w:numPr>
          <w:ilvl w:val="0"/>
          <w:numId w:val="53"/>
        </w:numPr>
        <w:pPrChange w:id="108" w:author="Sin Fong TAN (MAS)" w:date="2026-01-06T15:11:00Z" w16du:dateUtc="2026-01-06T07:11:00Z">
          <w:pPr>
            <w:pStyle w:val="ListParagraph"/>
          </w:pPr>
        </w:pPrChange>
      </w:pPr>
      <w:r w:rsidRPr="00280CAE">
        <w:t>SSB Housekeeping</w:t>
      </w:r>
      <w:r w:rsidR="006E2D84" w:rsidRPr="00280CAE">
        <w:t xml:space="preserve"> (refer to </w:t>
      </w:r>
      <w:r w:rsidR="007D5B1B" w:rsidRPr="00280CAE">
        <w:fldChar w:fldCharType="begin"/>
      </w:r>
      <w:r w:rsidR="007D5B1B" w:rsidRPr="00280CAE">
        <w:instrText xml:space="preserve"> REF _Ref216190574 \r \h </w:instrText>
      </w:r>
      <w:r w:rsidR="007D5B1B" w:rsidRPr="00280CAE">
        <w:fldChar w:fldCharType="separate"/>
      </w:r>
      <w:r w:rsidR="003868C2" w:rsidRPr="00280CAE">
        <w:t>4</w:t>
      </w:r>
      <w:r w:rsidR="007D5B1B" w:rsidRPr="00280CAE">
        <w:fldChar w:fldCharType="end"/>
      </w:r>
      <w:r w:rsidR="007D5B1B" w:rsidRPr="00280CAE">
        <w:t xml:space="preserve"> </w:t>
      </w:r>
      <w:r w:rsidR="007D5B1B" w:rsidRPr="00280CAE">
        <w:fldChar w:fldCharType="begin"/>
      </w:r>
      <w:r w:rsidR="007D5B1B" w:rsidRPr="00280CAE">
        <w:instrText xml:space="preserve"> REF _Ref216190574 \h </w:instrText>
      </w:r>
      <w:r w:rsidR="007D5B1B" w:rsidRPr="00280CAE">
        <w:fldChar w:fldCharType="separate"/>
      </w:r>
      <w:r w:rsidR="003868C2" w:rsidRPr="00280CAE">
        <w:t>SSB Housekeeping</w:t>
      </w:r>
      <w:r w:rsidR="007D5B1B" w:rsidRPr="00280CAE">
        <w:fldChar w:fldCharType="end"/>
      </w:r>
      <w:r w:rsidR="006E2D84" w:rsidRPr="00280CAE">
        <w:t>)</w:t>
      </w:r>
      <w:r w:rsidR="009A4B0B" w:rsidRPr="00280CAE">
        <w:t>,</w:t>
      </w:r>
    </w:p>
    <w:p w14:paraId="6D5FE275" w14:textId="42C97AE3" w:rsidR="002F4DF0" w:rsidRPr="00280CAE" w:rsidRDefault="006E2D84">
      <w:pPr>
        <w:pStyle w:val="ListParagraph"/>
        <w:numPr>
          <w:ilvl w:val="0"/>
          <w:numId w:val="53"/>
        </w:numPr>
        <w:pPrChange w:id="109" w:author="Sin Fong TAN (MAS)" w:date="2026-01-06T15:11:00Z" w16du:dateUtc="2026-01-06T07:11:00Z">
          <w:pPr>
            <w:pStyle w:val="ListParagraph"/>
          </w:pPr>
        </w:pPrChange>
      </w:pPr>
      <w:r w:rsidRPr="00280CAE">
        <w:t xml:space="preserve">Generation of Issuance </w:t>
      </w:r>
      <w:del w:id="110" w:author="Akila BALAKRISHNAN from.OPTIMUM (MAS)" w:date="2025-12-18T09:50:00Z" w16du:dateUtc="2025-12-18T01:50:00Z">
        <w:r w:rsidRPr="00280CAE" w:rsidDel="00266B8C">
          <w:delText xml:space="preserve">Calendar </w:delText>
        </w:r>
      </w:del>
      <w:r w:rsidRPr="00280CAE">
        <w:t>Report</w:t>
      </w:r>
      <w:r w:rsidR="009A4B0B" w:rsidRPr="00280CAE">
        <w:t>,</w:t>
      </w:r>
    </w:p>
    <w:p w14:paraId="4C4E8DDF" w14:textId="7AA03254" w:rsidR="006E2D84" w:rsidDel="00D31C2D" w:rsidRDefault="006E2D84" w:rsidP="006E2D84">
      <w:pPr>
        <w:pStyle w:val="ListParagraph"/>
        <w:rPr>
          <w:del w:id="111" w:author="Unknown"/>
        </w:rPr>
      </w:pPr>
      <w:commentRangeStart w:id="112"/>
      <w:r w:rsidRPr="00280CAE">
        <w:t xml:space="preserve">SSB Portal Sync </w:t>
      </w:r>
      <w:commentRangeEnd w:id="112"/>
      <w:r w:rsidR="00212F1E">
        <w:rPr>
          <w:rStyle w:val="CommentReference"/>
        </w:rPr>
        <w:commentReference w:id="112"/>
      </w:r>
      <w:r w:rsidRPr="00280CAE">
        <w:t xml:space="preserve">(refer to </w:t>
      </w:r>
      <w:r w:rsidR="00C20E2F" w:rsidRPr="00280CAE">
        <w:fldChar w:fldCharType="begin"/>
      </w:r>
      <w:r w:rsidR="00C20E2F" w:rsidRPr="00280CAE">
        <w:instrText xml:space="preserve"> REF _Ref216190850 \r \h </w:instrText>
      </w:r>
      <w:r w:rsidR="00C20E2F" w:rsidRPr="00280CAE">
        <w:fldChar w:fldCharType="separate"/>
      </w:r>
      <w:r w:rsidR="003868C2" w:rsidRPr="00280CAE">
        <w:t>5</w:t>
      </w:r>
      <w:r w:rsidR="00C20E2F" w:rsidRPr="00280CAE">
        <w:fldChar w:fldCharType="end"/>
      </w:r>
      <w:r w:rsidR="00C20E2F" w:rsidRPr="00280CAE">
        <w:t xml:space="preserve"> </w:t>
      </w:r>
      <w:r w:rsidR="00C20E2F" w:rsidRPr="00280CAE">
        <w:fldChar w:fldCharType="begin"/>
      </w:r>
      <w:r w:rsidR="00C20E2F" w:rsidRPr="00280CAE">
        <w:instrText xml:space="preserve"> REF _Ref216190851 \h </w:instrText>
      </w:r>
      <w:r w:rsidR="00C20E2F" w:rsidRPr="00280CAE">
        <w:fldChar w:fldCharType="separate"/>
      </w:r>
      <w:r w:rsidR="003868C2" w:rsidRPr="00280CAE">
        <w:t>SSB Portal Sync</w:t>
      </w:r>
      <w:r w:rsidR="00C20E2F" w:rsidRPr="00280CAE">
        <w:fldChar w:fldCharType="end"/>
      </w:r>
      <w:r w:rsidRPr="00280CAE">
        <w:t>)</w:t>
      </w:r>
      <w:ins w:id="113" w:author="Han Xie CHAI (MAS)" w:date="2025-12-18T15:39:00Z" w16du:dateUtc="2025-12-18T07:39:00Z">
        <w:r w:rsidR="00595A88">
          <w:t>,</w:t>
        </w:r>
      </w:ins>
      <w:del w:id="114" w:author="Akila BALAKRISHNAN from.OPTIMUM (MAS)" w:date="2025-12-18T09:59:00Z" w16du:dateUtc="2025-12-18T01:59:00Z">
        <w:r w:rsidRPr="00280CAE" w:rsidDel="00D31C2D">
          <w:delText>.</w:delText>
        </w:r>
      </w:del>
    </w:p>
    <w:p w14:paraId="2C002D6C" w14:textId="77777777" w:rsidR="00D31C2D" w:rsidRPr="00280CAE" w:rsidRDefault="00D31C2D">
      <w:pPr>
        <w:pStyle w:val="ListParagraph"/>
        <w:numPr>
          <w:ilvl w:val="0"/>
          <w:numId w:val="53"/>
        </w:numPr>
        <w:rPr>
          <w:ins w:id="115" w:author="Akila BALAKRISHNAN from.OPTIMUM (MAS)" w:date="2025-12-18T09:59:00Z" w16du:dateUtc="2025-12-18T01:59:00Z"/>
        </w:rPr>
        <w:pPrChange w:id="116" w:author="Sin Fong TAN (MAS)" w:date="2026-01-06T15:11:00Z" w16du:dateUtc="2026-01-06T07:11:00Z">
          <w:pPr>
            <w:pStyle w:val="ListParagraph"/>
          </w:pPr>
        </w:pPrChange>
      </w:pPr>
    </w:p>
    <w:p w14:paraId="41219D62" w14:textId="297A1613" w:rsidR="006E2D84" w:rsidRDefault="006E2D84">
      <w:pPr>
        <w:pStyle w:val="ListParagraph"/>
        <w:numPr>
          <w:ilvl w:val="0"/>
          <w:numId w:val="53"/>
        </w:numPr>
        <w:rPr>
          <w:ins w:id="117" w:author="Akila BALAKRISHNAN from.OPTIMUM (MAS)" w:date="2025-12-18T09:58:00Z" w16du:dateUtc="2025-12-18T01:58:00Z"/>
        </w:rPr>
        <w:pPrChange w:id="118" w:author="Sin Fong TAN (MAS)" w:date="2026-01-06T15:11:00Z" w16du:dateUtc="2026-01-06T07:11:00Z">
          <w:pPr/>
        </w:pPrChange>
      </w:pPr>
      <w:del w:id="119" w:author="Akila BALAKRISHNAN from.OPTIMUM (MAS)" w:date="2025-12-18T09:59:00Z" w16du:dateUtc="2025-12-18T01:59:00Z">
        <w:r w:rsidRPr="00280CAE" w:rsidDel="00D31C2D">
          <w:delText>In addition, the a</w:delText>
        </w:r>
      </w:del>
      <w:ins w:id="120" w:author="Akila BALAKRISHNAN from.OPTIMUM (MAS)" w:date="2025-12-18T09:59:00Z" w16du:dateUtc="2025-12-18T01:59:00Z">
        <w:r w:rsidR="00D31C2D">
          <w:t>A</w:t>
        </w:r>
      </w:ins>
      <w:r w:rsidRPr="00280CAE">
        <w:t xml:space="preserve">nnouncement for the SSB to be issued </w:t>
      </w:r>
      <w:del w:id="121" w:author="Han Xie CHAI (MAS)" w:date="2025-12-18T15:46:00Z" w16du:dateUtc="2025-12-18T07:46:00Z">
        <w:r w:rsidRPr="00280CAE">
          <w:delText xml:space="preserve">would </w:delText>
        </w:r>
      </w:del>
      <w:ins w:id="122" w:author="Han Xie CHAI (MAS)" w:date="2025-12-18T15:46:00Z" w16du:dateUtc="2025-12-18T07:46:00Z">
        <w:r w:rsidR="00AE6726">
          <w:t>is</w:t>
        </w:r>
        <w:r w:rsidR="00AE6726" w:rsidRPr="00280CAE">
          <w:t xml:space="preserve"> </w:t>
        </w:r>
      </w:ins>
      <w:r w:rsidRPr="00280CAE">
        <w:t>also</w:t>
      </w:r>
      <w:del w:id="123" w:author="Han Xie CHAI (MAS)" w:date="2025-12-18T15:46:00Z" w16du:dateUtc="2025-12-18T07:46:00Z">
        <w:r w:rsidRPr="00280CAE">
          <w:delText xml:space="preserve"> be</w:delText>
        </w:r>
      </w:del>
      <w:r w:rsidRPr="00280CAE">
        <w:t xml:space="preserve"> updated, approved and published. For more information regarding the processes related to announcements, refer to </w:t>
      </w:r>
      <w:r w:rsidRPr="00D31C2D">
        <w:rPr>
          <w:i/>
          <w:iCs/>
        </w:rPr>
        <w:t>MAS_OMEGA – Functional Specifications Document (Announcements)</w:t>
      </w:r>
      <w:r w:rsidRPr="00280CAE">
        <w:t>.</w:t>
      </w:r>
    </w:p>
    <w:p w14:paraId="5E05C48F" w14:textId="54B44C90" w:rsidR="00D31C2D" w:rsidRPr="00280CAE" w:rsidRDefault="00D31C2D">
      <w:pPr>
        <w:pStyle w:val="ListParagraph"/>
        <w:rPr>
          <w:del w:id="124" w:author="Han Xie CHAI (MAS)" w:date="2025-12-18T15:45:00Z" w16du:dateUtc="2025-12-18T07:45:00Z"/>
        </w:rPr>
        <w:pPrChange w:id="125" w:author="Akila BALAKRISHNAN from.OPTIMUM (MAS)" w:date="2025-12-18T09:59:00Z" w16du:dateUtc="2025-12-18T01:59:00Z">
          <w:pPr/>
        </w:pPrChange>
      </w:pPr>
      <w:ins w:id="126" w:author="Akila BALAKRISHNAN from.OPTIMUM (MAS)" w:date="2025-12-18T09:58:00Z" w16du:dateUtc="2025-12-18T01:58:00Z">
        <w:del w:id="127" w:author="Han Xie CHAI (MAS)" w:date="2025-12-18T15:45:00Z" w16du:dateUtc="2025-12-18T07:45:00Z">
          <w:r w:rsidRPr="00280CAE">
            <w:delText>SSB Portal Sync</w:delText>
          </w:r>
        </w:del>
      </w:ins>
    </w:p>
    <w:p w14:paraId="4516BC48" w14:textId="6C47C667" w:rsidR="00061F60" w:rsidRPr="00280CAE" w:rsidRDefault="00061F60" w:rsidP="006E2D84">
      <w:r w:rsidRPr="00280CAE">
        <w:t>On the 2</w:t>
      </w:r>
      <w:r w:rsidRPr="00280CAE">
        <w:rPr>
          <w:vertAlign w:val="superscript"/>
        </w:rPr>
        <w:t>nd</w:t>
      </w:r>
      <w:r w:rsidRPr="00280CAE">
        <w:t xml:space="preserve"> working day of the month, the following processes are executed:</w:t>
      </w:r>
    </w:p>
    <w:p w14:paraId="5C69A221" w14:textId="5A871C95" w:rsidR="00061F60" w:rsidRPr="00280CAE" w:rsidRDefault="00061F60">
      <w:pPr>
        <w:pStyle w:val="ListParagraph"/>
        <w:numPr>
          <w:ilvl w:val="0"/>
          <w:numId w:val="54"/>
        </w:numPr>
        <w:pPrChange w:id="128" w:author="Sin Fong TAN (MAS)" w:date="2026-01-06T15:11:00Z" w16du:dateUtc="2026-01-06T07:11:00Z">
          <w:pPr>
            <w:pStyle w:val="ListParagraph"/>
          </w:pPr>
        </w:pPrChange>
      </w:pPr>
      <w:r w:rsidRPr="00280CAE">
        <w:t>Process Holdings Submission File</w:t>
      </w:r>
      <w:r w:rsidR="009A4B0B" w:rsidRPr="00280CAE">
        <w:t>,</w:t>
      </w:r>
    </w:p>
    <w:p w14:paraId="6F5615CF" w14:textId="15587F77" w:rsidR="00061F60" w:rsidRPr="00280CAE" w:rsidRDefault="00061F60">
      <w:pPr>
        <w:pStyle w:val="ListParagraph"/>
        <w:numPr>
          <w:ilvl w:val="0"/>
          <w:numId w:val="54"/>
        </w:numPr>
        <w:pPrChange w:id="129" w:author="Sin Fong TAN (MAS)" w:date="2026-01-06T15:11:00Z" w16du:dateUtc="2026-01-06T07:11:00Z">
          <w:pPr>
            <w:pStyle w:val="ListParagraph"/>
          </w:pPr>
        </w:pPrChange>
      </w:pPr>
      <w:r w:rsidRPr="00280CAE">
        <w:t>Coupon &amp; Redemption Rates Submission</w:t>
      </w:r>
      <w:r w:rsidR="00D13CF8" w:rsidRPr="00280CAE">
        <w:t xml:space="preserve"> (refer to </w:t>
      </w:r>
      <w:r w:rsidR="00D13CF8" w:rsidRPr="00280CAE">
        <w:fldChar w:fldCharType="begin"/>
      </w:r>
      <w:r w:rsidR="00D13CF8" w:rsidRPr="00280CAE">
        <w:instrText xml:space="preserve"> REF _Ref216187034 \r \h </w:instrText>
      </w:r>
      <w:r w:rsidR="00460A94" w:rsidRPr="00280CAE">
        <w:instrText xml:space="preserve"> \* MERGEFORMAT </w:instrText>
      </w:r>
      <w:r w:rsidR="00D13CF8" w:rsidRPr="00280CAE">
        <w:fldChar w:fldCharType="separate"/>
      </w:r>
      <w:r w:rsidR="003868C2" w:rsidRPr="00280CAE">
        <w:t>6</w:t>
      </w:r>
      <w:r w:rsidR="00D13CF8" w:rsidRPr="00280CAE">
        <w:fldChar w:fldCharType="end"/>
      </w:r>
      <w:r w:rsidR="00D13CF8" w:rsidRPr="00280CAE">
        <w:t xml:space="preserve"> </w:t>
      </w:r>
      <w:r w:rsidR="00D13CF8" w:rsidRPr="00280CAE">
        <w:fldChar w:fldCharType="begin"/>
      </w:r>
      <w:r w:rsidR="00D13CF8" w:rsidRPr="00280CAE">
        <w:instrText xml:space="preserve"> REF _Ref216187036 \h </w:instrText>
      </w:r>
      <w:r w:rsidR="00460A94" w:rsidRPr="00280CAE">
        <w:instrText xml:space="preserve"> \* MERGEFORMAT </w:instrText>
      </w:r>
      <w:r w:rsidR="00D13CF8" w:rsidRPr="00280CAE">
        <w:fldChar w:fldCharType="separate"/>
      </w:r>
      <w:r w:rsidR="003868C2" w:rsidRPr="00280CAE">
        <w:t>Generate Coupon and Redemption Rates File</w:t>
      </w:r>
      <w:r w:rsidR="00D13CF8" w:rsidRPr="00280CAE">
        <w:fldChar w:fldCharType="end"/>
      </w:r>
      <w:r w:rsidR="00D13CF8" w:rsidRPr="00280CAE">
        <w:t>)</w:t>
      </w:r>
      <w:r w:rsidR="009A4B0B" w:rsidRPr="00280CAE">
        <w:t>,</w:t>
      </w:r>
    </w:p>
    <w:p w14:paraId="34E0E9EA" w14:textId="05066C1F" w:rsidR="00D13CF8" w:rsidRPr="00280CAE" w:rsidRDefault="00D13CF8">
      <w:pPr>
        <w:pStyle w:val="ListParagraph"/>
        <w:numPr>
          <w:ilvl w:val="0"/>
          <w:numId w:val="54"/>
        </w:numPr>
        <w:pPrChange w:id="130" w:author="Sin Fong TAN (MAS)" w:date="2026-01-06T15:11:00Z" w16du:dateUtc="2026-01-06T07:11:00Z">
          <w:pPr>
            <w:pStyle w:val="ListParagraph"/>
          </w:pPr>
        </w:pPrChange>
      </w:pPr>
      <w:r w:rsidRPr="00280CAE">
        <w:t xml:space="preserve">Process Redemption Submission File (refer to </w:t>
      </w:r>
      <w:r w:rsidRPr="00280CAE">
        <w:fldChar w:fldCharType="begin"/>
      </w:r>
      <w:r w:rsidRPr="00280CAE">
        <w:instrText xml:space="preserve"> REF _Ref216187099 \r \h </w:instrText>
      </w:r>
      <w:r w:rsidR="00460A94" w:rsidRPr="00280CAE">
        <w:instrText xml:space="preserve"> \* MERGEFORMAT </w:instrText>
      </w:r>
      <w:r w:rsidRPr="00280CAE">
        <w:fldChar w:fldCharType="separate"/>
      </w:r>
      <w:r w:rsidR="003868C2" w:rsidRPr="00280CAE">
        <w:t>7</w:t>
      </w:r>
      <w:r w:rsidRPr="00280CAE">
        <w:fldChar w:fldCharType="end"/>
      </w:r>
      <w:r w:rsidRPr="00280CAE">
        <w:t xml:space="preserve"> </w:t>
      </w:r>
      <w:r w:rsidRPr="00280CAE">
        <w:fldChar w:fldCharType="begin"/>
      </w:r>
      <w:r w:rsidRPr="00280CAE">
        <w:instrText xml:space="preserve"> REF _Ref216187101 \h </w:instrText>
      </w:r>
      <w:r w:rsidR="00460A94" w:rsidRPr="00280CAE">
        <w:instrText xml:space="preserve"> \* MERGEFORMAT </w:instrText>
      </w:r>
      <w:r w:rsidRPr="00280CAE">
        <w:fldChar w:fldCharType="separate"/>
      </w:r>
      <w:r w:rsidR="003868C2" w:rsidRPr="00280CAE">
        <w:t>Process Redemption Submission File</w:t>
      </w:r>
      <w:r w:rsidRPr="00280CAE">
        <w:fldChar w:fldCharType="end"/>
      </w:r>
      <w:r w:rsidRPr="00280CAE">
        <w:t>)</w:t>
      </w:r>
      <w:r w:rsidR="009A4B0B" w:rsidRPr="00280CAE">
        <w:t>,</w:t>
      </w:r>
    </w:p>
    <w:p w14:paraId="37E004C1" w14:textId="7D320B1C" w:rsidR="00D13CF8" w:rsidRPr="00280CAE" w:rsidRDefault="00D13CF8">
      <w:pPr>
        <w:pStyle w:val="ListParagraph"/>
        <w:numPr>
          <w:ilvl w:val="0"/>
          <w:numId w:val="54"/>
        </w:numPr>
        <w:pPrChange w:id="131" w:author="Sin Fong TAN (MAS)" w:date="2026-01-06T15:11:00Z" w16du:dateUtc="2026-01-06T07:11:00Z">
          <w:pPr>
            <w:pStyle w:val="ListParagraph"/>
          </w:pPr>
        </w:pPrChange>
      </w:pPr>
      <w:r w:rsidRPr="00280CAE">
        <w:t xml:space="preserve">Process Subscription Submission File (refer to </w:t>
      </w:r>
      <w:r w:rsidRPr="00280CAE">
        <w:fldChar w:fldCharType="begin"/>
      </w:r>
      <w:r w:rsidRPr="00280CAE">
        <w:instrText xml:space="preserve"> REF _Ref216187107 \r \h </w:instrText>
      </w:r>
      <w:r w:rsidR="00460A94" w:rsidRPr="00280CAE">
        <w:instrText xml:space="preserve"> \* MERGEFORMAT </w:instrText>
      </w:r>
      <w:r w:rsidRPr="00280CAE">
        <w:fldChar w:fldCharType="separate"/>
      </w:r>
      <w:r w:rsidR="003868C2" w:rsidRPr="00280CAE">
        <w:t>8</w:t>
      </w:r>
      <w:r w:rsidRPr="00280CAE">
        <w:fldChar w:fldCharType="end"/>
      </w:r>
      <w:r w:rsidRPr="00280CAE">
        <w:t xml:space="preserve"> </w:t>
      </w:r>
      <w:r w:rsidRPr="00280CAE">
        <w:fldChar w:fldCharType="begin"/>
      </w:r>
      <w:r w:rsidRPr="00280CAE">
        <w:instrText xml:space="preserve"> REF _Ref216187109 \h </w:instrText>
      </w:r>
      <w:r w:rsidR="00460A94" w:rsidRPr="00280CAE">
        <w:instrText xml:space="preserve"> \* MERGEFORMAT </w:instrText>
      </w:r>
      <w:r w:rsidRPr="00280CAE">
        <w:fldChar w:fldCharType="separate"/>
      </w:r>
      <w:r w:rsidR="003868C2" w:rsidRPr="00280CAE">
        <w:t>Process Subscription Submission File</w:t>
      </w:r>
      <w:r w:rsidRPr="00280CAE">
        <w:fldChar w:fldCharType="end"/>
      </w:r>
      <w:r w:rsidRPr="00280CAE">
        <w:t>)</w:t>
      </w:r>
      <w:r w:rsidR="009A4B0B" w:rsidRPr="00280CAE">
        <w:t>,</w:t>
      </w:r>
    </w:p>
    <w:p w14:paraId="47ABEAAA" w14:textId="4A6864A6" w:rsidR="00061F60" w:rsidRPr="00280CAE" w:rsidRDefault="00061F60">
      <w:pPr>
        <w:pStyle w:val="ListParagraph"/>
        <w:numPr>
          <w:ilvl w:val="0"/>
          <w:numId w:val="54"/>
        </w:numPr>
        <w:pPrChange w:id="132" w:author="Sin Fong TAN (MAS)" w:date="2026-01-06T15:11:00Z" w16du:dateUtc="2026-01-06T07:11:00Z">
          <w:pPr>
            <w:pStyle w:val="ListParagraph"/>
          </w:pPr>
        </w:pPrChange>
      </w:pPr>
      <w:r w:rsidRPr="00280CAE">
        <w:t>SSB Portal Sync</w:t>
      </w:r>
      <w:r w:rsidR="009A4B0B" w:rsidRPr="00280CAE">
        <w:t>.</w:t>
      </w:r>
    </w:p>
    <w:p w14:paraId="47D1BBD4" w14:textId="68DCB64D" w:rsidR="00D13CF8" w:rsidRPr="00280CAE" w:rsidRDefault="00D13CF8" w:rsidP="00D13CF8">
      <w:r w:rsidRPr="00280CAE">
        <w:t xml:space="preserve">On the </w:t>
      </w:r>
      <w:commentRangeStart w:id="133"/>
      <w:r w:rsidRPr="00280CAE">
        <w:t>3</w:t>
      </w:r>
      <w:r w:rsidRPr="00280CAE">
        <w:rPr>
          <w:vertAlign w:val="superscript"/>
        </w:rPr>
        <w:t>rd</w:t>
      </w:r>
      <w:r w:rsidRPr="00280CAE">
        <w:t xml:space="preserve"> working day of the month to the 4</w:t>
      </w:r>
      <w:r w:rsidRPr="00280CAE">
        <w:rPr>
          <w:vertAlign w:val="superscript"/>
        </w:rPr>
        <w:t>th</w:t>
      </w:r>
      <w:r w:rsidRPr="00280CAE">
        <w:t xml:space="preserve"> last working day of the month</w:t>
      </w:r>
      <w:commentRangeEnd w:id="133"/>
      <w:r w:rsidR="00682637">
        <w:rPr>
          <w:rStyle w:val="CommentReference"/>
        </w:rPr>
        <w:commentReference w:id="133"/>
      </w:r>
      <w:r w:rsidRPr="00280CAE">
        <w:t>, the following processes are executed:</w:t>
      </w:r>
    </w:p>
    <w:p w14:paraId="48862ADC" w14:textId="16959C5D" w:rsidR="00D13CF8" w:rsidRPr="00280CAE" w:rsidRDefault="00D13CF8">
      <w:pPr>
        <w:pStyle w:val="ListParagraph"/>
        <w:numPr>
          <w:ilvl w:val="0"/>
          <w:numId w:val="55"/>
        </w:numPr>
        <w:pPrChange w:id="134" w:author="Sin Fong TAN (MAS)" w:date="2026-01-06T15:11:00Z" w16du:dateUtc="2026-01-06T07:11:00Z">
          <w:pPr>
            <w:pStyle w:val="ListParagraph"/>
          </w:pPr>
        </w:pPrChange>
      </w:pPr>
      <w:r w:rsidRPr="00280CAE">
        <w:t>Process Holdings Submission File</w:t>
      </w:r>
      <w:r w:rsidR="00C20E2F" w:rsidRPr="00280CAE">
        <w:t>,</w:t>
      </w:r>
    </w:p>
    <w:p w14:paraId="19EF0B61" w14:textId="60E043CB" w:rsidR="00D13CF8" w:rsidRPr="00280CAE" w:rsidRDefault="00D13CF8">
      <w:pPr>
        <w:pStyle w:val="ListParagraph"/>
        <w:numPr>
          <w:ilvl w:val="0"/>
          <w:numId w:val="55"/>
        </w:numPr>
        <w:pPrChange w:id="135" w:author="Sin Fong TAN (MAS)" w:date="2026-01-06T15:11:00Z" w16du:dateUtc="2026-01-06T07:11:00Z">
          <w:pPr>
            <w:pStyle w:val="ListParagraph"/>
          </w:pPr>
        </w:pPrChange>
      </w:pPr>
      <w:r w:rsidRPr="00280CAE">
        <w:t>Process Redemption Submission File</w:t>
      </w:r>
      <w:r w:rsidR="00C20E2F" w:rsidRPr="00280CAE">
        <w:t>,</w:t>
      </w:r>
    </w:p>
    <w:p w14:paraId="02944DDA" w14:textId="209DCD78" w:rsidR="00D13CF8" w:rsidRPr="00280CAE" w:rsidRDefault="00D13CF8">
      <w:pPr>
        <w:pStyle w:val="ListParagraph"/>
        <w:numPr>
          <w:ilvl w:val="0"/>
          <w:numId w:val="55"/>
        </w:numPr>
        <w:pPrChange w:id="136" w:author="Sin Fong TAN (MAS)" w:date="2026-01-06T15:11:00Z" w16du:dateUtc="2026-01-06T07:11:00Z">
          <w:pPr>
            <w:pStyle w:val="ListParagraph"/>
          </w:pPr>
        </w:pPrChange>
      </w:pPr>
      <w:r w:rsidRPr="00280CAE">
        <w:t>Process Subscription Submission File</w:t>
      </w:r>
      <w:r w:rsidR="00C20E2F" w:rsidRPr="00280CAE">
        <w:t>,</w:t>
      </w:r>
    </w:p>
    <w:p w14:paraId="0E7B4DDC" w14:textId="049C588E" w:rsidR="00D13CF8" w:rsidRPr="00280CAE" w:rsidRDefault="00D13CF8">
      <w:pPr>
        <w:pStyle w:val="ListParagraph"/>
        <w:numPr>
          <w:ilvl w:val="0"/>
          <w:numId w:val="55"/>
        </w:numPr>
        <w:pPrChange w:id="137" w:author="Sin Fong TAN (MAS)" w:date="2026-01-06T15:11:00Z" w16du:dateUtc="2026-01-06T07:11:00Z">
          <w:pPr>
            <w:pStyle w:val="ListParagraph"/>
          </w:pPr>
        </w:pPrChange>
      </w:pPr>
      <w:r w:rsidRPr="00280CAE">
        <w:t>SSB Portal Sync</w:t>
      </w:r>
      <w:r w:rsidR="00C20E2F" w:rsidRPr="00280CAE">
        <w:t>.</w:t>
      </w:r>
    </w:p>
    <w:p w14:paraId="09F717C4" w14:textId="77777777" w:rsidR="00D13CF8" w:rsidRPr="00280CAE" w:rsidRDefault="00D13CF8" w:rsidP="00D13CF8">
      <w:r w:rsidRPr="00280CAE">
        <w:t>On the 5</w:t>
      </w:r>
      <w:r w:rsidRPr="00280CAE">
        <w:rPr>
          <w:vertAlign w:val="superscript"/>
        </w:rPr>
        <w:t>th</w:t>
      </w:r>
      <w:r w:rsidRPr="00280CAE">
        <w:t xml:space="preserve"> last working day of the month, </w:t>
      </w:r>
      <w:commentRangeStart w:id="138"/>
      <w:r w:rsidRPr="00280CAE">
        <w:t>an additional process is executed</w:t>
      </w:r>
      <w:commentRangeEnd w:id="138"/>
      <w:r w:rsidR="00CE7749">
        <w:rPr>
          <w:rStyle w:val="CommentReference"/>
        </w:rPr>
        <w:commentReference w:id="138"/>
      </w:r>
      <w:r w:rsidRPr="00280CAE">
        <w:t>:</w:t>
      </w:r>
    </w:p>
    <w:p w14:paraId="369162FA" w14:textId="7B8F484A" w:rsidR="00D13CF8" w:rsidRPr="00280CAE" w:rsidRDefault="00D13CF8">
      <w:pPr>
        <w:pStyle w:val="ListParagraph"/>
        <w:numPr>
          <w:ilvl w:val="0"/>
          <w:numId w:val="56"/>
        </w:numPr>
        <w:pPrChange w:id="139" w:author="Sin Fong TAN (MAS)" w:date="2026-01-06T15:12:00Z" w16du:dateUtc="2026-01-06T07:12:00Z">
          <w:pPr>
            <w:pStyle w:val="ListParagraph"/>
          </w:pPr>
        </w:pPrChange>
      </w:pPr>
      <w:r w:rsidRPr="00280CAE">
        <w:t xml:space="preserve"> </w:t>
      </w:r>
      <w:r w:rsidR="00460A94" w:rsidRPr="00280CAE">
        <w:t>Duplicate Verification (refer to</w:t>
      </w:r>
      <w:r w:rsidR="003868C2" w:rsidRPr="00280CAE">
        <w:t xml:space="preserve"> </w:t>
      </w:r>
      <w:r w:rsidR="003868C2" w:rsidRPr="00280CAE">
        <w:fldChar w:fldCharType="begin"/>
      </w:r>
      <w:r w:rsidR="003868C2" w:rsidRPr="00280CAE">
        <w:instrText xml:space="preserve"> REF _Ref216193649 \r \h </w:instrText>
      </w:r>
      <w:r w:rsidR="003868C2" w:rsidRPr="00280CAE">
        <w:fldChar w:fldCharType="separate"/>
      </w:r>
      <w:r w:rsidR="003868C2" w:rsidRPr="00280CAE">
        <w:t>9</w:t>
      </w:r>
      <w:r w:rsidR="003868C2" w:rsidRPr="00280CAE">
        <w:fldChar w:fldCharType="end"/>
      </w:r>
      <w:r w:rsidR="003868C2" w:rsidRPr="00280CAE">
        <w:t xml:space="preserve"> </w:t>
      </w:r>
      <w:r w:rsidR="003868C2" w:rsidRPr="00280CAE">
        <w:fldChar w:fldCharType="begin"/>
      </w:r>
      <w:r w:rsidR="003868C2" w:rsidRPr="00280CAE">
        <w:instrText xml:space="preserve"> REF _Ref216193649 \h </w:instrText>
      </w:r>
      <w:r w:rsidR="003868C2" w:rsidRPr="00280CAE">
        <w:fldChar w:fldCharType="separate"/>
      </w:r>
      <w:r w:rsidR="003868C2" w:rsidRPr="00280CAE">
        <w:t>Duplicate Verification Check</w:t>
      </w:r>
      <w:r w:rsidR="003868C2" w:rsidRPr="00280CAE">
        <w:fldChar w:fldCharType="end"/>
      </w:r>
      <w:r w:rsidR="00460A94" w:rsidRPr="00280CAE">
        <w:t>)</w:t>
      </w:r>
      <w:r w:rsidR="00C20E2F" w:rsidRPr="00280CAE">
        <w:t>.</w:t>
      </w:r>
    </w:p>
    <w:p w14:paraId="128DD26E" w14:textId="67894511" w:rsidR="00460A94" w:rsidRPr="00280CAE" w:rsidRDefault="00460A94" w:rsidP="00460A94">
      <w:r w:rsidRPr="00280CAE">
        <w:lastRenderedPageBreak/>
        <w:t xml:space="preserve">On the </w:t>
      </w:r>
      <w:commentRangeStart w:id="140"/>
      <w:r w:rsidRPr="00280CAE">
        <w:t>3</w:t>
      </w:r>
      <w:r w:rsidRPr="00280CAE">
        <w:rPr>
          <w:vertAlign w:val="superscript"/>
        </w:rPr>
        <w:t>rd</w:t>
      </w:r>
      <w:r w:rsidRPr="00280CAE">
        <w:t xml:space="preserve"> working day of the month</w:t>
      </w:r>
      <w:commentRangeEnd w:id="140"/>
      <w:r w:rsidR="00CE7749">
        <w:rPr>
          <w:rStyle w:val="CommentReference"/>
        </w:rPr>
        <w:commentReference w:id="140"/>
      </w:r>
      <w:r w:rsidRPr="00280CAE">
        <w:t>, the following processes are executed:</w:t>
      </w:r>
    </w:p>
    <w:p w14:paraId="3F313BD1" w14:textId="372B89EC" w:rsidR="00460A94" w:rsidRPr="00280CAE" w:rsidRDefault="00460A94">
      <w:pPr>
        <w:pStyle w:val="ListParagraph"/>
        <w:numPr>
          <w:ilvl w:val="0"/>
          <w:numId w:val="57"/>
        </w:numPr>
        <w:pPrChange w:id="141" w:author="Sin Fong TAN (MAS)" w:date="2026-01-06T15:12:00Z" w16du:dateUtc="2026-01-06T07:12:00Z">
          <w:pPr>
            <w:pStyle w:val="ListParagraph"/>
          </w:pPr>
        </w:pPrChange>
      </w:pPr>
      <w:r w:rsidRPr="00280CAE">
        <w:t>Process Holdings Submission File</w:t>
      </w:r>
      <w:r w:rsidR="00C20E2F" w:rsidRPr="00280CAE">
        <w:t>,</w:t>
      </w:r>
    </w:p>
    <w:p w14:paraId="5ED08BC7" w14:textId="1C56F921" w:rsidR="00460A94" w:rsidRPr="00280CAE" w:rsidRDefault="00460A94">
      <w:pPr>
        <w:pStyle w:val="ListParagraph"/>
        <w:numPr>
          <w:ilvl w:val="0"/>
          <w:numId w:val="57"/>
        </w:numPr>
        <w:pPrChange w:id="142" w:author="Sin Fong TAN (MAS)" w:date="2026-01-06T15:12:00Z" w16du:dateUtc="2026-01-06T07:12:00Z">
          <w:pPr>
            <w:pStyle w:val="ListParagraph"/>
          </w:pPr>
        </w:pPrChange>
      </w:pPr>
      <w:r w:rsidRPr="00280CAE">
        <w:t>Process Redemption Submission File</w:t>
      </w:r>
      <w:r w:rsidR="00C20E2F" w:rsidRPr="00280CAE">
        <w:t>,</w:t>
      </w:r>
    </w:p>
    <w:p w14:paraId="018F3CBF" w14:textId="4FA02B06" w:rsidR="00460A94" w:rsidRPr="00280CAE" w:rsidRDefault="00460A94">
      <w:pPr>
        <w:pStyle w:val="ListParagraph"/>
        <w:numPr>
          <w:ilvl w:val="0"/>
          <w:numId w:val="57"/>
        </w:numPr>
        <w:pPrChange w:id="143" w:author="Sin Fong TAN (MAS)" w:date="2026-01-06T15:12:00Z" w16du:dateUtc="2026-01-06T07:12:00Z">
          <w:pPr>
            <w:pStyle w:val="ListParagraph"/>
          </w:pPr>
        </w:pPrChange>
      </w:pPr>
      <w:r w:rsidRPr="00280CAE">
        <w:t>Process Subscription Submission File</w:t>
      </w:r>
      <w:r w:rsidR="00C20E2F" w:rsidRPr="00280CAE">
        <w:t>,</w:t>
      </w:r>
    </w:p>
    <w:p w14:paraId="6F1A0AA1" w14:textId="110EDC56" w:rsidR="00460A94" w:rsidRPr="00280CAE" w:rsidRDefault="00460A94">
      <w:pPr>
        <w:pStyle w:val="ListParagraph"/>
        <w:numPr>
          <w:ilvl w:val="0"/>
          <w:numId w:val="57"/>
        </w:numPr>
        <w:pPrChange w:id="144" w:author="Sin Fong TAN (MAS)" w:date="2026-01-06T15:12:00Z" w16du:dateUtc="2026-01-06T07:12:00Z">
          <w:pPr>
            <w:pStyle w:val="ListParagraph"/>
          </w:pPr>
        </w:pPrChange>
      </w:pPr>
      <w:r w:rsidRPr="00280CAE">
        <w:t>SSB Portal Sync</w:t>
      </w:r>
      <w:ins w:id="145" w:author="Han Xie CHAI (MAS)" w:date="2025-12-18T15:53:00Z" w16du:dateUtc="2025-12-18T07:53:00Z">
        <w:r w:rsidR="00284B9B">
          <w:t xml:space="preserve"> (once after the submission job and once after the allotment results are released)</w:t>
        </w:r>
      </w:ins>
      <w:r w:rsidR="00C20E2F" w:rsidRPr="00280CAE">
        <w:t>,</w:t>
      </w:r>
      <w:commentRangeStart w:id="146"/>
      <w:commentRangeEnd w:id="146"/>
      <w:r w:rsidR="00750954">
        <w:rPr>
          <w:rStyle w:val="CommentReference"/>
        </w:rPr>
        <w:commentReference w:id="146"/>
      </w:r>
    </w:p>
    <w:p w14:paraId="2C9B5D9F" w14:textId="52A59925" w:rsidR="00E348CC" w:rsidRPr="00280CAE" w:rsidRDefault="00E348CC">
      <w:pPr>
        <w:pStyle w:val="ListParagraph"/>
        <w:numPr>
          <w:ilvl w:val="0"/>
          <w:numId w:val="57"/>
        </w:numPr>
        <w:pPrChange w:id="147" w:author="Sin Fong TAN (MAS)" w:date="2026-01-06T15:12:00Z" w16du:dateUtc="2026-01-06T07:12:00Z">
          <w:pPr>
            <w:pStyle w:val="ListParagraph"/>
          </w:pPr>
        </w:pPrChange>
      </w:pPr>
      <w:r w:rsidRPr="00280CAE">
        <w:t>Duplicate Verification</w:t>
      </w:r>
      <w:r w:rsidR="00C20E2F" w:rsidRPr="00280CAE">
        <w:t>,</w:t>
      </w:r>
    </w:p>
    <w:p w14:paraId="41D8A8C0" w14:textId="34B059C5" w:rsidR="00E348CC" w:rsidRPr="00280CAE" w:rsidRDefault="00E348CC">
      <w:pPr>
        <w:pStyle w:val="ListParagraph"/>
        <w:numPr>
          <w:ilvl w:val="0"/>
          <w:numId w:val="57"/>
        </w:numPr>
        <w:pPrChange w:id="148" w:author="Sin Fong TAN (MAS)" w:date="2026-01-06T15:12:00Z" w16du:dateUtc="2026-01-06T07:12:00Z">
          <w:pPr>
            <w:pStyle w:val="ListParagraph"/>
          </w:pPr>
        </w:pPrChange>
      </w:pPr>
      <w:r w:rsidRPr="00280CAE">
        <w:t xml:space="preserve">Process Redemptions (refer to </w:t>
      </w:r>
      <w:r w:rsidRPr="00280CAE">
        <w:fldChar w:fldCharType="begin"/>
      </w:r>
      <w:r w:rsidRPr="00280CAE">
        <w:instrText xml:space="preserve"> REF _Ref216189192 \r \h </w:instrText>
      </w:r>
      <w:r w:rsidRPr="00280CAE">
        <w:fldChar w:fldCharType="separate"/>
      </w:r>
      <w:r w:rsidR="003868C2" w:rsidRPr="00280CAE">
        <w:t>10</w:t>
      </w:r>
      <w:r w:rsidRPr="00280CAE">
        <w:fldChar w:fldCharType="end"/>
      </w:r>
      <w:r w:rsidR="009A4B0B" w:rsidRPr="00280CAE">
        <w:t xml:space="preserve"> </w:t>
      </w:r>
      <w:r w:rsidRPr="00280CAE">
        <w:fldChar w:fldCharType="begin"/>
      </w:r>
      <w:r w:rsidRPr="00280CAE">
        <w:instrText xml:space="preserve"> REF _Ref216189194 \h </w:instrText>
      </w:r>
      <w:r w:rsidRPr="00280CAE">
        <w:fldChar w:fldCharType="separate"/>
      </w:r>
      <w:r w:rsidR="003868C2" w:rsidRPr="00280CAE">
        <w:t>Process Redemptions</w:t>
      </w:r>
      <w:r w:rsidRPr="00280CAE">
        <w:fldChar w:fldCharType="end"/>
      </w:r>
      <w:r w:rsidRPr="00280CAE">
        <w:t>)</w:t>
      </w:r>
      <w:r w:rsidR="009A4B0B" w:rsidRPr="00280CAE">
        <w:t>,</w:t>
      </w:r>
    </w:p>
    <w:p w14:paraId="624BAAC3" w14:textId="1CAC442D" w:rsidR="00E348CC" w:rsidRDefault="00E348CC">
      <w:pPr>
        <w:pStyle w:val="ListParagraph"/>
        <w:numPr>
          <w:ilvl w:val="0"/>
          <w:numId w:val="57"/>
        </w:numPr>
        <w:rPr>
          <w:ins w:id="149" w:author="Akila BALAKRISHNAN from.OPTIMUM (MAS)" w:date="2025-12-18T10:00:00Z" w16du:dateUtc="2025-12-18T02:00:00Z"/>
        </w:rPr>
        <w:pPrChange w:id="150" w:author="Sin Fong TAN (MAS)" w:date="2026-01-06T15:12:00Z" w16du:dateUtc="2026-01-06T07:12:00Z">
          <w:pPr>
            <w:pStyle w:val="ListParagraph"/>
          </w:pPr>
        </w:pPrChange>
      </w:pPr>
      <w:r w:rsidRPr="00280CAE">
        <w:t xml:space="preserve">Process Allotment (refer to </w:t>
      </w:r>
      <w:r w:rsidRPr="00280CAE">
        <w:fldChar w:fldCharType="begin"/>
      </w:r>
      <w:r w:rsidRPr="00280CAE">
        <w:instrText xml:space="preserve"> REF _Ref216189203 \r \h </w:instrText>
      </w:r>
      <w:r w:rsidRPr="00280CAE">
        <w:fldChar w:fldCharType="separate"/>
      </w:r>
      <w:r w:rsidR="003868C2" w:rsidRPr="00280CAE">
        <w:t>11</w:t>
      </w:r>
      <w:r w:rsidRPr="00280CAE">
        <w:fldChar w:fldCharType="end"/>
      </w:r>
      <w:r w:rsidRPr="00280CAE">
        <w:t xml:space="preserve"> </w:t>
      </w:r>
      <w:r w:rsidRPr="00280CAE">
        <w:fldChar w:fldCharType="begin"/>
      </w:r>
      <w:r w:rsidRPr="00280CAE">
        <w:instrText xml:space="preserve"> REF _Ref216189205 \h </w:instrText>
      </w:r>
      <w:r w:rsidRPr="00280CAE">
        <w:fldChar w:fldCharType="separate"/>
      </w:r>
      <w:r w:rsidR="003868C2" w:rsidRPr="00280CAE">
        <w:t>Allotment Via Quantity Ceiling Format</w:t>
      </w:r>
      <w:r w:rsidRPr="00280CAE">
        <w:fldChar w:fldCharType="end"/>
      </w:r>
      <w:r w:rsidRPr="00280CAE">
        <w:t>)</w:t>
      </w:r>
      <w:r w:rsidR="00C20E2F" w:rsidRPr="00280CAE">
        <w:t>,</w:t>
      </w:r>
    </w:p>
    <w:p w14:paraId="036243DC" w14:textId="5824DBE5" w:rsidR="00D31C2D" w:rsidRDefault="00D31C2D">
      <w:pPr>
        <w:pStyle w:val="ListParagraph"/>
        <w:numPr>
          <w:ilvl w:val="0"/>
          <w:numId w:val="57"/>
        </w:numPr>
        <w:rPr>
          <w:ins w:id="151" w:author="Akila BALAKRISHNAN from.OPTIMUM (MAS)" w:date="2025-12-18T10:00:00Z" w16du:dateUtc="2025-12-18T02:00:00Z"/>
        </w:rPr>
        <w:pPrChange w:id="152" w:author="Sin Fong TAN (MAS)" w:date="2026-01-06T15:12:00Z" w16du:dateUtc="2026-01-06T07:12:00Z">
          <w:pPr>
            <w:pStyle w:val="ListParagraph"/>
          </w:pPr>
        </w:pPrChange>
      </w:pPr>
      <w:commentRangeStart w:id="153"/>
      <w:commentRangeStart w:id="154"/>
      <w:ins w:id="155" w:author="Akila BALAKRISHNAN from.OPTIMUM (MAS)" w:date="2025-12-18T10:00:00Z" w16du:dateUtc="2025-12-18T02:00:00Z">
        <w:r>
          <w:t xml:space="preserve">Check </w:t>
        </w:r>
        <w:del w:id="156" w:author="Han Xie CHAI (MAS)" w:date="2025-12-18T15:54:00Z" w16du:dateUtc="2025-12-18T07:54:00Z">
          <w:r w:rsidDel="00284B9B">
            <w:delText>l</w:delText>
          </w:r>
        </w:del>
      </w:ins>
      <w:ins w:id="157" w:author="Han Xie CHAI (MAS)" w:date="2025-12-18T15:54:00Z" w16du:dateUtc="2025-12-18T07:54:00Z">
        <w:r w:rsidR="00284B9B">
          <w:t>L</w:t>
        </w:r>
      </w:ins>
      <w:ins w:id="158" w:author="Akila BALAKRISHNAN from.OPTIMUM (MAS)" w:date="2025-12-18T10:00:00Z" w16du:dateUtc="2025-12-18T02:00:00Z">
        <w:r>
          <w:t>imit</w:t>
        </w:r>
      </w:ins>
      <w:ins w:id="159" w:author="Han Xie CHAI (MAS)" w:date="2025-12-18T15:54:00Z" w16du:dateUtc="2025-12-18T07:54:00Z">
        <w:r w:rsidR="00284B9B">
          <w:t xml:space="preserve"> (refer to …)</w:t>
        </w:r>
      </w:ins>
      <w:ins w:id="160" w:author="Akila BALAKRISHNAN from.OPTIMUM (MAS)" w:date="2025-12-18T10:00:00Z" w16du:dateUtc="2025-12-18T02:00:00Z">
        <w:r>
          <w:t>,</w:t>
        </w:r>
        <w:commentRangeStart w:id="161"/>
      </w:ins>
    </w:p>
    <w:p w14:paraId="4CCCC876" w14:textId="576BD507" w:rsidR="00D31C2D" w:rsidRPr="00280CAE" w:rsidRDefault="00D31C2D" w:rsidP="00460A94">
      <w:pPr>
        <w:pStyle w:val="ListParagraph"/>
        <w:rPr>
          <w:del w:id="162" w:author="Han Xie CHAI (MAS)" w:date="2025-12-18T15:53:00Z" w16du:dateUtc="2025-12-18T07:53:00Z"/>
        </w:rPr>
      </w:pPr>
      <w:ins w:id="163" w:author="Akila BALAKRISHNAN from.OPTIMUM (MAS)" w:date="2025-12-18T10:00:00Z" w16du:dateUtc="2025-12-18T02:00:00Z">
        <w:del w:id="164" w:author="Han Xie CHAI (MAS)" w:date="2025-12-18T15:53:00Z" w16du:dateUtc="2025-12-18T07:53:00Z">
          <w:r w:rsidRPr="00280CAE">
            <w:delText>SSB Portal Sync</w:delText>
          </w:r>
        </w:del>
      </w:ins>
      <w:commentRangeEnd w:id="161"/>
      <w:ins w:id="165" w:author="Akila BALAKRISHNAN from.OPTIMUM (MAS)" w:date="2025-12-18T10:01:00Z" w16du:dateUtc="2025-12-18T02:01:00Z">
        <w:del w:id="166" w:author="Han Xie CHAI (MAS)" w:date="2025-12-18T15:53:00Z" w16du:dateUtc="2025-12-18T07:53:00Z">
          <w:r>
            <w:rPr>
              <w:rStyle w:val="CommentReference"/>
            </w:rPr>
            <w:commentReference w:id="161"/>
          </w:r>
        </w:del>
      </w:ins>
      <w:commentRangeEnd w:id="153"/>
      <w:r w:rsidR="00284B9B">
        <w:rPr>
          <w:rStyle w:val="CommentReference"/>
        </w:rPr>
        <w:commentReference w:id="153"/>
      </w:r>
      <w:commentRangeEnd w:id="154"/>
      <w:r w:rsidR="00C40046">
        <w:rPr>
          <w:rStyle w:val="CommentReference"/>
        </w:rPr>
        <w:commentReference w:id="154"/>
      </w:r>
    </w:p>
    <w:p w14:paraId="6D76E1B3" w14:textId="77E9B765" w:rsidR="00E348CC" w:rsidRPr="00280CAE" w:rsidRDefault="00E348CC">
      <w:pPr>
        <w:pStyle w:val="ListParagraph"/>
        <w:numPr>
          <w:ilvl w:val="0"/>
          <w:numId w:val="57"/>
        </w:numPr>
        <w:pPrChange w:id="167" w:author="Sin Fong TAN (MAS)" w:date="2026-01-06T15:12:00Z" w16du:dateUtc="2026-01-06T07:12:00Z">
          <w:pPr>
            <w:pStyle w:val="ListParagraph"/>
          </w:pPr>
        </w:pPrChange>
      </w:pPr>
      <w:r w:rsidRPr="00280CAE">
        <w:t>Generate Holdings Report</w:t>
      </w:r>
      <w:r w:rsidR="00C20E2F" w:rsidRPr="00280CAE">
        <w:t>.</w:t>
      </w:r>
    </w:p>
    <w:p w14:paraId="18375063" w14:textId="77777777" w:rsidR="00266B8C" w:rsidRPr="00280CAE" w:rsidRDefault="00C20E2F" w:rsidP="00266B8C">
      <w:pPr>
        <w:rPr>
          <w:ins w:id="168" w:author="Akila BALAKRISHNAN from.OPTIMUM (MAS)" w:date="2025-12-18T09:48:00Z" w16du:dateUtc="2025-12-18T01:48:00Z"/>
        </w:rPr>
      </w:pPr>
      <w:r w:rsidRPr="00280CAE">
        <w:t>On the 2</w:t>
      </w:r>
      <w:r w:rsidRPr="00280CAE">
        <w:rPr>
          <w:vertAlign w:val="superscript"/>
        </w:rPr>
        <w:t>nd</w:t>
      </w:r>
      <w:r w:rsidRPr="00280CAE">
        <w:t xml:space="preserve"> </w:t>
      </w:r>
      <w:ins w:id="169" w:author="Akila BALAKRISHNAN from.OPTIMUM (MAS)" w:date="2025-12-18T09:47:00Z" w16du:dateUtc="2025-12-18T01:47:00Z">
        <w:r w:rsidR="00266B8C">
          <w:t xml:space="preserve">last </w:t>
        </w:r>
      </w:ins>
      <w:r w:rsidRPr="00280CAE">
        <w:t xml:space="preserve">and last working day of the month, </w:t>
      </w:r>
      <w:ins w:id="170" w:author="Akila BALAKRISHNAN from.OPTIMUM (MAS)" w:date="2025-12-18T09:48:00Z" w16du:dateUtc="2025-12-18T01:48:00Z">
        <w:r w:rsidR="00266B8C" w:rsidRPr="00280CAE">
          <w:t>the following processes are executed:</w:t>
        </w:r>
      </w:ins>
    </w:p>
    <w:p w14:paraId="6597A8CD" w14:textId="77777777" w:rsidR="00266B8C" w:rsidRDefault="00266B8C">
      <w:pPr>
        <w:pStyle w:val="ListParagraph"/>
        <w:numPr>
          <w:ilvl w:val="0"/>
          <w:numId w:val="58"/>
        </w:numPr>
        <w:rPr>
          <w:ins w:id="171" w:author="Akila BALAKRISHNAN from.OPTIMUM (MAS)" w:date="2025-12-18T09:48:00Z" w16du:dateUtc="2025-12-18T01:48:00Z"/>
        </w:rPr>
        <w:pPrChange w:id="172" w:author="Sin Fong TAN (MAS)" w:date="2026-01-06T15:12:00Z" w16du:dateUtc="2026-01-06T07:12:00Z">
          <w:pPr>
            <w:pStyle w:val="ListParagraph"/>
          </w:pPr>
        </w:pPrChange>
      </w:pPr>
      <w:ins w:id="173" w:author="Akila BALAKRISHNAN from.OPTIMUM (MAS)" w:date="2025-12-18T09:48:00Z" w16du:dateUtc="2025-12-18T01:48:00Z">
        <w:r w:rsidRPr="00280CAE">
          <w:t>Process Holdings Submission File,</w:t>
        </w:r>
      </w:ins>
      <w:del w:id="174" w:author="Akila BALAKRISHNAN from.OPTIMUM (MAS)" w:date="2025-12-18T09:48:00Z" w16du:dateUtc="2025-12-18T01:48:00Z">
        <w:r w:rsidR="00C20E2F" w:rsidRPr="00280CAE" w:rsidDel="00266B8C">
          <w:delText>only the</w:delText>
        </w:r>
      </w:del>
    </w:p>
    <w:p w14:paraId="6637F72C" w14:textId="62EABA63" w:rsidR="00C20E2F" w:rsidRPr="00280CAE" w:rsidRDefault="00C20E2F">
      <w:pPr>
        <w:pStyle w:val="ListParagraph"/>
        <w:numPr>
          <w:ilvl w:val="0"/>
          <w:numId w:val="58"/>
        </w:numPr>
        <w:pPrChange w:id="175" w:author="Sin Fong TAN (MAS)" w:date="2026-01-06T15:12:00Z" w16du:dateUtc="2026-01-06T07:12:00Z">
          <w:pPr/>
        </w:pPrChange>
      </w:pPr>
      <w:del w:id="176" w:author="Akila BALAKRISHNAN from.OPTIMUM (MAS)" w:date="2025-12-18T09:48:00Z" w16du:dateUtc="2025-12-18T01:48:00Z">
        <w:r w:rsidRPr="00280CAE" w:rsidDel="00266B8C">
          <w:delText xml:space="preserve"> </w:delText>
        </w:r>
      </w:del>
      <w:commentRangeStart w:id="177"/>
      <w:r w:rsidRPr="00280CAE">
        <w:t>SSB Portal Sync</w:t>
      </w:r>
      <w:ins w:id="178" w:author="Han Xie CHAI (MAS)" w:date="2025-12-18T15:44:00Z" w16du:dateUtc="2025-12-18T07:44:00Z">
        <w:r w:rsidR="00AE6726">
          <w:t>.</w:t>
        </w:r>
      </w:ins>
      <w:r w:rsidRPr="00280CAE">
        <w:t xml:space="preserve"> </w:t>
      </w:r>
      <w:commentRangeEnd w:id="177"/>
      <w:r w:rsidR="00CE7749">
        <w:rPr>
          <w:rStyle w:val="CommentReference"/>
        </w:rPr>
        <w:commentReference w:id="177"/>
      </w:r>
      <w:del w:id="179" w:author="Akila BALAKRISHNAN from.OPTIMUM (MAS)" w:date="2025-12-18T09:48:00Z" w16du:dateUtc="2025-12-18T01:48:00Z">
        <w:r w:rsidRPr="00280CAE" w:rsidDel="00266B8C">
          <w:delText>process is executed.</w:delText>
        </w:r>
      </w:del>
    </w:p>
    <w:p w14:paraId="26ADFF53" w14:textId="7D3C9FFD" w:rsidR="00C20E2F" w:rsidRPr="00280CAE" w:rsidRDefault="00C20E2F" w:rsidP="00C20E2F">
      <w:r w:rsidRPr="00280CAE">
        <w:t xml:space="preserve">This entire set of </w:t>
      </w:r>
      <w:del w:id="180" w:author="Han Xie CHAI (MAS)" w:date="2025-12-18T15:44:00Z" w16du:dateUtc="2025-12-18T07:44:00Z">
        <w:r w:rsidRPr="00280CAE">
          <w:delText xml:space="preserve">activities </w:delText>
        </w:r>
      </w:del>
      <w:ins w:id="181" w:author="Han Xie CHAI (MAS)" w:date="2025-12-18T15:44:00Z" w16du:dateUtc="2025-12-18T07:44:00Z">
        <w:r w:rsidR="00AE6726">
          <w:t>processes</w:t>
        </w:r>
        <w:r w:rsidR="00AE6726" w:rsidRPr="00280CAE">
          <w:t xml:space="preserve"> </w:t>
        </w:r>
      </w:ins>
      <w:del w:id="182" w:author="Han Xie CHAI (MAS)" w:date="2025-12-18T15:44:00Z" w16du:dateUtc="2025-12-18T07:44:00Z">
        <w:r w:rsidRPr="00280CAE">
          <w:delText xml:space="preserve">will then </w:delText>
        </w:r>
      </w:del>
      <w:r w:rsidRPr="00280CAE">
        <w:t>repeat</w:t>
      </w:r>
      <w:ins w:id="183" w:author="Han Xie CHAI (MAS)" w:date="2025-12-18T15:44:00Z" w16du:dateUtc="2025-12-18T07:44:00Z">
        <w:r w:rsidR="00AE6726">
          <w:t>s</w:t>
        </w:r>
      </w:ins>
      <w:r w:rsidRPr="00280CAE">
        <w:t xml:space="preserve"> on the next calendar month.</w:t>
      </w:r>
    </w:p>
    <w:p w14:paraId="22D40BC4" w14:textId="352B5142" w:rsidR="00C20E2F" w:rsidRPr="00280CAE" w:rsidRDefault="000F6657" w:rsidP="00C20E2F">
      <w:r w:rsidRPr="00280CAE">
        <w:rPr>
          <w:b/>
          <w:bCs/>
        </w:rPr>
        <w:t>Note:</w:t>
      </w:r>
      <w:r w:rsidRPr="00280CAE">
        <w:t xml:space="preserve"> </w:t>
      </w:r>
      <w:r w:rsidR="00C20E2F" w:rsidRPr="00280CAE">
        <w:t xml:space="preserve">For more information on the requirements for the Holdings Report and Issuance Report, refer to </w:t>
      </w:r>
      <w:r w:rsidR="00C20E2F" w:rsidRPr="00280CAE">
        <w:rPr>
          <w:i/>
          <w:iCs/>
        </w:rPr>
        <w:t>MAS_OMEGA – Functional Specifications Document (Reports)</w:t>
      </w:r>
      <w:r w:rsidR="00C20E2F" w:rsidRPr="00280CAE">
        <w:t>.</w:t>
      </w:r>
      <w:r w:rsidR="00613C1D" w:rsidRPr="00280CAE">
        <w:t xml:space="preserve"> </w:t>
      </w:r>
      <w:r w:rsidRPr="00280CAE">
        <w:t>For more information regarding the interfacing between other systems for the processes in this document</w:t>
      </w:r>
      <w:del w:id="184" w:author="Han Xie CHAI (MAS)" w:date="2025-12-18T16:00:00Z" w16du:dateUtc="2025-12-18T08:00:00Z">
        <w:r w:rsidRPr="00280CAE">
          <w:delText>,</w:delText>
        </w:r>
      </w:del>
      <w:r w:rsidR="00613C1D" w:rsidRPr="00280CAE">
        <w:t xml:space="preserve"> </w:t>
      </w:r>
      <w:ins w:id="185" w:author="Han Xie CHAI (MAS)" w:date="2025-12-18T16:00:00Z" w16du:dateUtc="2025-12-18T08:00:00Z">
        <w:r w:rsidR="00C70325">
          <w:t>(</w:t>
        </w:r>
      </w:ins>
      <w:r w:rsidR="00613C1D" w:rsidRPr="00280CAE">
        <w:t>such as the structure of the input and output files, the validations involved for each field of the files, and the method of encryption</w:t>
      </w:r>
      <w:ins w:id="186" w:author="Han Xie CHAI (MAS)" w:date="2025-12-18T16:01:00Z" w16du:dateUtc="2025-12-18T08:01:00Z">
        <w:r w:rsidR="00C70325">
          <w:t>),</w:t>
        </w:r>
      </w:ins>
      <w:r w:rsidR="00613C1D" w:rsidRPr="00280CAE">
        <w:t xml:space="preserve"> </w:t>
      </w:r>
      <w:r w:rsidRPr="00280CAE">
        <w:t>refer to:</w:t>
      </w:r>
    </w:p>
    <w:p w14:paraId="6A837F98" w14:textId="6B076100" w:rsidR="00613C1D" w:rsidRPr="00280CAE" w:rsidRDefault="00280CAE" w:rsidP="00734BA5">
      <w:pPr>
        <w:pStyle w:val="ListParagraph"/>
        <w:numPr>
          <w:ilvl w:val="0"/>
          <w:numId w:val="35"/>
        </w:numPr>
        <w:rPr>
          <w:i/>
          <w:iCs/>
        </w:rPr>
      </w:pPr>
      <w:r w:rsidRPr="00280CAE">
        <w:rPr>
          <w:i/>
          <w:iCs/>
        </w:rPr>
        <w:t>MAS OMEGA - Interface Specifications Document - (FIs and CDP)</w:t>
      </w:r>
    </w:p>
    <w:p w14:paraId="2DCD8193" w14:textId="0D8ADDB5" w:rsidR="00280CAE" w:rsidRPr="00280CAE" w:rsidRDefault="00280CAE" w:rsidP="00734BA5">
      <w:pPr>
        <w:pStyle w:val="ListParagraph"/>
        <w:numPr>
          <w:ilvl w:val="0"/>
          <w:numId w:val="35"/>
        </w:numPr>
        <w:rPr>
          <w:i/>
          <w:iCs/>
        </w:rPr>
      </w:pPr>
      <w:r w:rsidRPr="00280CAE">
        <w:rPr>
          <w:i/>
          <w:iCs/>
        </w:rPr>
        <w:t>MAS OMEGA - Interface Specifications Document - (MEPS+)</w:t>
      </w:r>
    </w:p>
    <w:p w14:paraId="2B2CD0E5" w14:textId="77A19981" w:rsidR="00280CAE" w:rsidRPr="00280CAE" w:rsidRDefault="00280CAE" w:rsidP="00734BA5">
      <w:pPr>
        <w:pStyle w:val="ListParagraph"/>
        <w:numPr>
          <w:ilvl w:val="0"/>
          <w:numId w:val="35"/>
        </w:numPr>
        <w:rPr>
          <w:i/>
          <w:iCs/>
        </w:rPr>
      </w:pPr>
      <w:r w:rsidRPr="00280CAE">
        <w:rPr>
          <w:i/>
          <w:iCs/>
        </w:rPr>
        <w:t>MAS OMEGA - Interface Specifications Document - (SSB Portal)</w:t>
      </w:r>
    </w:p>
    <w:p w14:paraId="54CABC57" w14:textId="774526AB" w:rsidR="00AC0961" w:rsidRPr="00280CAE" w:rsidRDefault="00B519E8" w:rsidP="00CC36EA">
      <w:pPr>
        <w:pStyle w:val="Heading1"/>
      </w:pPr>
      <w:bookmarkStart w:id="187" w:name="_Ref216186196"/>
      <w:bookmarkStart w:id="188" w:name="_Toc216213528"/>
      <w:r w:rsidRPr="00280CAE">
        <w:t>Process Holdings Submission File</w:t>
      </w:r>
      <w:bookmarkEnd w:id="187"/>
      <w:bookmarkEnd w:id="188"/>
    </w:p>
    <w:p w14:paraId="00A8312C" w14:textId="77777777" w:rsidR="00AC0961" w:rsidRPr="00280CAE" w:rsidRDefault="00AC0961" w:rsidP="00B519E8">
      <w:pPr>
        <w:pStyle w:val="Heading2"/>
        <w:rPr>
          <w:lang w:val="en-SG"/>
        </w:rPr>
      </w:pPr>
      <w:bookmarkStart w:id="189" w:name="_Toc216213529"/>
      <w:r w:rsidRPr="00280CAE">
        <w:rPr>
          <w:lang w:val="en-SG"/>
        </w:rPr>
        <w:t>Description</w:t>
      </w:r>
      <w:bookmarkEnd w:id="189"/>
    </w:p>
    <w:p w14:paraId="3F312BF7" w14:textId="3F3DBC23" w:rsidR="00B519E8" w:rsidRPr="00280CAE" w:rsidRDefault="00B519E8" w:rsidP="00B519E8">
      <w:r w:rsidRPr="00280CAE">
        <w:t xml:space="preserve">Holdings Submission Files are provided by CDP for Cash </w:t>
      </w:r>
      <w:ins w:id="190" w:author="Han Xie CHAI (MAS)" w:date="2025-12-18T16:10:00Z" w16du:dateUtc="2025-12-18T08:10:00Z">
        <w:r w:rsidR="000C59F9">
          <w:t xml:space="preserve">holdings </w:t>
        </w:r>
      </w:ins>
      <w:r w:rsidRPr="00280CAE">
        <w:t xml:space="preserve">and provided by the </w:t>
      </w:r>
      <w:r w:rsidR="000C526A">
        <w:t xml:space="preserve">Retail </w:t>
      </w:r>
      <w:r w:rsidRPr="00280CAE">
        <w:t>PDs (DBS, OCBC, and UOB) for SRS</w:t>
      </w:r>
      <w:ins w:id="191" w:author="Han Xie CHAI (MAS)" w:date="2025-12-18T16:10:00Z" w16du:dateUtc="2025-12-18T08:10:00Z">
        <w:r w:rsidR="000C59F9">
          <w:t xml:space="preserve"> holdings</w:t>
        </w:r>
      </w:ins>
      <w:r w:rsidRPr="00280CAE">
        <w:t>. These files contain the holdings of each issuance of Singapore Savings Bonds by individuals.</w:t>
      </w:r>
    </w:p>
    <w:p w14:paraId="5FF23B08" w14:textId="73184DB6" w:rsidR="00B519E8" w:rsidRPr="00280CAE" w:rsidRDefault="00B519E8" w:rsidP="00B519E8">
      <w:r w:rsidRPr="00280CAE">
        <w:t xml:space="preserve">For each file processed, an acknowledgement file </w:t>
      </w:r>
      <w:del w:id="192" w:author="Han Xie CHAI (MAS)" w:date="2025-12-18T16:05:00Z" w16du:dateUtc="2025-12-18T08:05:00Z">
        <w:r w:rsidRPr="00280CAE">
          <w:delText xml:space="preserve">will </w:delText>
        </w:r>
      </w:del>
      <w:ins w:id="193" w:author="Han Xie CHAI (MAS)" w:date="2025-12-18T16:05:00Z" w16du:dateUtc="2025-12-18T08:05:00Z">
        <w:r w:rsidR="000C59F9">
          <w:t>is</w:t>
        </w:r>
      </w:ins>
      <w:del w:id="194" w:author="Han Xie CHAI (MAS)" w:date="2025-12-18T16:06:00Z" w16du:dateUtc="2025-12-18T08:06:00Z">
        <w:r w:rsidRPr="00280CAE">
          <w:delText>be</w:delText>
        </w:r>
      </w:del>
      <w:r w:rsidRPr="00280CAE">
        <w:t xml:space="preserve"> generated and </w:t>
      </w:r>
      <w:commentRangeStart w:id="195"/>
      <w:r w:rsidRPr="00280CAE">
        <w:t>deposited</w:t>
      </w:r>
      <w:ins w:id="196" w:author="Sophia TAN (MAS)" w:date="2025-12-16T09:20:00Z" w16du:dateUtc="2025-12-16T01:20:00Z">
        <w:r w:rsidR="000A080E">
          <w:t xml:space="preserve"> in </w:t>
        </w:r>
        <w:commentRangeStart w:id="197"/>
        <w:r w:rsidR="000A080E">
          <w:t>MEFT</w:t>
        </w:r>
      </w:ins>
      <w:commentRangeEnd w:id="197"/>
      <w:r w:rsidR="00C70325">
        <w:rPr>
          <w:rStyle w:val="CommentReference"/>
        </w:rPr>
        <w:commentReference w:id="197"/>
      </w:r>
      <w:commentRangeEnd w:id="195"/>
      <w:r w:rsidR="00162AA7">
        <w:rPr>
          <w:rStyle w:val="CommentReference"/>
        </w:rPr>
        <w:commentReference w:id="195"/>
      </w:r>
      <w:r w:rsidRPr="00280CAE">
        <w:t xml:space="preserve">. The acknowledgement files </w:t>
      </w:r>
      <w:del w:id="198" w:author="Han Xie CHAI (MAS)" w:date="2025-12-18T16:10:00Z" w16du:dateUtc="2025-12-18T08:10:00Z">
        <w:r w:rsidRPr="00280CAE">
          <w:delText xml:space="preserve">will </w:delText>
        </w:r>
      </w:del>
      <w:r w:rsidRPr="00280CAE">
        <w:t>contain</w:t>
      </w:r>
      <w:ins w:id="199" w:author="Han Xie CHAI (MAS)" w:date="2025-12-18T16:10:00Z" w16du:dateUtc="2025-12-18T08:10:00Z">
        <w:r w:rsidR="000C59F9">
          <w:t>s</w:t>
        </w:r>
      </w:ins>
      <w:r w:rsidRPr="00280CAE">
        <w:t xml:space="preserve"> the status of the processed file </w:t>
      </w:r>
      <w:ins w:id="200" w:author="Han Xie CHAI (MAS)" w:date="2025-12-18T16:10:00Z" w16du:dateUtc="2025-12-18T08:10:00Z">
        <w:r w:rsidR="000C59F9">
          <w:t>and</w:t>
        </w:r>
      </w:ins>
      <w:del w:id="201" w:author="Han Xie CHAI (MAS)" w:date="2025-12-18T16:10:00Z" w16du:dateUtc="2025-12-18T08:10:00Z">
        <w:r w:rsidRPr="00280CAE">
          <w:delText>as well as</w:delText>
        </w:r>
      </w:del>
      <w:r w:rsidRPr="00280CAE">
        <w:t xml:space="preserve"> the status of the individual records.</w:t>
      </w:r>
    </w:p>
    <w:p w14:paraId="08C849BF" w14:textId="3488471C" w:rsidR="00AC0961" w:rsidRPr="00280CAE" w:rsidRDefault="00B519E8" w:rsidP="00B519E8">
      <w:r w:rsidRPr="00280CAE">
        <w:t xml:space="preserve">CDP and the PDs </w:t>
      </w:r>
      <w:ins w:id="202" w:author="Han Xie CHAI (MAS)" w:date="2025-12-18T16:10:00Z" w16du:dateUtc="2025-12-18T08:10:00Z">
        <w:r w:rsidR="000C59F9">
          <w:t>can</w:t>
        </w:r>
      </w:ins>
      <w:commentRangeStart w:id="203"/>
      <w:del w:id="204" w:author="Han Xie CHAI (MAS)" w:date="2025-12-18T16:10:00Z" w16du:dateUtc="2025-12-18T08:10:00Z">
        <w:r w:rsidRPr="00280CAE">
          <w:delText>will</w:delText>
        </w:r>
      </w:del>
      <w:r w:rsidRPr="00280CAE">
        <w:t xml:space="preserve"> then retrieve</w:t>
      </w:r>
      <w:commentRangeEnd w:id="203"/>
      <w:r w:rsidR="00425737">
        <w:rPr>
          <w:rStyle w:val="CommentReference"/>
        </w:rPr>
        <w:commentReference w:id="203"/>
      </w:r>
      <w:r w:rsidRPr="00280CAE">
        <w:t xml:space="preserve"> the acknowledgement files</w:t>
      </w:r>
      <w:ins w:id="205" w:author="Han Xie CHAI (MAS)" w:date="2025-12-18T16:10:00Z" w16du:dateUtc="2025-12-18T08:10:00Z">
        <w:r w:rsidR="000C59F9">
          <w:t xml:space="preserve"> from MEFT(?)</w:t>
        </w:r>
      </w:ins>
      <w:r w:rsidR="00AC0961" w:rsidRPr="00280CAE">
        <w:t>.</w:t>
      </w:r>
    </w:p>
    <w:p w14:paraId="79CF0B4A" w14:textId="1D8E4D8A" w:rsidR="002F1BCC" w:rsidRPr="00280CAE" w:rsidRDefault="002F1BCC" w:rsidP="00B519E8">
      <w:pPr>
        <w:pStyle w:val="Heading2"/>
        <w:rPr>
          <w:lang w:val="en-SG"/>
        </w:rPr>
      </w:pPr>
      <w:bookmarkStart w:id="206" w:name="_Toc216213530"/>
      <w:r w:rsidRPr="00280CAE">
        <w:rPr>
          <w:lang w:val="en-SG"/>
        </w:rPr>
        <w:t>Business Requirements and Assumptions</w:t>
      </w:r>
      <w:bookmarkEnd w:id="206"/>
    </w:p>
    <w:p w14:paraId="1616F103" w14:textId="6E10C6DF" w:rsidR="002F1BCC" w:rsidRPr="00280CAE" w:rsidRDefault="002F1BCC" w:rsidP="002F1BCC">
      <w:pPr>
        <w:pStyle w:val="ListParagraph"/>
      </w:pPr>
      <w:r w:rsidRPr="00280CAE">
        <w:t xml:space="preserve">Submitted redemption requests are already deducted from the </w:t>
      </w:r>
      <w:del w:id="207" w:author="Han Xie CHAI (MAS)" w:date="2025-12-18T16:10:00Z" w16du:dateUtc="2025-12-18T08:10:00Z">
        <w:r w:rsidRPr="00280CAE" w:rsidDel="000C59F9">
          <w:delText>h</w:delText>
        </w:r>
      </w:del>
      <w:ins w:id="208" w:author="Han Xie CHAI (MAS)" w:date="2025-12-18T16:10:00Z" w16du:dateUtc="2025-12-18T08:10:00Z">
        <w:r w:rsidR="000C59F9">
          <w:t>H</w:t>
        </w:r>
      </w:ins>
      <w:r w:rsidRPr="00280CAE">
        <w:t xml:space="preserve">oldings </w:t>
      </w:r>
      <w:del w:id="209" w:author="Han Xie CHAI (MAS)" w:date="2025-12-18T16:11:00Z" w16du:dateUtc="2025-12-18T08:11:00Z">
        <w:r w:rsidRPr="00280CAE" w:rsidDel="000C59F9">
          <w:delText>s</w:delText>
        </w:r>
      </w:del>
      <w:ins w:id="210" w:author="Han Xie CHAI (MAS)" w:date="2025-12-18T16:11:00Z" w16du:dateUtc="2025-12-18T08:11:00Z">
        <w:r w:rsidR="000C59F9">
          <w:t>S</w:t>
        </w:r>
      </w:ins>
      <w:r w:rsidRPr="00280CAE">
        <w:t xml:space="preserve">ubmission </w:t>
      </w:r>
      <w:del w:id="211" w:author="Han Xie CHAI (MAS)" w:date="2025-12-18T16:11:00Z" w16du:dateUtc="2025-12-18T08:11:00Z">
        <w:r w:rsidRPr="00280CAE" w:rsidDel="000C59F9">
          <w:delText>f</w:delText>
        </w:r>
      </w:del>
      <w:ins w:id="212" w:author="Han Xie CHAI (MAS)" w:date="2025-12-18T16:11:00Z" w16du:dateUtc="2025-12-18T08:11:00Z">
        <w:r w:rsidR="000C59F9">
          <w:t>F</w:t>
        </w:r>
      </w:ins>
      <w:r w:rsidRPr="00280CAE">
        <w:t xml:space="preserve">ile (i.e. the </w:t>
      </w:r>
      <w:del w:id="213" w:author="Han Xie CHAI (MAS)" w:date="2025-12-18T16:11:00Z" w16du:dateUtc="2025-12-18T08:11:00Z">
        <w:r w:rsidRPr="00280CAE" w:rsidDel="000C59F9">
          <w:delText>h</w:delText>
        </w:r>
      </w:del>
      <w:ins w:id="214" w:author="Han Xie CHAI (MAS)" w:date="2025-12-18T16:11:00Z" w16du:dateUtc="2025-12-18T08:11:00Z">
        <w:r w:rsidR="000C59F9">
          <w:t>H</w:t>
        </w:r>
      </w:ins>
      <w:r w:rsidRPr="00280CAE">
        <w:t xml:space="preserve">oldings </w:t>
      </w:r>
      <w:ins w:id="215" w:author="Han Xie CHAI (MAS)" w:date="2025-12-18T16:11:00Z" w16du:dateUtc="2025-12-18T08:11:00Z">
        <w:r w:rsidR="000C59F9">
          <w:t>S</w:t>
        </w:r>
      </w:ins>
      <w:del w:id="216" w:author="Han Xie CHAI (MAS)" w:date="2025-12-18T16:11:00Z" w16du:dateUtc="2025-12-18T08:11:00Z">
        <w:r w:rsidRPr="00280CAE" w:rsidDel="000C59F9">
          <w:delText>s</w:delText>
        </w:r>
      </w:del>
      <w:r w:rsidRPr="00280CAE">
        <w:t xml:space="preserve">ubmission </w:t>
      </w:r>
      <w:del w:id="217" w:author="Han Xie CHAI (MAS)" w:date="2025-12-18T16:11:00Z" w16du:dateUtc="2025-12-18T08:11:00Z">
        <w:r w:rsidRPr="00280CAE" w:rsidDel="000C59F9">
          <w:delText>f</w:delText>
        </w:r>
      </w:del>
      <w:ins w:id="218" w:author="Han Xie CHAI (MAS)" w:date="2025-12-18T16:11:00Z" w16du:dateUtc="2025-12-18T08:11:00Z">
        <w:r w:rsidR="000C59F9">
          <w:t>F</w:t>
        </w:r>
      </w:ins>
      <w:r w:rsidRPr="00280CAE">
        <w:t xml:space="preserve">ile </w:t>
      </w:r>
      <w:del w:id="219" w:author="Han Xie CHAI (MAS)" w:date="2025-12-18T16:11:00Z" w16du:dateUtc="2025-12-18T08:11:00Z">
        <w:r w:rsidRPr="00280CAE">
          <w:delText xml:space="preserve">will </w:delText>
        </w:r>
      </w:del>
      <w:r w:rsidRPr="00280CAE">
        <w:t>contain</w:t>
      </w:r>
      <w:ins w:id="220" w:author="Han Xie CHAI (MAS)" w:date="2025-12-18T16:11:00Z" w16du:dateUtc="2025-12-18T08:11:00Z">
        <w:r w:rsidR="000C59F9">
          <w:t>s</w:t>
        </w:r>
      </w:ins>
      <w:r w:rsidRPr="00280CAE">
        <w:t xml:space="preserve"> the individual holdings information after accounting for the redemption requests received up to that day).</w:t>
      </w:r>
    </w:p>
    <w:p w14:paraId="0928B884" w14:textId="49E9F41D" w:rsidR="002F1BCC" w:rsidRPr="00280CAE" w:rsidRDefault="002F1BCC" w:rsidP="002F1BCC">
      <w:pPr>
        <w:pStyle w:val="ListParagraph"/>
      </w:pPr>
      <w:commentRangeStart w:id="221"/>
      <w:commentRangeStart w:id="222"/>
      <w:r w:rsidRPr="00280CAE">
        <w:t xml:space="preserve">If there are no holdings records </w:t>
      </w:r>
      <w:del w:id="223" w:author="Han Xie CHAI (MAS)" w:date="2025-12-18T16:11:00Z" w16du:dateUtc="2025-12-18T08:11:00Z">
        <w:r w:rsidRPr="00280CAE">
          <w:delText xml:space="preserve">in </w:delText>
        </w:r>
      </w:del>
      <w:ins w:id="224" w:author="Han Xie CHAI (MAS)" w:date="2025-12-18T16:11:00Z" w16du:dateUtc="2025-12-18T08:11:00Z">
        <w:r w:rsidR="000C59F9">
          <w:t>from</w:t>
        </w:r>
        <w:r w:rsidR="000C59F9" w:rsidRPr="00280CAE">
          <w:t xml:space="preserve"> </w:t>
        </w:r>
      </w:ins>
      <w:r w:rsidRPr="00280CAE">
        <w:t xml:space="preserve">CDP or the PDs, a file is still expected to be sent, but the holding information file </w:t>
      </w:r>
      <w:del w:id="225" w:author="Han Xie CHAI (MAS)" w:date="2025-12-18T16:11:00Z" w16du:dateUtc="2025-12-18T08:11:00Z">
        <w:r w:rsidRPr="00280CAE">
          <w:delText xml:space="preserve">will </w:delText>
        </w:r>
      </w:del>
      <w:r w:rsidRPr="00280CAE">
        <w:t>only contain</w:t>
      </w:r>
      <w:ins w:id="226" w:author="Han Xie CHAI (MAS)" w:date="2025-12-18T16:12:00Z" w16du:dateUtc="2025-12-18T08:12:00Z">
        <w:r w:rsidR="000C59F9">
          <w:t>s</w:t>
        </w:r>
      </w:ins>
      <w:r w:rsidRPr="00280CAE">
        <w:t xml:space="preserve"> the Header and Control Record without the Detail Record sections</w:t>
      </w:r>
      <w:commentRangeEnd w:id="221"/>
      <w:r w:rsidR="00404172">
        <w:rPr>
          <w:rStyle w:val="CommentReference"/>
        </w:rPr>
        <w:commentReference w:id="221"/>
      </w:r>
      <w:commentRangeEnd w:id="222"/>
      <w:r w:rsidR="00C40046">
        <w:rPr>
          <w:rStyle w:val="CommentReference"/>
        </w:rPr>
        <w:commentReference w:id="222"/>
      </w:r>
      <w:r w:rsidRPr="00280CAE">
        <w:t>.</w:t>
      </w:r>
    </w:p>
    <w:p w14:paraId="7A3B4ACF" w14:textId="157ACF52" w:rsidR="002F1BCC" w:rsidRPr="00280CAE" w:rsidRDefault="002F1BCC" w:rsidP="002F1BCC">
      <w:pPr>
        <w:pStyle w:val="ListParagraph"/>
      </w:pPr>
      <w:r w:rsidRPr="00280CAE">
        <w:lastRenderedPageBreak/>
        <w:t xml:space="preserve">The </w:t>
      </w:r>
      <w:ins w:id="227" w:author="Han Xie CHAI (MAS)" w:date="2025-12-18T16:12:00Z" w16du:dateUtc="2025-12-18T08:12:00Z">
        <w:r w:rsidR="000A0E90">
          <w:t>H</w:t>
        </w:r>
      </w:ins>
      <w:del w:id="228" w:author="Han Xie CHAI (MAS)" w:date="2025-12-18T16:12:00Z" w16du:dateUtc="2025-12-18T08:12:00Z">
        <w:r w:rsidRPr="00280CAE" w:rsidDel="000A0E90">
          <w:delText>h</w:delText>
        </w:r>
      </w:del>
      <w:r w:rsidRPr="00280CAE">
        <w:t xml:space="preserve">oldings </w:t>
      </w:r>
      <w:ins w:id="229" w:author="Han Xie CHAI (MAS)" w:date="2025-12-18T16:12:00Z" w16du:dateUtc="2025-12-18T08:12:00Z">
        <w:r w:rsidR="000A0E90">
          <w:t xml:space="preserve">Submission </w:t>
        </w:r>
      </w:ins>
      <w:del w:id="230" w:author="Han Xie CHAI (MAS)" w:date="2025-12-18T16:12:00Z" w16du:dateUtc="2025-12-18T08:12:00Z">
        <w:r w:rsidRPr="00280CAE" w:rsidDel="000A0E90">
          <w:delText>f</w:delText>
        </w:r>
      </w:del>
      <w:ins w:id="231" w:author="Han Xie CHAI (MAS)" w:date="2025-12-18T16:12:00Z" w16du:dateUtc="2025-12-18T08:12:00Z">
        <w:r w:rsidR="000A0E90">
          <w:t>F</w:t>
        </w:r>
      </w:ins>
      <w:r w:rsidRPr="00280CAE">
        <w:t xml:space="preserve">ile deposited by CDP or the PDs </w:t>
      </w:r>
      <w:ins w:id="232" w:author="Jasmine WL TEO (MAS)" w:date="2025-12-18T15:54:00Z" w16du:dateUtc="2025-12-18T07:54:00Z">
        <w:r w:rsidR="00D25B66">
          <w:t xml:space="preserve">into MEFT </w:t>
        </w:r>
      </w:ins>
      <w:commentRangeStart w:id="233"/>
      <w:r w:rsidR="00C20E2F" w:rsidRPr="00280CAE">
        <w:t>may</w:t>
      </w:r>
      <w:r w:rsidRPr="00280CAE">
        <w:t xml:space="preserve"> be overwritten </w:t>
      </w:r>
      <w:commentRangeEnd w:id="233"/>
      <w:r w:rsidR="00162AA7">
        <w:rPr>
          <w:rStyle w:val="CommentReference"/>
        </w:rPr>
        <w:commentReference w:id="233"/>
      </w:r>
      <w:r w:rsidRPr="00280CAE">
        <w:t>when an updated file is uploaded.</w:t>
      </w:r>
    </w:p>
    <w:p w14:paraId="2559F503" w14:textId="61D286F4" w:rsidR="002F1BCC" w:rsidRPr="00280CAE" w:rsidRDefault="002F1BCC" w:rsidP="002F1BCC">
      <w:pPr>
        <w:pStyle w:val="ListParagraph"/>
      </w:pPr>
      <w:r w:rsidRPr="00280CAE">
        <w:t xml:space="preserve">The file name for the </w:t>
      </w:r>
      <w:ins w:id="234" w:author="Han Xie CHAI (MAS)" w:date="2025-12-18T16:12:00Z" w16du:dateUtc="2025-12-18T08:12:00Z">
        <w:r w:rsidR="000A0E90">
          <w:t>H</w:t>
        </w:r>
      </w:ins>
      <w:del w:id="235" w:author="Han Xie CHAI (MAS)" w:date="2025-12-18T16:12:00Z" w16du:dateUtc="2025-12-18T08:12:00Z">
        <w:r w:rsidRPr="00280CAE" w:rsidDel="000A0E90">
          <w:delText>h</w:delText>
        </w:r>
      </w:del>
      <w:r w:rsidRPr="00280CAE">
        <w:t>oldings</w:t>
      </w:r>
      <w:ins w:id="236" w:author="Han Xie CHAI (MAS)" w:date="2025-12-18T16:12:00Z" w16du:dateUtc="2025-12-18T08:12:00Z">
        <w:r w:rsidR="000A0E90">
          <w:t xml:space="preserve"> Submission</w:t>
        </w:r>
      </w:ins>
      <w:r w:rsidRPr="00280CAE">
        <w:t xml:space="preserve"> </w:t>
      </w:r>
      <w:del w:id="237" w:author="Han Xie CHAI (MAS)" w:date="2025-12-18T16:12:00Z" w16du:dateUtc="2025-12-18T08:12:00Z">
        <w:r w:rsidRPr="00280CAE" w:rsidDel="000A0E90">
          <w:delText>f</w:delText>
        </w:r>
      </w:del>
      <w:ins w:id="238" w:author="Han Xie CHAI (MAS)" w:date="2025-12-18T16:12:00Z" w16du:dateUtc="2025-12-18T08:12:00Z">
        <w:r w:rsidR="000A0E90">
          <w:t>F</w:t>
        </w:r>
      </w:ins>
      <w:r w:rsidRPr="00280CAE">
        <w:t xml:space="preserve">ile uploaded by CDP or the PDs </w:t>
      </w:r>
      <w:ins w:id="239" w:author="Han Xie CHAI (MAS)" w:date="2025-12-18T16:12:00Z" w16du:dateUtc="2025-12-18T08:12:00Z">
        <w:r w:rsidR="000A0E90">
          <w:t>must</w:t>
        </w:r>
      </w:ins>
      <w:del w:id="240" w:author="Han Xie CHAI (MAS)" w:date="2025-12-18T16:12:00Z" w16du:dateUtc="2025-12-18T08:12:00Z">
        <w:r w:rsidRPr="00280CAE">
          <w:delText>will</w:delText>
        </w:r>
      </w:del>
      <w:r w:rsidRPr="00280CAE">
        <w:t xml:space="preserve"> not contain any date or timestamp.</w:t>
      </w:r>
    </w:p>
    <w:p w14:paraId="68825CD3" w14:textId="391F1E02" w:rsidR="00AC0961" w:rsidRPr="00280CAE" w:rsidRDefault="00B519E8" w:rsidP="00B519E8">
      <w:pPr>
        <w:pStyle w:val="Heading2"/>
        <w:rPr>
          <w:lang w:val="en-SG"/>
        </w:rPr>
      </w:pPr>
      <w:bookmarkStart w:id="241" w:name="_Toc216213531"/>
      <w:r w:rsidRPr="00280CAE">
        <w:rPr>
          <w:lang w:val="en-SG"/>
        </w:rPr>
        <w:t>Processing Logic</w:t>
      </w:r>
      <w:bookmarkEnd w:id="241"/>
    </w:p>
    <w:p w14:paraId="19BFE174" w14:textId="639D341B" w:rsidR="003C4DA1" w:rsidRPr="00280CAE" w:rsidRDefault="003C4DA1" w:rsidP="003C4DA1">
      <w:pPr>
        <w:jc w:val="center"/>
      </w:pPr>
      <w:commentRangeStart w:id="242"/>
      <w:r w:rsidRPr="00280CAE">
        <w:rPr>
          <w:noProof/>
        </w:rPr>
        <w:drawing>
          <wp:inline distT="0" distB="0" distL="0" distR="0" wp14:anchorId="20E4CED2" wp14:editId="3DF20EB6">
            <wp:extent cx="6428096" cy="1818318"/>
            <wp:effectExtent l="0" t="0" r="0" b="0"/>
            <wp:docPr id="114820152" name="Picture 4" descr="A diagram of a flowchart&#10;&#10;AI-generated content may be incorrect.">
              <a:extLst xmlns:a="http://schemas.openxmlformats.org/drawingml/2006/main">
                <a:ext uri="{FF2B5EF4-FFF2-40B4-BE49-F238E27FC236}">
                  <a16:creationId xmlns:a16="http://schemas.microsoft.com/office/drawing/2014/main" id="{A368C26B-2804-E5D3-D6DA-A6973A7BBE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flowchart&#10;&#10;AI-generated content may be incorrect.">
                      <a:extLst>
                        <a:ext uri="{FF2B5EF4-FFF2-40B4-BE49-F238E27FC236}">
                          <a16:creationId xmlns:a16="http://schemas.microsoft.com/office/drawing/2014/main" id="{A368C26B-2804-E5D3-D6DA-A6973A7BBE18}"/>
                        </a:ext>
                      </a:extLst>
                    </pic:cNvPr>
                    <pic:cNvPicPr>
                      <a:picLocks noChangeAspect="1"/>
                    </pic:cNvPicPr>
                  </pic:nvPicPr>
                  <pic:blipFill>
                    <a:blip r:embed="rId19"/>
                    <a:stretch>
                      <a:fillRect/>
                    </a:stretch>
                  </pic:blipFill>
                  <pic:spPr>
                    <a:xfrm>
                      <a:off x="0" y="0"/>
                      <a:ext cx="6431041" cy="1819151"/>
                    </a:xfrm>
                    <a:prstGeom prst="rect">
                      <a:avLst/>
                    </a:prstGeom>
                  </pic:spPr>
                </pic:pic>
              </a:graphicData>
            </a:graphic>
          </wp:inline>
        </w:drawing>
      </w:r>
      <w:commentRangeEnd w:id="242"/>
      <w:r w:rsidR="00911049">
        <w:rPr>
          <w:rStyle w:val="CommentReference"/>
        </w:rPr>
        <w:commentReference w:id="242"/>
      </w:r>
    </w:p>
    <w:p w14:paraId="20D945AC" w14:textId="35A69005" w:rsidR="003C4DA1" w:rsidRPr="00280CAE" w:rsidRDefault="003C4DA1" w:rsidP="003C4DA1">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1</w:t>
      </w:r>
      <w:r w:rsidRPr="00280CAE">
        <w:fldChar w:fldCharType="end"/>
      </w:r>
      <w:r w:rsidRPr="00280CAE">
        <w:t xml:space="preserve"> </w:t>
      </w:r>
      <w:commentRangeStart w:id="243"/>
      <w:r w:rsidRPr="00280CAE">
        <w:t xml:space="preserve">Overall </w:t>
      </w:r>
      <w:commentRangeEnd w:id="243"/>
      <w:r w:rsidR="00162AA7">
        <w:rPr>
          <w:rStyle w:val="CommentReference"/>
          <w:b w:val="0"/>
          <w:iCs w:val="0"/>
        </w:rPr>
        <w:commentReference w:id="243"/>
      </w:r>
      <w:r w:rsidRPr="00280CAE">
        <w:t>Process Diagram</w:t>
      </w:r>
    </w:p>
    <w:p w14:paraId="0FFCDD0C" w14:textId="4EFD0B24" w:rsidR="002F1BCC" w:rsidRPr="00280CAE" w:rsidRDefault="002F1BCC" w:rsidP="002F1BCC">
      <w:r w:rsidRPr="00280CAE">
        <w:t>When the process is triggered</w:t>
      </w:r>
      <w:ins w:id="244" w:author="Han Xie CHAI (MAS)" w:date="2025-12-18T16:14:00Z" w16du:dateUtc="2025-12-18T08:14:00Z">
        <w:r w:rsidR="000A0E90">
          <w:t xml:space="preserve"> for </w:t>
        </w:r>
        <w:commentRangeStart w:id="245"/>
        <w:r w:rsidR="000A0E90">
          <w:t xml:space="preserve">each </w:t>
        </w:r>
      </w:ins>
      <w:commentRangeEnd w:id="245"/>
      <w:r w:rsidR="00294666">
        <w:rPr>
          <w:rStyle w:val="CommentReference"/>
        </w:rPr>
        <w:commentReference w:id="245"/>
      </w:r>
      <w:ins w:id="246" w:author="Han Xie CHAI (MAS)" w:date="2025-12-18T17:41:00Z" w16du:dateUtc="2025-12-18T09:41:00Z">
        <w:r w:rsidR="007351FF">
          <w:t>f</w:t>
        </w:r>
      </w:ins>
      <w:ins w:id="247" w:author="Han Xie CHAI (MAS)" w:date="2025-12-18T16:15:00Z" w16du:dateUtc="2025-12-18T08:15:00Z">
        <w:r w:rsidR="000A0E90">
          <w:t>ile</w:t>
        </w:r>
      </w:ins>
      <w:r w:rsidRPr="00280CAE">
        <w:t xml:space="preserve">, </w:t>
      </w:r>
    </w:p>
    <w:p w14:paraId="40EF9D7A" w14:textId="6CC1AA55" w:rsidR="00795F72" w:rsidRPr="00280CAE" w:rsidRDefault="002F1BCC" w:rsidP="00734BA5">
      <w:pPr>
        <w:pStyle w:val="NumberedList"/>
        <w:numPr>
          <w:ilvl w:val="0"/>
          <w:numId w:val="25"/>
        </w:numPr>
      </w:pPr>
      <w:r w:rsidRPr="00280CAE">
        <w:t>Check if the current time is before the Holding</w:t>
      </w:r>
      <w:ins w:id="248" w:author="Han Xie CHAI (MAS)" w:date="2025-12-18T16:15:00Z" w16du:dateUtc="2025-12-18T08:15:00Z">
        <w:r w:rsidR="00911049">
          <w:t>s</w:t>
        </w:r>
      </w:ins>
      <w:commentRangeStart w:id="249"/>
      <w:r w:rsidRPr="00280CAE">
        <w:t xml:space="preserve"> Submission Cutoff Time.</w:t>
      </w:r>
      <w:commentRangeEnd w:id="249"/>
      <w:r w:rsidR="00750954">
        <w:rPr>
          <w:rStyle w:val="CommentReference"/>
        </w:rPr>
        <w:commentReference w:id="249"/>
      </w:r>
    </w:p>
    <w:p w14:paraId="72B8DD83" w14:textId="2CBBEFEA" w:rsidR="002F1BCC" w:rsidRPr="00280CAE" w:rsidRDefault="002F1BCC" w:rsidP="00734BA5">
      <w:pPr>
        <w:pStyle w:val="ListParagraph"/>
        <w:numPr>
          <w:ilvl w:val="1"/>
          <w:numId w:val="4"/>
        </w:numPr>
      </w:pPr>
      <w:r w:rsidRPr="00280CAE">
        <w:t>If yes, the process ends immediately.</w:t>
      </w:r>
    </w:p>
    <w:p w14:paraId="3916E7B9" w14:textId="42444FA4" w:rsidR="002F1BCC" w:rsidRPr="00280CAE" w:rsidRDefault="002F1BCC" w:rsidP="00BE0D79">
      <w:pPr>
        <w:pStyle w:val="NumberedList"/>
      </w:pPr>
      <w:commentRangeStart w:id="250"/>
      <w:commentRangeStart w:id="251"/>
      <w:commentRangeStart w:id="252"/>
      <w:commentRangeStart w:id="253"/>
      <w:r w:rsidRPr="00280CAE">
        <w:t>Attempt to retrieve the holding file.</w:t>
      </w:r>
      <w:commentRangeEnd w:id="250"/>
      <w:r w:rsidR="00750954">
        <w:rPr>
          <w:rStyle w:val="CommentReference"/>
        </w:rPr>
        <w:commentReference w:id="250"/>
      </w:r>
      <w:commentRangeEnd w:id="251"/>
      <w:r w:rsidR="00750954">
        <w:rPr>
          <w:rStyle w:val="CommentReference"/>
        </w:rPr>
        <w:commentReference w:id="251"/>
      </w:r>
      <w:commentRangeEnd w:id="252"/>
      <w:r w:rsidR="009D0199">
        <w:rPr>
          <w:rStyle w:val="CommentReference"/>
        </w:rPr>
        <w:commentReference w:id="252"/>
      </w:r>
      <w:commentRangeEnd w:id="253"/>
      <w:r w:rsidR="00B974D3">
        <w:rPr>
          <w:rStyle w:val="CommentReference"/>
        </w:rPr>
        <w:commentReference w:id="253"/>
      </w:r>
    </w:p>
    <w:p w14:paraId="3EC464DF" w14:textId="3172D049" w:rsidR="002F1BCC" w:rsidRPr="00280CAE" w:rsidRDefault="002F1BCC" w:rsidP="00734BA5">
      <w:pPr>
        <w:pStyle w:val="ListParagraph"/>
        <w:numPr>
          <w:ilvl w:val="0"/>
          <w:numId w:val="26"/>
        </w:numPr>
      </w:pPr>
      <w:r w:rsidRPr="00280CAE">
        <w:t xml:space="preserve">If the file is </w:t>
      </w:r>
      <w:commentRangeStart w:id="254"/>
      <w:r w:rsidRPr="00280CAE">
        <w:t>missing</w:t>
      </w:r>
      <w:commentRangeEnd w:id="254"/>
      <w:r w:rsidR="007E7837">
        <w:rPr>
          <w:rStyle w:val="CommentReference"/>
        </w:rPr>
        <w:commentReference w:id="254"/>
      </w:r>
      <w:r w:rsidRPr="00280CAE">
        <w:t>, the process ends immediately.</w:t>
      </w:r>
    </w:p>
    <w:p w14:paraId="0F5E8F7D" w14:textId="477E1B8A" w:rsidR="002F1BCC" w:rsidRPr="00280CAE" w:rsidRDefault="002F1BCC" w:rsidP="00BE0D79">
      <w:pPr>
        <w:pStyle w:val="NumberedList"/>
      </w:pPr>
      <w:r w:rsidRPr="00280CAE">
        <w:t>Decrypt the file.</w:t>
      </w:r>
    </w:p>
    <w:p w14:paraId="39B36509" w14:textId="19072E5A" w:rsidR="002F1BCC" w:rsidRPr="00280CAE" w:rsidRDefault="002F1BCC" w:rsidP="00734BA5">
      <w:pPr>
        <w:pStyle w:val="ListParagraph"/>
        <w:numPr>
          <w:ilvl w:val="0"/>
          <w:numId w:val="27"/>
        </w:numPr>
      </w:pPr>
      <w:r w:rsidRPr="00280CAE">
        <w:t xml:space="preserve">If the </w:t>
      </w:r>
      <w:ins w:id="255" w:author="Han Xie CHAI (MAS)" w:date="2025-12-18T16:15:00Z" w16du:dateUtc="2025-12-18T08:15:00Z">
        <w:r w:rsidR="00911049">
          <w:t xml:space="preserve">decryption </w:t>
        </w:r>
      </w:ins>
      <w:del w:id="256" w:author="Han Xie CHAI (MAS)" w:date="2025-12-18T16:15:00Z" w16du:dateUtc="2025-12-18T08:15:00Z">
        <w:r w:rsidRPr="00280CAE">
          <w:delText xml:space="preserve">file </w:delText>
        </w:r>
      </w:del>
      <w:r w:rsidRPr="00280CAE">
        <w:t>fail</w:t>
      </w:r>
      <w:ins w:id="257" w:author="Han Xie CHAI (MAS)" w:date="2025-12-18T16:15:00Z" w16du:dateUtc="2025-12-18T08:15:00Z">
        <w:r w:rsidR="00911049">
          <w:t>s</w:t>
        </w:r>
      </w:ins>
      <w:del w:id="258" w:author="Han Xie CHAI (MAS)" w:date="2025-12-18T16:15:00Z" w16du:dateUtc="2025-12-18T08:15:00Z">
        <w:r w:rsidRPr="00280CAE" w:rsidDel="00911049">
          <w:delText>ed</w:delText>
        </w:r>
        <w:r w:rsidRPr="00280CAE">
          <w:delText xml:space="preserve"> to be decrypted</w:delText>
        </w:r>
      </w:del>
      <w:r w:rsidRPr="00280CAE">
        <w:t xml:space="preserve">, </w:t>
      </w:r>
      <w:commentRangeStart w:id="259"/>
      <w:r w:rsidRPr="00280CAE">
        <w:t>go to step 8</w:t>
      </w:r>
      <w:commentRangeEnd w:id="259"/>
      <w:r w:rsidR="0015544D">
        <w:rPr>
          <w:rStyle w:val="CommentReference"/>
        </w:rPr>
        <w:commentReference w:id="259"/>
      </w:r>
      <w:r w:rsidRPr="00280CAE">
        <w:t>.</w:t>
      </w:r>
    </w:p>
    <w:p w14:paraId="3237CDB5" w14:textId="4FB01366" w:rsidR="002F1BCC" w:rsidRPr="00280CAE" w:rsidRDefault="002F1BCC" w:rsidP="00BE0D79">
      <w:pPr>
        <w:pStyle w:val="NumberedList"/>
      </w:pPr>
      <w:commentRangeStart w:id="260"/>
      <w:r w:rsidRPr="00280CAE">
        <w:t xml:space="preserve">Validate </w:t>
      </w:r>
      <w:commentRangeEnd w:id="260"/>
      <w:r w:rsidR="007E7837">
        <w:rPr>
          <w:rStyle w:val="CommentReference"/>
        </w:rPr>
        <w:commentReference w:id="260"/>
      </w:r>
      <w:r w:rsidRPr="00280CAE">
        <w:t>the contents of the file.</w:t>
      </w:r>
    </w:p>
    <w:p w14:paraId="21DB5E84" w14:textId="30E509AC" w:rsidR="002F1BCC" w:rsidRPr="00280CAE" w:rsidRDefault="002F1BCC" w:rsidP="00734BA5">
      <w:pPr>
        <w:pStyle w:val="ListParagraph"/>
        <w:numPr>
          <w:ilvl w:val="0"/>
          <w:numId w:val="28"/>
        </w:numPr>
      </w:pPr>
      <w:r w:rsidRPr="00280CAE">
        <w:t>Validate the header record.</w:t>
      </w:r>
    </w:p>
    <w:p w14:paraId="77C5A58C" w14:textId="5DB0C840" w:rsidR="002F1BCC" w:rsidRPr="00280CAE" w:rsidRDefault="002F1BCC" w:rsidP="00734BA5">
      <w:pPr>
        <w:pStyle w:val="ListParagraph"/>
        <w:numPr>
          <w:ilvl w:val="2"/>
          <w:numId w:val="4"/>
        </w:numPr>
      </w:pPr>
      <w:r w:rsidRPr="00280CAE">
        <w:t>If the header record is invalid, go to step 7.</w:t>
      </w:r>
    </w:p>
    <w:p w14:paraId="67DF6690" w14:textId="77777777" w:rsidR="00795F72" w:rsidRPr="00280CAE" w:rsidRDefault="002F1BCC" w:rsidP="00734BA5">
      <w:pPr>
        <w:pStyle w:val="ListParagraph"/>
        <w:numPr>
          <w:ilvl w:val="0"/>
          <w:numId w:val="28"/>
        </w:numPr>
      </w:pPr>
      <w:r w:rsidRPr="00280CAE">
        <w:t>Process the detail records.</w:t>
      </w:r>
    </w:p>
    <w:p w14:paraId="1061424E" w14:textId="66082F49" w:rsidR="002F1BCC" w:rsidRPr="00280CAE" w:rsidRDefault="002F1BCC" w:rsidP="00734BA5">
      <w:pPr>
        <w:pStyle w:val="ListParagraph"/>
        <w:numPr>
          <w:ilvl w:val="0"/>
          <w:numId w:val="29"/>
        </w:numPr>
      </w:pPr>
      <w:del w:id="261" w:author="Han Xie CHAI (MAS)" w:date="2025-12-18T16:16:00Z" w16du:dateUtc="2025-12-18T08:16:00Z">
        <w:r w:rsidRPr="00280CAE">
          <w:delText xml:space="preserve">For </w:delText>
        </w:r>
      </w:del>
      <w:ins w:id="262" w:author="Han Xie CHAI (MAS)" w:date="2025-12-18T16:16:00Z" w16du:dateUtc="2025-12-18T08:16:00Z">
        <w:r w:rsidR="00911049">
          <w:t>Validate</w:t>
        </w:r>
        <w:r w:rsidR="00911049" w:rsidRPr="00280CAE">
          <w:t xml:space="preserve"> </w:t>
        </w:r>
      </w:ins>
      <w:r w:rsidRPr="00280CAE">
        <w:t>each detail record</w:t>
      </w:r>
      <w:del w:id="263" w:author="Han Xie CHAI (MAS)" w:date="2025-12-18T16:16:00Z" w16du:dateUtc="2025-12-18T08:16:00Z">
        <w:r w:rsidRPr="00280CAE">
          <w:delText>s</w:delText>
        </w:r>
      </w:del>
      <w:ins w:id="264" w:author="Han Xie CHAI (MAS)" w:date="2025-12-18T16:16:00Z" w16du:dateUtc="2025-12-18T08:16:00Z">
        <w:r w:rsidR="00911049">
          <w:t xml:space="preserve"> individually</w:t>
        </w:r>
      </w:ins>
      <w:del w:id="265" w:author="Han Xie CHAI (MAS)" w:date="2025-12-18T16:16:00Z" w16du:dateUtc="2025-12-18T08:16:00Z">
        <w:r w:rsidRPr="00280CAE">
          <w:delText>, validate the detail records</w:delText>
        </w:r>
      </w:del>
      <w:r w:rsidRPr="00280CAE">
        <w:t>.</w:t>
      </w:r>
    </w:p>
    <w:p w14:paraId="7E396DD8" w14:textId="4589FF8C" w:rsidR="002F1BCC" w:rsidRPr="00280CAE" w:rsidRDefault="002F1BCC" w:rsidP="00734BA5">
      <w:pPr>
        <w:pStyle w:val="ListParagraph"/>
        <w:numPr>
          <w:ilvl w:val="0"/>
          <w:numId w:val="29"/>
        </w:numPr>
      </w:pPr>
      <w:r w:rsidRPr="00280CAE">
        <w:t xml:space="preserve">If there is any error in the validation </w:t>
      </w:r>
      <w:commentRangeStart w:id="266"/>
      <w:r w:rsidRPr="00280CAE">
        <w:t xml:space="preserve">or if it is a </w:t>
      </w:r>
      <w:commentRangeStart w:id="267"/>
      <w:r w:rsidRPr="00280CAE">
        <w:t>duplicate record</w:t>
      </w:r>
      <w:commentRangeEnd w:id="267"/>
      <w:r w:rsidR="00750954">
        <w:rPr>
          <w:rStyle w:val="CommentReference"/>
        </w:rPr>
        <w:commentReference w:id="267"/>
      </w:r>
      <w:commentRangeEnd w:id="266"/>
      <w:r w:rsidR="00F40194">
        <w:rPr>
          <w:rStyle w:val="CommentReference"/>
        </w:rPr>
        <w:commentReference w:id="266"/>
      </w:r>
      <w:r w:rsidRPr="00280CAE">
        <w:t>, reject the record.</w:t>
      </w:r>
    </w:p>
    <w:p w14:paraId="7C37EA8E" w14:textId="5F791DF5" w:rsidR="002F1BCC" w:rsidRPr="00280CAE" w:rsidRDefault="002F1BCC" w:rsidP="00734BA5">
      <w:pPr>
        <w:pStyle w:val="ListParagraph"/>
        <w:numPr>
          <w:ilvl w:val="0"/>
          <w:numId w:val="29"/>
        </w:numPr>
      </w:pPr>
      <w:r w:rsidRPr="00280CAE">
        <w:t xml:space="preserve">Else, continue validating the next detail record until there </w:t>
      </w:r>
      <w:del w:id="268" w:author="Han Xie CHAI (MAS)" w:date="2025-12-18T16:18:00Z" w16du:dateUtc="2025-12-18T08:18:00Z">
        <w:r w:rsidRPr="00280CAE">
          <w:delText>are</w:delText>
        </w:r>
      </w:del>
      <w:ins w:id="269" w:author="Han Xie CHAI (MAS)" w:date="2025-12-18T16:18:00Z" w16du:dateUtc="2025-12-18T08:18:00Z">
        <w:r w:rsidR="00911049">
          <w:t>is</w:t>
        </w:r>
      </w:ins>
      <w:r w:rsidRPr="00280CAE">
        <w:t xml:space="preserve"> no </w:t>
      </w:r>
      <w:del w:id="270" w:author="Han Xie CHAI (MAS)" w:date="2025-12-18T16:18:00Z" w16du:dateUtc="2025-12-18T08:18:00Z">
        <w:r w:rsidRPr="00280CAE">
          <w:delText xml:space="preserve">more </w:delText>
        </w:r>
      </w:del>
      <w:r w:rsidRPr="00280CAE">
        <w:t>detail record</w:t>
      </w:r>
      <w:del w:id="271" w:author="Han Xie CHAI (MAS)" w:date="2025-12-18T16:18:00Z" w16du:dateUtc="2025-12-18T08:18:00Z">
        <w:r w:rsidRPr="00280CAE">
          <w:delText>s</w:delText>
        </w:r>
      </w:del>
      <w:r w:rsidRPr="00280CAE">
        <w:t xml:space="preserve"> left.</w:t>
      </w:r>
    </w:p>
    <w:p w14:paraId="32A6380C" w14:textId="77777777" w:rsidR="002F1BCC" w:rsidRPr="00280CAE" w:rsidRDefault="002F1BCC" w:rsidP="00734BA5">
      <w:pPr>
        <w:pStyle w:val="ListParagraph"/>
        <w:numPr>
          <w:ilvl w:val="0"/>
          <w:numId w:val="28"/>
        </w:numPr>
      </w:pPr>
      <w:r w:rsidRPr="00280CAE">
        <w:t>Validate the control records.</w:t>
      </w:r>
    </w:p>
    <w:p w14:paraId="082E49CB" w14:textId="51E7549F" w:rsidR="002F1BCC" w:rsidRPr="00280CAE" w:rsidRDefault="002F1BCC" w:rsidP="00734BA5">
      <w:pPr>
        <w:pStyle w:val="ListParagraph"/>
        <w:numPr>
          <w:ilvl w:val="0"/>
          <w:numId w:val="30"/>
        </w:numPr>
      </w:pPr>
      <w:r w:rsidRPr="00280CAE">
        <w:t>If the control record is invalid, go to step 7.</w:t>
      </w:r>
    </w:p>
    <w:p w14:paraId="72D19C20" w14:textId="36741607" w:rsidR="002F1BCC" w:rsidRPr="00280CAE" w:rsidRDefault="002F1BCC" w:rsidP="00BE0D79">
      <w:pPr>
        <w:pStyle w:val="NumberedList"/>
      </w:pPr>
      <w:commentRangeStart w:id="272"/>
      <w:r w:rsidRPr="00280CAE">
        <w:t>Update the database</w:t>
      </w:r>
      <w:commentRangeEnd w:id="272"/>
      <w:r w:rsidR="00BD2003">
        <w:rPr>
          <w:rStyle w:val="CommentReference"/>
        </w:rPr>
        <w:commentReference w:id="272"/>
      </w:r>
      <w:r w:rsidRPr="00280CAE">
        <w:t>.</w:t>
      </w:r>
    </w:p>
    <w:p w14:paraId="6E5F7E58" w14:textId="5E45962E" w:rsidR="002F1BCC" w:rsidRPr="00280CAE" w:rsidRDefault="002F1BCC" w:rsidP="00734BA5">
      <w:pPr>
        <w:pStyle w:val="ListParagraph"/>
        <w:numPr>
          <w:ilvl w:val="0"/>
          <w:numId w:val="31"/>
        </w:numPr>
      </w:pPr>
      <w:commentRangeStart w:id="273"/>
      <w:r w:rsidRPr="00280CAE">
        <w:t xml:space="preserve">Previous holding information records </w:t>
      </w:r>
      <w:commentRangeEnd w:id="273"/>
      <w:r w:rsidR="0030485F">
        <w:rPr>
          <w:rStyle w:val="CommentReference"/>
        </w:rPr>
        <w:commentReference w:id="273"/>
      </w:r>
      <w:ins w:id="274" w:author="Han Xie CHAI (MAS)" w:date="2025-12-18T16:18:00Z" w16du:dateUtc="2025-12-18T08:18:00Z">
        <w:r w:rsidR="00911049">
          <w:t>are</w:t>
        </w:r>
      </w:ins>
      <w:del w:id="275" w:author="Han Xie CHAI (MAS)" w:date="2025-12-18T16:18:00Z" w16du:dateUtc="2025-12-18T08:18:00Z">
        <w:r w:rsidRPr="00280CAE">
          <w:delText>will be</w:delText>
        </w:r>
      </w:del>
      <w:r w:rsidRPr="00280CAE">
        <w:t xml:space="preserve"> deleted.</w:t>
      </w:r>
    </w:p>
    <w:p w14:paraId="607EE696" w14:textId="2B8E66EF" w:rsidR="002F1BCC" w:rsidRPr="00280CAE" w:rsidRDefault="002F1BCC" w:rsidP="00734BA5">
      <w:pPr>
        <w:pStyle w:val="ListParagraph"/>
        <w:numPr>
          <w:ilvl w:val="0"/>
          <w:numId w:val="31"/>
        </w:numPr>
      </w:pPr>
      <w:commentRangeStart w:id="276"/>
      <w:r w:rsidRPr="00280CAE">
        <w:t xml:space="preserve">The validated holding information records </w:t>
      </w:r>
      <w:del w:id="277" w:author="Han Xie CHAI (MAS)" w:date="2025-12-18T16:19:00Z" w16du:dateUtc="2025-12-18T08:19:00Z">
        <w:r w:rsidRPr="00280CAE">
          <w:delText>will be</w:delText>
        </w:r>
      </w:del>
      <w:ins w:id="278" w:author="Han Xie CHAI (MAS)" w:date="2025-12-18T16:19:00Z" w16du:dateUtc="2025-12-18T08:19:00Z">
        <w:r w:rsidR="00911049">
          <w:t>are</w:t>
        </w:r>
      </w:ins>
      <w:r w:rsidRPr="00280CAE">
        <w:t xml:space="preserve"> inserted into the database</w:t>
      </w:r>
      <w:commentRangeEnd w:id="276"/>
      <w:r w:rsidR="00BD2003">
        <w:rPr>
          <w:rStyle w:val="CommentReference"/>
        </w:rPr>
        <w:commentReference w:id="276"/>
      </w:r>
      <w:r w:rsidRPr="00280CAE">
        <w:t>.</w:t>
      </w:r>
    </w:p>
    <w:p w14:paraId="7F60E2A1" w14:textId="7056ADBE" w:rsidR="002F1BCC" w:rsidRPr="00280CAE" w:rsidRDefault="002F1BCC" w:rsidP="00BE0D79">
      <w:pPr>
        <w:pStyle w:val="NumberedList"/>
      </w:pPr>
      <w:commentRangeStart w:id="279"/>
      <w:commentRangeStart w:id="280"/>
      <w:r w:rsidRPr="00280CAE">
        <w:t>Generate Holding Information Reports. The following reports are generated:</w:t>
      </w:r>
    </w:p>
    <w:p w14:paraId="42E32809" w14:textId="48543CA5" w:rsidR="002F1BCC" w:rsidRPr="00280CAE" w:rsidRDefault="002F1BCC" w:rsidP="00734BA5">
      <w:pPr>
        <w:pStyle w:val="ListParagraph"/>
        <w:numPr>
          <w:ilvl w:val="1"/>
          <w:numId w:val="5"/>
        </w:numPr>
      </w:pPr>
      <w:commentRangeStart w:id="281"/>
      <w:commentRangeStart w:id="282"/>
      <w:r w:rsidRPr="00280CAE">
        <w:lastRenderedPageBreak/>
        <w:t>Detailed Holdings</w:t>
      </w:r>
      <w:commentRangeEnd w:id="281"/>
      <w:r w:rsidR="0056786F">
        <w:rPr>
          <w:rStyle w:val="CommentReference"/>
        </w:rPr>
        <w:commentReference w:id="281"/>
      </w:r>
      <w:commentRangeEnd w:id="282"/>
      <w:r w:rsidR="00911049">
        <w:rPr>
          <w:rStyle w:val="CommentReference"/>
        </w:rPr>
        <w:commentReference w:id="282"/>
      </w:r>
    </w:p>
    <w:p w14:paraId="1F83AA54" w14:textId="62A77210" w:rsidR="002F1BCC" w:rsidRPr="00280CAE" w:rsidRDefault="002F1BCC" w:rsidP="00734BA5">
      <w:pPr>
        <w:pStyle w:val="ListParagraph"/>
        <w:numPr>
          <w:ilvl w:val="1"/>
          <w:numId w:val="5"/>
        </w:numPr>
      </w:pPr>
      <w:r w:rsidRPr="00280CAE">
        <w:t>Aggregated Report by Investor Profile</w:t>
      </w:r>
    </w:p>
    <w:p w14:paraId="192A0FD1" w14:textId="4CCFADC6" w:rsidR="002F1BCC" w:rsidRPr="00280CAE" w:rsidRDefault="002F1BCC" w:rsidP="00734BA5">
      <w:pPr>
        <w:pStyle w:val="ListParagraph"/>
        <w:numPr>
          <w:ilvl w:val="1"/>
          <w:numId w:val="5"/>
        </w:numPr>
      </w:pPr>
      <w:r w:rsidRPr="00280CAE">
        <w:t>Current Info by Issue</w:t>
      </w:r>
      <w:commentRangeEnd w:id="279"/>
      <w:r w:rsidR="0030485F">
        <w:rPr>
          <w:rStyle w:val="CommentReference"/>
        </w:rPr>
        <w:commentReference w:id="279"/>
      </w:r>
      <w:commentRangeEnd w:id="280"/>
      <w:r w:rsidR="009D0199">
        <w:rPr>
          <w:rStyle w:val="CommentReference"/>
        </w:rPr>
        <w:commentReference w:id="280"/>
      </w:r>
    </w:p>
    <w:p w14:paraId="7DAD7A59" w14:textId="77777777" w:rsidR="002F1BCC" w:rsidRPr="00280CAE" w:rsidRDefault="002F1BCC" w:rsidP="002F1BCC">
      <w:pPr>
        <w:pStyle w:val="ListParagraph"/>
        <w:numPr>
          <w:ilvl w:val="0"/>
          <w:numId w:val="0"/>
        </w:numPr>
        <w:ind w:left="1080"/>
      </w:pPr>
      <w:r w:rsidRPr="00280CAE">
        <w:t xml:space="preserve">For more information on requirements for these reports, refer to </w:t>
      </w:r>
      <w:r w:rsidRPr="00280CAE">
        <w:rPr>
          <w:i/>
          <w:iCs/>
        </w:rPr>
        <w:t>MAS_OMEGA – Functional Specifications Document (Reports)</w:t>
      </w:r>
      <w:r w:rsidRPr="00280CAE">
        <w:t>.</w:t>
      </w:r>
    </w:p>
    <w:p w14:paraId="033B95BB" w14:textId="564A563A" w:rsidR="002F1BCC" w:rsidRPr="00280CAE" w:rsidRDefault="002F1BCC" w:rsidP="00BE0D79">
      <w:pPr>
        <w:pStyle w:val="NumberedList"/>
      </w:pPr>
      <w:r w:rsidRPr="00280CAE">
        <w:t xml:space="preserve">Generate the acknowledgement file and encrypt it. </w:t>
      </w:r>
    </w:p>
    <w:p w14:paraId="1FEBE1E8" w14:textId="05370F58" w:rsidR="002F1BCC" w:rsidRPr="00280CAE" w:rsidRDefault="002F1BCC" w:rsidP="00734BA5">
      <w:pPr>
        <w:pStyle w:val="ListParagraph"/>
        <w:numPr>
          <w:ilvl w:val="0"/>
          <w:numId w:val="31"/>
        </w:numPr>
      </w:pPr>
      <w:r w:rsidRPr="00280CAE">
        <w:t xml:space="preserve">If the </w:t>
      </w:r>
      <w:commentRangeStart w:id="283"/>
      <w:r w:rsidRPr="00280CAE">
        <w:t>file decryption failed</w:t>
      </w:r>
      <w:commentRangeEnd w:id="283"/>
      <w:r w:rsidR="00621AAF">
        <w:rPr>
          <w:rStyle w:val="CommentReference"/>
        </w:rPr>
        <w:commentReference w:id="283"/>
      </w:r>
      <w:r w:rsidRPr="00280CAE">
        <w:t>,</w:t>
      </w:r>
      <w:r w:rsidR="009D0199">
        <w:t xml:space="preserve"> </w:t>
      </w:r>
      <w:r w:rsidRPr="00280CAE">
        <w:t xml:space="preserve">the header record was invalid, or the control record was invalid, generate the acknowledgement file with a header record of file status “F” with a message to indicate the </w:t>
      </w:r>
      <w:commentRangeStart w:id="284"/>
      <w:r w:rsidRPr="00280CAE">
        <w:t>error</w:t>
      </w:r>
      <w:commentRangeEnd w:id="284"/>
      <w:r w:rsidR="007E7837">
        <w:rPr>
          <w:rStyle w:val="CommentReference"/>
        </w:rPr>
        <w:commentReference w:id="284"/>
      </w:r>
      <w:r w:rsidRPr="00280CAE">
        <w:t>. The control record will also have a record count of 0 and an overall checksum of 0.</w:t>
      </w:r>
    </w:p>
    <w:p w14:paraId="374632E3" w14:textId="70D03F03" w:rsidR="002F1BCC" w:rsidRPr="00280CAE" w:rsidRDefault="002F1BCC" w:rsidP="00734BA5">
      <w:pPr>
        <w:pStyle w:val="ListParagraph"/>
        <w:numPr>
          <w:ilvl w:val="0"/>
          <w:numId w:val="31"/>
        </w:numPr>
      </w:pPr>
      <w:r w:rsidRPr="00280CAE">
        <w:t xml:space="preserve">Else, </w:t>
      </w:r>
      <w:commentRangeStart w:id="285"/>
      <w:commentRangeStart w:id="286"/>
      <w:r w:rsidRPr="00280CAE">
        <w:t xml:space="preserve">generate the acknowledgement file with a header record of file status “P” as well as the detail records along with the </w:t>
      </w:r>
      <w:commentRangeStart w:id="287"/>
      <w:r w:rsidRPr="00280CAE">
        <w:t xml:space="preserve">status </w:t>
      </w:r>
      <w:commentRangeEnd w:id="287"/>
      <w:r w:rsidR="00A46F9E">
        <w:rPr>
          <w:rStyle w:val="CommentReference"/>
        </w:rPr>
        <w:commentReference w:id="287"/>
      </w:r>
      <w:r w:rsidRPr="00280CAE">
        <w:t>of each detail record processed. The control record will also include the record count and the overall checksum value.</w:t>
      </w:r>
      <w:commentRangeEnd w:id="285"/>
      <w:r w:rsidR="0030485F">
        <w:rPr>
          <w:rStyle w:val="CommentReference"/>
        </w:rPr>
        <w:commentReference w:id="285"/>
      </w:r>
      <w:commentRangeEnd w:id="286"/>
      <w:r w:rsidR="00294666">
        <w:rPr>
          <w:rStyle w:val="CommentReference"/>
        </w:rPr>
        <w:commentReference w:id="286"/>
      </w:r>
    </w:p>
    <w:p w14:paraId="1B1B0263" w14:textId="6203CB74" w:rsidR="002F1BCC" w:rsidRPr="00280CAE" w:rsidRDefault="002F1BCC" w:rsidP="00BE0D79">
      <w:pPr>
        <w:pStyle w:val="NumberedList"/>
      </w:pPr>
      <w:r w:rsidRPr="00280CAE">
        <w:t>Send the encrypted acknowledgement file.</w:t>
      </w:r>
    </w:p>
    <w:p w14:paraId="053DBD5D" w14:textId="76375439" w:rsidR="00AC0961" w:rsidRPr="00280CAE" w:rsidRDefault="002F1BCC" w:rsidP="002F1BCC">
      <w:commentRangeStart w:id="288"/>
      <w:r w:rsidRPr="00280CAE">
        <w:t>The process ends.</w:t>
      </w:r>
      <w:commentRangeEnd w:id="288"/>
      <w:r w:rsidR="0030485F">
        <w:rPr>
          <w:rStyle w:val="CommentReference"/>
        </w:rPr>
        <w:commentReference w:id="288"/>
      </w:r>
    </w:p>
    <w:p w14:paraId="15184F43" w14:textId="5BF0D782" w:rsidR="007D5B1B" w:rsidRPr="00280CAE" w:rsidRDefault="007D5B1B" w:rsidP="007D5B1B">
      <w:pPr>
        <w:pStyle w:val="Heading1"/>
      </w:pPr>
      <w:bookmarkStart w:id="289" w:name="_Ref216190574"/>
      <w:bookmarkStart w:id="290" w:name="_Toc216213532"/>
      <w:commentRangeStart w:id="291"/>
      <w:commentRangeStart w:id="292"/>
      <w:r w:rsidRPr="00280CAE">
        <w:t>SSB Housekeeping</w:t>
      </w:r>
      <w:bookmarkEnd w:id="289"/>
      <w:commentRangeEnd w:id="291"/>
      <w:r w:rsidR="0022684C" w:rsidRPr="00280CAE">
        <w:rPr>
          <w:rStyle w:val="CommentReference"/>
          <w:rFonts w:asciiTheme="minorHAnsi" w:eastAsiaTheme="minorHAnsi" w:hAnsiTheme="minorHAnsi" w:cstheme="minorBidi"/>
          <w:b w:val="0"/>
          <w:smallCaps w:val="0"/>
        </w:rPr>
        <w:commentReference w:id="291"/>
      </w:r>
      <w:bookmarkEnd w:id="290"/>
      <w:commentRangeEnd w:id="292"/>
      <w:r w:rsidR="00A03DC5">
        <w:rPr>
          <w:rStyle w:val="CommentReference"/>
          <w:rFonts w:asciiTheme="minorHAnsi" w:eastAsiaTheme="minorHAnsi" w:hAnsiTheme="minorHAnsi" w:cstheme="minorBidi"/>
          <w:b w:val="0"/>
          <w:smallCaps w:val="0"/>
        </w:rPr>
        <w:commentReference w:id="292"/>
      </w:r>
    </w:p>
    <w:p w14:paraId="60A5814C" w14:textId="77777777" w:rsidR="007D5B1B" w:rsidRPr="00280CAE" w:rsidRDefault="007D5B1B" w:rsidP="007D5B1B">
      <w:pPr>
        <w:pStyle w:val="Heading2"/>
        <w:rPr>
          <w:lang w:val="en-SG"/>
        </w:rPr>
      </w:pPr>
      <w:bookmarkStart w:id="293" w:name="_Toc216213533"/>
      <w:r w:rsidRPr="00280CAE">
        <w:rPr>
          <w:lang w:val="en-SG"/>
        </w:rPr>
        <w:t>Description</w:t>
      </w:r>
      <w:bookmarkEnd w:id="293"/>
    </w:p>
    <w:p w14:paraId="485E3725" w14:textId="42E31A1E" w:rsidR="007D5B1B" w:rsidRPr="00280CAE" w:rsidRDefault="0022684C" w:rsidP="007D5B1B">
      <w:commentRangeStart w:id="294"/>
      <w:del w:id="295" w:author="Han Xie CHAI (MAS)" w:date="2025-12-18T16:23:00Z" w16du:dateUtc="2025-12-18T08:23:00Z">
        <w:r w:rsidRPr="00280CAE">
          <w:delText xml:space="preserve">When executing other processes, </w:delText>
        </w:r>
      </w:del>
      <w:commentRangeEnd w:id="294"/>
      <w:r w:rsidR="00911049">
        <w:rPr>
          <w:rStyle w:val="CommentReference"/>
        </w:rPr>
        <w:commentReference w:id="294"/>
      </w:r>
      <w:del w:id="296" w:author="Han Xie CHAI (MAS)" w:date="2025-12-18T16:23:00Z" w16du:dateUtc="2025-12-18T08:23:00Z">
        <w:r w:rsidRPr="00280CAE" w:rsidDel="00911049">
          <w:delText>i</w:delText>
        </w:r>
      </w:del>
      <w:ins w:id="297" w:author="Han Xie CHAI (MAS)" w:date="2025-12-18T16:23:00Z" w16du:dateUtc="2025-12-18T08:23:00Z">
        <w:r w:rsidR="00911049">
          <w:t>I</w:t>
        </w:r>
      </w:ins>
      <w:r w:rsidRPr="00280CAE">
        <w:t xml:space="preserve">ntermediate files, result files, reports and other </w:t>
      </w:r>
      <w:commentRangeStart w:id="298"/>
      <w:r w:rsidRPr="00280CAE">
        <w:t xml:space="preserve">files </w:t>
      </w:r>
      <w:commentRangeEnd w:id="298"/>
      <w:r w:rsidR="00F5050E">
        <w:rPr>
          <w:rStyle w:val="CommentReference"/>
        </w:rPr>
        <w:commentReference w:id="298"/>
      </w:r>
      <w:r w:rsidRPr="00280CAE">
        <w:t xml:space="preserve">that are generated by OMEGA are housekept monthly. For more information on </w:t>
      </w:r>
      <w:del w:id="299" w:author="Han Xie CHAI (MAS)" w:date="2025-12-18T16:22:00Z" w16du:dateUtc="2025-12-18T08:22:00Z">
        <w:r w:rsidRPr="00280CAE">
          <w:delText xml:space="preserve">the files </w:delText>
        </w:r>
      </w:del>
      <w:r w:rsidRPr="00280CAE">
        <w:t>how the file</w:t>
      </w:r>
      <w:ins w:id="300" w:author="Han Xie CHAI (MAS)" w:date="2025-12-18T16:22:00Z" w16du:dateUtc="2025-12-18T08:22:00Z">
        <w:r w:rsidR="00911049">
          <w:t>s</w:t>
        </w:r>
      </w:ins>
      <w:r w:rsidRPr="00280CAE">
        <w:t xml:space="preserve"> </w:t>
      </w:r>
      <w:ins w:id="301" w:author="Han Xie CHAI (MAS)" w:date="2025-12-18T16:22:00Z" w16du:dateUtc="2025-12-18T08:22:00Z">
        <w:r w:rsidR="00911049">
          <w:t>are</w:t>
        </w:r>
      </w:ins>
      <w:del w:id="302" w:author="Han Xie CHAI (MAS)" w:date="2025-12-18T16:22:00Z" w16du:dateUtc="2025-12-18T08:22:00Z">
        <w:r w:rsidRPr="00280CAE">
          <w:delText>will be</w:delText>
        </w:r>
      </w:del>
      <w:r w:rsidRPr="00280CAE">
        <w:t xml:space="preserve"> housekept, refer to   </w:t>
      </w:r>
      <w:r w:rsidRPr="00280CAE">
        <w:rPr>
          <w:i/>
          <w:iCs/>
        </w:rPr>
        <w:t>MAS_OMEGA – Functional Specifications Document (Common Functions)</w:t>
      </w:r>
      <w:r w:rsidRPr="00280CAE">
        <w:t>.</w:t>
      </w:r>
    </w:p>
    <w:p w14:paraId="3ACB7F9C" w14:textId="153CCF16" w:rsidR="007F7E09" w:rsidRPr="00280CAE" w:rsidRDefault="007F7E09" w:rsidP="007D5B1B">
      <w:commentRangeStart w:id="303"/>
      <w:commentRangeStart w:id="304"/>
      <w:r w:rsidRPr="00280CAE">
        <w:t xml:space="preserve">Data such as the </w:t>
      </w:r>
      <w:commentRangeStart w:id="305"/>
      <w:r w:rsidRPr="00280CAE">
        <w:t xml:space="preserve">holding information that are beyond a certain threshold </w:t>
      </w:r>
      <w:commentRangeEnd w:id="305"/>
      <w:r w:rsidR="00911049">
        <w:rPr>
          <w:rStyle w:val="CommentReference"/>
        </w:rPr>
        <w:commentReference w:id="305"/>
      </w:r>
      <w:del w:id="306" w:author="Han Xie CHAI (MAS)" w:date="2025-12-18T16:23:00Z" w16du:dateUtc="2025-12-18T08:23:00Z">
        <w:r w:rsidRPr="00280CAE">
          <w:delText xml:space="preserve">will </w:delText>
        </w:r>
      </w:del>
      <w:ins w:id="307" w:author="Han Xie CHAI (MAS)" w:date="2025-12-18T16:23:00Z" w16du:dateUtc="2025-12-18T08:23:00Z">
        <w:r w:rsidR="00911049">
          <w:t>are</w:t>
        </w:r>
        <w:r w:rsidR="00911049" w:rsidRPr="00280CAE">
          <w:t xml:space="preserve"> </w:t>
        </w:r>
      </w:ins>
      <w:r w:rsidRPr="00280CAE">
        <w:t xml:space="preserve">also </w:t>
      </w:r>
      <w:del w:id="308" w:author="Han Xie CHAI (MAS)" w:date="2025-12-18T16:23:00Z" w16du:dateUtc="2025-12-18T08:23:00Z">
        <w:r w:rsidRPr="00280CAE">
          <w:delText xml:space="preserve">be </w:delText>
        </w:r>
      </w:del>
      <w:r w:rsidRPr="00280CAE">
        <w:t>housekept</w:t>
      </w:r>
      <w:commentRangeEnd w:id="303"/>
      <w:r w:rsidR="004641EC">
        <w:rPr>
          <w:rStyle w:val="CommentReference"/>
        </w:rPr>
        <w:commentReference w:id="303"/>
      </w:r>
      <w:commentRangeEnd w:id="304"/>
      <w:r w:rsidR="00AC4764">
        <w:rPr>
          <w:rStyle w:val="CommentReference"/>
        </w:rPr>
        <w:commentReference w:id="304"/>
      </w:r>
      <w:r w:rsidRPr="00280CAE">
        <w:t>.</w:t>
      </w:r>
    </w:p>
    <w:p w14:paraId="5001091D" w14:textId="77777777" w:rsidR="0022684C" w:rsidRPr="00280CAE" w:rsidRDefault="0022684C" w:rsidP="0022684C">
      <w:pPr>
        <w:pStyle w:val="Heading2"/>
        <w:rPr>
          <w:lang w:val="en-SG"/>
        </w:rPr>
      </w:pPr>
      <w:bookmarkStart w:id="309" w:name="_Toc216213534"/>
      <w:commentRangeStart w:id="310"/>
      <w:commentRangeStart w:id="311"/>
      <w:r w:rsidRPr="00280CAE">
        <w:rPr>
          <w:lang w:val="en-SG"/>
        </w:rPr>
        <w:t xml:space="preserve">Business Requirements and </w:t>
      </w:r>
      <w:commentRangeStart w:id="312"/>
      <w:r w:rsidRPr="00280CAE">
        <w:rPr>
          <w:lang w:val="en-SG"/>
        </w:rPr>
        <w:t>Assumptions</w:t>
      </w:r>
      <w:bookmarkEnd w:id="309"/>
      <w:commentRangeEnd w:id="312"/>
      <w:r w:rsidR="00F5050E">
        <w:rPr>
          <w:rStyle w:val="CommentReference"/>
          <w:rFonts w:asciiTheme="minorHAnsi" w:eastAsiaTheme="minorHAnsi" w:hAnsiTheme="minorHAnsi" w:cstheme="minorBidi"/>
          <w:b w:val="0"/>
          <w:smallCaps w:val="0"/>
          <w:lang w:val="en-SG"/>
        </w:rPr>
        <w:commentReference w:id="312"/>
      </w:r>
    </w:p>
    <w:p w14:paraId="264F6C78" w14:textId="2FC16685" w:rsidR="0022684C" w:rsidRPr="00280CAE" w:rsidRDefault="0022684C" w:rsidP="00734BA5">
      <w:pPr>
        <w:pStyle w:val="ListParagraph"/>
        <w:numPr>
          <w:ilvl w:val="0"/>
          <w:numId w:val="36"/>
        </w:numPr>
      </w:pPr>
      <w:r w:rsidRPr="00280CAE">
        <w:t xml:space="preserve">Files that are sent by third parties (e.g. PDs and CDP) to OMEGA do not require housekeeping because the files </w:t>
      </w:r>
      <w:del w:id="313" w:author="Han Xie CHAI (MAS)" w:date="2025-12-18T16:25:00Z" w16du:dateUtc="2025-12-18T08:25:00Z">
        <w:r w:rsidRPr="00280CAE">
          <w:delText>will be</w:delText>
        </w:r>
      </w:del>
      <w:ins w:id="314" w:author="Han Xie CHAI (MAS)" w:date="2025-12-18T16:25:00Z" w16du:dateUtc="2025-12-18T08:25:00Z">
        <w:r w:rsidR="00706369">
          <w:t>are</w:t>
        </w:r>
      </w:ins>
      <w:r w:rsidRPr="00280CAE">
        <w:t xml:space="preserve"> overwritten on the next transfer.</w:t>
      </w:r>
    </w:p>
    <w:p w14:paraId="2FA67435" w14:textId="63A5650B" w:rsidR="0022684C" w:rsidRPr="00280CAE" w:rsidRDefault="0022684C" w:rsidP="00734BA5">
      <w:pPr>
        <w:pStyle w:val="ListParagraph"/>
        <w:numPr>
          <w:ilvl w:val="0"/>
          <w:numId w:val="36"/>
        </w:numPr>
      </w:pPr>
      <w:r w:rsidRPr="00280CAE">
        <w:t xml:space="preserve">Files that are sent by OMEGA to third parties (e.g. PDs and CDP) also do not require housekeeping because the files </w:t>
      </w:r>
      <w:del w:id="315" w:author="Han Xie CHAI (MAS)" w:date="2025-12-18T16:25:00Z" w16du:dateUtc="2025-12-18T08:25:00Z">
        <w:r w:rsidRPr="00280CAE">
          <w:delText xml:space="preserve">will </w:delText>
        </w:r>
      </w:del>
      <w:ins w:id="316" w:author="Han Xie CHAI (MAS)" w:date="2025-12-18T16:25:00Z" w16du:dateUtc="2025-12-18T08:25:00Z">
        <w:r w:rsidR="00706369">
          <w:t>are</w:t>
        </w:r>
      </w:ins>
      <w:del w:id="317" w:author="Han Xie CHAI (MAS)" w:date="2025-12-18T16:25:00Z" w16du:dateUtc="2025-12-18T08:25:00Z">
        <w:r w:rsidRPr="00280CAE">
          <w:delText>be</w:delText>
        </w:r>
      </w:del>
      <w:r w:rsidRPr="00280CAE">
        <w:t xml:space="preserve"> overwritten on the next transfer.</w:t>
      </w:r>
    </w:p>
    <w:p w14:paraId="529C7ABA" w14:textId="6438F2AA" w:rsidR="0022684C" w:rsidRPr="00280CAE" w:rsidRDefault="0022684C" w:rsidP="00734BA5">
      <w:pPr>
        <w:pStyle w:val="ListParagraph"/>
        <w:numPr>
          <w:ilvl w:val="0"/>
          <w:numId w:val="36"/>
        </w:numPr>
      </w:pPr>
      <w:r w:rsidRPr="00280CAE">
        <w:t>Intermediate files created by other processes, such as the decrypted versions of the incoming files,</w:t>
      </w:r>
      <w:r w:rsidR="006C2587" w:rsidRPr="00280CAE">
        <w:t xml:space="preserve"> and reports,</w:t>
      </w:r>
      <w:r w:rsidRPr="00280CAE">
        <w:t xml:space="preserve"> are subject to housekeeping.</w:t>
      </w:r>
      <w:commentRangeEnd w:id="310"/>
      <w:r w:rsidR="0030485F">
        <w:rPr>
          <w:rStyle w:val="CommentReference"/>
        </w:rPr>
        <w:commentReference w:id="310"/>
      </w:r>
      <w:commentRangeEnd w:id="311"/>
      <w:r w:rsidR="000E5D7D">
        <w:rPr>
          <w:rStyle w:val="CommentReference"/>
        </w:rPr>
        <w:commentReference w:id="311"/>
      </w:r>
    </w:p>
    <w:p w14:paraId="6318CC58" w14:textId="5B5EB905" w:rsidR="007F7E09" w:rsidRPr="00280CAE" w:rsidRDefault="007F7E09" w:rsidP="007F7E09">
      <w:pPr>
        <w:pStyle w:val="Heading2"/>
        <w:rPr>
          <w:lang w:val="en-SG"/>
        </w:rPr>
      </w:pPr>
      <w:bookmarkStart w:id="318" w:name="_Toc216213535"/>
      <w:commentRangeStart w:id="319"/>
      <w:commentRangeStart w:id="320"/>
      <w:r w:rsidRPr="00280CAE">
        <w:rPr>
          <w:lang w:val="en-SG"/>
        </w:rPr>
        <w:t>Processing Logic</w:t>
      </w:r>
      <w:bookmarkEnd w:id="318"/>
      <w:commentRangeEnd w:id="319"/>
      <w:r w:rsidR="00CF15A7">
        <w:rPr>
          <w:rStyle w:val="CommentReference"/>
          <w:rFonts w:asciiTheme="minorHAnsi" w:eastAsiaTheme="minorHAnsi" w:hAnsiTheme="minorHAnsi" w:cstheme="minorBidi"/>
          <w:b w:val="0"/>
          <w:smallCaps w:val="0"/>
          <w:lang w:val="en-SG"/>
        </w:rPr>
        <w:commentReference w:id="319"/>
      </w:r>
      <w:commentRangeEnd w:id="320"/>
      <w:r w:rsidR="004C358F">
        <w:rPr>
          <w:rStyle w:val="CommentReference"/>
          <w:rFonts w:asciiTheme="minorHAnsi" w:eastAsiaTheme="minorHAnsi" w:hAnsiTheme="minorHAnsi" w:cstheme="minorBidi"/>
          <w:b w:val="0"/>
          <w:smallCaps w:val="0"/>
          <w:lang w:val="en-SG"/>
        </w:rPr>
        <w:commentReference w:id="320"/>
      </w:r>
    </w:p>
    <w:p w14:paraId="49643817" w14:textId="77777777" w:rsidR="007F7E09" w:rsidRPr="00280CAE" w:rsidRDefault="007F7E09" w:rsidP="007F7E09">
      <w:r w:rsidRPr="00280CAE">
        <w:t xml:space="preserve">When the process is triggered, </w:t>
      </w:r>
    </w:p>
    <w:p w14:paraId="0E8BB88D" w14:textId="1D809D6F" w:rsidR="007F7E09" w:rsidRPr="00280CAE" w:rsidRDefault="007F7E09" w:rsidP="00734BA5">
      <w:pPr>
        <w:pStyle w:val="NumberedList"/>
        <w:numPr>
          <w:ilvl w:val="0"/>
          <w:numId w:val="39"/>
        </w:numPr>
      </w:pPr>
      <w:r w:rsidRPr="00280CAE">
        <w:t>Calculate the threshold date for housekeeping - the first day of the month, three months ago. For example, if the</w:t>
      </w:r>
      <w:ins w:id="321" w:author="Han Xie CHAI (MAS)" w:date="2025-12-18T16:37:00Z" w16du:dateUtc="2025-12-18T08:37:00Z">
        <w:r w:rsidRPr="00280CAE">
          <w:t xml:space="preserve"> </w:t>
        </w:r>
        <w:r w:rsidR="004C358F">
          <w:t>housekeeping process is triggered</w:t>
        </w:r>
      </w:ins>
      <w:ins w:id="322" w:author="Han Xie CHAI (MAS)" w:date="2025-12-18T16:38:00Z" w16du:dateUtc="2025-12-18T08:38:00Z">
        <w:r w:rsidR="004C358F">
          <w:t xml:space="preserve"> on</w:t>
        </w:r>
      </w:ins>
      <w:del w:id="323" w:author="Han Xie CHAI (MAS)" w:date="2025-12-18T16:38:00Z" w16du:dateUtc="2025-12-18T08:38:00Z">
        <w:r w:rsidRPr="00280CAE" w:rsidDel="004C358F">
          <w:delText xml:space="preserve"> </w:delText>
        </w:r>
      </w:del>
      <w:del w:id="324" w:author="Han Xie CHAI (MAS)" w:date="2025-12-18T16:36:00Z" w16du:dateUtc="2025-12-18T08:36:00Z">
        <w:r w:rsidRPr="00280CAE">
          <w:delText>current date</w:delText>
        </w:r>
      </w:del>
      <w:del w:id="325" w:author="Han Xie CHAI (MAS)" w:date="2025-12-18T16:38:00Z" w16du:dateUtc="2025-12-18T08:38:00Z">
        <w:r w:rsidRPr="00280CAE">
          <w:delText xml:space="preserve"> is</w:delText>
        </w:r>
      </w:del>
      <w:r w:rsidRPr="00280CAE">
        <w:t xml:space="preserve"> </w:t>
      </w:r>
      <w:del w:id="326" w:author="Han Xie CHAI (MAS)" w:date="2025-12-18T16:36:00Z" w16du:dateUtc="2025-12-18T08:36:00Z">
        <w:r w:rsidRPr="00280CAE">
          <w:delText>15</w:delText>
        </w:r>
      </w:del>
      <w:ins w:id="327" w:author="Han Xie CHAI (MAS)" w:date="2025-12-18T16:36:00Z" w16du:dateUtc="2025-12-18T08:36:00Z">
        <w:r w:rsidR="004C358F">
          <w:t>0</w:t>
        </w:r>
      </w:ins>
      <w:ins w:id="328" w:author="Han Xie CHAI (MAS)" w:date="2025-12-18T16:39:00Z" w16du:dateUtc="2025-12-18T08:39:00Z">
        <w:r w:rsidR="004C358F">
          <w:t>6</w:t>
        </w:r>
      </w:ins>
      <w:r w:rsidRPr="00280CAE">
        <w:t xml:space="preserve"> Oct</w:t>
      </w:r>
      <w:ins w:id="329" w:author="Han Xie CHAI (MAS)" w:date="2025-12-18T16:38:00Z" w16du:dateUtc="2025-12-18T08:38:00Z">
        <w:r w:rsidR="004C358F">
          <w:t>ober</w:t>
        </w:r>
      </w:ins>
      <w:r w:rsidRPr="00280CAE">
        <w:t xml:space="preserve"> 2025, the threshold date is 01 July</w:t>
      </w:r>
      <w:ins w:id="330" w:author="Han Xie CHAI (MAS)" w:date="2025-12-18T16:35:00Z" w16du:dateUtc="2025-12-18T08:35:00Z">
        <w:r w:rsidR="004C358F">
          <w:t xml:space="preserve"> 2025</w:t>
        </w:r>
      </w:ins>
      <w:r w:rsidRPr="00280CAE">
        <w:t>.</w:t>
      </w:r>
    </w:p>
    <w:p w14:paraId="30FABBBB" w14:textId="0D59E99B" w:rsidR="007F7E09" w:rsidRPr="00280CAE" w:rsidRDefault="007F7E09" w:rsidP="00734BA5">
      <w:pPr>
        <w:pStyle w:val="NumberedList"/>
        <w:numPr>
          <w:ilvl w:val="0"/>
          <w:numId w:val="39"/>
        </w:numPr>
      </w:pPr>
      <w:r w:rsidRPr="00280CAE">
        <w:t>Retrieve the holding information earlier than the threshold da</w:t>
      </w:r>
      <w:ins w:id="331" w:author="Han Xie CHAI (MAS)" w:date="2025-12-18T16:36:00Z" w16du:dateUtc="2025-12-18T08:36:00Z">
        <w:r w:rsidR="004C358F">
          <w:t>te</w:t>
        </w:r>
      </w:ins>
      <w:del w:id="332" w:author="Han Xie CHAI (MAS)" w:date="2025-12-18T16:36:00Z" w16du:dateUtc="2025-12-18T08:36:00Z">
        <w:r w:rsidRPr="00280CAE" w:rsidDel="004C358F">
          <w:delText>y</w:delText>
        </w:r>
      </w:del>
      <w:r w:rsidRPr="00280CAE">
        <w:t>.</w:t>
      </w:r>
    </w:p>
    <w:p w14:paraId="1E00BED1" w14:textId="3969272A" w:rsidR="007F7E09" w:rsidRPr="00280CAE" w:rsidRDefault="007F7E09" w:rsidP="00734BA5">
      <w:pPr>
        <w:pStyle w:val="NumberedList"/>
        <w:numPr>
          <w:ilvl w:val="1"/>
          <w:numId w:val="39"/>
        </w:numPr>
      </w:pPr>
      <w:r w:rsidRPr="00280CAE">
        <w:t>If there is no data retrieved, no holding information is deleted from the SSB Portal.</w:t>
      </w:r>
    </w:p>
    <w:p w14:paraId="1DA50F26" w14:textId="2332FCA9" w:rsidR="007F7E09" w:rsidRPr="00280CAE" w:rsidRDefault="007F7E09" w:rsidP="00734BA5">
      <w:pPr>
        <w:pStyle w:val="NumberedList"/>
        <w:numPr>
          <w:ilvl w:val="1"/>
          <w:numId w:val="39"/>
        </w:numPr>
      </w:pPr>
      <w:r w:rsidRPr="00280CAE">
        <w:t>Else, delete the data retrieved from OMEGA and from the SSB Portal.</w:t>
      </w:r>
    </w:p>
    <w:p w14:paraId="258EA3B1" w14:textId="0A59870E" w:rsidR="007F7E09" w:rsidRPr="00280CAE" w:rsidRDefault="007F7E09" w:rsidP="00734BA5">
      <w:pPr>
        <w:pStyle w:val="NumberedList"/>
        <w:numPr>
          <w:ilvl w:val="0"/>
          <w:numId w:val="39"/>
        </w:numPr>
      </w:pPr>
      <w:r w:rsidRPr="00280CAE">
        <w:t>Retrieve the subscription submission records earlier than the threshold da</w:t>
      </w:r>
      <w:ins w:id="333" w:author="Han Xie CHAI (MAS)" w:date="2025-12-18T16:40:00Z" w16du:dateUtc="2025-12-18T08:40:00Z">
        <w:r w:rsidR="004C358F">
          <w:t>te</w:t>
        </w:r>
      </w:ins>
      <w:del w:id="334" w:author="Han Xie CHAI (MAS)" w:date="2025-12-18T16:40:00Z" w16du:dateUtc="2025-12-18T08:40:00Z">
        <w:r w:rsidRPr="00280CAE" w:rsidDel="004C358F">
          <w:delText>y</w:delText>
        </w:r>
      </w:del>
      <w:r w:rsidRPr="00280CAE">
        <w:t>.</w:t>
      </w:r>
    </w:p>
    <w:p w14:paraId="6C2A848E" w14:textId="66E8DE00" w:rsidR="007F7E09" w:rsidRPr="00280CAE" w:rsidRDefault="007F7E09" w:rsidP="00734BA5">
      <w:pPr>
        <w:pStyle w:val="NumberedList"/>
        <w:numPr>
          <w:ilvl w:val="1"/>
          <w:numId w:val="39"/>
        </w:numPr>
      </w:pPr>
      <w:r w:rsidRPr="00280CAE">
        <w:lastRenderedPageBreak/>
        <w:t>If there is no data retrieved, no subscription submission record is deleted from the SSB Portal.</w:t>
      </w:r>
    </w:p>
    <w:p w14:paraId="362C31D3" w14:textId="77777777" w:rsidR="007F7E09" w:rsidRPr="00280CAE" w:rsidRDefault="007F7E09" w:rsidP="00734BA5">
      <w:pPr>
        <w:pStyle w:val="NumberedList"/>
        <w:numPr>
          <w:ilvl w:val="1"/>
          <w:numId w:val="39"/>
        </w:numPr>
      </w:pPr>
      <w:r w:rsidRPr="00280CAE">
        <w:t>Else, delete the data retrieved from OMEGA and from the SSB Portal.</w:t>
      </w:r>
    </w:p>
    <w:p w14:paraId="2868839C" w14:textId="1F8C58EA" w:rsidR="007F7E09" w:rsidRPr="00280CAE" w:rsidRDefault="007F7E09" w:rsidP="00734BA5">
      <w:pPr>
        <w:pStyle w:val="NumberedList"/>
        <w:numPr>
          <w:ilvl w:val="0"/>
          <w:numId w:val="39"/>
        </w:numPr>
      </w:pPr>
      <w:r w:rsidRPr="00280CAE">
        <w:t>Retrieve the redemption submission records earlier than the threshold da</w:t>
      </w:r>
      <w:ins w:id="335" w:author="Han Xie CHAI (MAS)" w:date="2025-12-18T16:40:00Z" w16du:dateUtc="2025-12-18T08:40:00Z">
        <w:r w:rsidR="004C358F">
          <w:t>te</w:t>
        </w:r>
      </w:ins>
      <w:del w:id="336" w:author="Han Xie CHAI (MAS)" w:date="2025-12-18T16:40:00Z" w16du:dateUtc="2025-12-18T08:40:00Z">
        <w:r w:rsidRPr="00280CAE" w:rsidDel="004C358F">
          <w:delText>y</w:delText>
        </w:r>
      </w:del>
      <w:r w:rsidRPr="00280CAE">
        <w:t>.</w:t>
      </w:r>
    </w:p>
    <w:p w14:paraId="4C8DC24D" w14:textId="76F210E3" w:rsidR="007F7E09" w:rsidRPr="00280CAE" w:rsidRDefault="007F7E09" w:rsidP="00734BA5">
      <w:pPr>
        <w:pStyle w:val="NumberedList"/>
        <w:numPr>
          <w:ilvl w:val="1"/>
          <w:numId w:val="39"/>
        </w:numPr>
      </w:pPr>
      <w:r w:rsidRPr="00280CAE">
        <w:t>If there is no data retrieved, no redemption submission record is deleted from the SSB Portal.</w:t>
      </w:r>
    </w:p>
    <w:p w14:paraId="160712CA" w14:textId="52AA8A20" w:rsidR="007F7E09" w:rsidRPr="00280CAE" w:rsidRDefault="007F7E09" w:rsidP="00734BA5">
      <w:pPr>
        <w:pStyle w:val="NumberedList"/>
        <w:numPr>
          <w:ilvl w:val="1"/>
          <w:numId w:val="39"/>
        </w:numPr>
      </w:pPr>
      <w:r w:rsidRPr="00280CAE">
        <w:t>Else, delete the data retrieved from OMEGA and from the SSB Portal.</w:t>
      </w:r>
    </w:p>
    <w:p w14:paraId="7D8601DD" w14:textId="77777777" w:rsidR="007F7E09" w:rsidRPr="00280CAE" w:rsidRDefault="007F7E09" w:rsidP="007F7E09">
      <w:pPr>
        <w:pStyle w:val="NumberedList"/>
        <w:numPr>
          <w:ilvl w:val="0"/>
          <w:numId w:val="0"/>
        </w:numPr>
      </w:pPr>
      <w:r w:rsidRPr="00280CAE">
        <w:t>The process ends.</w:t>
      </w:r>
    </w:p>
    <w:p w14:paraId="1964DDDC" w14:textId="77777777" w:rsidR="007F7E09" w:rsidRPr="00280CAE" w:rsidRDefault="007F7E09" w:rsidP="007F7E09"/>
    <w:p w14:paraId="27D1D9D4" w14:textId="77777777" w:rsidR="007D5B1B" w:rsidRPr="00280CAE" w:rsidRDefault="007D5B1B" w:rsidP="007D5B1B">
      <w:pPr>
        <w:pStyle w:val="Heading1"/>
      </w:pPr>
      <w:bookmarkStart w:id="337" w:name="_Ref216190850"/>
      <w:bookmarkStart w:id="338" w:name="_Ref216190851"/>
      <w:bookmarkStart w:id="339" w:name="_Toc216213536"/>
      <w:commentRangeStart w:id="340"/>
      <w:commentRangeStart w:id="341"/>
      <w:r w:rsidRPr="00280CAE">
        <w:t>SSB Portal Sync</w:t>
      </w:r>
      <w:bookmarkEnd w:id="337"/>
      <w:bookmarkEnd w:id="338"/>
      <w:bookmarkEnd w:id="339"/>
      <w:commentRangeEnd w:id="340"/>
      <w:r w:rsidR="00521E66">
        <w:rPr>
          <w:rStyle w:val="CommentReference"/>
          <w:rFonts w:asciiTheme="minorHAnsi" w:eastAsiaTheme="minorHAnsi" w:hAnsiTheme="minorHAnsi" w:cstheme="minorBidi"/>
          <w:b w:val="0"/>
          <w:smallCaps w:val="0"/>
        </w:rPr>
        <w:commentReference w:id="340"/>
      </w:r>
      <w:commentRangeEnd w:id="341"/>
      <w:r w:rsidR="000E5D7D">
        <w:rPr>
          <w:rStyle w:val="CommentReference"/>
          <w:rFonts w:asciiTheme="minorHAnsi" w:eastAsiaTheme="minorHAnsi" w:hAnsiTheme="minorHAnsi" w:cstheme="minorBidi"/>
          <w:b w:val="0"/>
          <w:smallCaps w:val="0"/>
        </w:rPr>
        <w:commentReference w:id="341"/>
      </w:r>
    </w:p>
    <w:p w14:paraId="389E5D3A" w14:textId="77777777" w:rsidR="007D5B1B" w:rsidRPr="00280CAE" w:rsidRDefault="007D5B1B" w:rsidP="007D5B1B">
      <w:pPr>
        <w:pStyle w:val="Heading2"/>
        <w:rPr>
          <w:lang w:val="en-SG"/>
        </w:rPr>
      </w:pPr>
      <w:bookmarkStart w:id="342" w:name="_Toc216213537"/>
      <w:r w:rsidRPr="00280CAE">
        <w:rPr>
          <w:lang w:val="en-SG"/>
        </w:rPr>
        <w:t>Description</w:t>
      </w:r>
      <w:bookmarkEnd w:id="342"/>
    </w:p>
    <w:p w14:paraId="2E6B514A" w14:textId="745507DB" w:rsidR="007D5B1B" w:rsidRPr="00280CAE" w:rsidRDefault="002125E9" w:rsidP="007D5B1B">
      <w:del w:id="343" w:author="Han Xie CHAI (MAS)" w:date="2025-12-18T16:47:00Z" w16du:dateUtc="2025-12-18T08:47:00Z">
        <w:r w:rsidRPr="00280CAE">
          <w:delText xml:space="preserve">OMEGA is the source of data </w:delText>
        </w:r>
      </w:del>
      <w:del w:id="344" w:author="Han Xie CHAI (MAS)" w:date="2025-12-18T16:45:00Z" w16du:dateUtc="2025-12-18T08:45:00Z">
        <w:r w:rsidRPr="00280CAE">
          <w:delText xml:space="preserve">which </w:delText>
        </w:r>
      </w:del>
      <w:del w:id="345" w:author="Han Xie CHAI (MAS)" w:date="2025-12-18T16:47:00Z" w16du:dateUtc="2025-12-18T08:47:00Z">
        <w:r w:rsidRPr="00280CAE">
          <w:delText>the SSB Portal</w:delText>
        </w:r>
      </w:del>
      <w:del w:id="346" w:author="Han Xie CHAI (MAS)" w:date="2025-12-18T16:45:00Z" w16du:dateUtc="2025-12-18T08:45:00Z">
        <w:r w:rsidRPr="00280CAE">
          <w:delText xml:space="preserve"> requires</w:delText>
        </w:r>
      </w:del>
      <w:del w:id="347" w:author="Han Xie CHAI (MAS)" w:date="2025-12-18T16:47:00Z" w16du:dateUtc="2025-12-18T08:47:00Z">
        <w:r w:rsidRPr="00280CAE">
          <w:delText xml:space="preserve">. </w:delText>
        </w:r>
      </w:del>
      <w:r w:rsidRPr="00280CAE">
        <w:t>This process is to sync the data needed by the SSB Portal</w:t>
      </w:r>
      <w:ins w:id="348" w:author="Han Xie CHAI (MAS)" w:date="2025-12-18T16:47:00Z" w16du:dateUtc="2025-12-18T08:47:00Z">
        <w:r w:rsidR="00285353">
          <w:t xml:space="preserve"> from OMEGA as the source</w:t>
        </w:r>
      </w:ins>
      <w:r w:rsidRPr="00280CAE">
        <w:t>.</w:t>
      </w:r>
    </w:p>
    <w:p w14:paraId="661A47D7" w14:textId="77777777" w:rsidR="007D5B1B" w:rsidRPr="00280CAE" w:rsidRDefault="007D5B1B" w:rsidP="007D5B1B">
      <w:pPr>
        <w:pStyle w:val="Heading2"/>
        <w:rPr>
          <w:lang w:val="en-SG"/>
        </w:rPr>
      </w:pPr>
      <w:bookmarkStart w:id="349" w:name="_Toc216213538"/>
      <w:r w:rsidRPr="00280CAE">
        <w:rPr>
          <w:lang w:val="en-SG"/>
        </w:rPr>
        <w:t>Business Requirements and Assumptions</w:t>
      </w:r>
      <w:bookmarkEnd w:id="349"/>
    </w:p>
    <w:p w14:paraId="1942F9A5" w14:textId="58FE7316" w:rsidR="007D5B1B" w:rsidRPr="00280CAE" w:rsidRDefault="002125E9" w:rsidP="002125E9">
      <w:pPr>
        <w:pStyle w:val="ListParagraph"/>
      </w:pPr>
      <w:r w:rsidRPr="00280CAE">
        <w:t xml:space="preserve">Only the data that was inserted or modified since the last successful run </w:t>
      </w:r>
      <w:del w:id="350" w:author="Han Xie CHAI (MAS)" w:date="2025-12-18T16:47:00Z" w16du:dateUtc="2025-12-18T08:47:00Z">
        <w:r w:rsidRPr="00280CAE">
          <w:delText>will be</w:delText>
        </w:r>
      </w:del>
      <w:ins w:id="351" w:author="Han Xie CHAI (MAS)" w:date="2025-12-18T16:49:00Z" w16du:dateUtc="2025-12-18T08:49:00Z">
        <w:r w:rsidR="00285353">
          <w:t>is</w:t>
        </w:r>
      </w:ins>
      <w:r w:rsidRPr="00280CAE">
        <w:t xml:space="preserve"> synced to the SSB Portal. </w:t>
      </w:r>
    </w:p>
    <w:p w14:paraId="396FF00E" w14:textId="77777777" w:rsidR="007D5B1B" w:rsidRPr="00280CAE" w:rsidRDefault="007D5B1B" w:rsidP="007D5B1B">
      <w:pPr>
        <w:pStyle w:val="Heading2"/>
        <w:rPr>
          <w:lang w:val="en-SG"/>
        </w:rPr>
      </w:pPr>
      <w:bookmarkStart w:id="352" w:name="_Toc216213539"/>
      <w:r w:rsidRPr="00280CAE">
        <w:rPr>
          <w:lang w:val="en-SG"/>
        </w:rPr>
        <w:t>Processing Logic</w:t>
      </w:r>
      <w:bookmarkEnd w:id="352"/>
    </w:p>
    <w:p w14:paraId="1FD68776" w14:textId="77777777" w:rsidR="002125E9" w:rsidRPr="00280CAE" w:rsidRDefault="002125E9" w:rsidP="002125E9">
      <w:r w:rsidRPr="00280CAE">
        <w:t xml:space="preserve">When the process is triggered, </w:t>
      </w:r>
    </w:p>
    <w:p w14:paraId="3E58C1B4" w14:textId="5B0625F4" w:rsidR="00C20E2F" w:rsidRPr="00280CAE" w:rsidRDefault="002E5F54">
      <w:pPr>
        <w:pStyle w:val="NumberedList"/>
        <w:numPr>
          <w:ilvl w:val="0"/>
          <w:numId w:val="47"/>
        </w:numPr>
        <w:pPrChange w:id="353" w:author="Akila BALAKRISHNAN from.OPTIMUM (MAS)" w:date="2025-12-18T12:03:00Z" w16du:dateUtc="2025-12-18T04:03:00Z">
          <w:pPr>
            <w:pStyle w:val="NumberedList"/>
            <w:numPr>
              <w:numId w:val="39"/>
            </w:numPr>
          </w:pPr>
        </w:pPrChange>
      </w:pPr>
      <w:r w:rsidRPr="00280CAE">
        <w:t>Retrieve</w:t>
      </w:r>
      <w:r w:rsidR="002125E9" w:rsidRPr="00280CAE">
        <w:t xml:space="preserve"> the </w:t>
      </w:r>
      <w:commentRangeStart w:id="354"/>
      <w:r w:rsidR="002125E9" w:rsidRPr="00532D97">
        <w:rPr>
          <w:b/>
          <w:bCs/>
          <w:rPrChange w:id="355" w:author="Sin Fong TAN (MAS)" w:date="2026-01-06T17:14:00Z" w16du:dateUtc="2026-01-06T09:14:00Z">
            <w:rPr/>
          </w:rPrChange>
        </w:rPr>
        <w:t>applicant data</w:t>
      </w:r>
      <w:r w:rsidR="002125E9" w:rsidRPr="00280CAE">
        <w:t xml:space="preserve"> </w:t>
      </w:r>
      <w:commentRangeEnd w:id="354"/>
      <w:r w:rsidR="00F5050E">
        <w:rPr>
          <w:rStyle w:val="CommentReference"/>
        </w:rPr>
        <w:commentReference w:id="354"/>
      </w:r>
      <w:r w:rsidR="002125E9" w:rsidRPr="00280CAE">
        <w:t>which was updated or added since the last successful run.</w:t>
      </w:r>
    </w:p>
    <w:p w14:paraId="4F99ACA9" w14:textId="3E9D68FF" w:rsidR="002E5F54" w:rsidRPr="00280CAE" w:rsidRDefault="002E5F54" w:rsidP="00734BA5">
      <w:pPr>
        <w:pStyle w:val="NumberedList"/>
        <w:numPr>
          <w:ilvl w:val="1"/>
          <w:numId w:val="39"/>
        </w:numPr>
      </w:pPr>
      <w:r w:rsidRPr="00280CAE">
        <w:t xml:space="preserve">If there </w:t>
      </w:r>
      <w:del w:id="356" w:author="Han Xie CHAI (MAS)" w:date="2025-12-18T16:49:00Z" w16du:dateUtc="2025-12-18T08:49:00Z">
        <w:r w:rsidRPr="00280CAE">
          <w:delText xml:space="preserve">are </w:delText>
        </w:r>
      </w:del>
      <w:ins w:id="357" w:author="Han Xie CHAI (MAS)" w:date="2025-12-18T16:49:00Z" w16du:dateUtc="2025-12-18T08:49:00Z">
        <w:r w:rsidR="00285353">
          <w:t>is</w:t>
        </w:r>
        <w:r w:rsidR="00285353" w:rsidRPr="00280CAE">
          <w:t xml:space="preserve"> </w:t>
        </w:r>
      </w:ins>
      <w:r w:rsidRPr="00280CAE">
        <w:t>no change</w:t>
      </w:r>
      <w:del w:id="358" w:author="Han Xie CHAI (MAS)" w:date="2025-12-18T16:49:00Z" w16du:dateUtc="2025-12-18T08:49:00Z">
        <w:r w:rsidRPr="00280CAE">
          <w:delText>s</w:delText>
        </w:r>
      </w:del>
      <w:r w:rsidRPr="00280CAE">
        <w:t xml:space="preserve"> or new data added, no applicant data is synchronised to the SSB Portal.</w:t>
      </w:r>
    </w:p>
    <w:p w14:paraId="7A3895F4" w14:textId="58F88DDC" w:rsidR="002E5F54" w:rsidRPr="00280CAE" w:rsidRDefault="002E5F54" w:rsidP="00734BA5">
      <w:pPr>
        <w:pStyle w:val="NumberedList"/>
        <w:numPr>
          <w:ilvl w:val="1"/>
          <w:numId w:val="39"/>
        </w:numPr>
      </w:pPr>
      <w:r w:rsidRPr="00280CAE">
        <w:t xml:space="preserve">Else, </w:t>
      </w:r>
      <w:commentRangeStart w:id="359"/>
      <w:r w:rsidRPr="00280CAE">
        <w:t xml:space="preserve">synchronise </w:t>
      </w:r>
      <w:commentRangeEnd w:id="359"/>
      <w:r w:rsidR="00532D97">
        <w:rPr>
          <w:rStyle w:val="CommentReference"/>
        </w:rPr>
        <w:commentReference w:id="359"/>
      </w:r>
      <w:r w:rsidRPr="00280CAE">
        <w:t xml:space="preserve">the data to the SSB </w:t>
      </w:r>
      <w:commentRangeStart w:id="360"/>
      <w:r w:rsidRPr="00280CAE">
        <w:t>Portal</w:t>
      </w:r>
      <w:commentRangeEnd w:id="360"/>
      <w:r w:rsidR="0030485F">
        <w:rPr>
          <w:rStyle w:val="CommentReference"/>
        </w:rPr>
        <w:commentReference w:id="360"/>
      </w:r>
      <w:r w:rsidRPr="00280CAE">
        <w:t>.</w:t>
      </w:r>
    </w:p>
    <w:p w14:paraId="5AAC579E" w14:textId="04DA4E04" w:rsidR="002E5F54" w:rsidRPr="00280CAE" w:rsidRDefault="002E5F54" w:rsidP="00734BA5">
      <w:pPr>
        <w:pStyle w:val="NumberedList"/>
        <w:numPr>
          <w:ilvl w:val="0"/>
          <w:numId w:val="39"/>
        </w:numPr>
      </w:pPr>
      <w:bookmarkStart w:id="361" w:name="_Ref216187034"/>
      <w:bookmarkStart w:id="362" w:name="_Ref216187036"/>
      <w:r w:rsidRPr="00280CAE">
        <w:t xml:space="preserve">Retrieve the </w:t>
      </w:r>
      <w:r w:rsidRPr="00532D97">
        <w:rPr>
          <w:b/>
          <w:bCs/>
          <w:rPrChange w:id="363" w:author="Sin Fong TAN (MAS)" w:date="2026-01-06T17:14:00Z" w16du:dateUtc="2026-01-06T09:14:00Z">
            <w:rPr/>
          </w:rPrChange>
        </w:rPr>
        <w:t>holding information</w:t>
      </w:r>
      <w:r w:rsidRPr="00280CAE">
        <w:t xml:space="preserve"> data which was updated or added since the last </w:t>
      </w:r>
      <w:commentRangeStart w:id="364"/>
      <w:r w:rsidRPr="00280CAE">
        <w:t xml:space="preserve">successful </w:t>
      </w:r>
      <w:commentRangeEnd w:id="364"/>
      <w:r w:rsidR="00532D97">
        <w:rPr>
          <w:rStyle w:val="CommentReference"/>
        </w:rPr>
        <w:commentReference w:id="364"/>
      </w:r>
      <w:r w:rsidRPr="00280CAE">
        <w:t>run. This includes holding information from all types of holdings such as Cash and SRS.</w:t>
      </w:r>
    </w:p>
    <w:p w14:paraId="5A27EBFD" w14:textId="09131D1B" w:rsidR="002E5F54" w:rsidRPr="00280CAE" w:rsidRDefault="002E5F54" w:rsidP="00734BA5">
      <w:pPr>
        <w:pStyle w:val="NumberedList"/>
        <w:numPr>
          <w:ilvl w:val="1"/>
          <w:numId w:val="39"/>
        </w:numPr>
      </w:pPr>
      <w:r w:rsidRPr="00280CAE">
        <w:t xml:space="preserve">If there </w:t>
      </w:r>
      <w:del w:id="365" w:author="Han Xie CHAI (MAS)" w:date="2025-12-18T16:50:00Z" w16du:dateUtc="2025-12-18T08:50:00Z">
        <w:r w:rsidRPr="00280CAE">
          <w:delText xml:space="preserve">are </w:delText>
        </w:r>
      </w:del>
      <w:ins w:id="366" w:author="Han Xie CHAI (MAS)" w:date="2025-12-18T16:50:00Z" w16du:dateUtc="2025-12-18T08:50:00Z">
        <w:r w:rsidR="00285353">
          <w:t>is</w:t>
        </w:r>
        <w:r w:rsidR="00285353" w:rsidRPr="00280CAE">
          <w:t xml:space="preserve"> </w:t>
        </w:r>
      </w:ins>
      <w:r w:rsidRPr="00280CAE">
        <w:t>no change</w:t>
      </w:r>
      <w:del w:id="367" w:author="Han Xie CHAI (MAS)" w:date="2025-12-18T16:50:00Z" w16du:dateUtc="2025-12-18T08:50:00Z">
        <w:r w:rsidRPr="00280CAE">
          <w:delText>s</w:delText>
        </w:r>
      </w:del>
      <w:r w:rsidRPr="00280CAE">
        <w:t xml:space="preserve"> or new data added, no holding information is synchronised to the SSB Portal.</w:t>
      </w:r>
    </w:p>
    <w:p w14:paraId="48952C7D" w14:textId="77777777" w:rsidR="002E5F54" w:rsidRPr="00280CAE" w:rsidRDefault="002E5F54" w:rsidP="00734BA5">
      <w:pPr>
        <w:pStyle w:val="NumberedList"/>
        <w:numPr>
          <w:ilvl w:val="1"/>
          <w:numId w:val="39"/>
        </w:numPr>
      </w:pPr>
      <w:r w:rsidRPr="00280CAE">
        <w:t>Else, synchronise the data to the SSB Portal.</w:t>
      </w:r>
    </w:p>
    <w:p w14:paraId="69BAE482" w14:textId="612A06B5" w:rsidR="002E5F54" w:rsidRPr="00280CAE" w:rsidRDefault="002E5F54" w:rsidP="00734BA5">
      <w:pPr>
        <w:pStyle w:val="NumberedList"/>
        <w:numPr>
          <w:ilvl w:val="0"/>
          <w:numId w:val="39"/>
        </w:numPr>
      </w:pPr>
      <w:r w:rsidRPr="00280CAE">
        <w:t xml:space="preserve">Retrieve the latest </w:t>
      </w:r>
      <w:r w:rsidRPr="00532D97">
        <w:rPr>
          <w:b/>
          <w:bCs/>
          <w:rPrChange w:id="368" w:author="Sin Fong TAN (MAS)" w:date="2026-01-06T17:14:00Z" w16du:dateUtc="2026-01-06T09:14:00Z">
            <w:rPr/>
          </w:rPrChange>
        </w:rPr>
        <w:t>allotment results</w:t>
      </w:r>
      <w:r w:rsidRPr="00280CAE">
        <w:t xml:space="preserve"> and </w:t>
      </w:r>
      <w:r w:rsidRPr="00532D97">
        <w:rPr>
          <w:b/>
          <w:bCs/>
          <w:rPrChange w:id="369" w:author="Sin Fong TAN (MAS)" w:date="2026-01-06T17:14:00Z" w16du:dateUtc="2026-01-06T09:14:00Z">
            <w:rPr/>
          </w:rPrChange>
        </w:rPr>
        <w:t>subscription records</w:t>
      </w:r>
      <w:r w:rsidRPr="00280CAE">
        <w:t xml:space="preserve"> since the last successful run.</w:t>
      </w:r>
    </w:p>
    <w:p w14:paraId="00B2B1AE" w14:textId="6F870EE4" w:rsidR="002E5F54" w:rsidRPr="00280CAE" w:rsidRDefault="002E5F54" w:rsidP="00734BA5">
      <w:pPr>
        <w:pStyle w:val="NumberedList"/>
        <w:numPr>
          <w:ilvl w:val="1"/>
          <w:numId w:val="39"/>
        </w:numPr>
      </w:pPr>
      <w:r w:rsidRPr="00280CAE">
        <w:t xml:space="preserve">If there </w:t>
      </w:r>
      <w:del w:id="370" w:author="Han Xie CHAI (MAS)" w:date="2025-12-18T16:50:00Z" w16du:dateUtc="2025-12-18T08:50:00Z">
        <w:r w:rsidRPr="00280CAE">
          <w:delText xml:space="preserve">are </w:delText>
        </w:r>
      </w:del>
      <w:ins w:id="371" w:author="Han Xie CHAI (MAS)" w:date="2025-12-18T16:50:00Z" w16du:dateUtc="2025-12-18T08:50:00Z">
        <w:r w:rsidR="00285353">
          <w:t>is</w:t>
        </w:r>
        <w:r w:rsidR="00285353" w:rsidRPr="00280CAE">
          <w:t xml:space="preserve"> </w:t>
        </w:r>
      </w:ins>
      <w:r w:rsidRPr="00280CAE">
        <w:t>no change</w:t>
      </w:r>
      <w:del w:id="372" w:author="Han Xie CHAI (MAS)" w:date="2025-12-18T16:50:00Z" w16du:dateUtc="2025-12-18T08:50:00Z">
        <w:r w:rsidRPr="00280CAE">
          <w:delText>s</w:delText>
        </w:r>
      </w:del>
      <w:r w:rsidRPr="00280CAE">
        <w:t xml:space="preserve"> or new data added, no allotment result</w:t>
      </w:r>
      <w:del w:id="373" w:author="Han Xie CHAI (MAS)" w:date="2025-12-18T16:50:00Z" w16du:dateUtc="2025-12-18T08:50:00Z">
        <w:r w:rsidRPr="00280CAE">
          <w:delText>s</w:delText>
        </w:r>
      </w:del>
      <w:r w:rsidRPr="00280CAE">
        <w:t xml:space="preserve"> or subscription record</w:t>
      </w:r>
      <w:del w:id="374" w:author="Han Xie CHAI (MAS)" w:date="2025-12-18T16:50:00Z" w16du:dateUtc="2025-12-18T08:50:00Z">
        <w:r w:rsidRPr="00280CAE">
          <w:delText>s</w:delText>
        </w:r>
      </w:del>
      <w:r w:rsidRPr="00280CAE">
        <w:t xml:space="preserve"> </w:t>
      </w:r>
      <w:ins w:id="375" w:author="Han Xie CHAI (MAS)" w:date="2025-12-18T16:50:00Z" w16du:dateUtc="2025-12-18T08:50:00Z">
        <w:r w:rsidR="00285353">
          <w:t>is</w:t>
        </w:r>
      </w:ins>
      <w:del w:id="376" w:author="Han Xie CHAI (MAS)" w:date="2025-12-18T16:50:00Z" w16du:dateUtc="2025-12-18T08:50:00Z">
        <w:r w:rsidRPr="00280CAE">
          <w:delText>ar</w:delText>
        </w:r>
      </w:del>
      <w:del w:id="377" w:author="Han Xie CHAI (MAS)" w:date="2025-12-18T16:51:00Z" w16du:dateUtc="2025-12-18T08:51:00Z">
        <w:r w:rsidRPr="00280CAE">
          <w:delText>e</w:delText>
        </w:r>
      </w:del>
      <w:r w:rsidRPr="00280CAE">
        <w:t xml:space="preserve"> synchronised to the SSB Portal.</w:t>
      </w:r>
    </w:p>
    <w:p w14:paraId="212AC420" w14:textId="62572093" w:rsidR="002E5F54" w:rsidRPr="00280CAE" w:rsidRDefault="002E5F54" w:rsidP="00734BA5">
      <w:pPr>
        <w:pStyle w:val="NumberedList"/>
        <w:numPr>
          <w:ilvl w:val="1"/>
          <w:numId w:val="39"/>
        </w:numPr>
      </w:pPr>
      <w:r w:rsidRPr="00280CAE">
        <w:t>Else, synchronise the data to the SSB Portal.</w:t>
      </w:r>
    </w:p>
    <w:p w14:paraId="38FEEC0F" w14:textId="56CBEEE6" w:rsidR="002E5F54" w:rsidRPr="00280CAE" w:rsidRDefault="002E5F54" w:rsidP="00734BA5">
      <w:pPr>
        <w:pStyle w:val="NumberedList"/>
        <w:numPr>
          <w:ilvl w:val="0"/>
          <w:numId w:val="39"/>
        </w:numPr>
      </w:pPr>
      <w:r w:rsidRPr="00280CAE">
        <w:t xml:space="preserve">Retrieve the </w:t>
      </w:r>
      <w:r w:rsidRPr="00532D97">
        <w:rPr>
          <w:b/>
          <w:bCs/>
          <w:rPrChange w:id="378" w:author="Sin Fong TAN (MAS)" w:date="2026-01-06T17:14:00Z" w16du:dateUtc="2026-01-06T09:14:00Z">
            <w:rPr/>
          </w:rPrChange>
        </w:rPr>
        <w:t>redemption records</w:t>
      </w:r>
      <w:r w:rsidRPr="00280CAE">
        <w:t xml:space="preserve"> and </w:t>
      </w:r>
      <w:r w:rsidRPr="00532D97">
        <w:rPr>
          <w:b/>
          <w:bCs/>
          <w:rPrChange w:id="379" w:author="Sin Fong TAN (MAS)" w:date="2026-01-06T17:14:00Z" w16du:dateUtc="2026-01-06T09:14:00Z">
            <w:rPr/>
          </w:rPrChange>
        </w:rPr>
        <w:t>redemption results</w:t>
      </w:r>
      <w:r w:rsidRPr="00280CAE">
        <w:t xml:space="preserve"> since the last successful run.</w:t>
      </w:r>
    </w:p>
    <w:p w14:paraId="26B2BEA9" w14:textId="5464B24A" w:rsidR="002E5F54" w:rsidRPr="00280CAE" w:rsidRDefault="002E5F54" w:rsidP="00734BA5">
      <w:pPr>
        <w:pStyle w:val="NumberedList"/>
        <w:numPr>
          <w:ilvl w:val="1"/>
          <w:numId w:val="39"/>
        </w:numPr>
      </w:pPr>
      <w:r w:rsidRPr="00280CAE">
        <w:t xml:space="preserve">If there </w:t>
      </w:r>
      <w:del w:id="380" w:author="Han Xie CHAI (MAS)" w:date="2025-12-18T16:51:00Z" w16du:dateUtc="2025-12-18T08:51:00Z">
        <w:r w:rsidRPr="00280CAE">
          <w:delText xml:space="preserve">are </w:delText>
        </w:r>
      </w:del>
      <w:ins w:id="381" w:author="Han Xie CHAI (MAS)" w:date="2025-12-18T16:51:00Z" w16du:dateUtc="2025-12-18T08:51:00Z">
        <w:r w:rsidR="00285353">
          <w:t>is</w:t>
        </w:r>
        <w:r w:rsidR="00285353" w:rsidRPr="00280CAE">
          <w:t xml:space="preserve"> </w:t>
        </w:r>
      </w:ins>
      <w:r w:rsidRPr="00280CAE">
        <w:t>no change</w:t>
      </w:r>
      <w:del w:id="382" w:author="Han Xie CHAI (MAS)" w:date="2025-12-18T16:51:00Z" w16du:dateUtc="2025-12-18T08:51:00Z">
        <w:r w:rsidRPr="00280CAE">
          <w:delText>s</w:delText>
        </w:r>
      </w:del>
      <w:r w:rsidRPr="00280CAE">
        <w:t xml:space="preserve"> or new data added, no redemption record</w:t>
      </w:r>
      <w:del w:id="383" w:author="Han Xie CHAI (MAS)" w:date="2025-12-18T16:51:00Z" w16du:dateUtc="2025-12-18T08:51:00Z">
        <w:r w:rsidRPr="00280CAE">
          <w:delText>s</w:delText>
        </w:r>
      </w:del>
      <w:r w:rsidRPr="00280CAE">
        <w:t xml:space="preserve"> </w:t>
      </w:r>
      <w:ins w:id="384" w:author="Han Xie CHAI (MAS)" w:date="2025-12-18T16:52:00Z" w16du:dateUtc="2025-12-18T08:52:00Z">
        <w:r w:rsidR="00285353">
          <w:t>or</w:t>
        </w:r>
      </w:ins>
      <w:del w:id="385" w:author="Han Xie CHAI (MAS)" w:date="2025-12-18T16:52:00Z" w16du:dateUtc="2025-12-18T08:52:00Z">
        <w:r w:rsidRPr="00280CAE">
          <w:delText>and</w:delText>
        </w:r>
      </w:del>
      <w:r w:rsidRPr="00280CAE">
        <w:t xml:space="preserve"> redemption result</w:t>
      </w:r>
      <w:del w:id="386" w:author="Han Xie CHAI (MAS)" w:date="2025-12-18T16:52:00Z" w16du:dateUtc="2025-12-18T08:52:00Z">
        <w:r w:rsidRPr="00280CAE">
          <w:delText>s</w:delText>
        </w:r>
      </w:del>
      <w:r w:rsidRPr="00280CAE">
        <w:t xml:space="preserve"> </w:t>
      </w:r>
      <w:del w:id="387" w:author="Han Xie CHAI (MAS)" w:date="2025-12-18T16:52:00Z" w16du:dateUtc="2025-12-18T08:52:00Z">
        <w:r w:rsidRPr="00280CAE">
          <w:delText>are</w:delText>
        </w:r>
      </w:del>
      <w:ins w:id="388" w:author="Han Xie CHAI (MAS)" w:date="2025-12-18T16:52:00Z" w16du:dateUtc="2025-12-18T08:52:00Z">
        <w:r w:rsidR="00285353">
          <w:t>is</w:t>
        </w:r>
      </w:ins>
      <w:r w:rsidRPr="00280CAE">
        <w:t xml:space="preserve"> synchronised to the SSB Portal.</w:t>
      </w:r>
    </w:p>
    <w:p w14:paraId="3249309D" w14:textId="77777777" w:rsidR="002E5F54" w:rsidRPr="00280CAE" w:rsidRDefault="002E5F54" w:rsidP="00734BA5">
      <w:pPr>
        <w:pStyle w:val="NumberedList"/>
        <w:numPr>
          <w:ilvl w:val="1"/>
          <w:numId w:val="39"/>
        </w:numPr>
      </w:pPr>
      <w:r w:rsidRPr="00280CAE">
        <w:t>Else, synchronise the data to the SSB Portal.</w:t>
      </w:r>
    </w:p>
    <w:p w14:paraId="5779E38F" w14:textId="485178A0" w:rsidR="002E5F54" w:rsidRPr="00280CAE" w:rsidRDefault="002E5F54" w:rsidP="00734BA5">
      <w:pPr>
        <w:pStyle w:val="NumberedList"/>
        <w:numPr>
          <w:ilvl w:val="0"/>
          <w:numId w:val="39"/>
        </w:numPr>
      </w:pPr>
      <w:commentRangeStart w:id="389"/>
      <w:commentRangeStart w:id="390"/>
      <w:r w:rsidRPr="00280CAE">
        <w:t xml:space="preserve">Retrieve the </w:t>
      </w:r>
      <w:r w:rsidRPr="00532D97">
        <w:rPr>
          <w:b/>
          <w:bCs/>
          <w:rPrChange w:id="391" w:author="Sin Fong TAN (MAS)" w:date="2026-01-06T17:14:00Z" w16du:dateUtc="2026-01-06T09:14:00Z">
            <w:rPr/>
          </w:rPrChange>
        </w:rPr>
        <w:t xml:space="preserve">coupon </w:t>
      </w:r>
      <w:r w:rsidR="009E757A" w:rsidRPr="00532D97">
        <w:rPr>
          <w:b/>
          <w:bCs/>
          <w:rPrChange w:id="392" w:author="Sin Fong TAN (MAS)" w:date="2026-01-06T17:14:00Z" w16du:dateUtc="2026-01-06T09:14:00Z">
            <w:rPr/>
          </w:rPrChange>
        </w:rPr>
        <w:t xml:space="preserve">and </w:t>
      </w:r>
      <w:r w:rsidRPr="00532D97">
        <w:rPr>
          <w:b/>
          <w:bCs/>
          <w:rPrChange w:id="393" w:author="Sin Fong TAN (MAS)" w:date="2026-01-06T17:14:00Z" w16du:dateUtc="2026-01-06T09:14:00Z">
            <w:rPr/>
          </w:rPrChange>
        </w:rPr>
        <w:t>redemption rates</w:t>
      </w:r>
      <w:r w:rsidRPr="00280CAE">
        <w:t xml:space="preserve"> since the last successful run.</w:t>
      </w:r>
    </w:p>
    <w:p w14:paraId="7A1BBAAA" w14:textId="26993CDC" w:rsidR="002E5F54" w:rsidRPr="00280CAE" w:rsidRDefault="002E5F54" w:rsidP="00734BA5">
      <w:pPr>
        <w:pStyle w:val="NumberedList"/>
        <w:numPr>
          <w:ilvl w:val="1"/>
          <w:numId w:val="39"/>
        </w:numPr>
      </w:pPr>
      <w:r w:rsidRPr="00280CAE">
        <w:t xml:space="preserve">If there </w:t>
      </w:r>
      <w:del w:id="394" w:author="Han Xie CHAI (MAS)" w:date="2025-12-18T16:59:00Z" w16du:dateUtc="2025-12-18T08:59:00Z">
        <w:r w:rsidRPr="00280CAE">
          <w:delText xml:space="preserve">are </w:delText>
        </w:r>
      </w:del>
      <w:ins w:id="395" w:author="Han Xie CHAI (MAS)" w:date="2025-12-18T16:59:00Z" w16du:dateUtc="2025-12-18T08:59:00Z">
        <w:r w:rsidR="00966A9D">
          <w:t>is</w:t>
        </w:r>
        <w:r w:rsidR="00966A9D" w:rsidRPr="00280CAE">
          <w:t xml:space="preserve"> </w:t>
        </w:r>
      </w:ins>
      <w:r w:rsidRPr="00280CAE">
        <w:t>no change</w:t>
      </w:r>
      <w:del w:id="396" w:author="Han Xie CHAI (MAS)" w:date="2025-12-18T16:59:00Z" w16du:dateUtc="2025-12-18T08:59:00Z">
        <w:r w:rsidRPr="00280CAE">
          <w:delText>s</w:delText>
        </w:r>
      </w:del>
      <w:r w:rsidRPr="00280CAE">
        <w:t xml:space="preserve"> or new data added, no </w:t>
      </w:r>
      <w:r w:rsidR="009E757A" w:rsidRPr="00280CAE">
        <w:t>coupon and redemption rate</w:t>
      </w:r>
      <w:del w:id="397" w:author="Han Xie CHAI (MAS)" w:date="2025-12-18T16:59:00Z" w16du:dateUtc="2025-12-18T08:59:00Z">
        <w:r w:rsidR="009E757A" w:rsidRPr="00280CAE">
          <w:delText>s</w:delText>
        </w:r>
      </w:del>
      <w:r w:rsidR="009E757A" w:rsidRPr="00280CAE">
        <w:t xml:space="preserve"> </w:t>
      </w:r>
      <w:ins w:id="398" w:author="Han Xie CHAI (MAS)" w:date="2025-12-18T16:59:00Z" w16du:dateUtc="2025-12-18T08:59:00Z">
        <w:r w:rsidR="00966A9D">
          <w:t>is</w:t>
        </w:r>
      </w:ins>
      <w:del w:id="399" w:author="Han Xie CHAI (MAS)" w:date="2025-12-18T16:59:00Z" w16du:dateUtc="2025-12-18T08:59:00Z">
        <w:r w:rsidRPr="00280CAE">
          <w:delText>are</w:delText>
        </w:r>
      </w:del>
      <w:r w:rsidRPr="00280CAE">
        <w:t xml:space="preserve"> synchronised to the SSB Portal.</w:t>
      </w:r>
    </w:p>
    <w:p w14:paraId="14D5042C" w14:textId="77777777" w:rsidR="002E5F54" w:rsidRPr="00280CAE" w:rsidRDefault="002E5F54" w:rsidP="00734BA5">
      <w:pPr>
        <w:pStyle w:val="NumberedList"/>
        <w:numPr>
          <w:ilvl w:val="1"/>
          <w:numId w:val="39"/>
        </w:numPr>
      </w:pPr>
      <w:r w:rsidRPr="00280CAE">
        <w:t>Else, synchronise the data to the SSB Portal.</w:t>
      </w:r>
      <w:commentRangeEnd w:id="389"/>
      <w:r w:rsidR="00C121C8">
        <w:rPr>
          <w:rStyle w:val="CommentReference"/>
        </w:rPr>
        <w:commentReference w:id="389"/>
      </w:r>
      <w:commentRangeEnd w:id="390"/>
      <w:r w:rsidR="000E5D7D">
        <w:rPr>
          <w:rStyle w:val="CommentReference"/>
        </w:rPr>
        <w:commentReference w:id="390"/>
      </w:r>
    </w:p>
    <w:p w14:paraId="0E892AAF" w14:textId="041A5E32" w:rsidR="002E5F54" w:rsidRPr="00280CAE" w:rsidRDefault="009E757A" w:rsidP="00734BA5">
      <w:pPr>
        <w:pStyle w:val="NumberedList"/>
        <w:numPr>
          <w:ilvl w:val="0"/>
          <w:numId w:val="39"/>
        </w:numPr>
      </w:pPr>
      <w:r w:rsidRPr="00280CAE">
        <w:t xml:space="preserve">Retrieve the </w:t>
      </w:r>
      <w:r w:rsidRPr="00732BEF">
        <w:rPr>
          <w:b/>
          <w:bCs/>
          <w:rPrChange w:id="400" w:author="Sin Fong TAN (MAS)" w:date="2026-01-06T17:15:00Z" w16du:dateUtc="2026-01-06T09:15:00Z">
            <w:rPr/>
          </w:rPrChange>
        </w:rPr>
        <w:t>details of the security</w:t>
      </w:r>
      <w:r w:rsidRPr="00280CAE">
        <w:t xml:space="preserve"> since the last successful run.</w:t>
      </w:r>
    </w:p>
    <w:p w14:paraId="31879870" w14:textId="3CA3AD08" w:rsidR="009E757A" w:rsidRPr="00280CAE" w:rsidRDefault="009E757A" w:rsidP="00734BA5">
      <w:pPr>
        <w:pStyle w:val="NumberedList"/>
        <w:numPr>
          <w:ilvl w:val="1"/>
          <w:numId w:val="39"/>
        </w:numPr>
      </w:pPr>
      <w:r w:rsidRPr="00280CAE">
        <w:t xml:space="preserve">If there </w:t>
      </w:r>
      <w:del w:id="401" w:author="Han Xie CHAI (MAS)" w:date="2025-12-18T17:00:00Z" w16du:dateUtc="2025-12-18T09:00:00Z">
        <w:r w:rsidRPr="00280CAE">
          <w:delText xml:space="preserve">are </w:delText>
        </w:r>
      </w:del>
      <w:ins w:id="402" w:author="Han Xie CHAI (MAS)" w:date="2025-12-18T17:00:00Z" w16du:dateUtc="2025-12-18T09:00:00Z">
        <w:r w:rsidR="00966A9D">
          <w:t>is</w:t>
        </w:r>
        <w:r w:rsidR="00966A9D" w:rsidRPr="00280CAE">
          <w:t xml:space="preserve"> </w:t>
        </w:r>
      </w:ins>
      <w:r w:rsidRPr="00280CAE">
        <w:t>no change</w:t>
      </w:r>
      <w:del w:id="403" w:author="Han Xie CHAI (MAS)" w:date="2025-12-18T17:00:00Z" w16du:dateUtc="2025-12-18T09:00:00Z">
        <w:r w:rsidRPr="00280CAE">
          <w:delText>s</w:delText>
        </w:r>
      </w:del>
      <w:r w:rsidRPr="00280CAE">
        <w:t xml:space="preserve"> or new data added, no security detail</w:t>
      </w:r>
      <w:del w:id="404" w:author="Han Xie CHAI (MAS)" w:date="2025-12-18T17:16:00Z" w16du:dateUtc="2025-12-18T09:16:00Z">
        <w:r w:rsidRPr="00280CAE">
          <w:delText>s</w:delText>
        </w:r>
      </w:del>
      <w:r w:rsidRPr="00280CAE">
        <w:t xml:space="preserve"> </w:t>
      </w:r>
      <w:ins w:id="405" w:author="Han Xie CHAI (MAS)" w:date="2025-12-18T17:16:00Z" w16du:dateUtc="2025-12-18T09:16:00Z">
        <w:r w:rsidR="00EC4270">
          <w:t>is</w:t>
        </w:r>
      </w:ins>
      <w:del w:id="406" w:author="Han Xie CHAI (MAS)" w:date="2025-12-18T17:16:00Z" w16du:dateUtc="2025-12-18T09:16:00Z">
        <w:r w:rsidRPr="00280CAE">
          <w:delText>are</w:delText>
        </w:r>
      </w:del>
      <w:r w:rsidRPr="00280CAE">
        <w:t xml:space="preserve"> synchronised to the SSB Portal.</w:t>
      </w:r>
    </w:p>
    <w:p w14:paraId="790E638A" w14:textId="56B5A29E" w:rsidR="007F7E09" w:rsidRPr="00280CAE" w:rsidRDefault="009E757A" w:rsidP="00734BA5">
      <w:pPr>
        <w:pStyle w:val="NumberedList"/>
        <w:numPr>
          <w:ilvl w:val="1"/>
          <w:numId w:val="39"/>
        </w:numPr>
      </w:pPr>
      <w:r w:rsidRPr="00280CAE">
        <w:t>Else, synchronise the data to the SSB Portal.</w:t>
      </w:r>
    </w:p>
    <w:p w14:paraId="43ACD6CF" w14:textId="078C0732" w:rsidR="009E757A" w:rsidRPr="00280CAE" w:rsidRDefault="007F7E09" w:rsidP="007F7E09">
      <w:pPr>
        <w:pStyle w:val="NumberedList"/>
        <w:numPr>
          <w:ilvl w:val="0"/>
          <w:numId w:val="0"/>
        </w:numPr>
      </w:pPr>
      <w:r w:rsidRPr="00280CAE">
        <w:lastRenderedPageBreak/>
        <w:t>The process ends.</w:t>
      </w:r>
    </w:p>
    <w:p w14:paraId="5CF44019" w14:textId="77777777" w:rsidR="00C20E2F" w:rsidRPr="00280CAE" w:rsidRDefault="00C20E2F" w:rsidP="00C20E2F">
      <w:pPr>
        <w:pStyle w:val="Heading1"/>
      </w:pPr>
      <w:bookmarkStart w:id="407" w:name="_Toc216213540"/>
      <w:r w:rsidRPr="00280CAE">
        <w:t>Generate Coupon and Redemption Rates File</w:t>
      </w:r>
      <w:bookmarkEnd w:id="361"/>
      <w:bookmarkEnd w:id="362"/>
      <w:bookmarkEnd w:id="407"/>
    </w:p>
    <w:p w14:paraId="214BED87" w14:textId="77777777" w:rsidR="00C20E2F" w:rsidRPr="00280CAE" w:rsidRDefault="00C20E2F" w:rsidP="00C20E2F">
      <w:pPr>
        <w:pStyle w:val="Heading2"/>
        <w:rPr>
          <w:lang w:val="en-SG"/>
        </w:rPr>
      </w:pPr>
      <w:bookmarkStart w:id="408" w:name="_Toc216213541"/>
      <w:r w:rsidRPr="00280CAE">
        <w:rPr>
          <w:lang w:val="en-SG"/>
        </w:rPr>
        <w:t>Description</w:t>
      </w:r>
      <w:bookmarkEnd w:id="408"/>
    </w:p>
    <w:p w14:paraId="78E423D7" w14:textId="068E6A79" w:rsidR="00C20E2F" w:rsidRPr="00280CAE" w:rsidRDefault="00C20E2F" w:rsidP="00C20E2F">
      <w:r w:rsidRPr="00280CAE">
        <w:t xml:space="preserve">The Coupon and Redemption Rates </w:t>
      </w:r>
      <w:del w:id="409" w:author="Han Xie CHAI (MAS)" w:date="2025-12-18T17:18:00Z" w16du:dateUtc="2025-12-18T09:18:00Z">
        <w:r w:rsidRPr="00280CAE" w:rsidDel="00EC4270">
          <w:delText>f</w:delText>
        </w:r>
      </w:del>
      <w:ins w:id="410" w:author="Han Xie CHAI (MAS)" w:date="2025-12-18T17:18:00Z" w16du:dateUtc="2025-12-18T09:18:00Z">
        <w:r w:rsidR="00EC4270">
          <w:t>F</w:t>
        </w:r>
      </w:ins>
      <w:r w:rsidRPr="00280CAE">
        <w:t xml:space="preserve">ile is a file provided to CDP and the </w:t>
      </w:r>
      <w:commentRangeStart w:id="411"/>
      <w:ins w:id="412" w:author="Akila BALAKRISHNAN from.OPTIMUM (MAS)" w:date="2025-12-18T12:15:00Z" w16du:dateUtc="2025-12-18T04:15:00Z">
        <w:r w:rsidR="001031FB">
          <w:t xml:space="preserve">Retail </w:t>
        </w:r>
        <w:r w:rsidR="001031FB" w:rsidRPr="00280CAE">
          <w:t>PDs</w:t>
        </w:r>
      </w:ins>
      <w:commentRangeEnd w:id="411"/>
      <w:r w:rsidR="00EC4270">
        <w:rPr>
          <w:rStyle w:val="CommentReference"/>
        </w:rPr>
        <w:commentReference w:id="411"/>
      </w:r>
      <w:ins w:id="413" w:author="Akila BALAKRISHNAN from.OPTIMUM (MAS)" w:date="2025-12-18T12:15:00Z" w16du:dateUtc="2025-12-18T04:15:00Z">
        <w:r w:rsidR="001031FB" w:rsidRPr="00280CAE">
          <w:t xml:space="preserve"> </w:t>
        </w:r>
      </w:ins>
      <w:del w:id="414" w:author="Akila BALAKRISHNAN from.OPTIMUM (MAS)" w:date="2025-12-18T12:15:00Z" w16du:dateUtc="2025-12-18T04:15:00Z">
        <w:r w:rsidRPr="00280CAE" w:rsidDel="001031FB">
          <w:delText xml:space="preserve">three PDs </w:delText>
        </w:r>
      </w:del>
      <w:r w:rsidRPr="00280CAE">
        <w:t>(DBS, OCBC, and UOB)</w:t>
      </w:r>
      <w:ins w:id="415" w:author="Han Xie CHAI (MAS)" w:date="2025-12-18T17:18:00Z" w16du:dateUtc="2025-12-18T09:18:00Z">
        <w:r w:rsidR="00A3314C">
          <w:t xml:space="preserve"> through MEFT(</w:t>
        </w:r>
      </w:ins>
      <w:ins w:id="416" w:author="Han Xie CHAI (MAS)" w:date="2025-12-18T17:19:00Z" w16du:dateUtc="2025-12-18T09:19:00Z">
        <w:r w:rsidR="00A3314C">
          <w:t>?)</w:t>
        </w:r>
      </w:ins>
      <w:r w:rsidRPr="00280CAE">
        <w:t>. These files contain the coupon date</w:t>
      </w:r>
      <w:del w:id="417" w:author="Akila BALAKRISHNAN from.OPTIMUM (MAS)" w:date="2025-12-18T12:16:00Z" w16du:dateUtc="2025-12-18T04:16:00Z">
        <w:r w:rsidRPr="00280CAE" w:rsidDel="001031FB">
          <w:delText>s</w:delText>
        </w:r>
      </w:del>
      <w:r w:rsidRPr="00280CAE">
        <w:t xml:space="preserve">, coupon rates, and the redemption rate for </w:t>
      </w:r>
      <w:commentRangeStart w:id="418"/>
      <w:commentRangeStart w:id="419"/>
      <w:r w:rsidRPr="00280CAE">
        <w:t>SSB</w:t>
      </w:r>
      <w:ins w:id="420" w:author="Akila BALAKRISHNAN from.OPTIMUM (MAS)" w:date="2025-12-18T12:16:00Z" w16du:dateUtc="2025-12-18T04:16:00Z">
        <w:r w:rsidR="001031FB">
          <w:t xml:space="preserve"> </w:t>
        </w:r>
      </w:ins>
      <w:commentRangeEnd w:id="418"/>
      <w:ins w:id="421" w:author="Akila BALAKRISHNAN from.OPTIMUM (MAS)" w:date="2025-12-18T12:36:00Z" w16du:dateUtc="2025-12-18T04:36:00Z">
        <w:r w:rsidR="00575B90">
          <w:rPr>
            <w:rStyle w:val="CommentReference"/>
          </w:rPr>
          <w:commentReference w:id="418"/>
        </w:r>
      </w:ins>
      <w:commentRangeEnd w:id="419"/>
      <w:r w:rsidR="000E5D7D">
        <w:rPr>
          <w:rStyle w:val="CommentReference"/>
        </w:rPr>
        <w:commentReference w:id="419"/>
      </w:r>
      <w:ins w:id="422" w:author="Akila BALAKRISHNAN from.OPTIMUM (MAS)" w:date="2025-12-18T12:16:00Z" w16du:dateUtc="2025-12-18T04:16:00Z">
        <w:r w:rsidR="001031FB">
          <w:t>active</w:t>
        </w:r>
      </w:ins>
      <w:r w:rsidRPr="00280CAE">
        <w:t xml:space="preserve"> issu</w:t>
      </w:r>
      <w:ins w:id="423" w:author="Akila BALAKRISHNAN from.OPTIMUM (MAS)" w:date="2025-12-18T12:16:00Z" w16du:dateUtc="2025-12-18T04:16:00Z">
        <w:r w:rsidR="001031FB">
          <w:t>ance</w:t>
        </w:r>
      </w:ins>
      <w:del w:id="424" w:author="Akila BALAKRISHNAN from.OPTIMUM (MAS)" w:date="2025-12-18T12:16:00Z" w16du:dateUtc="2025-12-18T04:16:00Z">
        <w:r w:rsidRPr="00280CAE" w:rsidDel="001031FB">
          <w:delText>es</w:delText>
        </w:r>
      </w:del>
      <w:r w:rsidRPr="00280CAE">
        <w:t>.</w:t>
      </w:r>
    </w:p>
    <w:p w14:paraId="633FDA1A" w14:textId="2BB5A33E" w:rsidR="00C20E2F" w:rsidRPr="00280CAE" w:rsidRDefault="00C20E2F" w:rsidP="00C20E2F">
      <w:r w:rsidRPr="00280CAE">
        <w:t xml:space="preserve">CDP and the </w:t>
      </w:r>
      <w:ins w:id="425" w:author="Akila BALAKRISHNAN from.OPTIMUM (MAS)" w:date="2025-12-18T12:17:00Z" w16du:dateUtc="2025-12-18T04:17:00Z">
        <w:r w:rsidR="001031FB">
          <w:t xml:space="preserve">Retail </w:t>
        </w:r>
      </w:ins>
      <w:r w:rsidRPr="00280CAE">
        <w:t xml:space="preserve">PDs </w:t>
      </w:r>
      <w:ins w:id="426" w:author="Han Xie CHAI (MAS)" w:date="2025-12-18T17:19:00Z" w16du:dateUtc="2025-12-18T09:19:00Z">
        <w:r w:rsidR="00A3314C">
          <w:t>can</w:t>
        </w:r>
      </w:ins>
      <w:del w:id="427" w:author="Han Xie CHAI (MAS)" w:date="2025-12-18T17:19:00Z" w16du:dateUtc="2025-12-18T09:19:00Z">
        <w:r w:rsidRPr="00280CAE" w:rsidDel="00A3314C">
          <w:delText xml:space="preserve">will </w:delText>
        </w:r>
      </w:del>
      <w:ins w:id="428" w:author="Han Xie CHAI (MAS)" w:date="2025-12-18T17:19:00Z" w16du:dateUtc="2025-12-18T09:19:00Z">
        <w:r w:rsidRPr="00280CAE">
          <w:t xml:space="preserve"> </w:t>
        </w:r>
      </w:ins>
      <w:r w:rsidRPr="00280CAE">
        <w:t xml:space="preserve">retrieve the Coupon and Redemption Rates </w:t>
      </w:r>
      <w:del w:id="429" w:author="Akila BALAKRISHNAN from.OPTIMUM (MAS)" w:date="2025-12-18T12:18:00Z" w16du:dateUtc="2025-12-18T04:18:00Z">
        <w:r w:rsidRPr="00280CAE" w:rsidDel="001031FB">
          <w:delText xml:space="preserve">Submission </w:delText>
        </w:r>
      </w:del>
      <w:r w:rsidRPr="00280CAE">
        <w:t>files</w:t>
      </w:r>
      <w:ins w:id="430" w:author="Han Xie CHAI (MAS)" w:date="2025-12-18T17:19:00Z" w16du:dateUtc="2025-12-18T09:19:00Z">
        <w:r w:rsidR="00A3314C">
          <w:t xml:space="preserve"> in </w:t>
        </w:r>
        <w:commentRangeStart w:id="431"/>
        <w:r w:rsidR="00A3314C">
          <w:t>MEFT</w:t>
        </w:r>
      </w:ins>
      <w:commentRangeEnd w:id="431"/>
      <w:ins w:id="432" w:author="Han Xie CHAI (MAS)" w:date="2025-12-18T17:21:00Z" w16du:dateUtc="2025-12-18T09:21:00Z">
        <w:r w:rsidR="00A3314C">
          <w:rPr>
            <w:rStyle w:val="CommentReference"/>
          </w:rPr>
          <w:commentReference w:id="431"/>
        </w:r>
      </w:ins>
      <w:ins w:id="433" w:author="Han Xie CHAI (MAS)" w:date="2025-12-18T17:19:00Z" w16du:dateUtc="2025-12-18T09:19:00Z">
        <w:r w:rsidR="00A3314C">
          <w:t>T</w:t>
        </w:r>
      </w:ins>
      <w:r w:rsidRPr="00280CAE">
        <w:t>.</w:t>
      </w:r>
    </w:p>
    <w:p w14:paraId="239EFFF9" w14:textId="77777777" w:rsidR="00C20E2F" w:rsidRPr="00280CAE" w:rsidRDefault="00C20E2F" w:rsidP="00C20E2F">
      <w:pPr>
        <w:pStyle w:val="Heading2"/>
        <w:rPr>
          <w:lang w:val="en-SG"/>
        </w:rPr>
      </w:pPr>
      <w:bookmarkStart w:id="434" w:name="_Toc216213542"/>
      <w:r w:rsidRPr="00280CAE">
        <w:rPr>
          <w:lang w:val="en-SG"/>
        </w:rPr>
        <w:t>Business Requirements and Assumptions</w:t>
      </w:r>
      <w:bookmarkEnd w:id="434"/>
    </w:p>
    <w:p w14:paraId="25CEB5D8" w14:textId="667F0AAD" w:rsidR="00C20E2F" w:rsidRPr="00280CAE" w:rsidRDefault="00C20E2F" w:rsidP="00734BA5">
      <w:pPr>
        <w:pStyle w:val="ListParagraph"/>
        <w:numPr>
          <w:ilvl w:val="0"/>
          <w:numId w:val="11"/>
        </w:numPr>
      </w:pPr>
      <w:commentRangeStart w:id="435"/>
      <w:r w:rsidRPr="00280CAE">
        <w:t xml:space="preserve">This process can </w:t>
      </w:r>
      <w:ins w:id="436" w:author="Akila BALAKRISHNAN from.OPTIMUM (MAS)" w:date="2025-12-18T12:18:00Z" w16du:dateUtc="2025-12-18T04:18:00Z">
        <w:r w:rsidR="001031FB">
          <w:t xml:space="preserve">also </w:t>
        </w:r>
      </w:ins>
      <w:r w:rsidRPr="00280CAE">
        <w:t>be manually triggered</w:t>
      </w:r>
      <w:commentRangeEnd w:id="435"/>
      <w:r w:rsidR="007937BD">
        <w:rPr>
          <w:rStyle w:val="CommentReference"/>
        </w:rPr>
        <w:commentReference w:id="435"/>
      </w:r>
      <w:r w:rsidRPr="00280CAE">
        <w:t xml:space="preserve">. For more information on how to </w:t>
      </w:r>
      <w:commentRangeStart w:id="437"/>
      <w:commentRangeStart w:id="438"/>
      <w:r w:rsidRPr="00280CAE">
        <w:t>trigger the process manually</w:t>
      </w:r>
      <w:commentRangeEnd w:id="437"/>
      <w:r w:rsidR="00E16FA8">
        <w:rPr>
          <w:rStyle w:val="CommentReference"/>
        </w:rPr>
        <w:commentReference w:id="437"/>
      </w:r>
      <w:commentRangeEnd w:id="438"/>
      <w:r w:rsidR="000E5D7D">
        <w:rPr>
          <w:rStyle w:val="CommentReference"/>
        </w:rPr>
        <w:commentReference w:id="438"/>
      </w:r>
      <w:r w:rsidRPr="00280CAE">
        <w:t xml:space="preserve">, refer to </w:t>
      </w:r>
      <w:r w:rsidRPr="00280CAE">
        <w:rPr>
          <w:i/>
          <w:iCs/>
        </w:rPr>
        <w:t>MAS_OMEGA – Functional Specifications Document (Administration).</w:t>
      </w:r>
    </w:p>
    <w:p w14:paraId="0622F6C4" w14:textId="77777777" w:rsidR="00C20E2F" w:rsidRPr="00280CAE" w:rsidRDefault="00C20E2F" w:rsidP="00C20E2F">
      <w:pPr>
        <w:pStyle w:val="Heading2"/>
        <w:rPr>
          <w:lang w:val="en-SG"/>
        </w:rPr>
      </w:pPr>
      <w:bookmarkStart w:id="439" w:name="_Toc216213543"/>
      <w:r w:rsidRPr="00280CAE">
        <w:rPr>
          <w:lang w:val="en-SG"/>
        </w:rPr>
        <w:t>Processing Logic</w:t>
      </w:r>
      <w:bookmarkEnd w:id="439"/>
    </w:p>
    <w:p w14:paraId="1EA75B9A" w14:textId="31293494" w:rsidR="003C4DA1" w:rsidRPr="00280CAE" w:rsidRDefault="003C4DA1" w:rsidP="003C4DA1">
      <w:r w:rsidRPr="00280CAE">
        <w:rPr>
          <w:noProof/>
        </w:rPr>
        <w:drawing>
          <wp:inline distT="0" distB="0" distL="0" distR="0" wp14:anchorId="14D2D8E0" wp14:editId="0A7F4802">
            <wp:extent cx="6858000" cy="1383665"/>
            <wp:effectExtent l="0" t="0" r="0" b="6985"/>
            <wp:docPr id="2106367600" name="Picture 5" descr="A diagram of a flowchart&#10;&#10;AI-generated content may be incorrect.">
              <a:extLst xmlns:a="http://schemas.openxmlformats.org/drawingml/2006/main">
                <a:ext uri="{FF2B5EF4-FFF2-40B4-BE49-F238E27FC236}">
                  <a16:creationId xmlns:a16="http://schemas.microsoft.com/office/drawing/2014/main" id="{FF7FC508-0226-E183-E3A3-59598BA5D7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7600" name="Picture 5" descr="A diagram of a flowchart&#10;&#10;AI-generated content may be incorrect.">
                      <a:extLst>
                        <a:ext uri="{FF2B5EF4-FFF2-40B4-BE49-F238E27FC236}">
                          <a16:creationId xmlns:a16="http://schemas.microsoft.com/office/drawing/2014/main" id="{FF7FC508-0226-E183-E3A3-59598BA5D715}"/>
                        </a:ext>
                      </a:extLst>
                    </pic:cNvPr>
                    <pic:cNvPicPr>
                      <a:picLocks noChangeAspect="1"/>
                    </pic:cNvPicPr>
                  </pic:nvPicPr>
                  <pic:blipFill>
                    <a:blip r:embed="rId20"/>
                    <a:stretch>
                      <a:fillRect/>
                    </a:stretch>
                  </pic:blipFill>
                  <pic:spPr>
                    <a:xfrm>
                      <a:off x="0" y="0"/>
                      <a:ext cx="6858000" cy="1383665"/>
                    </a:xfrm>
                    <a:prstGeom prst="rect">
                      <a:avLst/>
                    </a:prstGeom>
                  </pic:spPr>
                </pic:pic>
              </a:graphicData>
            </a:graphic>
          </wp:inline>
        </w:drawing>
      </w:r>
    </w:p>
    <w:p w14:paraId="4CAD93E9" w14:textId="77777777" w:rsidR="003C4DA1" w:rsidRPr="00280CAE" w:rsidRDefault="003C4DA1" w:rsidP="003C4DA1">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1</w:t>
      </w:r>
      <w:r w:rsidRPr="00280CAE">
        <w:fldChar w:fldCharType="end"/>
      </w:r>
      <w:r w:rsidRPr="00280CAE">
        <w:t xml:space="preserve"> Overall Process Diagram</w:t>
      </w:r>
    </w:p>
    <w:p w14:paraId="066161C6" w14:textId="5DD6832F" w:rsidR="00C20E2F" w:rsidRPr="00280CAE" w:rsidRDefault="00C20E2F" w:rsidP="00C20E2F">
      <w:r w:rsidRPr="00280CAE">
        <w:t>When the process is triggered</w:t>
      </w:r>
      <w:ins w:id="440" w:author="Han Xie CHAI (MAS)" w:date="2025-12-18T17:26:00Z" w16du:dateUtc="2025-12-18T09:26:00Z">
        <w:r w:rsidR="0016100E">
          <w:t xml:space="preserve"> on the </w:t>
        </w:r>
        <w:commentRangeStart w:id="441"/>
        <w:r w:rsidR="0016100E">
          <w:t>Processing Date</w:t>
        </w:r>
      </w:ins>
      <w:commentRangeEnd w:id="441"/>
      <w:r w:rsidR="008954B9">
        <w:rPr>
          <w:rStyle w:val="CommentReference"/>
        </w:rPr>
        <w:commentReference w:id="441"/>
      </w:r>
      <w:r w:rsidRPr="00280CAE">
        <w:t xml:space="preserve">, </w:t>
      </w:r>
    </w:p>
    <w:p w14:paraId="60F08E9E" w14:textId="036AC7E3" w:rsidR="00C20E2F" w:rsidRPr="00280CAE" w:rsidRDefault="00C20E2F" w:rsidP="00734BA5">
      <w:pPr>
        <w:pStyle w:val="NumberedList"/>
        <w:numPr>
          <w:ilvl w:val="0"/>
          <w:numId w:val="12"/>
        </w:numPr>
      </w:pPr>
      <w:r w:rsidRPr="00280CAE">
        <w:t>Prepare the data</w:t>
      </w:r>
      <w:ins w:id="442" w:author="Han Xie CHAI (MAS)" w:date="2025-12-18T17:27:00Z" w16du:dateUtc="2025-12-18T09:27:00Z">
        <w:r w:rsidR="0016100E">
          <w:t xml:space="preserve"> required to calculate the coupon rates and redemption rate</w:t>
        </w:r>
      </w:ins>
      <w:ins w:id="443" w:author="Han Xie CHAI (MAS)" w:date="2025-12-18T17:28:00Z" w16du:dateUtc="2025-12-18T09:28:00Z">
        <w:r w:rsidR="0016100E">
          <w:t>s</w:t>
        </w:r>
      </w:ins>
      <w:r w:rsidRPr="00280CAE">
        <w:t>.</w:t>
      </w:r>
    </w:p>
    <w:p w14:paraId="079C2B41" w14:textId="32D5737D" w:rsidR="00C20E2F" w:rsidRPr="00280CAE" w:rsidRDefault="00C20E2F" w:rsidP="00734BA5">
      <w:pPr>
        <w:pStyle w:val="NumberedList"/>
        <w:numPr>
          <w:ilvl w:val="1"/>
          <w:numId w:val="3"/>
        </w:numPr>
        <w:rPr>
          <w:del w:id="444" w:author="Han Xie CHAI (MAS)" w:date="2025-12-18T17:26:00Z" w16du:dateUtc="2025-12-18T09:26:00Z"/>
        </w:rPr>
      </w:pPr>
      <w:del w:id="445" w:author="Han Xie CHAI (MAS)" w:date="2025-12-18T17:26:00Z" w16du:dateUtc="2025-12-18T09:26:00Z">
        <w:r w:rsidRPr="00280CAE">
          <w:delText xml:space="preserve">The date when the process is </w:delText>
        </w:r>
      </w:del>
      <w:ins w:id="446" w:author="Akila BALAKRISHNAN from.OPTIMUM (MAS)" w:date="2025-12-18T13:12:00Z" w16du:dateUtc="2025-12-18T05:12:00Z">
        <w:del w:id="447" w:author="Han Xie CHAI (MAS)" w:date="2025-12-18T17:26:00Z" w16du:dateUtc="2025-12-18T09:26:00Z">
          <w:r w:rsidR="00DE5251">
            <w:delText xml:space="preserve">triggered is </w:delText>
          </w:r>
        </w:del>
      </w:ins>
      <w:del w:id="448" w:author="Han Xie CHAI (MAS)" w:date="2025-12-18T17:26:00Z" w16du:dateUtc="2025-12-18T09:26:00Z">
        <w:r w:rsidRPr="00280CAE">
          <w:delText>known as the Processing Date.</w:delText>
        </w:r>
      </w:del>
    </w:p>
    <w:p w14:paraId="0D3406A7" w14:textId="15D6CA54" w:rsidR="00C20E2F" w:rsidRPr="00280CAE" w:rsidRDefault="00C20E2F" w:rsidP="00734BA5">
      <w:pPr>
        <w:pStyle w:val="NumberedList"/>
        <w:numPr>
          <w:ilvl w:val="1"/>
          <w:numId w:val="3"/>
        </w:numPr>
      </w:pPr>
      <w:r w:rsidRPr="00280CAE">
        <w:t>Based on the Processing Date, calculate the Coupon Date and the Early Redemption Date. The Coupon Date is the 1st day of the following month of the Processing Date, and the Early Redemption Date is the 1st working da</w:t>
      </w:r>
      <w:ins w:id="449" w:author="Akila BALAKRISHNAN from.OPTIMUM (MAS)" w:date="2025-12-18T13:14:00Z" w16du:dateUtc="2025-12-18T05:14:00Z">
        <w:r w:rsidR="00A726B0">
          <w:t>y</w:t>
        </w:r>
      </w:ins>
      <w:del w:id="450" w:author="Akila BALAKRISHNAN from.OPTIMUM (MAS)" w:date="2025-12-18T13:14:00Z" w16du:dateUtc="2025-12-18T05:14:00Z">
        <w:r w:rsidRPr="00280CAE" w:rsidDel="00A726B0">
          <w:delText>te</w:delText>
        </w:r>
      </w:del>
      <w:r w:rsidRPr="00280CAE">
        <w:t xml:space="preserve"> of the following month of the Processing Date.</w:t>
      </w:r>
    </w:p>
    <w:p w14:paraId="1FEFE453" w14:textId="0640681B" w:rsidR="00C20E2F" w:rsidRPr="00280CAE" w:rsidRDefault="00C20E2F" w:rsidP="00734BA5">
      <w:pPr>
        <w:pStyle w:val="NumberedList"/>
        <w:numPr>
          <w:ilvl w:val="1"/>
          <w:numId w:val="3"/>
        </w:numPr>
      </w:pPr>
      <w:r w:rsidRPr="00280CAE">
        <w:t xml:space="preserve">For each SSB with the maturity date &gt;= Coupon Date and </w:t>
      </w:r>
      <w:del w:id="451" w:author="Han Xie CHAI (MAS)" w:date="2025-12-18T17:28:00Z" w16du:dateUtc="2025-12-18T09:28:00Z">
        <w:r w:rsidRPr="00280CAE">
          <w:delText xml:space="preserve">are </w:delText>
        </w:r>
      </w:del>
      <w:ins w:id="452" w:author="Han Xie CHAI (MAS)" w:date="2025-12-18T17:28:00Z" w16du:dateUtc="2025-12-18T09:28:00Z">
        <w:r w:rsidR="00527E04">
          <w:t>is</w:t>
        </w:r>
        <w:r w:rsidR="00527E04" w:rsidRPr="00280CAE">
          <w:t xml:space="preserve"> </w:t>
        </w:r>
      </w:ins>
      <w:r w:rsidRPr="00280CAE">
        <w:t xml:space="preserve">not open for subscription, retrieve the </w:t>
      </w:r>
      <w:commentRangeStart w:id="453"/>
      <w:commentRangeStart w:id="454"/>
      <w:r w:rsidRPr="00280CAE">
        <w:t>Previous Annual Coupon Rate, Current Annual Coupon Rate, and the Next Annual Coupon Rate</w:t>
      </w:r>
      <w:commentRangeEnd w:id="453"/>
      <w:r w:rsidR="00850146">
        <w:rPr>
          <w:rStyle w:val="CommentReference"/>
        </w:rPr>
        <w:commentReference w:id="453"/>
      </w:r>
      <w:commentRangeEnd w:id="454"/>
      <w:r w:rsidR="00527E04">
        <w:rPr>
          <w:rStyle w:val="CommentReference"/>
        </w:rPr>
        <w:commentReference w:id="454"/>
      </w:r>
      <w:r w:rsidRPr="00280CAE">
        <w:t>.</w:t>
      </w:r>
    </w:p>
    <w:p w14:paraId="51170BB5" w14:textId="142186BB" w:rsidR="00C20E2F" w:rsidRPr="00280CAE" w:rsidRDefault="00C20E2F" w:rsidP="00734BA5">
      <w:pPr>
        <w:pStyle w:val="NumberedList"/>
        <w:numPr>
          <w:ilvl w:val="2"/>
          <w:numId w:val="3"/>
        </w:numPr>
      </w:pPr>
      <w:r w:rsidRPr="00280CAE">
        <w:t xml:space="preserve">This information is </w:t>
      </w:r>
      <w:del w:id="455" w:author="Han Xie CHAI (MAS)" w:date="2025-12-18T17:28:00Z" w16du:dateUtc="2025-12-18T09:28:00Z">
        <w:r w:rsidRPr="00280CAE">
          <w:delText xml:space="preserve">first </w:delText>
        </w:r>
      </w:del>
      <w:r w:rsidRPr="00280CAE">
        <w:t xml:space="preserve">obtained </w:t>
      </w:r>
      <w:commentRangeStart w:id="456"/>
      <w:r w:rsidRPr="00280CAE">
        <w:t xml:space="preserve">from MEPS+ </w:t>
      </w:r>
      <w:commentRangeEnd w:id="456"/>
      <w:r w:rsidR="00EA4598">
        <w:rPr>
          <w:rStyle w:val="CommentReference"/>
        </w:rPr>
        <w:commentReference w:id="456"/>
      </w:r>
      <w:r w:rsidRPr="00280CAE">
        <w:t xml:space="preserve">when processing the </w:t>
      </w:r>
      <w:r w:rsidRPr="00280CAE">
        <w:rPr>
          <w:i/>
          <w:iCs/>
        </w:rPr>
        <w:t>couponrates_sbond.txt</w:t>
      </w:r>
      <w:r w:rsidRPr="00280CAE">
        <w:t>.</w:t>
      </w:r>
    </w:p>
    <w:p w14:paraId="7C290A7F" w14:textId="24B87E50" w:rsidR="00C20E2F" w:rsidRPr="00280CAE" w:rsidRDefault="00C20E2F" w:rsidP="00734BA5">
      <w:pPr>
        <w:pStyle w:val="NumberedList"/>
        <w:numPr>
          <w:ilvl w:val="2"/>
          <w:numId w:val="3"/>
        </w:numPr>
      </w:pPr>
      <w:r w:rsidRPr="00280CAE">
        <w:t xml:space="preserve">When sorted by ascending order of coupon year and number, retrieve the first two records where </w:t>
      </w:r>
      <w:ins w:id="457" w:author="Jasmine WL TEO (MAS)" w:date="2025-12-18T09:09:00Z" w16du:dateUtc="2025-12-18T01:09:00Z">
        <w:r w:rsidR="00CB6877">
          <w:t xml:space="preserve">MEPS+ </w:t>
        </w:r>
      </w:ins>
      <w:r w:rsidRPr="00280CAE">
        <w:t>Coupon Payment Date &gt;= Coupon Date. The 1st record is the Current Annual Coupon Rate while the 2nd record is the Next Annual Coupon Rate.</w:t>
      </w:r>
    </w:p>
    <w:p w14:paraId="4D84B1FB" w14:textId="6AA7740F" w:rsidR="00C20E2F" w:rsidRPr="00280CAE" w:rsidRDefault="00C20E2F" w:rsidP="00734BA5">
      <w:pPr>
        <w:pStyle w:val="NumberedList"/>
        <w:numPr>
          <w:ilvl w:val="2"/>
          <w:numId w:val="3"/>
        </w:numPr>
      </w:pPr>
      <w:r w:rsidRPr="00280CAE">
        <w:t xml:space="preserve">When sorted by descending order of coupon year and number, retrieve the first record where </w:t>
      </w:r>
      <w:ins w:id="458" w:author="Jasmine WL TEO (MAS)" w:date="2025-12-18T09:10:00Z" w16du:dateUtc="2025-12-18T01:10:00Z">
        <w:r w:rsidR="00CB6877">
          <w:t xml:space="preserve">MEPS+ </w:t>
        </w:r>
      </w:ins>
      <w:r w:rsidRPr="00280CAE">
        <w:t>Coupon Payment Date &lt; Coupon Date. This record is the Previous Annual Coupon Rate.</w:t>
      </w:r>
    </w:p>
    <w:p w14:paraId="76ACD028" w14:textId="336AF866" w:rsidR="00C20E2F" w:rsidRPr="00280CAE" w:rsidRDefault="00C20E2F" w:rsidP="00C20E2F">
      <w:pPr>
        <w:pStyle w:val="NumberedList"/>
      </w:pPr>
      <w:commentRangeStart w:id="459"/>
      <w:commentRangeStart w:id="460"/>
      <w:r w:rsidRPr="00280CAE">
        <w:t xml:space="preserve">Calculate </w:t>
      </w:r>
      <w:commentRangeEnd w:id="459"/>
      <w:r w:rsidR="00C85859">
        <w:rPr>
          <w:rStyle w:val="CommentReference"/>
        </w:rPr>
        <w:commentReference w:id="459"/>
      </w:r>
      <w:r w:rsidRPr="00280CAE">
        <w:t>the coupon rates.</w:t>
      </w:r>
      <w:commentRangeEnd w:id="460"/>
      <w:r w:rsidR="009925B4">
        <w:rPr>
          <w:rStyle w:val="CommentReference"/>
        </w:rPr>
        <w:commentReference w:id="460"/>
      </w:r>
    </w:p>
    <w:p w14:paraId="5EBA96E6" w14:textId="2B52A241" w:rsidR="00C20E2F" w:rsidRPr="00280CAE" w:rsidRDefault="00C20E2F" w:rsidP="00734BA5">
      <w:pPr>
        <w:pStyle w:val="NumberedList"/>
        <w:numPr>
          <w:ilvl w:val="1"/>
          <w:numId w:val="3"/>
        </w:numPr>
      </w:pPr>
      <w:r w:rsidRPr="00280CAE">
        <w:t xml:space="preserve">If the issue date falls on the 1st </w:t>
      </w:r>
      <w:ins w:id="461" w:author="Han Xie CHAI (MAS)" w:date="2025-12-18T17:30:00Z" w16du:dateUtc="2025-12-18T09:30:00Z">
        <w:r w:rsidR="00527E04">
          <w:t xml:space="preserve">calendar </w:t>
        </w:r>
      </w:ins>
      <w:r w:rsidRPr="00280CAE">
        <w:t>day of the month, calculate the regular coupon rate payment using the formula:</w:t>
      </w:r>
    </w:p>
    <w:p w14:paraId="373BE5E0" w14:textId="77777777" w:rsidR="00C20E2F" w:rsidRPr="00280CAE" w:rsidRDefault="00C20E2F" w:rsidP="00C20E2F">
      <w:pPr>
        <w:pStyle w:val="NumberedList"/>
        <w:numPr>
          <w:ilvl w:val="0"/>
          <w:numId w:val="0"/>
        </w:numPr>
        <w:ind w:left="1440" w:firstLine="720"/>
      </w:pPr>
      <m:oMathPara>
        <m:oMath>
          <m:r>
            <w:rPr>
              <w:rFonts w:ascii="Cambria Math" w:hAnsi="Cambria Math"/>
            </w:rPr>
            <w:lastRenderedPageBreak/>
            <m:t>CPN_RATE = (</m:t>
          </m:r>
          <m:f>
            <m:fPr>
              <m:ctrlPr>
                <w:rPr>
                  <w:rFonts w:ascii="Cambria Math" w:hAnsi="Cambria Math"/>
                  <w:i/>
                </w:rPr>
              </m:ctrlPr>
            </m:fPr>
            <m:num>
              <m:r>
                <w:rPr>
                  <w:rFonts w:ascii="Cambria Math" w:hAnsi="Cambria Math"/>
                </w:rPr>
                <m:t>CPN</m:t>
              </m:r>
            </m:num>
            <m:den>
              <m:r>
                <w:rPr>
                  <w:rFonts w:ascii="Cambria Math" w:hAnsi="Cambria Math"/>
                </w:rPr>
                <m:t>2</m:t>
              </m:r>
            </m:den>
          </m:f>
          <m:r>
            <w:rPr>
              <w:rFonts w:ascii="Cambria Math" w:hAnsi="Cambria Math"/>
            </w:rPr>
            <m:t>)</m:t>
          </m:r>
        </m:oMath>
      </m:oMathPara>
    </w:p>
    <w:p w14:paraId="0FEE8092" w14:textId="77777777" w:rsidR="00C20E2F" w:rsidRPr="00280CAE" w:rsidRDefault="00C20E2F" w:rsidP="00C20E2F">
      <w:pPr>
        <w:pStyle w:val="NumberedList"/>
        <w:numPr>
          <w:ilvl w:val="0"/>
          <w:numId w:val="0"/>
        </w:numPr>
        <w:ind w:left="1440" w:firstLine="720"/>
      </w:pPr>
      <w:r w:rsidRPr="00280CAE">
        <w:t>where CPN is the Current Annual Coupon Rate.</w:t>
      </w:r>
    </w:p>
    <w:p w14:paraId="4BC70B60" w14:textId="77777777" w:rsidR="00C20E2F" w:rsidRPr="00280CAE" w:rsidRDefault="00C20E2F" w:rsidP="00C20E2F">
      <w:pPr>
        <w:pStyle w:val="NumberedList"/>
        <w:numPr>
          <w:ilvl w:val="0"/>
          <w:numId w:val="0"/>
        </w:numPr>
        <w:ind w:left="1440" w:firstLine="720"/>
      </w:pPr>
    </w:p>
    <w:p w14:paraId="2E0C2D67" w14:textId="77777777" w:rsidR="00C20E2F" w:rsidRPr="00280CAE" w:rsidRDefault="00C20E2F" w:rsidP="00734BA5">
      <w:pPr>
        <w:pStyle w:val="NumberedList"/>
        <w:numPr>
          <w:ilvl w:val="1"/>
          <w:numId w:val="3"/>
        </w:numPr>
      </w:pPr>
      <w:r w:rsidRPr="00280CAE">
        <w:t>Else, if the Current Annual Coupon Rate is based on Coupon Year = 1 and Coupon Number = 1, calculate the first irregular coupon payment using the formula:</w:t>
      </w:r>
    </w:p>
    <w:p w14:paraId="2436A5DB" w14:textId="77777777" w:rsidR="00C20E2F" w:rsidRPr="00280CAE" w:rsidRDefault="00C20E2F" w:rsidP="00C20E2F">
      <w:pPr>
        <w:pStyle w:val="NumberedList"/>
        <w:numPr>
          <w:ilvl w:val="0"/>
          <w:numId w:val="0"/>
        </w:numPr>
        <w:ind w:left="720"/>
      </w:pPr>
      <m:oMathPara>
        <m:oMath>
          <m:r>
            <w:rPr>
              <w:rFonts w:ascii="Cambria Math" w:hAnsi="Cambria Math"/>
            </w:rPr>
            <m:t xml:space="preserve">CPN_RATE= </m:t>
          </m:r>
          <m:d>
            <m:dPr>
              <m:ctrlPr>
                <w:rPr>
                  <w:rFonts w:ascii="Cambria Math" w:hAnsi="Cambria Math"/>
                  <w:i/>
                </w:rPr>
              </m:ctrlPr>
            </m:dPr>
            <m:e>
              <m:f>
                <m:fPr>
                  <m:ctrlPr>
                    <w:rPr>
                      <w:rFonts w:ascii="Cambria Math" w:hAnsi="Cambria Math"/>
                      <w:i/>
                    </w:rPr>
                  </m:ctrlPr>
                </m:fPr>
                <m:num>
                  <m:r>
                    <w:rPr>
                      <w:rFonts w:ascii="Cambria Math" w:hAnsi="Cambria Math"/>
                    </w:rPr>
                    <m:t>CPN</m:t>
                  </m:r>
                </m:num>
                <m:den>
                  <m:r>
                    <w:rPr>
                      <w:rFonts w:ascii="Cambria Math" w:hAnsi="Cambria Math"/>
                    </w:rPr>
                    <m:t>2</m:t>
                  </m:r>
                </m:den>
              </m:f>
            </m:e>
          </m:d>
          <m:r>
            <w:rPr>
              <w:rFonts w:ascii="Cambria Math" w:hAnsi="Cambria Math"/>
            </w:rPr>
            <m:t xml:space="preserve"> ×(</m:t>
          </m:r>
          <m:f>
            <m:fPr>
              <m:ctrlPr>
                <w:rPr>
                  <w:rFonts w:ascii="Cambria Math" w:hAnsi="Cambria Math"/>
                  <w:i/>
                </w:rPr>
              </m:ctrlPr>
            </m:fPr>
            <m:num>
              <m:r>
                <w:rPr>
                  <w:rFonts w:ascii="Cambria Math" w:hAnsi="Cambria Math"/>
                </w:rPr>
                <m:t>DC</m:t>
              </m:r>
            </m:num>
            <m:den>
              <m:r>
                <w:rPr>
                  <w:rFonts w:ascii="Cambria Math" w:hAnsi="Cambria Math"/>
                </w:rPr>
                <m:t>PC</m:t>
              </m:r>
            </m:den>
          </m:f>
          <m:r>
            <w:rPr>
              <w:rFonts w:ascii="Cambria Math" w:hAnsi="Cambria Math"/>
            </w:rPr>
            <m:t>)</m:t>
          </m:r>
        </m:oMath>
      </m:oMathPara>
    </w:p>
    <w:p w14:paraId="5F858970" w14:textId="77777777" w:rsidR="00C20E2F" w:rsidRPr="00280CAE" w:rsidRDefault="00C20E2F" w:rsidP="00C20E2F">
      <w:pPr>
        <w:pStyle w:val="NumberedList"/>
        <w:numPr>
          <w:ilvl w:val="0"/>
          <w:numId w:val="0"/>
        </w:numPr>
        <w:ind w:left="720"/>
      </w:pPr>
    </w:p>
    <w:p w14:paraId="20F68773" w14:textId="77777777" w:rsidR="00C20E2F" w:rsidRPr="00280CAE" w:rsidRDefault="00C20E2F" w:rsidP="00C20E2F">
      <w:pPr>
        <w:pStyle w:val="NumberedList"/>
        <w:numPr>
          <w:ilvl w:val="0"/>
          <w:numId w:val="0"/>
        </w:numPr>
        <w:ind w:left="1440" w:firstLine="720"/>
      </w:pPr>
      <w:r w:rsidRPr="00280CAE">
        <w:t>where CPN = Current Annual Coupon Rate,</w:t>
      </w:r>
    </w:p>
    <w:p w14:paraId="2CB700A0" w14:textId="77777777" w:rsidR="00C20E2F" w:rsidRPr="00280CAE" w:rsidRDefault="00C20E2F" w:rsidP="00C20E2F">
      <w:pPr>
        <w:pStyle w:val="NumberedList"/>
        <w:numPr>
          <w:ilvl w:val="0"/>
          <w:numId w:val="0"/>
        </w:numPr>
        <w:ind w:left="1440" w:firstLine="720"/>
      </w:pPr>
      <w:r w:rsidRPr="00280CAE">
        <w:t>DC = No. of days between Issue Date and First Coupon Payment Date,</w:t>
      </w:r>
    </w:p>
    <w:p w14:paraId="039FB64C" w14:textId="74A93731" w:rsidR="00C20E2F" w:rsidRPr="00280CAE" w:rsidRDefault="00C20E2F" w:rsidP="00A8647B">
      <w:pPr>
        <w:pStyle w:val="NumberedList"/>
        <w:numPr>
          <w:ilvl w:val="0"/>
          <w:numId w:val="0"/>
        </w:numPr>
        <w:ind w:left="2160"/>
      </w:pPr>
      <w:r w:rsidRPr="00280CAE">
        <w:t xml:space="preserve">PC = No. of days between the first calendar day of the issuance month and </w:t>
      </w:r>
      <w:commentRangeStart w:id="462"/>
      <w:commentRangeStart w:id="463"/>
      <w:r w:rsidRPr="00280CAE">
        <w:t>the</w:t>
      </w:r>
      <w:commentRangeEnd w:id="462"/>
      <w:r w:rsidR="00A8647B">
        <w:rPr>
          <w:rStyle w:val="CommentReference"/>
        </w:rPr>
        <w:commentReference w:id="462"/>
      </w:r>
      <w:commentRangeEnd w:id="463"/>
      <w:r w:rsidR="00126D82">
        <w:rPr>
          <w:rStyle w:val="CommentReference"/>
        </w:rPr>
        <w:commentReference w:id="463"/>
      </w:r>
      <w:r w:rsidRPr="00280CAE">
        <w:t xml:space="preserve"> first calendar day of the coupon payment month.</w:t>
      </w:r>
    </w:p>
    <w:p w14:paraId="21212F9E" w14:textId="77777777" w:rsidR="00C20E2F" w:rsidRPr="00280CAE" w:rsidRDefault="00C20E2F" w:rsidP="00C20E2F">
      <w:pPr>
        <w:pStyle w:val="NumberedList"/>
        <w:numPr>
          <w:ilvl w:val="0"/>
          <w:numId w:val="0"/>
        </w:numPr>
        <w:ind w:left="2160"/>
      </w:pPr>
    </w:p>
    <w:p w14:paraId="112C881C" w14:textId="77777777" w:rsidR="00C20E2F" w:rsidRPr="00280CAE" w:rsidRDefault="00C20E2F" w:rsidP="00C20E2F">
      <w:pPr>
        <w:pStyle w:val="NumberedList"/>
      </w:pPr>
      <w:r w:rsidRPr="00280CAE">
        <w:t>Calculate the redemption rates.</w:t>
      </w:r>
    </w:p>
    <w:p w14:paraId="746E4720" w14:textId="0A8F2E54" w:rsidR="00C20E2F" w:rsidRPr="00280CAE" w:rsidRDefault="00C20E2F" w:rsidP="00734BA5">
      <w:pPr>
        <w:pStyle w:val="NumberedList"/>
        <w:numPr>
          <w:ilvl w:val="1"/>
          <w:numId w:val="3"/>
        </w:numPr>
      </w:pPr>
      <w:r w:rsidRPr="00280CAE">
        <w:t>If the C</w:t>
      </w:r>
      <w:commentRangeStart w:id="464"/>
      <w:r w:rsidRPr="00280CAE">
        <w:t xml:space="preserve">oupon </w:t>
      </w:r>
      <w:proofErr w:type="gramStart"/>
      <w:r w:rsidRPr="00280CAE">
        <w:t>Date !</w:t>
      </w:r>
      <w:proofErr w:type="gramEnd"/>
      <w:r w:rsidRPr="00280CAE">
        <w:t>= Current Coupon Payment Date</w:t>
      </w:r>
      <w:commentRangeEnd w:id="464"/>
      <w:r w:rsidR="00A8647B">
        <w:rPr>
          <w:rStyle w:val="CommentReference"/>
        </w:rPr>
        <w:commentReference w:id="464"/>
      </w:r>
      <w:r w:rsidRPr="00280CAE">
        <w:t xml:space="preserve"> and the Current Coupon Year = 1 and the Current Coupon Number = 1</w:t>
      </w:r>
      <w:ins w:id="465" w:author="Jasmine WL TEO (MAS)" w:date="2025-12-18T09:17:00Z" w16du:dateUtc="2025-12-18T01:17:00Z">
        <w:r w:rsidR="006B35E0">
          <w:t xml:space="preserve"> (i.e. the security has not reached i</w:t>
        </w:r>
      </w:ins>
      <w:ins w:id="466" w:author="Jasmine WL TEO (MAS)" w:date="2025-12-18T09:18:00Z" w16du:dateUtc="2025-12-18T01:18:00Z">
        <w:r w:rsidR="006B35E0">
          <w:t>ts first coupon payment date)</w:t>
        </w:r>
      </w:ins>
      <w:r w:rsidRPr="00280CAE">
        <w:t>,</w:t>
      </w:r>
    </w:p>
    <w:p w14:paraId="45AB963A" w14:textId="77777777" w:rsidR="00C20E2F" w:rsidRPr="00280CAE" w:rsidRDefault="00C20E2F" w:rsidP="00C20E2F">
      <w:pPr>
        <w:pStyle w:val="NumberedList"/>
        <w:numPr>
          <w:ilvl w:val="0"/>
          <w:numId w:val="0"/>
        </w:numPr>
        <w:ind w:left="720" w:hanging="360"/>
      </w:pPr>
      <m:oMathPara>
        <m:oMath>
          <m:r>
            <w:rPr>
              <w:rFonts w:ascii="Cambria Math" w:hAnsi="Cambria Math"/>
            </w:rPr>
            <m:t xml:space="preserve">RDM_RATE= </m:t>
          </m:r>
          <m:d>
            <m:dPr>
              <m:ctrlPr>
                <w:rPr>
                  <w:rFonts w:ascii="Cambria Math" w:hAnsi="Cambria Math"/>
                  <w:i/>
                </w:rPr>
              </m:ctrlPr>
            </m:dPr>
            <m:e>
              <m:f>
                <m:fPr>
                  <m:ctrlPr>
                    <w:rPr>
                      <w:rFonts w:ascii="Cambria Math" w:hAnsi="Cambria Math"/>
                      <w:i/>
                    </w:rPr>
                  </m:ctrlPr>
                </m:fPr>
                <m:num>
                  <m:r>
                    <w:rPr>
                      <w:rFonts w:ascii="Cambria Math" w:hAnsi="Cambria Math"/>
                    </w:rPr>
                    <m:t>CPN</m:t>
                  </m:r>
                </m:num>
                <m:den>
                  <m:r>
                    <w:rPr>
                      <w:rFonts w:ascii="Cambria Math" w:hAnsi="Cambria Math"/>
                    </w:rPr>
                    <m:t>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DC</m:t>
                  </m:r>
                </m:num>
                <m:den>
                  <m:r>
                    <w:rPr>
                      <w:rFonts w:ascii="Cambria Math" w:hAnsi="Cambria Math"/>
                    </w:rPr>
                    <m:t>PC</m:t>
                  </m:r>
                </m:den>
              </m:f>
            </m:e>
          </m:d>
        </m:oMath>
      </m:oMathPara>
    </w:p>
    <w:p w14:paraId="62AF15CC" w14:textId="77777777" w:rsidR="00C20E2F" w:rsidRPr="00280CAE" w:rsidRDefault="00C20E2F" w:rsidP="00C20E2F">
      <w:pPr>
        <w:pStyle w:val="NumberedList"/>
        <w:numPr>
          <w:ilvl w:val="0"/>
          <w:numId w:val="0"/>
        </w:numPr>
        <w:ind w:left="1440" w:firstLine="720"/>
      </w:pPr>
      <w:r w:rsidRPr="00280CAE">
        <w:t>where CPN = Current Annual Coupon Rate,</w:t>
      </w:r>
    </w:p>
    <w:p w14:paraId="71E40E12" w14:textId="77777777" w:rsidR="00C20E2F" w:rsidRPr="00280CAE" w:rsidRDefault="00C20E2F" w:rsidP="00C20E2F">
      <w:pPr>
        <w:pStyle w:val="NumberedList"/>
        <w:numPr>
          <w:ilvl w:val="0"/>
          <w:numId w:val="0"/>
        </w:numPr>
        <w:ind w:left="1440" w:firstLine="720"/>
      </w:pPr>
      <w:r w:rsidRPr="00280CAE">
        <w:t>DC = No. of days between Issue Date and Early Redemption Date,</w:t>
      </w:r>
    </w:p>
    <w:p w14:paraId="54FCB602" w14:textId="77777777" w:rsidR="00C20E2F" w:rsidRPr="00280CAE" w:rsidRDefault="00C20E2F" w:rsidP="00C20E2F">
      <w:pPr>
        <w:pStyle w:val="NumberedList"/>
        <w:numPr>
          <w:ilvl w:val="0"/>
          <w:numId w:val="0"/>
        </w:numPr>
        <w:ind w:left="2160"/>
      </w:pPr>
      <w:r w:rsidRPr="00280CAE">
        <w:t>PC = No. of days between the first calendar day of the issuance month, and the first calendar day of the coupon payment month.</w:t>
      </w:r>
    </w:p>
    <w:p w14:paraId="7DDF5319" w14:textId="77777777" w:rsidR="00C20E2F" w:rsidRPr="00280CAE" w:rsidRDefault="00C20E2F" w:rsidP="00C20E2F">
      <w:pPr>
        <w:pStyle w:val="NumberedList"/>
        <w:numPr>
          <w:ilvl w:val="0"/>
          <w:numId w:val="0"/>
        </w:numPr>
        <w:ind w:left="2160"/>
      </w:pPr>
    </w:p>
    <w:p w14:paraId="7B83E741" w14:textId="3607E071" w:rsidR="00C20E2F" w:rsidRPr="00280CAE" w:rsidRDefault="00C20E2F" w:rsidP="00734BA5">
      <w:pPr>
        <w:pStyle w:val="NumberedList"/>
        <w:numPr>
          <w:ilvl w:val="1"/>
          <w:numId w:val="3"/>
        </w:numPr>
      </w:pPr>
      <w:r w:rsidRPr="00280CAE">
        <w:t>Else, if the Early Redemption Date &lt; Current Coupon Payment Date,</w:t>
      </w:r>
    </w:p>
    <w:p w14:paraId="0E4BAE83" w14:textId="77777777" w:rsidR="00C20E2F" w:rsidRPr="00280CAE" w:rsidRDefault="00C20E2F" w:rsidP="00C20E2F">
      <w:pPr>
        <w:pStyle w:val="NumberedList"/>
        <w:numPr>
          <w:ilvl w:val="0"/>
          <w:numId w:val="0"/>
        </w:numPr>
        <w:ind w:left="720"/>
      </w:pPr>
      <m:oMathPara>
        <m:oMath>
          <m:r>
            <w:rPr>
              <w:rFonts w:ascii="Cambria Math" w:hAnsi="Cambria Math"/>
            </w:rPr>
            <m:t xml:space="preserve">RDM_RATE= </m:t>
          </m:r>
          <m:d>
            <m:dPr>
              <m:ctrlPr>
                <w:rPr>
                  <w:rFonts w:ascii="Cambria Math" w:hAnsi="Cambria Math"/>
                  <w:i/>
                </w:rPr>
              </m:ctrlPr>
            </m:dPr>
            <m:e>
              <m:f>
                <m:fPr>
                  <m:ctrlPr>
                    <w:rPr>
                      <w:rFonts w:ascii="Cambria Math" w:hAnsi="Cambria Math"/>
                      <w:i/>
                    </w:rPr>
                  </m:ctrlPr>
                </m:fPr>
                <m:num>
                  <m:r>
                    <w:rPr>
                      <w:rFonts w:ascii="Cambria Math" w:hAnsi="Cambria Math"/>
                    </w:rPr>
                    <m:t>CPN</m:t>
                  </m:r>
                </m:num>
                <m:den>
                  <m:r>
                    <w:rPr>
                      <w:rFonts w:ascii="Cambria Math" w:hAnsi="Cambria Math"/>
                    </w:rPr>
                    <m:t>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DC</m:t>
                  </m:r>
                </m:num>
                <m:den>
                  <m:r>
                    <w:rPr>
                      <w:rFonts w:ascii="Cambria Math" w:hAnsi="Cambria Math"/>
                    </w:rPr>
                    <m:t>PC</m:t>
                  </m:r>
                </m:den>
              </m:f>
            </m:e>
          </m:d>
        </m:oMath>
      </m:oMathPara>
    </w:p>
    <w:p w14:paraId="0872A1D9" w14:textId="77777777" w:rsidR="00C20E2F" w:rsidRPr="00280CAE" w:rsidRDefault="00C20E2F" w:rsidP="00C20E2F">
      <w:pPr>
        <w:pStyle w:val="NumberedList"/>
        <w:numPr>
          <w:ilvl w:val="0"/>
          <w:numId w:val="0"/>
        </w:numPr>
        <w:ind w:left="1440" w:firstLine="720"/>
      </w:pPr>
      <w:r w:rsidRPr="00280CAE">
        <w:t>where CPN = Current Annual Coupon Rate,</w:t>
      </w:r>
    </w:p>
    <w:p w14:paraId="30B7B589" w14:textId="77777777" w:rsidR="00C20E2F" w:rsidRPr="00280CAE" w:rsidRDefault="00C20E2F" w:rsidP="00C20E2F">
      <w:pPr>
        <w:pStyle w:val="NumberedList"/>
        <w:numPr>
          <w:ilvl w:val="0"/>
          <w:numId w:val="0"/>
        </w:numPr>
        <w:ind w:left="1440" w:firstLine="720"/>
      </w:pPr>
      <w:r w:rsidRPr="00280CAE">
        <w:t>DC = No. of days between previous coupon payment date and Early Redemption Date,</w:t>
      </w:r>
    </w:p>
    <w:p w14:paraId="12BC08FC" w14:textId="1CA9FF31" w:rsidR="00C20E2F" w:rsidRPr="00280CAE" w:rsidRDefault="00C20E2F" w:rsidP="00C20E2F">
      <w:pPr>
        <w:pStyle w:val="NumberedList"/>
        <w:numPr>
          <w:ilvl w:val="0"/>
          <w:numId w:val="0"/>
        </w:numPr>
        <w:ind w:left="1440" w:firstLine="720"/>
      </w:pPr>
      <w:r w:rsidRPr="00280CAE">
        <w:t xml:space="preserve">PC = </w:t>
      </w:r>
      <w:commentRangeStart w:id="467"/>
      <w:commentRangeStart w:id="468"/>
      <w:r w:rsidRPr="00280CAE">
        <w:t>No. of days between the previous coupon payment date and next coupon payment date</w:t>
      </w:r>
      <w:commentRangeEnd w:id="467"/>
      <w:r w:rsidR="00B5497A">
        <w:rPr>
          <w:rStyle w:val="CommentReference"/>
        </w:rPr>
        <w:commentReference w:id="467"/>
      </w:r>
      <w:commentRangeEnd w:id="468"/>
      <w:r w:rsidR="00735375">
        <w:rPr>
          <w:rStyle w:val="CommentReference"/>
        </w:rPr>
        <w:commentReference w:id="468"/>
      </w:r>
      <w:r w:rsidRPr="00280CAE">
        <w:t>.</w:t>
      </w:r>
    </w:p>
    <w:p w14:paraId="52B17893" w14:textId="77777777" w:rsidR="00C20E2F" w:rsidRPr="00280CAE" w:rsidRDefault="00C20E2F" w:rsidP="00C20E2F">
      <w:pPr>
        <w:pStyle w:val="NumberedList"/>
        <w:numPr>
          <w:ilvl w:val="0"/>
          <w:numId w:val="0"/>
        </w:numPr>
        <w:ind w:left="1440" w:firstLine="720"/>
      </w:pPr>
    </w:p>
    <w:p w14:paraId="7D6B6EBF" w14:textId="36C93447" w:rsidR="00C20E2F" w:rsidRPr="00280CAE" w:rsidRDefault="00C20E2F" w:rsidP="00734BA5">
      <w:pPr>
        <w:pStyle w:val="NumberedList"/>
        <w:numPr>
          <w:ilvl w:val="1"/>
          <w:numId w:val="3"/>
        </w:numPr>
      </w:pPr>
      <w:r w:rsidRPr="00280CAE">
        <w:t>Else, if there is no Next Coupon Payment Date, or if the Early Redemption Date = Current Coupon Payment Date,</w:t>
      </w:r>
    </w:p>
    <w:p w14:paraId="1D84A34E" w14:textId="77777777" w:rsidR="00C20E2F" w:rsidRPr="00280CAE" w:rsidRDefault="00C20E2F" w:rsidP="00C20E2F">
      <w:pPr>
        <w:pStyle w:val="NumberedList"/>
        <w:numPr>
          <w:ilvl w:val="0"/>
          <w:numId w:val="0"/>
        </w:numPr>
        <w:ind w:left="1440"/>
        <w:rPr>
          <w:rFonts w:eastAsiaTheme="minorEastAsia"/>
        </w:rPr>
      </w:pPr>
      <m:oMathPara>
        <m:oMath>
          <m:r>
            <w:rPr>
              <w:rFonts w:ascii="Cambria Math" w:hAnsi="Cambria Math"/>
            </w:rPr>
            <m:t>RDM_RATE= 0</m:t>
          </m:r>
        </m:oMath>
      </m:oMathPara>
    </w:p>
    <w:p w14:paraId="04799C04" w14:textId="77777777" w:rsidR="00C20E2F" w:rsidRPr="00280CAE" w:rsidRDefault="00C20E2F" w:rsidP="00C20E2F">
      <w:pPr>
        <w:pStyle w:val="NumberedList"/>
        <w:numPr>
          <w:ilvl w:val="0"/>
          <w:numId w:val="0"/>
        </w:numPr>
        <w:ind w:left="1440"/>
      </w:pPr>
    </w:p>
    <w:p w14:paraId="4862ED2A" w14:textId="77777777" w:rsidR="00C20E2F" w:rsidRPr="00280CAE" w:rsidRDefault="00C20E2F" w:rsidP="00734BA5">
      <w:pPr>
        <w:pStyle w:val="NumberedList"/>
        <w:numPr>
          <w:ilvl w:val="1"/>
          <w:numId w:val="3"/>
        </w:numPr>
      </w:pPr>
      <w:r w:rsidRPr="00280CAE">
        <w:t>Else, the final scenario is where Early Redemption Date &gt; Current Coupon Payment Date,</w:t>
      </w:r>
    </w:p>
    <w:p w14:paraId="16314871" w14:textId="77777777" w:rsidR="00C20E2F" w:rsidRPr="00280CAE" w:rsidRDefault="00C20E2F" w:rsidP="00C20E2F">
      <w:pPr>
        <w:pStyle w:val="NumberedList"/>
        <w:numPr>
          <w:ilvl w:val="0"/>
          <w:numId w:val="0"/>
        </w:numPr>
        <w:ind w:left="720" w:hanging="360"/>
      </w:pPr>
      <m:oMathPara>
        <m:oMath>
          <m:r>
            <w:rPr>
              <w:rFonts w:ascii="Cambria Math" w:hAnsi="Cambria Math"/>
            </w:rPr>
            <m:t xml:space="preserve">RDM_RATE= </m:t>
          </m:r>
          <m:d>
            <m:dPr>
              <m:ctrlPr>
                <w:rPr>
                  <w:rFonts w:ascii="Cambria Math" w:hAnsi="Cambria Math"/>
                  <w:i/>
                </w:rPr>
              </m:ctrlPr>
            </m:dPr>
            <m:e>
              <m:f>
                <m:fPr>
                  <m:ctrlPr>
                    <w:rPr>
                      <w:rFonts w:ascii="Cambria Math" w:hAnsi="Cambria Math"/>
                      <w:i/>
                    </w:rPr>
                  </m:ctrlPr>
                </m:fPr>
                <m:num>
                  <m:r>
                    <w:rPr>
                      <w:rFonts w:ascii="Cambria Math" w:hAnsi="Cambria Math"/>
                    </w:rPr>
                    <m:t>CPN</m:t>
                  </m:r>
                </m:num>
                <m:den>
                  <m:r>
                    <w:rPr>
                      <w:rFonts w:ascii="Cambria Math" w:hAnsi="Cambria Math"/>
                    </w:rPr>
                    <m:t>2</m:t>
                  </m:r>
                </m:den>
              </m:f>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DC</m:t>
                  </m:r>
                </m:num>
                <m:den>
                  <m:r>
                    <w:rPr>
                      <w:rFonts w:ascii="Cambria Math" w:hAnsi="Cambria Math"/>
                    </w:rPr>
                    <m:t>PC</m:t>
                  </m:r>
                </m:den>
              </m:f>
            </m:e>
          </m:d>
        </m:oMath>
      </m:oMathPara>
    </w:p>
    <w:p w14:paraId="7BB4C4E7" w14:textId="77777777" w:rsidR="00C20E2F" w:rsidRPr="00280CAE" w:rsidRDefault="00C20E2F" w:rsidP="00C20E2F">
      <w:pPr>
        <w:pStyle w:val="NumberedList"/>
        <w:numPr>
          <w:ilvl w:val="0"/>
          <w:numId w:val="0"/>
        </w:numPr>
        <w:ind w:left="1440" w:firstLine="720"/>
      </w:pPr>
      <w:r w:rsidRPr="00280CAE">
        <w:t>where CPN = Next Annual Coupon Rate,</w:t>
      </w:r>
    </w:p>
    <w:p w14:paraId="60F2D86A" w14:textId="77777777" w:rsidR="00C20E2F" w:rsidRPr="00280CAE" w:rsidRDefault="00C20E2F" w:rsidP="00C20E2F">
      <w:pPr>
        <w:pStyle w:val="NumberedList"/>
        <w:numPr>
          <w:ilvl w:val="0"/>
          <w:numId w:val="0"/>
        </w:numPr>
        <w:ind w:left="1440" w:firstLine="720"/>
      </w:pPr>
      <w:r w:rsidRPr="00280CAE">
        <w:t>DC = No. of days between early redemption date and current coupon payment date,</w:t>
      </w:r>
    </w:p>
    <w:p w14:paraId="5F653625" w14:textId="77777777" w:rsidR="00C20E2F" w:rsidRPr="00280CAE" w:rsidRDefault="00C20E2F" w:rsidP="00C20E2F">
      <w:pPr>
        <w:pStyle w:val="NumberedList"/>
        <w:numPr>
          <w:ilvl w:val="0"/>
          <w:numId w:val="0"/>
        </w:numPr>
        <w:ind w:left="1440" w:firstLine="720"/>
      </w:pPr>
      <w:r w:rsidRPr="00280CAE">
        <w:t>PC = No. of days between the current coupon payment date and next coupon payment date.</w:t>
      </w:r>
    </w:p>
    <w:p w14:paraId="48DB08E6" w14:textId="77777777" w:rsidR="00C20E2F" w:rsidRPr="00280CAE" w:rsidRDefault="00C20E2F" w:rsidP="00C20E2F">
      <w:pPr>
        <w:pStyle w:val="NumberedList"/>
        <w:numPr>
          <w:ilvl w:val="0"/>
          <w:numId w:val="0"/>
        </w:numPr>
        <w:ind w:left="1440" w:firstLine="720"/>
      </w:pPr>
    </w:p>
    <w:p w14:paraId="15F14922" w14:textId="7B0B0299" w:rsidR="00C20E2F" w:rsidRPr="00280CAE" w:rsidRDefault="00C20E2F" w:rsidP="00C20E2F">
      <w:pPr>
        <w:pStyle w:val="NumberedList"/>
      </w:pPr>
      <w:r w:rsidRPr="00280CAE">
        <w:t>Generate the file and encrypt it</w:t>
      </w:r>
      <w:ins w:id="469" w:author="Akila BALAKRISHNAN from.OPTIMUM (MAS)" w:date="2025-12-18T13:27:00Z" w16du:dateUtc="2025-12-18T05:27:00Z">
        <w:r w:rsidR="004D5BDD">
          <w:t xml:space="preserve"> for each Retail PD</w:t>
        </w:r>
        <w:del w:id="470" w:author="Han Xie CHAI (MAS)" w:date="2025-12-18T17:32:00Z" w16du:dateUtc="2025-12-18T09:32:00Z">
          <w:r w:rsidR="004D5BDD">
            <w:delText>s</w:delText>
          </w:r>
        </w:del>
        <w:r w:rsidR="004D5BDD">
          <w:t xml:space="preserve"> and CDP</w:t>
        </w:r>
      </w:ins>
      <w:r w:rsidRPr="00280CAE">
        <w:t xml:space="preserve">. </w:t>
      </w:r>
    </w:p>
    <w:p w14:paraId="648F4E34" w14:textId="129508C9" w:rsidR="00C20E2F" w:rsidRPr="00280CAE" w:rsidRDefault="00C20E2F" w:rsidP="00C20E2F">
      <w:pPr>
        <w:pStyle w:val="NumberedList"/>
      </w:pPr>
      <w:r w:rsidRPr="00280CAE">
        <w:lastRenderedPageBreak/>
        <w:t xml:space="preserve">Send the encrypted </w:t>
      </w:r>
      <w:del w:id="471" w:author="Akila BALAKRISHNAN from.OPTIMUM (MAS)" w:date="2025-12-18T13:27:00Z" w16du:dateUtc="2025-12-18T05:27:00Z">
        <w:r w:rsidRPr="00280CAE" w:rsidDel="000A4F71">
          <w:delText xml:space="preserve">acknowledgement </w:delText>
        </w:r>
      </w:del>
      <w:ins w:id="472" w:author="Akila BALAKRISHNAN from.OPTIMUM (MAS)" w:date="2025-12-18T13:27:00Z" w16du:dateUtc="2025-12-18T05:27:00Z">
        <w:del w:id="473" w:author="Han Xie CHAI (MAS)" w:date="2025-12-18T17:32:00Z" w16du:dateUtc="2025-12-18T09:32:00Z">
          <w:r w:rsidR="000A4F71" w:rsidDel="00527E04">
            <w:delText>c</w:delText>
          </w:r>
        </w:del>
      </w:ins>
      <w:ins w:id="474" w:author="Han Xie CHAI (MAS)" w:date="2025-12-18T17:32:00Z" w16du:dateUtc="2025-12-18T09:32:00Z">
        <w:r w:rsidR="00527E04">
          <w:t>C</w:t>
        </w:r>
      </w:ins>
      <w:ins w:id="475" w:author="Akila BALAKRISHNAN from.OPTIMUM (MAS)" w:date="2025-12-18T13:27:00Z" w16du:dateUtc="2025-12-18T05:27:00Z">
        <w:r w:rsidR="000A4F71">
          <w:t xml:space="preserve">oupon and </w:t>
        </w:r>
      </w:ins>
      <w:ins w:id="476" w:author="Han Xie CHAI (MAS)" w:date="2025-12-18T17:32:00Z" w16du:dateUtc="2025-12-18T09:32:00Z">
        <w:r w:rsidR="00527E04">
          <w:t>R</w:t>
        </w:r>
      </w:ins>
      <w:ins w:id="477" w:author="Akila BALAKRISHNAN from.OPTIMUM (MAS)" w:date="2025-12-18T13:27:00Z" w16du:dateUtc="2025-12-18T05:27:00Z">
        <w:del w:id="478" w:author="Han Xie CHAI (MAS)" w:date="2025-12-18T17:32:00Z" w16du:dateUtc="2025-12-18T09:32:00Z">
          <w:r w:rsidR="000A4F71" w:rsidDel="00527E04">
            <w:delText>r</w:delText>
          </w:r>
        </w:del>
        <w:r w:rsidR="000A4F71">
          <w:t xml:space="preserve">edemption </w:t>
        </w:r>
      </w:ins>
      <w:ins w:id="479" w:author="Han Xie CHAI (MAS)" w:date="2025-12-18T17:33:00Z" w16du:dateUtc="2025-12-18T09:33:00Z">
        <w:r w:rsidR="00527E04">
          <w:t>R</w:t>
        </w:r>
      </w:ins>
      <w:ins w:id="480" w:author="Akila BALAKRISHNAN from.OPTIMUM (MAS)" w:date="2025-12-18T13:27:00Z" w16du:dateUtc="2025-12-18T05:27:00Z">
        <w:del w:id="481" w:author="Han Xie CHAI (MAS)" w:date="2025-12-18T17:33:00Z" w16du:dateUtc="2025-12-18T09:33:00Z">
          <w:r w:rsidR="000A4F71" w:rsidDel="00527E04">
            <w:delText>r</w:delText>
          </w:r>
        </w:del>
        <w:r w:rsidR="000A4F71">
          <w:t>ate</w:t>
        </w:r>
      </w:ins>
      <w:ins w:id="482" w:author="Han Xie CHAI (MAS)" w:date="2025-12-18T17:33:00Z" w16du:dateUtc="2025-12-18T09:33:00Z">
        <w:r w:rsidR="00527E04">
          <w:t>s</w:t>
        </w:r>
      </w:ins>
      <w:ins w:id="483" w:author="Akila BALAKRISHNAN from.OPTIMUM (MAS)" w:date="2025-12-18T13:27:00Z" w16du:dateUtc="2025-12-18T05:27:00Z">
        <w:r w:rsidR="000A4F71" w:rsidRPr="00280CAE">
          <w:t xml:space="preserve"> </w:t>
        </w:r>
      </w:ins>
      <w:ins w:id="484" w:author="Han Xie CHAI (MAS)" w:date="2025-12-18T17:33:00Z" w16du:dateUtc="2025-12-18T09:33:00Z">
        <w:r w:rsidR="00527E04">
          <w:t>F</w:t>
        </w:r>
      </w:ins>
      <w:del w:id="485" w:author="Han Xie CHAI (MAS)" w:date="2025-12-18T17:33:00Z" w16du:dateUtc="2025-12-18T09:33:00Z">
        <w:r w:rsidRPr="00280CAE">
          <w:delText>f</w:delText>
        </w:r>
      </w:del>
      <w:r w:rsidRPr="00280CAE">
        <w:t>ile.</w:t>
      </w:r>
    </w:p>
    <w:p w14:paraId="5AA73DA1" w14:textId="100EDA22" w:rsidR="00C20E2F" w:rsidRPr="00280CAE" w:rsidRDefault="00C20E2F" w:rsidP="00C20E2F">
      <w:r w:rsidRPr="00280CAE">
        <w:t>The process ends.</w:t>
      </w:r>
    </w:p>
    <w:p w14:paraId="303FB768" w14:textId="77777777" w:rsidR="00C20E2F" w:rsidRPr="00734808" w:rsidRDefault="00C20E2F" w:rsidP="00C20E2F">
      <w:pPr>
        <w:pStyle w:val="Heading1"/>
      </w:pPr>
      <w:bookmarkStart w:id="486" w:name="_Ref216187099"/>
      <w:bookmarkStart w:id="487" w:name="_Ref216187101"/>
      <w:bookmarkStart w:id="488" w:name="_Toc216213544"/>
      <w:r w:rsidRPr="00734808">
        <w:t>Process Redemption Submission File</w:t>
      </w:r>
      <w:bookmarkEnd w:id="486"/>
      <w:bookmarkEnd w:id="487"/>
      <w:bookmarkEnd w:id="488"/>
    </w:p>
    <w:p w14:paraId="176BCFA6" w14:textId="77777777" w:rsidR="00C20E2F" w:rsidRPr="00280CAE" w:rsidRDefault="00C20E2F" w:rsidP="00C20E2F">
      <w:pPr>
        <w:pStyle w:val="Heading2"/>
        <w:rPr>
          <w:lang w:val="en-SG"/>
        </w:rPr>
      </w:pPr>
      <w:bookmarkStart w:id="489" w:name="_Toc216213545"/>
      <w:r w:rsidRPr="00280CAE">
        <w:rPr>
          <w:lang w:val="en-SG"/>
        </w:rPr>
        <w:t>Description</w:t>
      </w:r>
      <w:bookmarkEnd w:id="489"/>
    </w:p>
    <w:p w14:paraId="1E09D5FE" w14:textId="66349790" w:rsidR="00C20E2F" w:rsidRPr="00280CAE" w:rsidRDefault="00C20E2F" w:rsidP="00C20E2F">
      <w:r w:rsidRPr="00280CAE">
        <w:t xml:space="preserve">The Redemption Submissions File </w:t>
      </w:r>
      <w:del w:id="490" w:author="Han Xie CHAI (MAS)" w:date="2025-12-18T17:33:00Z" w16du:dateUtc="2025-12-18T09:33:00Z">
        <w:r w:rsidRPr="00280CAE">
          <w:delText xml:space="preserve">are </w:delText>
        </w:r>
      </w:del>
      <w:ins w:id="491" w:author="Han Xie CHAI (MAS)" w:date="2025-12-18T17:33:00Z" w16du:dateUtc="2025-12-18T09:33:00Z">
        <w:r w:rsidR="00527E04">
          <w:t>is a</w:t>
        </w:r>
        <w:r w:rsidR="00527E04" w:rsidRPr="00280CAE">
          <w:t xml:space="preserve"> </w:t>
        </w:r>
      </w:ins>
      <w:r w:rsidRPr="00280CAE">
        <w:t>file</w:t>
      </w:r>
      <w:del w:id="492" w:author="Han Xie CHAI (MAS)" w:date="2025-12-18T17:33:00Z" w16du:dateUtc="2025-12-18T09:33:00Z">
        <w:r w:rsidRPr="00280CAE">
          <w:delText>s</w:delText>
        </w:r>
      </w:del>
      <w:r w:rsidRPr="00280CAE">
        <w:t xml:space="preserve"> provided by CDP for Cash, as well as </w:t>
      </w:r>
      <w:del w:id="493" w:author="Han Xie CHAI (MAS)" w:date="2025-12-18T17:33:00Z" w16du:dateUtc="2025-12-18T09:33:00Z">
        <w:r w:rsidRPr="00280CAE">
          <w:delText xml:space="preserve">1 file from </w:delText>
        </w:r>
      </w:del>
      <w:ins w:id="494" w:author="Han Xie CHAI (MAS)" w:date="2025-12-18T17:33:00Z" w16du:dateUtc="2025-12-18T09:33:00Z">
        <w:r w:rsidR="00527E04">
          <w:t xml:space="preserve">by </w:t>
        </w:r>
      </w:ins>
      <w:r w:rsidRPr="00280CAE">
        <w:t xml:space="preserve">each </w:t>
      </w:r>
      <w:ins w:id="495" w:author="Akila BALAKRISHNAN from.OPTIMUM (MAS)" w:date="2025-12-18T12:29:00Z" w16du:dateUtc="2025-12-18T04:29:00Z">
        <w:r w:rsidR="00575B90">
          <w:t xml:space="preserve">Retail </w:t>
        </w:r>
      </w:ins>
      <w:r w:rsidRPr="00280CAE">
        <w:t>PDs (DBS, OCBC, and UOB)</w:t>
      </w:r>
      <w:del w:id="496" w:author="Sophia TAN (MAS)" w:date="2025-12-16T09:23:00Z" w16du:dateUtc="2025-12-16T01:23:00Z">
        <w:r w:rsidRPr="00280CAE" w:rsidDel="00B154A4">
          <w:delText>, with 1 file each</w:delText>
        </w:r>
      </w:del>
      <w:r w:rsidRPr="00280CAE">
        <w:t xml:space="preserve"> for SRS. Th</w:t>
      </w:r>
      <w:ins w:id="497" w:author="Han Xie CHAI (MAS)" w:date="2025-12-18T17:34:00Z" w16du:dateUtc="2025-12-18T09:34:00Z">
        <w:r w:rsidR="00527E04">
          <w:t>is</w:t>
        </w:r>
      </w:ins>
      <w:del w:id="498" w:author="Han Xie CHAI (MAS)" w:date="2025-12-18T17:34:00Z" w16du:dateUtc="2025-12-18T09:34:00Z">
        <w:r w:rsidRPr="00280CAE" w:rsidDel="00527E04">
          <w:delText>ese</w:delText>
        </w:r>
      </w:del>
      <w:r w:rsidRPr="00280CAE">
        <w:t xml:space="preserve"> file</w:t>
      </w:r>
      <w:del w:id="499" w:author="Han Xie CHAI (MAS)" w:date="2025-12-18T17:34:00Z" w16du:dateUtc="2025-12-18T09:34:00Z">
        <w:r w:rsidRPr="00280CAE">
          <w:delText>s</w:delText>
        </w:r>
      </w:del>
      <w:r w:rsidRPr="00280CAE">
        <w:t xml:space="preserve"> contain</w:t>
      </w:r>
      <w:ins w:id="500" w:author="Han Xie CHAI (MAS)" w:date="2025-12-18T17:34:00Z" w16du:dateUtc="2025-12-18T09:34:00Z">
        <w:r w:rsidR="00527E04">
          <w:t>s</w:t>
        </w:r>
      </w:ins>
      <w:r w:rsidRPr="00280CAE">
        <w:t xml:space="preserve"> the redemption submission requests for </w:t>
      </w:r>
      <w:ins w:id="501" w:author="Han Xie CHAI (MAS)" w:date="2025-12-18T17:37:00Z" w16du:dateUtc="2025-12-18T09:37:00Z">
        <w:r w:rsidR="004B7C1A">
          <w:t>every</w:t>
        </w:r>
      </w:ins>
      <w:del w:id="502" w:author="Han Xie CHAI (MAS)" w:date="2025-12-18T17:34:00Z" w16du:dateUtc="2025-12-18T09:34:00Z">
        <w:r w:rsidRPr="00280CAE" w:rsidDel="00527E04">
          <w:delText>multiple</w:delText>
        </w:r>
      </w:del>
      <w:r w:rsidRPr="00280CAE">
        <w:t xml:space="preserve"> </w:t>
      </w:r>
      <w:ins w:id="503" w:author="Han Xie CHAI (MAS)" w:date="2025-12-18T17:34:00Z" w16du:dateUtc="2025-12-18T09:34:00Z">
        <w:r w:rsidR="00527E04">
          <w:t>SSB</w:t>
        </w:r>
        <w:r w:rsidRPr="00280CAE">
          <w:t xml:space="preserve"> </w:t>
        </w:r>
      </w:ins>
      <w:r w:rsidRPr="00280CAE">
        <w:t>issuance</w:t>
      </w:r>
      <w:del w:id="504" w:author="Han Xie CHAI (MAS)" w:date="2025-12-18T17:34:00Z" w16du:dateUtc="2025-12-18T09:34:00Z">
        <w:r w:rsidRPr="00280CAE">
          <w:delText>s of SSBs</w:delText>
        </w:r>
      </w:del>
      <w:r w:rsidRPr="00280CAE">
        <w:t>.</w:t>
      </w:r>
    </w:p>
    <w:p w14:paraId="7A633E12" w14:textId="44E41138" w:rsidR="00C20E2F" w:rsidRPr="00280CAE" w:rsidRDefault="00C20E2F" w:rsidP="00C20E2F">
      <w:r w:rsidRPr="00280CAE">
        <w:t xml:space="preserve">An acknowledgement file </w:t>
      </w:r>
      <w:del w:id="505" w:author="Han Xie CHAI (MAS)" w:date="2025-12-18T17:34:00Z" w16du:dateUtc="2025-12-18T09:34:00Z">
        <w:r w:rsidRPr="00280CAE">
          <w:delText xml:space="preserve">will </w:delText>
        </w:r>
      </w:del>
      <w:ins w:id="506" w:author="Han Xie CHAI (MAS)" w:date="2025-12-18T17:34:00Z" w16du:dateUtc="2025-12-18T09:34:00Z">
        <w:r w:rsidR="00527E04">
          <w:t>is</w:t>
        </w:r>
      </w:ins>
      <w:del w:id="507" w:author="Han Xie CHAI (MAS)" w:date="2025-12-18T17:34:00Z" w16du:dateUtc="2025-12-18T09:34:00Z">
        <w:r w:rsidRPr="00280CAE">
          <w:delText>be</w:delText>
        </w:r>
      </w:del>
      <w:r w:rsidRPr="00280CAE">
        <w:t xml:space="preserve"> sent to CDP for Cash</w:t>
      </w:r>
      <w:ins w:id="508" w:author="Han Xie CHAI (MAS)" w:date="2025-12-18T17:34:00Z" w16du:dateUtc="2025-12-18T09:34:00Z">
        <w:r w:rsidR="00527E04">
          <w:t xml:space="preserve"> redemptions</w:t>
        </w:r>
      </w:ins>
      <w:r w:rsidRPr="00280CAE">
        <w:t xml:space="preserve">, and </w:t>
      </w:r>
      <w:del w:id="509" w:author="Akila BALAKRISHNAN from.OPTIMUM (MAS)" w:date="2025-12-18T12:30:00Z" w16du:dateUtc="2025-12-18T04:30:00Z">
        <w:r w:rsidRPr="00280CAE" w:rsidDel="00575B90">
          <w:delText xml:space="preserve">a file will be sent </w:delText>
        </w:r>
      </w:del>
      <w:r w:rsidRPr="00280CAE">
        <w:t xml:space="preserve">to each </w:t>
      </w:r>
      <w:ins w:id="510" w:author="Akila BALAKRISHNAN from.OPTIMUM (MAS)" w:date="2025-12-18T12:29:00Z" w16du:dateUtc="2025-12-18T04:29:00Z">
        <w:r w:rsidR="00575B90">
          <w:t xml:space="preserve">Retail </w:t>
        </w:r>
      </w:ins>
      <w:r w:rsidRPr="00280CAE">
        <w:t>PD</w:t>
      </w:r>
      <w:ins w:id="511" w:author="Akila BALAKRISHNAN from.OPTIMUM (MAS)" w:date="2025-12-18T12:30:00Z" w16du:dateUtc="2025-12-18T04:30:00Z">
        <w:r w:rsidR="00575B90">
          <w:t>s</w:t>
        </w:r>
      </w:ins>
      <w:r w:rsidRPr="00280CAE">
        <w:t xml:space="preserve"> for SRS</w:t>
      </w:r>
      <w:ins w:id="512" w:author="Han Xie CHAI (MAS)" w:date="2025-12-18T17:34:00Z" w16du:dateUtc="2025-12-18T09:34:00Z">
        <w:r w:rsidR="00527E04">
          <w:t xml:space="preserve"> redemptions</w:t>
        </w:r>
      </w:ins>
      <w:r w:rsidRPr="00280CAE">
        <w:t>. The acknowledgement files</w:t>
      </w:r>
      <w:del w:id="513" w:author="Han Xie CHAI (MAS)" w:date="2025-12-18T17:35:00Z" w16du:dateUtc="2025-12-18T09:35:00Z">
        <w:r w:rsidRPr="00280CAE">
          <w:delText xml:space="preserve"> wil</w:delText>
        </w:r>
      </w:del>
      <w:del w:id="514" w:author="Han Xie CHAI (MAS)" w:date="2025-12-18T17:34:00Z" w16du:dateUtc="2025-12-18T09:34:00Z">
        <w:r w:rsidRPr="00280CAE">
          <w:delText>l</w:delText>
        </w:r>
      </w:del>
      <w:r w:rsidRPr="00280CAE">
        <w:t xml:space="preserve"> contain the status of the processed file </w:t>
      </w:r>
      <w:ins w:id="515" w:author="Han Xie CHAI (MAS)" w:date="2025-12-18T17:35:00Z" w16du:dateUtc="2025-12-18T09:35:00Z">
        <w:r w:rsidR="00527E04">
          <w:t>and</w:t>
        </w:r>
      </w:ins>
      <w:del w:id="516" w:author="Han Xie CHAI (MAS)" w:date="2025-12-18T17:35:00Z" w16du:dateUtc="2025-12-18T09:35:00Z">
        <w:r w:rsidRPr="00280CAE">
          <w:delText>as well as</w:delText>
        </w:r>
      </w:del>
      <w:r w:rsidRPr="00280CAE">
        <w:t xml:space="preserve"> the status of the individual</w:t>
      </w:r>
      <w:ins w:id="517" w:author="Akila BALAKRISHNAN from.OPTIMUM (MAS)" w:date="2025-12-18T12:30:00Z" w16du:dateUtc="2025-12-18T04:30:00Z">
        <w:r w:rsidR="00575B90">
          <w:t xml:space="preserve"> redemption</w:t>
        </w:r>
      </w:ins>
      <w:r w:rsidRPr="00280CAE">
        <w:t xml:space="preserve"> records.</w:t>
      </w:r>
    </w:p>
    <w:p w14:paraId="4C513FB6" w14:textId="0FC3FA81" w:rsidR="00C20E2F" w:rsidRPr="00280CAE" w:rsidRDefault="00C20E2F" w:rsidP="00C20E2F">
      <w:r w:rsidRPr="00280CAE">
        <w:t xml:space="preserve">CDP and the PDs </w:t>
      </w:r>
      <w:del w:id="518" w:author="Han Xie CHAI (MAS)" w:date="2025-12-18T17:35:00Z" w16du:dateUtc="2025-12-18T09:35:00Z">
        <w:r w:rsidRPr="00280CAE">
          <w:delText xml:space="preserve">will </w:delText>
        </w:r>
      </w:del>
      <w:ins w:id="519" w:author="Han Xie CHAI (MAS)" w:date="2025-12-18T17:35:00Z" w16du:dateUtc="2025-12-18T09:35:00Z">
        <w:r w:rsidR="00527E04">
          <w:t>can</w:t>
        </w:r>
        <w:r w:rsidR="00527E04" w:rsidRPr="00280CAE">
          <w:t xml:space="preserve"> </w:t>
        </w:r>
      </w:ins>
      <w:commentRangeStart w:id="520"/>
      <w:r w:rsidRPr="00280CAE">
        <w:t>retrieve the acknowledgement files</w:t>
      </w:r>
      <w:commentRangeEnd w:id="520"/>
      <w:ins w:id="521" w:author="Han Xie CHAI (MAS)" w:date="2025-12-18T17:35:00Z" w16du:dateUtc="2025-12-18T09:35:00Z">
        <w:r w:rsidR="00527E04">
          <w:t xml:space="preserve"> in MEFT(?)</w:t>
        </w:r>
      </w:ins>
      <w:r w:rsidR="002230BB">
        <w:rPr>
          <w:rStyle w:val="CommentReference"/>
        </w:rPr>
        <w:commentReference w:id="520"/>
      </w:r>
      <w:r w:rsidRPr="00280CAE">
        <w:t>.</w:t>
      </w:r>
    </w:p>
    <w:p w14:paraId="6405F6AB" w14:textId="77777777" w:rsidR="00C20E2F" w:rsidRPr="00280CAE" w:rsidRDefault="00C20E2F" w:rsidP="00C20E2F">
      <w:pPr>
        <w:pStyle w:val="Heading2"/>
        <w:rPr>
          <w:lang w:val="en-SG"/>
        </w:rPr>
      </w:pPr>
      <w:bookmarkStart w:id="522" w:name="_Toc216213546"/>
      <w:r w:rsidRPr="00280CAE">
        <w:rPr>
          <w:lang w:val="en-SG"/>
        </w:rPr>
        <w:t>Business Requirements and Assumptions</w:t>
      </w:r>
      <w:bookmarkEnd w:id="522"/>
    </w:p>
    <w:p w14:paraId="53D4D7E2" w14:textId="77777777" w:rsidR="00C20E2F" w:rsidRPr="00280CAE" w:rsidRDefault="00C20E2F" w:rsidP="00C20E2F">
      <w:pPr>
        <w:pStyle w:val="ListParagraph"/>
      </w:pPr>
      <w:r w:rsidRPr="00280CAE">
        <w:t>Each redemption file can contain multiple security codes of Savings Bonds that have not been matured yet.</w:t>
      </w:r>
    </w:p>
    <w:p w14:paraId="276AEA2C" w14:textId="433C63A5" w:rsidR="00C20E2F" w:rsidRPr="00280CAE" w:rsidRDefault="00C20E2F" w:rsidP="00C20E2F">
      <w:pPr>
        <w:pStyle w:val="ListParagraph"/>
      </w:pPr>
      <w:commentRangeStart w:id="523"/>
      <w:commentRangeStart w:id="524"/>
      <w:r w:rsidRPr="00280CAE">
        <w:t xml:space="preserve">In the event there </w:t>
      </w:r>
      <w:del w:id="525" w:author="Han Xie CHAI (MAS)" w:date="2025-12-18T17:37:00Z" w16du:dateUtc="2025-12-18T09:37:00Z">
        <w:r w:rsidRPr="00280CAE">
          <w:delText xml:space="preserve">are </w:delText>
        </w:r>
      </w:del>
      <w:ins w:id="526" w:author="Han Xie CHAI (MAS)" w:date="2025-12-18T17:37:00Z" w16du:dateUtc="2025-12-18T09:37:00Z">
        <w:r w:rsidR="004B7C1A">
          <w:t>is</w:t>
        </w:r>
        <w:r w:rsidR="004B7C1A" w:rsidRPr="00280CAE">
          <w:t xml:space="preserve"> </w:t>
        </w:r>
      </w:ins>
      <w:r w:rsidRPr="00280CAE">
        <w:t>no redemption record</w:t>
      </w:r>
      <w:del w:id="527" w:author="Han Xie CHAI (MAS)" w:date="2025-12-18T17:37:00Z" w16du:dateUtc="2025-12-18T09:37:00Z">
        <w:r w:rsidRPr="00280CAE">
          <w:delText>s</w:delText>
        </w:r>
      </w:del>
      <w:r w:rsidRPr="00280CAE">
        <w:t xml:space="preserve">, </w:t>
      </w:r>
      <w:ins w:id="528" w:author="Han Xie CHAI (MAS)" w:date="2025-12-18T17:37:00Z" w16du:dateUtc="2025-12-18T09:37:00Z">
        <w:r w:rsidR="004B7C1A">
          <w:t>the</w:t>
        </w:r>
      </w:ins>
      <w:del w:id="529" w:author="Han Xie CHAI (MAS)" w:date="2025-12-18T17:37:00Z" w16du:dateUtc="2025-12-18T09:37:00Z">
        <w:r w:rsidRPr="00280CAE">
          <w:delText>a</w:delText>
        </w:r>
      </w:del>
      <w:r w:rsidRPr="00280CAE">
        <w:t xml:space="preserve"> file is still expected to be sent, but </w:t>
      </w:r>
      <w:del w:id="530" w:author="Han Xie CHAI (MAS)" w:date="2025-12-18T17:37:00Z" w16du:dateUtc="2025-12-18T09:37:00Z">
        <w:r w:rsidRPr="00280CAE">
          <w:delText xml:space="preserve">the file will </w:delText>
        </w:r>
      </w:del>
      <w:r w:rsidRPr="00280CAE">
        <w:t>only contain</w:t>
      </w:r>
      <w:ins w:id="531" w:author="Han Xie CHAI (MAS)" w:date="2025-12-18T17:37:00Z" w16du:dateUtc="2025-12-18T09:37:00Z">
        <w:r w:rsidR="004B7C1A">
          <w:t>s</w:t>
        </w:r>
      </w:ins>
      <w:r w:rsidRPr="00280CAE">
        <w:t xml:space="preserve"> the Header and Control record.</w:t>
      </w:r>
      <w:commentRangeEnd w:id="523"/>
      <w:r w:rsidR="00537815">
        <w:rPr>
          <w:rStyle w:val="CommentReference"/>
        </w:rPr>
        <w:commentReference w:id="523"/>
      </w:r>
      <w:commentRangeEnd w:id="524"/>
      <w:r w:rsidR="00C43D78">
        <w:rPr>
          <w:rStyle w:val="CommentReference"/>
        </w:rPr>
        <w:commentReference w:id="524"/>
      </w:r>
    </w:p>
    <w:p w14:paraId="4BA65122" w14:textId="4474186C" w:rsidR="00C20E2F" w:rsidRPr="00280CAE" w:rsidRDefault="004B7C1A" w:rsidP="00C20E2F">
      <w:pPr>
        <w:pStyle w:val="ListParagraph"/>
      </w:pPr>
      <w:ins w:id="532" w:author="Han Xie CHAI (MAS)" w:date="2025-12-18T17:38:00Z" w16du:dateUtc="2025-12-18T09:38:00Z">
        <w:r>
          <w:t xml:space="preserve">Retail </w:t>
        </w:r>
      </w:ins>
      <w:r w:rsidR="00C20E2F" w:rsidRPr="00280CAE">
        <w:t xml:space="preserve">PDs/CDP </w:t>
      </w:r>
      <w:ins w:id="533" w:author="Han Xie CHAI (MAS)" w:date="2025-12-18T17:38:00Z" w16du:dateUtc="2025-12-18T09:38:00Z">
        <w:r>
          <w:t>must</w:t>
        </w:r>
      </w:ins>
      <w:del w:id="534" w:author="Han Xie CHAI (MAS)" w:date="2025-12-18T17:38:00Z" w16du:dateUtc="2025-12-18T09:38:00Z">
        <w:r w:rsidR="00C20E2F" w:rsidRPr="00280CAE">
          <w:delText>will</w:delText>
        </w:r>
      </w:del>
      <w:r w:rsidR="00C20E2F" w:rsidRPr="00280CAE">
        <w:t xml:space="preserve"> ensure the redemption records sent are before the </w:t>
      </w:r>
      <w:commentRangeStart w:id="535"/>
      <w:commentRangeStart w:id="536"/>
      <w:r w:rsidR="00C20E2F" w:rsidRPr="00280CAE">
        <w:t>blackout period</w:t>
      </w:r>
      <w:commentRangeEnd w:id="535"/>
      <w:r w:rsidR="00B154A4">
        <w:rPr>
          <w:rStyle w:val="CommentReference"/>
        </w:rPr>
        <w:commentReference w:id="535"/>
      </w:r>
      <w:commentRangeEnd w:id="536"/>
      <w:r>
        <w:rPr>
          <w:rStyle w:val="CommentReference"/>
        </w:rPr>
        <w:commentReference w:id="536"/>
      </w:r>
      <w:r w:rsidR="00C20E2F" w:rsidRPr="00280CAE">
        <w:t>.</w:t>
      </w:r>
    </w:p>
    <w:p w14:paraId="46835334" w14:textId="3E391CBA" w:rsidR="00C20E2F" w:rsidRPr="00280CAE" w:rsidRDefault="00C20E2F" w:rsidP="00C20E2F">
      <w:pPr>
        <w:pStyle w:val="ListParagraph"/>
      </w:pPr>
      <w:r w:rsidRPr="00280CAE">
        <w:t xml:space="preserve">The redemption file deposited by </w:t>
      </w:r>
      <w:ins w:id="537" w:author="Han Xie CHAI (MAS)" w:date="2025-12-18T17:39:00Z" w16du:dateUtc="2025-12-18T09:39:00Z">
        <w:r w:rsidR="007351FF">
          <w:t xml:space="preserve">Retail </w:t>
        </w:r>
      </w:ins>
      <w:r w:rsidRPr="00280CAE">
        <w:t xml:space="preserve">PDs/CDP </w:t>
      </w:r>
      <w:del w:id="538" w:author="Han Xie CHAI (MAS)" w:date="2025-12-18T17:38:00Z" w16du:dateUtc="2025-12-18T09:38:00Z">
        <w:r w:rsidRPr="00280CAE">
          <w:delText xml:space="preserve">will </w:delText>
        </w:r>
      </w:del>
      <w:ins w:id="539" w:author="Han Xie CHAI (MAS)" w:date="2025-12-18T17:38:00Z" w16du:dateUtc="2025-12-18T09:38:00Z">
        <w:r w:rsidR="004B7C1A">
          <w:t>is</w:t>
        </w:r>
      </w:ins>
      <w:del w:id="540" w:author="Han Xie CHAI (MAS)" w:date="2025-12-18T17:38:00Z" w16du:dateUtc="2025-12-18T09:38:00Z">
        <w:r w:rsidRPr="00280CAE">
          <w:delText>be</w:delText>
        </w:r>
      </w:del>
      <w:r w:rsidRPr="00280CAE">
        <w:t xml:space="preserve"> overwritten when an updated file is uploaded.</w:t>
      </w:r>
    </w:p>
    <w:p w14:paraId="371BC12A" w14:textId="3033407C" w:rsidR="00C20E2F" w:rsidRPr="00280CAE" w:rsidRDefault="00C20E2F" w:rsidP="00C20E2F">
      <w:pPr>
        <w:pStyle w:val="ListParagraph"/>
      </w:pPr>
      <w:r w:rsidRPr="00280CAE">
        <w:t xml:space="preserve">The </w:t>
      </w:r>
      <w:del w:id="541" w:author="Han Xie CHAI (MAS)" w:date="2025-12-18T17:39:00Z" w16du:dateUtc="2025-12-18T09:39:00Z">
        <w:r w:rsidRPr="00280CAE">
          <w:delText xml:space="preserve">file </w:delText>
        </w:r>
      </w:del>
      <w:r w:rsidRPr="00280CAE">
        <w:t xml:space="preserve">name for the redemption file uploaded by CDP or the </w:t>
      </w:r>
      <w:ins w:id="542" w:author="Han Xie CHAI (MAS)" w:date="2025-12-18T17:39:00Z" w16du:dateUtc="2025-12-18T09:39:00Z">
        <w:r w:rsidR="007351FF">
          <w:t xml:space="preserve">Retail </w:t>
        </w:r>
      </w:ins>
      <w:r w:rsidRPr="00280CAE">
        <w:t xml:space="preserve">PDs </w:t>
      </w:r>
      <w:del w:id="543" w:author="Han Xie CHAI (MAS)" w:date="2025-12-18T17:39:00Z" w16du:dateUtc="2025-12-18T09:39:00Z">
        <w:r w:rsidRPr="00280CAE">
          <w:delText xml:space="preserve">will </w:delText>
        </w:r>
      </w:del>
      <w:ins w:id="544" w:author="Han Xie CHAI (MAS)" w:date="2025-12-18T17:39:00Z" w16du:dateUtc="2025-12-18T09:39:00Z">
        <w:r w:rsidR="007351FF">
          <w:t xml:space="preserve">should </w:t>
        </w:r>
      </w:ins>
      <w:r w:rsidRPr="00280CAE">
        <w:t>not contain any date or timestamp.</w:t>
      </w:r>
    </w:p>
    <w:p w14:paraId="3ECE48D7" w14:textId="77777777" w:rsidR="00C20E2F" w:rsidRPr="00280CAE" w:rsidRDefault="00C20E2F" w:rsidP="00C20E2F">
      <w:pPr>
        <w:pStyle w:val="Heading2"/>
        <w:rPr>
          <w:lang w:val="en-SG"/>
        </w:rPr>
      </w:pPr>
      <w:bookmarkStart w:id="545" w:name="_Toc216213547"/>
      <w:r w:rsidRPr="00280CAE">
        <w:rPr>
          <w:lang w:val="en-SG"/>
        </w:rPr>
        <w:t>Processing Logic</w:t>
      </w:r>
      <w:bookmarkEnd w:id="545"/>
    </w:p>
    <w:p w14:paraId="7B277E3E" w14:textId="4957A486" w:rsidR="003C4DA1" w:rsidRPr="00280CAE" w:rsidRDefault="003C4DA1" w:rsidP="003C4DA1">
      <w:r w:rsidRPr="00280CAE">
        <w:rPr>
          <w:noProof/>
        </w:rPr>
        <w:drawing>
          <wp:inline distT="0" distB="0" distL="0" distR="0" wp14:anchorId="424F7C3A" wp14:editId="6A301606">
            <wp:extent cx="6858000" cy="1838960"/>
            <wp:effectExtent l="0" t="0" r="0" b="8890"/>
            <wp:docPr id="4" name="Picture 3" descr="A diagram of a flowchart&#10;&#10;AI-generated content may be incorrect.">
              <a:extLst xmlns:a="http://schemas.openxmlformats.org/drawingml/2006/main">
                <a:ext uri="{FF2B5EF4-FFF2-40B4-BE49-F238E27FC236}">
                  <a16:creationId xmlns:a16="http://schemas.microsoft.com/office/drawing/2014/main" id="{5ADFC104-7491-99C6-025B-9CBAA7517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flowchart&#10;&#10;AI-generated content may be incorrect.">
                      <a:extLst>
                        <a:ext uri="{FF2B5EF4-FFF2-40B4-BE49-F238E27FC236}">
                          <a16:creationId xmlns:a16="http://schemas.microsoft.com/office/drawing/2014/main" id="{5ADFC104-7491-99C6-025B-9CBAA7517C8D}"/>
                        </a:ext>
                      </a:extLst>
                    </pic:cNvPr>
                    <pic:cNvPicPr>
                      <a:picLocks noChangeAspect="1"/>
                    </pic:cNvPicPr>
                  </pic:nvPicPr>
                  <pic:blipFill>
                    <a:blip r:embed="rId21"/>
                    <a:stretch>
                      <a:fillRect/>
                    </a:stretch>
                  </pic:blipFill>
                  <pic:spPr>
                    <a:xfrm>
                      <a:off x="0" y="0"/>
                      <a:ext cx="6858000" cy="1838960"/>
                    </a:xfrm>
                    <a:prstGeom prst="rect">
                      <a:avLst/>
                    </a:prstGeom>
                  </pic:spPr>
                </pic:pic>
              </a:graphicData>
            </a:graphic>
          </wp:inline>
        </w:drawing>
      </w:r>
    </w:p>
    <w:p w14:paraId="328ABEAB" w14:textId="77777777" w:rsidR="003C4DA1" w:rsidRPr="00280CAE" w:rsidRDefault="003C4DA1" w:rsidP="003C4DA1">
      <w:pPr>
        <w:pStyle w:val="Caption"/>
      </w:pPr>
      <w:commentRangeStart w:id="546"/>
      <w:r w:rsidRPr="00280CAE">
        <w:t xml:space="preserve">Figure </w:t>
      </w:r>
      <w:r w:rsidRPr="00280CAE">
        <w:fldChar w:fldCharType="begin"/>
      </w:r>
      <w:r w:rsidRPr="00280CAE">
        <w:instrText xml:space="preserve"> SEQ Figure \* ARABIC </w:instrText>
      </w:r>
      <w:r w:rsidRPr="00280CAE">
        <w:fldChar w:fldCharType="separate"/>
      </w:r>
      <w:r w:rsidRPr="00280CAE">
        <w:rPr>
          <w:noProof/>
        </w:rPr>
        <w:t>1</w:t>
      </w:r>
      <w:r w:rsidRPr="00280CAE">
        <w:fldChar w:fldCharType="end"/>
      </w:r>
      <w:r w:rsidRPr="00280CAE">
        <w:t xml:space="preserve"> Overall Process Diagram</w:t>
      </w:r>
      <w:commentRangeEnd w:id="546"/>
      <w:r w:rsidR="00537815">
        <w:rPr>
          <w:rStyle w:val="CommentReference"/>
          <w:b w:val="0"/>
          <w:iCs w:val="0"/>
        </w:rPr>
        <w:commentReference w:id="546"/>
      </w:r>
    </w:p>
    <w:p w14:paraId="0ACD3F1E" w14:textId="301FEB8B" w:rsidR="00C20E2F" w:rsidRPr="00280CAE" w:rsidRDefault="00C20E2F" w:rsidP="00C20E2F">
      <w:commentRangeStart w:id="547"/>
      <w:r w:rsidRPr="00280CAE">
        <w:t xml:space="preserve">When </w:t>
      </w:r>
      <w:ins w:id="548" w:author="Han Xie CHAI (MAS)" w:date="2025-12-18T17:39:00Z" w16du:dateUtc="2025-12-18T09:39:00Z">
        <w:r w:rsidR="007351FF">
          <w:t xml:space="preserve">the </w:t>
        </w:r>
      </w:ins>
      <w:r w:rsidRPr="00280CAE">
        <w:t>process is triggered</w:t>
      </w:r>
      <w:ins w:id="549" w:author="Han Xie CHAI (MAS)" w:date="2025-12-18T17:40:00Z" w16du:dateUtc="2025-12-18T09:40:00Z">
        <w:r w:rsidR="007351FF">
          <w:t xml:space="preserve"> for each file</w:t>
        </w:r>
      </w:ins>
      <w:r w:rsidRPr="00280CAE">
        <w:t xml:space="preserve">, </w:t>
      </w:r>
      <w:commentRangeEnd w:id="547"/>
      <w:r w:rsidR="00A55A22">
        <w:rPr>
          <w:rStyle w:val="CommentReference"/>
        </w:rPr>
        <w:commentReference w:id="547"/>
      </w:r>
    </w:p>
    <w:p w14:paraId="7EFB21A9" w14:textId="77777777" w:rsidR="00C20E2F" w:rsidRPr="00280CAE" w:rsidRDefault="00C20E2F" w:rsidP="00734BA5">
      <w:pPr>
        <w:pStyle w:val="NumberedList"/>
        <w:numPr>
          <w:ilvl w:val="0"/>
          <w:numId w:val="13"/>
        </w:numPr>
      </w:pPr>
      <w:r w:rsidRPr="00280CAE">
        <w:t xml:space="preserve">Check if the current time is before the </w:t>
      </w:r>
      <w:commentRangeStart w:id="550"/>
      <w:commentRangeStart w:id="551"/>
      <w:r w:rsidRPr="00280CAE">
        <w:t xml:space="preserve">Redemption </w:t>
      </w:r>
      <w:commentRangeEnd w:id="550"/>
      <w:r w:rsidR="007351FF">
        <w:rPr>
          <w:rStyle w:val="CommentReference"/>
        </w:rPr>
        <w:commentReference w:id="550"/>
      </w:r>
      <w:r w:rsidRPr="00280CAE">
        <w:t>Submission Cutoff Time</w:t>
      </w:r>
      <w:commentRangeEnd w:id="551"/>
      <w:r w:rsidR="00537815">
        <w:rPr>
          <w:rStyle w:val="CommentReference"/>
        </w:rPr>
        <w:commentReference w:id="551"/>
      </w:r>
      <w:r w:rsidRPr="00280CAE">
        <w:t>.</w:t>
      </w:r>
    </w:p>
    <w:p w14:paraId="03474057" w14:textId="77777777" w:rsidR="00C20E2F" w:rsidRPr="00280CAE" w:rsidRDefault="00C20E2F" w:rsidP="00734BA5">
      <w:pPr>
        <w:pStyle w:val="ListParagraph"/>
        <w:numPr>
          <w:ilvl w:val="1"/>
          <w:numId w:val="9"/>
        </w:numPr>
      </w:pPr>
      <w:r w:rsidRPr="00280CAE">
        <w:t>If yes, the process ends immediately.</w:t>
      </w:r>
    </w:p>
    <w:p w14:paraId="5F7C0B77" w14:textId="1F34706E" w:rsidR="00C20E2F" w:rsidRPr="00280CAE" w:rsidRDefault="00C20E2F" w:rsidP="00C20E2F">
      <w:pPr>
        <w:pStyle w:val="NumberedList"/>
      </w:pPr>
      <w:r w:rsidRPr="00280CAE">
        <w:t>Attempt to retrieve the redemption submission file.</w:t>
      </w:r>
    </w:p>
    <w:p w14:paraId="34D0C779" w14:textId="77777777" w:rsidR="00C20E2F" w:rsidRPr="00280CAE" w:rsidRDefault="00C20E2F" w:rsidP="00734BA5">
      <w:pPr>
        <w:pStyle w:val="ListParagraph"/>
        <w:numPr>
          <w:ilvl w:val="0"/>
          <w:numId w:val="14"/>
        </w:numPr>
      </w:pPr>
      <w:r w:rsidRPr="00280CAE">
        <w:lastRenderedPageBreak/>
        <w:t>If the file is missing, the process ends immediately.</w:t>
      </w:r>
    </w:p>
    <w:p w14:paraId="4881455F" w14:textId="77777777" w:rsidR="00C20E2F" w:rsidRPr="00280CAE" w:rsidRDefault="00C20E2F" w:rsidP="00C20E2F">
      <w:pPr>
        <w:pStyle w:val="NumberedList"/>
      </w:pPr>
      <w:r w:rsidRPr="00280CAE">
        <w:t>Decrypt the file.</w:t>
      </w:r>
    </w:p>
    <w:p w14:paraId="224F343E" w14:textId="3797DA7D" w:rsidR="00C20E2F" w:rsidRPr="00280CAE" w:rsidRDefault="00C20E2F" w:rsidP="00734BA5">
      <w:pPr>
        <w:pStyle w:val="ListParagraph"/>
        <w:numPr>
          <w:ilvl w:val="0"/>
          <w:numId w:val="15"/>
        </w:numPr>
      </w:pPr>
      <w:r w:rsidRPr="00280CAE">
        <w:t>If the</w:t>
      </w:r>
      <w:ins w:id="552" w:author="Han Xie CHAI (MAS)" w:date="2025-12-18T17:41:00Z" w16du:dateUtc="2025-12-18T09:41:00Z">
        <w:r w:rsidRPr="00280CAE">
          <w:t xml:space="preserve"> </w:t>
        </w:r>
        <w:r w:rsidR="007351FF">
          <w:t>decryption</w:t>
        </w:r>
      </w:ins>
      <w:r w:rsidRPr="00280CAE">
        <w:t xml:space="preserve"> </w:t>
      </w:r>
      <w:del w:id="553" w:author="Han Xie CHAI (MAS)" w:date="2025-12-18T17:41:00Z" w16du:dateUtc="2025-12-18T09:41:00Z">
        <w:r w:rsidRPr="00280CAE">
          <w:delText xml:space="preserve">file </w:delText>
        </w:r>
      </w:del>
      <w:r w:rsidRPr="00280CAE">
        <w:t>fail</w:t>
      </w:r>
      <w:ins w:id="554" w:author="Han Xie CHAI (MAS)" w:date="2025-12-18T17:41:00Z" w16du:dateUtc="2025-12-18T09:41:00Z">
        <w:r w:rsidR="007351FF">
          <w:t>s</w:t>
        </w:r>
      </w:ins>
      <w:del w:id="555" w:author="Han Xie CHAI (MAS)" w:date="2025-12-18T17:41:00Z" w16du:dateUtc="2025-12-18T09:41:00Z">
        <w:r w:rsidRPr="00280CAE" w:rsidDel="007351FF">
          <w:delText>ed</w:delText>
        </w:r>
        <w:r w:rsidRPr="00280CAE">
          <w:delText xml:space="preserve"> to be decrypted</w:delText>
        </w:r>
      </w:del>
      <w:r w:rsidRPr="00280CAE">
        <w:t>, go to step 7.</w:t>
      </w:r>
    </w:p>
    <w:p w14:paraId="5393E31F" w14:textId="77777777" w:rsidR="00C20E2F" w:rsidRPr="00280CAE" w:rsidRDefault="00C20E2F" w:rsidP="00C20E2F">
      <w:pPr>
        <w:pStyle w:val="NumberedList"/>
      </w:pPr>
      <w:r w:rsidRPr="00280CAE">
        <w:t>Validate the contents of the file.</w:t>
      </w:r>
    </w:p>
    <w:p w14:paraId="6B7D09BB" w14:textId="77777777" w:rsidR="00C20E2F" w:rsidRPr="00280CAE" w:rsidRDefault="00C20E2F" w:rsidP="00734BA5">
      <w:pPr>
        <w:pStyle w:val="ListParagraph"/>
        <w:numPr>
          <w:ilvl w:val="0"/>
          <w:numId w:val="16"/>
        </w:numPr>
      </w:pPr>
      <w:r w:rsidRPr="00280CAE">
        <w:t>Validate the header record.</w:t>
      </w:r>
    </w:p>
    <w:p w14:paraId="36EB333C" w14:textId="77777777" w:rsidR="00C20E2F" w:rsidRPr="00280CAE" w:rsidRDefault="00C20E2F" w:rsidP="00734BA5">
      <w:pPr>
        <w:pStyle w:val="ListParagraph"/>
        <w:numPr>
          <w:ilvl w:val="2"/>
          <w:numId w:val="9"/>
        </w:numPr>
      </w:pPr>
      <w:r w:rsidRPr="00280CAE">
        <w:t>If the header record is invalid, go to step 7.</w:t>
      </w:r>
    </w:p>
    <w:p w14:paraId="781958A3" w14:textId="77777777" w:rsidR="00C20E2F" w:rsidRPr="00280CAE" w:rsidRDefault="00C20E2F" w:rsidP="00734BA5">
      <w:pPr>
        <w:pStyle w:val="ListParagraph"/>
        <w:numPr>
          <w:ilvl w:val="0"/>
          <w:numId w:val="16"/>
        </w:numPr>
      </w:pPr>
      <w:r w:rsidRPr="00280CAE">
        <w:t>Process the detail records.</w:t>
      </w:r>
    </w:p>
    <w:p w14:paraId="7F6A6F3B" w14:textId="00FB5B34" w:rsidR="00C20E2F" w:rsidRPr="00280CAE" w:rsidRDefault="00C20E2F" w:rsidP="00734BA5">
      <w:pPr>
        <w:pStyle w:val="ListParagraph"/>
        <w:numPr>
          <w:ilvl w:val="0"/>
          <w:numId w:val="17"/>
        </w:numPr>
      </w:pPr>
      <w:r w:rsidRPr="00280CAE">
        <w:t>For each detail record</w:t>
      </w:r>
      <w:del w:id="556" w:author="Han Xie CHAI (MAS)" w:date="2025-12-18T17:41:00Z" w16du:dateUtc="2025-12-18T09:41:00Z">
        <w:r w:rsidRPr="00280CAE">
          <w:delText>s</w:delText>
        </w:r>
      </w:del>
      <w:r w:rsidRPr="00280CAE">
        <w:t xml:space="preserve">, </w:t>
      </w:r>
      <w:commentRangeStart w:id="557"/>
      <w:r w:rsidRPr="00280CAE">
        <w:t>validate the detail record</w:t>
      </w:r>
      <w:del w:id="558" w:author="Han Xie CHAI (MAS)" w:date="2025-12-18T17:41:00Z" w16du:dateUtc="2025-12-18T09:41:00Z">
        <w:r w:rsidRPr="00280CAE">
          <w:delText>s</w:delText>
        </w:r>
      </w:del>
      <w:commentRangeEnd w:id="557"/>
      <w:r w:rsidR="00A55A22">
        <w:rPr>
          <w:rStyle w:val="CommentReference"/>
        </w:rPr>
        <w:commentReference w:id="557"/>
      </w:r>
      <w:r w:rsidRPr="00280CAE">
        <w:t>.</w:t>
      </w:r>
    </w:p>
    <w:p w14:paraId="313A1AC1" w14:textId="77777777" w:rsidR="00C20E2F" w:rsidRPr="00280CAE" w:rsidRDefault="00C20E2F" w:rsidP="00734BA5">
      <w:pPr>
        <w:pStyle w:val="ListParagraph"/>
        <w:numPr>
          <w:ilvl w:val="0"/>
          <w:numId w:val="17"/>
        </w:numPr>
      </w:pPr>
      <w:r w:rsidRPr="00280CAE">
        <w:t>If there is any error in the validation or if there is a duplicate record, reject the record.</w:t>
      </w:r>
    </w:p>
    <w:p w14:paraId="1D211C62" w14:textId="77777777" w:rsidR="00C20E2F" w:rsidRPr="00280CAE" w:rsidRDefault="00C20E2F" w:rsidP="00734BA5">
      <w:pPr>
        <w:pStyle w:val="ListParagraph"/>
        <w:numPr>
          <w:ilvl w:val="0"/>
          <w:numId w:val="17"/>
        </w:numPr>
      </w:pPr>
      <w:r w:rsidRPr="00280CAE">
        <w:t>Else, continue validating the next detail record.</w:t>
      </w:r>
    </w:p>
    <w:p w14:paraId="1A4A8CE8" w14:textId="77777777" w:rsidR="00C20E2F" w:rsidRPr="00280CAE" w:rsidRDefault="00C20E2F" w:rsidP="00734BA5">
      <w:pPr>
        <w:pStyle w:val="ListParagraph"/>
        <w:numPr>
          <w:ilvl w:val="0"/>
          <w:numId w:val="16"/>
        </w:numPr>
      </w:pPr>
      <w:r w:rsidRPr="00280CAE">
        <w:t>Validate the control records.</w:t>
      </w:r>
    </w:p>
    <w:p w14:paraId="390C67B0" w14:textId="77777777" w:rsidR="00C20E2F" w:rsidRPr="00280CAE" w:rsidRDefault="00C20E2F" w:rsidP="00734BA5">
      <w:pPr>
        <w:pStyle w:val="ListParagraph"/>
        <w:numPr>
          <w:ilvl w:val="0"/>
          <w:numId w:val="18"/>
        </w:numPr>
      </w:pPr>
      <w:r w:rsidRPr="00280CAE">
        <w:t>If the control record is invalid, go to step 7.</w:t>
      </w:r>
    </w:p>
    <w:p w14:paraId="2BF2A8C0" w14:textId="77777777" w:rsidR="00C20E2F" w:rsidRPr="00280CAE" w:rsidRDefault="00C20E2F" w:rsidP="00734BA5">
      <w:pPr>
        <w:pStyle w:val="ListParagraph"/>
        <w:numPr>
          <w:ilvl w:val="0"/>
          <w:numId w:val="16"/>
        </w:numPr>
      </w:pPr>
      <w:r w:rsidRPr="00280CAE">
        <w:t>Update the database based on processed detail records (include records which passed and failed validations).</w:t>
      </w:r>
    </w:p>
    <w:p w14:paraId="1740911D" w14:textId="3501FF39" w:rsidR="00C20E2F" w:rsidRPr="00280CAE" w:rsidRDefault="00C20E2F" w:rsidP="00C20E2F">
      <w:pPr>
        <w:pStyle w:val="NumberedList"/>
      </w:pPr>
      <w:r w:rsidRPr="00280CAE">
        <w:t xml:space="preserve">Update the database with the summary for each </w:t>
      </w:r>
      <w:ins w:id="559" w:author="Akila BALAKRISHNAN from.OPTIMUM (MAS)" w:date="2025-12-18T12:46:00Z" w16du:dateUtc="2025-12-18T04:46:00Z">
        <w:r w:rsidR="00537815">
          <w:t xml:space="preserve">Retail </w:t>
        </w:r>
      </w:ins>
      <w:r w:rsidRPr="00280CAE">
        <w:t>PD</w:t>
      </w:r>
      <w:ins w:id="560" w:author="Akila BALAKRISHNAN from.OPTIMUM (MAS)" w:date="2025-12-18T12:46:00Z" w16du:dateUtc="2025-12-18T04:46:00Z">
        <w:r w:rsidR="00537815">
          <w:t>s and CDP</w:t>
        </w:r>
      </w:ins>
      <w:r w:rsidRPr="00280CAE">
        <w:t>:</w:t>
      </w:r>
    </w:p>
    <w:p w14:paraId="230BC454" w14:textId="77777777" w:rsidR="00C20E2F" w:rsidRPr="00280CAE" w:rsidRDefault="00C20E2F" w:rsidP="00734BA5">
      <w:pPr>
        <w:pStyle w:val="ListParagraph"/>
        <w:numPr>
          <w:ilvl w:val="1"/>
          <w:numId w:val="10"/>
        </w:numPr>
      </w:pPr>
      <w:commentRangeStart w:id="561"/>
      <w:commentRangeStart w:id="562"/>
      <w:r w:rsidRPr="00280CAE">
        <w:t>Processing Date/Time,</w:t>
      </w:r>
    </w:p>
    <w:p w14:paraId="1577863D" w14:textId="77777777" w:rsidR="00C20E2F" w:rsidRPr="00280CAE" w:rsidRDefault="00C20E2F" w:rsidP="00734BA5">
      <w:pPr>
        <w:pStyle w:val="ListParagraph"/>
        <w:numPr>
          <w:ilvl w:val="1"/>
          <w:numId w:val="10"/>
        </w:numPr>
      </w:pPr>
      <w:r w:rsidRPr="00280CAE">
        <w:t>Issue Code,</w:t>
      </w:r>
    </w:p>
    <w:p w14:paraId="25657CB9" w14:textId="77777777" w:rsidR="00C20E2F" w:rsidRPr="00280CAE" w:rsidRDefault="00C20E2F" w:rsidP="00734BA5">
      <w:pPr>
        <w:pStyle w:val="ListParagraph"/>
        <w:numPr>
          <w:ilvl w:val="1"/>
          <w:numId w:val="10"/>
        </w:numPr>
      </w:pPr>
      <w:r w:rsidRPr="00280CAE">
        <w:t>Bank Code,</w:t>
      </w:r>
    </w:p>
    <w:p w14:paraId="416E7F47" w14:textId="77777777" w:rsidR="00C20E2F" w:rsidRPr="00280CAE" w:rsidRDefault="00C20E2F" w:rsidP="00734BA5">
      <w:pPr>
        <w:pStyle w:val="ListParagraph"/>
        <w:numPr>
          <w:ilvl w:val="1"/>
          <w:numId w:val="10"/>
        </w:numPr>
      </w:pPr>
      <w:r w:rsidRPr="00280CAE">
        <w:t>Application Type,</w:t>
      </w:r>
    </w:p>
    <w:p w14:paraId="471597DE" w14:textId="77777777" w:rsidR="00C20E2F" w:rsidRPr="00280CAE" w:rsidRDefault="00C20E2F" w:rsidP="00734BA5">
      <w:pPr>
        <w:pStyle w:val="ListParagraph"/>
        <w:numPr>
          <w:ilvl w:val="1"/>
          <w:numId w:val="10"/>
        </w:numPr>
      </w:pPr>
      <w:r w:rsidRPr="00280CAE">
        <w:t>Total records submitted,</w:t>
      </w:r>
    </w:p>
    <w:p w14:paraId="226FE7A8" w14:textId="77777777" w:rsidR="00C20E2F" w:rsidRPr="00280CAE" w:rsidRDefault="00C20E2F" w:rsidP="00734BA5">
      <w:pPr>
        <w:pStyle w:val="ListParagraph"/>
        <w:numPr>
          <w:ilvl w:val="1"/>
          <w:numId w:val="10"/>
        </w:numPr>
      </w:pPr>
      <w:r w:rsidRPr="00280CAE">
        <w:t>Total redeemed amount submitted,</w:t>
      </w:r>
    </w:p>
    <w:p w14:paraId="3A16E0DD" w14:textId="77777777" w:rsidR="00C20E2F" w:rsidRPr="00280CAE" w:rsidRDefault="00C20E2F" w:rsidP="00734BA5">
      <w:pPr>
        <w:pStyle w:val="ListParagraph"/>
        <w:numPr>
          <w:ilvl w:val="1"/>
          <w:numId w:val="10"/>
        </w:numPr>
      </w:pPr>
      <w:r w:rsidRPr="00280CAE">
        <w:t>Total records rejected,</w:t>
      </w:r>
    </w:p>
    <w:p w14:paraId="1ABD470B" w14:textId="77777777" w:rsidR="00C20E2F" w:rsidRPr="00280CAE" w:rsidRDefault="00C20E2F" w:rsidP="00734BA5">
      <w:pPr>
        <w:pStyle w:val="ListParagraph"/>
        <w:numPr>
          <w:ilvl w:val="1"/>
          <w:numId w:val="10"/>
        </w:numPr>
      </w:pPr>
      <w:r w:rsidRPr="00280CAE">
        <w:t>Total records successful,</w:t>
      </w:r>
    </w:p>
    <w:p w14:paraId="6A5B32C8" w14:textId="45E69708" w:rsidR="00C20E2F" w:rsidRPr="00280CAE" w:rsidRDefault="00C20E2F" w:rsidP="00734BA5">
      <w:pPr>
        <w:pStyle w:val="ListParagraph"/>
        <w:numPr>
          <w:ilvl w:val="1"/>
          <w:numId w:val="10"/>
        </w:numPr>
      </w:pPr>
      <w:r w:rsidRPr="00280CAE">
        <w:t>Total redeemed amount successful.</w:t>
      </w:r>
      <w:commentRangeEnd w:id="561"/>
      <w:r w:rsidR="00A55A22">
        <w:rPr>
          <w:rStyle w:val="CommentReference"/>
        </w:rPr>
        <w:commentReference w:id="561"/>
      </w:r>
      <w:commentRangeEnd w:id="562"/>
      <w:r w:rsidR="00DC5013">
        <w:rPr>
          <w:rStyle w:val="CommentReference"/>
        </w:rPr>
        <w:commentReference w:id="562"/>
      </w:r>
    </w:p>
    <w:p w14:paraId="47B80EED" w14:textId="77777777" w:rsidR="00C20E2F" w:rsidRPr="00280CAE" w:rsidRDefault="00C20E2F" w:rsidP="00C20E2F">
      <w:pPr>
        <w:pStyle w:val="NumberedList"/>
      </w:pPr>
      <w:r w:rsidRPr="00280CAE">
        <w:t xml:space="preserve">Generate the acknowledgement file and encrypt it. </w:t>
      </w:r>
    </w:p>
    <w:p w14:paraId="7B2185FE" w14:textId="27F2BCBD" w:rsidR="00C20E2F" w:rsidRPr="00280CAE" w:rsidRDefault="00C20E2F" w:rsidP="00734BA5">
      <w:pPr>
        <w:pStyle w:val="ListParagraph"/>
        <w:numPr>
          <w:ilvl w:val="0"/>
          <w:numId w:val="19"/>
        </w:numPr>
      </w:pPr>
      <w:r w:rsidRPr="00280CAE">
        <w:t xml:space="preserve">If the file decryption failed, the header record was invalid, or the control record was invalid, generate the acknowledgement file with a header record of file status “F” with a message to indicate the error. The control record </w:t>
      </w:r>
      <w:del w:id="563" w:author="Han Xie CHAI (MAS)" w:date="2025-12-18T17:42:00Z" w16du:dateUtc="2025-12-18T09:42:00Z">
        <w:r w:rsidRPr="00280CAE">
          <w:delText xml:space="preserve">will </w:delText>
        </w:r>
      </w:del>
      <w:r w:rsidRPr="00280CAE">
        <w:t>also ha</w:t>
      </w:r>
      <w:ins w:id="564" w:author="Han Xie CHAI (MAS)" w:date="2025-12-18T17:42:00Z" w16du:dateUtc="2025-12-18T09:42:00Z">
        <w:r w:rsidR="007351FF">
          <w:t>s</w:t>
        </w:r>
      </w:ins>
      <w:del w:id="565" w:author="Han Xie CHAI (MAS)" w:date="2025-12-18T17:42:00Z" w16du:dateUtc="2025-12-18T09:42:00Z">
        <w:r w:rsidRPr="00280CAE" w:rsidDel="007351FF">
          <w:delText>ve</w:delText>
        </w:r>
      </w:del>
      <w:r w:rsidRPr="00280CAE">
        <w:t xml:space="preserve"> a record count of 0 and an overall checksum of 0.</w:t>
      </w:r>
    </w:p>
    <w:p w14:paraId="501E50B1" w14:textId="254E2055" w:rsidR="00C20E2F" w:rsidRPr="00280CAE" w:rsidRDefault="00C20E2F" w:rsidP="00734BA5">
      <w:pPr>
        <w:pStyle w:val="ListParagraph"/>
        <w:numPr>
          <w:ilvl w:val="0"/>
          <w:numId w:val="19"/>
        </w:numPr>
      </w:pPr>
      <w:r w:rsidRPr="00280CAE">
        <w:t xml:space="preserve">Else, generate the acknowledgement file with a header record of file status “P” as well as the detail records along with the status of each detail record processed. The control record </w:t>
      </w:r>
      <w:del w:id="566" w:author="Han Xie CHAI (MAS)" w:date="2025-12-18T17:42:00Z" w16du:dateUtc="2025-12-18T09:42:00Z">
        <w:r w:rsidRPr="00280CAE">
          <w:delText xml:space="preserve">will </w:delText>
        </w:r>
      </w:del>
      <w:r w:rsidRPr="00280CAE">
        <w:t>also include</w:t>
      </w:r>
      <w:ins w:id="567" w:author="Han Xie CHAI (MAS)" w:date="2025-12-18T17:42:00Z" w16du:dateUtc="2025-12-18T09:42:00Z">
        <w:r w:rsidR="007351FF">
          <w:t>s</w:t>
        </w:r>
      </w:ins>
      <w:r w:rsidRPr="00280CAE">
        <w:t xml:space="preserve"> the record count and the overall checksum value.</w:t>
      </w:r>
    </w:p>
    <w:p w14:paraId="360A7409" w14:textId="39C9E009" w:rsidR="00C20E2F" w:rsidRPr="00280CAE" w:rsidRDefault="00C20E2F" w:rsidP="00C20E2F">
      <w:pPr>
        <w:pStyle w:val="NumberedList"/>
      </w:pPr>
      <w:r w:rsidRPr="00280CAE">
        <w:t>Send the encrypted acknowledgement file.</w:t>
      </w:r>
    </w:p>
    <w:p w14:paraId="4A126006" w14:textId="77777777" w:rsidR="00C20E2F" w:rsidRPr="00280CAE" w:rsidRDefault="00C20E2F" w:rsidP="00C20E2F">
      <w:r w:rsidRPr="00280CAE">
        <w:t>The process ends.</w:t>
      </w:r>
    </w:p>
    <w:p w14:paraId="0FC794E7" w14:textId="090E621B" w:rsidR="00795F72" w:rsidRPr="00280CAE" w:rsidRDefault="00795F72" w:rsidP="00CC36EA">
      <w:pPr>
        <w:pStyle w:val="Heading1"/>
      </w:pPr>
      <w:bookmarkStart w:id="568" w:name="_Ref216187107"/>
      <w:bookmarkStart w:id="569" w:name="_Ref216187109"/>
      <w:bookmarkStart w:id="570" w:name="_Toc216213548"/>
      <w:commentRangeStart w:id="571"/>
      <w:r w:rsidRPr="00280CAE">
        <w:t>Process Subscription Submission File</w:t>
      </w:r>
      <w:bookmarkEnd w:id="568"/>
      <w:bookmarkEnd w:id="569"/>
      <w:bookmarkEnd w:id="570"/>
      <w:commentRangeEnd w:id="571"/>
      <w:r w:rsidR="00A55A22">
        <w:rPr>
          <w:rStyle w:val="CommentReference"/>
          <w:rFonts w:asciiTheme="minorHAnsi" w:eastAsiaTheme="minorHAnsi" w:hAnsiTheme="minorHAnsi" w:cstheme="minorBidi"/>
          <w:b w:val="0"/>
          <w:smallCaps w:val="0"/>
        </w:rPr>
        <w:commentReference w:id="571"/>
      </w:r>
    </w:p>
    <w:p w14:paraId="76A81577" w14:textId="77777777" w:rsidR="00795F72" w:rsidRPr="00280CAE" w:rsidRDefault="00795F72" w:rsidP="00795F72">
      <w:pPr>
        <w:pStyle w:val="Heading2"/>
        <w:rPr>
          <w:lang w:val="en-SG"/>
        </w:rPr>
      </w:pPr>
      <w:bookmarkStart w:id="572" w:name="_Toc216213549"/>
      <w:r w:rsidRPr="00280CAE">
        <w:rPr>
          <w:lang w:val="en-SG"/>
        </w:rPr>
        <w:t>Description</w:t>
      </w:r>
      <w:bookmarkEnd w:id="572"/>
    </w:p>
    <w:p w14:paraId="05319ACB" w14:textId="68EF6358" w:rsidR="00795F72" w:rsidRPr="00280CAE" w:rsidRDefault="00795F72" w:rsidP="00795F72">
      <w:r w:rsidRPr="00280CAE">
        <w:lastRenderedPageBreak/>
        <w:t xml:space="preserve">The Subscription Submissions File </w:t>
      </w:r>
      <w:del w:id="573" w:author="Han Xie CHAI (MAS)" w:date="2025-12-18T18:17:00Z" w16du:dateUtc="2025-12-18T10:17:00Z">
        <w:r w:rsidRPr="00280CAE">
          <w:delText xml:space="preserve">are </w:delText>
        </w:r>
      </w:del>
      <w:ins w:id="574" w:author="Han Xie CHAI (MAS)" w:date="2025-12-18T18:17:00Z" w16du:dateUtc="2025-12-18T10:17:00Z">
        <w:r w:rsidR="00D67DFE">
          <w:t>is a</w:t>
        </w:r>
        <w:r w:rsidR="00D67DFE" w:rsidRPr="00280CAE">
          <w:t xml:space="preserve"> </w:t>
        </w:r>
      </w:ins>
      <w:r w:rsidRPr="00280CAE">
        <w:t>file</w:t>
      </w:r>
      <w:del w:id="575" w:author="Han Xie CHAI (MAS)" w:date="2025-12-18T18:17:00Z" w16du:dateUtc="2025-12-18T10:17:00Z">
        <w:r w:rsidRPr="00280CAE">
          <w:delText>s</w:delText>
        </w:r>
      </w:del>
      <w:r w:rsidRPr="00280CAE">
        <w:t xml:space="preserve"> provided by </w:t>
      </w:r>
      <w:ins w:id="576" w:author="Han Xie CHAI (MAS)" w:date="2025-12-18T18:17:00Z" w16du:dateUtc="2025-12-18T10:17:00Z">
        <w:r w:rsidR="00D67DFE">
          <w:t>each</w:t>
        </w:r>
      </w:ins>
      <w:del w:id="577" w:author="Han Xie CHAI (MAS)" w:date="2025-12-18T18:17:00Z" w16du:dateUtc="2025-12-18T10:17:00Z">
        <w:r w:rsidRPr="00280CAE">
          <w:delText>the</w:delText>
        </w:r>
      </w:del>
      <w:r w:rsidRPr="00280CAE">
        <w:t xml:space="preserve"> </w:t>
      </w:r>
      <w:ins w:id="578" w:author="Akila BALAKRISHNAN from.OPTIMUM (MAS)" w:date="2025-12-18T12:56:00Z" w16du:dateUtc="2025-12-18T04:56:00Z">
        <w:r w:rsidR="00C13084">
          <w:t xml:space="preserve">Retail </w:t>
        </w:r>
      </w:ins>
      <w:r w:rsidRPr="00280CAE">
        <w:t>PDs (DBS, OCBC, and UOB), with 1 file</w:t>
      </w:r>
      <w:del w:id="579" w:author="Han Xie CHAI (MAS)" w:date="2025-12-18T18:17:00Z" w16du:dateUtc="2025-12-18T10:17:00Z">
        <w:r w:rsidRPr="00280CAE">
          <w:delText xml:space="preserve"> each</w:delText>
        </w:r>
      </w:del>
      <w:r w:rsidRPr="00280CAE">
        <w:t xml:space="preserve"> for Cash, and </w:t>
      </w:r>
      <w:ins w:id="580" w:author="Han Xie CHAI (MAS)" w:date="2025-12-18T18:17:00Z" w16du:dateUtc="2025-12-18T10:17:00Z">
        <w:r w:rsidR="00D67DFE">
          <w:t>1</w:t>
        </w:r>
      </w:ins>
      <w:del w:id="581" w:author="Han Xie CHAI (MAS)" w:date="2025-12-18T18:17:00Z" w16du:dateUtc="2025-12-18T10:17:00Z">
        <w:r w:rsidRPr="00280CAE">
          <w:delText>one</w:delText>
        </w:r>
      </w:del>
      <w:r w:rsidRPr="00280CAE">
        <w:t xml:space="preserve"> fil</w:t>
      </w:r>
      <w:del w:id="582" w:author="Han Xie CHAI (MAS)" w:date="2025-12-18T18:17:00Z" w16du:dateUtc="2025-12-18T10:17:00Z">
        <w:r w:rsidRPr="00280CAE">
          <w:delText>e each</w:delText>
        </w:r>
      </w:del>
      <w:r w:rsidRPr="00280CAE">
        <w:t xml:space="preserve"> for SRS. Th</w:t>
      </w:r>
      <w:ins w:id="583" w:author="Han Xie CHAI (MAS)" w:date="2025-12-18T18:18:00Z" w16du:dateUtc="2025-12-18T10:18:00Z">
        <w:r w:rsidR="00D67DFE">
          <w:t>is</w:t>
        </w:r>
      </w:ins>
      <w:del w:id="584" w:author="Han Xie CHAI (MAS)" w:date="2025-12-18T18:18:00Z" w16du:dateUtc="2025-12-18T10:18:00Z">
        <w:r w:rsidRPr="00280CAE" w:rsidDel="00D67DFE">
          <w:delText>ese</w:delText>
        </w:r>
      </w:del>
      <w:r w:rsidRPr="00280CAE">
        <w:t xml:space="preserve"> file</w:t>
      </w:r>
      <w:del w:id="585" w:author="Han Xie CHAI (MAS)" w:date="2025-12-18T18:18:00Z" w16du:dateUtc="2025-12-18T10:18:00Z">
        <w:r w:rsidRPr="00280CAE">
          <w:delText>s</w:delText>
        </w:r>
      </w:del>
      <w:r w:rsidRPr="00280CAE">
        <w:t xml:space="preserve"> contain</w:t>
      </w:r>
      <w:ins w:id="586" w:author="Han Xie CHAI (MAS)" w:date="2025-12-18T18:18:00Z" w16du:dateUtc="2025-12-18T10:18:00Z">
        <w:r w:rsidR="00D67DFE">
          <w:t>s</w:t>
        </w:r>
      </w:ins>
      <w:r w:rsidRPr="00280CAE">
        <w:t xml:space="preserve"> the subscription request for the </w:t>
      </w:r>
      <w:del w:id="587" w:author="Han Xie CHAI (MAS)" w:date="2025-12-18T18:19:00Z" w16du:dateUtc="2025-12-18T10:19:00Z">
        <w:r w:rsidRPr="00280CAE">
          <w:delText>single</w:delText>
        </w:r>
      </w:del>
      <w:del w:id="588" w:author="Han Xie CHAI (MAS)" w:date="2025-12-18T18:20:00Z" w16du:dateUtc="2025-12-18T10:20:00Z">
        <w:r w:rsidRPr="00280CAE">
          <w:delText xml:space="preserve"> open </w:delText>
        </w:r>
      </w:del>
      <w:ins w:id="589" w:author="Han Xie CHAI (MAS)" w:date="2025-12-18T18:20:00Z" w16du:dateUtc="2025-12-18T10:20:00Z">
        <w:r w:rsidR="00D67DFE">
          <w:t xml:space="preserve">SSB </w:t>
        </w:r>
      </w:ins>
      <w:r w:rsidRPr="00280CAE">
        <w:t>issuance</w:t>
      </w:r>
      <w:ins w:id="590" w:author="Han Xie CHAI (MAS)" w:date="2025-12-18T18:20:00Z" w16du:dateUtc="2025-12-18T10:20:00Z">
        <w:r w:rsidRPr="00280CAE">
          <w:t xml:space="preserve"> </w:t>
        </w:r>
        <w:r w:rsidR="00D67DFE">
          <w:t>that is open</w:t>
        </w:r>
      </w:ins>
      <w:del w:id="591" w:author="Han Xie CHAI (MAS)" w:date="2025-12-18T18:20:00Z" w16du:dateUtc="2025-12-18T10:20:00Z">
        <w:r w:rsidRPr="00280CAE" w:rsidDel="00D67DFE">
          <w:delText xml:space="preserve"> </w:delText>
        </w:r>
        <w:r w:rsidRPr="00280CAE">
          <w:delText>of Singapore Savings Bonds</w:delText>
        </w:r>
      </w:del>
      <w:r w:rsidRPr="00280CAE">
        <w:t>.</w:t>
      </w:r>
    </w:p>
    <w:p w14:paraId="5B0C07EE" w14:textId="1CA654E2" w:rsidR="00795F72" w:rsidRPr="00280CAE" w:rsidRDefault="00795F72" w:rsidP="00795F72">
      <w:r w:rsidRPr="00280CAE">
        <w:t xml:space="preserve">For each subscription file processed, an acknowledgement file </w:t>
      </w:r>
      <w:del w:id="592" w:author="Han Xie CHAI (MAS)" w:date="2025-12-18T18:19:00Z" w16du:dateUtc="2025-12-18T10:19:00Z">
        <w:r w:rsidRPr="00280CAE">
          <w:delText xml:space="preserve">will </w:delText>
        </w:r>
      </w:del>
      <w:ins w:id="593" w:author="Han Xie CHAI (MAS)" w:date="2025-12-18T18:19:00Z" w16du:dateUtc="2025-12-18T10:19:00Z">
        <w:r w:rsidR="00D67DFE">
          <w:t>is</w:t>
        </w:r>
      </w:ins>
      <w:del w:id="594" w:author="Han Xie CHAI (MAS)" w:date="2025-12-18T18:19:00Z" w16du:dateUtc="2025-12-18T10:19:00Z">
        <w:r w:rsidRPr="00280CAE">
          <w:delText>be</w:delText>
        </w:r>
      </w:del>
      <w:r w:rsidRPr="00280CAE">
        <w:t xml:space="preserve"> generated and deposited</w:t>
      </w:r>
      <w:ins w:id="595" w:author="Han Xie CHAI (MAS)" w:date="2025-12-18T18:19:00Z" w16du:dateUtc="2025-12-18T10:19:00Z">
        <w:r w:rsidR="00D67DFE">
          <w:t xml:space="preserve"> in MEFT(?)</w:t>
        </w:r>
      </w:ins>
      <w:r w:rsidRPr="00280CAE">
        <w:t xml:space="preserve">. The acknowledgement files </w:t>
      </w:r>
      <w:del w:id="596" w:author="Han Xie CHAI (MAS)" w:date="2025-12-18T18:19:00Z" w16du:dateUtc="2025-12-18T10:19:00Z">
        <w:r w:rsidRPr="00280CAE">
          <w:delText xml:space="preserve">will </w:delText>
        </w:r>
      </w:del>
      <w:r w:rsidRPr="00280CAE">
        <w:t>contain the status of the processed file as well as the status of the individual records.</w:t>
      </w:r>
    </w:p>
    <w:p w14:paraId="294C753C" w14:textId="5E1E542A" w:rsidR="00795F72" w:rsidRPr="00280CAE" w:rsidRDefault="00795F72" w:rsidP="00795F72">
      <w:r w:rsidRPr="00280CAE">
        <w:t xml:space="preserve">The PDs </w:t>
      </w:r>
      <w:del w:id="597" w:author="Han Xie CHAI (MAS)" w:date="2025-12-18T18:19:00Z" w16du:dateUtc="2025-12-18T10:19:00Z">
        <w:r w:rsidRPr="00280CAE">
          <w:delText xml:space="preserve">will </w:delText>
        </w:r>
      </w:del>
      <w:ins w:id="598" w:author="Han Xie CHAI (MAS)" w:date="2025-12-18T18:19:00Z" w16du:dateUtc="2025-12-18T10:19:00Z">
        <w:r w:rsidR="00D67DFE">
          <w:t>can</w:t>
        </w:r>
        <w:r w:rsidR="00D67DFE" w:rsidRPr="00280CAE">
          <w:t xml:space="preserve"> </w:t>
        </w:r>
      </w:ins>
      <w:r w:rsidRPr="00280CAE">
        <w:t>retrieve the acknowledgement files</w:t>
      </w:r>
      <w:ins w:id="599" w:author="Han Xie CHAI (MAS)" w:date="2025-12-18T18:19:00Z" w16du:dateUtc="2025-12-18T10:19:00Z">
        <w:r w:rsidR="00D67DFE">
          <w:t xml:space="preserve"> from MEFT(?)</w:t>
        </w:r>
      </w:ins>
      <w:r w:rsidRPr="00280CAE">
        <w:t>.</w:t>
      </w:r>
    </w:p>
    <w:p w14:paraId="753A5423" w14:textId="77777777" w:rsidR="00795F72" w:rsidRPr="00280CAE" w:rsidRDefault="00795F72" w:rsidP="00795F72">
      <w:pPr>
        <w:pStyle w:val="Heading2"/>
        <w:rPr>
          <w:lang w:val="en-SG"/>
        </w:rPr>
      </w:pPr>
      <w:bookmarkStart w:id="600" w:name="_Toc216213550"/>
      <w:r w:rsidRPr="00280CAE">
        <w:rPr>
          <w:lang w:val="en-SG"/>
        </w:rPr>
        <w:t>Business Requirements and Assumptions</w:t>
      </w:r>
      <w:bookmarkEnd w:id="600"/>
    </w:p>
    <w:p w14:paraId="0ADF1068" w14:textId="38971FCB" w:rsidR="00D96699" w:rsidRPr="00280CAE" w:rsidRDefault="00D96699" w:rsidP="00734BA5">
      <w:pPr>
        <w:pStyle w:val="ListParagraph"/>
        <w:numPr>
          <w:ilvl w:val="0"/>
          <w:numId w:val="8"/>
        </w:numPr>
      </w:pPr>
      <w:r w:rsidRPr="00280CAE">
        <w:t xml:space="preserve">Each subscription file </w:t>
      </w:r>
      <w:del w:id="601" w:author="Han Xie CHAI (MAS)" w:date="2025-12-18T18:20:00Z" w16du:dateUtc="2025-12-18T10:20:00Z">
        <w:r w:rsidRPr="00280CAE">
          <w:delText xml:space="preserve">will </w:delText>
        </w:r>
      </w:del>
      <w:r w:rsidRPr="00280CAE">
        <w:t>contain</w:t>
      </w:r>
      <w:ins w:id="602" w:author="Han Xie CHAI (MAS)" w:date="2025-12-18T18:20:00Z" w16du:dateUtc="2025-12-18T10:20:00Z">
        <w:r w:rsidR="00D67DFE">
          <w:t>s</w:t>
        </w:r>
      </w:ins>
      <w:r w:rsidRPr="00280CAE">
        <w:t xml:space="preserve"> subscription requests for </w:t>
      </w:r>
      <w:ins w:id="603" w:author="Han Xie CHAI (MAS)" w:date="2025-12-18T18:20:00Z" w16du:dateUtc="2025-12-18T10:20:00Z">
        <w:r w:rsidR="00D67DFE">
          <w:t xml:space="preserve">the </w:t>
        </w:r>
      </w:ins>
      <w:r w:rsidRPr="00280CAE">
        <w:t xml:space="preserve">only </w:t>
      </w:r>
      <w:del w:id="604" w:author="Han Xie CHAI (MAS)" w:date="2025-12-18T18:20:00Z" w16du:dateUtc="2025-12-18T10:20:00Z">
        <w:r w:rsidRPr="00280CAE">
          <w:delText xml:space="preserve">1 </w:delText>
        </w:r>
      </w:del>
      <w:r w:rsidRPr="00280CAE">
        <w:t xml:space="preserve">issuance </w:t>
      </w:r>
      <w:ins w:id="605" w:author="Han Xie CHAI (MAS)" w:date="2025-12-18T18:20:00Z" w16du:dateUtc="2025-12-18T10:20:00Z">
        <w:r w:rsidR="00D67DFE">
          <w:t>that</w:t>
        </w:r>
      </w:ins>
      <w:del w:id="606" w:author="Han Xie CHAI (MAS)" w:date="2025-12-18T18:20:00Z" w16du:dateUtc="2025-12-18T10:20:00Z">
        <w:r w:rsidRPr="00280CAE">
          <w:delText>which</w:delText>
        </w:r>
      </w:del>
      <w:r w:rsidRPr="00280CAE">
        <w:t xml:space="preserve"> is </w:t>
      </w:r>
      <w:del w:id="607" w:author="Han Xie CHAI (MAS)" w:date="2025-12-18T18:20:00Z" w16du:dateUtc="2025-12-18T10:20:00Z">
        <w:r w:rsidRPr="00280CAE">
          <w:delText xml:space="preserve">currently </w:delText>
        </w:r>
      </w:del>
      <w:r w:rsidRPr="00280CAE">
        <w:t>open.</w:t>
      </w:r>
    </w:p>
    <w:p w14:paraId="2A851E94" w14:textId="0D79A7A2" w:rsidR="00D96699" w:rsidRPr="00280CAE" w:rsidRDefault="00D96699" w:rsidP="00734BA5">
      <w:pPr>
        <w:pStyle w:val="ListParagraph"/>
        <w:numPr>
          <w:ilvl w:val="0"/>
          <w:numId w:val="8"/>
        </w:numPr>
      </w:pPr>
      <w:commentRangeStart w:id="608"/>
      <w:commentRangeStart w:id="609"/>
      <w:r w:rsidRPr="00280CAE">
        <w:t xml:space="preserve">If there </w:t>
      </w:r>
      <w:del w:id="610" w:author="Han Xie CHAI (MAS)" w:date="2025-12-18T18:20:00Z" w16du:dateUtc="2025-12-18T10:20:00Z">
        <w:r w:rsidRPr="00280CAE">
          <w:delText xml:space="preserve">are </w:delText>
        </w:r>
      </w:del>
      <w:ins w:id="611" w:author="Han Xie CHAI (MAS)" w:date="2025-12-18T18:20:00Z" w16du:dateUtc="2025-12-18T10:20:00Z">
        <w:r w:rsidR="00D67DFE">
          <w:t>is</w:t>
        </w:r>
        <w:r w:rsidR="00D67DFE" w:rsidRPr="00280CAE">
          <w:t xml:space="preserve"> </w:t>
        </w:r>
      </w:ins>
      <w:r w:rsidRPr="00280CAE">
        <w:t>no subscription record</w:t>
      </w:r>
      <w:del w:id="612" w:author="Han Xie CHAI (MAS)" w:date="2025-12-18T18:21:00Z" w16du:dateUtc="2025-12-18T10:21:00Z">
        <w:r w:rsidRPr="00280CAE">
          <w:delText>s</w:delText>
        </w:r>
      </w:del>
      <w:r w:rsidRPr="00280CAE">
        <w:t xml:space="preserve">, a file is still expected to be sent, but </w:t>
      </w:r>
      <w:del w:id="613" w:author="Han Xie CHAI (MAS)" w:date="2025-12-18T18:21:00Z" w16du:dateUtc="2025-12-18T10:21:00Z">
        <w:r w:rsidRPr="00280CAE">
          <w:delText xml:space="preserve">the file will </w:delText>
        </w:r>
      </w:del>
      <w:r w:rsidRPr="00280CAE">
        <w:t>only contain</w:t>
      </w:r>
      <w:ins w:id="614" w:author="Han Xie CHAI (MAS)" w:date="2025-12-18T18:21:00Z" w16du:dateUtc="2025-12-18T10:21:00Z">
        <w:r w:rsidR="00D67DFE">
          <w:t>s</w:t>
        </w:r>
      </w:ins>
      <w:r w:rsidRPr="00280CAE">
        <w:t xml:space="preserve"> the Header and Control Record.</w:t>
      </w:r>
      <w:commentRangeEnd w:id="608"/>
      <w:r w:rsidR="00C13084">
        <w:rPr>
          <w:rStyle w:val="CommentReference"/>
        </w:rPr>
        <w:commentReference w:id="608"/>
      </w:r>
      <w:commentRangeEnd w:id="609"/>
      <w:r w:rsidR="00C43D78">
        <w:rPr>
          <w:rStyle w:val="CommentReference"/>
        </w:rPr>
        <w:commentReference w:id="609"/>
      </w:r>
    </w:p>
    <w:p w14:paraId="4FF2E177" w14:textId="005303C1" w:rsidR="00D96699" w:rsidRPr="00280CAE" w:rsidRDefault="00D96699" w:rsidP="00734BA5">
      <w:pPr>
        <w:pStyle w:val="ListParagraph"/>
        <w:numPr>
          <w:ilvl w:val="0"/>
          <w:numId w:val="8"/>
        </w:numPr>
      </w:pPr>
      <w:r w:rsidRPr="00280CAE">
        <w:t xml:space="preserve">The </w:t>
      </w:r>
      <w:del w:id="615" w:author="Akila BALAKRISHNAN from.OPTIMUM (MAS)" w:date="2025-12-18T12:58:00Z" w16du:dateUtc="2025-12-18T04:58:00Z">
        <w:r w:rsidRPr="00280CAE" w:rsidDel="00C13084">
          <w:delText xml:space="preserve">holdings </w:delText>
        </w:r>
      </w:del>
      <w:ins w:id="616" w:author="Akila BALAKRISHNAN from.OPTIMUM (MAS)" w:date="2025-12-18T12:58:00Z" w16du:dateUtc="2025-12-18T04:58:00Z">
        <w:r w:rsidR="00C13084">
          <w:t>subscription</w:t>
        </w:r>
        <w:r w:rsidR="00C13084" w:rsidRPr="00280CAE">
          <w:t xml:space="preserve"> </w:t>
        </w:r>
      </w:ins>
      <w:r w:rsidRPr="00280CAE">
        <w:t xml:space="preserve">file deposited by PDs </w:t>
      </w:r>
      <w:del w:id="617" w:author="Han Xie CHAI (MAS)" w:date="2025-12-18T18:21:00Z" w16du:dateUtc="2025-12-18T10:21:00Z">
        <w:r w:rsidRPr="00280CAE">
          <w:delText xml:space="preserve">will </w:delText>
        </w:r>
      </w:del>
      <w:ins w:id="618" w:author="Han Xie CHAI (MAS)" w:date="2025-12-18T18:21:00Z" w16du:dateUtc="2025-12-18T10:21:00Z">
        <w:r w:rsidR="005530E8">
          <w:t>is</w:t>
        </w:r>
      </w:ins>
      <w:del w:id="619" w:author="Han Xie CHAI (MAS)" w:date="2025-12-18T18:21:00Z" w16du:dateUtc="2025-12-18T10:21:00Z">
        <w:r w:rsidRPr="00280CAE">
          <w:delText>be</w:delText>
        </w:r>
      </w:del>
      <w:r w:rsidRPr="00280CAE">
        <w:t xml:space="preserve"> overwritten when an updated file is uploaded.</w:t>
      </w:r>
    </w:p>
    <w:p w14:paraId="59BABEA5" w14:textId="0F4C8E2C" w:rsidR="00795F72" w:rsidRPr="00280CAE" w:rsidRDefault="00D96699" w:rsidP="00734BA5">
      <w:pPr>
        <w:pStyle w:val="ListParagraph"/>
        <w:numPr>
          <w:ilvl w:val="0"/>
          <w:numId w:val="8"/>
        </w:numPr>
      </w:pPr>
      <w:r w:rsidRPr="00280CAE">
        <w:t xml:space="preserve">The </w:t>
      </w:r>
      <w:del w:id="620" w:author="Han Xie CHAI (MAS)" w:date="2025-12-18T18:21:00Z" w16du:dateUtc="2025-12-18T10:21:00Z">
        <w:r w:rsidRPr="00280CAE">
          <w:delText xml:space="preserve">file </w:delText>
        </w:r>
      </w:del>
      <w:r w:rsidRPr="00280CAE">
        <w:t xml:space="preserve">name for the </w:t>
      </w:r>
      <w:del w:id="621" w:author="Akila BALAKRISHNAN from.OPTIMUM (MAS)" w:date="2025-12-18T12:58:00Z" w16du:dateUtc="2025-12-18T04:58:00Z">
        <w:r w:rsidRPr="00280CAE" w:rsidDel="00C13084">
          <w:delText xml:space="preserve">holdings </w:delText>
        </w:r>
      </w:del>
      <w:ins w:id="622" w:author="Akila BALAKRISHNAN from.OPTIMUM (MAS)" w:date="2025-12-18T12:58:00Z" w16du:dateUtc="2025-12-18T04:58:00Z">
        <w:r w:rsidR="00C13084">
          <w:t>subscription</w:t>
        </w:r>
        <w:r w:rsidR="00C13084" w:rsidRPr="00280CAE">
          <w:t xml:space="preserve"> </w:t>
        </w:r>
      </w:ins>
      <w:r w:rsidRPr="00280CAE">
        <w:t xml:space="preserve">file uploaded by the PDs </w:t>
      </w:r>
      <w:del w:id="623" w:author="Han Xie CHAI (MAS)" w:date="2025-12-18T18:21:00Z" w16du:dateUtc="2025-12-18T10:21:00Z">
        <w:r w:rsidRPr="00280CAE">
          <w:delText>will</w:delText>
        </w:r>
      </w:del>
      <w:ins w:id="624" w:author="Han Xie CHAI (MAS)" w:date="2025-12-18T18:21:00Z" w16du:dateUtc="2025-12-18T10:21:00Z">
        <w:r w:rsidR="005530E8">
          <w:t>should</w:t>
        </w:r>
      </w:ins>
      <w:r w:rsidRPr="00280CAE">
        <w:t xml:space="preserve"> not contain any date or timestamp.</w:t>
      </w:r>
    </w:p>
    <w:p w14:paraId="6C30AA90" w14:textId="570D2074" w:rsidR="00795F72" w:rsidRPr="00280CAE" w:rsidRDefault="00795F72" w:rsidP="00795F72">
      <w:pPr>
        <w:pStyle w:val="Heading2"/>
        <w:rPr>
          <w:lang w:val="en-SG"/>
        </w:rPr>
      </w:pPr>
      <w:bookmarkStart w:id="625" w:name="_Toc216213551"/>
      <w:r w:rsidRPr="00280CAE">
        <w:rPr>
          <w:lang w:val="en-SG"/>
        </w:rPr>
        <w:t>Processing Logic</w:t>
      </w:r>
      <w:bookmarkEnd w:id="625"/>
    </w:p>
    <w:p w14:paraId="048994AE" w14:textId="23AC80BC" w:rsidR="003C4DA1" w:rsidRPr="00280CAE" w:rsidRDefault="003C4DA1" w:rsidP="003C4DA1">
      <w:r w:rsidRPr="00280CAE">
        <w:rPr>
          <w:noProof/>
        </w:rPr>
        <w:drawing>
          <wp:inline distT="0" distB="0" distL="0" distR="0" wp14:anchorId="5D1CA9AC" wp14:editId="0A1861C0">
            <wp:extent cx="6858000" cy="1570355"/>
            <wp:effectExtent l="0" t="0" r="0" b="0"/>
            <wp:docPr id="1552043816" name="Picture 2" descr="A diagram of a flowchart&#10;&#10;AI-generated content may be incorrect.">
              <a:extLst xmlns:a="http://schemas.openxmlformats.org/drawingml/2006/main">
                <a:ext uri="{FF2B5EF4-FFF2-40B4-BE49-F238E27FC236}">
                  <a16:creationId xmlns:a16="http://schemas.microsoft.com/office/drawing/2014/main" id="{93A3C77B-4EEB-1203-01F9-781D3FF8D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flowchart&#10;&#10;AI-generated content may be incorrect.">
                      <a:extLst>
                        <a:ext uri="{FF2B5EF4-FFF2-40B4-BE49-F238E27FC236}">
                          <a16:creationId xmlns:a16="http://schemas.microsoft.com/office/drawing/2014/main" id="{93A3C77B-4EEB-1203-01F9-781D3FF8D3BF}"/>
                        </a:ext>
                      </a:extLst>
                    </pic:cNvPr>
                    <pic:cNvPicPr>
                      <a:picLocks noChangeAspect="1"/>
                    </pic:cNvPicPr>
                  </pic:nvPicPr>
                  <pic:blipFill>
                    <a:blip r:embed="rId22"/>
                    <a:stretch>
                      <a:fillRect/>
                    </a:stretch>
                  </pic:blipFill>
                  <pic:spPr>
                    <a:xfrm>
                      <a:off x="0" y="0"/>
                      <a:ext cx="6858000" cy="1570355"/>
                    </a:xfrm>
                    <a:prstGeom prst="rect">
                      <a:avLst/>
                    </a:prstGeom>
                  </pic:spPr>
                </pic:pic>
              </a:graphicData>
            </a:graphic>
          </wp:inline>
        </w:drawing>
      </w:r>
    </w:p>
    <w:p w14:paraId="0F06D734" w14:textId="4E750F85" w:rsidR="003C4DA1" w:rsidRPr="00280CAE" w:rsidRDefault="003C4DA1" w:rsidP="003C4DA1">
      <w:pPr>
        <w:pStyle w:val="Caption"/>
      </w:pPr>
      <w:r w:rsidRPr="00280CAE">
        <w:t xml:space="preserve">Figure </w:t>
      </w:r>
      <w:r w:rsidRPr="00280CAE">
        <w:rPr>
          <w:b w:val="0"/>
          <w:iCs w:val="0"/>
        </w:rPr>
        <w:fldChar w:fldCharType="begin"/>
      </w:r>
      <w:r w:rsidRPr="00280CAE">
        <w:instrText xml:space="preserve"> SEQ Figure \* ARABIC </w:instrText>
      </w:r>
      <w:r w:rsidRPr="00280CAE">
        <w:rPr>
          <w:b w:val="0"/>
          <w:iCs w:val="0"/>
        </w:rPr>
        <w:fldChar w:fldCharType="separate"/>
      </w:r>
      <w:r w:rsidRPr="00280CAE">
        <w:rPr>
          <w:noProof/>
        </w:rPr>
        <w:t>1</w:t>
      </w:r>
      <w:r w:rsidRPr="00280CAE">
        <w:rPr>
          <w:b w:val="0"/>
          <w:iCs w:val="0"/>
        </w:rPr>
        <w:fldChar w:fldCharType="end"/>
      </w:r>
      <w:r w:rsidRPr="00280CAE">
        <w:t xml:space="preserve"> Overall Process Diagram</w:t>
      </w:r>
    </w:p>
    <w:p w14:paraId="641ADF51" w14:textId="0DBF15EE" w:rsidR="00795F72" w:rsidRPr="00280CAE" w:rsidRDefault="00795F72" w:rsidP="00795F72">
      <w:r w:rsidRPr="00280CAE">
        <w:t>When the process is triggered</w:t>
      </w:r>
      <w:ins w:id="626" w:author="Han Xie CHAI (MAS)" w:date="2025-12-18T18:21:00Z" w16du:dateUtc="2025-12-18T10:21:00Z">
        <w:r w:rsidR="005530E8">
          <w:t xml:space="preserve"> for each file</w:t>
        </w:r>
      </w:ins>
      <w:r w:rsidRPr="00280CAE">
        <w:t xml:space="preserve">, </w:t>
      </w:r>
    </w:p>
    <w:p w14:paraId="7C41213D" w14:textId="6C8FE42F" w:rsidR="00795F72" w:rsidRPr="00280CAE" w:rsidRDefault="00795F72" w:rsidP="00734BA5">
      <w:pPr>
        <w:pStyle w:val="NumberedList"/>
        <w:numPr>
          <w:ilvl w:val="0"/>
          <w:numId w:val="20"/>
        </w:numPr>
      </w:pPr>
      <w:r w:rsidRPr="00280CAE">
        <w:t xml:space="preserve">Check if the current time is before the </w:t>
      </w:r>
      <w:commentRangeStart w:id="627"/>
      <w:r w:rsidRPr="00280CAE">
        <w:t xml:space="preserve">Subscription </w:t>
      </w:r>
      <w:commentRangeEnd w:id="627"/>
      <w:r w:rsidR="005530E8">
        <w:rPr>
          <w:rStyle w:val="CommentReference"/>
        </w:rPr>
        <w:commentReference w:id="627"/>
      </w:r>
      <w:r w:rsidRPr="00280CAE">
        <w:t>Submission Cutoff Time.</w:t>
      </w:r>
    </w:p>
    <w:p w14:paraId="75F60116" w14:textId="7C69D9E7" w:rsidR="00795F72" w:rsidRPr="00280CAE" w:rsidRDefault="00795F72" w:rsidP="00734BA5">
      <w:pPr>
        <w:pStyle w:val="ListParagraph"/>
        <w:numPr>
          <w:ilvl w:val="1"/>
          <w:numId w:val="6"/>
        </w:numPr>
      </w:pPr>
      <w:r w:rsidRPr="00280CAE">
        <w:t>If yes, the process ends immediately.</w:t>
      </w:r>
    </w:p>
    <w:p w14:paraId="7994A0F3" w14:textId="027CA5B1" w:rsidR="00795F72" w:rsidRPr="00280CAE" w:rsidRDefault="00795F72" w:rsidP="00BE0D79">
      <w:pPr>
        <w:pStyle w:val="NumberedList"/>
      </w:pPr>
      <w:r w:rsidRPr="00280CAE">
        <w:t xml:space="preserve">Attempt to retrieve the </w:t>
      </w:r>
      <w:del w:id="628" w:author="Han Xie CHAI (MAS)" w:date="2025-12-19T11:22:00Z" w16du:dateUtc="2025-12-19T03:22:00Z">
        <w:r w:rsidRPr="00280CAE">
          <w:delText>s</w:delText>
        </w:r>
      </w:del>
      <w:ins w:id="629" w:author="Han Xie CHAI (MAS)" w:date="2025-12-18T18:21:00Z" w16du:dateUtc="2025-12-18T10:21:00Z">
        <w:r w:rsidR="005530E8">
          <w:t>S</w:t>
        </w:r>
      </w:ins>
      <w:r w:rsidRPr="00280CAE">
        <w:t xml:space="preserve">ubscription </w:t>
      </w:r>
      <w:del w:id="630" w:author="Han Xie CHAI (MAS)" w:date="2025-12-19T11:22:00Z" w16du:dateUtc="2025-12-19T03:22:00Z">
        <w:r w:rsidRPr="00280CAE">
          <w:delText>s</w:delText>
        </w:r>
      </w:del>
      <w:ins w:id="631" w:author="Han Xie CHAI (MAS)" w:date="2025-12-18T18:21:00Z" w16du:dateUtc="2025-12-18T10:21:00Z">
        <w:r w:rsidR="005530E8">
          <w:t>S</w:t>
        </w:r>
      </w:ins>
      <w:r w:rsidRPr="00280CAE">
        <w:t>ubmission file.</w:t>
      </w:r>
    </w:p>
    <w:p w14:paraId="55EF8323" w14:textId="60F915AC" w:rsidR="00795F72" w:rsidRPr="00280CAE" w:rsidRDefault="00795F72" w:rsidP="00734BA5">
      <w:pPr>
        <w:pStyle w:val="ListParagraph"/>
        <w:numPr>
          <w:ilvl w:val="0"/>
          <w:numId w:val="21"/>
        </w:numPr>
      </w:pPr>
      <w:r w:rsidRPr="00280CAE">
        <w:t>If the file is missing, the process ends immediately.</w:t>
      </w:r>
    </w:p>
    <w:p w14:paraId="6086AF1A" w14:textId="67414D53" w:rsidR="00795F72" w:rsidRPr="00280CAE" w:rsidRDefault="00795F72" w:rsidP="00BE0D79">
      <w:pPr>
        <w:pStyle w:val="NumberedList"/>
      </w:pPr>
      <w:r w:rsidRPr="00280CAE">
        <w:t>Decrypt the file.</w:t>
      </w:r>
    </w:p>
    <w:p w14:paraId="29F86D09" w14:textId="691A1724" w:rsidR="00795F72" w:rsidRPr="00280CAE" w:rsidRDefault="00795F72" w:rsidP="00734BA5">
      <w:pPr>
        <w:pStyle w:val="ListParagraph"/>
        <w:numPr>
          <w:ilvl w:val="0"/>
          <w:numId w:val="22"/>
        </w:numPr>
      </w:pPr>
      <w:r w:rsidRPr="00280CAE">
        <w:t xml:space="preserve">If the file </w:t>
      </w:r>
      <w:ins w:id="632" w:author="Han Xie CHAI (MAS)" w:date="2025-12-18T18:22:00Z" w16du:dateUtc="2025-12-18T10:22:00Z">
        <w:r w:rsidR="005530E8">
          <w:t>decryption</w:t>
        </w:r>
        <w:r w:rsidR="005530E8" w:rsidRPr="00280CAE">
          <w:t xml:space="preserve"> </w:t>
        </w:r>
      </w:ins>
      <w:r w:rsidR="00D96699" w:rsidRPr="00280CAE">
        <w:t>fail</w:t>
      </w:r>
      <w:ins w:id="633" w:author="Han Xie CHAI (MAS)" w:date="2025-12-18T18:22:00Z" w16du:dateUtc="2025-12-18T10:22:00Z">
        <w:r w:rsidR="005530E8">
          <w:t>s</w:t>
        </w:r>
      </w:ins>
      <w:del w:id="634" w:author="Han Xie CHAI (MAS)" w:date="2025-12-19T11:22:00Z" w16du:dateUtc="2025-12-19T03:22:00Z">
        <w:r w:rsidR="00D96699" w:rsidRPr="00280CAE">
          <w:delText>ed</w:delText>
        </w:r>
        <w:r w:rsidRPr="00280CAE">
          <w:delText xml:space="preserve"> to be decrypted</w:delText>
        </w:r>
      </w:del>
      <w:r w:rsidRPr="00280CAE">
        <w:t>, go to step 7.</w:t>
      </w:r>
    </w:p>
    <w:p w14:paraId="3A7BBE06" w14:textId="0298F8F5" w:rsidR="00795F72" w:rsidRPr="00280CAE" w:rsidRDefault="00795F72" w:rsidP="00BE0D79">
      <w:pPr>
        <w:pStyle w:val="NumberedList"/>
      </w:pPr>
      <w:commentRangeStart w:id="635"/>
      <w:r w:rsidRPr="00280CAE">
        <w:t>Validate the contents of the file</w:t>
      </w:r>
      <w:commentRangeEnd w:id="635"/>
      <w:r w:rsidR="00C13084">
        <w:rPr>
          <w:rStyle w:val="CommentReference"/>
        </w:rPr>
        <w:commentReference w:id="635"/>
      </w:r>
      <w:r w:rsidRPr="00280CAE">
        <w:t>.</w:t>
      </w:r>
    </w:p>
    <w:p w14:paraId="3835B828" w14:textId="4FF39D89" w:rsidR="00795F72" w:rsidRPr="00280CAE" w:rsidRDefault="00795F72" w:rsidP="00734BA5">
      <w:pPr>
        <w:pStyle w:val="ListParagraph"/>
        <w:numPr>
          <w:ilvl w:val="0"/>
          <w:numId w:val="23"/>
        </w:numPr>
      </w:pPr>
      <w:r w:rsidRPr="00280CAE">
        <w:t>Validate the header record.</w:t>
      </w:r>
    </w:p>
    <w:p w14:paraId="7FE6B769" w14:textId="4BAD7A2F" w:rsidR="00795F72" w:rsidRPr="00280CAE" w:rsidRDefault="00795F72" w:rsidP="00734BA5">
      <w:pPr>
        <w:pStyle w:val="ListParagraph"/>
        <w:numPr>
          <w:ilvl w:val="2"/>
          <w:numId w:val="6"/>
        </w:numPr>
      </w:pPr>
      <w:r w:rsidRPr="00280CAE">
        <w:t>If the header record is invalid, go to step 7.</w:t>
      </w:r>
    </w:p>
    <w:p w14:paraId="51173207" w14:textId="67FBD286" w:rsidR="00795F72" w:rsidRPr="00280CAE" w:rsidRDefault="00795F72" w:rsidP="00734BA5">
      <w:pPr>
        <w:pStyle w:val="ListParagraph"/>
        <w:numPr>
          <w:ilvl w:val="0"/>
          <w:numId w:val="23"/>
        </w:numPr>
      </w:pPr>
      <w:r w:rsidRPr="00280CAE">
        <w:t>Process the detail records.</w:t>
      </w:r>
    </w:p>
    <w:p w14:paraId="01E70C31" w14:textId="3A1DDD7D" w:rsidR="00795F72" w:rsidRPr="00280CAE" w:rsidRDefault="00795F72" w:rsidP="00734BA5">
      <w:pPr>
        <w:pStyle w:val="ListParagraph"/>
        <w:numPr>
          <w:ilvl w:val="2"/>
          <w:numId w:val="23"/>
        </w:numPr>
      </w:pPr>
      <w:r w:rsidRPr="00280CAE">
        <w:t xml:space="preserve">For each detail </w:t>
      </w:r>
      <w:r w:rsidR="00D96699" w:rsidRPr="00280CAE">
        <w:t>record</w:t>
      </w:r>
      <w:r w:rsidRPr="00280CAE">
        <w:t xml:space="preserve">, validate the </w:t>
      </w:r>
      <w:commentRangeStart w:id="636"/>
      <w:commentRangeStart w:id="637"/>
      <w:r w:rsidRPr="00280CAE">
        <w:t>detail record</w:t>
      </w:r>
      <w:del w:id="638" w:author="Han Xie CHAI (MAS)" w:date="2025-12-19T11:22:00Z" w16du:dateUtc="2025-12-19T03:22:00Z">
        <w:r w:rsidRPr="00280CAE">
          <w:delText>s</w:delText>
        </w:r>
      </w:del>
      <w:commentRangeEnd w:id="636"/>
      <w:r w:rsidR="00E040F9">
        <w:rPr>
          <w:rStyle w:val="CommentReference"/>
        </w:rPr>
        <w:commentReference w:id="636"/>
      </w:r>
      <w:commentRangeEnd w:id="637"/>
      <w:r w:rsidR="00AC4764">
        <w:rPr>
          <w:rStyle w:val="CommentReference"/>
        </w:rPr>
        <w:commentReference w:id="637"/>
      </w:r>
      <w:r w:rsidRPr="00280CAE">
        <w:t>.</w:t>
      </w:r>
    </w:p>
    <w:p w14:paraId="17CB5885" w14:textId="23D15AF2" w:rsidR="00795F72" w:rsidRPr="00280CAE" w:rsidRDefault="00795F72" w:rsidP="00734BA5">
      <w:pPr>
        <w:pStyle w:val="ListParagraph"/>
        <w:numPr>
          <w:ilvl w:val="2"/>
          <w:numId w:val="23"/>
        </w:numPr>
      </w:pPr>
      <w:r w:rsidRPr="00280CAE">
        <w:t xml:space="preserve">If there is any error in the validation or </w:t>
      </w:r>
      <w:r w:rsidR="00D96699" w:rsidRPr="00280CAE">
        <w:t>if it</w:t>
      </w:r>
      <w:r w:rsidRPr="00280CAE">
        <w:t xml:space="preserve"> is a duplicate record, reject the record.</w:t>
      </w:r>
    </w:p>
    <w:p w14:paraId="6F0F99F1" w14:textId="169A84E8" w:rsidR="00795F72" w:rsidRPr="00280CAE" w:rsidRDefault="00795F72" w:rsidP="00734BA5">
      <w:pPr>
        <w:pStyle w:val="ListParagraph"/>
        <w:numPr>
          <w:ilvl w:val="2"/>
          <w:numId w:val="23"/>
        </w:numPr>
      </w:pPr>
      <w:r w:rsidRPr="00280CAE">
        <w:lastRenderedPageBreak/>
        <w:t>Else, continue validating the next detail record.</w:t>
      </w:r>
    </w:p>
    <w:p w14:paraId="4491A92A" w14:textId="3772B363" w:rsidR="00795F72" w:rsidRPr="00280CAE" w:rsidRDefault="00795F72" w:rsidP="00734BA5">
      <w:pPr>
        <w:pStyle w:val="ListParagraph"/>
        <w:numPr>
          <w:ilvl w:val="0"/>
          <w:numId w:val="23"/>
        </w:numPr>
      </w:pPr>
      <w:r w:rsidRPr="00280CAE">
        <w:t>Validate the control records. If the control record is invalid, go to step 7.</w:t>
      </w:r>
    </w:p>
    <w:p w14:paraId="2313786A" w14:textId="51928F3A" w:rsidR="00795F72" w:rsidRPr="00280CAE" w:rsidRDefault="00795F72" w:rsidP="00BE0D79">
      <w:pPr>
        <w:pStyle w:val="NumberedList"/>
      </w:pPr>
      <w:r w:rsidRPr="00280CAE">
        <w:t>Update the database based on processed detail records (include records which passed and failed validations).</w:t>
      </w:r>
    </w:p>
    <w:p w14:paraId="3CFF5146" w14:textId="16187A54" w:rsidR="00795F72" w:rsidRPr="00280CAE" w:rsidRDefault="00795F72" w:rsidP="00BE0D79">
      <w:pPr>
        <w:pStyle w:val="NumberedList"/>
      </w:pPr>
      <w:r w:rsidRPr="00280CAE">
        <w:t>Update the database with the summary for each PD:</w:t>
      </w:r>
    </w:p>
    <w:p w14:paraId="29DDD14F" w14:textId="24B33A42" w:rsidR="00795F72" w:rsidRPr="00280CAE" w:rsidRDefault="00795F72" w:rsidP="00734BA5">
      <w:pPr>
        <w:pStyle w:val="ListParagraph"/>
        <w:numPr>
          <w:ilvl w:val="1"/>
          <w:numId w:val="7"/>
        </w:numPr>
      </w:pPr>
      <w:r w:rsidRPr="00280CAE">
        <w:t>Processing Date/Time,</w:t>
      </w:r>
    </w:p>
    <w:p w14:paraId="3DB3863C" w14:textId="396F28F6" w:rsidR="00795F72" w:rsidRPr="00280CAE" w:rsidRDefault="00795F72" w:rsidP="00734BA5">
      <w:pPr>
        <w:pStyle w:val="ListParagraph"/>
        <w:numPr>
          <w:ilvl w:val="1"/>
          <w:numId w:val="7"/>
        </w:numPr>
      </w:pPr>
      <w:r w:rsidRPr="00280CAE">
        <w:t>Issue Code,</w:t>
      </w:r>
    </w:p>
    <w:p w14:paraId="2B319107" w14:textId="5F8115E3" w:rsidR="00795F72" w:rsidRPr="00280CAE" w:rsidRDefault="00795F72" w:rsidP="00734BA5">
      <w:pPr>
        <w:pStyle w:val="ListParagraph"/>
        <w:numPr>
          <w:ilvl w:val="1"/>
          <w:numId w:val="7"/>
        </w:numPr>
      </w:pPr>
      <w:r w:rsidRPr="00280CAE">
        <w:t>Bank Code,</w:t>
      </w:r>
    </w:p>
    <w:p w14:paraId="27957C3B" w14:textId="67CA7885" w:rsidR="00795F72" w:rsidRPr="00280CAE" w:rsidRDefault="00795F72" w:rsidP="00734BA5">
      <w:pPr>
        <w:pStyle w:val="ListParagraph"/>
        <w:numPr>
          <w:ilvl w:val="1"/>
          <w:numId w:val="7"/>
        </w:numPr>
      </w:pPr>
      <w:r w:rsidRPr="00280CAE">
        <w:t>Application Type,</w:t>
      </w:r>
    </w:p>
    <w:p w14:paraId="2CCBB03D" w14:textId="54752D9E" w:rsidR="00795F72" w:rsidRPr="00280CAE" w:rsidRDefault="00795F72" w:rsidP="00734BA5">
      <w:pPr>
        <w:pStyle w:val="ListParagraph"/>
        <w:numPr>
          <w:ilvl w:val="1"/>
          <w:numId w:val="7"/>
        </w:numPr>
      </w:pPr>
      <w:r w:rsidRPr="00280CAE">
        <w:t>Total records submitted,</w:t>
      </w:r>
    </w:p>
    <w:p w14:paraId="1D34CE9B" w14:textId="47B2A070" w:rsidR="00795F72" w:rsidRPr="00280CAE" w:rsidRDefault="00795F72" w:rsidP="00734BA5">
      <w:pPr>
        <w:pStyle w:val="ListParagraph"/>
        <w:numPr>
          <w:ilvl w:val="1"/>
          <w:numId w:val="7"/>
        </w:numPr>
      </w:pPr>
      <w:r w:rsidRPr="00280CAE">
        <w:t>Total amount submitted,</w:t>
      </w:r>
    </w:p>
    <w:p w14:paraId="0DE6DDDD" w14:textId="6525942A" w:rsidR="00795F72" w:rsidRPr="00280CAE" w:rsidRDefault="00795F72" w:rsidP="00734BA5">
      <w:pPr>
        <w:pStyle w:val="ListParagraph"/>
        <w:numPr>
          <w:ilvl w:val="1"/>
          <w:numId w:val="7"/>
        </w:numPr>
      </w:pPr>
      <w:r w:rsidRPr="00280CAE">
        <w:t>Total records rejected,</w:t>
      </w:r>
    </w:p>
    <w:p w14:paraId="6CDA1AAF" w14:textId="5E33EB26" w:rsidR="00795F72" w:rsidRPr="00280CAE" w:rsidRDefault="00795F72" w:rsidP="00734BA5">
      <w:pPr>
        <w:pStyle w:val="ListParagraph"/>
        <w:numPr>
          <w:ilvl w:val="1"/>
          <w:numId w:val="7"/>
        </w:numPr>
      </w:pPr>
      <w:r w:rsidRPr="00280CAE">
        <w:t>Total records successful,</w:t>
      </w:r>
    </w:p>
    <w:p w14:paraId="063E9CA5" w14:textId="52CF01B7" w:rsidR="00795F72" w:rsidRPr="00280CAE" w:rsidRDefault="00795F72" w:rsidP="00734BA5">
      <w:pPr>
        <w:pStyle w:val="ListParagraph"/>
        <w:numPr>
          <w:ilvl w:val="1"/>
          <w:numId w:val="7"/>
        </w:numPr>
      </w:pPr>
      <w:r w:rsidRPr="00280CAE">
        <w:t>Total amount submitted successfully.</w:t>
      </w:r>
    </w:p>
    <w:p w14:paraId="2B0C1D2A" w14:textId="0AFE8B7B" w:rsidR="00795F72" w:rsidRPr="00280CAE" w:rsidRDefault="00795F72" w:rsidP="00BE0D79">
      <w:pPr>
        <w:pStyle w:val="NumberedList"/>
      </w:pPr>
      <w:r w:rsidRPr="00280CAE">
        <w:t xml:space="preserve">Generate the acknowledgement file and encrypt it. </w:t>
      </w:r>
    </w:p>
    <w:p w14:paraId="0AC7A915" w14:textId="58FC6726" w:rsidR="00795F72" w:rsidRPr="00280CAE" w:rsidRDefault="00795F72" w:rsidP="00734BA5">
      <w:pPr>
        <w:pStyle w:val="ListParagraph"/>
        <w:numPr>
          <w:ilvl w:val="0"/>
          <w:numId w:val="24"/>
        </w:numPr>
      </w:pPr>
      <w:r w:rsidRPr="00280CAE">
        <w:t>If the file decryption failed, the header record was invalid, or the control record was invalid, generate the acknowledgement file with a header record of file status “F” with a message to indicate the error. The control record will also have a record count of 0 and an overall checksum of 0.</w:t>
      </w:r>
    </w:p>
    <w:p w14:paraId="28AE2F6C" w14:textId="449E7CDE" w:rsidR="00795F72" w:rsidRPr="00280CAE" w:rsidRDefault="00795F72" w:rsidP="00734BA5">
      <w:pPr>
        <w:pStyle w:val="ListParagraph"/>
        <w:numPr>
          <w:ilvl w:val="0"/>
          <w:numId w:val="24"/>
        </w:numPr>
      </w:pPr>
      <w:r w:rsidRPr="00280CAE">
        <w:t>Else, generate the acknowledgement file with a header record of file status “P” as well as the detail records along with the status of each detail record processed. The control record will also include the record count and the overall checksum value.</w:t>
      </w:r>
    </w:p>
    <w:p w14:paraId="3D5DFCD4" w14:textId="38475AFB" w:rsidR="00795F72" w:rsidRPr="00280CAE" w:rsidRDefault="00795F72" w:rsidP="00BE0D79">
      <w:pPr>
        <w:pStyle w:val="NumberedList"/>
      </w:pPr>
      <w:r w:rsidRPr="00280CAE">
        <w:t>Send the encrypted acknowledgement file.</w:t>
      </w:r>
    </w:p>
    <w:p w14:paraId="4B657F0B" w14:textId="7CC6E562" w:rsidR="00795F72" w:rsidRPr="00280CAE" w:rsidRDefault="00795F72" w:rsidP="00795F72">
      <w:r w:rsidRPr="00280CAE">
        <w:t>The process ends.</w:t>
      </w:r>
    </w:p>
    <w:p w14:paraId="373A1F5D" w14:textId="755AE3CC" w:rsidR="00393401" w:rsidRPr="00280CAE" w:rsidRDefault="00393401" w:rsidP="00795F72"/>
    <w:p w14:paraId="110CE7BA" w14:textId="1C4EE57A" w:rsidR="00C20E2F" w:rsidRPr="00280CAE" w:rsidRDefault="00C20E2F" w:rsidP="00C20E2F">
      <w:pPr>
        <w:pStyle w:val="Heading1"/>
      </w:pPr>
      <w:bookmarkStart w:id="639" w:name="_Ref216193649"/>
      <w:bookmarkStart w:id="640" w:name="_Toc216213552"/>
      <w:commentRangeStart w:id="641"/>
      <w:commentRangeStart w:id="642"/>
      <w:r w:rsidRPr="00280CAE">
        <w:t>Duplicate Verification Check</w:t>
      </w:r>
      <w:bookmarkEnd w:id="639"/>
      <w:bookmarkEnd w:id="640"/>
      <w:commentRangeEnd w:id="641"/>
      <w:r w:rsidR="00A55A22">
        <w:rPr>
          <w:rStyle w:val="CommentReference"/>
          <w:rFonts w:asciiTheme="minorHAnsi" w:eastAsiaTheme="minorHAnsi" w:hAnsiTheme="minorHAnsi" w:cstheme="minorBidi"/>
          <w:b w:val="0"/>
          <w:smallCaps w:val="0"/>
        </w:rPr>
        <w:commentReference w:id="641"/>
      </w:r>
      <w:commentRangeEnd w:id="642"/>
      <w:r w:rsidR="008053CE">
        <w:rPr>
          <w:rStyle w:val="CommentReference"/>
          <w:rFonts w:asciiTheme="minorHAnsi" w:eastAsiaTheme="minorHAnsi" w:hAnsiTheme="minorHAnsi" w:cstheme="minorBidi"/>
          <w:b w:val="0"/>
          <w:smallCaps w:val="0"/>
        </w:rPr>
        <w:commentReference w:id="642"/>
      </w:r>
    </w:p>
    <w:p w14:paraId="37229533" w14:textId="77777777" w:rsidR="00C20E2F" w:rsidRPr="00280CAE" w:rsidRDefault="00C20E2F" w:rsidP="00C20E2F">
      <w:pPr>
        <w:pStyle w:val="Heading2"/>
        <w:rPr>
          <w:lang w:val="en-SG"/>
        </w:rPr>
      </w:pPr>
      <w:bookmarkStart w:id="643" w:name="_Toc216213553"/>
      <w:r w:rsidRPr="00280CAE">
        <w:rPr>
          <w:lang w:val="en-SG"/>
        </w:rPr>
        <w:t>Description</w:t>
      </w:r>
      <w:bookmarkEnd w:id="643"/>
    </w:p>
    <w:p w14:paraId="44C29C12" w14:textId="1CC387AA" w:rsidR="00C20E2F" w:rsidRPr="00280CAE" w:rsidRDefault="006C2587" w:rsidP="00C20E2F">
      <w:r w:rsidRPr="00280CAE">
        <w:t xml:space="preserve">A duplicate verification check is done for </w:t>
      </w:r>
      <w:r w:rsidR="00E44C57" w:rsidRPr="00280CAE">
        <w:t>the processed subscription request</w:t>
      </w:r>
      <w:del w:id="644" w:author="Jasmine WL TEO (MAS)" w:date="2025-12-19T16:03:00Z" w16du:dateUtc="2025-12-19T08:03:00Z">
        <w:r w:rsidR="00E44C57" w:rsidRPr="00280CAE">
          <w:delText>s</w:delText>
        </w:r>
      </w:del>
      <w:ins w:id="645" w:author="Jasmine WL TEO (MAS)" w:date="2025-12-19T16:03:00Z" w16du:dateUtc="2025-12-19T08:03:00Z">
        <w:r w:rsidR="00E44C57" w:rsidRPr="00280CAE">
          <w:t xml:space="preserve"> </w:t>
        </w:r>
        <w:r w:rsidR="00A37C8E">
          <w:t>for the new issuance and latest holding records</w:t>
        </w:r>
      </w:ins>
      <w:r w:rsidR="00E44C57" w:rsidRPr="00280CAE">
        <w:t xml:space="preserve"> </w:t>
      </w:r>
      <w:r w:rsidR="00E44C57" w:rsidRPr="00A37C8E">
        <w:rPr>
          <w:strike/>
          <w:rPrChange w:id="646" w:author="Jasmine WL TEO (MAS)" w:date="2025-12-19T17:29:00Z" w16du:dateUtc="2025-12-19T09:29:00Z">
            <w:rPr/>
          </w:rPrChange>
        </w:rPr>
        <w:t>for individuals who have different CDP account numbers or</w:t>
      </w:r>
      <w:r w:rsidR="00E44C57" w:rsidRPr="00280CAE">
        <w:t xml:space="preserve"> if a CDP account number is used by multiple individuals, where individuals are identified by their NRIC </w:t>
      </w:r>
      <w:del w:id="647" w:author="Akila BALAKRISHNAN from.OPTIMUM (MAS)" w:date="2025-12-18T13:02:00Z" w16du:dateUtc="2025-12-18T05:02:00Z">
        <w:r w:rsidR="00E44C57" w:rsidRPr="00280CAE" w:rsidDel="004D4172">
          <w:delText xml:space="preserve">and </w:delText>
        </w:r>
      </w:del>
      <w:ins w:id="648" w:author="Akila BALAKRISHNAN from.OPTIMUM (MAS)" w:date="2025-12-18T13:02:00Z" w16du:dateUtc="2025-12-18T05:02:00Z">
        <w:r w:rsidR="004D4172">
          <w:t>or</w:t>
        </w:r>
        <w:r w:rsidR="004D4172" w:rsidRPr="00280CAE">
          <w:t xml:space="preserve"> </w:t>
        </w:r>
      </w:ins>
      <w:r w:rsidR="00E44C57" w:rsidRPr="00280CAE">
        <w:t>passport number.</w:t>
      </w:r>
    </w:p>
    <w:p w14:paraId="78EA3082" w14:textId="77777777" w:rsidR="00C20E2F" w:rsidRPr="00280CAE" w:rsidRDefault="00C20E2F" w:rsidP="00C20E2F">
      <w:pPr>
        <w:pStyle w:val="Heading2"/>
        <w:rPr>
          <w:lang w:val="en-SG"/>
        </w:rPr>
      </w:pPr>
      <w:bookmarkStart w:id="649" w:name="_Toc216213554"/>
      <w:r w:rsidRPr="00280CAE">
        <w:rPr>
          <w:lang w:val="en-SG"/>
        </w:rPr>
        <w:t>Business Requirements and Assumptions</w:t>
      </w:r>
      <w:bookmarkEnd w:id="649"/>
    </w:p>
    <w:p w14:paraId="4B53E07D" w14:textId="7194F198" w:rsidR="00C20E2F" w:rsidRPr="00280CAE" w:rsidRDefault="00E44C57" w:rsidP="00734BA5">
      <w:pPr>
        <w:pStyle w:val="ListParagraph"/>
        <w:numPr>
          <w:ilvl w:val="0"/>
          <w:numId w:val="38"/>
        </w:numPr>
      </w:pPr>
      <w:r w:rsidRPr="00280CAE">
        <w:t>The duplicate verification check validates whether</w:t>
      </w:r>
      <w:r w:rsidR="00393401" w:rsidRPr="00280CAE">
        <w:t xml:space="preserve"> an individual with the same NRIC or passport number has different CDP account numbers, and vice versa.</w:t>
      </w:r>
    </w:p>
    <w:p w14:paraId="6BD7FF96" w14:textId="77777777" w:rsidR="00C20E2F" w:rsidRPr="00280CAE" w:rsidRDefault="00C20E2F" w:rsidP="00C20E2F">
      <w:pPr>
        <w:pStyle w:val="Heading2"/>
        <w:rPr>
          <w:lang w:val="en-SG"/>
        </w:rPr>
      </w:pPr>
      <w:bookmarkStart w:id="650" w:name="_Toc216213555"/>
      <w:commentRangeStart w:id="651"/>
      <w:commentRangeStart w:id="652"/>
      <w:r w:rsidRPr="00280CAE">
        <w:rPr>
          <w:lang w:val="en-SG"/>
        </w:rPr>
        <w:t>Processing Logic</w:t>
      </w:r>
      <w:bookmarkEnd w:id="650"/>
      <w:commentRangeEnd w:id="651"/>
      <w:r w:rsidR="004D4172">
        <w:rPr>
          <w:rStyle w:val="CommentReference"/>
          <w:rFonts w:asciiTheme="minorHAnsi" w:eastAsiaTheme="minorHAnsi" w:hAnsiTheme="minorHAnsi" w:cstheme="minorBidi"/>
          <w:b w:val="0"/>
          <w:smallCaps w:val="0"/>
          <w:lang w:val="en-SG"/>
        </w:rPr>
        <w:commentReference w:id="651"/>
      </w:r>
      <w:commentRangeEnd w:id="652"/>
      <w:r w:rsidR="00E423DE">
        <w:rPr>
          <w:rStyle w:val="CommentReference"/>
          <w:rFonts w:asciiTheme="minorHAnsi" w:eastAsiaTheme="minorHAnsi" w:hAnsiTheme="minorHAnsi" w:cstheme="minorBidi"/>
          <w:b w:val="0"/>
          <w:smallCaps w:val="0"/>
          <w:lang w:val="en-SG"/>
        </w:rPr>
        <w:commentReference w:id="652"/>
      </w:r>
    </w:p>
    <w:p w14:paraId="5EC06D79" w14:textId="25493BD3" w:rsidR="00E44C57" w:rsidRPr="00280CAE" w:rsidRDefault="00E44C57" w:rsidP="00E44C57">
      <w:r w:rsidRPr="00280CAE">
        <w:t>When the process is triggered,</w:t>
      </w:r>
    </w:p>
    <w:p w14:paraId="6A744003" w14:textId="741B6429" w:rsidR="00E44C57" w:rsidRPr="00280CAE" w:rsidRDefault="00E44C57" w:rsidP="00734BA5">
      <w:pPr>
        <w:pStyle w:val="NumberedList"/>
        <w:numPr>
          <w:ilvl w:val="0"/>
          <w:numId w:val="37"/>
        </w:numPr>
      </w:pPr>
      <w:commentRangeStart w:id="653"/>
      <w:commentRangeStart w:id="654"/>
      <w:commentRangeStart w:id="655"/>
      <w:r w:rsidRPr="00280CAE">
        <w:t>Retrieve the processed subscription requests submitted within the same month that were not rejected</w:t>
      </w:r>
      <w:commentRangeEnd w:id="653"/>
      <w:r w:rsidR="004D4172">
        <w:rPr>
          <w:rStyle w:val="CommentReference"/>
        </w:rPr>
        <w:commentReference w:id="653"/>
      </w:r>
      <w:commentRangeEnd w:id="654"/>
      <w:r w:rsidR="003756BC">
        <w:rPr>
          <w:rStyle w:val="CommentReference"/>
        </w:rPr>
        <w:commentReference w:id="654"/>
      </w:r>
      <w:commentRangeEnd w:id="655"/>
      <w:r w:rsidR="00891C6E">
        <w:rPr>
          <w:rStyle w:val="CommentReference"/>
        </w:rPr>
        <w:commentReference w:id="655"/>
      </w:r>
      <w:r w:rsidRPr="00280CAE">
        <w:t>.</w:t>
      </w:r>
    </w:p>
    <w:p w14:paraId="7BED2856" w14:textId="1AACE3FD" w:rsidR="00E44C57" w:rsidRPr="00280CAE" w:rsidRDefault="00E44C57" w:rsidP="00734BA5">
      <w:pPr>
        <w:pStyle w:val="NumberedList"/>
        <w:numPr>
          <w:ilvl w:val="0"/>
          <w:numId w:val="37"/>
        </w:numPr>
      </w:pPr>
      <w:r w:rsidRPr="00280CAE">
        <w:lastRenderedPageBreak/>
        <w:t>For each NRIC or passport number, check the CDP account number associated with the subscription request.</w:t>
      </w:r>
    </w:p>
    <w:p w14:paraId="75860494" w14:textId="3147AE0F" w:rsidR="00E44C57" w:rsidRPr="00280CAE" w:rsidRDefault="00E44C57" w:rsidP="00734BA5">
      <w:pPr>
        <w:pStyle w:val="NumberedList"/>
        <w:numPr>
          <w:ilvl w:val="1"/>
          <w:numId w:val="37"/>
        </w:numPr>
      </w:pPr>
      <w:r w:rsidRPr="00280CAE">
        <w:t>If the subscription requests for the individual have more than one CDP account number associated with it, reject all bids submitted under the NRIC or passport number.</w:t>
      </w:r>
    </w:p>
    <w:p w14:paraId="74253394" w14:textId="7BE4EAAD" w:rsidR="00E44C57" w:rsidRPr="00280CAE" w:rsidRDefault="00E44C57" w:rsidP="00734BA5">
      <w:pPr>
        <w:pStyle w:val="NumberedList"/>
        <w:numPr>
          <w:ilvl w:val="0"/>
          <w:numId w:val="37"/>
        </w:numPr>
      </w:pPr>
      <w:r w:rsidRPr="00280CAE">
        <w:t>For each CDP account number, check the NRIC or passport number associated with the subscription request.</w:t>
      </w:r>
    </w:p>
    <w:p w14:paraId="469948AD" w14:textId="5336DB23" w:rsidR="00E44C57" w:rsidRPr="00280CAE" w:rsidRDefault="00E44C57" w:rsidP="00734BA5">
      <w:pPr>
        <w:pStyle w:val="NumberedList"/>
        <w:numPr>
          <w:ilvl w:val="1"/>
          <w:numId w:val="37"/>
        </w:numPr>
      </w:pPr>
      <w:r w:rsidRPr="00280CAE">
        <w:t>If the subscription requests for the CDP account number have more than one NRIC or passport number associated with it, reject all bids submitted under the CDP account number.</w:t>
      </w:r>
    </w:p>
    <w:p w14:paraId="3B143141" w14:textId="3385BF82" w:rsidR="003C3F05" w:rsidRDefault="003C3F05" w:rsidP="00734BA5">
      <w:pPr>
        <w:pStyle w:val="NumberedList"/>
        <w:numPr>
          <w:ilvl w:val="0"/>
          <w:numId w:val="37"/>
        </w:numPr>
        <w:rPr>
          <w:ins w:id="656" w:author="Akila BALAKRISHNAN from.OPTIMUM (MAS)" w:date="2025-12-18T16:32:00Z" w16du:dateUtc="2025-12-18T08:32:00Z"/>
        </w:rPr>
      </w:pPr>
      <w:ins w:id="657" w:author="Akila BALAKRISHNAN from.OPTIMUM (MAS)" w:date="2025-12-18T16:33:00Z" w16du:dateUtc="2025-12-18T08:33:00Z">
        <w:r>
          <w:t>Send email n</w:t>
        </w:r>
      </w:ins>
      <w:ins w:id="658" w:author="Akila BALAKRISHNAN from.OPTIMUM (MAS)" w:date="2025-12-18T16:32:00Z" w16du:dateUtc="2025-12-18T08:32:00Z">
        <w:r>
          <w:t>otif</w:t>
        </w:r>
      </w:ins>
      <w:ins w:id="659" w:author="Akila BALAKRISHNAN from.OPTIMUM (MAS)" w:date="2025-12-18T16:33:00Z" w16du:dateUtc="2025-12-18T08:33:00Z">
        <w:r>
          <w:t>ication to</w:t>
        </w:r>
      </w:ins>
      <w:ins w:id="660" w:author="Akila BALAKRISHNAN from.OPTIMUM (MAS)" w:date="2025-12-18T16:32:00Z" w16du:dateUtc="2025-12-18T08:32:00Z">
        <w:r>
          <w:t xml:space="preserve"> </w:t>
        </w:r>
      </w:ins>
      <w:ins w:id="661" w:author="Akila BALAKRISHNAN from.OPTIMUM (MAS)" w:date="2025-12-18T16:33:00Z" w16du:dateUtc="2025-12-18T08:33:00Z">
        <w:r>
          <w:t>the users if there is any duplicate found</w:t>
        </w:r>
      </w:ins>
    </w:p>
    <w:p w14:paraId="73F70740" w14:textId="2A3B2C03" w:rsidR="00E44C57" w:rsidRPr="00280CAE" w:rsidRDefault="00E44C57" w:rsidP="00734BA5">
      <w:pPr>
        <w:pStyle w:val="NumberedList"/>
        <w:numPr>
          <w:ilvl w:val="0"/>
          <w:numId w:val="37"/>
        </w:numPr>
      </w:pPr>
      <w:r w:rsidRPr="00280CAE">
        <w:t>The process ends.</w:t>
      </w:r>
    </w:p>
    <w:p w14:paraId="7233BD25" w14:textId="77777777" w:rsidR="00C20E2F" w:rsidRPr="00280CAE" w:rsidRDefault="00C20E2F" w:rsidP="00795F72"/>
    <w:p w14:paraId="2DB7040B" w14:textId="77777777" w:rsidR="00C20E2F" w:rsidRPr="00280CAE" w:rsidRDefault="00C20E2F" w:rsidP="00C20E2F">
      <w:pPr>
        <w:pStyle w:val="Heading1"/>
      </w:pPr>
      <w:bookmarkStart w:id="662" w:name="_Ref216189192"/>
      <w:bookmarkStart w:id="663" w:name="_Ref216189194"/>
      <w:bookmarkStart w:id="664" w:name="_Toc216213556"/>
      <w:r w:rsidRPr="00280CAE">
        <w:t>Process Redemptions</w:t>
      </w:r>
      <w:bookmarkEnd w:id="662"/>
      <w:bookmarkEnd w:id="663"/>
      <w:bookmarkEnd w:id="664"/>
    </w:p>
    <w:p w14:paraId="6122D291" w14:textId="77777777" w:rsidR="00C20E2F" w:rsidRPr="00280CAE" w:rsidRDefault="00C20E2F" w:rsidP="00C20E2F">
      <w:pPr>
        <w:pStyle w:val="Heading2"/>
        <w:rPr>
          <w:lang w:val="en-SG"/>
        </w:rPr>
      </w:pPr>
      <w:bookmarkStart w:id="665" w:name="_Toc216213557"/>
      <w:r w:rsidRPr="00280CAE">
        <w:rPr>
          <w:lang w:val="en-SG"/>
        </w:rPr>
        <w:t>Description</w:t>
      </w:r>
      <w:bookmarkEnd w:id="665"/>
    </w:p>
    <w:p w14:paraId="0FF4E3D7" w14:textId="77777777" w:rsidR="00C20E2F" w:rsidRPr="00280CAE" w:rsidRDefault="00C20E2F" w:rsidP="00C20E2F">
      <w:r w:rsidRPr="00280CAE">
        <w:t>The redemption process is triggered to process the redemption submissions that were previously collated.</w:t>
      </w:r>
    </w:p>
    <w:p w14:paraId="40D55671" w14:textId="77777777" w:rsidR="00C20E2F" w:rsidRPr="00280CAE" w:rsidRDefault="00C20E2F" w:rsidP="00C20E2F">
      <w:pPr>
        <w:pStyle w:val="Heading2"/>
        <w:rPr>
          <w:lang w:val="en-SG"/>
        </w:rPr>
      </w:pPr>
      <w:bookmarkStart w:id="666" w:name="_Toc216213558"/>
      <w:r w:rsidRPr="00280CAE">
        <w:rPr>
          <w:lang w:val="en-SG"/>
        </w:rPr>
        <w:t>Business Requirements and Assumptions</w:t>
      </w:r>
      <w:bookmarkEnd w:id="666"/>
    </w:p>
    <w:p w14:paraId="536214C0" w14:textId="6C1F40F8" w:rsidR="00C20E2F" w:rsidRPr="00280CAE" w:rsidRDefault="00C20E2F" w:rsidP="00C20E2F">
      <w:pPr>
        <w:pStyle w:val="ListParagraph"/>
      </w:pPr>
      <w:r w:rsidRPr="00280CAE">
        <w:t xml:space="preserve">The </w:t>
      </w:r>
      <w:ins w:id="667" w:author="Akila BALAKRISHNAN from.OPTIMUM (MAS)" w:date="2025-12-18T15:11:00Z" w16du:dateUtc="2025-12-18T07:11:00Z">
        <w:r w:rsidR="007937BD">
          <w:t xml:space="preserve">Retail </w:t>
        </w:r>
      </w:ins>
      <w:r w:rsidRPr="00280CAE">
        <w:t xml:space="preserve">PDs and CDP </w:t>
      </w:r>
      <w:del w:id="668" w:author="Han Xie CHAI (MAS)" w:date="2025-12-19T11:23:00Z" w16du:dateUtc="2025-12-19T03:23:00Z">
        <w:r w:rsidRPr="00280CAE">
          <w:delText xml:space="preserve">will </w:delText>
        </w:r>
      </w:del>
      <w:r w:rsidRPr="00280CAE">
        <w:t>check that the redemption submission requests are valid before sending the redemption submission requests to OMEGA. As such, the redemption result for each submission is expected to be fully redeemed.</w:t>
      </w:r>
    </w:p>
    <w:p w14:paraId="74C2F292" w14:textId="77777777" w:rsidR="00C20E2F" w:rsidRPr="00280CAE" w:rsidRDefault="00C20E2F" w:rsidP="00C20E2F">
      <w:pPr>
        <w:pStyle w:val="Heading2"/>
        <w:rPr>
          <w:lang w:val="en-SG"/>
        </w:rPr>
      </w:pPr>
      <w:bookmarkStart w:id="669" w:name="_Toc216213559"/>
      <w:r w:rsidRPr="00280CAE">
        <w:rPr>
          <w:lang w:val="en-SG"/>
        </w:rPr>
        <w:t>Processing Logic</w:t>
      </w:r>
      <w:bookmarkEnd w:id="669"/>
    </w:p>
    <w:p w14:paraId="1423705F" w14:textId="53E58E55" w:rsidR="003C4DA1" w:rsidRPr="00280CAE" w:rsidRDefault="003C4DA1" w:rsidP="003C4DA1">
      <w:r w:rsidRPr="00280CAE">
        <w:rPr>
          <w:noProof/>
        </w:rPr>
        <w:drawing>
          <wp:inline distT="0" distB="0" distL="0" distR="0" wp14:anchorId="28923C74" wp14:editId="38959D5D">
            <wp:extent cx="6858000" cy="2053590"/>
            <wp:effectExtent l="0" t="0" r="0" b="3810"/>
            <wp:docPr id="346506858" name="Picture 2" descr="A diagram of a process&#10;&#10;AI-generated content may be incorrect.">
              <a:extLst xmlns:a="http://schemas.openxmlformats.org/drawingml/2006/main">
                <a:ext uri="{FF2B5EF4-FFF2-40B4-BE49-F238E27FC236}">
                  <a16:creationId xmlns:a16="http://schemas.microsoft.com/office/drawing/2014/main" id="{C0C431D8-088A-3B9F-9C02-5F650492BC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process&#10;&#10;AI-generated content may be incorrect.">
                      <a:extLst>
                        <a:ext uri="{FF2B5EF4-FFF2-40B4-BE49-F238E27FC236}">
                          <a16:creationId xmlns:a16="http://schemas.microsoft.com/office/drawing/2014/main" id="{C0C431D8-088A-3B9F-9C02-5F650492BC55}"/>
                        </a:ext>
                      </a:extLst>
                    </pic:cNvPr>
                    <pic:cNvPicPr>
                      <a:picLocks noChangeAspect="1"/>
                    </pic:cNvPicPr>
                  </pic:nvPicPr>
                  <pic:blipFill>
                    <a:blip r:embed="rId23"/>
                    <a:stretch>
                      <a:fillRect/>
                    </a:stretch>
                  </pic:blipFill>
                  <pic:spPr>
                    <a:xfrm>
                      <a:off x="0" y="0"/>
                      <a:ext cx="6858000" cy="2053590"/>
                    </a:xfrm>
                    <a:prstGeom prst="rect">
                      <a:avLst/>
                    </a:prstGeom>
                  </pic:spPr>
                </pic:pic>
              </a:graphicData>
            </a:graphic>
          </wp:inline>
        </w:drawing>
      </w:r>
    </w:p>
    <w:p w14:paraId="0DF7259F" w14:textId="3A3CF024" w:rsidR="003C4DA1" w:rsidRPr="00280CAE" w:rsidRDefault="003C4DA1" w:rsidP="003C4DA1">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1</w:t>
      </w:r>
      <w:r w:rsidRPr="00280CAE">
        <w:fldChar w:fldCharType="end"/>
      </w:r>
      <w:r w:rsidRPr="00280CAE">
        <w:t xml:space="preserve"> Overall </w:t>
      </w:r>
      <w:commentRangeStart w:id="670"/>
      <w:commentRangeStart w:id="671"/>
      <w:r w:rsidRPr="00280CAE">
        <w:t>Process Diagram</w:t>
      </w:r>
      <w:commentRangeEnd w:id="670"/>
      <w:r w:rsidRPr="00280CAE">
        <w:rPr>
          <w:rStyle w:val="CommentReference"/>
          <w:b w:val="0"/>
          <w:iCs w:val="0"/>
        </w:rPr>
        <w:commentReference w:id="670"/>
      </w:r>
      <w:commentRangeEnd w:id="671"/>
      <w:r w:rsidR="0074382F">
        <w:rPr>
          <w:rStyle w:val="CommentReference"/>
          <w:b w:val="0"/>
          <w:iCs w:val="0"/>
        </w:rPr>
        <w:commentReference w:id="671"/>
      </w:r>
    </w:p>
    <w:p w14:paraId="75E0CFA9" w14:textId="77777777" w:rsidR="00C20E2F" w:rsidRPr="00280CAE" w:rsidRDefault="00C20E2F" w:rsidP="00C20E2F">
      <w:r w:rsidRPr="00280CAE">
        <w:t xml:space="preserve">When the process is triggered, </w:t>
      </w:r>
    </w:p>
    <w:p w14:paraId="4C8B73B7" w14:textId="60CC4D74" w:rsidR="00C20E2F" w:rsidRPr="00280CAE" w:rsidRDefault="00C20E2F" w:rsidP="00734BA5">
      <w:pPr>
        <w:pStyle w:val="NumberedList"/>
        <w:numPr>
          <w:ilvl w:val="0"/>
          <w:numId w:val="34"/>
        </w:numPr>
      </w:pPr>
      <w:r w:rsidRPr="00280CAE">
        <w:t xml:space="preserve">Check if the current time is before the </w:t>
      </w:r>
      <w:commentRangeStart w:id="672"/>
      <w:commentRangeStart w:id="673"/>
      <w:r w:rsidRPr="00280CAE">
        <w:t>Redemption Cutoff Time</w:t>
      </w:r>
      <w:commentRangeEnd w:id="672"/>
      <w:r w:rsidR="0047661F">
        <w:rPr>
          <w:rStyle w:val="CommentReference"/>
        </w:rPr>
        <w:commentReference w:id="672"/>
      </w:r>
      <w:commentRangeEnd w:id="673"/>
      <w:r w:rsidR="007C2D4C">
        <w:rPr>
          <w:rStyle w:val="CommentReference"/>
        </w:rPr>
        <w:commentReference w:id="673"/>
      </w:r>
      <w:r w:rsidRPr="00280CAE">
        <w:t>. If yes, the process ends.</w:t>
      </w:r>
    </w:p>
    <w:p w14:paraId="1CE30DEC" w14:textId="4ED5590A" w:rsidR="00C20E2F" w:rsidRPr="00280CAE" w:rsidRDefault="00C20E2F" w:rsidP="00C20E2F">
      <w:pPr>
        <w:pStyle w:val="NumberedList"/>
      </w:pPr>
      <w:r w:rsidRPr="00280CAE">
        <w:t xml:space="preserve">Using the valid redemption submissions </w:t>
      </w:r>
      <w:commentRangeStart w:id="674"/>
      <w:commentRangeStart w:id="675"/>
      <w:commentRangeStart w:id="676"/>
      <w:r w:rsidRPr="00280CAE">
        <w:t>from the 2</w:t>
      </w:r>
      <w:r w:rsidRPr="00280CAE">
        <w:rPr>
          <w:vertAlign w:val="superscript"/>
        </w:rPr>
        <w:t>nd</w:t>
      </w:r>
      <w:r w:rsidRPr="00280CAE">
        <w:t xml:space="preserve"> working day of the month to the current day</w:t>
      </w:r>
      <w:commentRangeEnd w:id="674"/>
      <w:r w:rsidR="0074382F">
        <w:rPr>
          <w:rStyle w:val="CommentReference"/>
        </w:rPr>
        <w:commentReference w:id="674"/>
      </w:r>
      <w:commentRangeEnd w:id="675"/>
      <w:r w:rsidR="00006EF3">
        <w:rPr>
          <w:rStyle w:val="CommentReference"/>
        </w:rPr>
        <w:commentReference w:id="675"/>
      </w:r>
      <w:commentRangeEnd w:id="676"/>
      <w:r w:rsidR="007C2D4C">
        <w:rPr>
          <w:rStyle w:val="CommentReference"/>
        </w:rPr>
        <w:commentReference w:id="676"/>
      </w:r>
      <w:r w:rsidRPr="00280CAE">
        <w:t xml:space="preserve">, generate the results file and encrypt it. </w:t>
      </w:r>
    </w:p>
    <w:p w14:paraId="4D99D36D" w14:textId="4B3D296C" w:rsidR="00C20E2F" w:rsidRPr="00280CAE" w:rsidRDefault="00C20E2F" w:rsidP="00734BA5">
      <w:pPr>
        <w:pStyle w:val="NumberedList"/>
        <w:numPr>
          <w:ilvl w:val="1"/>
          <w:numId w:val="3"/>
        </w:numPr>
      </w:pPr>
      <w:r w:rsidRPr="00280CAE">
        <w:t xml:space="preserve">The results file </w:t>
      </w:r>
      <w:del w:id="677" w:author="Han Xie CHAI (MAS)" w:date="2025-12-19T11:23:00Z" w16du:dateUtc="2025-12-19T03:23:00Z">
        <w:r w:rsidRPr="00280CAE">
          <w:delText>will be</w:delText>
        </w:r>
      </w:del>
      <w:ins w:id="678" w:author="Han Xie CHAI (MAS)" w:date="2025-12-19T11:23:00Z" w16du:dateUtc="2025-12-19T03:23:00Z">
        <w:r w:rsidR="0020468A">
          <w:t>is</w:t>
        </w:r>
      </w:ins>
      <w:r w:rsidRPr="00280CAE">
        <w:t xml:space="preserve"> separate for Cash transactions and SRS transactions for </w:t>
      </w:r>
      <w:ins w:id="679" w:author="Akila BALAKRISHNAN from.OPTIMUM (MAS)" w:date="2025-12-18T15:19:00Z" w16du:dateUtc="2025-12-18T07:19:00Z">
        <w:r w:rsidR="007937BD">
          <w:t xml:space="preserve">each Retail </w:t>
        </w:r>
      </w:ins>
      <w:r w:rsidRPr="00280CAE">
        <w:t xml:space="preserve">PDs and CDP. The </w:t>
      </w:r>
      <w:ins w:id="680" w:author="Akila BALAKRISHNAN from.OPTIMUM (MAS)" w:date="2025-12-18T15:19:00Z" w16du:dateUtc="2025-12-18T07:19:00Z">
        <w:r w:rsidR="007937BD">
          <w:t xml:space="preserve">Retail </w:t>
        </w:r>
      </w:ins>
      <w:r w:rsidRPr="00280CAE">
        <w:t xml:space="preserve">PD result file for Cash and </w:t>
      </w:r>
      <w:del w:id="681" w:author="Akila BALAKRISHNAN from.OPTIMUM (MAS)" w:date="2025-12-18T15:20:00Z" w16du:dateUtc="2025-12-18T07:20:00Z">
        <w:r w:rsidRPr="00280CAE" w:rsidDel="007937BD">
          <w:delText xml:space="preserve">CDP </w:delText>
        </w:r>
      </w:del>
      <w:ins w:id="682" w:author="Akila BALAKRISHNAN from.OPTIMUM (MAS)" w:date="2025-12-18T15:20:00Z" w16du:dateUtc="2025-12-18T07:20:00Z">
        <w:r w:rsidR="007937BD">
          <w:t>SRS</w:t>
        </w:r>
        <w:r w:rsidR="007937BD" w:rsidRPr="00280CAE">
          <w:t xml:space="preserve"> </w:t>
        </w:r>
      </w:ins>
      <w:del w:id="683" w:author="Han Xie CHAI (MAS)" w:date="2025-12-19T11:24:00Z" w16du:dateUtc="2025-12-19T03:24:00Z">
        <w:r w:rsidRPr="00280CAE">
          <w:delText xml:space="preserve">will </w:delText>
        </w:r>
      </w:del>
      <w:r w:rsidRPr="00280CAE">
        <w:t>include</w:t>
      </w:r>
      <w:ins w:id="684" w:author="Han Xie CHAI (MAS)" w:date="2025-12-19T11:24:00Z" w16du:dateUtc="2025-12-19T03:24:00Z">
        <w:r w:rsidR="0020468A">
          <w:t>s</w:t>
        </w:r>
      </w:ins>
      <w:r w:rsidRPr="00280CAE">
        <w:t xml:space="preserve"> the redemption results </w:t>
      </w:r>
      <w:del w:id="685" w:author="Akila BALAKRISHNAN from.OPTIMUM (MAS)" w:date="2025-12-18T15:20:00Z" w16du:dateUtc="2025-12-18T07:20:00Z">
        <w:r w:rsidRPr="00280CAE" w:rsidDel="007937BD">
          <w:delText xml:space="preserve">submitted </w:delText>
        </w:r>
      </w:del>
      <w:r w:rsidRPr="00280CAE">
        <w:t xml:space="preserve">for requests </w:t>
      </w:r>
      <w:r w:rsidRPr="00280CAE">
        <w:lastRenderedPageBreak/>
        <w:t xml:space="preserve">submitted by the </w:t>
      </w:r>
      <w:ins w:id="686" w:author="Akila BALAKRISHNAN from.OPTIMUM (MAS)" w:date="2025-12-18T15:20:00Z" w16du:dateUtc="2025-12-18T07:20:00Z">
        <w:r w:rsidR="007937BD">
          <w:t xml:space="preserve">respective Retail </w:t>
        </w:r>
      </w:ins>
      <w:r w:rsidRPr="00280CAE">
        <w:t>PD</w:t>
      </w:r>
      <w:ins w:id="687" w:author="Akila BALAKRISHNAN from.OPTIMUM (MAS)" w:date="2025-12-18T15:20:00Z" w16du:dateUtc="2025-12-18T07:20:00Z">
        <w:r w:rsidR="007937BD">
          <w:t xml:space="preserve"> only</w:t>
        </w:r>
      </w:ins>
      <w:r w:rsidRPr="00280CAE">
        <w:t xml:space="preserve">. The CDP result file for Cash transactions and SRS transactions </w:t>
      </w:r>
      <w:del w:id="688" w:author="Han Xie CHAI (MAS)" w:date="2025-12-19T14:21:00Z" w16du:dateUtc="2025-12-19T06:21:00Z">
        <w:r w:rsidRPr="00280CAE">
          <w:delText xml:space="preserve">will </w:delText>
        </w:r>
      </w:del>
      <w:r w:rsidRPr="00280CAE">
        <w:t>include</w:t>
      </w:r>
      <w:ins w:id="689" w:author="Han Xie CHAI (MAS)" w:date="2025-12-19T14:21:00Z" w16du:dateUtc="2025-12-19T06:21:00Z">
        <w:r w:rsidR="00006EF3">
          <w:t>s</w:t>
        </w:r>
      </w:ins>
      <w:r w:rsidRPr="00280CAE">
        <w:t xml:space="preserve"> the redemption results for requests submitted by all </w:t>
      </w:r>
      <w:ins w:id="690" w:author="Akila BALAKRISHNAN from.OPTIMUM (MAS)" w:date="2025-12-18T15:21:00Z" w16du:dateUtc="2025-12-18T07:21:00Z">
        <w:r w:rsidR="00452480">
          <w:t xml:space="preserve">Retail </w:t>
        </w:r>
      </w:ins>
      <w:r w:rsidRPr="00280CAE">
        <w:t>PDs.</w:t>
      </w:r>
    </w:p>
    <w:p w14:paraId="2150DB62" w14:textId="11F0DF4D" w:rsidR="00C20E2F" w:rsidRPr="00280CAE" w:rsidRDefault="00C20E2F" w:rsidP="00734BA5">
      <w:pPr>
        <w:pStyle w:val="NumberedList"/>
        <w:numPr>
          <w:ilvl w:val="1"/>
          <w:numId w:val="3"/>
        </w:numPr>
      </w:pPr>
      <w:r w:rsidRPr="00280CAE">
        <w:t>The</w:t>
      </w:r>
      <w:del w:id="691" w:author="Han Xie CHAI (MAS)" w:date="2025-12-19T14:21:00Z" w16du:dateUtc="2025-12-19T06:21:00Z">
        <w:r w:rsidRPr="00280CAE">
          <w:delText>re will also be a</w:delText>
        </w:r>
      </w:del>
      <w:r w:rsidRPr="00280CAE">
        <w:t xml:space="preserve"> MEPS+ consolidated </w:t>
      </w:r>
      <w:del w:id="692" w:author="Akila BALAKRISHNAN from.OPTIMUM (MAS)" w:date="2025-12-18T15:21:00Z" w16du:dateUtc="2025-12-18T07:21:00Z">
        <w:r w:rsidRPr="00280CAE" w:rsidDel="00452480">
          <w:delText xml:space="preserve">allotment </w:delText>
        </w:r>
      </w:del>
      <w:ins w:id="693" w:author="Akila BALAKRISHNAN from.OPTIMUM (MAS)" w:date="2025-12-18T15:21:00Z" w16du:dateUtc="2025-12-18T07:21:00Z">
        <w:r w:rsidR="00452480">
          <w:t xml:space="preserve">redemption </w:t>
        </w:r>
      </w:ins>
      <w:r w:rsidRPr="00280CAE">
        <w:t xml:space="preserve">result file </w:t>
      </w:r>
      <w:ins w:id="694" w:author="Han Xie CHAI (MAS)" w:date="2025-12-19T14:22:00Z" w16du:dateUtc="2025-12-19T06:22:00Z">
        <w:r w:rsidR="00006EF3">
          <w:t xml:space="preserve">is also </w:t>
        </w:r>
      </w:ins>
      <w:commentRangeStart w:id="695"/>
      <w:r w:rsidRPr="00280CAE">
        <w:t xml:space="preserve">generated </w:t>
      </w:r>
      <w:commentRangeEnd w:id="695"/>
      <w:r w:rsidR="007C2D4C">
        <w:rPr>
          <w:rStyle w:val="CommentReference"/>
        </w:rPr>
        <w:commentReference w:id="695"/>
      </w:r>
      <w:r w:rsidRPr="00280CAE">
        <w:t>which include</w:t>
      </w:r>
      <w:ins w:id="696" w:author="Han Xie CHAI (MAS)" w:date="2025-12-19T14:22:00Z" w16du:dateUtc="2025-12-19T06:22:00Z">
        <w:r w:rsidR="00006EF3">
          <w:t>s</w:t>
        </w:r>
      </w:ins>
      <w:del w:id="697" w:author="Akila BALAKRISHNAN from.OPTIMUM (MAS)" w:date="2025-12-18T15:21:00Z" w16du:dateUtc="2025-12-18T07:21:00Z">
        <w:r w:rsidRPr="00280CAE" w:rsidDel="00452480">
          <w:delText>d</w:delText>
        </w:r>
      </w:del>
      <w:r w:rsidRPr="00280CAE">
        <w:t xml:space="preserve"> both Cash transactions and SRS transactions</w:t>
      </w:r>
      <w:ins w:id="698" w:author="Akila BALAKRISHNAN from.OPTIMUM (MAS)" w:date="2025-12-18T15:22:00Z" w16du:dateUtc="2025-12-18T07:22:00Z">
        <w:r w:rsidR="00452480">
          <w:t xml:space="preserve"> </w:t>
        </w:r>
        <w:commentRangeStart w:id="699"/>
        <w:commentRangeStart w:id="700"/>
        <w:r w:rsidR="00452480">
          <w:t>for each Retail PD</w:t>
        </w:r>
      </w:ins>
      <w:commentRangeEnd w:id="699"/>
      <w:ins w:id="701" w:author="Akila BALAKRISHNAN from.OPTIMUM (MAS)" w:date="2025-12-18T15:24:00Z" w16du:dateUtc="2025-12-18T07:24:00Z">
        <w:r w:rsidR="00452480">
          <w:rPr>
            <w:rStyle w:val="CommentReference"/>
          </w:rPr>
          <w:commentReference w:id="699"/>
        </w:r>
      </w:ins>
      <w:commentRangeEnd w:id="700"/>
      <w:r w:rsidR="001569E9">
        <w:rPr>
          <w:rStyle w:val="CommentReference"/>
        </w:rPr>
        <w:commentReference w:id="700"/>
      </w:r>
      <w:r w:rsidRPr="00280CAE">
        <w:t>.</w:t>
      </w:r>
    </w:p>
    <w:p w14:paraId="35FD0FD3" w14:textId="070BD953" w:rsidR="00C20E2F" w:rsidRPr="00280CAE" w:rsidRDefault="00C20E2F" w:rsidP="00C20E2F">
      <w:pPr>
        <w:pStyle w:val="NumberedList"/>
      </w:pPr>
      <w:r w:rsidRPr="00280CAE">
        <w:t xml:space="preserve">Generate </w:t>
      </w:r>
      <w:del w:id="702" w:author="Han Xie CHAI (MAS)" w:date="2025-12-19T14:23:00Z" w16du:dateUtc="2025-12-19T06:23:00Z">
        <w:r w:rsidRPr="00280CAE">
          <w:delText>Verification Reports. The</w:delText>
        </w:r>
      </w:del>
      <w:ins w:id="703" w:author="Han Xie CHAI (MAS)" w:date="2025-12-19T14:23:00Z" w16du:dateUtc="2025-12-19T06:23:00Z">
        <w:r w:rsidR="00006EF3">
          <w:t>the</w:t>
        </w:r>
      </w:ins>
      <w:r w:rsidRPr="00280CAE">
        <w:t xml:space="preserve"> following reports</w:t>
      </w:r>
      <w:del w:id="704" w:author="Han Xie CHAI (MAS)" w:date="2025-12-19T14:23:00Z" w16du:dateUtc="2025-12-19T06:23:00Z">
        <w:r w:rsidRPr="00280CAE">
          <w:delText xml:space="preserve"> are generated</w:delText>
        </w:r>
      </w:del>
      <w:r w:rsidRPr="00280CAE">
        <w:t>:</w:t>
      </w:r>
    </w:p>
    <w:p w14:paraId="4854E798" w14:textId="77777777" w:rsidR="00C20E2F" w:rsidRPr="00280CAE" w:rsidRDefault="00C20E2F" w:rsidP="00734BA5">
      <w:pPr>
        <w:pStyle w:val="NumberedList"/>
        <w:numPr>
          <w:ilvl w:val="1"/>
          <w:numId w:val="3"/>
        </w:numPr>
      </w:pPr>
      <w:r w:rsidRPr="00280CAE">
        <w:t>Detailed Redemption Report</w:t>
      </w:r>
    </w:p>
    <w:p w14:paraId="7C45992B" w14:textId="3010C183" w:rsidR="00C20E2F" w:rsidRPr="00280CAE" w:rsidRDefault="00C20E2F" w:rsidP="00734BA5">
      <w:pPr>
        <w:pStyle w:val="NumberedList"/>
        <w:numPr>
          <w:ilvl w:val="1"/>
          <w:numId w:val="3"/>
        </w:numPr>
      </w:pPr>
      <w:r w:rsidRPr="00280CAE">
        <w:t xml:space="preserve">Aggregate Redemption </w:t>
      </w:r>
      <w:del w:id="705" w:author="Han Xie CHAI (MAS)" w:date="2025-12-19T14:23:00Z" w16du:dateUtc="2025-12-19T06:23:00Z">
        <w:r w:rsidRPr="00280CAE">
          <w:delText xml:space="preserve">Report </w:delText>
        </w:r>
      </w:del>
      <w:r w:rsidRPr="00280CAE">
        <w:t>by PDs</w:t>
      </w:r>
      <w:ins w:id="706" w:author="Han Xie CHAI (MAS)" w:date="2025-12-19T14:23:00Z" w16du:dateUtc="2025-12-19T06:23:00Z">
        <w:r w:rsidR="00006EF3">
          <w:t xml:space="preserve"> Report</w:t>
        </w:r>
      </w:ins>
    </w:p>
    <w:p w14:paraId="1511F67E" w14:textId="42074C7D" w:rsidR="00C20E2F" w:rsidRPr="00280CAE" w:rsidRDefault="00C20E2F" w:rsidP="00734BA5">
      <w:pPr>
        <w:pStyle w:val="NumberedList"/>
        <w:numPr>
          <w:ilvl w:val="1"/>
          <w:numId w:val="3"/>
        </w:numPr>
      </w:pPr>
      <w:r w:rsidRPr="00280CAE">
        <w:t xml:space="preserve">Aggregate Redemption </w:t>
      </w:r>
      <w:del w:id="707" w:author="Han Xie CHAI (MAS)" w:date="2025-12-19T14:23:00Z" w16du:dateUtc="2025-12-19T06:23:00Z">
        <w:r w:rsidRPr="00280CAE">
          <w:delText xml:space="preserve">Report </w:delText>
        </w:r>
      </w:del>
      <w:r w:rsidRPr="00280CAE">
        <w:t>by Investors Profile (Nationality/Residency)</w:t>
      </w:r>
      <w:ins w:id="708" w:author="Han Xie CHAI (MAS)" w:date="2025-12-19T14:23:00Z" w16du:dateUtc="2025-12-19T06:23:00Z">
        <w:r w:rsidR="00006EF3">
          <w:t xml:space="preserve"> Report</w:t>
        </w:r>
      </w:ins>
    </w:p>
    <w:p w14:paraId="6D29FA97" w14:textId="3F1041C4" w:rsidR="00C20E2F" w:rsidRPr="00280CAE" w:rsidRDefault="00C20E2F" w:rsidP="00734BA5">
      <w:pPr>
        <w:pStyle w:val="NumberedList"/>
        <w:numPr>
          <w:ilvl w:val="1"/>
          <w:numId w:val="3"/>
        </w:numPr>
      </w:pPr>
      <w:r w:rsidRPr="00280CAE">
        <w:t xml:space="preserve">Aggregate Redemption </w:t>
      </w:r>
      <w:del w:id="709" w:author="Han Xie CHAI (MAS)" w:date="2025-12-19T14:23:00Z" w16du:dateUtc="2025-12-19T06:23:00Z">
        <w:r w:rsidRPr="00280CAE">
          <w:delText xml:space="preserve">Report </w:delText>
        </w:r>
      </w:del>
      <w:r w:rsidRPr="00280CAE">
        <w:t>by Redeemed Amount</w:t>
      </w:r>
      <w:ins w:id="710" w:author="Han Xie CHAI (MAS)" w:date="2025-12-19T14:23:00Z" w16du:dateUtc="2025-12-19T06:23:00Z">
        <w:r w:rsidR="00006EF3">
          <w:t xml:space="preserve"> </w:t>
        </w:r>
        <w:r w:rsidR="00006EF3" w:rsidRPr="00280CAE">
          <w:t>Report</w:t>
        </w:r>
      </w:ins>
    </w:p>
    <w:p w14:paraId="7E7F633F" w14:textId="10366986" w:rsidR="00C20E2F" w:rsidRPr="00280CAE" w:rsidRDefault="00C20E2F" w:rsidP="00734BA5">
      <w:pPr>
        <w:pStyle w:val="NumberedList"/>
        <w:numPr>
          <w:ilvl w:val="1"/>
          <w:numId w:val="3"/>
        </w:numPr>
      </w:pPr>
      <w:r w:rsidRPr="00280CAE">
        <w:t>Redemption by Issue Code</w:t>
      </w:r>
      <w:ins w:id="711" w:author="Han Xie CHAI (MAS)" w:date="2025-12-19T14:23:00Z" w16du:dateUtc="2025-12-19T06:23:00Z">
        <w:r w:rsidR="00006EF3">
          <w:t xml:space="preserve"> </w:t>
        </w:r>
        <w:r w:rsidR="00006EF3" w:rsidRPr="00280CAE">
          <w:t>Report</w:t>
        </w:r>
      </w:ins>
    </w:p>
    <w:p w14:paraId="780F5368" w14:textId="77777777" w:rsidR="00C20E2F" w:rsidRPr="00280CAE" w:rsidRDefault="00C20E2F" w:rsidP="00C20E2F">
      <w:pPr>
        <w:pStyle w:val="NumberedList"/>
        <w:numPr>
          <w:ilvl w:val="0"/>
          <w:numId w:val="0"/>
        </w:numPr>
        <w:ind w:left="720"/>
      </w:pPr>
      <w:r w:rsidRPr="00280CAE">
        <w:t xml:space="preserve">For more information on requirements for these reports, refer to </w:t>
      </w:r>
      <w:r w:rsidRPr="00280CAE">
        <w:rPr>
          <w:i/>
          <w:iCs/>
        </w:rPr>
        <w:t>MAS_OMEGA – Functional Specifications Document (Reports).</w:t>
      </w:r>
    </w:p>
    <w:p w14:paraId="7EFFAFCB" w14:textId="03EADB6C" w:rsidR="00C20E2F" w:rsidRPr="00280CAE" w:rsidRDefault="00C20E2F" w:rsidP="00C20E2F">
      <w:pPr>
        <w:pStyle w:val="NumberedList"/>
      </w:pPr>
      <w:commentRangeStart w:id="712"/>
      <w:commentRangeStart w:id="713"/>
      <w:r w:rsidRPr="00280CAE">
        <w:t>Send the encrypted redemption results file</w:t>
      </w:r>
      <w:commentRangeEnd w:id="712"/>
      <w:r w:rsidR="00886E61">
        <w:rPr>
          <w:rStyle w:val="CommentReference"/>
        </w:rPr>
        <w:commentReference w:id="712"/>
      </w:r>
      <w:commentRangeEnd w:id="713"/>
      <w:r w:rsidR="00247976">
        <w:rPr>
          <w:rStyle w:val="CommentReference"/>
        </w:rPr>
        <w:commentReference w:id="713"/>
      </w:r>
      <w:r w:rsidRPr="00280CAE">
        <w:t>.</w:t>
      </w:r>
    </w:p>
    <w:p w14:paraId="6CC71D2C" w14:textId="76C40DEB" w:rsidR="00C20E2F" w:rsidRPr="00280CAE" w:rsidRDefault="00C20E2F" w:rsidP="00795F72">
      <w:r w:rsidRPr="00280CAE">
        <w:t>The process ends.</w:t>
      </w:r>
    </w:p>
    <w:p w14:paraId="54B9A21B" w14:textId="77777777" w:rsidR="00393401" w:rsidRPr="00280CAE" w:rsidRDefault="00393401" w:rsidP="00795F72"/>
    <w:p w14:paraId="6DE869AA" w14:textId="5C3FEDED" w:rsidR="00795F72" w:rsidRPr="00280CAE" w:rsidRDefault="00CC36EA" w:rsidP="00CC36EA">
      <w:pPr>
        <w:pStyle w:val="Heading1"/>
      </w:pPr>
      <w:bookmarkStart w:id="714" w:name="_Ref216189203"/>
      <w:bookmarkStart w:id="715" w:name="_Ref216189205"/>
      <w:bookmarkStart w:id="716" w:name="_Toc216213560"/>
      <w:r w:rsidRPr="00280CAE">
        <w:t>Allotment Via Quantity Ceiling Format</w:t>
      </w:r>
      <w:bookmarkEnd w:id="714"/>
      <w:bookmarkEnd w:id="715"/>
      <w:bookmarkEnd w:id="716"/>
    </w:p>
    <w:p w14:paraId="082A996B" w14:textId="77777777" w:rsidR="00795F72" w:rsidRPr="00280CAE" w:rsidRDefault="00795F72" w:rsidP="00795F72">
      <w:pPr>
        <w:pStyle w:val="Heading2"/>
        <w:rPr>
          <w:lang w:val="en-SG"/>
        </w:rPr>
      </w:pPr>
      <w:bookmarkStart w:id="717" w:name="_Toc216213561"/>
      <w:r w:rsidRPr="00280CAE">
        <w:rPr>
          <w:lang w:val="en-SG"/>
        </w:rPr>
        <w:t>Description</w:t>
      </w:r>
      <w:bookmarkEnd w:id="717"/>
    </w:p>
    <w:p w14:paraId="6500CEFF" w14:textId="7F8B7961" w:rsidR="00CC36EA" w:rsidRPr="00280CAE" w:rsidRDefault="00CC36EA" w:rsidP="00CC36EA">
      <w:r w:rsidRPr="00280CAE">
        <w:t xml:space="preserve">This </w:t>
      </w:r>
      <w:del w:id="718" w:author="Han Xie CHAI (MAS)" w:date="2025-12-19T17:35:00Z" w16du:dateUtc="2025-12-19T09:35:00Z">
        <w:r w:rsidRPr="00280CAE">
          <w:delText>allotment method is used to</w:delText>
        </w:r>
      </w:del>
      <w:ins w:id="719" w:author="Han Xie CHAI (MAS)" w:date="2025-12-19T17:35:00Z" w16du:dateUtc="2025-12-19T09:35:00Z">
        <w:r w:rsidR="001407FE">
          <w:t>process</w:t>
        </w:r>
      </w:ins>
      <w:r w:rsidRPr="00280CAE">
        <w:t xml:space="preserve"> allot</w:t>
      </w:r>
      <w:ins w:id="720" w:author="Han Xie CHAI (MAS)" w:date="2025-12-19T17:35:00Z" w16du:dateUtc="2025-12-19T09:35:00Z">
        <w:r w:rsidR="001407FE">
          <w:t>s</w:t>
        </w:r>
      </w:ins>
      <w:r w:rsidRPr="00280CAE">
        <w:t xml:space="preserve"> SSB</w:t>
      </w:r>
      <w:ins w:id="721" w:author="Han Xie CHAI (MAS)" w:date="2025-12-19T17:36:00Z" w16du:dateUtc="2025-12-19T09:36:00Z">
        <w:r w:rsidR="001407FE">
          <w:t>s</w:t>
        </w:r>
      </w:ins>
      <w:del w:id="722" w:author="Han Xie CHAI (MAS)" w:date="2025-12-19T17:36:00Z" w16du:dateUtc="2025-12-19T09:36:00Z">
        <w:r w:rsidRPr="00280CAE">
          <w:delText xml:space="preserve"> issuances</w:delText>
        </w:r>
      </w:del>
      <w:r w:rsidRPr="00280CAE">
        <w:t xml:space="preserve"> based on the subscription requests received by the closing date. </w:t>
      </w:r>
      <w:del w:id="723" w:author="Han Xie CHAI (MAS)" w:date="2025-12-19T17:37:00Z" w16du:dateUtc="2025-12-19T09:37:00Z">
        <w:r w:rsidRPr="00280CAE">
          <w:delText>The allotment method will</w:delText>
        </w:r>
      </w:del>
      <w:ins w:id="724" w:author="Han Xie CHAI (MAS)" w:date="2025-12-19T17:37:00Z" w16du:dateUtc="2025-12-19T09:37:00Z">
        <w:r w:rsidR="001407FE">
          <w:t>It also</w:t>
        </w:r>
      </w:ins>
      <w:r w:rsidRPr="00280CAE">
        <w:t xml:space="preserve"> validate</w:t>
      </w:r>
      <w:ins w:id="725" w:author="Han Xie CHAI (MAS)" w:date="2025-12-19T17:37:00Z" w16du:dateUtc="2025-12-19T09:37:00Z">
        <w:r w:rsidR="001407FE">
          <w:t>s</w:t>
        </w:r>
      </w:ins>
      <w:r w:rsidRPr="00280CAE">
        <w:t xml:space="preserve"> the individual holdings and subscription amounts against the individual per issue limit and individual aggregate limit. </w:t>
      </w:r>
      <w:del w:id="726" w:author="Han Xie CHAI (MAS)" w:date="2025-12-19T17:37:00Z" w16du:dateUtc="2025-12-19T09:37:00Z">
        <w:r w:rsidRPr="00280CAE">
          <w:delText>In addition, there will be a tiered approach for allotment in the event of oversubscription.</w:delText>
        </w:r>
      </w:del>
    </w:p>
    <w:p w14:paraId="654C5EAF" w14:textId="765BA10D" w:rsidR="00795F72" w:rsidRPr="00280CAE" w:rsidRDefault="00CC36EA" w:rsidP="00CC36EA">
      <w:r w:rsidRPr="00280CAE">
        <w:t xml:space="preserve">When the </w:t>
      </w:r>
      <w:commentRangeStart w:id="727"/>
      <w:commentRangeStart w:id="728"/>
      <w:r w:rsidRPr="00280CAE">
        <w:t xml:space="preserve">allotment results </w:t>
      </w:r>
      <w:commentRangeEnd w:id="727"/>
      <w:r w:rsidR="00E111AD">
        <w:rPr>
          <w:rStyle w:val="CommentReference"/>
        </w:rPr>
        <w:commentReference w:id="727"/>
      </w:r>
      <w:commentRangeEnd w:id="728"/>
      <w:r w:rsidR="00514599">
        <w:rPr>
          <w:rStyle w:val="CommentReference"/>
        </w:rPr>
        <w:commentReference w:id="728"/>
      </w:r>
      <w:r w:rsidRPr="00280CAE">
        <w:t xml:space="preserve">are released, result files </w:t>
      </w:r>
      <w:del w:id="729" w:author="Han Xie CHAI (MAS)" w:date="2025-12-19T17:37:00Z" w16du:dateUtc="2025-12-19T09:37:00Z">
        <w:r w:rsidRPr="00280CAE">
          <w:delText xml:space="preserve">will </w:delText>
        </w:r>
      </w:del>
      <w:ins w:id="730" w:author="Han Xie CHAI (MAS)" w:date="2025-12-19T17:37:00Z" w16du:dateUtc="2025-12-19T09:37:00Z">
        <w:r w:rsidR="001407FE">
          <w:t>are</w:t>
        </w:r>
      </w:ins>
      <w:del w:id="731" w:author="Han Xie CHAI (MAS)" w:date="2025-12-19T17:37:00Z" w16du:dateUtc="2025-12-19T09:37:00Z">
        <w:r w:rsidRPr="00280CAE">
          <w:delText>be</w:delText>
        </w:r>
      </w:del>
      <w:r w:rsidRPr="00280CAE">
        <w:t xml:space="preserve"> generated for the </w:t>
      </w:r>
      <w:ins w:id="732" w:author="Akila BALAKRISHNAN from.OPTIMUM (MAS)" w:date="2025-12-18T15:33:00Z" w16du:dateUtc="2025-12-18T07:33:00Z">
        <w:r w:rsidR="00D71900">
          <w:t xml:space="preserve">Retail </w:t>
        </w:r>
      </w:ins>
      <w:r w:rsidRPr="00280CAE">
        <w:t>PDs, CDP, as well as MEPS+.</w:t>
      </w:r>
    </w:p>
    <w:p w14:paraId="3DD93DFC" w14:textId="77777777" w:rsidR="00795F72" w:rsidRPr="00280CAE" w:rsidRDefault="00795F72" w:rsidP="00795F72">
      <w:pPr>
        <w:pStyle w:val="Heading2"/>
        <w:rPr>
          <w:lang w:val="en-SG"/>
        </w:rPr>
      </w:pPr>
      <w:bookmarkStart w:id="733" w:name="_Toc216213562"/>
      <w:r w:rsidRPr="00280CAE">
        <w:rPr>
          <w:lang w:val="en-SG"/>
        </w:rPr>
        <w:t>Business Requirements and Assumptions</w:t>
      </w:r>
      <w:bookmarkEnd w:id="733"/>
    </w:p>
    <w:p w14:paraId="7F150B00" w14:textId="7373F993" w:rsidR="00CC36EA" w:rsidRPr="00280CAE" w:rsidRDefault="00CC36EA" w:rsidP="00734BA5">
      <w:pPr>
        <w:pStyle w:val="ListParagraph"/>
        <w:numPr>
          <w:ilvl w:val="0"/>
          <w:numId w:val="11"/>
        </w:numPr>
      </w:pPr>
      <w:r w:rsidRPr="00280CAE">
        <w:t xml:space="preserve">The random seed value generated </w:t>
      </w:r>
      <w:del w:id="734" w:author="Han Xie CHAI (MAS)" w:date="2025-12-19T17:40:00Z" w16du:dateUtc="2025-12-19T09:40:00Z">
        <w:r w:rsidRPr="00280CAE">
          <w:delText xml:space="preserve">will </w:delText>
        </w:r>
      </w:del>
      <w:ins w:id="735" w:author="Han Xie CHAI (MAS)" w:date="2025-12-19T17:40:00Z" w16du:dateUtc="2025-12-19T09:40:00Z">
        <w:r w:rsidR="001407FE">
          <w:t>does</w:t>
        </w:r>
        <w:r w:rsidR="001407FE" w:rsidRPr="00280CAE">
          <w:t xml:space="preserve"> </w:t>
        </w:r>
      </w:ins>
      <w:r w:rsidRPr="00280CAE">
        <w:t>not change if the allotment is triggered to re-run.</w:t>
      </w:r>
    </w:p>
    <w:p w14:paraId="6553FC34" w14:textId="14E42DD3" w:rsidR="00CC36EA" w:rsidRPr="00280CAE" w:rsidRDefault="00CC36EA" w:rsidP="00734BA5">
      <w:pPr>
        <w:pStyle w:val="ListParagraph"/>
        <w:numPr>
          <w:ilvl w:val="0"/>
          <w:numId w:val="11"/>
        </w:numPr>
      </w:pPr>
      <w:r w:rsidRPr="00280CAE">
        <w:t>The following are configurable</w:t>
      </w:r>
      <w:ins w:id="736" w:author="Jasmine WL TEO (MAS)" w:date="2025-12-18T09:58:00Z" w16du:dateUtc="2025-12-18T01:58:00Z">
        <w:r w:rsidR="0074382F">
          <w:t xml:space="preserve"> in the</w:t>
        </w:r>
      </w:ins>
      <w:ins w:id="737" w:author="Jasmine WL TEO (MAS)" w:date="2025-12-18T09:59:00Z" w16du:dateUtc="2025-12-18T01:59:00Z">
        <w:r w:rsidR="0074382F">
          <w:t xml:space="preserve"> security type parameter settings</w:t>
        </w:r>
      </w:ins>
      <w:r w:rsidRPr="00280CAE">
        <w:t>:</w:t>
      </w:r>
    </w:p>
    <w:p w14:paraId="61FF44CF" w14:textId="638D710D" w:rsidR="00CC36EA" w:rsidRPr="00280CAE" w:rsidRDefault="00CC36EA" w:rsidP="00734BA5">
      <w:pPr>
        <w:pStyle w:val="ListParagraph"/>
        <w:numPr>
          <w:ilvl w:val="1"/>
          <w:numId w:val="11"/>
        </w:numPr>
      </w:pPr>
      <w:commentRangeStart w:id="738"/>
      <w:r w:rsidRPr="00280CAE">
        <w:t>Max Allotment Per Issuance</w:t>
      </w:r>
    </w:p>
    <w:p w14:paraId="18FFA4F3" w14:textId="4436F24A" w:rsidR="00CC36EA" w:rsidRPr="00280CAE" w:rsidRDefault="00CC36EA" w:rsidP="00734BA5">
      <w:pPr>
        <w:pStyle w:val="ListParagraph"/>
        <w:numPr>
          <w:ilvl w:val="1"/>
          <w:numId w:val="11"/>
        </w:numPr>
      </w:pPr>
      <w:r w:rsidRPr="00280CAE">
        <w:t>Minimum Denomination</w:t>
      </w:r>
    </w:p>
    <w:p w14:paraId="0BCEFA34" w14:textId="771DF8C9" w:rsidR="00CC36EA" w:rsidRPr="00280CAE" w:rsidRDefault="00CC36EA" w:rsidP="00734BA5">
      <w:pPr>
        <w:pStyle w:val="ListParagraph"/>
        <w:numPr>
          <w:ilvl w:val="1"/>
          <w:numId w:val="11"/>
        </w:numPr>
      </w:pPr>
      <w:r w:rsidRPr="00280CAE">
        <w:t>Max Allotment Aggregate Limit</w:t>
      </w:r>
      <w:commentRangeEnd w:id="738"/>
      <w:r w:rsidR="00D71900">
        <w:rPr>
          <w:rStyle w:val="CommentReference"/>
        </w:rPr>
        <w:commentReference w:id="738"/>
      </w:r>
    </w:p>
    <w:p w14:paraId="0FDF4D1C" w14:textId="004B69DD" w:rsidR="00CC36EA" w:rsidRPr="00280CAE" w:rsidRDefault="00CC36EA" w:rsidP="00CC36EA">
      <w:pPr>
        <w:pStyle w:val="ListParagraph"/>
        <w:numPr>
          <w:ilvl w:val="0"/>
          <w:numId w:val="0"/>
        </w:numPr>
        <w:ind w:left="720"/>
      </w:pPr>
      <w:r w:rsidRPr="00280CAE">
        <w:t xml:space="preserve">For more information on the configurations, refer to </w:t>
      </w:r>
      <w:r w:rsidRPr="00280CAE">
        <w:rPr>
          <w:i/>
          <w:iCs/>
        </w:rPr>
        <w:t>MAS_OMEGA – Functional Specifications Document (Administration).docx</w:t>
      </w:r>
    </w:p>
    <w:p w14:paraId="73A31E6E" w14:textId="6CC719B8" w:rsidR="00795F72" w:rsidRPr="00280CAE" w:rsidRDefault="00795F72" w:rsidP="00795F72">
      <w:pPr>
        <w:pStyle w:val="Heading2"/>
        <w:rPr>
          <w:lang w:val="en-SG"/>
        </w:rPr>
      </w:pPr>
      <w:bookmarkStart w:id="739" w:name="_Toc216213563"/>
      <w:r w:rsidRPr="00280CAE">
        <w:rPr>
          <w:lang w:val="en-SG"/>
        </w:rPr>
        <w:t>Processing Logic</w:t>
      </w:r>
      <w:bookmarkEnd w:id="739"/>
    </w:p>
    <w:p w14:paraId="121C106B" w14:textId="69C5A4CE" w:rsidR="00E10AAD" w:rsidRPr="00280CAE" w:rsidRDefault="00E10AAD" w:rsidP="00E10AAD">
      <w:commentRangeStart w:id="740"/>
      <w:r w:rsidRPr="00280CAE">
        <w:rPr>
          <w:noProof/>
        </w:rPr>
        <w:lastRenderedPageBreak/>
        <w:drawing>
          <wp:inline distT="0" distB="0" distL="0" distR="0" wp14:anchorId="2291B606" wp14:editId="1BBF330A">
            <wp:extent cx="6858000" cy="2635250"/>
            <wp:effectExtent l="0" t="0" r="0" b="0"/>
            <wp:docPr id="6" name="Picture 5" descr="A screenshot of a computer&#10;&#10;AI-generated content may be incorrect.">
              <a:extLst xmlns:a="http://schemas.openxmlformats.org/drawingml/2006/main">
                <a:ext uri="{FF2B5EF4-FFF2-40B4-BE49-F238E27FC236}">
                  <a16:creationId xmlns:a16="http://schemas.microsoft.com/office/drawing/2014/main" id="{709A9FC3-D819-6A76-A8B7-37777FD60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709A9FC3-D819-6A76-A8B7-37777FD6010C}"/>
                        </a:ext>
                      </a:extLst>
                    </pic:cNvPr>
                    <pic:cNvPicPr>
                      <a:picLocks noChangeAspect="1"/>
                    </pic:cNvPicPr>
                  </pic:nvPicPr>
                  <pic:blipFill>
                    <a:blip r:embed="rId24"/>
                    <a:stretch>
                      <a:fillRect/>
                    </a:stretch>
                  </pic:blipFill>
                  <pic:spPr>
                    <a:xfrm>
                      <a:off x="0" y="0"/>
                      <a:ext cx="6858000" cy="2635250"/>
                    </a:xfrm>
                    <a:prstGeom prst="rect">
                      <a:avLst/>
                    </a:prstGeom>
                  </pic:spPr>
                </pic:pic>
              </a:graphicData>
            </a:graphic>
          </wp:inline>
        </w:drawing>
      </w:r>
      <w:commentRangeEnd w:id="740"/>
      <w:r w:rsidR="0074382F">
        <w:rPr>
          <w:rStyle w:val="CommentReference"/>
        </w:rPr>
        <w:commentReference w:id="740"/>
      </w:r>
    </w:p>
    <w:p w14:paraId="5777E3D6" w14:textId="5827D6F2" w:rsidR="00E10AAD" w:rsidRPr="00280CAE" w:rsidRDefault="00E10AAD" w:rsidP="00E10AAD">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1</w:t>
      </w:r>
      <w:r w:rsidRPr="00280CAE">
        <w:fldChar w:fldCharType="end"/>
      </w:r>
      <w:r w:rsidRPr="00280CAE">
        <w:t xml:space="preserve"> Overall Process Diagram</w:t>
      </w:r>
    </w:p>
    <w:p w14:paraId="6FB4202F" w14:textId="77777777" w:rsidR="004E3721" w:rsidRPr="00280CAE" w:rsidRDefault="004E3721" w:rsidP="004E3721">
      <w:pPr>
        <w:keepNext/>
        <w:jc w:val="center"/>
      </w:pPr>
      <w:r w:rsidRPr="00280CAE">
        <w:rPr>
          <w:noProof/>
        </w:rPr>
        <w:drawing>
          <wp:inline distT="0" distB="0" distL="0" distR="0" wp14:anchorId="76DE64DA" wp14:editId="4CCFE938">
            <wp:extent cx="5029200" cy="1759754"/>
            <wp:effectExtent l="0" t="0" r="0" b="0"/>
            <wp:docPr id="3" name="Picture 2" descr="A diagram of a flowchart&#10;&#10;AI-generated content may be incorrect.">
              <a:extLst xmlns:a="http://schemas.openxmlformats.org/drawingml/2006/main">
                <a:ext uri="{FF2B5EF4-FFF2-40B4-BE49-F238E27FC236}">
                  <a16:creationId xmlns:a16="http://schemas.microsoft.com/office/drawing/2014/main" id="{0956BEF0-7E5A-D2D3-6D53-9367A5D56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flowchart&#10;&#10;AI-generated content may be incorrect.">
                      <a:extLst>
                        <a:ext uri="{FF2B5EF4-FFF2-40B4-BE49-F238E27FC236}">
                          <a16:creationId xmlns:a16="http://schemas.microsoft.com/office/drawing/2014/main" id="{0956BEF0-7E5A-D2D3-6D53-9367A5D56774}"/>
                        </a:ext>
                      </a:extLst>
                    </pic:cNvPr>
                    <pic:cNvPicPr>
                      <a:picLocks noChangeAspect="1"/>
                    </pic:cNvPicPr>
                  </pic:nvPicPr>
                  <pic:blipFill>
                    <a:blip r:embed="rId25"/>
                    <a:stretch>
                      <a:fillRect/>
                    </a:stretch>
                  </pic:blipFill>
                  <pic:spPr>
                    <a:xfrm>
                      <a:off x="0" y="0"/>
                      <a:ext cx="5035511" cy="1761962"/>
                    </a:xfrm>
                    <a:prstGeom prst="rect">
                      <a:avLst/>
                    </a:prstGeom>
                  </pic:spPr>
                </pic:pic>
              </a:graphicData>
            </a:graphic>
          </wp:inline>
        </w:drawing>
      </w:r>
    </w:p>
    <w:p w14:paraId="6C438F53" w14:textId="77777777" w:rsidR="004E3721" w:rsidRPr="00280CAE" w:rsidRDefault="004E3721" w:rsidP="004E3721">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2</w:t>
      </w:r>
      <w:r w:rsidRPr="00280CAE">
        <w:fldChar w:fldCharType="end"/>
      </w:r>
      <w:r w:rsidRPr="00280CAE">
        <w:t xml:space="preserve"> Process Diagram for Pre-checks</w:t>
      </w:r>
    </w:p>
    <w:p w14:paraId="10C569B1" w14:textId="77777777" w:rsidR="004E3721" w:rsidRPr="00280CAE" w:rsidRDefault="004E3721" w:rsidP="004E3721">
      <w:pPr>
        <w:keepNext/>
        <w:jc w:val="center"/>
      </w:pPr>
      <w:r w:rsidRPr="00280CAE">
        <w:rPr>
          <w:noProof/>
        </w:rPr>
        <w:drawing>
          <wp:inline distT="0" distB="0" distL="0" distR="0" wp14:anchorId="0D6D128F" wp14:editId="2C6DC055">
            <wp:extent cx="5029200" cy="1993984"/>
            <wp:effectExtent l="0" t="0" r="0" b="6350"/>
            <wp:docPr id="5" name="Picture 4" descr="A diagram of a flowchart&#10;&#10;AI-generated content may be incorrect.">
              <a:extLst xmlns:a="http://schemas.openxmlformats.org/drawingml/2006/main">
                <a:ext uri="{FF2B5EF4-FFF2-40B4-BE49-F238E27FC236}">
                  <a16:creationId xmlns:a16="http://schemas.microsoft.com/office/drawing/2014/main" id="{7D32C870-C303-79EF-081F-43BA2F56CA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flowchart&#10;&#10;AI-generated content may be incorrect.">
                      <a:extLst>
                        <a:ext uri="{FF2B5EF4-FFF2-40B4-BE49-F238E27FC236}">
                          <a16:creationId xmlns:a16="http://schemas.microsoft.com/office/drawing/2014/main" id="{7D32C870-C303-79EF-081F-43BA2F56CA22}"/>
                        </a:ext>
                      </a:extLst>
                    </pic:cNvPr>
                    <pic:cNvPicPr>
                      <a:picLocks noChangeAspect="1"/>
                    </pic:cNvPicPr>
                  </pic:nvPicPr>
                  <pic:blipFill>
                    <a:blip r:embed="rId26"/>
                    <a:stretch>
                      <a:fillRect/>
                    </a:stretch>
                  </pic:blipFill>
                  <pic:spPr>
                    <a:xfrm>
                      <a:off x="0" y="0"/>
                      <a:ext cx="5041723" cy="1998949"/>
                    </a:xfrm>
                    <a:prstGeom prst="rect">
                      <a:avLst/>
                    </a:prstGeom>
                  </pic:spPr>
                </pic:pic>
              </a:graphicData>
            </a:graphic>
          </wp:inline>
        </w:drawing>
      </w:r>
    </w:p>
    <w:p w14:paraId="00746C58" w14:textId="77777777" w:rsidR="004E3721" w:rsidRPr="00280CAE" w:rsidRDefault="004E3721" w:rsidP="004E3721">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3</w:t>
      </w:r>
      <w:r w:rsidRPr="00280CAE">
        <w:fldChar w:fldCharType="end"/>
      </w:r>
      <w:r w:rsidRPr="00280CAE">
        <w:t xml:space="preserve"> Process Diagram for Checking Individual Subscription Amounts</w:t>
      </w:r>
    </w:p>
    <w:p w14:paraId="1AC332E4" w14:textId="77777777" w:rsidR="004E3721" w:rsidRPr="00280CAE" w:rsidRDefault="004E3721" w:rsidP="004E3721">
      <w:pPr>
        <w:jc w:val="center"/>
      </w:pPr>
      <w:r w:rsidRPr="00280CAE">
        <w:rPr>
          <w:noProof/>
        </w:rPr>
        <w:lastRenderedPageBreak/>
        <w:drawing>
          <wp:inline distT="0" distB="0" distL="0" distR="0" wp14:anchorId="60BA81EA" wp14:editId="6E16E238">
            <wp:extent cx="5281684" cy="2073550"/>
            <wp:effectExtent l="0" t="0" r="0" b="3175"/>
            <wp:docPr id="1344582279" name="Picture 2" descr="A diagram of a flowchart&#10;&#10;AI-generated content may be incorrect.">
              <a:extLst xmlns:a="http://schemas.openxmlformats.org/drawingml/2006/main">
                <a:ext uri="{FF2B5EF4-FFF2-40B4-BE49-F238E27FC236}">
                  <a16:creationId xmlns:a16="http://schemas.microsoft.com/office/drawing/2014/main" id="{D0430E3F-B3F5-660D-BAFD-0EEDDEB910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flowchart&#10;&#10;AI-generated content may be incorrect.">
                      <a:extLst>
                        <a:ext uri="{FF2B5EF4-FFF2-40B4-BE49-F238E27FC236}">
                          <a16:creationId xmlns:a16="http://schemas.microsoft.com/office/drawing/2014/main" id="{D0430E3F-B3F5-660D-BAFD-0EEDDEB91008}"/>
                        </a:ext>
                      </a:extLst>
                    </pic:cNvPr>
                    <pic:cNvPicPr>
                      <a:picLocks noChangeAspect="1"/>
                    </pic:cNvPicPr>
                  </pic:nvPicPr>
                  <pic:blipFill>
                    <a:blip r:embed="rId27"/>
                    <a:stretch>
                      <a:fillRect/>
                    </a:stretch>
                  </pic:blipFill>
                  <pic:spPr>
                    <a:xfrm>
                      <a:off x="0" y="0"/>
                      <a:ext cx="5284991" cy="2074848"/>
                    </a:xfrm>
                    <a:prstGeom prst="rect">
                      <a:avLst/>
                    </a:prstGeom>
                  </pic:spPr>
                </pic:pic>
              </a:graphicData>
            </a:graphic>
          </wp:inline>
        </w:drawing>
      </w:r>
    </w:p>
    <w:p w14:paraId="4D841F88" w14:textId="77777777" w:rsidR="004E3721" w:rsidRPr="00280CAE" w:rsidRDefault="004E3721" w:rsidP="004E3721">
      <w:pPr>
        <w:pStyle w:val="Caption"/>
      </w:pPr>
      <w:r w:rsidRPr="00280CAE">
        <w:t xml:space="preserve">Figure </w:t>
      </w:r>
      <w:r w:rsidRPr="00280CAE">
        <w:fldChar w:fldCharType="begin"/>
      </w:r>
      <w:r w:rsidRPr="00280CAE">
        <w:instrText xml:space="preserve"> SEQ Figure \* ARABIC </w:instrText>
      </w:r>
      <w:r w:rsidRPr="00280CAE">
        <w:fldChar w:fldCharType="separate"/>
      </w:r>
      <w:r w:rsidRPr="00280CAE">
        <w:rPr>
          <w:noProof/>
        </w:rPr>
        <w:t>4</w:t>
      </w:r>
      <w:r w:rsidRPr="00280CAE">
        <w:fldChar w:fldCharType="end"/>
      </w:r>
      <w:r w:rsidRPr="00280CAE">
        <w:t xml:space="preserve"> Process Diagram for Checking Individual Aggregate Amounts</w:t>
      </w:r>
    </w:p>
    <w:p w14:paraId="569B901D" w14:textId="4CE0F989" w:rsidR="00B06C21" w:rsidRPr="00280CAE" w:rsidRDefault="00B06C21" w:rsidP="00B06C21">
      <w:r w:rsidRPr="00280CAE">
        <w:t xml:space="preserve">When the process is </w:t>
      </w:r>
      <w:commentRangeStart w:id="741"/>
      <w:r w:rsidRPr="00280CAE">
        <w:t>triggered</w:t>
      </w:r>
      <w:commentRangeEnd w:id="741"/>
      <w:r w:rsidR="000617F4">
        <w:rPr>
          <w:rStyle w:val="CommentReference"/>
        </w:rPr>
        <w:commentReference w:id="741"/>
      </w:r>
      <w:r w:rsidRPr="00280CAE">
        <w:t xml:space="preserve">, </w:t>
      </w:r>
    </w:p>
    <w:p w14:paraId="28F49DBA" w14:textId="0AA7A7B8" w:rsidR="00B06C21" w:rsidRPr="00280CAE" w:rsidRDefault="00B06C21" w:rsidP="00734BA5">
      <w:pPr>
        <w:pStyle w:val="NumberedList"/>
        <w:numPr>
          <w:ilvl w:val="0"/>
          <w:numId w:val="32"/>
        </w:numPr>
      </w:pPr>
      <w:r w:rsidRPr="00280CAE">
        <w:t xml:space="preserve">Check if the current time is before the </w:t>
      </w:r>
      <w:commentRangeStart w:id="742"/>
      <w:commentRangeStart w:id="743"/>
      <w:r w:rsidRPr="00280CAE">
        <w:t>Allotment Cutoff Time</w:t>
      </w:r>
      <w:commentRangeEnd w:id="742"/>
      <w:r w:rsidR="00BC78A7">
        <w:rPr>
          <w:rStyle w:val="CommentReference"/>
        </w:rPr>
        <w:commentReference w:id="742"/>
      </w:r>
      <w:commentRangeEnd w:id="743"/>
      <w:r w:rsidR="0047661F">
        <w:rPr>
          <w:rStyle w:val="CommentReference"/>
        </w:rPr>
        <w:commentReference w:id="743"/>
      </w:r>
      <w:r w:rsidRPr="00280CAE">
        <w:t>. If yes, the process ends immediately.</w:t>
      </w:r>
    </w:p>
    <w:p w14:paraId="4B539F58" w14:textId="0EABE127" w:rsidR="00B06C21" w:rsidRPr="00280CAE" w:rsidRDefault="00B06C21" w:rsidP="00B06C21">
      <w:pPr>
        <w:pStyle w:val="NumberedList"/>
      </w:pPr>
      <w:r w:rsidRPr="00280CAE">
        <w:t xml:space="preserve">Check if any holdings and subscription files have been received by CDP and the </w:t>
      </w:r>
      <w:del w:id="744" w:author="Akila BALAKRISHNAN from.OPTIMUM (MAS)" w:date="2025-12-18T15:45:00Z" w16du:dateUtc="2025-12-18T07:45:00Z">
        <w:r w:rsidRPr="00280CAE" w:rsidDel="0090437A">
          <w:delText xml:space="preserve">3 </w:delText>
        </w:r>
      </w:del>
      <w:ins w:id="745" w:author="Akila BALAKRISHNAN from.OPTIMUM (MAS)" w:date="2025-12-18T15:45:00Z" w16du:dateUtc="2025-12-18T07:45:00Z">
        <w:r w:rsidR="0090437A">
          <w:t>Retail</w:t>
        </w:r>
        <w:r w:rsidR="0090437A" w:rsidRPr="00280CAE">
          <w:t xml:space="preserve"> </w:t>
        </w:r>
      </w:ins>
      <w:r w:rsidRPr="00280CAE">
        <w:t xml:space="preserve">PDs for the current calendar month. </w:t>
      </w:r>
      <w:commentRangeStart w:id="746"/>
      <w:commentRangeStart w:id="747"/>
      <w:r w:rsidRPr="00280CAE">
        <w:t xml:space="preserve">If there </w:t>
      </w:r>
      <w:del w:id="748" w:author="Han Xie CHAI (MAS)" w:date="2025-12-19T17:47:00Z" w16du:dateUtc="2025-12-19T09:47:00Z">
        <w:r w:rsidRPr="00280CAE">
          <w:delText xml:space="preserve">are </w:delText>
        </w:r>
      </w:del>
      <w:ins w:id="749" w:author="Han Xie CHAI (MAS)" w:date="2025-12-19T17:47:00Z" w16du:dateUtc="2025-12-19T09:47:00Z">
        <w:r w:rsidR="00A123C9">
          <w:t>is</w:t>
        </w:r>
        <w:r w:rsidR="00A123C9" w:rsidRPr="00280CAE">
          <w:t xml:space="preserve"> </w:t>
        </w:r>
      </w:ins>
      <w:r w:rsidRPr="00280CAE">
        <w:t xml:space="preserve">no holdings file or if there </w:t>
      </w:r>
      <w:del w:id="750" w:author="Han Xie CHAI (MAS)" w:date="2025-12-19T17:48:00Z" w16du:dateUtc="2025-12-19T09:48:00Z">
        <w:r w:rsidRPr="00280CAE">
          <w:delText>are</w:delText>
        </w:r>
      </w:del>
      <w:ins w:id="751" w:author="Han Xie CHAI (MAS)" w:date="2025-12-19T17:48:00Z" w16du:dateUtc="2025-12-19T09:48:00Z">
        <w:r w:rsidR="00A123C9">
          <w:t>is</w:t>
        </w:r>
      </w:ins>
      <w:r w:rsidRPr="00280CAE">
        <w:t xml:space="preserve"> no subscription file</w:t>
      </w:r>
      <w:del w:id="752" w:author="Han Xie CHAI (MAS)" w:date="2025-12-19T17:49:00Z" w16du:dateUtc="2025-12-19T09:49:00Z">
        <w:r w:rsidRPr="00280CAE">
          <w:delText>s</w:delText>
        </w:r>
      </w:del>
      <w:r w:rsidRPr="00280CAE">
        <w:t xml:space="preserve"> received, the process ends </w:t>
      </w:r>
      <w:r w:rsidR="00E10AAD" w:rsidRPr="00280CAE">
        <w:t>and a warning is shown for the allotment</w:t>
      </w:r>
      <w:r w:rsidRPr="00280CAE">
        <w:t>.</w:t>
      </w:r>
      <w:commentRangeEnd w:id="746"/>
      <w:r w:rsidR="0074382F">
        <w:rPr>
          <w:rStyle w:val="CommentReference"/>
        </w:rPr>
        <w:commentReference w:id="746"/>
      </w:r>
      <w:commentRangeEnd w:id="747"/>
      <w:r w:rsidR="000617F4">
        <w:rPr>
          <w:rStyle w:val="CommentReference"/>
        </w:rPr>
        <w:commentReference w:id="747"/>
      </w:r>
    </w:p>
    <w:p w14:paraId="6214C457" w14:textId="168595A7" w:rsidR="00B06C21" w:rsidRPr="00280CAE" w:rsidRDefault="00B06C21" w:rsidP="00B06C21">
      <w:pPr>
        <w:pStyle w:val="NumberedList"/>
      </w:pPr>
      <w:r w:rsidRPr="00280CAE">
        <w:t xml:space="preserve">Obtain the issue code for the SSB for which the allotment date lies on the </w:t>
      </w:r>
      <w:commentRangeStart w:id="753"/>
      <w:r w:rsidRPr="00280CAE">
        <w:t>current system date</w:t>
      </w:r>
      <w:commentRangeEnd w:id="753"/>
      <w:r w:rsidR="0074382F">
        <w:rPr>
          <w:rStyle w:val="CommentReference"/>
        </w:rPr>
        <w:commentReference w:id="753"/>
      </w:r>
      <w:r w:rsidRPr="00280CAE">
        <w:t>.</w:t>
      </w:r>
    </w:p>
    <w:p w14:paraId="51BD217C" w14:textId="7877A24F" w:rsidR="00B06C21" w:rsidRPr="00280CAE" w:rsidRDefault="00B06C21" w:rsidP="00734BA5">
      <w:pPr>
        <w:pStyle w:val="NumberedList"/>
        <w:numPr>
          <w:ilvl w:val="1"/>
          <w:numId w:val="3"/>
        </w:numPr>
      </w:pPr>
      <w:r w:rsidRPr="00280CAE">
        <w:t xml:space="preserve">If there </w:t>
      </w:r>
      <w:del w:id="754" w:author="Han Xie CHAI (MAS)" w:date="2025-12-19T17:50:00Z" w16du:dateUtc="2025-12-19T09:50:00Z">
        <w:r w:rsidRPr="00280CAE">
          <w:delText xml:space="preserve">are </w:delText>
        </w:r>
      </w:del>
      <w:ins w:id="755" w:author="Han Xie CHAI (MAS)" w:date="2025-12-19T17:50:00Z" w16du:dateUtc="2025-12-19T09:50:00Z">
        <w:r w:rsidR="00A123C9">
          <w:t>is</w:t>
        </w:r>
        <w:r w:rsidR="00A123C9" w:rsidRPr="00280CAE">
          <w:t xml:space="preserve"> </w:t>
        </w:r>
      </w:ins>
      <w:r w:rsidRPr="00280CAE">
        <w:t>no allotment</w:t>
      </w:r>
      <w:del w:id="756" w:author="Han Xie CHAI (MAS)" w:date="2025-12-19T17:50:00Z" w16du:dateUtc="2025-12-19T09:50:00Z">
        <w:r w:rsidRPr="00280CAE">
          <w:delText>s</w:delText>
        </w:r>
      </w:del>
      <w:r w:rsidRPr="00280CAE">
        <w:t xml:space="preserve"> on the current system date, the process ends immediately.</w:t>
      </w:r>
    </w:p>
    <w:p w14:paraId="5FBA70C1" w14:textId="175F1DE1" w:rsidR="00B06C21" w:rsidRPr="00280CAE" w:rsidRDefault="00B06C21" w:rsidP="00B06C21">
      <w:pPr>
        <w:pStyle w:val="NumberedList"/>
      </w:pPr>
      <w:r w:rsidRPr="00280CAE">
        <w:t>Retrieve the subscription records for the issue code.</w:t>
      </w:r>
    </w:p>
    <w:p w14:paraId="0E848CBC" w14:textId="4192E373" w:rsidR="00B06C21" w:rsidRPr="00280CAE" w:rsidRDefault="00B06C21" w:rsidP="00734BA5">
      <w:pPr>
        <w:pStyle w:val="NumberedList"/>
        <w:numPr>
          <w:ilvl w:val="1"/>
          <w:numId w:val="3"/>
        </w:numPr>
      </w:pPr>
      <w:r w:rsidRPr="00280CAE">
        <w:t xml:space="preserve">If there </w:t>
      </w:r>
      <w:del w:id="757" w:author="Han Xie CHAI (MAS)" w:date="2025-12-19T17:50:00Z" w16du:dateUtc="2025-12-19T09:50:00Z">
        <w:r w:rsidRPr="00280CAE">
          <w:delText xml:space="preserve">are </w:delText>
        </w:r>
      </w:del>
      <w:ins w:id="758" w:author="Han Xie CHAI (MAS)" w:date="2025-12-19T17:50:00Z" w16du:dateUtc="2025-12-19T09:50:00Z">
        <w:r w:rsidR="001D20B0">
          <w:t>is</w:t>
        </w:r>
        <w:r w:rsidR="001D20B0" w:rsidRPr="00280CAE">
          <w:t xml:space="preserve"> </w:t>
        </w:r>
      </w:ins>
      <w:r w:rsidRPr="00280CAE">
        <w:t>no subscription record</w:t>
      </w:r>
      <w:del w:id="759" w:author="Han Xie CHAI (MAS)" w:date="2025-12-19T17:50:00Z" w16du:dateUtc="2025-12-19T09:50:00Z">
        <w:r w:rsidRPr="00280CAE">
          <w:delText>s</w:delText>
        </w:r>
      </w:del>
      <w:r w:rsidRPr="00280CAE">
        <w:t xml:space="preserve"> found, the process ends immediately.</w:t>
      </w:r>
    </w:p>
    <w:p w14:paraId="0E17BC00" w14:textId="50A962BD" w:rsidR="00B06C21" w:rsidRPr="00280CAE" w:rsidRDefault="00B06C21" w:rsidP="00B06C21">
      <w:pPr>
        <w:pStyle w:val="NumberedList"/>
      </w:pPr>
      <w:r w:rsidRPr="00280CAE">
        <w:t>Check the individual subscription amount.</w:t>
      </w:r>
    </w:p>
    <w:p w14:paraId="3F940C37" w14:textId="515A8390" w:rsidR="00B06C21" w:rsidRPr="00280CAE" w:rsidRDefault="00B06C21" w:rsidP="00734BA5">
      <w:pPr>
        <w:pStyle w:val="NumberedList"/>
        <w:numPr>
          <w:ilvl w:val="1"/>
          <w:numId w:val="3"/>
        </w:numPr>
      </w:pPr>
      <w:r w:rsidRPr="00280CAE">
        <w:t>Sort the subscription records</w:t>
      </w:r>
      <w:ins w:id="760" w:author="Akila BALAKRISHNAN from.OPTIMUM (MAS)" w:date="2025-12-19T12:03:00Z" w16du:dateUtc="2025-12-19T04:03:00Z">
        <w:r w:rsidR="0047661F">
          <w:t xml:space="preserve"> (both Cash and SRS)</w:t>
        </w:r>
      </w:ins>
      <w:r w:rsidRPr="00280CAE">
        <w:t xml:space="preserve"> in ascending order of </w:t>
      </w:r>
      <w:r w:rsidR="00280CAE">
        <w:t xml:space="preserve">NRIC or passport number </w:t>
      </w:r>
      <w:r w:rsidR="00280CAE" w:rsidRPr="006422D6">
        <w:rPr>
          <w:strike/>
          <w:rPrChange w:id="761" w:author="Sin Fong TAN (MAS)" w:date="2026-01-07T14:21:00Z" w16du:dateUtc="2026-01-07T06:21:00Z">
            <w:rPr/>
          </w:rPrChange>
        </w:rPr>
        <w:t>and</w:t>
      </w:r>
      <w:r w:rsidRPr="00280CAE">
        <w:t xml:space="preserve"> </w:t>
      </w:r>
      <w:ins w:id="762" w:author="Sin Fong TAN (MAS)" w:date="2026-01-07T14:21:00Z" w16du:dateUtc="2026-01-07T06:21:00Z">
        <w:r w:rsidR="006422D6">
          <w:t xml:space="preserve">follow by </w:t>
        </w:r>
      </w:ins>
      <w:r w:rsidRPr="00280CAE">
        <w:t>submitted date/time.</w:t>
      </w:r>
    </w:p>
    <w:p w14:paraId="2DA56702" w14:textId="0C79183E" w:rsidR="00B06C21" w:rsidRPr="00280CAE" w:rsidRDefault="00B06C21">
      <w:pPr>
        <w:pStyle w:val="NumberedList"/>
        <w:numPr>
          <w:ilvl w:val="1"/>
          <w:numId w:val="3"/>
        </w:numPr>
        <w:pPrChange w:id="763" w:author="Akila BALAKRISHNAN from.OPTIMUM (MAS)" w:date="2025-12-19T12:07:00Z" w16du:dateUtc="2025-12-19T04:07:00Z">
          <w:pPr>
            <w:pStyle w:val="NumberedList"/>
          </w:pPr>
        </w:pPrChange>
      </w:pPr>
      <w:r w:rsidRPr="00280CAE">
        <w:t>Retrieve the value of the Max Allotment Per Issuance.</w:t>
      </w:r>
    </w:p>
    <w:p w14:paraId="3D6D8713" w14:textId="1D5978B9" w:rsidR="00B06C21" w:rsidRPr="00280CAE" w:rsidRDefault="00B06C21">
      <w:pPr>
        <w:pStyle w:val="NumberedList"/>
        <w:numPr>
          <w:ilvl w:val="1"/>
          <w:numId w:val="3"/>
        </w:numPr>
        <w:pPrChange w:id="764" w:author="Akila BALAKRISHNAN from.OPTIMUM (MAS)" w:date="2025-12-19T12:07:00Z" w16du:dateUtc="2025-12-19T04:07:00Z">
          <w:pPr>
            <w:pStyle w:val="NumberedList"/>
          </w:pPr>
        </w:pPrChange>
      </w:pPr>
      <w:r w:rsidRPr="00280CAE">
        <w:t xml:space="preserve">For </w:t>
      </w:r>
      <w:proofErr w:type="gramStart"/>
      <w:r w:rsidRPr="00280CAE">
        <w:t>each individual</w:t>
      </w:r>
      <w:proofErr w:type="gramEnd"/>
      <w:r w:rsidRPr="00280CAE">
        <w:t>,</w:t>
      </w:r>
    </w:p>
    <w:p w14:paraId="2DE3CB74" w14:textId="76D52CE1" w:rsidR="00B06C21" w:rsidRPr="00280CAE" w:rsidRDefault="00B06C21">
      <w:pPr>
        <w:pStyle w:val="NumberedList"/>
        <w:numPr>
          <w:ilvl w:val="2"/>
          <w:numId w:val="3"/>
        </w:numPr>
        <w:pPrChange w:id="765" w:author="Akila BALAKRISHNAN from.OPTIMUM (MAS)" w:date="2025-12-19T12:07:00Z" w16du:dateUtc="2025-12-19T04:07:00Z">
          <w:pPr>
            <w:pStyle w:val="NumberedList"/>
            <w:numPr>
              <w:ilvl w:val="1"/>
            </w:numPr>
            <w:ind w:left="1440"/>
          </w:pPr>
        </w:pPrChange>
      </w:pPr>
      <w:r w:rsidRPr="00280CAE">
        <w:t xml:space="preserve">If the </w:t>
      </w:r>
      <w:del w:id="766" w:author="Jasmine WL TEO (MAS)" w:date="2025-12-18T10:06:00Z" w16du:dateUtc="2025-12-18T02:06:00Z">
        <w:r w:rsidRPr="00280CAE">
          <w:delText xml:space="preserve">Subscribed </w:delText>
        </w:r>
      </w:del>
      <w:ins w:id="767" w:author="Jasmine WL TEO (MAS)" w:date="2025-12-18T10:06:00Z" w16du:dateUtc="2025-12-18T02:06:00Z">
        <w:r w:rsidR="00E040F9">
          <w:t>Applied</w:t>
        </w:r>
        <w:r w:rsidR="00E040F9" w:rsidRPr="00280CAE">
          <w:t xml:space="preserve"> </w:t>
        </w:r>
      </w:ins>
      <w:del w:id="768" w:author="Han Xie CHAI (MAS)" w:date="2025-12-19T17:52:00Z" w16du:dateUtc="2025-12-19T09:52:00Z">
        <w:r w:rsidRPr="00280CAE" w:rsidDel="001D20B0">
          <w:delText>a</w:delText>
        </w:r>
      </w:del>
      <w:ins w:id="769" w:author="Han Xie CHAI (MAS)" w:date="2025-12-19T17:52:00Z" w16du:dateUtc="2025-12-19T09:52:00Z">
        <w:r w:rsidR="001D20B0">
          <w:t>A</w:t>
        </w:r>
      </w:ins>
      <w:r w:rsidRPr="00280CAE">
        <w:t xml:space="preserve">mount &gt; </w:t>
      </w:r>
      <w:commentRangeStart w:id="770"/>
      <w:r w:rsidRPr="00280CAE">
        <w:t>Issue Limit</w:t>
      </w:r>
      <w:commentRangeEnd w:id="770"/>
      <w:r w:rsidR="002E4CD1">
        <w:rPr>
          <w:rStyle w:val="CommentReference"/>
        </w:rPr>
        <w:commentReference w:id="770"/>
      </w:r>
      <w:r w:rsidRPr="00280CAE">
        <w:t>, then accept the subscriptions on a first-come first-accept basis until the Accepted Amount = Issue Limit.</w:t>
      </w:r>
    </w:p>
    <w:p w14:paraId="1700FC08" w14:textId="025F43F3" w:rsidR="00B06C21" w:rsidRPr="00280CAE" w:rsidRDefault="00B06C21">
      <w:pPr>
        <w:pStyle w:val="NumberedList"/>
        <w:numPr>
          <w:ilvl w:val="2"/>
          <w:numId w:val="3"/>
        </w:numPr>
        <w:pPrChange w:id="771" w:author="Akila BALAKRISHNAN from.OPTIMUM (MAS)" w:date="2025-12-19T12:07:00Z" w16du:dateUtc="2025-12-19T04:07:00Z">
          <w:pPr>
            <w:pStyle w:val="NumberedList"/>
            <w:numPr>
              <w:ilvl w:val="1"/>
            </w:numPr>
            <w:ind w:left="1440"/>
          </w:pPr>
        </w:pPrChange>
      </w:pPr>
      <w:r w:rsidRPr="00280CAE">
        <w:t>Else, accept all subscriptions such that the Accepted Amount =</w:t>
      </w:r>
      <w:ins w:id="772" w:author="Jasmine WL TEO (MAS)" w:date="2025-12-18T10:06:00Z" w16du:dateUtc="2025-12-18T02:06:00Z">
        <w:r w:rsidRPr="00280CAE">
          <w:t xml:space="preserve"> </w:t>
        </w:r>
        <w:r w:rsidR="00E040F9">
          <w:t>Applied</w:t>
        </w:r>
      </w:ins>
      <w:del w:id="773" w:author="Jasmine WL TEO (MAS)" w:date="2025-12-18T10:06:00Z" w16du:dateUtc="2025-12-18T02:06:00Z">
        <w:r w:rsidRPr="00280CAE" w:rsidDel="00E040F9">
          <w:delText xml:space="preserve"> </w:delText>
        </w:r>
        <w:r w:rsidRPr="00280CAE">
          <w:delText>Subscribed</w:delText>
        </w:r>
      </w:del>
      <w:r w:rsidRPr="00280CAE">
        <w:t xml:space="preserve"> Amount.</w:t>
      </w:r>
    </w:p>
    <w:p w14:paraId="1BD17F0C" w14:textId="087D961D" w:rsidR="00B06C21" w:rsidRPr="00280CAE" w:rsidRDefault="00B06C21" w:rsidP="00B06C21">
      <w:pPr>
        <w:pStyle w:val="NumberedList"/>
      </w:pPr>
      <w:r w:rsidRPr="00280CAE">
        <w:t>Check the individual aggregate amount.</w:t>
      </w:r>
    </w:p>
    <w:p w14:paraId="4F03B56B" w14:textId="597A5DAA" w:rsidR="00B06C21" w:rsidRPr="00280CAE" w:rsidRDefault="00B06C21" w:rsidP="00734BA5">
      <w:pPr>
        <w:pStyle w:val="NumberedList"/>
        <w:numPr>
          <w:ilvl w:val="1"/>
          <w:numId w:val="3"/>
        </w:numPr>
      </w:pPr>
      <w:r w:rsidRPr="00280CAE">
        <w:t xml:space="preserve">Sort the subscription records </w:t>
      </w:r>
      <w:ins w:id="774" w:author="Akila BALAKRISHNAN from.OPTIMUM (MAS)" w:date="2025-12-19T12:07:00Z" w16du:dateUtc="2025-12-19T04:07:00Z">
        <w:r w:rsidR="003C0DF0">
          <w:t>(both Cash and SRS)</w:t>
        </w:r>
        <w:r w:rsidR="003C0DF0" w:rsidRPr="00280CAE">
          <w:t xml:space="preserve"> </w:t>
        </w:r>
      </w:ins>
      <w:r w:rsidRPr="00280CAE">
        <w:t xml:space="preserve">in ascending order of </w:t>
      </w:r>
      <w:r w:rsidR="00280CAE">
        <w:t xml:space="preserve">NRIC or passport number </w:t>
      </w:r>
      <w:r w:rsidR="00280CAE" w:rsidRPr="004B1E73">
        <w:rPr>
          <w:strike/>
          <w:rPrChange w:id="775" w:author="Sin Fong TAN (MAS)" w:date="2026-01-07T14:24:00Z" w16du:dateUtc="2026-01-07T06:24:00Z">
            <w:rPr/>
          </w:rPrChange>
        </w:rPr>
        <w:t>and</w:t>
      </w:r>
      <w:r w:rsidRPr="00280CAE">
        <w:t xml:space="preserve"> </w:t>
      </w:r>
      <w:ins w:id="776" w:author="Sin Fong TAN (MAS)" w:date="2026-01-07T14:24:00Z" w16du:dateUtc="2026-01-07T06:24:00Z">
        <w:r w:rsidR="004B1E73">
          <w:t xml:space="preserve">follow by </w:t>
        </w:r>
      </w:ins>
      <w:r w:rsidRPr="00280CAE">
        <w:t>submitted date/time.</w:t>
      </w:r>
    </w:p>
    <w:p w14:paraId="5C539D57" w14:textId="2F47FF08" w:rsidR="00B06C21" w:rsidRPr="00280CAE" w:rsidRDefault="00B06C21" w:rsidP="00734BA5">
      <w:pPr>
        <w:pStyle w:val="NumberedList"/>
        <w:numPr>
          <w:ilvl w:val="1"/>
          <w:numId w:val="3"/>
        </w:numPr>
      </w:pPr>
      <w:r w:rsidRPr="00280CAE">
        <w:t>Retrieve the Max Allotment Aggregate Limit, which is the limit across all issuances.</w:t>
      </w:r>
    </w:p>
    <w:p w14:paraId="0EC7F9C9" w14:textId="4F3B4161" w:rsidR="00B06C21" w:rsidRPr="00280CAE" w:rsidRDefault="00B06C21" w:rsidP="00734BA5">
      <w:pPr>
        <w:pStyle w:val="NumberedList"/>
        <w:numPr>
          <w:ilvl w:val="1"/>
          <w:numId w:val="3"/>
        </w:numPr>
      </w:pPr>
      <w:r w:rsidRPr="00280CAE">
        <w:t xml:space="preserve">For </w:t>
      </w:r>
      <w:proofErr w:type="gramStart"/>
      <w:r w:rsidRPr="00280CAE">
        <w:t>each individual</w:t>
      </w:r>
      <w:proofErr w:type="gramEnd"/>
      <w:r w:rsidRPr="00280CAE">
        <w:t>,</w:t>
      </w:r>
    </w:p>
    <w:p w14:paraId="28C64C11" w14:textId="64699E73" w:rsidR="00B06C21" w:rsidRPr="00280CAE" w:rsidRDefault="00B06C21" w:rsidP="00734BA5">
      <w:pPr>
        <w:pStyle w:val="NumberedList"/>
        <w:numPr>
          <w:ilvl w:val="2"/>
          <w:numId w:val="3"/>
        </w:numPr>
      </w:pPr>
      <w:r w:rsidRPr="00280CAE">
        <w:t>Retrieve their Holdings Amount</w:t>
      </w:r>
      <w:ins w:id="777" w:author="Akila BALAKRISHNAN from.OPTIMUM (MAS)" w:date="2025-12-19T12:07:00Z" w16du:dateUtc="2025-12-19T04:07:00Z">
        <w:r w:rsidR="003C0DF0">
          <w:t xml:space="preserve"> (both Cash and SRS)</w:t>
        </w:r>
      </w:ins>
      <w:r w:rsidRPr="00280CAE">
        <w:t>.</w:t>
      </w:r>
    </w:p>
    <w:p w14:paraId="5A60FCEB" w14:textId="1AE12719" w:rsidR="00B06C21" w:rsidRPr="00280CAE" w:rsidRDefault="00B06C21" w:rsidP="00734BA5">
      <w:pPr>
        <w:pStyle w:val="NumberedList"/>
        <w:numPr>
          <w:ilvl w:val="2"/>
          <w:numId w:val="3"/>
        </w:numPr>
      </w:pPr>
      <w:r w:rsidRPr="00280CAE">
        <w:t>If the Holdings Amount + Accepted Amount</w:t>
      </w:r>
      <w:commentRangeStart w:id="778"/>
      <w:r w:rsidRPr="00280CAE">
        <w:t xml:space="preserve"> &gt; </w:t>
      </w:r>
      <w:commentRangeEnd w:id="778"/>
      <w:r w:rsidR="00814E4F">
        <w:rPr>
          <w:rStyle w:val="CommentReference"/>
        </w:rPr>
        <w:commentReference w:id="778"/>
      </w:r>
      <w:r w:rsidRPr="00280CAE">
        <w:t>Max Allotment Aggregate Limit, then accept the subscriptions on a first-come first-accept basis until the Holdings Amount + Accepted Amount = Max Allotment Aggregate Limit.</w:t>
      </w:r>
    </w:p>
    <w:p w14:paraId="55D3ADEB" w14:textId="79B4745E" w:rsidR="00B06C21" w:rsidRPr="00280CAE" w:rsidRDefault="00B06C21" w:rsidP="00734BA5">
      <w:pPr>
        <w:pStyle w:val="NumberedList"/>
        <w:numPr>
          <w:ilvl w:val="2"/>
          <w:numId w:val="3"/>
        </w:numPr>
      </w:pPr>
      <w:r w:rsidRPr="00280CAE">
        <w:t>Else, do not change the Accepted Amount.</w:t>
      </w:r>
    </w:p>
    <w:p w14:paraId="34C3F573" w14:textId="5C1701FF" w:rsidR="00B06C21" w:rsidRPr="00280CAE" w:rsidRDefault="00B06C21" w:rsidP="00B06C21">
      <w:pPr>
        <w:pStyle w:val="NumberedList"/>
      </w:pPr>
      <w:r w:rsidRPr="00280CAE">
        <w:t>Compute the total accepted subscription amount.</w:t>
      </w:r>
    </w:p>
    <w:p w14:paraId="5CAC17E4" w14:textId="1DFB306B" w:rsidR="00B06C21" w:rsidRPr="00280CAE" w:rsidRDefault="00B06C21" w:rsidP="00734BA5">
      <w:pPr>
        <w:pStyle w:val="NumberedList"/>
        <w:numPr>
          <w:ilvl w:val="1"/>
          <w:numId w:val="3"/>
        </w:numPr>
      </w:pPr>
      <w:r w:rsidRPr="00280CAE">
        <w:lastRenderedPageBreak/>
        <w:t>If total accepted subscription amount &lt;= Issue size, all individuals will be fully allotted based on the Accepted amount subscribed.</w:t>
      </w:r>
    </w:p>
    <w:p w14:paraId="511D5ADF" w14:textId="3F956CBB" w:rsidR="00B06C21" w:rsidRPr="00280CAE" w:rsidRDefault="00B06C21" w:rsidP="00734BA5">
      <w:pPr>
        <w:pStyle w:val="NumberedList"/>
        <w:numPr>
          <w:ilvl w:val="1"/>
          <w:numId w:val="3"/>
        </w:numPr>
      </w:pPr>
      <w:r w:rsidRPr="00280CAE">
        <w:t>If total accepted subscription amount &gt; Issue size, OMEGA will need to perform the tiered allotment (Quality Ceiling Format) for the individuals.</w:t>
      </w:r>
    </w:p>
    <w:p w14:paraId="072C0C36" w14:textId="77777777" w:rsidR="00B06C21" w:rsidRPr="00280CAE" w:rsidRDefault="00B06C21" w:rsidP="00B06C21">
      <w:pPr>
        <w:pStyle w:val="NumberedList"/>
        <w:numPr>
          <w:ilvl w:val="0"/>
          <w:numId w:val="0"/>
        </w:numPr>
        <w:ind w:left="720"/>
      </w:pPr>
    </w:p>
    <w:p w14:paraId="6E33FD11" w14:textId="487D3A22" w:rsidR="00B06C21" w:rsidRPr="00280CAE" w:rsidRDefault="00B06C21" w:rsidP="00B06C21">
      <w:pPr>
        <w:pStyle w:val="NumberedList"/>
        <w:numPr>
          <w:ilvl w:val="0"/>
          <w:numId w:val="0"/>
        </w:numPr>
        <w:ind w:left="720" w:hanging="360"/>
      </w:pPr>
      <w:commentRangeStart w:id="779"/>
      <w:r w:rsidRPr="00280CAE">
        <w:t xml:space="preserve">Under this </w:t>
      </w:r>
      <w:commentRangeStart w:id="780"/>
      <w:r w:rsidRPr="00280CAE">
        <w:t>allotment mechanism</w:t>
      </w:r>
      <w:commentRangeEnd w:id="780"/>
      <w:r w:rsidR="00630DA3">
        <w:rPr>
          <w:rStyle w:val="CommentReference"/>
        </w:rPr>
        <w:commentReference w:id="780"/>
      </w:r>
      <w:r w:rsidRPr="00280CAE">
        <w:t>,</w:t>
      </w:r>
      <w:commentRangeEnd w:id="779"/>
      <w:r w:rsidR="00E111AD">
        <w:rPr>
          <w:rStyle w:val="CommentReference"/>
        </w:rPr>
        <w:commentReference w:id="779"/>
      </w:r>
    </w:p>
    <w:p w14:paraId="5B807022" w14:textId="77777777" w:rsidR="00B06C21" w:rsidRPr="00280CAE" w:rsidRDefault="00B06C21" w:rsidP="00734BA5">
      <w:pPr>
        <w:pStyle w:val="NumberedList"/>
        <w:numPr>
          <w:ilvl w:val="0"/>
          <w:numId w:val="33"/>
        </w:numPr>
      </w:pPr>
      <w:r w:rsidRPr="00280CAE">
        <w:t>OMEGA will first generate a random seed value.</w:t>
      </w:r>
    </w:p>
    <w:p w14:paraId="695AA509" w14:textId="3DD028D1" w:rsidR="00B06C21" w:rsidRPr="00280CAE" w:rsidRDefault="00B06C21" w:rsidP="00734BA5">
      <w:pPr>
        <w:pStyle w:val="NumberedList"/>
        <w:numPr>
          <w:ilvl w:val="0"/>
          <w:numId w:val="33"/>
        </w:numPr>
      </w:pPr>
      <w:proofErr w:type="gramStart"/>
      <w:r w:rsidRPr="00280CAE">
        <w:t>Each individual</w:t>
      </w:r>
      <w:proofErr w:type="gramEnd"/>
      <w:r w:rsidRPr="00280CAE">
        <w:t xml:space="preserve"> will be allotted the minimum denomination. The amount allotted will increase in multiples of this minimum denomination for every applicant until the </w:t>
      </w:r>
      <w:commentRangeStart w:id="781"/>
      <w:r w:rsidRPr="00280CAE">
        <w:t xml:space="preserve">applicant </w:t>
      </w:r>
      <w:commentRangeEnd w:id="781"/>
      <w:r w:rsidR="001966BD">
        <w:rPr>
          <w:rStyle w:val="CommentReference"/>
        </w:rPr>
        <w:commentReference w:id="781"/>
      </w:r>
      <w:r w:rsidRPr="00280CAE">
        <w:t xml:space="preserve">has received the full amount </w:t>
      </w:r>
      <w:del w:id="782" w:author="Akila BALAKRISHNAN from.OPTIMUM (MAS)" w:date="2025-12-18T16:18:00Z" w16du:dateUtc="2025-12-18T08:18:00Z">
        <w:r w:rsidRPr="00280CAE" w:rsidDel="001966BD">
          <w:delText xml:space="preserve">applied </w:delText>
        </w:r>
      </w:del>
      <w:ins w:id="783" w:author="Akila BALAKRISHNAN from.OPTIMUM (MAS)" w:date="2025-12-18T16:18:00Z" w16du:dateUtc="2025-12-18T08:18:00Z">
        <w:r w:rsidR="001966BD">
          <w:t>accepted</w:t>
        </w:r>
        <w:r w:rsidR="001966BD" w:rsidRPr="00280CAE">
          <w:t xml:space="preserve"> </w:t>
        </w:r>
      </w:ins>
      <w:r w:rsidRPr="00280CAE">
        <w:t xml:space="preserve">for, or until the </w:t>
      </w:r>
      <w:commentRangeStart w:id="784"/>
      <w:r w:rsidRPr="00280CAE">
        <w:t xml:space="preserve">amount of bonds </w:t>
      </w:r>
      <w:commentRangeEnd w:id="784"/>
      <w:r w:rsidR="00BD3193">
        <w:rPr>
          <w:rStyle w:val="CommentReference"/>
        </w:rPr>
        <w:commentReference w:id="784"/>
      </w:r>
      <w:r w:rsidRPr="00280CAE">
        <w:t>has been reached whichever comes first.</w:t>
      </w:r>
    </w:p>
    <w:p w14:paraId="557A3E8F" w14:textId="77777777" w:rsidR="00B06C21" w:rsidRPr="00280CAE" w:rsidRDefault="00B06C21" w:rsidP="00734BA5">
      <w:pPr>
        <w:pStyle w:val="NumberedList"/>
        <w:numPr>
          <w:ilvl w:val="0"/>
          <w:numId w:val="33"/>
        </w:numPr>
      </w:pPr>
      <w:commentRangeStart w:id="785"/>
      <w:r w:rsidRPr="00280CAE">
        <w:t xml:space="preserve">If the number of applicants is so large that issuing the minimum denomination </w:t>
      </w:r>
      <w:commentRangeEnd w:id="785"/>
      <w:r w:rsidR="00E111AD">
        <w:rPr>
          <w:rStyle w:val="CommentReference"/>
        </w:rPr>
        <w:commentReference w:id="785"/>
      </w:r>
      <w:r w:rsidRPr="00280CAE">
        <w:t>will exceed the amount of bonds available, the bonds will be allocated amongst the remaining applicants randomly based on the random seed value generated.</w:t>
      </w:r>
    </w:p>
    <w:p w14:paraId="4DCB7EBF" w14:textId="77777777" w:rsidR="00F87D50" w:rsidRDefault="00F87D50" w:rsidP="00B06C21">
      <w:pPr>
        <w:pStyle w:val="NumberedList"/>
        <w:rPr>
          <w:ins w:id="786" w:author="Jasmine WL TEO (MAS)" w:date="2025-12-23T10:48:00Z" w16du:dateUtc="2025-12-23T02:48:00Z"/>
        </w:rPr>
      </w:pPr>
      <w:ins w:id="787" w:author="Jasmine WL TEO (MAS)" w:date="2025-12-23T10:48:00Z" w16du:dateUtc="2025-12-23T02:48:00Z">
        <w:r>
          <w:t>Post validation checks:</w:t>
        </w:r>
      </w:ins>
    </w:p>
    <w:p w14:paraId="4DBECA31" w14:textId="189155F0" w:rsidR="00B06C21" w:rsidRPr="00280CAE" w:rsidDel="00F87D50" w:rsidRDefault="00B06C21">
      <w:pPr>
        <w:pStyle w:val="NumberedList"/>
        <w:numPr>
          <w:ilvl w:val="1"/>
          <w:numId w:val="3"/>
        </w:numPr>
        <w:rPr>
          <w:del w:id="788" w:author="Jasmine WL TEO (MAS)" w:date="2025-12-23T10:48:00Z" w16du:dateUtc="2025-12-23T02:48:00Z"/>
        </w:rPr>
        <w:pPrChange w:id="789" w:author="Jasmine WL TEO (MAS)" w:date="2025-12-23T10:48:00Z" w16du:dateUtc="2025-12-23T02:48:00Z">
          <w:pPr>
            <w:pStyle w:val="NumberedList"/>
          </w:pPr>
        </w:pPrChange>
      </w:pPr>
      <w:commentRangeStart w:id="790"/>
      <w:commentRangeStart w:id="791"/>
      <w:commentRangeStart w:id="792"/>
      <w:r w:rsidRPr="00280CAE">
        <w:t xml:space="preserve">Validate if the </w:t>
      </w:r>
      <w:ins w:id="793" w:author="Akila BALAKRISHNAN from.OPTIMUM (MAS)" w:date="2025-12-18T16:21:00Z" w16du:dateUtc="2025-12-18T08:21:00Z">
        <w:r w:rsidR="00D76F12">
          <w:t xml:space="preserve">total </w:t>
        </w:r>
      </w:ins>
      <w:r w:rsidRPr="00280CAE">
        <w:t xml:space="preserve">amount allotted &lt;= issue size. </w:t>
      </w:r>
      <w:commentRangeStart w:id="794"/>
      <w:r w:rsidRPr="00280CAE">
        <w:t>If yes, update the subscription records with the allotted amount</w:t>
      </w:r>
      <w:commentRangeEnd w:id="794"/>
      <w:r w:rsidR="00753ACC">
        <w:rPr>
          <w:rStyle w:val="CommentReference"/>
        </w:rPr>
        <w:commentReference w:id="794"/>
      </w:r>
      <w:r w:rsidRPr="00280CAE">
        <w:t>.</w:t>
      </w:r>
    </w:p>
    <w:p w14:paraId="2B5F9644" w14:textId="321257A1" w:rsidR="00B06C21" w:rsidRDefault="00F87D50" w:rsidP="00F87D50">
      <w:pPr>
        <w:pStyle w:val="NumberedList"/>
        <w:numPr>
          <w:ilvl w:val="1"/>
          <w:numId w:val="3"/>
        </w:numPr>
        <w:rPr>
          <w:ins w:id="795" w:author="Jasmine WL TEO (MAS)" w:date="2025-12-23T10:48:00Z" w16du:dateUtc="2025-12-23T02:48:00Z"/>
        </w:rPr>
      </w:pPr>
      <w:ins w:id="796" w:author="Jasmine WL TEO (MAS)" w:date="2025-12-23T10:48:00Z" w16du:dateUtc="2025-12-23T02:48:00Z">
        <w:r>
          <w:t xml:space="preserve"> </w:t>
        </w:r>
      </w:ins>
      <w:r w:rsidR="00B06C21" w:rsidRPr="00280CAE">
        <w:t xml:space="preserve">If the </w:t>
      </w:r>
      <w:ins w:id="797" w:author="Akila BALAKRISHNAN from.OPTIMUM (MAS)" w:date="2025-12-18T16:30:00Z" w16du:dateUtc="2025-12-18T08:30:00Z">
        <w:r w:rsidR="00CC6DBE">
          <w:t xml:space="preserve">total </w:t>
        </w:r>
      </w:ins>
      <w:r w:rsidR="00B06C21" w:rsidRPr="00280CAE">
        <w:t xml:space="preserve">amount allotted &gt; issue size, </w:t>
      </w:r>
      <w:commentRangeStart w:id="798"/>
      <w:commentRangeStart w:id="799"/>
      <w:r w:rsidR="00B06C21" w:rsidRPr="00280CAE">
        <w:t>notify users</w:t>
      </w:r>
      <w:commentRangeEnd w:id="798"/>
      <w:r w:rsidR="00280CAE" w:rsidRPr="00280CAE">
        <w:rPr>
          <w:rStyle w:val="CommentReference"/>
        </w:rPr>
        <w:commentReference w:id="798"/>
      </w:r>
      <w:commentRangeEnd w:id="799"/>
      <w:commentRangeEnd w:id="790"/>
      <w:r w:rsidR="00B05AF4">
        <w:rPr>
          <w:rStyle w:val="CommentReference"/>
        </w:rPr>
        <w:commentReference w:id="799"/>
      </w:r>
      <w:r w:rsidR="003C3F05">
        <w:rPr>
          <w:rStyle w:val="CommentReference"/>
        </w:rPr>
        <w:commentReference w:id="790"/>
      </w:r>
      <w:commentRangeEnd w:id="791"/>
      <w:r>
        <w:rPr>
          <w:rStyle w:val="CommentReference"/>
        </w:rPr>
        <w:commentReference w:id="791"/>
      </w:r>
      <w:commentRangeEnd w:id="792"/>
      <w:r w:rsidR="00DA12A0">
        <w:rPr>
          <w:rStyle w:val="CommentReference"/>
        </w:rPr>
        <w:commentReference w:id="792"/>
      </w:r>
      <w:r w:rsidR="00B06C21" w:rsidRPr="00280CAE">
        <w:t>.</w:t>
      </w:r>
    </w:p>
    <w:p w14:paraId="632161D7" w14:textId="3B7A2444" w:rsidR="00F87D50" w:rsidRPr="00F87D50" w:rsidDel="00E11712" w:rsidRDefault="00F87D50" w:rsidP="00F87D50">
      <w:pPr>
        <w:pStyle w:val="NumberedList"/>
        <w:numPr>
          <w:ilvl w:val="1"/>
          <w:numId w:val="3"/>
        </w:numPr>
        <w:rPr>
          <w:del w:id="800" w:author="Jasmine WL TEO (MAS)" w:date="2025-12-23T10:56:00Z" w16du:dateUtc="2025-12-23T02:56:00Z"/>
          <w:highlight w:val="yellow"/>
          <w:rPrChange w:id="801" w:author="Jasmine WL TEO (MAS)" w:date="2025-12-23T10:49:00Z" w16du:dateUtc="2025-12-23T02:49:00Z">
            <w:rPr>
              <w:del w:id="802" w:author="Jasmine WL TEO (MAS)" w:date="2025-12-23T10:56:00Z" w16du:dateUtc="2025-12-23T02:56:00Z"/>
            </w:rPr>
          </w:rPrChange>
        </w:rPr>
      </w:pPr>
    </w:p>
    <w:p w14:paraId="0D1467BA" w14:textId="56A62952" w:rsidR="00B06C21" w:rsidRPr="00280CAE" w:rsidRDefault="00B06C21" w:rsidP="00B06C21">
      <w:pPr>
        <w:pStyle w:val="NumberedList"/>
      </w:pPr>
      <w:r w:rsidRPr="00280CAE">
        <w:t>Generate Verification Reports. The following reports are generated:</w:t>
      </w:r>
    </w:p>
    <w:p w14:paraId="62DC06D0" w14:textId="359600B6" w:rsidR="00B06C21" w:rsidRPr="00280CAE" w:rsidRDefault="00B06C21" w:rsidP="00734BA5">
      <w:pPr>
        <w:pStyle w:val="NumberedList"/>
        <w:numPr>
          <w:ilvl w:val="1"/>
          <w:numId w:val="3"/>
        </w:numPr>
      </w:pPr>
      <w:commentRangeStart w:id="803"/>
      <w:r w:rsidRPr="00280CAE">
        <w:t>High Level Subscription Submission Report</w:t>
      </w:r>
      <w:commentRangeEnd w:id="803"/>
      <w:r w:rsidR="0082385F">
        <w:rPr>
          <w:rStyle w:val="CommentReference"/>
        </w:rPr>
        <w:commentReference w:id="803"/>
      </w:r>
    </w:p>
    <w:p w14:paraId="2DFE34E7" w14:textId="5590F864" w:rsidR="00B06C21" w:rsidRPr="00280CAE" w:rsidRDefault="00B06C21" w:rsidP="00734BA5">
      <w:pPr>
        <w:pStyle w:val="NumberedList"/>
        <w:numPr>
          <w:ilvl w:val="1"/>
          <w:numId w:val="3"/>
        </w:numPr>
      </w:pPr>
      <w:r w:rsidRPr="00280CAE">
        <w:t>Allotment Detailed Report</w:t>
      </w:r>
    </w:p>
    <w:p w14:paraId="0C404582" w14:textId="5E4B2105" w:rsidR="00B06C21" w:rsidRPr="00280CAE" w:rsidRDefault="00B06C21" w:rsidP="00734BA5">
      <w:pPr>
        <w:pStyle w:val="NumberedList"/>
        <w:numPr>
          <w:ilvl w:val="1"/>
          <w:numId w:val="3"/>
        </w:numPr>
      </w:pPr>
      <w:r w:rsidRPr="00280CAE">
        <w:t xml:space="preserve">Allotment Aggregate Report by </w:t>
      </w:r>
      <w:del w:id="804" w:author="Akila BALAKRISHNAN from.OPTIMUM (MAS)" w:date="2025-12-18T16:22:00Z" w16du:dateUtc="2025-12-18T08:22:00Z">
        <w:r w:rsidRPr="00280CAE" w:rsidDel="0082385F">
          <w:delText>FIs</w:delText>
        </w:r>
      </w:del>
      <w:ins w:id="805" w:author="Akila BALAKRISHNAN from.OPTIMUM (MAS)" w:date="2025-12-18T16:22:00Z" w16du:dateUtc="2025-12-18T08:22:00Z">
        <w:r w:rsidR="0082385F">
          <w:t>PD</w:t>
        </w:r>
        <w:r w:rsidR="0082385F" w:rsidRPr="00280CAE">
          <w:t>s</w:t>
        </w:r>
      </w:ins>
    </w:p>
    <w:p w14:paraId="18B73990" w14:textId="1B1437EC" w:rsidR="00B06C21" w:rsidRPr="00280CAE" w:rsidRDefault="00B06C21" w:rsidP="00734BA5">
      <w:pPr>
        <w:pStyle w:val="NumberedList"/>
        <w:numPr>
          <w:ilvl w:val="1"/>
          <w:numId w:val="3"/>
        </w:numPr>
      </w:pPr>
      <w:r w:rsidRPr="00280CAE">
        <w:t>Allotment Aggregated Report by Investor Profile</w:t>
      </w:r>
      <w:ins w:id="806" w:author="Akila BALAKRISHNAN from.OPTIMUM (MAS)" w:date="2025-12-18T16:22:00Z" w16du:dateUtc="2025-12-18T08:22:00Z">
        <w:r w:rsidR="0082385F">
          <w:t xml:space="preserve"> (Nationality/Residency)</w:t>
        </w:r>
      </w:ins>
    </w:p>
    <w:p w14:paraId="702EDCD7" w14:textId="3A4CBFDD" w:rsidR="00B06C21" w:rsidRPr="00280CAE" w:rsidRDefault="00B06C21" w:rsidP="00734BA5">
      <w:pPr>
        <w:pStyle w:val="NumberedList"/>
        <w:numPr>
          <w:ilvl w:val="1"/>
          <w:numId w:val="3"/>
        </w:numPr>
      </w:pPr>
      <w:r w:rsidRPr="00280CAE">
        <w:t>Allotment Aggregated Report by Applied Amount</w:t>
      </w:r>
    </w:p>
    <w:p w14:paraId="13B27DD9" w14:textId="47B05F54" w:rsidR="00734BA5" w:rsidRDefault="00B06C21" w:rsidP="00734BA5">
      <w:pPr>
        <w:pStyle w:val="NumberedList"/>
        <w:numPr>
          <w:ilvl w:val="0"/>
          <w:numId w:val="0"/>
        </w:numPr>
        <w:ind w:left="720"/>
        <w:rPr>
          <w:i/>
          <w:iCs/>
        </w:rPr>
      </w:pPr>
      <w:r w:rsidRPr="00280CAE">
        <w:t xml:space="preserve">For more information on requirements for these reports, refer to </w:t>
      </w:r>
      <w:r w:rsidRPr="00280CAE">
        <w:rPr>
          <w:i/>
          <w:iCs/>
        </w:rPr>
        <w:t>MAS_OMEGA – Functional Specifications Document (Reports).</w:t>
      </w:r>
    </w:p>
    <w:p w14:paraId="51ACD133" w14:textId="1819D18E" w:rsidR="00B06C21" w:rsidRPr="00734BA5" w:rsidRDefault="00734BA5" w:rsidP="00FD5D1B">
      <w:pPr>
        <w:ind w:left="720"/>
        <w:rPr>
          <w:i/>
          <w:iCs/>
        </w:rPr>
      </w:pPr>
      <w:r>
        <w:t xml:space="preserve">The results verification and release will occur at this stage and follows the steps described in </w:t>
      </w:r>
      <w:r w:rsidRPr="00280CAE">
        <w:rPr>
          <w:i/>
          <w:iCs/>
        </w:rPr>
        <w:t>MAS_OMEGA – Functional</w:t>
      </w:r>
      <w:r>
        <w:rPr>
          <w:i/>
          <w:iCs/>
        </w:rPr>
        <w:t xml:space="preserve"> </w:t>
      </w:r>
      <w:r w:rsidRPr="00280CAE">
        <w:rPr>
          <w:i/>
          <w:iCs/>
        </w:rPr>
        <w:t>Specifications Document (</w:t>
      </w:r>
      <w:r>
        <w:rPr>
          <w:i/>
          <w:iCs/>
        </w:rPr>
        <w:t>Allotment</w:t>
      </w:r>
      <w:r w:rsidRPr="00280CAE">
        <w:rPr>
          <w:i/>
          <w:iCs/>
        </w:rPr>
        <w:t>)</w:t>
      </w:r>
      <w:r>
        <w:rPr>
          <w:i/>
          <w:iCs/>
        </w:rPr>
        <w:t xml:space="preserve">. </w:t>
      </w:r>
      <w:commentRangeStart w:id="807"/>
      <w:r>
        <w:t xml:space="preserve">However, for SSBs, the results will be released after successful verification as described in step </w:t>
      </w:r>
      <w:del w:id="808" w:author="Akila BALAKRISHNAN from.OPTIMUM (MAS)" w:date="2025-12-19T18:08:00Z" w16du:dateUtc="2025-12-19T10:08:00Z">
        <w:r w:rsidDel="00C36D16">
          <w:delText xml:space="preserve">12 </w:delText>
        </w:r>
      </w:del>
      <w:ins w:id="809" w:author="Akila BALAKRISHNAN from.OPTIMUM (MAS)" w:date="2025-12-19T18:08:00Z" w16du:dateUtc="2025-12-19T10:08:00Z">
        <w:r w:rsidR="00C36D16">
          <w:t xml:space="preserve">10 </w:t>
        </w:r>
      </w:ins>
      <w:r>
        <w:t>below.</w:t>
      </w:r>
      <w:commentRangeEnd w:id="807"/>
      <w:r w:rsidR="0082385F">
        <w:rPr>
          <w:rStyle w:val="CommentReference"/>
        </w:rPr>
        <w:commentReference w:id="807"/>
      </w:r>
      <w:r>
        <w:t xml:space="preserve"> </w:t>
      </w:r>
    </w:p>
    <w:p w14:paraId="5E70697D" w14:textId="5D32D176" w:rsidR="00B06C21" w:rsidRPr="00280CAE" w:rsidRDefault="00B06C21" w:rsidP="00B06C21">
      <w:pPr>
        <w:pStyle w:val="NumberedList"/>
      </w:pPr>
      <w:r w:rsidRPr="00280CAE">
        <w:t xml:space="preserve">Generate the results file and encrypt it. </w:t>
      </w:r>
    </w:p>
    <w:p w14:paraId="198BC065" w14:textId="2F4BA78C" w:rsidR="00B06C21" w:rsidRPr="00280CAE" w:rsidRDefault="00B06C21" w:rsidP="00734BA5">
      <w:pPr>
        <w:pStyle w:val="NumberedList"/>
        <w:numPr>
          <w:ilvl w:val="1"/>
          <w:numId w:val="3"/>
        </w:numPr>
      </w:pPr>
      <w:r w:rsidRPr="00280CAE">
        <w:t xml:space="preserve">The results file will be separate for Cash transactions and SRS transactions for </w:t>
      </w:r>
      <w:ins w:id="810" w:author="Akila BALAKRISHNAN from.OPTIMUM (MAS)" w:date="2025-12-18T16:25:00Z" w16du:dateUtc="2025-12-18T08:25:00Z">
        <w:r w:rsidR="0082385F">
          <w:t xml:space="preserve">Retail </w:t>
        </w:r>
      </w:ins>
      <w:r w:rsidRPr="00280CAE">
        <w:t xml:space="preserve">PDs and CDP. The </w:t>
      </w:r>
      <w:ins w:id="811" w:author="Akila BALAKRISHNAN from.OPTIMUM (MAS)" w:date="2025-12-18T16:25:00Z" w16du:dateUtc="2025-12-18T08:25:00Z">
        <w:r w:rsidR="0082385F">
          <w:t xml:space="preserve">Retail </w:t>
        </w:r>
      </w:ins>
      <w:r w:rsidRPr="00280CAE">
        <w:t xml:space="preserve">PD result file for Cash and </w:t>
      </w:r>
      <w:del w:id="812" w:author="Akila BALAKRISHNAN from.OPTIMUM (MAS)" w:date="2025-12-18T16:25:00Z" w16du:dateUtc="2025-12-18T08:25:00Z">
        <w:r w:rsidRPr="00280CAE" w:rsidDel="0082385F">
          <w:delText xml:space="preserve">CDP </w:delText>
        </w:r>
      </w:del>
      <w:ins w:id="813" w:author="Akila BALAKRISHNAN from.OPTIMUM (MAS)" w:date="2025-12-18T16:25:00Z" w16du:dateUtc="2025-12-18T08:25:00Z">
        <w:r w:rsidR="0082385F">
          <w:t>SRS</w:t>
        </w:r>
        <w:r w:rsidR="0082385F" w:rsidRPr="00280CAE">
          <w:t xml:space="preserve"> </w:t>
        </w:r>
      </w:ins>
      <w:r w:rsidRPr="00280CAE">
        <w:t xml:space="preserve">will include the allotment results for the requests submitted by the </w:t>
      </w:r>
      <w:ins w:id="814" w:author="Akila BALAKRISHNAN from.OPTIMUM (MAS)" w:date="2025-12-18T16:25:00Z" w16du:dateUtc="2025-12-18T08:25:00Z">
        <w:r w:rsidR="0082385F">
          <w:t>respe</w:t>
        </w:r>
      </w:ins>
      <w:ins w:id="815" w:author="Akila BALAKRISHNAN from.OPTIMUM (MAS)" w:date="2025-12-18T16:26:00Z" w16du:dateUtc="2025-12-18T08:26:00Z">
        <w:r w:rsidR="0082385F">
          <w:t xml:space="preserve">ctive </w:t>
        </w:r>
      </w:ins>
      <w:r w:rsidRPr="00280CAE">
        <w:t>PD</w:t>
      </w:r>
      <w:ins w:id="816" w:author="Akila BALAKRISHNAN from.OPTIMUM (MAS)" w:date="2025-12-18T16:26:00Z" w16du:dateUtc="2025-12-18T08:26:00Z">
        <w:r w:rsidR="0082385F">
          <w:t>s only</w:t>
        </w:r>
      </w:ins>
      <w:r w:rsidRPr="00280CAE">
        <w:t xml:space="preserve">. The CDP result file for Cash transactions and SRS transactions will include the allotment results for requests submitted by all </w:t>
      </w:r>
      <w:ins w:id="817" w:author="Akila BALAKRISHNAN from.OPTIMUM (MAS)" w:date="2025-12-18T16:26:00Z" w16du:dateUtc="2025-12-18T08:26:00Z">
        <w:r w:rsidR="0082385F">
          <w:t xml:space="preserve">Retail </w:t>
        </w:r>
      </w:ins>
      <w:r w:rsidRPr="00280CAE">
        <w:t>PDs.</w:t>
      </w:r>
    </w:p>
    <w:p w14:paraId="2160B052" w14:textId="60559ADA" w:rsidR="00B06C21" w:rsidRPr="00280CAE" w:rsidRDefault="00B06C21" w:rsidP="00734BA5">
      <w:pPr>
        <w:pStyle w:val="NumberedList"/>
        <w:numPr>
          <w:ilvl w:val="1"/>
          <w:numId w:val="3"/>
        </w:numPr>
      </w:pPr>
      <w:r w:rsidRPr="00280CAE">
        <w:t>There will also be a MEPS+ consolidated allotment result file generated which include</w:t>
      </w:r>
      <w:del w:id="818" w:author="Akila BALAKRISHNAN from.OPTIMUM (MAS)" w:date="2025-12-18T16:26:00Z" w16du:dateUtc="2025-12-18T08:26:00Z">
        <w:r w:rsidRPr="00280CAE" w:rsidDel="0082385F">
          <w:delText>d</w:delText>
        </w:r>
      </w:del>
      <w:r w:rsidRPr="00280CAE">
        <w:t xml:space="preserve"> both Cash transactions and SRS transactions</w:t>
      </w:r>
      <w:ins w:id="819" w:author="Akila BALAKRISHNAN from.OPTIMUM (MAS)" w:date="2025-12-18T16:26:00Z" w16du:dateUtc="2025-12-18T08:26:00Z">
        <w:r w:rsidR="0082385F">
          <w:t xml:space="preserve"> </w:t>
        </w:r>
        <w:commentRangeStart w:id="820"/>
        <w:r w:rsidR="0082385F">
          <w:t>for each Retail PD</w:t>
        </w:r>
        <w:commentRangeEnd w:id="820"/>
        <w:r w:rsidR="0082385F">
          <w:rPr>
            <w:rStyle w:val="CommentReference"/>
          </w:rPr>
          <w:commentReference w:id="820"/>
        </w:r>
      </w:ins>
      <w:r w:rsidRPr="00280CAE">
        <w:t>.</w:t>
      </w:r>
    </w:p>
    <w:p w14:paraId="1558F429" w14:textId="1C82CC14" w:rsidR="00B06C21" w:rsidRPr="00280CAE" w:rsidRDefault="00B06C21" w:rsidP="00B06C21">
      <w:pPr>
        <w:pStyle w:val="NumberedList"/>
      </w:pPr>
      <w:commentRangeStart w:id="821"/>
      <w:r w:rsidRPr="00280CAE">
        <w:t xml:space="preserve">Send the encrypted </w:t>
      </w:r>
      <w:del w:id="822" w:author="Akila BALAKRISHNAN from.OPTIMUM (MAS)" w:date="2025-12-18T13:46:00Z" w16du:dateUtc="2025-12-18T05:46:00Z">
        <w:r w:rsidRPr="00280CAE" w:rsidDel="00F03971">
          <w:delText xml:space="preserve">acknowledgement </w:delText>
        </w:r>
      </w:del>
      <w:ins w:id="823" w:author="Akila BALAKRISHNAN from.OPTIMUM (MAS)" w:date="2025-12-18T13:46:00Z" w16du:dateUtc="2025-12-18T05:46:00Z">
        <w:r w:rsidR="00F03971">
          <w:t>allotment results</w:t>
        </w:r>
        <w:r w:rsidR="00F03971" w:rsidRPr="00280CAE">
          <w:t xml:space="preserve"> </w:t>
        </w:r>
      </w:ins>
      <w:r w:rsidRPr="00280CAE">
        <w:t>file.</w:t>
      </w:r>
      <w:commentRangeEnd w:id="821"/>
      <w:r w:rsidR="0082385F">
        <w:rPr>
          <w:rStyle w:val="CommentReference"/>
        </w:rPr>
        <w:commentReference w:id="821"/>
      </w:r>
    </w:p>
    <w:p w14:paraId="4B5A9A90" w14:textId="56E9EBE0" w:rsidR="00795F72" w:rsidRPr="00280CAE" w:rsidRDefault="00B06C21" w:rsidP="00795F72">
      <w:r w:rsidRPr="00280CAE">
        <w:t xml:space="preserve">The process </w:t>
      </w:r>
      <w:commentRangeStart w:id="824"/>
      <w:r w:rsidRPr="00280CAE">
        <w:t>ends</w:t>
      </w:r>
      <w:commentRangeEnd w:id="824"/>
      <w:r w:rsidR="00FA5381">
        <w:rPr>
          <w:rStyle w:val="CommentReference"/>
        </w:rPr>
        <w:commentReference w:id="824"/>
      </w:r>
      <w:r w:rsidRPr="00280CAE">
        <w:t>.</w:t>
      </w:r>
    </w:p>
    <w:sectPr w:rsidR="00795F72" w:rsidRPr="00280CAE" w:rsidSect="004B15DC">
      <w:pgSz w:w="12240" w:h="15840"/>
      <w:pgMar w:top="1440" w:right="720" w:bottom="1440" w:left="720" w:header="72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ilmond YANG (MAS)" w:date="2026-01-07T15:18:00Z" w:initials="WY">
    <w:p w14:paraId="46B140FD" w14:textId="77777777" w:rsidR="00071934" w:rsidRDefault="00071934" w:rsidP="00071934">
      <w:pPr>
        <w:pStyle w:val="CommentText"/>
        <w:jc w:val="left"/>
      </w:pPr>
      <w:r>
        <w:rPr>
          <w:rStyle w:val="CommentReference"/>
        </w:rPr>
        <w:annotationRef/>
      </w:r>
      <w:r>
        <w:t>Actual release date is 11 Dec 2025?</w:t>
      </w:r>
    </w:p>
  </w:comment>
  <w:comment w:id="2" w:author="Sharmaine TAN (MAS)" w:date="2026-01-09T11:34:00Z" w:initials="ST">
    <w:p w14:paraId="3082026B" w14:textId="77777777" w:rsidR="003E588C" w:rsidRDefault="003E588C" w:rsidP="003E588C">
      <w:pPr>
        <w:pStyle w:val="CommentText"/>
        <w:jc w:val="left"/>
      </w:pPr>
      <w:r>
        <w:rPr>
          <w:rStyle w:val="CommentReference"/>
        </w:rPr>
        <w:annotationRef/>
      </w:r>
      <w:r>
        <w:t xml:space="preserve">Yes, actual release date is 11 Dec 2025 </w:t>
      </w:r>
    </w:p>
  </w:comment>
  <w:comment w:id="9" w:author="Sharmaine TAN (MAS)" w:date="2025-12-16T12:00:00Z" w:initials="ST">
    <w:p w14:paraId="51E6E863" w14:textId="3B00ADC2" w:rsidR="00D1514C" w:rsidRDefault="000C526A" w:rsidP="00D1514C">
      <w:pPr>
        <w:pStyle w:val="CommentText"/>
        <w:jc w:val="left"/>
      </w:pPr>
      <w:r>
        <w:rPr>
          <w:rStyle w:val="CommentReference"/>
        </w:rPr>
        <w:annotationRef/>
      </w:r>
      <w:r w:rsidR="00D1514C">
        <w:t xml:space="preserve">Suggest can use Retail PDs instead of specifying each PDs name this can support this ease of document update in the event there is any changes to Retail Banks list </w:t>
      </w:r>
    </w:p>
    <w:p w14:paraId="226DEF1D" w14:textId="77777777" w:rsidR="00D1514C" w:rsidRDefault="00D1514C" w:rsidP="00D1514C">
      <w:pPr>
        <w:pStyle w:val="CommentText"/>
        <w:jc w:val="left"/>
      </w:pPr>
      <w:r>
        <w:t xml:space="preserve">Refer to FSD - Interfaces Specs Document (Fis and CDP) </w:t>
      </w:r>
    </w:p>
    <w:p w14:paraId="5F6C1304" w14:textId="77777777" w:rsidR="00D1514C" w:rsidRDefault="00D1514C" w:rsidP="00D1514C">
      <w:pPr>
        <w:pStyle w:val="CommentText"/>
        <w:ind w:left="720"/>
        <w:jc w:val="left"/>
      </w:pPr>
      <w:r>
        <w:t xml:space="preserve">4.3.1 </w:t>
      </w:r>
      <w:r>
        <w:rPr>
          <w:lang w:val="en-AU"/>
        </w:rPr>
        <w:t>Appendix C.1 – Acronyms of Retail Banks &amp; CDP</w:t>
      </w:r>
    </w:p>
  </w:comment>
  <w:comment w:id="42" w:author="Akila BALAKRISHNAN from.OPTIMUM (MAS)" w:date="2025-12-18T12:37:00Z" w:initials="AB">
    <w:p w14:paraId="34A715D0" w14:textId="77777777" w:rsidR="00575B90" w:rsidRDefault="00575B90" w:rsidP="00575B90">
      <w:pPr>
        <w:pStyle w:val="CommentText"/>
        <w:jc w:val="left"/>
      </w:pPr>
      <w:r>
        <w:rPr>
          <w:rStyle w:val="CommentReference"/>
        </w:rPr>
        <w:annotationRef/>
      </w:r>
      <w:r>
        <w:t>@MDD - should this be SSB instead of SSBs?</w:t>
      </w:r>
    </w:p>
  </w:comment>
  <w:comment w:id="43" w:author="Han Xie CHAI (MAS)" w:date="2025-12-18T15:26:00Z" w:initials="HC">
    <w:p w14:paraId="3C5C868F" w14:textId="77777777" w:rsidR="00D53011" w:rsidRDefault="00D53011" w:rsidP="000D3225">
      <w:pPr>
        <w:pStyle w:val="CommentText"/>
        <w:jc w:val="left"/>
      </w:pPr>
      <w:r>
        <w:rPr>
          <w:rStyle w:val="CommentReference"/>
        </w:rPr>
        <w:annotationRef/>
      </w:r>
      <w:r>
        <w:t>Can be SSBs</w:t>
      </w:r>
    </w:p>
  </w:comment>
  <w:comment w:id="54" w:author="Han Xie CHAI (MAS)" w:date="2025-12-18T15:27:00Z" w:initials="HC">
    <w:p w14:paraId="6B214BC1" w14:textId="77777777" w:rsidR="00AE6726" w:rsidRDefault="000D3225" w:rsidP="00AE6726">
      <w:pPr>
        <w:pStyle w:val="CommentText"/>
        <w:jc w:val="left"/>
      </w:pPr>
      <w:r>
        <w:rPr>
          <w:rStyle w:val="CommentReference"/>
        </w:rPr>
        <w:annotationRef/>
      </w:r>
      <w:r w:rsidR="00AE6726">
        <w:t>Should we be clearer that this only applies to the operational processes for SSBs, and not all processes for SSBs (e.g., issuance calendar, announcement)?</w:t>
      </w:r>
    </w:p>
  </w:comment>
  <w:comment w:id="55" w:author="Han Xie CHAI (MAS)" w:date="2025-12-19T11:53:00Z" w:initials="HC">
    <w:p w14:paraId="635A871F" w14:textId="77777777" w:rsidR="00BD0613" w:rsidRDefault="00BD0613" w:rsidP="00BD0613">
      <w:pPr>
        <w:pStyle w:val="CommentText"/>
        <w:jc w:val="left"/>
      </w:pPr>
      <w:r>
        <w:rPr>
          <w:rStyle w:val="CommentReference"/>
        </w:rPr>
        <w:annotationRef/>
      </w:r>
      <w:r>
        <w:t>And where would FD’s functions related to SSB be at?</w:t>
      </w:r>
    </w:p>
  </w:comment>
  <w:comment w:id="57" w:author="Sharmaine TAN (MAS)" w:date="2025-12-16T09:58:00Z" w:initials="ST">
    <w:p w14:paraId="5178A32E" w14:textId="3883A13C" w:rsidR="00087582" w:rsidRDefault="00087582" w:rsidP="00087582">
      <w:pPr>
        <w:pStyle w:val="CommentText"/>
        <w:jc w:val="left"/>
      </w:pPr>
      <w:r>
        <w:rPr>
          <w:rStyle w:val="CommentReference"/>
        </w:rPr>
        <w:annotationRef/>
      </w:r>
      <w:r>
        <w:t xml:space="preserve">Can provide the legend of the color code here ? </w:t>
      </w:r>
    </w:p>
  </w:comment>
  <w:comment w:id="64" w:author="Akila BALAKRISHNAN from.OPTIMUM (MAS)" w:date="2025-12-18T13:14:00Z" w:initials="AB">
    <w:p w14:paraId="6FE1E0C0" w14:textId="77777777" w:rsidR="00DE5251" w:rsidRDefault="00DE5251" w:rsidP="00DE5251">
      <w:pPr>
        <w:pStyle w:val="CommentText"/>
        <w:jc w:val="left"/>
      </w:pPr>
      <w:r>
        <w:rPr>
          <w:rStyle w:val="CommentReference"/>
        </w:rPr>
        <w:annotationRef/>
      </w:r>
      <w:r>
        <w:t>@MDD - Should we use working day or business day instead?</w:t>
      </w:r>
    </w:p>
    <w:p w14:paraId="77D44C8F" w14:textId="77777777" w:rsidR="00DE5251" w:rsidRDefault="00DE5251" w:rsidP="00DE5251">
      <w:pPr>
        <w:pStyle w:val="CommentText"/>
        <w:jc w:val="left"/>
      </w:pPr>
      <w:r>
        <w:t>In issuance calendar and announcement FSD we have used business day.</w:t>
      </w:r>
    </w:p>
  </w:comment>
  <w:comment w:id="65" w:author="Jasmine WL TEO (MAS)" w:date="2025-12-18T15:37:00Z" w:initials="JT">
    <w:p w14:paraId="0E9B50E7" w14:textId="77777777" w:rsidR="001D6A00" w:rsidRDefault="001D6A00" w:rsidP="001D6A00">
      <w:pPr>
        <w:pStyle w:val="CommentText"/>
        <w:jc w:val="left"/>
      </w:pPr>
      <w:r>
        <w:rPr>
          <w:rStyle w:val="CommentReference"/>
        </w:rPr>
        <w:annotationRef/>
      </w:r>
      <w:r>
        <w:t>Business then.</w:t>
      </w:r>
    </w:p>
  </w:comment>
  <w:comment w:id="66" w:author="Han Xie CHAI (MAS)" w:date="2025-12-18T15:28:00Z" w:initials="HC">
    <w:p w14:paraId="3F529BE3" w14:textId="77777777" w:rsidR="000D3225" w:rsidRDefault="000D3225" w:rsidP="000D3225">
      <w:pPr>
        <w:pStyle w:val="CommentText"/>
        <w:jc w:val="left"/>
      </w:pPr>
      <w:r>
        <w:rPr>
          <w:rStyle w:val="CommentReference"/>
        </w:rPr>
        <w:annotationRef/>
      </w:r>
      <w:r>
        <w:t>Ok to standardise to business day</w:t>
      </w:r>
    </w:p>
  </w:comment>
  <w:comment w:id="67" w:author="Akila BALAKRISHNAN from.OPTIMUM (MAS)" w:date="2025-12-18T18:27:00Z" w:initials="AB">
    <w:p w14:paraId="0DE23FB8" w14:textId="77777777" w:rsidR="00A95592" w:rsidRDefault="00A95592" w:rsidP="00A95592">
      <w:pPr>
        <w:pStyle w:val="CommentText"/>
        <w:jc w:val="left"/>
      </w:pPr>
      <w:r>
        <w:rPr>
          <w:rStyle w:val="CommentReference"/>
        </w:rPr>
        <w:annotationRef/>
      </w:r>
      <w:r>
        <w:t>@TECQ - Please update as business day</w:t>
      </w:r>
    </w:p>
  </w:comment>
  <w:comment w:id="81" w:author="Sophia TAN (MAS)" w:date="2025-12-16T09:16:00Z" w:initials="ST">
    <w:p w14:paraId="68C1ED30" w14:textId="467CF265" w:rsidR="001B5E68" w:rsidRDefault="001B5E68" w:rsidP="001B5E68">
      <w:pPr>
        <w:pStyle w:val="CommentText"/>
        <w:jc w:val="left"/>
      </w:pPr>
      <w:r>
        <w:rPr>
          <w:rStyle w:val="CommentReference"/>
        </w:rPr>
        <w:annotationRef/>
      </w:r>
      <w:r>
        <w:t>There should be color in this cell?</w:t>
      </w:r>
    </w:p>
  </w:comment>
  <w:comment w:id="85" w:author="Wilmond YANG (MAS)" w:date="2026-01-08T14:28:00Z" w:initials="WY">
    <w:p w14:paraId="1C3A0957" w14:textId="77777777" w:rsidR="00A03DC5" w:rsidRDefault="00A03DC5" w:rsidP="00A03DC5">
      <w:pPr>
        <w:pStyle w:val="CommentText"/>
        <w:jc w:val="left"/>
      </w:pPr>
      <w:r>
        <w:rPr>
          <w:rStyle w:val="CommentReference"/>
        </w:rPr>
        <w:annotationRef/>
      </w:r>
      <w:r>
        <w:t>This is referring to SSB Portal Housekeeping right?</w:t>
      </w:r>
      <w:r>
        <w:br/>
      </w:r>
      <w:r>
        <w:br/>
        <w:t>I’m thinking if we should omit SSB Portal integration from this FSD and reduce it to just a mention. Actual detail should be covered in the integration FSD instead.</w:t>
      </w:r>
      <w:r>
        <w:br/>
      </w:r>
      <w:r>
        <w:br/>
        <w:t>If this is housekeeping of files and data from SB process, it should follow a standard format, same as other FSD..</w:t>
      </w:r>
    </w:p>
  </w:comment>
  <w:comment w:id="97" w:author="Jasmine WL TEO (MAS)" w:date="2025-12-18T10:20:00Z" w:initials="JT">
    <w:p w14:paraId="54438354" w14:textId="598C98E7" w:rsidR="00407ED6" w:rsidRDefault="00734808" w:rsidP="00407ED6">
      <w:pPr>
        <w:pStyle w:val="CommentText"/>
        <w:jc w:val="left"/>
      </w:pPr>
      <w:r>
        <w:rPr>
          <w:rStyle w:val="CommentReference"/>
        </w:rPr>
        <w:annotationRef/>
      </w:r>
      <w:r w:rsidR="00407ED6">
        <w:t xml:space="preserve">@ITD, what is the check limit job doing now? Is the logic checking that an individual who has been allotted the new issuance has more than 200k of holdings, including the new issuance? </w:t>
      </w:r>
    </w:p>
  </w:comment>
  <w:comment w:id="98" w:author="Jasmine WL TEO (MAS)" w:date="2025-12-18T15:41:00Z" w:initials="JT">
    <w:p w14:paraId="7DC324D8" w14:textId="77777777" w:rsidR="009F2623" w:rsidRDefault="009F2623" w:rsidP="009F2623">
      <w:pPr>
        <w:pStyle w:val="CommentText"/>
        <w:jc w:val="left"/>
      </w:pPr>
      <w:r>
        <w:rPr>
          <w:rStyle w:val="CommentReference"/>
        </w:rPr>
        <w:annotationRef/>
      </w:r>
      <w:r>
        <w:t xml:space="preserve">I think we need to check on the logic for check limit and duplicate verification and see if these should be added as part of the checks for SSB allotment instead of separate processes. The reason why it was as such now, was because it was added post SBA go-live. </w:t>
      </w:r>
    </w:p>
    <w:p w14:paraId="42696230" w14:textId="77777777" w:rsidR="009F2623" w:rsidRDefault="009F2623" w:rsidP="009F2623">
      <w:pPr>
        <w:pStyle w:val="CommentText"/>
        <w:jc w:val="left"/>
      </w:pPr>
    </w:p>
    <w:p w14:paraId="62004776" w14:textId="77777777" w:rsidR="009F2623" w:rsidRDefault="009F2623" w:rsidP="009F2623">
      <w:pPr>
        <w:pStyle w:val="CommentText"/>
        <w:jc w:val="left"/>
      </w:pPr>
      <w:r>
        <w:t>When adding, we need to check if there will be a lot of false positives.</w:t>
      </w:r>
    </w:p>
  </w:comment>
  <w:comment w:id="99" w:author="SOE\c_seelamreddy" w:date="2026-01-07T14:27:00Z" w:initials="SM">
    <w:p w14:paraId="6E972376" w14:textId="77777777" w:rsidR="00513FB5" w:rsidRDefault="00B974D3" w:rsidP="00513FB5">
      <w:pPr>
        <w:pStyle w:val="CommentText"/>
        <w:numPr>
          <w:ilvl w:val="0"/>
          <w:numId w:val="64"/>
        </w:numPr>
        <w:jc w:val="left"/>
      </w:pPr>
      <w:r>
        <w:rPr>
          <w:rStyle w:val="CommentReference"/>
        </w:rPr>
        <w:annotationRef/>
      </w:r>
      <w:r w:rsidR="00513FB5">
        <w:t>Check limit job is to validate individual new issuance allotted vs holdings plus new issuance amount.</w:t>
      </w:r>
    </w:p>
    <w:p w14:paraId="3738635F" w14:textId="77777777" w:rsidR="00513FB5" w:rsidRDefault="00513FB5" w:rsidP="00513FB5">
      <w:pPr>
        <w:pStyle w:val="CommentText"/>
        <w:numPr>
          <w:ilvl w:val="0"/>
          <w:numId w:val="64"/>
        </w:numPr>
        <w:jc w:val="left"/>
      </w:pPr>
      <w:r>
        <w:t>Currently duplicate verification is run on last 5</w:t>
      </w:r>
      <w:r>
        <w:rPr>
          <w:vertAlign w:val="superscript"/>
        </w:rPr>
        <w:t>th</w:t>
      </w:r>
      <w:r>
        <w:t xml:space="preserve"> and 3</w:t>
      </w:r>
      <w:r>
        <w:rPr>
          <w:vertAlign w:val="superscript"/>
        </w:rPr>
        <w:t>rd</w:t>
      </w:r>
      <w:r>
        <w:t xml:space="preserve"> working days. Do we still need to run on last 5</w:t>
      </w:r>
      <w:r>
        <w:rPr>
          <w:vertAlign w:val="superscript"/>
        </w:rPr>
        <w:t>th</w:t>
      </w:r>
      <w:r>
        <w:t xml:space="preserve"> working day to flag the duplicates in advance?</w:t>
      </w:r>
    </w:p>
    <w:p w14:paraId="115A06DD" w14:textId="77777777" w:rsidR="00513FB5" w:rsidRDefault="00513FB5" w:rsidP="00513FB5">
      <w:pPr>
        <w:pStyle w:val="CommentText"/>
        <w:numPr>
          <w:ilvl w:val="0"/>
          <w:numId w:val="64"/>
        </w:numPr>
        <w:jc w:val="left"/>
      </w:pPr>
      <w:r>
        <w:t>To include check limit and duplicate verification as part of allotment -&gt; what will happen in case of failed scenarios, revert allotment or continue by logging the warning message?</w:t>
      </w:r>
    </w:p>
  </w:comment>
  <w:comment w:id="105" w:author="Sin Fong TAN (MAS)" w:date="2026-01-06T15:24:00Z" w:initials="ST">
    <w:p w14:paraId="27C1F749" w14:textId="77777777" w:rsidR="0073459A" w:rsidRDefault="0073459A" w:rsidP="0073459A">
      <w:pPr>
        <w:pStyle w:val="CommentText"/>
        <w:jc w:val="left"/>
      </w:pPr>
      <w:r>
        <w:rPr>
          <w:rStyle w:val="CommentReference"/>
        </w:rPr>
        <w:annotationRef/>
      </w:r>
      <w:r>
        <w:t>Are these in sequence? If so, (1) do ensure those that are run 2 times as pointed out in the various comments to be included. (2) ensure the dependencies (and impact) among the processes are documented (not sure where). For example, if we need to re-run “Process Holdings Submission File”, we will need to run SSB Portal Sync again.</w:t>
      </w:r>
    </w:p>
  </w:comment>
  <w:comment w:id="104" w:author="Han Xie CHAI (MAS)" w:date="2025-12-18T15:38:00Z" w:initials="HC">
    <w:p w14:paraId="15B0A457" w14:textId="09953BB5" w:rsidR="00AE6726" w:rsidRDefault="00595A88" w:rsidP="00AE6726">
      <w:pPr>
        <w:pStyle w:val="CommentText"/>
        <w:jc w:val="left"/>
      </w:pPr>
      <w:r>
        <w:rPr>
          <w:rStyle w:val="CommentReference"/>
        </w:rPr>
        <w:annotationRef/>
      </w:r>
      <w:r w:rsidR="00AE6726">
        <w:t>Would it be better if we group by files instead of working/business day? I.e., a table with each process in one column and the days they are executed on another. It’s quite hard to make sure that all the processes are included correctly.</w:t>
      </w:r>
    </w:p>
  </w:comment>
  <w:comment w:id="107" w:author="Sharmaine TAN (MAS)" w:date="2025-12-16T09:59:00Z" w:initials="ST">
    <w:p w14:paraId="12355966" w14:textId="5F254CB1" w:rsidR="002E16BC" w:rsidRDefault="00087582" w:rsidP="002E16BC">
      <w:pPr>
        <w:pStyle w:val="CommentText"/>
        <w:jc w:val="left"/>
      </w:pPr>
      <w:r>
        <w:rPr>
          <w:rStyle w:val="CommentReference"/>
        </w:rPr>
        <w:annotationRef/>
      </w:r>
      <w:r w:rsidR="002E16BC">
        <w:t>Holdings Submission file and SSB Portal Sync processing will take place daily throughout the month</w:t>
      </w:r>
    </w:p>
  </w:comment>
  <w:comment w:id="112" w:author="Akila BALAKRISHNAN from.OPTIMUM (MAS)" w:date="2025-12-18T09:55:00Z" w:initials="AB">
    <w:p w14:paraId="50176FF1" w14:textId="77777777" w:rsidR="00D31C2D" w:rsidRDefault="00212F1E" w:rsidP="00D31C2D">
      <w:pPr>
        <w:pStyle w:val="CommentText"/>
        <w:jc w:val="left"/>
      </w:pPr>
      <w:r>
        <w:rPr>
          <w:rStyle w:val="CommentReference"/>
        </w:rPr>
        <w:annotationRef/>
      </w:r>
      <w:r w:rsidR="00D31C2D">
        <w:t>On the 1</w:t>
      </w:r>
      <w:r w:rsidR="00D31C2D">
        <w:rPr>
          <w:vertAlign w:val="superscript"/>
        </w:rPr>
        <w:t>st</w:t>
      </w:r>
      <w:r w:rsidR="00D31C2D">
        <w:t xml:space="preserve"> working day, portal sync job is run 2 times. Once in the morning after the holding file is processed and another after announcement publication.</w:t>
      </w:r>
    </w:p>
    <w:p w14:paraId="2E2E4DB0" w14:textId="77777777" w:rsidR="00D31C2D" w:rsidRDefault="00D31C2D" w:rsidP="00D31C2D">
      <w:pPr>
        <w:pStyle w:val="CommentText"/>
        <w:jc w:val="left"/>
      </w:pPr>
    </w:p>
    <w:p w14:paraId="748BC7EC" w14:textId="77777777" w:rsidR="00D31C2D" w:rsidRDefault="00D31C2D" w:rsidP="00D31C2D">
      <w:pPr>
        <w:pStyle w:val="CommentText"/>
        <w:jc w:val="left"/>
      </w:pPr>
      <w:r>
        <w:t>Update the process diagram to include this.</w:t>
      </w:r>
    </w:p>
  </w:comment>
  <w:comment w:id="133" w:author="Sharmaine TAN (MAS)" w:date="2025-12-16T17:08:00Z" w:initials="ST">
    <w:p w14:paraId="4CD622EB" w14:textId="2DCEFC94" w:rsidR="00682637" w:rsidRDefault="00682637" w:rsidP="00682637">
      <w:pPr>
        <w:pStyle w:val="CommentText"/>
        <w:jc w:val="left"/>
      </w:pPr>
      <w:r>
        <w:rPr>
          <w:rStyle w:val="CommentReference"/>
        </w:rPr>
        <w:annotationRef/>
      </w:r>
      <w:r>
        <w:t xml:space="preserve">To highlight Stage: Bid Collation </w:t>
      </w:r>
    </w:p>
  </w:comment>
  <w:comment w:id="138" w:author="Sharmaine TAN (MAS)" w:date="2025-12-16T11:39:00Z" w:initials="ST">
    <w:p w14:paraId="6F838586" w14:textId="3C44B7B3" w:rsidR="003B35DB" w:rsidRDefault="00CE7749" w:rsidP="003B35DB">
      <w:pPr>
        <w:pStyle w:val="CommentText"/>
        <w:jc w:val="left"/>
      </w:pPr>
      <w:r>
        <w:rPr>
          <w:rStyle w:val="CommentReference"/>
        </w:rPr>
        <w:annotationRef/>
      </w:r>
      <w:r w:rsidR="003B35DB">
        <w:t xml:space="preserve">For consistency purpose, can consider changing this part to “the following process is executed” can understand why will it be considered as additional process as it part of BAU process today. </w:t>
      </w:r>
    </w:p>
  </w:comment>
  <w:comment w:id="140" w:author="Sharmaine TAN (MAS)" w:date="2025-12-16T11:31:00Z" w:initials="ST">
    <w:p w14:paraId="2F64FBD7" w14:textId="77777777" w:rsidR="00682637" w:rsidRDefault="00CE7749" w:rsidP="00682637">
      <w:pPr>
        <w:pStyle w:val="CommentText"/>
        <w:jc w:val="left"/>
      </w:pPr>
      <w:r>
        <w:rPr>
          <w:rStyle w:val="CommentReference"/>
        </w:rPr>
        <w:annotationRef/>
      </w:r>
      <w:r w:rsidR="00682637">
        <w:t xml:space="preserve">To highlight Stage: Allotment Processing. </w:t>
      </w:r>
    </w:p>
    <w:p w14:paraId="5440EF92" w14:textId="77777777" w:rsidR="00682637" w:rsidRDefault="00682637" w:rsidP="00682637">
      <w:pPr>
        <w:pStyle w:val="CommentText"/>
        <w:jc w:val="left"/>
      </w:pPr>
      <w:r>
        <w:t>SSB Allotment takes place last 3</w:t>
      </w:r>
      <w:r>
        <w:rPr>
          <w:vertAlign w:val="superscript"/>
        </w:rPr>
        <w:t>rd</w:t>
      </w:r>
      <w:r>
        <w:t xml:space="preserve"> working day of the month </w:t>
      </w:r>
    </w:p>
  </w:comment>
  <w:comment w:id="146" w:author="Jasmine WL TEO (MAS)" w:date="2025-12-18T08:50:00Z" w:initials="JT">
    <w:p w14:paraId="06EEE5A6" w14:textId="77777777" w:rsidR="00750954" w:rsidRDefault="00750954" w:rsidP="00750954">
      <w:pPr>
        <w:pStyle w:val="CommentText"/>
        <w:jc w:val="left"/>
      </w:pPr>
      <w:r>
        <w:rPr>
          <w:rStyle w:val="CommentReference"/>
        </w:rPr>
        <w:annotationRef/>
      </w:r>
      <w:r>
        <w:t>On the last 3</w:t>
      </w:r>
      <w:r>
        <w:rPr>
          <w:vertAlign w:val="superscript"/>
        </w:rPr>
        <w:t>rd</w:t>
      </w:r>
      <w:r>
        <w:t xml:space="preserve"> working day, portal sync is done twice. Once after the submission job and another after the results are released.</w:t>
      </w:r>
    </w:p>
  </w:comment>
  <w:comment w:id="161" w:author="Akila BALAKRISHNAN from.OPTIMUM (MAS)" w:date="2025-12-18T10:01:00Z" w:initials="AB">
    <w:p w14:paraId="6954A53F" w14:textId="77777777" w:rsidR="00D31C2D" w:rsidRDefault="00D31C2D" w:rsidP="00D31C2D">
      <w:pPr>
        <w:pStyle w:val="CommentText"/>
        <w:jc w:val="left"/>
      </w:pPr>
      <w:r>
        <w:rPr>
          <w:rStyle w:val="CommentReference"/>
        </w:rPr>
        <w:annotationRef/>
      </w:r>
      <w:r>
        <w:t>Included as per the process diagram.</w:t>
      </w:r>
    </w:p>
    <w:p w14:paraId="50EE27D6" w14:textId="77777777" w:rsidR="00D31C2D" w:rsidRDefault="00D31C2D" w:rsidP="00D31C2D">
      <w:pPr>
        <w:pStyle w:val="CommentText"/>
        <w:jc w:val="left"/>
      </w:pPr>
      <w:r>
        <w:t>Explain the check limit process and add the reference to the corresponding section here.</w:t>
      </w:r>
    </w:p>
  </w:comment>
  <w:comment w:id="153" w:author="Han Xie CHAI (MAS)" w:date="2025-12-18T15:55:00Z" w:initials="HC">
    <w:p w14:paraId="396A99CD" w14:textId="77777777" w:rsidR="00284B9B" w:rsidRDefault="00284B9B" w:rsidP="00284B9B">
      <w:pPr>
        <w:pStyle w:val="CommentText"/>
        <w:jc w:val="left"/>
      </w:pPr>
      <w:r>
        <w:rPr>
          <w:rStyle w:val="CommentReference"/>
        </w:rPr>
        <w:annotationRef/>
      </w:r>
      <w:r>
        <w:t>Do we need Release Result as well?</w:t>
      </w:r>
    </w:p>
  </w:comment>
  <w:comment w:id="154" w:author="Jasmine WL TEO (MAS)" w:date="2025-12-19T10:35:00Z" w:initials="JT">
    <w:p w14:paraId="56F90503" w14:textId="77777777" w:rsidR="00C40046" w:rsidRDefault="00C40046" w:rsidP="00C40046">
      <w:pPr>
        <w:pStyle w:val="CommentText"/>
        <w:jc w:val="left"/>
      </w:pPr>
      <w:r>
        <w:rPr>
          <w:rStyle w:val="CommentReference"/>
        </w:rPr>
        <w:annotationRef/>
      </w:r>
      <w:r>
        <w:t>Do we need check limit to be a separate process? Or it should be part of the post allotment checks.</w:t>
      </w:r>
    </w:p>
  </w:comment>
  <w:comment w:id="177" w:author="Sharmaine TAN (MAS)" w:date="2025-12-16T11:37:00Z" w:initials="ST">
    <w:p w14:paraId="0194365B" w14:textId="79003CCA" w:rsidR="00CE7749" w:rsidRDefault="00CE7749" w:rsidP="00CE7749">
      <w:pPr>
        <w:pStyle w:val="CommentText"/>
        <w:jc w:val="left"/>
      </w:pPr>
      <w:r>
        <w:rPr>
          <w:rStyle w:val="CommentReference"/>
        </w:rPr>
        <w:annotationRef/>
      </w:r>
      <w:r>
        <w:t xml:space="preserve">Holding submission file processing will be required </w:t>
      </w:r>
    </w:p>
  </w:comment>
  <w:comment w:id="197" w:author="Han Xie CHAI (MAS)" w:date="2025-12-18T15:59:00Z" w:initials="HC">
    <w:p w14:paraId="58B43FFE" w14:textId="77777777" w:rsidR="00C70325" w:rsidRDefault="00C70325" w:rsidP="00C70325">
      <w:pPr>
        <w:pStyle w:val="CommentText"/>
        <w:jc w:val="left"/>
      </w:pPr>
      <w:r>
        <w:rPr>
          <w:rStyle w:val="CommentReference"/>
        </w:rPr>
        <w:annotationRef/>
      </w:r>
      <w:r>
        <w:t>To standardise whether to use MEFT or SFTP in all specs, and define it in 1.3.</w:t>
      </w:r>
    </w:p>
  </w:comment>
  <w:comment w:id="195" w:author="Sin Fong TAN (MAS)" w:date="2026-01-06T15:27:00Z" w:initials="ST">
    <w:p w14:paraId="739B31CD" w14:textId="77777777" w:rsidR="00162AA7" w:rsidRDefault="00162AA7" w:rsidP="00162AA7">
      <w:pPr>
        <w:pStyle w:val="CommentText"/>
        <w:jc w:val="left"/>
      </w:pPr>
      <w:r>
        <w:rPr>
          <w:rStyle w:val="CommentReference"/>
        </w:rPr>
        <w:annotationRef/>
      </w:r>
      <w:r>
        <w:t>Not sure if its “right” to document as such. We should focus on the recipients ie CDP and PDs. MEFT is a technical means to send the file to them.</w:t>
      </w:r>
    </w:p>
  </w:comment>
  <w:comment w:id="203" w:author="Sophia TAN (MAS)" w:date="2025-12-16T09:18:00Z" w:initials="ST">
    <w:p w14:paraId="136C2A8B" w14:textId="61C49D1C" w:rsidR="00425737" w:rsidRDefault="00425737" w:rsidP="00425737">
      <w:pPr>
        <w:pStyle w:val="CommentText"/>
        <w:jc w:val="left"/>
      </w:pPr>
      <w:r>
        <w:rPr>
          <w:rStyle w:val="CommentReference"/>
        </w:rPr>
        <w:annotationRef/>
      </w:r>
      <w:r>
        <w:t>How do CDP and PDs retrieve?</w:t>
      </w:r>
    </w:p>
  </w:comment>
  <w:comment w:id="221" w:author="Akila BALAKRISHNAN from.OPTIMUM (MAS)" w:date="2025-12-18T12:26:00Z" w:initials="AB">
    <w:p w14:paraId="68F878B4" w14:textId="77777777" w:rsidR="00507F90" w:rsidRDefault="00404172" w:rsidP="00507F90">
      <w:pPr>
        <w:pStyle w:val="CommentText"/>
        <w:jc w:val="left"/>
      </w:pPr>
      <w:r>
        <w:rPr>
          <w:rStyle w:val="CommentReference"/>
        </w:rPr>
        <w:annotationRef/>
      </w:r>
      <w:r w:rsidR="00507F90">
        <w:t>@MDD - Is it mandatory for CDP or PDs to send a file with header and control record alone when there is no holding details records daily. Please confirm.</w:t>
      </w:r>
    </w:p>
    <w:p w14:paraId="1F3B8DC6" w14:textId="77777777" w:rsidR="00507F90" w:rsidRDefault="00507F90" w:rsidP="00507F90">
      <w:pPr>
        <w:pStyle w:val="CommentText"/>
        <w:jc w:val="left"/>
      </w:pPr>
    </w:p>
    <w:p w14:paraId="4ABAAC7C" w14:textId="77777777" w:rsidR="00507F90" w:rsidRDefault="00507F90" w:rsidP="00507F90">
      <w:pPr>
        <w:pStyle w:val="CommentText"/>
        <w:jc w:val="left"/>
      </w:pPr>
      <w:r>
        <w:t>I don’t think it is mandatory to receive file daily.</w:t>
      </w:r>
      <w:r>
        <w:br/>
        <w:t>We will process the file that are received for that day.</w:t>
      </w:r>
    </w:p>
    <w:p w14:paraId="7677FCCA" w14:textId="77777777" w:rsidR="00507F90" w:rsidRDefault="00507F90" w:rsidP="00507F90">
      <w:pPr>
        <w:pStyle w:val="CommentText"/>
        <w:jc w:val="left"/>
      </w:pPr>
    </w:p>
    <w:p w14:paraId="5A678A82" w14:textId="77777777" w:rsidR="00507F90" w:rsidRDefault="00507F90" w:rsidP="00507F90">
      <w:pPr>
        <w:pStyle w:val="CommentText"/>
        <w:jc w:val="left"/>
      </w:pPr>
      <w:r>
        <w:t>Only on allotment day, we need to have pre-checks to make sure we have received the holding details file from CDP and all PDs.</w:t>
      </w:r>
    </w:p>
  </w:comment>
  <w:comment w:id="222" w:author="Jasmine WL TEO (MAS)" w:date="2025-12-19T10:38:00Z" w:initials="JT">
    <w:p w14:paraId="1583D8AA" w14:textId="77777777" w:rsidR="00C40046" w:rsidRDefault="00C40046" w:rsidP="00C40046">
      <w:pPr>
        <w:pStyle w:val="CommentText"/>
        <w:jc w:val="left"/>
      </w:pPr>
      <w:r>
        <w:rPr>
          <w:rStyle w:val="CommentReference"/>
        </w:rPr>
        <w:annotationRef/>
      </w:r>
      <w:r>
        <w:t>While it is not mandatory for the CDP and PDs to send us a holding file daily, when there is no holding records for them, it is mandatory for them to send an empty file with no detailed records and only header and control records. This is so that OMEGA will remove the past holdings records for CDP and PDs.</w:t>
      </w:r>
    </w:p>
  </w:comment>
  <w:comment w:id="233" w:author="Sin Fong TAN (MAS)" w:date="2026-01-06T15:36:00Z" w:initials="ST">
    <w:p w14:paraId="144F79D0" w14:textId="77777777" w:rsidR="00162AA7" w:rsidRDefault="00162AA7" w:rsidP="00162AA7">
      <w:pPr>
        <w:pStyle w:val="CommentText"/>
        <w:jc w:val="left"/>
      </w:pPr>
      <w:r>
        <w:rPr>
          <w:rStyle w:val="CommentReference"/>
        </w:rPr>
        <w:annotationRef/>
      </w:r>
      <w:r>
        <w:t>Under what circumstances will this happen and what is the window?</w:t>
      </w:r>
    </w:p>
  </w:comment>
  <w:comment w:id="242" w:author="Han Xie CHAI (MAS)" w:date="2025-12-18T16:15:00Z" w:initials="HC">
    <w:p w14:paraId="7A566343" w14:textId="63B5E8FC" w:rsidR="00911049" w:rsidRDefault="00911049" w:rsidP="00911049">
      <w:pPr>
        <w:pStyle w:val="CommentText"/>
        <w:jc w:val="left"/>
      </w:pPr>
      <w:r>
        <w:rPr>
          <w:rStyle w:val="CommentReference"/>
        </w:rPr>
        <w:annotationRef/>
      </w:r>
      <w:r>
        <w:t>Please standardise with the file name, whether it is Holding or Holdings.</w:t>
      </w:r>
    </w:p>
  </w:comment>
  <w:comment w:id="243" w:author="Sin Fong TAN (MAS)" w:date="2026-01-06T15:31:00Z" w:initials="ST">
    <w:p w14:paraId="1E67019C" w14:textId="77777777" w:rsidR="008D5CD1" w:rsidRDefault="00162AA7" w:rsidP="008D5CD1">
      <w:pPr>
        <w:pStyle w:val="CommentText"/>
        <w:numPr>
          <w:ilvl w:val="0"/>
          <w:numId w:val="60"/>
        </w:numPr>
        <w:jc w:val="left"/>
      </w:pPr>
      <w:r>
        <w:rPr>
          <w:rStyle w:val="CommentReference"/>
        </w:rPr>
        <w:annotationRef/>
      </w:r>
      <w:r w:rsidR="008D5CD1">
        <w:t>Since its overall, please include the final recipients ie CDP and Banks.</w:t>
      </w:r>
    </w:p>
    <w:p w14:paraId="70B587EC" w14:textId="77777777" w:rsidR="008D5CD1" w:rsidRDefault="008D5CD1" w:rsidP="008D5CD1">
      <w:pPr>
        <w:pStyle w:val="CommentText"/>
        <w:numPr>
          <w:ilvl w:val="0"/>
          <w:numId w:val="60"/>
        </w:numPr>
        <w:jc w:val="left"/>
      </w:pPr>
      <w:r>
        <w:t>Should call out Process Detail Record as a step?</w:t>
      </w:r>
    </w:p>
    <w:p w14:paraId="7F2C6928" w14:textId="77777777" w:rsidR="008D5CD1" w:rsidRDefault="008D5CD1" w:rsidP="008D5CD1">
      <w:pPr>
        <w:pStyle w:val="CommentText"/>
        <w:numPr>
          <w:ilvl w:val="0"/>
          <w:numId w:val="60"/>
        </w:numPr>
        <w:jc w:val="left"/>
      </w:pPr>
      <w:r>
        <w:t>I find the details and diagram inconsistent e.g. encryption is missing.</w:t>
      </w:r>
    </w:p>
    <w:p w14:paraId="0DDBAEC3" w14:textId="77777777" w:rsidR="008D5CD1" w:rsidRDefault="008D5CD1" w:rsidP="008D5CD1">
      <w:pPr>
        <w:pStyle w:val="CommentText"/>
        <w:numPr>
          <w:ilvl w:val="0"/>
          <w:numId w:val="60"/>
        </w:numPr>
        <w:jc w:val="left"/>
      </w:pPr>
      <w:r>
        <w:t>And starting with Submission Cutoff Time Exceeded is misleading too.</w:t>
      </w:r>
    </w:p>
  </w:comment>
  <w:comment w:id="245" w:author="Sin Fong TAN (MAS)" w:date="2026-01-06T16:26:00Z" w:initials="ST">
    <w:p w14:paraId="04388E2F" w14:textId="77777777" w:rsidR="00294666" w:rsidRDefault="00294666" w:rsidP="00294666">
      <w:pPr>
        <w:pStyle w:val="CommentText"/>
        <w:jc w:val="left"/>
      </w:pPr>
      <w:r>
        <w:rPr>
          <w:rStyle w:val="CommentReference"/>
        </w:rPr>
        <w:annotationRef/>
      </w:r>
      <w:r>
        <w:t>Each file? If there are 4 files, the process will be triggered 4 times? If so, can these processes run concurrently? If not, document the dependencies</w:t>
      </w:r>
    </w:p>
  </w:comment>
  <w:comment w:id="249" w:author="Jasmine WL TEO (MAS)" w:date="2025-12-18T08:51:00Z" w:initials="JT">
    <w:p w14:paraId="0E1CEFA1" w14:textId="6866A7E9" w:rsidR="00750954" w:rsidRDefault="00750954" w:rsidP="00750954">
      <w:pPr>
        <w:pStyle w:val="CommentText"/>
        <w:jc w:val="left"/>
      </w:pPr>
      <w:r>
        <w:rPr>
          <w:rStyle w:val="CommentReference"/>
        </w:rPr>
        <w:annotationRef/>
      </w:r>
      <w:r>
        <w:t>Where is this configured?</w:t>
      </w:r>
    </w:p>
  </w:comment>
  <w:comment w:id="250" w:author="Jasmine WL TEO (MAS)" w:date="2025-12-18T08:52:00Z" w:initials="JT">
    <w:p w14:paraId="53A3C03B" w14:textId="77777777" w:rsidR="00750954" w:rsidRDefault="00750954" w:rsidP="00750954">
      <w:pPr>
        <w:pStyle w:val="CommentText"/>
        <w:jc w:val="left"/>
      </w:pPr>
      <w:r>
        <w:rPr>
          <w:rStyle w:val="CommentReference"/>
        </w:rPr>
        <w:annotationRef/>
      </w:r>
      <w:r>
        <w:t>If we are expecting 4 holdings file and one holding file is missing, the job will move to the next holding file for processing.</w:t>
      </w:r>
    </w:p>
  </w:comment>
  <w:comment w:id="251" w:author="Jasmine WL TEO (MAS)" w:date="2025-12-18T08:54:00Z" w:initials="JT">
    <w:p w14:paraId="717B38AD" w14:textId="77777777" w:rsidR="00750954" w:rsidRDefault="00750954" w:rsidP="00750954">
      <w:pPr>
        <w:pStyle w:val="CommentText"/>
        <w:jc w:val="left"/>
      </w:pPr>
      <w:r>
        <w:rPr>
          <w:rStyle w:val="CommentReference"/>
        </w:rPr>
        <w:annotationRef/>
      </w:r>
      <w:r>
        <w:t>ITD might need to check and ensure the necessary logging is done.</w:t>
      </w:r>
    </w:p>
  </w:comment>
  <w:comment w:id="252" w:author="Akila BALAKRISHNAN from.OPTIMUM (MAS)" w:date="2025-12-18T11:37:00Z" w:initials="AB">
    <w:p w14:paraId="699EAFC1" w14:textId="77777777" w:rsidR="009D0199" w:rsidRDefault="009D0199" w:rsidP="009D0199">
      <w:pPr>
        <w:pStyle w:val="CommentText"/>
        <w:jc w:val="left"/>
      </w:pPr>
      <w:r>
        <w:rPr>
          <w:rStyle w:val="CommentReference"/>
        </w:rPr>
        <w:annotationRef/>
      </w:r>
      <w:r>
        <w:t>Step 3 to 8 should be repeated for each holding file receieved.</w:t>
      </w:r>
    </w:p>
  </w:comment>
  <w:comment w:id="253" w:author="SOE\c_seelamreddy" w:date="2026-01-07T14:35:00Z" w:initials="SM">
    <w:p w14:paraId="61ACA9C8" w14:textId="77777777" w:rsidR="00B974D3" w:rsidRDefault="00B974D3" w:rsidP="00B974D3">
      <w:pPr>
        <w:pStyle w:val="CommentText"/>
        <w:jc w:val="left"/>
      </w:pPr>
      <w:r>
        <w:rPr>
          <w:rStyle w:val="CommentReference"/>
        </w:rPr>
        <w:annotationRef/>
      </w:r>
      <w:r>
        <w:t>Noted on the logging, will do as required.</w:t>
      </w:r>
    </w:p>
  </w:comment>
  <w:comment w:id="254" w:author="Sin Fong TAN (MAS)" w:date="2026-01-06T15:45:00Z" w:initials="ST">
    <w:p w14:paraId="156A0096" w14:textId="77777777" w:rsidR="007E7837" w:rsidRDefault="007E7837" w:rsidP="007E7837">
      <w:pPr>
        <w:pStyle w:val="CommentText"/>
        <w:jc w:val="left"/>
      </w:pPr>
      <w:r>
        <w:rPr>
          <w:rStyle w:val="CommentReference"/>
        </w:rPr>
        <w:annotationRef/>
      </w:r>
      <w:r>
        <w:t>Im not sure where TECQ will be documenting the operation aspect ie if the file is missing/error processing, we need to throw error and alert.</w:t>
      </w:r>
    </w:p>
  </w:comment>
  <w:comment w:id="259" w:author="Akila BALAKRISHNAN from.OPTIMUM (MAS)" w:date="2025-12-18T10:10:00Z" w:initials="AB">
    <w:p w14:paraId="1CFD7D8B" w14:textId="01355A70" w:rsidR="0015544D" w:rsidRDefault="0015544D" w:rsidP="0015544D">
      <w:pPr>
        <w:pStyle w:val="CommentText"/>
        <w:jc w:val="left"/>
      </w:pPr>
      <w:r>
        <w:rPr>
          <w:rStyle w:val="CommentReference"/>
        </w:rPr>
        <w:annotationRef/>
      </w:r>
      <w:r>
        <w:t>Should this be step 7?</w:t>
      </w:r>
    </w:p>
  </w:comment>
  <w:comment w:id="260" w:author="Sin Fong TAN (MAS)" w:date="2026-01-06T15:50:00Z" w:initials="ST">
    <w:p w14:paraId="34021C24" w14:textId="77777777" w:rsidR="007E7837" w:rsidRDefault="007E7837" w:rsidP="007E7837">
      <w:pPr>
        <w:pStyle w:val="CommentText"/>
        <w:jc w:val="left"/>
      </w:pPr>
      <w:r>
        <w:rPr>
          <w:rStyle w:val="CommentReference"/>
        </w:rPr>
        <w:annotationRef/>
      </w:r>
      <w:r>
        <w:t>Where are we documenting the validation rules?</w:t>
      </w:r>
    </w:p>
  </w:comment>
  <w:comment w:id="267" w:author="Jasmine WL TEO (MAS)" w:date="2025-12-18T08:55:00Z" w:initials="JT">
    <w:p w14:paraId="44E75A4E" w14:textId="77777777" w:rsidR="00750954" w:rsidRDefault="00750954" w:rsidP="00750954">
      <w:pPr>
        <w:pStyle w:val="CommentText"/>
        <w:jc w:val="left"/>
      </w:pPr>
      <w:r>
        <w:rPr>
          <w:rStyle w:val="CommentReference"/>
        </w:rPr>
        <w:annotationRef/>
      </w:r>
      <w:r>
        <w:t>How is the duplicate record identified and any logging required?</w:t>
      </w:r>
    </w:p>
  </w:comment>
  <w:comment w:id="266" w:author="Akila BALAKRISHNAN from.OPTIMUM (MAS)" w:date="2025-12-18T11:18:00Z" w:initials="AB">
    <w:p w14:paraId="4F226D8E" w14:textId="77777777" w:rsidR="00F40194" w:rsidRDefault="00F40194" w:rsidP="00F40194">
      <w:pPr>
        <w:pStyle w:val="CommentText"/>
        <w:jc w:val="left"/>
      </w:pPr>
      <w:r>
        <w:rPr>
          <w:rStyle w:val="CommentReference"/>
        </w:rPr>
        <w:annotationRef/>
      </w:r>
      <w:r>
        <w:t>Holdings file received from CDP and PDs is the cumulative holding details and it is not incremental file like redemption/subscription submission.</w:t>
      </w:r>
    </w:p>
    <w:p w14:paraId="76D1CEF4" w14:textId="77777777" w:rsidR="00F40194" w:rsidRDefault="00F40194" w:rsidP="00F40194">
      <w:pPr>
        <w:pStyle w:val="CommentText"/>
        <w:jc w:val="left"/>
      </w:pPr>
      <w:r>
        <w:t xml:space="preserve">I don’t think any duplicate record validation is required in holdings file. </w:t>
      </w:r>
    </w:p>
    <w:p w14:paraId="35723F5D" w14:textId="77777777" w:rsidR="00F40194" w:rsidRDefault="00F40194" w:rsidP="00F40194">
      <w:pPr>
        <w:pStyle w:val="CommentText"/>
        <w:jc w:val="left"/>
      </w:pPr>
      <w:r>
        <w:t>Please check and update accordingly.</w:t>
      </w:r>
    </w:p>
  </w:comment>
  <w:comment w:id="272" w:author="Akila BALAKRISHNAN from.OPTIMUM (MAS)" w:date="2025-12-18T12:54:00Z" w:initials="AB">
    <w:p w14:paraId="4983D9F3" w14:textId="77777777" w:rsidR="00BD2003" w:rsidRDefault="00BD2003" w:rsidP="00BD2003">
      <w:pPr>
        <w:pStyle w:val="CommentText"/>
        <w:jc w:val="left"/>
      </w:pPr>
      <w:r>
        <w:rPr>
          <w:rStyle w:val="CommentReference"/>
        </w:rPr>
        <w:annotationRef/>
      </w:r>
      <w:r>
        <w:t>How about the summary information for holdings similar to redemption and subscription file processing?</w:t>
      </w:r>
    </w:p>
  </w:comment>
  <w:comment w:id="273" w:author="Jasmine WL TEO (MAS)" w:date="2025-12-18T08:58:00Z" w:initials="JT">
    <w:p w14:paraId="160F469E" w14:textId="3E511EB4" w:rsidR="0030485F" w:rsidRDefault="0030485F" w:rsidP="0030485F">
      <w:pPr>
        <w:pStyle w:val="CommentText"/>
        <w:jc w:val="left"/>
      </w:pPr>
      <w:r>
        <w:rPr>
          <w:rStyle w:val="CommentReference"/>
        </w:rPr>
        <w:annotationRef/>
      </w:r>
      <w:r>
        <w:t>What do you mean by previous holding records (based on what identifiers)?</w:t>
      </w:r>
    </w:p>
    <w:p w14:paraId="6314DC5C" w14:textId="77777777" w:rsidR="0030485F" w:rsidRDefault="0030485F" w:rsidP="0030485F">
      <w:pPr>
        <w:pStyle w:val="CommentText"/>
        <w:jc w:val="left"/>
      </w:pPr>
    </w:p>
    <w:p w14:paraId="39C8F5C7" w14:textId="77777777" w:rsidR="0030485F" w:rsidRDefault="0030485F" w:rsidP="0030485F">
      <w:pPr>
        <w:pStyle w:val="CommentText"/>
        <w:jc w:val="left"/>
      </w:pPr>
      <w:r>
        <w:t>Currently, the holding records from CDP sent for the same month will be overwritten. The previous month holding records will remain.</w:t>
      </w:r>
    </w:p>
  </w:comment>
  <w:comment w:id="276" w:author="Akila BALAKRISHNAN from.OPTIMUM (MAS)" w:date="2025-12-18T12:54:00Z" w:initials="AB">
    <w:p w14:paraId="44AA6261" w14:textId="77777777" w:rsidR="00BD2003" w:rsidRDefault="00BD2003" w:rsidP="00BD2003">
      <w:pPr>
        <w:pStyle w:val="CommentText"/>
        <w:jc w:val="left"/>
      </w:pPr>
      <w:r>
        <w:rPr>
          <w:rStyle w:val="CommentReference"/>
        </w:rPr>
        <w:annotationRef/>
      </w:r>
      <w:r>
        <w:t>How about the failed records? No need to store in the backend database?</w:t>
      </w:r>
    </w:p>
  </w:comment>
  <w:comment w:id="281" w:author="Jasmine WL TEO (MAS)" w:date="2025-12-18T10:27:00Z" w:initials="JT">
    <w:p w14:paraId="1D88E302" w14:textId="77777777" w:rsidR="00D25B66" w:rsidRDefault="0056786F" w:rsidP="00D25B66">
      <w:pPr>
        <w:pStyle w:val="CommentText"/>
        <w:jc w:val="left"/>
      </w:pPr>
      <w:r>
        <w:rPr>
          <w:rStyle w:val="CommentReference"/>
        </w:rPr>
        <w:annotationRef/>
      </w:r>
      <w:r w:rsidR="00D25B66">
        <w:t>For TECQ to note, the detailed holding report in prod now is now having more records than the max records we can view in excel. For OMEGA, could we split into tabs (i) if the no. of records exceed the max limit of excel or (i) based on some logic e.g. issuance year?</w:t>
      </w:r>
    </w:p>
  </w:comment>
  <w:comment w:id="282" w:author="Han Xie CHAI (MAS)" w:date="2025-12-18T16:21:00Z" w:initials="HC">
    <w:p w14:paraId="40B4C469" w14:textId="77777777" w:rsidR="00911049" w:rsidRDefault="00911049" w:rsidP="00911049">
      <w:pPr>
        <w:pStyle w:val="CommentText"/>
        <w:jc w:val="left"/>
      </w:pPr>
      <w:r>
        <w:rPr>
          <w:rStyle w:val="CommentReference"/>
        </w:rPr>
        <w:annotationRef/>
      </w:r>
      <w:r>
        <w:t>Preference is to keep the number of Excel tabs to a minimum, while ensuring that the no. of records will not exceed the row limit.</w:t>
      </w:r>
    </w:p>
  </w:comment>
  <w:comment w:id="279" w:author="Jasmine WL TEO (MAS)" w:date="2025-12-18T08:59:00Z" w:initials="JT">
    <w:p w14:paraId="3C8C8BFF" w14:textId="77777777" w:rsidR="0056786F" w:rsidRDefault="0030485F" w:rsidP="0056786F">
      <w:pPr>
        <w:pStyle w:val="CommentText"/>
        <w:jc w:val="left"/>
      </w:pPr>
      <w:r>
        <w:rPr>
          <w:rStyle w:val="CommentReference"/>
        </w:rPr>
        <w:annotationRef/>
      </w:r>
      <w:r w:rsidR="0056786F">
        <w:t>These reports are generated after the holding submission job. Please check.</w:t>
      </w:r>
    </w:p>
  </w:comment>
  <w:comment w:id="280" w:author="Akila BALAKRISHNAN from.OPTIMUM (MAS)" w:date="2025-12-18T11:42:00Z" w:initials="AB">
    <w:p w14:paraId="2621C0C7" w14:textId="77777777" w:rsidR="009D0199" w:rsidRDefault="009D0199" w:rsidP="009D0199">
      <w:pPr>
        <w:pStyle w:val="CommentText"/>
        <w:jc w:val="left"/>
      </w:pPr>
      <w:r>
        <w:rPr>
          <w:rStyle w:val="CommentReference"/>
        </w:rPr>
        <w:annotationRef/>
      </w:r>
      <w:r>
        <w:t>As per process diagram, the holding reports are generated on the allotment day at 4pm. Please check and update.</w:t>
      </w:r>
    </w:p>
    <w:p w14:paraId="7F15A1D9" w14:textId="77777777" w:rsidR="009D0199" w:rsidRDefault="009D0199" w:rsidP="009D0199">
      <w:pPr>
        <w:pStyle w:val="CommentText"/>
        <w:jc w:val="left"/>
      </w:pPr>
      <w:r>
        <w:t>Also there are more holding reports generated apart from the 3 listed. Please include the full list.</w:t>
      </w:r>
    </w:p>
  </w:comment>
  <w:comment w:id="283" w:author="Sharmaine TAN (MAS)" w:date="2025-12-16T14:33:00Z" w:initials="ST">
    <w:p w14:paraId="0E26A58A" w14:textId="64CB460A" w:rsidR="00621AAF" w:rsidRDefault="00621AAF" w:rsidP="00621AAF">
      <w:pPr>
        <w:pStyle w:val="CommentText"/>
        <w:jc w:val="left"/>
      </w:pPr>
      <w:r>
        <w:rPr>
          <w:rStyle w:val="CommentReference"/>
        </w:rPr>
        <w:annotationRef/>
      </w:r>
      <w:r>
        <w:t xml:space="preserve">In the event, Holdings submission fails due to various reasons will FIs / CDP be able to resubmit the file for Omega’s processing ?  </w:t>
      </w:r>
    </w:p>
  </w:comment>
  <w:comment w:id="284" w:author="Sin Fong TAN (MAS)" w:date="2026-01-06T15:54:00Z" w:initials="ST">
    <w:p w14:paraId="415C2C7D" w14:textId="77777777" w:rsidR="007E7837" w:rsidRDefault="007E7837" w:rsidP="007E7837">
      <w:pPr>
        <w:pStyle w:val="CommentText"/>
        <w:jc w:val="left"/>
      </w:pPr>
      <w:r>
        <w:rPr>
          <w:rStyle w:val="CommentReference"/>
        </w:rPr>
        <w:annotationRef/>
      </w:r>
      <w:r>
        <w:t>Document the possible errors.</w:t>
      </w:r>
    </w:p>
  </w:comment>
  <w:comment w:id="287" w:author="Sin Fong TAN (MAS)" w:date="2026-01-06T15:57:00Z" w:initials="ST">
    <w:p w14:paraId="3F44F207" w14:textId="77777777" w:rsidR="00A46F9E" w:rsidRDefault="00A46F9E" w:rsidP="00A46F9E">
      <w:pPr>
        <w:pStyle w:val="CommentText"/>
        <w:jc w:val="left"/>
      </w:pPr>
      <w:r>
        <w:rPr>
          <w:rStyle w:val="CommentReference"/>
        </w:rPr>
        <w:annotationRef/>
      </w:r>
      <w:r>
        <w:t>Document the possible status</w:t>
      </w:r>
    </w:p>
  </w:comment>
  <w:comment w:id="285" w:author="Jasmine WL TEO (MAS)" w:date="2025-12-18T09:01:00Z" w:initials="JT">
    <w:p w14:paraId="2EB135EC" w14:textId="77777777" w:rsidR="0030485F" w:rsidRDefault="0030485F" w:rsidP="0030485F">
      <w:pPr>
        <w:pStyle w:val="CommentText"/>
        <w:jc w:val="left"/>
      </w:pPr>
      <w:r>
        <w:rPr>
          <w:rStyle w:val="CommentReference"/>
        </w:rPr>
        <w:annotationRef/>
      </w:r>
      <w:r>
        <w:t>ITD to confirm if there is a need to log the number of records processed, number of successful records and number of records with errors in the log file.</w:t>
      </w:r>
    </w:p>
  </w:comment>
  <w:comment w:id="286" w:author="Sin Fong TAN (MAS)" w:date="2026-01-06T16:30:00Z" w:initials="ST">
    <w:p w14:paraId="0971DE66" w14:textId="77777777" w:rsidR="00294666" w:rsidRDefault="00294666" w:rsidP="00294666">
      <w:pPr>
        <w:pStyle w:val="CommentText"/>
        <w:jc w:val="left"/>
      </w:pPr>
      <w:r>
        <w:rPr>
          <w:rStyle w:val="CommentReference"/>
        </w:rPr>
        <w:annotationRef/>
      </w:r>
      <w:r>
        <w:t>Thanks. Yes.</w:t>
      </w:r>
      <w:r>
        <w:br/>
        <w:t xml:space="preserve">@TECQ.. </w:t>
      </w:r>
    </w:p>
    <w:p w14:paraId="706DA706" w14:textId="77777777" w:rsidR="00294666" w:rsidRDefault="00294666" w:rsidP="00294666">
      <w:pPr>
        <w:pStyle w:val="CommentText"/>
        <w:jc w:val="left"/>
      </w:pPr>
    </w:p>
    <w:p w14:paraId="39AD8552" w14:textId="77777777" w:rsidR="00294666" w:rsidRDefault="00294666" w:rsidP="00294666">
      <w:pPr>
        <w:pStyle w:val="CommentText"/>
        <w:numPr>
          <w:ilvl w:val="0"/>
          <w:numId w:val="61"/>
        </w:numPr>
        <w:jc w:val="left"/>
      </w:pPr>
      <w:r>
        <w:t>Below is a sample log from a recent CDP holding file processing. We will also need to log the error with line number and useful details for investigation.</w:t>
      </w:r>
    </w:p>
    <w:p w14:paraId="50E0633E" w14:textId="77777777" w:rsidR="00294666" w:rsidRDefault="00294666" w:rsidP="00294666">
      <w:pPr>
        <w:pStyle w:val="CommentText"/>
        <w:numPr>
          <w:ilvl w:val="0"/>
          <w:numId w:val="61"/>
        </w:numPr>
        <w:jc w:val="left"/>
      </w:pPr>
      <w:r>
        <w:t>And note the number of records can be more than 1 Million which is not uncommon.</w:t>
      </w:r>
    </w:p>
    <w:p w14:paraId="24FB70E3" w14:textId="77777777" w:rsidR="00294666" w:rsidRDefault="00294666" w:rsidP="00294666">
      <w:pPr>
        <w:pStyle w:val="CommentText"/>
        <w:numPr>
          <w:ilvl w:val="0"/>
          <w:numId w:val="61"/>
        </w:numPr>
        <w:jc w:val="left"/>
      </w:pPr>
      <w:r>
        <w:t>I put my comments mostly under holding files but they should apply to the rest as well.</w:t>
      </w:r>
      <w:r>
        <w:br/>
      </w:r>
      <w:r>
        <w:br/>
        <w:t>2026-01-06 08:09:33 INFO  JobServiceImpl:134 - HoldingInfoBatchJob - 2649  for CASH   File Processed 929307 records received, 929307 records successful, 0 records rejected, 0 records duplicate [2026/01/06 08:09:33]</w:t>
      </w:r>
      <w:r>
        <w:br/>
      </w:r>
      <w:r>
        <w:br/>
      </w:r>
    </w:p>
  </w:comment>
  <w:comment w:id="288" w:author="Jasmine WL TEO (MAS)" w:date="2025-12-18T09:00:00Z" w:initials="JT">
    <w:p w14:paraId="58BCEFD6" w14:textId="457A05A6" w:rsidR="0030485F" w:rsidRDefault="0030485F" w:rsidP="0030485F">
      <w:pPr>
        <w:pStyle w:val="CommentText"/>
        <w:jc w:val="left"/>
      </w:pPr>
      <w:r>
        <w:rPr>
          <w:rStyle w:val="CommentReference"/>
        </w:rPr>
        <w:annotationRef/>
      </w:r>
      <w:r>
        <w:t>Will the job repeat for each holding file?</w:t>
      </w:r>
    </w:p>
  </w:comment>
  <w:comment w:id="291" w:author="Eugene CHEONG from.TOPPAN (MAS)" w:date="2025-12-09T21:22:00Z" w:initials="EC">
    <w:p w14:paraId="77FDD607" w14:textId="1CB0ADEC" w:rsidR="0022684C" w:rsidRDefault="0022684C" w:rsidP="0022684C">
      <w:pPr>
        <w:pStyle w:val="CommentText"/>
        <w:jc w:val="left"/>
      </w:pPr>
      <w:r>
        <w:rPr>
          <w:rStyle w:val="CommentReference"/>
        </w:rPr>
        <w:annotationRef/>
      </w:r>
      <w:r>
        <w:t>As this is regarding the housekeeping of logs, intermediate files, result files, SQL dumps, reports, etc. Suggest to put the retention period as the housekeeping method in the common specs.</w:t>
      </w:r>
    </w:p>
  </w:comment>
  <w:comment w:id="292" w:author="Wilmond YANG (MAS)" w:date="2026-01-08T14:32:00Z" w:initials="WY">
    <w:p w14:paraId="13F69FBC" w14:textId="77777777" w:rsidR="00A03DC5" w:rsidRDefault="00A03DC5" w:rsidP="00A03DC5">
      <w:pPr>
        <w:pStyle w:val="CommentText"/>
        <w:jc w:val="left"/>
      </w:pPr>
      <w:r>
        <w:rPr>
          <w:rStyle w:val="CommentReference"/>
        </w:rPr>
        <w:annotationRef/>
      </w:r>
      <w:r>
        <w:t>Refer to my comment above, I think the process is referring to SSB Portal Housekeeping. We dun have a specific SSB housekeeping job, the housekeeping of files and data from the SB process should follow the same categorisation as other processes.</w:t>
      </w:r>
    </w:p>
  </w:comment>
  <w:comment w:id="294" w:author="Han Xie CHAI (MAS)" w:date="2025-12-18T16:23:00Z" w:initials="HC">
    <w:p w14:paraId="5457B26A" w14:textId="4C1AE596" w:rsidR="00911049" w:rsidRDefault="00911049" w:rsidP="00911049">
      <w:pPr>
        <w:pStyle w:val="CommentText"/>
        <w:jc w:val="left"/>
      </w:pPr>
      <w:r>
        <w:rPr>
          <w:rStyle w:val="CommentReference"/>
        </w:rPr>
        <w:annotationRef/>
      </w:r>
      <w:r>
        <w:t>Can this be removed? It is unclear when the files are housekept, monthly or when executing other processes.</w:t>
      </w:r>
    </w:p>
  </w:comment>
  <w:comment w:id="298" w:author="Sin Fong TAN (MAS)" w:date="2026-01-06T16:43:00Z" w:initials="ST">
    <w:p w14:paraId="42AA1B1C" w14:textId="77777777" w:rsidR="00F5050E" w:rsidRDefault="00F5050E" w:rsidP="00F5050E">
      <w:pPr>
        <w:pStyle w:val="CommentText"/>
        <w:jc w:val="left"/>
      </w:pPr>
      <w:r>
        <w:rPr>
          <w:rStyle w:val="CommentReference"/>
        </w:rPr>
        <w:annotationRef/>
      </w:r>
      <w:r>
        <w:t>Is this housekeeping documenting FILES? The processing logic seems to be talking about data in OMEGA database and SSB Portal? @ITD, SSB Portal housekeeping.</w:t>
      </w:r>
    </w:p>
  </w:comment>
  <w:comment w:id="305" w:author="Han Xie CHAI (MAS)" w:date="2025-12-18T16:24:00Z" w:initials="HC">
    <w:p w14:paraId="7FA922A4" w14:textId="31395237" w:rsidR="00911049" w:rsidRDefault="00911049" w:rsidP="00911049">
      <w:pPr>
        <w:pStyle w:val="CommentText"/>
        <w:jc w:val="left"/>
      </w:pPr>
      <w:r>
        <w:rPr>
          <w:rStyle w:val="CommentReference"/>
        </w:rPr>
        <w:annotationRef/>
      </w:r>
      <w:r>
        <w:t>This is unclear to a layman, what is this threshold and why do we need to mention this data?</w:t>
      </w:r>
    </w:p>
  </w:comment>
  <w:comment w:id="303" w:author="Akila BALAKRISHNAN from.OPTIMUM (MAS)" w:date="2025-12-18T11:48:00Z" w:initials="AB">
    <w:p w14:paraId="0342EA41" w14:textId="77777777" w:rsidR="004641EC" w:rsidRDefault="004641EC" w:rsidP="004641EC">
      <w:pPr>
        <w:pStyle w:val="CommentText"/>
        <w:jc w:val="left"/>
      </w:pPr>
      <w:r>
        <w:rPr>
          <w:rStyle w:val="CommentReference"/>
        </w:rPr>
        <w:annotationRef/>
      </w:r>
      <w:r>
        <w:t>@ITD - This is handled as part of processing holdings submission file currently.</w:t>
      </w:r>
    </w:p>
    <w:p w14:paraId="4F005AA7" w14:textId="77777777" w:rsidR="004641EC" w:rsidRDefault="004641EC" w:rsidP="004641EC">
      <w:pPr>
        <w:pStyle w:val="CommentText"/>
        <w:jc w:val="left"/>
      </w:pPr>
      <w:r>
        <w:t>Please check and decide where this need to be handled in OMEGA.</w:t>
      </w:r>
    </w:p>
  </w:comment>
  <w:comment w:id="304" w:author="SOE\c_seelamreddy" w:date="2026-01-11T09:30:00Z" w:initials="SM">
    <w:p w14:paraId="1694F5CA" w14:textId="77777777" w:rsidR="00AC4764" w:rsidRDefault="00AC4764" w:rsidP="00AC4764">
      <w:pPr>
        <w:pStyle w:val="CommentText"/>
        <w:jc w:val="left"/>
      </w:pPr>
      <w:r>
        <w:rPr>
          <w:rStyle w:val="CommentReference"/>
        </w:rPr>
        <w:annotationRef/>
      </w:r>
      <w:r>
        <w:t>As mentioned by Wilmond, house keeping details will be explained in integration specs.</w:t>
      </w:r>
    </w:p>
  </w:comment>
  <w:comment w:id="312" w:author="Sin Fong TAN (MAS)" w:date="2026-01-06T16:40:00Z" w:initials="ST">
    <w:p w14:paraId="5A5582D6" w14:textId="7A1A2B5A" w:rsidR="00F5050E" w:rsidRDefault="00F5050E" w:rsidP="00F5050E">
      <w:pPr>
        <w:pStyle w:val="CommentText"/>
        <w:jc w:val="left"/>
      </w:pPr>
      <w:r>
        <w:rPr>
          <w:rStyle w:val="CommentReference"/>
        </w:rPr>
        <w:annotationRef/>
      </w:r>
      <w:r>
        <w:t>ALL files and (important) interim files are to be zipped and retained in a separate folder e.g. Processed/Sent/Received etc and should not be overwritten. This is for investigation and recovery e.g. we need to resend the file or reprocess the file.</w:t>
      </w:r>
    </w:p>
    <w:p w14:paraId="7C0C3E74" w14:textId="77777777" w:rsidR="00F5050E" w:rsidRDefault="00F5050E" w:rsidP="00F5050E">
      <w:pPr>
        <w:pStyle w:val="CommentText"/>
        <w:jc w:val="left"/>
      </w:pPr>
      <w:r>
        <w:t>For interim files during encryption/decryption, it will depends on how the design is. If its coupled with the processing, we will need the clear version. This is for the situation when we need to see the source content for investigation.</w:t>
      </w:r>
    </w:p>
  </w:comment>
  <w:comment w:id="310" w:author="Jasmine WL TEO (MAS)" w:date="2025-12-18T09:03:00Z" w:initials="JT">
    <w:p w14:paraId="253944CD" w14:textId="32200F0B" w:rsidR="0030485F" w:rsidRDefault="0030485F" w:rsidP="0030485F">
      <w:pPr>
        <w:pStyle w:val="CommentText"/>
        <w:jc w:val="left"/>
      </w:pPr>
      <w:r>
        <w:rPr>
          <w:rStyle w:val="CommentReference"/>
        </w:rPr>
        <w:annotationRef/>
      </w:r>
      <w:r>
        <w:t>Can ITD check on this?</w:t>
      </w:r>
    </w:p>
  </w:comment>
  <w:comment w:id="311" w:author="Wilmond YANG (MAS)" w:date="2026-01-08T14:34:00Z" w:initials="WY">
    <w:p w14:paraId="4AC7FB32" w14:textId="77777777" w:rsidR="000E5D7D" w:rsidRDefault="000E5D7D" w:rsidP="000E5D7D">
      <w:pPr>
        <w:pStyle w:val="CommentText"/>
        <w:jc w:val="left"/>
      </w:pPr>
      <w:r>
        <w:rPr>
          <w:rStyle w:val="CommentReference"/>
        </w:rPr>
        <w:annotationRef/>
      </w:r>
      <w:r>
        <w:t>Refer to above comment, I think TECQ might have mixed up SSB Portal Housekeeping with SBA housekeeping.</w:t>
      </w:r>
      <w:r>
        <w:br/>
      </w:r>
      <w:r>
        <w:br/>
        <w:t>For SBA housekeeping, the details here is inaccurate and it should follow Sin Fong’s comment above.</w:t>
      </w:r>
    </w:p>
  </w:comment>
  <w:comment w:id="319" w:author="Akila BALAKRISHNAN from.OPTIMUM (MAS)" w:date="2025-12-18T12:02:00Z" w:initials="AB">
    <w:p w14:paraId="69BE45F4" w14:textId="20F91DD0" w:rsidR="00CF15A7" w:rsidRDefault="00CF15A7" w:rsidP="00CF15A7">
      <w:pPr>
        <w:pStyle w:val="CommentText"/>
        <w:jc w:val="left"/>
      </w:pPr>
      <w:r>
        <w:rPr>
          <w:rStyle w:val="CommentReference"/>
        </w:rPr>
        <w:annotationRef/>
      </w:r>
      <w:r>
        <w:t>@MDD - The housekeeping retention period for SBA and SSB Portal is different today.</w:t>
      </w:r>
    </w:p>
    <w:p w14:paraId="438E9F12" w14:textId="77777777" w:rsidR="00CF15A7" w:rsidRDefault="00CF15A7" w:rsidP="00CF15A7">
      <w:pPr>
        <w:pStyle w:val="CommentText"/>
        <w:jc w:val="left"/>
      </w:pPr>
    </w:p>
    <w:p w14:paraId="517951ED" w14:textId="77777777" w:rsidR="00CF15A7" w:rsidRDefault="00CF15A7" w:rsidP="00CF15A7">
      <w:pPr>
        <w:pStyle w:val="CommentText"/>
        <w:jc w:val="left"/>
      </w:pPr>
      <w:r>
        <w:t>SBA:</w:t>
      </w:r>
    </w:p>
    <w:p w14:paraId="3648C984" w14:textId="77777777" w:rsidR="00CF15A7" w:rsidRDefault="00CF15A7" w:rsidP="00CF15A7">
      <w:pPr>
        <w:pStyle w:val="CommentText"/>
        <w:numPr>
          <w:ilvl w:val="0"/>
          <w:numId w:val="45"/>
        </w:numPr>
        <w:jc w:val="left"/>
      </w:pPr>
      <w:r>
        <w:t xml:space="preserve">Holdings - we only retain last 17 months of holding details and current month. </w:t>
      </w:r>
    </w:p>
    <w:p w14:paraId="21678D52" w14:textId="77777777" w:rsidR="00CF15A7" w:rsidRDefault="00CF15A7" w:rsidP="00CF15A7">
      <w:pPr>
        <w:pStyle w:val="CommentText"/>
        <w:numPr>
          <w:ilvl w:val="0"/>
          <w:numId w:val="45"/>
        </w:numPr>
        <w:jc w:val="left"/>
      </w:pPr>
      <w:r>
        <w:rPr>
          <w:color w:val="172B4D"/>
          <w:highlight w:val="white"/>
        </w:rPr>
        <w:t>Subscription/Redemption - N</w:t>
      </w:r>
      <w:r>
        <w:t xml:space="preserve">o housekeeping since we need the data for SSB dashboard. </w:t>
      </w:r>
      <w:r>
        <w:rPr>
          <w:color w:val="172B4D"/>
          <w:highlight w:val="white"/>
        </w:rPr>
        <w:t>Data retention is currently set to 1200 months (100 years)</w:t>
      </w:r>
      <w:r>
        <w:t xml:space="preserve"> </w:t>
      </w:r>
    </w:p>
    <w:p w14:paraId="1CA53764" w14:textId="77777777" w:rsidR="00CF15A7" w:rsidRDefault="00CF15A7" w:rsidP="00CF15A7">
      <w:pPr>
        <w:pStyle w:val="CommentText"/>
        <w:jc w:val="left"/>
      </w:pPr>
    </w:p>
    <w:p w14:paraId="094ABE70" w14:textId="77777777" w:rsidR="00CF15A7" w:rsidRDefault="00CF15A7" w:rsidP="00CF15A7">
      <w:pPr>
        <w:pStyle w:val="CommentText"/>
        <w:jc w:val="left"/>
      </w:pPr>
      <w:r>
        <w:rPr>
          <w:color w:val="172B4D"/>
          <w:highlight w:val="white"/>
        </w:rPr>
        <w:t>SSB Portal housekeeping in MS SQL database</w:t>
      </w:r>
    </w:p>
    <w:p w14:paraId="137890A1" w14:textId="77777777" w:rsidR="00CF15A7" w:rsidRDefault="00CF15A7" w:rsidP="00CF15A7">
      <w:pPr>
        <w:pStyle w:val="CommentText"/>
        <w:numPr>
          <w:ilvl w:val="1"/>
          <w:numId w:val="46"/>
        </w:numPr>
        <w:jc w:val="left"/>
      </w:pPr>
      <w:r>
        <w:rPr>
          <w:color w:val="172B4D"/>
          <w:highlight w:val="white"/>
        </w:rPr>
        <w:t>Holdings - Data retention is currently set to 3 months</w:t>
      </w:r>
    </w:p>
    <w:p w14:paraId="13511DF9" w14:textId="77777777" w:rsidR="00CF15A7" w:rsidRDefault="00CF15A7" w:rsidP="00CF15A7">
      <w:pPr>
        <w:pStyle w:val="CommentText"/>
        <w:numPr>
          <w:ilvl w:val="1"/>
          <w:numId w:val="46"/>
        </w:numPr>
        <w:jc w:val="left"/>
      </w:pPr>
      <w:r>
        <w:rPr>
          <w:color w:val="172B4D"/>
          <w:highlight w:val="white"/>
        </w:rPr>
        <w:t>Subscription/Redemption - Data retention is currently set to 6 months</w:t>
      </w:r>
    </w:p>
    <w:p w14:paraId="29F796C0" w14:textId="77777777" w:rsidR="00CF15A7" w:rsidRDefault="00CF15A7" w:rsidP="00CF15A7">
      <w:pPr>
        <w:pStyle w:val="CommentText"/>
        <w:jc w:val="left"/>
      </w:pPr>
    </w:p>
    <w:p w14:paraId="1A5F0D8F" w14:textId="77777777" w:rsidR="00CF15A7" w:rsidRDefault="00CF15A7" w:rsidP="00CF15A7">
      <w:pPr>
        <w:pStyle w:val="CommentText"/>
        <w:jc w:val="left"/>
      </w:pPr>
      <w:r>
        <w:t xml:space="preserve">As we need the SSB dashboard for OMEGA too, the housekeeping for </w:t>
      </w:r>
      <w:r>
        <w:rPr>
          <w:color w:val="172B4D"/>
          <w:highlight w:val="white"/>
        </w:rPr>
        <w:t>Subscription/Redemption should not be done in OMEGA. Please confirm.</w:t>
      </w:r>
    </w:p>
    <w:p w14:paraId="4B97D734" w14:textId="77777777" w:rsidR="00CF15A7" w:rsidRDefault="00CF15A7" w:rsidP="00CF15A7">
      <w:pPr>
        <w:pStyle w:val="CommentText"/>
        <w:jc w:val="left"/>
      </w:pPr>
    </w:p>
    <w:p w14:paraId="3C1918AC" w14:textId="77777777" w:rsidR="00CF15A7" w:rsidRDefault="00CF15A7" w:rsidP="00CF15A7">
      <w:pPr>
        <w:pStyle w:val="CommentText"/>
        <w:jc w:val="left"/>
      </w:pPr>
      <w:r>
        <w:rPr>
          <w:color w:val="172B4D"/>
          <w:highlight w:val="white"/>
        </w:rPr>
        <w:t>This section explains the same retention period for OMEGA and SSB Portal which is not correct.</w:t>
      </w:r>
    </w:p>
  </w:comment>
  <w:comment w:id="320" w:author="Han Xie CHAI (MAS)" w:date="2025-12-18T16:43:00Z" w:initials="HC">
    <w:p w14:paraId="763FF9AF" w14:textId="77777777" w:rsidR="004C358F" w:rsidRDefault="004C358F" w:rsidP="004C358F">
      <w:pPr>
        <w:pStyle w:val="CommentText"/>
        <w:jc w:val="left"/>
      </w:pPr>
      <w:r>
        <w:rPr>
          <w:rStyle w:val="CommentReference"/>
        </w:rPr>
        <w:annotationRef/>
      </w:r>
      <w:r>
        <w:t>Given that the subscription/redemption data is not as large as holdings, we can ask for no housekeeping within OMEGA. No strong views against retaining 18 months of holdings data too.</w:t>
      </w:r>
    </w:p>
    <w:p w14:paraId="0F5AAEDB" w14:textId="77777777" w:rsidR="004C358F" w:rsidRDefault="004C358F" w:rsidP="004C358F">
      <w:pPr>
        <w:pStyle w:val="CommentText"/>
        <w:jc w:val="left"/>
      </w:pPr>
    </w:p>
    <w:p w14:paraId="16D00A94" w14:textId="77777777" w:rsidR="004C358F" w:rsidRDefault="004C358F" w:rsidP="004C358F">
      <w:pPr>
        <w:pStyle w:val="CommentText"/>
        <w:jc w:val="left"/>
      </w:pPr>
      <w:r>
        <w:t>SSB portal’s housekeeping rules can be retained.</w:t>
      </w:r>
    </w:p>
  </w:comment>
  <w:comment w:id="340" w:author="Akila BALAKRISHNAN from.OPTIMUM (MAS)" w:date="2025-12-18T12:14:00Z" w:initials="AB">
    <w:p w14:paraId="490A4B2E" w14:textId="77777777" w:rsidR="00E45DDE" w:rsidRDefault="00521E66" w:rsidP="00E45DDE">
      <w:pPr>
        <w:pStyle w:val="CommentText"/>
        <w:jc w:val="left"/>
      </w:pPr>
      <w:r>
        <w:rPr>
          <w:rStyle w:val="CommentReference"/>
        </w:rPr>
        <w:annotationRef/>
      </w:r>
      <w:r w:rsidR="00E45DDE">
        <w:t>@ITD - Currently we are syncing the below details to SSB Portal which is not mentioned in this section.</w:t>
      </w:r>
    </w:p>
    <w:p w14:paraId="2AF2F695" w14:textId="77777777" w:rsidR="00E45DDE" w:rsidRDefault="00E45DDE" w:rsidP="00E45DDE">
      <w:pPr>
        <w:pStyle w:val="CommentText"/>
        <w:numPr>
          <w:ilvl w:val="0"/>
          <w:numId w:val="49"/>
        </w:numPr>
        <w:jc w:val="left"/>
      </w:pPr>
      <w:r>
        <w:t>Step-up coupon rates</w:t>
      </w:r>
    </w:p>
    <w:p w14:paraId="45EA87EC" w14:textId="77777777" w:rsidR="00E45DDE" w:rsidRDefault="00E45DDE" w:rsidP="00E45DDE">
      <w:pPr>
        <w:pStyle w:val="CommentText"/>
        <w:numPr>
          <w:ilvl w:val="0"/>
          <w:numId w:val="49"/>
        </w:numPr>
        <w:jc w:val="left"/>
      </w:pPr>
      <w:r>
        <w:t>System config details</w:t>
      </w:r>
    </w:p>
    <w:p w14:paraId="5F419E67" w14:textId="77777777" w:rsidR="00E45DDE" w:rsidRDefault="00E45DDE" w:rsidP="00E45DDE">
      <w:pPr>
        <w:pStyle w:val="CommentText"/>
        <w:jc w:val="left"/>
      </w:pPr>
      <w:r>
        <w:t>Please check and confirm whether it is required.</w:t>
      </w:r>
    </w:p>
  </w:comment>
  <w:comment w:id="341" w:author="Wilmond YANG (MAS)" w:date="2026-01-08T14:35:00Z" w:initials="WY">
    <w:p w14:paraId="13BBA62B" w14:textId="77777777" w:rsidR="000E5D7D" w:rsidRDefault="000E5D7D" w:rsidP="000E5D7D">
      <w:pPr>
        <w:pStyle w:val="CommentText"/>
        <w:jc w:val="left"/>
      </w:pPr>
      <w:r>
        <w:rPr>
          <w:rStyle w:val="CommentReference"/>
        </w:rPr>
        <w:annotationRef/>
      </w:r>
      <w:r>
        <w:t>Suggest to cover this details in integration FSD instead, and reduce this section to a mention only.</w:t>
      </w:r>
      <w:r>
        <w:br/>
      </w:r>
      <w:r>
        <w:br/>
        <w:t>For actual details to be sync, we are still finalising if some of the sync is required with the new interfacing protocol.</w:t>
      </w:r>
    </w:p>
  </w:comment>
  <w:comment w:id="354" w:author="Sin Fong TAN (MAS)" w:date="2026-01-06T16:47:00Z" w:initials="ST">
    <w:p w14:paraId="19F81992" w14:textId="4F73A298" w:rsidR="00F5050E" w:rsidRDefault="00F5050E" w:rsidP="00F5050E">
      <w:pPr>
        <w:pStyle w:val="CommentText"/>
        <w:jc w:val="left"/>
      </w:pPr>
      <w:r>
        <w:rPr>
          <w:rStyle w:val="CommentReference"/>
        </w:rPr>
        <w:annotationRef/>
      </w:r>
      <w:r>
        <w:t>Applicant data is from where? Please document when an applicant is created. Can a person with the same NRIC have more than 1 applicant data?</w:t>
      </w:r>
    </w:p>
  </w:comment>
  <w:comment w:id="359" w:author="Sin Fong TAN (MAS)" w:date="2026-01-06T17:04:00Z" w:initials="ST">
    <w:p w14:paraId="3DF20540" w14:textId="77777777" w:rsidR="00532D97" w:rsidRDefault="00532D97" w:rsidP="00532D97">
      <w:pPr>
        <w:pStyle w:val="CommentText"/>
        <w:jc w:val="left"/>
      </w:pPr>
      <w:r>
        <w:rPr>
          <w:rStyle w:val="CommentReference"/>
        </w:rPr>
        <w:annotationRef/>
      </w:r>
      <w:r>
        <w:t>Please elaborate on synchronise. ADD/UPDATE/DELETE operations have to be documented.</w:t>
      </w:r>
    </w:p>
  </w:comment>
  <w:comment w:id="360" w:author="Jasmine WL TEO (MAS)" w:date="2025-12-18T09:05:00Z" w:initials="JT">
    <w:p w14:paraId="169A8CAA" w14:textId="1FA64875" w:rsidR="0030485F" w:rsidRDefault="0030485F" w:rsidP="0030485F">
      <w:pPr>
        <w:pStyle w:val="CommentText"/>
        <w:jc w:val="left"/>
      </w:pPr>
      <w:r>
        <w:rPr>
          <w:rStyle w:val="CommentReference"/>
        </w:rPr>
        <w:annotationRef/>
      </w:r>
      <w:r>
        <w:t xml:space="preserve">...And update the last sync date for applicant data. </w:t>
      </w:r>
    </w:p>
    <w:p w14:paraId="42131A2B" w14:textId="77777777" w:rsidR="0030485F" w:rsidRDefault="0030485F" w:rsidP="0030485F">
      <w:pPr>
        <w:pStyle w:val="CommentText"/>
        <w:jc w:val="left"/>
      </w:pPr>
    </w:p>
    <w:p w14:paraId="0D8B5E3B" w14:textId="77777777" w:rsidR="0030485F" w:rsidRDefault="0030485F" w:rsidP="0030485F">
      <w:pPr>
        <w:pStyle w:val="CommentText"/>
        <w:jc w:val="left"/>
      </w:pPr>
      <w:r>
        <w:t>Please add on for the rest of the data.</w:t>
      </w:r>
    </w:p>
  </w:comment>
  <w:comment w:id="364" w:author="Sin Fong TAN (MAS)" w:date="2026-01-06T17:11:00Z" w:initials="ST">
    <w:p w14:paraId="7A31AC45" w14:textId="77777777" w:rsidR="00532D97" w:rsidRDefault="00532D97" w:rsidP="00532D97">
      <w:pPr>
        <w:pStyle w:val="CommentText"/>
        <w:jc w:val="left"/>
      </w:pPr>
      <w:r>
        <w:rPr>
          <w:rStyle w:val="CommentReference"/>
        </w:rPr>
        <w:annotationRef/>
      </w:r>
      <w:r>
        <w:t>What is considered a successful run? Will there be a status, date or indicator to sync? And how they will be updated? The “link” between the submission files process to this portal sync process have to be clear.</w:t>
      </w:r>
    </w:p>
    <w:p w14:paraId="5EAAD3DE" w14:textId="77777777" w:rsidR="00532D97" w:rsidRDefault="00532D97" w:rsidP="00532D97">
      <w:pPr>
        <w:pStyle w:val="CommentText"/>
        <w:jc w:val="left"/>
      </w:pPr>
    </w:p>
    <w:p w14:paraId="5A8ECEC7" w14:textId="77777777" w:rsidR="00532D97" w:rsidRDefault="00532D97" w:rsidP="00532D97">
      <w:pPr>
        <w:pStyle w:val="CommentText"/>
        <w:jc w:val="left"/>
      </w:pPr>
      <w:r>
        <w:t>Above, we have comment on whether the holding submission file process will process each file each time. If so, the successful run here refers to the case where all 4 processes are successful?</w:t>
      </w:r>
    </w:p>
    <w:p w14:paraId="339F8E0C" w14:textId="77777777" w:rsidR="00532D97" w:rsidRDefault="00532D97" w:rsidP="00532D97">
      <w:pPr>
        <w:pStyle w:val="CommentText"/>
        <w:jc w:val="left"/>
      </w:pPr>
    </w:p>
    <w:p w14:paraId="30DA212F" w14:textId="77777777" w:rsidR="00532D97" w:rsidRDefault="00532D97" w:rsidP="00532D97">
      <w:pPr>
        <w:pStyle w:val="CommentText"/>
        <w:jc w:val="left"/>
      </w:pPr>
      <w:r>
        <w:t>Do we consider a holding file with failed header validation which we will generate a ack file to FI as a successful run?</w:t>
      </w:r>
    </w:p>
  </w:comment>
  <w:comment w:id="389" w:author="Jasmine WL TEO (MAS)" w:date="2025-12-18T09:06:00Z" w:initials="JT">
    <w:p w14:paraId="3C290FC5" w14:textId="603E982F" w:rsidR="00C121C8" w:rsidRDefault="00C121C8" w:rsidP="00C121C8">
      <w:pPr>
        <w:pStyle w:val="CommentText"/>
        <w:jc w:val="left"/>
      </w:pPr>
      <w:r>
        <w:rPr>
          <w:rStyle w:val="CommentReference"/>
        </w:rPr>
        <w:annotationRef/>
      </w:r>
      <w:r>
        <w:t>Not too sure if this is required. ITD, please check and confirm.</w:t>
      </w:r>
    </w:p>
  </w:comment>
  <w:comment w:id="390" w:author="Wilmond YANG (MAS)" w:date="2026-01-08T14:39:00Z" w:initials="WY">
    <w:p w14:paraId="6862F381" w14:textId="77777777" w:rsidR="000E5D7D" w:rsidRDefault="000E5D7D" w:rsidP="000E5D7D">
      <w:pPr>
        <w:pStyle w:val="CommentText"/>
        <w:jc w:val="left"/>
      </w:pPr>
      <w:r>
        <w:rPr>
          <w:rStyle w:val="CommentReference"/>
        </w:rPr>
        <w:annotationRef/>
      </w:r>
      <w:r>
        <w:t>Yes, lets reserve this detail to the integration FSD and refine the details when we confirm if it is still required.</w:t>
      </w:r>
    </w:p>
  </w:comment>
  <w:comment w:id="411" w:author="Han Xie CHAI (MAS)" w:date="2025-12-18T17:17:00Z" w:initials="HC">
    <w:p w14:paraId="5394EFFB" w14:textId="067DA9F0" w:rsidR="00EC4270" w:rsidRDefault="00EC4270" w:rsidP="00EC4270">
      <w:pPr>
        <w:pStyle w:val="CommentText"/>
        <w:jc w:val="left"/>
      </w:pPr>
      <w:r>
        <w:rPr>
          <w:rStyle w:val="CommentReference"/>
        </w:rPr>
        <w:annotationRef/>
      </w:r>
      <w:r>
        <w:t>PDs are mentioned in earlier sections. If we want to use Retail PDs as Sharmaine suggested, have to be consistent throughout the doc.</w:t>
      </w:r>
    </w:p>
  </w:comment>
  <w:comment w:id="418" w:author="Akila BALAKRISHNAN from.OPTIMUM (MAS)" w:date="2025-12-18T12:36:00Z" w:initials="AB">
    <w:p w14:paraId="1DC55000" w14:textId="77777777" w:rsidR="00575B90" w:rsidRDefault="00575B90" w:rsidP="00575B90">
      <w:pPr>
        <w:pStyle w:val="CommentText"/>
        <w:jc w:val="left"/>
      </w:pPr>
      <w:r>
        <w:rPr>
          <w:rStyle w:val="CommentReference"/>
        </w:rPr>
        <w:annotationRef/>
      </w:r>
      <w:r>
        <w:t>Can we standardize using either one in the FSD.</w:t>
      </w:r>
    </w:p>
    <w:p w14:paraId="359AD875" w14:textId="77777777" w:rsidR="00575B90" w:rsidRDefault="00575B90" w:rsidP="00575B90">
      <w:pPr>
        <w:pStyle w:val="CommentText"/>
        <w:jc w:val="left"/>
      </w:pPr>
      <w:r>
        <w:t>Savings Bonds or Singapore Savings Bonds or SSB</w:t>
      </w:r>
    </w:p>
    <w:p w14:paraId="106ECCC9" w14:textId="77777777" w:rsidR="00575B90" w:rsidRDefault="00575B90" w:rsidP="00575B90">
      <w:pPr>
        <w:pStyle w:val="CommentText"/>
        <w:jc w:val="left"/>
      </w:pPr>
    </w:p>
    <w:p w14:paraId="0CD4748E" w14:textId="77777777" w:rsidR="00575B90" w:rsidRDefault="00575B90" w:rsidP="00575B90">
      <w:pPr>
        <w:pStyle w:val="CommentText"/>
        <w:jc w:val="left"/>
      </w:pPr>
      <w:r>
        <w:t>In each section it is stated differently.</w:t>
      </w:r>
    </w:p>
  </w:comment>
  <w:comment w:id="419" w:author="Wilmond YANG (MAS)" w:date="2026-01-08T14:42:00Z" w:initials="WY">
    <w:p w14:paraId="714C9245" w14:textId="77777777" w:rsidR="000E5D7D" w:rsidRDefault="000E5D7D" w:rsidP="000E5D7D">
      <w:pPr>
        <w:pStyle w:val="CommentText"/>
        <w:jc w:val="left"/>
      </w:pPr>
      <w:r>
        <w:rPr>
          <w:rStyle w:val="CommentReference"/>
        </w:rPr>
        <w:annotationRef/>
      </w:r>
      <w:r>
        <w:t>Agree with Akila, the terminology is confusing here. Please be clear that we have a few items that we are referring to here:</w:t>
      </w:r>
      <w:r>
        <w:br/>
        <w:t>1) Singapore Saving Bonds - the instrument</w:t>
      </w:r>
      <w:r>
        <w:br/>
        <w:t>2) Saving Bonds processes - OMEGA service</w:t>
      </w:r>
    </w:p>
    <w:p w14:paraId="677AABA4" w14:textId="77777777" w:rsidR="000E5D7D" w:rsidRDefault="000E5D7D" w:rsidP="000E5D7D">
      <w:pPr>
        <w:pStyle w:val="CommentText"/>
        <w:jc w:val="left"/>
      </w:pPr>
      <w:r>
        <w:t>3) SSB Portal - the interfacing system.</w:t>
      </w:r>
    </w:p>
  </w:comment>
  <w:comment w:id="431" w:author="Han Xie CHAI (MAS)" w:date="2025-12-18T17:21:00Z" w:initials="HC">
    <w:p w14:paraId="4ECDC156" w14:textId="539E0ED0" w:rsidR="00A3314C" w:rsidRDefault="00A3314C" w:rsidP="00A3314C">
      <w:pPr>
        <w:pStyle w:val="CommentText"/>
        <w:jc w:val="left"/>
      </w:pPr>
      <w:r>
        <w:rPr>
          <w:rStyle w:val="CommentReference"/>
        </w:rPr>
        <w:annotationRef/>
      </w:r>
      <w:r>
        <w:t>To be consistent with Section 3.1.</w:t>
      </w:r>
    </w:p>
  </w:comment>
  <w:comment w:id="435" w:author="Akila BALAKRISHNAN from.OPTIMUM (MAS)" w:date="2025-12-18T15:10:00Z" w:initials="AB">
    <w:p w14:paraId="2CA39FE5" w14:textId="5E01C4BD" w:rsidR="007937BD" w:rsidRDefault="007937BD" w:rsidP="007937BD">
      <w:pPr>
        <w:pStyle w:val="CommentText"/>
        <w:jc w:val="left"/>
      </w:pPr>
      <w:r>
        <w:rPr>
          <w:rStyle w:val="CommentReference"/>
        </w:rPr>
        <w:annotationRef/>
      </w:r>
      <w:r>
        <w:t>Only this process is allowed to trigger manually?</w:t>
      </w:r>
    </w:p>
    <w:p w14:paraId="6D4057F7" w14:textId="77777777" w:rsidR="007937BD" w:rsidRDefault="007937BD" w:rsidP="007937BD">
      <w:pPr>
        <w:pStyle w:val="CommentText"/>
        <w:jc w:val="left"/>
      </w:pPr>
      <w:r>
        <w:t>How about the other process?</w:t>
      </w:r>
    </w:p>
  </w:comment>
  <w:comment w:id="437" w:author="Sharmaine TAN (MAS)" w:date="2026-01-06T15:39:00Z" w:initials="ST">
    <w:p w14:paraId="04DF63E8" w14:textId="77777777" w:rsidR="00E16FA8" w:rsidRDefault="00E16FA8" w:rsidP="00E16FA8">
      <w:pPr>
        <w:pStyle w:val="CommentText"/>
        <w:jc w:val="left"/>
      </w:pPr>
      <w:r>
        <w:rPr>
          <w:rStyle w:val="CommentReference"/>
        </w:rPr>
        <w:annotationRef/>
      </w:r>
      <w:r>
        <w:rPr>
          <w:color w:val="454953"/>
          <w:highlight w:val="white"/>
        </w:rPr>
        <w:t>Is there any limitation in the event OMEGA needs to regenerate the Coupon and Redemption Rate file? E.g. after the allotment run.</w:t>
      </w:r>
    </w:p>
    <w:p w14:paraId="4822A8F5" w14:textId="77777777" w:rsidR="00E16FA8" w:rsidRDefault="00E16FA8" w:rsidP="00E16FA8">
      <w:pPr>
        <w:pStyle w:val="CommentText"/>
        <w:jc w:val="left"/>
      </w:pPr>
      <w:r>
        <w:rPr>
          <w:color w:val="454953"/>
          <w:highlight w:val="white"/>
        </w:rPr>
        <w:t xml:space="preserve">Given that OMEGA will maintain a Public Holiday calendar to support Issuance Calendar publication, PH should be taken into account when generating the coupon and redemption rate file corresponding error message should be triggered in the event there is a new addition of the PH to OMEGA PH calendar. OMEGA should flagged affected securities with dates such as Announcement date/ Auction Date/ Issue Date </w:t>
      </w:r>
    </w:p>
  </w:comment>
  <w:comment w:id="438" w:author="Wilmond YANG (MAS)" w:date="2026-01-08T14:43:00Z" w:initials="WY">
    <w:p w14:paraId="777D1646" w14:textId="77777777" w:rsidR="000E5D7D" w:rsidRDefault="000E5D7D" w:rsidP="000E5D7D">
      <w:pPr>
        <w:pStyle w:val="CommentText"/>
        <w:jc w:val="left"/>
      </w:pPr>
      <w:r>
        <w:rPr>
          <w:rStyle w:val="CommentReference"/>
        </w:rPr>
        <w:annotationRef/>
      </w:r>
      <w:r>
        <w:t>We might also need to be clear at which point, the calculated values are fixed, meaning that we no longer need to revisit it when the PH changes. This should apply to other processes as well, not just SSB processes.</w:t>
      </w:r>
    </w:p>
  </w:comment>
  <w:comment w:id="441" w:author="Sin Fong TAN (MAS)" w:date="2026-01-06T17:43:00Z" w:initials="ST">
    <w:p w14:paraId="6327EB28" w14:textId="145447C3" w:rsidR="008954B9" w:rsidRDefault="008954B9" w:rsidP="008954B9">
      <w:pPr>
        <w:pStyle w:val="CommentText"/>
        <w:jc w:val="left"/>
      </w:pPr>
      <w:r>
        <w:rPr>
          <w:rStyle w:val="CommentReference"/>
        </w:rPr>
        <w:annotationRef/>
      </w:r>
      <w:r>
        <w:t>Is this a parameter? If we want to rerun to generate this file again or due to some issue we can only run this 1 day later, how do we specify the processing date?</w:t>
      </w:r>
    </w:p>
  </w:comment>
  <w:comment w:id="453" w:author="Akila BALAKRISHNAN from.OPTIMUM (MAS)" w:date="2025-12-18T13:26:00Z" w:initials="AB">
    <w:p w14:paraId="0C6B153E" w14:textId="4D531C1B" w:rsidR="00850146" w:rsidRDefault="00850146" w:rsidP="00850146">
      <w:pPr>
        <w:pStyle w:val="CommentText"/>
        <w:jc w:val="left"/>
      </w:pPr>
      <w:r>
        <w:rPr>
          <w:rStyle w:val="CommentReference"/>
        </w:rPr>
        <w:annotationRef/>
      </w:r>
      <w:r>
        <w:t>Please explain what are the other details retrieved along with Annual coupon rates, to refer to the computation logic below like coupon year, coupon number, etc..</w:t>
      </w:r>
    </w:p>
  </w:comment>
  <w:comment w:id="454" w:author="Han Xie CHAI (MAS)" w:date="2025-12-18T17:32:00Z" w:initials="HC">
    <w:p w14:paraId="7DB3BE42" w14:textId="77777777" w:rsidR="00527E04" w:rsidRDefault="00527E04" w:rsidP="00527E04">
      <w:pPr>
        <w:pStyle w:val="CommentText"/>
        <w:jc w:val="left"/>
      </w:pPr>
      <w:r>
        <w:rPr>
          <w:rStyle w:val="CommentReference"/>
        </w:rPr>
        <w:annotationRef/>
      </w:r>
      <w:r>
        <w:t>Agree. It is hard to understand the computation below without details on what is Coupon Year/Number etc</w:t>
      </w:r>
    </w:p>
  </w:comment>
  <w:comment w:id="456" w:author="Sin Fong TAN (MAS)" w:date="2026-01-06T18:05:00Z" w:initials="ST">
    <w:p w14:paraId="64AFC4F3" w14:textId="77777777" w:rsidR="00C85859" w:rsidRDefault="00EA4598" w:rsidP="00C85859">
      <w:pPr>
        <w:pStyle w:val="CommentText"/>
        <w:jc w:val="left"/>
      </w:pPr>
      <w:r>
        <w:rPr>
          <w:rStyle w:val="CommentReference"/>
        </w:rPr>
        <w:annotationRef/>
      </w:r>
      <w:r w:rsidR="00C85859">
        <w:t>OMEGA will also calculate SSB coupon rates and we will also keep higher precision. In this process, our coupon rates precision used is up to MEPS+?</w:t>
      </w:r>
    </w:p>
  </w:comment>
  <w:comment w:id="459" w:author="Sin Fong TAN (MAS)" w:date="2026-01-06T18:16:00Z" w:initials="ST">
    <w:p w14:paraId="733205CA" w14:textId="3F02DEFE" w:rsidR="00C85859" w:rsidRDefault="00C85859" w:rsidP="00C85859">
      <w:pPr>
        <w:pStyle w:val="CommentText"/>
        <w:jc w:val="left"/>
      </w:pPr>
      <w:r>
        <w:rPr>
          <w:rStyle w:val="CommentReference"/>
        </w:rPr>
        <w:annotationRef/>
      </w:r>
      <w:r>
        <w:t>For all calculation in OMEGA, to specify the number of decimal places of the inputs, during the interim calculation and final required DP.</w:t>
      </w:r>
    </w:p>
    <w:p w14:paraId="02B7434A" w14:textId="77777777" w:rsidR="00C85859" w:rsidRDefault="00C85859" w:rsidP="00C85859">
      <w:pPr>
        <w:pStyle w:val="CommentText"/>
        <w:jc w:val="left"/>
      </w:pPr>
      <w:r>
        <w:t>Do take note on variables’ precision during the  the entire calculation process. For example, for CPN/2 in 3a, do you need to recalculate again or can use what is the final value computed in 2a.</w:t>
      </w:r>
    </w:p>
  </w:comment>
  <w:comment w:id="460" w:author="Jasmine WL TEO (MAS)" w:date="2025-12-18T09:22:00Z" w:initials="JT">
    <w:p w14:paraId="6D84E309" w14:textId="015B06E1" w:rsidR="009B69D9" w:rsidRDefault="009925B4" w:rsidP="009B69D9">
      <w:pPr>
        <w:pStyle w:val="CommentText"/>
        <w:numPr>
          <w:ilvl w:val="0"/>
          <w:numId w:val="43"/>
        </w:numPr>
        <w:jc w:val="left"/>
      </w:pPr>
      <w:r>
        <w:rPr>
          <w:rStyle w:val="CommentReference"/>
        </w:rPr>
        <w:annotationRef/>
      </w:r>
      <w:r w:rsidR="009B69D9">
        <w:t xml:space="preserve">Need to store the calculation as text for both coupon rates and redemption rates. </w:t>
      </w:r>
    </w:p>
    <w:p w14:paraId="1E06AF95" w14:textId="77777777" w:rsidR="009B69D9" w:rsidRDefault="009B69D9" w:rsidP="009B69D9">
      <w:pPr>
        <w:pStyle w:val="CommentText"/>
        <w:jc w:val="left"/>
      </w:pPr>
      <w:r>
        <w:t>e.g. 1.5 / 2 or</w:t>
      </w:r>
    </w:p>
    <w:p w14:paraId="018A9C68" w14:textId="77777777" w:rsidR="009B69D9" w:rsidRDefault="009B69D9" w:rsidP="009B69D9">
      <w:pPr>
        <w:pStyle w:val="CommentText"/>
        <w:jc w:val="left"/>
      </w:pPr>
      <w:r>
        <w:t>(1.5 / 2) * (181/182)</w:t>
      </w:r>
    </w:p>
    <w:p w14:paraId="23F5A534" w14:textId="77777777" w:rsidR="009B69D9" w:rsidRDefault="009B69D9" w:rsidP="009B69D9">
      <w:pPr>
        <w:pStyle w:val="CommentText"/>
        <w:jc w:val="left"/>
      </w:pPr>
      <w:r>
        <w:t>2. What is the rounding for the coupon rates and redemption rates?</w:t>
      </w:r>
    </w:p>
  </w:comment>
  <w:comment w:id="462" w:author="Jasmine WL TEO (MAS)" w:date="2025-12-18T09:16:00Z" w:initials="JT">
    <w:p w14:paraId="03809851" w14:textId="77777777" w:rsidR="00A8647B" w:rsidRDefault="00A8647B" w:rsidP="00A8647B">
      <w:pPr>
        <w:pStyle w:val="CommentText"/>
        <w:jc w:val="left"/>
      </w:pPr>
      <w:r>
        <w:rPr>
          <w:rStyle w:val="CommentReference"/>
        </w:rPr>
        <w:annotationRef/>
      </w:r>
      <w:r>
        <w:t>Can we confirm if the current code is checking against the first coupon payment date or the first calendar of the coupon payment month?</w:t>
      </w:r>
    </w:p>
  </w:comment>
  <w:comment w:id="463" w:author="SOE\c_seelamreddy" w:date="2026-01-07T15:43:00Z" w:initials="SM">
    <w:p w14:paraId="6A0DE890" w14:textId="77777777" w:rsidR="00082C44" w:rsidRDefault="00126D82" w:rsidP="00082C44">
      <w:pPr>
        <w:pStyle w:val="CommentText"/>
        <w:jc w:val="left"/>
      </w:pPr>
      <w:r>
        <w:rPr>
          <w:rStyle w:val="CommentReference"/>
        </w:rPr>
        <w:annotationRef/>
      </w:r>
      <w:r w:rsidR="00082C44">
        <w:t xml:space="preserve">Current code is using the first coupon payment date coming from MEPS+. </w:t>
      </w:r>
    </w:p>
  </w:comment>
  <w:comment w:id="464" w:author="Jasmine WL TEO (MAS)" w:date="2025-12-18T09:14:00Z" w:initials="JT">
    <w:p w14:paraId="4E75FF20" w14:textId="0F85A15B" w:rsidR="00A8647B" w:rsidRDefault="00A8647B" w:rsidP="00A8647B">
      <w:pPr>
        <w:pStyle w:val="CommentText"/>
        <w:jc w:val="left"/>
      </w:pPr>
      <w:r>
        <w:rPr>
          <w:rStyle w:val="CommentReference"/>
        </w:rPr>
        <w:annotationRef/>
      </w:r>
      <w:r>
        <w:t>Unclear whether we are referring to MEPS+ coupon date? What is the current coupon payment date.</w:t>
      </w:r>
    </w:p>
  </w:comment>
  <w:comment w:id="467" w:author="Akila BALAKRISHNAN from.OPTIMUM (MAS)" w:date="2025-12-18T13:33:00Z" w:initials="AB">
    <w:p w14:paraId="2F9C4ABF" w14:textId="467B1862" w:rsidR="00B5497A" w:rsidRDefault="00B5497A" w:rsidP="00B5497A">
      <w:pPr>
        <w:pStyle w:val="CommentText"/>
        <w:jc w:val="left"/>
      </w:pPr>
      <w:r>
        <w:rPr>
          <w:rStyle w:val="CommentReference"/>
        </w:rPr>
        <w:annotationRef/>
      </w:r>
      <w:r>
        <w:t>Should this be no. of days between the previous coupon payment date and current coupon payment date?</w:t>
      </w:r>
    </w:p>
    <w:p w14:paraId="3A79BAAE" w14:textId="77777777" w:rsidR="00B5497A" w:rsidRDefault="00B5497A" w:rsidP="00B5497A">
      <w:pPr>
        <w:pStyle w:val="CommentText"/>
        <w:jc w:val="left"/>
      </w:pPr>
      <w:r>
        <w:t>Please check.</w:t>
      </w:r>
    </w:p>
  </w:comment>
  <w:comment w:id="468" w:author="SOE\c_seelamreddy" w:date="2026-01-07T15:54:00Z" w:initials="SM">
    <w:p w14:paraId="3FE81745" w14:textId="77777777" w:rsidR="00735375" w:rsidRDefault="00735375" w:rsidP="00735375">
      <w:pPr>
        <w:pStyle w:val="CommentText"/>
        <w:jc w:val="left"/>
      </w:pPr>
      <w:r>
        <w:rPr>
          <w:rStyle w:val="CommentReference"/>
        </w:rPr>
        <w:annotationRef/>
      </w:r>
      <w:r>
        <w:t>Correct, no. of days between the previous coupon payment date and current coupon payment date</w:t>
      </w:r>
    </w:p>
  </w:comment>
  <w:comment w:id="520" w:author="Sharmaine TAN (MAS)" w:date="2025-12-16T17:50:00Z" w:initials="ST">
    <w:p w14:paraId="34E37BA9" w14:textId="306D5D83" w:rsidR="002230BB" w:rsidRDefault="002230BB" w:rsidP="002230BB">
      <w:pPr>
        <w:pStyle w:val="CommentText"/>
        <w:jc w:val="left"/>
      </w:pPr>
      <w:r>
        <w:rPr>
          <w:rStyle w:val="CommentReference"/>
        </w:rPr>
        <w:annotationRef/>
      </w:r>
      <w:r>
        <w:t xml:space="preserve">Omega will generate and return the acknowledgement file to the respective sources  as per FSD- Interface Specs (FIs and CDP) 3.3.1 ? </w:t>
      </w:r>
    </w:p>
  </w:comment>
  <w:comment w:id="523" w:author="Akila BALAKRISHNAN from.OPTIMUM (MAS)" w:date="2025-12-18T12:41:00Z" w:initials="AB">
    <w:p w14:paraId="643BC636" w14:textId="77777777" w:rsidR="00507F90" w:rsidRDefault="00537815" w:rsidP="00507F90">
      <w:pPr>
        <w:pStyle w:val="CommentText"/>
        <w:jc w:val="left"/>
      </w:pPr>
      <w:r>
        <w:rPr>
          <w:rStyle w:val="CommentReference"/>
        </w:rPr>
        <w:annotationRef/>
      </w:r>
      <w:r w:rsidR="00507F90">
        <w:t>@MDD - I don’t think it is mandatory for CDP and PDs to send a file when there is no redemption records. Please confirm.</w:t>
      </w:r>
    </w:p>
  </w:comment>
  <w:comment w:id="524" w:author="Jasmine WL TEO (MAS)" w:date="2025-12-23T11:03:00Z" w:initials="JT">
    <w:p w14:paraId="33919CDC" w14:textId="77777777" w:rsidR="00C43D78" w:rsidRDefault="00C43D78" w:rsidP="00C43D78">
      <w:pPr>
        <w:pStyle w:val="CommentText"/>
        <w:jc w:val="left"/>
      </w:pPr>
      <w:r>
        <w:rPr>
          <w:rStyle w:val="CommentReference"/>
        </w:rPr>
        <w:annotationRef/>
      </w:r>
      <w:r>
        <w:t xml:space="preserve">Yes. Not mandatory to send a file daily. </w:t>
      </w:r>
    </w:p>
  </w:comment>
  <w:comment w:id="535" w:author="Sophia TAN (MAS)" w:date="2025-12-16T09:23:00Z" w:initials="ST">
    <w:p w14:paraId="016D5588" w14:textId="6FB4783F" w:rsidR="00B154A4" w:rsidRDefault="00B154A4" w:rsidP="00B154A4">
      <w:pPr>
        <w:pStyle w:val="CommentText"/>
        <w:jc w:val="left"/>
      </w:pPr>
      <w:r>
        <w:rPr>
          <w:rStyle w:val="CommentReference"/>
        </w:rPr>
        <w:annotationRef/>
      </w:r>
      <w:r>
        <w:t>What is a blackout period?</w:t>
      </w:r>
    </w:p>
  </w:comment>
  <w:comment w:id="536" w:author="Han Xie CHAI (MAS)" w:date="2025-12-18T17:38:00Z" w:initials="HC">
    <w:p w14:paraId="0EA8207B" w14:textId="77777777" w:rsidR="004B7C1A" w:rsidRDefault="004B7C1A" w:rsidP="004B7C1A">
      <w:pPr>
        <w:pStyle w:val="CommentText"/>
        <w:jc w:val="left"/>
      </w:pPr>
      <w:r>
        <w:rPr>
          <w:rStyle w:val="CommentReference"/>
        </w:rPr>
        <w:annotationRef/>
      </w:r>
      <w:r>
        <w:t>Is it supposed to be before the end of the redemption window?</w:t>
      </w:r>
    </w:p>
  </w:comment>
  <w:comment w:id="546" w:author="Akila BALAKRISHNAN from.OPTIMUM (MAS)" w:date="2025-12-18T12:43:00Z" w:initials="AB">
    <w:p w14:paraId="222FBDFE" w14:textId="19187B97" w:rsidR="00537815" w:rsidRDefault="00537815" w:rsidP="00537815">
      <w:pPr>
        <w:pStyle w:val="CommentText"/>
        <w:jc w:val="left"/>
      </w:pPr>
      <w:r>
        <w:rPr>
          <w:rStyle w:val="CommentReference"/>
        </w:rPr>
        <w:annotationRef/>
      </w:r>
      <w:r>
        <w:t>All process diagrams have the same name and figure number mentioned. Please update it correctly.</w:t>
      </w:r>
    </w:p>
  </w:comment>
  <w:comment w:id="547" w:author="Jasmine WL TEO (MAS)" w:date="2025-12-18T09:47:00Z" w:initials="JT">
    <w:p w14:paraId="0F867803" w14:textId="1D1A7D73" w:rsidR="00A55A22" w:rsidRDefault="00A55A22" w:rsidP="00A55A22">
      <w:pPr>
        <w:pStyle w:val="CommentText"/>
        <w:jc w:val="left"/>
      </w:pPr>
      <w:r>
        <w:rPr>
          <w:rStyle w:val="CommentReference"/>
        </w:rPr>
        <w:annotationRef/>
      </w:r>
      <w:r>
        <w:t>Similar to the holding comment, is this meant for one file? Might be good to add that it will proceed to the next file.</w:t>
      </w:r>
    </w:p>
  </w:comment>
  <w:comment w:id="550" w:author="Han Xie CHAI (MAS)" w:date="2025-12-18T17:40:00Z" w:initials="HC">
    <w:p w14:paraId="10B8604D" w14:textId="77777777" w:rsidR="007351FF" w:rsidRDefault="007351FF" w:rsidP="007351FF">
      <w:pPr>
        <w:pStyle w:val="CommentText"/>
        <w:jc w:val="left"/>
      </w:pPr>
      <w:r>
        <w:rPr>
          <w:rStyle w:val="CommentReference"/>
        </w:rPr>
        <w:annotationRef/>
      </w:r>
      <w:r>
        <w:t>Can we align the wording to the figure above?</w:t>
      </w:r>
    </w:p>
  </w:comment>
  <w:comment w:id="551" w:author="Akila BALAKRISHNAN from.OPTIMUM (MAS)" w:date="2025-12-18T12:43:00Z" w:initials="AB">
    <w:p w14:paraId="25A85A6E" w14:textId="14FAE689" w:rsidR="00537815" w:rsidRDefault="00537815" w:rsidP="00537815">
      <w:pPr>
        <w:pStyle w:val="CommentText"/>
        <w:jc w:val="left"/>
      </w:pPr>
      <w:r>
        <w:rPr>
          <w:rStyle w:val="CommentReference"/>
        </w:rPr>
        <w:annotationRef/>
      </w:r>
      <w:r>
        <w:t>Where is this configured?</w:t>
      </w:r>
    </w:p>
  </w:comment>
  <w:comment w:id="557" w:author="Jasmine WL TEO (MAS)" w:date="2025-12-18T09:48:00Z" w:initials="JT">
    <w:p w14:paraId="747D13D4" w14:textId="5A4CD816" w:rsidR="00A55A22" w:rsidRDefault="00A55A22" w:rsidP="00A55A22">
      <w:pPr>
        <w:pStyle w:val="CommentText"/>
        <w:jc w:val="left"/>
      </w:pPr>
      <w:r>
        <w:rPr>
          <w:rStyle w:val="CommentReference"/>
        </w:rPr>
        <w:annotationRef/>
      </w:r>
      <w:r>
        <w:t>What are the validation logic? Is it stated in the interface specs? Isnt it weird that the details for validation are in a separate doc?</w:t>
      </w:r>
    </w:p>
  </w:comment>
  <w:comment w:id="561" w:author="Jasmine WL TEO (MAS)" w:date="2025-12-18T09:49:00Z" w:initials="JT">
    <w:p w14:paraId="6AD80291" w14:textId="77777777" w:rsidR="00A55A22" w:rsidRDefault="00A55A22" w:rsidP="00A55A22">
      <w:pPr>
        <w:pStyle w:val="CommentText"/>
        <w:jc w:val="left"/>
      </w:pPr>
      <w:r>
        <w:rPr>
          <w:rStyle w:val="CommentReference"/>
        </w:rPr>
        <w:annotationRef/>
      </w:r>
      <w:r>
        <w:t>@ITD, do we need this to be logged in the log file?</w:t>
      </w:r>
    </w:p>
  </w:comment>
  <w:comment w:id="562" w:author="Sin Fong TAN (MAS)" w:date="2026-01-06T18:38:00Z" w:initials="ST">
    <w:p w14:paraId="43B95822" w14:textId="77777777" w:rsidR="00DC5013" w:rsidRDefault="00DC5013" w:rsidP="00DC5013">
      <w:pPr>
        <w:pStyle w:val="CommentText"/>
        <w:jc w:val="left"/>
      </w:pPr>
      <w:r>
        <w:rPr>
          <w:rStyle w:val="CommentReference"/>
        </w:rPr>
        <w:annotationRef/>
      </w:r>
      <w:r>
        <w:t>No. @TECQ see below. The processing of the holding, subscription and redemption submission files should be the same in nature. I have some comments in the holding processing above. Do align to the subscription and redemption.</w:t>
      </w:r>
      <w:r>
        <w:br/>
      </w:r>
      <w:r>
        <w:br/>
        <w:t>2026-01-06 08:30:32 INFO  JobServiceImpl:134 - RedemptionSubmisssionBatchJob - 2649  for CASH   File Processed 380 records received, 380 records successful, 0 records rejected, 0 records duplicate [2026/01/06 08:30:32]</w:t>
      </w:r>
    </w:p>
  </w:comment>
  <w:comment w:id="571" w:author="Jasmine WL TEO (MAS)" w:date="2025-12-18T09:50:00Z" w:initials="JT">
    <w:p w14:paraId="274B536E" w14:textId="145B0212" w:rsidR="00A55A22" w:rsidRDefault="00A55A22" w:rsidP="00A55A22">
      <w:pPr>
        <w:pStyle w:val="CommentText"/>
        <w:jc w:val="left"/>
      </w:pPr>
      <w:r>
        <w:rPr>
          <w:rStyle w:val="CommentReference"/>
        </w:rPr>
        <w:annotationRef/>
      </w:r>
      <w:r>
        <w:t>Comments for holdings and redemption apply here too.</w:t>
      </w:r>
    </w:p>
  </w:comment>
  <w:comment w:id="608" w:author="Akila BALAKRISHNAN from.OPTIMUM (MAS)" w:date="2025-12-18T12:57:00Z" w:initials="AB">
    <w:p w14:paraId="3372AA52" w14:textId="77777777" w:rsidR="00507F90" w:rsidRDefault="00C13084" w:rsidP="00507F90">
      <w:pPr>
        <w:pStyle w:val="CommentText"/>
        <w:jc w:val="left"/>
      </w:pPr>
      <w:r>
        <w:rPr>
          <w:rStyle w:val="CommentReference"/>
        </w:rPr>
        <w:annotationRef/>
      </w:r>
      <w:r w:rsidR="00507F90">
        <w:t>@MDD - same as redemption - I don’t think it is mandatory for the PDs to send a file when there is no subscription records. Please confirm.</w:t>
      </w:r>
    </w:p>
  </w:comment>
  <w:comment w:id="609" w:author="Jasmine WL TEO (MAS)" w:date="2025-12-23T11:03:00Z" w:initials="JT">
    <w:p w14:paraId="642FED56" w14:textId="77777777" w:rsidR="00C43D78" w:rsidRDefault="00C43D78" w:rsidP="00C43D78">
      <w:pPr>
        <w:pStyle w:val="CommentText"/>
        <w:jc w:val="left"/>
      </w:pPr>
      <w:r>
        <w:rPr>
          <w:rStyle w:val="CommentReference"/>
        </w:rPr>
        <w:annotationRef/>
      </w:r>
      <w:r>
        <w:t xml:space="preserve">PDs need not send in the file daily for redemption and subscription. </w:t>
      </w:r>
    </w:p>
  </w:comment>
  <w:comment w:id="627" w:author="Han Xie CHAI (MAS)" w:date="2025-12-18T18:22:00Z" w:initials="HC">
    <w:p w14:paraId="24F7CBDA" w14:textId="4422808E" w:rsidR="005530E8" w:rsidRDefault="005530E8" w:rsidP="005530E8">
      <w:pPr>
        <w:pStyle w:val="CommentText"/>
        <w:jc w:val="left"/>
      </w:pPr>
      <w:r>
        <w:rPr>
          <w:rStyle w:val="CommentReference"/>
        </w:rPr>
        <w:annotationRef/>
      </w:r>
      <w:r>
        <w:t>Please align the wording with the diagram.</w:t>
      </w:r>
    </w:p>
  </w:comment>
  <w:comment w:id="635" w:author="Akila BALAKRISHNAN from.OPTIMUM (MAS)" w:date="2025-12-18T12:59:00Z" w:initials="AB">
    <w:p w14:paraId="664E7790" w14:textId="7018CA8F" w:rsidR="00C13084" w:rsidRDefault="00C13084" w:rsidP="00C13084">
      <w:pPr>
        <w:pStyle w:val="CommentText"/>
        <w:jc w:val="left"/>
      </w:pPr>
      <w:r>
        <w:rPr>
          <w:rStyle w:val="CommentReference"/>
        </w:rPr>
        <w:annotationRef/>
      </w:r>
      <w:r>
        <w:t>How about the validation of the detail header record?</w:t>
      </w:r>
    </w:p>
  </w:comment>
  <w:comment w:id="636" w:author="Jasmine WL TEO (MAS)" w:date="2025-12-18T10:08:00Z" w:initials="JT">
    <w:p w14:paraId="60C33792" w14:textId="7B5853D0" w:rsidR="00E040F9" w:rsidRDefault="00E040F9" w:rsidP="00E040F9">
      <w:pPr>
        <w:pStyle w:val="CommentText"/>
        <w:jc w:val="left"/>
      </w:pPr>
      <w:r>
        <w:rPr>
          <w:rStyle w:val="CommentReference"/>
        </w:rPr>
        <w:annotationRef/>
      </w:r>
      <w:r>
        <w:t xml:space="preserve">If the applied amount is more than the max allotment limit per individual, how is it handled? Still accept the application and handle at allotment stage or accept only the amount up to the limit? ITD, can check the current processing logic? </w:t>
      </w:r>
    </w:p>
  </w:comment>
  <w:comment w:id="637" w:author="SOE\c_seelamreddy" w:date="2026-01-11T09:26:00Z" w:initials="SM">
    <w:p w14:paraId="72C4290C" w14:textId="77777777" w:rsidR="00AC4764" w:rsidRDefault="00AC4764" w:rsidP="00AC4764">
      <w:pPr>
        <w:pStyle w:val="CommentText"/>
        <w:jc w:val="left"/>
      </w:pPr>
      <w:r>
        <w:rPr>
          <w:rStyle w:val="CommentReference"/>
        </w:rPr>
        <w:annotationRef/>
      </w:r>
      <w:r>
        <w:t>Yes, accept the application and check the limits during allotment.</w:t>
      </w:r>
    </w:p>
  </w:comment>
  <w:comment w:id="641" w:author="Jasmine WL TEO (MAS)" w:date="2025-12-18T09:53:00Z" w:initials="JT">
    <w:p w14:paraId="2E366B93" w14:textId="697433E6" w:rsidR="00A55A22" w:rsidRDefault="00A55A22" w:rsidP="00A55A22">
      <w:pPr>
        <w:pStyle w:val="CommentText"/>
        <w:jc w:val="left"/>
      </w:pPr>
      <w:r>
        <w:rPr>
          <w:rStyle w:val="CommentReference"/>
        </w:rPr>
        <w:annotationRef/>
      </w:r>
      <w:r>
        <w:t>@ITD, can you check with the BAU team on how often there will be duplicate flagged? Want to see if this should be part of the ssb allotment check before releasing.</w:t>
      </w:r>
    </w:p>
  </w:comment>
  <w:comment w:id="642" w:author="Sharmaine TAN (MAS)" w:date="2026-01-08T10:38:00Z" w:initials="ST">
    <w:p w14:paraId="307D83EA" w14:textId="77777777" w:rsidR="008053CE" w:rsidRDefault="008053CE" w:rsidP="008053CE">
      <w:pPr>
        <w:pStyle w:val="CommentText"/>
        <w:jc w:val="left"/>
      </w:pPr>
      <w:r>
        <w:rPr>
          <w:rStyle w:val="CommentReference"/>
        </w:rPr>
        <w:annotationRef/>
      </w:r>
      <w:r>
        <w:rPr>
          <w:color w:val="454953"/>
          <w:highlight w:val="white"/>
        </w:rPr>
        <w:t>As checked, the average number of duplicate flagged ranges around 1-4 subscription requests flagged, and it happens once every 2 or 3 months</w:t>
      </w:r>
      <w:r>
        <w:t xml:space="preserve">. </w:t>
      </w:r>
    </w:p>
  </w:comment>
  <w:comment w:id="651" w:author="Akila BALAKRISHNAN from.OPTIMUM (MAS)" w:date="2025-12-18T13:08:00Z" w:initials="AB">
    <w:p w14:paraId="57A0924A" w14:textId="37236179" w:rsidR="004D4172" w:rsidRDefault="004D4172" w:rsidP="004D4172">
      <w:pPr>
        <w:pStyle w:val="CommentText"/>
        <w:jc w:val="left"/>
      </w:pPr>
      <w:r>
        <w:rPr>
          <w:rStyle w:val="CommentReference"/>
        </w:rPr>
        <w:annotationRef/>
      </w:r>
      <w:r>
        <w:t>@ITD - to check the current process and confirm.</w:t>
      </w:r>
    </w:p>
    <w:p w14:paraId="0026B3F4" w14:textId="77777777" w:rsidR="004D4172" w:rsidRDefault="004D4172" w:rsidP="004D4172">
      <w:pPr>
        <w:pStyle w:val="CommentText"/>
        <w:jc w:val="left"/>
      </w:pPr>
      <w:r>
        <w:t>I don’t think we will be rejecting the bids, this is used only for flagging purpose.</w:t>
      </w:r>
    </w:p>
  </w:comment>
  <w:comment w:id="652" w:author="Wilmond YANG (MAS)" w:date="2026-01-09T16:41:00Z" w:initials="WY">
    <w:p w14:paraId="48846B13" w14:textId="77777777" w:rsidR="00E423DE" w:rsidRDefault="00E423DE" w:rsidP="00E423DE">
      <w:pPr>
        <w:pStyle w:val="CommentText"/>
        <w:jc w:val="left"/>
      </w:pPr>
      <w:r>
        <w:rPr>
          <w:rStyle w:val="CommentReference"/>
        </w:rPr>
        <w:annotationRef/>
      </w:r>
      <w:r>
        <w:t xml:space="preserve">Yes we do not reject. </w:t>
      </w:r>
      <w:r>
        <w:br/>
        <w:t>@TECQ, you have been given access to the code as well. If you require clarification in the code, please approach us.</w:t>
      </w:r>
    </w:p>
  </w:comment>
  <w:comment w:id="653" w:author="Akila BALAKRISHNAN from.OPTIMUM (MAS)" w:date="2025-12-18T13:10:00Z" w:initials="AB">
    <w:p w14:paraId="238FA805" w14:textId="1171710B" w:rsidR="004D4172" w:rsidRDefault="004D4172" w:rsidP="004D4172">
      <w:pPr>
        <w:pStyle w:val="CommentText"/>
        <w:jc w:val="left"/>
      </w:pPr>
      <w:r>
        <w:rPr>
          <w:rStyle w:val="CommentReference"/>
        </w:rPr>
        <w:annotationRef/>
      </w:r>
      <w:r>
        <w:t>@MDD - This logic is to check if there are multiple CDP acct number tied to one NRIC or passport number (and vice-versa) based on comparing the current month subscription details with past months subscription details right?</w:t>
      </w:r>
    </w:p>
  </w:comment>
  <w:comment w:id="654" w:author="Jasmine WL TEO (MAS)" w:date="2025-12-23T10:09:00Z" w:initials="JT">
    <w:p w14:paraId="1380667D" w14:textId="77777777" w:rsidR="003756BC" w:rsidRDefault="003756BC" w:rsidP="003756BC">
      <w:pPr>
        <w:pStyle w:val="CommentText"/>
        <w:jc w:val="left"/>
      </w:pPr>
      <w:r>
        <w:rPr>
          <w:rStyle w:val="CommentReference"/>
        </w:rPr>
        <w:annotationRef/>
      </w:r>
      <w:r>
        <w:t>I thought will check against this month holdings records. @ITD, please confirm on the logic.</w:t>
      </w:r>
    </w:p>
  </w:comment>
  <w:comment w:id="655" w:author="Wilmond YANG (MAS)" w:date="2026-01-09T16:56:00Z" w:initials="WY">
    <w:p w14:paraId="0672EA1D" w14:textId="77777777" w:rsidR="00891C6E" w:rsidRDefault="00891C6E" w:rsidP="00891C6E">
      <w:pPr>
        <w:pStyle w:val="CommentText"/>
        <w:jc w:val="left"/>
      </w:pPr>
      <w:r>
        <w:rPr>
          <w:rStyle w:val="CommentReference"/>
        </w:rPr>
        <w:annotationRef/>
      </w:r>
      <w:r>
        <w:t>It is a union of past month subscription details and current month subscription details, so effectively it is comparing current month and past months.</w:t>
      </w:r>
    </w:p>
  </w:comment>
  <w:comment w:id="670" w:author="Eugene CHEONG from.TOPPAN (MAS)" w:date="2025-12-09T22:04:00Z" w:initials="EC">
    <w:p w14:paraId="5D6AF863" w14:textId="6C8FBAF1" w:rsidR="003C4DA1" w:rsidRDefault="003C4DA1" w:rsidP="003C4DA1">
      <w:pPr>
        <w:pStyle w:val="CommentText"/>
        <w:jc w:val="left"/>
      </w:pPr>
      <w:r>
        <w:rPr>
          <w:rStyle w:val="CommentReference"/>
        </w:rPr>
        <w:annotationRef/>
      </w:r>
      <w:r>
        <w:t>Confirm whether CDP no longer requires the exception file and instead receive the redemption results.</w:t>
      </w:r>
    </w:p>
  </w:comment>
  <w:comment w:id="671" w:author="Jasmine WL TEO (MAS)" w:date="2025-12-18T09:57:00Z" w:initials="JT">
    <w:p w14:paraId="13D25E35" w14:textId="77777777" w:rsidR="0074382F" w:rsidRDefault="0074382F" w:rsidP="0074382F">
      <w:pPr>
        <w:pStyle w:val="CommentText"/>
        <w:jc w:val="left"/>
      </w:pPr>
      <w:r>
        <w:rPr>
          <w:rStyle w:val="CommentReference"/>
        </w:rPr>
        <w:annotationRef/>
      </w:r>
      <w:r>
        <w:t>Yes. We told them that we will replace the exception file with the redemption results.</w:t>
      </w:r>
    </w:p>
  </w:comment>
  <w:comment w:id="672" w:author="Akila BALAKRISHNAN from.OPTIMUM (MAS)" w:date="2025-12-19T11:57:00Z" w:initials="AB">
    <w:p w14:paraId="320080B2" w14:textId="77777777" w:rsidR="0047661F" w:rsidRDefault="0047661F" w:rsidP="0047661F">
      <w:pPr>
        <w:pStyle w:val="CommentText"/>
        <w:jc w:val="left"/>
      </w:pPr>
      <w:r>
        <w:rPr>
          <w:rStyle w:val="CommentReference"/>
        </w:rPr>
        <w:annotationRef/>
      </w:r>
      <w:r>
        <w:t>Where is this configured?</w:t>
      </w:r>
    </w:p>
  </w:comment>
  <w:comment w:id="673" w:author="Sin Fong TAN (MAS)" w:date="2026-01-06T18:53:00Z" w:initials="ST">
    <w:p w14:paraId="0839AEDD" w14:textId="77777777" w:rsidR="007C2D4C" w:rsidRDefault="007C2D4C" w:rsidP="007C2D4C">
      <w:pPr>
        <w:pStyle w:val="CommentText"/>
        <w:jc w:val="left"/>
      </w:pPr>
      <w:r>
        <w:rPr>
          <w:rStyle w:val="CommentReference"/>
        </w:rPr>
        <w:annotationRef/>
      </w:r>
      <w:r>
        <w:t>And is this just time (no specific day/event)?</w:t>
      </w:r>
    </w:p>
  </w:comment>
  <w:comment w:id="674" w:author="Jasmine WL TEO (MAS)" w:date="2025-12-18T09:56:00Z" w:initials="JT">
    <w:p w14:paraId="5E43AFDC" w14:textId="7FAC2561" w:rsidR="0074382F" w:rsidRDefault="0074382F" w:rsidP="0074382F">
      <w:pPr>
        <w:pStyle w:val="CommentText"/>
        <w:jc w:val="left"/>
      </w:pPr>
      <w:r>
        <w:rPr>
          <w:rStyle w:val="CommentReference"/>
        </w:rPr>
        <w:annotationRef/>
      </w:r>
      <w:r>
        <w:t>Valid redemptions for the month? Is there a need to specify 2</w:t>
      </w:r>
      <w:r>
        <w:rPr>
          <w:vertAlign w:val="superscript"/>
        </w:rPr>
        <w:t>nd</w:t>
      </w:r>
      <w:r>
        <w:t xml:space="preserve"> working day to current?</w:t>
      </w:r>
    </w:p>
  </w:comment>
  <w:comment w:id="675" w:author="Han Xie CHAI (MAS)" w:date="2025-12-19T14:20:00Z" w:initials="HC">
    <w:p w14:paraId="6A65E1B7" w14:textId="77777777" w:rsidR="00006EF3" w:rsidRDefault="00006EF3" w:rsidP="00006EF3">
      <w:pPr>
        <w:pStyle w:val="CommentText"/>
        <w:jc w:val="left"/>
      </w:pPr>
      <w:r>
        <w:rPr>
          <w:rStyle w:val="CommentReference"/>
        </w:rPr>
        <w:annotationRef/>
      </w:r>
      <w:r>
        <w:t>Suggest no need, so that we don’t need to remember to amend this if we ever change.</w:t>
      </w:r>
    </w:p>
  </w:comment>
  <w:comment w:id="676" w:author="Sin Fong TAN (MAS)" w:date="2026-01-06T19:01:00Z" w:initials="ST">
    <w:p w14:paraId="6C1A6866" w14:textId="77777777" w:rsidR="007C2D4C" w:rsidRDefault="007C2D4C" w:rsidP="007C2D4C">
      <w:pPr>
        <w:pStyle w:val="CommentText"/>
        <w:jc w:val="left"/>
      </w:pPr>
      <w:r>
        <w:rPr>
          <w:rStyle w:val="CommentReference"/>
        </w:rPr>
        <w:annotationRef/>
      </w:r>
      <w:r>
        <w:t>Not particularly keen to use current day especially if its hardcoded. This is to consider if we encounter issues on allotment day which was only resolved and able to resume redemption processing the next day. Do define “current day” carefully.</w:t>
      </w:r>
    </w:p>
  </w:comment>
  <w:comment w:id="695" w:author="Sin Fong TAN (MAS)" w:date="2026-01-06T19:03:00Z" w:initials="ST">
    <w:p w14:paraId="0CC5324E" w14:textId="77777777" w:rsidR="007C2D4C" w:rsidRDefault="007C2D4C" w:rsidP="007C2D4C">
      <w:pPr>
        <w:pStyle w:val="CommentText"/>
        <w:jc w:val="left"/>
      </w:pPr>
      <w:r>
        <w:rPr>
          <w:rStyle w:val="CommentReference"/>
        </w:rPr>
        <w:annotationRef/>
      </w:r>
      <w:r>
        <w:t>Where is the file generation logic captured?</w:t>
      </w:r>
    </w:p>
  </w:comment>
  <w:comment w:id="699" w:author="Akila BALAKRISHNAN from.OPTIMUM (MAS)" w:date="2025-12-18T15:24:00Z" w:initials="AB">
    <w:p w14:paraId="1E03472A" w14:textId="6F734168" w:rsidR="00452480" w:rsidRDefault="00452480" w:rsidP="00452480">
      <w:pPr>
        <w:pStyle w:val="CommentText"/>
        <w:jc w:val="left"/>
      </w:pPr>
      <w:r>
        <w:rPr>
          <w:rStyle w:val="CommentReference"/>
        </w:rPr>
        <w:annotationRef/>
      </w:r>
      <w:r>
        <w:t>Please check and confirm whether the M+ redemption result file is for each PD - one record for CASH and one for SRS</w:t>
      </w:r>
    </w:p>
  </w:comment>
  <w:comment w:id="700" w:author="Jasmine WL TEO (MAS)" w:date="2025-12-23T11:00:00Z" w:initials="JT">
    <w:p w14:paraId="1BB62F9A" w14:textId="77777777" w:rsidR="001569E9" w:rsidRDefault="001569E9" w:rsidP="001569E9">
      <w:pPr>
        <w:pStyle w:val="CommentText"/>
        <w:jc w:val="left"/>
      </w:pPr>
      <w:r>
        <w:rPr>
          <w:rStyle w:val="CommentReference"/>
        </w:rPr>
        <w:annotationRef/>
      </w:r>
      <w:r>
        <w:t>If I remember correctly, the redemption records for Cash will be to CDP and the redemption records for SRS will be to the SRS banks.</w:t>
      </w:r>
    </w:p>
  </w:comment>
  <w:comment w:id="712" w:author="Akila BALAKRISHNAN from.OPTIMUM (MAS)" w:date="2025-12-18T15:40:00Z" w:initials="AB">
    <w:p w14:paraId="3AC08FD7" w14:textId="2DA369E4" w:rsidR="00886E61" w:rsidRDefault="00886E61" w:rsidP="00886E61">
      <w:pPr>
        <w:pStyle w:val="CommentText"/>
        <w:jc w:val="left"/>
      </w:pPr>
      <w:r>
        <w:rPr>
          <w:rStyle w:val="CommentReference"/>
        </w:rPr>
        <w:annotationRef/>
      </w:r>
      <w:r>
        <w:t>@MDD - I don’t think we will send the redemption results file immediately to Retails PDs/CDP and MEPS+.</w:t>
      </w:r>
      <w:r>
        <w:br/>
      </w:r>
      <w:r>
        <w:br/>
        <w:t>If I remember correctly - it is sent only during the release results at 2.30 or 3 pm for both redemption and allotment results together.</w:t>
      </w:r>
    </w:p>
  </w:comment>
  <w:comment w:id="713" w:author="Jasmine WL TEO (MAS)" w:date="2025-12-23T11:01:00Z" w:initials="JT">
    <w:p w14:paraId="7B1A6EE4" w14:textId="77777777" w:rsidR="00247976" w:rsidRDefault="00247976" w:rsidP="00247976">
      <w:pPr>
        <w:pStyle w:val="CommentText"/>
        <w:jc w:val="left"/>
      </w:pPr>
      <w:r>
        <w:rPr>
          <w:rStyle w:val="CommentReference"/>
        </w:rPr>
        <w:annotationRef/>
      </w:r>
      <w:r>
        <w:t xml:space="preserve">Yes. Send together with the allotment results based on the specified timing or later. </w:t>
      </w:r>
    </w:p>
  </w:comment>
  <w:comment w:id="727" w:author="Sharmaine TAN (MAS)" w:date="2025-12-16T19:20:00Z" w:initials="ST">
    <w:p w14:paraId="41243E6E" w14:textId="0A8E7D2C" w:rsidR="00E111AD" w:rsidRDefault="00E111AD" w:rsidP="00E111AD">
      <w:pPr>
        <w:pStyle w:val="CommentText"/>
        <w:jc w:val="left"/>
      </w:pPr>
      <w:r>
        <w:rPr>
          <w:rStyle w:val="CommentReference"/>
        </w:rPr>
        <w:annotationRef/>
      </w:r>
      <w:r>
        <w:t xml:space="preserve">Allotment Result will also be published on MAS Website </w:t>
      </w:r>
    </w:p>
  </w:comment>
  <w:comment w:id="728" w:author="Akila BALAKRISHNAN from.OPTIMUM (MAS)" w:date="2025-12-18T15:36:00Z" w:initials="AB">
    <w:p w14:paraId="5F5F4132" w14:textId="77777777" w:rsidR="00514599" w:rsidRDefault="00514599" w:rsidP="00514599">
      <w:pPr>
        <w:pStyle w:val="CommentText"/>
        <w:jc w:val="left"/>
      </w:pPr>
      <w:r>
        <w:rPr>
          <w:rStyle w:val="CommentReference"/>
        </w:rPr>
        <w:annotationRef/>
      </w:r>
      <w:r>
        <w:t>And also synced to SSB Portal</w:t>
      </w:r>
    </w:p>
  </w:comment>
  <w:comment w:id="738" w:author="Akila BALAKRISHNAN from.OPTIMUM (MAS)" w:date="2025-12-18T15:34:00Z" w:initials="AB">
    <w:p w14:paraId="376215C5" w14:textId="77777777" w:rsidR="00D71900" w:rsidRDefault="00D71900" w:rsidP="00D71900">
      <w:pPr>
        <w:pStyle w:val="CommentText"/>
        <w:jc w:val="left"/>
      </w:pPr>
      <w:r>
        <w:rPr>
          <w:rStyle w:val="CommentReference"/>
        </w:rPr>
        <w:annotationRef/>
      </w:r>
      <w:r>
        <w:t>The parameters mentioned here and above “against the individual per issue limit and individual aggregate limit” are not consistent.</w:t>
      </w:r>
    </w:p>
    <w:p w14:paraId="7D6D9A36" w14:textId="77777777" w:rsidR="00D71900" w:rsidRDefault="00D71900" w:rsidP="00D71900">
      <w:pPr>
        <w:pStyle w:val="CommentText"/>
        <w:jc w:val="left"/>
      </w:pPr>
      <w:r>
        <w:t>Please standardize.</w:t>
      </w:r>
    </w:p>
  </w:comment>
  <w:comment w:id="740" w:author="Jasmine WL TEO (MAS)" w:date="2025-12-18T10:01:00Z" w:initials="JT">
    <w:p w14:paraId="771C5105" w14:textId="5371EF36" w:rsidR="0074382F" w:rsidRDefault="0074382F" w:rsidP="0074382F">
      <w:pPr>
        <w:pStyle w:val="CommentText"/>
        <w:jc w:val="left"/>
      </w:pPr>
      <w:r>
        <w:rPr>
          <w:rStyle w:val="CommentReference"/>
        </w:rPr>
        <w:annotationRef/>
      </w:r>
      <w:r>
        <w:t>If in prod, the occurrence of the duplicate check being flagged is rare and not false alarm, suggest we add it soft validation check into the process diagram for allotment? MDD involvement would be required in such cases.</w:t>
      </w:r>
    </w:p>
  </w:comment>
  <w:comment w:id="741" w:author="Sin Fong TAN (MAS)" w:date="2026-01-07T09:42:00Z" w:initials="ST">
    <w:p w14:paraId="67134629" w14:textId="77777777" w:rsidR="000617F4" w:rsidRDefault="000617F4" w:rsidP="000617F4">
      <w:pPr>
        <w:pStyle w:val="CommentText"/>
        <w:jc w:val="left"/>
      </w:pPr>
      <w:r>
        <w:rPr>
          <w:rStyle w:val="CommentReference"/>
        </w:rPr>
        <w:annotationRef/>
      </w:r>
      <w:r>
        <w:t>Can state how it is triggered? System schedueld, User adhoc, both, etc. Same for all the other processes. There may be question if a system triggered process will be exactly the same as an adhoc triggered.</w:t>
      </w:r>
    </w:p>
  </w:comment>
  <w:comment w:id="742" w:author="Sharmaine TAN (MAS)" w:date="2025-12-16T19:14:00Z" w:initials="ST">
    <w:p w14:paraId="772C6CD6" w14:textId="0E25071A" w:rsidR="005E5CFD" w:rsidRDefault="00BC78A7" w:rsidP="005E5CFD">
      <w:pPr>
        <w:pStyle w:val="CommentText"/>
        <w:jc w:val="left"/>
      </w:pPr>
      <w:r>
        <w:rPr>
          <w:rStyle w:val="CommentReference"/>
        </w:rPr>
        <w:annotationRef/>
      </w:r>
      <w:r w:rsidR="005E5CFD">
        <w:t xml:space="preserve">1)Can we specify what are the pre check (sequential) in place to support the SSB Allotment Run ? </w:t>
      </w:r>
    </w:p>
    <w:p w14:paraId="7E584A32" w14:textId="77777777" w:rsidR="005E5CFD" w:rsidRDefault="005E5CFD" w:rsidP="005E5CFD">
      <w:pPr>
        <w:pStyle w:val="CommentText"/>
        <w:jc w:val="left"/>
      </w:pPr>
      <w:r>
        <w:t xml:space="preserve">It sounds a bit weird to check by the Allotment cutoff time instead of the Allotment date first. </w:t>
      </w:r>
    </w:p>
    <w:p w14:paraId="1C235521" w14:textId="77777777" w:rsidR="005E5CFD" w:rsidRDefault="005E5CFD" w:rsidP="005E5CFD">
      <w:pPr>
        <w:pStyle w:val="CommentText"/>
        <w:jc w:val="left"/>
      </w:pPr>
      <w:r>
        <w:t xml:space="preserve">OMEGA should check by Allotment date &gt; Allotment Cutoff Time &gt; File Status: Holdings &amp; subscription files received from all PDs &amp; CDP </w:t>
      </w:r>
    </w:p>
    <w:p w14:paraId="79EE3D7C" w14:textId="77777777" w:rsidR="005E5CFD" w:rsidRDefault="005E5CFD" w:rsidP="005E5CFD">
      <w:pPr>
        <w:pStyle w:val="CommentText"/>
        <w:jc w:val="left"/>
      </w:pPr>
      <w:r>
        <w:t xml:space="preserve">2) Active warning (e.g. email / system alerts) for pre checks should also be considered before the Allotment cutoff time to help alert Users that OMEGA have yet to receive the respective files from the PDs/ CDP yet. </w:t>
      </w:r>
    </w:p>
  </w:comment>
  <w:comment w:id="743" w:author="Akila BALAKRISHNAN from.OPTIMUM (MAS)" w:date="2025-12-19T11:58:00Z" w:initials="AB">
    <w:p w14:paraId="67C19C36" w14:textId="77777777" w:rsidR="0047661F" w:rsidRDefault="0047661F" w:rsidP="0047661F">
      <w:pPr>
        <w:pStyle w:val="CommentText"/>
        <w:jc w:val="left"/>
      </w:pPr>
      <w:r>
        <w:rPr>
          <w:rStyle w:val="CommentReference"/>
        </w:rPr>
        <w:annotationRef/>
      </w:r>
      <w:r>
        <w:t>Where is this configured?</w:t>
      </w:r>
    </w:p>
  </w:comment>
  <w:comment w:id="746" w:author="Jasmine WL TEO (MAS)" w:date="2025-12-18T10:02:00Z" w:initials="JT">
    <w:p w14:paraId="40D891E5" w14:textId="3B91C57E" w:rsidR="0074382F" w:rsidRDefault="0074382F" w:rsidP="0074382F">
      <w:pPr>
        <w:pStyle w:val="CommentText"/>
        <w:jc w:val="left"/>
      </w:pPr>
      <w:r>
        <w:rPr>
          <w:rStyle w:val="CommentReference"/>
        </w:rPr>
        <w:annotationRef/>
      </w:r>
      <w:r>
        <w:t>Is this check for the day or for the month?</w:t>
      </w:r>
    </w:p>
  </w:comment>
  <w:comment w:id="747" w:author="Sin Fong TAN (MAS)" w:date="2026-01-07T09:38:00Z" w:initials="ST">
    <w:p w14:paraId="14452E36" w14:textId="77777777" w:rsidR="000617F4" w:rsidRDefault="000617F4" w:rsidP="000617F4">
      <w:pPr>
        <w:pStyle w:val="CommentText"/>
        <w:jc w:val="left"/>
      </w:pPr>
      <w:r>
        <w:rPr>
          <w:rStyle w:val="CommentReference"/>
        </w:rPr>
        <w:annotationRef/>
      </w:r>
      <w:r>
        <w:t xml:space="preserve">@TECQ This is not clear. Its to check if the 3 type of files (including redemption) are received and processed successfully. </w:t>
      </w:r>
    </w:p>
    <w:p w14:paraId="3D0A916E" w14:textId="77777777" w:rsidR="000617F4" w:rsidRDefault="000617F4" w:rsidP="000617F4">
      <w:pPr>
        <w:pStyle w:val="CommentText"/>
        <w:jc w:val="left"/>
      </w:pPr>
    </w:p>
    <w:p w14:paraId="73CFF6BB" w14:textId="77777777" w:rsidR="000617F4" w:rsidRDefault="000617F4" w:rsidP="000617F4">
      <w:pPr>
        <w:pStyle w:val="CommentText"/>
        <w:jc w:val="left"/>
      </w:pPr>
      <w:r>
        <w:t>Similar comment I put above is to think about how do you track? Where can we see? - There are a list of files and they may or may not be sent daily.</w:t>
      </w:r>
    </w:p>
  </w:comment>
  <w:comment w:id="753" w:author="Jasmine WL TEO (MAS)" w:date="2025-12-18T10:04:00Z" w:initials="JT">
    <w:p w14:paraId="442B0631" w14:textId="3540CCE2" w:rsidR="0074382F" w:rsidRDefault="0074382F" w:rsidP="0074382F">
      <w:pPr>
        <w:pStyle w:val="CommentText"/>
        <w:jc w:val="left"/>
      </w:pPr>
      <w:r>
        <w:rPr>
          <w:rStyle w:val="CommentReference"/>
        </w:rPr>
        <w:annotationRef/>
      </w:r>
      <w:r>
        <w:t>Does it mean that if we have an issue on the allotment date which we are unable to solve by 2359, we are not able to run the allotment after 12pm as we have passed the allotment date? We should try to cater for scenarios, where we encounter issue on the allotment date and allow us to run the allotment on another date. I think SBA allows for it now. We should also cater for this in sgs auction.</w:t>
      </w:r>
    </w:p>
  </w:comment>
  <w:comment w:id="770" w:author="Akila BALAKRISHNAN from.OPTIMUM (MAS)" w:date="2025-12-18T15:50:00Z" w:initials="AB">
    <w:p w14:paraId="67AEE141" w14:textId="77777777" w:rsidR="002E4CD1" w:rsidRDefault="002E4CD1" w:rsidP="002E4CD1">
      <w:pPr>
        <w:pStyle w:val="CommentText"/>
        <w:jc w:val="left"/>
      </w:pPr>
      <w:r>
        <w:rPr>
          <w:rStyle w:val="CommentReference"/>
        </w:rPr>
        <w:annotationRef/>
      </w:r>
      <w:r>
        <w:t>What is this issue limit?</w:t>
      </w:r>
      <w:r>
        <w:br/>
        <w:t>Is it issue size or Max allotment per issuance?</w:t>
      </w:r>
    </w:p>
  </w:comment>
  <w:comment w:id="778" w:author="Sharmaine TAN (MAS)" w:date="2026-01-08T10:54:00Z" w:initials="ST">
    <w:p w14:paraId="386FC45A" w14:textId="77777777" w:rsidR="00814E4F" w:rsidRDefault="00814E4F" w:rsidP="00814E4F">
      <w:pPr>
        <w:pStyle w:val="CommentText"/>
        <w:jc w:val="left"/>
      </w:pPr>
      <w:r>
        <w:rPr>
          <w:rStyle w:val="CommentReference"/>
        </w:rPr>
        <w:annotationRef/>
      </w:r>
      <w:r>
        <w:t xml:space="preserve">It should be less than ? </w:t>
      </w:r>
    </w:p>
  </w:comment>
  <w:comment w:id="780" w:author="Akila BALAKRISHNAN from.OPTIMUM (MAS)" w:date="2025-12-19T11:56:00Z" w:initials="AB">
    <w:p w14:paraId="3D955C1E" w14:textId="2123A20D" w:rsidR="00187581" w:rsidRDefault="00630DA3" w:rsidP="00187581">
      <w:pPr>
        <w:pStyle w:val="CommentText"/>
        <w:jc w:val="left"/>
      </w:pPr>
      <w:r>
        <w:rPr>
          <w:rStyle w:val="CommentReference"/>
        </w:rPr>
        <w:annotationRef/>
      </w:r>
      <w:r w:rsidR="00187581">
        <w:t>Can explain the allotment mechanism with example too.</w:t>
      </w:r>
    </w:p>
    <w:p w14:paraId="25FBBEAC" w14:textId="77777777" w:rsidR="00187581" w:rsidRDefault="00187581" w:rsidP="00187581">
      <w:pPr>
        <w:pStyle w:val="CommentText"/>
        <w:jc w:val="left"/>
      </w:pPr>
    </w:p>
    <w:p w14:paraId="45CE82CF" w14:textId="77777777" w:rsidR="00187581" w:rsidRDefault="00187581" w:rsidP="00187581">
      <w:pPr>
        <w:pStyle w:val="CommentText"/>
        <w:jc w:val="left"/>
      </w:pPr>
      <w:r>
        <w:t>How is the quantity ceiling (cut off amount) identified?</w:t>
      </w:r>
    </w:p>
    <w:p w14:paraId="1E7D0D21" w14:textId="77777777" w:rsidR="00187581" w:rsidRDefault="00187581" w:rsidP="00187581">
      <w:pPr>
        <w:pStyle w:val="CommentText"/>
        <w:jc w:val="left"/>
      </w:pPr>
      <w:r>
        <w:t>Need to compute the percentage of applicants that have got additional allotment.</w:t>
      </w:r>
    </w:p>
    <w:p w14:paraId="3E6D5ADE" w14:textId="77777777" w:rsidR="00187581" w:rsidRDefault="00187581" w:rsidP="00187581">
      <w:pPr>
        <w:pStyle w:val="CommentText"/>
        <w:jc w:val="left"/>
      </w:pPr>
      <w:r>
        <w:t>Please include those details.</w:t>
      </w:r>
    </w:p>
    <w:p w14:paraId="74D8E5E4" w14:textId="77777777" w:rsidR="00187581" w:rsidRDefault="00187581" w:rsidP="00187581">
      <w:pPr>
        <w:pStyle w:val="CommentText"/>
        <w:jc w:val="left"/>
      </w:pPr>
    </w:p>
  </w:comment>
  <w:comment w:id="779" w:author="Sharmaine TAN (MAS)" w:date="2025-12-16T19:27:00Z" w:initials="ST">
    <w:p w14:paraId="53C6C888" w14:textId="3906B88E" w:rsidR="00E111AD" w:rsidRDefault="00E111AD" w:rsidP="00E111AD">
      <w:pPr>
        <w:pStyle w:val="CommentText"/>
        <w:jc w:val="left"/>
      </w:pPr>
      <w:r>
        <w:rPr>
          <w:rStyle w:val="CommentReference"/>
        </w:rPr>
        <w:annotationRef/>
      </w:r>
      <w:r>
        <w:t xml:space="preserve">In the event of an oversubscription situation </w:t>
      </w:r>
    </w:p>
    <w:p w14:paraId="0C07DD08" w14:textId="77777777" w:rsidR="00E111AD" w:rsidRDefault="00E111AD" w:rsidP="00E111AD">
      <w:pPr>
        <w:pStyle w:val="CommentText"/>
        <w:jc w:val="left"/>
      </w:pPr>
      <w:r>
        <w:t>OMEGA will need to generate the following details</w:t>
      </w:r>
    </w:p>
    <w:p w14:paraId="24B7244B" w14:textId="77777777" w:rsidR="00E111AD" w:rsidRDefault="00E111AD" w:rsidP="00E111AD">
      <w:pPr>
        <w:pStyle w:val="CommentText"/>
        <w:numPr>
          <w:ilvl w:val="0"/>
          <w:numId w:val="42"/>
        </w:numPr>
        <w:jc w:val="left"/>
      </w:pPr>
      <w:r>
        <w:t xml:space="preserve">Approximate % of applicant that were selected at random ad allotment the additional S$500 </w:t>
      </w:r>
    </w:p>
    <w:p w14:paraId="20F8276A" w14:textId="77777777" w:rsidR="00E111AD" w:rsidRDefault="00E111AD" w:rsidP="00E111AD">
      <w:pPr>
        <w:pStyle w:val="CommentText"/>
        <w:jc w:val="left"/>
      </w:pPr>
      <w:r>
        <w:t xml:space="preserve">Apart from the Allotment Result (SSB) </w:t>
      </w:r>
    </w:p>
    <w:p w14:paraId="6B0CE300" w14:textId="77777777" w:rsidR="00E111AD" w:rsidRDefault="00E111AD" w:rsidP="00E111AD">
      <w:pPr>
        <w:pStyle w:val="CommentText"/>
        <w:jc w:val="left"/>
      </w:pPr>
      <w:r>
        <w:t xml:space="preserve">Total amount applied </w:t>
      </w:r>
    </w:p>
    <w:p w14:paraId="686D5A81" w14:textId="77777777" w:rsidR="00E111AD" w:rsidRDefault="00E111AD" w:rsidP="00E111AD">
      <w:pPr>
        <w:pStyle w:val="CommentText"/>
        <w:jc w:val="left"/>
      </w:pPr>
      <w:r>
        <w:t xml:space="preserve">Total amount within individual allotment limits </w:t>
      </w:r>
    </w:p>
    <w:p w14:paraId="29DA4E74" w14:textId="77777777" w:rsidR="00E111AD" w:rsidRDefault="00E111AD" w:rsidP="00E111AD">
      <w:pPr>
        <w:pStyle w:val="CommentText"/>
        <w:jc w:val="left"/>
      </w:pPr>
      <w:r>
        <w:t xml:space="preserve">Total amount allotted </w:t>
      </w:r>
    </w:p>
  </w:comment>
  <w:comment w:id="781" w:author="Akila BALAKRISHNAN from.OPTIMUM (MAS)" w:date="2025-12-18T16:19:00Z" w:initials="AB">
    <w:p w14:paraId="5AE4A2A0" w14:textId="77777777" w:rsidR="001966BD" w:rsidRDefault="001966BD" w:rsidP="001966BD">
      <w:pPr>
        <w:pStyle w:val="CommentText"/>
        <w:jc w:val="left"/>
      </w:pPr>
      <w:r>
        <w:rPr>
          <w:rStyle w:val="CommentReference"/>
        </w:rPr>
        <w:annotationRef/>
      </w:r>
      <w:r>
        <w:t>Can we use individual instead of applicant? To be consistent across.</w:t>
      </w:r>
    </w:p>
  </w:comment>
  <w:comment w:id="784" w:author="Akila BALAKRISHNAN from.OPTIMUM (MAS)" w:date="2025-12-18T15:59:00Z" w:initials="AB">
    <w:p w14:paraId="3D21C056" w14:textId="24E5CDBD" w:rsidR="00BD3193" w:rsidRDefault="00BD3193" w:rsidP="00BD3193">
      <w:pPr>
        <w:pStyle w:val="CommentText"/>
        <w:jc w:val="left"/>
      </w:pPr>
      <w:r>
        <w:rPr>
          <w:rStyle w:val="CommentReference"/>
        </w:rPr>
        <w:annotationRef/>
      </w:r>
      <w:r>
        <w:t>What does “amount of bonds” means?</w:t>
      </w:r>
    </w:p>
  </w:comment>
  <w:comment w:id="785" w:author="Sharmaine TAN (MAS)" w:date="2025-12-16T19:24:00Z" w:initials="ST">
    <w:p w14:paraId="110A7CD5" w14:textId="1D3C1C95" w:rsidR="00E111AD" w:rsidRDefault="00E111AD" w:rsidP="00E111AD">
      <w:pPr>
        <w:pStyle w:val="CommentText"/>
        <w:jc w:val="left"/>
      </w:pPr>
      <w:r>
        <w:rPr>
          <w:rStyle w:val="CommentReference"/>
        </w:rPr>
        <w:annotationRef/>
      </w:r>
      <w:r>
        <w:t xml:space="preserve">What does this means ? </w:t>
      </w:r>
    </w:p>
  </w:comment>
  <w:comment w:id="794" w:author="Akila BALAKRISHNAN from.OPTIMUM (MAS)" w:date="2025-12-19T12:19:00Z" w:initials="AB">
    <w:p w14:paraId="06E1FE49" w14:textId="77777777" w:rsidR="00753ACC" w:rsidRDefault="00753ACC" w:rsidP="00753ACC">
      <w:pPr>
        <w:pStyle w:val="CommentText"/>
        <w:jc w:val="left"/>
      </w:pPr>
      <w:r>
        <w:rPr>
          <w:rStyle w:val="CommentReference"/>
        </w:rPr>
        <w:annotationRef/>
      </w:r>
      <w:r>
        <w:t>Please explain how is the allotted amount updated to each subscription records.</w:t>
      </w:r>
    </w:p>
    <w:p w14:paraId="26E4DD2F" w14:textId="77777777" w:rsidR="00753ACC" w:rsidRDefault="00753ACC" w:rsidP="00753ACC">
      <w:pPr>
        <w:pStyle w:val="CommentText"/>
        <w:jc w:val="left"/>
      </w:pPr>
    </w:p>
    <w:p w14:paraId="52AF18BF" w14:textId="77777777" w:rsidR="00753ACC" w:rsidRDefault="00753ACC" w:rsidP="00753ACC">
      <w:pPr>
        <w:pStyle w:val="CommentText"/>
        <w:jc w:val="left"/>
      </w:pPr>
      <w:r>
        <w:t>One individual can have multiple subscription in both Cash and SRS.</w:t>
      </w:r>
    </w:p>
  </w:comment>
  <w:comment w:id="798" w:author="Eugene CHEONG from.TOPPAN (MAS)" w:date="2025-12-09T22:53:00Z" w:initials="EC">
    <w:p w14:paraId="0D931C56" w14:textId="4789CDC9" w:rsidR="00280CAE" w:rsidRDefault="00280CAE" w:rsidP="00280CAE">
      <w:pPr>
        <w:pStyle w:val="CommentText"/>
        <w:jc w:val="left"/>
      </w:pPr>
      <w:r>
        <w:rPr>
          <w:rStyle w:val="CommentReference"/>
        </w:rPr>
        <w:annotationRef/>
      </w:r>
      <w:r>
        <w:t>To confirm whether email and/or system notification, and if system notification, who is notified?</w:t>
      </w:r>
    </w:p>
  </w:comment>
  <w:comment w:id="799" w:author="Jasmine WL TEO (MAS)" w:date="2025-12-23T10:55:00Z" w:initials="JT">
    <w:p w14:paraId="20F555CD" w14:textId="77777777" w:rsidR="00B05AF4" w:rsidRDefault="00B05AF4" w:rsidP="00B05AF4">
      <w:pPr>
        <w:pStyle w:val="CommentText"/>
        <w:jc w:val="left"/>
      </w:pPr>
      <w:r>
        <w:rPr>
          <w:rStyle w:val="CommentReference"/>
        </w:rPr>
        <w:annotationRef/>
      </w:r>
      <w:r>
        <w:t xml:space="preserve">It should be shown as post validation error to FD. </w:t>
      </w:r>
    </w:p>
  </w:comment>
  <w:comment w:id="790" w:author="Akila BALAKRISHNAN from.OPTIMUM (MAS)" w:date="2025-12-18T16:32:00Z" w:initials="AB">
    <w:p w14:paraId="0A6A1551" w14:textId="77777777" w:rsidR="00DA12A0" w:rsidRDefault="003C3F05" w:rsidP="00DA12A0">
      <w:pPr>
        <w:pStyle w:val="CommentText"/>
        <w:jc w:val="left"/>
      </w:pPr>
      <w:r>
        <w:rPr>
          <w:rStyle w:val="CommentReference"/>
        </w:rPr>
        <w:annotationRef/>
      </w:r>
      <w:r w:rsidR="00DA12A0">
        <w:t>@MDD - Below are the additional post allotment validation checks for SSB. Please check and confirm.</w:t>
      </w:r>
    </w:p>
    <w:p w14:paraId="22C0731C" w14:textId="77777777" w:rsidR="00DA12A0" w:rsidRDefault="00DA12A0" w:rsidP="00DA12A0">
      <w:pPr>
        <w:pStyle w:val="CommentText"/>
        <w:jc w:val="left"/>
      </w:pPr>
    </w:p>
    <w:p w14:paraId="4C0CB2DE" w14:textId="77777777" w:rsidR="00DA12A0" w:rsidRDefault="00DA12A0" w:rsidP="00DA12A0">
      <w:pPr>
        <w:pStyle w:val="CommentText"/>
        <w:numPr>
          <w:ilvl w:val="0"/>
          <w:numId w:val="52"/>
        </w:numPr>
        <w:jc w:val="left"/>
      </w:pPr>
      <w:r>
        <w:t>“Total amount accepted” should be equal to “Total amount allotted” if it is not oversubscribed</w:t>
      </w:r>
    </w:p>
    <w:p w14:paraId="1E36C33F" w14:textId="77777777" w:rsidR="00DA12A0" w:rsidRDefault="00DA12A0" w:rsidP="00DA12A0">
      <w:pPr>
        <w:pStyle w:val="CommentText"/>
        <w:numPr>
          <w:ilvl w:val="0"/>
          <w:numId w:val="52"/>
        </w:numPr>
        <w:jc w:val="left"/>
      </w:pPr>
      <w:r>
        <w:t>“Total amount applied" should be greater than or equal to "Total amount accepted"</w:t>
      </w:r>
    </w:p>
    <w:p w14:paraId="35ECFE23" w14:textId="77777777" w:rsidR="00DA12A0" w:rsidRDefault="00DA12A0" w:rsidP="00DA12A0">
      <w:pPr>
        <w:pStyle w:val="CommentText"/>
        <w:numPr>
          <w:ilvl w:val="0"/>
          <w:numId w:val="52"/>
        </w:numPr>
        <w:jc w:val="left"/>
      </w:pPr>
      <w:r>
        <w:t>Allotted amount for each individual should be less than or equal to 200k (i.e. value of the “Max Allotment Per Issuance” parameter configured in the system)</w:t>
      </w:r>
    </w:p>
    <w:p w14:paraId="5FDE4BAC" w14:textId="77777777" w:rsidR="00DA12A0" w:rsidRDefault="00DA12A0" w:rsidP="00DA12A0">
      <w:pPr>
        <w:pStyle w:val="CommentText"/>
        <w:numPr>
          <w:ilvl w:val="0"/>
          <w:numId w:val="52"/>
        </w:numPr>
        <w:jc w:val="left"/>
      </w:pPr>
      <w:r>
        <w:t>All amounts allotted should be in multiples of 500 (i.e. value of the “Minimum denomination” parameter configured in the system)</w:t>
      </w:r>
    </w:p>
    <w:p w14:paraId="6E09DFD8" w14:textId="77777777" w:rsidR="00DA12A0" w:rsidRDefault="00DA12A0" w:rsidP="00DA12A0">
      <w:pPr>
        <w:pStyle w:val="CommentText"/>
        <w:numPr>
          <w:ilvl w:val="0"/>
          <w:numId w:val="52"/>
        </w:numPr>
        <w:jc w:val="left"/>
      </w:pPr>
      <w:r>
        <w:t>Individuals’ allotment checks limit (based on unique CDP acct no) only if the allotted amount is greater than 0.</w:t>
      </w:r>
    </w:p>
    <w:p w14:paraId="0BDD63EC" w14:textId="77777777" w:rsidR="00DA12A0" w:rsidRDefault="00DA12A0" w:rsidP="00DA12A0">
      <w:pPr>
        <w:pStyle w:val="CommentText"/>
        <w:jc w:val="left"/>
      </w:pPr>
      <w:r>
        <w:t>Allotted amount + Holdings should be less than or equal to 200k (i.e. value of the “Max Allotment Aggregate Limit” parameter configured in the system)</w:t>
      </w:r>
    </w:p>
    <w:p w14:paraId="474F115A" w14:textId="77777777" w:rsidR="00DA12A0" w:rsidRDefault="00DA12A0" w:rsidP="00DA12A0">
      <w:pPr>
        <w:pStyle w:val="CommentText"/>
        <w:jc w:val="left"/>
      </w:pPr>
    </w:p>
    <w:p w14:paraId="58A3547A" w14:textId="77777777" w:rsidR="00DA12A0" w:rsidRDefault="00DA12A0" w:rsidP="00DA12A0">
      <w:pPr>
        <w:pStyle w:val="CommentText"/>
        <w:jc w:val="left"/>
      </w:pPr>
      <w:r>
        <w:t>Can include the duplicate verification check and the check limit as part of post allotment validations and notify the users over email.</w:t>
      </w:r>
    </w:p>
  </w:comment>
  <w:comment w:id="791" w:author="Jasmine WL TEO (MAS)" w:date="2025-12-23T10:53:00Z" w:initials="JT">
    <w:p w14:paraId="0141175B" w14:textId="77777777" w:rsidR="00F87D50" w:rsidRDefault="00F87D50" w:rsidP="00F87D50">
      <w:pPr>
        <w:pStyle w:val="CommentText"/>
        <w:numPr>
          <w:ilvl w:val="0"/>
          <w:numId w:val="51"/>
        </w:numPr>
        <w:jc w:val="left"/>
      </w:pPr>
      <w:r>
        <w:rPr>
          <w:rStyle w:val="CommentReference"/>
        </w:rPr>
        <w:annotationRef/>
      </w:r>
      <w:r>
        <w:t>OK</w:t>
      </w:r>
    </w:p>
    <w:p w14:paraId="3929AFD0" w14:textId="77777777" w:rsidR="00F87D50" w:rsidRDefault="00F87D50" w:rsidP="00F87D50">
      <w:pPr>
        <w:pStyle w:val="CommentText"/>
        <w:numPr>
          <w:ilvl w:val="0"/>
          <w:numId w:val="51"/>
        </w:numPr>
        <w:jc w:val="left"/>
      </w:pPr>
      <w:r>
        <w:t>This check is applicable for all scenarios including undersubscription.</w:t>
      </w:r>
    </w:p>
    <w:p w14:paraId="0F4A896C" w14:textId="77777777" w:rsidR="00F87D50" w:rsidRDefault="00F87D50" w:rsidP="00F87D50">
      <w:pPr>
        <w:pStyle w:val="CommentText"/>
        <w:numPr>
          <w:ilvl w:val="0"/>
          <w:numId w:val="51"/>
        </w:numPr>
        <w:jc w:val="left"/>
      </w:pPr>
      <w:r>
        <w:t>This check should only be for the individuals who have applied and are allotted for this new issuance.</w:t>
      </w:r>
    </w:p>
    <w:p w14:paraId="39869E6B" w14:textId="77777777" w:rsidR="00F87D50" w:rsidRDefault="00F87D50" w:rsidP="00F87D50">
      <w:pPr>
        <w:pStyle w:val="CommentText"/>
        <w:numPr>
          <w:ilvl w:val="0"/>
          <w:numId w:val="51"/>
        </w:numPr>
        <w:jc w:val="left"/>
      </w:pPr>
      <w:r>
        <w:t>OK</w:t>
      </w:r>
    </w:p>
    <w:p w14:paraId="531B41F6" w14:textId="77777777" w:rsidR="00F87D50" w:rsidRDefault="00F87D50" w:rsidP="00F87D50">
      <w:pPr>
        <w:pStyle w:val="CommentText"/>
        <w:numPr>
          <w:ilvl w:val="0"/>
          <w:numId w:val="51"/>
        </w:numPr>
        <w:jc w:val="left"/>
      </w:pPr>
      <w:r>
        <w:t>OK</w:t>
      </w:r>
    </w:p>
  </w:comment>
  <w:comment w:id="792" w:author="Akila BALAKRISHNAN from.OPTIMUM (MAS)" w:date="2025-12-23T10:57:00Z" w:initials="AB">
    <w:p w14:paraId="5984C153" w14:textId="77777777" w:rsidR="004E25EB" w:rsidRDefault="00DA12A0" w:rsidP="004E25EB">
      <w:pPr>
        <w:pStyle w:val="CommentText"/>
        <w:jc w:val="left"/>
      </w:pPr>
      <w:r>
        <w:rPr>
          <w:rStyle w:val="CommentReference"/>
        </w:rPr>
        <w:annotationRef/>
      </w:r>
      <w:r w:rsidR="004E25EB">
        <w:t>Noted and removed “if undersubscribed” in 2nd validation.</w:t>
      </w:r>
    </w:p>
  </w:comment>
  <w:comment w:id="803" w:author="Akila BALAKRISHNAN from.OPTIMUM (MAS)" w:date="2025-12-18T16:24:00Z" w:initials="AB">
    <w:p w14:paraId="1DB84BF3" w14:textId="4EEDF14A" w:rsidR="0082385F" w:rsidRDefault="0082385F" w:rsidP="0082385F">
      <w:pPr>
        <w:pStyle w:val="CommentText"/>
        <w:jc w:val="left"/>
      </w:pPr>
      <w:r>
        <w:rPr>
          <w:rStyle w:val="CommentReference"/>
        </w:rPr>
        <w:annotationRef/>
      </w:r>
      <w:r>
        <w:t>This report is not generated during the allotment process. Please check and remove.</w:t>
      </w:r>
    </w:p>
  </w:comment>
  <w:comment w:id="807" w:author="Akila BALAKRISHNAN from.OPTIMUM (MAS)" w:date="2025-12-18T16:25:00Z" w:initials="AB">
    <w:p w14:paraId="595B83DF" w14:textId="77777777" w:rsidR="0082385F" w:rsidRDefault="0082385F" w:rsidP="0082385F">
      <w:pPr>
        <w:pStyle w:val="CommentText"/>
        <w:jc w:val="left"/>
      </w:pPr>
      <w:r>
        <w:rPr>
          <w:rStyle w:val="CommentReference"/>
        </w:rPr>
        <w:annotationRef/>
      </w:r>
      <w:r>
        <w:t>No. SSB results should also be released based on a pre-defined timing only.</w:t>
      </w:r>
    </w:p>
    <w:p w14:paraId="1B42279D" w14:textId="77777777" w:rsidR="0082385F" w:rsidRDefault="0082385F" w:rsidP="0082385F">
      <w:pPr>
        <w:pStyle w:val="CommentText"/>
        <w:jc w:val="left"/>
      </w:pPr>
      <w:r>
        <w:t>The timing is different for auction and SSB allotment.</w:t>
      </w:r>
    </w:p>
  </w:comment>
  <w:comment w:id="820" w:author="Akila BALAKRISHNAN from.OPTIMUM (MAS)" w:date="2025-12-18T16:26:00Z" w:initials="AB">
    <w:p w14:paraId="6F0ADAFA" w14:textId="77777777" w:rsidR="0082385F" w:rsidRDefault="0082385F" w:rsidP="0082385F">
      <w:pPr>
        <w:pStyle w:val="CommentText"/>
        <w:jc w:val="left"/>
      </w:pPr>
      <w:r>
        <w:rPr>
          <w:rStyle w:val="CommentReference"/>
        </w:rPr>
        <w:annotationRef/>
      </w:r>
      <w:r>
        <w:t xml:space="preserve">Same as redemption results to M+. </w:t>
      </w:r>
    </w:p>
    <w:p w14:paraId="2C555099" w14:textId="77777777" w:rsidR="0082385F" w:rsidRDefault="0082385F" w:rsidP="0082385F">
      <w:pPr>
        <w:pStyle w:val="CommentText"/>
        <w:jc w:val="left"/>
      </w:pPr>
      <w:r>
        <w:t>Please check and confirm.</w:t>
      </w:r>
    </w:p>
  </w:comment>
  <w:comment w:id="821" w:author="Akila BALAKRISHNAN from.OPTIMUM (MAS)" w:date="2025-12-18T16:27:00Z" w:initials="AB">
    <w:p w14:paraId="258EE3D0" w14:textId="77777777" w:rsidR="0082385F" w:rsidRDefault="0082385F" w:rsidP="0082385F">
      <w:pPr>
        <w:pStyle w:val="CommentText"/>
        <w:jc w:val="left"/>
      </w:pPr>
      <w:r>
        <w:rPr>
          <w:rStyle w:val="CommentReference"/>
        </w:rPr>
        <w:annotationRef/>
      </w:r>
      <w:r>
        <w:t>This should be sent only on or after the pre-defined results publication time.</w:t>
      </w:r>
    </w:p>
  </w:comment>
  <w:comment w:id="824" w:author="Sin Fong TAN (MAS)" w:date="2026-01-07T15:12:00Z" w:initials="ST">
    <w:p w14:paraId="2429C2F9" w14:textId="77777777" w:rsidR="00FA5381" w:rsidRDefault="00FA5381" w:rsidP="00FA5381">
      <w:pPr>
        <w:pStyle w:val="CommentText"/>
        <w:jc w:val="left"/>
      </w:pPr>
      <w:r>
        <w:rPr>
          <w:rStyle w:val="CommentReference"/>
        </w:rPr>
        <w:annotationRef/>
      </w:r>
      <w:r>
        <w:t>Have to consider recovery/contingency at each step of the process. For example, if report 9b hit issue, will it stop/block/abandon the entire allotment process? Think of a way to document the dependencies within the process steps, those we can bypass/rerun and the impact. In the same example, can I just rerun report 9b without going through the entire allotment process? Another example is unable to encrypt file in step 10 due to key expiry. What would be the recovery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B140FD" w15:done="0"/>
  <w15:commentEx w15:paraId="3082026B" w15:paraIdParent="46B140FD" w15:done="0"/>
  <w15:commentEx w15:paraId="5F6C1304" w15:done="0"/>
  <w15:commentEx w15:paraId="34A715D0" w15:done="1"/>
  <w15:commentEx w15:paraId="3C5C868F" w15:paraIdParent="34A715D0" w15:done="0"/>
  <w15:commentEx w15:paraId="6B214BC1" w15:done="0"/>
  <w15:commentEx w15:paraId="635A871F" w15:paraIdParent="6B214BC1" w15:done="0"/>
  <w15:commentEx w15:paraId="5178A32E" w15:done="0"/>
  <w15:commentEx w15:paraId="77D44C8F" w15:done="0"/>
  <w15:commentEx w15:paraId="0E9B50E7" w15:paraIdParent="77D44C8F" w15:done="0"/>
  <w15:commentEx w15:paraId="3F529BE3" w15:paraIdParent="77D44C8F" w15:done="0"/>
  <w15:commentEx w15:paraId="0DE23FB8" w15:paraIdParent="77D44C8F" w15:done="0"/>
  <w15:commentEx w15:paraId="68C1ED30" w15:done="0"/>
  <w15:commentEx w15:paraId="1C3A0957" w15:done="0"/>
  <w15:commentEx w15:paraId="54438354" w15:done="0"/>
  <w15:commentEx w15:paraId="62004776" w15:paraIdParent="54438354" w15:done="0"/>
  <w15:commentEx w15:paraId="115A06DD" w15:paraIdParent="54438354" w15:done="0"/>
  <w15:commentEx w15:paraId="27C1F749" w15:done="0"/>
  <w15:commentEx w15:paraId="15B0A457" w15:done="0"/>
  <w15:commentEx w15:paraId="12355966" w15:done="0"/>
  <w15:commentEx w15:paraId="748BC7EC" w15:done="0"/>
  <w15:commentEx w15:paraId="4CD622EB" w15:done="0"/>
  <w15:commentEx w15:paraId="6F838586" w15:done="0"/>
  <w15:commentEx w15:paraId="5440EF92" w15:done="0"/>
  <w15:commentEx w15:paraId="06EEE5A6" w15:done="0"/>
  <w15:commentEx w15:paraId="50EE27D6" w15:done="0"/>
  <w15:commentEx w15:paraId="396A99CD" w15:paraIdParent="50EE27D6" w15:done="0"/>
  <w15:commentEx w15:paraId="56F90503" w15:paraIdParent="50EE27D6" w15:done="0"/>
  <w15:commentEx w15:paraId="0194365B" w15:done="0"/>
  <w15:commentEx w15:paraId="58B43FFE" w15:done="0"/>
  <w15:commentEx w15:paraId="739B31CD" w15:done="0"/>
  <w15:commentEx w15:paraId="136C2A8B" w15:done="0"/>
  <w15:commentEx w15:paraId="5A678A82" w15:done="0"/>
  <w15:commentEx w15:paraId="1583D8AA" w15:paraIdParent="5A678A82" w15:done="0"/>
  <w15:commentEx w15:paraId="144F79D0" w15:done="0"/>
  <w15:commentEx w15:paraId="7A566343" w15:done="0"/>
  <w15:commentEx w15:paraId="0DDBAEC3" w15:done="0"/>
  <w15:commentEx w15:paraId="04388E2F" w15:done="0"/>
  <w15:commentEx w15:paraId="0E1CEFA1" w15:done="0"/>
  <w15:commentEx w15:paraId="53A3C03B" w15:done="0"/>
  <w15:commentEx w15:paraId="717B38AD" w15:paraIdParent="53A3C03B" w15:done="0"/>
  <w15:commentEx w15:paraId="699EAFC1" w15:paraIdParent="53A3C03B" w15:done="0"/>
  <w15:commentEx w15:paraId="61ACA9C8" w15:paraIdParent="53A3C03B" w15:done="0"/>
  <w15:commentEx w15:paraId="156A0096" w15:done="0"/>
  <w15:commentEx w15:paraId="1CFD7D8B" w15:done="0"/>
  <w15:commentEx w15:paraId="34021C24" w15:done="0"/>
  <w15:commentEx w15:paraId="44E75A4E" w15:done="0"/>
  <w15:commentEx w15:paraId="35723F5D" w15:done="0"/>
  <w15:commentEx w15:paraId="4983D9F3" w15:done="0"/>
  <w15:commentEx w15:paraId="39C8F5C7" w15:done="0"/>
  <w15:commentEx w15:paraId="44AA6261" w15:done="0"/>
  <w15:commentEx w15:paraId="1D88E302" w15:done="0"/>
  <w15:commentEx w15:paraId="40B4C469" w15:paraIdParent="1D88E302" w15:done="0"/>
  <w15:commentEx w15:paraId="3C8C8BFF" w15:done="0"/>
  <w15:commentEx w15:paraId="7F15A1D9" w15:paraIdParent="3C8C8BFF" w15:done="0"/>
  <w15:commentEx w15:paraId="0E26A58A" w15:done="0"/>
  <w15:commentEx w15:paraId="415C2C7D" w15:done="0"/>
  <w15:commentEx w15:paraId="3F44F207" w15:done="0"/>
  <w15:commentEx w15:paraId="2EB135EC" w15:done="0"/>
  <w15:commentEx w15:paraId="24FB70E3" w15:paraIdParent="2EB135EC" w15:done="0"/>
  <w15:commentEx w15:paraId="58BCEFD6" w15:done="0"/>
  <w15:commentEx w15:paraId="77FDD607" w15:done="0"/>
  <w15:commentEx w15:paraId="13F69FBC" w15:paraIdParent="77FDD607" w15:done="0"/>
  <w15:commentEx w15:paraId="5457B26A" w15:done="0"/>
  <w15:commentEx w15:paraId="42AA1B1C" w15:done="0"/>
  <w15:commentEx w15:paraId="7FA922A4" w15:done="0"/>
  <w15:commentEx w15:paraId="4F005AA7" w15:done="0"/>
  <w15:commentEx w15:paraId="1694F5CA" w15:paraIdParent="4F005AA7" w15:done="0"/>
  <w15:commentEx w15:paraId="7C0C3E74" w15:done="0"/>
  <w15:commentEx w15:paraId="253944CD" w15:done="0"/>
  <w15:commentEx w15:paraId="4AC7FB32" w15:paraIdParent="253944CD" w15:done="0"/>
  <w15:commentEx w15:paraId="3C1918AC" w15:done="0"/>
  <w15:commentEx w15:paraId="16D00A94" w15:paraIdParent="3C1918AC" w15:done="0"/>
  <w15:commentEx w15:paraId="5F419E67" w15:done="0"/>
  <w15:commentEx w15:paraId="13BBA62B" w15:paraIdParent="5F419E67" w15:done="0"/>
  <w15:commentEx w15:paraId="19F81992" w15:done="0"/>
  <w15:commentEx w15:paraId="3DF20540" w15:done="0"/>
  <w15:commentEx w15:paraId="0D8B5E3B" w15:done="0"/>
  <w15:commentEx w15:paraId="30DA212F" w15:done="0"/>
  <w15:commentEx w15:paraId="3C290FC5" w15:done="0"/>
  <w15:commentEx w15:paraId="6862F381" w15:paraIdParent="3C290FC5" w15:done="0"/>
  <w15:commentEx w15:paraId="5394EFFB" w15:done="0"/>
  <w15:commentEx w15:paraId="0CD4748E" w15:done="0"/>
  <w15:commentEx w15:paraId="677AABA4" w15:paraIdParent="0CD4748E" w15:done="0"/>
  <w15:commentEx w15:paraId="4ECDC156" w15:done="0"/>
  <w15:commentEx w15:paraId="6D4057F7" w15:done="0"/>
  <w15:commentEx w15:paraId="4822A8F5" w15:done="0"/>
  <w15:commentEx w15:paraId="777D1646" w15:paraIdParent="4822A8F5" w15:done="0"/>
  <w15:commentEx w15:paraId="6327EB28" w15:done="0"/>
  <w15:commentEx w15:paraId="0C6B153E" w15:done="0"/>
  <w15:commentEx w15:paraId="7DB3BE42" w15:paraIdParent="0C6B153E" w15:done="0"/>
  <w15:commentEx w15:paraId="64AFC4F3" w15:done="0"/>
  <w15:commentEx w15:paraId="02B7434A" w15:done="0"/>
  <w15:commentEx w15:paraId="23F5A534" w15:done="0"/>
  <w15:commentEx w15:paraId="03809851" w15:done="0"/>
  <w15:commentEx w15:paraId="6A0DE890" w15:paraIdParent="03809851" w15:done="0"/>
  <w15:commentEx w15:paraId="4E75FF20" w15:done="0"/>
  <w15:commentEx w15:paraId="3A79BAAE" w15:done="0"/>
  <w15:commentEx w15:paraId="3FE81745" w15:paraIdParent="3A79BAAE" w15:done="0"/>
  <w15:commentEx w15:paraId="34E37BA9" w15:done="0"/>
  <w15:commentEx w15:paraId="643BC636" w15:done="0"/>
  <w15:commentEx w15:paraId="33919CDC" w15:paraIdParent="643BC636" w15:done="0"/>
  <w15:commentEx w15:paraId="016D5588" w15:done="0"/>
  <w15:commentEx w15:paraId="0EA8207B" w15:paraIdParent="016D5588" w15:done="0"/>
  <w15:commentEx w15:paraId="222FBDFE" w15:done="0"/>
  <w15:commentEx w15:paraId="0F867803" w15:done="0"/>
  <w15:commentEx w15:paraId="10B8604D" w15:done="0"/>
  <w15:commentEx w15:paraId="25A85A6E" w15:done="0"/>
  <w15:commentEx w15:paraId="747D13D4" w15:done="0"/>
  <w15:commentEx w15:paraId="6AD80291" w15:done="0"/>
  <w15:commentEx w15:paraId="43B95822" w15:paraIdParent="6AD80291" w15:done="0"/>
  <w15:commentEx w15:paraId="274B536E" w15:done="0"/>
  <w15:commentEx w15:paraId="3372AA52" w15:done="0"/>
  <w15:commentEx w15:paraId="642FED56" w15:paraIdParent="3372AA52" w15:done="0"/>
  <w15:commentEx w15:paraId="24F7CBDA" w15:done="0"/>
  <w15:commentEx w15:paraId="664E7790" w15:done="0"/>
  <w15:commentEx w15:paraId="60C33792" w15:done="0"/>
  <w15:commentEx w15:paraId="72C4290C" w15:paraIdParent="60C33792" w15:done="0"/>
  <w15:commentEx w15:paraId="2E366B93" w15:done="0"/>
  <w15:commentEx w15:paraId="307D83EA" w15:paraIdParent="2E366B93" w15:done="0"/>
  <w15:commentEx w15:paraId="0026B3F4" w15:done="0"/>
  <w15:commentEx w15:paraId="48846B13" w15:paraIdParent="0026B3F4" w15:done="0"/>
  <w15:commentEx w15:paraId="238FA805" w15:done="0"/>
  <w15:commentEx w15:paraId="1380667D" w15:paraIdParent="238FA805" w15:done="0"/>
  <w15:commentEx w15:paraId="0672EA1D" w15:paraIdParent="238FA805" w15:done="0"/>
  <w15:commentEx w15:paraId="5D6AF863" w15:done="0"/>
  <w15:commentEx w15:paraId="13D25E35" w15:paraIdParent="5D6AF863" w15:done="0"/>
  <w15:commentEx w15:paraId="320080B2" w15:done="0"/>
  <w15:commentEx w15:paraId="0839AEDD" w15:paraIdParent="320080B2" w15:done="0"/>
  <w15:commentEx w15:paraId="5E43AFDC" w15:done="0"/>
  <w15:commentEx w15:paraId="6A65E1B7" w15:paraIdParent="5E43AFDC" w15:done="0"/>
  <w15:commentEx w15:paraId="6C1A6866" w15:paraIdParent="5E43AFDC" w15:done="0"/>
  <w15:commentEx w15:paraId="0CC5324E" w15:done="0"/>
  <w15:commentEx w15:paraId="1E03472A" w15:done="0"/>
  <w15:commentEx w15:paraId="1BB62F9A" w15:paraIdParent="1E03472A" w15:done="0"/>
  <w15:commentEx w15:paraId="3AC08FD7" w15:done="0"/>
  <w15:commentEx w15:paraId="7B1A6EE4" w15:paraIdParent="3AC08FD7" w15:done="0"/>
  <w15:commentEx w15:paraId="41243E6E" w15:done="0"/>
  <w15:commentEx w15:paraId="5F5F4132" w15:paraIdParent="41243E6E" w15:done="0"/>
  <w15:commentEx w15:paraId="7D6D9A36" w15:done="0"/>
  <w15:commentEx w15:paraId="771C5105" w15:done="0"/>
  <w15:commentEx w15:paraId="67134629" w15:done="0"/>
  <w15:commentEx w15:paraId="79EE3D7C" w15:done="0"/>
  <w15:commentEx w15:paraId="67C19C36" w15:done="0"/>
  <w15:commentEx w15:paraId="40D891E5" w15:done="0"/>
  <w15:commentEx w15:paraId="73CFF6BB" w15:paraIdParent="40D891E5" w15:done="0"/>
  <w15:commentEx w15:paraId="442B0631" w15:done="0"/>
  <w15:commentEx w15:paraId="67AEE141" w15:done="0"/>
  <w15:commentEx w15:paraId="386FC45A" w15:done="0"/>
  <w15:commentEx w15:paraId="74D8E5E4" w15:done="0"/>
  <w15:commentEx w15:paraId="29DA4E74" w15:done="0"/>
  <w15:commentEx w15:paraId="5AE4A2A0" w15:done="0"/>
  <w15:commentEx w15:paraId="3D21C056" w15:done="0"/>
  <w15:commentEx w15:paraId="110A7CD5" w15:done="0"/>
  <w15:commentEx w15:paraId="52AF18BF" w15:done="0"/>
  <w15:commentEx w15:paraId="0D931C56" w15:done="0"/>
  <w15:commentEx w15:paraId="20F555CD" w15:paraIdParent="0D931C56" w15:done="0"/>
  <w15:commentEx w15:paraId="58A3547A" w15:done="0"/>
  <w15:commentEx w15:paraId="531B41F6" w15:paraIdParent="58A3547A" w15:done="0"/>
  <w15:commentEx w15:paraId="5984C153" w15:paraIdParent="58A3547A" w15:done="0"/>
  <w15:commentEx w15:paraId="1DB84BF3" w15:done="0"/>
  <w15:commentEx w15:paraId="1B42279D" w15:done="0"/>
  <w15:commentEx w15:paraId="2C555099" w15:done="0"/>
  <w15:commentEx w15:paraId="258EE3D0" w15:done="0"/>
  <w15:commentEx w15:paraId="2429C2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27538" w16cex:dateUtc="2026-01-07T07:18:00Z"/>
  <w16cex:commentExtensible w16cex:durableId="44108105" w16cex:dateUtc="2026-01-09T03:34:00Z"/>
  <w16cex:commentExtensible w16cex:durableId="4021DE05" w16cex:dateUtc="2025-12-16T04:00:00Z">
    <w16cex:extLst>
      <w16:ext w16:uri="{CE6994B0-6A32-4C9F-8C6B-6E91EDA988CE}">
        <cr:reactions xmlns:cr="http://schemas.microsoft.com/office/comments/2020/reactions">
          <cr:reaction reactionType="1">
            <cr:reactionInfo dateUtc="2025-12-18T00:45:52Z">
              <cr:user userId="S::Jasmine_WL_TEO@mas.gov.sg::34413f05-e986-4e09-8778-ae4fd1a20dfb" userProvider="AD" userName="Jasmine WL TEO (MAS)"/>
            </cr:reactionInfo>
          </cr:reaction>
        </cr:reactions>
      </w16:ext>
    </w16cex:extLst>
  </w16cex:commentExtensible>
  <w16cex:commentExtensible w16cex:durableId="3641EB46" w16cex:dateUtc="2025-12-18T04:37:00Z"/>
  <w16cex:commentExtensible w16cex:durableId="52982A6A" w16cex:dateUtc="2025-12-18T07:26:00Z"/>
  <w16cex:commentExtensible w16cex:durableId="7389A676" w16cex:dateUtc="2025-12-18T07:27:00Z"/>
  <w16cex:commentExtensible w16cex:durableId="5FE07918" w16cex:dateUtc="2025-12-19T03:53:00Z"/>
  <w16cex:commentExtensible w16cex:durableId="353D5755" w16cex:dateUtc="2025-12-16T01:58:00Z"/>
  <w16cex:commentExtensible w16cex:durableId="0CBE5D63" w16cex:dateUtc="2025-12-18T05:14:00Z"/>
  <w16cex:commentExtensible w16cex:durableId="6EA3E1D1" w16cex:dateUtc="2025-12-18T07:37:00Z"/>
  <w16cex:commentExtensible w16cex:durableId="5A485AE4" w16cex:dateUtc="2025-12-18T07:28:00Z"/>
  <w16cex:commentExtensible w16cex:durableId="1F24134E" w16cex:dateUtc="2025-12-18T10:27:00Z"/>
  <w16cex:commentExtensible w16cex:durableId="71CCDBCA" w16cex:dateUtc="2025-12-16T01:16:00Z"/>
  <w16cex:commentExtensible w16cex:durableId="09019FB6" w16cex:dateUtc="2026-01-08T06:28:00Z"/>
  <w16cex:commentExtensible w16cex:durableId="6B65B5C3" w16cex:dateUtc="2025-12-18T02:20:00Z"/>
  <w16cex:commentExtensible w16cex:durableId="09627949" w16cex:dateUtc="2025-12-18T07:41:00Z"/>
  <w16cex:commentExtensible w16cex:durableId="3351E153" w16cex:dateUtc="2026-01-07T06:27:00Z"/>
  <w16cex:commentExtensible w16cex:durableId="018C4339" w16cex:dateUtc="2026-01-06T07:24:00Z"/>
  <w16cex:commentExtensible w16cex:durableId="22EFF88A" w16cex:dateUtc="2025-12-18T07:38:00Z"/>
  <w16cex:commentExtensible w16cex:durableId="43F4D15E" w16cex:dateUtc="2025-12-16T01:59:00Z">
    <w16cex:extLst>
      <w16:ext w16:uri="{CE6994B0-6A32-4C9F-8C6B-6E91EDA988CE}">
        <cr:reactions xmlns:cr="http://schemas.microsoft.com/office/comments/2020/reactions">
          <cr:reaction reactionType="1">
            <cr:reactionInfo dateUtc="2025-12-18T07:38:18Z">
              <cr:user userId="S::Jasmine_WL_TEO@mas.gov.sg::34413f05-e986-4e09-8778-ae4fd1a20dfb" userProvider="AD" userName="Jasmine WL TEO (MAS)"/>
            </cr:reactionInfo>
          </cr:reaction>
        </cr:reactions>
      </w16:ext>
    </w16cex:extLst>
  </w16cex:commentExtensible>
  <w16cex:commentExtensible w16cex:durableId="28F9F96C" w16cex:dateUtc="2025-12-18T01:55:00Z"/>
  <w16cex:commentExtensible w16cex:durableId="6B55227C" w16cex:dateUtc="2025-12-16T09:08:00Z"/>
  <w16cex:commentExtensible w16cex:durableId="37FAAA77" w16cex:dateUtc="2025-12-16T03:39:00Z"/>
  <w16cex:commentExtensible w16cex:durableId="486A4F08" w16cex:dateUtc="2025-12-16T03:31:00Z"/>
  <w16cex:commentExtensible w16cex:durableId="6DF5D9AE" w16cex:dateUtc="2025-12-18T00:50:00Z"/>
  <w16cex:commentExtensible w16cex:durableId="0DC0DF81" w16cex:dateUtc="2025-12-18T02:01:00Z"/>
  <w16cex:commentExtensible w16cex:durableId="5B045701" w16cex:dateUtc="2025-12-18T07:55:00Z"/>
  <w16cex:commentExtensible w16cex:durableId="5E813891" w16cex:dateUtc="2025-12-19T02:35:00Z"/>
  <w16cex:commentExtensible w16cex:durableId="45A1B898" w16cex:dateUtc="2025-12-16T03:37:00Z"/>
  <w16cex:commentExtensible w16cex:durableId="4BD37AD6" w16cex:dateUtc="2025-12-18T07:59:00Z"/>
  <w16cex:commentExtensible w16cex:durableId="6A476BDA" w16cex:dateUtc="2026-01-06T07:27:00Z"/>
  <w16cex:commentExtensible w16cex:durableId="415768D1" w16cex:dateUtc="2025-12-16T01:18:00Z"/>
  <w16cex:commentExtensible w16cex:durableId="28FDEF38" w16cex:dateUtc="2025-12-18T04:26:00Z"/>
  <w16cex:commentExtensible w16cex:durableId="73797CB7" w16cex:dateUtc="2025-12-19T02:38:00Z"/>
  <w16cex:commentExtensible w16cex:durableId="7415DC56" w16cex:dateUtc="2026-01-06T07:36:00Z"/>
  <w16cex:commentExtensible w16cex:durableId="50F24088" w16cex:dateUtc="2025-12-18T08:15:00Z"/>
  <w16cex:commentExtensible w16cex:durableId="72749D05" w16cex:dateUtc="2026-01-06T07:31:00Z"/>
  <w16cex:commentExtensible w16cex:durableId="019A4869" w16cex:dateUtc="2026-01-06T08:26:00Z"/>
  <w16cex:commentExtensible w16cex:durableId="4C10C0B9" w16cex:dateUtc="2025-12-18T00:51:00Z"/>
  <w16cex:commentExtensible w16cex:durableId="382E5F8B" w16cex:dateUtc="2025-12-18T00:52:00Z"/>
  <w16cex:commentExtensible w16cex:durableId="00692A0C" w16cex:dateUtc="2025-12-18T00:54:00Z"/>
  <w16cex:commentExtensible w16cex:durableId="3AD86C2F" w16cex:dateUtc="2025-12-18T03:37:00Z"/>
  <w16cex:commentExtensible w16cex:durableId="0B8080A2" w16cex:dateUtc="2026-01-07T06:35:00Z"/>
  <w16cex:commentExtensible w16cex:durableId="1F635754" w16cex:dateUtc="2026-01-06T07:45:00Z"/>
  <w16cex:commentExtensible w16cex:durableId="02A84AB5" w16cex:dateUtc="2025-12-18T02:10:00Z"/>
  <w16cex:commentExtensible w16cex:durableId="26F30DE9" w16cex:dateUtc="2026-01-06T07:50:00Z"/>
  <w16cex:commentExtensible w16cex:durableId="31D6E27D" w16cex:dateUtc="2025-12-18T00:55:00Z"/>
  <w16cex:commentExtensible w16cex:durableId="2A8696E9" w16cex:dateUtc="2025-12-18T03:18:00Z"/>
  <w16cex:commentExtensible w16cex:durableId="13E30F27" w16cex:dateUtc="2025-12-18T04:54:00Z"/>
  <w16cex:commentExtensible w16cex:durableId="50A7829B" w16cex:dateUtc="2025-12-18T00:58:00Z"/>
  <w16cex:commentExtensible w16cex:durableId="7E18F15F" w16cex:dateUtc="2025-12-18T04:54:00Z"/>
  <w16cex:commentExtensible w16cex:durableId="69D5FDB2" w16cex:dateUtc="2025-12-18T02:27:00Z"/>
  <w16cex:commentExtensible w16cex:durableId="764FFDE5" w16cex:dateUtc="2025-12-18T08:21:00Z"/>
  <w16cex:commentExtensible w16cex:durableId="52557300" w16cex:dateUtc="2025-12-18T00:59:00Z"/>
  <w16cex:commentExtensible w16cex:durableId="3817A3DE" w16cex:dateUtc="2025-12-18T03:42:00Z"/>
  <w16cex:commentExtensible w16cex:durableId="021B6954" w16cex:dateUtc="2025-12-16T06:33:00Z"/>
  <w16cex:commentExtensible w16cex:durableId="04CA82A9" w16cex:dateUtc="2026-01-06T07:54:00Z"/>
  <w16cex:commentExtensible w16cex:durableId="2E58AD9F" w16cex:dateUtc="2026-01-06T07:57:00Z"/>
  <w16cex:commentExtensible w16cex:durableId="71E33107" w16cex:dateUtc="2025-12-18T01:01:00Z"/>
  <w16cex:commentExtensible w16cex:durableId="6A50EFB7" w16cex:dateUtc="2026-01-06T08:30:00Z"/>
  <w16cex:commentExtensible w16cex:durableId="7FEEED59" w16cex:dateUtc="2025-12-18T01:00:00Z"/>
  <w16cex:commentExtensible w16cex:durableId="2CD8419E" w16cex:dateUtc="2025-12-09T13:22:00Z"/>
  <w16cex:commentExtensible w16cex:durableId="30B71881" w16cex:dateUtc="2026-01-08T06:32:00Z"/>
  <w16cex:commentExtensible w16cex:durableId="0823F4A7" w16cex:dateUtc="2025-12-18T08:23:00Z"/>
  <w16cex:commentExtensible w16cex:durableId="2C4EC3A8" w16cex:dateUtc="2026-01-06T08:43:00Z"/>
  <w16cex:commentExtensible w16cex:durableId="5FD255C7" w16cex:dateUtc="2025-12-18T08:24:00Z"/>
  <w16cex:commentExtensible w16cex:durableId="07F87F48" w16cex:dateUtc="2025-12-18T03:48:00Z"/>
  <w16cex:commentExtensible w16cex:durableId="68132737" w16cex:dateUtc="2026-01-11T01:30:00Z"/>
  <w16cex:commentExtensible w16cex:durableId="6F521A3C" w16cex:dateUtc="2026-01-06T08:40:00Z"/>
  <w16cex:commentExtensible w16cex:durableId="3A332126" w16cex:dateUtc="2025-12-18T01:03:00Z"/>
  <w16cex:commentExtensible w16cex:durableId="1A0D9C50" w16cex:dateUtc="2026-01-08T06:34:00Z"/>
  <w16cex:commentExtensible w16cex:durableId="59AC1ACF" w16cex:dateUtc="2025-12-18T04:02:00Z"/>
  <w16cex:commentExtensible w16cex:durableId="48A66AA6" w16cex:dateUtc="2025-12-18T08:43:00Z"/>
  <w16cex:commentExtensible w16cex:durableId="3F707639" w16cex:dateUtc="2025-12-18T04:14:00Z"/>
  <w16cex:commentExtensible w16cex:durableId="7CC417E5" w16cex:dateUtc="2026-01-08T06:35:00Z"/>
  <w16cex:commentExtensible w16cex:durableId="366D0109" w16cex:dateUtc="2026-01-06T08:47:00Z"/>
  <w16cex:commentExtensible w16cex:durableId="7032685A" w16cex:dateUtc="2026-01-06T09:04:00Z"/>
  <w16cex:commentExtensible w16cex:durableId="08D0E09D" w16cex:dateUtc="2025-12-18T01:05:00Z"/>
  <w16cex:commentExtensible w16cex:durableId="493FA363" w16cex:dateUtc="2026-01-06T09:11:00Z"/>
  <w16cex:commentExtensible w16cex:durableId="317D7FAB" w16cex:dateUtc="2025-12-18T01:06:00Z"/>
  <w16cex:commentExtensible w16cex:durableId="11F98D3F" w16cex:dateUtc="2026-01-08T06:39:00Z"/>
  <w16cex:commentExtensible w16cex:durableId="265ED0F9" w16cex:dateUtc="2025-12-18T09:17:00Z"/>
  <w16cex:commentExtensible w16cex:durableId="37F8C94A" w16cex:dateUtc="2025-12-18T04:36:00Z"/>
  <w16cex:commentExtensible w16cex:durableId="0F30B377" w16cex:dateUtc="2026-01-08T06:42:00Z"/>
  <w16cex:commentExtensible w16cex:durableId="38671ED1" w16cex:dateUtc="2025-12-18T09:21:00Z"/>
  <w16cex:commentExtensible w16cex:durableId="0F474111" w16cex:dateUtc="2025-12-18T07:10:00Z"/>
  <w16cex:commentExtensible w16cex:durableId="4F2327AF" w16cex:dateUtc="2026-01-06T07:39:00Z"/>
  <w16cex:commentExtensible w16cex:durableId="47324CA4" w16cex:dateUtc="2026-01-08T06:43:00Z"/>
  <w16cex:commentExtensible w16cex:durableId="75FE6B91" w16cex:dateUtc="2026-01-06T09:43:00Z"/>
  <w16cex:commentExtensible w16cex:durableId="0D2586EA" w16cex:dateUtc="2025-12-18T05:26:00Z"/>
  <w16cex:commentExtensible w16cex:durableId="2ACB9211" w16cex:dateUtc="2025-12-18T09:32:00Z"/>
  <w16cex:commentExtensible w16cex:durableId="2983510E" w16cex:dateUtc="2026-01-06T10:05:00Z"/>
  <w16cex:commentExtensible w16cex:durableId="2BB5C109" w16cex:dateUtc="2026-01-06T10:16:00Z"/>
  <w16cex:commentExtensible w16cex:durableId="0F804747" w16cex:dateUtc="2025-12-18T01:22:00Z"/>
  <w16cex:commentExtensible w16cex:durableId="29D93756" w16cex:dateUtc="2025-12-18T01:16:00Z"/>
  <w16cex:commentExtensible w16cex:durableId="6EE4FFDF" w16cex:dateUtc="2026-01-07T07:43:00Z"/>
  <w16cex:commentExtensible w16cex:durableId="696523B8" w16cex:dateUtc="2025-12-18T01:14:00Z"/>
  <w16cex:commentExtensible w16cex:durableId="6B74883D" w16cex:dateUtc="2025-12-18T05:33:00Z"/>
  <w16cex:commentExtensible w16cex:durableId="38F64D34" w16cex:dateUtc="2026-01-07T07:54:00Z"/>
  <w16cex:commentExtensible w16cex:durableId="2D16BEA1" w16cex:dateUtc="2025-12-16T09:50:00Z"/>
  <w16cex:commentExtensible w16cex:durableId="1D6B25BA" w16cex:dateUtc="2025-12-18T04:41:00Z"/>
  <w16cex:commentExtensible w16cex:durableId="10067D2B" w16cex:dateUtc="2025-12-23T03:03:00Z"/>
  <w16cex:commentExtensible w16cex:durableId="430EA8A8" w16cex:dateUtc="2025-12-16T01:23:00Z"/>
  <w16cex:commentExtensible w16cex:durableId="329D20D4" w16cex:dateUtc="2025-12-18T09:38:00Z"/>
  <w16cex:commentExtensible w16cex:durableId="49479AF2" w16cex:dateUtc="2025-12-18T04:43:00Z"/>
  <w16cex:commentExtensible w16cex:durableId="48FB7AB3" w16cex:dateUtc="2025-12-18T01:47:00Z"/>
  <w16cex:commentExtensible w16cex:durableId="1CD2EE00" w16cex:dateUtc="2025-12-18T09:40:00Z"/>
  <w16cex:commentExtensible w16cex:durableId="548032B9" w16cex:dateUtc="2025-12-18T04:43:00Z"/>
  <w16cex:commentExtensible w16cex:durableId="6D78917F" w16cex:dateUtc="2025-12-18T01:48:00Z"/>
  <w16cex:commentExtensible w16cex:durableId="13370FDE" w16cex:dateUtc="2025-12-18T01:49:00Z"/>
  <w16cex:commentExtensible w16cex:durableId="2FC9767F" w16cex:dateUtc="2026-01-06T10:38:00Z"/>
  <w16cex:commentExtensible w16cex:durableId="4F977346" w16cex:dateUtc="2025-12-18T01:50:00Z"/>
  <w16cex:commentExtensible w16cex:durableId="4E774098" w16cex:dateUtc="2025-12-18T04:57:00Z"/>
  <w16cex:commentExtensible w16cex:durableId="13752F1E" w16cex:dateUtc="2025-12-23T03:03:00Z"/>
  <w16cex:commentExtensible w16cex:durableId="7537FA8E" w16cex:dateUtc="2025-12-18T10:22:00Z"/>
  <w16cex:commentExtensible w16cex:durableId="6102CF45" w16cex:dateUtc="2025-12-18T04:59:00Z"/>
  <w16cex:commentExtensible w16cex:durableId="196166DD" w16cex:dateUtc="2025-12-18T02:08:00Z"/>
  <w16cex:commentExtensible w16cex:durableId="7323B6DF" w16cex:dateUtc="2026-01-11T01:26:00Z"/>
  <w16cex:commentExtensible w16cex:durableId="03DB04E8" w16cex:dateUtc="2025-12-18T01:53:00Z"/>
  <w16cex:commentExtensible w16cex:durableId="1F34FBD3" w16cex:dateUtc="2026-01-08T02:38:00Z"/>
  <w16cex:commentExtensible w16cex:durableId="7A0456E5" w16cex:dateUtc="2025-12-18T05:08:00Z"/>
  <w16cex:commentExtensible w16cex:durableId="5316697B" w16cex:dateUtc="2026-01-09T08:41:00Z"/>
  <w16cex:commentExtensible w16cex:durableId="30C8DCE0" w16cex:dateUtc="2025-12-18T05:10:00Z"/>
  <w16cex:commentExtensible w16cex:durableId="76B3E078" w16cex:dateUtc="2025-12-23T02:09:00Z"/>
  <w16cex:commentExtensible w16cex:durableId="3979C304" w16cex:dateUtc="2026-01-09T08:56:00Z"/>
  <w16cex:commentExtensible w16cex:durableId="1BB131D6" w16cex:dateUtc="2025-12-09T14:04:00Z"/>
  <w16cex:commentExtensible w16cex:durableId="3428CDE8" w16cex:dateUtc="2025-12-18T01:57:00Z"/>
  <w16cex:commentExtensible w16cex:durableId="2439AEA5" w16cex:dateUtc="2025-12-19T03:57:00Z"/>
  <w16cex:commentExtensible w16cex:durableId="0240FF67" w16cex:dateUtc="2026-01-06T10:53:00Z"/>
  <w16cex:commentExtensible w16cex:durableId="60D10262" w16cex:dateUtc="2025-12-18T01:56:00Z"/>
  <w16cex:commentExtensible w16cex:durableId="20600E8F" w16cex:dateUtc="2025-12-19T06:20:00Z"/>
  <w16cex:commentExtensible w16cex:durableId="5A01C9B9" w16cex:dateUtc="2026-01-06T11:01:00Z"/>
  <w16cex:commentExtensible w16cex:durableId="5D2B7AF5" w16cex:dateUtc="2026-01-06T11:03:00Z"/>
  <w16cex:commentExtensible w16cex:durableId="61D3D7CE" w16cex:dateUtc="2025-12-18T07:24:00Z"/>
  <w16cex:commentExtensible w16cex:durableId="67395764" w16cex:dateUtc="2025-12-23T03:00:00Z"/>
  <w16cex:commentExtensible w16cex:durableId="06257063" w16cex:dateUtc="2025-12-18T07:40:00Z"/>
  <w16cex:commentExtensible w16cex:durableId="34A7AFCB" w16cex:dateUtc="2025-12-23T03:01:00Z"/>
  <w16cex:commentExtensible w16cex:durableId="1A83DB6D" w16cex:dateUtc="2025-12-16T11:20:00Z"/>
  <w16cex:commentExtensible w16cex:durableId="3019A584" w16cex:dateUtc="2025-12-18T07:36:00Z"/>
  <w16cex:commentExtensible w16cex:durableId="65545D43" w16cex:dateUtc="2025-12-18T07:34:00Z"/>
  <w16cex:commentExtensible w16cex:durableId="61957280" w16cex:dateUtc="2025-12-18T02:01:00Z"/>
  <w16cex:commentExtensible w16cex:durableId="4CA0DDA0" w16cex:dateUtc="2026-01-07T01:42:00Z"/>
  <w16cex:commentExtensible w16cex:durableId="1D68B293" w16cex:dateUtc="2025-12-16T11:14:00Z"/>
  <w16cex:commentExtensible w16cex:durableId="68E6C156" w16cex:dateUtc="2025-12-19T03:58:00Z"/>
  <w16cex:commentExtensible w16cex:durableId="21D9C68B" w16cex:dateUtc="2025-12-18T02:02:00Z"/>
  <w16cex:commentExtensible w16cex:durableId="20423C0D" w16cex:dateUtc="2026-01-07T01:38:00Z"/>
  <w16cex:commentExtensible w16cex:durableId="0653BD20" w16cex:dateUtc="2025-12-18T02:04:00Z"/>
  <w16cex:commentExtensible w16cex:durableId="19D075C7" w16cex:dateUtc="2025-12-18T07:50:00Z"/>
  <w16cex:commentExtensible w16cex:durableId="3C8D964C" w16cex:dateUtc="2026-01-08T02:54:00Z"/>
  <w16cex:commentExtensible w16cex:durableId="3CE20C0D" w16cex:dateUtc="2025-12-19T03:56:00Z"/>
  <w16cex:commentExtensible w16cex:durableId="169BFCB7" w16cex:dateUtc="2025-12-16T11:27:00Z"/>
  <w16cex:commentExtensible w16cex:durableId="186A31B9" w16cex:dateUtc="2025-12-18T08:19:00Z"/>
  <w16cex:commentExtensible w16cex:durableId="3CCC5A1A" w16cex:dateUtc="2025-12-18T07:59:00Z"/>
  <w16cex:commentExtensible w16cex:durableId="581CA1EB" w16cex:dateUtc="2025-12-16T11:24:00Z"/>
  <w16cex:commentExtensible w16cex:durableId="5D0A3469" w16cex:dateUtc="2025-12-19T04:19:00Z"/>
  <w16cex:commentExtensible w16cex:durableId="3E7E6269" w16cex:dateUtc="2025-12-09T14:53:00Z"/>
  <w16cex:commentExtensible w16cex:durableId="06DFCDB4" w16cex:dateUtc="2025-12-23T02:55:00Z"/>
  <w16cex:commentExtensible w16cex:durableId="5C76496E" w16cex:dateUtc="2025-12-18T08:32:00Z"/>
  <w16cex:commentExtensible w16cex:durableId="3A4E7464" w16cex:dateUtc="2025-12-23T02:53:00Z"/>
  <w16cex:commentExtensible w16cex:durableId="0087CF25" w16cex:dateUtc="2025-12-23T02:57:00Z"/>
  <w16cex:commentExtensible w16cex:durableId="12999CEE" w16cex:dateUtc="2025-12-18T08:24:00Z"/>
  <w16cex:commentExtensible w16cex:durableId="32F5A81B" w16cex:dateUtc="2025-12-18T08:25:00Z"/>
  <w16cex:commentExtensible w16cex:durableId="70B7F34A" w16cex:dateUtc="2025-12-18T08:26:00Z"/>
  <w16cex:commentExtensible w16cex:durableId="2B9CCA73" w16cex:dateUtc="2025-12-18T08:27:00Z"/>
  <w16cex:commentExtensible w16cex:durableId="5084D030" w16cex:dateUtc="2026-01-07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B140FD" w16cid:durableId="41727538"/>
  <w16cid:commentId w16cid:paraId="3082026B" w16cid:durableId="44108105"/>
  <w16cid:commentId w16cid:paraId="5F6C1304" w16cid:durableId="4021DE05"/>
  <w16cid:commentId w16cid:paraId="34A715D0" w16cid:durableId="3641EB46"/>
  <w16cid:commentId w16cid:paraId="3C5C868F" w16cid:durableId="52982A6A"/>
  <w16cid:commentId w16cid:paraId="6B214BC1" w16cid:durableId="7389A676"/>
  <w16cid:commentId w16cid:paraId="635A871F" w16cid:durableId="5FE07918"/>
  <w16cid:commentId w16cid:paraId="5178A32E" w16cid:durableId="353D5755"/>
  <w16cid:commentId w16cid:paraId="77D44C8F" w16cid:durableId="0CBE5D63"/>
  <w16cid:commentId w16cid:paraId="0E9B50E7" w16cid:durableId="6EA3E1D1"/>
  <w16cid:commentId w16cid:paraId="3F529BE3" w16cid:durableId="5A485AE4"/>
  <w16cid:commentId w16cid:paraId="0DE23FB8" w16cid:durableId="1F24134E"/>
  <w16cid:commentId w16cid:paraId="68C1ED30" w16cid:durableId="71CCDBCA"/>
  <w16cid:commentId w16cid:paraId="1C3A0957" w16cid:durableId="09019FB6"/>
  <w16cid:commentId w16cid:paraId="54438354" w16cid:durableId="6B65B5C3"/>
  <w16cid:commentId w16cid:paraId="62004776" w16cid:durableId="09627949"/>
  <w16cid:commentId w16cid:paraId="115A06DD" w16cid:durableId="3351E153"/>
  <w16cid:commentId w16cid:paraId="27C1F749" w16cid:durableId="018C4339"/>
  <w16cid:commentId w16cid:paraId="15B0A457" w16cid:durableId="22EFF88A"/>
  <w16cid:commentId w16cid:paraId="12355966" w16cid:durableId="43F4D15E"/>
  <w16cid:commentId w16cid:paraId="748BC7EC" w16cid:durableId="28F9F96C"/>
  <w16cid:commentId w16cid:paraId="4CD622EB" w16cid:durableId="6B55227C"/>
  <w16cid:commentId w16cid:paraId="6F838586" w16cid:durableId="37FAAA77"/>
  <w16cid:commentId w16cid:paraId="5440EF92" w16cid:durableId="486A4F08"/>
  <w16cid:commentId w16cid:paraId="06EEE5A6" w16cid:durableId="6DF5D9AE"/>
  <w16cid:commentId w16cid:paraId="50EE27D6" w16cid:durableId="0DC0DF81"/>
  <w16cid:commentId w16cid:paraId="396A99CD" w16cid:durableId="5B045701"/>
  <w16cid:commentId w16cid:paraId="56F90503" w16cid:durableId="5E813891"/>
  <w16cid:commentId w16cid:paraId="0194365B" w16cid:durableId="45A1B898"/>
  <w16cid:commentId w16cid:paraId="58B43FFE" w16cid:durableId="4BD37AD6"/>
  <w16cid:commentId w16cid:paraId="739B31CD" w16cid:durableId="6A476BDA"/>
  <w16cid:commentId w16cid:paraId="136C2A8B" w16cid:durableId="415768D1"/>
  <w16cid:commentId w16cid:paraId="5A678A82" w16cid:durableId="28FDEF38"/>
  <w16cid:commentId w16cid:paraId="1583D8AA" w16cid:durableId="73797CB7"/>
  <w16cid:commentId w16cid:paraId="144F79D0" w16cid:durableId="7415DC56"/>
  <w16cid:commentId w16cid:paraId="7A566343" w16cid:durableId="50F24088"/>
  <w16cid:commentId w16cid:paraId="0DDBAEC3" w16cid:durableId="72749D05"/>
  <w16cid:commentId w16cid:paraId="04388E2F" w16cid:durableId="019A4869"/>
  <w16cid:commentId w16cid:paraId="0E1CEFA1" w16cid:durableId="4C10C0B9"/>
  <w16cid:commentId w16cid:paraId="53A3C03B" w16cid:durableId="382E5F8B"/>
  <w16cid:commentId w16cid:paraId="717B38AD" w16cid:durableId="00692A0C"/>
  <w16cid:commentId w16cid:paraId="699EAFC1" w16cid:durableId="3AD86C2F"/>
  <w16cid:commentId w16cid:paraId="61ACA9C8" w16cid:durableId="0B8080A2"/>
  <w16cid:commentId w16cid:paraId="156A0096" w16cid:durableId="1F635754"/>
  <w16cid:commentId w16cid:paraId="1CFD7D8B" w16cid:durableId="02A84AB5"/>
  <w16cid:commentId w16cid:paraId="34021C24" w16cid:durableId="26F30DE9"/>
  <w16cid:commentId w16cid:paraId="44E75A4E" w16cid:durableId="31D6E27D"/>
  <w16cid:commentId w16cid:paraId="35723F5D" w16cid:durableId="2A8696E9"/>
  <w16cid:commentId w16cid:paraId="4983D9F3" w16cid:durableId="13E30F27"/>
  <w16cid:commentId w16cid:paraId="39C8F5C7" w16cid:durableId="50A7829B"/>
  <w16cid:commentId w16cid:paraId="44AA6261" w16cid:durableId="7E18F15F"/>
  <w16cid:commentId w16cid:paraId="1D88E302" w16cid:durableId="69D5FDB2"/>
  <w16cid:commentId w16cid:paraId="40B4C469" w16cid:durableId="764FFDE5"/>
  <w16cid:commentId w16cid:paraId="3C8C8BFF" w16cid:durableId="52557300"/>
  <w16cid:commentId w16cid:paraId="7F15A1D9" w16cid:durableId="3817A3DE"/>
  <w16cid:commentId w16cid:paraId="0E26A58A" w16cid:durableId="021B6954"/>
  <w16cid:commentId w16cid:paraId="415C2C7D" w16cid:durableId="04CA82A9"/>
  <w16cid:commentId w16cid:paraId="3F44F207" w16cid:durableId="2E58AD9F"/>
  <w16cid:commentId w16cid:paraId="2EB135EC" w16cid:durableId="71E33107"/>
  <w16cid:commentId w16cid:paraId="24FB70E3" w16cid:durableId="6A50EFB7"/>
  <w16cid:commentId w16cid:paraId="58BCEFD6" w16cid:durableId="7FEEED59"/>
  <w16cid:commentId w16cid:paraId="77FDD607" w16cid:durableId="2CD8419E"/>
  <w16cid:commentId w16cid:paraId="13F69FBC" w16cid:durableId="30B71881"/>
  <w16cid:commentId w16cid:paraId="5457B26A" w16cid:durableId="0823F4A7"/>
  <w16cid:commentId w16cid:paraId="42AA1B1C" w16cid:durableId="2C4EC3A8"/>
  <w16cid:commentId w16cid:paraId="7FA922A4" w16cid:durableId="5FD255C7"/>
  <w16cid:commentId w16cid:paraId="4F005AA7" w16cid:durableId="07F87F48"/>
  <w16cid:commentId w16cid:paraId="1694F5CA" w16cid:durableId="68132737"/>
  <w16cid:commentId w16cid:paraId="7C0C3E74" w16cid:durableId="6F521A3C"/>
  <w16cid:commentId w16cid:paraId="253944CD" w16cid:durableId="3A332126"/>
  <w16cid:commentId w16cid:paraId="4AC7FB32" w16cid:durableId="1A0D9C50"/>
  <w16cid:commentId w16cid:paraId="3C1918AC" w16cid:durableId="59AC1ACF"/>
  <w16cid:commentId w16cid:paraId="16D00A94" w16cid:durableId="48A66AA6"/>
  <w16cid:commentId w16cid:paraId="5F419E67" w16cid:durableId="3F707639"/>
  <w16cid:commentId w16cid:paraId="13BBA62B" w16cid:durableId="7CC417E5"/>
  <w16cid:commentId w16cid:paraId="19F81992" w16cid:durableId="366D0109"/>
  <w16cid:commentId w16cid:paraId="3DF20540" w16cid:durableId="7032685A"/>
  <w16cid:commentId w16cid:paraId="0D8B5E3B" w16cid:durableId="08D0E09D"/>
  <w16cid:commentId w16cid:paraId="30DA212F" w16cid:durableId="493FA363"/>
  <w16cid:commentId w16cid:paraId="3C290FC5" w16cid:durableId="317D7FAB"/>
  <w16cid:commentId w16cid:paraId="6862F381" w16cid:durableId="11F98D3F"/>
  <w16cid:commentId w16cid:paraId="5394EFFB" w16cid:durableId="265ED0F9"/>
  <w16cid:commentId w16cid:paraId="0CD4748E" w16cid:durableId="37F8C94A"/>
  <w16cid:commentId w16cid:paraId="677AABA4" w16cid:durableId="0F30B377"/>
  <w16cid:commentId w16cid:paraId="4ECDC156" w16cid:durableId="38671ED1"/>
  <w16cid:commentId w16cid:paraId="6D4057F7" w16cid:durableId="0F474111"/>
  <w16cid:commentId w16cid:paraId="4822A8F5" w16cid:durableId="4F2327AF"/>
  <w16cid:commentId w16cid:paraId="777D1646" w16cid:durableId="47324CA4"/>
  <w16cid:commentId w16cid:paraId="6327EB28" w16cid:durableId="75FE6B91"/>
  <w16cid:commentId w16cid:paraId="0C6B153E" w16cid:durableId="0D2586EA"/>
  <w16cid:commentId w16cid:paraId="7DB3BE42" w16cid:durableId="2ACB9211"/>
  <w16cid:commentId w16cid:paraId="64AFC4F3" w16cid:durableId="2983510E"/>
  <w16cid:commentId w16cid:paraId="02B7434A" w16cid:durableId="2BB5C109"/>
  <w16cid:commentId w16cid:paraId="23F5A534" w16cid:durableId="0F804747"/>
  <w16cid:commentId w16cid:paraId="03809851" w16cid:durableId="29D93756"/>
  <w16cid:commentId w16cid:paraId="6A0DE890" w16cid:durableId="6EE4FFDF"/>
  <w16cid:commentId w16cid:paraId="4E75FF20" w16cid:durableId="696523B8"/>
  <w16cid:commentId w16cid:paraId="3A79BAAE" w16cid:durableId="6B74883D"/>
  <w16cid:commentId w16cid:paraId="3FE81745" w16cid:durableId="38F64D34"/>
  <w16cid:commentId w16cid:paraId="34E37BA9" w16cid:durableId="2D16BEA1"/>
  <w16cid:commentId w16cid:paraId="643BC636" w16cid:durableId="1D6B25BA"/>
  <w16cid:commentId w16cid:paraId="33919CDC" w16cid:durableId="10067D2B"/>
  <w16cid:commentId w16cid:paraId="016D5588" w16cid:durableId="430EA8A8"/>
  <w16cid:commentId w16cid:paraId="0EA8207B" w16cid:durableId="329D20D4"/>
  <w16cid:commentId w16cid:paraId="222FBDFE" w16cid:durableId="49479AF2"/>
  <w16cid:commentId w16cid:paraId="0F867803" w16cid:durableId="48FB7AB3"/>
  <w16cid:commentId w16cid:paraId="10B8604D" w16cid:durableId="1CD2EE00"/>
  <w16cid:commentId w16cid:paraId="25A85A6E" w16cid:durableId="548032B9"/>
  <w16cid:commentId w16cid:paraId="747D13D4" w16cid:durableId="6D78917F"/>
  <w16cid:commentId w16cid:paraId="6AD80291" w16cid:durableId="13370FDE"/>
  <w16cid:commentId w16cid:paraId="43B95822" w16cid:durableId="2FC9767F"/>
  <w16cid:commentId w16cid:paraId="274B536E" w16cid:durableId="4F977346"/>
  <w16cid:commentId w16cid:paraId="3372AA52" w16cid:durableId="4E774098"/>
  <w16cid:commentId w16cid:paraId="642FED56" w16cid:durableId="13752F1E"/>
  <w16cid:commentId w16cid:paraId="24F7CBDA" w16cid:durableId="7537FA8E"/>
  <w16cid:commentId w16cid:paraId="664E7790" w16cid:durableId="6102CF45"/>
  <w16cid:commentId w16cid:paraId="60C33792" w16cid:durableId="196166DD"/>
  <w16cid:commentId w16cid:paraId="72C4290C" w16cid:durableId="7323B6DF"/>
  <w16cid:commentId w16cid:paraId="2E366B93" w16cid:durableId="03DB04E8"/>
  <w16cid:commentId w16cid:paraId="307D83EA" w16cid:durableId="1F34FBD3"/>
  <w16cid:commentId w16cid:paraId="0026B3F4" w16cid:durableId="7A0456E5"/>
  <w16cid:commentId w16cid:paraId="48846B13" w16cid:durableId="5316697B"/>
  <w16cid:commentId w16cid:paraId="238FA805" w16cid:durableId="30C8DCE0"/>
  <w16cid:commentId w16cid:paraId="1380667D" w16cid:durableId="76B3E078"/>
  <w16cid:commentId w16cid:paraId="0672EA1D" w16cid:durableId="3979C304"/>
  <w16cid:commentId w16cid:paraId="5D6AF863" w16cid:durableId="1BB131D6"/>
  <w16cid:commentId w16cid:paraId="13D25E35" w16cid:durableId="3428CDE8"/>
  <w16cid:commentId w16cid:paraId="320080B2" w16cid:durableId="2439AEA5"/>
  <w16cid:commentId w16cid:paraId="0839AEDD" w16cid:durableId="0240FF67"/>
  <w16cid:commentId w16cid:paraId="5E43AFDC" w16cid:durableId="60D10262"/>
  <w16cid:commentId w16cid:paraId="6A65E1B7" w16cid:durableId="20600E8F"/>
  <w16cid:commentId w16cid:paraId="6C1A6866" w16cid:durableId="5A01C9B9"/>
  <w16cid:commentId w16cid:paraId="0CC5324E" w16cid:durableId="5D2B7AF5"/>
  <w16cid:commentId w16cid:paraId="1E03472A" w16cid:durableId="61D3D7CE"/>
  <w16cid:commentId w16cid:paraId="1BB62F9A" w16cid:durableId="67395764"/>
  <w16cid:commentId w16cid:paraId="3AC08FD7" w16cid:durableId="06257063"/>
  <w16cid:commentId w16cid:paraId="7B1A6EE4" w16cid:durableId="34A7AFCB"/>
  <w16cid:commentId w16cid:paraId="41243E6E" w16cid:durableId="1A83DB6D"/>
  <w16cid:commentId w16cid:paraId="5F5F4132" w16cid:durableId="3019A584"/>
  <w16cid:commentId w16cid:paraId="7D6D9A36" w16cid:durableId="65545D43"/>
  <w16cid:commentId w16cid:paraId="771C5105" w16cid:durableId="61957280"/>
  <w16cid:commentId w16cid:paraId="67134629" w16cid:durableId="4CA0DDA0"/>
  <w16cid:commentId w16cid:paraId="79EE3D7C" w16cid:durableId="1D68B293"/>
  <w16cid:commentId w16cid:paraId="67C19C36" w16cid:durableId="68E6C156"/>
  <w16cid:commentId w16cid:paraId="40D891E5" w16cid:durableId="21D9C68B"/>
  <w16cid:commentId w16cid:paraId="73CFF6BB" w16cid:durableId="20423C0D"/>
  <w16cid:commentId w16cid:paraId="442B0631" w16cid:durableId="0653BD20"/>
  <w16cid:commentId w16cid:paraId="67AEE141" w16cid:durableId="19D075C7"/>
  <w16cid:commentId w16cid:paraId="386FC45A" w16cid:durableId="3C8D964C"/>
  <w16cid:commentId w16cid:paraId="74D8E5E4" w16cid:durableId="3CE20C0D"/>
  <w16cid:commentId w16cid:paraId="29DA4E74" w16cid:durableId="169BFCB7"/>
  <w16cid:commentId w16cid:paraId="5AE4A2A0" w16cid:durableId="186A31B9"/>
  <w16cid:commentId w16cid:paraId="3D21C056" w16cid:durableId="3CCC5A1A"/>
  <w16cid:commentId w16cid:paraId="110A7CD5" w16cid:durableId="581CA1EB"/>
  <w16cid:commentId w16cid:paraId="52AF18BF" w16cid:durableId="5D0A3469"/>
  <w16cid:commentId w16cid:paraId="0D931C56" w16cid:durableId="3E7E6269"/>
  <w16cid:commentId w16cid:paraId="20F555CD" w16cid:durableId="06DFCDB4"/>
  <w16cid:commentId w16cid:paraId="58A3547A" w16cid:durableId="5C76496E"/>
  <w16cid:commentId w16cid:paraId="531B41F6" w16cid:durableId="3A4E7464"/>
  <w16cid:commentId w16cid:paraId="5984C153" w16cid:durableId="0087CF25"/>
  <w16cid:commentId w16cid:paraId="1DB84BF3" w16cid:durableId="12999CEE"/>
  <w16cid:commentId w16cid:paraId="1B42279D" w16cid:durableId="32F5A81B"/>
  <w16cid:commentId w16cid:paraId="2C555099" w16cid:durableId="70B7F34A"/>
  <w16cid:commentId w16cid:paraId="258EE3D0" w16cid:durableId="2B9CCA73"/>
  <w16cid:commentId w16cid:paraId="2429C2F9" w16cid:durableId="5084D0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A230" w14:textId="77777777" w:rsidR="006F4068" w:rsidRPr="007C7C7F" w:rsidRDefault="006F4068" w:rsidP="00187D7C">
      <w:pPr>
        <w:spacing w:before="0" w:after="0" w:line="240" w:lineRule="auto"/>
      </w:pPr>
      <w:r w:rsidRPr="007C7C7F">
        <w:separator/>
      </w:r>
    </w:p>
  </w:endnote>
  <w:endnote w:type="continuationSeparator" w:id="0">
    <w:p w14:paraId="4722B501" w14:textId="77777777" w:rsidR="006F4068" w:rsidRPr="007C7C7F" w:rsidRDefault="006F4068" w:rsidP="00187D7C">
      <w:pPr>
        <w:spacing w:before="0" w:after="0" w:line="240" w:lineRule="auto"/>
      </w:pPr>
      <w:r w:rsidRPr="007C7C7F">
        <w:continuationSeparator/>
      </w:r>
    </w:p>
  </w:endnote>
  <w:endnote w:type="continuationNotice" w:id="1">
    <w:p w14:paraId="647D593B" w14:textId="77777777" w:rsidR="006F4068" w:rsidRDefault="006F40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80CC" w14:textId="475A7F39" w:rsidR="00622A7F" w:rsidRPr="007C7C7F" w:rsidRDefault="00622A7F">
    <w:pPr>
      <w:pStyle w:val="Footer"/>
      <w:pBdr>
        <w:bottom w:val="double" w:sz="6" w:space="1" w:color="auto"/>
      </w:pBdr>
      <w:rPr>
        <w:sz w:val="20"/>
        <w:szCs w:val="20"/>
      </w:rPr>
    </w:pPr>
  </w:p>
  <w:p w14:paraId="37E3F7AC" w14:textId="697A7D3E" w:rsidR="00622A7F" w:rsidRPr="007C7C7F" w:rsidRDefault="00E70F94">
    <w:pPr>
      <w:pStyle w:val="Footer"/>
      <w:rPr>
        <w:sz w:val="20"/>
        <w:szCs w:val="20"/>
      </w:rPr>
    </w:pPr>
    <w:r>
      <w:rPr>
        <w:sz w:val="20"/>
        <w:szCs w:val="20"/>
      </w:rPr>
      <w:t>Singapore Savings Bonds</w:t>
    </w:r>
    <w:r w:rsidR="00622A7F" w:rsidRPr="007C7C7F">
      <w:rPr>
        <w:sz w:val="20"/>
        <w:szCs w:val="20"/>
      </w:rPr>
      <w:t xml:space="preserve"> – v0.0</w:t>
    </w:r>
    <w:r w:rsidR="003753D3">
      <w:rPr>
        <w:sz w:val="20"/>
        <w:szCs w:val="20"/>
      </w:rPr>
      <w:t>1</w:t>
    </w:r>
    <w:r w:rsidR="00622A7F" w:rsidRPr="007C7C7F">
      <w:rPr>
        <w:sz w:val="20"/>
        <w:szCs w:val="20"/>
      </w:rPr>
      <w:ptab w:relativeTo="margin" w:alignment="center" w:leader="none"/>
    </w:r>
    <w:r w:rsidR="00622A7F" w:rsidRPr="007C7C7F">
      <w:rPr>
        <w:sz w:val="20"/>
        <w:szCs w:val="20"/>
      </w:rPr>
      <w:t xml:space="preserve">Page </w:t>
    </w:r>
    <w:r w:rsidR="00622A7F" w:rsidRPr="007C7C7F">
      <w:rPr>
        <w:b/>
        <w:bCs/>
        <w:sz w:val="20"/>
        <w:szCs w:val="20"/>
      </w:rPr>
      <w:fldChar w:fldCharType="begin"/>
    </w:r>
    <w:r w:rsidR="00622A7F" w:rsidRPr="007C7C7F">
      <w:rPr>
        <w:b/>
        <w:bCs/>
        <w:sz w:val="20"/>
        <w:szCs w:val="20"/>
      </w:rPr>
      <w:instrText xml:space="preserve"> PAGE  \* Arabic  \* MERGEFORMAT </w:instrText>
    </w:r>
    <w:r w:rsidR="00622A7F" w:rsidRPr="007C7C7F">
      <w:rPr>
        <w:b/>
        <w:bCs/>
        <w:sz w:val="20"/>
        <w:szCs w:val="20"/>
      </w:rPr>
      <w:fldChar w:fldCharType="separate"/>
    </w:r>
    <w:r w:rsidR="00622A7F" w:rsidRPr="007C7C7F">
      <w:rPr>
        <w:b/>
        <w:bCs/>
        <w:sz w:val="20"/>
        <w:szCs w:val="20"/>
      </w:rPr>
      <w:t>1</w:t>
    </w:r>
    <w:r w:rsidR="00622A7F" w:rsidRPr="007C7C7F">
      <w:rPr>
        <w:b/>
        <w:bCs/>
        <w:sz w:val="20"/>
        <w:szCs w:val="20"/>
      </w:rPr>
      <w:fldChar w:fldCharType="end"/>
    </w:r>
    <w:r w:rsidR="00622A7F" w:rsidRPr="007C7C7F">
      <w:rPr>
        <w:sz w:val="20"/>
        <w:szCs w:val="20"/>
      </w:rPr>
      <w:t xml:space="preserve"> of </w:t>
    </w:r>
    <w:r w:rsidR="00622A7F" w:rsidRPr="007C7C7F">
      <w:rPr>
        <w:b/>
        <w:bCs/>
        <w:sz w:val="20"/>
        <w:szCs w:val="20"/>
      </w:rPr>
      <w:fldChar w:fldCharType="begin"/>
    </w:r>
    <w:r w:rsidR="00622A7F" w:rsidRPr="007C7C7F">
      <w:rPr>
        <w:b/>
        <w:bCs/>
        <w:sz w:val="20"/>
        <w:szCs w:val="20"/>
      </w:rPr>
      <w:instrText xml:space="preserve"> NUMPAGES  \* Arabic  \* MERGEFORMAT </w:instrText>
    </w:r>
    <w:r w:rsidR="00622A7F" w:rsidRPr="007C7C7F">
      <w:rPr>
        <w:b/>
        <w:bCs/>
        <w:sz w:val="20"/>
        <w:szCs w:val="20"/>
      </w:rPr>
      <w:fldChar w:fldCharType="separate"/>
    </w:r>
    <w:r w:rsidR="00622A7F" w:rsidRPr="007C7C7F">
      <w:rPr>
        <w:b/>
        <w:bCs/>
        <w:sz w:val="20"/>
        <w:szCs w:val="20"/>
      </w:rPr>
      <w:t>2</w:t>
    </w:r>
    <w:r w:rsidR="00622A7F" w:rsidRPr="007C7C7F">
      <w:rPr>
        <w:b/>
        <w:bCs/>
        <w:sz w:val="20"/>
        <w:szCs w:val="20"/>
      </w:rPr>
      <w:fldChar w:fldCharType="end"/>
    </w:r>
    <w:r w:rsidR="00622A7F" w:rsidRPr="007C7C7F">
      <w:rPr>
        <w:sz w:val="20"/>
        <w:szCs w:val="20"/>
      </w:rPr>
      <w:ptab w:relativeTo="margin" w:alignment="right" w:leader="none"/>
    </w:r>
    <w:r w:rsidR="003753D3">
      <w:rPr>
        <w:sz w:val="20"/>
        <w:szCs w:val="20"/>
      </w:rPr>
      <w:t>0</w:t>
    </w:r>
    <w:r>
      <w:rPr>
        <w:sz w:val="20"/>
        <w:szCs w:val="20"/>
      </w:rPr>
      <w:t>9</w:t>
    </w:r>
    <w:r w:rsidR="00622A7F" w:rsidRPr="007C7C7F">
      <w:rPr>
        <w:sz w:val="20"/>
        <w:szCs w:val="20"/>
      </w:rPr>
      <w:t xml:space="preserve"> </w:t>
    </w:r>
    <w:r w:rsidR="003753D3">
      <w:rPr>
        <w:sz w:val="20"/>
        <w:szCs w:val="20"/>
      </w:rPr>
      <w:t>Dec</w:t>
    </w:r>
    <w:r w:rsidR="00622A7F" w:rsidRPr="007C7C7F">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6E7FD" w14:textId="77777777" w:rsidR="006F4068" w:rsidRPr="007C7C7F" w:rsidRDefault="006F4068" w:rsidP="00187D7C">
      <w:pPr>
        <w:spacing w:before="0" w:after="0" w:line="240" w:lineRule="auto"/>
      </w:pPr>
      <w:r w:rsidRPr="007C7C7F">
        <w:separator/>
      </w:r>
    </w:p>
  </w:footnote>
  <w:footnote w:type="continuationSeparator" w:id="0">
    <w:p w14:paraId="57A39AAB" w14:textId="77777777" w:rsidR="006F4068" w:rsidRPr="007C7C7F" w:rsidRDefault="006F4068" w:rsidP="00187D7C">
      <w:pPr>
        <w:spacing w:before="0" w:after="0" w:line="240" w:lineRule="auto"/>
      </w:pPr>
      <w:r w:rsidRPr="007C7C7F">
        <w:continuationSeparator/>
      </w:r>
    </w:p>
  </w:footnote>
  <w:footnote w:type="continuationNotice" w:id="1">
    <w:p w14:paraId="2EA612C1" w14:textId="77777777" w:rsidR="006F4068" w:rsidRDefault="006F40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763E" w14:textId="5D8F11A1" w:rsidR="00187D7C" w:rsidRPr="007C7C7F" w:rsidRDefault="00A05331" w:rsidP="005F10C3">
    <w:pPr>
      <w:pStyle w:val="Header"/>
    </w:pPr>
    <w:r w:rsidRPr="007C7C7F">
      <w:rPr>
        <w:noProof/>
      </w:rPr>
      <w:drawing>
        <wp:anchor distT="0" distB="0" distL="114300" distR="114300" simplePos="0" relativeHeight="251658240" behindDoc="0" locked="0" layoutInCell="1" allowOverlap="1" wp14:anchorId="54A42B26" wp14:editId="4240F6CA">
          <wp:simplePos x="0" y="0"/>
          <wp:positionH relativeFrom="margin">
            <wp:posOffset>5214324</wp:posOffset>
          </wp:positionH>
          <wp:positionV relativeFrom="paragraph">
            <wp:posOffset>-417931</wp:posOffset>
          </wp:positionV>
          <wp:extent cx="1144402" cy="585814"/>
          <wp:effectExtent l="0" t="0" r="0" b="5080"/>
          <wp:wrapNone/>
          <wp:docPr id="1" name="Picture 1"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150227" cy="5887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C7C7F">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AB2"/>
    <w:multiLevelType w:val="hybridMultilevel"/>
    <w:tmpl w:val="6B1A3484"/>
    <w:lvl w:ilvl="0" w:tplc="19DC5DA8">
      <w:start w:val="1"/>
      <w:numFmt w:val="decimal"/>
      <w:lvlText w:val="%1."/>
      <w:lvlJc w:val="left"/>
      <w:pPr>
        <w:ind w:left="1020" w:hanging="360"/>
      </w:pPr>
    </w:lvl>
    <w:lvl w:ilvl="1" w:tplc="8A6CE34A">
      <w:start w:val="1"/>
      <w:numFmt w:val="decimal"/>
      <w:lvlText w:val="%2."/>
      <w:lvlJc w:val="left"/>
      <w:pPr>
        <w:ind w:left="1020" w:hanging="360"/>
      </w:pPr>
    </w:lvl>
    <w:lvl w:ilvl="2" w:tplc="2466D4AC">
      <w:start w:val="1"/>
      <w:numFmt w:val="decimal"/>
      <w:lvlText w:val="%3."/>
      <w:lvlJc w:val="left"/>
      <w:pPr>
        <w:ind w:left="1020" w:hanging="360"/>
      </w:pPr>
    </w:lvl>
    <w:lvl w:ilvl="3" w:tplc="575CBE20">
      <w:start w:val="1"/>
      <w:numFmt w:val="decimal"/>
      <w:lvlText w:val="%4."/>
      <w:lvlJc w:val="left"/>
      <w:pPr>
        <w:ind w:left="1020" w:hanging="360"/>
      </w:pPr>
    </w:lvl>
    <w:lvl w:ilvl="4" w:tplc="45A2BCB6">
      <w:start w:val="1"/>
      <w:numFmt w:val="decimal"/>
      <w:lvlText w:val="%5."/>
      <w:lvlJc w:val="left"/>
      <w:pPr>
        <w:ind w:left="1020" w:hanging="360"/>
      </w:pPr>
    </w:lvl>
    <w:lvl w:ilvl="5" w:tplc="205E3CA4">
      <w:start w:val="1"/>
      <w:numFmt w:val="decimal"/>
      <w:lvlText w:val="%6."/>
      <w:lvlJc w:val="left"/>
      <w:pPr>
        <w:ind w:left="1020" w:hanging="360"/>
      </w:pPr>
    </w:lvl>
    <w:lvl w:ilvl="6" w:tplc="BDE47A6C">
      <w:start w:val="1"/>
      <w:numFmt w:val="decimal"/>
      <w:lvlText w:val="%7."/>
      <w:lvlJc w:val="left"/>
      <w:pPr>
        <w:ind w:left="1020" w:hanging="360"/>
      </w:pPr>
    </w:lvl>
    <w:lvl w:ilvl="7" w:tplc="17F214EC">
      <w:start w:val="1"/>
      <w:numFmt w:val="decimal"/>
      <w:lvlText w:val="%8."/>
      <w:lvlJc w:val="left"/>
      <w:pPr>
        <w:ind w:left="1020" w:hanging="360"/>
      </w:pPr>
    </w:lvl>
    <w:lvl w:ilvl="8" w:tplc="E2BCED9E">
      <w:start w:val="1"/>
      <w:numFmt w:val="decimal"/>
      <w:lvlText w:val="%9."/>
      <w:lvlJc w:val="left"/>
      <w:pPr>
        <w:ind w:left="1020" w:hanging="360"/>
      </w:pPr>
    </w:lvl>
  </w:abstractNum>
  <w:abstractNum w:abstractNumId="1" w15:restartNumberingAfterBreak="0">
    <w:nsid w:val="05331D0E"/>
    <w:multiLevelType w:val="hybridMultilevel"/>
    <w:tmpl w:val="4E64B69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B5B8A"/>
    <w:multiLevelType w:val="hybridMultilevel"/>
    <w:tmpl w:val="1A7A27E6"/>
    <w:lvl w:ilvl="0" w:tplc="309C1762">
      <w:start w:val="1"/>
      <w:numFmt w:val="bullet"/>
      <w:lvlText w:val=""/>
      <w:lvlJc w:val="left"/>
      <w:pPr>
        <w:ind w:left="720" w:hanging="360"/>
      </w:pPr>
      <w:rPr>
        <w:rFonts w:ascii="Symbol" w:hAnsi="Symbol"/>
      </w:rPr>
    </w:lvl>
    <w:lvl w:ilvl="1" w:tplc="8C2E4932">
      <w:start w:val="1"/>
      <w:numFmt w:val="bullet"/>
      <w:lvlText w:val=""/>
      <w:lvlJc w:val="left"/>
      <w:pPr>
        <w:ind w:left="720" w:hanging="360"/>
      </w:pPr>
      <w:rPr>
        <w:rFonts w:ascii="Symbol" w:hAnsi="Symbol"/>
      </w:rPr>
    </w:lvl>
    <w:lvl w:ilvl="2" w:tplc="6C92B032">
      <w:start w:val="1"/>
      <w:numFmt w:val="bullet"/>
      <w:lvlText w:val=""/>
      <w:lvlJc w:val="left"/>
      <w:pPr>
        <w:ind w:left="720" w:hanging="360"/>
      </w:pPr>
      <w:rPr>
        <w:rFonts w:ascii="Symbol" w:hAnsi="Symbol"/>
      </w:rPr>
    </w:lvl>
    <w:lvl w:ilvl="3" w:tplc="104CB4B0">
      <w:start w:val="1"/>
      <w:numFmt w:val="bullet"/>
      <w:lvlText w:val=""/>
      <w:lvlJc w:val="left"/>
      <w:pPr>
        <w:ind w:left="720" w:hanging="360"/>
      </w:pPr>
      <w:rPr>
        <w:rFonts w:ascii="Symbol" w:hAnsi="Symbol"/>
      </w:rPr>
    </w:lvl>
    <w:lvl w:ilvl="4" w:tplc="4F6A26EA">
      <w:start w:val="1"/>
      <w:numFmt w:val="bullet"/>
      <w:lvlText w:val=""/>
      <w:lvlJc w:val="left"/>
      <w:pPr>
        <w:ind w:left="720" w:hanging="360"/>
      </w:pPr>
      <w:rPr>
        <w:rFonts w:ascii="Symbol" w:hAnsi="Symbol"/>
      </w:rPr>
    </w:lvl>
    <w:lvl w:ilvl="5" w:tplc="58C62764">
      <w:start w:val="1"/>
      <w:numFmt w:val="bullet"/>
      <w:lvlText w:val=""/>
      <w:lvlJc w:val="left"/>
      <w:pPr>
        <w:ind w:left="720" w:hanging="360"/>
      </w:pPr>
      <w:rPr>
        <w:rFonts w:ascii="Symbol" w:hAnsi="Symbol"/>
      </w:rPr>
    </w:lvl>
    <w:lvl w:ilvl="6" w:tplc="990CD7FA">
      <w:start w:val="1"/>
      <w:numFmt w:val="bullet"/>
      <w:lvlText w:val=""/>
      <w:lvlJc w:val="left"/>
      <w:pPr>
        <w:ind w:left="720" w:hanging="360"/>
      </w:pPr>
      <w:rPr>
        <w:rFonts w:ascii="Symbol" w:hAnsi="Symbol"/>
      </w:rPr>
    </w:lvl>
    <w:lvl w:ilvl="7" w:tplc="41FE1ACC">
      <w:start w:val="1"/>
      <w:numFmt w:val="bullet"/>
      <w:lvlText w:val=""/>
      <w:lvlJc w:val="left"/>
      <w:pPr>
        <w:ind w:left="720" w:hanging="360"/>
      </w:pPr>
      <w:rPr>
        <w:rFonts w:ascii="Symbol" w:hAnsi="Symbol"/>
      </w:rPr>
    </w:lvl>
    <w:lvl w:ilvl="8" w:tplc="824AAFB0">
      <w:start w:val="1"/>
      <w:numFmt w:val="bullet"/>
      <w:lvlText w:val=""/>
      <w:lvlJc w:val="left"/>
      <w:pPr>
        <w:ind w:left="720" w:hanging="360"/>
      </w:pPr>
      <w:rPr>
        <w:rFonts w:ascii="Symbol" w:hAnsi="Symbol"/>
      </w:rPr>
    </w:lvl>
  </w:abstractNum>
  <w:abstractNum w:abstractNumId="3" w15:restartNumberingAfterBreak="0">
    <w:nsid w:val="0C2C2686"/>
    <w:multiLevelType w:val="hybridMultilevel"/>
    <w:tmpl w:val="44CC9D10"/>
    <w:lvl w:ilvl="0" w:tplc="EE3AE596">
      <w:start w:val="1"/>
      <w:numFmt w:val="decimal"/>
      <w:lvlText w:val="%1."/>
      <w:lvlJc w:val="left"/>
      <w:pPr>
        <w:ind w:left="720" w:hanging="360"/>
      </w:pPr>
    </w:lvl>
    <w:lvl w:ilvl="1" w:tplc="58D08F7E">
      <w:start w:val="1"/>
      <w:numFmt w:val="decimal"/>
      <w:lvlText w:val="%2."/>
      <w:lvlJc w:val="left"/>
      <w:pPr>
        <w:ind w:left="720" w:hanging="360"/>
      </w:pPr>
    </w:lvl>
    <w:lvl w:ilvl="2" w:tplc="67FC8424">
      <w:start w:val="1"/>
      <w:numFmt w:val="decimal"/>
      <w:lvlText w:val="%3."/>
      <w:lvlJc w:val="left"/>
      <w:pPr>
        <w:ind w:left="720" w:hanging="360"/>
      </w:pPr>
    </w:lvl>
    <w:lvl w:ilvl="3" w:tplc="E4E230E8">
      <w:start w:val="1"/>
      <w:numFmt w:val="decimal"/>
      <w:lvlText w:val="%4."/>
      <w:lvlJc w:val="left"/>
      <w:pPr>
        <w:ind w:left="720" w:hanging="360"/>
      </w:pPr>
    </w:lvl>
    <w:lvl w:ilvl="4" w:tplc="C5304208">
      <w:start w:val="1"/>
      <w:numFmt w:val="decimal"/>
      <w:lvlText w:val="%5."/>
      <w:lvlJc w:val="left"/>
      <w:pPr>
        <w:ind w:left="720" w:hanging="360"/>
      </w:pPr>
    </w:lvl>
    <w:lvl w:ilvl="5" w:tplc="99EEED90">
      <w:start w:val="1"/>
      <w:numFmt w:val="decimal"/>
      <w:lvlText w:val="%6."/>
      <w:lvlJc w:val="left"/>
      <w:pPr>
        <w:ind w:left="720" w:hanging="360"/>
      </w:pPr>
    </w:lvl>
    <w:lvl w:ilvl="6" w:tplc="766A6178">
      <w:start w:val="1"/>
      <w:numFmt w:val="decimal"/>
      <w:lvlText w:val="%7."/>
      <w:lvlJc w:val="left"/>
      <w:pPr>
        <w:ind w:left="720" w:hanging="360"/>
      </w:pPr>
    </w:lvl>
    <w:lvl w:ilvl="7" w:tplc="8BF48266">
      <w:start w:val="1"/>
      <w:numFmt w:val="decimal"/>
      <w:lvlText w:val="%8."/>
      <w:lvlJc w:val="left"/>
      <w:pPr>
        <w:ind w:left="720" w:hanging="360"/>
      </w:pPr>
    </w:lvl>
    <w:lvl w:ilvl="8" w:tplc="07780760">
      <w:start w:val="1"/>
      <w:numFmt w:val="decimal"/>
      <w:lvlText w:val="%9."/>
      <w:lvlJc w:val="left"/>
      <w:pPr>
        <w:ind w:left="720" w:hanging="360"/>
      </w:pPr>
    </w:lvl>
  </w:abstractNum>
  <w:abstractNum w:abstractNumId="4" w15:restartNumberingAfterBreak="0">
    <w:nsid w:val="0D2D31B5"/>
    <w:multiLevelType w:val="hybridMultilevel"/>
    <w:tmpl w:val="B8AACE10"/>
    <w:lvl w:ilvl="0" w:tplc="DB3C3AA4">
      <w:start w:val="1"/>
      <w:numFmt w:val="bullet"/>
      <w:pStyle w:val="ListParagraph"/>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D466ACE"/>
    <w:multiLevelType w:val="hybridMultilevel"/>
    <w:tmpl w:val="687266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DE07828"/>
    <w:multiLevelType w:val="hybridMultilevel"/>
    <w:tmpl w:val="C128CC70"/>
    <w:lvl w:ilvl="0" w:tplc="FFFFFFFF">
      <w:start w:val="1"/>
      <w:numFmt w:val="lowerLetter"/>
      <w:lvlText w:val="%1."/>
      <w:lvlJc w:val="left"/>
      <w:pPr>
        <w:ind w:left="144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01A7A81"/>
    <w:multiLevelType w:val="hybridMultilevel"/>
    <w:tmpl w:val="2D963B56"/>
    <w:lvl w:ilvl="0" w:tplc="FFFFFFFF">
      <w:start w:val="1"/>
      <w:numFmt w:val="lowerRoman"/>
      <w:lvlText w:val="%1."/>
      <w:lvlJc w:val="right"/>
      <w:pPr>
        <w:ind w:left="23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FF2778"/>
    <w:multiLevelType w:val="hybridMultilevel"/>
    <w:tmpl w:val="DB9A44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37B786F"/>
    <w:multiLevelType w:val="hybridMultilevel"/>
    <w:tmpl w:val="3CA63782"/>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EA2236"/>
    <w:multiLevelType w:val="hybridMultilevel"/>
    <w:tmpl w:val="79949728"/>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167E05D9"/>
    <w:multiLevelType w:val="hybridMultilevel"/>
    <w:tmpl w:val="2D963B56"/>
    <w:lvl w:ilvl="0" w:tplc="4809001B">
      <w:start w:val="1"/>
      <w:numFmt w:val="lowerRoman"/>
      <w:lvlText w:val="%1."/>
      <w:lvlJc w:val="right"/>
      <w:pPr>
        <w:ind w:left="234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73E5D79"/>
    <w:multiLevelType w:val="hybridMultilevel"/>
    <w:tmpl w:val="867471FC"/>
    <w:lvl w:ilvl="0" w:tplc="33281300">
      <w:start w:val="1"/>
      <w:numFmt w:val="decimal"/>
      <w:lvlText w:val="%1."/>
      <w:lvlJc w:val="left"/>
      <w:pPr>
        <w:ind w:left="1020" w:hanging="360"/>
      </w:pPr>
    </w:lvl>
    <w:lvl w:ilvl="1" w:tplc="28C69D66">
      <w:start w:val="1"/>
      <w:numFmt w:val="decimal"/>
      <w:lvlText w:val="%2."/>
      <w:lvlJc w:val="left"/>
      <w:pPr>
        <w:ind w:left="1020" w:hanging="360"/>
      </w:pPr>
    </w:lvl>
    <w:lvl w:ilvl="2" w:tplc="DA42A9CC">
      <w:start w:val="1"/>
      <w:numFmt w:val="decimal"/>
      <w:lvlText w:val="%3."/>
      <w:lvlJc w:val="left"/>
      <w:pPr>
        <w:ind w:left="1020" w:hanging="360"/>
      </w:pPr>
    </w:lvl>
    <w:lvl w:ilvl="3" w:tplc="7B701C2C">
      <w:start w:val="1"/>
      <w:numFmt w:val="decimal"/>
      <w:lvlText w:val="%4."/>
      <w:lvlJc w:val="left"/>
      <w:pPr>
        <w:ind w:left="1020" w:hanging="360"/>
      </w:pPr>
    </w:lvl>
    <w:lvl w:ilvl="4" w:tplc="0C64C70E">
      <w:start w:val="1"/>
      <w:numFmt w:val="decimal"/>
      <w:lvlText w:val="%5."/>
      <w:lvlJc w:val="left"/>
      <w:pPr>
        <w:ind w:left="1020" w:hanging="360"/>
      </w:pPr>
    </w:lvl>
    <w:lvl w:ilvl="5" w:tplc="138C5104">
      <w:start w:val="1"/>
      <w:numFmt w:val="decimal"/>
      <w:lvlText w:val="%6."/>
      <w:lvlJc w:val="left"/>
      <w:pPr>
        <w:ind w:left="1020" w:hanging="360"/>
      </w:pPr>
    </w:lvl>
    <w:lvl w:ilvl="6" w:tplc="73A4E198">
      <w:start w:val="1"/>
      <w:numFmt w:val="decimal"/>
      <w:lvlText w:val="%7."/>
      <w:lvlJc w:val="left"/>
      <w:pPr>
        <w:ind w:left="1020" w:hanging="360"/>
      </w:pPr>
    </w:lvl>
    <w:lvl w:ilvl="7" w:tplc="3132DBCC">
      <w:start w:val="1"/>
      <w:numFmt w:val="decimal"/>
      <w:lvlText w:val="%8."/>
      <w:lvlJc w:val="left"/>
      <w:pPr>
        <w:ind w:left="1020" w:hanging="360"/>
      </w:pPr>
    </w:lvl>
    <w:lvl w:ilvl="8" w:tplc="BD60B394">
      <w:start w:val="1"/>
      <w:numFmt w:val="decimal"/>
      <w:lvlText w:val="%9."/>
      <w:lvlJc w:val="left"/>
      <w:pPr>
        <w:ind w:left="1020" w:hanging="360"/>
      </w:pPr>
    </w:lvl>
  </w:abstractNum>
  <w:abstractNum w:abstractNumId="13" w15:restartNumberingAfterBreak="0">
    <w:nsid w:val="18762491"/>
    <w:multiLevelType w:val="hybridMultilevel"/>
    <w:tmpl w:val="4E64B69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B8A288D"/>
    <w:multiLevelType w:val="hybridMultilevel"/>
    <w:tmpl w:val="CB82D4E8"/>
    <w:lvl w:ilvl="0" w:tplc="52563A74">
      <w:start w:val="1"/>
      <w:numFmt w:val="decimal"/>
      <w:lvlText w:val="%1."/>
      <w:lvlJc w:val="left"/>
      <w:pPr>
        <w:ind w:left="1020" w:hanging="360"/>
      </w:pPr>
    </w:lvl>
    <w:lvl w:ilvl="1" w:tplc="FF341570">
      <w:start w:val="1"/>
      <w:numFmt w:val="decimal"/>
      <w:lvlText w:val="%2."/>
      <w:lvlJc w:val="left"/>
      <w:pPr>
        <w:ind w:left="1020" w:hanging="360"/>
      </w:pPr>
    </w:lvl>
    <w:lvl w:ilvl="2" w:tplc="CEB6D8CA">
      <w:start w:val="1"/>
      <w:numFmt w:val="decimal"/>
      <w:lvlText w:val="%3."/>
      <w:lvlJc w:val="left"/>
      <w:pPr>
        <w:ind w:left="1020" w:hanging="360"/>
      </w:pPr>
    </w:lvl>
    <w:lvl w:ilvl="3" w:tplc="7A524000">
      <w:start w:val="1"/>
      <w:numFmt w:val="decimal"/>
      <w:lvlText w:val="%4."/>
      <w:lvlJc w:val="left"/>
      <w:pPr>
        <w:ind w:left="1020" w:hanging="360"/>
      </w:pPr>
    </w:lvl>
    <w:lvl w:ilvl="4" w:tplc="97507C74">
      <w:start w:val="1"/>
      <w:numFmt w:val="decimal"/>
      <w:lvlText w:val="%5."/>
      <w:lvlJc w:val="left"/>
      <w:pPr>
        <w:ind w:left="1020" w:hanging="360"/>
      </w:pPr>
    </w:lvl>
    <w:lvl w:ilvl="5" w:tplc="08065068">
      <w:start w:val="1"/>
      <w:numFmt w:val="decimal"/>
      <w:lvlText w:val="%6."/>
      <w:lvlJc w:val="left"/>
      <w:pPr>
        <w:ind w:left="1020" w:hanging="360"/>
      </w:pPr>
    </w:lvl>
    <w:lvl w:ilvl="6" w:tplc="0AEC6C04">
      <w:start w:val="1"/>
      <w:numFmt w:val="decimal"/>
      <w:lvlText w:val="%7."/>
      <w:lvlJc w:val="left"/>
      <w:pPr>
        <w:ind w:left="1020" w:hanging="360"/>
      </w:pPr>
    </w:lvl>
    <w:lvl w:ilvl="7" w:tplc="5C326E9C">
      <w:start w:val="1"/>
      <w:numFmt w:val="decimal"/>
      <w:lvlText w:val="%8."/>
      <w:lvlJc w:val="left"/>
      <w:pPr>
        <w:ind w:left="1020" w:hanging="360"/>
      </w:pPr>
    </w:lvl>
    <w:lvl w:ilvl="8" w:tplc="C67275B0">
      <w:start w:val="1"/>
      <w:numFmt w:val="decimal"/>
      <w:lvlText w:val="%9."/>
      <w:lvlJc w:val="left"/>
      <w:pPr>
        <w:ind w:left="1020" w:hanging="360"/>
      </w:pPr>
    </w:lvl>
  </w:abstractNum>
  <w:abstractNum w:abstractNumId="15" w15:restartNumberingAfterBreak="0">
    <w:nsid w:val="1C1E5418"/>
    <w:multiLevelType w:val="hybridMultilevel"/>
    <w:tmpl w:val="CFA45C56"/>
    <w:lvl w:ilvl="0" w:tplc="BE4E68B2">
      <w:start w:val="1"/>
      <w:numFmt w:val="decimal"/>
      <w:lvlText w:val="%1)"/>
      <w:lvlJc w:val="left"/>
      <w:pPr>
        <w:ind w:left="1020" w:hanging="360"/>
      </w:pPr>
    </w:lvl>
    <w:lvl w:ilvl="1" w:tplc="FE0CDAE4">
      <w:start w:val="1"/>
      <w:numFmt w:val="decimal"/>
      <w:lvlText w:val="%2)"/>
      <w:lvlJc w:val="left"/>
      <w:pPr>
        <w:ind w:left="1020" w:hanging="360"/>
      </w:pPr>
    </w:lvl>
    <w:lvl w:ilvl="2" w:tplc="02D632F6">
      <w:start w:val="1"/>
      <w:numFmt w:val="decimal"/>
      <w:lvlText w:val="%3)"/>
      <w:lvlJc w:val="left"/>
      <w:pPr>
        <w:ind w:left="1020" w:hanging="360"/>
      </w:pPr>
    </w:lvl>
    <w:lvl w:ilvl="3" w:tplc="586A6AAE">
      <w:start w:val="1"/>
      <w:numFmt w:val="decimal"/>
      <w:lvlText w:val="%4)"/>
      <w:lvlJc w:val="left"/>
      <w:pPr>
        <w:ind w:left="1020" w:hanging="360"/>
      </w:pPr>
    </w:lvl>
    <w:lvl w:ilvl="4" w:tplc="0896D5BA">
      <w:start w:val="1"/>
      <w:numFmt w:val="decimal"/>
      <w:lvlText w:val="%5)"/>
      <w:lvlJc w:val="left"/>
      <w:pPr>
        <w:ind w:left="1020" w:hanging="360"/>
      </w:pPr>
    </w:lvl>
    <w:lvl w:ilvl="5" w:tplc="D24086BA">
      <w:start w:val="1"/>
      <w:numFmt w:val="decimal"/>
      <w:lvlText w:val="%6)"/>
      <w:lvlJc w:val="left"/>
      <w:pPr>
        <w:ind w:left="1020" w:hanging="360"/>
      </w:pPr>
    </w:lvl>
    <w:lvl w:ilvl="6" w:tplc="1E0AB208">
      <w:start w:val="1"/>
      <w:numFmt w:val="decimal"/>
      <w:lvlText w:val="%7)"/>
      <w:lvlJc w:val="left"/>
      <w:pPr>
        <w:ind w:left="1020" w:hanging="360"/>
      </w:pPr>
    </w:lvl>
    <w:lvl w:ilvl="7" w:tplc="9176E0CA">
      <w:start w:val="1"/>
      <w:numFmt w:val="decimal"/>
      <w:lvlText w:val="%8)"/>
      <w:lvlJc w:val="left"/>
      <w:pPr>
        <w:ind w:left="1020" w:hanging="360"/>
      </w:pPr>
    </w:lvl>
    <w:lvl w:ilvl="8" w:tplc="62141D7C">
      <w:start w:val="1"/>
      <w:numFmt w:val="decimal"/>
      <w:lvlText w:val="%9)"/>
      <w:lvlJc w:val="left"/>
      <w:pPr>
        <w:ind w:left="1020" w:hanging="360"/>
      </w:pPr>
    </w:lvl>
  </w:abstractNum>
  <w:abstractNum w:abstractNumId="16" w15:restartNumberingAfterBreak="0">
    <w:nsid w:val="1D0C03F8"/>
    <w:multiLevelType w:val="hybridMultilevel"/>
    <w:tmpl w:val="43C4078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1FCB5845"/>
    <w:multiLevelType w:val="multilevel"/>
    <w:tmpl w:val="F45AE61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0173BC9"/>
    <w:multiLevelType w:val="hybridMultilevel"/>
    <w:tmpl w:val="87F445DA"/>
    <w:lvl w:ilvl="0" w:tplc="165E61F4">
      <w:start w:val="1"/>
      <w:numFmt w:val="decimal"/>
      <w:lvlText w:val="%1."/>
      <w:lvlJc w:val="left"/>
      <w:pPr>
        <w:ind w:left="720" w:hanging="360"/>
      </w:pPr>
    </w:lvl>
    <w:lvl w:ilvl="1" w:tplc="5314B53A">
      <w:start w:val="1"/>
      <w:numFmt w:val="decimal"/>
      <w:lvlText w:val="%2."/>
      <w:lvlJc w:val="left"/>
      <w:pPr>
        <w:ind w:left="720" w:hanging="360"/>
      </w:pPr>
    </w:lvl>
    <w:lvl w:ilvl="2" w:tplc="E2324800">
      <w:start w:val="1"/>
      <w:numFmt w:val="decimal"/>
      <w:lvlText w:val="%3."/>
      <w:lvlJc w:val="left"/>
      <w:pPr>
        <w:ind w:left="720" w:hanging="360"/>
      </w:pPr>
    </w:lvl>
    <w:lvl w:ilvl="3" w:tplc="73BECFAA">
      <w:start w:val="1"/>
      <w:numFmt w:val="decimal"/>
      <w:lvlText w:val="%4."/>
      <w:lvlJc w:val="left"/>
      <w:pPr>
        <w:ind w:left="720" w:hanging="360"/>
      </w:pPr>
    </w:lvl>
    <w:lvl w:ilvl="4" w:tplc="5CF474A2">
      <w:start w:val="1"/>
      <w:numFmt w:val="decimal"/>
      <w:lvlText w:val="%5."/>
      <w:lvlJc w:val="left"/>
      <w:pPr>
        <w:ind w:left="720" w:hanging="360"/>
      </w:pPr>
    </w:lvl>
    <w:lvl w:ilvl="5" w:tplc="EFA4F6AC">
      <w:start w:val="1"/>
      <w:numFmt w:val="decimal"/>
      <w:lvlText w:val="%6."/>
      <w:lvlJc w:val="left"/>
      <w:pPr>
        <w:ind w:left="720" w:hanging="360"/>
      </w:pPr>
    </w:lvl>
    <w:lvl w:ilvl="6" w:tplc="E98A11FC">
      <w:start w:val="1"/>
      <w:numFmt w:val="decimal"/>
      <w:lvlText w:val="%7."/>
      <w:lvlJc w:val="left"/>
      <w:pPr>
        <w:ind w:left="720" w:hanging="360"/>
      </w:pPr>
    </w:lvl>
    <w:lvl w:ilvl="7" w:tplc="3BB629EA">
      <w:start w:val="1"/>
      <w:numFmt w:val="decimal"/>
      <w:lvlText w:val="%8."/>
      <w:lvlJc w:val="left"/>
      <w:pPr>
        <w:ind w:left="720" w:hanging="360"/>
      </w:pPr>
    </w:lvl>
    <w:lvl w:ilvl="8" w:tplc="729E76DE">
      <w:start w:val="1"/>
      <w:numFmt w:val="decimal"/>
      <w:lvlText w:val="%9."/>
      <w:lvlJc w:val="left"/>
      <w:pPr>
        <w:ind w:left="720" w:hanging="360"/>
      </w:pPr>
    </w:lvl>
  </w:abstractNum>
  <w:abstractNum w:abstractNumId="19" w15:restartNumberingAfterBreak="0">
    <w:nsid w:val="20256D04"/>
    <w:multiLevelType w:val="hybridMultilevel"/>
    <w:tmpl w:val="E27A1442"/>
    <w:lvl w:ilvl="0" w:tplc="A4D2A3D0">
      <w:start w:val="1"/>
      <w:numFmt w:val="decimal"/>
      <w:lvlText w:val="%1)"/>
      <w:lvlJc w:val="left"/>
      <w:pPr>
        <w:ind w:left="1020" w:hanging="360"/>
      </w:pPr>
    </w:lvl>
    <w:lvl w:ilvl="1" w:tplc="E7F43B42">
      <w:start w:val="1"/>
      <w:numFmt w:val="decimal"/>
      <w:lvlText w:val="%2)"/>
      <w:lvlJc w:val="left"/>
      <w:pPr>
        <w:ind w:left="1020" w:hanging="360"/>
      </w:pPr>
    </w:lvl>
    <w:lvl w:ilvl="2" w:tplc="BA643084">
      <w:start w:val="1"/>
      <w:numFmt w:val="decimal"/>
      <w:lvlText w:val="%3)"/>
      <w:lvlJc w:val="left"/>
      <w:pPr>
        <w:ind w:left="1020" w:hanging="360"/>
      </w:pPr>
    </w:lvl>
    <w:lvl w:ilvl="3" w:tplc="A3AC7796">
      <w:start w:val="1"/>
      <w:numFmt w:val="decimal"/>
      <w:lvlText w:val="%4)"/>
      <w:lvlJc w:val="left"/>
      <w:pPr>
        <w:ind w:left="1020" w:hanging="360"/>
      </w:pPr>
    </w:lvl>
    <w:lvl w:ilvl="4" w:tplc="516AB640">
      <w:start w:val="1"/>
      <w:numFmt w:val="decimal"/>
      <w:lvlText w:val="%5)"/>
      <w:lvlJc w:val="left"/>
      <w:pPr>
        <w:ind w:left="1020" w:hanging="360"/>
      </w:pPr>
    </w:lvl>
    <w:lvl w:ilvl="5" w:tplc="4166561A">
      <w:start w:val="1"/>
      <w:numFmt w:val="decimal"/>
      <w:lvlText w:val="%6)"/>
      <w:lvlJc w:val="left"/>
      <w:pPr>
        <w:ind w:left="1020" w:hanging="360"/>
      </w:pPr>
    </w:lvl>
    <w:lvl w:ilvl="6" w:tplc="7BD4F78C">
      <w:start w:val="1"/>
      <w:numFmt w:val="decimal"/>
      <w:lvlText w:val="%7)"/>
      <w:lvlJc w:val="left"/>
      <w:pPr>
        <w:ind w:left="1020" w:hanging="360"/>
      </w:pPr>
    </w:lvl>
    <w:lvl w:ilvl="7" w:tplc="484AB3FC">
      <w:start w:val="1"/>
      <w:numFmt w:val="decimal"/>
      <w:lvlText w:val="%8)"/>
      <w:lvlJc w:val="left"/>
      <w:pPr>
        <w:ind w:left="1020" w:hanging="360"/>
      </w:pPr>
    </w:lvl>
    <w:lvl w:ilvl="8" w:tplc="5796707C">
      <w:start w:val="1"/>
      <w:numFmt w:val="decimal"/>
      <w:lvlText w:val="%9)"/>
      <w:lvlJc w:val="left"/>
      <w:pPr>
        <w:ind w:left="1020" w:hanging="360"/>
      </w:pPr>
    </w:lvl>
  </w:abstractNum>
  <w:abstractNum w:abstractNumId="20" w15:restartNumberingAfterBreak="0">
    <w:nsid w:val="22430A4F"/>
    <w:multiLevelType w:val="hybridMultilevel"/>
    <w:tmpl w:val="49A0CD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241917E1"/>
    <w:multiLevelType w:val="hybridMultilevel"/>
    <w:tmpl w:val="27622758"/>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6D547D"/>
    <w:multiLevelType w:val="hybridMultilevel"/>
    <w:tmpl w:val="5B2E4AA0"/>
    <w:lvl w:ilvl="0" w:tplc="48C06398">
      <w:start w:val="1"/>
      <w:numFmt w:val="decimal"/>
      <w:pStyle w:val="NumberedList"/>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278B4529"/>
    <w:multiLevelType w:val="hybridMultilevel"/>
    <w:tmpl w:val="C83EA166"/>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6822A3"/>
    <w:multiLevelType w:val="hybridMultilevel"/>
    <w:tmpl w:val="DFA42E48"/>
    <w:lvl w:ilvl="0" w:tplc="F69412EE">
      <w:start w:val="1"/>
      <w:numFmt w:val="decimal"/>
      <w:lvlText w:val="%1)"/>
      <w:lvlJc w:val="left"/>
      <w:pPr>
        <w:ind w:left="1020" w:hanging="360"/>
      </w:pPr>
    </w:lvl>
    <w:lvl w:ilvl="1" w:tplc="B1209960">
      <w:start w:val="1"/>
      <w:numFmt w:val="decimal"/>
      <w:lvlText w:val="%2)"/>
      <w:lvlJc w:val="left"/>
      <w:pPr>
        <w:ind w:left="1020" w:hanging="360"/>
      </w:pPr>
    </w:lvl>
    <w:lvl w:ilvl="2" w:tplc="670A72BC">
      <w:start w:val="1"/>
      <w:numFmt w:val="decimal"/>
      <w:lvlText w:val="%3)"/>
      <w:lvlJc w:val="left"/>
      <w:pPr>
        <w:ind w:left="1020" w:hanging="360"/>
      </w:pPr>
    </w:lvl>
    <w:lvl w:ilvl="3" w:tplc="0D7CA8BA">
      <w:start w:val="1"/>
      <w:numFmt w:val="decimal"/>
      <w:lvlText w:val="%4)"/>
      <w:lvlJc w:val="left"/>
      <w:pPr>
        <w:ind w:left="1020" w:hanging="360"/>
      </w:pPr>
    </w:lvl>
    <w:lvl w:ilvl="4" w:tplc="6C266610">
      <w:start w:val="1"/>
      <w:numFmt w:val="decimal"/>
      <w:lvlText w:val="%5)"/>
      <w:lvlJc w:val="left"/>
      <w:pPr>
        <w:ind w:left="1020" w:hanging="360"/>
      </w:pPr>
    </w:lvl>
    <w:lvl w:ilvl="5" w:tplc="E392FE54">
      <w:start w:val="1"/>
      <w:numFmt w:val="decimal"/>
      <w:lvlText w:val="%6)"/>
      <w:lvlJc w:val="left"/>
      <w:pPr>
        <w:ind w:left="1020" w:hanging="360"/>
      </w:pPr>
    </w:lvl>
    <w:lvl w:ilvl="6" w:tplc="7206C39C">
      <w:start w:val="1"/>
      <w:numFmt w:val="decimal"/>
      <w:lvlText w:val="%7)"/>
      <w:lvlJc w:val="left"/>
      <w:pPr>
        <w:ind w:left="1020" w:hanging="360"/>
      </w:pPr>
    </w:lvl>
    <w:lvl w:ilvl="7" w:tplc="B12EB712">
      <w:start w:val="1"/>
      <w:numFmt w:val="decimal"/>
      <w:lvlText w:val="%8)"/>
      <w:lvlJc w:val="left"/>
      <w:pPr>
        <w:ind w:left="1020" w:hanging="360"/>
      </w:pPr>
    </w:lvl>
    <w:lvl w:ilvl="8" w:tplc="DBDE77E4">
      <w:start w:val="1"/>
      <w:numFmt w:val="decimal"/>
      <w:lvlText w:val="%9)"/>
      <w:lvlJc w:val="left"/>
      <w:pPr>
        <w:ind w:left="1020" w:hanging="360"/>
      </w:pPr>
    </w:lvl>
  </w:abstractNum>
  <w:abstractNum w:abstractNumId="25" w15:restartNumberingAfterBreak="0">
    <w:nsid w:val="2B1E4D7E"/>
    <w:multiLevelType w:val="hybridMultilevel"/>
    <w:tmpl w:val="203AA770"/>
    <w:lvl w:ilvl="0" w:tplc="21BC76B6">
      <w:start w:val="1"/>
      <w:numFmt w:val="decimal"/>
      <w:lvlText w:val="%1."/>
      <w:lvlJc w:val="left"/>
      <w:pPr>
        <w:ind w:left="1020" w:hanging="360"/>
      </w:pPr>
    </w:lvl>
    <w:lvl w:ilvl="1" w:tplc="BAAABA8A">
      <w:start w:val="1"/>
      <w:numFmt w:val="decimal"/>
      <w:lvlText w:val="%2."/>
      <w:lvlJc w:val="left"/>
      <w:pPr>
        <w:ind w:left="1020" w:hanging="360"/>
      </w:pPr>
    </w:lvl>
    <w:lvl w:ilvl="2" w:tplc="F1CE1F3E">
      <w:start w:val="1"/>
      <w:numFmt w:val="decimal"/>
      <w:lvlText w:val="%3."/>
      <w:lvlJc w:val="left"/>
      <w:pPr>
        <w:ind w:left="1020" w:hanging="360"/>
      </w:pPr>
    </w:lvl>
    <w:lvl w:ilvl="3" w:tplc="F1BC55F6">
      <w:start w:val="1"/>
      <w:numFmt w:val="decimal"/>
      <w:lvlText w:val="%4."/>
      <w:lvlJc w:val="left"/>
      <w:pPr>
        <w:ind w:left="1020" w:hanging="360"/>
      </w:pPr>
    </w:lvl>
    <w:lvl w:ilvl="4" w:tplc="3FBEEC88">
      <w:start w:val="1"/>
      <w:numFmt w:val="decimal"/>
      <w:lvlText w:val="%5."/>
      <w:lvlJc w:val="left"/>
      <w:pPr>
        <w:ind w:left="1020" w:hanging="360"/>
      </w:pPr>
    </w:lvl>
    <w:lvl w:ilvl="5" w:tplc="CF56AB0A">
      <w:start w:val="1"/>
      <w:numFmt w:val="decimal"/>
      <w:lvlText w:val="%6."/>
      <w:lvlJc w:val="left"/>
      <w:pPr>
        <w:ind w:left="1020" w:hanging="360"/>
      </w:pPr>
    </w:lvl>
    <w:lvl w:ilvl="6" w:tplc="31563254">
      <w:start w:val="1"/>
      <w:numFmt w:val="decimal"/>
      <w:lvlText w:val="%7."/>
      <w:lvlJc w:val="left"/>
      <w:pPr>
        <w:ind w:left="1020" w:hanging="360"/>
      </w:pPr>
    </w:lvl>
    <w:lvl w:ilvl="7" w:tplc="2146E04E">
      <w:start w:val="1"/>
      <w:numFmt w:val="decimal"/>
      <w:lvlText w:val="%8."/>
      <w:lvlJc w:val="left"/>
      <w:pPr>
        <w:ind w:left="1020" w:hanging="360"/>
      </w:pPr>
    </w:lvl>
    <w:lvl w:ilvl="8" w:tplc="A4B2B2AE">
      <w:start w:val="1"/>
      <w:numFmt w:val="decimal"/>
      <w:lvlText w:val="%9."/>
      <w:lvlJc w:val="left"/>
      <w:pPr>
        <w:ind w:left="1020" w:hanging="360"/>
      </w:pPr>
    </w:lvl>
  </w:abstractNum>
  <w:abstractNum w:abstractNumId="26" w15:restartNumberingAfterBreak="0">
    <w:nsid w:val="32952DEE"/>
    <w:multiLevelType w:val="hybridMultilevel"/>
    <w:tmpl w:val="A072C2E6"/>
    <w:lvl w:ilvl="0" w:tplc="9B2A0A6C">
      <w:start w:val="1"/>
      <w:numFmt w:val="decimal"/>
      <w:lvlText w:val="%1)"/>
      <w:lvlJc w:val="left"/>
      <w:pPr>
        <w:ind w:left="1020" w:hanging="360"/>
      </w:pPr>
    </w:lvl>
    <w:lvl w:ilvl="1" w:tplc="0E5077DC">
      <w:start w:val="1"/>
      <w:numFmt w:val="decimal"/>
      <w:lvlText w:val="%2)"/>
      <w:lvlJc w:val="left"/>
      <w:pPr>
        <w:ind w:left="1020" w:hanging="360"/>
      </w:pPr>
    </w:lvl>
    <w:lvl w:ilvl="2" w:tplc="98DCA088">
      <w:start w:val="1"/>
      <w:numFmt w:val="decimal"/>
      <w:lvlText w:val="%3)"/>
      <w:lvlJc w:val="left"/>
      <w:pPr>
        <w:ind w:left="1020" w:hanging="360"/>
      </w:pPr>
    </w:lvl>
    <w:lvl w:ilvl="3" w:tplc="0FE8B210">
      <w:start w:val="1"/>
      <w:numFmt w:val="decimal"/>
      <w:lvlText w:val="%4)"/>
      <w:lvlJc w:val="left"/>
      <w:pPr>
        <w:ind w:left="1020" w:hanging="360"/>
      </w:pPr>
    </w:lvl>
    <w:lvl w:ilvl="4" w:tplc="AA169B20">
      <w:start w:val="1"/>
      <w:numFmt w:val="decimal"/>
      <w:lvlText w:val="%5)"/>
      <w:lvlJc w:val="left"/>
      <w:pPr>
        <w:ind w:left="1020" w:hanging="360"/>
      </w:pPr>
    </w:lvl>
    <w:lvl w:ilvl="5" w:tplc="C9042690">
      <w:start w:val="1"/>
      <w:numFmt w:val="decimal"/>
      <w:lvlText w:val="%6)"/>
      <w:lvlJc w:val="left"/>
      <w:pPr>
        <w:ind w:left="1020" w:hanging="360"/>
      </w:pPr>
    </w:lvl>
    <w:lvl w:ilvl="6" w:tplc="E4984E14">
      <w:start w:val="1"/>
      <w:numFmt w:val="decimal"/>
      <w:lvlText w:val="%7)"/>
      <w:lvlJc w:val="left"/>
      <w:pPr>
        <w:ind w:left="1020" w:hanging="360"/>
      </w:pPr>
    </w:lvl>
    <w:lvl w:ilvl="7" w:tplc="C4FA38FC">
      <w:start w:val="1"/>
      <w:numFmt w:val="decimal"/>
      <w:lvlText w:val="%8)"/>
      <w:lvlJc w:val="left"/>
      <w:pPr>
        <w:ind w:left="1020" w:hanging="360"/>
      </w:pPr>
    </w:lvl>
    <w:lvl w:ilvl="8" w:tplc="961AE876">
      <w:start w:val="1"/>
      <w:numFmt w:val="decimal"/>
      <w:lvlText w:val="%9)"/>
      <w:lvlJc w:val="left"/>
      <w:pPr>
        <w:ind w:left="1020" w:hanging="360"/>
      </w:pPr>
    </w:lvl>
  </w:abstractNum>
  <w:abstractNum w:abstractNumId="27" w15:restartNumberingAfterBreak="0">
    <w:nsid w:val="35A70314"/>
    <w:multiLevelType w:val="hybridMultilevel"/>
    <w:tmpl w:val="D93082C8"/>
    <w:lvl w:ilvl="0" w:tplc="48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6E52BA4"/>
    <w:multiLevelType w:val="hybridMultilevel"/>
    <w:tmpl w:val="DB9A44DC"/>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9" w15:restartNumberingAfterBreak="0">
    <w:nsid w:val="371E36FA"/>
    <w:multiLevelType w:val="hybridMultilevel"/>
    <w:tmpl w:val="E808FFF8"/>
    <w:lvl w:ilvl="0" w:tplc="48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76427C9"/>
    <w:multiLevelType w:val="hybridMultilevel"/>
    <w:tmpl w:val="ECE0DEA8"/>
    <w:lvl w:ilvl="0" w:tplc="48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8E32321"/>
    <w:multiLevelType w:val="hybridMultilevel"/>
    <w:tmpl w:val="57F025DA"/>
    <w:lvl w:ilvl="0" w:tplc="FFFFFFFF">
      <w:start w:val="1"/>
      <w:numFmt w:val="lowerLetter"/>
      <w:lvlText w:val="%1."/>
      <w:lvlJc w:val="lef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9DB57B6"/>
    <w:multiLevelType w:val="hybridMultilevel"/>
    <w:tmpl w:val="80A841AA"/>
    <w:lvl w:ilvl="0" w:tplc="48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B920B81"/>
    <w:multiLevelType w:val="hybridMultilevel"/>
    <w:tmpl w:val="EEA863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3C490E45"/>
    <w:multiLevelType w:val="hybridMultilevel"/>
    <w:tmpl w:val="4E64B69E"/>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5" w15:restartNumberingAfterBreak="0">
    <w:nsid w:val="400D6668"/>
    <w:multiLevelType w:val="hybridMultilevel"/>
    <w:tmpl w:val="6A40995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340" w:hanging="36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1227ABD"/>
    <w:multiLevelType w:val="hybridMultilevel"/>
    <w:tmpl w:val="A19EA5CE"/>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4715344"/>
    <w:multiLevelType w:val="hybridMultilevel"/>
    <w:tmpl w:val="22740932"/>
    <w:lvl w:ilvl="0" w:tplc="316C624E">
      <w:start w:val="1"/>
      <w:numFmt w:val="decimal"/>
      <w:lvlText w:val="%1)"/>
      <w:lvlJc w:val="left"/>
      <w:pPr>
        <w:ind w:left="1020" w:hanging="360"/>
      </w:pPr>
    </w:lvl>
    <w:lvl w:ilvl="1" w:tplc="C9A68354">
      <w:start w:val="1"/>
      <w:numFmt w:val="decimal"/>
      <w:lvlText w:val="%2)"/>
      <w:lvlJc w:val="left"/>
      <w:pPr>
        <w:ind w:left="1020" w:hanging="360"/>
      </w:pPr>
    </w:lvl>
    <w:lvl w:ilvl="2" w:tplc="917CCFB2">
      <w:start w:val="1"/>
      <w:numFmt w:val="decimal"/>
      <w:lvlText w:val="%3)"/>
      <w:lvlJc w:val="left"/>
      <w:pPr>
        <w:ind w:left="1020" w:hanging="360"/>
      </w:pPr>
    </w:lvl>
    <w:lvl w:ilvl="3" w:tplc="982C39EE">
      <w:start w:val="1"/>
      <w:numFmt w:val="decimal"/>
      <w:lvlText w:val="%4)"/>
      <w:lvlJc w:val="left"/>
      <w:pPr>
        <w:ind w:left="1020" w:hanging="360"/>
      </w:pPr>
    </w:lvl>
    <w:lvl w:ilvl="4" w:tplc="A956B50C">
      <w:start w:val="1"/>
      <w:numFmt w:val="decimal"/>
      <w:lvlText w:val="%5)"/>
      <w:lvlJc w:val="left"/>
      <w:pPr>
        <w:ind w:left="1020" w:hanging="360"/>
      </w:pPr>
    </w:lvl>
    <w:lvl w:ilvl="5" w:tplc="FDFEBF5C">
      <w:start w:val="1"/>
      <w:numFmt w:val="decimal"/>
      <w:lvlText w:val="%6)"/>
      <w:lvlJc w:val="left"/>
      <w:pPr>
        <w:ind w:left="1020" w:hanging="360"/>
      </w:pPr>
    </w:lvl>
    <w:lvl w:ilvl="6" w:tplc="A31CDDE8">
      <w:start w:val="1"/>
      <w:numFmt w:val="decimal"/>
      <w:lvlText w:val="%7)"/>
      <w:lvlJc w:val="left"/>
      <w:pPr>
        <w:ind w:left="1020" w:hanging="360"/>
      </w:pPr>
    </w:lvl>
    <w:lvl w:ilvl="7" w:tplc="C2001686">
      <w:start w:val="1"/>
      <w:numFmt w:val="decimal"/>
      <w:lvlText w:val="%8)"/>
      <w:lvlJc w:val="left"/>
      <w:pPr>
        <w:ind w:left="1020" w:hanging="360"/>
      </w:pPr>
    </w:lvl>
    <w:lvl w:ilvl="8" w:tplc="50AEB080">
      <w:start w:val="1"/>
      <w:numFmt w:val="decimal"/>
      <w:lvlText w:val="%9)"/>
      <w:lvlJc w:val="left"/>
      <w:pPr>
        <w:ind w:left="1020" w:hanging="360"/>
      </w:pPr>
    </w:lvl>
  </w:abstractNum>
  <w:abstractNum w:abstractNumId="38" w15:restartNumberingAfterBreak="0">
    <w:nsid w:val="44D30835"/>
    <w:multiLevelType w:val="hybridMultilevel"/>
    <w:tmpl w:val="1B34241C"/>
    <w:lvl w:ilvl="0" w:tplc="934691BA">
      <w:start w:val="1"/>
      <w:numFmt w:val="decimal"/>
      <w:lvlText w:val="%1)"/>
      <w:lvlJc w:val="left"/>
      <w:pPr>
        <w:ind w:left="1020" w:hanging="360"/>
      </w:pPr>
    </w:lvl>
    <w:lvl w:ilvl="1" w:tplc="33EC4562">
      <w:start w:val="1"/>
      <w:numFmt w:val="decimal"/>
      <w:lvlText w:val="%2)"/>
      <w:lvlJc w:val="left"/>
      <w:pPr>
        <w:ind w:left="1020" w:hanging="360"/>
      </w:pPr>
    </w:lvl>
    <w:lvl w:ilvl="2" w:tplc="56CC2740">
      <w:start w:val="1"/>
      <w:numFmt w:val="decimal"/>
      <w:lvlText w:val="%3)"/>
      <w:lvlJc w:val="left"/>
      <w:pPr>
        <w:ind w:left="1020" w:hanging="360"/>
      </w:pPr>
    </w:lvl>
    <w:lvl w:ilvl="3" w:tplc="1EE0FB1C">
      <w:start w:val="1"/>
      <w:numFmt w:val="decimal"/>
      <w:lvlText w:val="%4)"/>
      <w:lvlJc w:val="left"/>
      <w:pPr>
        <w:ind w:left="1020" w:hanging="360"/>
      </w:pPr>
    </w:lvl>
    <w:lvl w:ilvl="4" w:tplc="EC4E2780">
      <w:start w:val="1"/>
      <w:numFmt w:val="decimal"/>
      <w:lvlText w:val="%5)"/>
      <w:lvlJc w:val="left"/>
      <w:pPr>
        <w:ind w:left="1020" w:hanging="360"/>
      </w:pPr>
    </w:lvl>
    <w:lvl w:ilvl="5" w:tplc="CA048988">
      <w:start w:val="1"/>
      <w:numFmt w:val="decimal"/>
      <w:lvlText w:val="%6)"/>
      <w:lvlJc w:val="left"/>
      <w:pPr>
        <w:ind w:left="1020" w:hanging="360"/>
      </w:pPr>
    </w:lvl>
    <w:lvl w:ilvl="6" w:tplc="9F003726">
      <w:start w:val="1"/>
      <w:numFmt w:val="decimal"/>
      <w:lvlText w:val="%7)"/>
      <w:lvlJc w:val="left"/>
      <w:pPr>
        <w:ind w:left="1020" w:hanging="360"/>
      </w:pPr>
    </w:lvl>
    <w:lvl w:ilvl="7" w:tplc="0ADE5510">
      <w:start w:val="1"/>
      <w:numFmt w:val="decimal"/>
      <w:lvlText w:val="%8)"/>
      <w:lvlJc w:val="left"/>
      <w:pPr>
        <w:ind w:left="1020" w:hanging="360"/>
      </w:pPr>
    </w:lvl>
    <w:lvl w:ilvl="8" w:tplc="C06A5E7C">
      <w:start w:val="1"/>
      <w:numFmt w:val="decimal"/>
      <w:lvlText w:val="%9)"/>
      <w:lvlJc w:val="left"/>
      <w:pPr>
        <w:ind w:left="1020" w:hanging="360"/>
      </w:pPr>
    </w:lvl>
  </w:abstractNum>
  <w:abstractNum w:abstractNumId="39" w15:restartNumberingAfterBreak="0">
    <w:nsid w:val="4C202895"/>
    <w:multiLevelType w:val="hybridMultilevel"/>
    <w:tmpl w:val="7D8CCB22"/>
    <w:lvl w:ilvl="0" w:tplc="48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FE2477E"/>
    <w:multiLevelType w:val="hybridMultilevel"/>
    <w:tmpl w:val="4E64B69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4673BE6"/>
    <w:multiLevelType w:val="hybridMultilevel"/>
    <w:tmpl w:val="C128CC7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6AC3BA7"/>
    <w:multiLevelType w:val="hybridMultilevel"/>
    <w:tmpl w:val="C128CC70"/>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882391F"/>
    <w:multiLevelType w:val="hybridMultilevel"/>
    <w:tmpl w:val="23C6D176"/>
    <w:lvl w:ilvl="0" w:tplc="19E60FCC">
      <w:start w:val="1"/>
      <w:numFmt w:val="decimal"/>
      <w:lvlText w:val="%1."/>
      <w:lvlJc w:val="left"/>
      <w:pPr>
        <w:ind w:left="720" w:hanging="360"/>
      </w:pPr>
    </w:lvl>
    <w:lvl w:ilvl="1" w:tplc="6C346F78">
      <w:start w:val="1"/>
      <w:numFmt w:val="decimal"/>
      <w:lvlText w:val="%2."/>
      <w:lvlJc w:val="left"/>
      <w:pPr>
        <w:ind w:left="720" w:hanging="360"/>
      </w:pPr>
    </w:lvl>
    <w:lvl w:ilvl="2" w:tplc="ABDE090E">
      <w:start w:val="1"/>
      <w:numFmt w:val="decimal"/>
      <w:lvlText w:val="%3."/>
      <w:lvlJc w:val="left"/>
      <w:pPr>
        <w:ind w:left="720" w:hanging="360"/>
      </w:pPr>
    </w:lvl>
    <w:lvl w:ilvl="3" w:tplc="B81E0D72">
      <w:start w:val="1"/>
      <w:numFmt w:val="decimal"/>
      <w:lvlText w:val="%4."/>
      <w:lvlJc w:val="left"/>
      <w:pPr>
        <w:ind w:left="720" w:hanging="360"/>
      </w:pPr>
    </w:lvl>
    <w:lvl w:ilvl="4" w:tplc="0DCC8FCA">
      <w:start w:val="1"/>
      <w:numFmt w:val="decimal"/>
      <w:lvlText w:val="%5."/>
      <w:lvlJc w:val="left"/>
      <w:pPr>
        <w:ind w:left="720" w:hanging="360"/>
      </w:pPr>
    </w:lvl>
    <w:lvl w:ilvl="5" w:tplc="AC0A89A2">
      <w:start w:val="1"/>
      <w:numFmt w:val="decimal"/>
      <w:lvlText w:val="%6."/>
      <w:lvlJc w:val="left"/>
      <w:pPr>
        <w:ind w:left="720" w:hanging="360"/>
      </w:pPr>
    </w:lvl>
    <w:lvl w:ilvl="6" w:tplc="A3408112">
      <w:start w:val="1"/>
      <w:numFmt w:val="decimal"/>
      <w:lvlText w:val="%7."/>
      <w:lvlJc w:val="left"/>
      <w:pPr>
        <w:ind w:left="720" w:hanging="360"/>
      </w:pPr>
    </w:lvl>
    <w:lvl w:ilvl="7" w:tplc="0010CC92">
      <w:start w:val="1"/>
      <w:numFmt w:val="decimal"/>
      <w:lvlText w:val="%8."/>
      <w:lvlJc w:val="left"/>
      <w:pPr>
        <w:ind w:left="720" w:hanging="360"/>
      </w:pPr>
    </w:lvl>
    <w:lvl w:ilvl="8" w:tplc="BB54029C">
      <w:start w:val="1"/>
      <w:numFmt w:val="decimal"/>
      <w:lvlText w:val="%9."/>
      <w:lvlJc w:val="left"/>
      <w:pPr>
        <w:ind w:left="720" w:hanging="360"/>
      </w:pPr>
    </w:lvl>
  </w:abstractNum>
  <w:abstractNum w:abstractNumId="44" w15:restartNumberingAfterBreak="0">
    <w:nsid w:val="5D1C49A8"/>
    <w:multiLevelType w:val="hybridMultilevel"/>
    <w:tmpl w:val="3538F41A"/>
    <w:lvl w:ilvl="0" w:tplc="4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01F444F"/>
    <w:multiLevelType w:val="hybridMultilevel"/>
    <w:tmpl w:val="859EA83A"/>
    <w:lvl w:ilvl="0" w:tplc="4BA4249C">
      <w:start w:val="1"/>
      <w:numFmt w:val="bullet"/>
      <w:lvlText w:val=""/>
      <w:lvlJc w:val="left"/>
      <w:pPr>
        <w:ind w:left="720" w:hanging="360"/>
      </w:pPr>
      <w:rPr>
        <w:rFonts w:ascii="Symbol" w:hAnsi="Symbol"/>
      </w:rPr>
    </w:lvl>
    <w:lvl w:ilvl="1" w:tplc="E2B03048">
      <w:start w:val="1"/>
      <w:numFmt w:val="bullet"/>
      <w:lvlText w:val=""/>
      <w:lvlJc w:val="left"/>
      <w:pPr>
        <w:ind w:left="720" w:hanging="360"/>
      </w:pPr>
      <w:rPr>
        <w:rFonts w:ascii="Symbol" w:hAnsi="Symbol"/>
      </w:rPr>
    </w:lvl>
    <w:lvl w:ilvl="2" w:tplc="C8D29C06">
      <w:start w:val="1"/>
      <w:numFmt w:val="bullet"/>
      <w:lvlText w:val=""/>
      <w:lvlJc w:val="left"/>
      <w:pPr>
        <w:ind w:left="720" w:hanging="360"/>
      </w:pPr>
      <w:rPr>
        <w:rFonts w:ascii="Symbol" w:hAnsi="Symbol"/>
      </w:rPr>
    </w:lvl>
    <w:lvl w:ilvl="3" w:tplc="218A0282">
      <w:start w:val="1"/>
      <w:numFmt w:val="bullet"/>
      <w:lvlText w:val=""/>
      <w:lvlJc w:val="left"/>
      <w:pPr>
        <w:ind w:left="720" w:hanging="360"/>
      </w:pPr>
      <w:rPr>
        <w:rFonts w:ascii="Symbol" w:hAnsi="Symbol"/>
      </w:rPr>
    </w:lvl>
    <w:lvl w:ilvl="4" w:tplc="745EAB5A">
      <w:start w:val="1"/>
      <w:numFmt w:val="bullet"/>
      <w:lvlText w:val=""/>
      <w:lvlJc w:val="left"/>
      <w:pPr>
        <w:ind w:left="720" w:hanging="360"/>
      </w:pPr>
      <w:rPr>
        <w:rFonts w:ascii="Symbol" w:hAnsi="Symbol"/>
      </w:rPr>
    </w:lvl>
    <w:lvl w:ilvl="5" w:tplc="0FB01B20">
      <w:start w:val="1"/>
      <w:numFmt w:val="bullet"/>
      <w:lvlText w:val=""/>
      <w:lvlJc w:val="left"/>
      <w:pPr>
        <w:ind w:left="720" w:hanging="360"/>
      </w:pPr>
      <w:rPr>
        <w:rFonts w:ascii="Symbol" w:hAnsi="Symbol"/>
      </w:rPr>
    </w:lvl>
    <w:lvl w:ilvl="6" w:tplc="1D2447D4">
      <w:start w:val="1"/>
      <w:numFmt w:val="bullet"/>
      <w:lvlText w:val=""/>
      <w:lvlJc w:val="left"/>
      <w:pPr>
        <w:ind w:left="720" w:hanging="360"/>
      </w:pPr>
      <w:rPr>
        <w:rFonts w:ascii="Symbol" w:hAnsi="Symbol"/>
      </w:rPr>
    </w:lvl>
    <w:lvl w:ilvl="7" w:tplc="FDC895E0">
      <w:start w:val="1"/>
      <w:numFmt w:val="bullet"/>
      <w:lvlText w:val=""/>
      <w:lvlJc w:val="left"/>
      <w:pPr>
        <w:ind w:left="720" w:hanging="360"/>
      </w:pPr>
      <w:rPr>
        <w:rFonts w:ascii="Symbol" w:hAnsi="Symbol"/>
      </w:rPr>
    </w:lvl>
    <w:lvl w:ilvl="8" w:tplc="1CF6613A">
      <w:start w:val="1"/>
      <w:numFmt w:val="bullet"/>
      <w:lvlText w:val=""/>
      <w:lvlJc w:val="left"/>
      <w:pPr>
        <w:ind w:left="720" w:hanging="360"/>
      </w:pPr>
      <w:rPr>
        <w:rFonts w:ascii="Symbol" w:hAnsi="Symbol"/>
      </w:rPr>
    </w:lvl>
  </w:abstractNum>
  <w:abstractNum w:abstractNumId="46" w15:restartNumberingAfterBreak="0">
    <w:nsid w:val="682C1FEC"/>
    <w:multiLevelType w:val="hybridMultilevel"/>
    <w:tmpl w:val="B246D7C4"/>
    <w:lvl w:ilvl="0" w:tplc="355A0C84">
      <w:start w:val="1"/>
      <w:numFmt w:val="decimal"/>
      <w:lvlText w:val="%1."/>
      <w:lvlJc w:val="left"/>
      <w:pPr>
        <w:ind w:left="1020" w:hanging="360"/>
      </w:pPr>
    </w:lvl>
    <w:lvl w:ilvl="1" w:tplc="624097A0">
      <w:start w:val="1"/>
      <w:numFmt w:val="decimal"/>
      <w:lvlText w:val="%2."/>
      <w:lvlJc w:val="left"/>
      <w:pPr>
        <w:ind w:left="1020" w:hanging="360"/>
      </w:pPr>
    </w:lvl>
    <w:lvl w:ilvl="2" w:tplc="4B1C0738">
      <w:start w:val="1"/>
      <w:numFmt w:val="decimal"/>
      <w:lvlText w:val="%3."/>
      <w:lvlJc w:val="left"/>
      <w:pPr>
        <w:ind w:left="1020" w:hanging="360"/>
      </w:pPr>
    </w:lvl>
    <w:lvl w:ilvl="3" w:tplc="54B03504">
      <w:start w:val="1"/>
      <w:numFmt w:val="decimal"/>
      <w:lvlText w:val="%4."/>
      <w:lvlJc w:val="left"/>
      <w:pPr>
        <w:ind w:left="1020" w:hanging="360"/>
      </w:pPr>
    </w:lvl>
    <w:lvl w:ilvl="4" w:tplc="26980542">
      <w:start w:val="1"/>
      <w:numFmt w:val="decimal"/>
      <w:lvlText w:val="%5."/>
      <w:lvlJc w:val="left"/>
      <w:pPr>
        <w:ind w:left="1020" w:hanging="360"/>
      </w:pPr>
    </w:lvl>
    <w:lvl w:ilvl="5" w:tplc="09E6011A">
      <w:start w:val="1"/>
      <w:numFmt w:val="decimal"/>
      <w:lvlText w:val="%6."/>
      <w:lvlJc w:val="left"/>
      <w:pPr>
        <w:ind w:left="1020" w:hanging="360"/>
      </w:pPr>
    </w:lvl>
    <w:lvl w:ilvl="6" w:tplc="8116B6F2">
      <w:start w:val="1"/>
      <w:numFmt w:val="decimal"/>
      <w:lvlText w:val="%7."/>
      <w:lvlJc w:val="left"/>
      <w:pPr>
        <w:ind w:left="1020" w:hanging="360"/>
      </w:pPr>
    </w:lvl>
    <w:lvl w:ilvl="7" w:tplc="E5D255C6">
      <w:start w:val="1"/>
      <w:numFmt w:val="decimal"/>
      <w:lvlText w:val="%8."/>
      <w:lvlJc w:val="left"/>
      <w:pPr>
        <w:ind w:left="1020" w:hanging="360"/>
      </w:pPr>
    </w:lvl>
    <w:lvl w:ilvl="8" w:tplc="FD822D4E">
      <w:start w:val="1"/>
      <w:numFmt w:val="decimal"/>
      <w:lvlText w:val="%9."/>
      <w:lvlJc w:val="left"/>
      <w:pPr>
        <w:ind w:left="1020" w:hanging="360"/>
      </w:pPr>
    </w:lvl>
  </w:abstractNum>
  <w:abstractNum w:abstractNumId="47" w15:restartNumberingAfterBreak="0">
    <w:nsid w:val="68610C21"/>
    <w:multiLevelType w:val="hybridMultilevel"/>
    <w:tmpl w:val="48228F8A"/>
    <w:lvl w:ilvl="0" w:tplc="48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E6E3B20"/>
    <w:multiLevelType w:val="hybridMultilevel"/>
    <w:tmpl w:val="F834700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 w15:restartNumberingAfterBreak="0">
    <w:nsid w:val="70A667E2"/>
    <w:multiLevelType w:val="hybridMultilevel"/>
    <w:tmpl w:val="DB9A44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71371DAB"/>
    <w:multiLevelType w:val="hybridMultilevel"/>
    <w:tmpl w:val="C83EA166"/>
    <w:lvl w:ilvl="0" w:tplc="4809001B">
      <w:start w:val="1"/>
      <w:numFmt w:val="lowerRoman"/>
      <w:lvlText w:val="%1."/>
      <w:lvlJc w:val="right"/>
      <w:pPr>
        <w:ind w:left="2160" w:hanging="18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 w15:restartNumberingAfterBreak="0">
    <w:nsid w:val="73A00652"/>
    <w:multiLevelType w:val="hybridMultilevel"/>
    <w:tmpl w:val="5F7EBB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7A1256C8"/>
    <w:multiLevelType w:val="hybridMultilevel"/>
    <w:tmpl w:val="DB9A44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7D212D02"/>
    <w:multiLevelType w:val="hybridMultilevel"/>
    <w:tmpl w:val="9E20B588"/>
    <w:lvl w:ilvl="0" w:tplc="D6E801CE">
      <w:start w:val="1"/>
      <w:numFmt w:val="decimal"/>
      <w:lvlText w:val="%1."/>
      <w:lvlJc w:val="left"/>
      <w:pPr>
        <w:ind w:left="720" w:hanging="360"/>
      </w:pPr>
    </w:lvl>
    <w:lvl w:ilvl="1" w:tplc="9EA808B0">
      <w:start w:val="1"/>
      <w:numFmt w:val="decimal"/>
      <w:lvlText w:val="%2."/>
      <w:lvlJc w:val="left"/>
      <w:pPr>
        <w:ind w:left="720" w:hanging="360"/>
      </w:pPr>
    </w:lvl>
    <w:lvl w:ilvl="2" w:tplc="AAFC1F5A">
      <w:start w:val="1"/>
      <w:numFmt w:val="decimal"/>
      <w:lvlText w:val="%3."/>
      <w:lvlJc w:val="left"/>
      <w:pPr>
        <w:ind w:left="720" w:hanging="360"/>
      </w:pPr>
    </w:lvl>
    <w:lvl w:ilvl="3" w:tplc="102E1A28">
      <w:start w:val="1"/>
      <w:numFmt w:val="decimal"/>
      <w:lvlText w:val="%4."/>
      <w:lvlJc w:val="left"/>
      <w:pPr>
        <w:ind w:left="720" w:hanging="360"/>
      </w:pPr>
    </w:lvl>
    <w:lvl w:ilvl="4" w:tplc="B8C860BC">
      <w:start w:val="1"/>
      <w:numFmt w:val="decimal"/>
      <w:lvlText w:val="%5."/>
      <w:lvlJc w:val="left"/>
      <w:pPr>
        <w:ind w:left="720" w:hanging="360"/>
      </w:pPr>
    </w:lvl>
    <w:lvl w:ilvl="5" w:tplc="A07EA7BA">
      <w:start w:val="1"/>
      <w:numFmt w:val="decimal"/>
      <w:lvlText w:val="%6."/>
      <w:lvlJc w:val="left"/>
      <w:pPr>
        <w:ind w:left="720" w:hanging="360"/>
      </w:pPr>
    </w:lvl>
    <w:lvl w:ilvl="6" w:tplc="13D66204">
      <w:start w:val="1"/>
      <w:numFmt w:val="decimal"/>
      <w:lvlText w:val="%7."/>
      <w:lvlJc w:val="left"/>
      <w:pPr>
        <w:ind w:left="720" w:hanging="360"/>
      </w:pPr>
    </w:lvl>
    <w:lvl w:ilvl="7" w:tplc="AC0612E4">
      <w:start w:val="1"/>
      <w:numFmt w:val="decimal"/>
      <w:lvlText w:val="%8."/>
      <w:lvlJc w:val="left"/>
      <w:pPr>
        <w:ind w:left="720" w:hanging="360"/>
      </w:pPr>
    </w:lvl>
    <w:lvl w:ilvl="8" w:tplc="0E565938">
      <w:start w:val="1"/>
      <w:numFmt w:val="decimal"/>
      <w:lvlText w:val="%9."/>
      <w:lvlJc w:val="left"/>
      <w:pPr>
        <w:ind w:left="720" w:hanging="360"/>
      </w:pPr>
    </w:lvl>
  </w:abstractNum>
  <w:num w:numId="1" w16cid:durableId="1683317233">
    <w:abstractNumId w:val="17"/>
  </w:num>
  <w:num w:numId="2" w16cid:durableId="78871079">
    <w:abstractNumId w:val="4"/>
  </w:num>
  <w:num w:numId="3" w16cid:durableId="783310938">
    <w:abstractNumId w:val="22"/>
  </w:num>
  <w:num w:numId="4" w16cid:durableId="699474103">
    <w:abstractNumId w:val="35"/>
  </w:num>
  <w:num w:numId="5" w16cid:durableId="1090589837">
    <w:abstractNumId w:val="21"/>
  </w:num>
  <w:num w:numId="6" w16cid:durableId="2043438857">
    <w:abstractNumId w:val="44"/>
  </w:num>
  <w:num w:numId="7" w16cid:durableId="149567932">
    <w:abstractNumId w:val="9"/>
  </w:num>
  <w:num w:numId="8" w16cid:durableId="375542622">
    <w:abstractNumId w:val="51"/>
  </w:num>
  <w:num w:numId="9" w16cid:durableId="201675774">
    <w:abstractNumId w:val="48"/>
  </w:num>
  <w:num w:numId="10" w16cid:durableId="1996448025">
    <w:abstractNumId w:val="36"/>
  </w:num>
  <w:num w:numId="11" w16cid:durableId="2035379551">
    <w:abstractNumId w:val="16"/>
  </w:num>
  <w:num w:numId="12" w16cid:durableId="367028808">
    <w:abstractNumId w:val="22"/>
    <w:lvlOverride w:ilvl="0">
      <w:startOverride w:val="1"/>
    </w:lvlOverride>
  </w:num>
  <w:num w:numId="13" w16cid:durableId="1249273222">
    <w:abstractNumId w:val="22"/>
    <w:lvlOverride w:ilvl="0">
      <w:startOverride w:val="1"/>
    </w:lvlOverride>
  </w:num>
  <w:num w:numId="14" w16cid:durableId="1968926168">
    <w:abstractNumId w:val="34"/>
  </w:num>
  <w:num w:numId="15" w16cid:durableId="1819224152">
    <w:abstractNumId w:val="40"/>
  </w:num>
  <w:num w:numId="16" w16cid:durableId="155190616">
    <w:abstractNumId w:val="13"/>
  </w:num>
  <w:num w:numId="17" w16cid:durableId="618879404">
    <w:abstractNumId w:val="50"/>
  </w:num>
  <w:num w:numId="18" w16cid:durableId="2039812186">
    <w:abstractNumId w:val="23"/>
  </w:num>
  <w:num w:numId="19" w16cid:durableId="1424298101">
    <w:abstractNumId w:val="1"/>
  </w:num>
  <w:num w:numId="20" w16cid:durableId="1589266302">
    <w:abstractNumId w:val="22"/>
    <w:lvlOverride w:ilvl="0">
      <w:startOverride w:val="1"/>
    </w:lvlOverride>
  </w:num>
  <w:num w:numId="21" w16cid:durableId="1467889907">
    <w:abstractNumId w:val="6"/>
  </w:num>
  <w:num w:numId="22" w16cid:durableId="1212616222">
    <w:abstractNumId w:val="42"/>
  </w:num>
  <w:num w:numId="23" w16cid:durableId="1552233627">
    <w:abstractNumId w:val="31"/>
  </w:num>
  <w:num w:numId="24" w16cid:durableId="860750925">
    <w:abstractNumId w:val="41"/>
  </w:num>
  <w:num w:numId="25" w16cid:durableId="1692413253">
    <w:abstractNumId w:val="22"/>
    <w:lvlOverride w:ilvl="0">
      <w:startOverride w:val="1"/>
    </w:lvlOverride>
  </w:num>
  <w:num w:numId="26" w16cid:durableId="304243883">
    <w:abstractNumId w:val="28"/>
  </w:num>
  <w:num w:numId="27" w16cid:durableId="2045978860">
    <w:abstractNumId w:val="52"/>
  </w:num>
  <w:num w:numId="28" w16cid:durableId="1921134073">
    <w:abstractNumId w:val="8"/>
  </w:num>
  <w:num w:numId="29" w16cid:durableId="1276055486">
    <w:abstractNumId w:val="11"/>
  </w:num>
  <w:num w:numId="30" w16cid:durableId="2141991869">
    <w:abstractNumId w:val="7"/>
  </w:num>
  <w:num w:numId="31" w16cid:durableId="246231589">
    <w:abstractNumId w:val="49"/>
  </w:num>
  <w:num w:numId="32" w16cid:durableId="1437406048">
    <w:abstractNumId w:val="22"/>
    <w:lvlOverride w:ilvl="0">
      <w:startOverride w:val="1"/>
    </w:lvlOverride>
  </w:num>
  <w:num w:numId="33" w16cid:durableId="1483354472">
    <w:abstractNumId w:val="10"/>
  </w:num>
  <w:num w:numId="34" w16cid:durableId="410660398">
    <w:abstractNumId w:val="22"/>
    <w:lvlOverride w:ilvl="0">
      <w:startOverride w:val="1"/>
    </w:lvlOverride>
  </w:num>
  <w:num w:numId="35" w16cid:durableId="609094267">
    <w:abstractNumId w:val="33"/>
  </w:num>
  <w:num w:numId="36" w16cid:durableId="125900214">
    <w:abstractNumId w:val="5"/>
  </w:num>
  <w:num w:numId="37" w16cid:durableId="1701205202">
    <w:abstractNumId w:val="22"/>
    <w:lvlOverride w:ilvl="0">
      <w:startOverride w:val="1"/>
    </w:lvlOverride>
  </w:num>
  <w:num w:numId="38" w16cid:durableId="752893903">
    <w:abstractNumId w:val="20"/>
  </w:num>
  <w:num w:numId="39" w16cid:durableId="1008559159">
    <w:abstractNumId w:val="22"/>
    <w:lvlOverride w:ilvl="0">
      <w:startOverride w:val="1"/>
    </w:lvlOverride>
  </w:num>
  <w:num w:numId="40" w16cid:durableId="1536308683">
    <w:abstractNumId w:val="19"/>
  </w:num>
  <w:num w:numId="41" w16cid:durableId="1127940339">
    <w:abstractNumId w:val="26"/>
  </w:num>
  <w:num w:numId="42" w16cid:durableId="1371148769">
    <w:abstractNumId w:val="15"/>
  </w:num>
  <w:num w:numId="43" w16cid:durableId="584463280">
    <w:abstractNumId w:val="4"/>
  </w:num>
  <w:num w:numId="44" w16cid:durableId="863056357">
    <w:abstractNumId w:val="25"/>
  </w:num>
  <w:num w:numId="45" w16cid:durableId="861284953">
    <w:abstractNumId w:val="45"/>
  </w:num>
  <w:num w:numId="46" w16cid:durableId="1013145319">
    <w:abstractNumId w:val="2"/>
  </w:num>
  <w:num w:numId="47" w16cid:durableId="1135030720">
    <w:abstractNumId w:val="22"/>
    <w:lvlOverride w:ilvl="0">
      <w:startOverride w:val="1"/>
    </w:lvlOverride>
  </w:num>
  <w:num w:numId="48" w16cid:durableId="1053506161">
    <w:abstractNumId w:val="14"/>
  </w:num>
  <w:num w:numId="49" w16cid:durableId="1438403900">
    <w:abstractNumId w:val="12"/>
  </w:num>
  <w:num w:numId="50" w16cid:durableId="1011444151">
    <w:abstractNumId w:val="43"/>
  </w:num>
  <w:num w:numId="51" w16cid:durableId="1050110945">
    <w:abstractNumId w:val="0"/>
  </w:num>
  <w:num w:numId="52" w16cid:durableId="1596790815">
    <w:abstractNumId w:val="18"/>
  </w:num>
  <w:num w:numId="53" w16cid:durableId="2052531833">
    <w:abstractNumId w:val="47"/>
  </w:num>
  <w:num w:numId="54" w16cid:durableId="556546856">
    <w:abstractNumId w:val="39"/>
  </w:num>
  <w:num w:numId="55" w16cid:durableId="1932160146">
    <w:abstractNumId w:val="30"/>
  </w:num>
  <w:num w:numId="56" w16cid:durableId="476144537">
    <w:abstractNumId w:val="32"/>
  </w:num>
  <w:num w:numId="57" w16cid:durableId="1438646437">
    <w:abstractNumId w:val="29"/>
  </w:num>
  <w:num w:numId="58" w16cid:durableId="1107509348">
    <w:abstractNumId w:val="27"/>
  </w:num>
  <w:num w:numId="59" w16cid:durableId="359168390">
    <w:abstractNumId w:val="38"/>
  </w:num>
  <w:num w:numId="60" w16cid:durableId="2059812843">
    <w:abstractNumId w:val="24"/>
  </w:num>
  <w:num w:numId="61" w16cid:durableId="1221406865">
    <w:abstractNumId w:val="37"/>
  </w:num>
  <w:num w:numId="62" w16cid:durableId="1002901302">
    <w:abstractNumId w:val="46"/>
  </w:num>
  <w:num w:numId="63" w16cid:durableId="237637680">
    <w:abstractNumId w:val="53"/>
  </w:num>
  <w:num w:numId="64" w16cid:durableId="900824540">
    <w:abstractNumId w:val="3"/>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mond YANG (MAS)">
    <w15:presenceInfo w15:providerId="AD" w15:userId="S::Wilmond_YANG@mas.gov.sg::7f27a599-5523-4268-9d1a-68073c821b15"/>
  </w15:person>
  <w15:person w15:author="Sharmaine TAN (MAS)">
    <w15:presenceInfo w15:providerId="AD" w15:userId="S::Sharmaine_TAN@mas.gov.sg::53d78515-1965-4127-ba12-71ff653a0afb"/>
  </w15:person>
  <w15:person w15:author="Han Xie CHAI (MAS)">
    <w15:presenceInfo w15:providerId="AD" w15:userId="S::CHAI_Han_Xie@mas.gov.sg::80f12148-06b1-492b-b8c7-aac420d8e99b"/>
  </w15:person>
  <w15:person w15:author="Jasmine WL TEO (MAS)">
    <w15:presenceInfo w15:providerId="AD" w15:userId="S::Jasmine_WL_TEO@mas.gov.sg::34413f05-e986-4e09-8778-ae4fd1a20dfb"/>
  </w15:person>
  <w15:person w15:author="Akila BALAKRISHNAN from.OPTIMUM (MAS)">
    <w15:presenceInfo w15:providerId="AD" w15:userId="S::Akila_BALAKRISHNAN_from.OPTIMUM@mas.gov.sg::bb367706-a359-4b5d-b399-1cbc174d69bd"/>
  </w15:person>
  <w15:person w15:author="Sin Fong TAN (MAS)">
    <w15:presenceInfo w15:providerId="AD" w15:userId="S::TAN_Sin_Fong@mas.gov.sg::17185652-61b4-4297-a0c6-262e8c7209d5"/>
  </w15:person>
  <w15:person w15:author="Sophia TAN (MAS)">
    <w15:presenceInfo w15:providerId="AD" w15:userId="S::Sophia_TAN@mas.gov.sg::2b779c5d-e84f-4f2c-9be8-274fc36c60ae"/>
  </w15:person>
  <w15:person w15:author="SOE\c_seelamreddy">
    <w15:presenceInfo w15:providerId="None" w15:userId="SOE\c_seelamreddy"/>
  </w15:person>
  <w15:person w15:author="Eugene CHEONG from.TOPPAN (MAS)">
    <w15:presenceInfo w15:providerId="AD" w15:userId="S::Eugene_CHEONG_from.TOPPAN@mas.gov.sg::6ce6a86c-5471-4030-8593-d07579285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7C"/>
    <w:rsid w:val="00003500"/>
    <w:rsid w:val="000069CA"/>
    <w:rsid w:val="00006EF3"/>
    <w:rsid w:val="00012290"/>
    <w:rsid w:val="0001234A"/>
    <w:rsid w:val="00014D62"/>
    <w:rsid w:val="00021C61"/>
    <w:rsid w:val="00022A51"/>
    <w:rsid w:val="00031650"/>
    <w:rsid w:val="000340A9"/>
    <w:rsid w:val="00036164"/>
    <w:rsid w:val="000365A8"/>
    <w:rsid w:val="00036618"/>
    <w:rsid w:val="00037032"/>
    <w:rsid w:val="000479DF"/>
    <w:rsid w:val="0005416D"/>
    <w:rsid w:val="000561A6"/>
    <w:rsid w:val="00056F27"/>
    <w:rsid w:val="0006036F"/>
    <w:rsid w:val="000617F4"/>
    <w:rsid w:val="00061F60"/>
    <w:rsid w:val="0006229B"/>
    <w:rsid w:val="00065969"/>
    <w:rsid w:val="00071934"/>
    <w:rsid w:val="00071F3F"/>
    <w:rsid w:val="0007299A"/>
    <w:rsid w:val="000813D2"/>
    <w:rsid w:val="00081AF0"/>
    <w:rsid w:val="00082C44"/>
    <w:rsid w:val="00084082"/>
    <w:rsid w:val="00087582"/>
    <w:rsid w:val="00093118"/>
    <w:rsid w:val="000A080E"/>
    <w:rsid w:val="000A0E90"/>
    <w:rsid w:val="000A2B94"/>
    <w:rsid w:val="000A4F71"/>
    <w:rsid w:val="000A7234"/>
    <w:rsid w:val="000C00E5"/>
    <w:rsid w:val="000C0377"/>
    <w:rsid w:val="000C3636"/>
    <w:rsid w:val="000C3AAF"/>
    <w:rsid w:val="000C526A"/>
    <w:rsid w:val="000C59F9"/>
    <w:rsid w:val="000D09B5"/>
    <w:rsid w:val="000D3225"/>
    <w:rsid w:val="000D581C"/>
    <w:rsid w:val="000D68BA"/>
    <w:rsid w:val="000E0FDC"/>
    <w:rsid w:val="000E1597"/>
    <w:rsid w:val="000E1F51"/>
    <w:rsid w:val="000E39F4"/>
    <w:rsid w:val="000E5D7D"/>
    <w:rsid w:val="000F6657"/>
    <w:rsid w:val="001031FB"/>
    <w:rsid w:val="00113191"/>
    <w:rsid w:val="00121954"/>
    <w:rsid w:val="00122A68"/>
    <w:rsid w:val="00126D82"/>
    <w:rsid w:val="001275CD"/>
    <w:rsid w:val="00136D7D"/>
    <w:rsid w:val="001407FE"/>
    <w:rsid w:val="00141445"/>
    <w:rsid w:val="00144A3B"/>
    <w:rsid w:val="001464E2"/>
    <w:rsid w:val="001518D4"/>
    <w:rsid w:val="001533E7"/>
    <w:rsid w:val="00153CA5"/>
    <w:rsid w:val="0015544D"/>
    <w:rsid w:val="001569E9"/>
    <w:rsid w:val="0016100E"/>
    <w:rsid w:val="00162AA7"/>
    <w:rsid w:val="00170B74"/>
    <w:rsid w:val="00174209"/>
    <w:rsid w:val="00181D6D"/>
    <w:rsid w:val="00187581"/>
    <w:rsid w:val="00187D7C"/>
    <w:rsid w:val="001923F8"/>
    <w:rsid w:val="001966BD"/>
    <w:rsid w:val="001B5E68"/>
    <w:rsid w:val="001B607F"/>
    <w:rsid w:val="001C2A0C"/>
    <w:rsid w:val="001C4A30"/>
    <w:rsid w:val="001C4B13"/>
    <w:rsid w:val="001D1396"/>
    <w:rsid w:val="001D20B0"/>
    <w:rsid w:val="001D514A"/>
    <w:rsid w:val="001D527C"/>
    <w:rsid w:val="001D6A00"/>
    <w:rsid w:val="001D7A69"/>
    <w:rsid w:val="001E7865"/>
    <w:rsid w:val="001F1499"/>
    <w:rsid w:val="001F7298"/>
    <w:rsid w:val="002015DA"/>
    <w:rsid w:val="002019B9"/>
    <w:rsid w:val="00201BB0"/>
    <w:rsid w:val="0020468A"/>
    <w:rsid w:val="00205384"/>
    <w:rsid w:val="002125E9"/>
    <w:rsid w:val="00212F1E"/>
    <w:rsid w:val="002230BB"/>
    <w:rsid w:val="0022684C"/>
    <w:rsid w:val="00231832"/>
    <w:rsid w:val="00236E90"/>
    <w:rsid w:val="00240C9E"/>
    <w:rsid w:val="00247976"/>
    <w:rsid w:val="00254227"/>
    <w:rsid w:val="00262882"/>
    <w:rsid w:val="00264BBE"/>
    <w:rsid w:val="0026632B"/>
    <w:rsid w:val="00266B8C"/>
    <w:rsid w:val="002704D7"/>
    <w:rsid w:val="00270FB4"/>
    <w:rsid w:val="00274090"/>
    <w:rsid w:val="00277DC3"/>
    <w:rsid w:val="00280CAE"/>
    <w:rsid w:val="00282503"/>
    <w:rsid w:val="00284B9B"/>
    <w:rsid w:val="00285353"/>
    <w:rsid w:val="00290BCC"/>
    <w:rsid w:val="00294666"/>
    <w:rsid w:val="00294D6E"/>
    <w:rsid w:val="002A3362"/>
    <w:rsid w:val="002A4108"/>
    <w:rsid w:val="002A7F8A"/>
    <w:rsid w:val="002B3AC6"/>
    <w:rsid w:val="002B4897"/>
    <w:rsid w:val="002B6E98"/>
    <w:rsid w:val="002C2C99"/>
    <w:rsid w:val="002C4698"/>
    <w:rsid w:val="002C4E44"/>
    <w:rsid w:val="002C727D"/>
    <w:rsid w:val="002E16BC"/>
    <w:rsid w:val="002E4CD1"/>
    <w:rsid w:val="002E5F54"/>
    <w:rsid w:val="002E6DD0"/>
    <w:rsid w:val="002F0242"/>
    <w:rsid w:val="002F0331"/>
    <w:rsid w:val="002F0B3D"/>
    <w:rsid w:val="002F1BCC"/>
    <w:rsid w:val="002F2766"/>
    <w:rsid w:val="002F3472"/>
    <w:rsid w:val="002F4DF0"/>
    <w:rsid w:val="0030485F"/>
    <w:rsid w:val="003101D3"/>
    <w:rsid w:val="003104C8"/>
    <w:rsid w:val="0031290C"/>
    <w:rsid w:val="00320817"/>
    <w:rsid w:val="00322AF4"/>
    <w:rsid w:val="00332791"/>
    <w:rsid w:val="00336CA4"/>
    <w:rsid w:val="0034050D"/>
    <w:rsid w:val="00340E44"/>
    <w:rsid w:val="00345DEC"/>
    <w:rsid w:val="00346A80"/>
    <w:rsid w:val="00360F0D"/>
    <w:rsid w:val="00364842"/>
    <w:rsid w:val="0036559F"/>
    <w:rsid w:val="0037343A"/>
    <w:rsid w:val="003753D3"/>
    <w:rsid w:val="003756BC"/>
    <w:rsid w:val="00380D00"/>
    <w:rsid w:val="00382016"/>
    <w:rsid w:val="00383100"/>
    <w:rsid w:val="00385686"/>
    <w:rsid w:val="003868C2"/>
    <w:rsid w:val="003874AB"/>
    <w:rsid w:val="00390C7A"/>
    <w:rsid w:val="00393401"/>
    <w:rsid w:val="003A02EB"/>
    <w:rsid w:val="003A6FB6"/>
    <w:rsid w:val="003A74E0"/>
    <w:rsid w:val="003A7E39"/>
    <w:rsid w:val="003B35DB"/>
    <w:rsid w:val="003B6821"/>
    <w:rsid w:val="003B7248"/>
    <w:rsid w:val="003C079A"/>
    <w:rsid w:val="003C0DF0"/>
    <w:rsid w:val="003C1670"/>
    <w:rsid w:val="003C1BFD"/>
    <w:rsid w:val="003C2F80"/>
    <w:rsid w:val="003C3F05"/>
    <w:rsid w:val="003C4DA1"/>
    <w:rsid w:val="003C7EDD"/>
    <w:rsid w:val="003D390C"/>
    <w:rsid w:val="003D3B58"/>
    <w:rsid w:val="003D5D10"/>
    <w:rsid w:val="003D768E"/>
    <w:rsid w:val="003E588C"/>
    <w:rsid w:val="003E7664"/>
    <w:rsid w:val="003F1708"/>
    <w:rsid w:val="003F3864"/>
    <w:rsid w:val="003F68BC"/>
    <w:rsid w:val="004018B6"/>
    <w:rsid w:val="00404172"/>
    <w:rsid w:val="004048D2"/>
    <w:rsid w:val="00407ED6"/>
    <w:rsid w:val="0041115C"/>
    <w:rsid w:val="0042124A"/>
    <w:rsid w:val="00422AAE"/>
    <w:rsid w:val="00422FC5"/>
    <w:rsid w:val="00425737"/>
    <w:rsid w:val="00427414"/>
    <w:rsid w:val="004366FF"/>
    <w:rsid w:val="004407EA"/>
    <w:rsid w:val="00441E08"/>
    <w:rsid w:val="0044386B"/>
    <w:rsid w:val="004505D5"/>
    <w:rsid w:val="0045194E"/>
    <w:rsid w:val="00452480"/>
    <w:rsid w:val="00455E05"/>
    <w:rsid w:val="00460A94"/>
    <w:rsid w:val="00462C6D"/>
    <w:rsid w:val="00463C82"/>
    <w:rsid w:val="004641EC"/>
    <w:rsid w:val="00474AFC"/>
    <w:rsid w:val="0047661F"/>
    <w:rsid w:val="00481A26"/>
    <w:rsid w:val="004839FA"/>
    <w:rsid w:val="00490655"/>
    <w:rsid w:val="004A0D29"/>
    <w:rsid w:val="004B02D3"/>
    <w:rsid w:val="004B15DC"/>
    <w:rsid w:val="004B1E73"/>
    <w:rsid w:val="004B4837"/>
    <w:rsid w:val="004B7C1A"/>
    <w:rsid w:val="004C358F"/>
    <w:rsid w:val="004D4172"/>
    <w:rsid w:val="004D5BDD"/>
    <w:rsid w:val="004D5EF5"/>
    <w:rsid w:val="004E08F0"/>
    <w:rsid w:val="004E25EB"/>
    <w:rsid w:val="004E3721"/>
    <w:rsid w:val="004F13B6"/>
    <w:rsid w:val="00505B72"/>
    <w:rsid w:val="00506C85"/>
    <w:rsid w:val="00507F90"/>
    <w:rsid w:val="00513FB5"/>
    <w:rsid w:val="00514599"/>
    <w:rsid w:val="00521E66"/>
    <w:rsid w:val="00527E04"/>
    <w:rsid w:val="00532D97"/>
    <w:rsid w:val="00533778"/>
    <w:rsid w:val="005360B6"/>
    <w:rsid w:val="00537815"/>
    <w:rsid w:val="00544530"/>
    <w:rsid w:val="005463B3"/>
    <w:rsid w:val="00552FCA"/>
    <w:rsid w:val="005530E8"/>
    <w:rsid w:val="00560800"/>
    <w:rsid w:val="005616F1"/>
    <w:rsid w:val="005664F7"/>
    <w:rsid w:val="0056786F"/>
    <w:rsid w:val="005708C3"/>
    <w:rsid w:val="00571431"/>
    <w:rsid w:val="00575610"/>
    <w:rsid w:val="00575B90"/>
    <w:rsid w:val="005841A6"/>
    <w:rsid w:val="00595A88"/>
    <w:rsid w:val="005A0AFB"/>
    <w:rsid w:val="005A1D4F"/>
    <w:rsid w:val="005A27BE"/>
    <w:rsid w:val="005A53C4"/>
    <w:rsid w:val="005A70A9"/>
    <w:rsid w:val="005B15A8"/>
    <w:rsid w:val="005B2CFD"/>
    <w:rsid w:val="005C0FB2"/>
    <w:rsid w:val="005C798F"/>
    <w:rsid w:val="005D4E0A"/>
    <w:rsid w:val="005D51FF"/>
    <w:rsid w:val="005D5FC6"/>
    <w:rsid w:val="005D6F40"/>
    <w:rsid w:val="005E04BE"/>
    <w:rsid w:val="005E5CFD"/>
    <w:rsid w:val="005E7881"/>
    <w:rsid w:val="005F10C3"/>
    <w:rsid w:val="005F251E"/>
    <w:rsid w:val="00600754"/>
    <w:rsid w:val="00601FC8"/>
    <w:rsid w:val="006037A4"/>
    <w:rsid w:val="0060745D"/>
    <w:rsid w:val="00613C1D"/>
    <w:rsid w:val="006162CB"/>
    <w:rsid w:val="00616803"/>
    <w:rsid w:val="00617A59"/>
    <w:rsid w:val="00621AAF"/>
    <w:rsid w:val="00622A7F"/>
    <w:rsid w:val="00624C3D"/>
    <w:rsid w:val="00630DA3"/>
    <w:rsid w:val="0063227F"/>
    <w:rsid w:val="006350ED"/>
    <w:rsid w:val="00635743"/>
    <w:rsid w:val="006403F7"/>
    <w:rsid w:val="006422D6"/>
    <w:rsid w:val="00645252"/>
    <w:rsid w:val="006503C6"/>
    <w:rsid w:val="006522E4"/>
    <w:rsid w:val="006536A6"/>
    <w:rsid w:val="00653D93"/>
    <w:rsid w:val="00654723"/>
    <w:rsid w:val="006555A2"/>
    <w:rsid w:val="00657D88"/>
    <w:rsid w:val="00660148"/>
    <w:rsid w:val="006750EF"/>
    <w:rsid w:val="00681304"/>
    <w:rsid w:val="00681D51"/>
    <w:rsid w:val="00682637"/>
    <w:rsid w:val="0068320A"/>
    <w:rsid w:val="00685A7B"/>
    <w:rsid w:val="00690F80"/>
    <w:rsid w:val="00691BEB"/>
    <w:rsid w:val="006928E3"/>
    <w:rsid w:val="006A6DB2"/>
    <w:rsid w:val="006B2F47"/>
    <w:rsid w:val="006B35E0"/>
    <w:rsid w:val="006B3E0A"/>
    <w:rsid w:val="006B6C65"/>
    <w:rsid w:val="006C2587"/>
    <w:rsid w:val="006D3D74"/>
    <w:rsid w:val="006D4084"/>
    <w:rsid w:val="006E117F"/>
    <w:rsid w:val="006E1AD4"/>
    <w:rsid w:val="006E2D84"/>
    <w:rsid w:val="006F10FD"/>
    <w:rsid w:val="006F4068"/>
    <w:rsid w:val="006F5565"/>
    <w:rsid w:val="006F7B77"/>
    <w:rsid w:val="0070117E"/>
    <w:rsid w:val="00702F18"/>
    <w:rsid w:val="00703A2C"/>
    <w:rsid w:val="00706369"/>
    <w:rsid w:val="007122D4"/>
    <w:rsid w:val="007133F0"/>
    <w:rsid w:val="00714A2E"/>
    <w:rsid w:val="00721FEC"/>
    <w:rsid w:val="0072387B"/>
    <w:rsid w:val="00732BEF"/>
    <w:rsid w:val="0073459A"/>
    <w:rsid w:val="00734808"/>
    <w:rsid w:val="00734BA5"/>
    <w:rsid w:val="007351FF"/>
    <w:rsid w:val="00735375"/>
    <w:rsid w:val="00741309"/>
    <w:rsid w:val="00741D9C"/>
    <w:rsid w:val="0074382F"/>
    <w:rsid w:val="00750954"/>
    <w:rsid w:val="007526CA"/>
    <w:rsid w:val="00753ACC"/>
    <w:rsid w:val="00770DA3"/>
    <w:rsid w:val="00776F57"/>
    <w:rsid w:val="007836FA"/>
    <w:rsid w:val="00784547"/>
    <w:rsid w:val="00784784"/>
    <w:rsid w:val="00787BCD"/>
    <w:rsid w:val="00790D1B"/>
    <w:rsid w:val="007937BD"/>
    <w:rsid w:val="0079410A"/>
    <w:rsid w:val="00795F72"/>
    <w:rsid w:val="007975FE"/>
    <w:rsid w:val="007A2C01"/>
    <w:rsid w:val="007B02A6"/>
    <w:rsid w:val="007B0E2A"/>
    <w:rsid w:val="007B0EC5"/>
    <w:rsid w:val="007B5517"/>
    <w:rsid w:val="007C2D4C"/>
    <w:rsid w:val="007C4768"/>
    <w:rsid w:val="007C4C8E"/>
    <w:rsid w:val="007C5387"/>
    <w:rsid w:val="007C60ED"/>
    <w:rsid w:val="007C7437"/>
    <w:rsid w:val="007C78F0"/>
    <w:rsid w:val="007C7C05"/>
    <w:rsid w:val="007C7C7F"/>
    <w:rsid w:val="007D42B7"/>
    <w:rsid w:val="007D5B1B"/>
    <w:rsid w:val="007D7B67"/>
    <w:rsid w:val="007E1B6A"/>
    <w:rsid w:val="007E288D"/>
    <w:rsid w:val="007E2DC0"/>
    <w:rsid w:val="007E5CE0"/>
    <w:rsid w:val="007E7837"/>
    <w:rsid w:val="007E7E38"/>
    <w:rsid w:val="007F1828"/>
    <w:rsid w:val="007F7E09"/>
    <w:rsid w:val="00800215"/>
    <w:rsid w:val="00801AB1"/>
    <w:rsid w:val="00804C65"/>
    <w:rsid w:val="008053CE"/>
    <w:rsid w:val="00811088"/>
    <w:rsid w:val="00814E4F"/>
    <w:rsid w:val="0082385F"/>
    <w:rsid w:val="00823DC0"/>
    <w:rsid w:val="00827CB6"/>
    <w:rsid w:val="0083569A"/>
    <w:rsid w:val="008364CD"/>
    <w:rsid w:val="008378B6"/>
    <w:rsid w:val="00837962"/>
    <w:rsid w:val="00843322"/>
    <w:rsid w:val="00844202"/>
    <w:rsid w:val="0084442C"/>
    <w:rsid w:val="00847770"/>
    <w:rsid w:val="00850146"/>
    <w:rsid w:val="00852936"/>
    <w:rsid w:val="00863B7C"/>
    <w:rsid w:val="008653A0"/>
    <w:rsid w:val="00873799"/>
    <w:rsid w:val="0087622F"/>
    <w:rsid w:val="00880C93"/>
    <w:rsid w:val="00883C2D"/>
    <w:rsid w:val="00884690"/>
    <w:rsid w:val="008855DF"/>
    <w:rsid w:val="00886E61"/>
    <w:rsid w:val="0088717C"/>
    <w:rsid w:val="0088737B"/>
    <w:rsid w:val="008914E1"/>
    <w:rsid w:val="00891C6E"/>
    <w:rsid w:val="008954B9"/>
    <w:rsid w:val="00896392"/>
    <w:rsid w:val="008977AC"/>
    <w:rsid w:val="008A4215"/>
    <w:rsid w:val="008A510B"/>
    <w:rsid w:val="008C1F4F"/>
    <w:rsid w:val="008C25BA"/>
    <w:rsid w:val="008C2C02"/>
    <w:rsid w:val="008C4FA2"/>
    <w:rsid w:val="008C7AF1"/>
    <w:rsid w:val="008D104E"/>
    <w:rsid w:val="008D1341"/>
    <w:rsid w:val="008D34EE"/>
    <w:rsid w:val="008D5CD1"/>
    <w:rsid w:val="008D61FA"/>
    <w:rsid w:val="008D6C64"/>
    <w:rsid w:val="008E584A"/>
    <w:rsid w:val="008E5F58"/>
    <w:rsid w:val="008F0B7D"/>
    <w:rsid w:val="008F3B02"/>
    <w:rsid w:val="008F5EF9"/>
    <w:rsid w:val="00901D62"/>
    <w:rsid w:val="0090437A"/>
    <w:rsid w:val="00910FF7"/>
    <w:rsid w:val="00911049"/>
    <w:rsid w:val="00932D9C"/>
    <w:rsid w:val="00941F31"/>
    <w:rsid w:val="0094361A"/>
    <w:rsid w:val="009454A8"/>
    <w:rsid w:val="009510CF"/>
    <w:rsid w:val="00955A15"/>
    <w:rsid w:val="00966A9D"/>
    <w:rsid w:val="009674A9"/>
    <w:rsid w:val="00970660"/>
    <w:rsid w:val="00972053"/>
    <w:rsid w:val="00983893"/>
    <w:rsid w:val="00984BA7"/>
    <w:rsid w:val="00985209"/>
    <w:rsid w:val="00987211"/>
    <w:rsid w:val="00987875"/>
    <w:rsid w:val="009879E3"/>
    <w:rsid w:val="009925B4"/>
    <w:rsid w:val="00993D59"/>
    <w:rsid w:val="00996F74"/>
    <w:rsid w:val="00997DA9"/>
    <w:rsid w:val="00997E07"/>
    <w:rsid w:val="009A0564"/>
    <w:rsid w:val="009A1115"/>
    <w:rsid w:val="009A1CED"/>
    <w:rsid w:val="009A4B0B"/>
    <w:rsid w:val="009A5B91"/>
    <w:rsid w:val="009B2D23"/>
    <w:rsid w:val="009B64DA"/>
    <w:rsid w:val="009B69D9"/>
    <w:rsid w:val="009C5C46"/>
    <w:rsid w:val="009D0199"/>
    <w:rsid w:val="009E757A"/>
    <w:rsid w:val="009E7B42"/>
    <w:rsid w:val="009F2623"/>
    <w:rsid w:val="009F3006"/>
    <w:rsid w:val="00A0282D"/>
    <w:rsid w:val="00A02DDA"/>
    <w:rsid w:val="00A03B56"/>
    <w:rsid w:val="00A03DC5"/>
    <w:rsid w:val="00A05331"/>
    <w:rsid w:val="00A07787"/>
    <w:rsid w:val="00A123C9"/>
    <w:rsid w:val="00A13C80"/>
    <w:rsid w:val="00A14B23"/>
    <w:rsid w:val="00A156E5"/>
    <w:rsid w:val="00A30D0B"/>
    <w:rsid w:val="00A3314C"/>
    <w:rsid w:val="00A37C8E"/>
    <w:rsid w:val="00A46F9E"/>
    <w:rsid w:val="00A50237"/>
    <w:rsid w:val="00A54A22"/>
    <w:rsid w:val="00A55A22"/>
    <w:rsid w:val="00A66A7D"/>
    <w:rsid w:val="00A721A9"/>
    <w:rsid w:val="00A726B0"/>
    <w:rsid w:val="00A72FA6"/>
    <w:rsid w:val="00A73722"/>
    <w:rsid w:val="00A8647B"/>
    <w:rsid w:val="00A9204E"/>
    <w:rsid w:val="00A95592"/>
    <w:rsid w:val="00AA2511"/>
    <w:rsid w:val="00AA3AF0"/>
    <w:rsid w:val="00AA44A3"/>
    <w:rsid w:val="00AA73E8"/>
    <w:rsid w:val="00AB0B85"/>
    <w:rsid w:val="00AB4303"/>
    <w:rsid w:val="00AB68EB"/>
    <w:rsid w:val="00AC0954"/>
    <w:rsid w:val="00AC0961"/>
    <w:rsid w:val="00AC096A"/>
    <w:rsid w:val="00AC326A"/>
    <w:rsid w:val="00AC4764"/>
    <w:rsid w:val="00AC65A6"/>
    <w:rsid w:val="00AD15A2"/>
    <w:rsid w:val="00AD1F60"/>
    <w:rsid w:val="00AE0AFE"/>
    <w:rsid w:val="00AE0C51"/>
    <w:rsid w:val="00AE6726"/>
    <w:rsid w:val="00AF1DA7"/>
    <w:rsid w:val="00AF42C2"/>
    <w:rsid w:val="00AF454C"/>
    <w:rsid w:val="00AF49F7"/>
    <w:rsid w:val="00B02439"/>
    <w:rsid w:val="00B025F7"/>
    <w:rsid w:val="00B05750"/>
    <w:rsid w:val="00B05AF4"/>
    <w:rsid w:val="00B064A1"/>
    <w:rsid w:val="00B0676A"/>
    <w:rsid w:val="00B06C21"/>
    <w:rsid w:val="00B12065"/>
    <w:rsid w:val="00B154A4"/>
    <w:rsid w:val="00B2180F"/>
    <w:rsid w:val="00B220D9"/>
    <w:rsid w:val="00B2257A"/>
    <w:rsid w:val="00B22F48"/>
    <w:rsid w:val="00B230C0"/>
    <w:rsid w:val="00B25416"/>
    <w:rsid w:val="00B26DE8"/>
    <w:rsid w:val="00B454CD"/>
    <w:rsid w:val="00B519E8"/>
    <w:rsid w:val="00B5497A"/>
    <w:rsid w:val="00B5499B"/>
    <w:rsid w:val="00B6631B"/>
    <w:rsid w:val="00B67805"/>
    <w:rsid w:val="00B703D0"/>
    <w:rsid w:val="00B731DC"/>
    <w:rsid w:val="00B7593B"/>
    <w:rsid w:val="00B812C1"/>
    <w:rsid w:val="00B8721F"/>
    <w:rsid w:val="00B87F52"/>
    <w:rsid w:val="00B92D79"/>
    <w:rsid w:val="00B9409E"/>
    <w:rsid w:val="00B9550B"/>
    <w:rsid w:val="00B974D3"/>
    <w:rsid w:val="00BB26A0"/>
    <w:rsid w:val="00BB27D4"/>
    <w:rsid w:val="00BB6D08"/>
    <w:rsid w:val="00BB73C1"/>
    <w:rsid w:val="00BC0EA8"/>
    <w:rsid w:val="00BC1F97"/>
    <w:rsid w:val="00BC21E5"/>
    <w:rsid w:val="00BC78A7"/>
    <w:rsid w:val="00BD0613"/>
    <w:rsid w:val="00BD1038"/>
    <w:rsid w:val="00BD2003"/>
    <w:rsid w:val="00BD3193"/>
    <w:rsid w:val="00BD3473"/>
    <w:rsid w:val="00BD4ADB"/>
    <w:rsid w:val="00BE0D79"/>
    <w:rsid w:val="00BE159A"/>
    <w:rsid w:val="00BE1825"/>
    <w:rsid w:val="00BE2F57"/>
    <w:rsid w:val="00BE5E2E"/>
    <w:rsid w:val="00BE781C"/>
    <w:rsid w:val="00BF2287"/>
    <w:rsid w:val="00BF2D14"/>
    <w:rsid w:val="00BF3363"/>
    <w:rsid w:val="00BF478A"/>
    <w:rsid w:val="00C01303"/>
    <w:rsid w:val="00C121C8"/>
    <w:rsid w:val="00C13084"/>
    <w:rsid w:val="00C20E2F"/>
    <w:rsid w:val="00C2259D"/>
    <w:rsid w:val="00C24B8D"/>
    <w:rsid w:val="00C36D16"/>
    <w:rsid w:val="00C40046"/>
    <w:rsid w:val="00C409AA"/>
    <w:rsid w:val="00C415C5"/>
    <w:rsid w:val="00C43D78"/>
    <w:rsid w:val="00C5567C"/>
    <w:rsid w:val="00C60BD7"/>
    <w:rsid w:val="00C640F6"/>
    <w:rsid w:val="00C70325"/>
    <w:rsid w:val="00C7194B"/>
    <w:rsid w:val="00C826E9"/>
    <w:rsid w:val="00C84922"/>
    <w:rsid w:val="00C85859"/>
    <w:rsid w:val="00C96648"/>
    <w:rsid w:val="00CA4D30"/>
    <w:rsid w:val="00CA5D73"/>
    <w:rsid w:val="00CB26C2"/>
    <w:rsid w:val="00CB28D1"/>
    <w:rsid w:val="00CB4810"/>
    <w:rsid w:val="00CB6877"/>
    <w:rsid w:val="00CB7E25"/>
    <w:rsid w:val="00CC36EA"/>
    <w:rsid w:val="00CC6DBE"/>
    <w:rsid w:val="00CD23E6"/>
    <w:rsid w:val="00CD7345"/>
    <w:rsid w:val="00CE0D19"/>
    <w:rsid w:val="00CE1320"/>
    <w:rsid w:val="00CE194C"/>
    <w:rsid w:val="00CE1982"/>
    <w:rsid w:val="00CE3591"/>
    <w:rsid w:val="00CE5749"/>
    <w:rsid w:val="00CE7749"/>
    <w:rsid w:val="00CF15A7"/>
    <w:rsid w:val="00CF183F"/>
    <w:rsid w:val="00CF27F2"/>
    <w:rsid w:val="00CF76CC"/>
    <w:rsid w:val="00CF79D2"/>
    <w:rsid w:val="00CF7E88"/>
    <w:rsid w:val="00D0435F"/>
    <w:rsid w:val="00D0639F"/>
    <w:rsid w:val="00D12698"/>
    <w:rsid w:val="00D12FBE"/>
    <w:rsid w:val="00D13CF8"/>
    <w:rsid w:val="00D1514C"/>
    <w:rsid w:val="00D22858"/>
    <w:rsid w:val="00D25B66"/>
    <w:rsid w:val="00D31C2D"/>
    <w:rsid w:val="00D368DD"/>
    <w:rsid w:val="00D50758"/>
    <w:rsid w:val="00D53011"/>
    <w:rsid w:val="00D5605D"/>
    <w:rsid w:val="00D631F7"/>
    <w:rsid w:val="00D64685"/>
    <w:rsid w:val="00D67DFE"/>
    <w:rsid w:val="00D71900"/>
    <w:rsid w:val="00D726AA"/>
    <w:rsid w:val="00D74A49"/>
    <w:rsid w:val="00D755E9"/>
    <w:rsid w:val="00D76F12"/>
    <w:rsid w:val="00D84D50"/>
    <w:rsid w:val="00D860E5"/>
    <w:rsid w:val="00D86515"/>
    <w:rsid w:val="00D92F78"/>
    <w:rsid w:val="00D94694"/>
    <w:rsid w:val="00D96699"/>
    <w:rsid w:val="00DA06FC"/>
    <w:rsid w:val="00DA12A0"/>
    <w:rsid w:val="00DA3F78"/>
    <w:rsid w:val="00DA6547"/>
    <w:rsid w:val="00DA7DC7"/>
    <w:rsid w:val="00DC5013"/>
    <w:rsid w:val="00DD180D"/>
    <w:rsid w:val="00DE5251"/>
    <w:rsid w:val="00DE7E77"/>
    <w:rsid w:val="00DF6706"/>
    <w:rsid w:val="00E00D62"/>
    <w:rsid w:val="00E023F6"/>
    <w:rsid w:val="00E0346C"/>
    <w:rsid w:val="00E040F9"/>
    <w:rsid w:val="00E10AAD"/>
    <w:rsid w:val="00E111AD"/>
    <w:rsid w:val="00E11712"/>
    <w:rsid w:val="00E16FA8"/>
    <w:rsid w:val="00E24C19"/>
    <w:rsid w:val="00E30321"/>
    <w:rsid w:val="00E327D9"/>
    <w:rsid w:val="00E348CC"/>
    <w:rsid w:val="00E34A39"/>
    <w:rsid w:val="00E423DE"/>
    <w:rsid w:val="00E44C57"/>
    <w:rsid w:val="00E45DDE"/>
    <w:rsid w:val="00E56777"/>
    <w:rsid w:val="00E61A13"/>
    <w:rsid w:val="00E62142"/>
    <w:rsid w:val="00E65127"/>
    <w:rsid w:val="00E65208"/>
    <w:rsid w:val="00E70894"/>
    <w:rsid w:val="00E70F94"/>
    <w:rsid w:val="00E726B8"/>
    <w:rsid w:val="00E76F23"/>
    <w:rsid w:val="00E80578"/>
    <w:rsid w:val="00E833A5"/>
    <w:rsid w:val="00E836B6"/>
    <w:rsid w:val="00E878F5"/>
    <w:rsid w:val="00E87EA2"/>
    <w:rsid w:val="00E90EB1"/>
    <w:rsid w:val="00E93932"/>
    <w:rsid w:val="00E96196"/>
    <w:rsid w:val="00EA3862"/>
    <w:rsid w:val="00EA39CE"/>
    <w:rsid w:val="00EA4598"/>
    <w:rsid w:val="00EB0C6B"/>
    <w:rsid w:val="00EB3E67"/>
    <w:rsid w:val="00EB45F3"/>
    <w:rsid w:val="00EB4795"/>
    <w:rsid w:val="00EC4270"/>
    <w:rsid w:val="00ED4969"/>
    <w:rsid w:val="00ED6B6D"/>
    <w:rsid w:val="00EF532F"/>
    <w:rsid w:val="00EF62B6"/>
    <w:rsid w:val="00F0070C"/>
    <w:rsid w:val="00F03971"/>
    <w:rsid w:val="00F1642F"/>
    <w:rsid w:val="00F20C55"/>
    <w:rsid w:val="00F2325E"/>
    <w:rsid w:val="00F2394C"/>
    <w:rsid w:val="00F25CA0"/>
    <w:rsid w:val="00F33124"/>
    <w:rsid w:val="00F3665E"/>
    <w:rsid w:val="00F3793E"/>
    <w:rsid w:val="00F40194"/>
    <w:rsid w:val="00F41438"/>
    <w:rsid w:val="00F43972"/>
    <w:rsid w:val="00F450B8"/>
    <w:rsid w:val="00F45FEC"/>
    <w:rsid w:val="00F5050E"/>
    <w:rsid w:val="00F55EE5"/>
    <w:rsid w:val="00F602D7"/>
    <w:rsid w:val="00F64E6E"/>
    <w:rsid w:val="00F661A8"/>
    <w:rsid w:val="00F70B95"/>
    <w:rsid w:val="00F71972"/>
    <w:rsid w:val="00F76286"/>
    <w:rsid w:val="00F813CF"/>
    <w:rsid w:val="00F82DD0"/>
    <w:rsid w:val="00F832C9"/>
    <w:rsid w:val="00F87862"/>
    <w:rsid w:val="00F87980"/>
    <w:rsid w:val="00F87D50"/>
    <w:rsid w:val="00F9202E"/>
    <w:rsid w:val="00F928B5"/>
    <w:rsid w:val="00FA243F"/>
    <w:rsid w:val="00FA5381"/>
    <w:rsid w:val="00FA6BC1"/>
    <w:rsid w:val="00FB47F8"/>
    <w:rsid w:val="00FB67D9"/>
    <w:rsid w:val="00FB7894"/>
    <w:rsid w:val="00FB7FC3"/>
    <w:rsid w:val="00FC312D"/>
    <w:rsid w:val="00FD3F42"/>
    <w:rsid w:val="00FD5D1B"/>
    <w:rsid w:val="00FF43FE"/>
    <w:rsid w:val="00FF5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70D86"/>
  <w15:chartTrackingRefBased/>
  <w15:docId w15:val="{584BD1F1-E029-49C0-B1AD-24978031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D51"/>
    <w:pPr>
      <w:spacing w:before="120" w:after="120" w:line="276" w:lineRule="auto"/>
      <w:jc w:val="both"/>
    </w:pPr>
    <w:rPr>
      <w:lang w:val="en-SG"/>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
    <w:link w:val="Heading1Char"/>
    <w:uiPriority w:val="9"/>
    <w:qFormat/>
    <w:rsid w:val="00CC36EA"/>
    <w:pPr>
      <w:keepNext/>
      <w:keepLines/>
      <w:numPr>
        <w:numId w:val="1"/>
      </w:numPr>
      <w:spacing w:before="240"/>
      <w:outlineLvl w:val="0"/>
    </w:pPr>
    <w:rPr>
      <w:rFonts w:ascii="Calibri" w:eastAsiaTheme="majorEastAsia" w:hAnsi="Calibri" w:cstheme="majorBidi"/>
      <w:b/>
      <w:smallCaps/>
      <w:sz w:val="32"/>
      <w:szCs w:val="32"/>
    </w:rPr>
  </w:style>
  <w:style w:type="paragraph" w:styleId="Heading2">
    <w:name w:val="heading 2"/>
    <w:aliases w:val="Heading 2 Char Char,H2,h2,2nd level,2 headline,h,h2 main heading,B Sub/Bold,B Sub/Bold1,B Sub/Bold2,B Sub/Bold11,h2 main heading1,h2 main heading2,B Sub/Bold3,B Sub/Bold12,h2 main heading3,B Sub/Bold4,B Sub/Bold13,Para2,SubPara,L2,dd heading 2"/>
    <w:next w:val="Normal"/>
    <w:link w:val="Heading2Char"/>
    <w:uiPriority w:val="9"/>
    <w:unhideWhenUsed/>
    <w:qFormat/>
    <w:rsid w:val="006B2F47"/>
    <w:pPr>
      <w:numPr>
        <w:ilvl w:val="1"/>
        <w:numId w:val="1"/>
      </w:numPr>
      <w:outlineLvl w:val="1"/>
    </w:pPr>
    <w:rPr>
      <w:rFonts w:ascii="Calibri" w:eastAsiaTheme="majorEastAsia" w:hAnsi="Calibri" w:cstheme="majorBidi"/>
      <w:b/>
      <w:smallCaps/>
      <w:sz w:val="28"/>
      <w:szCs w:val="32"/>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
    <w:link w:val="Heading3Char"/>
    <w:unhideWhenUsed/>
    <w:qFormat/>
    <w:rsid w:val="00D50758"/>
    <w:pPr>
      <w:keepNext/>
      <w:keepLines/>
      <w:numPr>
        <w:ilvl w:val="2"/>
        <w:numId w:val="1"/>
      </w:numPr>
      <w:spacing w:before="40"/>
      <w:outlineLvl w:val="2"/>
    </w:pPr>
    <w:rPr>
      <w:rFonts w:ascii="Calibri" w:eastAsiaTheme="majorEastAsia" w:hAnsi="Calibri" w:cstheme="majorBidi"/>
      <w:b/>
      <w:smallCaps/>
      <w:sz w:val="24"/>
      <w:szCs w:val="24"/>
    </w:rPr>
  </w:style>
  <w:style w:type="paragraph" w:styleId="Heading4">
    <w:name w:val="heading 4"/>
    <w:basedOn w:val="Normal"/>
    <w:next w:val="Normal"/>
    <w:link w:val="Heading4Char"/>
    <w:uiPriority w:val="9"/>
    <w:unhideWhenUsed/>
    <w:qFormat/>
    <w:rsid w:val="0068320A"/>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8320A"/>
    <w:pPr>
      <w:keepNext/>
      <w:keepLines/>
      <w:numPr>
        <w:ilvl w:val="4"/>
        <w:numId w:val="1"/>
      </w:numPr>
      <w:spacing w:before="40"/>
      <w:outlineLvl w:val="4"/>
    </w:pPr>
    <w:rPr>
      <w:rFonts w:ascii="Calibri" w:eastAsiaTheme="majorEastAsia" w:hAnsi="Calibri" w:cstheme="majorBidi"/>
      <w:i/>
    </w:rPr>
  </w:style>
  <w:style w:type="paragraph" w:styleId="Heading6">
    <w:name w:val="heading 6"/>
    <w:aliases w:val="PIM 6"/>
    <w:basedOn w:val="Normal"/>
    <w:next w:val="Normal"/>
    <w:link w:val="Heading6Char"/>
    <w:uiPriority w:val="9"/>
    <w:unhideWhenUsed/>
    <w:qFormat/>
    <w:rsid w:val="006D3D7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aliases w:val="PIM 7"/>
    <w:basedOn w:val="Normal"/>
    <w:next w:val="Normal"/>
    <w:link w:val="Heading7Char"/>
    <w:uiPriority w:val="9"/>
    <w:unhideWhenUsed/>
    <w:qFormat/>
    <w:rsid w:val="006D3D7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SubHead"/>
    <w:basedOn w:val="Normal"/>
    <w:next w:val="Normal"/>
    <w:link w:val="Heading8Char"/>
    <w:uiPriority w:val="9"/>
    <w:unhideWhenUsed/>
    <w:qFormat/>
    <w:rsid w:val="006D3D74"/>
    <w:pPr>
      <w:keepNext/>
      <w:keepLines/>
      <w:numPr>
        <w:ilvl w:val="7"/>
        <w:numId w:val="1"/>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aliases w:val="appendix,AppendixBodyHead,PIM 9"/>
    <w:basedOn w:val="Normal"/>
    <w:next w:val="Normal"/>
    <w:link w:val="Heading9Char"/>
    <w:uiPriority w:val="9"/>
    <w:unhideWhenUsed/>
    <w:qFormat/>
    <w:rsid w:val="006D3D74"/>
    <w:pPr>
      <w:keepNext/>
      <w:keepLines/>
      <w:numPr>
        <w:ilvl w:val="8"/>
        <w:numId w:val="1"/>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basedOn w:val="DefaultParagraphFont"/>
    <w:link w:val="Heading1"/>
    <w:uiPriority w:val="9"/>
    <w:rsid w:val="00CC36EA"/>
    <w:rPr>
      <w:rFonts w:ascii="Calibri" w:eastAsiaTheme="majorEastAsia" w:hAnsi="Calibri" w:cstheme="majorBidi"/>
      <w:b/>
      <w:smallCaps/>
      <w:sz w:val="32"/>
      <w:szCs w:val="32"/>
      <w:lang w:val="en-SG"/>
    </w:rPr>
  </w:style>
  <w:style w:type="character" w:customStyle="1" w:styleId="Heading2Char">
    <w:name w:val="Heading 2 Char"/>
    <w:aliases w:val="Heading 2 Char Char Char,H2 Char,h2 Char,2nd level Char,2 headline Char,h Char,h2 main heading Char,B Sub/Bold Char,B Sub/Bold1 Char,B Sub/Bold2 Char,B Sub/Bold11 Char,h2 main heading1 Char,h2 main heading2 Char,B Sub/Bold3 Char,L2 Char"/>
    <w:basedOn w:val="DefaultParagraphFont"/>
    <w:link w:val="Heading2"/>
    <w:uiPriority w:val="9"/>
    <w:rsid w:val="006B2F47"/>
    <w:rPr>
      <w:rFonts w:ascii="Calibri" w:eastAsiaTheme="majorEastAsia" w:hAnsi="Calibri" w:cstheme="majorBidi"/>
      <w:b/>
      <w:smallCaps/>
      <w:sz w:val="28"/>
      <w:szCs w:val="32"/>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basedOn w:val="DefaultParagraphFont"/>
    <w:link w:val="Heading3"/>
    <w:rsid w:val="00D50758"/>
    <w:rPr>
      <w:rFonts w:ascii="Calibri" w:eastAsiaTheme="majorEastAsia" w:hAnsi="Calibri" w:cstheme="majorBidi"/>
      <w:b/>
      <w:smallCaps/>
      <w:sz w:val="24"/>
      <w:szCs w:val="24"/>
      <w:lang w:val="en-SG"/>
    </w:rPr>
  </w:style>
  <w:style w:type="character" w:customStyle="1" w:styleId="Heading4Char">
    <w:name w:val="Heading 4 Char"/>
    <w:basedOn w:val="DefaultParagraphFont"/>
    <w:link w:val="Heading4"/>
    <w:uiPriority w:val="9"/>
    <w:rsid w:val="0068320A"/>
    <w:rPr>
      <w:rFonts w:eastAsiaTheme="majorEastAsia" w:cstheme="majorBidi"/>
      <w:b/>
      <w:iCs/>
      <w:lang w:val="en-SG"/>
    </w:rPr>
  </w:style>
  <w:style w:type="character" w:customStyle="1" w:styleId="Heading5Char">
    <w:name w:val="Heading 5 Char"/>
    <w:basedOn w:val="DefaultParagraphFont"/>
    <w:link w:val="Heading5"/>
    <w:uiPriority w:val="9"/>
    <w:rsid w:val="0068320A"/>
    <w:rPr>
      <w:rFonts w:ascii="Calibri" w:eastAsiaTheme="majorEastAsia" w:hAnsi="Calibri" w:cstheme="majorBidi"/>
      <w:i/>
      <w:lang w:val="en-SG"/>
    </w:rPr>
  </w:style>
  <w:style w:type="character" w:customStyle="1" w:styleId="Heading6Char">
    <w:name w:val="Heading 6 Char"/>
    <w:aliases w:val="PIM 6 Char"/>
    <w:basedOn w:val="DefaultParagraphFont"/>
    <w:link w:val="Heading6"/>
    <w:uiPriority w:val="9"/>
    <w:rPr>
      <w:rFonts w:asciiTheme="majorHAnsi" w:eastAsiaTheme="majorEastAsia" w:hAnsiTheme="majorHAnsi" w:cstheme="majorBidi"/>
      <w:color w:val="1F4D78" w:themeColor="accent1" w:themeShade="7F"/>
      <w:lang w:val="en-SG"/>
    </w:rPr>
  </w:style>
  <w:style w:type="character" w:customStyle="1" w:styleId="Heading7Char">
    <w:name w:val="Heading 7 Char"/>
    <w:aliases w:val="PIM 7 Char"/>
    <w:basedOn w:val="DefaultParagraphFont"/>
    <w:link w:val="Heading7"/>
    <w:uiPriority w:val="9"/>
    <w:rPr>
      <w:rFonts w:asciiTheme="majorHAnsi" w:eastAsiaTheme="majorEastAsia" w:hAnsiTheme="majorHAnsi" w:cstheme="majorBidi"/>
      <w:i/>
      <w:iCs/>
      <w:color w:val="1F4D78" w:themeColor="accent1" w:themeShade="7F"/>
      <w:lang w:val="en-SG"/>
    </w:rPr>
  </w:style>
  <w:style w:type="character" w:customStyle="1" w:styleId="Heading8Char">
    <w:name w:val="Heading 8 Char"/>
    <w:aliases w:val="AppendixSubHead Char"/>
    <w:basedOn w:val="DefaultParagraphFont"/>
    <w:link w:val="Heading8"/>
    <w:uiPriority w:val="9"/>
    <w:rsid w:val="00645252"/>
    <w:rPr>
      <w:rFonts w:asciiTheme="majorHAnsi" w:eastAsiaTheme="majorEastAsia" w:hAnsiTheme="majorHAnsi" w:cstheme="majorBidi"/>
      <w:color w:val="272727" w:themeColor="text1" w:themeTint="D8"/>
      <w:szCs w:val="21"/>
      <w:lang w:val="en-SG"/>
    </w:rPr>
  </w:style>
  <w:style w:type="character" w:customStyle="1" w:styleId="Heading9Char">
    <w:name w:val="Heading 9 Char"/>
    <w:aliases w:val="appendix Char,AppendixBodyHead Char,PIM 9 Char"/>
    <w:basedOn w:val="DefaultParagraphFont"/>
    <w:link w:val="Heading9"/>
    <w:uiPriority w:val="9"/>
    <w:rsid w:val="00645252"/>
    <w:rPr>
      <w:rFonts w:asciiTheme="majorHAnsi" w:eastAsiaTheme="majorEastAsia" w:hAnsiTheme="majorHAnsi" w:cstheme="majorBidi"/>
      <w:i/>
      <w:iCs/>
      <w:color w:val="272727" w:themeColor="text1" w:themeTint="D8"/>
      <w:szCs w:val="21"/>
      <w:lang w:val="en-SG"/>
    </w:rPr>
  </w:style>
  <w:style w:type="paragraph" w:styleId="Title">
    <w:name w:val="Title"/>
    <w:basedOn w:val="Normal"/>
    <w:next w:val="Normal"/>
    <w:link w:val="TitleChar"/>
    <w:uiPriority w:val="10"/>
    <w:qFormat/>
    <w:rsid w:val="00622A7F"/>
    <w:pPr>
      <w:contextualSpacing/>
      <w:jc w:val="right"/>
    </w:pPr>
    <w:rPr>
      <w:rFonts w:eastAsiaTheme="majorEastAsia" w:cstheme="minorHAnsi"/>
      <w:b/>
      <w:bCs/>
      <w:spacing w:val="-10"/>
      <w:kern w:val="28"/>
      <w:sz w:val="60"/>
      <w:szCs w:val="60"/>
    </w:rPr>
  </w:style>
  <w:style w:type="character" w:customStyle="1" w:styleId="TitleChar">
    <w:name w:val="Title Char"/>
    <w:basedOn w:val="DefaultParagraphFont"/>
    <w:link w:val="Title"/>
    <w:uiPriority w:val="10"/>
    <w:rsid w:val="00622A7F"/>
    <w:rPr>
      <w:rFonts w:eastAsiaTheme="majorEastAsia" w:cstheme="minorHAnsi"/>
      <w:b/>
      <w:bCs/>
      <w:spacing w:val="-10"/>
      <w:kern w:val="28"/>
      <w:sz w:val="60"/>
      <w:szCs w:val="60"/>
    </w:rPr>
  </w:style>
  <w:style w:type="paragraph" w:styleId="Subtitle">
    <w:name w:val="Subtitle"/>
    <w:basedOn w:val="Normal"/>
    <w:next w:val="Normal"/>
    <w:link w:val="SubtitleChar"/>
    <w:uiPriority w:val="11"/>
    <w:qFormat/>
    <w:rsid w:val="00622A7F"/>
    <w:pPr>
      <w:numPr>
        <w:ilvl w:val="1"/>
      </w:numPr>
      <w:jc w:val="right"/>
    </w:pPr>
    <w:rPr>
      <w:rFonts w:eastAsiaTheme="minorEastAsia"/>
      <w:b/>
      <w:bCs/>
      <w:spacing w:val="15"/>
      <w:sz w:val="44"/>
      <w:szCs w:val="44"/>
    </w:rPr>
  </w:style>
  <w:style w:type="character" w:customStyle="1" w:styleId="SubtitleChar">
    <w:name w:val="Subtitle Char"/>
    <w:basedOn w:val="DefaultParagraphFont"/>
    <w:link w:val="Subtitle"/>
    <w:uiPriority w:val="11"/>
    <w:rsid w:val="00622A7F"/>
    <w:rPr>
      <w:rFonts w:eastAsiaTheme="minorEastAsia"/>
      <w:b/>
      <w:bCs/>
      <w:spacing w:val="15"/>
      <w:sz w:val="44"/>
      <w:szCs w:val="44"/>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nhideWhenUsed/>
    <w:qFormat/>
    <w:rsid w:val="007C7C7F"/>
    <w:pPr>
      <w:spacing w:after="200"/>
      <w:jc w:val="center"/>
    </w:pPr>
    <w:rPr>
      <w:b/>
      <w:iCs/>
      <w:sz w:val="20"/>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nhideWhenUsed/>
    <w:rsid w:val="00645252"/>
    <w:rPr>
      <w:sz w:val="22"/>
      <w:szCs w:val="16"/>
    </w:rPr>
  </w:style>
  <w:style w:type="paragraph" w:styleId="CommentText">
    <w:name w:val="annotation text"/>
    <w:basedOn w:val="Normal"/>
    <w:link w:val="CommentTextChar"/>
    <w:unhideWhenUsed/>
    <w:rsid w:val="00645252"/>
    <w:rPr>
      <w:szCs w:val="20"/>
    </w:rPr>
  </w:style>
  <w:style w:type="character" w:customStyle="1" w:styleId="CommentTextChar">
    <w:name w:val="Comment Text Char"/>
    <w:basedOn w:val="DefaultParagraphFont"/>
    <w:link w:val="CommentText"/>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autoRedefine/>
    <w:uiPriority w:val="99"/>
    <w:unhideWhenUsed/>
    <w:qFormat/>
    <w:rsid w:val="005F10C3"/>
    <w:rPr>
      <w:rFonts w:ascii="Century Gothic" w:hAnsi="Century Gothic"/>
    </w:rPr>
  </w:style>
  <w:style w:type="character" w:customStyle="1" w:styleId="HeaderChar">
    <w:name w:val="Header Char"/>
    <w:basedOn w:val="DefaultParagraphFont"/>
    <w:link w:val="Header"/>
    <w:uiPriority w:val="99"/>
    <w:rsid w:val="005F10C3"/>
    <w:rPr>
      <w:rFonts w:ascii="Century Gothic" w:hAnsi="Century Gothic"/>
    </w:rPr>
  </w:style>
  <w:style w:type="paragraph" w:styleId="Footer">
    <w:name w:val="footer"/>
    <w:aliases w:val="footer"/>
    <w:basedOn w:val="Normal"/>
    <w:link w:val="FooterChar"/>
    <w:uiPriority w:val="99"/>
    <w:unhideWhenUsed/>
    <w:rsid w:val="006D3D74"/>
  </w:style>
  <w:style w:type="character" w:customStyle="1" w:styleId="FooterChar">
    <w:name w:val="Footer Char"/>
    <w:aliases w:val="footer Char"/>
    <w:basedOn w:val="DefaultParagraphFont"/>
    <w:link w:val="Footer"/>
    <w:uiPriority w:val="99"/>
    <w:rsid w:val="006D3D74"/>
  </w:style>
  <w:style w:type="paragraph" w:styleId="TOC9">
    <w:name w:val="toc 9"/>
    <w:basedOn w:val="Normal"/>
    <w:next w:val="Normal"/>
    <w:autoRedefine/>
    <w:uiPriority w:val="39"/>
    <w:unhideWhenUsed/>
    <w:rsid w:val="0083569A"/>
    <w:pPr>
      <w:ind w:left="1757"/>
    </w:pPr>
  </w:style>
  <w:style w:type="table" w:styleId="TableGrid">
    <w:name w:val="Table Grid"/>
    <w:basedOn w:val="TableNormal"/>
    <w:uiPriority w:val="39"/>
    <w:rsid w:val="000D6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next w:val="Normal"/>
    <w:uiPriority w:val="39"/>
    <w:unhideWhenUsed/>
    <w:qFormat/>
    <w:rsid w:val="000D68BA"/>
    <w:pPr>
      <w:spacing w:line="259" w:lineRule="auto"/>
    </w:pPr>
    <w:rPr>
      <w:rFonts w:ascii="Calibri" w:eastAsiaTheme="majorEastAsia" w:hAnsi="Calibri" w:cstheme="majorBidi"/>
      <w:b/>
      <w:color w:val="2E74B5" w:themeColor="accent1" w:themeShade="BF"/>
      <w:sz w:val="32"/>
      <w:szCs w:val="32"/>
    </w:rPr>
  </w:style>
  <w:style w:type="paragraph" w:styleId="TOC1">
    <w:name w:val="toc 1"/>
    <w:basedOn w:val="Normal"/>
    <w:next w:val="Normal"/>
    <w:autoRedefine/>
    <w:uiPriority w:val="39"/>
    <w:unhideWhenUsed/>
    <w:rsid w:val="007C7C7F"/>
    <w:pPr>
      <w:spacing w:after="100"/>
    </w:pPr>
  </w:style>
  <w:style w:type="paragraph" w:styleId="TOC2">
    <w:name w:val="toc 2"/>
    <w:basedOn w:val="Normal"/>
    <w:next w:val="Normal"/>
    <w:autoRedefine/>
    <w:uiPriority w:val="39"/>
    <w:unhideWhenUsed/>
    <w:rsid w:val="007C7C7F"/>
    <w:pPr>
      <w:spacing w:after="100"/>
      <w:ind w:left="220"/>
    </w:pPr>
  </w:style>
  <w:style w:type="paragraph" w:styleId="ListParagraph">
    <w:name w:val="List Paragraph"/>
    <w:basedOn w:val="Normal"/>
    <w:link w:val="ListParagraphChar"/>
    <w:uiPriority w:val="34"/>
    <w:unhideWhenUsed/>
    <w:qFormat/>
    <w:rsid w:val="007C7C7F"/>
    <w:pPr>
      <w:numPr>
        <w:numId w:val="2"/>
      </w:numPr>
      <w:contextualSpacing/>
    </w:pPr>
  </w:style>
  <w:style w:type="paragraph" w:styleId="NoSpacing">
    <w:name w:val="No Spacing"/>
    <w:uiPriority w:val="1"/>
    <w:qFormat/>
    <w:rsid w:val="003B7248"/>
    <w:pPr>
      <w:jc w:val="both"/>
    </w:pPr>
    <w:rPr>
      <w:lang w:val="en-SG"/>
    </w:rPr>
  </w:style>
  <w:style w:type="paragraph" w:customStyle="1" w:styleId="NumberedList">
    <w:name w:val="Numbered List"/>
    <w:basedOn w:val="ListParagraph"/>
    <w:link w:val="NumberedListChar"/>
    <w:qFormat/>
    <w:rsid w:val="006B2F47"/>
    <w:pPr>
      <w:numPr>
        <w:numId w:val="3"/>
      </w:numPr>
    </w:pPr>
  </w:style>
  <w:style w:type="character" w:customStyle="1" w:styleId="ListParagraphChar">
    <w:name w:val="List Paragraph Char"/>
    <w:basedOn w:val="DefaultParagraphFont"/>
    <w:link w:val="ListParagraph"/>
    <w:uiPriority w:val="34"/>
    <w:rsid w:val="006B2F47"/>
    <w:rPr>
      <w:lang w:val="en-SG"/>
    </w:rPr>
  </w:style>
  <w:style w:type="character" w:customStyle="1" w:styleId="NumberedListChar">
    <w:name w:val="Numbered List Char"/>
    <w:basedOn w:val="ListParagraphChar"/>
    <w:link w:val="NumberedList"/>
    <w:rsid w:val="006B2F47"/>
    <w:rPr>
      <w:lang w:val="en-SG"/>
    </w:rPr>
  </w:style>
  <w:style w:type="paragraph" w:customStyle="1" w:styleId="ParagraphText">
    <w:name w:val="Paragraph Text"/>
    <w:basedOn w:val="Normal"/>
    <w:link w:val="ParagraphTextChar"/>
    <w:rsid w:val="006B2F47"/>
    <w:pPr>
      <w:suppressAutoHyphens/>
      <w:spacing w:before="0" w:after="240" w:line="240" w:lineRule="auto"/>
    </w:pPr>
    <w:rPr>
      <w:rFonts w:eastAsia="Times New Roman" w:cstheme="minorHAnsi"/>
      <w:iCs/>
    </w:rPr>
  </w:style>
  <w:style w:type="character" w:customStyle="1" w:styleId="ParagraphTextChar">
    <w:name w:val="Paragraph Text Char"/>
    <w:basedOn w:val="DefaultParagraphFont"/>
    <w:link w:val="ParagraphText"/>
    <w:rsid w:val="006B2F47"/>
    <w:rPr>
      <w:rFonts w:eastAsia="Times New Roman" w:cstheme="minorHAnsi"/>
      <w:iCs/>
      <w:lang w:val="en-SG"/>
    </w:rPr>
  </w:style>
  <w:style w:type="paragraph" w:customStyle="1" w:styleId="TableHeading">
    <w:name w:val="Table_Heading"/>
    <w:basedOn w:val="Normal"/>
    <w:next w:val="Normal"/>
    <w:qFormat/>
    <w:rsid w:val="007D7B67"/>
    <w:pPr>
      <w:keepNext/>
      <w:keepLines/>
      <w:spacing w:before="40" w:after="40" w:line="240" w:lineRule="auto"/>
    </w:pPr>
    <w:rPr>
      <w:rFonts w:ascii="Calibri" w:eastAsia="Times New Roman" w:hAnsi="Calibri" w:cs="Times New Roman"/>
      <w:b/>
      <w:szCs w:val="20"/>
    </w:rPr>
  </w:style>
  <w:style w:type="paragraph" w:styleId="TOC3">
    <w:name w:val="toc 3"/>
    <w:basedOn w:val="Normal"/>
    <w:next w:val="Normal"/>
    <w:autoRedefine/>
    <w:uiPriority w:val="39"/>
    <w:unhideWhenUsed/>
    <w:rsid w:val="00F70B95"/>
    <w:pPr>
      <w:spacing w:after="100"/>
      <w:ind w:left="440"/>
    </w:pPr>
  </w:style>
  <w:style w:type="paragraph" w:styleId="Revision">
    <w:name w:val="Revision"/>
    <w:hidden/>
    <w:uiPriority w:val="99"/>
    <w:semiHidden/>
    <w:rsid w:val="005A0AFB"/>
    <w:rPr>
      <w:lang w:val="en-SG"/>
    </w:rPr>
  </w:style>
  <w:style w:type="paragraph" w:styleId="TOC4">
    <w:name w:val="toc 4"/>
    <w:basedOn w:val="Normal"/>
    <w:next w:val="Normal"/>
    <w:autoRedefine/>
    <w:uiPriority w:val="39"/>
    <w:unhideWhenUsed/>
    <w:rsid w:val="005616F1"/>
    <w:pPr>
      <w:spacing w:before="0" w:after="100" w:line="278" w:lineRule="auto"/>
      <w:ind w:left="720"/>
    </w:pPr>
    <w:rPr>
      <w:rFonts w:eastAsiaTheme="minorEastAsia"/>
      <w:kern w:val="2"/>
      <w:sz w:val="24"/>
      <w:szCs w:val="24"/>
      <w:lang w:eastAsia="en-SG"/>
      <w14:ligatures w14:val="standardContextual"/>
    </w:rPr>
  </w:style>
  <w:style w:type="paragraph" w:styleId="TOC5">
    <w:name w:val="toc 5"/>
    <w:basedOn w:val="Normal"/>
    <w:next w:val="Normal"/>
    <w:autoRedefine/>
    <w:uiPriority w:val="39"/>
    <w:unhideWhenUsed/>
    <w:rsid w:val="005616F1"/>
    <w:pPr>
      <w:spacing w:before="0" w:after="100" w:line="278" w:lineRule="auto"/>
      <w:ind w:left="960"/>
    </w:pPr>
    <w:rPr>
      <w:rFonts w:eastAsiaTheme="minorEastAsia"/>
      <w:kern w:val="2"/>
      <w:sz w:val="24"/>
      <w:szCs w:val="24"/>
      <w:lang w:eastAsia="en-SG"/>
      <w14:ligatures w14:val="standardContextual"/>
    </w:rPr>
  </w:style>
  <w:style w:type="paragraph" w:styleId="TOC6">
    <w:name w:val="toc 6"/>
    <w:basedOn w:val="Normal"/>
    <w:next w:val="Normal"/>
    <w:autoRedefine/>
    <w:uiPriority w:val="39"/>
    <w:unhideWhenUsed/>
    <w:rsid w:val="005616F1"/>
    <w:pPr>
      <w:spacing w:before="0" w:after="100" w:line="278" w:lineRule="auto"/>
      <w:ind w:left="1200"/>
    </w:pPr>
    <w:rPr>
      <w:rFonts w:eastAsiaTheme="minorEastAsia"/>
      <w:kern w:val="2"/>
      <w:sz w:val="24"/>
      <w:szCs w:val="24"/>
      <w:lang w:eastAsia="en-SG"/>
      <w14:ligatures w14:val="standardContextual"/>
    </w:rPr>
  </w:style>
  <w:style w:type="paragraph" w:styleId="TOC7">
    <w:name w:val="toc 7"/>
    <w:basedOn w:val="Normal"/>
    <w:next w:val="Normal"/>
    <w:autoRedefine/>
    <w:uiPriority w:val="39"/>
    <w:unhideWhenUsed/>
    <w:rsid w:val="005616F1"/>
    <w:pPr>
      <w:spacing w:before="0" w:after="100" w:line="278" w:lineRule="auto"/>
      <w:ind w:left="1440"/>
    </w:pPr>
    <w:rPr>
      <w:rFonts w:eastAsiaTheme="minorEastAsia"/>
      <w:kern w:val="2"/>
      <w:sz w:val="24"/>
      <w:szCs w:val="24"/>
      <w:lang w:eastAsia="en-SG"/>
      <w14:ligatures w14:val="standardContextual"/>
    </w:rPr>
  </w:style>
  <w:style w:type="paragraph" w:styleId="TOC8">
    <w:name w:val="toc 8"/>
    <w:basedOn w:val="Normal"/>
    <w:next w:val="Normal"/>
    <w:autoRedefine/>
    <w:uiPriority w:val="39"/>
    <w:unhideWhenUsed/>
    <w:rsid w:val="005616F1"/>
    <w:pPr>
      <w:spacing w:before="0" w:after="100" w:line="278" w:lineRule="auto"/>
      <w:ind w:left="1680"/>
    </w:pPr>
    <w:rPr>
      <w:rFonts w:eastAsiaTheme="minorEastAsia"/>
      <w:kern w:val="2"/>
      <w:sz w:val="24"/>
      <w:szCs w:val="24"/>
      <w:lang w:eastAsia="en-SG"/>
      <w14:ligatures w14:val="standardContextual"/>
    </w:rPr>
  </w:style>
  <w:style w:type="character" w:styleId="UnresolvedMention">
    <w:name w:val="Unresolved Mention"/>
    <w:basedOn w:val="DefaultParagraphFont"/>
    <w:uiPriority w:val="99"/>
    <w:semiHidden/>
    <w:unhideWhenUsed/>
    <w:rsid w:val="00561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numbering" Target="numbering.xml"/><Relationship Id="rId12" Type="http://schemas.openxmlformats.org/officeDocument/2006/relationships/endnotes" Target="endnotes.xml"/><Relationship Id="rId17" Type="http://schemas.microsoft.com/office/2016/09/relationships/commentsIds" Target="commentsIds.xml"/><Relationship Id="rId25" Type="http://schemas.openxmlformats.org/officeDocument/2006/relationships/image" Target="media/image8.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whcheong\AppData\Local\Microsoft\Office\16.0\DTS\en-SG%7b02E4259F-3F7A-4BAF-8390-58E895964F39%7d\%7b85703B74-CBD3-4388-B667-6753FDD959C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afabadb4-2257-48ec-869f-64421b8f49cd" ContentTypeId="0x0101003618E443DE96424ABE734F4442FBF2B301" PreviousValue="false"/>
</file>

<file path=customXml/item3.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a90f38b-cee7-4289-b705-21e4ceceb96b">
      <Value>6</Value>
      <Value>5</Value>
      <Value>2</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h63e849b28044e64bfbe5f5fa7b8c866 xmlns="3a90f38b-cee7-4289-b705-21e4ceceb96b">
      <Terms xmlns="http://schemas.microsoft.com/office/infopath/2007/PartnerControls"/>
    </h63e849b28044e64bfbe5f5fa7b8c866>
    <IconOverlay xmlns="http://schemas.microsoft.com/sharepoint/v4" xsi:nil="true"/>
    <a2b7da5d9b994f938881636f0a7c63d6 xmlns="3a90f38b-cee7-4289-b705-21e4ceceb96b">
      <Terms xmlns="http://schemas.microsoft.com/office/infopath/2007/PartnerControls"/>
    </a2b7da5d9b994f938881636f0a7c63d6>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h6ac82fb60e7404bb7825d9f5fed2f8a xmlns="3a90f38b-cee7-4289-b705-21e4ceceb96b">
      <Terms xmlns="http://schemas.microsoft.com/office/infopath/2007/PartnerControls"/>
    </h6ac82fb60e7404bb7825d9f5fed2f8a>
    <ee94ffbfe3174827a439912fa17811b9 xmlns="3a90f38b-cee7-4289-b705-21e4ceceb96b">
      <Terms xmlns="http://schemas.microsoft.com/office/infopath/2007/PartnerControls"/>
    </ee94ffbfe3174827a439912fa17811b9>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ISF_x0020_Classification xmlns="3a90f38b-cee7-4289-b705-21e4ceceb96b">Non-Sensitive</ISF_x0020_Classification>
    <Document_x0020_Date xmlns="3a90f38b-cee7-4289-b705-21e4ceceb96b">2025-12-08T16:00:00+00:00</Document_x0020_Date>
    <_dlc_DocId xmlns="3a90f38b-cee7-4289-b705-21e4ceceb96b">38ce38ad-5431-4239-8018-15723de708b7</_dlc_DocId>
    <_dlc_DocIdUrl xmlns="3a90f38b-cee7-4289-b705-21e4ceceb96b">
      <Url>https://home.dms.mas.gov.sg/_layouts/15/MASGlobalID/DocAveRedirect.aspx?DocId=38ce38ad-5431-4239-8018-15723de708b7&amp;SiteID=c32db5b2-d241-48e9-9949-19ccf62ec6db_81eeee23-0c10-4fe9-b2e8-5c8edd998a5f</Url>
      <Description>38ce38ad-5431-4239-8018-15723de708b7</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C692422-A389-4468-BEBE-16D8452100DA}">
  <ds:schemaRefs>
    <ds:schemaRef ds:uri="http://schemas.openxmlformats.org/officeDocument/2006/bibliography"/>
  </ds:schemaRefs>
</ds:datastoreItem>
</file>

<file path=customXml/itemProps2.xml><?xml version="1.0" encoding="utf-8"?>
<ds:datastoreItem xmlns:ds="http://schemas.openxmlformats.org/officeDocument/2006/customXml" ds:itemID="{BB74B640-F451-4A74-8426-CB4E7AE1DEB9}">
  <ds:schemaRefs>
    <ds:schemaRef ds:uri="Microsoft.SharePoint.Taxonomy.ContentTypeSync"/>
  </ds:schemaRefs>
</ds:datastoreItem>
</file>

<file path=customXml/itemProps3.xml><?xml version="1.0" encoding="utf-8"?>
<ds:datastoreItem xmlns:ds="http://schemas.openxmlformats.org/officeDocument/2006/customXml" ds:itemID="{D2C43882-5133-4961-8B72-6C4914B7F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BDB1CC-CEFB-4E46-8174-1F0AA0D30B24}">
  <ds:schemaRefs>
    <ds:schemaRef ds:uri="http://purl.org/dc/elements/1.1/"/>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schemas.microsoft.com/sharepoint/v4"/>
    <ds:schemaRef ds:uri="81eeee23-0c10-4fe9-b2e8-5c8edd998a5f"/>
    <ds:schemaRef ds:uri="http://schemas.microsoft.com/office/2006/metadata/properties"/>
    <ds:schemaRef ds:uri="3a90f38b-cee7-4289-b705-21e4ceceb96b"/>
    <ds:schemaRef ds:uri="http://www.w3.org/XML/1998/namespace"/>
    <ds:schemaRef ds:uri="http://purl.org/dc/dcmitype/"/>
  </ds:schemaRefs>
</ds:datastoreItem>
</file>

<file path=customXml/itemProps5.xml><?xml version="1.0" encoding="utf-8"?>
<ds:datastoreItem xmlns:ds="http://schemas.openxmlformats.org/officeDocument/2006/customXml" ds:itemID="{A5035508-4EFD-43DD-A410-A9CB4967A8C7}">
  <ds:schemaRefs>
    <ds:schemaRef ds:uri="http://schemas.microsoft.com/sharepoint/v3/contenttype/forms"/>
  </ds:schemaRefs>
</ds:datastoreItem>
</file>

<file path=customXml/itemProps6.xml><?xml version="1.0" encoding="utf-8"?>
<ds:datastoreItem xmlns:ds="http://schemas.openxmlformats.org/officeDocument/2006/customXml" ds:itemID="{6E26A50F-13C3-4B83-8C45-BDE5DFB1FEA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{85703B74-CBD3-4388-B667-6753FDD959CF}tf02786999_win32.dotx</Template>
  <TotalTime>4347</TotalTime>
  <Pages>22</Pages>
  <Words>5708</Words>
  <Characters>32541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MAS_OMEGA - Functional Specifications Document (SSBs)_v0.01</vt:lpstr>
    </vt:vector>
  </TitlesOfParts>
  <Company/>
  <LinksUpToDate>false</LinksUpToDate>
  <CharactersWithSpaces>38173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MAS_OMEGA - Functional Specifications Document (SSBs)_v0.01</dc:title>
  <dc:subject/>
  <dc:creator/>
  <cp:keywords/>
  <dc:description/>
  <cp:lastModifiedBy>Seelam MURALIDHARA REDDY from.OPTIMUM (MAS)</cp:lastModifiedBy>
  <cp:revision>156</cp:revision>
  <dcterms:created xsi:type="dcterms:W3CDTF">2025-12-03T01:11:00Z</dcterms:created>
  <dcterms:modified xsi:type="dcterms:W3CDTF">2026-01-11T01:33:00Z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0x0101003618E443DE96424ABE734F4442FBF2B30100639707F575319647A6D308C510BCB483</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SIP_Label_54803508-8490-4252-b331-d9b72689e942_Enabled">
    <vt:lpwstr>true</vt:lpwstr>
  </property>
  <property fmtid="{D5CDD505-2E9C-101B-9397-08002B2CF9AE}" pid="9" name="MSIP_Label_54803508-8490-4252-b331-d9b72689e942_SetDate">
    <vt:lpwstr>2025-11-27T07:39:31Z</vt:lpwstr>
  </property>
  <property fmtid="{D5CDD505-2E9C-101B-9397-08002B2CF9AE}" pid="10" name="MSIP_Label_54803508-8490-4252-b331-d9b72689e942_Method">
    <vt:lpwstr>Privileged</vt:lpwstr>
  </property>
  <property fmtid="{D5CDD505-2E9C-101B-9397-08002B2CF9AE}" pid="11" name="MSIP_Label_54803508-8490-4252-b331-d9b72689e942_Name">
    <vt:lpwstr>Non Sensitive_0</vt:lpwstr>
  </property>
  <property fmtid="{D5CDD505-2E9C-101B-9397-08002B2CF9AE}" pid="12" name="MSIP_Label_54803508-8490-4252-b331-d9b72689e942_SiteId">
    <vt:lpwstr>0b11c524-9a1c-4e1b-84cb-6336aefc2243</vt:lpwstr>
  </property>
  <property fmtid="{D5CDD505-2E9C-101B-9397-08002B2CF9AE}" pid="13" name="MSIP_Label_54803508-8490-4252-b331-d9b72689e942_ActionId">
    <vt:lpwstr>d7e8cc4a-07d5-49d8-bdfa-fa2feafccc10</vt:lpwstr>
  </property>
  <property fmtid="{D5CDD505-2E9C-101B-9397-08002B2CF9AE}" pid="14" name="MSIP_Label_54803508-8490-4252-b331-d9b72689e942_ContentBits">
    <vt:lpwstr>0</vt:lpwstr>
  </property>
  <property fmtid="{D5CDD505-2E9C-101B-9397-08002B2CF9AE}" pid="15" name="MSIP_Label_54803508-8490-4252-b331-d9b72689e942_Tag">
    <vt:lpwstr>10, 0, 1, 1</vt:lpwstr>
  </property>
  <property fmtid="{D5CDD505-2E9C-101B-9397-08002B2CF9AE}" pid="16" name="_dlc_DocIdItemGuid">
    <vt:lpwstr>38ce38ad-5431-4239-8018-15723de708b7</vt:lpwstr>
  </property>
  <property fmtid="{D5CDD505-2E9C-101B-9397-08002B2CF9AE}" pid="17" name="kfb1d384101645d79dfb3e1eb6303efc">
    <vt:lpwstr/>
  </property>
  <property fmtid="{D5CDD505-2E9C-101B-9397-08002B2CF9AE}" pid="18" name="Projects">
    <vt:lpwstr/>
  </property>
  <property fmtid="{D5CDD505-2E9C-101B-9397-08002B2CF9AE}" pid="19" name="CTG Classification">
    <vt:lpwstr/>
  </property>
  <property fmtid="{D5CDD505-2E9C-101B-9397-08002B2CF9AE}" pid="20" name="Geographical">
    <vt:lpwstr/>
  </property>
  <property fmtid="{D5CDD505-2E9C-101B-9397-08002B2CF9AE}" pid="21" name="o1bc9418e5f14cc08546fd3687d4faf2">
    <vt:lpwstr/>
  </property>
  <property fmtid="{D5CDD505-2E9C-101B-9397-08002B2CF9AE}" pid="22" name="Subjects">
    <vt:lpwstr/>
  </property>
  <property fmtid="{D5CDD505-2E9C-101B-9397-08002B2CF9AE}" pid="23" name="Events">
    <vt:lpwstr/>
  </property>
  <property fmtid="{D5CDD505-2E9C-101B-9397-08002B2CF9AE}" pid="24" name="Organisations">
    <vt:lpwstr/>
  </property>
  <property fmtid="{D5CDD505-2E9C-101B-9397-08002B2CF9AE}" pid="25" name="Business Functions">
    <vt:lpwstr>5;#Monetary and Domestic Markets Management|2a7d5b88-6bf1-45f1-86e4-16940b278451</vt:lpwstr>
  </property>
  <property fmtid="{D5CDD505-2E9C-101B-9397-08002B2CF9AE}" pid="26" name="Divisions">
    <vt:lpwstr/>
  </property>
  <property fmtid="{D5CDD505-2E9C-101B-9397-08002B2CF9AE}" pid="27" name="Document Type">
    <vt:lpwstr>2;#Reference Materials|3f315016-5303-4a8c-924f-0d81ba7cd31b</vt:lpwstr>
  </property>
  <property fmtid="{D5CDD505-2E9C-101B-9397-08002B2CF9AE}" pid="28" name="Security Classification">
    <vt:lpwstr>6;#Restricted|86c47f45-3406-42c4-a9a0-f1318f859c90</vt:lpwstr>
  </property>
</Properties>
</file>