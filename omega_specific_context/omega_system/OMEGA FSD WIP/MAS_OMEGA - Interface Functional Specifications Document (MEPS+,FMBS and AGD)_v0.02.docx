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EFA7" w14:textId="05328BC2" w:rsidR="002F25C9" w:rsidRPr="004D59C5" w:rsidRDefault="00FB0E25" w:rsidP="009857EC">
      <w:pPr>
        <w:rPr>
          <w:rFonts w:asciiTheme="minorHAnsi" w:hAnsiTheme="minorHAnsi" w:cstheme="minorHAnsi"/>
          <w:b/>
          <w:bCs/>
          <w:sz w:val="44"/>
        </w:rPr>
      </w:pPr>
      <w:bookmarkStart w:id="0" w:name="_Toc203793146"/>
      <w:bookmarkStart w:id="1" w:name="_Toc205021980"/>
      <w:r w:rsidRPr="004D59C5">
        <w:rPr>
          <w:rFonts w:asciiTheme="minorHAnsi" w:hAnsiTheme="minorHAnsi" w:cstheme="minorHAnsi"/>
          <w:b/>
          <w:bCs/>
          <w:sz w:val="44"/>
        </w:rPr>
        <w:t xml:space="preserve"> </w:t>
      </w:r>
    </w:p>
    <w:p w14:paraId="6D1E98E8" w14:textId="77777777" w:rsidR="002F25C9" w:rsidRPr="004D59C5" w:rsidRDefault="002F25C9" w:rsidP="002F25C9">
      <w:pPr>
        <w:ind w:left="-426"/>
        <w:rPr>
          <w:rFonts w:asciiTheme="minorHAnsi" w:hAnsiTheme="minorHAnsi" w:cstheme="minorHAnsi"/>
          <w:b/>
          <w:bCs/>
          <w:sz w:val="44"/>
        </w:rPr>
      </w:pPr>
    </w:p>
    <w:p w14:paraId="49DCE1CF" w14:textId="77777777" w:rsidR="002F25C9" w:rsidRPr="004D59C5" w:rsidRDefault="002F25C9" w:rsidP="002F25C9">
      <w:pPr>
        <w:ind w:left="-426"/>
        <w:jc w:val="center"/>
        <w:rPr>
          <w:rFonts w:asciiTheme="minorHAnsi" w:hAnsiTheme="minorHAnsi" w:cstheme="minorHAnsi"/>
          <w:b/>
          <w:bCs/>
          <w:sz w:val="44"/>
        </w:rPr>
      </w:pPr>
    </w:p>
    <w:p w14:paraId="39CFA0D6" w14:textId="77777777" w:rsidR="002F25C9" w:rsidRPr="004D59C5" w:rsidRDefault="002F25C9" w:rsidP="002F25C9">
      <w:pPr>
        <w:ind w:left="-426"/>
        <w:jc w:val="center"/>
        <w:rPr>
          <w:rFonts w:asciiTheme="minorHAnsi" w:hAnsiTheme="minorHAnsi" w:cstheme="minorHAnsi"/>
          <w:b/>
          <w:bCs/>
          <w:sz w:val="44"/>
        </w:rPr>
      </w:pPr>
    </w:p>
    <w:p w14:paraId="6D59F506" w14:textId="77777777" w:rsidR="002F25C9" w:rsidRPr="004D59C5" w:rsidRDefault="002F25C9" w:rsidP="002F25C9">
      <w:pPr>
        <w:pStyle w:val="Default"/>
        <w:tabs>
          <w:tab w:val="left" w:pos="0"/>
        </w:tabs>
        <w:spacing w:after="2580" w:line="360" w:lineRule="auto"/>
        <w:rPr>
          <w:rFonts w:asciiTheme="minorHAnsi" w:hAnsiTheme="minorHAnsi" w:cstheme="minorHAnsi"/>
          <w:noProof/>
          <w:lang w:val="en-SG"/>
        </w:rPr>
      </w:pPr>
    </w:p>
    <w:p w14:paraId="531A56DB" w14:textId="77777777" w:rsidR="00F7514B" w:rsidRPr="004D59C5" w:rsidRDefault="008B048B" w:rsidP="002F25C9">
      <w:pPr>
        <w:pStyle w:val="CM31"/>
        <w:spacing w:after="240" w:line="360" w:lineRule="auto"/>
        <w:jc w:val="right"/>
        <w:rPr>
          <w:rFonts w:asciiTheme="minorHAnsi" w:hAnsiTheme="minorHAnsi" w:cstheme="minorHAnsi"/>
          <w:b/>
          <w:bCs/>
          <w:noProof/>
          <w:sz w:val="60"/>
          <w:szCs w:val="60"/>
          <w:lang w:val="en-SG"/>
        </w:rPr>
      </w:pPr>
      <w:bookmarkStart w:id="2" w:name="_Ref195586670"/>
      <w:bookmarkEnd w:id="2"/>
      <w:r w:rsidRPr="004D59C5">
        <w:rPr>
          <w:rFonts w:asciiTheme="minorHAnsi" w:hAnsiTheme="minorHAnsi" w:cstheme="minorHAnsi"/>
          <w:b/>
          <w:bCs/>
          <w:noProof/>
          <w:sz w:val="60"/>
          <w:szCs w:val="60"/>
          <w:lang w:val="en-SG"/>
        </w:rPr>
        <w:t>Interface</w:t>
      </w:r>
      <w:r w:rsidR="007527E1" w:rsidRPr="004D59C5">
        <w:rPr>
          <w:rFonts w:asciiTheme="minorHAnsi" w:hAnsiTheme="minorHAnsi" w:cstheme="minorHAnsi"/>
          <w:b/>
          <w:bCs/>
          <w:noProof/>
          <w:sz w:val="60"/>
          <w:szCs w:val="60"/>
          <w:lang w:val="en-SG"/>
        </w:rPr>
        <w:t xml:space="preserve"> </w:t>
      </w:r>
    </w:p>
    <w:p w14:paraId="2F19EBBB" w14:textId="6D7C42C4" w:rsidR="002F25C9" w:rsidRPr="004D59C5" w:rsidRDefault="00F7514B" w:rsidP="002F25C9">
      <w:pPr>
        <w:pStyle w:val="CM31"/>
        <w:spacing w:after="240" w:line="360" w:lineRule="auto"/>
        <w:jc w:val="right"/>
        <w:rPr>
          <w:rFonts w:asciiTheme="minorHAnsi" w:hAnsiTheme="minorHAnsi" w:cstheme="minorHAnsi"/>
          <w:b/>
          <w:bCs/>
          <w:noProof/>
          <w:sz w:val="60"/>
          <w:szCs w:val="60"/>
          <w:lang w:val="en-SG"/>
        </w:rPr>
      </w:pPr>
      <w:r w:rsidRPr="004D59C5">
        <w:rPr>
          <w:rFonts w:asciiTheme="minorHAnsi" w:hAnsiTheme="minorHAnsi" w:cstheme="minorHAnsi"/>
          <w:b/>
          <w:bCs/>
          <w:noProof/>
          <w:sz w:val="60"/>
          <w:szCs w:val="60"/>
          <w:lang w:val="en-SG"/>
        </w:rPr>
        <w:t xml:space="preserve">Functional </w:t>
      </w:r>
      <w:r w:rsidR="007527E1" w:rsidRPr="004D59C5">
        <w:rPr>
          <w:rFonts w:asciiTheme="minorHAnsi" w:hAnsiTheme="minorHAnsi" w:cstheme="minorHAnsi"/>
          <w:b/>
          <w:bCs/>
          <w:noProof/>
          <w:sz w:val="60"/>
          <w:szCs w:val="60"/>
          <w:lang w:val="en-SG"/>
        </w:rPr>
        <w:t>Specification</w:t>
      </w:r>
      <w:r w:rsidR="00BD7B47" w:rsidRPr="004D59C5">
        <w:rPr>
          <w:rFonts w:asciiTheme="minorHAnsi" w:hAnsiTheme="minorHAnsi" w:cstheme="minorHAnsi"/>
          <w:b/>
          <w:bCs/>
          <w:noProof/>
          <w:sz w:val="60"/>
          <w:szCs w:val="60"/>
          <w:lang w:val="en-SG"/>
        </w:rPr>
        <w:t xml:space="preserve"> Document</w:t>
      </w:r>
    </w:p>
    <w:p w14:paraId="1BA3A8B0" w14:textId="541F02C2" w:rsidR="0011017E" w:rsidRPr="004D59C5" w:rsidRDefault="0011017E" w:rsidP="005F7C03">
      <w:pPr>
        <w:pStyle w:val="CM31"/>
        <w:spacing w:after="240" w:line="360" w:lineRule="auto"/>
        <w:jc w:val="right"/>
        <w:rPr>
          <w:rFonts w:asciiTheme="minorHAnsi" w:hAnsiTheme="minorHAnsi" w:cstheme="minorHAnsi"/>
          <w:b/>
          <w:bCs/>
          <w:noProof/>
          <w:sz w:val="44"/>
          <w:szCs w:val="44"/>
          <w:lang w:val="en-SG"/>
        </w:rPr>
      </w:pPr>
      <w:bookmarkStart w:id="3" w:name="_Hlk156479285"/>
      <w:r w:rsidRPr="004D59C5">
        <w:rPr>
          <w:rFonts w:asciiTheme="minorHAnsi" w:hAnsiTheme="minorHAnsi" w:cstheme="minorHAnsi"/>
          <w:b/>
          <w:bCs/>
          <w:noProof/>
          <w:sz w:val="44"/>
          <w:szCs w:val="44"/>
          <w:lang w:val="en-SG"/>
        </w:rPr>
        <w:t>OMEGA – Open Market Execution Gateway</w:t>
      </w:r>
      <w:r w:rsidRPr="004D59C5">
        <w:rPr>
          <w:rFonts w:asciiTheme="minorHAnsi" w:hAnsiTheme="minorHAnsi" w:cstheme="minorHAnsi"/>
          <w:b/>
          <w:bCs/>
          <w:noProof/>
          <w:sz w:val="44"/>
          <w:szCs w:val="44"/>
          <w:lang w:val="en-SG"/>
        </w:rPr>
        <w:br/>
      </w:r>
      <w:r w:rsidR="003A2B71" w:rsidRPr="004D59C5">
        <w:rPr>
          <w:rFonts w:asciiTheme="minorHAnsi" w:hAnsiTheme="minorHAnsi" w:cstheme="minorHAnsi"/>
          <w:b/>
          <w:bCs/>
          <w:noProof/>
          <w:sz w:val="44"/>
          <w:szCs w:val="44"/>
          <w:lang w:val="en-SG"/>
        </w:rPr>
        <w:t>MEPS+, FMBS and AGD</w:t>
      </w:r>
      <w:r w:rsidR="005F7C03" w:rsidRPr="004D59C5">
        <w:rPr>
          <w:rFonts w:asciiTheme="minorHAnsi" w:hAnsiTheme="minorHAnsi" w:cstheme="minorHAnsi"/>
          <w:b/>
          <w:bCs/>
          <w:noProof/>
          <w:sz w:val="44"/>
          <w:szCs w:val="44"/>
          <w:lang w:val="en-SG"/>
        </w:rPr>
        <w:br/>
      </w:r>
      <w:r w:rsidR="0033325B">
        <w:rPr>
          <w:rFonts w:asciiTheme="minorHAnsi" w:hAnsiTheme="minorHAnsi" w:cstheme="minorHAnsi"/>
          <w:b/>
          <w:bCs/>
          <w:noProof/>
          <w:sz w:val="44"/>
          <w:szCs w:val="44"/>
          <w:lang w:val="en-SG"/>
        </w:rPr>
        <w:t>v0.02</w:t>
      </w:r>
    </w:p>
    <w:p w14:paraId="76A7D87C" w14:textId="77777777" w:rsidR="0011017E" w:rsidRPr="004D59C5" w:rsidRDefault="0011017E" w:rsidP="0011017E">
      <w:pPr>
        <w:pStyle w:val="Default"/>
        <w:rPr>
          <w:rFonts w:asciiTheme="minorHAnsi" w:hAnsiTheme="minorHAnsi" w:cstheme="minorHAnsi"/>
          <w:lang w:val="en-SG"/>
        </w:rPr>
      </w:pPr>
    </w:p>
    <w:bookmarkEnd w:id="3"/>
    <w:p w14:paraId="518FBF62" w14:textId="77777777" w:rsidR="002F25C9" w:rsidRPr="004D59C5" w:rsidRDefault="002F25C9" w:rsidP="002F25C9">
      <w:pPr>
        <w:rPr>
          <w:rFonts w:asciiTheme="minorHAnsi" w:hAnsiTheme="minorHAnsi" w:cstheme="minorHAnsi"/>
        </w:rPr>
      </w:pPr>
    </w:p>
    <w:p w14:paraId="12AE029F" w14:textId="77777777" w:rsidR="002F25C9" w:rsidRPr="004D59C5" w:rsidRDefault="002F25C9" w:rsidP="002F25C9">
      <w:pPr>
        <w:rPr>
          <w:rFonts w:asciiTheme="minorHAnsi" w:hAnsiTheme="minorHAnsi" w:cstheme="minorHAnsi"/>
        </w:rPr>
      </w:pPr>
    </w:p>
    <w:p w14:paraId="38A75671" w14:textId="77777777" w:rsidR="002F25C9" w:rsidRPr="004D59C5" w:rsidRDefault="002F25C9" w:rsidP="002F25C9">
      <w:pPr>
        <w:rPr>
          <w:rFonts w:asciiTheme="minorHAnsi" w:hAnsiTheme="minorHAnsi" w:cstheme="minorHAnsi"/>
        </w:rPr>
      </w:pPr>
    </w:p>
    <w:p w14:paraId="06AC0E3D" w14:textId="77777777" w:rsidR="002F25C9" w:rsidRPr="004D59C5" w:rsidRDefault="002F25C9" w:rsidP="002F25C9">
      <w:pPr>
        <w:rPr>
          <w:rFonts w:asciiTheme="minorHAnsi" w:hAnsiTheme="minorHAnsi" w:cstheme="minorHAnsi"/>
        </w:rPr>
      </w:pPr>
    </w:p>
    <w:p w14:paraId="73909498" w14:textId="77777777" w:rsidR="00B56AEE" w:rsidRPr="004D59C5" w:rsidRDefault="00B56AEE" w:rsidP="00B56AEE">
      <w:pPr>
        <w:rPr>
          <w:rFonts w:asciiTheme="minorHAnsi" w:hAnsiTheme="minorHAnsi" w:cstheme="minorHAnsi"/>
          <w:b/>
          <w:sz w:val="28"/>
          <w:szCs w:val="28"/>
        </w:rPr>
      </w:pPr>
    </w:p>
    <w:p w14:paraId="289D2BF4" w14:textId="77777777" w:rsidR="00B56AEE" w:rsidRPr="004D59C5" w:rsidRDefault="00B56AEE" w:rsidP="00B56AEE">
      <w:pPr>
        <w:rPr>
          <w:rFonts w:asciiTheme="minorHAnsi" w:hAnsiTheme="minorHAnsi" w:cstheme="minorHAnsi"/>
          <w:b/>
          <w:sz w:val="28"/>
          <w:szCs w:val="28"/>
        </w:rPr>
      </w:pPr>
    </w:p>
    <w:p w14:paraId="513139A9" w14:textId="77777777" w:rsidR="00B56AEE" w:rsidRPr="004D59C5" w:rsidRDefault="00B56AEE" w:rsidP="00B56AEE">
      <w:pPr>
        <w:rPr>
          <w:rFonts w:asciiTheme="minorHAnsi" w:hAnsiTheme="minorHAnsi" w:cstheme="minorHAnsi"/>
          <w:b/>
          <w:sz w:val="28"/>
          <w:szCs w:val="28"/>
        </w:rPr>
      </w:pPr>
    </w:p>
    <w:p w14:paraId="45AD81F0" w14:textId="77777777" w:rsidR="00C73E45" w:rsidRPr="004D59C5" w:rsidRDefault="00C73E45">
      <w:pPr>
        <w:jc w:val="left"/>
        <w:rPr>
          <w:rFonts w:asciiTheme="minorHAnsi" w:hAnsiTheme="minorHAnsi" w:cstheme="minorHAnsi"/>
          <w:b/>
          <w:sz w:val="28"/>
          <w:szCs w:val="28"/>
        </w:rPr>
      </w:pPr>
      <w:r w:rsidRPr="004D59C5">
        <w:rPr>
          <w:rFonts w:asciiTheme="minorHAnsi" w:hAnsiTheme="minorHAnsi" w:cstheme="minorHAnsi"/>
          <w:b/>
          <w:sz w:val="28"/>
          <w:szCs w:val="28"/>
        </w:rPr>
        <w:br w:type="page"/>
      </w:r>
    </w:p>
    <w:p w14:paraId="40022798" w14:textId="77777777" w:rsidR="00C73E45" w:rsidRPr="004D59C5" w:rsidRDefault="00C73E45" w:rsidP="00C73E45">
      <w:pPr>
        <w:jc w:val="left"/>
        <w:rPr>
          <w:rFonts w:asciiTheme="minorHAnsi" w:hAnsiTheme="minorHAnsi" w:cstheme="minorHAnsi"/>
          <w:b/>
          <w:sz w:val="28"/>
          <w:szCs w:val="28"/>
        </w:rPr>
      </w:pPr>
      <w:r w:rsidRPr="004D59C5">
        <w:rPr>
          <w:rFonts w:asciiTheme="minorHAnsi" w:hAnsiTheme="minorHAnsi" w:cstheme="minorHAnsi"/>
          <w:b/>
          <w:sz w:val="28"/>
          <w:szCs w:val="28"/>
        </w:rPr>
        <w:lastRenderedPageBreak/>
        <w:t>Document Control</w:t>
      </w:r>
    </w:p>
    <w:p w14:paraId="2DB5DB7F" w14:textId="77777777" w:rsidR="00C73E45" w:rsidRPr="004D59C5" w:rsidRDefault="00C73E45" w:rsidP="00C73E45">
      <w:pPr>
        <w:jc w:val="left"/>
        <w:rPr>
          <w:rFonts w:asciiTheme="minorHAnsi" w:hAnsiTheme="minorHAnsi" w:cstheme="minorHAnsi"/>
          <w:lang w:val="en-NZ"/>
        </w:rPr>
      </w:pPr>
    </w:p>
    <w:p w14:paraId="34B2527B" w14:textId="77777777" w:rsidR="00C73E45" w:rsidRPr="004D59C5" w:rsidRDefault="00C73E45" w:rsidP="00C73E45">
      <w:pPr>
        <w:pStyle w:val="CM31"/>
        <w:spacing w:after="120" w:line="360" w:lineRule="auto"/>
        <w:rPr>
          <w:rFonts w:asciiTheme="minorHAnsi" w:hAnsiTheme="minorHAnsi" w:cstheme="minorHAnsi"/>
          <w:noProof/>
          <w:color w:val="000000"/>
          <w:sz w:val="22"/>
          <w:szCs w:val="22"/>
          <w:lang w:val="en-SG"/>
        </w:rPr>
      </w:pPr>
      <w:r w:rsidRPr="004D59C5">
        <w:rPr>
          <w:rFonts w:asciiTheme="minorHAnsi" w:hAnsiTheme="minorHAnsi" w:cstheme="minorHAnsi"/>
          <w:b/>
          <w:bCs/>
          <w:noProof/>
          <w:color w:val="000000"/>
          <w:sz w:val="22"/>
          <w:szCs w:val="22"/>
          <w:lang w:val="en-SG"/>
        </w:rPr>
        <w:t xml:space="preserve">Revision History </w:t>
      </w:r>
    </w:p>
    <w:tbl>
      <w:tblPr>
        <w:tblpPr w:leftFromText="180" w:rightFromText="180" w:vertAnchor="text" w:tblpY="1"/>
        <w:tblOverlap w:val="never"/>
        <w:tblW w:w="919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155"/>
        <w:gridCol w:w="1440"/>
        <w:gridCol w:w="5055"/>
        <w:gridCol w:w="1548"/>
      </w:tblGrid>
      <w:tr w:rsidR="00C73E45" w:rsidRPr="00D17B63" w14:paraId="5ADDC587" w14:textId="77777777" w:rsidTr="009857EC">
        <w:trPr>
          <w:trHeight w:val="464"/>
        </w:trPr>
        <w:tc>
          <w:tcPr>
            <w:tcW w:w="1155" w:type="dxa"/>
            <w:shd w:val="clear" w:color="auto" w:fill="E6E6E6"/>
          </w:tcPr>
          <w:p w14:paraId="38130D21" w14:textId="77777777" w:rsidR="00C73E45" w:rsidRPr="00D17B63" w:rsidRDefault="00C73E45"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sidRPr="00D17B63">
              <w:rPr>
                <w:rFonts w:asciiTheme="minorHAnsi" w:hAnsiTheme="minorHAnsi" w:cstheme="minorHAnsi"/>
                <w:b/>
                <w:bCs/>
                <w:noProof/>
                <w:sz w:val="22"/>
                <w:szCs w:val="22"/>
                <w:lang w:val="en-SG"/>
              </w:rPr>
              <w:t>Revision #</w:t>
            </w:r>
          </w:p>
        </w:tc>
        <w:tc>
          <w:tcPr>
            <w:tcW w:w="1440" w:type="dxa"/>
            <w:shd w:val="clear" w:color="auto" w:fill="E6E6E6"/>
          </w:tcPr>
          <w:p w14:paraId="4DEB79AA" w14:textId="77777777" w:rsidR="00C73E45" w:rsidRPr="00D17B63" w:rsidRDefault="00C73E45" w:rsidP="00D17B63">
            <w:pPr>
              <w:pStyle w:val="Default"/>
              <w:suppressAutoHyphens/>
              <w:autoSpaceDE/>
              <w:autoSpaceDN/>
              <w:adjustRightInd/>
              <w:spacing w:before="60" w:after="60" w:line="360" w:lineRule="auto"/>
              <w:jc w:val="left"/>
              <w:rPr>
                <w:rFonts w:asciiTheme="minorHAnsi" w:hAnsiTheme="minorHAnsi" w:cstheme="minorHAnsi"/>
                <w:b/>
                <w:bCs/>
                <w:noProof/>
                <w:sz w:val="22"/>
                <w:szCs w:val="22"/>
                <w:lang w:val="en-SG"/>
              </w:rPr>
            </w:pPr>
            <w:r w:rsidRPr="00D17B63">
              <w:rPr>
                <w:rFonts w:asciiTheme="minorHAnsi" w:hAnsiTheme="minorHAnsi" w:cstheme="minorHAnsi"/>
                <w:b/>
                <w:bCs/>
                <w:noProof/>
                <w:sz w:val="22"/>
                <w:szCs w:val="22"/>
                <w:lang w:val="en-SG"/>
              </w:rPr>
              <w:t>Release Date</w:t>
            </w:r>
          </w:p>
        </w:tc>
        <w:tc>
          <w:tcPr>
            <w:tcW w:w="5055" w:type="dxa"/>
            <w:shd w:val="clear" w:color="auto" w:fill="E6E6E6"/>
          </w:tcPr>
          <w:p w14:paraId="5DA73DF5" w14:textId="77777777" w:rsidR="00C73E45" w:rsidRPr="00D17B63" w:rsidRDefault="00C73E45"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sidRPr="00D17B63">
              <w:rPr>
                <w:rFonts w:asciiTheme="minorHAnsi" w:hAnsiTheme="minorHAnsi" w:cstheme="minorHAnsi"/>
                <w:b/>
                <w:bCs/>
                <w:noProof/>
                <w:sz w:val="22"/>
                <w:szCs w:val="22"/>
                <w:lang w:val="en-SG"/>
              </w:rPr>
              <w:t xml:space="preserve">Summary of Changes </w:t>
            </w:r>
          </w:p>
        </w:tc>
        <w:tc>
          <w:tcPr>
            <w:tcW w:w="1548" w:type="dxa"/>
            <w:shd w:val="clear" w:color="auto" w:fill="E6E6E6"/>
          </w:tcPr>
          <w:p w14:paraId="7400B99E" w14:textId="77777777" w:rsidR="00C73E45" w:rsidRPr="00D17B63" w:rsidRDefault="00C73E45"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sidRPr="00D17B63">
              <w:rPr>
                <w:rFonts w:asciiTheme="minorHAnsi" w:hAnsiTheme="minorHAnsi" w:cstheme="minorHAnsi"/>
                <w:b/>
                <w:bCs/>
                <w:noProof/>
                <w:sz w:val="22"/>
                <w:szCs w:val="22"/>
                <w:lang w:val="en-SG"/>
              </w:rPr>
              <w:t>Author</w:t>
            </w:r>
          </w:p>
        </w:tc>
      </w:tr>
      <w:tr w:rsidR="00C73E45" w:rsidRPr="00D17B63" w14:paraId="5982251D" w14:textId="77777777" w:rsidTr="009857EC">
        <w:trPr>
          <w:trHeight w:val="73"/>
        </w:trPr>
        <w:tc>
          <w:tcPr>
            <w:tcW w:w="1155" w:type="dxa"/>
          </w:tcPr>
          <w:p w14:paraId="08EFB1E0" w14:textId="31AB5596" w:rsidR="00C73E45" w:rsidRPr="00D17B63" w:rsidRDefault="00C73E45"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sidRPr="00D17B63">
              <w:rPr>
                <w:rFonts w:asciiTheme="minorHAnsi" w:hAnsiTheme="minorHAnsi" w:cstheme="minorHAnsi"/>
                <w:noProof/>
                <w:sz w:val="22"/>
                <w:szCs w:val="22"/>
                <w:lang w:val="en-SG"/>
              </w:rPr>
              <w:t>0.</w:t>
            </w:r>
            <w:r w:rsidR="005F7C03" w:rsidRPr="00D17B63">
              <w:rPr>
                <w:rFonts w:asciiTheme="minorHAnsi" w:hAnsiTheme="minorHAnsi" w:cstheme="minorHAnsi"/>
                <w:noProof/>
                <w:sz w:val="22"/>
                <w:szCs w:val="22"/>
                <w:lang w:val="en-SG"/>
              </w:rPr>
              <w:t>0</w:t>
            </w:r>
            <w:r w:rsidRPr="00D17B63">
              <w:rPr>
                <w:rFonts w:asciiTheme="minorHAnsi" w:hAnsiTheme="minorHAnsi" w:cstheme="minorHAnsi"/>
                <w:noProof/>
                <w:sz w:val="22"/>
                <w:szCs w:val="22"/>
                <w:lang w:val="en-SG"/>
              </w:rPr>
              <w:t>1</w:t>
            </w:r>
          </w:p>
        </w:tc>
        <w:tc>
          <w:tcPr>
            <w:tcW w:w="1440" w:type="dxa"/>
          </w:tcPr>
          <w:p w14:paraId="6E878C14" w14:textId="6A5F0158" w:rsidR="00C73E45" w:rsidRPr="00D17B63" w:rsidRDefault="00B114BA"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sidRPr="00D17B63">
              <w:rPr>
                <w:rFonts w:asciiTheme="minorHAnsi" w:hAnsiTheme="minorHAnsi" w:cstheme="minorHAnsi"/>
                <w:noProof/>
                <w:sz w:val="22"/>
                <w:szCs w:val="22"/>
                <w:lang w:val="en-SG"/>
              </w:rPr>
              <w:t>2</w:t>
            </w:r>
            <w:r w:rsidR="00372AF6" w:rsidRPr="00D17B63">
              <w:rPr>
                <w:rFonts w:asciiTheme="minorHAnsi" w:hAnsiTheme="minorHAnsi" w:cstheme="minorHAnsi"/>
                <w:noProof/>
                <w:sz w:val="22"/>
                <w:szCs w:val="22"/>
                <w:lang w:val="en-SG"/>
              </w:rPr>
              <w:t>4</w:t>
            </w:r>
            <w:r w:rsidR="00002072" w:rsidRPr="00D17B63">
              <w:rPr>
                <w:rFonts w:asciiTheme="minorHAnsi" w:hAnsiTheme="minorHAnsi" w:cstheme="minorHAnsi"/>
                <w:noProof/>
                <w:sz w:val="22"/>
                <w:szCs w:val="22"/>
                <w:lang w:val="en-SG"/>
              </w:rPr>
              <w:t xml:space="preserve"> </w:t>
            </w:r>
            <w:r w:rsidR="007979DA" w:rsidRPr="00D17B63">
              <w:rPr>
                <w:rFonts w:asciiTheme="minorHAnsi" w:hAnsiTheme="minorHAnsi" w:cstheme="minorHAnsi"/>
                <w:noProof/>
                <w:sz w:val="22"/>
                <w:szCs w:val="22"/>
                <w:lang w:val="en-SG"/>
              </w:rPr>
              <w:t>Dec</w:t>
            </w:r>
            <w:r w:rsidR="00002072" w:rsidRPr="00D17B63">
              <w:rPr>
                <w:rFonts w:asciiTheme="minorHAnsi" w:hAnsiTheme="minorHAnsi" w:cstheme="minorHAnsi"/>
                <w:noProof/>
                <w:sz w:val="22"/>
                <w:szCs w:val="22"/>
                <w:lang w:val="en-SG"/>
              </w:rPr>
              <w:t xml:space="preserve"> 2025</w:t>
            </w:r>
          </w:p>
        </w:tc>
        <w:tc>
          <w:tcPr>
            <w:tcW w:w="5055" w:type="dxa"/>
          </w:tcPr>
          <w:p w14:paraId="6115D3D3" w14:textId="50286761" w:rsidR="00C73E45" w:rsidRPr="00D17B63" w:rsidRDefault="007C18F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sidRPr="00D17B63">
              <w:rPr>
                <w:rFonts w:asciiTheme="minorHAnsi" w:hAnsiTheme="minorHAnsi" w:cstheme="minorHAnsi"/>
                <w:noProof/>
                <w:sz w:val="22"/>
                <w:szCs w:val="22"/>
                <w:lang w:val="en-SG"/>
              </w:rPr>
              <w:t>Initial draft.</w:t>
            </w:r>
          </w:p>
        </w:tc>
        <w:tc>
          <w:tcPr>
            <w:tcW w:w="1548" w:type="dxa"/>
          </w:tcPr>
          <w:p w14:paraId="1D6C2989" w14:textId="00965E2D" w:rsidR="00C73E45" w:rsidRPr="00D17B63" w:rsidRDefault="007979DA"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sidRPr="00D17B63">
              <w:rPr>
                <w:rFonts w:asciiTheme="minorHAnsi" w:hAnsiTheme="minorHAnsi" w:cstheme="minorHAnsi"/>
                <w:noProof/>
                <w:sz w:val="22"/>
                <w:szCs w:val="22"/>
                <w:lang w:val="en-SG"/>
              </w:rPr>
              <w:t>Gu Yichen</w:t>
            </w:r>
          </w:p>
        </w:tc>
      </w:tr>
      <w:tr w:rsidR="008B048B" w:rsidRPr="00D17B63" w14:paraId="72DAC3E6" w14:textId="77777777" w:rsidTr="009857EC">
        <w:trPr>
          <w:trHeight w:val="73"/>
        </w:trPr>
        <w:tc>
          <w:tcPr>
            <w:tcW w:w="1155" w:type="dxa"/>
          </w:tcPr>
          <w:p w14:paraId="70D6BA26" w14:textId="51040C4C" w:rsidR="008B048B" w:rsidRPr="00D17B63" w:rsidRDefault="00977CAF"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Pr>
                <w:rFonts w:asciiTheme="minorHAnsi" w:hAnsiTheme="minorHAnsi" w:cstheme="minorHAnsi"/>
                <w:noProof/>
                <w:sz w:val="22"/>
                <w:szCs w:val="22"/>
                <w:lang w:val="en-SG"/>
              </w:rPr>
              <w:t>0.02</w:t>
            </w:r>
          </w:p>
        </w:tc>
        <w:tc>
          <w:tcPr>
            <w:tcW w:w="1440" w:type="dxa"/>
          </w:tcPr>
          <w:p w14:paraId="78B0443B" w14:textId="07771F50" w:rsidR="008B048B" w:rsidRPr="00D17B63" w:rsidRDefault="00977CAF"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Pr>
                <w:rFonts w:asciiTheme="minorHAnsi" w:hAnsiTheme="minorHAnsi" w:cstheme="minorHAnsi"/>
                <w:noProof/>
                <w:sz w:val="22"/>
                <w:szCs w:val="22"/>
                <w:lang w:val="en-SG"/>
              </w:rPr>
              <w:t>31 Dec 2025</w:t>
            </w:r>
          </w:p>
        </w:tc>
        <w:tc>
          <w:tcPr>
            <w:tcW w:w="5055" w:type="dxa"/>
          </w:tcPr>
          <w:p w14:paraId="66E8B346" w14:textId="56CA5AD1" w:rsidR="00977CAF" w:rsidRDefault="00977CAF" w:rsidP="00977CAF">
            <w:pPr>
              <w:pStyle w:val="Default"/>
              <w:numPr>
                <w:ilvl w:val="0"/>
                <w:numId w:val="75"/>
              </w:numPr>
              <w:suppressAutoHyphens/>
              <w:autoSpaceDE/>
              <w:autoSpaceDN/>
              <w:adjustRightInd/>
              <w:spacing w:before="60" w:after="60" w:line="360" w:lineRule="auto"/>
              <w:jc w:val="left"/>
              <w:rPr>
                <w:rFonts w:asciiTheme="minorHAnsi" w:hAnsiTheme="minorHAnsi" w:cstheme="minorHAnsi"/>
                <w:noProof/>
                <w:sz w:val="22"/>
                <w:szCs w:val="22"/>
                <w:lang w:val="en-SG"/>
              </w:rPr>
            </w:pPr>
            <w:r>
              <w:rPr>
                <w:rFonts w:asciiTheme="minorHAnsi" w:hAnsiTheme="minorHAnsi" w:cstheme="minorHAnsi"/>
                <w:noProof/>
                <w:sz w:val="22"/>
                <w:szCs w:val="22"/>
                <w:lang w:val="en-SG"/>
              </w:rPr>
              <w:t>Updated</w:t>
            </w:r>
            <w:r w:rsidR="00EB1B7C">
              <w:rPr>
                <w:rFonts w:asciiTheme="minorHAnsi" w:hAnsiTheme="minorHAnsi" w:cstheme="minorHAnsi"/>
                <w:noProof/>
                <w:sz w:val="22"/>
                <w:szCs w:val="22"/>
                <w:lang w:val="en-SG"/>
              </w:rPr>
              <w:t xml:space="preserve"> section headers to include the filenames for easier navigation.</w:t>
            </w:r>
          </w:p>
          <w:p w14:paraId="1D36722A" w14:textId="54D9105D" w:rsidR="008B048B" w:rsidRPr="00D17B63" w:rsidRDefault="00977CAF" w:rsidP="003D7E41">
            <w:pPr>
              <w:pStyle w:val="Default"/>
              <w:numPr>
                <w:ilvl w:val="0"/>
                <w:numId w:val="75"/>
              </w:numPr>
              <w:suppressAutoHyphens/>
              <w:autoSpaceDE/>
              <w:autoSpaceDN/>
              <w:adjustRightInd/>
              <w:spacing w:before="60" w:after="60" w:line="360" w:lineRule="auto"/>
              <w:jc w:val="left"/>
              <w:rPr>
                <w:rFonts w:asciiTheme="minorHAnsi" w:hAnsiTheme="minorHAnsi" w:cstheme="minorHAnsi"/>
                <w:noProof/>
                <w:sz w:val="22"/>
                <w:szCs w:val="22"/>
                <w:lang w:val="en-SG"/>
              </w:rPr>
            </w:pPr>
            <w:r>
              <w:rPr>
                <w:rFonts w:asciiTheme="minorHAnsi" w:hAnsiTheme="minorHAnsi" w:cstheme="minorHAnsi"/>
                <w:noProof/>
                <w:sz w:val="22"/>
                <w:szCs w:val="22"/>
                <w:lang w:val="en-SG"/>
              </w:rPr>
              <w:t xml:space="preserve">Refined </w:t>
            </w:r>
            <w:r w:rsidR="00EB1B7C">
              <w:rPr>
                <w:rFonts w:asciiTheme="minorHAnsi" w:hAnsiTheme="minorHAnsi" w:cstheme="minorHAnsi"/>
                <w:noProof/>
                <w:sz w:val="22"/>
                <w:szCs w:val="22"/>
                <w:lang w:val="en-SG"/>
              </w:rPr>
              <w:t xml:space="preserve">Description and </w:t>
            </w:r>
            <w:r>
              <w:rPr>
                <w:rFonts w:asciiTheme="minorHAnsi" w:hAnsiTheme="minorHAnsi" w:cstheme="minorHAnsi"/>
                <w:noProof/>
                <w:sz w:val="22"/>
                <w:szCs w:val="22"/>
                <w:lang w:val="en-SG"/>
              </w:rPr>
              <w:t>Time &amp; Frequency</w:t>
            </w:r>
            <w:r w:rsidR="00EB1B7C">
              <w:rPr>
                <w:rFonts w:asciiTheme="minorHAnsi" w:hAnsiTheme="minorHAnsi" w:cstheme="minorHAnsi"/>
                <w:noProof/>
                <w:sz w:val="22"/>
                <w:szCs w:val="22"/>
                <w:lang w:val="en-SG"/>
              </w:rPr>
              <w:t xml:space="preserve"> </w:t>
            </w:r>
            <w:r>
              <w:rPr>
                <w:rFonts w:asciiTheme="minorHAnsi" w:hAnsiTheme="minorHAnsi" w:cstheme="minorHAnsi"/>
                <w:noProof/>
                <w:sz w:val="22"/>
                <w:szCs w:val="22"/>
                <w:lang w:val="en-SG"/>
              </w:rPr>
              <w:t>sections to improve</w:t>
            </w:r>
            <w:r w:rsidR="00EB1B7C">
              <w:rPr>
                <w:rFonts w:asciiTheme="minorHAnsi" w:hAnsiTheme="minorHAnsi" w:cstheme="minorHAnsi"/>
                <w:noProof/>
                <w:sz w:val="22"/>
                <w:szCs w:val="22"/>
                <w:lang w:val="en-SG"/>
              </w:rPr>
              <w:t xml:space="preserve"> clarity.</w:t>
            </w:r>
          </w:p>
        </w:tc>
        <w:tc>
          <w:tcPr>
            <w:tcW w:w="1548" w:type="dxa"/>
          </w:tcPr>
          <w:p w14:paraId="4CC669EF" w14:textId="110000C6" w:rsidR="008B048B" w:rsidRPr="00D17B63" w:rsidRDefault="00977CAF"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r>
              <w:rPr>
                <w:rFonts w:asciiTheme="minorHAnsi" w:hAnsiTheme="minorHAnsi" w:cstheme="minorHAnsi"/>
                <w:noProof/>
                <w:sz w:val="22"/>
                <w:szCs w:val="22"/>
                <w:lang w:val="en-SG"/>
              </w:rPr>
              <w:t>Gu Yichen</w:t>
            </w:r>
          </w:p>
        </w:tc>
      </w:tr>
      <w:tr w:rsidR="008B048B" w:rsidRPr="00D17B63" w14:paraId="4E905547" w14:textId="77777777" w:rsidTr="009857EC">
        <w:trPr>
          <w:trHeight w:val="73"/>
        </w:trPr>
        <w:tc>
          <w:tcPr>
            <w:tcW w:w="1155" w:type="dxa"/>
          </w:tcPr>
          <w:p w14:paraId="4D9A32BC" w14:textId="74076261" w:rsidR="008B048B" w:rsidRPr="00D17B63" w:rsidRDefault="008B048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p>
        </w:tc>
        <w:tc>
          <w:tcPr>
            <w:tcW w:w="1440" w:type="dxa"/>
          </w:tcPr>
          <w:p w14:paraId="2F992A98" w14:textId="4F3846D5" w:rsidR="008B048B" w:rsidRPr="00D17B63" w:rsidRDefault="008B048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p>
        </w:tc>
        <w:tc>
          <w:tcPr>
            <w:tcW w:w="5055" w:type="dxa"/>
          </w:tcPr>
          <w:p w14:paraId="2203C9F5" w14:textId="41FF23A6" w:rsidR="008B048B" w:rsidRPr="00D17B63" w:rsidRDefault="008B048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p>
        </w:tc>
        <w:tc>
          <w:tcPr>
            <w:tcW w:w="1548" w:type="dxa"/>
          </w:tcPr>
          <w:p w14:paraId="06679373" w14:textId="551C83F5" w:rsidR="008B048B" w:rsidRPr="00D17B63" w:rsidRDefault="008B048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p>
        </w:tc>
      </w:tr>
      <w:tr w:rsidR="008B048B" w:rsidRPr="00D17B63" w14:paraId="0C502566" w14:textId="77777777" w:rsidTr="009857EC">
        <w:trPr>
          <w:trHeight w:val="73"/>
        </w:trPr>
        <w:tc>
          <w:tcPr>
            <w:tcW w:w="1155" w:type="dxa"/>
          </w:tcPr>
          <w:p w14:paraId="12246EF8" w14:textId="77777777" w:rsidR="008B048B" w:rsidRPr="00D17B63" w:rsidRDefault="008B048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p>
        </w:tc>
        <w:tc>
          <w:tcPr>
            <w:tcW w:w="1440" w:type="dxa"/>
          </w:tcPr>
          <w:p w14:paraId="1AC1E255" w14:textId="77777777" w:rsidR="008B048B" w:rsidRPr="00D17B63" w:rsidRDefault="008B048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p>
        </w:tc>
        <w:tc>
          <w:tcPr>
            <w:tcW w:w="5055" w:type="dxa"/>
          </w:tcPr>
          <w:p w14:paraId="1B14A03C" w14:textId="77777777" w:rsidR="008B048B" w:rsidRPr="00D17B63" w:rsidRDefault="008B048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p>
        </w:tc>
        <w:tc>
          <w:tcPr>
            <w:tcW w:w="1548" w:type="dxa"/>
          </w:tcPr>
          <w:p w14:paraId="0153F0F9" w14:textId="77777777" w:rsidR="008B048B" w:rsidRPr="00D17B63" w:rsidRDefault="008B048B" w:rsidP="00D17B63">
            <w:pPr>
              <w:pStyle w:val="Default"/>
              <w:suppressAutoHyphens/>
              <w:autoSpaceDE/>
              <w:autoSpaceDN/>
              <w:adjustRightInd/>
              <w:spacing w:before="60" w:after="60" w:line="360" w:lineRule="auto"/>
              <w:jc w:val="left"/>
              <w:rPr>
                <w:rFonts w:asciiTheme="minorHAnsi" w:hAnsiTheme="minorHAnsi" w:cstheme="minorHAnsi"/>
                <w:noProof/>
                <w:sz w:val="22"/>
                <w:szCs w:val="22"/>
                <w:lang w:val="en-SG"/>
              </w:rPr>
            </w:pPr>
          </w:p>
        </w:tc>
      </w:tr>
    </w:tbl>
    <w:p w14:paraId="79B78295" w14:textId="77777777" w:rsidR="00C73E45" w:rsidRPr="00D17B63" w:rsidRDefault="00C73E45" w:rsidP="00D17B63">
      <w:pPr>
        <w:pStyle w:val="CM31"/>
        <w:spacing w:after="120" w:line="360" w:lineRule="auto"/>
        <w:rPr>
          <w:rFonts w:asciiTheme="minorHAnsi" w:hAnsiTheme="minorHAnsi" w:cstheme="minorHAnsi"/>
          <w:b/>
          <w:bCs/>
          <w:noProof/>
          <w:sz w:val="22"/>
          <w:szCs w:val="22"/>
          <w:lang w:val="en-SG"/>
        </w:rPr>
      </w:pPr>
    </w:p>
    <w:tbl>
      <w:tblPr>
        <w:tblpPr w:leftFromText="180" w:rightFromText="180" w:vertAnchor="text" w:horzAnchor="margin" w:tblpY="63"/>
        <w:tblW w:w="919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5328"/>
        <w:gridCol w:w="2250"/>
        <w:gridCol w:w="1620"/>
      </w:tblGrid>
      <w:tr w:rsidR="00C73E45" w:rsidRPr="00D17B63" w14:paraId="275E8F61" w14:textId="77777777" w:rsidTr="00587A02">
        <w:trPr>
          <w:cantSplit/>
        </w:trPr>
        <w:tc>
          <w:tcPr>
            <w:tcW w:w="5328" w:type="dxa"/>
            <w:shd w:val="clear" w:color="auto" w:fill="E6E6E6"/>
          </w:tcPr>
          <w:p w14:paraId="1019933E" w14:textId="77777777" w:rsidR="00C73E45" w:rsidRPr="00D17B63" w:rsidRDefault="00C73E45" w:rsidP="00D17B63">
            <w:pPr>
              <w:pStyle w:val="TableText"/>
              <w:widowControl/>
              <w:spacing w:before="60" w:line="360" w:lineRule="auto"/>
              <w:ind w:left="72"/>
              <w:jc w:val="left"/>
              <w:rPr>
                <w:rFonts w:asciiTheme="minorHAnsi" w:hAnsiTheme="minorHAnsi" w:cstheme="minorHAnsi"/>
                <w:b/>
                <w:bCs/>
                <w:sz w:val="22"/>
                <w:szCs w:val="22"/>
              </w:rPr>
            </w:pPr>
            <w:r w:rsidRPr="00D17B63">
              <w:rPr>
                <w:rFonts w:asciiTheme="minorHAnsi" w:hAnsiTheme="minorHAnsi" w:cstheme="minorHAnsi"/>
                <w:b/>
                <w:bCs/>
                <w:sz w:val="22"/>
                <w:szCs w:val="22"/>
              </w:rPr>
              <w:t>Reviewer Name (Designation)</w:t>
            </w:r>
          </w:p>
        </w:tc>
        <w:tc>
          <w:tcPr>
            <w:tcW w:w="2250" w:type="dxa"/>
            <w:shd w:val="clear" w:color="auto" w:fill="E6E6E6"/>
          </w:tcPr>
          <w:p w14:paraId="40326C31" w14:textId="77777777" w:rsidR="00C73E45" w:rsidRPr="00D17B63" w:rsidRDefault="00C73E45" w:rsidP="00D17B63">
            <w:pPr>
              <w:pStyle w:val="TableText"/>
              <w:widowControl/>
              <w:spacing w:before="60" w:line="360" w:lineRule="auto"/>
              <w:jc w:val="left"/>
              <w:rPr>
                <w:rFonts w:asciiTheme="minorHAnsi" w:hAnsiTheme="minorHAnsi" w:cstheme="minorHAnsi"/>
                <w:b/>
                <w:bCs/>
                <w:iCs/>
                <w:sz w:val="22"/>
                <w:szCs w:val="22"/>
              </w:rPr>
            </w:pPr>
            <w:r w:rsidRPr="00D17B63">
              <w:rPr>
                <w:rFonts w:asciiTheme="minorHAnsi" w:hAnsiTheme="minorHAnsi" w:cstheme="minorHAnsi"/>
                <w:b/>
                <w:bCs/>
                <w:sz w:val="22"/>
                <w:szCs w:val="22"/>
              </w:rPr>
              <w:t>Reviewed Revision #</w:t>
            </w:r>
          </w:p>
        </w:tc>
        <w:tc>
          <w:tcPr>
            <w:tcW w:w="1620" w:type="dxa"/>
            <w:shd w:val="clear" w:color="auto" w:fill="E6E6E6"/>
          </w:tcPr>
          <w:p w14:paraId="696D7641" w14:textId="77777777" w:rsidR="00C73E45" w:rsidRPr="00D17B63" w:rsidRDefault="00C73E45" w:rsidP="00D17B63">
            <w:pPr>
              <w:pStyle w:val="TableText"/>
              <w:widowControl/>
              <w:spacing w:before="60" w:line="360" w:lineRule="auto"/>
              <w:jc w:val="left"/>
              <w:rPr>
                <w:rFonts w:asciiTheme="minorHAnsi" w:hAnsiTheme="minorHAnsi" w:cstheme="minorHAnsi"/>
                <w:b/>
                <w:bCs/>
                <w:i/>
                <w:iCs/>
                <w:sz w:val="22"/>
                <w:szCs w:val="22"/>
              </w:rPr>
            </w:pPr>
            <w:r w:rsidRPr="00D17B63">
              <w:rPr>
                <w:rFonts w:asciiTheme="minorHAnsi" w:hAnsiTheme="minorHAnsi" w:cstheme="minorHAnsi"/>
                <w:b/>
                <w:bCs/>
                <w:sz w:val="22"/>
                <w:szCs w:val="22"/>
              </w:rPr>
              <w:t>Date</w:t>
            </w:r>
          </w:p>
        </w:tc>
      </w:tr>
      <w:tr w:rsidR="00C73E45" w:rsidRPr="00D17B63" w14:paraId="0399D406" w14:textId="77777777" w:rsidTr="00587A02">
        <w:trPr>
          <w:cantSplit/>
        </w:trPr>
        <w:tc>
          <w:tcPr>
            <w:tcW w:w="5328" w:type="dxa"/>
          </w:tcPr>
          <w:p w14:paraId="71AF4810" w14:textId="77777777" w:rsidR="00C73E45" w:rsidRPr="00D17B63" w:rsidRDefault="00C73E45" w:rsidP="00D17B63">
            <w:pPr>
              <w:pStyle w:val="TableText"/>
              <w:widowControl/>
              <w:spacing w:before="60" w:line="360" w:lineRule="auto"/>
              <w:ind w:left="72"/>
              <w:jc w:val="left"/>
              <w:rPr>
                <w:rFonts w:asciiTheme="minorHAnsi" w:hAnsiTheme="minorHAnsi" w:cstheme="minorHAnsi"/>
                <w:sz w:val="22"/>
                <w:szCs w:val="22"/>
              </w:rPr>
            </w:pPr>
          </w:p>
        </w:tc>
        <w:tc>
          <w:tcPr>
            <w:tcW w:w="2250" w:type="dxa"/>
          </w:tcPr>
          <w:p w14:paraId="6C6C871E" w14:textId="77777777" w:rsidR="00C73E45" w:rsidRPr="00D17B63" w:rsidRDefault="00C73E45" w:rsidP="00D17B63">
            <w:pPr>
              <w:pStyle w:val="TableText"/>
              <w:widowControl/>
              <w:spacing w:before="60" w:line="360" w:lineRule="auto"/>
              <w:jc w:val="left"/>
              <w:rPr>
                <w:rFonts w:asciiTheme="minorHAnsi" w:hAnsiTheme="minorHAnsi" w:cstheme="minorHAnsi"/>
                <w:sz w:val="22"/>
                <w:szCs w:val="22"/>
              </w:rPr>
            </w:pPr>
          </w:p>
        </w:tc>
        <w:tc>
          <w:tcPr>
            <w:tcW w:w="1620" w:type="dxa"/>
          </w:tcPr>
          <w:p w14:paraId="1A888D1A" w14:textId="77777777" w:rsidR="00C73E45" w:rsidRPr="00D17B63" w:rsidRDefault="00C73E45" w:rsidP="00D17B63">
            <w:pPr>
              <w:pStyle w:val="TableText"/>
              <w:widowControl/>
              <w:spacing w:before="60" w:line="360" w:lineRule="auto"/>
              <w:jc w:val="left"/>
              <w:rPr>
                <w:rFonts w:asciiTheme="minorHAnsi" w:hAnsiTheme="minorHAnsi" w:cstheme="minorHAnsi"/>
                <w:sz w:val="22"/>
                <w:szCs w:val="22"/>
              </w:rPr>
            </w:pPr>
          </w:p>
        </w:tc>
      </w:tr>
      <w:tr w:rsidR="00C73E45" w:rsidRPr="00D17B63" w14:paraId="017632B5" w14:textId="77777777" w:rsidTr="00587A02">
        <w:trPr>
          <w:cantSplit/>
        </w:trPr>
        <w:tc>
          <w:tcPr>
            <w:tcW w:w="5328" w:type="dxa"/>
          </w:tcPr>
          <w:p w14:paraId="3F6798C9" w14:textId="77777777" w:rsidR="00C73E45" w:rsidRPr="00D17B63" w:rsidRDefault="00C73E45" w:rsidP="00D17B63">
            <w:pPr>
              <w:pStyle w:val="TableText"/>
              <w:widowControl/>
              <w:spacing w:before="60" w:line="360" w:lineRule="auto"/>
              <w:ind w:left="72"/>
              <w:jc w:val="left"/>
              <w:rPr>
                <w:rFonts w:asciiTheme="minorHAnsi" w:hAnsiTheme="minorHAnsi" w:cstheme="minorHAnsi"/>
                <w:sz w:val="22"/>
                <w:szCs w:val="22"/>
              </w:rPr>
            </w:pPr>
          </w:p>
        </w:tc>
        <w:tc>
          <w:tcPr>
            <w:tcW w:w="2250" w:type="dxa"/>
          </w:tcPr>
          <w:p w14:paraId="045D301D" w14:textId="77777777" w:rsidR="00C73E45" w:rsidRPr="00D17B63" w:rsidRDefault="00C73E45" w:rsidP="00D17B63">
            <w:pPr>
              <w:pStyle w:val="TableText"/>
              <w:widowControl/>
              <w:spacing w:before="60" w:line="360" w:lineRule="auto"/>
              <w:jc w:val="left"/>
              <w:rPr>
                <w:rFonts w:asciiTheme="minorHAnsi" w:hAnsiTheme="minorHAnsi" w:cstheme="minorHAnsi"/>
                <w:sz w:val="22"/>
                <w:szCs w:val="22"/>
              </w:rPr>
            </w:pPr>
          </w:p>
        </w:tc>
        <w:tc>
          <w:tcPr>
            <w:tcW w:w="1620" w:type="dxa"/>
          </w:tcPr>
          <w:p w14:paraId="060B7AE4" w14:textId="77777777" w:rsidR="00C73E45" w:rsidRPr="00D17B63" w:rsidRDefault="00C73E45" w:rsidP="00D17B63">
            <w:pPr>
              <w:pStyle w:val="TableText"/>
              <w:widowControl/>
              <w:spacing w:before="60" w:line="360" w:lineRule="auto"/>
              <w:jc w:val="left"/>
              <w:rPr>
                <w:rFonts w:asciiTheme="minorHAnsi" w:hAnsiTheme="minorHAnsi" w:cstheme="minorHAnsi"/>
                <w:sz w:val="22"/>
                <w:szCs w:val="22"/>
              </w:rPr>
            </w:pPr>
          </w:p>
        </w:tc>
      </w:tr>
      <w:tr w:rsidR="00C73E45" w:rsidRPr="00D17B63" w14:paraId="35D54856" w14:textId="77777777" w:rsidTr="00587A02">
        <w:trPr>
          <w:cantSplit/>
        </w:trPr>
        <w:tc>
          <w:tcPr>
            <w:tcW w:w="5328" w:type="dxa"/>
          </w:tcPr>
          <w:p w14:paraId="2E83EDDF" w14:textId="77777777" w:rsidR="00C73E45" w:rsidRPr="00D17B63" w:rsidRDefault="00C73E45" w:rsidP="00D17B63">
            <w:pPr>
              <w:pStyle w:val="TableText"/>
              <w:widowControl/>
              <w:spacing w:before="60" w:line="360" w:lineRule="auto"/>
              <w:ind w:left="72"/>
              <w:jc w:val="left"/>
              <w:rPr>
                <w:rFonts w:asciiTheme="minorHAnsi" w:hAnsiTheme="minorHAnsi" w:cstheme="minorHAnsi"/>
                <w:sz w:val="22"/>
                <w:szCs w:val="22"/>
              </w:rPr>
            </w:pPr>
          </w:p>
        </w:tc>
        <w:tc>
          <w:tcPr>
            <w:tcW w:w="2250" w:type="dxa"/>
          </w:tcPr>
          <w:p w14:paraId="16494C9F" w14:textId="77777777" w:rsidR="00C73E45" w:rsidRPr="00D17B63" w:rsidRDefault="00C73E45" w:rsidP="00D17B63">
            <w:pPr>
              <w:pStyle w:val="TableText"/>
              <w:widowControl/>
              <w:spacing w:before="60" w:line="360" w:lineRule="auto"/>
              <w:jc w:val="left"/>
              <w:rPr>
                <w:rFonts w:asciiTheme="minorHAnsi" w:hAnsiTheme="minorHAnsi" w:cstheme="minorHAnsi"/>
                <w:sz w:val="22"/>
                <w:szCs w:val="22"/>
              </w:rPr>
            </w:pPr>
          </w:p>
        </w:tc>
        <w:tc>
          <w:tcPr>
            <w:tcW w:w="1620" w:type="dxa"/>
          </w:tcPr>
          <w:p w14:paraId="150D2F1E" w14:textId="77777777" w:rsidR="00C73E45" w:rsidRPr="00D17B63" w:rsidRDefault="00C73E45" w:rsidP="00D17B63">
            <w:pPr>
              <w:pStyle w:val="TableText"/>
              <w:widowControl/>
              <w:spacing w:before="60" w:line="360" w:lineRule="auto"/>
              <w:jc w:val="left"/>
              <w:rPr>
                <w:rFonts w:asciiTheme="minorHAnsi" w:hAnsiTheme="minorHAnsi" w:cstheme="minorHAnsi"/>
                <w:sz w:val="22"/>
                <w:szCs w:val="22"/>
              </w:rPr>
            </w:pPr>
          </w:p>
        </w:tc>
      </w:tr>
    </w:tbl>
    <w:p w14:paraId="5244D070" w14:textId="77777777" w:rsidR="00C73E45" w:rsidRPr="00D17B63" w:rsidRDefault="00C73E45" w:rsidP="00D17B63">
      <w:pPr>
        <w:pStyle w:val="CM31"/>
        <w:spacing w:after="120" w:line="360" w:lineRule="auto"/>
        <w:rPr>
          <w:rFonts w:asciiTheme="minorHAnsi" w:hAnsiTheme="minorHAnsi" w:cstheme="minorHAnsi"/>
          <w:b/>
          <w:bCs/>
          <w:noProof/>
          <w:sz w:val="22"/>
          <w:szCs w:val="22"/>
          <w:lang w:val="en-SG"/>
        </w:rPr>
      </w:pPr>
    </w:p>
    <w:tbl>
      <w:tblPr>
        <w:tblpPr w:leftFromText="180" w:rightFromText="180" w:vertAnchor="text" w:horzAnchor="margin" w:tblpY="63"/>
        <w:tblW w:w="919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5328"/>
        <w:gridCol w:w="2250"/>
        <w:gridCol w:w="1620"/>
      </w:tblGrid>
      <w:tr w:rsidR="00C73E45" w:rsidRPr="00D17B63" w14:paraId="4420D9BC" w14:textId="77777777" w:rsidTr="00587A02">
        <w:trPr>
          <w:cantSplit/>
        </w:trPr>
        <w:tc>
          <w:tcPr>
            <w:tcW w:w="5328" w:type="dxa"/>
            <w:shd w:val="clear" w:color="auto" w:fill="E6E6E6"/>
          </w:tcPr>
          <w:p w14:paraId="34FD3BE5" w14:textId="77777777" w:rsidR="00C73E45" w:rsidRPr="00D17B63" w:rsidRDefault="00C73E45" w:rsidP="00D17B63">
            <w:pPr>
              <w:pStyle w:val="TableText"/>
              <w:widowControl/>
              <w:spacing w:before="60" w:line="360" w:lineRule="auto"/>
              <w:ind w:left="72"/>
              <w:jc w:val="left"/>
              <w:rPr>
                <w:rFonts w:asciiTheme="minorHAnsi" w:hAnsiTheme="minorHAnsi" w:cstheme="minorHAnsi"/>
                <w:b/>
                <w:bCs/>
                <w:sz w:val="22"/>
                <w:szCs w:val="22"/>
              </w:rPr>
            </w:pPr>
            <w:r w:rsidRPr="00D17B63">
              <w:rPr>
                <w:rFonts w:asciiTheme="minorHAnsi" w:hAnsiTheme="minorHAnsi" w:cstheme="minorHAnsi"/>
                <w:b/>
                <w:bCs/>
                <w:sz w:val="22"/>
                <w:szCs w:val="22"/>
              </w:rPr>
              <w:t>Approver Name (Designation)</w:t>
            </w:r>
          </w:p>
        </w:tc>
        <w:tc>
          <w:tcPr>
            <w:tcW w:w="2250" w:type="dxa"/>
            <w:shd w:val="clear" w:color="auto" w:fill="E6E6E6"/>
          </w:tcPr>
          <w:p w14:paraId="71EF868C" w14:textId="77777777" w:rsidR="00C73E45" w:rsidRPr="00D17B63" w:rsidRDefault="00C73E45" w:rsidP="00D17B63">
            <w:pPr>
              <w:pStyle w:val="TableText"/>
              <w:widowControl/>
              <w:spacing w:before="60" w:line="360" w:lineRule="auto"/>
              <w:jc w:val="left"/>
              <w:rPr>
                <w:rFonts w:asciiTheme="minorHAnsi" w:hAnsiTheme="minorHAnsi" w:cstheme="minorHAnsi"/>
                <w:b/>
                <w:bCs/>
                <w:iCs/>
                <w:sz w:val="22"/>
                <w:szCs w:val="22"/>
              </w:rPr>
            </w:pPr>
            <w:r w:rsidRPr="00D17B63">
              <w:rPr>
                <w:rFonts w:asciiTheme="minorHAnsi" w:hAnsiTheme="minorHAnsi" w:cstheme="minorHAnsi"/>
                <w:b/>
                <w:bCs/>
                <w:sz w:val="22"/>
                <w:szCs w:val="22"/>
              </w:rPr>
              <w:t>Reviewed Revision #</w:t>
            </w:r>
          </w:p>
        </w:tc>
        <w:tc>
          <w:tcPr>
            <w:tcW w:w="1620" w:type="dxa"/>
            <w:shd w:val="clear" w:color="auto" w:fill="E6E6E6"/>
          </w:tcPr>
          <w:p w14:paraId="0D099835" w14:textId="77777777" w:rsidR="00C73E45" w:rsidRPr="00D17B63" w:rsidRDefault="00C73E45" w:rsidP="00D17B63">
            <w:pPr>
              <w:pStyle w:val="TableText"/>
              <w:widowControl/>
              <w:spacing w:before="60" w:line="360" w:lineRule="auto"/>
              <w:jc w:val="left"/>
              <w:rPr>
                <w:rFonts w:asciiTheme="minorHAnsi" w:hAnsiTheme="minorHAnsi" w:cstheme="minorHAnsi"/>
                <w:b/>
                <w:bCs/>
                <w:i/>
                <w:iCs/>
                <w:sz w:val="22"/>
                <w:szCs w:val="22"/>
              </w:rPr>
            </w:pPr>
            <w:r w:rsidRPr="00D17B63">
              <w:rPr>
                <w:rFonts w:asciiTheme="minorHAnsi" w:hAnsiTheme="minorHAnsi" w:cstheme="minorHAnsi"/>
                <w:b/>
                <w:bCs/>
                <w:sz w:val="22"/>
                <w:szCs w:val="22"/>
              </w:rPr>
              <w:t>Date</w:t>
            </w:r>
          </w:p>
        </w:tc>
      </w:tr>
      <w:tr w:rsidR="00C73E45" w:rsidRPr="00D17B63" w14:paraId="6BB6199B" w14:textId="77777777" w:rsidTr="00587A02">
        <w:trPr>
          <w:cantSplit/>
        </w:trPr>
        <w:tc>
          <w:tcPr>
            <w:tcW w:w="5328" w:type="dxa"/>
          </w:tcPr>
          <w:p w14:paraId="3B4DC8C7" w14:textId="77777777" w:rsidR="00C73E45" w:rsidRPr="00D17B63" w:rsidRDefault="00C73E45" w:rsidP="00D17B63">
            <w:pPr>
              <w:pStyle w:val="TableText"/>
              <w:widowControl/>
              <w:spacing w:before="60" w:line="360" w:lineRule="auto"/>
              <w:ind w:left="72"/>
              <w:jc w:val="left"/>
              <w:rPr>
                <w:rFonts w:asciiTheme="minorHAnsi" w:hAnsiTheme="minorHAnsi" w:cstheme="minorHAnsi"/>
                <w:sz w:val="22"/>
                <w:szCs w:val="22"/>
              </w:rPr>
            </w:pPr>
          </w:p>
        </w:tc>
        <w:tc>
          <w:tcPr>
            <w:tcW w:w="2250" w:type="dxa"/>
          </w:tcPr>
          <w:p w14:paraId="321C5F13" w14:textId="77777777" w:rsidR="00C73E45" w:rsidRPr="00D17B63" w:rsidRDefault="00C73E45" w:rsidP="00D17B63">
            <w:pPr>
              <w:pStyle w:val="TableText"/>
              <w:widowControl/>
              <w:spacing w:before="60" w:line="360" w:lineRule="auto"/>
              <w:jc w:val="left"/>
              <w:rPr>
                <w:rFonts w:asciiTheme="minorHAnsi" w:hAnsiTheme="minorHAnsi" w:cstheme="minorHAnsi"/>
                <w:sz w:val="22"/>
                <w:szCs w:val="22"/>
              </w:rPr>
            </w:pPr>
          </w:p>
        </w:tc>
        <w:tc>
          <w:tcPr>
            <w:tcW w:w="1620" w:type="dxa"/>
          </w:tcPr>
          <w:p w14:paraId="05781B25" w14:textId="77777777" w:rsidR="00C73E45" w:rsidRPr="00D17B63" w:rsidRDefault="00C73E45" w:rsidP="00D17B63">
            <w:pPr>
              <w:pStyle w:val="TableText"/>
              <w:widowControl/>
              <w:spacing w:before="60" w:line="360" w:lineRule="auto"/>
              <w:jc w:val="left"/>
              <w:rPr>
                <w:rFonts w:asciiTheme="minorHAnsi" w:hAnsiTheme="minorHAnsi" w:cstheme="minorHAnsi"/>
                <w:sz w:val="22"/>
                <w:szCs w:val="22"/>
              </w:rPr>
            </w:pPr>
          </w:p>
        </w:tc>
      </w:tr>
      <w:bookmarkEnd w:id="0"/>
      <w:bookmarkEnd w:id="1"/>
    </w:tbl>
    <w:p w14:paraId="4FC55190" w14:textId="79F1D5FD" w:rsidR="00BD656B" w:rsidRPr="004D59C5" w:rsidRDefault="00BD656B" w:rsidP="00F364A1">
      <w:pPr>
        <w:pStyle w:val="TOC2"/>
        <w:rPr>
          <w:rFonts w:asciiTheme="minorHAnsi" w:hAnsiTheme="minorHAnsi" w:cstheme="minorHAnsi"/>
          <w:lang w:val="en-US"/>
        </w:rPr>
      </w:pPr>
    </w:p>
    <w:p w14:paraId="7B3BA7AF" w14:textId="77777777" w:rsidR="00130D2F" w:rsidRPr="004D59C5" w:rsidRDefault="00130D2F">
      <w:pPr>
        <w:jc w:val="left"/>
        <w:rPr>
          <w:rFonts w:asciiTheme="minorHAnsi" w:hAnsiTheme="minorHAnsi" w:cstheme="minorHAnsi"/>
          <w:lang w:val="en-US"/>
        </w:rPr>
      </w:pPr>
      <w:r w:rsidRPr="004D59C5">
        <w:rPr>
          <w:rFonts w:asciiTheme="minorHAnsi" w:hAnsiTheme="minorHAnsi" w:cstheme="minorHAnsi"/>
          <w:lang w:val="en-US"/>
        </w:rPr>
        <w:br w:type="page"/>
      </w:r>
    </w:p>
    <w:sdt>
      <w:sdtPr>
        <w:rPr>
          <w:rFonts w:asciiTheme="minorHAnsi" w:hAnsiTheme="minorHAnsi" w:cstheme="minorHAnsi"/>
          <w:b w:val="0"/>
          <w:color w:val="auto"/>
          <w:sz w:val="22"/>
          <w:szCs w:val="24"/>
        </w:rPr>
        <w:id w:val="929710292"/>
        <w:docPartObj>
          <w:docPartGallery w:val="Table of Contents"/>
          <w:docPartUnique/>
        </w:docPartObj>
      </w:sdtPr>
      <w:sdtEndPr>
        <w:rPr>
          <w:bCs/>
          <w:noProof/>
        </w:rPr>
      </w:sdtEndPr>
      <w:sdtContent>
        <w:p w14:paraId="1A1108C8" w14:textId="5FBAC8C8" w:rsidR="007D5DB1" w:rsidRPr="004D59C5" w:rsidRDefault="007D5DB1">
          <w:pPr>
            <w:pStyle w:val="TOCHeading"/>
            <w:rPr>
              <w:rFonts w:asciiTheme="minorHAnsi" w:hAnsiTheme="minorHAnsi" w:cstheme="minorHAnsi"/>
            </w:rPr>
          </w:pPr>
          <w:r w:rsidRPr="004D59C5">
            <w:rPr>
              <w:rFonts w:asciiTheme="minorHAnsi" w:hAnsiTheme="minorHAnsi" w:cstheme="minorHAnsi"/>
            </w:rPr>
            <w:t>Table of Contents</w:t>
          </w:r>
        </w:p>
        <w:p w14:paraId="28BBFA3E" w14:textId="046B5AA0" w:rsidR="007E327C" w:rsidRDefault="007D5DB1">
          <w:pPr>
            <w:pStyle w:val="TOC1"/>
            <w:rPr>
              <w:rFonts w:asciiTheme="minorHAnsi" w:eastAsiaTheme="minorEastAsia" w:hAnsiTheme="minorHAnsi" w:cstheme="minorBidi"/>
              <w:bCs w:val="0"/>
              <w:kern w:val="2"/>
              <w:sz w:val="24"/>
              <w:szCs w:val="24"/>
              <w:lang w:eastAsia="zh-CN"/>
              <w14:ligatures w14:val="standardContextual"/>
            </w:rPr>
          </w:pPr>
          <w:r w:rsidRPr="004D59C5">
            <w:rPr>
              <w:rFonts w:asciiTheme="minorHAnsi" w:hAnsiTheme="minorHAnsi" w:cstheme="minorHAnsi"/>
              <w:noProof w:val="0"/>
            </w:rPr>
            <w:fldChar w:fldCharType="begin"/>
          </w:r>
          <w:r w:rsidRPr="004D59C5">
            <w:rPr>
              <w:rFonts w:asciiTheme="minorHAnsi" w:hAnsiTheme="minorHAnsi" w:cstheme="minorHAnsi"/>
            </w:rPr>
            <w:instrText xml:space="preserve"> TOC \o "1-3" \h \z \u </w:instrText>
          </w:r>
          <w:r w:rsidRPr="004D59C5">
            <w:rPr>
              <w:rFonts w:asciiTheme="minorHAnsi" w:hAnsiTheme="minorHAnsi" w:cstheme="minorHAnsi"/>
              <w:noProof w:val="0"/>
            </w:rPr>
            <w:fldChar w:fldCharType="separate"/>
          </w:r>
          <w:hyperlink w:anchor="_Toc218075298" w:history="1">
            <w:r w:rsidR="007E327C" w:rsidRPr="00AB70AC">
              <w:rPr>
                <w:rStyle w:val="Hyperlink"/>
              </w:rPr>
              <w:t>1</w:t>
            </w:r>
            <w:r w:rsidR="007E327C">
              <w:rPr>
                <w:rFonts w:asciiTheme="minorHAnsi" w:eastAsiaTheme="minorEastAsia" w:hAnsiTheme="minorHAnsi" w:cstheme="minorBidi"/>
                <w:bCs w:val="0"/>
                <w:kern w:val="2"/>
                <w:sz w:val="24"/>
                <w:szCs w:val="24"/>
                <w:lang w:eastAsia="zh-CN"/>
                <w14:ligatures w14:val="standardContextual"/>
              </w:rPr>
              <w:tab/>
            </w:r>
            <w:r w:rsidR="007E327C" w:rsidRPr="00AB70AC">
              <w:rPr>
                <w:rStyle w:val="Hyperlink"/>
              </w:rPr>
              <w:t>Introduction</w:t>
            </w:r>
            <w:r w:rsidR="007E327C">
              <w:rPr>
                <w:webHidden/>
              </w:rPr>
              <w:tab/>
            </w:r>
            <w:r w:rsidR="007E327C">
              <w:rPr>
                <w:webHidden/>
              </w:rPr>
              <w:fldChar w:fldCharType="begin"/>
            </w:r>
            <w:r w:rsidR="007E327C">
              <w:rPr>
                <w:webHidden/>
              </w:rPr>
              <w:instrText xml:space="preserve"> PAGEREF _Toc218075298 \h </w:instrText>
            </w:r>
            <w:r w:rsidR="007E327C">
              <w:rPr>
                <w:webHidden/>
              </w:rPr>
            </w:r>
            <w:r w:rsidR="007E327C">
              <w:rPr>
                <w:webHidden/>
              </w:rPr>
              <w:fldChar w:fldCharType="separate"/>
            </w:r>
            <w:r w:rsidR="007E327C">
              <w:rPr>
                <w:webHidden/>
              </w:rPr>
              <w:t>5</w:t>
            </w:r>
            <w:r w:rsidR="007E327C">
              <w:rPr>
                <w:webHidden/>
              </w:rPr>
              <w:fldChar w:fldCharType="end"/>
            </w:r>
          </w:hyperlink>
        </w:p>
        <w:p w14:paraId="4E7BD219" w14:textId="4905C6F0"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299" w:history="1">
            <w:r w:rsidRPr="00AB70AC">
              <w:rPr>
                <w:rStyle w:val="Hyperlink"/>
                <w:noProof/>
              </w:rPr>
              <w:t>1.1</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Purpose of Document</w:t>
            </w:r>
            <w:r>
              <w:rPr>
                <w:noProof/>
                <w:webHidden/>
              </w:rPr>
              <w:tab/>
            </w:r>
            <w:r>
              <w:rPr>
                <w:noProof/>
                <w:webHidden/>
              </w:rPr>
              <w:fldChar w:fldCharType="begin"/>
            </w:r>
            <w:r>
              <w:rPr>
                <w:noProof/>
                <w:webHidden/>
              </w:rPr>
              <w:instrText xml:space="preserve"> PAGEREF _Toc218075299 \h </w:instrText>
            </w:r>
            <w:r>
              <w:rPr>
                <w:noProof/>
                <w:webHidden/>
              </w:rPr>
            </w:r>
            <w:r>
              <w:rPr>
                <w:noProof/>
                <w:webHidden/>
              </w:rPr>
              <w:fldChar w:fldCharType="separate"/>
            </w:r>
            <w:r>
              <w:rPr>
                <w:noProof/>
                <w:webHidden/>
              </w:rPr>
              <w:t>5</w:t>
            </w:r>
            <w:r>
              <w:rPr>
                <w:noProof/>
                <w:webHidden/>
              </w:rPr>
              <w:fldChar w:fldCharType="end"/>
            </w:r>
          </w:hyperlink>
        </w:p>
        <w:p w14:paraId="7F37DE0C" w14:textId="0B2D7C3F" w:rsidR="007E327C" w:rsidRDefault="007E327C">
          <w:pPr>
            <w:pStyle w:val="TOC2"/>
            <w:tabs>
              <w:tab w:val="left" w:pos="8665"/>
            </w:tabs>
            <w:rPr>
              <w:rFonts w:asciiTheme="minorHAnsi" w:eastAsiaTheme="minorEastAsia" w:hAnsiTheme="minorHAnsi" w:cstheme="minorBidi"/>
              <w:noProof/>
              <w:kern w:val="2"/>
              <w:sz w:val="24"/>
              <w:szCs w:val="24"/>
              <w:lang w:eastAsia="zh-CN"/>
              <w14:ligatures w14:val="standardContextual"/>
            </w:rPr>
          </w:pPr>
          <w:hyperlink w:anchor="_Toc218075300" w:history="1">
            <w:r w:rsidRPr="00AB70AC">
              <w:rPr>
                <w:rStyle w:val="Hyperlink"/>
                <w:noProof/>
              </w:rPr>
              <w:t>1.2</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Scope</w:t>
            </w:r>
            <w:r>
              <w:rPr>
                <w:noProof/>
                <w:webHidden/>
              </w:rPr>
              <w:tab/>
            </w:r>
            <w:r>
              <w:rPr>
                <w:noProof/>
                <w:webHidden/>
              </w:rPr>
              <w:fldChar w:fldCharType="begin"/>
            </w:r>
            <w:r>
              <w:rPr>
                <w:noProof/>
                <w:webHidden/>
              </w:rPr>
              <w:instrText xml:space="preserve"> PAGEREF _Toc218075300 \h </w:instrText>
            </w:r>
            <w:r>
              <w:rPr>
                <w:noProof/>
                <w:webHidden/>
              </w:rPr>
            </w:r>
            <w:r>
              <w:rPr>
                <w:noProof/>
                <w:webHidden/>
              </w:rPr>
              <w:fldChar w:fldCharType="separate"/>
            </w:r>
            <w:r>
              <w:rPr>
                <w:noProof/>
                <w:webHidden/>
              </w:rPr>
              <w:t>5</w:t>
            </w:r>
            <w:r>
              <w:rPr>
                <w:noProof/>
                <w:webHidden/>
              </w:rPr>
              <w:fldChar w:fldCharType="end"/>
            </w:r>
          </w:hyperlink>
        </w:p>
        <w:p w14:paraId="1D4E71D1" w14:textId="1D49D43B"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01" w:history="1">
            <w:r w:rsidRPr="00AB70AC">
              <w:rPr>
                <w:rStyle w:val="Hyperlink"/>
                <w:noProof/>
              </w:rPr>
              <w:t>1.3</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Definitions, Acronyms, Abbreviation</w:t>
            </w:r>
            <w:r>
              <w:rPr>
                <w:noProof/>
                <w:webHidden/>
              </w:rPr>
              <w:tab/>
            </w:r>
            <w:r>
              <w:rPr>
                <w:noProof/>
                <w:webHidden/>
              </w:rPr>
              <w:fldChar w:fldCharType="begin"/>
            </w:r>
            <w:r>
              <w:rPr>
                <w:noProof/>
                <w:webHidden/>
              </w:rPr>
              <w:instrText xml:space="preserve"> PAGEREF _Toc218075301 \h </w:instrText>
            </w:r>
            <w:r>
              <w:rPr>
                <w:noProof/>
                <w:webHidden/>
              </w:rPr>
            </w:r>
            <w:r>
              <w:rPr>
                <w:noProof/>
                <w:webHidden/>
              </w:rPr>
              <w:fldChar w:fldCharType="separate"/>
            </w:r>
            <w:r>
              <w:rPr>
                <w:noProof/>
                <w:webHidden/>
              </w:rPr>
              <w:t>6</w:t>
            </w:r>
            <w:r>
              <w:rPr>
                <w:noProof/>
                <w:webHidden/>
              </w:rPr>
              <w:fldChar w:fldCharType="end"/>
            </w:r>
          </w:hyperlink>
        </w:p>
        <w:p w14:paraId="6571115A" w14:textId="5510A33E"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02" w:history="1">
            <w:r w:rsidRPr="00AB70AC">
              <w:rPr>
                <w:rStyle w:val="Hyperlink"/>
                <w:noProof/>
              </w:rPr>
              <w:t>1.4</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Reference</w:t>
            </w:r>
            <w:r>
              <w:rPr>
                <w:noProof/>
                <w:webHidden/>
              </w:rPr>
              <w:tab/>
            </w:r>
            <w:r>
              <w:rPr>
                <w:noProof/>
                <w:webHidden/>
              </w:rPr>
              <w:fldChar w:fldCharType="begin"/>
            </w:r>
            <w:r>
              <w:rPr>
                <w:noProof/>
                <w:webHidden/>
              </w:rPr>
              <w:instrText xml:space="preserve"> PAGEREF _Toc218075302 \h </w:instrText>
            </w:r>
            <w:r>
              <w:rPr>
                <w:noProof/>
                <w:webHidden/>
              </w:rPr>
            </w:r>
            <w:r>
              <w:rPr>
                <w:noProof/>
                <w:webHidden/>
              </w:rPr>
              <w:fldChar w:fldCharType="separate"/>
            </w:r>
            <w:r>
              <w:rPr>
                <w:noProof/>
                <w:webHidden/>
              </w:rPr>
              <w:t>6</w:t>
            </w:r>
            <w:r>
              <w:rPr>
                <w:noProof/>
                <w:webHidden/>
              </w:rPr>
              <w:fldChar w:fldCharType="end"/>
            </w:r>
          </w:hyperlink>
        </w:p>
        <w:p w14:paraId="3DB38CE7" w14:textId="6A3E17F5"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03" w:history="1">
            <w:r w:rsidRPr="00AB70AC">
              <w:rPr>
                <w:rStyle w:val="Hyperlink"/>
                <w:noProof/>
              </w:rPr>
              <w:t>1.5</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Interface Roles Overview</w:t>
            </w:r>
            <w:r>
              <w:rPr>
                <w:noProof/>
                <w:webHidden/>
              </w:rPr>
              <w:tab/>
            </w:r>
            <w:r>
              <w:rPr>
                <w:noProof/>
                <w:webHidden/>
              </w:rPr>
              <w:fldChar w:fldCharType="begin"/>
            </w:r>
            <w:r>
              <w:rPr>
                <w:noProof/>
                <w:webHidden/>
              </w:rPr>
              <w:instrText xml:space="preserve"> PAGEREF _Toc218075303 \h </w:instrText>
            </w:r>
            <w:r>
              <w:rPr>
                <w:noProof/>
                <w:webHidden/>
              </w:rPr>
            </w:r>
            <w:r>
              <w:rPr>
                <w:noProof/>
                <w:webHidden/>
              </w:rPr>
              <w:fldChar w:fldCharType="separate"/>
            </w:r>
            <w:r>
              <w:rPr>
                <w:noProof/>
                <w:webHidden/>
              </w:rPr>
              <w:t>6</w:t>
            </w:r>
            <w:r>
              <w:rPr>
                <w:noProof/>
                <w:webHidden/>
              </w:rPr>
              <w:fldChar w:fldCharType="end"/>
            </w:r>
          </w:hyperlink>
        </w:p>
        <w:p w14:paraId="2C314047" w14:textId="438B80A8" w:rsidR="007E327C" w:rsidRDefault="007E327C">
          <w:pPr>
            <w:pStyle w:val="TOC1"/>
            <w:rPr>
              <w:rFonts w:asciiTheme="minorHAnsi" w:eastAsiaTheme="minorEastAsia" w:hAnsiTheme="minorHAnsi" w:cstheme="minorBidi"/>
              <w:bCs w:val="0"/>
              <w:kern w:val="2"/>
              <w:sz w:val="24"/>
              <w:szCs w:val="24"/>
              <w:lang w:eastAsia="zh-CN"/>
              <w14:ligatures w14:val="standardContextual"/>
            </w:rPr>
          </w:pPr>
          <w:hyperlink w:anchor="_Toc218075304" w:history="1">
            <w:r w:rsidRPr="00AB70AC">
              <w:rPr>
                <w:rStyle w:val="Hyperlink"/>
              </w:rPr>
              <w:t>2</w:t>
            </w:r>
            <w:r>
              <w:rPr>
                <w:rFonts w:asciiTheme="minorHAnsi" w:eastAsiaTheme="minorEastAsia" w:hAnsiTheme="minorHAnsi" w:cstheme="minorBidi"/>
                <w:bCs w:val="0"/>
                <w:kern w:val="2"/>
                <w:sz w:val="24"/>
                <w:szCs w:val="24"/>
                <w:lang w:eastAsia="zh-CN"/>
                <w14:ligatures w14:val="standardContextual"/>
              </w:rPr>
              <w:tab/>
            </w:r>
            <w:r w:rsidRPr="00AB70AC">
              <w:rPr>
                <w:rStyle w:val="Hyperlink"/>
              </w:rPr>
              <w:t>Technical &amp; Operational Requirements</w:t>
            </w:r>
            <w:r>
              <w:rPr>
                <w:webHidden/>
              </w:rPr>
              <w:tab/>
            </w:r>
            <w:r>
              <w:rPr>
                <w:webHidden/>
              </w:rPr>
              <w:fldChar w:fldCharType="begin"/>
            </w:r>
            <w:r>
              <w:rPr>
                <w:webHidden/>
              </w:rPr>
              <w:instrText xml:space="preserve"> PAGEREF _Toc218075304 \h </w:instrText>
            </w:r>
            <w:r>
              <w:rPr>
                <w:webHidden/>
              </w:rPr>
            </w:r>
            <w:r>
              <w:rPr>
                <w:webHidden/>
              </w:rPr>
              <w:fldChar w:fldCharType="separate"/>
            </w:r>
            <w:r>
              <w:rPr>
                <w:webHidden/>
              </w:rPr>
              <w:t>7</w:t>
            </w:r>
            <w:r>
              <w:rPr>
                <w:webHidden/>
              </w:rPr>
              <w:fldChar w:fldCharType="end"/>
            </w:r>
          </w:hyperlink>
        </w:p>
        <w:p w14:paraId="787BACC5" w14:textId="22B06D46"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05" w:history="1">
            <w:r w:rsidRPr="00AB70AC">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Communication Channel</w:t>
            </w:r>
            <w:r>
              <w:rPr>
                <w:noProof/>
                <w:webHidden/>
              </w:rPr>
              <w:tab/>
            </w:r>
            <w:r>
              <w:rPr>
                <w:noProof/>
                <w:webHidden/>
              </w:rPr>
              <w:fldChar w:fldCharType="begin"/>
            </w:r>
            <w:r>
              <w:rPr>
                <w:noProof/>
                <w:webHidden/>
              </w:rPr>
              <w:instrText xml:space="preserve"> PAGEREF _Toc218075305 \h </w:instrText>
            </w:r>
            <w:r>
              <w:rPr>
                <w:noProof/>
                <w:webHidden/>
              </w:rPr>
            </w:r>
            <w:r>
              <w:rPr>
                <w:noProof/>
                <w:webHidden/>
              </w:rPr>
              <w:fldChar w:fldCharType="separate"/>
            </w:r>
            <w:r>
              <w:rPr>
                <w:noProof/>
                <w:webHidden/>
              </w:rPr>
              <w:t>7</w:t>
            </w:r>
            <w:r>
              <w:rPr>
                <w:noProof/>
                <w:webHidden/>
              </w:rPr>
              <w:fldChar w:fldCharType="end"/>
            </w:r>
          </w:hyperlink>
        </w:p>
        <w:p w14:paraId="3B9FFE9F" w14:textId="3483D1E7"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06" w:history="1">
            <w:r w:rsidRPr="00AB70AC">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Data Format</w:t>
            </w:r>
            <w:r>
              <w:rPr>
                <w:noProof/>
                <w:webHidden/>
              </w:rPr>
              <w:tab/>
            </w:r>
            <w:r>
              <w:rPr>
                <w:noProof/>
                <w:webHidden/>
              </w:rPr>
              <w:fldChar w:fldCharType="begin"/>
            </w:r>
            <w:r>
              <w:rPr>
                <w:noProof/>
                <w:webHidden/>
              </w:rPr>
              <w:instrText xml:space="preserve"> PAGEREF _Toc218075306 \h </w:instrText>
            </w:r>
            <w:r>
              <w:rPr>
                <w:noProof/>
                <w:webHidden/>
              </w:rPr>
            </w:r>
            <w:r>
              <w:rPr>
                <w:noProof/>
                <w:webHidden/>
              </w:rPr>
              <w:fldChar w:fldCharType="separate"/>
            </w:r>
            <w:r>
              <w:rPr>
                <w:noProof/>
                <w:webHidden/>
              </w:rPr>
              <w:t>7</w:t>
            </w:r>
            <w:r>
              <w:rPr>
                <w:noProof/>
                <w:webHidden/>
              </w:rPr>
              <w:fldChar w:fldCharType="end"/>
            </w:r>
          </w:hyperlink>
        </w:p>
        <w:p w14:paraId="03F7F9C0" w14:textId="7FD05B52"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07" w:history="1">
            <w:r w:rsidRPr="00AB70AC">
              <w:rPr>
                <w:rStyle w:val="Hyperlink"/>
                <w:noProof/>
              </w:rPr>
              <w:t>2.3</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File Structure</w:t>
            </w:r>
            <w:r>
              <w:rPr>
                <w:noProof/>
                <w:webHidden/>
              </w:rPr>
              <w:tab/>
            </w:r>
            <w:r>
              <w:rPr>
                <w:noProof/>
                <w:webHidden/>
              </w:rPr>
              <w:fldChar w:fldCharType="begin"/>
            </w:r>
            <w:r>
              <w:rPr>
                <w:noProof/>
                <w:webHidden/>
              </w:rPr>
              <w:instrText xml:space="preserve"> PAGEREF _Toc218075307 \h </w:instrText>
            </w:r>
            <w:r>
              <w:rPr>
                <w:noProof/>
                <w:webHidden/>
              </w:rPr>
            </w:r>
            <w:r>
              <w:rPr>
                <w:noProof/>
                <w:webHidden/>
              </w:rPr>
              <w:fldChar w:fldCharType="separate"/>
            </w:r>
            <w:r>
              <w:rPr>
                <w:noProof/>
                <w:webHidden/>
              </w:rPr>
              <w:t>7</w:t>
            </w:r>
            <w:r>
              <w:rPr>
                <w:noProof/>
                <w:webHidden/>
              </w:rPr>
              <w:fldChar w:fldCharType="end"/>
            </w:r>
          </w:hyperlink>
        </w:p>
        <w:p w14:paraId="5B34E203" w14:textId="482F8C50"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08" w:history="1">
            <w:r w:rsidRPr="00AB70AC">
              <w:rPr>
                <w:rStyle w:val="Hyperlink"/>
              </w:rPr>
              <w:t>2.3.1</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Data Type Notation</w:t>
            </w:r>
            <w:r>
              <w:rPr>
                <w:webHidden/>
              </w:rPr>
              <w:tab/>
            </w:r>
            <w:r>
              <w:rPr>
                <w:webHidden/>
              </w:rPr>
              <w:fldChar w:fldCharType="begin"/>
            </w:r>
            <w:r>
              <w:rPr>
                <w:webHidden/>
              </w:rPr>
              <w:instrText xml:space="preserve"> PAGEREF _Toc218075308 \h </w:instrText>
            </w:r>
            <w:r>
              <w:rPr>
                <w:webHidden/>
              </w:rPr>
            </w:r>
            <w:r>
              <w:rPr>
                <w:webHidden/>
              </w:rPr>
              <w:fldChar w:fldCharType="separate"/>
            </w:r>
            <w:r>
              <w:rPr>
                <w:webHidden/>
              </w:rPr>
              <w:t>7</w:t>
            </w:r>
            <w:r>
              <w:rPr>
                <w:webHidden/>
              </w:rPr>
              <w:fldChar w:fldCharType="end"/>
            </w:r>
          </w:hyperlink>
        </w:p>
        <w:p w14:paraId="16CF6DD3" w14:textId="5D6DE7D0"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09" w:history="1">
            <w:r w:rsidRPr="00AB70AC">
              <w:rPr>
                <w:rStyle w:val="Hyperlink"/>
              </w:rPr>
              <w:t>2.3.2</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Padding Rules</w:t>
            </w:r>
            <w:r>
              <w:rPr>
                <w:webHidden/>
              </w:rPr>
              <w:tab/>
            </w:r>
            <w:r>
              <w:rPr>
                <w:webHidden/>
              </w:rPr>
              <w:fldChar w:fldCharType="begin"/>
            </w:r>
            <w:r>
              <w:rPr>
                <w:webHidden/>
              </w:rPr>
              <w:instrText xml:space="preserve"> PAGEREF _Toc218075309 \h </w:instrText>
            </w:r>
            <w:r>
              <w:rPr>
                <w:webHidden/>
              </w:rPr>
            </w:r>
            <w:r>
              <w:rPr>
                <w:webHidden/>
              </w:rPr>
              <w:fldChar w:fldCharType="separate"/>
            </w:r>
            <w:r>
              <w:rPr>
                <w:webHidden/>
              </w:rPr>
              <w:t>8</w:t>
            </w:r>
            <w:r>
              <w:rPr>
                <w:webHidden/>
              </w:rPr>
              <w:fldChar w:fldCharType="end"/>
            </w:r>
          </w:hyperlink>
        </w:p>
        <w:p w14:paraId="2EB4FE3C" w14:textId="5F4DBBCE"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10" w:history="1">
            <w:r w:rsidRPr="00AB70AC">
              <w:rPr>
                <w:rStyle w:val="Hyperlink"/>
                <w:noProof/>
              </w:rPr>
              <w:t>2.4</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Encryption Method</w:t>
            </w:r>
            <w:r>
              <w:rPr>
                <w:noProof/>
                <w:webHidden/>
              </w:rPr>
              <w:tab/>
            </w:r>
            <w:r>
              <w:rPr>
                <w:noProof/>
                <w:webHidden/>
              </w:rPr>
              <w:fldChar w:fldCharType="begin"/>
            </w:r>
            <w:r>
              <w:rPr>
                <w:noProof/>
                <w:webHidden/>
              </w:rPr>
              <w:instrText xml:space="preserve"> PAGEREF _Toc218075310 \h </w:instrText>
            </w:r>
            <w:r>
              <w:rPr>
                <w:noProof/>
                <w:webHidden/>
              </w:rPr>
            </w:r>
            <w:r>
              <w:rPr>
                <w:noProof/>
                <w:webHidden/>
              </w:rPr>
              <w:fldChar w:fldCharType="separate"/>
            </w:r>
            <w:r>
              <w:rPr>
                <w:noProof/>
                <w:webHidden/>
              </w:rPr>
              <w:t>8</w:t>
            </w:r>
            <w:r>
              <w:rPr>
                <w:noProof/>
                <w:webHidden/>
              </w:rPr>
              <w:fldChar w:fldCharType="end"/>
            </w:r>
          </w:hyperlink>
        </w:p>
        <w:p w14:paraId="708A21AE" w14:textId="37A27927" w:rsidR="007E327C" w:rsidRDefault="007E327C">
          <w:pPr>
            <w:pStyle w:val="TOC1"/>
            <w:rPr>
              <w:rFonts w:asciiTheme="minorHAnsi" w:eastAsiaTheme="minorEastAsia" w:hAnsiTheme="minorHAnsi" w:cstheme="minorBidi"/>
              <w:bCs w:val="0"/>
              <w:kern w:val="2"/>
              <w:sz w:val="24"/>
              <w:szCs w:val="24"/>
              <w:lang w:eastAsia="zh-CN"/>
              <w14:ligatures w14:val="standardContextual"/>
            </w:rPr>
          </w:pPr>
          <w:hyperlink w:anchor="_Toc218075311" w:history="1">
            <w:r w:rsidRPr="00AB70AC">
              <w:rPr>
                <w:rStyle w:val="Hyperlink"/>
              </w:rPr>
              <w:t>3</w:t>
            </w:r>
            <w:r>
              <w:rPr>
                <w:rFonts w:asciiTheme="minorHAnsi" w:eastAsiaTheme="minorEastAsia" w:hAnsiTheme="minorHAnsi" w:cstheme="minorBidi"/>
                <w:bCs w:val="0"/>
                <w:kern w:val="2"/>
                <w:sz w:val="24"/>
                <w:szCs w:val="24"/>
                <w:lang w:eastAsia="zh-CN"/>
                <w14:ligatures w14:val="standardContextual"/>
              </w:rPr>
              <w:tab/>
            </w:r>
            <w:r w:rsidRPr="00AB70AC">
              <w:rPr>
                <w:rStyle w:val="Hyperlink"/>
              </w:rPr>
              <w:t>Functional Requirements</w:t>
            </w:r>
            <w:r>
              <w:rPr>
                <w:webHidden/>
              </w:rPr>
              <w:tab/>
            </w:r>
            <w:r>
              <w:rPr>
                <w:webHidden/>
              </w:rPr>
              <w:fldChar w:fldCharType="begin"/>
            </w:r>
            <w:r>
              <w:rPr>
                <w:webHidden/>
              </w:rPr>
              <w:instrText xml:space="preserve"> PAGEREF _Toc218075311 \h </w:instrText>
            </w:r>
            <w:r>
              <w:rPr>
                <w:webHidden/>
              </w:rPr>
            </w:r>
            <w:r>
              <w:rPr>
                <w:webHidden/>
              </w:rPr>
              <w:fldChar w:fldCharType="separate"/>
            </w:r>
            <w:r>
              <w:rPr>
                <w:webHidden/>
              </w:rPr>
              <w:t>9</w:t>
            </w:r>
            <w:r>
              <w:rPr>
                <w:webHidden/>
              </w:rPr>
              <w:fldChar w:fldCharType="end"/>
            </w:r>
          </w:hyperlink>
        </w:p>
        <w:p w14:paraId="7E3B00E6" w14:textId="1F15D5D1"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12" w:history="1">
            <w:r w:rsidRPr="00AB70AC">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MEPS+ Files</w:t>
            </w:r>
            <w:r>
              <w:rPr>
                <w:noProof/>
                <w:webHidden/>
              </w:rPr>
              <w:tab/>
            </w:r>
            <w:r>
              <w:rPr>
                <w:noProof/>
                <w:webHidden/>
              </w:rPr>
              <w:fldChar w:fldCharType="begin"/>
            </w:r>
            <w:r>
              <w:rPr>
                <w:noProof/>
                <w:webHidden/>
              </w:rPr>
              <w:instrText xml:space="preserve"> PAGEREF _Toc218075312 \h </w:instrText>
            </w:r>
            <w:r>
              <w:rPr>
                <w:noProof/>
                <w:webHidden/>
              </w:rPr>
            </w:r>
            <w:r>
              <w:rPr>
                <w:noProof/>
                <w:webHidden/>
              </w:rPr>
              <w:fldChar w:fldCharType="separate"/>
            </w:r>
            <w:r>
              <w:rPr>
                <w:noProof/>
                <w:webHidden/>
              </w:rPr>
              <w:t>9</w:t>
            </w:r>
            <w:r>
              <w:rPr>
                <w:noProof/>
                <w:webHidden/>
              </w:rPr>
              <w:fldChar w:fldCharType="end"/>
            </w:r>
          </w:hyperlink>
        </w:p>
        <w:p w14:paraId="389E7EF3" w14:textId="75FDBAE9"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13" w:history="1">
            <w:r w:rsidRPr="00AB70AC">
              <w:rPr>
                <w:rStyle w:val="Hyperlink"/>
              </w:rPr>
              <w:t>3.1.1</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New Issuance / Reopening of Securities File (secmast.txt)</w:t>
            </w:r>
            <w:r>
              <w:rPr>
                <w:webHidden/>
              </w:rPr>
              <w:tab/>
            </w:r>
            <w:r>
              <w:rPr>
                <w:webHidden/>
              </w:rPr>
              <w:fldChar w:fldCharType="begin"/>
            </w:r>
            <w:r>
              <w:rPr>
                <w:webHidden/>
              </w:rPr>
              <w:instrText xml:space="preserve"> PAGEREF _Toc218075313 \h </w:instrText>
            </w:r>
            <w:r>
              <w:rPr>
                <w:webHidden/>
              </w:rPr>
            </w:r>
            <w:r>
              <w:rPr>
                <w:webHidden/>
              </w:rPr>
              <w:fldChar w:fldCharType="separate"/>
            </w:r>
            <w:r>
              <w:rPr>
                <w:webHidden/>
              </w:rPr>
              <w:t>9</w:t>
            </w:r>
            <w:r>
              <w:rPr>
                <w:webHidden/>
              </w:rPr>
              <w:fldChar w:fldCharType="end"/>
            </w:r>
          </w:hyperlink>
        </w:p>
        <w:p w14:paraId="337912CF" w14:textId="562D9351"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14" w:history="1">
            <w:r w:rsidRPr="00AB70AC">
              <w:rPr>
                <w:rStyle w:val="Hyperlink"/>
              </w:rPr>
              <w:t>3.1.2</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Daily Securities Update File (secint.txt)</w:t>
            </w:r>
            <w:r>
              <w:rPr>
                <w:webHidden/>
              </w:rPr>
              <w:tab/>
            </w:r>
            <w:r>
              <w:rPr>
                <w:webHidden/>
              </w:rPr>
              <w:fldChar w:fldCharType="begin"/>
            </w:r>
            <w:r>
              <w:rPr>
                <w:webHidden/>
              </w:rPr>
              <w:instrText xml:space="preserve"> PAGEREF _Toc218075314 \h </w:instrText>
            </w:r>
            <w:r>
              <w:rPr>
                <w:webHidden/>
              </w:rPr>
            </w:r>
            <w:r>
              <w:rPr>
                <w:webHidden/>
              </w:rPr>
              <w:fldChar w:fldCharType="separate"/>
            </w:r>
            <w:r>
              <w:rPr>
                <w:webHidden/>
              </w:rPr>
              <w:t>10</w:t>
            </w:r>
            <w:r>
              <w:rPr>
                <w:webHidden/>
              </w:rPr>
              <w:fldChar w:fldCharType="end"/>
            </w:r>
          </w:hyperlink>
        </w:p>
        <w:p w14:paraId="46D36392" w14:textId="27DF95A8"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15" w:history="1">
            <w:r w:rsidRPr="00AB70AC">
              <w:rPr>
                <w:rStyle w:val="Hyperlink"/>
              </w:rPr>
              <w:t>3.1.3</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Securities Update after Auction File (secupdt.txt)</w:t>
            </w:r>
            <w:r>
              <w:rPr>
                <w:webHidden/>
              </w:rPr>
              <w:tab/>
            </w:r>
            <w:r>
              <w:rPr>
                <w:webHidden/>
              </w:rPr>
              <w:fldChar w:fldCharType="begin"/>
            </w:r>
            <w:r>
              <w:rPr>
                <w:webHidden/>
              </w:rPr>
              <w:instrText xml:space="preserve"> PAGEREF _Toc218075315 \h </w:instrText>
            </w:r>
            <w:r>
              <w:rPr>
                <w:webHidden/>
              </w:rPr>
            </w:r>
            <w:r>
              <w:rPr>
                <w:webHidden/>
              </w:rPr>
              <w:fldChar w:fldCharType="separate"/>
            </w:r>
            <w:r>
              <w:rPr>
                <w:webHidden/>
              </w:rPr>
              <w:t>10</w:t>
            </w:r>
            <w:r>
              <w:rPr>
                <w:webHidden/>
              </w:rPr>
              <w:fldChar w:fldCharType="end"/>
            </w:r>
          </w:hyperlink>
        </w:p>
        <w:p w14:paraId="369F9FBF" w14:textId="2658943B"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16" w:history="1">
            <w:r w:rsidRPr="00AB70AC">
              <w:rPr>
                <w:rStyle w:val="Hyperlink"/>
              </w:rPr>
              <w:t>3.1.4</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Auction Results File (auction.txt)</w:t>
            </w:r>
            <w:r>
              <w:rPr>
                <w:webHidden/>
              </w:rPr>
              <w:tab/>
            </w:r>
            <w:r>
              <w:rPr>
                <w:webHidden/>
              </w:rPr>
              <w:fldChar w:fldCharType="begin"/>
            </w:r>
            <w:r>
              <w:rPr>
                <w:webHidden/>
              </w:rPr>
              <w:instrText xml:space="preserve"> PAGEREF _Toc218075316 \h </w:instrText>
            </w:r>
            <w:r>
              <w:rPr>
                <w:webHidden/>
              </w:rPr>
            </w:r>
            <w:r>
              <w:rPr>
                <w:webHidden/>
              </w:rPr>
              <w:fldChar w:fldCharType="separate"/>
            </w:r>
            <w:r>
              <w:rPr>
                <w:webHidden/>
              </w:rPr>
              <w:t>12</w:t>
            </w:r>
            <w:r>
              <w:rPr>
                <w:webHidden/>
              </w:rPr>
              <w:fldChar w:fldCharType="end"/>
            </w:r>
          </w:hyperlink>
        </w:p>
        <w:p w14:paraId="24C035B5" w14:textId="13A7D74A"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17" w:history="1">
            <w:r w:rsidRPr="00AB70AC">
              <w:rPr>
                <w:rStyle w:val="Hyperlink"/>
              </w:rPr>
              <w:t>3.1.5</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SSB Step-up Coupon Rates File (couponrates_sbond.txt)</w:t>
            </w:r>
            <w:r>
              <w:rPr>
                <w:webHidden/>
              </w:rPr>
              <w:tab/>
            </w:r>
            <w:r>
              <w:rPr>
                <w:webHidden/>
              </w:rPr>
              <w:fldChar w:fldCharType="begin"/>
            </w:r>
            <w:r>
              <w:rPr>
                <w:webHidden/>
              </w:rPr>
              <w:instrText xml:space="preserve"> PAGEREF _Toc218075317 \h </w:instrText>
            </w:r>
            <w:r>
              <w:rPr>
                <w:webHidden/>
              </w:rPr>
            </w:r>
            <w:r>
              <w:rPr>
                <w:webHidden/>
              </w:rPr>
              <w:fldChar w:fldCharType="separate"/>
            </w:r>
            <w:r>
              <w:rPr>
                <w:webHidden/>
              </w:rPr>
              <w:t>13</w:t>
            </w:r>
            <w:r>
              <w:rPr>
                <w:webHidden/>
              </w:rPr>
              <w:fldChar w:fldCharType="end"/>
            </w:r>
          </w:hyperlink>
        </w:p>
        <w:p w14:paraId="7CD939FD" w14:textId="3F544888"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18" w:history="1">
            <w:r w:rsidRPr="00AB70AC">
              <w:rPr>
                <w:rStyle w:val="Hyperlink"/>
              </w:rPr>
              <w:t>3.1.6</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SSB Allotment Results File (auction_sbond.txt)</w:t>
            </w:r>
            <w:r>
              <w:rPr>
                <w:webHidden/>
              </w:rPr>
              <w:tab/>
            </w:r>
            <w:r>
              <w:rPr>
                <w:webHidden/>
              </w:rPr>
              <w:fldChar w:fldCharType="begin"/>
            </w:r>
            <w:r>
              <w:rPr>
                <w:webHidden/>
              </w:rPr>
              <w:instrText xml:space="preserve"> PAGEREF _Toc218075318 \h </w:instrText>
            </w:r>
            <w:r>
              <w:rPr>
                <w:webHidden/>
              </w:rPr>
            </w:r>
            <w:r>
              <w:rPr>
                <w:webHidden/>
              </w:rPr>
              <w:fldChar w:fldCharType="separate"/>
            </w:r>
            <w:r>
              <w:rPr>
                <w:webHidden/>
              </w:rPr>
              <w:t>14</w:t>
            </w:r>
            <w:r>
              <w:rPr>
                <w:webHidden/>
              </w:rPr>
              <w:fldChar w:fldCharType="end"/>
            </w:r>
          </w:hyperlink>
        </w:p>
        <w:p w14:paraId="3492ABED" w14:textId="0C11BE29"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19" w:history="1">
            <w:r w:rsidRPr="00AB70AC">
              <w:rPr>
                <w:rStyle w:val="Hyperlink"/>
              </w:rPr>
              <w:t>3.1.7</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SSB Partial Redemption Requests File (rdmpartial_sbond.txt)</w:t>
            </w:r>
            <w:r>
              <w:rPr>
                <w:webHidden/>
              </w:rPr>
              <w:tab/>
            </w:r>
            <w:r>
              <w:rPr>
                <w:webHidden/>
              </w:rPr>
              <w:fldChar w:fldCharType="begin"/>
            </w:r>
            <w:r>
              <w:rPr>
                <w:webHidden/>
              </w:rPr>
              <w:instrText xml:space="preserve"> PAGEREF _Toc218075319 \h </w:instrText>
            </w:r>
            <w:r>
              <w:rPr>
                <w:webHidden/>
              </w:rPr>
            </w:r>
            <w:r>
              <w:rPr>
                <w:webHidden/>
              </w:rPr>
              <w:fldChar w:fldCharType="separate"/>
            </w:r>
            <w:r>
              <w:rPr>
                <w:webHidden/>
              </w:rPr>
              <w:t>14</w:t>
            </w:r>
            <w:r>
              <w:rPr>
                <w:webHidden/>
              </w:rPr>
              <w:fldChar w:fldCharType="end"/>
            </w:r>
          </w:hyperlink>
        </w:p>
        <w:p w14:paraId="79DA773D" w14:textId="1473BA73"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20" w:history="1">
            <w:r w:rsidRPr="00AB70AC">
              <w:rPr>
                <w:rStyle w:val="Hyperlink"/>
              </w:rPr>
              <w:t>3.1.8</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Daily Bank List File (bank.txt)</w:t>
            </w:r>
            <w:r>
              <w:rPr>
                <w:webHidden/>
              </w:rPr>
              <w:tab/>
            </w:r>
            <w:r>
              <w:rPr>
                <w:webHidden/>
              </w:rPr>
              <w:fldChar w:fldCharType="begin"/>
            </w:r>
            <w:r>
              <w:rPr>
                <w:webHidden/>
              </w:rPr>
              <w:instrText xml:space="preserve"> PAGEREF _Toc218075320 \h </w:instrText>
            </w:r>
            <w:r>
              <w:rPr>
                <w:webHidden/>
              </w:rPr>
            </w:r>
            <w:r>
              <w:rPr>
                <w:webHidden/>
              </w:rPr>
              <w:fldChar w:fldCharType="separate"/>
            </w:r>
            <w:r>
              <w:rPr>
                <w:webHidden/>
              </w:rPr>
              <w:t>15</w:t>
            </w:r>
            <w:r>
              <w:rPr>
                <w:webHidden/>
              </w:rPr>
              <w:fldChar w:fldCharType="end"/>
            </w:r>
          </w:hyperlink>
        </w:p>
        <w:p w14:paraId="4D1D5EB0" w14:textId="2F2323CF"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21" w:history="1">
            <w:r w:rsidRPr="00AB70AC">
              <w:rPr>
                <w:rStyle w:val="Hyperlink"/>
              </w:rPr>
              <w:t>3.1.9</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Daily Closing Prices File (closingprice.txt)</w:t>
            </w:r>
            <w:r>
              <w:rPr>
                <w:webHidden/>
              </w:rPr>
              <w:tab/>
            </w:r>
            <w:r>
              <w:rPr>
                <w:webHidden/>
              </w:rPr>
              <w:fldChar w:fldCharType="begin"/>
            </w:r>
            <w:r>
              <w:rPr>
                <w:webHidden/>
              </w:rPr>
              <w:instrText xml:space="preserve"> PAGEREF _Toc218075321 \h </w:instrText>
            </w:r>
            <w:r>
              <w:rPr>
                <w:webHidden/>
              </w:rPr>
            </w:r>
            <w:r>
              <w:rPr>
                <w:webHidden/>
              </w:rPr>
              <w:fldChar w:fldCharType="separate"/>
            </w:r>
            <w:r>
              <w:rPr>
                <w:webHidden/>
              </w:rPr>
              <w:t>16</w:t>
            </w:r>
            <w:r>
              <w:rPr>
                <w:webHidden/>
              </w:rPr>
              <w:fldChar w:fldCharType="end"/>
            </w:r>
          </w:hyperlink>
        </w:p>
        <w:p w14:paraId="7AC665C4" w14:textId="09DF9957"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22" w:history="1">
            <w:r w:rsidRPr="00AB70AC">
              <w:rPr>
                <w:rStyle w:val="Hyperlink"/>
                <w:noProof/>
              </w:rPr>
              <w:t>3.2</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FMBS Files</w:t>
            </w:r>
            <w:r>
              <w:rPr>
                <w:noProof/>
                <w:webHidden/>
              </w:rPr>
              <w:tab/>
            </w:r>
            <w:r>
              <w:rPr>
                <w:noProof/>
                <w:webHidden/>
              </w:rPr>
              <w:fldChar w:fldCharType="begin"/>
            </w:r>
            <w:r>
              <w:rPr>
                <w:noProof/>
                <w:webHidden/>
              </w:rPr>
              <w:instrText xml:space="preserve"> PAGEREF _Toc218075322 \h </w:instrText>
            </w:r>
            <w:r>
              <w:rPr>
                <w:noProof/>
                <w:webHidden/>
              </w:rPr>
            </w:r>
            <w:r>
              <w:rPr>
                <w:noProof/>
                <w:webHidden/>
              </w:rPr>
              <w:fldChar w:fldCharType="separate"/>
            </w:r>
            <w:r>
              <w:rPr>
                <w:noProof/>
                <w:webHidden/>
              </w:rPr>
              <w:t>16</w:t>
            </w:r>
            <w:r>
              <w:rPr>
                <w:noProof/>
                <w:webHidden/>
              </w:rPr>
              <w:fldChar w:fldCharType="end"/>
            </w:r>
          </w:hyperlink>
        </w:p>
        <w:p w14:paraId="283B1C9F" w14:textId="406C07C4"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23" w:history="1">
            <w:r w:rsidRPr="00AB70AC">
              <w:rPr>
                <w:rStyle w:val="Hyperlink"/>
              </w:rPr>
              <w:t>3.2.1</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Securities Update After Auction File (secupdt_fmbs.txt)</w:t>
            </w:r>
            <w:r>
              <w:rPr>
                <w:webHidden/>
              </w:rPr>
              <w:tab/>
            </w:r>
            <w:r>
              <w:rPr>
                <w:webHidden/>
              </w:rPr>
              <w:fldChar w:fldCharType="begin"/>
            </w:r>
            <w:r>
              <w:rPr>
                <w:webHidden/>
              </w:rPr>
              <w:instrText xml:space="preserve"> PAGEREF _Toc218075323 \h </w:instrText>
            </w:r>
            <w:r>
              <w:rPr>
                <w:webHidden/>
              </w:rPr>
            </w:r>
            <w:r>
              <w:rPr>
                <w:webHidden/>
              </w:rPr>
              <w:fldChar w:fldCharType="separate"/>
            </w:r>
            <w:r>
              <w:rPr>
                <w:webHidden/>
              </w:rPr>
              <w:t>16</w:t>
            </w:r>
            <w:r>
              <w:rPr>
                <w:webHidden/>
              </w:rPr>
              <w:fldChar w:fldCharType="end"/>
            </w:r>
          </w:hyperlink>
        </w:p>
        <w:p w14:paraId="7EC5C285" w14:textId="4EE893DF"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24" w:history="1">
            <w:r w:rsidRPr="00AB70AC">
              <w:rPr>
                <w:rStyle w:val="Hyperlink"/>
              </w:rPr>
              <w:t>3.2.2</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Auction Results File (auction_fmbs.txt)</w:t>
            </w:r>
            <w:r>
              <w:rPr>
                <w:webHidden/>
              </w:rPr>
              <w:tab/>
            </w:r>
            <w:r>
              <w:rPr>
                <w:webHidden/>
              </w:rPr>
              <w:fldChar w:fldCharType="begin"/>
            </w:r>
            <w:r>
              <w:rPr>
                <w:webHidden/>
              </w:rPr>
              <w:instrText xml:space="preserve"> PAGEREF _Toc218075324 \h </w:instrText>
            </w:r>
            <w:r>
              <w:rPr>
                <w:webHidden/>
              </w:rPr>
            </w:r>
            <w:r>
              <w:rPr>
                <w:webHidden/>
              </w:rPr>
              <w:fldChar w:fldCharType="separate"/>
            </w:r>
            <w:r>
              <w:rPr>
                <w:webHidden/>
              </w:rPr>
              <w:t>17</w:t>
            </w:r>
            <w:r>
              <w:rPr>
                <w:webHidden/>
              </w:rPr>
              <w:fldChar w:fldCharType="end"/>
            </w:r>
          </w:hyperlink>
        </w:p>
        <w:p w14:paraId="03C46274" w14:textId="307E4D20"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25" w:history="1">
            <w:r w:rsidRPr="00AB70AC">
              <w:rPr>
                <w:rStyle w:val="Hyperlink"/>
              </w:rPr>
              <w:t>3.2.3</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Daily Closing Prices File (closingprice_fmbs.txt)</w:t>
            </w:r>
            <w:r>
              <w:rPr>
                <w:webHidden/>
              </w:rPr>
              <w:tab/>
            </w:r>
            <w:r>
              <w:rPr>
                <w:webHidden/>
              </w:rPr>
              <w:fldChar w:fldCharType="begin"/>
            </w:r>
            <w:r>
              <w:rPr>
                <w:webHidden/>
              </w:rPr>
              <w:instrText xml:space="preserve"> PAGEREF _Toc218075325 \h </w:instrText>
            </w:r>
            <w:r>
              <w:rPr>
                <w:webHidden/>
              </w:rPr>
            </w:r>
            <w:r>
              <w:rPr>
                <w:webHidden/>
              </w:rPr>
              <w:fldChar w:fldCharType="separate"/>
            </w:r>
            <w:r>
              <w:rPr>
                <w:webHidden/>
              </w:rPr>
              <w:t>18</w:t>
            </w:r>
            <w:r>
              <w:rPr>
                <w:webHidden/>
              </w:rPr>
              <w:fldChar w:fldCharType="end"/>
            </w:r>
          </w:hyperlink>
        </w:p>
        <w:p w14:paraId="2001B29E" w14:textId="528D9DF9"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26" w:history="1">
            <w:r w:rsidRPr="00AB70AC">
              <w:rPr>
                <w:rStyle w:val="Hyperlink"/>
              </w:rPr>
              <w:t>3.2.4</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ERF Results File (fmbs_erf.txt &amp; fmbs_erf_agg_bids.csv)</w:t>
            </w:r>
            <w:r>
              <w:rPr>
                <w:webHidden/>
              </w:rPr>
              <w:tab/>
            </w:r>
            <w:r>
              <w:rPr>
                <w:webHidden/>
              </w:rPr>
              <w:fldChar w:fldCharType="begin"/>
            </w:r>
            <w:r>
              <w:rPr>
                <w:webHidden/>
              </w:rPr>
              <w:instrText xml:space="preserve"> PAGEREF _Toc218075326 \h </w:instrText>
            </w:r>
            <w:r>
              <w:rPr>
                <w:webHidden/>
              </w:rPr>
            </w:r>
            <w:r>
              <w:rPr>
                <w:webHidden/>
              </w:rPr>
              <w:fldChar w:fldCharType="separate"/>
            </w:r>
            <w:r>
              <w:rPr>
                <w:webHidden/>
              </w:rPr>
              <w:t>18</w:t>
            </w:r>
            <w:r>
              <w:rPr>
                <w:webHidden/>
              </w:rPr>
              <w:fldChar w:fldCharType="end"/>
            </w:r>
          </w:hyperlink>
        </w:p>
        <w:p w14:paraId="7C2E0CE5" w14:textId="70A3B0E6"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27" w:history="1">
            <w:r w:rsidRPr="00AB70AC">
              <w:rPr>
                <w:rStyle w:val="Hyperlink"/>
                <w:noProof/>
              </w:rPr>
              <w:t>3.3</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AGD Files</w:t>
            </w:r>
            <w:r>
              <w:rPr>
                <w:noProof/>
                <w:webHidden/>
              </w:rPr>
              <w:tab/>
            </w:r>
            <w:r>
              <w:rPr>
                <w:noProof/>
                <w:webHidden/>
              </w:rPr>
              <w:fldChar w:fldCharType="begin"/>
            </w:r>
            <w:r>
              <w:rPr>
                <w:noProof/>
                <w:webHidden/>
              </w:rPr>
              <w:instrText xml:space="preserve"> PAGEREF _Toc218075327 \h </w:instrText>
            </w:r>
            <w:r>
              <w:rPr>
                <w:noProof/>
                <w:webHidden/>
              </w:rPr>
            </w:r>
            <w:r>
              <w:rPr>
                <w:noProof/>
                <w:webHidden/>
              </w:rPr>
              <w:fldChar w:fldCharType="separate"/>
            </w:r>
            <w:r>
              <w:rPr>
                <w:noProof/>
                <w:webHidden/>
              </w:rPr>
              <w:t>18</w:t>
            </w:r>
            <w:r>
              <w:rPr>
                <w:noProof/>
                <w:webHidden/>
              </w:rPr>
              <w:fldChar w:fldCharType="end"/>
            </w:r>
          </w:hyperlink>
        </w:p>
        <w:p w14:paraId="0DB1A18F" w14:textId="1DDB2E01"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28" w:history="1">
            <w:r w:rsidRPr="00AB70AC">
              <w:rPr>
                <w:rStyle w:val="Hyperlink"/>
              </w:rPr>
              <w:t>3.3.1</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Static Data File (IT030048.txt &amp; IT032048.txt)</w:t>
            </w:r>
            <w:r>
              <w:rPr>
                <w:webHidden/>
              </w:rPr>
              <w:tab/>
            </w:r>
            <w:r>
              <w:rPr>
                <w:webHidden/>
              </w:rPr>
              <w:fldChar w:fldCharType="begin"/>
            </w:r>
            <w:r>
              <w:rPr>
                <w:webHidden/>
              </w:rPr>
              <w:instrText xml:space="preserve"> PAGEREF _Toc218075328 \h </w:instrText>
            </w:r>
            <w:r>
              <w:rPr>
                <w:webHidden/>
              </w:rPr>
            </w:r>
            <w:r>
              <w:rPr>
                <w:webHidden/>
              </w:rPr>
              <w:fldChar w:fldCharType="separate"/>
            </w:r>
            <w:r>
              <w:rPr>
                <w:webHidden/>
              </w:rPr>
              <w:t>18</w:t>
            </w:r>
            <w:r>
              <w:rPr>
                <w:webHidden/>
              </w:rPr>
              <w:fldChar w:fldCharType="end"/>
            </w:r>
          </w:hyperlink>
        </w:p>
        <w:p w14:paraId="728FA1DE" w14:textId="6F56AC05"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29" w:history="1">
            <w:r w:rsidRPr="00AB70AC">
              <w:rPr>
                <w:rStyle w:val="Hyperlink"/>
              </w:rPr>
              <w:t>3.3.2</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Transaction Data File (IT040048.txt &amp; IT042048.txt)</w:t>
            </w:r>
            <w:r>
              <w:rPr>
                <w:webHidden/>
              </w:rPr>
              <w:tab/>
            </w:r>
            <w:r>
              <w:rPr>
                <w:webHidden/>
              </w:rPr>
              <w:fldChar w:fldCharType="begin"/>
            </w:r>
            <w:r>
              <w:rPr>
                <w:webHidden/>
              </w:rPr>
              <w:instrText xml:space="preserve"> PAGEREF _Toc218075329 \h </w:instrText>
            </w:r>
            <w:r>
              <w:rPr>
                <w:webHidden/>
              </w:rPr>
            </w:r>
            <w:r>
              <w:rPr>
                <w:webHidden/>
              </w:rPr>
              <w:fldChar w:fldCharType="separate"/>
            </w:r>
            <w:r>
              <w:rPr>
                <w:webHidden/>
              </w:rPr>
              <w:t>19</w:t>
            </w:r>
            <w:r>
              <w:rPr>
                <w:webHidden/>
              </w:rPr>
              <w:fldChar w:fldCharType="end"/>
            </w:r>
          </w:hyperlink>
        </w:p>
        <w:p w14:paraId="0B41C753" w14:textId="32A9FF30"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30" w:history="1">
            <w:r w:rsidRPr="00AB70AC">
              <w:rPr>
                <w:rStyle w:val="Hyperlink"/>
              </w:rPr>
              <w:t>3.3.3</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ERF Data File (IT050048.txt &amp; IT052048.txt)</w:t>
            </w:r>
            <w:r>
              <w:rPr>
                <w:webHidden/>
              </w:rPr>
              <w:tab/>
            </w:r>
            <w:r>
              <w:rPr>
                <w:webHidden/>
              </w:rPr>
              <w:fldChar w:fldCharType="begin"/>
            </w:r>
            <w:r>
              <w:rPr>
                <w:webHidden/>
              </w:rPr>
              <w:instrText xml:space="preserve"> PAGEREF _Toc218075330 \h </w:instrText>
            </w:r>
            <w:r>
              <w:rPr>
                <w:webHidden/>
              </w:rPr>
            </w:r>
            <w:r>
              <w:rPr>
                <w:webHidden/>
              </w:rPr>
              <w:fldChar w:fldCharType="separate"/>
            </w:r>
            <w:r>
              <w:rPr>
                <w:webHidden/>
              </w:rPr>
              <w:t>20</w:t>
            </w:r>
            <w:r>
              <w:rPr>
                <w:webHidden/>
              </w:rPr>
              <w:fldChar w:fldCharType="end"/>
            </w:r>
          </w:hyperlink>
        </w:p>
        <w:p w14:paraId="7588706C" w14:textId="755324BD" w:rsidR="007E327C" w:rsidRDefault="007E327C">
          <w:pPr>
            <w:pStyle w:val="TOC1"/>
            <w:rPr>
              <w:rFonts w:asciiTheme="minorHAnsi" w:eastAsiaTheme="minorEastAsia" w:hAnsiTheme="minorHAnsi" w:cstheme="minorBidi"/>
              <w:bCs w:val="0"/>
              <w:kern w:val="2"/>
              <w:sz w:val="24"/>
              <w:szCs w:val="24"/>
              <w:lang w:eastAsia="zh-CN"/>
              <w14:ligatures w14:val="standardContextual"/>
            </w:rPr>
          </w:pPr>
          <w:hyperlink w:anchor="_Toc218075331" w:history="1">
            <w:r w:rsidRPr="00AB70AC">
              <w:rPr>
                <w:rStyle w:val="Hyperlink"/>
                <w:lang w:val="en-US"/>
              </w:rPr>
              <w:t>4</w:t>
            </w:r>
            <w:r>
              <w:rPr>
                <w:rFonts w:asciiTheme="minorHAnsi" w:eastAsiaTheme="minorEastAsia" w:hAnsiTheme="minorHAnsi" w:cstheme="minorBidi"/>
                <w:bCs w:val="0"/>
                <w:kern w:val="2"/>
                <w:sz w:val="24"/>
                <w:szCs w:val="24"/>
                <w:lang w:eastAsia="zh-CN"/>
                <w14:ligatures w14:val="standardContextual"/>
              </w:rPr>
              <w:tab/>
            </w:r>
            <w:r w:rsidRPr="00AB70AC">
              <w:rPr>
                <w:rStyle w:val="Hyperlink"/>
                <w:lang w:val="en-US"/>
              </w:rPr>
              <w:t>Appendices</w:t>
            </w:r>
            <w:r>
              <w:rPr>
                <w:webHidden/>
              </w:rPr>
              <w:tab/>
            </w:r>
            <w:r>
              <w:rPr>
                <w:webHidden/>
              </w:rPr>
              <w:fldChar w:fldCharType="begin"/>
            </w:r>
            <w:r>
              <w:rPr>
                <w:webHidden/>
              </w:rPr>
              <w:instrText xml:space="preserve"> PAGEREF _Toc218075331 \h </w:instrText>
            </w:r>
            <w:r>
              <w:rPr>
                <w:webHidden/>
              </w:rPr>
            </w:r>
            <w:r>
              <w:rPr>
                <w:webHidden/>
              </w:rPr>
              <w:fldChar w:fldCharType="separate"/>
            </w:r>
            <w:r>
              <w:rPr>
                <w:webHidden/>
              </w:rPr>
              <w:t>22</w:t>
            </w:r>
            <w:r>
              <w:rPr>
                <w:webHidden/>
              </w:rPr>
              <w:fldChar w:fldCharType="end"/>
            </w:r>
          </w:hyperlink>
        </w:p>
        <w:p w14:paraId="0E4DE50F" w14:textId="73C8659A"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32" w:history="1">
            <w:r w:rsidRPr="00AB70AC">
              <w:rPr>
                <w:rStyle w:val="Hyperlink"/>
                <w:noProof/>
              </w:rPr>
              <w:t>4.1</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Appendix A – Data Dictionary of MEPS+</w:t>
            </w:r>
            <w:r>
              <w:rPr>
                <w:noProof/>
                <w:webHidden/>
              </w:rPr>
              <w:tab/>
            </w:r>
            <w:r>
              <w:rPr>
                <w:noProof/>
                <w:webHidden/>
              </w:rPr>
              <w:fldChar w:fldCharType="begin"/>
            </w:r>
            <w:r>
              <w:rPr>
                <w:noProof/>
                <w:webHidden/>
              </w:rPr>
              <w:instrText xml:space="preserve"> PAGEREF _Toc218075332 \h </w:instrText>
            </w:r>
            <w:r>
              <w:rPr>
                <w:noProof/>
                <w:webHidden/>
              </w:rPr>
            </w:r>
            <w:r>
              <w:rPr>
                <w:noProof/>
                <w:webHidden/>
              </w:rPr>
              <w:fldChar w:fldCharType="separate"/>
            </w:r>
            <w:r>
              <w:rPr>
                <w:noProof/>
                <w:webHidden/>
              </w:rPr>
              <w:t>22</w:t>
            </w:r>
            <w:r>
              <w:rPr>
                <w:noProof/>
                <w:webHidden/>
              </w:rPr>
              <w:fldChar w:fldCharType="end"/>
            </w:r>
          </w:hyperlink>
        </w:p>
        <w:p w14:paraId="5D5933CF" w14:textId="084A71C4"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33" w:history="1">
            <w:r w:rsidRPr="00AB70AC">
              <w:rPr>
                <w:rStyle w:val="Hyperlink"/>
              </w:rPr>
              <w:t>4.1.1</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A.1 – New Issuance / Reopening of Securities File (secmast.txt) Data Dictionary</w:t>
            </w:r>
            <w:r>
              <w:rPr>
                <w:webHidden/>
              </w:rPr>
              <w:tab/>
            </w:r>
            <w:r>
              <w:rPr>
                <w:webHidden/>
              </w:rPr>
              <w:fldChar w:fldCharType="begin"/>
            </w:r>
            <w:r>
              <w:rPr>
                <w:webHidden/>
              </w:rPr>
              <w:instrText xml:space="preserve"> PAGEREF _Toc218075333 \h </w:instrText>
            </w:r>
            <w:r>
              <w:rPr>
                <w:webHidden/>
              </w:rPr>
            </w:r>
            <w:r>
              <w:rPr>
                <w:webHidden/>
              </w:rPr>
              <w:fldChar w:fldCharType="separate"/>
            </w:r>
            <w:r>
              <w:rPr>
                <w:webHidden/>
              </w:rPr>
              <w:t>22</w:t>
            </w:r>
            <w:r>
              <w:rPr>
                <w:webHidden/>
              </w:rPr>
              <w:fldChar w:fldCharType="end"/>
            </w:r>
          </w:hyperlink>
        </w:p>
        <w:p w14:paraId="4225715A" w14:textId="7D715999"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34" w:history="1">
            <w:r w:rsidRPr="00AB70AC">
              <w:rPr>
                <w:rStyle w:val="Hyperlink"/>
              </w:rPr>
              <w:t>4.1.2</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A.2 – Daily Securities Update File (secint.txt) Data Dictionary</w:t>
            </w:r>
            <w:r>
              <w:rPr>
                <w:webHidden/>
              </w:rPr>
              <w:tab/>
            </w:r>
            <w:r>
              <w:rPr>
                <w:webHidden/>
              </w:rPr>
              <w:fldChar w:fldCharType="begin"/>
            </w:r>
            <w:r>
              <w:rPr>
                <w:webHidden/>
              </w:rPr>
              <w:instrText xml:space="preserve"> PAGEREF _Toc218075334 \h </w:instrText>
            </w:r>
            <w:r>
              <w:rPr>
                <w:webHidden/>
              </w:rPr>
            </w:r>
            <w:r>
              <w:rPr>
                <w:webHidden/>
              </w:rPr>
              <w:fldChar w:fldCharType="separate"/>
            </w:r>
            <w:r>
              <w:rPr>
                <w:webHidden/>
              </w:rPr>
              <w:t>25</w:t>
            </w:r>
            <w:r>
              <w:rPr>
                <w:webHidden/>
              </w:rPr>
              <w:fldChar w:fldCharType="end"/>
            </w:r>
          </w:hyperlink>
        </w:p>
        <w:p w14:paraId="317A6BC7" w14:textId="5E67DE38"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35" w:history="1">
            <w:r w:rsidRPr="00AB70AC">
              <w:rPr>
                <w:rStyle w:val="Hyperlink"/>
              </w:rPr>
              <w:t>4.1.3</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A.3 – Securities Update After Auction File (secupdt.txt) Data Dictionary</w:t>
            </w:r>
            <w:r>
              <w:rPr>
                <w:webHidden/>
              </w:rPr>
              <w:tab/>
            </w:r>
            <w:r>
              <w:rPr>
                <w:webHidden/>
              </w:rPr>
              <w:fldChar w:fldCharType="begin"/>
            </w:r>
            <w:r>
              <w:rPr>
                <w:webHidden/>
              </w:rPr>
              <w:instrText xml:space="preserve"> PAGEREF _Toc218075335 \h </w:instrText>
            </w:r>
            <w:r>
              <w:rPr>
                <w:webHidden/>
              </w:rPr>
            </w:r>
            <w:r>
              <w:rPr>
                <w:webHidden/>
              </w:rPr>
              <w:fldChar w:fldCharType="separate"/>
            </w:r>
            <w:r>
              <w:rPr>
                <w:webHidden/>
              </w:rPr>
              <w:t>28</w:t>
            </w:r>
            <w:r>
              <w:rPr>
                <w:webHidden/>
              </w:rPr>
              <w:fldChar w:fldCharType="end"/>
            </w:r>
          </w:hyperlink>
        </w:p>
        <w:p w14:paraId="40858237" w14:textId="0AA64E60"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36" w:history="1">
            <w:r w:rsidRPr="00AB70AC">
              <w:rPr>
                <w:rStyle w:val="Hyperlink"/>
              </w:rPr>
              <w:t>4.1.4</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A.4 – Auction Results File (auction.txt) Data Dictionary</w:t>
            </w:r>
            <w:r>
              <w:rPr>
                <w:webHidden/>
              </w:rPr>
              <w:tab/>
            </w:r>
            <w:r>
              <w:rPr>
                <w:webHidden/>
              </w:rPr>
              <w:fldChar w:fldCharType="begin"/>
            </w:r>
            <w:r>
              <w:rPr>
                <w:webHidden/>
              </w:rPr>
              <w:instrText xml:space="preserve"> PAGEREF _Toc218075336 \h </w:instrText>
            </w:r>
            <w:r>
              <w:rPr>
                <w:webHidden/>
              </w:rPr>
            </w:r>
            <w:r>
              <w:rPr>
                <w:webHidden/>
              </w:rPr>
              <w:fldChar w:fldCharType="separate"/>
            </w:r>
            <w:r>
              <w:rPr>
                <w:webHidden/>
              </w:rPr>
              <w:t>31</w:t>
            </w:r>
            <w:r>
              <w:rPr>
                <w:webHidden/>
              </w:rPr>
              <w:fldChar w:fldCharType="end"/>
            </w:r>
          </w:hyperlink>
        </w:p>
        <w:p w14:paraId="5CE15869" w14:textId="5102377C"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37" w:history="1">
            <w:r w:rsidRPr="00AB70AC">
              <w:rPr>
                <w:rStyle w:val="Hyperlink"/>
              </w:rPr>
              <w:t>4.1.5</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A.5 – SSB Step-up Coupon Rates File (couponrates_sbond.txt) Data Dictionary</w:t>
            </w:r>
            <w:r>
              <w:rPr>
                <w:webHidden/>
              </w:rPr>
              <w:tab/>
            </w:r>
            <w:r>
              <w:rPr>
                <w:webHidden/>
              </w:rPr>
              <w:fldChar w:fldCharType="begin"/>
            </w:r>
            <w:r>
              <w:rPr>
                <w:webHidden/>
              </w:rPr>
              <w:instrText xml:space="preserve"> PAGEREF _Toc218075337 \h </w:instrText>
            </w:r>
            <w:r>
              <w:rPr>
                <w:webHidden/>
              </w:rPr>
            </w:r>
            <w:r>
              <w:rPr>
                <w:webHidden/>
              </w:rPr>
              <w:fldChar w:fldCharType="separate"/>
            </w:r>
            <w:r>
              <w:rPr>
                <w:webHidden/>
              </w:rPr>
              <w:t>33</w:t>
            </w:r>
            <w:r>
              <w:rPr>
                <w:webHidden/>
              </w:rPr>
              <w:fldChar w:fldCharType="end"/>
            </w:r>
          </w:hyperlink>
        </w:p>
        <w:p w14:paraId="4C09AB94" w14:textId="680666F6"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38" w:history="1">
            <w:r w:rsidRPr="00AB70AC">
              <w:rPr>
                <w:rStyle w:val="Hyperlink"/>
              </w:rPr>
              <w:t>4.1.6</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A.6 – SSB Allotment Results File (auction_sbond.txt) Data Dictionary</w:t>
            </w:r>
            <w:r>
              <w:rPr>
                <w:webHidden/>
              </w:rPr>
              <w:tab/>
            </w:r>
            <w:r>
              <w:rPr>
                <w:webHidden/>
              </w:rPr>
              <w:fldChar w:fldCharType="begin"/>
            </w:r>
            <w:r>
              <w:rPr>
                <w:webHidden/>
              </w:rPr>
              <w:instrText xml:space="preserve"> PAGEREF _Toc218075338 \h </w:instrText>
            </w:r>
            <w:r>
              <w:rPr>
                <w:webHidden/>
              </w:rPr>
            </w:r>
            <w:r>
              <w:rPr>
                <w:webHidden/>
              </w:rPr>
              <w:fldChar w:fldCharType="separate"/>
            </w:r>
            <w:r>
              <w:rPr>
                <w:webHidden/>
              </w:rPr>
              <w:t>34</w:t>
            </w:r>
            <w:r>
              <w:rPr>
                <w:webHidden/>
              </w:rPr>
              <w:fldChar w:fldCharType="end"/>
            </w:r>
          </w:hyperlink>
        </w:p>
        <w:p w14:paraId="2A083B23" w14:textId="5EF584AA"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39" w:history="1">
            <w:r w:rsidRPr="00AB70AC">
              <w:rPr>
                <w:rStyle w:val="Hyperlink"/>
              </w:rPr>
              <w:t>4.1.7</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A.7 – SSB Partial Redemption File (rdmpartial_sbond.txt) Data Dictionary</w:t>
            </w:r>
            <w:r>
              <w:rPr>
                <w:webHidden/>
              </w:rPr>
              <w:tab/>
            </w:r>
            <w:r>
              <w:rPr>
                <w:webHidden/>
              </w:rPr>
              <w:fldChar w:fldCharType="begin"/>
            </w:r>
            <w:r>
              <w:rPr>
                <w:webHidden/>
              </w:rPr>
              <w:instrText xml:space="preserve"> PAGEREF _Toc218075339 \h </w:instrText>
            </w:r>
            <w:r>
              <w:rPr>
                <w:webHidden/>
              </w:rPr>
            </w:r>
            <w:r>
              <w:rPr>
                <w:webHidden/>
              </w:rPr>
              <w:fldChar w:fldCharType="separate"/>
            </w:r>
            <w:r>
              <w:rPr>
                <w:webHidden/>
              </w:rPr>
              <w:t>36</w:t>
            </w:r>
            <w:r>
              <w:rPr>
                <w:webHidden/>
              </w:rPr>
              <w:fldChar w:fldCharType="end"/>
            </w:r>
          </w:hyperlink>
        </w:p>
        <w:p w14:paraId="18D1768C" w14:textId="7766758F"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40" w:history="1">
            <w:r w:rsidRPr="00AB70AC">
              <w:rPr>
                <w:rStyle w:val="Hyperlink"/>
              </w:rPr>
              <w:t>4.1.8</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A.8 – Daily Bank List File (bank.txt) Data Dictionary</w:t>
            </w:r>
            <w:r>
              <w:rPr>
                <w:webHidden/>
              </w:rPr>
              <w:tab/>
            </w:r>
            <w:r>
              <w:rPr>
                <w:webHidden/>
              </w:rPr>
              <w:fldChar w:fldCharType="begin"/>
            </w:r>
            <w:r>
              <w:rPr>
                <w:webHidden/>
              </w:rPr>
              <w:instrText xml:space="preserve"> PAGEREF _Toc218075340 \h </w:instrText>
            </w:r>
            <w:r>
              <w:rPr>
                <w:webHidden/>
              </w:rPr>
            </w:r>
            <w:r>
              <w:rPr>
                <w:webHidden/>
              </w:rPr>
              <w:fldChar w:fldCharType="separate"/>
            </w:r>
            <w:r>
              <w:rPr>
                <w:webHidden/>
              </w:rPr>
              <w:t>36</w:t>
            </w:r>
            <w:r>
              <w:rPr>
                <w:webHidden/>
              </w:rPr>
              <w:fldChar w:fldCharType="end"/>
            </w:r>
          </w:hyperlink>
        </w:p>
        <w:p w14:paraId="36BDA19E" w14:textId="40964A1B"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41" w:history="1">
            <w:r w:rsidRPr="00AB70AC">
              <w:rPr>
                <w:rStyle w:val="Hyperlink"/>
              </w:rPr>
              <w:t>4.1.9</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A.9 – Daily Closing Prices File (closingprice.txt) Data Dictionary</w:t>
            </w:r>
            <w:r>
              <w:rPr>
                <w:webHidden/>
              </w:rPr>
              <w:tab/>
            </w:r>
            <w:r>
              <w:rPr>
                <w:webHidden/>
              </w:rPr>
              <w:fldChar w:fldCharType="begin"/>
            </w:r>
            <w:r>
              <w:rPr>
                <w:webHidden/>
              </w:rPr>
              <w:instrText xml:space="preserve"> PAGEREF _Toc218075341 \h </w:instrText>
            </w:r>
            <w:r>
              <w:rPr>
                <w:webHidden/>
              </w:rPr>
            </w:r>
            <w:r>
              <w:rPr>
                <w:webHidden/>
              </w:rPr>
              <w:fldChar w:fldCharType="separate"/>
            </w:r>
            <w:r>
              <w:rPr>
                <w:webHidden/>
              </w:rPr>
              <w:t>37</w:t>
            </w:r>
            <w:r>
              <w:rPr>
                <w:webHidden/>
              </w:rPr>
              <w:fldChar w:fldCharType="end"/>
            </w:r>
          </w:hyperlink>
        </w:p>
        <w:p w14:paraId="23EDEC30" w14:textId="53A3D492"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42" w:history="1">
            <w:r w:rsidRPr="00AB70AC">
              <w:rPr>
                <w:rStyle w:val="Hyperlink"/>
                <w:noProof/>
              </w:rPr>
              <w:t>4.2</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Appendix B – Data Dictionary of FMBS</w:t>
            </w:r>
            <w:r>
              <w:rPr>
                <w:noProof/>
                <w:webHidden/>
              </w:rPr>
              <w:tab/>
            </w:r>
            <w:r>
              <w:rPr>
                <w:noProof/>
                <w:webHidden/>
              </w:rPr>
              <w:fldChar w:fldCharType="begin"/>
            </w:r>
            <w:r>
              <w:rPr>
                <w:noProof/>
                <w:webHidden/>
              </w:rPr>
              <w:instrText xml:space="preserve"> PAGEREF _Toc218075342 \h </w:instrText>
            </w:r>
            <w:r>
              <w:rPr>
                <w:noProof/>
                <w:webHidden/>
              </w:rPr>
            </w:r>
            <w:r>
              <w:rPr>
                <w:noProof/>
                <w:webHidden/>
              </w:rPr>
              <w:fldChar w:fldCharType="separate"/>
            </w:r>
            <w:r>
              <w:rPr>
                <w:noProof/>
                <w:webHidden/>
              </w:rPr>
              <w:t>37</w:t>
            </w:r>
            <w:r>
              <w:rPr>
                <w:noProof/>
                <w:webHidden/>
              </w:rPr>
              <w:fldChar w:fldCharType="end"/>
            </w:r>
          </w:hyperlink>
        </w:p>
        <w:p w14:paraId="798AB358" w14:textId="69962F05"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43" w:history="1">
            <w:r w:rsidRPr="00AB70AC">
              <w:rPr>
                <w:rStyle w:val="Hyperlink"/>
              </w:rPr>
              <w:t>4.2.1</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B.1 – Securities Update After Auction File (secupdt_fmbs.txt) Data Dictionary</w:t>
            </w:r>
            <w:r>
              <w:rPr>
                <w:webHidden/>
              </w:rPr>
              <w:tab/>
            </w:r>
            <w:r>
              <w:rPr>
                <w:webHidden/>
              </w:rPr>
              <w:fldChar w:fldCharType="begin"/>
            </w:r>
            <w:r>
              <w:rPr>
                <w:webHidden/>
              </w:rPr>
              <w:instrText xml:space="preserve"> PAGEREF _Toc218075343 \h </w:instrText>
            </w:r>
            <w:r>
              <w:rPr>
                <w:webHidden/>
              </w:rPr>
            </w:r>
            <w:r>
              <w:rPr>
                <w:webHidden/>
              </w:rPr>
              <w:fldChar w:fldCharType="separate"/>
            </w:r>
            <w:r>
              <w:rPr>
                <w:webHidden/>
              </w:rPr>
              <w:t>37</w:t>
            </w:r>
            <w:r>
              <w:rPr>
                <w:webHidden/>
              </w:rPr>
              <w:fldChar w:fldCharType="end"/>
            </w:r>
          </w:hyperlink>
        </w:p>
        <w:p w14:paraId="590F22DD" w14:textId="503EAE9A"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44" w:history="1">
            <w:r w:rsidRPr="00AB70AC">
              <w:rPr>
                <w:rStyle w:val="Hyperlink"/>
              </w:rPr>
              <w:t>4.2.2</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B.2 – Auction Results File (auction_fmbs.txt) Data Dictionary</w:t>
            </w:r>
            <w:r>
              <w:rPr>
                <w:webHidden/>
              </w:rPr>
              <w:tab/>
            </w:r>
            <w:r>
              <w:rPr>
                <w:webHidden/>
              </w:rPr>
              <w:fldChar w:fldCharType="begin"/>
            </w:r>
            <w:r>
              <w:rPr>
                <w:webHidden/>
              </w:rPr>
              <w:instrText xml:space="preserve"> PAGEREF _Toc218075344 \h </w:instrText>
            </w:r>
            <w:r>
              <w:rPr>
                <w:webHidden/>
              </w:rPr>
            </w:r>
            <w:r>
              <w:rPr>
                <w:webHidden/>
              </w:rPr>
              <w:fldChar w:fldCharType="separate"/>
            </w:r>
            <w:r>
              <w:rPr>
                <w:webHidden/>
              </w:rPr>
              <w:t>41</w:t>
            </w:r>
            <w:r>
              <w:rPr>
                <w:webHidden/>
              </w:rPr>
              <w:fldChar w:fldCharType="end"/>
            </w:r>
          </w:hyperlink>
        </w:p>
        <w:p w14:paraId="34B967B4" w14:textId="6820B006"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45" w:history="1">
            <w:r w:rsidRPr="00AB70AC">
              <w:rPr>
                <w:rStyle w:val="Hyperlink"/>
              </w:rPr>
              <w:t>4.2.3</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B.3 – Daily Closing Prices File (closingprice_fmbs.txt) Data Dictionary</w:t>
            </w:r>
            <w:r>
              <w:rPr>
                <w:webHidden/>
              </w:rPr>
              <w:tab/>
            </w:r>
            <w:r>
              <w:rPr>
                <w:webHidden/>
              </w:rPr>
              <w:fldChar w:fldCharType="begin"/>
            </w:r>
            <w:r>
              <w:rPr>
                <w:webHidden/>
              </w:rPr>
              <w:instrText xml:space="preserve"> PAGEREF _Toc218075345 \h </w:instrText>
            </w:r>
            <w:r>
              <w:rPr>
                <w:webHidden/>
              </w:rPr>
            </w:r>
            <w:r>
              <w:rPr>
                <w:webHidden/>
              </w:rPr>
              <w:fldChar w:fldCharType="separate"/>
            </w:r>
            <w:r>
              <w:rPr>
                <w:webHidden/>
              </w:rPr>
              <w:t>42</w:t>
            </w:r>
            <w:r>
              <w:rPr>
                <w:webHidden/>
              </w:rPr>
              <w:fldChar w:fldCharType="end"/>
            </w:r>
          </w:hyperlink>
        </w:p>
        <w:p w14:paraId="47CC420D" w14:textId="2F0C4BA2"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46" w:history="1">
            <w:r w:rsidRPr="00AB70AC">
              <w:rPr>
                <w:rStyle w:val="Hyperlink"/>
              </w:rPr>
              <w:t>4.2.4</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B.4 – ERF Results File (fmbs_erf.txt) Data Dictionary</w:t>
            </w:r>
            <w:r>
              <w:rPr>
                <w:webHidden/>
              </w:rPr>
              <w:tab/>
            </w:r>
            <w:r>
              <w:rPr>
                <w:webHidden/>
              </w:rPr>
              <w:fldChar w:fldCharType="begin"/>
            </w:r>
            <w:r>
              <w:rPr>
                <w:webHidden/>
              </w:rPr>
              <w:instrText xml:space="preserve"> PAGEREF _Toc218075346 \h </w:instrText>
            </w:r>
            <w:r>
              <w:rPr>
                <w:webHidden/>
              </w:rPr>
            </w:r>
            <w:r>
              <w:rPr>
                <w:webHidden/>
              </w:rPr>
              <w:fldChar w:fldCharType="separate"/>
            </w:r>
            <w:r>
              <w:rPr>
                <w:webHidden/>
              </w:rPr>
              <w:t>42</w:t>
            </w:r>
            <w:r>
              <w:rPr>
                <w:webHidden/>
              </w:rPr>
              <w:fldChar w:fldCharType="end"/>
            </w:r>
          </w:hyperlink>
        </w:p>
        <w:p w14:paraId="020EC884" w14:textId="727585F6"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47" w:history="1">
            <w:r w:rsidRPr="00AB70AC">
              <w:rPr>
                <w:rStyle w:val="Hyperlink"/>
              </w:rPr>
              <w:t>4.2.5</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B.5 – ERF Results File (fmbs_erf_agg_bids.csv) Data Dictionary</w:t>
            </w:r>
            <w:r>
              <w:rPr>
                <w:webHidden/>
              </w:rPr>
              <w:tab/>
            </w:r>
            <w:r>
              <w:rPr>
                <w:webHidden/>
              </w:rPr>
              <w:fldChar w:fldCharType="begin"/>
            </w:r>
            <w:r>
              <w:rPr>
                <w:webHidden/>
              </w:rPr>
              <w:instrText xml:space="preserve"> PAGEREF _Toc218075347 \h </w:instrText>
            </w:r>
            <w:r>
              <w:rPr>
                <w:webHidden/>
              </w:rPr>
            </w:r>
            <w:r>
              <w:rPr>
                <w:webHidden/>
              </w:rPr>
              <w:fldChar w:fldCharType="separate"/>
            </w:r>
            <w:r>
              <w:rPr>
                <w:webHidden/>
              </w:rPr>
              <w:t>42</w:t>
            </w:r>
            <w:r>
              <w:rPr>
                <w:webHidden/>
              </w:rPr>
              <w:fldChar w:fldCharType="end"/>
            </w:r>
          </w:hyperlink>
        </w:p>
        <w:p w14:paraId="0C2F10A0" w14:textId="4033C0D3" w:rsidR="007E327C" w:rsidRDefault="007E327C">
          <w:pPr>
            <w:pStyle w:val="TOC2"/>
            <w:rPr>
              <w:rFonts w:asciiTheme="minorHAnsi" w:eastAsiaTheme="minorEastAsia" w:hAnsiTheme="minorHAnsi" w:cstheme="minorBidi"/>
              <w:noProof/>
              <w:kern w:val="2"/>
              <w:sz w:val="24"/>
              <w:szCs w:val="24"/>
              <w:lang w:eastAsia="zh-CN"/>
              <w14:ligatures w14:val="standardContextual"/>
            </w:rPr>
          </w:pPr>
          <w:hyperlink w:anchor="_Toc218075348" w:history="1">
            <w:r w:rsidRPr="00AB70AC">
              <w:rPr>
                <w:rStyle w:val="Hyperlink"/>
                <w:noProof/>
              </w:rPr>
              <w:t>4.3</w:t>
            </w:r>
            <w:r>
              <w:rPr>
                <w:rFonts w:asciiTheme="minorHAnsi" w:eastAsiaTheme="minorEastAsia" w:hAnsiTheme="minorHAnsi" w:cstheme="minorBidi"/>
                <w:noProof/>
                <w:kern w:val="2"/>
                <w:sz w:val="24"/>
                <w:szCs w:val="24"/>
                <w:lang w:eastAsia="zh-CN"/>
                <w14:ligatures w14:val="standardContextual"/>
              </w:rPr>
              <w:tab/>
            </w:r>
            <w:r w:rsidRPr="00AB70AC">
              <w:rPr>
                <w:rStyle w:val="Hyperlink"/>
                <w:noProof/>
              </w:rPr>
              <w:t>Appendix C – Data Dictionary of AGD</w:t>
            </w:r>
            <w:r>
              <w:rPr>
                <w:noProof/>
                <w:webHidden/>
              </w:rPr>
              <w:tab/>
            </w:r>
            <w:r>
              <w:rPr>
                <w:noProof/>
                <w:webHidden/>
              </w:rPr>
              <w:fldChar w:fldCharType="begin"/>
            </w:r>
            <w:r>
              <w:rPr>
                <w:noProof/>
                <w:webHidden/>
              </w:rPr>
              <w:instrText xml:space="preserve"> PAGEREF _Toc218075348 \h </w:instrText>
            </w:r>
            <w:r>
              <w:rPr>
                <w:noProof/>
                <w:webHidden/>
              </w:rPr>
            </w:r>
            <w:r>
              <w:rPr>
                <w:noProof/>
                <w:webHidden/>
              </w:rPr>
              <w:fldChar w:fldCharType="separate"/>
            </w:r>
            <w:r>
              <w:rPr>
                <w:noProof/>
                <w:webHidden/>
              </w:rPr>
              <w:t>42</w:t>
            </w:r>
            <w:r>
              <w:rPr>
                <w:noProof/>
                <w:webHidden/>
              </w:rPr>
              <w:fldChar w:fldCharType="end"/>
            </w:r>
          </w:hyperlink>
        </w:p>
        <w:p w14:paraId="049D851A" w14:textId="6E3A50D1"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49" w:history="1">
            <w:r w:rsidRPr="00AB70AC">
              <w:rPr>
                <w:rStyle w:val="Hyperlink"/>
              </w:rPr>
              <w:t>4.3.1</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C.1 – Static Data File (IT030048.txt &amp; IT032048.txt) Data Dictionary</w:t>
            </w:r>
            <w:r>
              <w:rPr>
                <w:webHidden/>
              </w:rPr>
              <w:tab/>
            </w:r>
            <w:r>
              <w:rPr>
                <w:webHidden/>
              </w:rPr>
              <w:fldChar w:fldCharType="begin"/>
            </w:r>
            <w:r>
              <w:rPr>
                <w:webHidden/>
              </w:rPr>
              <w:instrText xml:space="preserve"> PAGEREF _Toc218075349 \h </w:instrText>
            </w:r>
            <w:r>
              <w:rPr>
                <w:webHidden/>
              </w:rPr>
            </w:r>
            <w:r>
              <w:rPr>
                <w:webHidden/>
              </w:rPr>
              <w:fldChar w:fldCharType="separate"/>
            </w:r>
            <w:r>
              <w:rPr>
                <w:webHidden/>
              </w:rPr>
              <w:t>42</w:t>
            </w:r>
            <w:r>
              <w:rPr>
                <w:webHidden/>
              </w:rPr>
              <w:fldChar w:fldCharType="end"/>
            </w:r>
          </w:hyperlink>
        </w:p>
        <w:p w14:paraId="2A07D8AE" w14:textId="57613B76"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50" w:history="1">
            <w:r w:rsidRPr="00AB70AC">
              <w:rPr>
                <w:rStyle w:val="Hyperlink"/>
              </w:rPr>
              <w:t>4.3.2</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C.2 – Transaction Data File (IT040048.txt &amp; IT042048.txt) Data Dictionary</w:t>
            </w:r>
            <w:r>
              <w:rPr>
                <w:webHidden/>
              </w:rPr>
              <w:tab/>
            </w:r>
            <w:r>
              <w:rPr>
                <w:webHidden/>
              </w:rPr>
              <w:fldChar w:fldCharType="begin"/>
            </w:r>
            <w:r>
              <w:rPr>
                <w:webHidden/>
              </w:rPr>
              <w:instrText xml:space="preserve"> PAGEREF _Toc218075350 \h </w:instrText>
            </w:r>
            <w:r>
              <w:rPr>
                <w:webHidden/>
              </w:rPr>
            </w:r>
            <w:r>
              <w:rPr>
                <w:webHidden/>
              </w:rPr>
              <w:fldChar w:fldCharType="separate"/>
            </w:r>
            <w:r>
              <w:rPr>
                <w:webHidden/>
              </w:rPr>
              <w:t>46</w:t>
            </w:r>
            <w:r>
              <w:rPr>
                <w:webHidden/>
              </w:rPr>
              <w:fldChar w:fldCharType="end"/>
            </w:r>
          </w:hyperlink>
        </w:p>
        <w:p w14:paraId="0A10562C" w14:textId="674441B1" w:rsidR="007E327C" w:rsidRDefault="007E327C">
          <w:pPr>
            <w:pStyle w:val="TOC3"/>
            <w:rPr>
              <w:rFonts w:asciiTheme="minorHAnsi" w:eastAsiaTheme="minorEastAsia" w:hAnsiTheme="minorHAnsi" w:cstheme="minorBidi"/>
              <w:iCs w:val="0"/>
              <w:kern w:val="2"/>
              <w:sz w:val="24"/>
              <w:szCs w:val="24"/>
              <w:lang w:eastAsia="zh-CN"/>
              <w14:ligatures w14:val="standardContextual"/>
            </w:rPr>
          </w:pPr>
          <w:hyperlink w:anchor="_Toc218075351" w:history="1">
            <w:r w:rsidRPr="00AB70AC">
              <w:rPr>
                <w:rStyle w:val="Hyperlink"/>
              </w:rPr>
              <w:t>4.3.3</w:t>
            </w:r>
            <w:r>
              <w:rPr>
                <w:rFonts w:asciiTheme="minorHAnsi" w:eastAsiaTheme="minorEastAsia" w:hAnsiTheme="minorHAnsi" w:cstheme="minorBidi"/>
                <w:iCs w:val="0"/>
                <w:kern w:val="2"/>
                <w:sz w:val="24"/>
                <w:szCs w:val="24"/>
                <w:lang w:eastAsia="zh-CN"/>
                <w14:ligatures w14:val="standardContextual"/>
              </w:rPr>
              <w:tab/>
            </w:r>
            <w:r w:rsidRPr="00AB70AC">
              <w:rPr>
                <w:rStyle w:val="Hyperlink"/>
              </w:rPr>
              <w:t>Appendix C.3 – ERF Data File (IT050048.TXT &amp; IT052048.TXT) Data Dictionary</w:t>
            </w:r>
            <w:r>
              <w:rPr>
                <w:webHidden/>
              </w:rPr>
              <w:tab/>
            </w:r>
            <w:r>
              <w:rPr>
                <w:webHidden/>
              </w:rPr>
              <w:fldChar w:fldCharType="begin"/>
            </w:r>
            <w:r>
              <w:rPr>
                <w:webHidden/>
              </w:rPr>
              <w:instrText xml:space="preserve"> PAGEREF _Toc218075351 \h </w:instrText>
            </w:r>
            <w:r>
              <w:rPr>
                <w:webHidden/>
              </w:rPr>
            </w:r>
            <w:r>
              <w:rPr>
                <w:webHidden/>
              </w:rPr>
              <w:fldChar w:fldCharType="separate"/>
            </w:r>
            <w:r>
              <w:rPr>
                <w:webHidden/>
              </w:rPr>
              <w:t>51</w:t>
            </w:r>
            <w:r>
              <w:rPr>
                <w:webHidden/>
              </w:rPr>
              <w:fldChar w:fldCharType="end"/>
            </w:r>
          </w:hyperlink>
        </w:p>
        <w:p w14:paraId="1A8A8DB1" w14:textId="2FC68318" w:rsidR="007D5DB1" w:rsidRPr="004D59C5" w:rsidRDefault="007D5DB1">
          <w:pPr>
            <w:rPr>
              <w:rFonts w:asciiTheme="minorHAnsi" w:hAnsiTheme="minorHAnsi" w:cstheme="minorHAnsi"/>
            </w:rPr>
          </w:pPr>
          <w:r w:rsidRPr="004D59C5">
            <w:rPr>
              <w:rFonts w:asciiTheme="minorHAnsi" w:hAnsiTheme="minorHAnsi" w:cstheme="minorHAnsi"/>
              <w:b/>
              <w:bCs/>
              <w:noProof/>
            </w:rPr>
            <w:fldChar w:fldCharType="end"/>
          </w:r>
        </w:p>
      </w:sdtContent>
    </w:sdt>
    <w:p w14:paraId="23936C50" w14:textId="69AF0ABB" w:rsidR="00130D2F" w:rsidRPr="004D59C5" w:rsidRDefault="00130D2F" w:rsidP="00130D2F">
      <w:pPr>
        <w:rPr>
          <w:rFonts w:asciiTheme="minorHAnsi" w:hAnsiTheme="minorHAnsi" w:cstheme="minorHAnsi"/>
          <w:lang w:val="en-US"/>
        </w:rPr>
      </w:pPr>
    </w:p>
    <w:p w14:paraId="4FC5519F" w14:textId="0BA045CE" w:rsidR="00C5069A" w:rsidRPr="004D59C5" w:rsidRDefault="003A68EB" w:rsidP="005412D7">
      <w:pPr>
        <w:pStyle w:val="Heading1"/>
      </w:pPr>
      <w:bookmarkStart w:id="4" w:name="_Introduction"/>
      <w:bookmarkStart w:id="5" w:name="_Toc311770857"/>
      <w:bookmarkStart w:id="6" w:name="_Toc215758829"/>
      <w:bookmarkStart w:id="7" w:name="_Toc215759880"/>
      <w:bookmarkStart w:id="8" w:name="_Toc218075298"/>
      <w:bookmarkEnd w:id="4"/>
      <w:r w:rsidRPr="004D59C5">
        <w:lastRenderedPageBreak/>
        <w:t>Introduction</w:t>
      </w:r>
      <w:bookmarkEnd w:id="5"/>
      <w:bookmarkEnd w:id="6"/>
      <w:bookmarkEnd w:id="7"/>
      <w:bookmarkEnd w:id="8"/>
    </w:p>
    <w:p w14:paraId="7FE85F6D" w14:textId="4299182E" w:rsidR="00BD7B47" w:rsidRPr="004D59C5" w:rsidRDefault="00F620E3" w:rsidP="005412D7">
      <w:pPr>
        <w:pStyle w:val="Heading2"/>
      </w:pPr>
      <w:bookmarkStart w:id="9" w:name="_Toc311770858"/>
      <w:bookmarkStart w:id="10" w:name="_Toc215758830"/>
      <w:bookmarkStart w:id="11" w:name="_Toc215759881"/>
      <w:bookmarkStart w:id="12" w:name="_Toc218075299"/>
      <w:r w:rsidRPr="004D59C5">
        <w:t xml:space="preserve">Purpose </w:t>
      </w:r>
      <w:r w:rsidR="00220557" w:rsidRPr="004D59C5">
        <w:t>o</w:t>
      </w:r>
      <w:r w:rsidRPr="004D59C5">
        <w:t>f Document</w:t>
      </w:r>
      <w:bookmarkStart w:id="13" w:name="_Toc220324777"/>
      <w:bookmarkStart w:id="14" w:name="_Toc263743657"/>
      <w:bookmarkStart w:id="15" w:name="_Toc311770860"/>
      <w:bookmarkEnd w:id="9"/>
      <w:bookmarkEnd w:id="10"/>
      <w:bookmarkEnd w:id="11"/>
      <w:bookmarkEnd w:id="12"/>
    </w:p>
    <w:p w14:paraId="17161F8F" w14:textId="523CB350" w:rsidR="00AC31FD" w:rsidRPr="004D59C5" w:rsidRDefault="00AC31FD" w:rsidP="00AC31FD">
      <w:pPr>
        <w:pStyle w:val="Normalwithspace"/>
        <w:rPr>
          <w:rFonts w:asciiTheme="minorHAnsi" w:hAnsiTheme="minorHAnsi" w:cstheme="minorHAnsi"/>
          <w:lang w:val="en-AU"/>
        </w:rPr>
      </w:pPr>
      <w:r w:rsidRPr="004D59C5">
        <w:rPr>
          <w:rFonts w:asciiTheme="minorHAnsi" w:hAnsiTheme="minorHAnsi" w:cstheme="minorHAnsi"/>
          <w:lang w:val="en-AU"/>
        </w:rPr>
        <w:t xml:space="preserve">OMEGA interfaces with several systems for data exchange. This document focuses on </w:t>
      </w:r>
      <w:r w:rsidR="004D64AF" w:rsidRPr="004D59C5">
        <w:rPr>
          <w:rFonts w:asciiTheme="minorHAnsi" w:hAnsiTheme="minorHAnsi" w:cstheme="minorHAnsi"/>
          <w:lang w:val="en-AU"/>
        </w:rPr>
        <w:t>OMEGA’s</w:t>
      </w:r>
      <w:r w:rsidRPr="004D59C5">
        <w:rPr>
          <w:rFonts w:asciiTheme="minorHAnsi" w:hAnsiTheme="minorHAnsi" w:cstheme="minorHAnsi"/>
          <w:lang w:val="en-AU"/>
        </w:rPr>
        <w:t xml:space="preserve"> data exchange </w:t>
      </w:r>
      <w:r w:rsidR="004D64AF" w:rsidRPr="004D59C5">
        <w:rPr>
          <w:rFonts w:asciiTheme="minorHAnsi" w:hAnsiTheme="minorHAnsi" w:cstheme="minorHAnsi"/>
          <w:lang w:val="en-AU"/>
        </w:rPr>
        <w:t>with MEPS+, FMBS and AGD.</w:t>
      </w:r>
    </w:p>
    <w:p w14:paraId="653B61BF" w14:textId="30A51BB9" w:rsidR="00C846FB" w:rsidRPr="004D59C5" w:rsidRDefault="00AC31FD" w:rsidP="00AC31FD">
      <w:pPr>
        <w:pStyle w:val="Normalwithspace"/>
        <w:rPr>
          <w:rFonts w:asciiTheme="minorHAnsi" w:hAnsiTheme="minorHAnsi" w:cstheme="minorHAnsi"/>
          <w:lang w:val="en-AU"/>
        </w:rPr>
      </w:pPr>
      <w:r w:rsidRPr="004D59C5">
        <w:rPr>
          <w:rFonts w:asciiTheme="minorHAnsi" w:hAnsiTheme="minorHAnsi" w:cstheme="minorHAnsi"/>
          <w:lang w:val="en-AU"/>
        </w:rPr>
        <w:t>The objective is to clearly define the following interface specifications</w:t>
      </w:r>
      <w:r w:rsidR="00DB5B7F" w:rsidRPr="004D59C5">
        <w:rPr>
          <w:rFonts w:asciiTheme="minorHAnsi" w:hAnsiTheme="minorHAnsi" w:cstheme="minorHAnsi"/>
          <w:lang w:val="en-AU"/>
        </w:rPr>
        <w:t xml:space="preserve"> </w:t>
      </w:r>
      <w:r w:rsidR="000043B5">
        <w:rPr>
          <w:rFonts w:asciiTheme="minorHAnsi" w:hAnsiTheme="minorHAnsi" w:cstheme="minorHAnsi"/>
          <w:lang w:val="en-AU"/>
        </w:rPr>
        <w:t>for</w:t>
      </w:r>
      <w:r w:rsidR="00DB5B7F" w:rsidRPr="004D59C5">
        <w:rPr>
          <w:rFonts w:asciiTheme="minorHAnsi" w:hAnsiTheme="minorHAnsi" w:cstheme="minorHAnsi"/>
          <w:lang w:val="en-AU"/>
        </w:rPr>
        <w:t xml:space="preserve"> MEPS+, FMBS and AGD</w:t>
      </w:r>
      <w:r w:rsidR="00994FB6" w:rsidRPr="004D59C5">
        <w:rPr>
          <w:rFonts w:asciiTheme="minorHAnsi" w:hAnsiTheme="minorHAnsi" w:cstheme="minorHAnsi"/>
          <w:lang w:val="en-AU"/>
        </w:rPr>
        <w:t>:</w:t>
      </w:r>
    </w:p>
    <w:p w14:paraId="26C77554" w14:textId="49079194" w:rsidR="00733EE7" w:rsidRPr="004D59C5" w:rsidRDefault="00733EE7" w:rsidP="000A7293">
      <w:pPr>
        <w:pStyle w:val="Normalwithspace"/>
        <w:numPr>
          <w:ilvl w:val="0"/>
          <w:numId w:val="24"/>
        </w:numPr>
        <w:rPr>
          <w:rFonts w:asciiTheme="minorHAnsi" w:hAnsiTheme="minorHAnsi" w:cstheme="minorHAnsi"/>
          <w:lang w:val="en-AU"/>
        </w:rPr>
      </w:pPr>
      <w:r w:rsidRPr="004D59C5">
        <w:rPr>
          <w:rFonts w:asciiTheme="minorHAnsi" w:hAnsiTheme="minorHAnsi" w:cstheme="minorHAnsi"/>
          <w:lang w:val="en-AU"/>
        </w:rPr>
        <w:t>Overview of the interface</w:t>
      </w:r>
      <w:r w:rsidR="009148A2" w:rsidRPr="004D59C5">
        <w:rPr>
          <w:rFonts w:asciiTheme="minorHAnsi" w:hAnsiTheme="minorHAnsi" w:cstheme="minorHAnsi"/>
          <w:lang w:val="en-AU"/>
        </w:rPr>
        <w:t xml:space="preserve"> and its operational roles</w:t>
      </w:r>
      <w:ins w:id="16" w:author="Han Xie CHAI (MAS)" w:date="2026-01-14T16:07:00Z" w16du:dateUtc="2026-01-14T08:07:00Z">
        <w:r w:rsidR="00B32F6D">
          <w:rPr>
            <w:rFonts w:asciiTheme="minorHAnsi" w:hAnsiTheme="minorHAnsi" w:cstheme="minorHAnsi"/>
            <w:lang w:val="en-AU"/>
          </w:rPr>
          <w:t>;</w:t>
        </w:r>
      </w:ins>
    </w:p>
    <w:p w14:paraId="624E1F83" w14:textId="37556478" w:rsidR="00733EE7" w:rsidRPr="004D59C5" w:rsidRDefault="009148A2" w:rsidP="000A7293">
      <w:pPr>
        <w:pStyle w:val="Normalwithspace"/>
        <w:numPr>
          <w:ilvl w:val="0"/>
          <w:numId w:val="24"/>
        </w:numPr>
        <w:rPr>
          <w:rFonts w:asciiTheme="minorHAnsi" w:hAnsiTheme="minorHAnsi" w:cstheme="minorHAnsi"/>
          <w:lang w:val="en-AU"/>
        </w:rPr>
      </w:pPr>
      <w:r w:rsidRPr="004D59C5">
        <w:rPr>
          <w:rFonts w:asciiTheme="minorHAnsi" w:hAnsiTheme="minorHAnsi" w:cstheme="minorHAnsi"/>
          <w:lang w:val="en-AU"/>
        </w:rPr>
        <w:t>Operational and functional requirements of the interface</w:t>
      </w:r>
      <w:ins w:id="17" w:author="Han Xie CHAI (MAS)" w:date="2026-01-14T16:07:00Z" w16du:dateUtc="2026-01-14T08:07:00Z">
        <w:r w:rsidR="00B32F6D">
          <w:rPr>
            <w:rFonts w:asciiTheme="minorHAnsi" w:hAnsiTheme="minorHAnsi" w:cstheme="minorHAnsi"/>
            <w:lang w:val="en-AU"/>
          </w:rPr>
          <w:t>;</w:t>
        </w:r>
      </w:ins>
    </w:p>
    <w:p w14:paraId="324E5F92" w14:textId="1F31D10E" w:rsidR="00733EE7" w:rsidRPr="004D59C5" w:rsidRDefault="009148A2" w:rsidP="000A7293">
      <w:pPr>
        <w:pStyle w:val="Normalwithspace"/>
        <w:numPr>
          <w:ilvl w:val="0"/>
          <w:numId w:val="24"/>
        </w:numPr>
        <w:rPr>
          <w:rFonts w:asciiTheme="minorHAnsi" w:hAnsiTheme="minorHAnsi" w:cstheme="minorHAnsi"/>
          <w:lang w:val="en-AU"/>
        </w:rPr>
      </w:pPr>
      <w:r w:rsidRPr="004D59C5">
        <w:rPr>
          <w:rFonts w:asciiTheme="minorHAnsi" w:hAnsiTheme="minorHAnsi" w:cstheme="minorHAnsi"/>
          <w:lang w:val="en-AU"/>
        </w:rPr>
        <w:t xml:space="preserve">Time and </w:t>
      </w:r>
      <w:del w:id="18" w:author="Han Xie CHAI (MAS)" w:date="2026-01-14T16:07:00Z" w16du:dateUtc="2026-01-14T08:07:00Z">
        <w:r w:rsidRPr="004D59C5" w:rsidDel="00B32F6D">
          <w:rPr>
            <w:rFonts w:asciiTheme="minorHAnsi" w:hAnsiTheme="minorHAnsi" w:cstheme="minorHAnsi"/>
            <w:lang w:val="en-AU"/>
          </w:rPr>
          <w:delText>F</w:delText>
        </w:r>
      </w:del>
      <w:ins w:id="19" w:author="Han Xie CHAI (MAS)" w:date="2026-01-14T16:07:00Z" w16du:dateUtc="2026-01-14T08:07:00Z">
        <w:r w:rsidR="00B32F6D">
          <w:rPr>
            <w:rFonts w:asciiTheme="minorHAnsi" w:hAnsiTheme="minorHAnsi" w:cstheme="minorHAnsi"/>
            <w:lang w:val="en-AU"/>
          </w:rPr>
          <w:t>f</w:t>
        </w:r>
      </w:ins>
      <w:r w:rsidRPr="004D59C5">
        <w:rPr>
          <w:rFonts w:asciiTheme="minorHAnsi" w:hAnsiTheme="minorHAnsi" w:cstheme="minorHAnsi"/>
          <w:lang w:val="en-AU"/>
        </w:rPr>
        <w:t>requency</w:t>
      </w:r>
      <w:r w:rsidR="00733EE7" w:rsidRPr="004D59C5">
        <w:rPr>
          <w:rFonts w:asciiTheme="minorHAnsi" w:hAnsiTheme="minorHAnsi" w:cstheme="minorHAnsi"/>
          <w:lang w:val="en-AU"/>
        </w:rPr>
        <w:t xml:space="preserve"> of data transfer</w:t>
      </w:r>
      <w:ins w:id="20" w:author="Han Xie CHAI (MAS)" w:date="2026-01-14T16:07:00Z" w16du:dateUtc="2026-01-14T08:07:00Z">
        <w:r w:rsidR="00B32F6D">
          <w:rPr>
            <w:rFonts w:asciiTheme="minorHAnsi" w:hAnsiTheme="minorHAnsi" w:cstheme="minorHAnsi"/>
            <w:lang w:val="en-AU"/>
          </w:rPr>
          <w:t>; and</w:t>
        </w:r>
      </w:ins>
    </w:p>
    <w:p w14:paraId="5F00BD31" w14:textId="11AC9E40" w:rsidR="00733EE7" w:rsidRPr="004D59C5" w:rsidRDefault="009148A2" w:rsidP="000A7293">
      <w:pPr>
        <w:pStyle w:val="Normalwithspace"/>
        <w:numPr>
          <w:ilvl w:val="0"/>
          <w:numId w:val="24"/>
        </w:numPr>
        <w:rPr>
          <w:rFonts w:asciiTheme="minorHAnsi" w:hAnsiTheme="minorHAnsi" w:cstheme="minorHAnsi"/>
          <w:lang w:val="en-AU"/>
        </w:rPr>
      </w:pPr>
      <w:r w:rsidRPr="004D59C5">
        <w:rPr>
          <w:rFonts w:asciiTheme="minorHAnsi" w:hAnsiTheme="minorHAnsi" w:cstheme="minorHAnsi"/>
          <w:lang w:val="en-AU"/>
        </w:rPr>
        <w:t>Detailed data items, their format and all associated validation rules</w:t>
      </w:r>
    </w:p>
    <w:p w14:paraId="52B2893C" w14:textId="7BD0D9F3" w:rsidR="00FA4500" w:rsidRPr="004D59C5" w:rsidRDefault="00204DB0" w:rsidP="005412D7">
      <w:pPr>
        <w:pStyle w:val="Heading2"/>
      </w:pPr>
      <w:bookmarkStart w:id="21" w:name="_Toc215758831"/>
      <w:bookmarkStart w:id="22" w:name="_Toc215759882"/>
      <w:bookmarkStart w:id="23" w:name="_Toc218075300"/>
      <w:r w:rsidRPr="004D59C5">
        <w:t>Scope</w:t>
      </w:r>
      <w:bookmarkEnd w:id="21"/>
      <w:bookmarkEnd w:id="22"/>
      <w:bookmarkEnd w:id="23"/>
    </w:p>
    <w:p w14:paraId="36E18061" w14:textId="0AE2FD1E" w:rsidR="0099309B" w:rsidRPr="004D59C5" w:rsidRDefault="0099309B" w:rsidP="00C846FB">
      <w:pPr>
        <w:pStyle w:val="Normalwithspace"/>
        <w:rPr>
          <w:rFonts w:asciiTheme="minorHAnsi" w:hAnsiTheme="minorHAnsi" w:cstheme="minorHAnsi"/>
          <w:lang w:val="en-AU"/>
        </w:rPr>
      </w:pPr>
      <w:r w:rsidRPr="004D59C5">
        <w:rPr>
          <w:rFonts w:asciiTheme="minorHAnsi" w:hAnsiTheme="minorHAnsi" w:cstheme="minorHAnsi"/>
          <w:lang w:val="en-AU"/>
        </w:rPr>
        <w:t xml:space="preserve">This document covers </w:t>
      </w:r>
      <w:r w:rsidR="00A07245" w:rsidRPr="004D59C5">
        <w:rPr>
          <w:rFonts w:asciiTheme="minorHAnsi" w:hAnsiTheme="minorHAnsi" w:cstheme="minorHAnsi"/>
          <w:lang w:val="en-AU"/>
        </w:rPr>
        <w:t>the</w:t>
      </w:r>
      <w:r w:rsidR="002668DF" w:rsidRPr="004D59C5">
        <w:rPr>
          <w:rFonts w:asciiTheme="minorHAnsi" w:hAnsiTheme="minorHAnsi" w:cstheme="minorHAnsi"/>
          <w:lang w:val="en-AU"/>
        </w:rPr>
        <w:t xml:space="preserve"> </w:t>
      </w:r>
      <w:r w:rsidR="00412727" w:rsidRPr="004D59C5">
        <w:rPr>
          <w:rFonts w:asciiTheme="minorHAnsi" w:hAnsiTheme="minorHAnsi" w:cstheme="minorHAnsi"/>
          <w:lang w:val="en-AU"/>
        </w:rPr>
        <w:t>interface</w:t>
      </w:r>
      <w:r w:rsidRPr="004D59C5">
        <w:rPr>
          <w:rFonts w:asciiTheme="minorHAnsi" w:hAnsiTheme="minorHAnsi" w:cstheme="minorHAnsi"/>
          <w:lang w:val="en-AU"/>
        </w:rPr>
        <w:t xml:space="preserve"> files exchanged </w:t>
      </w:r>
      <w:r w:rsidR="008E3C3F" w:rsidRPr="004D59C5">
        <w:rPr>
          <w:rFonts w:asciiTheme="minorHAnsi" w:hAnsiTheme="minorHAnsi" w:cstheme="minorHAnsi"/>
          <w:lang w:val="en-AU"/>
        </w:rPr>
        <w:t xml:space="preserve">with </w:t>
      </w:r>
      <w:commentRangeStart w:id="24"/>
      <w:r w:rsidR="008E3C3F" w:rsidRPr="004D59C5">
        <w:rPr>
          <w:rFonts w:asciiTheme="minorHAnsi" w:hAnsiTheme="minorHAnsi" w:cstheme="minorHAnsi"/>
          <w:lang w:val="en-AU"/>
        </w:rPr>
        <w:t xml:space="preserve">MEPS+, FMBS </w:t>
      </w:r>
      <w:commentRangeEnd w:id="24"/>
      <w:r w:rsidR="001A7B57">
        <w:rPr>
          <w:rStyle w:val="CommentReference"/>
          <w:lang w:val="en-US"/>
        </w:rPr>
        <w:commentReference w:id="24"/>
      </w:r>
      <w:r w:rsidR="008E3C3F" w:rsidRPr="004D59C5">
        <w:rPr>
          <w:rFonts w:asciiTheme="minorHAnsi" w:hAnsiTheme="minorHAnsi" w:cstheme="minorHAnsi"/>
          <w:lang w:val="en-AU"/>
        </w:rPr>
        <w:t xml:space="preserve">and AGD. </w:t>
      </w:r>
      <w:r w:rsidR="002668DF" w:rsidRPr="004D59C5">
        <w:rPr>
          <w:rFonts w:asciiTheme="minorHAnsi" w:hAnsiTheme="minorHAnsi" w:cstheme="minorHAnsi"/>
          <w:lang w:val="en-AU"/>
        </w:rPr>
        <w:t xml:space="preserve">These files </w:t>
      </w:r>
      <w:r w:rsidR="00766EFE" w:rsidRPr="004D59C5">
        <w:rPr>
          <w:rFonts w:asciiTheme="minorHAnsi" w:hAnsiTheme="minorHAnsi" w:cstheme="minorHAnsi"/>
          <w:lang w:val="en-AU"/>
        </w:rPr>
        <w:t>support the entire issuance lifecycle</w:t>
      </w:r>
      <w:r w:rsidR="002668DF" w:rsidRPr="004D59C5">
        <w:rPr>
          <w:rFonts w:asciiTheme="minorHAnsi" w:hAnsiTheme="minorHAnsi" w:cstheme="minorHAnsi"/>
          <w:lang w:val="en-AU"/>
        </w:rPr>
        <w:t>,</w:t>
      </w:r>
      <w:r w:rsidR="006F1C2A" w:rsidRPr="004D59C5">
        <w:rPr>
          <w:rFonts w:asciiTheme="minorHAnsi" w:hAnsiTheme="minorHAnsi" w:cstheme="minorHAnsi"/>
          <w:lang w:val="en-AU"/>
        </w:rPr>
        <w:t xml:space="preserve"> by providing all necessary details of issuances, auction</w:t>
      </w:r>
      <w:r w:rsidR="00F2638D" w:rsidRPr="004D59C5">
        <w:rPr>
          <w:rFonts w:asciiTheme="minorHAnsi" w:hAnsiTheme="minorHAnsi" w:cstheme="minorHAnsi"/>
          <w:lang w:val="en-AU"/>
        </w:rPr>
        <w:t>/allotment</w:t>
      </w:r>
      <w:r w:rsidR="006F1C2A" w:rsidRPr="004D59C5">
        <w:rPr>
          <w:rFonts w:asciiTheme="minorHAnsi" w:hAnsiTheme="minorHAnsi" w:cstheme="minorHAnsi"/>
          <w:lang w:val="en-AU"/>
        </w:rPr>
        <w:t xml:space="preserve"> results</w:t>
      </w:r>
      <w:r w:rsidR="002668DF" w:rsidRPr="004D59C5">
        <w:rPr>
          <w:rFonts w:asciiTheme="minorHAnsi" w:hAnsiTheme="minorHAnsi" w:cstheme="minorHAnsi"/>
          <w:lang w:val="en-AU"/>
        </w:rPr>
        <w:t xml:space="preserve"> for </w:t>
      </w:r>
      <w:r w:rsidR="00766EFE" w:rsidRPr="004D59C5">
        <w:rPr>
          <w:rFonts w:asciiTheme="minorHAnsi" w:hAnsiTheme="minorHAnsi" w:cstheme="minorHAnsi"/>
          <w:lang w:val="en-AU"/>
        </w:rPr>
        <w:t>various security types</w:t>
      </w:r>
      <w:r w:rsidR="00A07245" w:rsidRPr="004D59C5">
        <w:rPr>
          <w:rFonts w:asciiTheme="minorHAnsi" w:hAnsiTheme="minorHAnsi" w:cstheme="minorHAnsi"/>
          <w:lang w:val="en-AU"/>
        </w:rPr>
        <w:t>, and coupon rates and redemptions for SSB</w:t>
      </w:r>
      <w:ins w:id="25" w:author="Han Xie CHAI (MAS)" w:date="2026-01-14T16:07:00Z" w16du:dateUtc="2026-01-14T08:07:00Z">
        <w:r w:rsidR="00B32F6D">
          <w:rPr>
            <w:rFonts w:asciiTheme="minorHAnsi" w:hAnsiTheme="minorHAnsi" w:cstheme="minorHAnsi"/>
            <w:lang w:val="en-AU"/>
          </w:rPr>
          <w:t>.</w:t>
        </w:r>
      </w:ins>
      <w:del w:id="26" w:author="Han Xie CHAI (MAS)" w:date="2026-01-14T16:07:00Z" w16du:dateUtc="2026-01-14T08:07:00Z">
        <w:r w:rsidR="00766EFE" w:rsidRPr="004D59C5">
          <w:rPr>
            <w:rFonts w:asciiTheme="minorHAnsi" w:hAnsiTheme="minorHAnsi" w:cstheme="minorHAnsi"/>
            <w:lang w:val="en-AU"/>
          </w:rPr>
          <w:delText>:</w:delText>
        </w:r>
      </w:del>
    </w:p>
    <w:p w14:paraId="091F7B9E" w14:textId="2465FBBC" w:rsidR="008E3C3F" w:rsidRPr="00B32F6D" w:rsidRDefault="00DA7687" w:rsidP="000A7293">
      <w:pPr>
        <w:pStyle w:val="Normalwithspace"/>
        <w:numPr>
          <w:ilvl w:val="0"/>
          <w:numId w:val="41"/>
        </w:numPr>
        <w:rPr>
          <w:rFonts w:asciiTheme="minorHAnsi" w:hAnsiTheme="minorHAnsi" w:cstheme="minorHAnsi"/>
          <w:u w:val="single"/>
          <w:lang w:val="en-AU"/>
          <w:rPrChange w:id="27" w:author="Han Xie CHAI (MAS)" w:date="2026-01-14T18:28:00Z" w16du:dateUtc="2026-01-14T10:28:00Z">
            <w:rPr>
              <w:rFonts w:asciiTheme="minorHAnsi" w:hAnsiTheme="minorHAnsi" w:cstheme="minorHAnsi"/>
              <w:lang w:val="en-AU"/>
            </w:rPr>
          </w:rPrChange>
        </w:rPr>
      </w:pPr>
      <w:r w:rsidRPr="00B32F6D">
        <w:rPr>
          <w:rFonts w:asciiTheme="minorHAnsi" w:hAnsiTheme="minorHAnsi" w:cstheme="minorHAnsi"/>
          <w:u w:val="single"/>
          <w:lang w:val="en-AU"/>
          <w:rPrChange w:id="28" w:author="Han Xie CHAI (MAS)" w:date="2026-01-14T18:28:00Z" w16du:dateUtc="2026-01-14T10:28:00Z">
            <w:rPr>
              <w:rFonts w:asciiTheme="minorHAnsi" w:hAnsiTheme="minorHAnsi" w:cstheme="minorHAnsi"/>
              <w:lang w:val="en-AU"/>
            </w:rPr>
          </w:rPrChange>
        </w:rPr>
        <w:t>MEPS+</w:t>
      </w:r>
    </w:p>
    <w:p w14:paraId="07DBFF78" w14:textId="0BD346B4" w:rsidR="0099309B" w:rsidRPr="004D59C5" w:rsidRDefault="005A1E80" w:rsidP="00425869">
      <w:pPr>
        <w:pStyle w:val="OrderedList"/>
        <w:numPr>
          <w:ilvl w:val="0"/>
          <w:numId w:val="20"/>
        </w:numPr>
        <w:rPr>
          <w:lang w:val="en-AU"/>
        </w:rPr>
      </w:pPr>
      <w:r w:rsidRPr="004D59C5">
        <w:rPr>
          <w:lang w:val="en-AU"/>
        </w:rPr>
        <w:t>New Issuance/Reopening of Securities File</w:t>
      </w:r>
    </w:p>
    <w:p w14:paraId="4909E4AE" w14:textId="45206D62" w:rsidR="004548FC" w:rsidRPr="004D59C5" w:rsidRDefault="005A1E80" w:rsidP="00425869">
      <w:pPr>
        <w:pStyle w:val="OrderedList"/>
        <w:numPr>
          <w:ilvl w:val="0"/>
          <w:numId w:val="20"/>
        </w:numPr>
        <w:rPr>
          <w:lang w:val="en-AU"/>
        </w:rPr>
      </w:pPr>
      <w:r w:rsidRPr="004D59C5">
        <w:rPr>
          <w:lang w:val="en-AU"/>
        </w:rPr>
        <w:t>Daily Securities Update File</w:t>
      </w:r>
    </w:p>
    <w:p w14:paraId="3D7F9D57" w14:textId="01140D43" w:rsidR="00694F26" w:rsidRPr="004D59C5" w:rsidRDefault="00694F26" w:rsidP="00425869">
      <w:pPr>
        <w:pStyle w:val="OrderedList"/>
        <w:numPr>
          <w:ilvl w:val="0"/>
          <w:numId w:val="20"/>
        </w:numPr>
        <w:rPr>
          <w:lang w:val="en-AU"/>
        </w:rPr>
      </w:pPr>
      <w:r w:rsidRPr="004D59C5">
        <w:rPr>
          <w:lang w:val="en-AU"/>
        </w:rPr>
        <w:t>Securities Update after Auction File</w:t>
      </w:r>
    </w:p>
    <w:p w14:paraId="1B96B297" w14:textId="6148B723" w:rsidR="004548FC" w:rsidRPr="004D59C5" w:rsidRDefault="00694F26" w:rsidP="00425869">
      <w:pPr>
        <w:pStyle w:val="OrderedList"/>
        <w:numPr>
          <w:ilvl w:val="0"/>
          <w:numId w:val="20"/>
        </w:numPr>
        <w:rPr>
          <w:lang w:val="en-AU"/>
        </w:rPr>
      </w:pPr>
      <w:r w:rsidRPr="004D59C5">
        <w:rPr>
          <w:lang w:val="en-AU"/>
        </w:rPr>
        <w:t>Auction Results File</w:t>
      </w:r>
    </w:p>
    <w:p w14:paraId="540B6C19" w14:textId="1D107389" w:rsidR="00264064" w:rsidRPr="004D59C5" w:rsidRDefault="00264064" w:rsidP="00425869">
      <w:pPr>
        <w:pStyle w:val="OrderedList"/>
        <w:numPr>
          <w:ilvl w:val="0"/>
          <w:numId w:val="20"/>
        </w:numPr>
        <w:rPr>
          <w:lang w:val="en-AU"/>
        </w:rPr>
      </w:pPr>
      <w:r w:rsidRPr="004D59C5">
        <w:t>SSB Step-up Coupon Rates File</w:t>
      </w:r>
    </w:p>
    <w:p w14:paraId="5E0314FF" w14:textId="59E3F611" w:rsidR="00264064" w:rsidRPr="004D59C5" w:rsidRDefault="00264064" w:rsidP="00425869">
      <w:pPr>
        <w:pStyle w:val="OrderedList"/>
        <w:numPr>
          <w:ilvl w:val="0"/>
          <w:numId w:val="20"/>
        </w:numPr>
        <w:rPr>
          <w:lang w:val="en-AU"/>
        </w:rPr>
      </w:pPr>
      <w:r w:rsidRPr="004D59C5">
        <w:rPr>
          <w:lang w:val="en-AU"/>
        </w:rPr>
        <w:t>SSB Allotment Results File</w:t>
      </w:r>
    </w:p>
    <w:p w14:paraId="2438558F" w14:textId="4BA33345" w:rsidR="00264064" w:rsidRPr="004D59C5" w:rsidRDefault="00264064" w:rsidP="00425869">
      <w:pPr>
        <w:pStyle w:val="OrderedList"/>
        <w:numPr>
          <w:ilvl w:val="0"/>
          <w:numId w:val="20"/>
        </w:numPr>
        <w:rPr>
          <w:lang w:val="en-AU"/>
        </w:rPr>
      </w:pPr>
      <w:r w:rsidRPr="004D59C5">
        <w:rPr>
          <w:lang w:val="en-AU"/>
        </w:rPr>
        <w:t>SSB Partial Redemption Requests File</w:t>
      </w:r>
    </w:p>
    <w:p w14:paraId="4FEAD7F0" w14:textId="078D5D55" w:rsidR="00264064" w:rsidRPr="004D59C5" w:rsidRDefault="00264064" w:rsidP="00425869">
      <w:pPr>
        <w:pStyle w:val="OrderedList"/>
        <w:numPr>
          <w:ilvl w:val="0"/>
          <w:numId w:val="20"/>
        </w:numPr>
        <w:rPr>
          <w:lang w:val="en-AU"/>
        </w:rPr>
      </w:pPr>
      <w:r w:rsidRPr="004D59C5">
        <w:rPr>
          <w:lang w:val="en-AU"/>
        </w:rPr>
        <w:t>Daily Bank List File</w:t>
      </w:r>
    </w:p>
    <w:p w14:paraId="68A7C957" w14:textId="34F3114D" w:rsidR="00264064" w:rsidRPr="004D59C5" w:rsidRDefault="00264064" w:rsidP="00425869">
      <w:pPr>
        <w:pStyle w:val="OrderedList"/>
        <w:numPr>
          <w:ilvl w:val="0"/>
          <w:numId w:val="20"/>
        </w:numPr>
        <w:rPr>
          <w:lang w:val="en-AU"/>
        </w:rPr>
      </w:pPr>
      <w:r w:rsidRPr="004D59C5">
        <w:rPr>
          <w:lang w:val="en-AU"/>
        </w:rPr>
        <w:t>Daily Closing Prices File</w:t>
      </w:r>
      <w:r w:rsidR="00AF6C38" w:rsidRPr="008C3C6C">
        <w:rPr>
          <w:i/>
          <w:iCs w:val="0"/>
          <w:lang w:val="en-AU"/>
        </w:rPr>
        <w:t xml:space="preserve"> [</w:t>
      </w:r>
      <w:r w:rsidR="00555AF0" w:rsidRPr="008C3C6C">
        <w:rPr>
          <w:i/>
          <w:iCs w:val="0"/>
          <w:lang w:val="en-AU"/>
        </w:rPr>
        <w:t xml:space="preserve">To be </w:t>
      </w:r>
      <w:r w:rsidR="008F0AE5" w:rsidRPr="008C3C6C">
        <w:rPr>
          <w:i/>
          <w:iCs w:val="0"/>
          <w:lang w:val="en-AU"/>
        </w:rPr>
        <w:t xml:space="preserve">implemented </w:t>
      </w:r>
      <w:r w:rsidR="00AF6C38" w:rsidRPr="008C3C6C">
        <w:rPr>
          <w:i/>
          <w:iCs w:val="0"/>
          <w:lang w:val="en-AU"/>
        </w:rPr>
        <w:t>in R2</w:t>
      </w:r>
      <w:del w:id="29" w:author="Han Xie CHAI (MAS)" w:date="2026-01-14T16:08:00Z" w16du:dateUtc="2026-01-14T08:08:00Z">
        <w:r w:rsidR="00555AF0" w:rsidRPr="008C3C6C">
          <w:rPr>
            <w:i/>
            <w:iCs w:val="0"/>
            <w:lang w:val="en-AU"/>
          </w:rPr>
          <w:delText>.</w:delText>
        </w:r>
      </w:del>
      <w:r w:rsidR="00AF6C38" w:rsidRPr="008C3C6C">
        <w:rPr>
          <w:i/>
          <w:iCs w:val="0"/>
          <w:lang w:val="en-AU"/>
        </w:rPr>
        <w:t>]</w:t>
      </w:r>
    </w:p>
    <w:p w14:paraId="490169A7" w14:textId="21FDCDAF" w:rsidR="00F2638D" w:rsidRPr="00B32F6D" w:rsidRDefault="002C3F15" w:rsidP="000A7293">
      <w:pPr>
        <w:pStyle w:val="OrderedList"/>
        <w:numPr>
          <w:ilvl w:val="0"/>
          <w:numId w:val="41"/>
        </w:numPr>
        <w:rPr>
          <w:u w:val="single"/>
          <w:lang w:val="en-AU"/>
          <w:rPrChange w:id="30" w:author="Han Xie CHAI (MAS)" w:date="2026-01-14T18:28:00Z" w16du:dateUtc="2026-01-14T10:28:00Z">
            <w:rPr>
              <w:lang w:val="en-AU"/>
            </w:rPr>
          </w:rPrChange>
        </w:rPr>
      </w:pPr>
      <w:r w:rsidRPr="00B32F6D">
        <w:rPr>
          <w:u w:val="single"/>
          <w:lang w:val="en-AU"/>
          <w:rPrChange w:id="31" w:author="Han Xie CHAI (MAS)" w:date="2026-01-14T18:28:00Z" w16du:dateUtc="2026-01-14T10:28:00Z">
            <w:rPr>
              <w:lang w:val="en-AU"/>
            </w:rPr>
          </w:rPrChange>
        </w:rPr>
        <w:t>FMBS</w:t>
      </w:r>
    </w:p>
    <w:p w14:paraId="714AD57B" w14:textId="77777777" w:rsidR="002C3F15" w:rsidRPr="004D59C5" w:rsidRDefault="002C3F15" w:rsidP="001065FE">
      <w:pPr>
        <w:pStyle w:val="ListParagraph"/>
        <w:numPr>
          <w:ilvl w:val="0"/>
          <w:numId w:val="42"/>
        </w:numPr>
        <w:rPr>
          <w:lang w:val="en-AU"/>
        </w:rPr>
      </w:pPr>
      <w:r w:rsidRPr="004D59C5">
        <w:rPr>
          <w:lang w:val="en-AU"/>
        </w:rPr>
        <w:t>Securities Update after Auction File</w:t>
      </w:r>
    </w:p>
    <w:p w14:paraId="39CB0B26" w14:textId="3071ED8F" w:rsidR="002C3F15" w:rsidRPr="004D59C5" w:rsidRDefault="002C3F15" w:rsidP="000A7293">
      <w:pPr>
        <w:pStyle w:val="OrderedList"/>
        <w:numPr>
          <w:ilvl w:val="0"/>
          <w:numId w:val="42"/>
        </w:numPr>
        <w:rPr>
          <w:lang w:val="en-AU"/>
        </w:rPr>
      </w:pPr>
      <w:r w:rsidRPr="004D59C5">
        <w:rPr>
          <w:lang w:val="en-AU"/>
        </w:rPr>
        <w:t>Auction Results File</w:t>
      </w:r>
    </w:p>
    <w:p w14:paraId="1DB35DDE" w14:textId="3C3E174D" w:rsidR="006555F0" w:rsidRPr="004D59C5" w:rsidRDefault="006555F0" w:rsidP="000A7293">
      <w:pPr>
        <w:pStyle w:val="OrderedList"/>
        <w:numPr>
          <w:ilvl w:val="0"/>
          <w:numId w:val="42"/>
        </w:numPr>
        <w:rPr>
          <w:lang w:val="en-AU"/>
        </w:rPr>
      </w:pPr>
      <w:r w:rsidRPr="004D59C5">
        <w:rPr>
          <w:lang w:val="en-AU"/>
        </w:rPr>
        <w:t>Daily Closing Prices File</w:t>
      </w:r>
      <w:r w:rsidR="008C3C6C">
        <w:rPr>
          <w:lang w:val="en-AU"/>
        </w:rPr>
        <w:t xml:space="preserve"> </w:t>
      </w:r>
      <w:r w:rsidR="008C3C6C" w:rsidRPr="008C3C6C">
        <w:rPr>
          <w:i/>
          <w:iCs w:val="0"/>
          <w:lang w:val="en-AU"/>
        </w:rPr>
        <w:t>[To be implemented in R2</w:t>
      </w:r>
      <w:del w:id="32" w:author="Han Xie CHAI (MAS)" w:date="2026-01-14T16:08:00Z" w16du:dateUtc="2026-01-14T08:08:00Z">
        <w:r w:rsidR="008C3C6C" w:rsidRPr="008C3C6C">
          <w:rPr>
            <w:i/>
            <w:iCs w:val="0"/>
            <w:lang w:val="en-AU"/>
          </w:rPr>
          <w:delText>.</w:delText>
        </w:r>
      </w:del>
      <w:r w:rsidR="008C3C6C" w:rsidRPr="008C3C6C">
        <w:rPr>
          <w:i/>
          <w:iCs w:val="0"/>
          <w:lang w:val="en-AU"/>
        </w:rPr>
        <w:t>]</w:t>
      </w:r>
    </w:p>
    <w:p w14:paraId="22FB28FD" w14:textId="6A9B5019" w:rsidR="006555F0" w:rsidRPr="004D59C5" w:rsidRDefault="006555F0" w:rsidP="000A7293">
      <w:pPr>
        <w:pStyle w:val="OrderedList"/>
        <w:numPr>
          <w:ilvl w:val="0"/>
          <w:numId w:val="42"/>
        </w:numPr>
        <w:rPr>
          <w:lang w:val="en-AU"/>
        </w:rPr>
      </w:pPr>
      <w:r w:rsidRPr="004D59C5">
        <w:rPr>
          <w:lang w:val="en-AU"/>
        </w:rPr>
        <w:t xml:space="preserve">ERF Results File </w:t>
      </w:r>
      <w:r w:rsidRPr="008C3C6C">
        <w:rPr>
          <w:i/>
          <w:iCs w:val="0"/>
          <w:lang w:val="en-AU"/>
        </w:rPr>
        <w:t>[To be implemented in R2</w:t>
      </w:r>
      <w:del w:id="33" w:author="Han Xie CHAI (MAS)" w:date="2026-01-14T16:08:00Z" w16du:dateUtc="2026-01-14T08:08:00Z">
        <w:r w:rsidRPr="008C3C6C">
          <w:rPr>
            <w:i/>
            <w:iCs w:val="0"/>
            <w:lang w:val="en-AU"/>
          </w:rPr>
          <w:delText>.</w:delText>
        </w:r>
      </w:del>
      <w:r w:rsidRPr="008C3C6C">
        <w:rPr>
          <w:i/>
          <w:iCs w:val="0"/>
          <w:lang w:val="en-AU"/>
        </w:rPr>
        <w:t>]</w:t>
      </w:r>
    </w:p>
    <w:p w14:paraId="444D4365" w14:textId="0600711E" w:rsidR="002C3F15" w:rsidRPr="00B32F6D" w:rsidRDefault="002C3F15" w:rsidP="000A7293">
      <w:pPr>
        <w:pStyle w:val="OrderedList"/>
        <w:numPr>
          <w:ilvl w:val="0"/>
          <w:numId w:val="41"/>
        </w:numPr>
        <w:rPr>
          <w:u w:val="single"/>
          <w:lang w:val="en-AU"/>
          <w:rPrChange w:id="34" w:author="Han Xie CHAI (MAS)" w:date="2026-01-14T18:28:00Z" w16du:dateUtc="2026-01-14T10:28:00Z">
            <w:rPr>
              <w:lang w:val="en-AU"/>
            </w:rPr>
          </w:rPrChange>
        </w:rPr>
      </w:pPr>
      <w:r w:rsidRPr="00B32F6D">
        <w:rPr>
          <w:u w:val="single"/>
          <w:lang w:val="en-AU"/>
          <w:rPrChange w:id="35" w:author="Han Xie CHAI (MAS)" w:date="2026-01-14T18:28:00Z" w16du:dateUtc="2026-01-14T10:28:00Z">
            <w:rPr>
              <w:lang w:val="en-AU"/>
            </w:rPr>
          </w:rPrChange>
        </w:rPr>
        <w:t>AGD</w:t>
      </w:r>
    </w:p>
    <w:p w14:paraId="5877A16E" w14:textId="1300ACFF" w:rsidR="002C3F15" w:rsidRPr="004D59C5" w:rsidRDefault="002C3F15" w:rsidP="000A7293">
      <w:pPr>
        <w:pStyle w:val="OrderedList"/>
        <w:numPr>
          <w:ilvl w:val="0"/>
          <w:numId w:val="43"/>
        </w:numPr>
        <w:rPr>
          <w:lang w:val="en-AU"/>
        </w:rPr>
      </w:pPr>
      <w:r w:rsidRPr="004D59C5">
        <w:rPr>
          <w:lang w:val="en-AU"/>
        </w:rPr>
        <w:t>Static Data File</w:t>
      </w:r>
    </w:p>
    <w:p w14:paraId="15D6740F" w14:textId="12E1DABA" w:rsidR="002C3F15" w:rsidRPr="004D59C5" w:rsidRDefault="002C3F15" w:rsidP="000A7293">
      <w:pPr>
        <w:pStyle w:val="OrderedList"/>
        <w:numPr>
          <w:ilvl w:val="0"/>
          <w:numId w:val="43"/>
        </w:numPr>
        <w:rPr>
          <w:lang w:val="en-AU"/>
        </w:rPr>
      </w:pPr>
      <w:r w:rsidRPr="004D59C5">
        <w:rPr>
          <w:lang w:val="en-AU"/>
        </w:rPr>
        <w:t>Transaction Data File</w:t>
      </w:r>
    </w:p>
    <w:p w14:paraId="1CB0A029" w14:textId="154A1841" w:rsidR="002C3F15" w:rsidRPr="004D59C5" w:rsidRDefault="002C3F15" w:rsidP="000A7293">
      <w:pPr>
        <w:pStyle w:val="OrderedList"/>
        <w:numPr>
          <w:ilvl w:val="0"/>
          <w:numId w:val="43"/>
        </w:numPr>
        <w:rPr>
          <w:lang w:val="en-AU"/>
        </w:rPr>
      </w:pPr>
      <w:r w:rsidRPr="004D59C5">
        <w:rPr>
          <w:lang w:val="en-AU"/>
        </w:rPr>
        <w:t>ERF Data File</w:t>
      </w:r>
      <w:r w:rsidR="008F0AE5" w:rsidRPr="004D59C5">
        <w:rPr>
          <w:lang w:val="en-AU"/>
        </w:rPr>
        <w:t xml:space="preserve"> </w:t>
      </w:r>
      <w:r w:rsidR="008F0AE5" w:rsidRPr="008C3C6C">
        <w:rPr>
          <w:i/>
          <w:iCs w:val="0"/>
          <w:lang w:val="en-AU"/>
        </w:rPr>
        <w:t>[To be implemented in R2</w:t>
      </w:r>
      <w:del w:id="36" w:author="Han Xie CHAI (MAS)" w:date="2026-01-14T16:08:00Z" w16du:dateUtc="2026-01-14T08:08:00Z">
        <w:r w:rsidR="008F0AE5" w:rsidRPr="008C3C6C">
          <w:rPr>
            <w:i/>
            <w:iCs w:val="0"/>
            <w:lang w:val="en-AU"/>
          </w:rPr>
          <w:delText>.</w:delText>
        </w:r>
      </w:del>
      <w:r w:rsidR="008F0AE5" w:rsidRPr="008C3C6C">
        <w:rPr>
          <w:i/>
          <w:iCs w:val="0"/>
          <w:lang w:val="en-AU"/>
        </w:rPr>
        <w:t>]</w:t>
      </w:r>
    </w:p>
    <w:p w14:paraId="51F6336C" w14:textId="51200BBC" w:rsidR="00C846FB" w:rsidRPr="004D59C5" w:rsidRDefault="00766EFE" w:rsidP="00C846FB">
      <w:pPr>
        <w:pStyle w:val="Normalwithspace"/>
        <w:rPr>
          <w:rFonts w:asciiTheme="minorHAnsi" w:hAnsiTheme="minorHAnsi" w:cstheme="minorHAnsi"/>
          <w:lang w:val="en-AU"/>
        </w:rPr>
      </w:pPr>
      <w:r w:rsidRPr="004D59C5">
        <w:rPr>
          <w:rFonts w:asciiTheme="minorHAnsi" w:hAnsiTheme="minorHAnsi" w:cstheme="minorHAnsi"/>
          <w:lang w:val="en-AU"/>
        </w:rPr>
        <w:t>All</w:t>
      </w:r>
      <w:r w:rsidR="0099309B" w:rsidRPr="004D59C5">
        <w:rPr>
          <w:rFonts w:asciiTheme="minorHAnsi" w:hAnsiTheme="minorHAnsi" w:cstheme="minorHAnsi"/>
          <w:lang w:val="en-AU"/>
        </w:rPr>
        <w:t xml:space="preserve"> description</w:t>
      </w:r>
      <w:r w:rsidRPr="004D59C5">
        <w:rPr>
          <w:rFonts w:asciiTheme="minorHAnsi" w:hAnsiTheme="minorHAnsi" w:cstheme="minorHAnsi"/>
          <w:lang w:val="en-AU"/>
        </w:rPr>
        <w:t>s</w:t>
      </w:r>
      <w:r w:rsidR="0099309B" w:rsidRPr="004D59C5">
        <w:rPr>
          <w:rFonts w:asciiTheme="minorHAnsi" w:hAnsiTheme="minorHAnsi" w:cstheme="minorHAnsi"/>
          <w:lang w:val="en-AU"/>
        </w:rPr>
        <w:t xml:space="preserve"> </w:t>
      </w:r>
      <w:r w:rsidRPr="004D59C5">
        <w:rPr>
          <w:rFonts w:asciiTheme="minorHAnsi" w:hAnsiTheme="minorHAnsi" w:cstheme="minorHAnsi"/>
          <w:lang w:val="en-AU"/>
        </w:rPr>
        <w:t xml:space="preserve">and </w:t>
      </w:r>
      <w:r w:rsidR="00C23579" w:rsidRPr="004D59C5">
        <w:rPr>
          <w:rFonts w:asciiTheme="minorHAnsi" w:hAnsiTheme="minorHAnsi" w:cstheme="minorHAnsi"/>
          <w:lang w:val="en-AU"/>
        </w:rPr>
        <w:t xml:space="preserve">file flows </w:t>
      </w:r>
      <w:r w:rsidR="00063DA6" w:rsidRPr="004D59C5">
        <w:rPr>
          <w:rFonts w:asciiTheme="minorHAnsi" w:hAnsiTheme="minorHAnsi" w:cstheme="minorHAnsi"/>
          <w:lang w:val="en-AU"/>
        </w:rPr>
        <w:t>within</w:t>
      </w:r>
      <w:r w:rsidR="0099309B" w:rsidRPr="004D59C5">
        <w:rPr>
          <w:rFonts w:asciiTheme="minorHAnsi" w:hAnsiTheme="minorHAnsi" w:cstheme="minorHAnsi"/>
          <w:lang w:val="en-AU"/>
        </w:rPr>
        <w:t xml:space="preserve"> this document </w:t>
      </w:r>
      <w:r w:rsidRPr="004D59C5">
        <w:rPr>
          <w:rFonts w:asciiTheme="minorHAnsi" w:hAnsiTheme="minorHAnsi" w:cstheme="minorHAnsi"/>
          <w:lang w:val="en-AU"/>
        </w:rPr>
        <w:t>are</w:t>
      </w:r>
      <w:r w:rsidR="0099309B" w:rsidRPr="004D59C5">
        <w:rPr>
          <w:rFonts w:asciiTheme="minorHAnsi" w:hAnsiTheme="minorHAnsi" w:cstheme="minorHAnsi"/>
          <w:lang w:val="en-AU"/>
        </w:rPr>
        <w:t xml:space="preserve"> </w:t>
      </w:r>
      <w:r w:rsidRPr="004D59C5">
        <w:rPr>
          <w:rFonts w:asciiTheme="minorHAnsi" w:hAnsiTheme="minorHAnsi" w:cstheme="minorHAnsi"/>
          <w:lang w:val="en-AU"/>
        </w:rPr>
        <w:t>stated</w:t>
      </w:r>
      <w:r w:rsidR="0099309B" w:rsidRPr="004D59C5">
        <w:rPr>
          <w:rFonts w:asciiTheme="minorHAnsi" w:hAnsiTheme="minorHAnsi" w:cstheme="minorHAnsi"/>
          <w:lang w:val="en-AU"/>
        </w:rPr>
        <w:t xml:space="preserve"> </w:t>
      </w:r>
      <w:del w:id="37" w:author="Sophia TAN (MAS)" w:date="2026-01-16T21:04:00Z" w16du:dateUtc="2026-01-16T13:04:00Z">
        <w:r w:rsidR="00634CF3" w:rsidRPr="004D59C5" w:rsidDel="00967EEB">
          <w:rPr>
            <w:rFonts w:asciiTheme="minorHAnsi" w:hAnsiTheme="minorHAnsi" w:cstheme="minorHAnsi"/>
            <w:lang w:val="en-AU"/>
          </w:rPr>
          <w:delText xml:space="preserve">from </w:delText>
        </w:r>
      </w:del>
      <w:ins w:id="38" w:author="Sophia TAN (MAS)" w:date="2026-01-16T21:04:00Z" w16du:dateUtc="2026-01-16T13:04:00Z">
        <w:r w:rsidR="00967EEB">
          <w:rPr>
            <w:rFonts w:asciiTheme="minorHAnsi" w:hAnsiTheme="minorHAnsi" w:cstheme="minorHAnsi"/>
            <w:lang w:val="en-AU"/>
          </w:rPr>
          <w:t>in</w:t>
        </w:r>
        <w:r w:rsidR="00967EEB" w:rsidRPr="004D59C5">
          <w:rPr>
            <w:rFonts w:asciiTheme="minorHAnsi" w:hAnsiTheme="minorHAnsi" w:cstheme="minorHAnsi"/>
            <w:lang w:val="en-AU"/>
          </w:rPr>
          <w:t xml:space="preserve"> </w:t>
        </w:r>
      </w:ins>
      <w:r w:rsidR="00634CF3" w:rsidRPr="004D59C5">
        <w:rPr>
          <w:rFonts w:asciiTheme="minorHAnsi" w:hAnsiTheme="minorHAnsi" w:cstheme="minorHAnsi"/>
          <w:lang w:val="en-AU"/>
        </w:rPr>
        <w:t>OMEGA’s perspective</w:t>
      </w:r>
      <w:r w:rsidR="0099309B" w:rsidRPr="004D59C5">
        <w:rPr>
          <w:rFonts w:asciiTheme="minorHAnsi" w:hAnsiTheme="minorHAnsi" w:cstheme="minorHAnsi"/>
          <w:lang w:val="en-AU"/>
        </w:rPr>
        <w:t xml:space="preserve">. For example, </w:t>
      </w:r>
      <w:r w:rsidR="001500B7" w:rsidRPr="004D59C5">
        <w:rPr>
          <w:rFonts w:asciiTheme="minorHAnsi" w:hAnsiTheme="minorHAnsi" w:cstheme="minorHAnsi"/>
          <w:lang w:val="en-AU"/>
        </w:rPr>
        <w:t xml:space="preserve">‘incoming’ files are files received by OMEGA; </w:t>
      </w:r>
      <w:r w:rsidR="0099309B" w:rsidRPr="004D59C5">
        <w:rPr>
          <w:rFonts w:asciiTheme="minorHAnsi" w:hAnsiTheme="minorHAnsi" w:cstheme="minorHAnsi"/>
          <w:lang w:val="en-AU"/>
        </w:rPr>
        <w:t>‘outgoing’ files are files sent by OMEGA</w:t>
      </w:r>
      <w:r w:rsidR="001500B7" w:rsidRPr="004D59C5">
        <w:rPr>
          <w:rFonts w:asciiTheme="minorHAnsi" w:hAnsiTheme="minorHAnsi" w:cstheme="minorHAnsi"/>
          <w:lang w:val="en-AU"/>
        </w:rPr>
        <w:t>.</w:t>
      </w:r>
    </w:p>
    <w:p w14:paraId="3B5B7B3E" w14:textId="531B97F6" w:rsidR="00F25E8B" w:rsidRPr="004D59C5" w:rsidRDefault="00A707D7" w:rsidP="005412D7">
      <w:pPr>
        <w:pStyle w:val="Heading2"/>
      </w:pPr>
      <w:bookmarkStart w:id="39" w:name="_Toc214743770"/>
      <w:bookmarkStart w:id="40" w:name="_Toc214743772"/>
      <w:bookmarkStart w:id="41" w:name="_Toc215758832"/>
      <w:bookmarkStart w:id="42" w:name="_Toc215759883"/>
      <w:bookmarkStart w:id="43" w:name="_Toc218075301"/>
      <w:bookmarkEnd w:id="13"/>
      <w:bookmarkEnd w:id="14"/>
      <w:bookmarkEnd w:id="15"/>
      <w:bookmarkEnd w:id="39"/>
      <w:bookmarkEnd w:id="40"/>
      <w:r w:rsidRPr="004D59C5">
        <w:lastRenderedPageBreak/>
        <w:t>Definitions, Acronyms, Abbreviation</w:t>
      </w:r>
      <w:bookmarkEnd w:id="41"/>
      <w:bookmarkEnd w:id="42"/>
      <w:bookmarkEnd w:id="4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5"/>
        <w:gridCol w:w="6390"/>
      </w:tblGrid>
      <w:tr w:rsidR="00997156" w:rsidRPr="004D59C5" w14:paraId="4FC551B6" w14:textId="77777777" w:rsidTr="00145F9E">
        <w:trPr>
          <w:trHeight w:val="359"/>
        </w:trPr>
        <w:tc>
          <w:tcPr>
            <w:tcW w:w="2435" w:type="dxa"/>
            <w:shd w:val="clear" w:color="auto" w:fill="D9D9D9"/>
            <w:vAlign w:val="center"/>
          </w:tcPr>
          <w:p w14:paraId="4FC551B4" w14:textId="77777777" w:rsidR="00997156" w:rsidRPr="004D59C5" w:rsidRDefault="00997156" w:rsidP="00AF134B">
            <w:pPr>
              <w:pStyle w:val="TableHeading"/>
              <w:rPr>
                <w:rFonts w:asciiTheme="minorHAnsi" w:hAnsiTheme="minorHAnsi" w:cstheme="minorHAnsi"/>
              </w:rPr>
            </w:pPr>
            <w:r w:rsidRPr="004D59C5">
              <w:rPr>
                <w:rFonts w:asciiTheme="minorHAnsi" w:hAnsiTheme="minorHAnsi" w:cstheme="minorHAnsi"/>
              </w:rPr>
              <w:t>Acronym</w:t>
            </w:r>
          </w:p>
        </w:tc>
        <w:tc>
          <w:tcPr>
            <w:tcW w:w="6390" w:type="dxa"/>
            <w:shd w:val="clear" w:color="auto" w:fill="D9D9D9"/>
            <w:vAlign w:val="center"/>
          </w:tcPr>
          <w:p w14:paraId="4FC551B5" w14:textId="77777777" w:rsidR="00997156" w:rsidRPr="004D59C5" w:rsidRDefault="00997156" w:rsidP="00AF134B">
            <w:pPr>
              <w:pStyle w:val="TableHeading"/>
              <w:rPr>
                <w:rFonts w:asciiTheme="minorHAnsi" w:hAnsiTheme="minorHAnsi" w:cstheme="minorHAnsi"/>
              </w:rPr>
            </w:pPr>
            <w:r w:rsidRPr="004D59C5">
              <w:rPr>
                <w:rFonts w:asciiTheme="minorHAnsi" w:hAnsiTheme="minorHAnsi" w:cstheme="minorHAnsi"/>
              </w:rPr>
              <w:t>Description</w:t>
            </w:r>
          </w:p>
        </w:tc>
      </w:tr>
      <w:tr w:rsidR="007C3217" w:rsidRPr="004D59C5" w14:paraId="388767F8" w14:textId="77777777" w:rsidTr="00145F9E">
        <w:tblPrEx>
          <w:tblLook w:val="01E0" w:firstRow="1" w:lastRow="1" w:firstColumn="1" w:lastColumn="1" w:noHBand="0" w:noVBand="0"/>
        </w:tblPrEx>
        <w:tc>
          <w:tcPr>
            <w:tcW w:w="2435" w:type="dxa"/>
          </w:tcPr>
          <w:p w14:paraId="7D1027B9" w14:textId="5A534375" w:rsidR="007C3217" w:rsidRPr="004D59C5" w:rsidRDefault="007C3217" w:rsidP="00D62FCD">
            <w:pPr>
              <w:rPr>
                <w:rFonts w:asciiTheme="minorHAnsi" w:hAnsiTheme="minorHAnsi" w:cstheme="minorHAnsi"/>
                <w:iCs/>
              </w:rPr>
            </w:pPr>
            <w:r w:rsidRPr="004D59C5">
              <w:rPr>
                <w:rFonts w:asciiTheme="minorHAnsi" w:hAnsiTheme="minorHAnsi" w:cstheme="minorHAnsi"/>
                <w:iCs/>
              </w:rPr>
              <w:t>AGD</w:t>
            </w:r>
          </w:p>
        </w:tc>
        <w:tc>
          <w:tcPr>
            <w:tcW w:w="6390" w:type="dxa"/>
          </w:tcPr>
          <w:p w14:paraId="6FD0CE4E" w14:textId="6590F391" w:rsidR="007C3217" w:rsidRPr="004D59C5" w:rsidRDefault="00023D4D" w:rsidP="00D62FCD">
            <w:pPr>
              <w:rPr>
                <w:rFonts w:asciiTheme="minorHAnsi" w:hAnsiTheme="minorHAnsi" w:cstheme="minorHAnsi"/>
                <w:iCs/>
              </w:rPr>
            </w:pPr>
            <w:r w:rsidRPr="004D59C5">
              <w:rPr>
                <w:rFonts w:asciiTheme="minorHAnsi" w:hAnsiTheme="minorHAnsi" w:cstheme="minorHAnsi"/>
                <w:iCs/>
              </w:rPr>
              <w:t>Accountant</w:t>
            </w:r>
            <w:r w:rsidR="004A5A12" w:rsidRPr="004D59C5">
              <w:rPr>
                <w:rFonts w:asciiTheme="minorHAnsi" w:hAnsiTheme="minorHAnsi" w:cstheme="minorHAnsi"/>
                <w:iCs/>
              </w:rPr>
              <w:t>-</w:t>
            </w:r>
            <w:r w:rsidRPr="004D59C5">
              <w:rPr>
                <w:rFonts w:asciiTheme="minorHAnsi" w:hAnsiTheme="minorHAnsi" w:cstheme="minorHAnsi"/>
                <w:iCs/>
              </w:rPr>
              <w:t>General</w:t>
            </w:r>
            <w:r w:rsidR="004A5A12" w:rsidRPr="004D59C5">
              <w:rPr>
                <w:rFonts w:asciiTheme="minorHAnsi" w:hAnsiTheme="minorHAnsi" w:cstheme="minorHAnsi"/>
                <w:iCs/>
              </w:rPr>
              <w:t>’s</w:t>
            </w:r>
            <w:r w:rsidRPr="004D59C5">
              <w:rPr>
                <w:rFonts w:asciiTheme="minorHAnsi" w:hAnsiTheme="minorHAnsi" w:cstheme="minorHAnsi"/>
                <w:iCs/>
              </w:rPr>
              <w:t xml:space="preserve"> Department</w:t>
            </w:r>
          </w:p>
        </w:tc>
      </w:tr>
      <w:tr w:rsidR="002569D3" w:rsidRPr="004D59C5" w14:paraId="61F87B18" w14:textId="77777777" w:rsidTr="00145F9E">
        <w:tblPrEx>
          <w:tblLook w:val="01E0" w:firstRow="1" w:lastRow="1" w:firstColumn="1" w:lastColumn="1" w:noHBand="0" w:noVBand="0"/>
        </w:tblPrEx>
        <w:tc>
          <w:tcPr>
            <w:tcW w:w="2435" w:type="dxa"/>
          </w:tcPr>
          <w:p w14:paraId="199B4E74" w14:textId="02B705C0" w:rsidR="002569D3" w:rsidRPr="004D59C5" w:rsidRDefault="002569D3" w:rsidP="00D62FCD">
            <w:pPr>
              <w:rPr>
                <w:rFonts w:asciiTheme="minorHAnsi" w:hAnsiTheme="minorHAnsi" w:cstheme="minorHAnsi"/>
                <w:iCs/>
              </w:rPr>
            </w:pPr>
            <w:r w:rsidRPr="004D59C5">
              <w:rPr>
                <w:rFonts w:asciiTheme="minorHAnsi" w:hAnsiTheme="minorHAnsi" w:cstheme="minorHAnsi"/>
                <w:iCs/>
              </w:rPr>
              <w:t>ASP</w:t>
            </w:r>
          </w:p>
        </w:tc>
        <w:tc>
          <w:tcPr>
            <w:tcW w:w="6390" w:type="dxa"/>
          </w:tcPr>
          <w:p w14:paraId="761D6D56" w14:textId="59DA8D82" w:rsidR="002569D3" w:rsidRPr="004D59C5" w:rsidRDefault="002569D3" w:rsidP="00D62FCD">
            <w:pPr>
              <w:rPr>
                <w:rFonts w:asciiTheme="minorHAnsi" w:hAnsiTheme="minorHAnsi" w:cstheme="minorHAnsi"/>
                <w:iCs/>
              </w:rPr>
            </w:pPr>
            <w:r w:rsidRPr="004D59C5">
              <w:rPr>
                <w:rFonts w:asciiTheme="minorHAnsi" w:hAnsiTheme="minorHAnsi" w:cstheme="minorHAnsi"/>
                <w:iCs/>
              </w:rPr>
              <w:t>Alternate Submission Process</w:t>
            </w:r>
          </w:p>
        </w:tc>
      </w:tr>
      <w:tr w:rsidR="008D0379" w:rsidRPr="004D59C5" w14:paraId="4C3FD9E3" w14:textId="77777777" w:rsidTr="00145F9E">
        <w:tblPrEx>
          <w:tblLook w:val="01E0" w:firstRow="1" w:lastRow="1" w:firstColumn="1" w:lastColumn="1" w:noHBand="0" w:noVBand="0"/>
        </w:tblPrEx>
        <w:tc>
          <w:tcPr>
            <w:tcW w:w="2435" w:type="dxa"/>
          </w:tcPr>
          <w:p w14:paraId="57584E16" w14:textId="5211B6E3" w:rsidR="008D0379" w:rsidRPr="004D59C5" w:rsidRDefault="008D0379" w:rsidP="00D62FCD">
            <w:pPr>
              <w:rPr>
                <w:rFonts w:asciiTheme="minorHAnsi" w:hAnsiTheme="minorHAnsi" w:cstheme="minorHAnsi"/>
                <w:iCs/>
              </w:rPr>
            </w:pPr>
            <w:r w:rsidRPr="004D59C5">
              <w:rPr>
                <w:rFonts w:asciiTheme="minorHAnsi" w:hAnsiTheme="minorHAnsi" w:cstheme="minorHAnsi"/>
                <w:iCs/>
              </w:rPr>
              <w:t>CDP</w:t>
            </w:r>
          </w:p>
        </w:tc>
        <w:tc>
          <w:tcPr>
            <w:tcW w:w="6390" w:type="dxa"/>
          </w:tcPr>
          <w:p w14:paraId="71B873D0" w14:textId="1CDADF38" w:rsidR="008D0379" w:rsidRPr="004D59C5" w:rsidRDefault="008D0379" w:rsidP="00D62FCD">
            <w:pPr>
              <w:rPr>
                <w:rFonts w:asciiTheme="minorHAnsi" w:hAnsiTheme="minorHAnsi" w:cstheme="minorHAnsi"/>
                <w:iCs/>
              </w:rPr>
            </w:pPr>
            <w:r w:rsidRPr="004D59C5">
              <w:rPr>
                <w:rFonts w:asciiTheme="minorHAnsi" w:hAnsiTheme="minorHAnsi" w:cstheme="minorHAnsi"/>
                <w:lang w:val="en-AU"/>
              </w:rPr>
              <w:t>Central Depository</w:t>
            </w:r>
            <w:r w:rsidR="000B1188" w:rsidRPr="004D59C5">
              <w:rPr>
                <w:rFonts w:asciiTheme="minorHAnsi" w:hAnsiTheme="minorHAnsi" w:cstheme="minorHAnsi"/>
                <w:lang w:val="en-AU"/>
              </w:rPr>
              <w:t xml:space="preserve"> </w:t>
            </w:r>
            <w:r w:rsidRPr="004D59C5">
              <w:rPr>
                <w:rFonts w:asciiTheme="minorHAnsi" w:hAnsiTheme="minorHAnsi" w:cstheme="minorHAnsi"/>
                <w:lang w:val="en-AU"/>
              </w:rPr>
              <w:t>Pte Limited</w:t>
            </w:r>
          </w:p>
        </w:tc>
      </w:tr>
      <w:tr w:rsidR="0064028F" w:rsidRPr="004D59C5" w14:paraId="4CC6E627" w14:textId="77777777" w:rsidTr="00145F9E">
        <w:tblPrEx>
          <w:tblLook w:val="01E0" w:firstRow="1" w:lastRow="1" w:firstColumn="1" w:lastColumn="1" w:noHBand="0" w:noVBand="0"/>
        </w:tblPrEx>
        <w:tc>
          <w:tcPr>
            <w:tcW w:w="2435" w:type="dxa"/>
          </w:tcPr>
          <w:p w14:paraId="3CD5D8D0" w14:textId="0AC7DE41" w:rsidR="0064028F" w:rsidRPr="004D59C5" w:rsidRDefault="0064028F" w:rsidP="00D62FCD">
            <w:pPr>
              <w:rPr>
                <w:rFonts w:asciiTheme="minorHAnsi" w:hAnsiTheme="minorHAnsi" w:cstheme="minorHAnsi"/>
                <w:iCs/>
              </w:rPr>
            </w:pPr>
            <w:r w:rsidRPr="004D59C5">
              <w:rPr>
                <w:rFonts w:asciiTheme="minorHAnsi" w:hAnsiTheme="minorHAnsi" w:cstheme="minorHAnsi"/>
                <w:iCs/>
              </w:rPr>
              <w:t>CMTB</w:t>
            </w:r>
            <w:r w:rsidR="00E13D9A" w:rsidRPr="004D59C5">
              <w:rPr>
                <w:rFonts w:asciiTheme="minorHAnsi" w:hAnsiTheme="minorHAnsi" w:cstheme="minorHAnsi"/>
                <w:iCs/>
              </w:rPr>
              <w:t>s</w:t>
            </w:r>
          </w:p>
        </w:tc>
        <w:tc>
          <w:tcPr>
            <w:tcW w:w="6390" w:type="dxa"/>
          </w:tcPr>
          <w:p w14:paraId="72EB6D24" w14:textId="541BF562" w:rsidR="0064028F" w:rsidRPr="004D59C5" w:rsidRDefault="0064028F" w:rsidP="00D62FCD">
            <w:pPr>
              <w:rPr>
                <w:rFonts w:asciiTheme="minorHAnsi" w:hAnsiTheme="minorHAnsi" w:cstheme="minorHAnsi"/>
                <w:lang w:val="en-AU"/>
              </w:rPr>
            </w:pPr>
            <w:r w:rsidRPr="004D59C5">
              <w:rPr>
                <w:rFonts w:asciiTheme="minorHAnsi" w:hAnsiTheme="minorHAnsi" w:cstheme="minorHAnsi"/>
                <w:lang w:val="en-AU"/>
              </w:rPr>
              <w:t>Cash Management Treasury Bills</w:t>
            </w:r>
          </w:p>
        </w:tc>
      </w:tr>
      <w:tr w:rsidR="00335A63" w:rsidRPr="004D59C5" w14:paraId="21350CB3" w14:textId="77777777" w:rsidTr="00145F9E">
        <w:tblPrEx>
          <w:tblLook w:val="01E0" w:firstRow="1" w:lastRow="1" w:firstColumn="1" w:lastColumn="1" w:noHBand="0" w:noVBand="0"/>
        </w:tblPrEx>
        <w:tc>
          <w:tcPr>
            <w:tcW w:w="2435" w:type="dxa"/>
          </w:tcPr>
          <w:p w14:paraId="4728398E" w14:textId="25FED3A8" w:rsidR="00335A63" w:rsidRPr="004D59C5" w:rsidRDefault="00335A63" w:rsidP="00D62FCD">
            <w:pPr>
              <w:rPr>
                <w:rFonts w:asciiTheme="minorHAnsi" w:hAnsiTheme="minorHAnsi" w:cstheme="minorHAnsi"/>
                <w:iCs/>
              </w:rPr>
            </w:pPr>
            <w:r w:rsidRPr="004D59C5">
              <w:rPr>
                <w:rFonts w:asciiTheme="minorHAnsi" w:hAnsiTheme="minorHAnsi" w:cstheme="minorHAnsi"/>
                <w:iCs/>
              </w:rPr>
              <w:t>CPFIS</w:t>
            </w:r>
          </w:p>
        </w:tc>
        <w:tc>
          <w:tcPr>
            <w:tcW w:w="6390" w:type="dxa"/>
          </w:tcPr>
          <w:p w14:paraId="6D34E4A9" w14:textId="19E88729" w:rsidR="00335A63" w:rsidRPr="004D59C5" w:rsidRDefault="00335A63" w:rsidP="00D62FCD">
            <w:pPr>
              <w:rPr>
                <w:rFonts w:asciiTheme="minorHAnsi" w:hAnsiTheme="minorHAnsi" w:cstheme="minorHAnsi"/>
                <w:lang w:val="en-AU"/>
              </w:rPr>
            </w:pPr>
            <w:r w:rsidRPr="004D59C5">
              <w:rPr>
                <w:rFonts w:asciiTheme="minorHAnsi" w:hAnsiTheme="minorHAnsi" w:cstheme="minorHAnsi"/>
                <w:lang w:val="en-AU"/>
              </w:rPr>
              <w:t>Central Provident Fund Investment Scheme</w:t>
            </w:r>
          </w:p>
        </w:tc>
      </w:tr>
      <w:tr w:rsidR="007C3217" w:rsidRPr="004D59C5" w14:paraId="47C6409F" w14:textId="77777777" w:rsidTr="00145F9E">
        <w:tblPrEx>
          <w:tblLook w:val="01E0" w:firstRow="1" w:lastRow="1" w:firstColumn="1" w:lastColumn="1" w:noHBand="0" w:noVBand="0"/>
        </w:tblPrEx>
        <w:tc>
          <w:tcPr>
            <w:tcW w:w="2435" w:type="dxa"/>
          </w:tcPr>
          <w:p w14:paraId="4B654F9C" w14:textId="4CF090DC" w:rsidR="007C3217" w:rsidRPr="004D59C5" w:rsidRDefault="007C3217" w:rsidP="00D62FCD">
            <w:pPr>
              <w:rPr>
                <w:rFonts w:asciiTheme="minorHAnsi" w:hAnsiTheme="minorHAnsi" w:cstheme="minorHAnsi"/>
                <w:iCs/>
              </w:rPr>
            </w:pPr>
            <w:r w:rsidRPr="004D59C5">
              <w:rPr>
                <w:rFonts w:asciiTheme="minorHAnsi" w:hAnsiTheme="minorHAnsi" w:cstheme="minorHAnsi"/>
                <w:iCs/>
              </w:rPr>
              <w:t>FMBS</w:t>
            </w:r>
          </w:p>
        </w:tc>
        <w:tc>
          <w:tcPr>
            <w:tcW w:w="6390" w:type="dxa"/>
          </w:tcPr>
          <w:p w14:paraId="08ABF442" w14:textId="5790EC51" w:rsidR="007C3217" w:rsidRPr="004D59C5" w:rsidRDefault="002210E5" w:rsidP="00D62FCD">
            <w:pPr>
              <w:rPr>
                <w:rFonts w:asciiTheme="minorHAnsi" w:hAnsiTheme="minorHAnsi" w:cstheme="minorHAnsi"/>
                <w:iCs/>
              </w:rPr>
            </w:pPr>
            <w:r w:rsidRPr="002210E5">
              <w:rPr>
                <w:rFonts w:asciiTheme="minorHAnsi" w:hAnsiTheme="minorHAnsi" w:cstheme="minorHAnsi"/>
                <w:iCs/>
              </w:rPr>
              <w:t>Front Middle and Back Office System</w:t>
            </w:r>
          </w:p>
        </w:tc>
      </w:tr>
      <w:tr w:rsidR="003A73BD" w:rsidRPr="004D59C5" w14:paraId="341E6986" w14:textId="77777777" w:rsidTr="00145F9E">
        <w:tblPrEx>
          <w:tblLook w:val="01E0" w:firstRow="1" w:lastRow="1" w:firstColumn="1" w:lastColumn="1" w:noHBand="0" w:noVBand="0"/>
        </w:tblPrEx>
        <w:tc>
          <w:tcPr>
            <w:tcW w:w="2435" w:type="dxa"/>
          </w:tcPr>
          <w:p w14:paraId="5F9F93BF" w14:textId="50D8B6EA" w:rsidR="003A73BD" w:rsidRPr="004D59C5" w:rsidRDefault="003A73BD" w:rsidP="003A73BD">
            <w:pPr>
              <w:rPr>
                <w:rFonts w:asciiTheme="minorHAnsi" w:hAnsiTheme="minorHAnsi" w:cstheme="minorHAnsi"/>
                <w:iCs/>
              </w:rPr>
            </w:pPr>
            <w:r w:rsidRPr="004D59C5">
              <w:rPr>
                <w:rFonts w:asciiTheme="minorHAnsi" w:hAnsiTheme="minorHAnsi" w:cstheme="minorHAnsi"/>
                <w:iCs/>
              </w:rPr>
              <w:t>MAS</w:t>
            </w:r>
          </w:p>
        </w:tc>
        <w:tc>
          <w:tcPr>
            <w:tcW w:w="6390" w:type="dxa"/>
          </w:tcPr>
          <w:p w14:paraId="07F3EED7" w14:textId="4D0841FF" w:rsidR="003A73BD" w:rsidRPr="004D59C5" w:rsidRDefault="003A73BD" w:rsidP="003A73BD">
            <w:pPr>
              <w:rPr>
                <w:rFonts w:asciiTheme="minorHAnsi" w:hAnsiTheme="minorHAnsi" w:cstheme="minorHAnsi"/>
                <w:iCs/>
              </w:rPr>
            </w:pPr>
            <w:r w:rsidRPr="004D59C5">
              <w:rPr>
                <w:rFonts w:asciiTheme="minorHAnsi" w:hAnsiTheme="minorHAnsi" w:cstheme="minorHAnsi"/>
                <w:iCs/>
              </w:rPr>
              <w:t>Monetary Authority of Singapore</w:t>
            </w:r>
          </w:p>
        </w:tc>
      </w:tr>
      <w:tr w:rsidR="003A73BD" w:rsidRPr="004D59C5" w14:paraId="0658AEA1" w14:textId="77777777" w:rsidTr="00145F9E">
        <w:tblPrEx>
          <w:tblLook w:val="01E0" w:firstRow="1" w:lastRow="1" w:firstColumn="1" w:lastColumn="1" w:noHBand="0" w:noVBand="0"/>
        </w:tblPrEx>
        <w:tc>
          <w:tcPr>
            <w:tcW w:w="2435" w:type="dxa"/>
          </w:tcPr>
          <w:p w14:paraId="72CA7BBF" w14:textId="63A99E8D" w:rsidR="003A73BD" w:rsidRPr="004D59C5" w:rsidRDefault="003A73BD" w:rsidP="003A73BD">
            <w:pPr>
              <w:rPr>
                <w:rFonts w:asciiTheme="minorHAnsi" w:hAnsiTheme="minorHAnsi" w:cstheme="minorHAnsi"/>
                <w:iCs/>
              </w:rPr>
            </w:pPr>
            <w:r w:rsidRPr="004D59C5">
              <w:rPr>
                <w:rFonts w:asciiTheme="minorHAnsi" w:hAnsiTheme="minorHAnsi" w:cstheme="minorHAnsi"/>
                <w:iCs/>
              </w:rPr>
              <w:t>MEFT</w:t>
            </w:r>
          </w:p>
        </w:tc>
        <w:tc>
          <w:tcPr>
            <w:tcW w:w="6390" w:type="dxa"/>
          </w:tcPr>
          <w:p w14:paraId="5CFA388F" w14:textId="41C2A7BC" w:rsidR="003A73BD" w:rsidRPr="004D59C5" w:rsidRDefault="003A73BD" w:rsidP="003A73BD">
            <w:pPr>
              <w:rPr>
                <w:rFonts w:asciiTheme="minorHAnsi" w:hAnsiTheme="minorHAnsi" w:cstheme="minorHAnsi"/>
                <w:iCs/>
              </w:rPr>
            </w:pPr>
            <w:r w:rsidRPr="004D59C5">
              <w:rPr>
                <w:rFonts w:asciiTheme="minorHAnsi" w:hAnsiTheme="minorHAnsi" w:cstheme="minorHAnsi"/>
                <w:iCs/>
              </w:rPr>
              <w:t>MAS Enterprise File Transfer</w:t>
            </w:r>
          </w:p>
        </w:tc>
      </w:tr>
      <w:tr w:rsidR="007A21F3" w:rsidRPr="004D59C5" w14:paraId="60CC3BD8" w14:textId="77777777" w:rsidTr="00145F9E">
        <w:tblPrEx>
          <w:tblLook w:val="01E0" w:firstRow="1" w:lastRow="1" w:firstColumn="1" w:lastColumn="1" w:noHBand="0" w:noVBand="0"/>
        </w:tblPrEx>
        <w:tc>
          <w:tcPr>
            <w:tcW w:w="2435" w:type="dxa"/>
          </w:tcPr>
          <w:p w14:paraId="6DFFF1AD" w14:textId="0BCE072C" w:rsidR="007A21F3" w:rsidRPr="004D59C5" w:rsidRDefault="007A21F3" w:rsidP="003A73BD">
            <w:pPr>
              <w:rPr>
                <w:rFonts w:asciiTheme="minorHAnsi" w:hAnsiTheme="minorHAnsi" w:cstheme="minorHAnsi"/>
                <w:iCs/>
              </w:rPr>
            </w:pPr>
            <w:r w:rsidRPr="004D59C5">
              <w:rPr>
                <w:rFonts w:asciiTheme="minorHAnsi" w:hAnsiTheme="minorHAnsi" w:cstheme="minorHAnsi"/>
                <w:iCs/>
              </w:rPr>
              <w:t>MEPS+</w:t>
            </w:r>
          </w:p>
        </w:tc>
        <w:tc>
          <w:tcPr>
            <w:tcW w:w="6390" w:type="dxa"/>
          </w:tcPr>
          <w:p w14:paraId="0EE776FB" w14:textId="7B0DA9D0" w:rsidR="007A21F3" w:rsidRPr="004D59C5" w:rsidRDefault="00A805F8" w:rsidP="003A73BD">
            <w:pPr>
              <w:rPr>
                <w:rFonts w:asciiTheme="minorHAnsi" w:hAnsiTheme="minorHAnsi" w:cstheme="minorHAnsi"/>
                <w:iCs/>
              </w:rPr>
            </w:pPr>
            <w:r w:rsidRPr="004D59C5">
              <w:rPr>
                <w:rFonts w:asciiTheme="minorHAnsi" w:hAnsiTheme="minorHAnsi" w:cstheme="minorHAnsi"/>
                <w:iCs/>
              </w:rPr>
              <w:t>MAS Electronic Payment System+</w:t>
            </w:r>
          </w:p>
        </w:tc>
      </w:tr>
      <w:tr w:rsidR="003A73BD" w:rsidRPr="004D59C5" w14:paraId="29D60479" w14:textId="77777777" w:rsidTr="00145F9E">
        <w:tblPrEx>
          <w:tblLook w:val="01E0" w:firstRow="1" w:lastRow="1" w:firstColumn="1" w:lastColumn="1" w:noHBand="0" w:noVBand="0"/>
        </w:tblPrEx>
        <w:tc>
          <w:tcPr>
            <w:tcW w:w="2435" w:type="dxa"/>
          </w:tcPr>
          <w:p w14:paraId="4044527A" w14:textId="642A7CF2" w:rsidR="003A73BD" w:rsidRPr="004D59C5" w:rsidRDefault="003A73BD" w:rsidP="003A73BD">
            <w:pPr>
              <w:rPr>
                <w:rFonts w:asciiTheme="minorHAnsi" w:hAnsiTheme="minorHAnsi" w:cstheme="minorHAnsi"/>
                <w:iCs/>
              </w:rPr>
            </w:pPr>
            <w:r w:rsidRPr="004D59C5">
              <w:rPr>
                <w:rFonts w:asciiTheme="minorHAnsi" w:hAnsiTheme="minorHAnsi" w:cstheme="minorHAnsi"/>
                <w:iCs/>
              </w:rPr>
              <w:t>OMEGA</w:t>
            </w:r>
          </w:p>
        </w:tc>
        <w:tc>
          <w:tcPr>
            <w:tcW w:w="6390" w:type="dxa"/>
          </w:tcPr>
          <w:p w14:paraId="181CF454" w14:textId="057492A5" w:rsidR="003A73BD" w:rsidRPr="004D59C5" w:rsidRDefault="003A73BD" w:rsidP="003A73BD">
            <w:pPr>
              <w:rPr>
                <w:rFonts w:asciiTheme="minorHAnsi" w:hAnsiTheme="minorHAnsi" w:cstheme="minorHAnsi"/>
                <w:iCs/>
              </w:rPr>
            </w:pPr>
            <w:r w:rsidRPr="004D59C5">
              <w:rPr>
                <w:rFonts w:asciiTheme="minorHAnsi" w:hAnsiTheme="minorHAnsi" w:cstheme="minorHAnsi"/>
                <w:iCs/>
              </w:rPr>
              <w:t>Open Market Execution Gateway</w:t>
            </w:r>
          </w:p>
        </w:tc>
      </w:tr>
      <w:tr w:rsidR="003A73BD" w:rsidRPr="004D59C5" w14:paraId="4FC551D7" w14:textId="77777777" w:rsidTr="00145F9E">
        <w:tblPrEx>
          <w:tblLook w:val="01E0" w:firstRow="1" w:lastRow="1" w:firstColumn="1" w:lastColumn="1" w:noHBand="0" w:noVBand="0"/>
        </w:tblPrEx>
        <w:tc>
          <w:tcPr>
            <w:tcW w:w="2435" w:type="dxa"/>
          </w:tcPr>
          <w:p w14:paraId="4FC551D5" w14:textId="784167FA" w:rsidR="003A73BD" w:rsidRPr="004D59C5" w:rsidRDefault="003A73BD" w:rsidP="003A73BD">
            <w:pPr>
              <w:rPr>
                <w:rFonts w:asciiTheme="minorHAnsi" w:hAnsiTheme="minorHAnsi" w:cstheme="minorHAnsi"/>
                <w:iCs/>
              </w:rPr>
            </w:pPr>
            <w:r w:rsidRPr="004D59C5">
              <w:rPr>
                <w:rFonts w:asciiTheme="minorHAnsi" w:hAnsiTheme="minorHAnsi" w:cstheme="minorHAnsi"/>
                <w:iCs/>
              </w:rPr>
              <w:t>PD</w:t>
            </w:r>
          </w:p>
        </w:tc>
        <w:tc>
          <w:tcPr>
            <w:tcW w:w="6390" w:type="dxa"/>
          </w:tcPr>
          <w:p w14:paraId="4FC551D6" w14:textId="1ABDA3CB" w:rsidR="003A73BD" w:rsidRPr="004D59C5" w:rsidRDefault="003A73BD" w:rsidP="003A73BD">
            <w:pPr>
              <w:rPr>
                <w:rFonts w:asciiTheme="minorHAnsi" w:hAnsiTheme="minorHAnsi" w:cstheme="minorHAnsi"/>
                <w:iCs/>
              </w:rPr>
            </w:pPr>
            <w:r w:rsidRPr="004D59C5">
              <w:rPr>
                <w:rFonts w:asciiTheme="minorHAnsi" w:hAnsiTheme="minorHAnsi" w:cstheme="minorHAnsi"/>
                <w:iCs/>
              </w:rPr>
              <w:t>Primary Dealer</w:t>
            </w:r>
          </w:p>
        </w:tc>
      </w:tr>
      <w:tr w:rsidR="003A73BD" w:rsidRPr="004D59C5" w14:paraId="3D8125CD" w14:textId="77777777" w:rsidTr="00145F9E">
        <w:tblPrEx>
          <w:tblLook w:val="01E0" w:firstRow="1" w:lastRow="1" w:firstColumn="1" w:lastColumn="1" w:noHBand="0" w:noVBand="0"/>
        </w:tblPrEx>
        <w:tc>
          <w:tcPr>
            <w:tcW w:w="2435" w:type="dxa"/>
          </w:tcPr>
          <w:p w14:paraId="44D8A50D" w14:textId="20CAAF8E" w:rsidR="003A73BD" w:rsidRPr="004D59C5" w:rsidRDefault="003A73BD" w:rsidP="003A73BD">
            <w:pPr>
              <w:rPr>
                <w:rFonts w:asciiTheme="minorHAnsi" w:hAnsiTheme="minorHAnsi" w:cstheme="minorHAnsi"/>
                <w:iCs/>
              </w:rPr>
            </w:pPr>
            <w:r w:rsidRPr="004D59C5">
              <w:rPr>
                <w:rFonts w:asciiTheme="minorHAnsi" w:hAnsiTheme="minorHAnsi" w:cstheme="minorHAnsi"/>
                <w:iCs/>
              </w:rPr>
              <w:t>PGP encryption</w:t>
            </w:r>
          </w:p>
        </w:tc>
        <w:tc>
          <w:tcPr>
            <w:tcW w:w="6390" w:type="dxa"/>
          </w:tcPr>
          <w:p w14:paraId="4640C2E2" w14:textId="058029A7" w:rsidR="003A73BD" w:rsidRPr="004D59C5" w:rsidRDefault="003A73BD" w:rsidP="003A73BD">
            <w:pPr>
              <w:rPr>
                <w:rFonts w:asciiTheme="minorHAnsi" w:hAnsiTheme="minorHAnsi" w:cstheme="minorHAnsi"/>
                <w:iCs/>
              </w:rPr>
            </w:pPr>
            <w:r w:rsidRPr="004D59C5">
              <w:rPr>
                <w:rFonts w:asciiTheme="minorHAnsi" w:hAnsiTheme="minorHAnsi" w:cstheme="minorHAnsi"/>
                <w:iCs/>
              </w:rPr>
              <w:t>Pretty Good Privacy encryption</w:t>
            </w:r>
          </w:p>
        </w:tc>
      </w:tr>
      <w:tr w:rsidR="003A73BD" w:rsidRPr="004D59C5" w14:paraId="4F045E7E" w14:textId="77777777" w:rsidTr="00145F9E">
        <w:tblPrEx>
          <w:tblLook w:val="01E0" w:firstRow="1" w:lastRow="1" w:firstColumn="1" w:lastColumn="1" w:noHBand="0" w:noVBand="0"/>
        </w:tblPrEx>
        <w:tc>
          <w:tcPr>
            <w:tcW w:w="2435" w:type="dxa"/>
          </w:tcPr>
          <w:p w14:paraId="668E6AE8" w14:textId="6DC4DAB9" w:rsidR="003A73BD" w:rsidRPr="004D59C5" w:rsidRDefault="003A73BD" w:rsidP="003A73BD">
            <w:pPr>
              <w:rPr>
                <w:rFonts w:asciiTheme="minorHAnsi" w:hAnsiTheme="minorHAnsi" w:cstheme="minorHAnsi"/>
                <w:iCs/>
              </w:rPr>
            </w:pPr>
            <w:r w:rsidRPr="004D59C5">
              <w:rPr>
                <w:rFonts w:asciiTheme="minorHAnsi" w:hAnsiTheme="minorHAnsi" w:cstheme="minorHAnsi"/>
                <w:iCs/>
              </w:rPr>
              <w:t>PH</w:t>
            </w:r>
          </w:p>
        </w:tc>
        <w:tc>
          <w:tcPr>
            <w:tcW w:w="6390" w:type="dxa"/>
          </w:tcPr>
          <w:p w14:paraId="00A82E49" w14:textId="3407DAB4" w:rsidR="003A73BD" w:rsidRPr="004D59C5" w:rsidRDefault="003A73BD" w:rsidP="003A73BD">
            <w:pPr>
              <w:rPr>
                <w:rFonts w:asciiTheme="minorHAnsi" w:hAnsiTheme="minorHAnsi" w:cstheme="minorHAnsi"/>
                <w:iCs/>
              </w:rPr>
            </w:pPr>
            <w:r w:rsidRPr="004D59C5">
              <w:rPr>
                <w:rFonts w:asciiTheme="minorHAnsi" w:hAnsiTheme="minorHAnsi" w:cstheme="minorHAnsi"/>
                <w:iCs/>
              </w:rPr>
              <w:t>Public Holiday</w:t>
            </w:r>
          </w:p>
        </w:tc>
      </w:tr>
      <w:tr w:rsidR="003A73BD" w:rsidRPr="004D59C5" w14:paraId="4FC551DA" w14:textId="77777777" w:rsidTr="00145F9E">
        <w:tblPrEx>
          <w:tblLook w:val="01E0" w:firstRow="1" w:lastRow="1" w:firstColumn="1" w:lastColumn="1" w:noHBand="0" w:noVBand="0"/>
        </w:tblPrEx>
        <w:tc>
          <w:tcPr>
            <w:tcW w:w="2435" w:type="dxa"/>
          </w:tcPr>
          <w:p w14:paraId="4FC551D8" w14:textId="03403387" w:rsidR="003A73BD" w:rsidRPr="004D59C5" w:rsidRDefault="003A73BD" w:rsidP="003A73BD">
            <w:pPr>
              <w:rPr>
                <w:rFonts w:asciiTheme="minorHAnsi" w:hAnsiTheme="minorHAnsi" w:cstheme="minorHAnsi"/>
                <w:iCs/>
              </w:rPr>
            </w:pPr>
            <w:r w:rsidRPr="004D59C5">
              <w:rPr>
                <w:rFonts w:asciiTheme="minorHAnsi" w:hAnsiTheme="minorHAnsi" w:cstheme="minorHAnsi"/>
                <w:iCs/>
              </w:rPr>
              <w:t>SFTP</w:t>
            </w:r>
          </w:p>
        </w:tc>
        <w:tc>
          <w:tcPr>
            <w:tcW w:w="6390" w:type="dxa"/>
          </w:tcPr>
          <w:p w14:paraId="4FC551D9" w14:textId="1D313162" w:rsidR="003A73BD" w:rsidRPr="004D59C5" w:rsidRDefault="003A73BD" w:rsidP="003A73BD">
            <w:pPr>
              <w:rPr>
                <w:rFonts w:asciiTheme="minorHAnsi" w:hAnsiTheme="minorHAnsi" w:cstheme="minorHAnsi"/>
                <w:iCs/>
              </w:rPr>
            </w:pPr>
            <w:r w:rsidRPr="004D59C5">
              <w:rPr>
                <w:rFonts w:asciiTheme="minorHAnsi" w:hAnsiTheme="minorHAnsi" w:cstheme="minorHAnsi"/>
                <w:iCs/>
              </w:rPr>
              <w:t>Secure File Transfer Protocol</w:t>
            </w:r>
          </w:p>
        </w:tc>
      </w:tr>
      <w:tr w:rsidR="003A73BD" w:rsidRPr="004D59C5" w14:paraId="25F2FD4B" w14:textId="77777777" w:rsidTr="00145F9E">
        <w:tblPrEx>
          <w:tblLook w:val="01E0" w:firstRow="1" w:lastRow="1" w:firstColumn="1" w:lastColumn="1" w:noHBand="0" w:noVBand="0"/>
        </w:tblPrEx>
        <w:tc>
          <w:tcPr>
            <w:tcW w:w="2435" w:type="dxa"/>
          </w:tcPr>
          <w:p w14:paraId="4371C5AD" w14:textId="6508C9C3" w:rsidR="003A73BD" w:rsidRPr="004D59C5" w:rsidRDefault="003A73BD" w:rsidP="003A73BD">
            <w:pPr>
              <w:rPr>
                <w:rFonts w:asciiTheme="minorHAnsi" w:hAnsiTheme="minorHAnsi" w:cstheme="minorHAnsi"/>
                <w:iCs/>
              </w:rPr>
            </w:pPr>
            <w:r w:rsidRPr="004D59C5">
              <w:rPr>
                <w:rFonts w:asciiTheme="minorHAnsi" w:hAnsiTheme="minorHAnsi" w:cstheme="minorHAnsi"/>
                <w:iCs/>
              </w:rPr>
              <w:t>SGS Bonds</w:t>
            </w:r>
          </w:p>
        </w:tc>
        <w:tc>
          <w:tcPr>
            <w:tcW w:w="6390" w:type="dxa"/>
          </w:tcPr>
          <w:p w14:paraId="7EB94E04" w14:textId="44B4BECE" w:rsidR="003A73BD" w:rsidRPr="004D59C5" w:rsidRDefault="003A73BD" w:rsidP="003A73BD">
            <w:pPr>
              <w:rPr>
                <w:rFonts w:asciiTheme="minorHAnsi" w:hAnsiTheme="minorHAnsi" w:cstheme="minorHAnsi"/>
                <w:iCs/>
              </w:rPr>
            </w:pPr>
            <w:r w:rsidRPr="004D59C5">
              <w:rPr>
                <w:rFonts w:asciiTheme="minorHAnsi" w:hAnsiTheme="minorHAnsi" w:cstheme="minorHAnsi"/>
                <w:iCs/>
              </w:rPr>
              <w:t>Singapore Government Securities Bonds</w:t>
            </w:r>
          </w:p>
        </w:tc>
      </w:tr>
      <w:tr w:rsidR="003A73BD" w:rsidRPr="004D59C5" w14:paraId="0EDBFC38" w14:textId="77777777" w:rsidTr="00145F9E">
        <w:tblPrEx>
          <w:tblLook w:val="01E0" w:firstRow="1" w:lastRow="1" w:firstColumn="1" w:lastColumn="1" w:noHBand="0" w:noVBand="0"/>
        </w:tblPrEx>
        <w:tc>
          <w:tcPr>
            <w:tcW w:w="2435" w:type="dxa"/>
          </w:tcPr>
          <w:p w14:paraId="0E6153E6" w14:textId="6D893B4C" w:rsidR="003A73BD" w:rsidRPr="004D59C5" w:rsidRDefault="003A73BD" w:rsidP="003A73BD">
            <w:pPr>
              <w:rPr>
                <w:rFonts w:asciiTheme="minorHAnsi" w:hAnsiTheme="minorHAnsi" w:cstheme="minorHAnsi"/>
                <w:iCs/>
              </w:rPr>
            </w:pPr>
            <w:r w:rsidRPr="004D59C5">
              <w:rPr>
                <w:rFonts w:asciiTheme="minorHAnsi" w:hAnsiTheme="minorHAnsi" w:cstheme="minorHAnsi"/>
                <w:iCs/>
              </w:rPr>
              <w:t>SRS</w:t>
            </w:r>
          </w:p>
        </w:tc>
        <w:tc>
          <w:tcPr>
            <w:tcW w:w="6390" w:type="dxa"/>
          </w:tcPr>
          <w:p w14:paraId="46DC5CAC" w14:textId="07FF7070" w:rsidR="003A73BD" w:rsidRPr="004D59C5" w:rsidRDefault="003A73BD" w:rsidP="003A73BD">
            <w:pPr>
              <w:rPr>
                <w:rFonts w:asciiTheme="minorHAnsi" w:hAnsiTheme="minorHAnsi" w:cstheme="minorHAnsi"/>
                <w:iCs/>
              </w:rPr>
            </w:pPr>
            <w:r w:rsidRPr="004D59C5">
              <w:rPr>
                <w:rFonts w:asciiTheme="minorHAnsi" w:hAnsiTheme="minorHAnsi" w:cstheme="minorHAnsi"/>
                <w:iCs/>
              </w:rPr>
              <w:t>Supplementary Retirement Scheme</w:t>
            </w:r>
          </w:p>
        </w:tc>
      </w:tr>
      <w:tr w:rsidR="003A73BD" w:rsidRPr="004D59C5" w14:paraId="5781C3AD" w14:textId="77777777" w:rsidTr="00145F9E">
        <w:tblPrEx>
          <w:tblLook w:val="01E0" w:firstRow="1" w:lastRow="1" w:firstColumn="1" w:lastColumn="1" w:noHBand="0" w:noVBand="0"/>
        </w:tblPrEx>
        <w:tc>
          <w:tcPr>
            <w:tcW w:w="2435" w:type="dxa"/>
          </w:tcPr>
          <w:p w14:paraId="2CA604C4" w14:textId="0BB709CB" w:rsidR="003A73BD" w:rsidRPr="004D59C5" w:rsidRDefault="003A73BD" w:rsidP="003A73BD">
            <w:pPr>
              <w:rPr>
                <w:rFonts w:asciiTheme="minorHAnsi" w:hAnsiTheme="minorHAnsi" w:cstheme="minorHAnsi"/>
                <w:iCs/>
              </w:rPr>
            </w:pPr>
            <w:r w:rsidRPr="004D59C5">
              <w:rPr>
                <w:rFonts w:asciiTheme="minorHAnsi" w:hAnsiTheme="minorHAnsi" w:cstheme="minorHAnsi"/>
                <w:iCs/>
              </w:rPr>
              <w:t>SSB</w:t>
            </w:r>
          </w:p>
        </w:tc>
        <w:tc>
          <w:tcPr>
            <w:tcW w:w="6390" w:type="dxa"/>
          </w:tcPr>
          <w:p w14:paraId="7811A206" w14:textId="0867A87A" w:rsidR="003A73BD" w:rsidRPr="004D59C5" w:rsidRDefault="003A73BD" w:rsidP="003A73BD">
            <w:pPr>
              <w:rPr>
                <w:rFonts w:asciiTheme="minorHAnsi" w:hAnsiTheme="minorHAnsi" w:cstheme="minorHAnsi"/>
                <w:iCs/>
              </w:rPr>
            </w:pPr>
            <w:r w:rsidRPr="004D59C5">
              <w:rPr>
                <w:rFonts w:asciiTheme="minorHAnsi" w:hAnsiTheme="minorHAnsi" w:cstheme="minorHAnsi"/>
                <w:iCs/>
              </w:rPr>
              <w:t>Singapore Savings Bond</w:t>
            </w:r>
          </w:p>
        </w:tc>
      </w:tr>
      <w:tr w:rsidR="003A73BD" w:rsidRPr="004D59C5" w14:paraId="4CD65FC4" w14:textId="77777777" w:rsidTr="00145F9E">
        <w:tblPrEx>
          <w:tblLook w:val="01E0" w:firstRow="1" w:lastRow="1" w:firstColumn="1" w:lastColumn="1" w:noHBand="0" w:noVBand="0"/>
        </w:tblPrEx>
        <w:tc>
          <w:tcPr>
            <w:tcW w:w="2435" w:type="dxa"/>
          </w:tcPr>
          <w:p w14:paraId="527D0CC5" w14:textId="24A27B79" w:rsidR="003A73BD" w:rsidRPr="004D59C5" w:rsidRDefault="003A73BD" w:rsidP="003A73BD">
            <w:pPr>
              <w:rPr>
                <w:rFonts w:asciiTheme="minorHAnsi" w:hAnsiTheme="minorHAnsi" w:cstheme="minorHAnsi"/>
                <w:iCs/>
              </w:rPr>
            </w:pPr>
            <w:r w:rsidRPr="004D59C5">
              <w:rPr>
                <w:rFonts w:asciiTheme="minorHAnsi" w:hAnsiTheme="minorHAnsi" w:cstheme="minorHAnsi"/>
                <w:iCs/>
              </w:rPr>
              <w:t>T-bills</w:t>
            </w:r>
          </w:p>
        </w:tc>
        <w:tc>
          <w:tcPr>
            <w:tcW w:w="6390" w:type="dxa"/>
          </w:tcPr>
          <w:p w14:paraId="225FB603" w14:textId="24E5F2DB" w:rsidR="003A73BD" w:rsidRPr="004D59C5" w:rsidRDefault="003A73BD" w:rsidP="00DB4524">
            <w:pPr>
              <w:keepNext/>
              <w:rPr>
                <w:rFonts w:asciiTheme="minorHAnsi" w:hAnsiTheme="minorHAnsi" w:cstheme="minorHAnsi"/>
                <w:iCs/>
              </w:rPr>
            </w:pPr>
            <w:r w:rsidRPr="004D59C5">
              <w:rPr>
                <w:rFonts w:asciiTheme="minorHAnsi" w:hAnsiTheme="minorHAnsi" w:cstheme="minorHAnsi"/>
                <w:iCs/>
              </w:rPr>
              <w:t>Treasury-Bills</w:t>
            </w:r>
          </w:p>
        </w:tc>
      </w:tr>
    </w:tbl>
    <w:p w14:paraId="0CB893D8" w14:textId="2E2481F3" w:rsidR="00DB4524" w:rsidRPr="004D59C5" w:rsidRDefault="00DB4524" w:rsidP="00B0556D">
      <w:pPr>
        <w:pStyle w:val="Caption"/>
        <w:rPr>
          <w:rFonts w:cstheme="minorHAnsi"/>
          <w:sz w:val="14"/>
          <w:szCs w:val="14"/>
        </w:rPr>
      </w:pPr>
      <w:r w:rsidRPr="004D59C5">
        <w:rPr>
          <w:rFonts w:cstheme="minorHAnsi"/>
        </w:rPr>
        <w:t xml:space="preserve">Table </w:t>
      </w:r>
      <w:r w:rsidR="009C7C86" w:rsidRPr="004D59C5">
        <w:rPr>
          <w:rFonts w:cstheme="minorHAnsi"/>
        </w:rPr>
        <w:fldChar w:fldCharType="begin"/>
      </w:r>
      <w:r w:rsidR="009C7C86" w:rsidRPr="004D59C5">
        <w:rPr>
          <w:rFonts w:cstheme="minorHAnsi"/>
        </w:rPr>
        <w:instrText xml:space="preserve"> SEQ Table \* ARABIC </w:instrText>
      </w:r>
      <w:r w:rsidR="009C7C86" w:rsidRPr="004D59C5">
        <w:rPr>
          <w:rFonts w:cstheme="minorHAnsi"/>
        </w:rPr>
        <w:fldChar w:fldCharType="separate"/>
      </w:r>
      <w:r w:rsidR="007E327C">
        <w:rPr>
          <w:rFonts w:cstheme="minorHAnsi"/>
        </w:rPr>
        <w:t>1</w:t>
      </w:r>
      <w:r w:rsidR="009C7C86" w:rsidRPr="004D59C5">
        <w:rPr>
          <w:rFonts w:cstheme="minorHAnsi"/>
        </w:rPr>
        <w:fldChar w:fldCharType="end"/>
      </w:r>
      <w:r w:rsidR="00B0556D" w:rsidRPr="004D59C5">
        <w:rPr>
          <w:rFonts w:cstheme="minorHAnsi"/>
        </w:rPr>
        <w:t xml:space="preserve"> </w:t>
      </w:r>
      <w:r w:rsidR="00B0556D" w:rsidRPr="004D59C5">
        <w:rPr>
          <w:rFonts w:cstheme="minorHAnsi"/>
        </w:rPr>
        <w:fldChar w:fldCharType="begin"/>
      </w:r>
      <w:r w:rsidR="00B0556D" w:rsidRPr="004D59C5">
        <w:rPr>
          <w:rFonts w:cstheme="minorHAnsi"/>
        </w:rPr>
        <w:instrText xml:space="preserve"> STYLEREF "Heading 2" </w:instrText>
      </w:r>
      <w:r w:rsidR="00B0556D" w:rsidRPr="004D59C5">
        <w:rPr>
          <w:rFonts w:cstheme="minorHAnsi"/>
        </w:rPr>
        <w:fldChar w:fldCharType="separate"/>
      </w:r>
      <w:r w:rsidR="007E327C">
        <w:rPr>
          <w:rFonts w:cstheme="minorHAnsi"/>
        </w:rPr>
        <w:t>Definitions, Acronyms, Abbreviation</w:t>
      </w:r>
      <w:r w:rsidR="00B0556D" w:rsidRPr="004D59C5">
        <w:rPr>
          <w:rFonts w:cstheme="minorHAnsi"/>
        </w:rPr>
        <w:fldChar w:fldCharType="end"/>
      </w:r>
    </w:p>
    <w:p w14:paraId="242BCEC3" w14:textId="08F31BBA" w:rsidR="00BD7B47" w:rsidRPr="004D59C5" w:rsidRDefault="004874EF" w:rsidP="005412D7">
      <w:pPr>
        <w:pStyle w:val="Heading2"/>
      </w:pPr>
      <w:bookmarkStart w:id="44" w:name="_Toc311770861"/>
      <w:bookmarkStart w:id="45" w:name="_Toc215758833"/>
      <w:bookmarkStart w:id="46" w:name="_Toc215759884"/>
      <w:bookmarkStart w:id="47" w:name="_Toc218075302"/>
      <w:r w:rsidRPr="004D59C5">
        <w:t>Reference</w:t>
      </w:r>
      <w:bookmarkEnd w:id="44"/>
      <w:bookmarkEnd w:id="45"/>
      <w:bookmarkEnd w:id="46"/>
      <w:bookmarkEnd w:id="47"/>
    </w:p>
    <w:p w14:paraId="77A639A8" w14:textId="6B3DE36B" w:rsidR="00145F9E" w:rsidRPr="004D59C5" w:rsidRDefault="00145F9E" w:rsidP="00145F9E">
      <w:pPr>
        <w:pStyle w:val="ParagraphText"/>
      </w:pPr>
      <w:bookmarkStart w:id="48" w:name="_Toc316286086"/>
      <w:bookmarkStart w:id="49" w:name="_Toc311770863"/>
      <w:bookmarkEnd w:id="48"/>
      <w:r w:rsidRPr="004D59C5">
        <w:rPr>
          <w:lang w:val="en-GB"/>
        </w:rPr>
        <w:t xml:space="preserve">The following documents are referenced throughout this </w:t>
      </w:r>
      <w:r w:rsidR="003F352D" w:rsidRPr="004D59C5">
        <w:rPr>
          <w:lang w:val="en-GB"/>
        </w:rPr>
        <w:t>interface</w:t>
      </w:r>
      <w:r w:rsidRPr="004D59C5">
        <w:rPr>
          <w:lang w:val="en-GB"/>
        </w:rPr>
        <w:t xml:space="preserve"> specification and should be consulted for additional context, detailed requirements, and technical information that supports the </w:t>
      </w:r>
      <w:r w:rsidR="003F352D" w:rsidRPr="004D59C5">
        <w:rPr>
          <w:lang w:val="en-GB"/>
        </w:rPr>
        <w:t>interface</w:t>
      </w:r>
      <w:r w:rsidRPr="004D59C5">
        <w:rPr>
          <w:lang w:val="en-GB"/>
        </w:rPr>
        <w:t xml:space="preserve"> </w:t>
      </w:r>
      <w:r w:rsidR="00411560" w:rsidRPr="004D59C5">
        <w:rPr>
          <w:lang w:val="en-GB"/>
        </w:rPr>
        <w:t>requirements</w:t>
      </w:r>
      <w:r w:rsidRPr="004D59C5">
        <w:rPr>
          <w:lang w:val="en-GB"/>
        </w:rPr>
        <w:t xml:space="preserve"> described in this document.</w:t>
      </w:r>
    </w:p>
    <w:p w14:paraId="3BCFDDF2" w14:textId="59ADCF64" w:rsidR="00F058B2" w:rsidRPr="004D59C5" w:rsidRDefault="00F058B2" w:rsidP="000A7293">
      <w:pPr>
        <w:pStyle w:val="OrderedList"/>
        <w:numPr>
          <w:ilvl w:val="0"/>
          <w:numId w:val="25"/>
        </w:numPr>
        <w:rPr>
          <w:lang w:val="en-AU"/>
        </w:rPr>
      </w:pPr>
      <w:r w:rsidRPr="004D59C5">
        <w:rPr>
          <w:lang w:val="en-US"/>
        </w:rPr>
        <w:t>MAS_OMEGA – Functional Specifications Document (</w:t>
      </w:r>
      <w:r w:rsidR="00465DD1" w:rsidRPr="004D59C5">
        <w:rPr>
          <w:lang w:val="en-US"/>
        </w:rPr>
        <w:t>Administration</w:t>
      </w:r>
      <w:r w:rsidRPr="004D59C5">
        <w:rPr>
          <w:lang w:val="en-US"/>
        </w:rPr>
        <w:t>).docx</w:t>
      </w:r>
    </w:p>
    <w:p w14:paraId="1453B89F" w14:textId="48E74812" w:rsidR="00544EBA" w:rsidRPr="004D59C5" w:rsidRDefault="00544EBA" w:rsidP="000A7293">
      <w:pPr>
        <w:pStyle w:val="OrderedList"/>
        <w:numPr>
          <w:ilvl w:val="0"/>
          <w:numId w:val="25"/>
        </w:numPr>
        <w:rPr>
          <w:lang w:val="en-AU"/>
        </w:rPr>
      </w:pPr>
      <w:r w:rsidRPr="004D59C5">
        <w:rPr>
          <w:lang w:val="en-AU"/>
        </w:rPr>
        <w:t>MAS_OMEGA – Functional Specifications Document (Allotment).docx</w:t>
      </w:r>
    </w:p>
    <w:p w14:paraId="5122BA3F" w14:textId="14F803AE" w:rsidR="00DA7687" w:rsidRPr="004D59C5" w:rsidRDefault="00DA7687" w:rsidP="000A7293">
      <w:pPr>
        <w:pStyle w:val="OrderedList"/>
        <w:numPr>
          <w:ilvl w:val="0"/>
          <w:numId w:val="25"/>
        </w:numPr>
        <w:rPr>
          <w:lang w:val="en-AU"/>
        </w:rPr>
      </w:pPr>
      <w:r w:rsidRPr="004D59C5">
        <w:rPr>
          <w:lang w:val="en-AU"/>
        </w:rPr>
        <w:t>MAS_OMEGA – Functional Specifications Document (An</w:t>
      </w:r>
      <w:r w:rsidR="00A66319" w:rsidRPr="004D59C5">
        <w:rPr>
          <w:lang w:val="en-AU"/>
        </w:rPr>
        <w:t>n</w:t>
      </w:r>
      <w:r w:rsidRPr="004D59C5">
        <w:rPr>
          <w:lang w:val="en-AU"/>
        </w:rPr>
        <w:t>ouncement).docx</w:t>
      </w:r>
    </w:p>
    <w:p w14:paraId="53335F7D" w14:textId="47449EE6" w:rsidR="00C7497B" w:rsidRPr="004D59C5" w:rsidRDefault="00C7497B" w:rsidP="000A7293">
      <w:pPr>
        <w:pStyle w:val="OrderedList"/>
        <w:numPr>
          <w:ilvl w:val="0"/>
          <w:numId w:val="25"/>
        </w:numPr>
        <w:rPr>
          <w:lang w:val="en-AU"/>
        </w:rPr>
      </w:pPr>
      <w:r w:rsidRPr="004D59C5">
        <w:rPr>
          <w:lang w:val="en-AU"/>
        </w:rPr>
        <w:t>MAS_OMEGA – Functional Specifications Document (SSBs).docx</w:t>
      </w:r>
    </w:p>
    <w:p w14:paraId="60720D8F" w14:textId="714E1C4A" w:rsidR="00F058B2" w:rsidRPr="004D59C5" w:rsidRDefault="00F058B2" w:rsidP="000A7293">
      <w:pPr>
        <w:pStyle w:val="OrderedList"/>
        <w:numPr>
          <w:ilvl w:val="0"/>
          <w:numId w:val="25"/>
        </w:numPr>
        <w:rPr>
          <w:lang w:val="en-AU"/>
        </w:rPr>
      </w:pPr>
      <w:r w:rsidRPr="004D59C5">
        <w:rPr>
          <w:lang w:val="en-AU"/>
        </w:rPr>
        <w:t>MAS_OMEGA – Functional Specifications Document (Syndication</w:t>
      </w:r>
      <w:del w:id="50" w:author="Sophia TAN (MAS)" w:date="2026-01-16T21:09:00Z" w16du:dateUtc="2026-01-16T13:09:00Z">
        <w:r w:rsidRPr="004D59C5" w:rsidDel="00967EEB">
          <w:rPr>
            <w:lang w:val="en-AU"/>
          </w:rPr>
          <w:delText>s</w:delText>
        </w:r>
      </w:del>
      <w:r w:rsidRPr="004D59C5">
        <w:rPr>
          <w:lang w:val="en-AU"/>
        </w:rPr>
        <w:t>).docx</w:t>
      </w:r>
    </w:p>
    <w:p w14:paraId="778FD685" w14:textId="37705D27" w:rsidR="005205E1" w:rsidRPr="004D59C5" w:rsidRDefault="005205E1" w:rsidP="005412D7">
      <w:pPr>
        <w:pStyle w:val="Heading2"/>
      </w:pPr>
      <w:bookmarkStart w:id="51" w:name="_Toc214743775"/>
      <w:bookmarkStart w:id="52" w:name="_Interface_Roles_Overview"/>
      <w:bookmarkStart w:id="53" w:name="_Toc218075303"/>
      <w:bookmarkStart w:id="54" w:name="_Toc215758834"/>
      <w:bookmarkStart w:id="55" w:name="_Toc215759885"/>
      <w:bookmarkStart w:id="56" w:name="_Toc184882511"/>
      <w:bookmarkStart w:id="57" w:name="_Toc357519829"/>
      <w:bookmarkEnd w:id="51"/>
      <w:bookmarkEnd w:id="52"/>
      <w:r w:rsidRPr="004D59C5">
        <w:t>Interface Roles</w:t>
      </w:r>
      <w:r w:rsidR="00A1038D" w:rsidRPr="004D59C5">
        <w:t xml:space="preserve"> Overview</w:t>
      </w:r>
      <w:bookmarkEnd w:id="53"/>
    </w:p>
    <w:p w14:paraId="77E09E26" w14:textId="0041471B" w:rsidR="00C516F2" w:rsidRPr="004D59C5" w:rsidRDefault="00A1038D" w:rsidP="005205E1">
      <w:pPr>
        <w:pStyle w:val="Normalwithspace"/>
        <w:rPr>
          <w:rFonts w:asciiTheme="minorHAnsi" w:hAnsiTheme="minorHAnsi" w:cstheme="minorHAnsi"/>
          <w:lang w:val="en-AU"/>
        </w:rPr>
      </w:pPr>
      <w:r w:rsidRPr="004D59C5">
        <w:rPr>
          <w:rFonts w:asciiTheme="minorHAnsi" w:hAnsiTheme="minorHAnsi" w:cstheme="minorHAnsi"/>
          <w:lang w:val="en-AU"/>
        </w:rPr>
        <w:t xml:space="preserve">The following table </w:t>
      </w:r>
      <w:r w:rsidR="005750C5" w:rsidRPr="004D59C5">
        <w:rPr>
          <w:rFonts w:asciiTheme="minorHAnsi" w:hAnsiTheme="minorHAnsi" w:cstheme="minorHAnsi"/>
          <w:lang w:val="en-AU"/>
        </w:rPr>
        <w:t>defines the general roles and responsibilities of all relevant interfacing systems in this document.</w:t>
      </w:r>
      <w:r w:rsidR="001D667F" w:rsidRPr="004D59C5">
        <w:rPr>
          <w:rFonts w:asciiTheme="minorHAnsi" w:hAnsiTheme="minorHAnsi" w:cstheme="minorHAnsi"/>
          <w:lang w:val="en-AU"/>
        </w:rPr>
        <w:t xml:space="preserve"> </w:t>
      </w:r>
    </w:p>
    <w:tbl>
      <w:tblPr>
        <w:tblStyle w:val="TableGrid"/>
        <w:tblW w:w="8926" w:type="dxa"/>
        <w:tblLook w:val="04A0" w:firstRow="1" w:lastRow="0" w:firstColumn="1" w:lastColumn="0" w:noHBand="0" w:noVBand="1"/>
      </w:tblPr>
      <w:tblGrid>
        <w:gridCol w:w="1413"/>
        <w:gridCol w:w="7513"/>
      </w:tblGrid>
      <w:tr w:rsidR="004114DA" w:rsidRPr="004D59C5" w14:paraId="413BD9F6" w14:textId="77777777" w:rsidTr="0066129D">
        <w:tc>
          <w:tcPr>
            <w:tcW w:w="1413" w:type="dxa"/>
            <w:shd w:val="clear" w:color="auto" w:fill="D9D9D9" w:themeFill="background1" w:themeFillShade="D9"/>
          </w:tcPr>
          <w:p w14:paraId="0F353252" w14:textId="4EFFE342" w:rsidR="004114DA" w:rsidRPr="004D59C5" w:rsidRDefault="004114DA" w:rsidP="005750C5">
            <w:pPr>
              <w:pStyle w:val="TableHeading"/>
              <w:rPr>
                <w:rFonts w:asciiTheme="minorHAnsi" w:hAnsiTheme="minorHAnsi" w:cstheme="minorHAnsi"/>
              </w:rPr>
            </w:pPr>
            <w:r w:rsidRPr="004D59C5">
              <w:rPr>
                <w:rFonts w:asciiTheme="minorHAnsi" w:hAnsiTheme="minorHAnsi" w:cstheme="minorHAnsi"/>
              </w:rPr>
              <w:t>Role</w:t>
            </w:r>
          </w:p>
        </w:tc>
        <w:tc>
          <w:tcPr>
            <w:tcW w:w="7513" w:type="dxa"/>
            <w:shd w:val="clear" w:color="auto" w:fill="D9D9D9" w:themeFill="background1" w:themeFillShade="D9"/>
          </w:tcPr>
          <w:p w14:paraId="2B7BA37E" w14:textId="16E42B05" w:rsidR="004114DA" w:rsidRPr="004D59C5" w:rsidRDefault="004114DA" w:rsidP="005750C5">
            <w:pPr>
              <w:pStyle w:val="TableHeading"/>
              <w:rPr>
                <w:rFonts w:asciiTheme="minorHAnsi" w:hAnsiTheme="minorHAnsi" w:cstheme="minorHAnsi"/>
              </w:rPr>
            </w:pPr>
            <w:r w:rsidRPr="004D59C5">
              <w:rPr>
                <w:rFonts w:asciiTheme="minorHAnsi" w:hAnsiTheme="minorHAnsi" w:cstheme="minorHAnsi"/>
              </w:rPr>
              <w:t>Responsibility</w:t>
            </w:r>
          </w:p>
        </w:tc>
      </w:tr>
      <w:tr w:rsidR="004114DA" w:rsidRPr="004D59C5" w14:paraId="564DC379" w14:textId="77777777" w:rsidTr="0066129D">
        <w:tc>
          <w:tcPr>
            <w:tcW w:w="1413" w:type="dxa"/>
          </w:tcPr>
          <w:p w14:paraId="30258D42" w14:textId="36B8FD19" w:rsidR="004114DA" w:rsidRPr="004D59C5" w:rsidRDefault="00D47C0D" w:rsidP="00DF0839">
            <w:pPr>
              <w:jc w:val="left"/>
              <w:rPr>
                <w:rFonts w:asciiTheme="minorHAnsi" w:hAnsiTheme="minorHAnsi" w:cstheme="minorHAnsi"/>
                <w:iCs/>
              </w:rPr>
            </w:pPr>
            <w:r w:rsidRPr="004D59C5">
              <w:rPr>
                <w:rFonts w:asciiTheme="minorHAnsi" w:hAnsiTheme="minorHAnsi" w:cstheme="minorHAnsi"/>
                <w:iCs/>
              </w:rPr>
              <w:t>Source</w:t>
            </w:r>
          </w:p>
        </w:tc>
        <w:tc>
          <w:tcPr>
            <w:tcW w:w="7513" w:type="dxa"/>
          </w:tcPr>
          <w:p w14:paraId="08378DF6" w14:textId="44FA48D9" w:rsidR="004114DA" w:rsidRPr="004D59C5" w:rsidRDefault="004114DA" w:rsidP="00DF0839">
            <w:pPr>
              <w:jc w:val="left"/>
              <w:rPr>
                <w:rFonts w:asciiTheme="minorHAnsi" w:hAnsiTheme="minorHAnsi" w:cstheme="minorHAnsi"/>
                <w:iCs/>
              </w:rPr>
            </w:pPr>
            <w:r w:rsidRPr="004D59C5">
              <w:rPr>
                <w:rFonts w:asciiTheme="minorHAnsi" w:hAnsiTheme="minorHAnsi" w:cstheme="minorHAnsi"/>
                <w:iCs/>
              </w:rPr>
              <w:t xml:space="preserve">The system that generates, validates, </w:t>
            </w:r>
            <w:r w:rsidR="00A821ED" w:rsidRPr="004D59C5">
              <w:rPr>
                <w:rFonts w:asciiTheme="minorHAnsi" w:hAnsiTheme="minorHAnsi" w:cstheme="minorHAnsi"/>
                <w:iCs/>
              </w:rPr>
              <w:t xml:space="preserve">encrypts </w:t>
            </w:r>
            <w:r w:rsidRPr="004D59C5">
              <w:rPr>
                <w:rFonts w:asciiTheme="minorHAnsi" w:hAnsiTheme="minorHAnsi" w:cstheme="minorHAnsi"/>
                <w:iCs/>
              </w:rPr>
              <w:t xml:space="preserve">and sends the file. The </w:t>
            </w:r>
            <w:r w:rsidR="00D47C0D" w:rsidRPr="004D59C5">
              <w:rPr>
                <w:rFonts w:asciiTheme="minorHAnsi" w:hAnsiTheme="minorHAnsi" w:cstheme="minorHAnsi"/>
                <w:iCs/>
              </w:rPr>
              <w:t>source</w:t>
            </w:r>
            <w:r w:rsidRPr="004D59C5">
              <w:rPr>
                <w:rFonts w:asciiTheme="minorHAnsi" w:hAnsiTheme="minorHAnsi" w:cstheme="minorHAnsi"/>
                <w:iCs/>
              </w:rPr>
              <w:t xml:space="preserve"> guarantees the data conforms to </w:t>
            </w:r>
            <w:hyperlink w:anchor="_Appendix_A_–" w:history="1">
              <w:r w:rsidR="00F551EF">
                <w:rPr>
                  <w:rStyle w:val="Hyperlink"/>
                  <w:rFonts w:asciiTheme="minorHAnsi" w:hAnsiTheme="minorHAnsi" w:cstheme="minorHAnsi"/>
                  <w:iCs/>
                </w:rPr>
                <w:t>Appendix A – Data Dictionary of MEPS+</w:t>
              </w:r>
            </w:hyperlink>
            <w:r w:rsidR="004D59C5" w:rsidRPr="004D59C5">
              <w:rPr>
                <w:rFonts w:asciiTheme="minorHAnsi" w:hAnsiTheme="minorHAnsi" w:cstheme="minorHAnsi"/>
              </w:rPr>
              <w:t xml:space="preserve">, </w:t>
            </w:r>
            <w:hyperlink w:anchor="_Appendix_B_–" w:history="1">
              <w:r w:rsidR="004D59C5" w:rsidRPr="004D59C5">
                <w:rPr>
                  <w:rStyle w:val="Hyperlink"/>
                  <w:rFonts w:asciiTheme="minorHAnsi" w:hAnsiTheme="minorHAnsi" w:cstheme="minorHAnsi"/>
                </w:rPr>
                <w:t>Appendix B – Data Dictionary of FMBS</w:t>
              </w:r>
            </w:hyperlink>
            <w:r w:rsidR="004D59C5">
              <w:rPr>
                <w:rFonts w:asciiTheme="minorHAnsi" w:hAnsiTheme="minorHAnsi" w:cstheme="minorHAnsi"/>
              </w:rPr>
              <w:t xml:space="preserve"> or </w:t>
            </w:r>
            <w:hyperlink w:anchor="_Appendix_C_–" w:history="1">
              <w:r w:rsidR="004D59C5" w:rsidRPr="004D59C5">
                <w:rPr>
                  <w:rStyle w:val="Hyperlink"/>
                  <w:rFonts w:asciiTheme="minorHAnsi" w:hAnsiTheme="minorHAnsi" w:cstheme="minorHAnsi"/>
                </w:rPr>
                <w:t>Appendix C – Data Dictionary of AGD</w:t>
              </w:r>
            </w:hyperlink>
            <w:r w:rsidR="004D59C5">
              <w:rPr>
                <w:rFonts w:asciiTheme="minorHAnsi" w:hAnsiTheme="minorHAnsi" w:cstheme="minorHAnsi"/>
              </w:rPr>
              <w:t xml:space="preserve">, </w:t>
            </w:r>
            <w:r w:rsidRPr="004D59C5">
              <w:rPr>
                <w:rFonts w:asciiTheme="minorHAnsi" w:hAnsiTheme="minorHAnsi" w:cstheme="minorHAnsi"/>
                <w:iCs/>
              </w:rPr>
              <w:t>and is responsible for data accuracy.</w:t>
            </w:r>
          </w:p>
        </w:tc>
      </w:tr>
      <w:tr w:rsidR="004114DA" w:rsidRPr="004D59C5" w14:paraId="15A48C11" w14:textId="77777777" w:rsidTr="0066129D">
        <w:tc>
          <w:tcPr>
            <w:tcW w:w="1413" w:type="dxa"/>
          </w:tcPr>
          <w:p w14:paraId="0050E023" w14:textId="33297E05" w:rsidR="004114DA" w:rsidRPr="004D59C5" w:rsidRDefault="00D47C0D" w:rsidP="00DF0839">
            <w:pPr>
              <w:jc w:val="left"/>
              <w:rPr>
                <w:rFonts w:asciiTheme="minorHAnsi" w:hAnsiTheme="minorHAnsi" w:cstheme="minorHAnsi"/>
                <w:iCs/>
              </w:rPr>
            </w:pPr>
            <w:r w:rsidRPr="004D59C5">
              <w:rPr>
                <w:rFonts w:asciiTheme="minorHAnsi" w:hAnsiTheme="minorHAnsi" w:cstheme="minorHAnsi"/>
                <w:iCs/>
              </w:rPr>
              <w:t>Destination</w:t>
            </w:r>
          </w:p>
        </w:tc>
        <w:tc>
          <w:tcPr>
            <w:tcW w:w="7513" w:type="dxa"/>
          </w:tcPr>
          <w:p w14:paraId="30144B96" w14:textId="6671C6F5" w:rsidR="004114DA" w:rsidRPr="004D59C5" w:rsidRDefault="004114DA" w:rsidP="00DF0839">
            <w:pPr>
              <w:jc w:val="left"/>
              <w:rPr>
                <w:rFonts w:asciiTheme="minorHAnsi" w:hAnsiTheme="minorHAnsi" w:cstheme="minorHAnsi"/>
                <w:iCs/>
              </w:rPr>
            </w:pPr>
            <w:r w:rsidRPr="004D59C5">
              <w:rPr>
                <w:rFonts w:asciiTheme="minorHAnsi" w:hAnsiTheme="minorHAnsi" w:cstheme="minorHAnsi"/>
                <w:iCs/>
              </w:rPr>
              <w:t xml:space="preserve">The system that receives, processes, and loads the file. The </w:t>
            </w:r>
            <w:r w:rsidR="00D47C0D" w:rsidRPr="004D59C5">
              <w:rPr>
                <w:rFonts w:asciiTheme="minorHAnsi" w:hAnsiTheme="minorHAnsi" w:cstheme="minorHAnsi"/>
                <w:iCs/>
              </w:rPr>
              <w:t>destination</w:t>
            </w:r>
            <w:r w:rsidRPr="004D59C5">
              <w:rPr>
                <w:rFonts w:asciiTheme="minorHAnsi" w:hAnsiTheme="minorHAnsi" w:cstheme="minorHAnsi"/>
                <w:iCs/>
              </w:rPr>
              <w:t xml:space="preserve"> is responsible for the timely ingestion, </w:t>
            </w:r>
            <w:r w:rsidR="00A821ED" w:rsidRPr="004D59C5">
              <w:rPr>
                <w:rFonts w:asciiTheme="minorHAnsi" w:hAnsiTheme="minorHAnsi" w:cstheme="minorHAnsi"/>
                <w:iCs/>
              </w:rPr>
              <w:t xml:space="preserve">decryption, </w:t>
            </w:r>
            <w:r w:rsidRPr="004D59C5">
              <w:rPr>
                <w:rFonts w:asciiTheme="minorHAnsi" w:hAnsiTheme="minorHAnsi" w:cstheme="minorHAnsi"/>
                <w:iCs/>
              </w:rPr>
              <w:t>validation and reconciliation of the data against its internal systems.</w:t>
            </w:r>
          </w:p>
        </w:tc>
      </w:tr>
    </w:tbl>
    <w:p w14:paraId="04598961" w14:textId="4B638CB0" w:rsidR="00532DDC" w:rsidRPr="004D59C5" w:rsidRDefault="00532DDC" w:rsidP="00532DDC">
      <w:pPr>
        <w:pStyle w:val="Caption"/>
        <w:rPr>
          <w:rFonts w:cstheme="minorHAnsi"/>
          <w:sz w:val="14"/>
          <w:szCs w:val="14"/>
        </w:rPr>
      </w:pPr>
      <w:bookmarkStart w:id="58" w:name="_Toc215758835"/>
      <w:bookmarkStart w:id="59" w:name="_Toc215759886"/>
      <w:bookmarkEnd w:id="54"/>
      <w:bookmarkEnd w:id="55"/>
      <w:bookmarkEnd w:id="56"/>
      <w:bookmarkEnd w:id="57"/>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2</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2" </w:instrText>
      </w:r>
      <w:r w:rsidRPr="004D59C5">
        <w:rPr>
          <w:rFonts w:cstheme="minorHAnsi"/>
        </w:rPr>
        <w:fldChar w:fldCharType="separate"/>
      </w:r>
      <w:r w:rsidR="007E327C">
        <w:rPr>
          <w:rFonts w:cstheme="minorHAnsi"/>
        </w:rPr>
        <w:t>Interface Roles Overview</w:t>
      </w:r>
      <w:r w:rsidRPr="004D59C5">
        <w:rPr>
          <w:rFonts w:cstheme="minorHAnsi"/>
        </w:rPr>
        <w:fldChar w:fldCharType="end"/>
      </w:r>
    </w:p>
    <w:p w14:paraId="4FC5543F" w14:textId="4CD7DBB3" w:rsidR="00704EB8" w:rsidRPr="004D59C5" w:rsidRDefault="00F46EAC" w:rsidP="005412D7">
      <w:pPr>
        <w:pStyle w:val="Heading1"/>
      </w:pPr>
      <w:bookmarkStart w:id="60" w:name="_Toc218075304"/>
      <w:r w:rsidRPr="004D59C5">
        <w:lastRenderedPageBreak/>
        <w:t xml:space="preserve">Technical </w:t>
      </w:r>
      <w:r w:rsidR="004E4F99" w:rsidRPr="004D59C5">
        <w:t>&amp;</w:t>
      </w:r>
      <w:r w:rsidRPr="004D59C5">
        <w:t xml:space="preserve"> Operational</w:t>
      </w:r>
      <w:r w:rsidR="00F36786" w:rsidRPr="004D59C5">
        <w:t xml:space="preserve"> Requirement</w:t>
      </w:r>
      <w:bookmarkEnd w:id="49"/>
      <w:r w:rsidR="00832460" w:rsidRPr="004D59C5">
        <w:t>s</w:t>
      </w:r>
      <w:bookmarkEnd w:id="58"/>
      <w:bookmarkEnd w:id="59"/>
      <w:bookmarkEnd w:id="60"/>
    </w:p>
    <w:p w14:paraId="100535A6" w14:textId="778345F1" w:rsidR="00606884" w:rsidRPr="004D59C5" w:rsidRDefault="00BB4A30" w:rsidP="005412D7">
      <w:pPr>
        <w:pStyle w:val="Heading2"/>
      </w:pPr>
      <w:bookmarkStart w:id="61" w:name="_Toc215758836"/>
      <w:bookmarkStart w:id="62" w:name="_Toc215759887"/>
      <w:bookmarkStart w:id="63" w:name="_Toc218075305"/>
      <w:r w:rsidRPr="004D59C5">
        <w:t xml:space="preserve">Communication </w:t>
      </w:r>
      <w:r w:rsidR="00D57DE8" w:rsidRPr="004D59C5">
        <w:t>C</w:t>
      </w:r>
      <w:r w:rsidRPr="004D59C5">
        <w:t>hannel</w:t>
      </w:r>
      <w:bookmarkEnd w:id="61"/>
      <w:bookmarkEnd w:id="62"/>
      <w:bookmarkEnd w:id="63"/>
    </w:p>
    <w:p w14:paraId="1C7BF2EF" w14:textId="4DC1E199" w:rsidR="00970415" w:rsidRPr="004D59C5" w:rsidRDefault="000A2FDC" w:rsidP="00970415">
      <w:pPr>
        <w:pStyle w:val="Normalwithspace"/>
        <w:rPr>
          <w:rFonts w:asciiTheme="minorHAnsi" w:hAnsiTheme="minorHAnsi" w:cstheme="minorHAnsi"/>
          <w:lang w:val="en-AU"/>
        </w:rPr>
      </w:pPr>
      <w:r w:rsidRPr="004D59C5">
        <w:rPr>
          <w:rFonts w:asciiTheme="minorHAnsi" w:hAnsiTheme="minorHAnsi" w:cstheme="minorHAnsi"/>
          <w:lang w:val="en-AU"/>
        </w:rPr>
        <w:t>OMEGA communicates with MEPS+, FMBS and AGD via the MAS Enterprise File Transfer (MEFT) service</w:t>
      </w:r>
      <w:r w:rsidR="00842F2F" w:rsidRPr="004D59C5">
        <w:rPr>
          <w:rFonts w:asciiTheme="minorHAnsi" w:hAnsiTheme="minorHAnsi" w:cstheme="minorHAnsi"/>
          <w:lang w:val="en-AU"/>
        </w:rPr>
        <w:t xml:space="preserve"> </w:t>
      </w:r>
      <w:r w:rsidR="0081517B">
        <w:rPr>
          <w:rFonts w:asciiTheme="minorHAnsi" w:hAnsiTheme="minorHAnsi" w:cstheme="minorHAnsi"/>
          <w:lang w:val="en-AU"/>
        </w:rPr>
        <w:t>using</w:t>
      </w:r>
      <w:r w:rsidR="00842F2F" w:rsidRPr="004D59C5">
        <w:rPr>
          <w:rFonts w:asciiTheme="minorHAnsi" w:hAnsiTheme="minorHAnsi" w:cstheme="minorHAnsi"/>
          <w:lang w:val="en-AU"/>
        </w:rPr>
        <w:t xml:space="preserve"> SFTP</w:t>
      </w:r>
      <w:r w:rsidRPr="004D59C5">
        <w:rPr>
          <w:rFonts w:asciiTheme="minorHAnsi" w:hAnsiTheme="minorHAnsi" w:cstheme="minorHAnsi"/>
          <w:lang w:val="en-AU"/>
        </w:rPr>
        <w:t xml:space="preserve"> protocol</w:t>
      </w:r>
      <w:r w:rsidR="00842F2F" w:rsidRPr="004D59C5">
        <w:rPr>
          <w:rFonts w:asciiTheme="minorHAnsi" w:hAnsiTheme="minorHAnsi" w:cstheme="minorHAnsi"/>
          <w:lang w:val="en-AU"/>
        </w:rPr>
        <w:t xml:space="preserve"> to transfer the </w:t>
      </w:r>
      <w:r w:rsidR="008667F1" w:rsidRPr="004D59C5">
        <w:rPr>
          <w:rFonts w:asciiTheme="minorHAnsi" w:hAnsiTheme="minorHAnsi" w:cstheme="minorHAnsi"/>
          <w:lang w:val="en-AU"/>
        </w:rPr>
        <w:t xml:space="preserve">data </w:t>
      </w:r>
      <w:r w:rsidR="00842F2F" w:rsidRPr="004D59C5">
        <w:rPr>
          <w:rFonts w:asciiTheme="minorHAnsi" w:hAnsiTheme="minorHAnsi" w:cstheme="minorHAnsi"/>
          <w:lang w:val="en-AU"/>
        </w:rPr>
        <w:t xml:space="preserve">files. </w:t>
      </w:r>
    </w:p>
    <w:p w14:paraId="6BC8CB7F" w14:textId="6E1C6048" w:rsidR="00533C86" w:rsidRPr="004D59C5" w:rsidRDefault="00EB30FE" w:rsidP="00970415">
      <w:pPr>
        <w:pStyle w:val="Normalwithspace"/>
        <w:rPr>
          <w:rFonts w:asciiTheme="minorHAnsi" w:hAnsiTheme="minorHAnsi" w:cstheme="minorHAnsi"/>
          <w:lang w:val="en-AU"/>
        </w:rPr>
      </w:pPr>
      <w:r w:rsidRPr="004D59C5">
        <w:rPr>
          <w:rFonts w:asciiTheme="minorHAnsi" w:hAnsiTheme="minorHAnsi" w:cstheme="minorHAnsi"/>
          <w:lang w:val="en-AU"/>
        </w:rPr>
        <w:t>Once a file is placed in the Source folder,</w:t>
      </w:r>
      <w:r w:rsidR="000A2FDC" w:rsidRPr="004D59C5">
        <w:rPr>
          <w:rFonts w:asciiTheme="minorHAnsi" w:hAnsiTheme="minorHAnsi" w:cstheme="minorHAnsi"/>
          <w:lang w:val="en-AU"/>
        </w:rPr>
        <w:t xml:space="preserve"> the MEFT system automatically prepend</w:t>
      </w:r>
      <w:r w:rsidRPr="004D59C5">
        <w:rPr>
          <w:rFonts w:asciiTheme="minorHAnsi" w:hAnsiTheme="minorHAnsi" w:cstheme="minorHAnsi"/>
          <w:lang w:val="en-AU"/>
        </w:rPr>
        <w:t>s</w:t>
      </w:r>
      <w:r w:rsidR="000A2FDC" w:rsidRPr="004D59C5">
        <w:rPr>
          <w:rFonts w:asciiTheme="minorHAnsi" w:hAnsiTheme="minorHAnsi" w:cstheme="minorHAnsi"/>
          <w:lang w:val="en-AU"/>
        </w:rPr>
        <w:t xml:space="preserve"> a routing prefix to the filename</w:t>
      </w:r>
      <w:r w:rsidR="00533C86" w:rsidRPr="004D59C5">
        <w:rPr>
          <w:rFonts w:asciiTheme="minorHAnsi" w:hAnsiTheme="minorHAnsi" w:cstheme="minorHAnsi"/>
          <w:lang w:val="en-AU"/>
        </w:rPr>
        <w:t xml:space="preserve">. This prefix is used exclusively for internal MEFT </w:t>
      </w:r>
      <w:r w:rsidR="000A2FDC" w:rsidRPr="004D59C5">
        <w:rPr>
          <w:rFonts w:asciiTheme="minorHAnsi" w:hAnsiTheme="minorHAnsi" w:cstheme="minorHAnsi"/>
          <w:lang w:val="en-AU"/>
        </w:rPr>
        <w:t>transit</w:t>
      </w:r>
      <w:r w:rsidRPr="004D59C5">
        <w:rPr>
          <w:rFonts w:asciiTheme="minorHAnsi" w:hAnsiTheme="minorHAnsi" w:cstheme="minorHAnsi"/>
          <w:lang w:val="en-AU"/>
        </w:rPr>
        <w:t xml:space="preserve"> logic. It </w:t>
      </w:r>
      <w:r w:rsidR="00533C86" w:rsidRPr="004D59C5">
        <w:rPr>
          <w:rFonts w:asciiTheme="minorHAnsi" w:hAnsiTheme="minorHAnsi" w:cstheme="minorHAnsi"/>
          <w:lang w:val="en-AU"/>
        </w:rPr>
        <w:t xml:space="preserve">will be </w:t>
      </w:r>
      <w:r w:rsidRPr="004D59C5">
        <w:rPr>
          <w:rFonts w:asciiTheme="minorHAnsi" w:hAnsiTheme="minorHAnsi" w:cstheme="minorHAnsi"/>
          <w:lang w:val="en-AU"/>
        </w:rPr>
        <w:t xml:space="preserve">automatically </w:t>
      </w:r>
      <w:r w:rsidR="00533C86" w:rsidRPr="004D59C5">
        <w:rPr>
          <w:rFonts w:asciiTheme="minorHAnsi" w:hAnsiTheme="minorHAnsi" w:cstheme="minorHAnsi"/>
          <w:lang w:val="en-AU"/>
        </w:rPr>
        <w:t xml:space="preserve">removed </w:t>
      </w:r>
      <w:r w:rsidRPr="004D59C5">
        <w:rPr>
          <w:rFonts w:asciiTheme="minorHAnsi" w:hAnsiTheme="minorHAnsi" w:cstheme="minorHAnsi"/>
          <w:lang w:val="en-AU"/>
        </w:rPr>
        <w:t>before the file reaches the Destination folder, ensuring the payload is delivered with its original filename preserved</w:t>
      </w:r>
      <w:r w:rsidR="00533C86" w:rsidRPr="004D59C5">
        <w:rPr>
          <w:rFonts w:asciiTheme="minorHAnsi" w:hAnsiTheme="minorHAnsi" w:cstheme="minorHAnsi"/>
          <w:lang w:val="en-AU"/>
        </w:rPr>
        <w:t>.</w:t>
      </w:r>
    </w:p>
    <w:p w14:paraId="066AE337" w14:textId="07DBEB8F" w:rsidR="008667F1" w:rsidRPr="004D59C5" w:rsidRDefault="008667F1" w:rsidP="005412D7">
      <w:pPr>
        <w:pStyle w:val="Heading2"/>
      </w:pPr>
      <w:bookmarkStart w:id="64" w:name="_Toc215758837"/>
      <w:bookmarkStart w:id="65" w:name="_Toc215759888"/>
      <w:bookmarkStart w:id="66" w:name="_Toc218075306"/>
      <w:r w:rsidRPr="004D59C5">
        <w:t>Data Format</w:t>
      </w:r>
      <w:bookmarkEnd w:id="64"/>
      <w:bookmarkEnd w:id="65"/>
      <w:bookmarkEnd w:id="66"/>
    </w:p>
    <w:p w14:paraId="26809CD1" w14:textId="07560653" w:rsidR="00905EB8" w:rsidRPr="004D59C5" w:rsidRDefault="008667F1" w:rsidP="008667F1">
      <w:pPr>
        <w:pStyle w:val="Normalwithspace"/>
        <w:rPr>
          <w:rFonts w:asciiTheme="minorHAnsi" w:hAnsiTheme="minorHAnsi" w:cstheme="minorHAnsi"/>
          <w:lang w:val="en-AU"/>
        </w:rPr>
      </w:pPr>
      <w:r w:rsidRPr="004D59C5">
        <w:rPr>
          <w:rFonts w:asciiTheme="minorHAnsi" w:hAnsiTheme="minorHAnsi" w:cstheme="minorHAnsi"/>
          <w:lang w:val="en-AU"/>
        </w:rPr>
        <w:t xml:space="preserve">All </w:t>
      </w:r>
      <w:r w:rsidR="004648BF" w:rsidRPr="004D59C5">
        <w:rPr>
          <w:rFonts w:asciiTheme="minorHAnsi" w:hAnsiTheme="minorHAnsi" w:cstheme="minorHAnsi"/>
          <w:lang w:val="en-AU"/>
        </w:rPr>
        <w:t>interface</w:t>
      </w:r>
      <w:r w:rsidRPr="004D59C5">
        <w:rPr>
          <w:rFonts w:asciiTheme="minorHAnsi" w:hAnsiTheme="minorHAnsi" w:cstheme="minorHAnsi"/>
          <w:lang w:val="en-AU"/>
        </w:rPr>
        <w:t xml:space="preserve"> files </w:t>
      </w:r>
      <w:r w:rsidR="004648BF" w:rsidRPr="004D59C5">
        <w:rPr>
          <w:rFonts w:asciiTheme="minorHAnsi" w:hAnsiTheme="minorHAnsi" w:cstheme="minorHAnsi"/>
          <w:lang w:val="en-AU"/>
        </w:rPr>
        <w:t>exchanged</w:t>
      </w:r>
      <w:r w:rsidRPr="004D59C5">
        <w:rPr>
          <w:rFonts w:asciiTheme="minorHAnsi" w:hAnsiTheme="minorHAnsi" w:cstheme="minorHAnsi"/>
          <w:lang w:val="en-AU"/>
        </w:rPr>
        <w:t xml:space="preserve"> </w:t>
      </w:r>
      <w:r w:rsidR="0099440A" w:rsidRPr="004D59C5">
        <w:rPr>
          <w:rFonts w:asciiTheme="minorHAnsi" w:hAnsiTheme="minorHAnsi" w:cstheme="minorHAnsi"/>
          <w:lang w:val="en-AU"/>
        </w:rPr>
        <w:t>with MEPS+, FMBS and AGD</w:t>
      </w:r>
      <w:r w:rsidRPr="004D59C5">
        <w:rPr>
          <w:rFonts w:asciiTheme="minorHAnsi" w:hAnsiTheme="minorHAnsi" w:cstheme="minorHAnsi"/>
          <w:lang w:val="en-AU"/>
        </w:rPr>
        <w:t xml:space="preserve"> </w:t>
      </w:r>
      <w:r w:rsidR="009D5FD4" w:rsidRPr="004D59C5">
        <w:rPr>
          <w:rFonts w:asciiTheme="minorHAnsi" w:hAnsiTheme="minorHAnsi" w:cstheme="minorHAnsi"/>
          <w:lang w:val="en-AU"/>
        </w:rPr>
        <w:t>must adhere to the fixed</w:t>
      </w:r>
      <w:r w:rsidR="00A87180" w:rsidRPr="004D59C5">
        <w:rPr>
          <w:rFonts w:asciiTheme="minorHAnsi" w:hAnsiTheme="minorHAnsi" w:cstheme="minorHAnsi"/>
          <w:lang w:val="en-AU"/>
        </w:rPr>
        <w:t>-</w:t>
      </w:r>
      <w:r w:rsidR="009D5FD4" w:rsidRPr="004D59C5">
        <w:rPr>
          <w:rFonts w:asciiTheme="minorHAnsi" w:hAnsiTheme="minorHAnsi" w:cstheme="minorHAnsi"/>
          <w:lang w:val="en-AU"/>
        </w:rPr>
        <w:t>width text (.txt) format.</w:t>
      </w:r>
    </w:p>
    <w:p w14:paraId="45190C5D" w14:textId="22972B1E" w:rsidR="001B160D" w:rsidRPr="004D59C5" w:rsidRDefault="001B160D" w:rsidP="005412D7">
      <w:pPr>
        <w:pStyle w:val="Heading2"/>
      </w:pPr>
      <w:bookmarkStart w:id="67" w:name="_Toc218075307"/>
      <w:r w:rsidRPr="004D59C5">
        <w:t>File Structure</w:t>
      </w:r>
      <w:bookmarkEnd w:id="67"/>
    </w:p>
    <w:p w14:paraId="5907A116" w14:textId="4EEDC1E6" w:rsidR="001B160D" w:rsidRPr="004D59C5" w:rsidRDefault="001B160D" w:rsidP="00970415">
      <w:pPr>
        <w:pStyle w:val="Normalwithspace"/>
        <w:rPr>
          <w:rFonts w:asciiTheme="minorHAnsi" w:hAnsiTheme="minorHAnsi" w:cstheme="minorHAnsi"/>
          <w:lang w:val="en-AU"/>
        </w:rPr>
      </w:pPr>
      <w:r w:rsidRPr="004D59C5">
        <w:rPr>
          <w:rFonts w:asciiTheme="minorHAnsi" w:hAnsiTheme="minorHAnsi" w:cstheme="minorHAnsi"/>
          <w:lang w:val="en-AU"/>
        </w:rPr>
        <w:t>All files must follow a sequential structure with line separation</w:t>
      </w:r>
      <w:r w:rsidR="008C5E82" w:rsidRPr="004D59C5">
        <w:rPr>
          <w:rFonts w:asciiTheme="minorHAnsi" w:hAnsiTheme="minorHAnsi" w:cstheme="minorHAnsi"/>
          <w:lang w:val="en-AU"/>
        </w:rPr>
        <w:t>.</w:t>
      </w:r>
    </w:p>
    <w:p w14:paraId="161232F0" w14:textId="75399AA7" w:rsidR="001B160D" w:rsidRPr="004D59C5" w:rsidRDefault="001B160D" w:rsidP="00450B41">
      <w:pPr>
        <w:pStyle w:val="Normalwithspace"/>
        <w:numPr>
          <w:ilvl w:val="0"/>
          <w:numId w:val="22"/>
        </w:numPr>
        <w:rPr>
          <w:rFonts w:asciiTheme="minorHAnsi" w:hAnsiTheme="minorHAnsi" w:cstheme="minorHAnsi"/>
          <w:lang w:val="en-AU"/>
        </w:rPr>
      </w:pPr>
      <w:r w:rsidRPr="004D59C5">
        <w:rPr>
          <w:rFonts w:asciiTheme="minorHAnsi" w:hAnsiTheme="minorHAnsi" w:cstheme="minorHAnsi"/>
          <w:lang w:val="en-AU"/>
        </w:rPr>
        <w:t>Each record must begin on a new line.</w:t>
      </w:r>
    </w:p>
    <w:p w14:paraId="5C94D490" w14:textId="7B0A080A" w:rsidR="00611C38" w:rsidRPr="004D59C5" w:rsidRDefault="00611C38" w:rsidP="00611C38">
      <w:pPr>
        <w:pStyle w:val="Normalwithspace"/>
        <w:rPr>
          <w:rFonts w:asciiTheme="minorHAnsi" w:hAnsiTheme="minorHAnsi" w:cstheme="minorHAnsi"/>
          <w:lang w:val="en-AU"/>
        </w:rPr>
      </w:pPr>
      <w:r w:rsidRPr="004D59C5">
        <w:rPr>
          <w:rFonts w:asciiTheme="minorHAnsi" w:hAnsiTheme="minorHAnsi" w:cstheme="minorHAnsi"/>
          <w:lang w:val="en-AU"/>
        </w:rPr>
        <w:t xml:space="preserve">All fields </w:t>
      </w:r>
      <w:r w:rsidR="002C067B" w:rsidRPr="004D59C5">
        <w:rPr>
          <w:rFonts w:asciiTheme="minorHAnsi" w:hAnsiTheme="minorHAnsi" w:cstheme="minorHAnsi"/>
          <w:lang w:val="en-AU"/>
        </w:rPr>
        <w:t xml:space="preserve">within </w:t>
      </w:r>
      <w:r w:rsidR="008D789D" w:rsidRPr="004D59C5">
        <w:rPr>
          <w:rFonts w:asciiTheme="minorHAnsi" w:hAnsiTheme="minorHAnsi" w:cstheme="minorHAnsi"/>
          <w:lang w:val="en-AU"/>
        </w:rPr>
        <w:t>the same</w:t>
      </w:r>
      <w:r w:rsidRPr="004D59C5">
        <w:rPr>
          <w:rFonts w:asciiTheme="minorHAnsi" w:hAnsiTheme="minorHAnsi" w:cstheme="minorHAnsi"/>
          <w:lang w:val="en-AU"/>
        </w:rPr>
        <w:t xml:space="preserve"> record must be appended in </w:t>
      </w:r>
      <w:r w:rsidR="006A3702" w:rsidRPr="004D59C5">
        <w:rPr>
          <w:rFonts w:asciiTheme="minorHAnsi" w:hAnsiTheme="minorHAnsi" w:cstheme="minorHAnsi"/>
          <w:lang w:val="en-AU"/>
        </w:rPr>
        <w:t xml:space="preserve">the defined </w:t>
      </w:r>
      <w:r w:rsidRPr="004D59C5">
        <w:rPr>
          <w:rFonts w:asciiTheme="minorHAnsi" w:hAnsiTheme="minorHAnsi" w:cstheme="minorHAnsi"/>
          <w:lang w:val="en-AU"/>
        </w:rPr>
        <w:t>sequence.</w:t>
      </w:r>
    </w:p>
    <w:p w14:paraId="790AA622" w14:textId="401ADE98" w:rsidR="00611C38" w:rsidRPr="004D59C5" w:rsidRDefault="00CE7B0C" w:rsidP="00450B41">
      <w:pPr>
        <w:pStyle w:val="Normalwithspace"/>
        <w:numPr>
          <w:ilvl w:val="0"/>
          <w:numId w:val="22"/>
        </w:numPr>
        <w:rPr>
          <w:rFonts w:asciiTheme="minorHAnsi" w:hAnsiTheme="minorHAnsi" w:cstheme="minorHAnsi"/>
          <w:lang w:val="en-AU"/>
        </w:rPr>
      </w:pPr>
      <w:r w:rsidRPr="004D59C5">
        <w:rPr>
          <w:rFonts w:asciiTheme="minorHAnsi" w:hAnsiTheme="minorHAnsi" w:cstheme="minorHAnsi"/>
          <w:lang w:val="en-AU"/>
        </w:rPr>
        <w:t>Fields in the following files</w:t>
      </w:r>
      <w:r w:rsidR="00611C38" w:rsidRPr="004D59C5">
        <w:rPr>
          <w:rFonts w:asciiTheme="minorHAnsi" w:hAnsiTheme="minorHAnsi" w:cstheme="minorHAnsi"/>
          <w:lang w:val="en-AU"/>
        </w:rPr>
        <w:t xml:space="preserve"> must be delimited with </w:t>
      </w:r>
      <w:r w:rsidR="0081517B">
        <w:rPr>
          <w:rFonts w:asciiTheme="minorHAnsi" w:hAnsiTheme="minorHAnsi" w:cstheme="minorHAnsi"/>
          <w:lang w:val="en-AU"/>
        </w:rPr>
        <w:t xml:space="preserve">the semicolon </w:t>
      </w:r>
      <w:r w:rsidR="00611C38" w:rsidRPr="003D7E41">
        <w:rPr>
          <w:rFonts w:asciiTheme="minorHAnsi" w:hAnsiTheme="minorHAnsi" w:cstheme="minorHAnsi"/>
          <w:b/>
          <w:bCs/>
          <w:lang w:val="en-AU"/>
        </w:rPr>
        <w:t>‘;’</w:t>
      </w:r>
      <w:r w:rsidR="00611C38" w:rsidRPr="004D59C5">
        <w:rPr>
          <w:rFonts w:asciiTheme="minorHAnsi" w:hAnsiTheme="minorHAnsi" w:cstheme="minorHAnsi"/>
          <w:lang w:val="en-AU"/>
        </w:rPr>
        <w:t>.</w:t>
      </w:r>
    </w:p>
    <w:p w14:paraId="3BEE9FAD" w14:textId="550666D4" w:rsidR="00E5497F" w:rsidRPr="004D59C5" w:rsidRDefault="00C96509" w:rsidP="00C96509">
      <w:pPr>
        <w:pStyle w:val="Normalwithspace"/>
        <w:numPr>
          <w:ilvl w:val="1"/>
          <w:numId w:val="22"/>
        </w:numPr>
        <w:rPr>
          <w:rFonts w:asciiTheme="minorHAnsi" w:hAnsiTheme="minorHAnsi" w:cstheme="minorHAnsi"/>
          <w:lang w:val="en-AU"/>
        </w:rPr>
      </w:pPr>
      <w:r w:rsidRPr="004D59C5">
        <w:rPr>
          <w:rFonts w:asciiTheme="minorHAnsi" w:hAnsiTheme="minorHAnsi" w:cstheme="minorHAnsi"/>
          <w:lang w:val="en-AU"/>
        </w:rPr>
        <w:t xml:space="preserve">MEPS+ </w:t>
      </w:r>
      <w:r w:rsidR="00E5497F" w:rsidRPr="004D59C5">
        <w:rPr>
          <w:rFonts w:asciiTheme="minorHAnsi" w:hAnsiTheme="minorHAnsi" w:cstheme="minorHAnsi"/>
          <w:lang w:val="en-AU"/>
        </w:rPr>
        <w:t>Auction Results File</w:t>
      </w:r>
      <w:r w:rsidR="00A5504D">
        <w:rPr>
          <w:rFonts w:asciiTheme="minorHAnsi" w:hAnsiTheme="minorHAnsi" w:cstheme="minorHAnsi"/>
          <w:lang w:val="en-AU"/>
        </w:rPr>
        <w:t xml:space="preserve"> (auction.txt)</w:t>
      </w:r>
    </w:p>
    <w:p w14:paraId="0E29EA0C" w14:textId="2FBB225D" w:rsidR="00926F43" w:rsidRPr="004D59C5" w:rsidRDefault="00C96509" w:rsidP="00CE7B0C">
      <w:pPr>
        <w:pStyle w:val="Normalwithspace"/>
        <w:numPr>
          <w:ilvl w:val="1"/>
          <w:numId w:val="22"/>
        </w:numPr>
        <w:rPr>
          <w:rFonts w:asciiTheme="minorHAnsi" w:hAnsiTheme="minorHAnsi" w:cstheme="minorHAnsi"/>
          <w:lang w:val="en-AU"/>
        </w:rPr>
      </w:pPr>
      <w:r w:rsidRPr="004D59C5">
        <w:rPr>
          <w:rFonts w:asciiTheme="minorHAnsi" w:hAnsiTheme="minorHAnsi" w:cstheme="minorHAnsi"/>
          <w:lang w:val="en-AU"/>
        </w:rPr>
        <w:t xml:space="preserve">MEPS+ </w:t>
      </w:r>
      <w:r w:rsidR="00FE0A5A" w:rsidRPr="004D59C5">
        <w:rPr>
          <w:rFonts w:asciiTheme="minorHAnsi" w:hAnsiTheme="minorHAnsi" w:cstheme="minorHAnsi"/>
          <w:lang w:val="en-AU"/>
        </w:rPr>
        <w:t>SSB Step-up Coupon Fates File</w:t>
      </w:r>
      <w:r w:rsidR="00A5504D">
        <w:rPr>
          <w:rFonts w:asciiTheme="minorHAnsi" w:hAnsiTheme="minorHAnsi" w:cstheme="minorHAnsi"/>
          <w:lang w:val="en-AU"/>
        </w:rPr>
        <w:t xml:space="preserve"> (couponrates_sbond.txt)</w:t>
      </w:r>
    </w:p>
    <w:p w14:paraId="69109CED" w14:textId="6866647F" w:rsidR="00E5497F" w:rsidRDefault="00C96509" w:rsidP="00CE7B0C">
      <w:pPr>
        <w:pStyle w:val="Normalwithspace"/>
        <w:numPr>
          <w:ilvl w:val="1"/>
          <w:numId w:val="22"/>
        </w:numPr>
        <w:rPr>
          <w:rFonts w:asciiTheme="minorHAnsi" w:hAnsiTheme="minorHAnsi" w:cstheme="minorHAnsi"/>
          <w:lang w:val="en-AU"/>
        </w:rPr>
      </w:pPr>
      <w:r w:rsidRPr="004D59C5">
        <w:rPr>
          <w:rFonts w:asciiTheme="minorHAnsi" w:hAnsiTheme="minorHAnsi" w:cstheme="minorHAnsi"/>
          <w:lang w:val="en-AU"/>
        </w:rPr>
        <w:t xml:space="preserve">MEPS+ </w:t>
      </w:r>
      <w:r w:rsidR="00E5497F" w:rsidRPr="004D59C5">
        <w:rPr>
          <w:rFonts w:asciiTheme="minorHAnsi" w:hAnsiTheme="minorHAnsi" w:cstheme="minorHAnsi"/>
          <w:lang w:val="en-AU"/>
        </w:rPr>
        <w:t>SSB Allotment Results File</w:t>
      </w:r>
      <w:r w:rsidR="00A5504D">
        <w:rPr>
          <w:rFonts w:asciiTheme="minorHAnsi" w:hAnsiTheme="minorHAnsi" w:cstheme="minorHAnsi"/>
          <w:lang w:val="en-AU"/>
        </w:rPr>
        <w:t xml:space="preserve"> (auction_sbond.txt)</w:t>
      </w:r>
    </w:p>
    <w:p w14:paraId="310FB370" w14:textId="71AC6081" w:rsidR="004A7DBD" w:rsidRPr="004D59C5" w:rsidRDefault="004A7DBD" w:rsidP="00CE7B0C">
      <w:pPr>
        <w:pStyle w:val="Normalwithspace"/>
        <w:numPr>
          <w:ilvl w:val="1"/>
          <w:numId w:val="22"/>
        </w:numPr>
        <w:rPr>
          <w:rFonts w:asciiTheme="minorHAnsi" w:hAnsiTheme="minorHAnsi" w:cstheme="minorHAnsi"/>
          <w:lang w:val="en-AU"/>
        </w:rPr>
      </w:pPr>
      <w:r>
        <w:rPr>
          <w:rFonts w:asciiTheme="minorHAnsi" w:hAnsiTheme="minorHAnsi" w:cstheme="minorHAnsi"/>
          <w:lang w:val="en-AU"/>
        </w:rPr>
        <w:t>MEPS+ SSB Partial Redemption Requests File</w:t>
      </w:r>
      <w:r w:rsidR="00A5504D">
        <w:rPr>
          <w:rFonts w:asciiTheme="minorHAnsi" w:hAnsiTheme="minorHAnsi" w:cstheme="minorHAnsi"/>
          <w:lang w:val="en-AU"/>
        </w:rPr>
        <w:t xml:space="preserve"> (rdmpartial_sbond.txt)</w:t>
      </w:r>
    </w:p>
    <w:p w14:paraId="5349BE5A" w14:textId="60863ED8" w:rsidR="00783F12" w:rsidRDefault="00783F12" w:rsidP="00783F12">
      <w:pPr>
        <w:pStyle w:val="Normalwithspace"/>
        <w:numPr>
          <w:ilvl w:val="1"/>
          <w:numId w:val="22"/>
        </w:numPr>
        <w:rPr>
          <w:ins w:id="68" w:author="Sophia TAN (MAS)" w:date="2026-01-16T21:30:00Z" w16du:dateUtc="2026-01-16T13:30:00Z"/>
          <w:rFonts w:asciiTheme="minorHAnsi" w:hAnsiTheme="minorHAnsi" w:cstheme="minorHAnsi"/>
          <w:lang w:val="en-AU"/>
        </w:rPr>
      </w:pPr>
      <w:r w:rsidRPr="004D59C5">
        <w:rPr>
          <w:rFonts w:asciiTheme="minorHAnsi" w:hAnsiTheme="minorHAnsi" w:cstheme="minorHAnsi"/>
          <w:lang w:val="en-AU"/>
        </w:rPr>
        <w:t>FMBS Auction Results File</w:t>
      </w:r>
      <w:r w:rsidR="00A5504D">
        <w:rPr>
          <w:rFonts w:asciiTheme="minorHAnsi" w:hAnsiTheme="minorHAnsi" w:cstheme="minorHAnsi"/>
          <w:lang w:val="en-AU"/>
        </w:rPr>
        <w:t xml:space="preserve"> (auction_fmbs.txt)</w:t>
      </w:r>
    </w:p>
    <w:p w14:paraId="0042D895" w14:textId="3DF89184" w:rsidR="00E031D3" w:rsidRPr="004D59C5" w:rsidRDefault="00E031D3" w:rsidP="00783F12">
      <w:pPr>
        <w:pStyle w:val="Normalwithspace"/>
        <w:numPr>
          <w:ilvl w:val="1"/>
          <w:numId w:val="22"/>
        </w:numPr>
        <w:rPr>
          <w:rFonts w:asciiTheme="minorHAnsi" w:hAnsiTheme="minorHAnsi" w:cstheme="minorHAnsi"/>
          <w:lang w:val="en-AU"/>
        </w:rPr>
      </w:pPr>
      <w:ins w:id="69" w:author="Sophia TAN (MAS)" w:date="2026-01-16T21:30:00Z" w16du:dateUtc="2026-01-16T13:30:00Z">
        <w:r>
          <w:rPr>
            <w:rFonts w:asciiTheme="minorHAnsi" w:hAnsiTheme="minorHAnsi" w:cstheme="minorHAnsi"/>
            <w:lang w:val="en-AU"/>
          </w:rPr>
          <w:t xml:space="preserve">MEPS+ Closing Prices of ISINs file (closingprice.txt) </w:t>
        </w:r>
        <w:r w:rsidRPr="00E031D3">
          <w:rPr>
            <w:rFonts w:asciiTheme="minorHAnsi" w:hAnsiTheme="minorHAnsi" w:cstheme="minorHAnsi"/>
            <w:i/>
            <w:iCs/>
            <w:lang w:val="en-AU"/>
            <w:rPrChange w:id="70" w:author="Sophia TAN (MAS)" w:date="2026-01-16T21:30:00Z" w16du:dateUtc="2026-01-16T13:30:00Z">
              <w:rPr>
                <w:rFonts w:asciiTheme="minorHAnsi" w:hAnsiTheme="minorHAnsi" w:cstheme="minorHAnsi"/>
                <w:lang w:val="en-AU"/>
              </w:rPr>
            </w:rPrChange>
          </w:rPr>
          <w:t xml:space="preserve">[To be implemented in </w:t>
        </w:r>
        <w:commentRangeStart w:id="71"/>
        <w:r w:rsidRPr="00E031D3">
          <w:rPr>
            <w:rFonts w:asciiTheme="minorHAnsi" w:hAnsiTheme="minorHAnsi" w:cstheme="minorHAnsi"/>
            <w:i/>
            <w:iCs/>
            <w:lang w:val="en-AU"/>
            <w:rPrChange w:id="72" w:author="Sophia TAN (MAS)" w:date="2026-01-16T21:30:00Z" w16du:dateUtc="2026-01-16T13:30:00Z">
              <w:rPr>
                <w:rFonts w:asciiTheme="minorHAnsi" w:hAnsiTheme="minorHAnsi" w:cstheme="minorHAnsi"/>
                <w:lang w:val="en-AU"/>
              </w:rPr>
            </w:rPrChange>
          </w:rPr>
          <w:t>R2</w:t>
        </w:r>
      </w:ins>
      <w:commentRangeEnd w:id="71"/>
      <w:ins w:id="73" w:author="Sophia TAN (MAS)" w:date="2026-01-16T21:42:00Z" w16du:dateUtc="2026-01-16T13:42:00Z">
        <w:r w:rsidR="000461FE">
          <w:rPr>
            <w:rStyle w:val="CommentReference"/>
            <w:lang w:val="en-US"/>
          </w:rPr>
          <w:commentReference w:id="71"/>
        </w:r>
      </w:ins>
      <w:ins w:id="74" w:author="Sophia TAN (MAS)" w:date="2026-01-16T21:30:00Z" w16du:dateUtc="2026-01-16T13:30:00Z">
        <w:r>
          <w:rPr>
            <w:rFonts w:asciiTheme="minorHAnsi" w:hAnsiTheme="minorHAnsi" w:cstheme="minorHAnsi"/>
            <w:i/>
            <w:iCs/>
            <w:lang w:val="en-AU"/>
          </w:rPr>
          <w:t>]</w:t>
        </w:r>
      </w:ins>
    </w:p>
    <w:p w14:paraId="169CB1A6" w14:textId="5F2D807E" w:rsidR="00611C38" w:rsidRPr="004D59C5" w:rsidRDefault="00611C38" w:rsidP="00450B41">
      <w:pPr>
        <w:pStyle w:val="Normalwithspace"/>
        <w:numPr>
          <w:ilvl w:val="0"/>
          <w:numId w:val="22"/>
        </w:numPr>
        <w:rPr>
          <w:rFonts w:asciiTheme="minorHAnsi" w:hAnsiTheme="minorHAnsi" w:cstheme="minorHAnsi"/>
          <w:lang w:val="en-AU"/>
        </w:rPr>
      </w:pPr>
      <w:r w:rsidRPr="004D59C5">
        <w:rPr>
          <w:rFonts w:asciiTheme="minorHAnsi" w:hAnsiTheme="minorHAnsi" w:cstheme="minorHAnsi"/>
          <w:lang w:val="en-AU"/>
        </w:rPr>
        <w:t>For</w:t>
      </w:r>
      <w:r w:rsidR="00926F43" w:rsidRPr="004D59C5">
        <w:rPr>
          <w:rFonts w:asciiTheme="minorHAnsi" w:hAnsiTheme="minorHAnsi" w:cstheme="minorHAnsi"/>
          <w:lang w:val="en-AU"/>
        </w:rPr>
        <w:t xml:space="preserve"> all</w:t>
      </w:r>
      <w:r w:rsidRPr="004D59C5">
        <w:rPr>
          <w:rFonts w:asciiTheme="minorHAnsi" w:hAnsiTheme="minorHAnsi" w:cstheme="minorHAnsi"/>
          <w:lang w:val="en-AU"/>
        </w:rPr>
        <w:t xml:space="preserve"> the other files</w:t>
      </w:r>
      <w:r w:rsidR="00CE7B0C" w:rsidRPr="004D59C5">
        <w:rPr>
          <w:rFonts w:asciiTheme="minorHAnsi" w:hAnsiTheme="minorHAnsi" w:cstheme="minorHAnsi"/>
          <w:lang w:val="en-AU"/>
        </w:rPr>
        <w:t xml:space="preserve"> specified</w:t>
      </w:r>
      <w:r w:rsidR="0024457B" w:rsidRPr="004D59C5">
        <w:rPr>
          <w:rFonts w:asciiTheme="minorHAnsi" w:hAnsiTheme="minorHAnsi" w:cstheme="minorHAnsi"/>
          <w:lang w:val="en-AU"/>
        </w:rPr>
        <w:t xml:space="preserve"> in this document</w:t>
      </w:r>
      <w:r w:rsidRPr="004D59C5">
        <w:rPr>
          <w:rFonts w:asciiTheme="minorHAnsi" w:hAnsiTheme="minorHAnsi" w:cstheme="minorHAnsi"/>
          <w:lang w:val="en-AU"/>
        </w:rPr>
        <w:t>, no field delimiter is required.</w:t>
      </w:r>
    </w:p>
    <w:p w14:paraId="1AB2D5EA" w14:textId="708FECD8" w:rsidR="009E7C8E" w:rsidRPr="004D59C5" w:rsidRDefault="009E7C8E" w:rsidP="005412D7">
      <w:pPr>
        <w:pStyle w:val="Heading3"/>
      </w:pPr>
      <w:bookmarkStart w:id="75" w:name="_Toc218075308"/>
      <w:r w:rsidRPr="004D59C5">
        <w:t>Data Type Notation</w:t>
      </w:r>
      <w:bookmarkEnd w:id="75"/>
    </w:p>
    <w:p w14:paraId="1C45C1E3" w14:textId="6DE9CCF2" w:rsidR="009E7C8E" w:rsidRPr="004D59C5" w:rsidRDefault="009E7C8E" w:rsidP="009E7C8E">
      <w:pPr>
        <w:pStyle w:val="Normalwithspace"/>
        <w:rPr>
          <w:rFonts w:asciiTheme="minorHAnsi" w:hAnsiTheme="minorHAnsi" w:cstheme="minorHAnsi"/>
          <w:b/>
          <w:bCs/>
          <w:lang w:val="en-AU"/>
        </w:rPr>
      </w:pPr>
      <w:r w:rsidRPr="004D59C5">
        <w:rPr>
          <w:rFonts w:asciiTheme="minorHAnsi" w:hAnsiTheme="minorHAnsi" w:cstheme="minorHAnsi"/>
          <w:lang w:val="en-AU"/>
        </w:rPr>
        <w:t>The</w:t>
      </w:r>
      <w:r w:rsidR="00EB7BB0" w:rsidRPr="004D59C5">
        <w:rPr>
          <w:rFonts w:asciiTheme="minorHAnsi" w:hAnsiTheme="minorHAnsi" w:cstheme="minorHAnsi"/>
          <w:lang w:val="en-AU"/>
        </w:rPr>
        <w:t xml:space="preserve"> following</w:t>
      </w:r>
      <w:r w:rsidRPr="004D59C5">
        <w:rPr>
          <w:rFonts w:asciiTheme="minorHAnsi" w:hAnsiTheme="minorHAnsi" w:cstheme="minorHAnsi"/>
          <w:lang w:val="en-AU"/>
        </w:rPr>
        <w:t xml:space="preserve"> </w:t>
      </w:r>
      <w:r w:rsidR="00CC1734" w:rsidRPr="004D59C5">
        <w:rPr>
          <w:rFonts w:asciiTheme="minorHAnsi" w:hAnsiTheme="minorHAnsi" w:cstheme="minorHAnsi"/>
          <w:lang w:val="en-AU"/>
        </w:rPr>
        <w:t xml:space="preserve">standard </w:t>
      </w:r>
      <w:r w:rsidRPr="004D59C5">
        <w:rPr>
          <w:rFonts w:asciiTheme="minorHAnsi" w:hAnsiTheme="minorHAnsi" w:cstheme="minorHAnsi"/>
          <w:lang w:val="en-AU"/>
        </w:rPr>
        <w:t>notation</w:t>
      </w:r>
      <w:r w:rsidR="00CF056A" w:rsidRPr="004D59C5">
        <w:rPr>
          <w:rFonts w:asciiTheme="minorHAnsi" w:hAnsiTheme="minorHAnsi" w:cstheme="minorHAnsi"/>
          <w:lang w:val="en-AU"/>
        </w:rPr>
        <w:t xml:space="preserve"> </w:t>
      </w:r>
      <w:r w:rsidR="00392A15" w:rsidRPr="004D59C5">
        <w:rPr>
          <w:rFonts w:asciiTheme="minorHAnsi" w:hAnsiTheme="minorHAnsi" w:cstheme="minorHAnsi"/>
          <w:b/>
          <w:bCs/>
          <w:lang w:val="en-AU"/>
        </w:rPr>
        <w:t xml:space="preserve">Type(Length) </w:t>
      </w:r>
      <w:r w:rsidRPr="004D59C5">
        <w:rPr>
          <w:rFonts w:asciiTheme="minorHAnsi" w:hAnsiTheme="minorHAnsi" w:cstheme="minorHAnsi"/>
          <w:lang w:val="en-AU"/>
        </w:rPr>
        <w:t xml:space="preserve">is used </w:t>
      </w:r>
      <w:r w:rsidR="00E14E6F" w:rsidRPr="004D59C5">
        <w:rPr>
          <w:rFonts w:asciiTheme="minorHAnsi" w:hAnsiTheme="minorHAnsi" w:cstheme="minorHAnsi"/>
          <w:lang w:val="en-AU"/>
        </w:rPr>
        <w:t xml:space="preserve">in </w:t>
      </w:r>
      <w:hyperlink w:anchor="_Appendix_A_-" w:history="1">
        <w:r w:rsidR="007969A6">
          <w:rPr>
            <w:rStyle w:val="Hyperlink"/>
            <w:rFonts w:asciiTheme="minorHAnsi" w:hAnsiTheme="minorHAnsi" w:cstheme="minorHAnsi"/>
            <w:iCs/>
          </w:rPr>
          <w:t>Appendix A – Data Dictionary of MEPS+</w:t>
        </w:r>
      </w:hyperlink>
      <w:r w:rsidR="00AD0A80" w:rsidRPr="004D59C5">
        <w:rPr>
          <w:rFonts w:asciiTheme="minorHAnsi" w:hAnsiTheme="minorHAnsi" w:cstheme="minorHAnsi"/>
        </w:rPr>
        <w:t xml:space="preserve">, </w:t>
      </w:r>
      <w:hyperlink w:anchor="_Appendix_B_–" w:history="1">
        <w:r w:rsidR="00AD0A80" w:rsidRPr="004D59C5">
          <w:rPr>
            <w:rStyle w:val="Hyperlink"/>
            <w:rFonts w:asciiTheme="minorHAnsi" w:hAnsiTheme="minorHAnsi" w:cstheme="minorHAnsi"/>
          </w:rPr>
          <w:t>Appendix B – Data Dictionary of FMBS</w:t>
        </w:r>
      </w:hyperlink>
      <w:r w:rsidR="00AD0A80">
        <w:rPr>
          <w:rFonts w:asciiTheme="minorHAnsi" w:hAnsiTheme="minorHAnsi" w:cstheme="minorHAnsi"/>
        </w:rPr>
        <w:t xml:space="preserve"> and </w:t>
      </w:r>
      <w:hyperlink w:anchor="_Appendix_C_–" w:history="1">
        <w:r w:rsidR="00AD0A80" w:rsidRPr="004D59C5">
          <w:rPr>
            <w:rStyle w:val="Hyperlink"/>
            <w:rFonts w:asciiTheme="minorHAnsi" w:hAnsiTheme="minorHAnsi" w:cstheme="minorHAnsi"/>
          </w:rPr>
          <w:t>Appendix C – Data Dictionary of AGD</w:t>
        </w:r>
      </w:hyperlink>
      <w:r w:rsidR="00AD0A80">
        <w:rPr>
          <w:rFonts w:asciiTheme="minorHAnsi" w:hAnsiTheme="minorHAnsi" w:cstheme="minorHAnsi"/>
        </w:rPr>
        <w:t xml:space="preserve"> </w:t>
      </w:r>
      <w:r w:rsidRPr="004D59C5">
        <w:rPr>
          <w:rFonts w:asciiTheme="minorHAnsi" w:hAnsiTheme="minorHAnsi" w:cstheme="minorHAnsi"/>
          <w:lang w:val="en-AU"/>
        </w:rPr>
        <w:t>to define the structure and content of data fields:</w:t>
      </w:r>
    </w:p>
    <w:p w14:paraId="687E2816" w14:textId="1BF6D57D" w:rsidR="00EB7BB0" w:rsidRPr="004D59C5" w:rsidRDefault="00EB7BB0" w:rsidP="009E7C8E">
      <w:pPr>
        <w:pStyle w:val="Normalwithspace"/>
        <w:rPr>
          <w:rFonts w:asciiTheme="minorHAnsi" w:hAnsiTheme="minorHAnsi" w:cstheme="minorHAnsi"/>
          <w:b/>
          <w:bCs/>
          <w:lang w:val="en-AU"/>
        </w:rPr>
      </w:pPr>
      <w:r w:rsidRPr="004D59C5">
        <w:rPr>
          <w:rFonts w:asciiTheme="minorHAnsi" w:hAnsiTheme="minorHAnsi" w:cstheme="minorHAnsi"/>
          <w:b/>
          <w:bCs/>
          <w:lang w:val="en-AU"/>
        </w:rPr>
        <w:t xml:space="preserve">Type </w:t>
      </w:r>
      <w:r w:rsidR="00F44096" w:rsidRPr="004D59C5">
        <w:rPr>
          <w:rFonts w:asciiTheme="minorHAnsi" w:hAnsiTheme="minorHAnsi" w:cstheme="minorHAnsi"/>
          <w:b/>
          <w:bCs/>
          <w:lang w:val="en-AU"/>
        </w:rPr>
        <w:t>n</w:t>
      </w:r>
      <w:r w:rsidRPr="004D59C5">
        <w:rPr>
          <w:rFonts w:asciiTheme="minorHAnsi" w:hAnsiTheme="minorHAnsi" w:cstheme="minorHAnsi"/>
          <w:b/>
          <w:bCs/>
          <w:lang w:val="en-AU"/>
        </w:rPr>
        <w:t>otation</w:t>
      </w:r>
    </w:p>
    <w:p w14:paraId="79794F5C" w14:textId="48AAFF7A" w:rsidR="009E7C8E" w:rsidRPr="004D59C5" w:rsidRDefault="00637AD1" w:rsidP="000A7293">
      <w:pPr>
        <w:pStyle w:val="Normalwithspace"/>
        <w:numPr>
          <w:ilvl w:val="0"/>
          <w:numId w:val="30"/>
        </w:numPr>
        <w:rPr>
          <w:rFonts w:asciiTheme="minorHAnsi" w:hAnsiTheme="minorHAnsi" w:cstheme="minorHAnsi"/>
          <w:lang w:val="en-AU"/>
        </w:rPr>
      </w:pPr>
      <w:commentRangeStart w:id="76"/>
      <w:r w:rsidRPr="004D59C5">
        <w:rPr>
          <w:rFonts w:asciiTheme="minorHAnsi" w:hAnsiTheme="minorHAnsi" w:cstheme="minorHAnsi"/>
          <w:b/>
          <w:bCs/>
          <w:lang w:val="en-AU"/>
        </w:rPr>
        <w:t>‘</w:t>
      </w:r>
      <w:r w:rsidR="009E7C8E" w:rsidRPr="004D59C5">
        <w:rPr>
          <w:rFonts w:asciiTheme="minorHAnsi" w:hAnsiTheme="minorHAnsi" w:cstheme="minorHAnsi"/>
          <w:b/>
          <w:bCs/>
          <w:lang w:val="en-AU"/>
        </w:rPr>
        <w:t>X</w:t>
      </w:r>
      <w:r w:rsidRPr="004D59C5">
        <w:rPr>
          <w:rFonts w:asciiTheme="minorHAnsi" w:hAnsiTheme="minorHAnsi" w:cstheme="minorHAnsi"/>
          <w:b/>
          <w:bCs/>
          <w:lang w:val="en-AU"/>
        </w:rPr>
        <w:t>’</w:t>
      </w:r>
      <w:commentRangeEnd w:id="76"/>
      <w:r w:rsidR="00DE6ED2">
        <w:rPr>
          <w:rStyle w:val="CommentReference"/>
          <w:lang w:val="en-US"/>
        </w:rPr>
        <w:commentReference w:id="76"/>
      </w:r>
      <w:r w:rsidR="001A542C" w:rsidRPr="004D59C5">
        <w:rPr>
          <w:rFonts w:asciiTheme="minorHAnsi" w:hAnsiTheme="minorHAnsi" w:cstheme="minorHAnsi"/>
          <w:lang w:val="en-AU"/>
        </w:rPr>
        <w:t xml:space="preserve"> denotes a</w:t>
      </w:r>
      <w:r w:rsidR="00215609" w:rsidRPr="004D59C5">
        <w:rPr>
          <w:rFonts w:asciiTheme="minorHAnsi" w:hAnsiTheme="minorHAnsi" w:cstheme="minorHAnsi"/>
          <w:lang w:val="en-AU"/>
        </w:rPr>
        <w:t>n</w:t>
      </w:r>
      <w:r w:rsidR="001A542C" w:rsidRPr="004D59C5">
        <w:rPr>
          <w:rFonts w:asciiTheme="minorHAnsi" w:hAnsiTheme="minorHAnsi" w:cstheme="minorHAnsi"/>
          <w:lang w:val="en-AU"/>
        </w:rPr>
        <w:t xml:space="preserve"> </w:t>
      </w:r>
      <w:r w:rsidR="00A52120" w:rsidRPr="004D59C5">
        <w:rPr>
          <w:rFonts w:asciiTheme="minorHAnsi" w:hAnsiTheme="minorHAnsi" w:cstheme="minorHAnsi"/>
          <w:lang w:val="en-AU"/>
        </w:rPr>
        <w:t>alphanumeric</w:t>
      </w:r>
      <w:r w:rsidR="001A542C" w:rsidRPr="004D59C5">
        <w:rPr>
          <w:rFonts w:asciiTheme="minorHAnsi" w:hAnsiTheme="minorHAnsi" w:cstheme="minorHAnsi"/>
          <w:lang w:val="en-AU"/>
        </w:rPr>
        <w:t xml:space="preserve"> field that accepts</w:t>
      </w:r>
      <w:r w:rsidR="00A52120" w:rsidRPr="004D59C5">
        <w:rPr>
          <w:rFonts w:asciiTheme="minorHAnsi" w:hAnsiTheme="minorHAnsi" w:cstheme="minorHAnsi"/>
          <w:lang w:val="en-AU"/>
        </w:rPr>
        <w:t xml:space="preserve"> letters (A-Z, a-z)</w:t>
      </w:r>
      <w:ins w:id="77" w:author="Han Xie CHAI (MAS)" w:date="2026-01-14T17:22:00Z" w16du:dateUtc="2026-01-14T09:22:00Z">
        <w:r w:rsidR="00EF40E4">
          <w:rPr>
            <w:rFonts w:asciiTheme="minorHAnsi" w:hAnsiTheme="minorHAnsi" w:cstheme="minorHAnsi"/>
            <w:lang w:val="en-AU"/>
          </w:rPr>
          <w:t>,</w:t>
        </w:r>
      </w:ins>
      <w:ins w:id="78" w:author="Han Xie CHAI (MAS)" w:date="2026-01-14T16:20:00Z" w16du:dateUtc="2026-01-14T08:20:00Z">
        <w:r w:rsidR="00DE6ED2">
          <w:rPr>
            <w:rFonts w:asciiTheme="minorHAnsi" w:hAnsiTheme="minorHAnsi" w:cstheme="minorHAnsi"/>
            <w:lang w:val="en-AU"/>
          </w:rPr>
          <w:t xml:space="preserve"> </w:t>
        </w:r>
        <w:r w:rsidR="00DE6ED2" w:rsidRPr="004D59C5">
          <w:rPr>
            <w:rFonts w:asciiTheme="minorHAnsi" w:hAnsiTheme="minorHAnsi" w:cstheme="minorHAnsi"/>
            <w:lang w:val="en-AU"/>
          </w:rPr>
          <w:t>numbers (0-9)</w:t>
        </w:r>
      </w:ins>
      <w:ins w:id="79" w:author="Han Xie CHAI (MAS)" w:date="2026-01-14T17:22:00Z" w16du:dateUtc="2026-01-14T09:22:00Z">
        <w:r w:rsidR="00EF40E4">
          <w:rPr>
            <w:rFonts w:asciiTheme="minorHAnsi" w:hAnsiTheme="minorHAnsi" w:cstheme="minorHAnsi"/>
            <w:lang w:val="en-AU"/>
          </w:rPr>
          <w:t>, and space</w:t>
        </w:r>
      </w:ins>
      <w:r w:rsidR="00D12021" w:rsidRPr="004D59C5">
        <w:rPr>
          <w:rFonts w:asciiTheme="minorHAnsi" w:hAnsiTheme="minorHAnsi" w:cstheme="minorHAnsi"/>
          <w:lang w:val="en-AU"/>
        </w:rPr>
        <w:t>.</w:t>
      </w:r>
    </w:p>
    <w:p w14:paraId="63692AD5" w14:textId="63D0D683" w:rsidR="009E7C8E" w:rsidRPr="004D59C5" w:rsidRDefault="00637AD1" w:rsidP="000A7293">
      <w:pPr>
        <w:pStyle w:val="Normalwithspace"/>
        <w:numPr>
          <w:ilvl w:val="0"/>
          <w:numId w:val="30"/>
        </w:numPr>
        <w:rPr>
          <w:rFonts w:asciiTheme="minorHAnsi" w:hAnsiTheme="minorHAnsi" w:cstheme="minorHAnsi"/>
          <w:lang w:val="en-AU"/>
        </w:rPr>
      </w:pPr>
      <w:r w:rsidRPr="004D59C5">
        <w:rPr>
          <w:rFonts w:asciiTheme="minorHAnsi" w:hAnsiTheme="minorHAnsi" w:cstheme="minorHAnsi"/>
          <w:b/>
          <w:bCs/>
          <w:lang w:val="en-AU"/>
        </w:rPr>
        <w:t>‘</w:t>
      </w:r>
      <w:r w:rsidR="009E7C8E" w:rsidRPr="004D59C5">
        <w:rPr>
          <w:rFonts w:asciiTheme="minorHAnsi" w:hAnsiTheme="minorHAnsi" w:cstheme="minorHAnsi"/>
          <w:b/>
          <w:bCs/>
          <w:lang w:val="en-AU"/>
        </w:rPr>
        <w:t>9</w:t>
      </w:r>
      <w:r w:rsidRPr="004D59C5">
        <w:rPr>
          <w:rFonts w:asciiTheme="minorHAnsi" w:hAnsiTheme="minorHAnsi" w:cstheme="minorHAnsi"/>
          <w:b/>
          <w:bCs/>
          <w:lang w:val="en-AU"/>
        </w:rPr>
        <w:t>’</w:t>
      </w:r>
      <w:r w:rsidR="009E7C8E" w:rsidRPr="004D59C5">
        <w:rPr>
          <w:rFonts w:asciiTheme="minorHAnsi" w:hAnsiTheme="minorHAnsi" w:cstheme="minorHAnsi"/>
          <w:lang w:val="en-AU"/>
        </w:rPr>
        <w:t xml:space="preserve"> denotes a Numeric field</w:t>
      </w:r>
      <w:r w:rsidR="008275C7" w:rsidRPr="004D59C5">
        <w:rPr>
          <w:rFonts w:asciiTheme="minorHAnsi" w:hAnsiTheme="minorHAnsi" w:cstheme="minorHAnsi"/>
          <w:lang w:val="en-AU"/>
        </w:rPr>
        <w:t xml:space="preserve"> that accepts</w:t>
      </w:r>
      <w:r w:rsidR="009E7C8E" w:rsidRPr="004D59C5">
        <w:rPr>
          <w:rFonts w:asciiTheme="minorHAnsi" w:hAnsiTheme="minorHAnsi" w:cstheme="minorHAnsi"/>
          <w:lang w:val="en-AU"/>
        </w:rPr>
        <w:t xml:space="preserve"> only </w:t>
      </w:r>
      <w:r w:rsidR="005D0A59" w:rsidRPr="004D59C5">
        <w:rPr>
          <w:rFonts w:asciiTheme="minorHAnsi" w:hAnsiTheme="minorHAnsi" w:cstheme="minorHAnsi"/>
          <w:lang w:val="en-AU"/>
        </w:rPr>
        <w:t>numbers</w:t>
      </w:r>
      <w:r w:rsidR="009E7C8E" w:rsidRPr="004D59C5">
        <w:rPr>
          <w:rFonts w:asciiTheme="minorHAnsi" w:hAnsiTheme="minorHAnsi" w:cstheme="minorHAnsi"/>
          <w:lang w:val="en-AU"/>
        </w:rPr>
        <w:t xml:space="preserve"> (0-9).</w:t>
      </w:r>
    </w:p>
    <w:p w14:paraId="5279DFC8" w14:textId="5D46352C" w:rsidR="00EB7BB0" w:rsidRPr="004D59C5" w:rsidRDefault="00EB7BB0" w:rsidP="00EB7BB0">
      <w:pPr>
        <w:pStyle w:val="Normalwithspace"/>
        <w:rPr>
          <w:rFonts w:asciiTheme="minorHAnsi" w:hAnsiTheme="minorHAnsi" w:cstheme="minorHAnsi"/>
          <w:lang w:val="en-AU"/>
        </w:rPr>
      </w:pPr>
      <w:r w:rsidRPr="004D59C5">
        <w:rPr>
          <w:rFonts w:asciiTheme="minorHAnsi" w:hAnsiTheme="minorHAnsi" w:cstheme="minorHAnsi"/>
          <w:b/>
          <w:bCs/>
          <w:lang w:val="en-AU"/>
        </w:rPr>
        <w:t>Length notation</w:t>
      </w:r>
    </w:p>
    <w:p w14:paraId="49C8A8A7" w14:textId="77777777" w:rsidR="0001214D" w:rsidRPr="004D59C5" w:rsidRDefault="009E7C8E" w:rsidP="000A7293">
      <w:pPr>
        <w:pStyle w:val="Normalwithspace"/>
        <w:numPr>
          <w:ilvl w:val="0"/>
          <w:numId w:val="30"/>
        </w:numPr>
        <w:rPr>
          <w:rFonts w:asciiTheme="minorHAnsi" w:hAnsiTheme="minorHAnsi" w:cstheme="minorHAnsi"/>
          <w:lang w:val="en-AU"/>
        </w:rPr>
      </w:pPr>
      <w:r w:rsidRPr="004D59C5">
        <w:rPr>
          <w:rFonts w:asciiTheme="minorHAnsi" w:hAnsiTheme="minorHAnsi" w:cstheme="minorHAnsi"/>
        </w:rPr>
        <w:t>The number in parentheses indicates the fixed length of the field.</w:t>
      </w:r>
      <w:r w:rsidR="00121D75" w:rsidRPr="004D59C5">
        <w:rPr>
          <w:rFonts w:asciiTheme="minorHAnsi" w:hAnsiTheme="minorHAnsi" w:cstheme="minorHAnsi"/>
          <w:b/>
          <w:bCs/>
          <w:lang w:val="en-AU"/>
        </w:rPr>
        <w:t xml:space="preserve"> </w:t>
      </w:r>
    </w:p>
    <w:p w14:paraId="683D3EFE" w14:textId="58A55097" w:rsidR="009E7C8E" w:rsidRPr="004D59C5" w:rsidRDefault="00121D75" w:rsidP="000A7293">
      <w:pPr>
        <w:pStyle w:val="Normalwithspace"/>
        <w:numPr>
          <w:ilvl w:val="1"/>
          <w:numId w:val="30"/>
        </w:numPr>
        <w:rPr>
          <w:rFonts w:asciiTheme="minorHAnsi" w:hAnsiTheme="minorHAnsi" w:cstheme="minorHAnsi"/>
          <w:lang w:val="en-AU"/>
        </w:rPr>
      </w:pPr>
      <w:r w:rsidRPr="004D59C5">
        <w:rPr>
          <w:rFonts w:asciiTheme="minorHAnsi" w:hAnsiTheme="minorHAnsi" w:cstheme="minorHAnsi"/>
          <w:b/>
          <w:bCs/>
          <w:lang w:val="en-AU"/>
        </w:rPr>
        <w:t>E.g.,</w:t>
      </w:r>
      <w:r w:rsidR="000332E5" w:rsidRPr="004D59C5">
        <w:rPr>
          <w:rFonts w:asciiTheme="minorHAnsi" w:hAnsiTheme="minorHAnsi" w:cstheme="minorHAnsi"/>
          <w:b/>
          <w:bCs/>
          <w:lang w:val="en-AU"/>
        </w:rPr>
        <w:t xml:space="preserve"> </w:t>
      </w:r>
      <w:r w:rsidR="000332E5" w:rsidRPr="004D59C5">
        <w:rPr>
          <w:rFonts w:asciiTheme="minorHAnsi" w:hAnsiTheme="minorHAnsi" w:cstheme="minorHAnsi"/>
          <w:lang w:val="en-AU"/>
        </w:rPr>
        <w:t>X(1) means 1</w:t>
      </w:r>
      <w:r w:rsidR="00BE3807" w:rsidRPr="004D59C5">
        <w:rPr>
          <w:rFonts w:asciiTheme="minorHAnsi" w:hAnsiTheme="minorHAnsi" w:cstheme="minorHAnsi"/>
          <w:lang w:val="en-AU"/>
        </w:rPr>
        <w:t>-</w:t>
      </w:r>
      <w:r w:rsidR="000332E5" w:rsidRPr="004D59C5">
        <w:rPr>
          <w:rFonts w:asciiTheme="minorHAnsi" w:hAnsiTheme="minorHAnsi" w:cstheme="minorHAnsi"/>
          <w:lang w:val="en-AU"/>
        </w:rPr>
        <w:t>character</w:t>
      </w:r>
      <w:r w:rsidR="00F40D0A" w:rsidRPr="004D59C5">
        <w:rPr>
          <w:rFonts w:asciiTheme="minorHAnsi" w:hAnsiTheme="minorHAnsi" w:cstheme="minorHAnsi"/>
          <w:lang w:val="en-AU"/>
        </w:rPr>
        <w:t xml:space="preserve"> alphanumeric</w:t>
      </w:r>
      <w:r w:rsidR="000332E5" w:rsidRPr="004D59C5">
        <w:rPr>
          <w:rFonts w:asciiTheme="minorHAnsi" w:hAnsiTheme="minorHAnsi" w:cstheme="minorHAnsi"/>
          <w:lang w:val="en-AU"/>
        </w:rPr>
        <w:t xml:space="preserve"> field; 9(10) means 10-digit numeric field.</w:t>
      </w:r>
    </w:p>
    <w:p w14:paraId="54269544" w14:textId="1C52BD08" w:rsidR="00637AD1" w:rsidRPr="004D59C5" w:rsidRDefault="00637AD1" w:rsidP="00637AD1">
      <w:pPr>
        <w:pStyle w:val="Normalwithspace"/>
        <w:rPr>
          <w:rFonts w:asciiTheme="minorHAnsi" w:hAnsiTheme="minorHAnsi" w:cstheme="minorHAnsi"/>
          <w:b/>
          <w:bCs/>
          <w:lang w:val="en-AU"/>
        </w:rPr>
      </w:pPr>
      <w:r w:rsidRPr="004D59C5">
        <w:rPr>
          <w:rFonts w:asciiTheme="minorHAnsi" w:hAnsiTheme="minorHAnsi" w:cstheme="minorHAnsi"/>
          <w:b/>
          <w:bCs/>
          <w:lang w:val="en-AU"/>
        </w:rPr>
        <w:t>Decimal notation</w:t>
      </w:r>
    </w:p>
    <w:p w14:paraId="3C1A8DF9" w14:textId="676F922F" w:rsidR="0001214D" w:rsidRPr="004D59C5" w:rsidRDefault="00637AD1" w:rsidP="000A7293">
      <w:pPr>
        <w:pStyle w:val="Normalwithspace"/>
        <w:numPr>
          <w:ilvl w:val="0"/>
          <w:numId w:val="30"/>
        </w:numPr>
        <w:rPr>
          <w:rFonts w:asciiTheme="minorHAnsi" w:hAnsiTheme="minorHAnsi" w:cstheme="minorHAnsi"/>
          <w:b/>
          <w:bCs/>
          <w:lang w:val="en-AU"/>
        </w:rPr>
      </w:pPr>
      <w:r w:rsidRPr="004D59C5">
        <w:rPr>
          <w:rFonts w:asciiTheme="minorHAnsi" w:hAnsiTheme="minorHAnsi" w:cstheme="minorHAnsi"/>
          <w:b/>
          <w:bCs/>
          <w:lang w:val="en-AU"/>
        </w:rPr>
        <w:t>‘v’</w:t>
      </w:r>
      <w:r w:rsidR="00121D75" w:rsidRPr="004D59C5">
        <w:rPr>
          <w:rFonts w:asciiTheme="minorHAnsi" w:hAnsiTheme="minorHAnsi" w:cstheme="minorHAnsi"/>
          <w:b/>
          <w:bCs/>
          <w:lang w:val="en-AU"/>
        </w:rPr>
        <w:t xml:space="preserve"> </w:t>
      </w:r>
      <w:r w:rsidR="00121D75" w:rsidRPr="004D59C5">
        <w:rPr>
          <w:rFonts w:asciiTheme="minorHAnsi" w:hAnsiTheme="minorHAnsi" w:cstheme="minorHAnsi"/>
          <w:lang w:val="en-AU"/>
        </w:rPr>
        <w:t xml:space="preserve">denotes the decimal place for a numeric </w:t>
      </w:r>
      <w:r w:rsidR="000A4425" w:rsidRPr="004D59C5">
        <w:rPr>
          <w:rFonts w:asciiTheme="minorHAnsi" w:hAnsiTheme="minorHAnsi" w:cstheme="minorHAnsi"/>
          <w:lang w:val="en-AU"/>
        </w:rPr>
        <w:t>field</w:t>
      </w:r>
      <w:r w:rsidR="00121D75" w:rsidRPr="004D59C5">
        <w:rPr>
          <w:rFonts w:asciiTheme="minorHAnsi" w:hAnsiTheme="minorHAnsi" w:cstheme="minorHAnsi"/>
          <w:lang w:val="en-AU"/>
        </w:rPr>
        <w:t xml:space="preserve">. </w:t>
      </w:r>
    </w:p>
    <w:p w14:paraId="2E8F7751" w14:textId="200A097C" w:rsidR="00637AD1" w:rsidRPr="004D59C5" w:rsidRDefault="00121D75" w:rsidP="000A7293">
      <w:pPr>
        <w:pStyle w:val="Normalwithspace"/>
        <w:numPr>
          <w:ilvl w:val="1"/>
          <w:numId w:val="30"/>
        </w:numPr>
        <w:rPr>
          <w:rFonts w:asciiTheme="minorHAnsi" w:hAnsiTheme="minorHAnsi" w:cstheme="minorHAnsi"/>
          <w:b/>
          <w:bCs/>
          <w:lang w:val="en-AU"/>
        </w:rPr>
      </w:pPr>
      <w:r w:rsidRPr="004D59C5">
        <w:rPr>
          <w:rFonts w:asciiTheme="minorHAnsi" w:hAnsiTheme="minorHAnsi" w:cstheme="minorHAnsi"/>
          <w:b/>
          <w:bCs/>
          <w:lang w:val="en-AU"/>
        </w:rPr>
        <w:lastRenderedPageBreak/>
        <w:t>E.g.,</w:t>
      </w:r>
      <w:r w:rsidRPr="004D59C5">
        <w:rPr>
          <w:rFonts w:asciiTheme="minorHAnsi" w:hAnsiTheme="minorHAnsi" w:cstheme="minorHAnsi"/>
          <w:lang w:val="en-AU"/>
        </w:rPr>
        <w:t xml:space="preserve"> 9(3)v9(2) means</w:t>
      </w:r>
      <w:r w:rsidR="00FC297C" w:rsidRPr="004D59C5">
        <w:rPr>
          <w:rFonts w:asciiTheme="minorHAnsi" w:hAnsiTheme="minorHAnsi" w:cstheme="minorHAnsi"/>
          <w:lang w:val="en-AU"/>
        </w:rPr>
        <w:t xml:space="preserve"> a total field length of 5, with </w:t>
      </w:r>
      <w:r w:rsidRPr="004D59C5">
        <w:rPr>
          <w:rFonts w:asciiTheme="minorHAnsi" w:hAnsiTheme="minorHAnsi" w:cstheme="minorHAnsi"/>
          <w:lang w:val="en-AU"/>
        </w:rPr>
        <w:t>3 digits before decimal and 2 digits after</w:t>
      </w:r>
      <w:r w:rsidR="00FC297C" w:rsidRPr="004D59C5">
        <w:rPr>
          <w:rFonts w:asciiTheme="minorHAnsi" w:hAnsiTheme="minorHAnsi" w:cstheme="minorHAnsi"/>
          <w:lang w:val="en-AU"/>
        </w:rPr>
        <w:t xml:space="preserve"> </w:t>
      </w:r>
      <w:r w:rsidR="00FC297C" w:rsidRPr="004D59C5">
        <w:rPr>
          <w:rFonts w:asciiTheme="minorHAnsi" w:hAnsiTheme="minorHAnsi" w:cstheme="minorHAnsi"/>
        </w:rPr>
        <w:t xml:space="preserve">(the decimal point itself is not physically present in the </w:t>
      </w:r>
      <w:r w:rsidR="009B667B" w:rsidRPr="004D59C5">
        <w:rPr>
          <w:rFonts w:asciiTheme="minorHAnsi" w:hAnsiTheme="minorHAnsi" w:cstheme="minorHAnsi"/>
        </w:rPr>
        <w:t>field</w:t>
      </w:r>
      <w:r w:rsidR="00FC297C" w:rsidRPr="004D59C5">
        <w:rPr>
          <w:rFonts w:asciiTheme="minorHAnsi" w:hAnsiTheme="minorHAnsi" w:cstheme="minorHAnsi"/>
        </w:rPr>
        <w:t>)</w:t>
      </w:r>
      <w:r w:rsidRPr="004D59C5">
        <w:rPr>
          <w:rFonts w:asciiTheme="minorHAnsi" w:hAnsiTheme="minorHAnsi" w:cstheme="minorHAnsi"/>
          <w:lang w:val="en-AU"/>
        </w:rPr>
        <w:t>.</w:t>
      </w:r>
    </w:p>
    <w:p w14:paraId="090AF680" w14:textId="4BEF9988" w:rsidR="0018259F" w:rsidRPr="004D59C5" w:rsidRDefault="009762A7" w:rsidP="000A7293">
      <w:pPr>
        <w:pStyle w:val="Normalwithspace"/>
        <w:numPr>
          <w:ilvl w:val="0"/>
          <w:numId w:val="30"/>
        </w:numPr>
        <w:rPr>
          <w:rFonts w:asciiTheme="minorHAnsi" w:hAnsiTheme="minorHAnsi" w:cstheme="minorHAnsi"/>
          <w:b/>
          <w:bCs/>
          <w:lang w:val="en-AU"/>
        </w:rPr>
      </w:pPr>
      <w:r w:rsidRPr="004D59C5">
        <w:rPr>
          <w:rFonts w:asciiTheme="minorHAnsi" w:hAnsiTheme="minorHAnsi" w:cstheme="minorHAnsi"/>
          <w:b/>
          <w:bCs/>
          <w:lang w:val="en-AU"/>
        </w:rPr>
        <w:t xml:space="preserve">‘.’ </w:t>
      </w:r>
      <w:r w:rsidRPr="004D59C5">
        <w:rPr>
          <w:rFonts w:asciiTheme="minorHAnsi" w:hAnsiTheme="minorHAnsi" w:cstheme="minorHAnsi"/>
          <w:lang w:val="en-AU"/>
        </w:rPr>
        <w:t>denotes the decimal point physically present in the field</w:t>
      </w:r>
      <w:r w:rsidR="00B13C6B">
        <w:rPr>
          <w:rFonts w:asciiTheme="minorHAnsi" w:hAnsiTheme="minorHAnsi" w:cstheme="minorHAnsi"/>
          <w:lang w:val="en-AU"/>
        </w:rPr>
        <w:t>.</w:t>
      </w:r>
    </w:p>
    <w:p w14:paraId="41AC39FB" w14:textId="1A2EBF33" w:rsidR="009762A7" w:rsidRPr="004D59C5" w:rsidRDefault="009762A7" w:rsidP="000A7293">
      <w:pPr>
        <w:pStyle w:val="Normalwithspace"/>
        <w:numPr>
          <w:ilvl w:val="1"/>
          <w:numId w:val="30"/>
        </w:numPr>
        <w:rPr>
          <w:rFonts w:asciiTheme="minorHAnsi" w:hAnsiTheme="minorHAnsi" w:cstheme="minorHAnsi"/>
          <w:lang w:val="en-AU"/>
        </w:rPr>
      </w:pPr>
      <w:r w:rsidRPr="004D59C5">
        <w:rPr>
          <w:rFonts w:asciiTheme="minorHAnsi" w:hAnsiTheme="minorHAnsi" w:cstheme="minorHAnsi"/>
          <w:lang w:val="en-AU"/>
        </w:rPr>
        <w:t>This is appliable only to AGD files.</w:t>
      </w:r>
    </w:p>
    <w:p w14:paraId="210208AC" w14:textId="119963CD" w:rsidR="0018259F" w:rsidRPr="004D59C5" w:rsidRDefault="0018259F" w:rsidP="001065FE">
      <w:pPr>
        <w:pStyle w:val="ListParagraph"/>
        <w:numPr>
          <w:ilvl w:val="1"/>
          <w:numId w:val="30"/>
        </w:numPr>
        <w:rPr>
          <w:lang w:val="en-AU"/>
        </w:rPr>
      </w:pPr>
      <w:r w:rsidRPr="004D59C5">
        <w:rPr>
          <w:b/>
          <w:bCs/>
          <w:lang w:val="en-AU"/>
        </w:rPr>
        <w:t>E.g.,</w:t>
      </w:r>
      <w:r w:rsidRPr="004D59C5">
        <w:rPr>
          <w:lang w:val="en-AU"/>
        </w:rPr>
        <w:t xml:space="preserve"> 9(3).9(2) means a total field length of 6, with 3 digits before decimal point ‘.’ and 2 digits after.</w:t>
      </w:r>
    </w:p>
    <w:p w14:paraId="65174CF9" w14:textId="532E2D8C" w:rsidR="009B09E7" w:rsidRPr="004D59C5" w:rsidRDefault="009B09E7" w:rsidP="009B09E7">
      <w:pPr>
        <w:pStyle w:val="Normalwithspace"/>
        <w:rPr>
          <w:rFonts w:asciiTheme="minorHAnsi" w:hAnsiTheme="minorHAnsi" w:cstheme="minorHAnsi"/>
          <w:b/>
          <w:bCs/>
          <w:lang w:val="en-AU"/>
        </w:rPr>
      </w:pPr>
      <w:r w:rsidRPr="004D59C5">
        <w:rPr>
          <w:rFonts w:asciiTheme="minorHAnsi" w:hAnsiTheme="minorHAnsi" w:cstheme="minorHAnsi"/>
          <w:b/>
          <w:bCs/>
          <w:lang w:val="en-AU"/>
        </w:rPr>
        <w:t>Sign notation</w:t>
      </w:r>
    </w:p>
    <w:p w14:paraId="74EE2300" w14:textId="7F6D1C64" w:rsidR="009B09E7" w:rsidRPr="004D59C5" w:rsidRDefault="009B09E7" w:rsidP="000A7293">
      <w:pPr>
        <w:pStyle w:val="Normalwithspace"/>
        <w:numPr>
          <w:ilvl w:val="0"/>
          <w:numId w:val="30"/>
        </w:numPr>
        <w:rPr>
          <w:rFonts w:asciiTheme="minorHAnsi" w:hAnsiTheme="minorHAnsi" w:cstheme="minorHAnsi"/>
          <w:lang w:val="en-AU"/>
        </w:rPr>
      </w:pPr>
      <w:r w:rsidRPr="004D59C5">
        <w:rPr>
          <w:rFonts w:asciiTheme="minorHAnsi" w:hAnsiTheme="minorHAnsi" w:cstheme="minorHAnsi"/>
          <w:b/>
          <w:bCs/>
          <w:lang w:val="en-AU"/>
        </w:rPr>
        <w:t xml:space="preserve">‘S’ </w:t>
      </w:r>
      <w:r w:rsidRPr="004D59C5">
        <w:rPr>
          <w:rFonts w:asciiTheme="minorHAnsi" w:hAnsiTheme="minorHAnsi" w:cstheme="minorHAnsi"/>
          <w:lang w:val="en-AU"/>
        </w:rPr>
        <w:t>denotes the +ve/-ve sign before a numeric value</w:t>
      </w:r>
      <w:r w:rsidR="00B13C6B">
        <w:rPr>
          <w:rFonts w:asciiTheme="minorHAnsi" w:hAnsiTheme="minorHAnsi" w:cstheme="minorHAnsi"/>
          <w:lang w:val="en-AU"/>
        </w:rPr>
        <w:t>.</w:t>
      </w:r>
    </w:p>
    <w:p w14:paraId="44A44C2E" w14:textId="52D80500" w:rsidR="009B09E7" w:rsidRPr="004D59C5" w:rsidRDefault="000733FF" w:rsidP="000A7293">
      <w:pPr>
        <w:pStyle w:val="Normalwithspace"/>
        <w:numPr>
          <w:ilvl w:val="1"/>
          <w:numId w:val="30"/>
        </w:numPr>
        <w:rPr>
          <w:rFonts w:asciiTheme="minorHAnsi" w:hAnsiTheme="minorHAnsi" w:cstheme="minorHAnsi"/>
          <w:b/>
          <w:bCs/>
          <w:lang w:val="en-AU"/>
        </w:rPr>
      </w:pPr>
      <w:r w:rsidRPr="004D59C5">
        <w:rPr>
          <w:rFonts w:asciiTheme="minorHAnsi" w:hAnsiTheme="minorHAnsi" w:cstheme="minorHAnsi"/>
          <w:b/>
          <w:bCs/>
          <w:lang w:val="en-AU"/>
        </w:rPr>
        <w:t>E.g.,</w:t>
      </w:r>
      <w:r w:rsidRPr="004D59C5">
        <w:rPr>
          <w:rFonts w:asciiTheme="minorHAnsi" w:hAnsiTheme="minorHAnsi" w:cstheme="minorHAnsi"/>
          <w:lang w:val="en-AU"/>
        </w:rPr>
        <w:t xml:space="preserve"> </w:t>
      </w:r>
      <w:r w:rsidR="009B09E7" w:rsidRPr="004D59C5">
        <w:rPr>
          <w:rFonts w:asciiTheme="minorHAnsi" w:hAnsiTheme="minorHAnsi" w:cstheme="minorHAnsi"/>
          <w:lang w:val="en-AU"/>
        </w:rPr>
        <w:t>S9(3)v9(2) means a total field length of 6, with ‘+’ or ‘-’ followed by 3 digits before decimal and 2 digits after</w:t>
      </w:r>
      <w:r w:rsidR="005D6FDC" w:rsidRPr="004D59C5">
        <w:rPr>
          <w:rFonts w:asciiTheme="minorHAnsi" w:hAnsiTheme="minorHAnsi" w:cstheme="minorHAnsi"/>
          <w:lang w:val="en-AU"/>
        </w:rPr>
        <w:t xml:space="preserve"> </w:t>
      </w:r>
      <w:r w:rsidR="005D6FDC" w:rsidRPr="004D59C5">
        <w:rPr>
          <w:rFonts w:asciiTheme="minorHAnsi" w:hAnsiTheme="minorHAnsi" w:cstheme="minorHAnsi"/>
        </w:rPr>
        <w:t>(the decimal point itself is not physically present in the field)</w:t>
      </w:r>
      <w:r w:rsidR="009B09E7" w:rsidRPr="004D59C5">
        <w:rPr>
          <w:rFonts w:asciiTheme="minorHAnsi" w:hAnsiTheme="minorHAnsi" w:cstheme="minorHAnsi"/>
          <w:lang w:val="en-AU"/>
        </w:rPr>
        <w:t>.</w:t>
      </w:r>
    </w:p>
    <w:p w14:paraId="3B30D07D" w14:textId="596AF8CD" w:rsidR="003B3C37" w:rsidRPr="004D59C5" w:rsidRDefault="000733FF" w:rsidP="000A7293">
      <w:pPr>
        <w:pStyle w:val="Normalwithspace"/>
        <w:numPr>
          <w:ilvl w:val="1"/>
          <w:numId w:val="30"/>
        </w:numPr>
        <w:rPr>
          <w:rFonts w:asciiTheme="minorHAnsi" w:hAnsiTheme="minorHAnsi" w:cstheme="minorHAnsi"/>
          <w:b/>
          <w:bCs/>
          <w:lang w:val="en-AU"/>
        </w:rPr>
      </w:pPr>
      <w:r w:rsidRPr="004D59C5">
        <w:rPr>
          <w:rFonts w:asciiTheme="minorHAnsi" w:hAnsiTheme="minorHAnsi" w:cstheme="minorHAnsi"/>
          <w:b/>
          <w:bCs/>
          <w:lang w:val="en-AU"/>
        </w:rPr>
        <w:t>E.g.,</w:t>
      </w:r>
      <w:r w:rsidRPr="004D59C5">
        <w:rPr>
          <w:rFonts w:asciiTheme="minorHAnsi" w:hAnsiTheme="minorHAnsi" w:cstheme="minorHAnsi"/>
          <w:lang w:val="en-AU"/>
        </w:rPr>
        <w:t xml:space="preserve"> </w:t>
      </w:r>
      <w:r w:rsidR="003B3C37" w:rsidRPr="004D59C5">
        <w:rPr>
          <w:rFonts w:asciiTheme="minorHAnsi" w:hAnsiTheme="minorHAnsi" w:cstheme="minorHAnsi"/>
          <w:lang w:val="en-AU"/>
        </w:rPr>
        <w:t xml:space="preserve">S9(3).9(2) means a total field length of 7, with ‘+’ or ‘-’ followed by 3 digits before decimal </w:t>
      </w:r>
      <w:r w:rsidR="00567451" w:rsidRPr="004D59C5">
        <w:rPr>
          <w:rFonts w:asciiTheme="minorHAnsi" w:hAnsiTheme="minorHAnsi" w:cstheme="minorHAnsi"/>
          <w:lang w:val="en-AU"/>
        </w:rPr>
        <w:t>point</w:t>
      </w:r>
      <w:r w:rsidR="003B3C37" w:rsidRPr="004D59C5">
        <w:rPr>
          <w:rFonts w:asciiTheme="minorHAnsi" w:hAnsiTheme="minorHAnsi" w:cstheme="minorHAnsi"/>
          <w:lang w:val="en-AU"/>
        </w:rPr>
        <w:t xml:space="preserve"> ‘.’ and 2 digits after.</w:t>
      </w:r>
    </w:p>
    <w:p w14:paraId="17205325" w14:textId="439087B4" w:rsidR="007B49A0" w:rsidRPr="004D59C5" w:rsidRDefault="005C5DEF" w:rsidP="005412D7">
      <w:pPr>
        <w:pStyle w:val="Heading3"/>
      </w:pPr>
      <w:bookmarkStart w:id="80" w:name="_Toc218075309"/>
      <w:r w:rsidRPr="004D59C5">
        <w:t>Padding Rules</w:t>
      </w:r>
      <w:bookmarkEnd w:id="80"/>
    </w:p>
    <w:p w14:paraId="6E4CE401" w14:textId="626FC75F" w:rsidR="00412E92" w:rsidRPr="004D59C5" w:rsidRDefault="00563E83" w:rsidP="00970415">
      <w:pPr>
        <w:pStyle w:val="Normalwithspace"/>
        <w:rPr>
          <w:rFonts w:asciiTheme="minorHAnsi" w:hAnsiTheme="minorHAnsi" w:cstheme="minorHAnsi"/>
          <w:lang w:val="en-AU"/>
        </w:rPr>
      </w:pPr>
      <w:r w:rsidRPr="004D59C5">
        <w:rPr>
          <w:rFonts w:asciiTheme="minorHAnsi" w:hAnsiTheme="minorHAnsi" w:cstheme="minorHAnsi"/>
          <w:lang w:val="en-AU"/>
        </w:rPr>
        <w:t xml:space="preserve">Each field </w:t>
      </w:r>
      <w:r w:rsidR="00FC7D0D" w:rsidRPr="004D59C5">
        <w:rPr>
          <w:rFonts w:asciiTheme="minorHAnsi" w:hAnsiTheme="minorHAnsi" w:cstheme="minorHAnsi"/>
          <w:lang w:val="en-AU"/>
        </w:rPr>
        <w:t xml:space="preserve">in all files specified in this document </w:t>
      </w:r>
      <w:r w:rsidR="004648BF" w:rsidRPr="004D59C5">
        <w:rPr>
          <w:rFonts w:asciiTheme="minorHAnsi" w:hAnsiTheme="minorHAnsi" w:cstheme="minorHAnsi"/>
          <w:lang w:val="en-AU"/>
        </w:rPr>
        <w:t>must have its fixed length maintained</w:t>
      </w:r>
      <w:r w:rsidRPr="004D59C5">
        <w:rPr>
          <w:rFonts w:asciiTheme="minorHAnsi" w:hAnsiTheme="minorHAnsi" w:cstheme="minorHAnsi"/>
          <w:lang w:val="en-AU"/>
        </w:rPr>
        <w:t xml:space="preserve">. </w:t>
      </w:r>
      <w:r w:rsidR="00BA4652" w:rsidRPr="004D59C5">
        <w:rPr>
          <w:rFonts w:asciiTheme="minorHAnsi" w:hAnsiTheme="minorHAnsi" w:cstheme="minorHAnsi"/>
          <w:lang w:val="en-AU"/>
        </w:rPr>
        <w:t xml:space="preserve">Any unused field or unused area of a field </w:t>
      </w:r>
      <w:r w:rsidR="004648BF" w:rsidRPr="004D59C5">
        <w:rPr>
          <w:rFonts w:asciiTheme="minorHAnsi" w:hAnsiTheme="minorHAnsi" w:cstheme="minorHAnsi"/>
          <w:lang w:val="en-AU"/>
        </w:rPr>
        <w:t>must be padded according to its data type</w:t>
      </w:r>
      <w:r w:rsidR="00412E92" w:rsidRPr="004D59C5">
        <w:rPr>
          <w:rFonts w:asciiTheme="minorHAnsi" w:hAnsiTheme="minorHAnsi" w:cstheme="minorHAnsi"/>
          <w:lang w:val="en-AU"/>
        </w:rPr>
        <w:t>:</w:t>
      </w:r>
    </w:p>
    <w:p w14:paraId="1E3EB9CA" w14:textId="74A1B0A2" w:rsidR="00210448" w:rsidRPr="004D59C5" w:rsidRDefault="00210448" w:rsidP="000A7293">
      <w:pPr>
        <w:pStyle w:val="Normalwithspace"/>
        <w:numPr>
          <w:ilvl w:val="0"/>
          <w:numId w:val="29"/>
        </w:numPr>
        <w:rPr>
          <w:rFonts w:asciiTheme="minorHAnsi" w:hAnsiTheme="minorHAnsi" w:cstheme="minorHAnsi"/>
          <w:b/>
          <w:bCs/>
          <w:lang w:val="en-AU"/>
        </w:rPr>
      </w:pPr>
      <w:r w:rsidRPr="004D59C5">
        <w:rPr>
          <w:rFonts w:asciiTheme="minorHAnsi" w:hAnsiTheme="minorHAnsi" w:cstheme="minorHAnsi"/>
          <w:b/>
          <w:bCs/>
          <w:lang w:val="en-AU"/>
        </w:rPr>
        <w:t>Numeric fields (‘9’):</w:t>
      </w:r>
      <w:r w:rsidR="00F17A11" w:rsidRPr="004D59C5">
        <w:rPr>
          <w:rFonts w:asciiTheme="minorHAnsi" w:hAnsiTheme="minorHAnsi" w:cstheme="minorHAnsi"/>
          <w:b/>
          <w:bCs/>
          <w:lang w:val="en-AU"/>
        </w:rPr>
        <w:t xml:space="preserve"> Must be right</w:t>
      </w:r>
      <w:r w:rsidR="001244FC">
        <w:rPr>
          <w:rFonts w:asciiTheme="minorHAnsi" w:hAnsiTheme="minorHAnsi" w:cstheme="minorHAnsi"/>
          <w:b/>
          <w:bCs/>
          <w:lang w:val="en-AU"/>
        </w:rPr>
        <w:t>-</w:t>
      </w:r>
      <w:r w:rsidR="00F17A11" w:rsidRPr="004D59C5">
        <w:rPr>
          <w:rFonts w:asciiTheme="minorHAnsi" w:hAnsiTheme="minorHAnsi" w:cstheme="minorHAnsi"/>
          <w:b/>
          <w:bCs/>
          <w:lang w:val="en-AU"/>
        </w:rPr>
        <w:t xml:space="preserve">aligned. </w:t>
      </w:r>
      <w:r w:rsidRPr="004D59C5">
        <w:rPr>
          <w:rFonts w:asciiTheme="minorHAnsi" w:hAnsiTheme="minorHAnsi" w:cstheme="minorHAnsi"/>
          <w:lang w:val="en-AU"/>
        </w:rPr>
        <w:t xml:space="preserve">Unused numeric areas must be padded with </w:t>
      </w:r>
      <w:r w:rsidRPr="004D59C5">
        <w:rPr>
          <w:rFonts w:asciiTheme="minorHAnsi" w:hAnsiTheme="minorHAnsi" w:cstheme="minorHAnsi"/>
          <w:b/>
          <w:bCs/>
          <w:lang w:val="en-AU"/>
        </w:rPr>
        <w:t>leading zeros</w:t>
      </w:r>
      <w:r w:rsidRPr="004D59C5">
        <w:rPr>
          <w:rFonts w:asciiTheme="minorHAnsi" w:hAnsiTheme="minorHAnsi" w:cstheme="minorHAnsi"/>
          <w:lang w:val="en-AU"/>
        </w:rPr>
        <w:t>. If the entire field is unused, it must be filled with zeros.</w:t>
      </w:r>
    </w:p>
    <w:p w14:paraId="71CFBEDD" w14:textId="238B84FF" w:rsidR="00210448" w:rsidRPr="004D59C5" w:rsidRDefault="00F40D0A" w:rsidP="000A7293">
      <w:pPr>
        <w:pStyle w:val="Normalwithspace"/>
        <w:numPr>
          <w:ilvl w:val="0"/>
          <w:numId w:val="29"/>
        </w:numPr>
        <w:rPr>
          <w:rFonts w:asciiTheme="minorHAnsi" w:hAnsiTheme="minorHAnsi" w:cstheme="minorHAnsi"/>
          <w:b/>
          <w:bCs/>
          <w:lang w:val="en-AU"/>
        </w:rPr>
      </w:pPr>
      <w:r w:rsidRPr="004D59C5">
        <w:rPr>
          <w:rFonts w:asciiTheme="minorHAnsi" w:hAnsiTheme="minorHAnsi" w:cstheme="minorHAnsi"/>
          <w:b/>
          <w:bCs/>
          <w:lang w:val="en-AU"/>
        </w:rPr>
        <w:t>Alphanumeric</w:t>
      </w:r>
      <w:r w:rsidR="00210448" w:rsidRPr="004D59C5">
        <w:rPr>
          <w:rFonts w:asciiTheme="minorHAnsi" w:hAnsiTheme="minorHAnsi" w:cstheme="minorHAnsi"/>
          <w:b/>
          <w:bCs/>
          <w:lang w:val="en-AU"/>
        </w:rPr>
        <w:t xml:space="preserve"> fields (‘X’):</w:t>
      </w:r>
      <w:r w:rsidR="009D2F66" w:rsidRPr="004D59C5">
        <w:rPr>
          <w:rFonts w:asciiTheme="minorHAnsi" w:hAnsiTheme="minorHAnsi" w:cstheme="minorHAnsi"/>
          <w:lang w:val="en-AU"/>
        </w:rPr>
        <w:t xml:space="preserve"> </w:t>
      </w:r>
      <w:r w:rsidR="00F17A11" w:rsidRPr="004D59C5">
        <w:rPr>
          <w:rFonts w:asciiTheme="minorHAnsi" w:hAnsiTheme="minorHAnsi" w:cstheme="minorHAnsi"/>
          <w:b/>
          <w:bCs/>
          <w:lang w:val="en-AU"/>
        </w:rPr>
        <w:t>Must be left-aligned.</w:t>
      </w:r>
      <w:r w:rsidR="00F17A11" w:rsidRPr="004D59C5">
        <w:rPr>
          <w:rFonts w:asciiTheme="minorHAnsi" w:hAnsiTheme="minorHAnsi" w:cstheme="minorHAnsi"/>
          <w:lang w:val="en-AU"/>
        </w:rPr>
        <w:t xml:space="preserve"> </w:t>
      </w:r>
      <w:r w:rsidR="009D2F66" w:rsidRPr="004D59C5">
        <w:rPr>
          <w:rFonts w:asciiTheme="minorHAnsi" w:hAnsiTheme="minorHAnsi" w:cstheme="minorHAnsi"/>
          <w:lang w:val="en-AU"/>
        </w:rPr>
        <w:t>Unused alphanumeric areas must be padded with</w:t>
      </w:r>
      <w:r w:rsidR="00885AF5" w:rsidRPr="004D59C5">
        <w:rPr>
          <w:rFonts w:asciiTheme="minorHAnsi" w:hAnsiTheme="minorHAnsi" w:cstheme="minorHAnsi"/>
          <w:lang w:val="en-AU"/>
        </w:rPr>
        <w:t xml:space="preserve"> </w:t>
      </w:r>
      <w:r w:rsidR="009D2F66" w:rsidRPr="004D59C5">
        <w:rPr>
          <w:rFonts w:asciiTheme="minorHAnsi" w:hAnsiTheme="minorHAnsi" w:cstheme="minorHAnsi"/>
          <w:b/>
          <w:bCs/>
          <w:lang w:val="en-AU"/>
        </w:rPr>
        <w:t>trailing spaces</w:t>
      </w:r>
      <w:r w:rsidR="009D2F66" w:rsidRPr="004D59C5">
        <w:rPr>
          <w:rFonts w:asciiTheme="minorHAnsi" w:hAnsiTheme="minorHAnsi" w:cstheme="minorHAnsi"/>
          <w:lang w:val="en-AU"/>
        </w:rPr>
        <w:t>. If the entire field is unused, it must be filled with spaces</w:t>
      </w:r>
      <w:r w:rsidR="00712669" w:rsidRPr="004D59C5">
        <w:rPr>
          <w:rFonts w:asciiTheme="minorHAnsi" w:hAnsiTheme="minorHAnsi" w:cstheme="minorHAnsi"/>
          <w:lang w:val="en-AU"/>
        </w:rPr>
        <w:t>.</w:t>
      </w:r>
    </w:p>
    <w:p w14:paraId="79E90312" w14:textId="75E3D041" w:rsidR="00D40EA8" w:rsidRPr="004D59C5" w:rsidRDefault="00D40EA8" w:rsidP="00D40EA8">
      <w:pPr>
        <w:pStyle w:val="Normalwithspace"/>
        <w:rPr>
          <w:rFonts w:asciiTheme="minorHAnsi" w:hAnsiTheme="minorHAnsi" w:cstheme="minorHAnsi"/>
          <w:lang w:val="en-AU"/>
        </w:rPr>
      </w:pPr>
      <w:r w:rsidRPr="004D59C5">
        <w:rPr>
          <w:rFonts w:asciiTheme="minorHAnsi" w:hAnsiTheme="minorHAnsi" w:cstheme="minorHAnsi"/>
          <w:b/>
          <w:bCs/>
          <w:lang w:val="en-AU"/>
        </w:rPr>
        <w:t xml:space="preserve">Data Normalization Note: </w:t>
      </w:r>
      <w:r w:rsidRPr="004D59C5">
        <w:rPr>
          <w:rFonts w:asciiTheme="minorHAnsi" w:hAnsiTheme="minorHAnsi" w:cstheme="minorHAnsi"/>
          <w:lang w:val="en-AU"/>
        </w:rPr>
        <w:t xml:space="preserve">OMEGA will perform a Trim function on all incoming </w:t>
      </w:r>
      <w:r w:rsidR="00830E5B" w:rsidRPr="004D59C5">
        <w:rPr>
          <w:rFonts w:asciiTheme="minorHAnsi" w:hAnsiTheme="minorHAnsi" w:cstheme="minorHAnsi"/>
          <w:lang w:val="en-AU"/>
        </w:rPr>
        <w:t>a</w:t>
      </w:r>
      <w:r w:rsidR="00B9594C" w:rsidRPr="004D59C5">
        <w:rPr>
          <w:rFonts w:asciiTheme="minorHAnsi" w:hAnsiTheme="minorHAnsi" w:cstheme="minorHAnsi"/>
          <w:lang w:val="en-AU"/>
        </w:rPr>
        <w:t>lphanumeric</w:t>
      </w:r>
      <w:r w:rsidRPr="004D59C5">
        <w:rPr>
          <w:rFonts w:asciiTheme="minorHAnsi" w:hAnsiTheme="minorHAnsi" w:cstheme="minorHAnsi"/>
          <w:lang w:val="en-AU"/>
        </w:rPr>
        <w:t xml:space="preserve"> fields. Any leading or trailing spaces provided by Source </w:t>
      </w:r>
      <w:del w:id="81" w:author="Han Xie CHAI (MAS)" w:date="2026-01-14T18:07:00Z" w16du:dateUtc="2026-01-14T10:07:00Z">
        <w:r w:rsidRPr="004D59C5">
          <w:rPr>
            <w:rFonts w:asciiTheme="minorHAnsi" w:hAnsiTheme="minorHAnsi" w:cstheme="minorHAnsi"/>
            <w:lang w:val="en-AU"/>
          </w:rPr>
          <w:delText xml:space="preserve">will be </w:delText>
        </w:r>
      </w:del>
      <w:ins w:id="82" w:author="Han Xie CHAI (MAS)" w:date="2026-01-14T18:07:00Z" w16du:dateUtc="2026-01-14T10:07:00Z">
        <w:r w:rsidR="00353C2D">
          <w:rPr>
            <w:rFonts w:asciiTheme="minorHAnsi" w:hAnsiTheme="minorHAnsi" w:cstheme="minorHAnsi"/>
            <w:lang w:val="en-AU"/>
          </w:rPr>
          <w:t xml:space="preserve">are </w:t>
        </w:r>
      </w:ins>
      <w:r w:rsidRPr="004D59C5">
        <w:rPr>
          <w:rFonts w:asciiTheme="minorHAnsi" w:hAnsiTheme="minorHAnsi" w:cstheme="minorHAnsi"/>
          <w:lang w:val="en-AU"/>
        </w:rPr>
        <w:t>removed during the ingestion process prior to validation.</w:t>
      </w:r>
    </w:p>
    <w:p w14:paraId="5154AC75" w14:textId="77777777" w:rsidR="00BB0322" w:rsidRPr="004D59C5" w:rsidRDefault="00BB0322" w:rsidP="00BB0322">
      <w:pPr>
        <w:pStyle w:val="Normalwithspace"/>
        <w:ind w:left="360"/>
        <w:rPr>
          <w:rFonts w:asciiTheme="minorHAnsi" w:hAnsiTheme="minorHAnsi" w:cstheme="minorHAnsi"/>
          <w:lang w:val="en-AU"/>
        </w:rPr>
      </w:pPr>
    </w:p>
    <w:p w14:paraId="37844005" w14:textId="321A53A3" w:rsidR="00D97C80" w:rsidRPr="004D59C5" w:rsidRDefault="00CA14DF" w:rsidP="007D0DC6">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A_-" w:history="1">
        <w:r w:rsidR="00F8250E">
          <w:rPr>
            <w:rStyle w:val="Hyperlink"/>
            <w:rFonts w:asciiTheme="minorHAnsi" w:hAnsiTheme="minorHAnsi" w:cstheme="minorHAnsi"/>
            <w:iCs/>
          </w:rPr>
          <w:t>Appendix A – Data Dictionary of MEPS+</w:t>
        </w:r>
      </w:hyperlink>
      <w:r w:rsidR="00F8250E" w:rsidRPr="004D59C5">
        <w:rPr>
          <w:rFonts w:asciiTheme="minorHAnsi" w:hAnsiTheme="minorHAnsi" w:cstheme="minorHAnsi"/>
        </w:rPr>
        <w:t xml:space="preserve">, </w:t>
      </w:r>
      <w:hyperlink w:anchor="_Appendix_B_–" w:history="1">
        <w:r w:rsidR="00F8250E" w:rsidRPr="004D59C5">
          <w:rPr>
            <w:rStyle w:val="Hyperlink"/>
            <w:rFonts w:asciiTheme="minorHAnsi" w:hAnsiTheme="minorHAnsi" w:cstheme="minorHAnsi"/>
          </w:rPr>
          <w:t>Appendix B – Data Dictionary of FMBS</w:t>
        </w:r>
      </w:hyperlink>
      <w:r w:rsidR="00F8250E">
        <w:rPr>
          <w:rFonts w:asciiTheme="minorHAnsi" w:hAnsiTheme="minorHAnsi" w:cstheme="minorHAnsi"/>
        </w:rPr>
        <w:t xml:space="preserve"> and </w:t>
      </w:r>
      <w:hyperlink w:anchor="_Appendix_C_–" w:history="1">
        <w:r w:rsidR="00F8250E" w:rsidRPr="004D59C5">
          <w:rPr>
            <w:rStyle w:val="Hyperlink"/>
            <w:rFonts w:asciiTheme="minorHAnsi" w:hAnsiTheme="minorHAnsi" w:cstheme="minorHAnsi"/>
          </w:rPr>
          <w:t>Appendix C – Data Dictionary of AGD</w:t>
        </w:r>
      </w:hyperlink>
      <w:r w:rsidR="00F8250E">
        <w:rPr>
          <w:rFonts w:asciiTheme="minorHAnsi" w:hAnsiTheme="minorHAnsi" w:cstheme="minorHAnsi"/>
        </w:rPr>
        <w:t xml:space="preserve"> </w:t>
      </w:r>
      <w:r w:rsidRPr="004D59C5">
        <w:rPr>
          <w:rFonts w:asciiTheme="minorHAnsi" w:hAnsiTheme="minorHAnsi" w:cstheme="minorHAnsi"/>
          <w:lang w:val="en-AU"/>
        </w:rPr>
        <w:t xml:space="preserve">for the detailed </w:t>
      </w:r>
      <w:r w:rsidR="00A87180" w:rsidRPr="004D59C5">
        <w:rPr>
          <w:rFonts w:asciiTheme="minorHAnsi" w:hAnsiTheme="minorHAnsi" w:cstheme="minorHAnsi"/>
          <w:lang w:val="en-AU"/>
        </w:rPr>
        <w:t xml:space="preserve">field definitions for </w:t>
      </w:r>
      <w:r w:rsidRPr="004D59C5">
        <w:rPr>
          <w:rFonts w:asciiTheme="minorHAnsi" w:hAnsiTheme="minorHAnsi" w:cstheme="minorHAnsi"/>
          <w:lang w:val="en-AU"/>
        </w:rPr>
        <w:t>each file.</w:t>
      </w:r>
    </w:p>
    <w:p w14:paraId="30753158" w14:textId="751DC184" w:rsidR="00E06A2A" w:rsidRPr="004D59C5" w:rsidRDefault="00BB4A30" w:rsidP="005412D7">
      <w:pPr>
        <w:pStyle w:val="Heading2"/>
      </w:pPr>
      <w:bookmarkStart w:id="83" w:name="_Toc215758838"/>
      <w:bookmarkStart w:id="84" w:name="_Toc215759889"/>
      <w:bookmarkStart w:id="85" w:name="_Toc218075310"/>
      <w:r w:rsidRPr="004D59C5">
        <w:t>Encryption Method</w:t>
      </w:r>
      <w:bookmarkEnd w:id="83"/>
      <w:bookmarkEnd w:id="84"/>
      <w:bookmarkEnd w:id="85"/>
    </w:p>
    <w:p w14:paraId="765FA156" w14:textId="0783B6F7" w:rsidR="00E032ED" w:rsidRDefault="00B97DE6" w:rsidP="00E77FA4">
      <w:pPr>
        <w:pStyle w:val="Normalwithspace"/>
        <w:rPr>
          <w:rFonts w:asciiTheme="minorHAnsi" w:hAnsiTheme="minorHAnsi" w:cstheme="minorHAnsi"/>
          <w:lang w:val="en-AU"/>
        </w:rPr>
      </w:pPr>
      <w:r w:rsidRPr="00BA3AD7">
        <w:rPr>
          <w:rFonts w:asciiTheme="minorHAnsi" w:hAnsiTheme="minorHAnsi" w:cstheme="minorHAnsi"/>
          <w:lang w:val="en-AU"/>
        </w:rPr>
        <w:t>Encryption is mandatory for the AGD files;</w:t>
      </w:r>
      <w:r>
        <w:rPr>
          <w:rFonts w:asciiTheme="minorHAnsi" w:hAnsiTheme="minorHAnsi" w:cstheme="minorHAnsi"/>
          <w:lang w:val="en-AU"/>
        </w:rPr>
        <w:t xml:space="preserve"> the MEPS+ and FMBS files </w:t>
      </w:r>
      <w:del w:id="86" w:author="Han Xie CHAI (MAS)" w:date="2026-01-14T16:22:00Z" w16du:dateUtc="2026-01-14T08:22:00Z">
        <w:r>
          <w:rPr>
            <w:rFonts w:asciiTheme="minorHAnsi" w:hAnsiTheme="minorHAnsi" w:cstheme="minorHAnsi"/>
            <w:lang w:val="en-AU"/>
          </w:rPr>
          <w:delText>shall remain</w:delText>
        </w:r>
      </w:del>
      <w:ins w:id="87" w:author="Han Xie CHAI (MAS)" w:date="2026-01-14T16:22:00Z" w16du:dateUtc="2026-01-14T08:22:00Z">
        <w:r w:rsidR="00DE6ED2">
          <w:rPr>
            <w:rFonts w:asciiTheme="minorHAnsi" w:hAnsiTheme="minorHAnsi" w:cstheme="minorHAnsi"/>
            <w:lang w:val="en-AU"/>
          </w:rPr>
          <w:t>are</w:t>
        </w:r>
      </w:ins>
      <w:r>
        <w:rPr>
          <w:rFonts w:asciiTheme="minorHAnsi" w:hAnsiTheme="minorHAnsi" w:cstheme="minorHAnsi"/>
          <w:lang w:val="en-AU"/>
        </w:rPr>
        <w:t xml:space="preserve"> unencrypted.</w:t>
      </w:r>
    </w:p>
    <w:p w14:paraId="101E7938" w14:textId="514F09F5" w:rsidR="00FE1FF4" w:rsidRPr="004D59C5" w:rsidRDefault="00842F2F" w:rsidP="00E77FA4">
      <w:pPr>
        <w:pStyle w:val="Normalwithspace"/>
        <w:rPr>
          <w:rFonts w:asciiTheme="minorHAnsi" w:hAnsiTheme="minorHAnsi" w:cstheme="minorHAnsi"/>
          <w:lang w:val="en-AU"/>
        </w:rPr>
      </w:pPr>
      <w:commentRangeStart w:id="88"/>
      <w:commentRangeStart w:id="89"/>
      <w:r w:rsidRPr="004D59C5">
        <w:rPr>
          <w:rFonts w:asciiTheme="minorHAnsi" w:hAnsiTheme="minorHAnsi" w:cstheme="minorHAnsi"/>
          <w:lang w:val="en-AU"/>
        </w:rPr>
        <w:t xml:space="preserve">PGP is used </w:t>
      </w:r>
      <w:r w:rsidR="008667F1" w:rsidRPr="004D59C5">
        <w:rPr>
          <w:rFonts w:asciiTheme="minorHAnsi" w:hAnsiTheme="minorHAnsi" w:cstheme="minorHAnsi"/>
          <w:lang w:val="en-AU"/>
        </w:rPr>
        <w:t>as the encryption algorithm</w:t>
      </w:r>
      <w:commentRangeEnd w:id="88"/>
      <w:r w:rsidR="00110124">
        <w:rPr>
          <w:rStyle w:val="CommentReference"/>
          <w:lang w:val="en-US"/>
        </w:rPr>
        <w:commentReference w:id="88"/>
      </w:r>
      <w:commentRangeEnd w:id="89"/>
      <w:r w:rsidR="00F90FAE">
        <w:rPr>
          <w:rStyle w:val="CommentReference"/>
          <w:lang w:val="en-US"/>
        </w:rPr>
        <w:commentReference w:id="89"/>
      </w:r>
      <w:r w:rsidRPr="004D59C5">
        <w:rPr>
          <w:rFonts w:asciiTheme="minorHAnsi" w:hAnsiTheme="minorHAnsi" w:cstheme="minorHAnsi"/>
          <w:lang w:val="en-AU"/>
        </w:rPr>
        <w:t>.</w:t>
      </w:r>
      <w:r w:rsidR="008667F1" w:rsidRPr="004D59C5">
        <w:rPr>
          <w:rFonts w:asciiTheme="minorHAnsi" w:hAnsiTheme="minorHAnsi" w:cstheme="minorHAnsi"/>
          <w:lang w:val="en-AU"/>
        </w:rPr>
        <w:t xml:space="preserve"> PGP encryption and decryption </w:t>
      </w:r>
      <w:bookmarkStart w:id="90" w:name="_Toc311770877"/>
      <w:r w:rsidR="008A23F9" w:rsidRPr="004D59C5">
        <w:rPr>
          <w:rFonts w:asciiTheme="minorHAnsi" w:hAnsiTheme="minorHAnsi" w:cstheme="minorHAnsi"/>
          <w:lang w:val="en-AU"/>
        </w:rPr>
        <w:t xml:space="preserve">are the responsibility of </w:t>
      </w:r>
      <w:del w:id="91" w:author="Han Xie CHAI (MAS)" w:date="2026-01-14T16:23:00Z" w16du:dateUtc="2026-01-14T08:23:00Z">
        <w:r w:rsidR="008A23F9" w:rsidRPr="004D59C5">
          <w:rPr>
            <w:rFonts w:asciiTheme="minorHAnsi" w:hAnsiTheme="minorHAnsi" w:cstheme="minorHAnsi"/>
            <w:lang w:val="en-AU"/>
          </w:rPr>
          <w:delText xml:space="preserve">respective </w:delText>
        </w:r>
      </w:del>
      <w:ins w:id="92" w:author="Han Xie CHAI (MAS)" w:date="2026-01-14T16:23:00Z" w16du:dateUtc="2026-01-14T08:23:00Z">
        <w:r w:rsidR="00DE6ED2">
          <w:rPr>
            <w:rFonts w:asciiTheme="minorHAnsi" w:hAnsiTheme="minorHAnsi" w:cstheme="minorHAnsi"/>
            <w:lang w:val="en-AU"/>
          </w:rPr>
          <w:t>the</w:t>
        </w:r>
        <w:r w:rsidR="00DE6ED2" w:rsidRPr="004D59C5">
          <w:rPr>
            <w:rFonts w:asciiTheme="minorHAnsi" w:hAnsiTheme="minorHAnsi" w:cstheme="minorHAnsi"/>
            <w:lang w:val="en-AU"/>
          </w:rPr>
          <w:t xml:space="preserve"> </w:t>
        </w:r>
      </w:ins>
      <w:r w:rsidR="008A23F9" w:rsidRPr="004D59C5">
        <w:rPr>
          <w:rFonts w:asciiTheme="minorHAnsi" w:hAnsiTheme="minorHAnsi" w:cstheme="minorHAnsi"/>
          <w:lang w:val="en-AU"/>
        </w:rPr>
        <w:t>Source and Destination systems</w:t>
      </w:r>
      <w:ins w:id="93" w:author="Han Xie CHAI (MAS)" w:date="2026-01-14T16:23:00Z" w16du:dateUtc="2026-01-14T08:23:00Z">
        <w:r w:rsidR="00DE6ED2">
          <w:rPr>
            <w:rFonts w:asciiTheme="minorHAnsi" w:hAnsiTheme="minorHAnsi" w:cstheme="minorHAnsi"/>
            <w:lang w:val="en-AU"/>
          </w:rPr>
          <w:t xml:space="preserve"> respectively</w:t>
        </w:r>
      </w:ins>
      <w:r w:rsidR="00EE53EF" w:rsidRPr="004D59C5">
        <w:rPr>
          <w:rFonts w:asciiTheme="minorHAnsi" w:hAnsiTheme="minorHAnsi" w:cstheme="minorHAnsi"/>
          <w:lang w:val="en-AU"/>
        </w:rPr>
        <w:t>, before Source pushes the file onto, and after Destination picks up the file from the MEFT folder</w:t>
      </w:r>
      <w:r w:rsidR="008A23F9" w:rsidRPr="004D59C5">
        <w:rPr>
          <w:rFonts w:asciiTheme="minorHAnsi" w:hAnsiTheme="minorHAnsi" w:cstheme="minorHAnsi"/>
          <w:lang w:val="en-AU"/>
        </w:rPr>
        <w:t>:</w:t>
      </w:r>
    </w:p>
    <w:p w14:paraId="5607D63F" w14:textId="0B96FA6C" w:rsidR="008A23F9" w:rsidRPr="004D59C5" w:rsidRDefault="008A23F9" w:rsidP="000A7293">
      <w:pPr>
        <w:pStyle w:val="Normalwithspace"/>
        <w:numPr>
          <w:ilvl w:val="0"/>
          <w:numId w:val="31"/>
        </w:numPr>
        <w:rPr>
          <w:rFonts w:asciiTheme="minorHAnsi" w:hAnsiTheme="minorHAnsi" w:cstheme="minorHAnsi"/>
          <w:lang w:val="en-AU"/>
        </w:rPr>
      </w:pPr>
      <w:r w:rsidRPr="004D59C5">
        <w:rPr>
          <w:rFonts w:asciiTheme="minorHAnsi" w:hAnsiTheme="minorHAnsi" w:cstheme="minorHAnsi"/>
          <w:lang w:val="en-AU"/>
        </w:rPr>
        <w:t>Key Exchange: The required public key must be securely exchanged prior to file transfer.</w:t>
      </w:r>
    </w:p>
    <w:p w14:paraId="0943DC8B" w14:textId="1531AEC0" w:rsidR="008A23F9" w:rsidRPr="004D59C5" w:rsidRDefault="008A23F9" w:rsidP="000A7293">
      <w:pPr>
        <w:pStyle w:val="Normalwithspace"/>
        <w:numPr>
          <w:ilvl w:val="0"/>
          <w:numId w:val="31"/>
        </w:numPr>
        <w:rPr>
          <w:rFonts w:asciiTheme="minorHAnsi" w:hAnsiTheme="minorHAnsi" w:cstheme="minorHAnsi"/>
          <w:lang w:val="en-AU"/>
        </w:rPr>
      </w:pPr>
      <w:r w:rsidRPr="004D59C5">
        <w:rPr>
          <w:rFonts w:asciiTheme="minorHAnsi" w:hAnsiTheme="minorHAnsi" w:cstheme="minorHAnsi"/>
          <w:lang w:val="en-AU"/>
        </w:rPr>
        <w:t>Encryption:</w:t>
      </w:r>
      <w:r w:rsidR="00EE53EF" w:rsidRPr="004D59C5">
        <w:rPr>
          <w:rFonts w:asciiTheme="minorHAnsi" w:hAnsiTheme="minorHAnsi" w:cstheme="minorHAnsi"/>
          <w:lang w:val="en-AU"/>
        </w:rPr>
        <w:t xml:space="preserve"> Source must</w:t>
      </w:r>
      <w:r w:rsidR="00EA5C57" w:rsidRPr="004D59C5">
        <w:rPr>
          <w:rFonts w:asciiTheme="minorHAnsi" w:hAnsiTheme="minorHAnsi" w:cstheme="minorHAnsi"/>
          <w:lang w:val="en-AU"/>
        </w:rPr>
        <w:t xml:space="preserve"> encrypt the file with Destination’s public key. Source must append the PGP-related file extension (</w:t>
      </w:r>
      <w:r w:rsidR="00EA5C57" w:rsidRPr="004D59C5">
        <w:rPr>
          <w:rFonts w:asciiTheme="minorHAnsi" w:hAnsiTheme="minorHAnsi" w:cstheme="minorHAnsi"/>
          <w:b/>
          <w:bCs/>
          <w:lang w:val="en-AU"/>
        </w:rPr>
        <w:t>.pgp</w:t>
      </w:r>
      <w:r w:rsidR="00EA5C57" w:rsidRPr="004D59C5">
        <w:rPr>
          <w:rFonts w:asciiTheme="minorHAnsi" w:hAnsiTheme="minorHAnsi" w:cstheme="minorHAnsi"/>
          <w:lang w:val="en-AU"/>
        </w:rPr>
        <w:t xml:space="preserve">) to the original </w:t>
      </w:r>
      <w:r w:rsidR="00EA5C57" w:rsidRPr="004D59C5">
        <w:rPr>
          <w:rFonts w:asciiTheme="minorHAnsi" w:hAnsiTheme="minorHAnsi" w:cstheme="minorHAnsi"/>
          <w:b/>
          <w:bCs/>
          <w:lang w:val="en-AU"/>
        </w:rPr>
        <w:t>.txt</w:t>
      </w:r>
      <w:r w:rsidR="00EA5C57" w:rsidRPr="004D59C5">
        <w:rPr>
          <w:rFonts w:asciiTheme="minorHAnsi" w:hAnsiTheme="minorHAnsi" w:cstheme="minorHAnsi"/>
          <w:lang w:val="en-AU"/>
        </w:rPr>
        <w:t xml:space="preserve"> file name.</w:t>
      </w:r>
    </w:p>
    <w:p w14:paraId="27BE7E81" w14:textId="23F674D1" w:rsidR="008A23F9" w:rsidRPr="004D59C5" w:rsidRDefault="008A23F9" w:rsidP="000A7293">
      <w:pPr>
        <w:pStyle w:val="Normalwithspace"/>
        <w:numPr>
          <w:ilvl w:val="0"/>
          <w:numId w:val="31"/>
        </w:numPr>
        <w:rPr>
          <w:rFonts w:asciiTheme="minorHAnsi" w:hAnsiTheme="minorHAnsi" w:cstheme="minorHAnsi"/>
          <w:lang w:val="en-AU"/>
        </w:rPr>
      </w:pPr>
      <w:r w:rsidRPr="004D59C5">
        <w:rPr>
          <w:rFonts w:asciiTheme="minorHAnsi" w:hAnsiTheme="minorHAnsi" w:cstheme="minorHAnsi"/>
          <w:lang w:val="en-AU"/>
        </w:rPr>
        <w:t>Decryption:</w:t>
      </w:r>
      <w:r w:rsidR="00EA5C57" w:rsidRPr="004D59C5">
        <w:rPr>
          <w:rFonts w:asciiTheme="minorHAnsi" w:hAnsiTheme="minorHAnsi" w:cstheme="minorHAnsi"/>
          <w:lang w:val="en-AU"/>
        </w:rPr>
        <w:t xml:space="preserve"> Destination must decrypt the received file with its private key </w:t>
      </w:r>
      <w:r w:rsidR="00E90787">
        <w:rPr>
          <w:rFonts w:asciiTheme="minorHAnsi" w:hAnsiTheme="minorHAnsi" w:cstheme="minorHAnsi"/>
          <w:lang w:val="en-AU"/>
        </w:rPr>
        <w:t xml:space="preserve">and remove the </w:t>
      </w:r>
      <w:r w:rsidR="00E90787" w:rsidRPr="003D7E41">
        <w:rPr>
          <w:rFonts w:asciiTheme="minorHAnsi" w:hAnsiTheme="minorHAnsi" w:cstheme="minorHAnsi"/>
          <w:b/>
          <w:bCs/>
          <w:lang w:val="en-AU"/>
        </w:rPr>
        <w:t>.pgp</w:t>
      </w:r>
      <w:r w:rsidR="00E90787">
        <w:rPr>
          <w:rFonts w:asciiTheme="minorHAnsi" w:hAnsiTheme="minorHAnsi" w:cstheme="minorHAnsi"/>
          <w:lang w:val="en-AU"/>
        </w:rPr>
        <w:t xml:space="preserve"> extension </w:t>
      </w:r>
      <w:r w:rsidR="00EA5C57" w:rsidRPr="004D59C5">
        <w:rPr>
          <w:rFonts w:asciiTheme="minorHAnsi" w:hAnsiTheme="minorHAnsi" w:cstheme="minorHAnsi"/>
          <w:lang w:val="en-AU"/>
        </w:rPr>
        <w:t xml:space="preserve">to retrieve the original </w:t>
      </w:r>
      <w:r w:rsidR="00EA5C57" w:rsidRPr="004D59C5">
        <w:rPr>
          <w:rFonts w:asciiTheme="minorHAnsi" w:hAnsiTheme="minorHAnsi" w:cstheme="minorHAnsi"/>
          <w:b/>
          <w:bCs/>
          <w:lang w:val="en-AU"/>
        </w:rPr>
        <w:t>.txt</w:t>
      </w:r>
      <w:r w:rsidR="00EA5C57" w:rsidRPr="004D59C5">
        <w:rPr>
          <w:rFonts w:asciiTheme="minorHAnsi" w:hAnsiTheme="minorHAnsi" w:cstheme="minorHAnsi"/>
          <w:lang w:val="en-AU"/>
        </w:rPr>
        <w:t xml:space="preserve"> file.</w:t>
      </w:r>
    </w:p>
    <w:p w14:paraId="50AC8A2A" w14:textId="245376AC" w:rsidR="00587A02" w:rsidRPr="004D59C5" w:rsidRDefault="00C64478" w:rsidP="005412D7">
      <w:pPr>
        <w:pStyle w:val="Heading1"/>
      </w:pPr>
      <w:bookmarkStart w:id="94" w:name="_Toc215758840"/>
      <w:bookmarkStart w:id="95" w:name="_Toc215759891"/>
      <w:bookmarkStart w:id="96" w:name="_Toc218075311"/>
      <w:bookmarkEnd w:id="90"/>
      <w:r w:rsidRPr="004D59C5">
        <w:lastRenderedPageBreak/>
        <w:t>Functional</w:t>
      </w:r>
      <w:r w:rsidR="00587A02" w:rsidRPr="004D59C5">
        <w:t xml:space="preserve"> Requirements</w:t>
      </w:r>
      <w:bookmarkEnd w:id="94"/>
      <w:bookmarkEnd w:id="95"/>
      <w:bookmarkEnd w:id="96"/>
    </w:p>
    <w:p w14:paraId="759302AF" w14:textId="505F5032" w:rsidR="0063684E" w:rsidRPr="004D59C5" w:rsidRDefault="0063684E" w:rsidP="005412D7">
      <w:pPr>
        <w:pStyle w:val="Heading2"/>
      </w:pPr>
      <w:bookmarkStart w:id="97" w:name="_Toc218075312"/>
      <w:commentRangeStart w:id="98"/>
      <w:commentRangeStart w:id="99"/>
      <w:r w:rsidRPr="004D59C5">
        <w:t>MEPS+ Files</w:t>
      </w:r>
      <w:commentRangeEnd w:id="98"/>
      <w:r w:rsidR="00DC332F">
        <w:rPr>
          <w:rStyle w:val="CommentReference"/>
          <w:rFonts w:ascii="Century Gothic" w:hAnsi="Century Gothic" w:cs="Times New Roman"/>
          <w:b w:val="0"/>
          <w:bCs w:val="0"/>
          <w:iCs w:val="0"/>
          <w:smallCaps w:val="0"/>
          <w:kern w:val="0"/>
          <w:lang w:val="en-US"/>
        </w:rPr>
        <w:commentReference w:id="98"/>
      </w:r>
      <w:commentRangeEnd w:id="99"/>
      <w:r w:rsidR="00F90FAE">
        <w:rPr>
          <w:rStyle w:val="CommentReference"/>
          <w:rFonts w:ascii="Century Gothic" w:hAnsi="Century Gothic" w:cs="Times New Roman"/>
          <w:b w:val="0"/>
          <w:bCs w:val="0"/>
          <w:iCs w:val="0"/>
          <w:smallCaps w:val="0"/>
          <w:kern w:val="0"/>
          <w:lang w:val="en-US"/>
        </w:rPr>
        <w:commentReference w:id="99"/>
      </w:r>
      <w:bookmarkEnd w:id="97"/>
    </w:p>
    <w:p w14:paraId="17603A61" w14:textId="284B04A3" w:rsidR="00BB4A30" w:rsidRPr="004D59C5" w:rsidRDefault="00B83C88" w:rsidP="005412D7">
      <w:pPr>
        <w:pStyle w:val="Heading3"/>
      </w:pPr>
      <w:bookmarkStart w:id="100" w:name="_Toc218075313"/>
      <w:r w:rsidRPr="004D59C5">
        <w:t>New Issuance / Reopening of Securities File</w:t>
      </w:r>
      <w:r w:rsidR="00E032ED">
        <w:t xml:space="preserve"> (secmast.txt)</w:t>
      </w:r>
      <w:bookmarkEnd w:id="100"/>
    </w:p>
    <w:p w14:paraId="6C29C8D6" w14:textId="73976F18" w:rsidR="002248CC" w:rsidRPr="004D59C5" w:rsidRDefault="002248CC" w:rsidP="0063684E">
      <w:pPr>
        <w:pStyle w:val="Heading4"/>
        <w:rPr>
          <w:rFonts w:asciiTheme="minorHAnsi" w:hAnsiTheme="minorHAnsi" w:cstheme="minorHAnsi"/>
        </w:rPr>
      </w:pPr>
      <w:bookmarkStart w:id="101" w:name="_Toc215758842"/>
      <w:bookmarkStart w:id="102" w:name="_Toc215759893"/>
      <w:r w:rsidRPr="004D59C5">
        <w:rPr>
          <w:rFonts w:asciiTheme="minorHAnsi" w:hAnsiTheme="minorHAnsi" w:cstheme="minorHAnsi"/>
        </w:rPr>
        <w:t>Description</w:t>
      </w:r>
      <w:bookmarkEnd w:id="101"/>
      <w:bookmarkEnd w:id="102"/>
    </w:p>
    <w:p w14:paraId="29DA28DA" w14:textId="215096E6" w:rsidR="003F15EB" w:rsidRPr="004D59C5" w:rsidRDefault="00255057" w:rsidP="003B5BCC">
      <w:pPr>
        <w:pStyle w:val="Normalwithspace"/>
        <w:rPr>
          <w:rFonts w:asciiTheme="minorHAnsi" w:hAnsiTheme="minorHAnsi" w:cstheme="minorHAnsi"/>
          <w:lang w:val="en-AU"/>
        </w:rPr>
      </w:pPr>
      <w:r w:rsidRPr="004D59C5">
        <w:rPr>
          <w:rFonts w:asciiTheme="minorHAnsi" w:hAnsiTheme="minorHAnsi" w:cstheme="minorHAnsi"/>
          <w:lang w:val="en-AU"/>
        </w:rPr>
        <w:t xml:space="preserve">MEPS+ </w:t>
      </w:r>
      <w:r w:rsidR="00F25776">
        <w:rPr>
          <w:rFonts w:asciiTheme="minorHAnsi" w:hAnsiTheme="minorHAnsi" w:cstheme="minorHAnsi"/>
          <w:lang w:val="en-AU"/>
        </w:rPr>
        <w:t xml:space="preserve">sends </w:t>
      </w:r>
      <w:r w:rsidR="00DD5724" w:rsidRPr="004D59C5">
        <w:rPr>
          <w:rFonts w:asciiTheme="minorHAnsi" w:hAnsiTheme="minorHAnsi" w:cstheme="minorHAnsi"/>
          <w:lang w:val="en-AU"/>
        </w:rPr>
        <w:t xml:space="preserve">security details to OMEGA following the creation of new issuance or re-opening </w:t>
      </w:r>
      <w:del w:id="103" w:author="Sophia TAN (MAS)" w:date="2026-01-16T21:53:00Z" w16du:dateUtc="2026-01-16T13:53:00Z">
        <w:r w:rsidR="00DD5724" w:rsidRPr="004D59C5" w:rsidDel="005B772D">
          <w:rPr>
            <w:rFonts w:asciiTheme="minorHAnsi" w:hAnsiTheme="minorHAnsi" w:cstheme="minorHAnsi"/>
            <w:lang w:val="en-AU"/>
          </w:rPr>
          <w:delText>record</w:delText>
        </w:r>
        <w:r w:rsidR="001030EE" w:rsidRPr="004D59C5" w:rsidDel="005B772D">
          <w:rPr>
            <w:rFonts w:asciiTheme="minorHAnsi" w:hAnsiTheme="minorHAnsi" w:cstheme="minorHAnsi"/>
            <w:lang w:val="en-AU"/>
          </w:rPr>
          <w:delText>s</w:delText>
        </w:r>
        <w:r w:rsidR="00DD5724" w:rsidRPr="004D59C5" w:rsidDel="005B772D">
          <w:rPr>
            <w:rFonts w:asciiTheme="minorHAnsi" w:hAnsiTheme="minorHAnsi" w:cstheme="minorHAnsi"/>
            <w:lang w:val="en-AU"/>
          </w:rPr>
          <w:delText xml:space="preserve"> </w:delText>
        </w:r>
      </w:del>
      <w:ins w:id="104" w:author="Sophia TAN (MAS)" w:date="2026-01-16T21:53:00Z" w16du:dateUtc="2026-01-16T13:53:00Z">
        <w:r w:rsidR="005B772D">
          <w:rPr>
            <w:rFonts w:asciiTheme="minorHAnsi" w:hAnsiTheme="minorHAnsi" w:cstheme="minorHAnsi"/>
            <w:lang w:val="en-AU"/>
          </w:rPr>
          <w:t>of securities</w:t>
        </w:r>
        <w:r w:rsidR="005B772D" w:rsidRPr="004D59C5">
          <w:rPr>
            <w:rFonts w:asciiTheme="minorHAnsi" w:hAnsiTheme="minorHAnsi" w:cstheme="minorHAnsi"/>
            <w:lang w:val="en-AU"/>
          </w:rPr>
          <w:t xml:space="preserve"> </w:t>
        </w:r>
      </w:ins>
      <w:r w:rsidR="00DD5724" w:rsidRPr="004D59C5">
        <w:rPr>
          <w:rFonts w:asciiTheme="minorHAnsi" w:hAnsiTheme="minorHAnsi" w:cstheme="minorHAnsi"/>
          <w:lang w:val="en-AU"/>
        </w:rPr>
        <w:t>within the MEPS+ system</w:t>
      </w:r>
      <w:r w:rsidR="00CE0E69" w:rsidRPr="004D59C5">
        <w:rPr>
          <w:rFonts w:asciiTheme="minorHAnsi" w:hAnsiTheme="minorHAnsi" w:cstheme="minorHAnsi"/>
          <w:lang w:val="en-AU"/>
        </w:rPr>
        <w:t>.</w:t>
      </w:r>
      <w:r w:rsidR="00DD5724" w:rsidRPr="004D59C5">
        <w:rPr>
          <w:rFonts w:asciiTheme="minorHAnsi" w:hAnsiTheme="minorHAnsi" w:cstheme="minorHAnsi"/>
          <w:lang w:val="en-AU"/>
        </w:rPr>
        <w:t xml:space="preserve"> </w:t>
      </w:r>
      <w:r w:rsidR="00CE0E69" w:rsidRPr="004D59C5">
        <w:rPr>
          <w:rFonts w:asciiTheme="minorHAnsi" w:hAnsiTheme="minorHAnsi" w:cstheme="minorHAnsi"/>
          <w:lang w:val="en-AU"/>
        </w:rPr>
        <w:t xml:space="preserve"> </w:t>
      </w:r>
    </w:p>
    <w:p w14:paraId="08C03E3D" w14:textId="6D0450D7" w:rsidR="00CE0E69" w:rsidRPr="004D59C5" w:rsidRDefault="00CE0E69" w:rsidP="003B5BCC">
      <w:pPr>
        <w:pStyle w:val="Normalwithspace"/>
        <w:rPr>
          <w:rFonts w:asciiTheme="minorHAnsi" w:hAnsiTheme="minorHAnsi" w:cstheme="minorHAnsi"/>
          <w:lang w:val="en-AU"/>
        </w:rPr>
      </w:pPr>
      <w:r w:rsidRPr="004D59C5">
        <w:rPr>
          <w:rFonts w:asciiTheme="minorHAnsi" w:hAnsiTheme="minorHAnsi" w:cstheme="minorHAnsi"/>
          <w:lang w:val="en-AU"/>
        </w:rPr>
        <w:t xml:space="preserve">OMEGA </w:t>
      </w:r>
      <w:r w:rsidR="00F25776">
        <w:rPr>
          <w:rFonts w:asciiTheme="minorHAnsi" w:hAnsiTheme="minorHAnsi" w:cstheme="minorHAnsi"/>
          <w:lang w:val="en-AU"/>
        </w:rPr>
        <w:t>process</w:t>
      </w:r>
      <w:r w:rsidR="00EB3935">
        <w:rPr>
          <w:rFonts w:asciiTheme="minorHAnsi" w:hAnsiTheme="minorHAnsi" w:cstheme="minorHAnsi"/>
          <w:lang w:val="en-AU"/>
        </w:rPr>
        <w:t>es</w:t>
      </w:r>
      <w:r w:rsidR="00F25776">
        <w:rPr>
          <w:rFonts w:asciiTheme="minorHAnsi" w:hAnsiTheme="minorHAnsi" w:cstheme="minorHAnsi"/>
          <w:lang w:val="en-AU"/>
        </w:rPr>
        <w:t xml:space="preserve"> </w:t>
      </w:r>
      <w:r w:rsidRPr="004D59C5">
        <w:rPr>
          <w:rFonts w:asciiTheme="minorHAnsi" w:hAnsiTheme="minorHAnsi" w:cstheme="minorHAnsi"/>
          <w:lang w:val="en-AU"/>
        </w:rPr>
        <w:t xml:space="preserve">this </w:t>
      </w:r>
      <w:r w:rsidR="0082720B" w:rsidRPr="004D59C5">
        <w:rPr>
          <w:rFonts w:asciiTheme="minorHAnsi" w:hAnsiTheme="minorHAnsi" w:cstheme="minorHAnsi"/>
          <w:lang w:val="en-AU"/>
        </w:rPr>
        <w:t>dataset</w:t>
      </w:r>
      <w:r w:rsidRPr="004D59C5">
        <w:rPr>
          <w:rFonts w:asciiTheme="minorHAnsi" w:hAnsiTheme="minorHAnsi" w:cstheme="minorHAnsi"/>
          <w:lang w:val="en-AU"/>
        </w:rPr>
        <w:t xml:space="preserve"> to </w:t>
      </w:r>
      <w:r w:rsidR="009C40EA" w:rsidRPr="004D59C5">
        <w:rPr>
          <w:rFonts w:asciiTheme="minorHAnsi" w:hAnsiTheme="minorHAnsi" w:cstheme="minorHAnsi"/>
          <w:lang w:val="en-AU"/>
        </w:rPr>
        <w:t xml:space="preserve">validate </w:t>
      </w:r>
      <w:ins w:id="105" w:author="Sophia TAN (MAS)" w:date="2026-01-16T21:53:00Z" w16du:dateUtc="2026-01-16T13:53:00Z">
        <w:r w:rsidR="005B772D">
          <w:rPr>
            <w:rFonts w:asciiTheme="minorHAnsi" w:hAnsiTheme="minorHAnsi" w:cstheme="minorHAnsi"/>
            <w:lang w:val="en-AU"/>
          </w:rPr>
          <w:t xml:space="preserve">against </w:t>
        </w:r>
      </w:ins>
      <w:r w:rsidR="00B33982">
        <w:rPr>
          <w:rFonts w:asciiTheme="minorHAnsi" w:hAnsiTheme="minorHAnsi" w:cstheme="minorHAnsi"/>
          <w:lang w:val="en-AU"/>
        </w:rPr>
        <w:t>the security information</w:t>
      </w:r>
      <w:r w:rsidR="00B33982" w:rsidRPr="004D59C5">
        <w:rPr>
          <w:rFonts w:asciiTheme="minorHAnsi" w:hAnsiTheme="minorHAnsi" w:cstheme="minorHAnsi"/>
          <w:lang w:val="en-AU"/>
        </w:rPr>
        <w:t xml:space="preserve"> </w:t>
      </w:r>
      <w:r w:rsidR="009C40EA" w:rsidRPr="004D59C5">
        <w:rPr>
          <w:rFonts w:asciiTheme="minorHAnsi" w:hAnsiTheme="minorHAnsi" w:cstheme="minorHAnsi"/>
          <w:lang w:val="en-AU"/>
        </w:rPr>
        <w:t>entered in Announcement module, ensuring data integrity before an announcement</w:t>
      </w:r>
      <w:r w:rsidR="00517CF3" w:rsidRPr="004D59C5">
        <w:rPr>
          <w:rFonts w:asciiTheme="minorHAnsi" w:hAnsiTheme="minorHAnsi" w:cstheme="minorHAnsi"/>
          <w:lang w:val="en-AU"/>
        </w:rPr>
        <w:t xml:space="preserve"> </w:t>
      </w:r>
      <w:r w:rsidR="009C40EA" w:rsidRPr="004D59C5">
        <w:rPr>
          <w:rFonts w:asciiTheme="minorHAnsi" w:hAnsiTheme="minorHAnsi" w:cstheme="minorHAnsi"/>
          <w:lang w:val="en-AU"/>
        </w:rPr>
        <w:t>can be</w:t>
      </w:r>
      <w:r w:rsidR="00517CF3" w:rsidRPr="004D59C5">
        <w:rPr>
          <w:rFonts w:asciiTheme="minorHAnsi" w:hAnsiTheme="minorHAnsi" w:cstheme="minorHAnsi"/>
          <w:lang w:val="en-AU"/>
        </w:rPr>
        <w:t xml:space="preserve"> </w:t>
      </w:r>
      <w:r w:rsidR="009C40EA" w:rsidRPr="004D59C5">
        <w:rPr>
          <w:rFonts w:asciiTheme="minorHAnsi" w:hAnsiTheme="minorHAnsi" w:cstheme="minorHAnsi"/>
          <w:lang w:val="en-AU"/>
        </w:rPr>
        <w:t>published</w:t>
      </w:r>
      <w:r w:rsidR="00A3486E" w:rsidRPr="004D59C5">
        <w:rPr>
          <w:rFonts w:asciiTheme="minorHAnsi" w:hAnsiTheme="minorHAnsi" w:cstheme="minorHAnsi"/>
          <w:lang w:val="en-AU"/>
        </w:rPr>
        <w:t>.</w:t>
      </w:r>
    </w:p>
    <w:p w14:paraId="1D2B6444" w14:textId="092D9503" w:rsidR="00DD5724" w:rsidRPr="004D59C5" w:rsidRDefault="009C40EA" w:rsidP="003B5BCC">
      <w:pPr>
        <w:pStyle w:val="Normalwithspace"/>
        <w:rPr>
          <w:rFonts w:asciiTheme="minorHAnsi" w:hAnsiTheme="minorHAnsi" w:cstheme="minorHAnsi"/>
          <w:lang w:val="en-AU"/>
        </w:rPr>
      </w:pPr>
      <w:r w:rsidRPr="004D59C5">
        <w:rPr>
          <w:rFonts w:asciiTheme="minorHAnsi" w:hAnsiTheme="minorHAnsi" w:cstheme="minorHAnsi"/>
          <w:lang w:val="en-AU"/>
        </w:rPr>
        <w:t xml:space="preserve">For the detailed field-level mapping between MEPS+ data file and OMEGA </w:t>
      </w:r>
      <w:r w:rsidR="00547C38">
        <w:rPr>
          <w:rFonts w:asciiTheme="minorHAnsi" w:hAnsiTheme="minorHAnsi" w:cstheme="minorHAnsi"/>
          <w:lang w:val="en-AU"/>
        </w:rPr>
        <w:t>A</w:t>
      </w:r>
      <w:r w:rsidRPr="004D59C5">
        <w:rPr>
          <w:rFonts w:asciiTheme="minorHAnsi" w:hAnsiTheme="minorHAnsi" w:cstheme="minorHAnsi"/>
          <w:lang w:val="en-AU"/>
        </w:rPr>
        <w:t>nnouncement module, r</w:t>
      </w:r>
      <w:r w:rsidR="00DD5724" w:rsidRPr="004D59C5">
        <w:rPr>
          <w:rFonts w:asciiTheme="minorHAnsi" w:hAnsiTheme="minorHAnsi" w:cstheme="minorHAnsi"/>
          <w:lang w:val="en-AU"/>
        </w:rPr>
        <w:t xml:space="preserve">efer to </w:t>
      </w:r>
      <w:r w:rsidR="00DD5724" w:rsidRPr="004D59C5">
        <w:rPr>
          <w:rFonts w:asciiTheme="minorHAnsi" w:hAnsiTheme="minorHAnsi" w:cstheme="minorHAnsi"/>
          <w:i/>
          <w:iCs/>
          <w:lang w:val="en-AU"/>
        </w:rPr>
        <w:t>MAS_OMEGA – Functional Specifications Document (Announcement)</w:t>
      </w:r>
      <w:r w:rsidR="00DD5724" w:rsidRPr="004D59C5">
        <w:rPr>
          <w:rFonts w:asciiTheme="minorHAnsi" w:hAnsiTheme="minorHAnsi" w:cstheme="minorHAnsi"/>
          <w:lang w:val="en-AU"/>
        </w:rPr>
        <w:t>.</w:t>
      </w:r>
    </w:p>
    <w:p w14:paraId="78396FD9" w14:textId="7A25DFA7" w:rsidR="002248CC" w:rsidRPr="004D59C5" w:rsidRDefault="002248CC" w:rsidP="0063684E">
      <w:pPr>
        <w:pStyle w:val="Heading4"/>
        <w:rPr>
          <w:rFonts w:asciiTheme="minorHAnsi" w:hAnsiTheme="minorHAnsi" w:cstheme="minorHAnsi"/>
        </w:rPr>
      </w:pPr>
      <w:bookmarkStart w:id="106" w:name="_Toc215758843"/>
      <w:bookmarkStart w:id="107" w:name="_Toc215759894"/>
      <w:r w:rsidRPr="004D59C5">
        <w:rPr>
          <w:rFonts w:asciiTheme="minorHAnsi" w:hAnsiTheme="minorHAnsi" w:cstheme="minorHAnsi"/>
        </w:rPr>
        <w:t>Securities Involved</w:t>
      </w:r>
      <w:bookmarkEnd w:id="106"/>
      <w:bookmarkEnd w:id="107"/>
    </w:p>
    <w:p w14:paraId="08325561" w14:textId="4679F30E" w:rsidR="00DE7F53" w:rsidRPr="004D59C5" w:rsidRDefault="009F2CB0" w:rsidP="00DE7F53">
      <w:pPr>
        <w:pStyle w:val="Normalwithspace"/>
        <w:rPr>
          <w:rFonts w:asciiTheme="minorHAnsi" w:hAnsiTheme="minorHAnsi" w:cstheme="minorHAnsi"/>
          <w:lang w:val="en-AU"/>
        </w:rPr>
      </w:pPr>
      <w:r w:rsidRPr="004D59C5">
        <w:rPr>
          <w:rFonts w:asciiTheme="minorHAnsi" w:hAnsiTheme="minorHAnsi" w:cstheme="minorHAnsi"/>
          <w:lang w:val="en-AU"/>
        </w:rPr>
        <w:t xml:space="preserve">This file involves </w:t>
      </w:r>
      <w:r w:rsidR="00017EA6" w:rsidRPr="004D59C5">
        <w:rPr>
          <w:rFonts w:asciiTheme="minorHAnsi" w:hAnsiTheme="minorHAnsi" w:cstheme="minorHAnsi"/>
          <w:lang w:val="en-AU"/>
        </w:rPr>
        <w:t xml:space="preserve">the following </w:t>
      </w:r>
      <w:r w:rsidRPr="004D59C5">
        <w:rPr>
          <w:rFonts w:asciiTheme="minorHAnsi" w:hAnsiTheme="minorHAnsi" w:cstheme="minorHAnsi"/>
          <w:lang w:val="en-AU"/>
        </w:rPr>
        <w:t>security types:</w:t>
      </w:r>
    </w:p>
    <w:p w14:paraId="3E2AAB64" w14:textId="77777777" w:rsidR="00E44175" w:rsidRPr="004D59C5" w:rsidRDefault="00E44175" w:rsidP="00E44175">
      <w:pPr>
        <w:pStyle w:val="OrderedList"/>
        <w:numPr>
          <w:ilvl w:val="0"/>
          <w:numId w:val="21"/>
        </w:numPr>
        <w:rPr>
          <w:lang w:val="en-AU"/>
        </w:rPr>
      </w:pPr>
      <w:r w:rsidRPr="004D59C5">
        <w:rPr>
          <w:lang w:val="en-AU"/>
        </w:rPr>
        <w:t>CMTB</w:t>
      </w:r>
    </w:p>
    <w:p w14:paraId="05FDF09A" w14:textId="77777777" w:rsidR="00E44175" w:rsidRPr="004D59C5" w:rsidRDefault="00E44175" w:rsidP="00E44175">
      <w:pPr>
        <w:pStyle w:val="OrderedList"/>
        <w:numPr>
          <w:ilvl w:val="0"/>
          <w:numId w:val="21"/>
        </w:numPr>
        <w:rPr>
          <w:lang w:val="en-AU"/>
        </w:rPr>
      </w:pPr>
      <w:r w:rsidRPr="004D59C5">
        <w:rPr>
          <w:lang w:val="en-AU"/>
        </w:rPr>
        <w:t>MAS Bills</w:t>
      </w:r>
    </w:p>
    <w:p w14:paraId="7A03EC2E" w14:textId="60615A87" w:rsidR="00E44175" w:rsidRPr="004D59C5" w:rsidRDefault="00E44175" w:rsidP="00E44175">
      <w:pPr>
        <w:pStyle w:val="OrderedList"/>
        <w:numPr>
          <w:ilvl w:val="0"/>
          <w:numId w:val="21"/>
        </w:numPr>
        <w:rPr>
          <w:lang w:val="en-AU"/>
        </w:rPr>
      </w:pPr>
      <w:commentRangeStart w:id="108"/>
      <w:commentRangeStart w:id="109"/>
      <w:r w:rsidRPr="004D59C5">
        <w:rPr>
          <w:lang w:val="en-AU"/>
        </w:rPr>
        <w:t>SGS Bonds</w:t>
      </w:r>
      <w:commentRangeEnd w:id="108"/>
      <w:r w:rsidR="00022A9D">
        <w:rPr>
          <w:rStyle w:val="CommentReference"/>
          <w:rFonts w:ascii="Century Gothic" w:hAnsi="Century Gothic" w:cs="Times New Roman"/>
          <w:iCs w:val="0"/>
          <w:lang w:val="en-US"/>
        </w:rPr>
        <w:commentReference w:id="108"/>
      </w:r>
      <w:commentRangeEnd w:id="109"/>
      <w:r w:rsidR="005B772D">
        <w:rPr>
          <w:rStyle w:val="CommentReference"/>
          <w:rFonts w:ascii="Century Gothic" w:hAnsi="Century Gothic" w:cs="Times New Roman"/>
          <w:iCs w:val="0"/>
          <w:lang w:val="en-US"/>
        </w:rPr>
        <w:commentReference w:id="109"/>
      </w:r>
    </w:p>
    <w:p w14:paraId="03888F4F" w14:textId="77777777" w:rsidR="00E44175" w:rsidRPr="004D59C5" w:rsidRDefault="00E44175" w:rsidP="00E44175">
      <w:pPr>
        <w:pStyle w:val="OrderedList"/>
        <w:numPr>
          <w:ilvl w:val="0"/>
          <w:numId w:val="21"/>
        </w:numPr>
        <w:rPr>
          <w:lang w:val="en-AU"/>
        </w:rPr>
      </w:pPr>
      <w:r w:rsidRPr="004D59C5">
        <w:rPr>
          <w:lang w:val="en-AU"/>
        </w:rPr>
        <w:t>SSB</w:t>
      </w:r>
    </w:p>
    <w:p w14:paraId="171C4B0E" w14:textId="01E03F0A" w:rsidR="007A004B" w:rsidRPr="004D59C5" w:rsidRDefault="00E44175" w:rsidP="00E44175">
      <w:pPr>
        <w:pStyle w:val="OrderedList"/>
        <w:numPr>
          <w:ilvl w:val="0"/>
          <w:numId w:val="21"/>
        </w:numPr>
        <w:rPr>
          <w:lang w:val="en-AU"/>
        </w:rPr>
      </w:pPr>
      <w:r w:rsidRPr="004D59C5">
        <w:rPr>
          <w:lang w:val="en-AU"/>
        </w:rPr>
        <w:t>T-Bills</w:t>
      </w:r>
    </w:p>
    <w:p w14:paraId="408DAFED" w14:textId="494AE3C7" w:rsidR="00137FD3" w:rsidRPr="004D59C5" w:rsidRDefault="00E0051A" w:rsidP="0063684E">
      <w:pPr>
        <w:pStyle w:val="Heading4"/>
        <w:rPr>
          <w:rFonts w:asciiTheme="minorHAnsi" w:hAnsiTheme="minorHAnsi" w:cstheme="minorHAnsi"/>
        </w:rPr>
      </w:pPr>
      <w:commentRangeStart w:id="110"/>
      <w:commentRangeStart w:id="111"/>
      <w:r w:rsidRPr="004D59C5">
        <w:rPr>
          <w:rFonts w:asciiTheme="minorHAnsi" w:hAnsiTheme="minorHAnsi" w:cstheme="minorHAnsi"/>
        </w:rPr>
        <w:t>File Name</w:t>
      </w:r>
      <w:commentRangeEnd w:id="110"/>
      <w:r w:rsidR="00F25776">
        <w:rPr>
          <w:rStyle w:val="CommentReference"/>
          <w:rFonts w:ascii="Century Gothic" w:hAnsi="Century Gothic"/>
          <w:b w:val="0"/>
          <w:lang w:val="en-US"/>
        </w:rPr>
        <w:commentReference w:id="110"/>
      </w:r>
      <w:commentRangeEnd w:id="111"/>
      <w:r w:rsidR="00F90FAE">
        <w:rPr>
          <w:rStyle w:val="CommentReference"/>
          <w:rFonts w:ascii="Century Gothic" w:hAnsi="Century Gothic"/>
          <w:b w:val="0"/>
          <w:lang w:val="en-US"/>
        </w:rPr>
        <w:commentReference w:id="111"/>
      </w:r>
    </w:p>
    <w:tbl>
      <w:tblPr>
        <w:tblStyle w:val="TableGrid"/>
        <w:tblW w:w="8926" w:type="dxa"/>
        <w:tblLook w:val="04A0" w:firstRow="1" w:lastRow="0" w:firstColumn="1" w:lastColumn="0" w:noHBand="0" w:noVBand="1"/>
      </w:tblPr>
      <w:tblGrid>
        <w:gridCol w:w="2830"/>
        <w:gridCol w:w="1701"/>
        <w:gridCol w:w="1495"/>
        <w:gridCol w:w="2900"/>
      </w:tblGrid>
      <w:tr w:rsidR="00E50650" w:rsidRPr="004D59C5" w14:paraId="53BA89E7" w14:textId="77777777" w:rsidTr="002D18E2">
        <w:tc>
          <w:tcPr>
            <w:tcW w:w="2830" w:type="dxa"/>
            <w:shd w:val="clear" w:color="auto" w:fill="D9D9D9" w:themeFill="background1" w:themeFillShade="D9"/>
          </w:tcPr>
          <w:p w14:paraId="1DB36063" w14:textId="77777777" w:rsidR="00E50650" w:rsidRPr="004D59C5" w:rsidRDefault="00E50650" w:rsidP="002D18E2">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05856C11" w14:textId="77777777" w:rsidR="00E50650" w:rsidRPr="004D59C5" w:rsidRDefault="00E50650" w:rsidP="002D18E2">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6A8F8132" w14:textId="77777777" w:rsidR="00E50650" w:rsidRPr="004D59C5" w:rsidRDefault="00E50650" w:rsidP="002D18E2">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1E5C3DC6" w14:textId="77777777" w:rsidR="00E50650" w:rsidRPr="004D59C5" w:rsidRDefault="00E50650" w:rsidP="002D18E2">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E50650" w:rsidRPr="004D59C5" w14:paraId="23E5D76B" w14:textId="77777777" w:rsidTr="002D18E2">
        <w:tc>
          <w:tcPr>
            <w:tcW w:w="2830" w:type="dxa"/>
          </w:tcPr>
          <w:p w14:paraId="36494CDE" w14:textId="01AF7D8B" w:rsidR="00E50650" w:rsidRPr="004D59C5" w:rsidRDefault="00E50650"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secmast.txt</w:t>
            </w:r>
          </w:p>
        </w:tc>
        <w:tc>
          <w:tcPr>
            <w:tcW w:w="1701" w:type="dxa"/>
          </w:tcPr>
          <w:p w14:paraId="3516B458" w14:textId="1B7A9761" w:rsidR="00E50650" w:rsidRPr="004D59C5" w:rsidRDefault="00E50650"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MEPS+</w:t>
            </w:r>
          </w:p>
        </w:tc>
        <w:tc>
          <w:tcPr>
            <w:tcW w:w="1495" w:type="dxa"/>
          </w:tcPr>
          <w:p w14:paraId="431169B0" w14:textId="2667DE6C" w:rsidR="00E50650" w:rsidRPr="004D59C5" w:rsidRDefault="00E50650"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2900" w:type="dxa"/>
          </w:tcPr>
          <w:p w14:paraId="0E1056FD" w14:textId="65395E1A" w:rsidR="00E50650" w:rsidRPr="004D59C5" w:rsidRDefault="00E50650"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Incoming</w:t>
            </w:r>
          </w:p>
        </w:tc>
      </w:tr>
    </w:tbl>
    <w:p w14:paraId="64474873" w14:textId="421EFC17" w:rsidR="00E50650" w:rsidRPr="004D59C5" w:rsidRDefault="00E50650" w:rsidP="00E50650">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3</w:t>
      </w:r>
      <w:r w:rsidRPr="004D59C5">
        <w:rPr>
          <w:rFonts w:cstheme="minorHAnsi"/>
        </w:rPr>
        <w:fldChar w:fldCharType="end"/>
      </w:r>
      <w:r w:rsidR="005D5DAA" w:rsidRPr="004D59C5">
        <w:rPr>
          <w:rFonts w:cstheme="minorHAnsi"/>
        </w:rPr>
        <w:t xml:space="preserve"> </w:t>
      </w:r>
      <w:r w:rsidR="00AE2247" w:rsidRPr="004D59C5">
        <w:rPr>
          <w:rFonts w:cstheme="minorHAnsi"/>
        </w:rPr>
        <w:fldChar w:fldCharType="begin"/>
      </w:r>
      <w:r w:rsidR="00AE2247" w:rsidRPr="004D59C5">
        <w:rPr>
          <w:rFonts w:cstheme="minorHAnsi"/>
        </w:rPr>
        <w:instrText xml:space="preserve"> STYLEREF "Heading 4"  </w:instrText>
      </w:r>
      <w:r w:rsidR="00AE2247" w:rsidRPr="004D59C5">
        <w:rPr>
          <w:rFonts w:cstheme="minorHAnsi"/>
        </w:rPr>
        <w:fldChar w:fldCharType="separate"/>
      </w:r>
      <w:r w:rsidR="007E327C">
        <w:rPr>
          <w:rFonts w:cstheme="minorHAnsi"/>
        </w:rPr>
        <w:t>File Name</w:t>
      </w:r>
      <w:r w:rsidR="00AE2247" w:rsidRPr="004D59C5">
        <w:rPr>
          <w:rFonts w:cstheme="minorHAnsi"/>
        </w:rPr>
        <w:fldChar w:fldCharType="end"/>
      </w:r>
      <w:r w:rsidR="00AE2247" w:rsidRPr="004D59C5">
        <w:rPr>
          <w:rFonts w:cstheme="minorHAnsi"/>
        </w:rPr>
        <w:t xml:space="preserve"> </w:t>
      </w:r>
      <w:r w:rsidRPr="004D59C5">
        <w:rPr>
          <w:rFonts w:cstheme="minorHAnsi"/>
        </w:rPr>
        <w:t xml:space="preserve">of </w:t>
      </w:r>
      <w:r w:rsidR="00AE2247" w:rsidRPr="004D59C5">
        <w:rPr>
          <w:rFonts w:cstheme="minorHAnsi"/>
        </w:rPr>
        <w:fldChar w:fldCharType="begin"/>
      </w:r>
      <w:r w:rsidR="00AE2247" w:rsidRPr="004D59C5">
        <w:rPr>
          <w:rFonts w:cstheme="minorHAnsi"/>
        </w:rPr>
        <w:instrText xml:space="preserve"> STYLEREF "Heading 3"  </w:instrText>
      </w:r>
      <w:r w:rsidR="00AE2247" w:rsidRPr="004D59C5">
        <w:rPr>
          <w:rFonts w:cstheme="minorHAnsi"/>
        </w:rPr>
        <w:fldChar w:fldCharType="separate"/>
      </w:r>
      <w:r w:rsidR="007E327C">
        <w:rPr>
          <w:rFonts w:cstheme="minorHAnsi"/>
        </w:rPr>
        <w:t>New Issuance / Reopening of Securities File (secmast.txt)</w:t>
      </w:r>
      <w:r w:rsidR="00AE2247" w:rsidRPr="004D59C5">
        <w:rPr>
          <w:rFonts w:cstheme="minorHAnsi"/>
        </w:rPr>
        <w:fldChar w:fldCharType="end"/>
      </w:r>
    </w:p>
    <w:p w14:paraId="4784632D" w14:textId="0957FCC6" w:rsidR="003F15EB" w:rsidRPr="004D59C5" w:rsidRDefault="009D1B23" w:rsidP="0063684E">
      <w:pPr>
        <w:pStyle w:val="Heading4"/>
        <w:rPr>
          <w:rFonts w:asciiTheme="minorHAnsi" w:hAnsiTheme="minorHAnsi" w:cstheme="minorHAnsi"/>
        </w:rPr>
      </w:pPr>
      <w:bookmarkStart w:id="112" w:name="_Toc215758845"/>
      <w:bookmarkStart w:id="113" w:name="_Toc215759896"/>
      <w:r w:rsidRPr="004D59C5">
        <w:rPr>
          <w:rFonts w:asciiTheme="minorHAnsi" w:hAnsiTheme="minorHAnsi" w:cstheme="minorHAnsi"/>
        </w:rPr>
        <w:t>Time &amp; Frequency</w:t>
      </w:r>
      <w:bookmarkEnd w:id="112"/>
      <w:bookmarkEnd w:id="113"/>
    </w:p>
    <w:p w14:paraId="011DD86B" w14:textId="40963B3A" w:rsidR="006B07BC" w:rsidRPr="004D59C5" w:rsidRDefault="006B07BC" w:rsidP="003F15EB">
      <w:pPr>
        <w:pStyle w:val="Normalwithspace"/>
        <w:rPr>
          <w:rFonts w:asciiTheme="minorHAnsi" w:hAnsiTheme="minorHAnsi" w:cstheme="minorHAnsi"/>
          <w:lang w:val="en-AU"/>
        </w:rPr>
      </w:pPr>
      <w:r w:rsidRPr="004D59C5">
        <w:rPr>
          <w:rFonts w:asciiTheme="minorHAnsi" w:hAnsiTheme="minorHAnsi" w:cstheme="minorHAnsi"/>
          <w:lang w:val="en-AU"/>
        </w:rPr>
        <w:t xml:space="preserve">MEPS+ generates the file </w:t>
      </w:r>
      <w:del w:id="114" w:author="Sophia TAN (MAS)" w:date="2026-01-16T21:58:00Z" w16du:dateUtc="2026-01-16T13:58:00Z">
        <w:r w:rsidRPr="004D59C5" w:rsidDel="00EC5A79">
          <w:rPr>
            <w:rFonts w:asciiTheme="minorHAnsi" w:hAnsiTheme="minorHAnsi" w:cstheme="minorHAnsi"/>
            <w:lang w:val="en-AU"/>
          </w:rPr>
          <w:delText>that contain</w:delText>
        </w:r>
        <w:r w:rsidR="0000379A" w:rsidRPr="004D59C5" w:rsidDel="00EC5A79">
          <w:rPr>
            <w:rFonts w:asciiTheme="minorHAnsi" w:hAnsiTheme="minorHAnsi" w:cstheme="minorHAnsi"/>
            <w:lang w:val="en-AU"/>
          </w:rPr>
          <w:delText>s</w:delText>
        </w:r>
      </w:del>
      <w:ins w:id="115" w:author="Sophia TAN (MAS)" w:date="2026-01-16T21:58:00Z" w16du:dateUtc="2026-01-16T13:58:00Z">
        <w:r w:rsidR="00EC5A79">
          <w:rPr>
            <w:rFonts w:asciiTheme="minorHAnsi" w:hAnsiTheme="minorHAnsi" w:cstheme="minorHAnsi"/>
            <w:lang w:val="en-AU"/>
          </w:rPr>
          <w:t>containing</w:t>
        </w:r>
      </w:ins>
      <w:r w:rsidRPr="004D59C5">
        <w:rPr>
          <w:rFonts w:asciiTheme="minorHAnsi" w:hAnsiTheme="minorHAnsi" w:cstheme="minorHAnsi"/>
          <w:lang w:val="en-AU"/>
        </w:rPr>
        <w:t xml:space="preserve"> the security information of new issuance or re-opening upon</w:t>
      </w:r>
      <w:r w:rsidR="00097298" w:rsidRPr="004D59C5">
        <w:rPr>
          <w:rFonts w:asciiTheme="minorHAnsi" w:hAnsiTheme="minorHAnsi" w:cstheme="minorHAnsi"/>
          <w:lang w:val="en-AU"/>
        </w:rPr>
        <w:t xml:space="preserve"> manual </w:t>
      </w:r>
      <w:r w:rsidRPr="004D59C5">
        <w:rPr>
          <w:rFonts w:asciiTheme="minorHAnsi" w:hAnsiTheme="minorHAnsi" w:cstheme="minorHAnsi"/>
          <w:lang w:val="en-AU"/>
        </w:rPr>
        <w:t>trigger</w:t>
      </w:r>
      <w:r w:rsidR="008761AE" w:rsidRPr="004D59C5">
        <w:rPr>
          <w:rFonts w:asciiTheme="minorHAnsi" w:hAnsiTheme="minorHAnsi" w:cstheme="minorHAnsi"/>
          <w:lang w:val="en-AU"/>
        </w:rPr>
        <w:t xml:space="preserve"> and places it onto MEFT</w:t>
      </w:r>
      <w:r w:rsidRPr="004D59C5">
        <w:rPr>
          <w:rFonts w:asciiTheme="minorHAnsi" w:hAnsiTheme="minorHAnsi" w:cstheme="minorHAnsi"/>
          <w:lang w:val="en-AU"/>
        </w:rPr>
        <w:t>.</w:t>
      </w:r>
    </w:p>
    <w:p w14:paraId="18A32687" w14:textId="3802C399" w:rsidR="00560ACE" w:rsidRPr="004D59C5" w:rsidRDefault="00255057" w:rsidP="003F15EB">
      <w:pPr>
        <w:pStyle w:val="Normalwithspace"/>
        <w:rPr>
          <w:rFonts w:asciiTheme="minorHAnsi" w:hAnsiTheme="minorHAnsi" w:cstheme="minorHAnsi"/>
          <w:lang w:val="en-AU"/>
        </w:rPr>
      </w:pPr>
      <w:commentRangeStart w:id="116"/>
      <w:r w:rsidRPr="004D59C5">
        <w:rPr>
          <w:rFonts w:asciiTheme="minorHAnsi" w:hAnsiTheme="minorHAnsi" w:cstheme="minorHAnsi"/>
          <w:lang w:val="en-AU"/>
        </w:rPr>
        <w:t xml:space="preserve">OMEGA </w:t>
      </w:r>
      <w:r w:rsidR="00560ACE" w:rsidRPr="004D59C5">
        <w:rPr>
          <w:rFonts w:asciiTheme="minorHAnsi" w:hAnsiTheme="minorHAnsi" w:cstheme="minorHAnsi"/>
          <w:lang w:val="en-AU"/>
        </w:rPr>
        <w:t xml:space="preserve">polls </w:t>
      </w:r>
      <w:commentRangeEnd w:id="116"/>
      <w:r w:rsidR="00552243">
        <w:rPr>
          <w:rStyle w:val="CommentReference"/>
          <w:lang w:val="en-US"/>
        </w:rPr>
        <w:commentReference w:id="116"/>
      </w:r>
      <w:r w:rsidR="00560ACE" w:rsidRPr="004D59C5">
        <w:rPr>
          <w:rFonts w:asciiTheme="minorHAnsi" w:hAnsiTheme="minorHAnsi" w:cstheme="minorHAnsi"/>
          <w:lang w:val="en-AU"/>
        </w:rPr>
        <w:t xml:space="preserve">the </w:t>
      </w:r>
      <w:commentRangeStart w:id="117"/>
      <w:r w:rsidR="00560ACE" w:rsidRPr="004D59C5">
        <w:rPr>
          <w:rFonts w:asciiTheme="minorHAnsi" w:hAnsiTheme="minorHAnsi" w:cstheme="minorHAnsi"/>
          <w:lang w:val="en-AU"/>
        </w:rPr>
        <w:t xml:space="preserve">MEFT folder </w:t>
      </w:r>
      <w:commentRangeEnd w:id="117"/>
      <w:r w:rsidR="00C855D3">
        <w:rPr>
          <w:rStyle w:val="CommentReference"/>
          <w:lang w:val="en-US"/>
        </w:rPr>
        <w:commentReference w:id="117"/>
      </w:r>
      <w:r w:rsidR="00560ACE" w:rsidRPr="004D59C5">
        <w:rPr>
          <w:rFonts w:asciiTheme="minorHAnsi" w:hAnsiTheme="minorHAnsi" w:cstheme="minorHAnsi"/>
          <w:lang w:val="en-AU"/>
        </w:rPr>
        <w:t>for</w:t>
      </w:r>
      <w:r w:rsidRPr="004D59C5">
        <w:rPr>
          <w:rFonts w:asciiTheme="minorHAnsi" w:hAnsiTheme="minorHAnsi" w:cstheme="minorHAnsi"/>
          <w:lang w:val="en-AU"/>
        </w:rPr>
        <w:t xml:space="preserve"> </w:t>
      </w:r>
      <w:r w:rsidR="002F1993" w:rsidRPr="004D59C5">
        <w:rPr>
          <w:rFonts w:asciiTheme="minorHAnsi" w:hAnsiTheme="minorHAnsi" w:cstheme="minorHAnsi"/>
          <w:lang w:val="en-AU"/>
        </w:rPr>
        <w:t>any</w:t>
      </w:r>
      <w:r w:rsidRPr="004D59C5">
        <w:rPr>
          <w:rFonts w:asciiTheme="minorHAnsi" w:hAnsiTheme="minorHAnsi" w:cstheme="minorHAnsi"/>
          <w:lang w:val="en-AU"/>
        </w:rPr>
        <w:t xml:space="preserve"> incoming file </w:t>
      </w:r>
      <w:r w:rsidR="00560ACE" w:rsidRPr="004D59C5">
        <w:rPr>
          <w:rFonts w:asciiTheme="minorHAnsi" w:hAnsiTheme="minorHAnsi" w:cstheme="minorHAnsi"/>
          <w:b/>
          <w:bCs/>
          <w:lang w:val="en-AU"/>
        </w:rPr>
        <w:t>at</w:t>
      </w:r>
      <w:r w:rsidR="00560ACE" w:rsidRPr="004D59C5">
        <w:rPr>
          <w:rFonts w:asciiTheme="minorHAnsi" w:hAnsiTheme="minorHAnsi" w:cstheme="minorHAnsi"/>
          <w:lang w:val="en-AU"/>
        </w:rPr>
        <w:t xml:space="preserve"> </w:t>
      </w:r>
      <w:r w:rsidR="00560ACE" w:rsidRPr="004D59C5">
        <w:rPr>
          <w:rFonts w:asciiTheme="minorHAnsi" w:hAnsiTheme="minorHAnsi" w:cstheme="minorHAnsi"/>
          <w:b/>
          <w:bCs/>
          <w:lang w:val="en-AU"/>
        </w:rPr>
        <w:t>5-minute intervals</w:t>
      </w:r>
      <w:r w:rsidRPr="004D59C5">
        <w:rPr>
          <w:rFonts w:asciiTheme="minorHAnsi" w:hAnsiTheme="minorHAnsi" w:cstheme="minorHAnsi"/>
          <w:lang w:val="en-AU"/>
        </w:rPr>
        <w:t>.</w:t>
      </w:r>
      <w:r w:rsidR="00560ACE" w:rsidRPr="004D59C5">
        <w:rPr>
          <w:rFonts w:asciiTheme="minorHAnsi" w:hAnsiTheme="minorHAnsi" w:cstheme="minorHAnsi"/>
          <w:lang w:val="en-AU"/>
        </w:rPr>
        <w:t xml:space="preserve"> Upon </w:t>
      </w:r>
      <w:r w:rsidR="00C35871" w:rsidRPr="004D59C5">
        <w:rPr>
          <w:rFonts w:asciiTheme="minorHAnsi" w:hAnsiTheme="minorHAnsi" w:cstheme="minorHAnsi"/>
          <w:lang w:val="en-AU"/>
        </w:rPr>
        <w:t>retrieval</w:t>
      </w:r>
      <w:r w:rsidR="00560ACE" w:rsidRPr="004D59C5">
        <w:rPr>
          <w:rFonts w:asciiTheme="minorHAnsi" w:hAnsiTheme="minorHAnsi" w:cstheme="minorHAnsi"/>
          <w:lang w:val="en-AU"/>
        </w:rPr>
        <w:t xml:space="preserve">, </w:t>
      </w:r>
      <w:r w:rsidR="00C35871" w:rsidRPr="004D59C5">
        <w:rPr>
          <w:rFonts w:asciiTheme="minorHAnsi" w:hAnsiTheme="minorHAnsi" w:cstheme="minorHAnsi"/>
          <w:lang w:val="en-AU"/>
        </w:rPr>
        <w:t>OMEGA</w:t>
      </w:r>
      <w:r w:rsidR="00560ACE" w:rsidRPr="004D59C5">
        <w:rPr>
          <w:rFonts w:asciiTheme="minorHAnsi" w:hAnsiTheme="minorHAnsi" w:cstheme="minorHAnsi"/>
          <w:lang w:val="en-AU"/>
        </w:rPr>
        <w:t xml:space="preserve"> </w:t>
      </w:r>
      <w:r w:rsidR="00C35871" w:rsidRPr="004D59C5">
        <w:rPr>
          <w:rFonts w:asciiTheme="minorHAnsi" w:hAnsiTheme="minorHAnsi" w:cstheme="minorHAnsi"/>
          <w:lang w:val="en-AU"/>
        </w:rPr>
        <w:t>reconciles</w:t>
      </w:r>
      <w:r w:rsidR="00560ACE" w:rsidRPr="004D59C5">
        <w:rPr>
          <w:rFonts w:asciiTheme="minorHAnsi" w:hAnsiTheme="minorHAnsi" w:cstheme="minorHAnsi"/>
          <w:lang w:val="en-AU"/>
        </w:rPr>
        <w:t xml:space="preserve"> each security record in the file against the existing announcement records</w:t>
      </w:r>
      <w:r w:rsidR="00C35871" w:rsidRPr="004D59C5">
        <w:rPr>
          <w:rFonts w:asciiTheme="minorHAnsi" w:hAnsiTheme="minorHAnsi" w:cstheme="minorHAnsi"/>
          <w:lang w:val="en-AU"/>
        </w:rPr>
        <w:t xml:space="preserve"> as follows</w:t>
      </w:r>
      <w:r w:rsidR="00560ACE" w:rsidRPr="004D59C5">
        <w:rPr>
          <w:rFonts w:asciiTheme="minorHAnsi" w:hAnsiTheme="minorHAnsi" w:cstheme="minorHAnsi"/>
          <w:lang w:val="en-AU"/>
        </w:rPr>
        <w:t>:</w:t>
      </w:r>
    </w:p>
    <w:p w14:paraId="0EDC3600" w14:textId="7E6BCAAE" w:rsidR="009333F2" w:rsidRPr="004D59C5" w:rsidRDefault="009333F2" w:rsidP="000A7293">
      <w:pPr>
        <w:pStyle w:val="Normalwithspace"/>
        <w:numPr>
          <w:ilvl w:val="0"/>
          <w:numId w:val="54"/>
        </w:numPr>
        <w:rPr>
          <w:rFonts w:asciiTheme="minorHAnsi" w:hAnsiTheme="minorHAnsi" w:cstheme="minorHAnsi"/>
          <w:lang w:val="en-AU"/>
        </w:rPr>
      </w:pPr>
      <w:r w:rsidRPr="004D59C5">
        <w:rPr>
          <w:rFonts w:asciiTheme="minorHAnsi" w:hAnsiTheme="minorHAnsi" w:cstheme="minorHAnsi"/>
          <w:b/>
          <w:bCs/>
          <w:lang w:val="en-AU"/>
        </w:rPr>
        <w:t>Status-driven</w:t>
      </w:r>
      <w:r w:rsidR="00776B7A" w:rsidRPr="004D59C5">
        <w:rPr>
          <w:rFonts w:asciiTheme="minorHAnsi" w:hAnsiTheme="minorHAnsi" w:cstheme="minorHAnsi"/>
          <w:b/>
          <w:bCs/>
          <w:lang w:val="en-AU"/>
        </w:rPr>
        <w:t xml:space="preserve"> processing</w:t>
      </w:r>
      <w:r w:rsidRPr="004D59C5">
        <w:rPr>
          <w:rFonts w:asciiTheme="minorHAnsi" w:hAnsiTheme="minorHAnsi" w:cstheme="minorHAnsi"/>
          <w:b/>
          <w:bCs/>
          <w:lang w:val="en-AU"/>
        </w:rPr>
        <w:t>:</w:t>
      </w:r>
      <w:r w:rsidRPr="004D59C5">
        <w:rPr>
          <w:rFonts w:asciiTheme="minorHAnsi" w:hAnsiTheme="minorHAnsi" w:cstheme="minorHAnsi"/>
          <w:lang w:val="en-AU"/>
        </w:rPr>
        <w:t xml:space="preserve"> </w:t>
      </w:r>
      <w:commentRangeStart w:id="118"/>
      <w:r w:rsidR="00560ACE" w:rsidRPr="004D59C5">
        <w:rPr>
          <w:rFonts w:asciiTheme="minorHAnsi" w:hAnsiTheme="minorHAnsi" w:cstheme="minorHAnsi"/>
          <w:lang w:val="en-AU"/>
        </w:rPr>
        <w:t xml:space="preserve">The record is processed only if the corresponding announcement is </w:t>
      </w:r>
      <w:r w:rsidR="003F02AD" w:rsidRPr="004D59C5">
        <w:rPr>
          <w:rFonts w:asciiTheme="minorHAnsi" w:hAnsiTheme="minorHAnsi" w:cstheme="minorHAnsi"/>
          <w:lang w:val="en-AU"/>
        </w:rPr>
        <w:t>in</w:t>
      </w:r>
      <w:r w:rsidR="00560ACE" w:rsidRPr="004D59C5">
        <w:rPr>
          <w:rFonts w:asciiTheme="minorHAnsi" w:hAnsiTheme="minorHAnsi" w:cstheme="minorHAnsi"/>
          <w:lang w:val="en-AU"/>
        </w:rPr>
        <w:t xml:space="preserve"> ‘Pending MEPS+’ or ‘MEPS+ </w:t>
      </w:r>
      <w:ins w:id="119" w:author="Jasmine WL TEO (MAS)" w:date="2026-01-13T16:14:00Z" w16du:dateUtc="2026-01-13T08:14:00Z">
        <w:r w:rsidR="00C2492F">
          <w:rPr>
            <w:rFonts w:asciiTheme="minorHAnsi" w:hAnsiTheme="minorHAnsi" w:cstheme="minorHAnsi"/>
            <w:lang w:val="en-AU"/>
          </w:rPr>
          <w:t xml:space="preserve">Validation </w:t>
        </w:r>
      </w:ins>
      <w:r w:rsidR="00560ACE" w:rsidRPr="004D59C5">
        <w:rPr>
          <w:rFonts w:asciiTheme="minorHAnsi" w:hAnsiTheme="minorHAnsi" w:cstheme="minorHAnsi"/>
          <w:lang w:val="en-AU"/>
        </w:rPr>
        <w:t>error’ status</w:t>
      </w:r>
      <w:commentRangeEnd w:id="118"/>
      <w:r w:rsidR="00631001">
        <w:rPr>
          <w:rStyle w:val="CommentReference"/>
          <w:lang w:val="en-US"/>
        </w:rPr>
        <w:commentReference w:id="118"/>
      </w:r>
      <w:r w:rsidR="00560ACE" w:rsidRPr="004D59C5">
        <w:rPr>
          <w:rFonts w:asciiTheme="minorHAnsi" w:hAnsiTheme="minorHAnsi" w:cstheme="minorHAnsi"/>
          <w:lang w:val="en-AU"/>
        </w:rPr>
        <w:t>.</w:t>
      </w:r>
    </w:p>
    <w:p w14:paraId="16C78717" w14:textId="1673426A" w:rsidR="009333F2" w:rsidRPr="004D59C5" w:rsidRDefault="00C35871" w:rsidP="000A7293">
      <w:pPr>
        <w:pStyle w:val="Normalwithspace"/>
        <w:numPr>
          <w:ilvl w:val="0"/>
          <w:numId w:val="54"/>
        </w:numPr>
        <w:rPr>
          <w:rFonts w:asciiTheme="minorHAnsi" w:hAnsiTheme="minorHAnsi" w:cstheme="minorHAnsi"/>
          <w:lang w:val="en-AU"/>
        </w:rPr>
      </w:pPr>
      <w:commentRangeStart w:id="120"/>
      <w:commentRangeStart w:id="121"/>
      <w:commentRangeStart w:id="122"/>
      <w:r w:rsidRPr="004D59C5">
        <w:rPr>
          <w:rFonts w:asciiTheme="minorHAnsi" w:hAnsiTheme="minorHAnsi" w:cstheme="minorHAnsi"/>
          <w:b/>
          <w:bCs/>
          <w:lang w:val="en-AU"/>
        </w:rPr>
        <w:t>Data ingestion</w:t>
      </w:r>
      <w:commentRangeEnd w:id="120"/>
      <w:r w:rsidR="00742C69">
        <w:rPr>
          <w:rStyle w:val="CommentReference"/>
          <w:lang w:val="en-US"/>
        </w:rPr>
        <w:commentReference w:id="120"/>
      </w:r>
      <w:commentRangeEnd w:id="121"/>
      <w:r w:rsidR="00742C69">
        <w:rPr>
          <w:rStyle w:val="CommentReference"/>
          <w:lang w:val="en-US"/>
        </w:rPr>
        <w:commentReference w:id="121"/>
      </w:r>
      <w:r w:rsidRPr="004D59C5">
        <w:rPr>
          <w:rFonts w:asciiTheme="minorHAnsi" w:hAnsiTheme="minorHAnsi" w:cstheme="minorHAnsi"/>
          <w:b/>
          <w:bCs/>
          <w:lang w:val="en-AU"/>
        </w:rPr>
        <w:t>:</w:t>
      </w:r>
      <w:r w:rsidRPr="004D59C5">
        <w:rPr>
          <w:rFonts w:asciiTheme="minorHAnsi" w:hAnsiTheme="minorHAnsi" w:cstheme="minorHAnsi"/>
          <w:lang w:val="en-AU"/>
        </w:rPr>
        <w:t xml:space="preserve"> </w:t>
      </w:r>
      <w:r w:rsidR="009333F2" w:rsidRPr="004D59C5">
        <w:rPr>
          <w:rFonts w:asciiTheme="minorHAnsi" w:hAnsiTheme="minorHAnsi" w:cstheme="minorHAnsi"/>
          <w:lang w:val="en-AU"/>
        </w:rPr>
        <w:t xml:space="preserve">The </w:t>
      </w:r>
      <w:r w:rsidR="006F7200" w:rsidRPr="004D59C5">
        <w:rPr>
          <w:rFonts w:asciiTheme="minorHAnsi" w:hAnsiTheme="minorHAnsi" w:cstheme="minorHAnsi"/>
          <w:lang w:val="en-AU"/>
        </w:rPr>
        <w:t>valid</w:t>
      </w:r>
      <w:r w:rsidR="009333F2" w:rsidRPr="004D59C5">
        <w:rPr>
          <w:rFonts w:asciiTheme="minorHAnsi" w:hAnsiTheme="minorHAnsi" w:cstheme="minorHAnsi"/>
          <w:lang w:val="en-AU"/>
        </w:rPr>
        <w:t xml:space="preserve"> </w:t>
      </w:r>
      <w:commentRangeStart w:id="123"/>
      <w:r w:rsidR="009333F2" w:rsidRPr="004D59C5">
        <w:rPr>
          <w:rFonts w:asciiTheme="minorHAnsi" w:hAnsiTheme="minorHAnsi" w:cstheme="minorHAnsi"/>
          <w:lang w:val="en-AU"/>
        </w:rPr>
        <w:t xml:space="preserve">record </w:t>
      </w:r>
      <w:commentRangeEnd w:id="123"/>
      <w:r w:rsidR="00C855D3">
        <w:rPr>
          <w:rStyle w:val="CommentReference"/>
          <w:lang w:val="en-US"/>
        </w:rPr>
        <w:commentReference w:id="123"/>
      </w:r>
      <w:r w:rsidR="00A3486E" w:rsidRPr="004D59C5">
        <w:rPr>
          <w:rFonts w:asciiTheme="minorHAnsi" w:hAnsiTheme="minorHAnsi" w:cstheme="minorHAnsi"/>
          <w:lang w:val="en-AU"/>
        </w:rPr>
        <w:t>will be</w:t>
      </w:r>
      <w:r w:rsidR="009333F2" w:rsidRPr="004D59C5">
        <w:rPr>
          <w:rFonts w:asciiTheme="minorHAnsi" w:hAnsiTheme="minorHAnsi" w:cstheme="minorHAnsi"/>
          <w:lang w:val="en-AU"/>
        </w:rPr>
        <w:t xml:space="preserve"> </w:t>
      </w:r>
      <w:r w:rsidR="00B641AE" w:rsidRPr="004D59C5">
        <w:rPr>
          <w:rFonts w:asciiTheme="minorHAnsi" w:hAnsiTheme="minorHAnsi" w:cstheme="minorHAnsi"/>
          <w:lang w:val="en-AU"/>
        </w:rPr>
        <w:t>stored</w:t>
      </w:r>
      <w:r w:rsidRPr="004D59C5">
        <w:rPr>
          <w:rFonts w:asciiTheme="minorHAnsi" w:hAnsiTheme="minorHAnsi" w:cstheme="minorHAnsi"/>
          <w:lang w:val="en-AU"/>
        </w:rPr>
        <w:t xml:space="preserve"> in OMEGA</w:t>
      </w:r>
      <w:r w:rsidR="009333F2" w:rsidRPr="004D59C5">
        <w:rPr>
          <w:rFonts w:asciiTheme="minorHAnsi" w:hAnsiTheme="minorHAnsi" w:cstheme="minorHAnsi"/>
          <w:lang w:val="en-AU"/>
        </w:rPr>
        <w:t xml:space="preserve"> </w:t>
      </w:r>
      <w:r w:rsidRPr="004D59C5">
        <w:rPr>
          <w:rFonts w:asciiTheme="minorHAnsi" w:hAnsiTheme="minorHAnsi" w:cstheme="minorHAnsi"/>
          <w:lang w:val="en-AU"/>
        </w:rPr>
        <w:t>to facilitate the</w:t>
      </w:r>
      <w:r w:rsidR="009333F2" w:rsidRPr="004D59C5">
        <w:rPr>
          <w:rFonts w:asciiTheme="minorHAnsi" w:hAnsiTheme="minorHAnsi" w:cstheme="minorHAnsi"/>
          <w:lang w:val="en-AU"/>
        </w:rPr>
        <w:t xml:space="preserve"> subsequent MEPS+ validation</w:t>
      </w:r>
      <w:r w:rsidR="00580CBF" w:rsidRPr="004D59C5">
        <w:rPr>
          <w:rFonts w:asciiTheme="minorHAnsi" w:hAnsiTheme="minorHAnsi" w:cstheme="minorHAnsi"/>
          <w:lang w:val="en-AU"/>
        </w:rPr>
        <w:t xml:space="preserve"> </w:t>
      </w:r>
      <w:r w:rsidR="006F7200" w:rsidRPr="004D59C5">
        <w:rPr>
          <w:rFonts w:asciiTheme="minorHAnsi" w:hAnsiTheme="minorHAnsi" w:cstheme="minorHAnsi"/>
          <w:lang w:val="en-AU"/>
        </w:rPr>
        <w:t xml:space="preserve">process </w:t>
      </w:r>
      <w:r w:rsidRPr="004D59C5">
        <w:rPr>
          <w:rFonts w:asciiTheme="minorHAnsi" w:hAnsiTheme="minorHAnsi" w:cstheme="minorHAnsi"/>
          <w:lang w:val="en-AU"/>
        </w:rPr>
        <w:t>for</w:t>
      </w:r>
      <w:r w:rsidR="009333F2" w:rsidRPr="004D59C5">
        <w:rPr>
          <w:rFonts w:asciiTheme="minorHAnsi" w:hAnsiTheme="minorHAnsi" w:cstheme="minorHAnsi"/>
          <w:lang w:val="en-AU"/>
        </w:rPr>
        <w:t xml:space="preserve"> the announcement.</w:t>
      </w:r>
      <w:commentRangeEnd w:id="122"/>
      <w:r w:rsidR="00C2492F">
        <w:rPr>
          <w:rStyle w:val="CommentReference"/>
          <w:lang w:val="en-US"/>
        </w:rPr>
        <w:commentReference w:id="122"/>
      </w:r>
    </w:p>
    <w:p w14:paraId="0607F378" w14:textId="2341BF45" w:rsidR="006C27A7" w:rsidRPr="004D59C5" w:rsidRDefault="00C35871" w:rsidP="000A7293">
      <w:pPr>
        <w:pStyle w:val="Normalwithspace"/>
        <w:numPr>
          <w:ilvl w:val="0"/>
          <w:numId w:val="54"/>
        </w:numPr>
        <w:rPr>
          <w:rFonts w:asciiTheme="minorHAnsi" w:hAnsiTheme="minorHAnsi" w:cstheme="minorHAnsi"/>
          <w:lang w:val="en-AU"/>
        </w:rPr>
      </w:pPr>
      <w:commentRangeStart w:id="124"/>
      <w:commentRangeStart w:id="125"/>
      <w:r w:rsidRPr="004D59C5">
        <w:rPr>
          <w:rFonts w:asciiTheme="minorHAnsi" w:hAnsiTheme="minorHAnsi" w:cstheme="minorHAnsi"/>
          <w:b/>
          <w:bCs/>
          <w:lang w:val="en-AU"/>
        </w:rPr>
        <w:t xml:space="preserve">Exception </w:t>
      </w:r>
      <w:commentRangeEnd w:id="124"/>
      <w:r w:rsidR="00293857">
        <w:rPr>
          <w:rStyle w:val="CommentReference"/>
          <w:lang w:val="en-US"/>
        </w:rPr>
        <w:commentReference w:id="124"/>
      </w:r>
      <w:commentRangeEnd w:id="125"/>
      <w:r w:rsidR="002D2F0C">
        <w:rPr>
          <w:rStyle w:val="CommentReference"/>
          <w:lang w:val="en-US"/>
        </w:rPr>
        <w:commentReference w:id="125"/>
      </w:r>
      <w:r w:rsidRPr="004D59C5">
        <w:rPr>
          <w:rFonts w:asciiTheme="minorHAnsi" w:hAnsiTheme="minorHAnsi" w:cstheme="minorHAnsi"/>
          <w:b/>
          <w:bCs/>
          <w:lang w:val="en-AU"/>
        </w:rPr>
        <w:t>handling:</w:t>
      </w:r>
      <w:r w:rsidRPr="004D59C5">
        <w:rPr>
          <w:rFonts w:asciiTheme="minorHAnsi" w:hAnsiTheme="minorHAnsi" w:cstheme="minorHAnsi"/>
          <w:lang w:val="en-AU"/>
        </w:rPr>
        <w:t xml:space="preserve"> </w:t>
      </w:r>
      <w:commentRangeStart w:id="126"/>
      <w:r w:rsidR="009333F2" w:rsidRPr="004D59C5">
        <w:rPr>
          <w:rFonts w:asciiTheme="minorHAnsi" w:hAnsiTheme="minorHAnsi" w:cstheme="minorHAnsi"/>
          <w:lang w:val="en-AU"/>
        </w:rPr>
        <w:t xml:space="preserve">Any record </w:t>
      </w:r>
      <w:r w:rsidR="005049B3" w:rsidRPr="004D59C5">
        <w:rPr>
          <w:rFonts w:asciiTheme="minorHAnsi" w:hAnsiTheme="minorHAnsi" w:cstheme="minorHAnsi"/>
          <w:lang w:val="en-AU"/>
        </w:rPr>
        <w:t>without a matching announcement</w:t>
      </w:r>
      <w:r w:rsidRPr="004D59C5">
        <w:rPr>
          <w:rFonts w:asciiTheme="minorHAnsi" w:hAnsiTheme="minorHAnsi" w:cstheme="minorHAnsi"/>
          <w:lang w:val="en-AU"/>
        </w:rPr>
        <w:t>,</w:t>
      </w:r>
      <w:r w:rsidR="005049B3" w:rsidRPr="004D59C5">
        <w:rPr>
          <w:rFonts w:asciiTheme="minorHAnsi" w:hAnsiTheme="minorHAnsi" w:cstheme="minorHAnsi"/>
          <w:lang w:val="en-AU"/>
        </w:rPr>
        <w:t xml:space="preserve"> or with statuses other than the two specified above</w:t>
      </w:r>
      <w:r w:rsidRPr="004D59C5">
        <w:rPr>
          <w:rFonts w:asciiTheme="minorHAnsi" w:hAnsiTheme="minorHAnsi" w:cstheme="minorHAnsi"/>
          <w:lang w:val="en-AU"/>
        </w:rPr>
        <w:t>, is</w:t>
      </w:r>
      <w:r w:rsidR="009333F2" w:rsidRPr="004D59C5">
        <w:rPr>
          <w:rFonts w:asciiTheme="minorHAnsi" w:hAnsiTheme="minorHAnsi" w:cstheme="minorHAnsi"/>
          <w:lang w:val="en-AU"/>
        </w:rPr>
        <w:t xml:space="preserve"> </w:t>
      </w:r>
      <w:r w:rsidR="005049B3" w:rsidRPr="004D59C5">
        <w:rPr>
          <w:rFonts w:asciiTheme="minorHAnsi" w:hAnsiTheme="minorHAnsi" w:cstheme="minorHAnsi"/>
          <w:lang w:val="en-AU"/>
        </w:rPr>
        <w:t>deemed</w:t>
      </w:r>
      <w:r w:rsidR="009333F2" w:rsidRPr="004D59C5">
        <w:rPr>
          <w:rFonts w:asciiTheme="minorHAnsi" w:hAnsiTheme="minorHAnsi" w:cstheme="minorHAnsi"/>
          <w:lang w:val="en-AU"/>
        </w:rPr>
        <w:t xml:space="preserve"> irrelevant and will be </w:t>
      </w:r>
      <w:r w:rsidRPr="004D59C5">
        <w:rPr>
          <w:rFonts w:asciiTheme="minorHAnsi" w:hAnsiTheme="minorHAnsi" w:cstheme="minorHAnsi"/>
          <w:lang w:val="en-AU"/>
        </w:rPr>
        <w:t xml:space="preserve">systematically </w:t>
      </w:r>
      <w:r w:rsidR="009333F2" w:rsidRPr="004D59C5">
        <w:rPr>
          <w:rFonts w:asciiTheme="minorHAnsi" w:hAnsiTheme="minorHAnsi" w:cstheme="minorHAnsi"/>
          <w:lang w:val="en-AU"/>
        </w:rPr>
        <w:t>ignored.</w:t>
      </w:r>
      <w:commentRangeEnd w:id="126"/>
      <w:r w:rsidR="00C2492F">
        <w:rPr>
          <w:rStyle w:val="CommentReference"/>
          <w:lang w:val="en-US"/>
        </w:rPr>
        <w:commentReference w:id="126"/>
      </w:r>
    </w:p>
    <w:p w14:paraId="267882AA" w14:textId="0C612F02" w:rsidR="002248CC" w:rsidRPr="004D59C5" w:rsidRDefault="009D1B23" w:rsidP="0063684E">
      <w:pPr>
        <w:pStyle w:val="Heading4"/>
        <w:rPr>
          <w:rFonts w:asciiTheme="minorHAnsi" w:hAnsiTheme="minorHAnsi" w:cstheme="minorHAnsi"/>
        </w:rPr>
      </w:pPr>
      <w:bookmarkStart w:id="127" w:name="_Toc215758847"/>
      <w:bookmarkStart w:id="128" w:name="_Toc215759898"/>
      <w:r w:rsidRPr="004D59C5">
        <w:rPr>
          <w:rFonts w:asciiTheme="minorHAnsi" w:hAnsiTheme="minorHAnsi" w:cstheme="minorHAnsi"/>
        </w:rPr>
        <w:t>Data Fields</w:t>
      </w:r>
      <w:bookmarkEnd w:id="127"/>
      <w:bookmarkEnd w:id="128"/>
      <w:r w:rsidR="00FF1E76" w:rsidRPr="004D59C5">
        <w:rPr>
          <w:rFonts w:asciiTheme="minorHAnsi" w:hAnsiTheme="minorHAnsi" w:cstheme="minorHAnsi"/>
        </w:rPr>
        <w:t xml:space="preserve"> &amp; Validations</w:t>
      </w:r>
    </w:p>
    <w:p w14:paraId="3990340E" w14:textId="2890F462" w:rsidR="002248CC" w:rsidRPr="004D59C5" w:rsidRDefault="00C94844" w:rsidP="002248CC">
      <w:pPr>
        <w:pStyle w:val="Normalwithspace"/>
        <w:rPr>
          <w:rFonts w:asciiTheme="minorHAnsi" w:hAnsiTheme="minorHAnsi" w:cstheme="minorHAnsi"/>
        </w:rPr>
      </w:pPr>
      <w:r w:rsidRPr="004D59C5">
        <w:rPr>
          <w:rFonts w:asciiTheme="minorHAnsi" w:hAnsiTheme="minorHAnsi" w:cstheme="minorHAnsi"/>
          <w:lang w:val="en-AU"/>
        </w:rPr>
        <w:t xml:space="preserve">Refer to </w:t>
      </w:r>
      <w:hyperlink w:anchor="_Appendix_A.1_-" w:history="1">
        <w:r w:rsidR="00AC19F8">
          <w:rPr>
            <w:rStyle w:val="Hyperlink"/>
            <w:rFonts w:asciiTheme="minorHAnsi" w:hAnsiTheme="minorHAnsi" w:cstheme="minorHAnsi"/>
            <w:lang w:val="en-AU"/>
          </w:rPr>
          <w:t>Appendix A.1 – New Issuance / Reopening of Securities File (secmast.txt) Data Dictionary</w:t>
        </w:r>
      </w:hyperlink>
      <w:r w:rsidRPr="004D59C5">
        <w:rPr>
          <w:rFonts w:asciiTheme="minorHAnsi" w:hAnsiTheme="minorHAnsi" w:cstheme="minorHAnsi"/>
          <w:lang w:val="en-AU"/>
        </w:rPr>
        <w:t xml:space="preserve"> for </w:t>
      </w:r>
      <w:r w:rsidR="001C1789" w:rsidRPr="004D59C5">
        <w:rPr>
          <w:rFonts w:asciiTheme="minorHAnsi" w:hAnsiTheme="minorHAnsi" w:cstheme="minorHAnsi"/>
          <w:lang w:val="en-AU"/>
        </w:rPr>
        <w:t>the detailed data field descriptions.</w:t>
      </w:r>
    </w:p>
    <w:p w14:paraId="5CD7F7D8" w14:textId="77777777" w:rsidR="002248CC" w:rsidRPr="004D59C5" w:rsidRDefault="002248CC" w:rsidP="002248CC">
      <w:pPr>
        <w:pStyle w:val="Normalwithspace"/>
        <w:rPr>
          <w:rFonts w:asciiTheme="minorHAnsi" w:hAnsiTheme="minorHAnsi" w:cstheme="minorHAnsi"/>
          <w:lang w:val="en-AU"/>
        </w:rPr>
      </w:pPr>
    </w:p>
    <w:p w14:paraId="0E65E9CB" w14:textId="1A33E59D" w:rsidR="006F4910" w:rsidRPr="004D59C5" w:rsidRDefault="007C30F2" w:rsidP="005412D7">
      <w:pPr>
        <w:pStyle w:val="Heading3"/>
      </w:pPr>
      <w:bookmarkStart w:id="129" w:name="_Toc218075314"/>
      <w:r w:rsidRPr="004D59C5">
        <w:t>Daily Securities Update File</w:t>
      </w:r>
      <w:r w:rsidR="00E032ED">
        <w:t xml:space="preserve"> (secint.txt)</w:t>
      </w:r>
      <w:bookmarkEnd w:id="129"/>
    </w:p>
    <w:p w14:paraId="0846E7CE" w14:textId="77777777" w:rsidR="007A260D" w:rsidRPr="004D59C5" w:rsidRDefault="007A260D" w:rsidP="0063684E">
      <w:pPr>
        <w:pStyle w:val="Heading4"/>
        <w:rPr>
          <w:rFonts w:asciiTheme="minorHAnsi" w:hAnsiTheme="minorHAnsi" w:cstheme="minorHAnsi"/>
        </w:rPr>
      </w:pPr>
      <w:r w:rsidRPr="004D59C5">
        <w:rPr>
          <w:rFonts w:asciiTheme="minorHAnsi" w:hAnsiTheme="minorHAnsi" w:cstheme="minorHAnsi"/>
        </w:rPr>
        <w:t>Description</w:t>
      </w:r>
    </w:p>
    <w:p w14:paraId="0BFFD3E4" w14:textId="095A7BC9" w:rsidR="00D47C0D" w:rsidRPr="004D59C5" w:rsidRDefault="00B461A3" w:rsidP="00D47C0D">
      <w:pPr>
        <w:pStyle w:val="Normalwithspace"/>
        <w:rPr>
          <w:rFonts w:asciiTheme="minorHAnsi" w:hAnsiTheme="minorHAnsi" w:cstheme="minorHAnsi"/>
          <w:lang w:val="en-AU"/>
        </w:rPr>
      </w:pPr>
      <w:r w:rsidRPr="004D59C5">
        <w:rPr>
          <w:rFonts w:asciiTheme="minorHAnsi" w:hAnsiTheme="minorHAnsi" w:cstheme="minorHAnsi"/>
          <w:lang w:val="en-AU"/>
        </w:rPr>
        <w:t>MEPS+ provides</w:t>
      </w:r>
      <w:r w:rsidR="002273C4" w:rsidRPr="004D59C5">
        <w:rPr>
          <w:rFonts w:asciiTheme="minorHAnsi" w:hAnsiTheme="minorHAnsi" w:cstheme="minorHAnsi"/>
          <w:lang w:val="en-AU"/>
        </w:rPr>
        <w:t xml:space="preserve"> OMEGA with </w:t>
      </w:r>
      <w:r w:rsidRPr="004D59C5">
        <w:rPr>
          <w:rFonts w:asciiTheme="minorHAnsi" w:hAnsiTheme="minorHAnsi" w:cstheme="minorHAnsi"/>
          <w:lang w:val="en-AU"/>
        </w:rPr>
        <w:t xml:space="preserve">a daily update on coupon payment information of new, active and suspended </w:t>
      </w:r>
      <w:r w:rsidR="00937907" w:rsidRPr="004D59C5">
        <w:rPr>
          <w:rFonts w:asciiTheme="minorHAnsi" w:hAnsiTheme="minorHAnsi" w:cstheme="minorHAnsi"/>
          <w:lang w:val="en-AU"/>
        </w:rPr>
        <w:t>securities</w:t>
      </w:r>
      <w:r w:rsidRPr="004D59C5">
        <w:rPr>
          <w:rFonts w:asciiTheme="minorHAnsi" w:hAnsiTheme="minorHAnsi" w:cstheme="minorHAnsi"/>
          <w:lang w:val="en-AU"/>
        </w:rPr>
        <w:t xml:space="preserve"> </w:t>
      </w:r>
      <w:del w:id="130" w:author="Sophia TAN (MAS)" w:date="2026-01-16T22:42:00Z" w16du:dateUtc="2026-01-16T14:42:00Z">
        <w:r w:rsidRPr="004D59C5" w:rsidDel="002628CC">
          <w:rPr>
            <w:rFonts w:asciiTheme="minorHAnsi" w:hAnsiTheme="minorHAnsi" w:cstheme="minorHAnsi"/>
            <w:lang w:val="en-AU"/>
          </w:rPr>
          <w:delText>to OMEGA</w:delText>
        </w:r>
      </w:del>
      <w:ins w:id="131" w:author="Sophia TAN (MAS)" w:date="2026-01-16T22:42:00Z" w16du:dateUtc="2026-01-16T14:42:00Z">
        <w:r w:rsidR="002628CC">
          <w:rPr>
            <w:rFonts w:asciiTheme="minorHAnsi" w:hAnsiTheme="minorHAnsi" w:cstheme="minorHAnsi"/>
            <w:lang w:val="en-AU"/>
          </w:rPr>
          <w:t>at the end of</w:t>
        </w:r>
      </w:ins>
      <w:r w:rsidRPr="004D59C5">
        <w:rPr>
          <w:rFonts w:asciiTheme="minorHAnsi" w:hAnsiTheme="minorHAnsi" w:cstheme="minorHAnsi"/>
          <w:lang w:val="en-AU"/>
        </w:rPr>
        <w:t xml:space="preserve"> each business day.</w:t>
      </w:r>
      <w:r w:rsidR="00937907" w:rsidRPr="004D59C5">
        <w:rPr>
          <w:rFonts w:asciiTheme="minorHAnsi" w:hAnsiTheme="minorHAnsi" w:cstheme="minorHAnsi"/>
          <w:lang w:val="en-AU"/>
        </w:rPr>
        <w:t xml:space="preserve"> </w:t>
      </w:r>
      <w:commentRangeStart w:id="132"/>
      <w:r w:rsidR="002273C4" w:rsidRPr="004D59C5">
        <w:rPr>
          <w:rFonts w:asciiTheme="minorHAnsi" w:hAnsiTheme="minorHAnsi" w:cstheme="minorHAnsi"/>
          <w:lang w:val="en-AU"/>
        </w:rPr>
        <w:t>The dataset is restricted to primary issuances</w:t>
      </w:r>
      <w:r w:rsidR="00937907" w:rsidRPr="004D59C5">
        <w:rPr>
          <w:rFonts w:asciiTheme="minorHAnsi" w:hAnsiTheme="minorHAnsi" w:cstheme="minorHAnsi"/>
          <w:lang w:val="en-AU"/>
        </w:rPr>
        <w:t xml:space="preserve"> </w:t>
      </w:r>
      <w:r w:rsidR="002273C4" w:rsidRPr="004D59C5">
        <w:rPr>
          <w:rFonts w:asciiTheme="minorHAnsi" w:hAnsiTheme="minorHAnsi" w:cstheme="minorHAnsi"/>
          <w:lang w:val="en-AU"/>
        </w:rPr>
        <w:t xml:space="preserve">only, where the </w:t>
      </w:r>
      <w:r w:rsidR="00937907" w:rsidRPr="004D59C5">
        <w:rPr>
          <w:rFonts w:asciiTheme="minorHAnsi" w:hAnsiTheme="minorHAnsi" w:cstheme="minorHAnsi"/>
          <w:lang w:val="en-AU"/>
        </w:rPr>
        <w:t>ISSUE_NO</w:t>
      </w:r>
      <w:r w:rsidR="002273C4" w:rsidRPr="004D59C5">
        <w:rPr>
          <w:rFonts w:asciiTheme="minorHAnsi" w:hAnsiTheme="minorHAnsi" w:cstheme="minorHAnsi"/>
          <w:lang w:val="en-AU"/>
        </w:rPr>
        <w:t xml:space="preserve"> field for all records in this file is always</w:t>
      </w:r>
      <w:r w:rsidR="00937907" w:rsidRPr="004D59C5">
        <w:rPr>
          <w:rFonts w:asciiTheme="minorHAnsi" w:hAnsiTheme="minorHAnsi" w:cstheme="minorHAnsi"/>
          <w:lang w:val="en-AU"/>
        </w:rPr>
        <w:t xml:space="preserve"> 01.</w:t>
      </w:r>
      <w:commentRangeEnd w:id="132"/>
      <w:r w:rsidR="002628CC">
        <w:rPr>
          <w:rStyle w:val="CommentReference"/>
          <w:lang w:val="en-US"/>
        </w:rPr>
        <w:commentReference w:id="132"/>
      </w:r>
    </w:p>
    <w:p w14:paraId="0F1A6FF2" w14:textId="63251379" w:rsidR="00937907" w:rsidRPr="004D59C5" w:rsidRDefault="00937907" w:rsidP="00D47C0D">
      <w:pPr>
        <w:pStyle w:val="Normalwithspace"/>
        <w:rPr>
          <w:rFonts w:asciiTheme="minorHAnsi" w:hAnsiTheme="minorHAnsi" w:cstheme="minorHAnsi"/>
          <w:lang w:val="en-AU"/>
        </w:rPr>
      </w:pPr>
      <w:r w:rsidRPr="004D59C5">
        <w:rPr>
          <w:rFonts w:asciiTheme="minorHAnsi" w:hAnsiTheme="minorHAnsi" w:cstheme="minorHAnsi"/>
          <w:lang w:val="en-AU"/>
        </w:rPr>
        <w:t xml:space="preserve">OMEGA will </w:t>
      </w:r>
      <w:r w:rsidR="00F25776">
        <w:rPr>
          <w:rFonts w:asciiTheme="minorHAnsi" w:hAnsiTheme="minorHAnsi" w:cstheme="minorHAnsi"/>
          <w:lang w:val="en-AU"/>
        </w:rPr>
        <w:t>process</w:t>
      </w:r>
      <w:r w:rsidR="00F25776" w:rsidRPr="004D59C5">
        <w:rPr>
          <w:rFonts w:asciiTheme="minorHAnsi" w:hAnsiTheme="minorHAnsi" w:cstheme="minorHAnsi"/>
          <w:lang w:val="en-AU"/>
        </w:rPr>
        <w:t xml:space="preserve"> </w:t>
      </w:r>
      <w:r w:rsidRPr="004D59C5">
        <w:rPr>
          <w:rFonts w:asciiTheme="minorHAnsi" w:hAnsiTheme="minorHAnsi" w:cstheme="minorHAnsi"/>
          <w:lang w:val="en-AU"/>
        </w:rPr>
        <w:t xml:space="preserve">this dataset to </w:t>
      </w:r>
      <w:r w:rsidR="002273C4" w:rsidRPr="004D59C5">
        <w:rPr>
          <w:rFonts w:asciiTheme="minorHAnsi" w:hAnsiTheme="minorHAnsi" w:cstheme="minorHAnsi"/>
          <w:lang w:val="en-AU"/>
        </w:rPr>
        <w:t>synchronise</w:t>
      </w:r>
      <w:r w:rsidRPr="004D59C5">
        <w:rPr>
          <w:rFonts w:asciiTheme="minorHAnsi" w:hAnsiTheme="minorHAnsi" w:cstheme="minorHAnsi"/>
          <w:lang w:val="en-AU"/>
        </w:rPr>
        <w:t xml:space="preserve"> the corresponding </w:t>
      </w:r>
      <w:commentRangeStart w:id="133"/>
      <w:r w:rsidRPr="004D59C5">
        <w:rPr>
          <w:rFonts w:asciiTheme="minorHAnsi" w:hAnsiTheme="minorHAnsi" w:cstheme="minorHAnsi"/>
          <w:lang w:val="en-AU"/>
        </w:rPr>
        <w:t xml:space="preserve">issuance records </w:t>
      </w:r>
      <w:commentRangeEnd w:id="133"/>
      <w:r w:rsidR="00911E98">
        <w:rPr>
          <w:rStyle w:val="CommentReference"/>
          <w:lang w:val="en-US"/>
        </w:rPr>
        <w:commentReference w:id="133"/>
      </w:r>
      <w:r w:rsidRPr="004D59C5">
        <w:rPr>
          <w:rFonts w:asciiTheme="minorHAnsi" w:hAnsiTheme="minorHAnsi" w:cstheme="minorHAnsi"/>
          <w:lang w:val="en-AU"/>
        </w:rPr>
        <w:t xml:space="preserve">with the </w:t>
      </w:r>
      <w:r w:rsidR="00E2118E" w:rsidRPr="004D59C5">
        <w:rPr>
          <w:rFonts w:asciiTheme="minorHAnsi" w:hAnsiTheme="minorHAnsi" w:cstheme="minorHAnsi"/>
          <w:lang w:val="en-AU"/>
        </w:rPr>
        <w:t>most recent</w:t>
      </w:r>
      <w:r w:rsidRPr="004D59C5">
        <w:rPr>
          <w:rFonts w:asciiTheme="minorHAnsi" w:hAnsiTheme="minorHAnsi" w:cstheme="minorHAnsi"/>
          <w:lang w:val="en-AU"/>
        </w:rPr>
        <w:t xml:space="preserve"> coupon payment information.</w:t>
      </w:r>
    </w:p>
    <w:p w14:paraId="570C7155" w14:textId="77777777" w:rsidR="00566D57" w:rsidRPr="004D59C5" w:rsidRDefault="00566D57" w:rsidP="0063684E">
      <w:pPr>
        <w:pStyle w:val="Heading4"/>
        <w:rPr>
          <w:rFonts w:asciiTheme="minorHAnsi" w:hAnsiTheme="minorHAnsi" w:cstheme="minorHAnsi"/>
        </w:rPr>
      </w:pPr>
      <w:r w:rsidRPr="004D59C5">
        <w:rPr>
          <w:rFonts w:asciiTheme="minorHAnsi" w:hAnsiTheme="minorHAnsi" w:cstheme="minorHAnsi"/>
        </w:rPr>
        <w:t>Securities Involved</w:t>
      </w:r>
    </w:p>
    <w:p w14:paraId="2E04E09D" w14:textId="65CCEB43" w:rsidR="00D93923" w:rsidRPr="004D59C5" w:rsidRDefault="003C51F4" w:rsidP="00D93923">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types:</w:t>
      </w:r>
    </w:p>
    <w:p w14:paraId="04F7C38B" w14:textId="7652C110" w:rsidR="00D93923" w:rsidRPr="004D59C5" w:rsidRDefault="00247BDB" w:rsidP="004C2BFB">
      <w:pPr>
        <w:pStyle w:val="OrderedList"/>
        <w:numPr>
          <w:ilvl w:val="0"/>
          <w:numId w:val="23"/>
        </w:numPr>
        <w:rPr>
          <w:lang w:val="en-AU"/>
        </w:rPr>
      </w:pPr>
      <w:r w:rsidRPr="004D59C5">
        <w:rPr>
          <w:lang w:val="en-AU"/>
        </w:rPr>
        <w:t>CMTB</w:t>
      </w:r>
    </w:p>
    <w:p w14:paraId="33CAAA09" w14:textId="4F324709" w:rsidR="00247BDB" w:rsidRPr="004D59C5" w:rsidRDefault="00247BDB" w:rsidP="004C2BFB">
      <w:pPr>
        <w:pStyle w:val="OrderedList"/>
        <w:numPr>
          <w:ilvl w:val="0"/>
          <w:numId w:val="23"/>
        </w:numPr>
        <w:rPr>
          <w:lang w:val="en-AU"/>
        </w:rPr>
      </w:pPr>
      <w:r w:rsidRPr="004D59C5">
        <w:rPr>
          <w:lang w:val="en-AU"/>
        </w:rPr>
        <w:t>MAS Bills</w:t>
      </w:r>
    </w:p>
    <w:p w14:paraId="5151429A" w14:textId="577C8F9B" w:rsidR="00247BDB" w:rsidRPr="004D59C5" w:rsidRDefault="00247BDB" w:rsidP="004C2BFB">
      <w:pPr>
        <w:pStyle w:val="OrderedList"/>
        <w:numPr>
          <w:ilvl w:val="0"/>
          <w:numId w:val="23"/>
        </w:numPr>
        <w:rPr>
          <w:lang w:val="en-AU"/>
        </w:rPr>
      </w:pPr>
      <w:r w:rsidRPr="004D59C5">
        <w:rPr>
          <w:lang w:val="en-AU"/>
        </w:rPr>
        <w:t>SGS Bonds</w:t>
      </w:r>
    </w:p>
    <w:p w14:paraId="29B30C69" w14:textId="0805E4A1" w:rsidR="00247BDB" w:rsidRPr="004D59C5" w:rsidRDefault="00247BDB" w:rsidP="004C2BFB">
      <w:pPr>
        <w:pStyle w:val="OrderedList"/>
        <w:numPr>
          <w:ilvl w:val="0"/>
          <w:numId w:val="23"/>
        </w:numPr>
        <w:rPr>
          <w:lang w:val="en-AU"/>
        </w:rPr>
      </w:pPr>
      <w:r w:rsidRPr="004D59C5">
        <w:rPr>
          <w:lang w:val="en-AU"/>
        </w:rPr>
        <w:t>SSB</w:t>
      </w:r>
    </w:p>
    <w:p w14:paraId="311A9D6E" w14:textId="1384741E" w:rsidR="00247BDB" w:rsidRPr="004D59C5" w:rsidRDefault="00247BDB" w:rsidP="004C2BFB">
      <w:pPr>
        <w:pStyle w:val="OrderedList"/>
        <w:numPr>
          <w:ilvl w:val="0"/>
          <w:numId w:val="23"/>
        </w:numPr>
        <w:rPr>
          <w:lang w:val="en-AU"/>
        </w:rPr>
      </w:pPr>
      <w:r w:rsidRPr="004D59C5">
        <w:rPr>
          <w:lang w:val="en-AU"/>
        </w:rPr>
        <w:t>T-Bills</w:t>
      </w:r>
    </w:p>
    <w:p w14:paraId="7AB28C04" w14:textId="6BB415F9" w:rsidR="00C969E9" w:rsidRPr="004D59C5" w:rsidRDefault="00C969E9" w:rsidP="0063684E">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2830"/>
        <w:gridCol w:w="1701"/>
        <w:gridCol w:w="1495"/>
        <w:gridCol w:w="2900"/>
      </w:tblGrid>
      <w:tr w:rsidR="00E50650" w:rsidRPr="004D59C5" w14:paraId="6ABE271D" w14:textId="77777777" w:rsidTr="002D18E2">
        <w:tc>
          <w:tcPr>
            <w:tcW w:w="2830" w:type="dxa"/>
            <w:shd w:val="clear" w:color="auto" w:fill="D9D9D9" w:themeFill="background1" w:themeFillShade="D9"/>
          </w:tcPr>
          <w:p w14:paraId="71F4E5B3" w14:textId="77777777" w:rsidR="00E50650" w:rsidRPr="004D59C5" w:rsidRDefault="00E50650" w:rsidP="002D18E2">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5B1CFDB6" w14:textId="77777777" w:rsidR="00E50650" w:rsidRPr="004D59C5" w:rsidRDefault="00E50650" w:rsidP="002D18E2">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023E085C" w14:textId="77777777" w:rsidR="00E50650" w:rsidRPr="004D59C5" w:rsidRDefault="00E50650" w:rsidP="002D18E2">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20D371B6" w14:textId="77777777" w:rsidR="00E50650" w:rsidRPr="004D59C5" w:rsidRDefault="00E50650" w:rsidP="002D18E2">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E50650" w:rsidRPr="004D59C5" w14:paraId="7FAF6366" w14:textId="77777777" w:rsidTr="002D18E2">
        <w:tc>
          <w:tcPr>
            <w:tcW w:w="2830" w:type="dxa"/>
          </w:tcPr>
          <w:p w14:paraId="1BEF65C5" w14:textId="28F7575B" w:rsidR="00E50650" w:rsidRPr="004D59C5" w:rsidRDefault="00E50650"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secint.txt</w:t>
            </w:r>
          </w:p>
        </w:tc>
        <w:tc>
          <w:tcPr>
            <w:tcW w:w="1701" w:type="dxa"/>
          </w:tcPr>
          <w:p w14:paraId="4A1FEF10" w14:textId="77777777" w:rsidR="00E50650" w:rsidRPr="004D59C5" w:rsidRDefault="00E50650"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MEPS+</w:t>
            </w:r>
          </w:p>
        </w:tc>
        <w:tc>
          <w:tcPr>
            <w:tcW w:w="1495" w:type="dxa"/>
          </w:tcPr>
          <w:p w14:paraId="46231101" w14:textId="77777777" w:rsidR="00E50650" w:rsidRPr="004D59C5" w:rsidRDefault="00E50650"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2900" w:type="dxa"/>
          </w:tcPr>
          <w:p w14:paraId="4A50252F" w14:textId="77777777" w:rsidR="00E50650" w:rsidRPr="004D59C5" w:rsidRDefault="00E50650"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Incoming</w:t>
            </w:r>
          </w:p>
        </w:tc>
      </w:tr>
    </w:tbl>
    <w:p w14:paraId="4389F2BA" w14:textId="1B669DA6" w:rsidR="00AE2247" w:rsidRPr="004D59C5" w:rsidRDefault="00AE2247" w:rsidP="00AE2247">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4</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Daily Securities Update File (secint.txt)</w:t>
      </w:r>
      <w:r w:rsidRPr="004D59C5">
        <w:rPr>
          <w:rFonts w:cstheme="minorHAnsi"/>
        </w:rPr>
        <w:fldChar w:fldCharType="end"/>
      </w:r>
    </w:p>
    <w:p w14:paraId="608DF0DD" w14:textId="588F8CA4" w:rsidR="00566D57" w:rsidRPr="004D59C5" w:rsidRDefault="00566D57" w:rsidP="0063684E">
      <w:pPr>
        <w:pStyle w:val="Heading4"/>
        <w:rPr>
          <w:rFonts w:asciiTheme="minorHAnsi" w:hAnsiTheme="minorHAnsi" w:cstheme="minorHAnsi"/>
        </w:rPr>
      </w:pPr>
      <w:r w:rsidRPr="004D59C5">
        <w:rPr>
          <w:rFonts w:asciiTheme="minorHAnsi" w:hAnsiTheme="minorHAnsi" w:cstheme="minorHAnsi"/>
        </w:rPr>
        <w:t>Time &amp; Frequency</w:t>
      </w:r>
    </w:p>
    <w:p w14:paraId="14BC2204" w14:textId="509569F9" w:rsidR="00780BD9" w:rsidRPr="004D59C5" w:rsidRDefault="00780BD9" w:rsidP="00780BD9">
      <w:pPr>
        <w:pStyle w:val="Normalwithspace"/>
        <w:rPr>
          <w:rFonts w:asciiTheme="minorHAnsi" w:hAnsiTheme="minorHAnsi" w:cstheme="minorHAnsi"/>
          <w:lang w:val="en-AU"/>
        </w:rPr>
      </w:pPr>
      <w:r w:rsidRPr="004D59C5">
        <w:rPr>
          <w:rFonts w:asciiTheme="minorHAnsi" w:hAnsiTheme="minorHAnsi" w:cstheme="minorHAnsi"/>
          <w:lang w:val="en-AU"/>
        </w:rPr>
        <w:t xml:space="preserve">The securities update file is generated and placed onto MEFT by MEPS+ </w:t>
      </w:r>
      <w:ins w:id="134" w:author="Sophia TAN (MAS)" w:date="2026-01-16T22:51:00Z" w16du:dateUtc="2026-01-16T14:51:00Z">
        <w:r w:rsidR="00FF459E">
          <w:rPr>
            <w:rFonts w:asciiTheme="minorHAnsi" w:hAnsiTheme="minorHAnsi" w:cstheme="minorHAnsi"/>
            <w:lang w:val="en-AU"/>
          </w:rPr>
          <w:t xml:space="preserve">at the end of </w:t>
        </w:r>
      </w:ins>
      <w:r w:rsidRPr="004D59C5">
        <w:rPr>
          <w:rFonts w:asciiTheme="minorHAnsi" w:hAnsiTheme="minorHAnsi" w:cstheme="minorHAnsi"/>
          <w:lang w:val="en-AU"/>
        </w:rPr>
        <w:t>each business day.</w:t>
      </w:r>
    </w:p>
    <w:p w14:paraId="1071B4B8" w14:textId="3405331B" w:rsidR="00780BD9" w:rsidRPr="004D59C5" w:rsidRDefault="00780BD9" w:rsidP="00780BD9">
      <w:pPr>
        <w:pStyle w:val="Normalwithspace"/>
        <w:rPr>
          <w:rFonts w:asciiTheme="minorHAnsi" w:hAnsiTheme="minorHAnsi" w:cstheme="minorHAnsi"/>
          <w:lang w:val="en-AU"/>
        </w:rPr>
      </w:pPr>
      <w:r w:rsidRPr="004D59C5">
        <w:rPr>
          <w:rFonts w:asciiTheme="minorHAnsi" w:hAnsiTheme="minorHAnsi" w:cstheme="minorHAnsi"/>
          <w:lang w:val="en-AU"/>
        </w:rPr>
        <w:t xml:space="preserve">Regardless of its generation time, OMEGA shall process the incoming file </w:t>
      </w:r>
      <w:del w:id="135" w:author="Sophia TAN (MAS)" w:date="2026-01-16T22:51:00Z" w16du:dateUtc="2026-01-16T14:51:00Z">
        <w:r w:rsidRPr="004D59C5" w:rsidDel="00FF459E">
          <w:rPr>
            <w:rFonts w:asciiTheme="minorHAnsi" w:hAnsiTheme="minorHAnsi" w:cstheme="minorHAnsi"/>
            <w:lang w:val="en-AU"/>
          </w:rPr>
          <w:delText xml:space="preserve">currently </w:delText>
        </w:r>
      </w:del>
      <w:r w:rsidRPr="004D59C5">
        <w:rPr>
          <w:rFonts w:asciiTheme="minorHAnsi" w:hAnsiTheme="minorHAnsi" w:cstheme="minorHAnsi"/>
          <w:lang w:val="en-AU"/>
        </w:rPr>
        <w:t>available in the MEFT folder as follows:</w:t>
      </w:r>
    </w:p>
    <w:p w14:paraId="752EB255" w14:textId="6DDD98B3" w:rsidR="00780BD9" w:rsidRPr="004D59C5" w:rsidRDefault="00780BD9" w:rsidP="0056676F">
      <w:pPr>
        <w:pStyle w:val="Normalwithspace"/>
        <w:numPr>
          <w:ilvl w:val="0"/>
          <w:numId w:val="71"/>
        </w:numPr>
        <w:rPr>
          <w:rFonts w:asciiTheme="minorHAnsi" w:hAnsiTheme="minorHAnsi" w:cstheme="minorHAnsi"/>
          <w:b/>
          <w:lang w:val="en-AU"/>
        </w:rPr>
      </w:pPr>
      <w:r w:rsidRPr="004D59C5">
        <w:rPr>
          <w:rFonts w:asciiTheme="minorHAnsi" w:hAnsiTheme="minorHAnsi" w:cstheme="minorHAnsi"/>
          <w:b/>
          <w:lang w:val="en-AU"/>
        </w:rPr>
        <w:t xml:space="preserve">Scheduled </w:t>
      </w:r>
      <w:commentRangeStart w:id="136"/>
      <w:r w:rsidRPr="004D59C5">
        <w:rPr>
          <w:rFonts w:asciiTheme="minorHAnsi" w:hAnsiTheme="minorHAnsi" w:cstheme="minorHAnsi"/>
          <w:b/>
          <w:lang w:val="en-AU"/>
        </w:rPr>
        <w:t>processing</w:t>
      </w:r>
      <w:commentRangeEnd w:id="136"/>
      <w:r w:rsidR="00C84798">
        <w:rPr>
          <w:rStyle w:val="CommentReference"/>
          <w:lang w:val="en-US"/>
        </w:rPr>
        <w:commentReference w:id="136"/>
      </w:r>
      <w:r w:rsidRPr="004D59C5">
        <w:rPr>
          <w:rFonts w:asciiTheme="minorHAnsi" w:hAnsiTheme="minorHAnsi" w:cstheme="minorHAnsi"/>
          <w:b/>
          <w:lang w:val="en-AU"/>
        </w:rPr>
        <w:t xml:space="preserve">: </w:t>
      </w:r>
      <w:commentRangeStart w:id="137"/>
      <w:commentRangeStart w:id="138"/>
      <w:commentRangeStart w:id="139"/>
      <w:r w:rsidRPr="004D59C5">
        <w:rPr>
          <w:rFonts w:asciiTheme="minorHAnsi" w:hAnsiTheme="minorHAnsi" w:cstheme="minorHAnsi"/>
          <w:lang w:val="en-AU"/>
        </w:rPr>
        <w:t xml:space="preserve">Daily at </w:t>
      </w:r>
      <w:r w:rsidRPr="004D59C5">
        <w:rPr>
          <w:rFonts w:asciiTheme="minorHAnsi" w:hAnsiTheme="minorHAnsi" w:cstheme="minorHAnsi"/>
          <w:b/>
          <w:lang w:val="en-AU"/>
        </w:rPr>
        <w:t>7 AM</w:t>
      </w:r>
      <w:commentRangeEnd w:id="137"/>
      <w:r w:rsidR="009C4FFD">
        <w:rPr>
          <w:rStyle w:val="CommentReference"/>
          <w:lang w:val="en-US"/>
        </w:rPr>
        <w:commentReference w:id="137"/>
      </w:r>
      <w:commentRangeEnd w:id="138"/>
      <w:r w:rsidR="00A06783">
        <w:rPr>
          <w:rStyle w:val="CommentReference"/>
          <w:lang w:val="en-US"/>
        </w:rPr>
        <w:commentReference w:id="138"/>
      </w:r>
      <w:commentRangeEnd w:id="139"/>
      <w:r w:rsidR="00FF459E">
        <w:rPr>
          <w:rStyle w:val="CommentReference"/>
          <w:lang w:val="en-US"/>
        </w:rPr>
        <w:commentReference w:id="139"/>
      </w:r>
      <w:r w:rsidRPr="004D59C5">
        <w:rPr>
          <w:rFonts w:asciiTheme="minorHAnsi" w:hAnsiTheme="minorHAnsi" w:cstheme="minorHAnsi"/>
          <w:lang w:val="en-AU"/>
        </w:rPr>
        <w:t>, Mon-Fri excluding PHs.</w:t>
      </w:r>
    </w:p>
    <w:p w14:paraId="7166EDC2" w14:textId="47C2B8E9" w:rsidR="00780BD9" w:rsidRPr="004D59C5" w:rsidRDefault="00780BD9" w:rsidP="0056676F">
      <w:pPr>
        <w:pStyle w:val="Normalwithspace"/>
        <w:numPr>
          <w:ilvl w:val="0"/>
          <w:numId w:val="71"/>
        </w:numPr>
        <w:rPr>
          <w:rFonts w:asciiTheme="minorHAnsi" w:hAnsiTheme="minorHAnsi" w:cstheme="minorHAnsi"/>
          <w:b/>
          <w:lang w:val="en-AU"/>
        </w:rPr>
      </w:pPr>
      <w:commentRangeStart w:id="140"/>
      <w:r w:rsidRPr="004D59C5">
        <w:rPr>
          <w:rFonts w:asciiTheme="minorHAnsi" w:hAnsiTheme="minorHAnsi" w:cstheme="minorHAnsi"/>
          <w:b/>
          <w:lang w:val="en-AU"/>
        </w:rPr>
        <w:t xml:space="preserve">Ad-hoc </w:t>
      </w:r>
      <w:commentRangeEnd w:id="140"/>
      <w:r w:rsidR="00C84798">
        <w:rPr>
          <w:rStyle w:val="CommentReference"/>
          <w:lang w:val="en-US"/>
        </w:rPr>
        <w:commentReference w:id="140"/>
      </w:r>
      <w:r w:rsidRPr="004D59C5">
        <w:rPr>
          <w:rFonts w:asciiTheme="minorHAnsi" w:hAnsiTheme="minorHAnsi" w:cstheme="minorHAnsi"/>
          <w:b/>
          <w:lang w:val="en-AU"/>
        </w:rPr>
        <w:t xml:space="preserve">processing: </w:t>
      </w:r>
      <w:r w:rsidRPr="004D59C5">
        <w:rPr>
          <w:rFonts w:asciiTheme="minorHAnsi" w:hAnsiTheme="minorHAnsi" w:cstheme="minorHAnsi"/>
          <w:lang w:val="en-AU"/>
        </w:rPr>
        <w:t>Triggered manually upon request.</w:t>
      </w:r>
    </w:p>
    <w:p w14:paraId="53896D44" w14:textId="460159CF" w:rsidR="008816E7" w:rsidRPr="004D59C5" w:rsidRDefault="008816E7" w:rsidP="0063684E">
      <w:pPr>
        <w:pStyle w:val="Heading4"/>
        <w:rPr>
          <w:rFonts w:asciiTheme="minorHAnsi" w:hAnsiTheme="minorHAnsi" w:cstheme="minorHAnsi"/>
        </w:rPr>
      </w:pPr>
      <w:r w:rsidRPr="004D59C5">
        <w:rPr>
          <w:rFonts w:asciiTheme="minorHAnsi" w:hAnsiTheme="minorHAnsi" w:cstheme="minorHAnsi"/>
        </w:rPr>
        <w:t>Data Fields</w:t>
      </w:r>
      <w:r w:rsidR="008B180C" w:rsidRPr="004D59C5">
        <w:rPr>
          <w:rFonts w:asciiTheme="minorHAnsi" w:hAnsiTheme="minorHAnsi" w:cstheme="minorHAnsi"/>
        </w:rPr>
        <w:t xml:space="preserve"> </w:t>
      </w:r>
      <w:r w:rsidR="001F6C36" w:rsidRPr="004D59C5">
        <w:rPr>
          <w:rFonts w:asciiTheme="minorHAnsi" w:hAnsiTheme="minorHAnsi" w:cstheme="minorHAnsi"/>
        </w:rPr>
        <w:t xml:space="preserve">&amp; </w:t>
      </w:r>
      <w:r w:rsidR="008B180C" w:rsidRPr="004D59C5">
        <w:rPr>
          <w:rFonts w:asciiTheme="minorHAnsi" w:hAnsiTheme="minorHAnsi" w:cstheme="minorHAnsi"/>
        </w:rPr>
        <w:t>Validations</w:t>
      </w:r>
    </w:p>
    <w:p w14:paraId="272EDEA5" w14:textId="73A79BA1" w:rsidR="00D16F30" w:rsidRPr="004D59C5" w:rsidRDefault="00203AF7" w:rsidP="00AE0A9A">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A.2_–" w:history="1">
        <w:r w:rsidR="005343F1">
          <w:rPr>
            <w:rStyle w:val="Hyperlink"/>
            <w:rFonts w:asciiTheme="minorHAnsi" w:hAnsiTheme="minorHAnsi" w:cstheme="minorHAnsi"/>
            <w:lang w:val="en-AU"/>
          </w:rPr>
          <w:t>Appendix A.2 – Daily Securities Update File (secint.txt) Data Dictionary</w:t>
        </w:r>
      </w:hyperlink>
      <w:r w:rsidRPr="004D59C5">
        <w:rPr>
          <w:rFonts w:asciiTheme="minorHAnsi" w:hAnsiTheme="minorHAnsi" w:cstheme="minorHAnsi"/>
          <w:lang w:val="en-AU"/>
        </w:rPr>
        <w:t xml:space="preserve"> for the detailed data field descriptions.</w:t>
      </w:r>
      <w:bookmarkStart w:id="141" w:name="_Toc215758849"/>
      <w:bookmarkStart w:id="142" w:name="_Toc215759900"/>
    </w:p>
    <w:p w14:paraId="43E97ECA" w14:textId="750E7B74" w:rsidR="006F4910" w:rsidRPr="004D59C5" w:rsidRDefault="00A4743A" w:rsidP="005412D7">
      <w:pPr>
        <w:pStyle w:val="Heading3"/>
      </w:pPr>
      <w:bookmarkStart w:id="143" w:name="_Toc218075315"/>
      <w:bookmarkEnd w:id="141"/>
      <w:bookmarkEnd w:id="142"/>
      <w:r w:rsidRPr="004D59C5">
        <w:t>Securities Update after Auction File</w:t>
      </w:r>
      <w:r w:rsidR="00E032ED">
        <w:t xml:space="preserve"> (secupdt.txt)</w:t>
      </w:r>
      <w:bookmarkEnd w:id="143"/>
    </w:p>
    <w:p w14:paraId="5A2D5EE5" w14:textId="77777777" w:rsidR="008816E7" w:rsidRPr="004D59C5" w:rsidRDefault="008816E7" w:rsidP="0063684E">
      <w:pPr>
        <w:pStyle w:val="Heading4"/>
        <w:rPr>
          <w:rFonts w:asciiTheme="minorHAnsi" w:hAnsiTheme="minorHAnsi" w:cstheme="minorHAnsi"/>
        </w:rPr>
      </w:pPr>
      <w:r w:rsidRPr="004D59C5">
        <w:rPr>
          <w:rFonts w:asciiTheme="minorHAnsi" w:hAnsiTheme="minorHAnsi" w:cstheme="minorHAnsi"/>
        </w:rPr>
        <w:t>Description</w:t>
      </w:r>
    </w:p>
    <w:p w14:paraId="3178E817" w14:textId="2CFB39DB" w:rsidR="005B43BB" w:rsidRPr="004D59C5" w:rsidRDefault="00AC4F4D" w:rsidP="00683EC1">
      <w:pPr>
        <w:pStyle w:val="Normalwithspace"/>
        <w:rPr>
          <w:rFonts w:asciiTheme="minorHAnsi" w:hAnsiTheme="minorHAnsi" w:cstheme="minorHAnsi"/>
          <w:lang w:val="en-AU"/>
        </w:rPr>
      </w:pPr>
      <w:r w:rsidRPr="004D59C5">
        <w:rPr>
          <w:rFonts w:asciiTheme="minorHAnsi" w:hAnsiTheme="minorHAnsi" w:cstheme="minorHAnsi"/>
          <w:lang w:val="en-AU"/>
        </w:rPr>
        <w:t>OMEGA</w:t>
      </w:r>
      <w:r w:rsidR="00744BD4" w:rsidRPr="004D59C5">
        <w:rPr>
          <w:rFonts w:asciiTheme="minorHAnsi" w:hAnsiTheme="minorHAnsi" w:cstheme="minorHAnsi"/>
          <w:lang w:val="en-AU"/>
        </w:rPr>
        <w:t xml:space="preserve"> provides MEPS+ with securities updates on</w:t>
      </w:r>
      <w:ins w:id="144" w:author="Sophia TAN (MAS)" w:date="2026-01-16T22:59:00Z" w16du:dateUtc="2026-01-16T14:59:00Z">
        <w:r w:rsidR="0089350C">
          <w:rPr>
            <w:rFonts w:asciiTheme="minorHAnsi" w:hAnsiTheme="minorHAnsi" w:cstheme="minorHAnsi"/>
            <w:lang w:val="en-AU"/>
          </w:rPr>
          <w:t xml:space="preserve"> total nominal amount,</w:t>
        </w:r>
      </w:ins>
      <w:r w:rsidR="00744BD4" w:rsidRPr="004D59C5">
        <w:rPr>
          <w:rFonts w:asciiTheme="minorHAnsi" w:hAnsiTheme="minorHAnsi" w:cstheme="minorHAnsi"/>
          <w:lang w:val="en-AU"/>
        </w:rPr>
        <w:t xml:space="preserve"> yields and prices information after the auction</w:t>
      </w:r>
      <w:r w:rsidR="00B36D81" w:rsidRPr="004D59C5">
        <w:rPr>
          <w:rFonts w:asciiTheme="minorHAnsi" w:hAnsiTheme="minorHAnsi" w:cstheme="minorHAnsi"/>
          <w:lang w:val="en-AU"/>
        </w:rPr>
        <w:t xml:space="preserve">, SSB allotment </w:t>
      </w:r>
      <w:r w:rsidR="000A5EB2" w:rsidRPr="004D59C5">
        <w:rPr>
          <w:rFonts w:asciiTheme="minorHAnsi" w:hAnsiTheme="minorHAnsi" w:cstheme="minorHAnsi"/>
          <w:lang w:val="en-AU"/>
        </w:rPr>
        <w:t xml:space="preserve">or the syndication allotment </w:t>
      </w:r>
      <w:r w:rsidR="00744BD4" w:rsidRPr="004D59C5">
        <w:rPr>
          <w:rFonts w:asciiTheme="minorHAnsi" w:hAnsiTheme="minorHAnsi" w:cstheme="minorHAnsi"/>
          <w:lang w:val="en-AU"/>
        </w:rPr>
        <w:t>is completed successfully</w:t>
      </w:r>
      <w:r w:rsidR="000A5EB2" w:rsidRPr="004D59C5">
        <w:rPr>
          <w:rFonts w:asciiTheme="minorHAnsi" w:hAnsiTheme="minorHAnsi" w:cstheme="minorHAnsi"/>
          <w:lang w:val="en-AU"/>
        </w:rPr>
        <w:t>.</w:t>
      </w:r>
      <w:r w:rsidR="00952157" w:rsidRPr="004D59C5">
        <w:rPr>
          <w:rFonts w:asciiTheme="minorHAnsi" w:hAnsiTheme="minorHAnsi" w:cstheme="minorHAnsi"/>
          <w:lang w:val="en-AU"/>
        </w:rPr>
        <w:t xml:space="preserve"> </w:t>
      </w:r>
    </w:p>
    <w:p w14:paraId="46649BA1" w14:textId="67C4AA5F" w:rsidR="00F61A30" w:rsidRPr="004D59C5" w:rsidRDefault="00F61A30" w:rsidP="00683EC1">
      <w:pPr>
        <w:pStyle w:val="Normalwithspace"/>
        <w:rPr>
          <w:rFonts w:asciiTheme="minorHAnsi" w:hAnsiTheme="minorHAnsi" w:cstheme="minorHAnsi"/>
          <w:lang w:val="en-AU"/>
        </w:rPr>
      </w:pPr>
      <w:r w:rsidRPr="004D59C5">
        <w:rPr>
          <w:rFonts w:asciiTheme="minorHAnsi" w:hAnsiTheme="minorHAnsi" w:cstheme="minorHAnsi"/>
          <w:lang w:val="en-AU"/>
        </w:rPr>
        <w:t xml:space="preserve">The </w:t>
      </w:r>
      <w:commentRangeStart w:id="145"/>
      <w:commentRangeStart w:id="146"/>
      <w:r w:rsidRPr="004D59C5">
        <w:rPr>
          <w:rFonts w:asciiTheme="minorHAnsi" w:hAnsiTheme="minorHAnsi" w:cstheme="minorHAnsi"/>
          <w:lang w:val="en-AU"/>
        </w:rPr>
        <w:t xml:space="preserve">results must be verified in OMEGA </w:t>
      </w:r>
      <w:commentRangeEnd w:id="145"/>
      <w:commentRangeEnd w:id="146"/>
      <w:r w:rsidR="00B07AA3">
        <w:rPr>
          <w:rFonts w:asciiTheme="minorHAnsi" w:hAnsiTheme="minorHAnsi" w:cstheme="minorHAnsi"/>
          <w:lang w:val="en-AU"/>
        </w:rPr>
        <w:t>by an Auction Operator</w:t>
      </w:r>
      <w:r w:rsidR="00DF5888">
        <w:rPr>
          <w:rFonts w:asciiTheme="minorHAnsi" w:hAnsiTheme="minorHAnsi" w:cstheme="minorHAnsi"/>
          <w:lang w:val="en-AU"/>
        </w:rPr>
        <w:t xml:space="preserve"> or </w:t>
      </w:r>
      <w:commentRangeStart w:id="147"/>
      <w:r w:rsidR="00DF5888">
        <w:rPr>
          <w:rFonts w:asciiTheme="minorHAnsi" w:hAnsiTheme="minorHAnsi" w:cstheme="minorHAnsi"/>
          <w:lang w:val="en-AU"/>
        </w:rPr>
        <w:t>Syndication Operator</w:t>
      </w:r>
      <w:r w:rsidR="00B07AA3">
        <w:rPr>
          <w:rFonts w:asciiTheme="minorHAnsi" w:hAnsiTheme="minorHAnsi" w:cstheme="minorHAnsi"/>
          <w:lang w:val="en-AU"/>
        </w:rPr>
        <w:t xml:space="preserve"> </w:t>
      </w:r>
      <w:r w:rsidR="003C1D85">
        <w:rPr>
          <w:rStyle w:val="CommentReference"/>
          <w:lang w:val="en-US"/>
        </w:rPr>
        <w:commentReference w:id="145"/>
      </w:r>
      <w:r w:rsidR="00967917">
        <w:rPr>
          <w:rStyle w:val="CommentReference"/>
          <w:lang w:val="en-US"/>
        </w:rPr>
        <w:commentReference w:id="146"/>
      </w:r>
      <w:commentRangeEnd w:id="147"/>
      <w:r w:rsidR="00E94EC3">
        <w:rPr>
          <w:rStyle w:val="CommentReference"/>
          <w:lang w:val="en-US"/>
        </w:rPr>
        <w:commentReference w:id="147"/>
      </w:r>
      <w:r w:rsidRPr="004D59C5">
        <w:rPr>
          <w:rFonts w:asciiTheme="minorHAnsi" w:hAnsiTheme="minorHAnsi" w:cstheme="minorHAnsi"/>
          <w:lang w:val="en-AU"/>
        </w:rPr>
        <w:t xml:space="preserve">before </w:t>
      </w:r>
      <w:r w:rsidR="00F5239A" w:rsidRPr="004D59C5">
        <w:rPr>
          <w:rFonts w:asciiTheme="minorHAnsi" w:hAnsiTheme="minorHAnsi" w:cstheme="minorHAnsi"/>
          <w:lang w:val="en-AU"/>
        </w:rPr>
        <w:t xml:space="preserve">the securities update file is </w:t>
      </w:r>
      <w:r w:rsidRPr="004D59C5">
        <w:rPr>
          <w:rFonts w:asciiTheme="minorHAnsi" w:hAnsiTheme="minorHAnsi" w:cstheme="minorHAnsi"/>
          <w:lang w:val="en-AU"/>
        </w:rPr>
        <w:t>released</w:t>
      </w:r>
      <w:r w:rsidR="00F5239A" w:rsidRPr="004D59C5">
        <w:rPr>
          <w:rFonts w:asciiTheme="minorHAnsi" w:hAnsiTheme="minorHAnsi" w:cstheme="minorHAnsi"/>
          <w:lang w:val="en-AU"/>
        </w:rPr>
        <w:t xml:space="preserve"> to MEPS+</w:t>
      </w:r>
      <w:r w:rsidRPr="004D59C5">
        <w:rPr>
          <w:rFonts w:asciiTheme="minorHAnsi" w:hAnsiTheme="minorHAnsi" w:cstheme="minorHAnsi"/>
          <w:lang w:val="en-AU"/>
        </w:rPr>
        <w:t xml:space="preserve">. </w:t>
      </w:r>
    </w:p>
    <w:p w14:paraId="199E5228" w14:textId="77777777" w:rsidR="008816E7" w:rsidRPr="004D59C5" w:rsidRDefault="008816E7" w:rsidP="0063684E">
      <w:pPr>
        <w:pStyle w:val="Heading4"/>
        <w:rPr>
          <w:rFonts w:asciiTheme="minorHAnsi" w:hAnsiTheme="minorHAnsi" w:cstheme="minorHAnsi"/>
        </w:rPr>
      </w:pPr>
      <w:r w:rsidRPr="004D59C5">
        <w:rPr>
          <w:rFonts w:asciiTheme="minorHAnsi" w:hAnsiTheme="minorHAnsi" w:cstheme="minorHAnsi"/>
        </w:rPr>
        <w:lastRenderedPageBreak/>
        <w:t>Securities Involved</w:t>
      </w:r>
    </w:p>
    <w:p w14:paraId="2AAF3D29" w14:textId="0EE85C54" w:rsidR="006A24EA" w:rsidRPr="004D59C5" w:rsidRDefault="00173028" w:rsidP="006A24EA">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types:</w:t>
      </w:r>
    </w:p>
    <w:p w14:paraId="5B9E1659" w14:textId="77777777" w:rsidR="00651B55" w:rsidRPr="004D59C5" w:rsidRDefault="00651B55" w:rsidP="000A7293">
      <w:pPr>
        <w:pStyle w:val="OrderedList"/>
        <w:numPr>
          <w:ilvl w:val="0"/>
          <w:numId w:val="55"/>
        </w:numPr>
        <w:rPr>
          <w:lang w:val="en-AU"/>
        </w:rPr>
      </w:pPr>
      <w:r w:rsidRPr="004D59C5">
        <w:rPr>
          <w:lang w:val="en-AU"/>
        </w:rPr>
        <w:t>CMTB</w:t>
      </w:r>
    </w:p>
    <w:p w14:paraId="5ACC287A" w14:textId="77777777" w:rsidR="00651B55" w:rsidRPr="004D59C5" w:rsidRDefault="00651B55" w:rsidP="000A7293">
      <w:pPr>
        <w:pStyle w:val="OrderedList"/>
        <w:numPr>
          <w:ilvl w:val="0"/>
          <w:numId w:val="55"/>
        </w:numPr>
        <w:rPr>
          <w:lang w:val="en-AU"/>
        </w:rPr>
      </w:pPr>
      <w:r w:rsidRPr="004D59C5">
        <w:rPr>
          <w:lang w:val="en-AU"/>
        </w:rPr>
        <w:t>MAS Bills</w:t>
      </w:r>
    </w:p>
    <w:p w14:paraId="6539A97C" w14:textId="77777777" w:rsidR="00651B55" w:rsidRPr="004D59C5" w:rsidRDefault="00651B55" w:rsidP="000A7293">
      <w:pPr>
        <w:pStyle w:val="OrderedList"/>
        <w:numPr>
          <w:ilvl w:val="0"/>
          <w:numId w:val="55"/>
        </w:numPr>
        <w:rPr>
          <w:lang w:val="en-AU"/>
        </w:rPr>
      </w:pPr>
      <w:r w:rsidRPr="004D59C5">
        <w:rPr>
          <w:lang w:val="en-AU"/>
        </w:rPr>
        <w:t>SGS Bonds</w:t>
      </w:r>
    </w:p>
    <w:p w14:paraId="7027D9BA" w14:textId="5FDBEAE7" w:rsidR="00651B55" w:rsidRPr="004D59C5" w:rsidRDefault="00651B55" w:rsidP="000A7293">
      <w:pPr>
        <w:pStyle w:val="OrderedList"/>
        <w:numPr>
          <w:ilvl w:val="0"/>
          <w:numId w:val="55"/>
        </w:numPr>
        <w:rPr>
          <w:lang w:val="en-AU"/>
        </w:rPr>
      </w:pPr>
      <w:commentRangeStart w:id="148"/>
      <w:r w:rsidRPr="004D59C5">
        <w:rPr>
          <w:lang w:val="en-AU"/>
        </w:rPr>
        <w:t>SSB</w:t>
      </w:r>
      <w:commentRangeEnd w:id="148"/>
      <w:r w:rsidR="00C56E0D">
        <w:rPr>
          <w:rStyle w:val="CommentReference"/>
          <w:rFonts w:ascii="Century Gothic" w:hAnsi="Century Gothic" w:cs="Times New Roman"/>
          <w:iCs w:val="0"/>
          <w:lang w:val="en-US"/>
        </w:rPr>
        <w:commentReference w:id="148"/>
      </w:r>
    </w:p>
    <w:p w14:paraId="43D8B30D" w14:textId="77777777" w:rsidR="00651B55" w:rsidRPr="004D59C5" w:rsidRDefault="00651B55" w:rsidP="000A7293">
      <w:pPr>
        <w:pStyle w:val="OrderedList"/>
        <w:numPr>
          <w:ilvl w:val="0"/>
          <w:numId w:val="55"/>
        </w:numPr>
        <w:rPr>
          <w:lang w:val="en-AU"/>
        </w:rPr>
      </w:pPr>
      <w:r w:rsidRPr="004D59C5">
        <w:rPr>
          <w:lang w:val="en-AU"/>
        </w:rPr>
        <w:t>T-Bills</w:t>
      </w:r>
    </w:p>
    <w:p w14:paraId="33AAAA14" w14:textId="77777777" w:rsidR="006A24EA" w:rsidRPr="004D59C5" w:rsidRDefault="006A24EA" w:rsidP="006A24EA">
      <w:pPr>
        <w:pStyle w:val="Normalwithspace"/>
        <w:rPr>
          <w:rFonts w:asciiTheme="minorHAnsi" w:hAnsiTheme="minorHAnsi" w:cstheme="minorHAnsi"/>
          <w:lang w:val="en-AU"/>
        </w:rPr>
      </w:pPr>
    </w:p>
    <w:p w14:paraId="5B3F48AA" w14:textId="1634C234" w:rsidR="0028337E" w:rsidRPr="004D59C5" w:rsidRDefault="0028337E" w:rsidP="0063684E">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2830"/>
        <w:gridCol w:w="1701"/>
        <w:gridCol w:w="1495"/>
        <w:gridCol w:w="2900"/>
      </w:tblGrid>
      <w:tr w:rsidR="007F2312" w:rsidRPr="004D59C5" w14:paraId="063900BE" w14:textId="77777777" w:rsidTr="001F65F4">
        <w:tc>
          <w:tcPr>
            <w:tcW w:w="2830" w:type="dxa"/>
            <w:shd w:val="clear" w:color="auto" w:fill="D9D9D9" w:themeFill="background1" w:themeFillShade="D9"/>
          </w:tcPr>
          <w:p w14:paraId="436FF10A" w14:textId="77777777" w:rsidR="007F2312" w:rsidRPr="004D59C5" w:rsidRDefault="007F2312" w:rsidP="002D18E2">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387EEB31" w14:textId="77777777" w:rsidR="007F2312" w:rsidRPr="004D59C5" w:rsidRDefault="007F2312" w:rsidP="002D18E2">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7811997A" w14:textId="77777777" w:rsidR="007F2312" w:rsidRPr="004D59C5" w:rsidRDefault="007F2312" w:rsidP="002D18E2">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5639E5FD" w14:textId="77777777" w:rsidR="007F2312" w:rsidRPr="004D59C5" w:rsidRDefault="007F2312" w:rsidP="002D18E2">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7F2312" w:rsidRPr="004D59C5" w14:paraId="79EF94D9" w14:textId="77777777" w:rsidTr="001F65F4">
        <w:tc>
          <w:tcPr>
            <w:tcW w:w="2830" w:type="dxa"/>
          </w:tcPr>
          <w:p w14:paraId="3E7223CB" w14:textId="15A2A1C9" w:rsidR="007F2312" w:rsidRPr="004D59C5" w:rsidRDefault="003D7599" w:rsidP="00503C9F">
            <w:pPr>
              <w:spacing w:line="360" w:lineRule="auto"/>
              <w:jc w:val="left"/>
              <w:rPr>
                <w:rFonts w:asciiTheme="minorHAnsi" w:hAnsiTheme="minorHAnsi" w:cstheme="minorHAnsi"/>
                <w:iCs/>
                <w:szCs w:val="22"/>
              </w:rPr>
            </w:pPr>
            <w:r w:rsidRPr="004D59C5">
              <w:rPr>
                <w:rFonts w:asciiTheme="minorHAnsi" w:hAnsiTheme="minorHAnsi" w:cstheme="minorHAnsi"/>
                <w:iCs/>
                <w:szCs w:val="22"/>
              </w:rPr>
              <w:t>sec</w:t>
            </w:r>
            <w:r w:rsidR="001F65F4" w:rsidRPr="004D59C5">
              <w:rPr>
                <w:rFonts w:asciiTheme="minorHAnsi" w:hAnsiTheme="minorHAnsi" w:cstheme="minorHAnsi"/>
                <w:iCs/>
                <w:szCs w:val="22"/>
              </w:rPr>
              <w:t>updt</w:t>
            </w:r>
            <w:r w:rsidR="007F2312" w:rsidRPr="004D59C5">
              <w:rPr>
                <w:rFonts w:asciiTheme="minorHAnsi" w:hAnsiTheme="minorHAnsi" w:cstheme="minorHAnsi"/>
                <w:iCs/>
                <w:szCs w:val="22"/>
              </w:rPr>
              <w:t>.txt</w:t>
            </w:r>
          </w:p>
        </w:tc>
        <w:tc>
          <w:tcPr>
            <w:tcW w:w="1701" w:type="dxa"/>
          </w:tcPr>
          <w:p w14:paraId="3BD3FA7D" w14:textId="6B37183E" w:rsidR="007F2312" w:rsidRPr="004D59C5" w:rsidRDefault="001F65F4" w:rsidP="00503C9F">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495" w:type="dxa"/>
          </w:tcPr>
          <w:p w14:paraId="4E3D5BC9" w14:textId="4CFEDF7D" w:rsidR="007F2312" w:rsidRPr="004D59C5" w:rsidRDefault="001F65F4" w:rsidP="00503C9F">
            <w:pPr>
              <w:spacing w:line="360" w:lineRule="auto"/>
              <w:jc w:val="left"/>
              <w:rPr>
                <w:rFonts w:asciiTheme="minorHAnsi" w:hAnsiTheme="minorHAnsi" w:cstheme="minorHAnsi"/>
                <w:iCs/>
                <w:szCs w:val="22"/>
              </w:rPr>
            </w:pPr>
            <w:r w:rsidRPr="004D59C5">
              <w:rPr>
                <w:rFonts w:asciiTheme="minorHAnsi" w:hAnsiTheme="minorHAnsi" w:cstheme="minorHAnsi"/>
                <w:iCs/>
                <w:szCs w:val="22"/>
              </w:rPr>
              <w:t>MEPS+</w:t>
            </w:r>
          </w:p>
        </w:tc>
        <w:tc>
          <w:tcPr>
            <w:tcW w:w="2900" w:type="dxa"/>
          </w:tcPr>
          <w:p w14:paraId="22F707B6" w14:textId="2F2987F6" w:rsidR="007F2312" w:rsidRPr="004D59C5" w:rsidRDefault="001F65F4" w:rsidP="00503C9F">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bl>
    <w:p w14:paraId="2BECE718" w14:textId="4B10FFFF"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5</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Securities Update after Auction File (secupdt.txt)</w:t>
      </w:r>
      <w:r w:rsidRPr="004D59C5">
        <w:rPr>
          <w:rFonts w:cstheme="minorHAnsi"/>
        </w:rPr>
        <w:fldChar w:fldCharType="end"/>
      </w:r>
    </w:p>
    <w:p w14:paraId="7FD1AEE8" w14:textId="50AE55FA" w:rsidR="00D55DDD" w:rsidRPr="004D59C5" w:rsidRDefault="008816E7" w:rsidP="0063684E">
      <w:pPr>
        <w:pStyle w:val="Heading4"/>
        <w:rPr>
          <w:rFonts w:asciiTheme="minorHAnsi" w:hAnsiTheme="minorHAnsi" w:cstheme="minorHAnsi"/>
        </w:rPr>
      </w:pPr>
      <w:commentRangeStart w:id="149"/>
      <w:r w:rsidRPr="004D59C5">
        <w:rPr>
          <w:rFonts w:asciiTheme="minorHAnsi" w:hAnsiTheme="minorHAnsi" w:cstheme="minorHAnsi"/>
        </w:rPr>
        <w:t>Time &amp; Frequency</w:t>
      </w:r>
      <w:commentRangeEnd w:id="149"/>
      <w:r w:rsidR="00C56E0D">
        <w:rPr>
          <w:rStyle w:val="CommentReference"/>
          <w:rFonts w:ascii="Century Gothic" w:hAnsi="Century Gothic"/>
          <w:b w:val="0"/>
          <w:lang w:val="en-US"/>
        </w:rPr>
        <w:commentReference w:id="149"/>
      </w:r>
    </w:p>
    <w:p w14:paraId="466E787E" w14:textId="0515749F" w:rsidR="00F10B60" w:rsidRPr="004D59C5" w:rsidRDefault="00F10B60" w:rsidP="000A7293">
      <w:pPr>
        <w:pStyle w:val="Normalwithspace"/>
        <w:numPr>
          <w:ilvl w:val="0"/>
          <w:numId w:val="57"/>
        </w:numPr>
        <w:rPr>
          <w:rFonts w:asciiTheme="minorHAnsi" w:hAnsiTheme="minorHAnsi" w:cstheme="minorHAnsi"/>
          <w:lang w:val="en-AU"/>
        </w:rPr>
      </w:pPr>
      <w:r w:rsidRPr="004D59C5">
        <w:rPr>
          <w:rFonts w:asciiTheme="minorHAnsi" w:hAnsiTheme="minorHAnsi" w:cstheme="minorHAnsi"/>
          <w:b/>
          <w:bCs/>
          <w:lang w:val="en-AU"/>
        </w:rPr>
        <w:t xml:space="preserve">For </w:t>
      </w:r>
      <w:commentRangeStart w:id="150"/>
      <w:r w:rsidRPr="004D59C5">
        <w:rPr>
          <w:rFonts w:asciiTheme="minorHAnsi" w:hAnsiTheme="minorHAnsi" w:cstheme="minorHAnsi"/>
          <w:b/>
          <w:bCs/>
          <w:lang w:val="en-AU"/>
        </w:rPr>
        <w:t>auction</w:t>
      </w:r>
      <w:commentRangeEnd w:id="150"/>
      <w:r w:rsidR="00601430">
        <w:rPr>
          <w:rStyle w:val="CommentReference"/>
          <w:lang w:val="en-US"/>
        </w:rPr>
        <w:commentReference w:id="150"/>
      </w:r>
      <w:r w:rsidRPr="004D59C5">
        <w:rPr>
          <w:rFonts w:asciiTheme="minorHAnsi" w:hAnsiTheme="minorHAnsi" w:cstheme="minorHAnsi"/>
          <w:b/>
          <w:bCs/>
          <w:lang w:val="en-AU"/>
        </w:rPr>
        <w:t>,</w:t>
      </w:r>
      <w:r w:rsidR="00DB707A" w:rsidRPr="004D59C5">
        <w:rPr>
          <w:rFonts w:asciiTheme="minorHAnsi" w:hAnsiTheme="minorHAnsi" w:cstheme="minorHAnsi"/>
          <w:lang w:val="en-AU"/>
        </w:rPr>
        <w:t xml:space="preserve"> </w:t>
      </w:r>
      <w:r w:rsidR="002867E9" w:rsidRPr="004D59C5">
        <w:rPr>
          <w:rFonts w:asciiTheme="minorHAnsi" w:hAnsiTheme="minorHAnsi" w:cstheme="minorHAnsi"/>
          <w:lang w:val="en-AU"/>
        </w:rPr>
        <w:t xml:space="preserve">the file </w:t>
      </w:r>
      <w:r w:rsidR="00B64647" w:rsidRPr="004D59C5">
        <w:rPr>
          <w:rFonts w:asciiTheme="minorHAnsi" w:hAnsiTheme="minorHAnsi" w:cstheme="minorHAnsi"/>
          <w:lang w:val="en-AU"/>
        </w:rPr>
        <w:t xml:space="preserve">will be generated and placed onto MEFT </w:t>
      </w:r>
      <w:commentRangeStart w:id="151"/>
      <w:r w:rsidR="002867E9" w:rsidRPr="004D59C5">
        <w:rPr>
          <w:rFonts w:asciiTheme="minorHAnsi" w:hAnsiTheme="minorHAnsi" w:cstheme="minorHAnsi"/>
          <w:lang w:val="en-AU"/>
        </w:rPr>
        <w:t>on the auction date</w:t>
      </w:r>
      <w:commentRangeEnd w:id="151"/>
      <w:r w:rsidR="00552243">
        <w:rPr>
          <w:rStyle w:val="CommentReference"/>
          <w:lang w:val="en-US"/>
        </w:rPr>
        <w:commentReference w:id="151"/>
      </w:r>
      <w:r w:rsidR="002867E9" w:rsidRPr="004D59C5">
        <w:rPr>
          <w:rFonts w:asciiTheme="minorHAnsi" w:hAnsiTheme="minorHAnsi" w:cstheme="minorHAnsi"/>
          <w:lang w:val="en-AU"/>
        </w:rPr>
        <w:t>:</w:t>
      </w:r>
    </w:p>
    <w:p w14:paraId="36AD49E8" w14:textId="1611D549" w:rsidR="002867E9" w:rsidRPr="004D59C5" w:rsidRDefault="002867E9" w:rsidP="000A7293">
      <w:pPr>
        <w:pStyle w:val="Normalwithspace"/>
        <w:numPr>
          <w:ilvl w:val="1"/>
          <w:numId w:val="57"/>
        </w:numPr>
        <w:rPr>
          <w:rFonts w:asciiTheme="minorHAnsi" w:hAnsiTheme="minorHAnsi" w:cstheme="minorHAnsi"/>
          <w:b/>
          <w:bCs/>
          <w:lang w:val="en-AU"/>
        </w:rPr>
      </w:pPr>
      <w:r w:rsidRPr="004D59C5">
        <w:rPr>
          <w:rFonts w:asciiTheme="minorHAnsi" w:hAnsiTheme="minorHAnsi" w:cstheme="minorHAnsi"/>
          <w:b/>
          <w:bCs/>
          <w:lang w:val="en-AU"/>
        </w:rPr>
        <w:t>Precondition</w:t>
      </w:r>
      <w:r w:rsidR="00EE0927" w:rsidRPr="004D59C5">
        <w:rPr>
          <w:rFonts w:asciiTheme="minorHAnsi" w:hAnsiTheme="minorHAnsi" w:cstheme="minorHAnsi"/>
          <w:b/>
          <w:bCs/>
          <w:lang w:val="en-AU"/>
        </w:rPr>
        <w:t>:</w:t>
      </w:r>
      <w:r w:rsidR="00F61A30" w:rsidRPr="004D59C5">
        <w:rPr>
          <w:rFonts w:asciiTheme="minorHAnsi" w:hAnsiTheme="minorHAnsi" w:cstheme="minorHAnsi"/>
          <w:b/>
          <w:bCs/>
          <w:lang w:val="en-AU"/>
        </w:rPr>
        <w:t xml:space="preserve"> </w:t>
      </w:r>
      <w:r w:rsidR="00CD63B5" w:rsidRPr="004D59C5">
        <w:rPr>
          <w:rFonts w:asciiTheme="minorHAnsi" w:hAnsiTheme="minorHAnsi" w:cstheme="minorHAnsi"/>
          <w:lang w:val="en-AU"/>
        </w:rPr>
        <w:t>Auction r</w:t>
      </w:r>
      <w:r w:rsidR="00F61A30" w:rsidRPr="004D59C5">
        <w:rPr>
          <w:rFonts w:asciiTheme="minorHAnsi" w:hAnsiTheme="minorHAnsi" w:cstheme="minorHAnsi"/>
          <w:lang w:val="en-AU"/>
        </w:rPr>
        <w:t xml:space="preserve">esults </w:t>
      </w:r>
      <w:r w:rsidR="00FF66CA">
        <w:rPr>
          <w:rFonts w:asciiTheme="minorHAnsi" w:hAnsiTheme="minorHAnsi" w:cstheme="minorHAnsi"/>
          <w:lang w:val="en-AU"/>
        </w:rPr>
        <w:t>have been</w:t>
      </w:r>
      <w:r w:rsidR="00FF66CA" w:rsidRPr="004D59C5">
        <w:rPr>
          <w:rFonts w:asciiTheme="minorHAnsi" w:hAnsiTheme="minorHAnsi" w:cstheme="minorHAnsi"/>
          <w:lang w:val="en-AU"/>
        </w:rPr>
        <w:t xml:space="preserve"> </w:t>
      </w:r>
      <w:r w:rsidR="00F61A30" w:rsidRPr="004D59C5">
        <w:rPr>
          <w:rFonts w:asciiTheme="minorHAnsi" w:hAnsiTheme="minorHAnsi" w:cstheme="minorHAnsi"/>
          <w:lang w:val="en-AU"/>
        </w:rPr>
        <w:t xml:space="preserve">verified </w:t>
      </w:r>
      <w:r w:rsidR="00FF66CA">
        <w:rPr>
          <w:rFonts w:asciiTheme="minorHAnsi" w:hAnsiTheme="minorHAnsi" w:cstheme="minorHAnsi"/>
          <w:lang w:val="en-AU"/>
        </w:rPr>
        <w:t>by an Auction Operator</w:t>
      </w:r>
      <w:r w:rsidR="00C50FE0">
        <w:rPr>
          <w:rFonts w:asciiTheme="minorHAnsi" w:hAnsiTheme="minorHAnsi" w:cstheme="minorHAnsi"/>
          <w:lang w:val="en-AU"/>
        </w:rPr>
        <w:t>,</w:t>
      </w:r>
      <w:r w:rsidR="00FF66CA">
        <w:rPr>
          <w:rFonts w:asciiTheme="minorHAnsi" w:hAnsiTheme="minorHAnsi" w:cstheme="minorHAnsi"/>
          <w:lang w:val="en-AU"/>
        </w:rPr>
        <w:t xml:space="preserve"> </w:t>
      </w:r>
      <w:r w:rsidR="00F61A30" w:rsidRPr="004D59C5">
        <w:rPr>
          <w:rFonts w:asciiTheme="minorHAnsi" w:hAnsiTheme="minorHAnsi" w:cstheme="minorHAnsi"/>
          <w:lang w:val="en-AU"/>
        </w:rPr>
        <w:t xml:space="preserve">and </w:t>
      </w:r>
      <w:r w:rsidR="00FF66CA">
        <w:rPr>
          <w:rFonts w:asciiTheme="minorHAnsi" w:hAnsiTheme="minorHAnsi" w:cstheme="minorHAnsi"/>
          <w:lang w:val="en-AU"/>
        </w:rPr>
        <w:t xml:space="preserve">the system status is </w:t>
      </w:r>
      <w:r w:rsidR="008A296B" w:rsidRPr="004D59C5">
        <w:rPr>
          <w:rFonts w:asciiTheme="minorHAnsi" w:hAnsiTheme="minorHAnsi" w:cstheme="minorHAnsi"/>
          <w:lang w:val="en-AU"/>
        </w:rPr>
        <w:t>set to</w:t>
      </w:r>
      <w:r w:rsidR="00F61A30" w:rsidRPr="004D59C5">
        <w:rPr>
          <w:rFonts w:asciiTheme="minorHAnsi" w:hAnsiTheme="minorHAnsi" w:cstheme="minorHAnsi"/>
          <w:lang w:val="en-AU"/>
        </w:rPr>
        <w:t xml:space="preserve"> ‘Pending Publication’</w:t>
      </w:r>
      <w:r w:rsidR="00B1440C" w:rsidRPr="004D59C5">
        <w:rPr>
          <w:rFonts w:asciiTheme="minorHAnsi" w:hAnsiTheme="minorHAnsi" w:cstheme="minorHAnsi"/>
          <w:lang w:val="en-AU"/>
        </w:rPr>
        <w:t>.</w:t>
      </w:r>
    </w:p>
    <w:p w14:paraId="0D2E1236" w14:textId="6280F208" w:rsidR="00F61A30" w:rsidRPr="004D59C5" w:rsidRDefault="00F61A30" w:rsidP="000A7293">
      <w:pPr>
        <w:pStyle w:val="Normalwithspace"/>
        <w:numPr>
          <w:ilvl w:val="1"/>
          <w:numId w:val="57"/>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w:t>
      </w:r>
      <w:r w:rsidR="00DB3A1B" w:rsidRPr="004D59C5">
        <w:rPr>
          <w:rFonts w:asciiTheme="minorHAnsi" w:hAnsiTheme="minorHAnsi" w:cstheme="minorHAnsi"/>
          <w:lang w:val="en-AU"/>
        </w:rPr>
        <w:t>A</w:t>
      </w:r>
      <w:r w:rsidRPr="004D59C5">
        <w:rPr>
          <w:rFonts w:asciiTheme="minorHAnsi" w:hAnsiTheme="minorHAnsi" w:cstheme="minorHAnsi"/>
          <w:lang w:val="en-AU"/>
        </w:rPr>
        <w:t>t the</w:t>
      </w:r>
      <w:r w:rsidR="00522E4A">
        <w:rPr>
          <w:rFonts w:asciiTheme="minorHAnsi" w:hAnsiTheme="minorHAnsi" w:cstheme="minorHAnsi"/>
          <w:lang w:val="en-AU"/>
        </w:rPr>
        <w:t xml:space="preserve"> </w:t>
      </w:r>
      <w:r w:rsidR="00EB6BF8" w:rsidRPr="00522E4A">
        <w:rPr>
          <w:rFonts w:asciiTheme="minorHAnsi" w:hAnsiTheme="minorHAnsi" w:cstheme="minorHAnsi"/>
          <w:b/>
          <w:bCs/>
          <w:lang w:val="en-AU"/>
        </w:rPr>
        <w:t>[</w:t>
      </w:r>
      <w:commentRangeStart w:id="152"/>
      <w:r w:rsidR="00EB6BF8" w:rsidRPr="00522E4A">
        <w:rPr>
          <w:rFonts w:asciiTheme="minorHAnsi" w:hAnsiTheme="minorHAnsi" w:cstheme="minorHAnsi"/>
          <w:b/>
          <w:bCs/>
          <w:lang w:val="en-AU"/>
        </w:rPr>
        <w:t>A</w:t>
      </w:r>
      <w:r w:rsidRPr="00522E4A">
        <w:rPr>
          <w:rFonts w:asciiTheme="minorHAnsi" w:hAnsiTheme="minorHAnsi" w:cstheme="minorHAnsi"/>
          <w:b/>
          <w:bCs/>
          <w:lang w:val="en-AU"/>
        </w:rPr>
        <w:t xml:space="preserve">uction results </w:t>
      </w:r>
      <w:r w:rsidR="00402B33" w:rsidRPr="00522E4A">
        <w:rPr>
          <w:rFonts w:asciiTheme="minorHAnsi" w:hAnsiTheme="minorHAnsi" w:cstheme="minorHAnsi"/>
          <w:b/>
          <w:bCs/>
          <w:lang w:val="en-AU"/>
        </w:rPr>
        <w:t>release</w:t>
      </w:r>
      <w:r w:rsidRPr="00522E4A">
        <w:rPr>
          <w:rFonts w:asciiTheme="minorHAnsi" w:hAnsiTheme="minorHAnsi" w:cstheme="minorHAnsi"/>
          <w:b/>
          <w:bCs/>
          <w:lang w:val="en-AU"/>
        </w:rPr>
        <w:t xml:space="preserve"> </w:t>
      </w:r>
      <w:commentRangeEnd w:id="152"/>
      <w:r w:rsidR="00EF7C21">
        <w:rPr>
          <w:rStyle w:val="CommentReference"/>
          <w:lang w:val="en-US"/>
        </w:rPr>
        <w:commentReference w:id="152"/>
      </w:r>
      <w:r w:rsidRPr="00522E4A">
        <w:rPr>
          <w:rFonts w:asciiTheme="minorHAnsi" w:hAnsiTheme="minorHAnsi" w:cstheme="minorHAnsi"/>
          <w:b/>
          <w:bCs/>
          <w:lang w:val="en-AU"/>
        </w:rPr>
        <w:t>time</w:t>
      </w:r>
      <w:r w:rsidR="00EB6BF8" w:rsidRPr="00522E4A">
        <w:rPr>
          <w:rFonts w:asciiTheme="minorHAnsi" w:hAnsiTheme="minorHAnsi" w:cstheme="minorHAnsi"/>
          <w:b/>
          <w:bCs/>
          <w:lang w:val="en-AU"/>
        </w:rPr>
        <w:t>]</w:t>
      </w:r>
      <w:r w:rsidR="008A296B" w:rsidRPr="004D59C5">
        <w:rPr>
          <w:rFonts w:asciiTheme="minorHAnsi" w:hAnsiTheme="minorHAnsi" w:cstheme="minorHAnsi"/>
          <w:lang w:val="en-AU"/>
        </w:rPr>
        <w:t xml:space="preserve">, status will be updated to ‘Published’ and verified results will be </w:t>
      </w:r>
      <w:commentRangeStart w:id="153"/>
      <w:r w:rsidR="008A296B" w:rsidRPr="004D59C5">
        <w:rPr>
          <w:rFonts w:asciiTheme="minorHAnsi" w:hAnsiTheme="minorHAnsi" w:cstheme="minorHAnsi"/>
          <w:lang w:val="en-AU"/>
        </w:rPr>
        <w:t xml:space="preserve">released </w:t>
      </w:r>
      <w:commentRangeEnd w:id="153"/>
      <w:r w:rsidR="00EF7C21">
        <w:rPr>
          <w:rStyle w:val="CommentReference"/>
          <w:lang w:val="en-US"/>
        </w:rPr>
        <w:commentReference w:id="153"/>
      </w:r>
      <w:r w:rsidR="008A296B" w:rsidRPr="004D59C5">
        <w:rPr>
          <w:rFonts w:asciiTheme="minorHAnsi" w:hAnsiTheme="minorHAnsi" w:cstheme="minorHAnsi"/>
          <w:lang w:val="en-AU"/>
        </w:rPr>
        <w:t>in the file.</w:t>
      </w:r>
    </w:p>
    <w:p w14:paraId="0159BAB3" w14:textId="69C676E6" w:rsidR="00F61A30" w:rsidRPr="004D59C5" w:rsidRDefault="00F61A30" w:rsidP="000A7293">
      <w:pPr>
        <w:pStyle w:val="Normalwithspace"/>
        <w:numPr>
          <w:ilvl w:val="1"/>
          <w:numId w:val="57"/>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 typically for any result verified after the scheduled publication time.</w:t>
      </w:r>
    </w:p>
    <w:p w14:paraId="4A35220B" w14:textId="0F194F59" w:rsidR="00DB707A" w:rsidRPr="004D59C5" w:rsidRDefault="00F10B60" w:rsidP="000A7293">
      <w:pPr>
        <w:pStyle w:val="Normalwithspace"/>
        <w:numPr>
          <w:ilvl w:val="0"/>
          <w:numId w:val="57"/>
        </w:numPr>
        <w:rPr>
          <w:rFonts w:asciiTheme="minorHAnsi" w:hAnsiTheme="minorHAnsi" w:cstheme="minorHAnsi"/>
          <w:lang w:val="en-AU"/>
        </w:rPr>
      </w:pPr>
      <w:r w:rsidRPr="004D59C5">
        <w:rPr>
          <w:rFonts w:asciiTheme="minorHAnsi" w:hAnsiTheme="minorHAnsi" w:cstheme="minorHAnsi"/>
          <w:b/>
          <w:bCs/>
          <w:lang w:val="en-AU"/>
        </w:rPr>
        <w:t>For SSB,</w:t>
      </w:r>
      <w:r w:rsidR="002867E9" w:rsidRPr="004D59C5">
        <w:rPr>
          <w:rFonts w:asciiTheme="minorHAnsi" w:hAnsiTheme="minorHAnsi" w:cstheme="minorHAnsi"/>
          <w:lang w:val="en-AU"/>
        </w:rPr>
        <w:t xml:space="preserve"> the file will </w:t>
      </w:r>
      <w:r w:rsidR="00B64647" w:rsidRPr="004D59C5">
        <w:rPr>
          <w:rFonts w:asciiTheme="minorHAnsi" w:hAnsiTheme="minorHAnsi" w:cstheme="minorHAnsi"/>
          <w:lang w:val="en-AU"/>
        </w:rPr>
        <w:t>be generated and placed onto MEFT</w:t>
      </w:r>
      <w:r w:rsidR="002867E9" w:rsidRPr="004D59C5">
        <w:rPr>
          <w:rFonts w:asciiTheme="minorHAnsi" w:hAnsiTheme="minorHAnsi" w:cstheme="minorHAnsi"/>
          <w:lang w:val="en-AU"/>
        </w:rPr>
        <w:t xml:space="preserve"> on the SSB allotment date:</w:t>
      </w:r>
    </w:p>
    <w:p w14:paraId="2E6FD15E" w14:textId="5E6A7A3D" w:rsidR="00F61A30" w:rsidRPr="004D59C5" w:rsidRDefault="00F61A30" w:rsidP="000A7293">
      <w:pPr>
        <w:pStyle w:val="Normalwithspace"/>
        <w:numPr>
          <w:ilvl w:val="1"/>
          <w:numId w:val="57"/>
        </w:numPr>
        <w:rPr>
          <w:rFonts w:asciiTheme="minorHAnsi" w:hAnsiTheme="minorHAnsi" w:cstheme="minorHAnsi"/>
          <w:b/>
          <w:bCs/>
          <w:lang w:val="en-AU"/>
        </w:rPr>
      </w:pPr>
      <w:r w:rsidRPr="004D59C5">
        <w:rPr>
          <w:rFonts w:asciiTheme="minorHAnsi" w:hAnsiTheme="minorHAnsi" w:cstheme="minorHAnsi"/>
          <w:b/>
          <w:bCs/>
          <w:lang w:val="en-AU"/>
        </w:rPr>
        <w:t xml:space="preserve">Precondition: </w:t>
      </w:r>
      <w:r w:rsidR="00CD63B5" w:rsidRPr="004D59C5">
        <w:rPr>
          <w:rFonts w:asciiTheme="minorHAnsi" w:hAnsiTheme="minorHAnsi" w:cstheme="minorHAnsi"/>
          <w:lang w:val="en-AU"/>
        </w:rPr>
        <w:t>SSB allotment r</w:t>
      </w:r>
      <w:r w:rsidRPr="004D59C5">
        <w:rPr>
          <w:rFonts w:asciiTheme="minorHAnsi" w:hAnsiTheme="minorHAnsi" w:cstheme="minorHAnsi"/>
          <w:lang w:val="en-AU"/>
        </w:rPr>
        <w:t xml:space="preserve">esults </w:t>
      </w:r>
      <w:r w:rsidR="00967917">
        <w:rPr>
          <w:rFonts w:asciiTheme="minorHAnsi" w:hAnsiTheme="minorHAnsi" w:cstheme="minorHAnsi"/>
          <w:lang w:val="en-AU"/>
        </w:rPr>
        <w:t>have been</w:t>
      </w:r>
      <w:r w:rsidRPr="004D59C5">
        <w:rPr>
          <w:rFonts w:asciiTheme="minorHAnsi" w:hAnsiTheme="minorHAnsi" w:cstheme="minorHAnsi"/>
          <w:lang w:val="en-AU"/>
        </w:rPr>
        <w:t xml:space="preserve"> </w:t>
      </w:r>
      <w:commentRangeStart w:id="154"/>
      <w:commentRangeStart w:id="155"/>
      <w:r w:rsidRPr="004D59C5">
        <w:rPr>
          <w:rFonts w:asciiTheme="minorHAnsi" w:hAnsiTheme="minorHAnsi" w:cstheme="minorHAnsi"/>
          <w:lang w:val="en-AU"/>
        </w:rPr>
        <w:t xml:space="preserve">verified </w:t>
      </w:r>
      <w:r w:rsidR="00967917">
        <w:rPr>
          <w:rFonts w:asciiTheme="minorHAnsi" w:hAnsiTheme="minorHAnsi" w:cstheme="minorHAnsi"/>
          <w:lang w:val="en-AU"/>
        </w:rPr>
        <w:t>by an Auction Operator</w:t>
      </w:r>
      <w:r w:rsidR="00C50FE0">
        <w:rPr>
          <w:rFonts w:asciiTheme="minorHAnsi" w:hAnsiTheme="minorHAnsi" w:cstheme="minorHAnsi"/>
          <w:lang w:val="en-AU"/>
        </w:rPr>
        <w:t>,</w:t>
      </w:r>
      <w:r w:rsidR="00967917">
        <w:rPr>
          <w:rFonts w:asciiTheme="minorHAnsi" w:hAnsiTheme="minorHAnsi" w:cstheme="minorHAnsi"/>
          <w:lang w:val="en-AU"/>
        </w:rPr>
        <w:t xml:space="preserve"> </w:t>
      </w:r>
      <w:r w:rsidRPr="004D59C5">
        <w:rPr>
          <w:rFonts w:asciiTheme="minorHAnsi" w:hAnsiTheme="minorHAnsi" w:cstheme="minorHAnsi"/>
          <w:lang w:val="en-AU"/>
        </w:rPr>
        <w:t xml:space="preserve">and </w:t>
      </w:r>
      <w:r w:rsidR="00967917">
        <w:rPr>
          <w:rFonts w:asciiTheme="minorHAnsi" w:hAnsiTheme="minorHAnsi" w:cstheme="minorHAnsi"/>
          <w:lang w:val="en-AU"/>
        </w:rPr>
        <w:t xml:space="preserve">the system status is </w:t>
      </w:r>
      <w:r w:rsidR="008A296B" w:rsidRPr="004D59C5">
        <w:rPr>
          <w:rFonts w:asciiTheme="minorHAnsi" w:hAnsiTheme="minorHAnsi" w:cstheme="minorHAnsi"/>
          <w:lang w:val="en-AU"/>
        </w:rPr>
        <w:t>set to</w:t>
      </w:r>
      <w:r w:rsidRPr="004D59C5">
        <w:rPr>
          <w:rFonts w:asciiTheme="minorHAnsi" w:hAnsiTheme="minorHAnsi" w:cstheme="minorHAnsi"/>
          <w:lang w:val="en-AU"/>
        </w:rPr>
        <w:t xml:space="preserve"> ‘Pending Publication’</w:t>
      </w:r>
      <w:r w:rsidR="00B1440C" w:rsidRPr="004D59C5">
        <w:rPr>
          <w:rFonts w:asciiTheme="minorHAnsi" w:hAnsiTheme="minorHAnsi" w:cstheme="minorHAnsi"/>
          <w:lang w:val="en-AU"/>
        </w:rPr>
        <w:t>.</w:t>
      </w:r>
      <w:commentRangeEnd w:id="154"/>
      <w:r w:rsidR="003C1D85">
        <w:rPr>
          <w:rStyle w:val="CommentReference"/>
          <w:lang w:val="en-US"/>
        </w:rPr>
        <w:commentReference w:id="154"/>
      </w:r>
      <w:commentRangeEnd w:id="155"/>
      <w:r w:rsidR="00FF66CA">
        <w:rPr>
          <w:rStyle w:val="CommentReference"/>
          <w:lang w:val="en-US"/>
        </w:rPr>
        <w:commentReference w:id="155"/>
      </w:r>
    </w:p>
    <w:p w14:paraId="626CE3BC" w14:textId="154A4426" w:rsidR="00F61A30" w:rsidRPr="004D59C5" w:rsidRDefault="00F61A30" w:rsidP="000A7293">
      <w:pPr>
        <w:pStyle w:val="Normalwithspace"/>
        <w:numPr>
          <w:ilvl w:val="1"/>
          <w:numId w:val="57"/>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w:t>
      </w:r>
      <w:r w:rsidR="00DB3A1B" w:rsidRPr="004D59C5">
        <w:rPr>
          <w:rFonts w:asciiTheme="minorHAnsi" w:hAnsiTheme="minorHAnsi" w:cstheme="minorHAnsi"/>
          <w:lang w:val="en-AU"/>
        </w:rPr>
        <w:t>A</w:t>
      </w:r>
      <w:r w:rsidRPr="004D59C5">
        <w:rPr>
          <w:rFonts w:asciiTheme="minorHAnsi" w:hAnsiTheme="minorHAnsi" w:cstheme="minorHAnsi"/>
          <w:lang w:val="en-AU"/>
        </w:rPr>
        <w:t>t the</w:t>
      </w:r>
      <w:r w:rsidR="00522E4A">
        <w:rPr>
          <w:rFonts w:asciiTheme="minorHAnsi" w:hAnsiTheme="minorHAnsi" w:cstheme="minorHAnsi"/>
          <w:lang w:val="en-AU"/>
        </w:rPr>
        <w:t xml:space="preserve"> </w:t>
      </w:r>
      <w:r w:rsidR="00EB6BF8" w:rsidRPr="00522E4A">
        <w:rPr>
          <w:rFonts w:asciiTheme="minorHAnsi" w:hAnsiTheme="minorHAnsi" w:cstheme="minorHAnsi"/>
          <w:b/>
          <w:bCs/>
          <w:lang w:val="en-AU"/>
        </w:rPr>
        <w:t>[</w:t>
      </w:r>
      <w:r w:rsidRPr="00522E4A">
        <w:rPr>
          <w:rFonts w:asciiTheme="minorHAnsi" w:hAnsiTheme="minorHAnsi" w:cstheme="minorHAnsi"/>
          <w:b/>
          <w:bCs/>
          <w:lang w:val="en-AU"/>
        </w:rPr>
        <w:t xml:space="preserve">SSB results </w:t>
      </w:r>
      <w:r w:rsidR="00402B33" w:rsidRPr="00522E4A">
        <w:rPr>
          <w:rFonts w:asciiTheme="minorHAnsi" w:hAnsiTheme="minorHAnsi" w:cstheme="minorHAnsi"/>
          <w:b/>
          <w:bCs/>
          <w:lang w:val="en-AU"/>
        </w:rPr>
        <w:t>release</w:t>
      </w:r>
      <w:r w:rsidRPr="00522E4A">
        <w:rPr>
          <w:rFonts w:asciiTheme="minorHAnsi" w:hAnsiTheme="minorHAnsi" w:cstheme="minorHAnsi"/>
          <w:b/>
          <w:bCs/>
          <w:lang w:val="en-AU"/>
        </w:rPr>
        <w:t xml:space="preserve"> time</w:t>
      </w:r>
      <w:r w:rsidR="00EB6BF8" w:rsidRPr="00522E4A">
        <w:rPr>
          <w:rFonts w:asciiTheme="minorHAnsi" w:hAnsiTheme="minorHAnsi" w:cstheme="minorHAnsi"/>
          <w:b/>
          <w:bCs/>
          <w:lang w:val="en-AU"/>
        </w:rPr>
        <w:t>]</w:t>
      </w:r>
      <w:r w:rsidR="008A296B" w:rsidRPr="004D59C5">
        <w:rPr>
          <w:rFonts w:asciiTheme="minorHAnsi" w:hAnsiTheme="minorHAnsi" w:cstheme="minorHAnsi"/>
          <w:lang w:val="en-AU"/>
        </w:rPr>
        <w:t xml:space="preserve">, status will be updated to ‘Published’ and verified results will be released </w:t>
      </w:r>
      <w:r w:rsidR="003562DA" w:rsidRPr="004D59C5">
        <w:rPr>
          <w:rFonts w:asciiTheme="minorHAnsi" w:hAnsiTheme="minorHAnsi" w:cstheme="minorHAnsi"/>
          <w:lang w:val="en-AU"/>
        </w:rPr>
        <w:t>via</w:t>
      </w:r>
      <w:r w:rsidR="008A296B" w:rsidRPr="004D59C5">
        <w:rPr>
          <w:rFonts w:asciiTheme="minorHAnsi" w:hAnsiTheme="minorHAnsi" w:cstheme="minorHAnsi"/>
          <w:lang w:val="en-AU"/>
        </w:rPr>
        <w:t xml:space="preserve"> th</w:t>
      </w:r>
      <w:r w:rsidR="00D40D7D" w:rsidRPr="004D59C5">
        <w:rPr>
          <w:rFonts w:asciiTheme="minorHAnsi" w:hAnsiTheme="minorHAnsi" w:cstheme="minorHAnsi"/>
          <w:lang w:val="en-AU"/>
        </w:rPr>
        <w:t>is</w:t>
      </w:r>
      <w:r w:rsidR="008A296B" w:rsidRPr="004D59C5">
        <w:rPr>
          <w:rFonts w:asciiTheme="minorHAnsi" w:hAnsiTheme="minorHAnsi" w:cstheme="minorHAnsi"/>
          <w:lang w:val="en-AU"/>
        </w:rPr>
        <w:t xml:space="preserve"> file.</w:t>
      </w:r>
    </w:p>
    <w:p w14:paraId="5ED8B928" w14:textId="15341BC8" w:rsidR="00F61A30" w:rsidRPr="004D59C5" w:rsidRDefault="00F61A30" w:rsidP="000A7293">
      <w:pPr>
        <w:pStyle w:val="Normalwithspace"/>
        <w:numPr>
          <w:ilvl w:val="1"/>
          <w:numId w:val="57"/>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 typically for any result verified after the scheduled publication time.</w:t>
      </w:r>
    </w:p>
    <w:p w14:paraId="7110BB6D" w14:textId="2327AA7E" w:rsidR="00CD63B5" w:rsidRPr="004D59C5" w:rsidRDefault="00F10B60" w:rsidP="000A7293">
      <w:pPr>
        <w:pStyle w:val="Normalwithspace"/>
        <w:numPr>
          <w:ilvl w:val="0"/>
          <w:numId w:val="57"/>
        </w:numPr>
        <w:rPr>
          <w:rFonts w:asciiTheme="minorHAnsi" w:hAnsiTheme="minorHAnsi" w:cstheme="minorHAnsi"/>
          <w:lang w:val="en-AU"/>
        </w:rPr>
      </w:pPr>
      <w:r w:rsidRPr="004D59C5">
        <w:rPr>
          <w:rFonts w:asciiTheme="minorHAnsi" w:hAnsiTheme="minorHAnsi" w:cstheme="minorHAnsi"/>
          <w:b/>
          <w:bCs/>
          <w:lang w:val="en-AU"/>
        </w:rPr>
        <w:t>For syndication</w:t>
      </w:r>
      <w:r w:rsidRPr="004D59C5">
        <w:rPr>
          <w:rFonts w:asciiTheme="minorHAnsi" w:hAnsiTheme="minorHAnsi" w:cstheme="minorHAnsi"/>
          <w:lang w:val="en-AU"/>
        </w:rPr>
        <w:t xml:space="preserve">, </w:t>
      </w:r>
      <w:r w:rsidR="002867E9" w:rsidRPr="004D59C5">
        <w:rPr>
          <w:rFonts w:asciiTheme="minorHAnsi" w:hAnsiTheme="minorHAnsi" w:cstheme="minorHAnsi"/>
          <w:lang w:val="en-AU"/>
        </w:rPr>
        <w:t xml:space="preserve">the file will </w:t>
      </w:r>
      <w:r w:rsidR="007C4ABE" w:rsidRPr="004D59C5">
        <w:rPr>
          <w:rFonts w:asciiTheme="minorHAnsi" w:hAnsiTheme="minorHAnsi" w:cstheme="minorHAnsi"/>
          <w:lang w:val="en-AU"/>
        </w:rPr>
        <w:t xml:space="preserve">be generated and placed onto MEFT </w:t>
      </w:r>
      <w:r w:rsidR="002867E9" w:rsidRPr="004D59C5">
        <w:rPr>
          <w:rFonts w:asciiTheme="minorHAnsi" w:hAnsiTheme="minorHAnsi" w:cstheme="minorHAnsi"/>
          <w:lang w:val="en-AU"/>
        </w:rPr>
        <w:t>on the syndication allotment date:</w:t>
      </w:r>
    </w:p>
    <w:p w14:paraId="5937FF71" w14:textId="2F237D1B" w:rsidR="00CD63B5" w:rsidRPr="004D59C5" w:rsidRDefault="00CD63B5" w:rsidP="000A7293">
      <w:pPr>
        <w:pStyle w:val="Normalwithspace"/>
        <w:numPr>
          <w:ilvl w:val="1"/>
          <w:numId w:val="57"/>
        </w:numPr>
        <w:rPr>
          <w:rFonts w:asciiTheme="minorHAnsi" w:hAnsiTheme="minorHAnsi" w:cstheme="minorHAnsi"/>
          <w:lang w:val="en-AU"/>
        </w:rPr>
      </w:pPr>
      <w:commentRangeStart w:id="156"/>
      <w:r w:rsidRPr="004D59C5">
        <w:rPr>
          <w:rFonts w:asciiTheme="minorHAnsi" w:hAnsiTheme="minorHAnsi" w:cstheme="minorHAnsi"/>
          <w:b/>
          <w:bCs/>
          <w:lang w:val="en-AU"/>
        </w:rPr>
        <w:t>Precondition</w:t>
      </w:r>
      <w:commentRangeEnd w:id="156"/>
      <w:r w:rsidR="00076045">
        <w:rPr>
          <w:rStyle w:val="CommentReference"/>
          <w:lang w:val="en-US"/>
        </w:rPr>
        <w:commentReference w:id="156"/>
      </w:r>
      <w:r w:rsidRPr="004D59C5">
        <w:rPr>
          <w:rFonts w:asciiTheme="minorHAnsi" w:hAnsiTheme="minorHAnsi" w:cstheme="minorHAnsi"/>
          <w:b/>
          <w:bCs/>
          <w:lang w:val="en-AU"/>
        </w:rPr>
        <w:t xml:space="preserve">: </w:t>
      </w:r>
      <w:r w:rsidRPr="004D59C5">
        <w:rPr>
          <w:rFonts w:asciiTheme="minorHAnsi" w:hAnsiTheme="minorHAnsi" w:cstheme="minorHAnsi"/>
          <w:lang w:val="en-AU"/>
        </w:rPr>
        <w:t xml:space="preserve">Retail syndication results </w:t>
      </w:r>
      <w:r w:rsidR="00234DB5" w:rsidRPr="004D59C5">
        <w:rPr>
          <w:rFonts w:asciiTheme="minorHAnsi" w:hAnsiTheme="minorHAnsi" w:cstheme="minorHAnsi"/>
          <w:lang w:val="en-AU"/>
        </w:rPr>
        <w:t>are</w:t>
      </w:r>
      <w:r w:rsidRPr="004D59C5">
        <w:rPr>
          <w:rFonts w:asciiTheme="minorHAnsi" w:hAnsiTheme="minorHAnsi" w:cstheme="minorHAnsi"/>
          <w:lang w:val="en-AU"/>
        </w:rPr>
        <w:t xml:space="preserve"> verified</w:t>
      </w:r>
      <w:r w:rsidR="00FF66CA">
        <w:rPr>
          <w:rFonts w:asciiTheme="minorHAnsi" w:hAnsiTheme="minorHAnsi" w:cstheme="minorHAnsi"/>
          <w:lang w:val="en-AU"/>
        </w:rPr>
        <w:t xml:space="preserve"> by a Syndication Operator</w:t>
      </w:r>
      <w:r w:rsidRPr="004D59C5">
        <w:rPr>
          <w:rFonts w:asciiTheme="minorHAnsi" w:hAnsiTheme="minorHAnsi" w:cstheme="minorHAnsi"/>
          <w:lang w:val="en-AU"/>
        </w:rPr>
        <w:t xml:space="preserve"> and released at the</w:t>
      </w:r>
      <w:r w:rsidR="00522E4A">
        <w:rPr>
          <w:rFonts w:asciiTheme="minorHAnsi" w:hAnsiTheme="minorHAnsi" w:cstheme="minorHAnsi"/>
          <w:lang w:val="en-AU"/>
        </w:rPr>
        <w:t xml:space="preserve"> </w:t>
      </w:r>
      <w:r w:rsidR="00EB6BF8" w:rsidRPr="00522E4A">
        <w:rPr>
          <w:rFonts w:asciiTheme="minorHAnsi" w:hAnsiTheme="minorHAnsi" w:cstheme="minorHAnsi"/>
          <w:b/>
          <w:bCs/>
          <w:lang w:val="en-AU"/>
        </w:rPr>
        <w:t>[</w:t>
      </w:r>
      <w:r w:rsidR="00402B33" w:rsidRPr="00522E4A">
        <w:rPr>
          <w:rFonts w:asciiTheme="minorHAnsi" w:hAnsiTheme="minorHAnsi" w:cstheme="minorHAnsi"/>
          <w:b/>
          <w:bCs/>
          <w:lang w:val="en-AU"/>
        </w:rPr>
        <w:t>Syndication retail results release</w:t>
      </w:r>
      <w:r w:rsidRPr="00522E4A">
        <w:rPr>
          <w:rFonts w:asciiTheme="minorHAnsi" w:hAnsiTheme="minorHAnsi" w:cstheme="minorHAnsi"/>
          <w:b/>
          <w:bCs/>
          <w:lang w:val="en-AU"/>
        </w:rPr>
        <w:t xml:space="preserve"> time</w:t>
      </w:r>
      <w:r w:rsidR="00EB6BF8" w:rsidRPr="00522E4A">
        <w:rPr>
          <w:rFonts w:asciiTheme="minorHAnsi" w:hAnsiTheme="minorHAnsi" w:cstheme="minorHAnsi"/>
          <w:b/>
          <w:bCs/>
          <w:lang w:val="en-AU"/>
        </w:rPr>
        <w:t>]</w:t>
      </w:r>
      <w:r w:rsidRPr="004D59C5">
        <w:rPr>
          <w:rFonts w:asciiTheme="minorHAnsi" w:hAnsiTheme="minorHAnsi" w:cstheme="minorHAnsi"/>
          <w:lang w:val="en-AU"/>
        </w:rPr>
        <w:t xml:space="preserve"> prior to this final release.</w:t>
      </w:r>
    </w:p>
    <w:p w14:paraId="21E34922" w14:textId="35E05A57" w:rsidR="00F04746" w:rsidRDefault="00DB707A" w:rsidP="00F04746">
      <w:pPr>
        <w:pStyle w:val="Normalwithspace"/>
        <w:numPr>
          <w:ilvl w:val="1"/>
          <w:numId w:val="57"/>
        </w:numPr>
        <w:rPr>
          <w:rFonts w:asciiTheme="minorHAnsi" w:hAnsiTheme="minorHAnsi" w:cstheme="minorHAnsi"/>
          <w:lang w:val="en-AU"/>
        </w:rPr>
      </w:pPr>
      <w:r w:rsidRPr="004D59C5">
        <w:rPr>
          <w:rFonts w:asciiTheme="minorHAnsi" w:hAnsiTheme="minorHAnsi" w:cstheme="minorHAnsi"/>
          <w:b/>
          <w:bCs/>
          <w:lang w:val="en-AU"/>
        </w:rPr>
        <w:t>Ad-hoc Processing:</w:t>
      </w:r>
      <w:r w:rsidR="00CD63B5" w:rsidRPr="004D59C5">
        <w:rPr>
          <w:rFonts w:asciiTheme="minorHAnsi" w:hAnsiTheme="minorHAnsi" w:cstheme="minorHAnsi"/>
          <w:lang w:val="en-AU"/>
        </w:rPr>
        <w:t xml:space="preserve"> Triggered manually </w:t>
      </w:r>
      <w:r w:rsidR="003C7B57">
        <w:rPr>
          <w:rFonts w:asciiTheme="minorHAnsi" w:hAnsiTheme="minorHAnsi" w:cstheme="minorHAnsi"/>
          <w:lang w:val="en-AU"/>
        </w:rPr>
        <w:t>from</w:t>
      </w:r>
      <w:r w:rsidR="00CD63B5" w:rsidRPr="004D59C5">
        <w:rPr>
          <w:rFonts w:asciiTheme="minorHAnsi" w:hAnsiTheme="minorHAnsi" w:cstheme="minorHAnsi"/>
          <w:lang w:val="en-AU"/>
        </w:rPr>
        <w:t xml:space="preserve"> OMEGA </w:t>
      </w:r>
      <w:r w:rsidR="003C7B57">
        <w:rPr>
          <w:rFonts w:asciiTheme="minorHAnsi" w:hAnsiTheme="minorHAnsi" w:cstheme="minorHAnsi"/>
          <w:lang w:val="en-AU"/>
        </w:rPr>
        <w:t xml:space="preserve">UI by a Syndication Operator </w:t>
      </w:r>
      <w:r w:rsidR="00CD63B5" w:rsidRPr="004D59C5">
        <w:rPr>
          <w:rFonts w:asciiTheme="minorHAnsi" w:hAnsiTheme="minorHAnsi" w:cstheme="minorHAnsi"/>
          <w:lang w:val="en-AU"/>
        </w:rPr>
        <w:t>once institutional syndication results are verified.</w:t>
      </w:r>
    </w:p>
    <w:p w14:paraId="3BD6FF5A" w14:textId="3401329B" w:rsidR="00F04746" w:rsidRPr="00256883" w:rsidRDefault="00F04746" w:rsidP="003D7E41">
      <w:pPr>
        <w:pStyle w:val="Normalwithspace"/>
        <w:rPr>
          <w:rFonts w:asciiTheme="minorHAnsi" w:hAnsiTheme="minorHAnsi" w:cstheme="minorHAnsi"/>
          <w:lang w:val="en-AU"/>
        </w:rPr>
      </w:pPr>
      <w:r w:rsidRPr="006D54D3">
        <w:rPr>
          <w:rFonts w:asciiTheme="minorHAnsi" w:hAnsiTheme="minorHAnsi" w:cstheme="minorHAnsi"/>
          <w:b/>
          <w:bCs/>
          <w:lang w:val="en-AU"/>
        </w:rPr>
        <w:t>[Auction results release time]</w:t>
      </w:r>
      <w:r>
        <w:rPr>
          <w:rFonts w:asciiTheme="minorHAnsi" w:hAnsiTheme="minorHAnsi" w:cstheme="minorHAnsi"/>
          <w:lang w:val="en-AU"/>
        </w:rPr>
        <w:t>,</w:t>
      </w:r>
      <w:r w:rsidRPr="00F04746">
        <w:rPr>
          <w:rFonts w:asciiTheme="minorHAnsi" w:hAnsiTheme="minorHAnsi" w:cstheme="minorHAnsi"/>
          <w:b/>
          <w:bCs/>
          <w:lang w:val="en-AU"/>
        </w:rPr>
        <w:t xml:space="preserve"> </w:t>
      </w:r>
      <w:r w:rsidRPr="00522E4A">
        <w:rPr>
          <w:rFonts w:asciiTheme="minorHAnsi" w:hAnsiTheme="minorHAnsi" w:cstheme="minorHAnsi"/>
          <w:b/>
          <w:bCs/>
          <w:lang w:val="en-AU"/>
        </w:rPr>
        <w:t>[SSB results release time]</w:t>
      </w:r>
      <w:r>
        <w:rPr>
          <w:rFonts w:asciiTheme="minorHAnsi" w:hAnsiTheme="minorHAnsi" w:cstheme="minorHAnsi"/>
          <w:lang w:val="en-AU"/>
        </w:rPr>
        <w:t xml:space="preserve"> a</w:t>
      </w:r>
      <w:r w:rsidRPr="00857344">
        <w:rPr>
          <w:rFonts w:asciiTheme="minorHAnsi" w:hAnsiTheme="minorHAnsi" w:cstheme="minorHAnsi"/>
          <w:lang w:val="en-AU"/>
        </w:rPr>
        <w:t>nd</w:t>
      </w:r>
      <w:r>
        <w:rPr>
          <w:rFonts w:asciiTheme="minorHAnsi" w:hAnsiTheme="minorHAnsi" w:cstheme="minorHAnsi"/>
          <w:b/>
          <w:bCs/>
          <w:lang w:val="en-AU"/>
        </w:rPr>
        <w:t xml:space="preserve"> </w:t>
      </w:r>
      <w:r w:rsidRPr="006D54D3">
        <w:rPr>
          <w:rFonts w:asciiTheme="minorHAnsi" w:hAnsiTheme="minorHAnsi" w:cstheme="minorHAnsi"/>
          <w:b/>
          <w:bCs/>
          <w:lang w:val="en-AU"/>
        </w:rPr>
        <w:t>[Syndication retail results release time]</w:t>
      </w:r>
      <w:r w:rsidRPr="004D59C5">
        <w:rPr>
          <w:rFonts w:asciiTheme="minorHAnsi" w:hAnsiTheme="minorHAnsi" w:cstheme="minorHAnsi"/>
          <w:lang w:val="en-AU"/>
        </w:rPr>
        <w:t xml:space="preserve"> </w:t>
      </w:r>
      <w:r w:rsidRPr="00857344">
        <w:rPr>
          <w:rFonts w:asciiTheme="minorHAnsi" w:hAnsiTheme="minorHAnsi" w:cstheme="minorHAnsi"/>
          <w:lang w:val="en-AU"/>
        </w:rPr>
        <w:t>are</w:t>
      </w:r>
      <w:r w:rsidRPr="00801D7E">
        <w:rPr>
          <w:rFonts w:asciiTheme="minorHAnsi" w:hAnsiTheme="minorHAnsi" w:cstheme="minorHAnsi"/>
          <w:szCs w:val="22"/>
        </w:rPr>
        <w:t xml:space="preserve"> </w:t>
      </w:r>
      <w:r>
        <w:rPr>
          <w:rFonts w:asciiTheme="minorHAnsi" w:hAnsiTheme="minorHAnsi" w:cstheme="minorHAnsi"/>
          <w:szCs w:val="22"/>
        </w:rPr>
        <w:t xml:space="preserve">configurable </w:t>
      </w:r>
      <w:r w:rsidRPr="00801D7E">
        <w:rPr>
          <w:rFonts w:asciiTheme="minorHAnsi" w:hAnsiTheme="minorHAnsi" w:cstheme="minorHAnsi"/>
          <w:szCs w:val="22"/>
        </w:rPr>
        <w:t>system parameter</w:t>
      </w:r>
      <w:r>
        <w:rPr>
          <w:rFonts w:asciiTheme="minorHAnsi" w:hAnsiTheme="minorHAnsi" w:cstheme="minorHAnsi"/>
          <w:szCs w:val="22"/>
        </w:rPr>
        <w:t>s</w:t>
      </w:r>
      <w:r>
        <w:rPr>
          <w:rFonts w:asciiTheme="minorHAnsi" w:hAnsiTheme="minorHAnsi" w:cstheme="minorHAnsi"/>
          <w:lang w:val="en-AU"/>
        </w:rPr>
        <w:t xml:space="preserve"> in OMEGA. For details on managing the parameters, refer to </w:t>
      </w:r>
      <w:r w:rsidRPr="006D54D3">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5F0503EB" w14:textId="77777777" w:rsidR="00F04746" w:rsidRPr="00F04746" w:rsidRDefault="00F04746" w:rsidP="00F04746">
      <w:pPr>
        <w:pStyle w:val="Normalwithspace"/>
        <w:rPr>
          <w:rFonts w:asciiTheme="minorHAnsi" w:hAnsiTheme="minorHAnsi" w:cstheme="minorHAnsi"/>
          <w:lang w:val="en-AU"/>
        </w:rPr>
      </w:pPr>
    </w:p>
    <w:p w14:paraId="018136ED" w14:textId="3E57BC69" w:rsidR="008816E7" w:rsidRPr="004D59C5" w:rsidRDefault="008816E7" w:rsidP="0063684E">
      <w:pPr>
        <w:pStyle w:val="Heading4"/>
        <w:rPr>
          <w:rFonts w:asciiTheme="minorHAnsi" w:hAnsiTheme="minorHAnsi" w:cstheme="minorHAnsi"/>
        </w:rPr>
      </w:pPr>
      <w:r w:rsidRPr="004D59C5">
        <w:rPr>
          <w:rFonts w:asciiTheme="minorHAnsi" w:hAnsiTheme="minorHAnsi" w:cstheme="minorHAnsi"/>
        </w:rPr>
        <w:lastRenderedPageBreak/>
        <w:t>Data Fields</w:t>
      </w:r>
      <w:r w:rsidR="00FF1E76" w:rsidRPr="004D59C5">
        <w:rPr>
          <w:rFonts w:asciiTheme="minorHAnsi" w:hAnsiTheme="minorHAnsi" w:cstheme="minorHAnsi"/>
        </w:rPr>
        <w:t xml:space="preserve"> &amp; Validations</w:t>
      </w:r>
    </w:p>
    <w:p w14:paraId="50E4473D" w14:textId="509E2A5C" w:rsidR="00CF0A77" w:rsidRPr="004D59C5" w:rsidRDefault="00CF0A77" w:rsidP="00CF0A77">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A.3_-" w:history="1">
        <w:r w:rsidR="008C14C9">
          <w:rPr>
            <w:rStyle w:val="Hyperlink"/>
            <w:rFonts w:asciiTheme="minorHAnsi" w:hAnsiTheme="minorHAnsi" w:cstheme="minorHAnsi"/>
            <w:lang w:val="en-AU"/>
          </w:rPr>
          <w:t>Appendix A.3 – Securities Update After Auction File (secupdt.txt) Data Dictionary</w:t>
        </w:r>
      </w:hyperlink>
      <w:r w:rsidRPr="004D59C5">
        <w:rPr>
          <w:rFonts w:asciiTheme="minorHAnsi" w:hAnsiTheme="minorHAnsi" w:cstheme="minorHAnsi"/>
          <w:lang w:val="en-AU"/>
        </w:rPr>
        <w:t xml:space="preserve"> for the detailed data field descriptions.</w:t>
      </w:r>
    </w:p>
    <w:p w14:paraId="6FB1F3E8" w14:textId="5472B4E0" w:rsidR="006F4910" w:rsidRPr="004D59C5" w:rsidRDefault="00A80815" w:rsidP="005412D7">
      <w:pPr>
        <w:pStyle w:val="Heading3"/>
      </w:pPr>
      <w:bookmarkStart w:id="157" w:name="_Toc218075316"/>
      <w:r w:rsidRPr="004D59C5">
        <w:t>Auction</w:t>
      </w:r>
      <w:ins w:id="158" w:author="Han Xie CHAI (MAS)" w:date="2026-01-14T16:47:00Z" w16du:dateUtc="2026-01-14T08:47:00Z">
        <w:r w:rsidR="00552243">
          <w:t>/Syndication</w:t>
        </w:r>
      </w:ins>
      <w:r w:rsidRPr="004D59C5">
        <w:t xml:space="preserve"> Results File</w:t>
      </w:r>
      <w:r w:rsidR="00E032ED">
        <w:t xml:space="preserve"> (auction.txt)</w:t>
      </w:r>
      <w:bookmarkEnd w:id="157"/>
    </w:p>
    <w:p w14:paraId="507906A9" w14:textId="77777777" w:rsidR="003017E9" w:rsidRPr="004D59C5" w:rsidRDefault="003017E9" w:rsidP="0063684E">
      <w:pPr>
        <w:pStyle w:val="Heading4"/>
        <w:rPr>
          <w:rFonts w:asciiTheme="minorHAnsi" w:hAnsiTheme="minorHAnsi" w:cstheme="minorHAnsi"/>
        </w:rPr>
      </w:pPr>
      <w:r w:rsidRPr="004D59C5">
        <w:rPr>
          <w:rFonts w:asciiTheme="minorHAnsi" w:hAnsiTheme="minorHAnsi" w:cstheme="minorHAnsi"/>
        </w:rPr>
        <w:t>Description</w:t>
      </w:r>
    </w:p>
    <w:p w14:paraId="68979C31" w14:textId="2668A3D4" w:rsidR="005130B4" w:rsidRPr="004D59C5" w:rsidRDefault="005B43BB" w:rsidP="002C131C">
      <w:pPr>
        <w:pStyle w:val="Normalwithspace"/>
        <w:rPr>
          <w:rFonts w:asciiTheme="minorHAnsi" w:hAnsiTheme="minorHAnsi" w:cstheme="minorHAnsi"/>
          <w:lang w:val="en-AU"/>
        </w:rPr>
      </w:pPr>
      <w:r w:rsidRPr="004D59C5">
        <w:rPr>
          <w:rFonts w:asciiTheme="minorHAnsi" w:hAnsiTheme="minorHAnsi" w:cstheme="minorHAnsi"/>
          <w:lang w:val="en-AU"/>
        </w:rPr>
        <w:t>OMEGA provides MEPS+</w:t>
      </w:r>
      <w:r w:rsidR="008B62A1" w:rsidRPr="004D59C5">
        <w:rPr>
          <w:rFonts w:asciiTheme="minorHAnsi" w:hAnsiTheme="minorHAnsi" w:cstheme="minorHAnsi"/>
          <w:lang w:val="en-AU"/>
        </w:rPr>
        <w:t xml:space="preserve"> with </w:t>
      </w:r>
      <w:r w:rsidR="0027207E" w:rsidRPr="004D59C5">
        <w:rPr>
          <w:rFonts w:asciiTheme="minorHAnsi" w:hAnsiTheme="minorHAnsi" w:cstheme="minorHAnsi"/>
          <w:lang w:val="en-AU"/>
        </w:rPr>
        <w:t xml:space="preserve">the </w:t>
      </w:r>
      <w:del w:id="159" w:author="Han Xie CHAI (MAS)" w:date="2026-01-14T16:48:00Z" w16du:dateUtc="2026-01-14T08:48:00Z">
        <w:r w:rsidR="0027207E" w:rsidRPr="004D59C5">
          <w:rPr>
            <w:rFonts w:asciiTheme="minorHAnsi" w:hAnsiTheme="minorHAnsi" w:cstheme="minorHAnsi"/>
            <w:lang w:val="en-AU"/>
          </w:rPr>
          <w:delText xml:space="preserve">consolidated </w:delText>
        </w:r>
      </w:del>
      <w:r w:rsidR="008B62A1" w:rsidRPr="004D59C5">
        <w:rPr>
          <w:rFonts w:asciiTheme="minorHAnsi" w:hAnsiTheme="minorHAnsi" w:cstheme="minorHAnsi"/>
          <w:lang w:val="en-AU"/>
        </w:rPr>
        <w:t>auction</w:t>
      </w:r>
      <w:r w:rsidR="0027207E" w:rsidRPr="004D59C5">
        <w:rPr>
          <w:rFonts w:asciiTheme="minorHAnsi" w:hAnsiTheme="minorHAnsi" w:cstheme="minorHAnsi"/>
          <w:lang w:val="en-AU"/>
        </w:rPr>
        <w:t xml:space="preserve"> or syndication</w:t>
      </w:r>
      <w:r w:rsidR="008B62A1" w:rsidRPr="004D59C5">
        <w:rPr>
          <w:rFonts w:asciiTheme="minorHAnsi" w:hAnsiTheme="minorHAnsi" w:cstheme="minorHAnsi"/>
          <w:lang w:val="en-AU"/>
        </w:rPr>
        <w:t xml:space="preserve"> </w:t>
      </w:r>
      <w:r w:rsidR="0027207E" w:rsidRPr="004D59C5">
        <w:rPr>
          <w:rFonts w:asciiTheme="minorHAnsi" w:hAnsiTheme="minorHAnsi" w:cstheme="minorHAnsi"/>
          <w:lang w:val="en-AU"/>
        </w:rPr>
        <w:t>results</w:t>
      </w:r>
      <w:ins w:id="160" w:author="Han Xie CHAI (MAS)" w:date="2026-01-14T16:48:00Z" w16du:dateUtc="2026-01-14T08:48:00Z">
        <w:r w:rsidR="008B62A1" w:rsidRPr="004D59C5">
          <w:rPr>
            <w:rFonts w:asciiTheme="minorHAnsi" w:hAnsiTheme="minorHAnsi" w:cstheme="minorHAnsi"/>
            <w:lang w:val="en-AU"/>
          </w:rPr>
          <w:t xml:space="preserve"> </w:t>
        </w:r>
        <w:r w:rsidR="00552243">
          <w:rPr>
            <w:rFonts w:asciiTheme="minorHAnsi" w:hAnsiTheme="minorHAnsi" w:cstheme="minorHAnsi"/>
            <w:lang w:val="en-AU"/>
          </w:rPr>
          <w:t>(consolidated by</w:t>
        </w:r>
      </w:ins>
      <w:del w:id="161" w:author="Han Xie CHAI (MAS)" w:date="2026-01-14T16:48:00Z" w16du:dateUtc="2026-01-14T08:48:00Z">
        <w:r w:rsidR="008B62A1" w:rsidRPr="004D59C5" w:rsidDel="00552243">
          <w:rPr>
            <w:rFonts w:asciiTheme="minorHAnsi" w:hAnsiTheme="minorHAnsi" w:cstheme="minorHAnsi"/>
            <w:lang w:val="en-AU"/>
          </w:rPr>
          <w:delText xml:space="preserve"> </w:delText>
        </w:r>
        <w:r w:rsidR="008B62A1" w:rsidRPr="004D59C5">
          <w:rPr>
            <w:rFonts w:asciiTheme="minorHAnsi" w:hAnsiTheme="minorHAnsi" w:cstheme="minorHAnsi"/>
            <w:lang w:val="en-AU"/>
          </w:rPr>
          <w:delText>per</w:delText>
        </w:r>
      </w:del>
      <w:r w:rsidR="008B62A1" w:rsidRPr="004D59C5">
        <w:rPr>
          <w:rFonts w:asciiTheme="minorHAnsi" w:hAnsiTheme="minorHAnsi" w:cstheme="minorHAnsi"/>
          <w:lang w:val="en-AU"/>
        </w:rPr>
        <w:t xml:space="preserve"> bank</w:t>
      </w:r>
      <w:ins w:id="162" w:author="Han Xie CHAI (MAS)" w:date="2026-01-14T16:48:00Z" w16du:dateUtc="2026-01-14T08:48:00Z">
        <w:r w:rsidR="00552243">
          <w:rPr>
            <w:rFonts w:asciiTheme="minorHAnsi" w:hAnsiTheme="minorHAnsi" w:cstheme="minorHAnsi"/>
            <w:lang w:val="en-AU"/>
          </w:rPr>
          <w:t>)</w:t>
        </w:r>
      </w:ins>
      <w:r w:rsidR="008B62A1" w:rsidRPr="004D59C5">
        <w:rPr>
          <w:rFonts w:asciiTheme="minorHAnsi" w:hAnsiTheme="minorHAnsi" w:cstheme="minorHAnsi"/>
          <w:lang w:val="en-AU"/>
        </w:rPr>
        <w:t xml:space="preserve"> </w:t>
      </w:r>
      <w:r w:rsidRPr="004D59C5">
        <w:rPr>
          <w:rFonts w:asciiTheme="minorHAnsi" w:hAnsiTheme="minorHAnsi" w:cstheme="minorHAnsi"/>
          <w:lang w:val="en-AU"/>
        </w:rPr>
        <w:t>after the auction or the syndication allotment is completed successfully.</w:t>
      </w:r>
    </w:p>
    <w:p w14:paraId="5D1B4BF8" w14:textId="7B4B9D43" w:rsidR="00A04B55" w:rsidRPr="004D59C5" w:rsidRDefault="005130B4" w:rsidP="002C131C">
      <w:pPr>
        <w:pStyle w:val="Normalwithspace"/>
        <w:rPr>
          <w:rFonts w:asciiTheme="minorHAnsi" w:hAnsiTheme="minorHAnsi" w:cstheme="minorHAnsi"/>
          <w:lang w:val="en-AU"/>
        </w:rPr>
      </w:pPr>
      <w:r w:rsidRPr="004D59C5">
        <w:rPr>
          <w:rFonts w:asciiTheme="minorHAnsi" w:hAnsiTheme="minorHAnsi" w:cstheme="minorHAnsi"/>
          <w:lang w:val="en-AU"/>
        </w:rPr>
        <w:t xml:space="preserve">The results must be </w:t>
      </w:r>
      <w:commentRangeStart w:id="163"/>
      <w:r w:rsidRPr="004D59C5">
        <w:rPr>
          <w:rFonts w:asciiTheme="minorHAnsi" w:hAnsiTheme="minorHAnsi" w:cstheme="minorHAnsi"/>
          <w:lang w:val="en-AU"/>
        </w:rPr>
        <w:t>verified</w:t>
      </w:r>
      <w:r w:rsidR="00AB05CB">
        <w:rPr>
          <w:rFonts w:asciiTheme="minorHAnsi" w:hAnsiTheme="minorHAnsi" w:cstheme="minorHAnsi"/>
          <w:lang w:val="en-AU"/>
        </w:rPr>
        <w:t xml:space="preserve"> </w:t>
      </w:r>
      <w:commentRangeEnd w:id="163"/>
      <w:r w:rsidR="005F5522">
        <w:rPr>
          <w:rStyle w:val="CommentReference"/>
          <w:lang w:val="en-US"/>
        </w:rPr>
        <w:commentReference w:id="163"/>
      </w:r>
      <w:r w:rsidR="00AB05CB">
        <w:rPr>
          <w:rFonts w:asciiTheme="minorHAnsi" w:hAnsiTheme="minorHAnsi" w:cstheme="minorHAnsi"/>
          <w:lang w:val="en-AU"/>
        </w:rPr>
        <w:t>by an Auction Operator or a Syndication Operator</w:t>
      </w:r>
      <w:r w:rsidRPr="004D59C5">
        <w:rPr>
          <w:rFonts w:asciiTheme="minorHAnsi" w:hAnsiTheme="minorHAnsi" w:cstheme="minorHAnsi"/>
          <w:lang w:val="en-AU"/>
        </w:rPr>
        <w:t xml:space="preserve"> in OMEGA before the results file is released to MEPS+. </w:t>
      </w:r>
      <w:r w:rsidR="005B43BB" w:rsidRPr="004D59C5">
        <w:rPr>
          <w:rFonts w:asciiTheme="minorHAnsi" w:hAnsiTheme="minorHAnsi" w:cstheme="minorHAnsi"/>
          <w:lang w:val="en-AU"/>
        </w:rPr>
        <w:t xml:space="preserve"> </w:t>
      </w:r>
      <w:r w:rsidR="00100A42" w:rsidRPr="004D59C5">
        <w:rPr>
          <w:rFonts w:asciiTheme="minorHAnsi" w:hAnsiTheme="minorHAnsi" w:cstheme="minorHAnsi"/>
          <w:lang w:val="en-AU"/>
        </w:rPr>
        <w:t xml:space="preserve"> </w:t>
      </w:r>
    </w:p>
    <w:p w14:paraId="4E016B31" w14:textId="77777777" w:rsidR="003017E9" w:rsidRPr="004D59C5" w:rsidRDefault="003017E9" w:rsidP="0063684E">
      <w:pPr>
        <w:pStyle w:val="Heading4"/>
        <w:rPr>
          <w:rFonts w:asciiTheme="minorHAnsi" w:hAnsiTheme="minorHAnsi" w:cstheme="minorHAnsi"/>
        </w:rPr>
      </w:pPr>
      <w:r w:rsidRPr="004D59C5">
        <w:rPr>
          <w:rFonts w:asciiTheme="minorHAnsi" w:hAnsiTheme="minorHAnsi" w:cstheme="minorHAnsi"/>
        </w:rPr>
        <w:t>Securities Involved</w:t>
      </w:r>
    </w:p>
    <w:p w14:paraId="4D4A02F8" w14:textId="62B16CA8" w:rsidR="00272755" w:rsidRPr="004D59C5" w:rsidRDefault="00173028" w:rsidP="00272755">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types:</w:t>
      </w:r>
    </w:p>
    <w:p w14:paraId="5621FB4E" w14:textId="77777777" w:rsidR="00651B55" w:rsidRPr="004D59C5" w:rsidRDefault="00651B55" w:rsidP="000A7293">
      <w:pPr>
        <w:pStyle w:val="OrderedList"/>
        <w:numPr>
          <w:ilvl w:val="0"/>
          <w:numId w:val="56"/>
        </w:numPr>
        <w:rPr>
          <w:lang w:val="en-AU"/>
        </w:rPr>
      </w:pPr>
      <w:r w:rsidRPr="004D59C5">
        <w:rPr>
          <w:lang w:val="en-AU"/>
        </w:rPr>
        <w:t>CMTB</w:t>
      </w:r>
    </w:p>
    <w:p w14:paraId="70B2CA42" w14:textId="77777777" w:rsidR="00651B55" w:rsidRPr="004D59C5" w:rsidRDefault="00651B55" w:rsidP="000A7293">
      <w:pPr>
        <w:pStyle w:val="OrderedList"/>
        <w:numPr>
          <w:ilvl w:val="0"/>
          <w:numId w:val="56"/>
        </w:numPr>
        <w:rPr>
          <w:lang w:val="en-AU"/>
        </w:rPr>
      </w:pPr>
      <w:r w:rsidRPr="004D59C5">
        <w:rPr>
          <w:lang w:val="en-AU"/>
        </w:rPr>
        <w:t>MAS Bills</w:t>
      </w:r>
    </w:p>
    <w:p w14:paraId="0527796E" w14:textId="474492FB" w:rsidR="00651B55" w:rsidRPr="004D59C5" w:rsidRDefault="00651B55" w:rsidP="000A7293">
      <w:pPr>
        <w:pStyle w:val="OrderedList"/>
        <w:numPr>
          <w:ilvl w:val="0"/>
          <w:numId w:val="56"/>
        </w:numPr>
        <w:rPr>
          <w:lang w:val="en-AU"/>
        </w:rPr>
      </w:pPr>
      <w:r w:rsidRPr="004D59C5">
        <w:rPr>
          <w:lang w:val="en-AU"/>
        </w:rPr>
        <w:t>SGS Bonds</w:t>
      </w:r>
    </w:p>
    <w:p w14:paraId="566A2F73" w14:textId="77777777" w:rsidR="00651B55" w:rsidRPr="004D59C5" w:rsidRDefault="00651B55" w:rsidP="000A7293">
      <w:pPr>
        <w:pStyle w:val="OrderedList"/>
        <w:numPr>
          <w:ilvl w:val="0"/>
          <w:numId w:val="56"/>
        </w:numPr>
        <w:rPr>
          <w:lang w:val="en-AU"/>
        </w:rPr>
      </w:pPr>
      <w:r w:rsidRPr="004D59C5">
        <w:rPr>
          <w:lang w:val="en-AU"/>
        </w:rPr>
        <w:t>T-Bills</w:t>
      </w:r>
    </w:p>
    <w:p w14:paraId="17452DDF" w14:textId="592D56D4" w:rsidR="00272755" w:rsidRPr="004D59C5" w:rsidRDefault="00272755" w:rsidP="00651B55">
      <w:pPr>
        <w:pStyle w:val="OrderedList"/>
        <w:numPr>
          <w:ilvl w:val="0"/>
          <w:numId w:val="0"/>
        </w:numPr>
        <w:rPr>
          <w:lang w:val="en-AU"/>
        </w:rPr>
      </w:pPr>
    </w:p>
    <w:p w14:paraId="1CBF4095" w14:textId="22A8B85A" w:rsidR="00386C23" w:rsidRPr="004D59C5" w:rsidRDefault="00386C23" w:rsidP="0063684E">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2830"/>
        <w:gridCol w:w="1701"/>
        <w:gridCol w:w="1495"/>
        <w:gridCol w:w="2900"/>
      </w:tblGrid>
      <w:tr w:rsidR="002672FE" w:rsidRPr="004D59C5" w14:paraId="6C465F4B" w14:textId="77777777" w:rsidTr="002D18E2">
        <w:tc>
          <w:tcPr>
            <w:tcW w:w="2830" w:type="dxa"/>
            <w:shd w:val="clear" w:color="auto" w:fill="D9D9D9" w:themeFill="background1" w:themeFillShade="D9"/>
          </w:tcPr>
          <w:p w14:paraId="29D0032C" w14:textId="77777777" w:rsidR="002672FE" w:rsidRPr="004D59C5" w:rsidRDefault="002672FE" w:rsidP="002D18E2">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2C1682C1" w14:textId="77777777" w:rsidR="002672FE" w:rsidRPr="004D59C5" w:rsidRDefault="002672FE" w:rsidP="002D18E2">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76A302CC" w14:textId="77777777" w:rsidR="002672FE" w:rsidRPr="004D59C5" w:rsidRDefault="002672FE" w:rsidP="002D18E2">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66AF4065" w14:textId="77777777" w:rsidR="002672FE" w:rsidRPr="004D59C5" w:rsidRDefault="002672FE" w:rsidP="002D18E2">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2672FE" w:rsidRPr="004D59C5" w14:paraId="1B37C3E8" w14:textId="77777777" w:rsidTr="002D18E2">
        <w:tc>
          <w:tcPr>
            <w:tcW w:w="2830" w:type="dxa"/>
          </w:tcPr>
          <w:p w14:paraId="62C2C312" w14:textId="12D9307B" w:rsidR="002672FE" w:rsidRPr="004D59C5" w:rsidRDefault="002672FE"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auction.txt</w:t>
            </w:r>
          </w:p>
        </w:tc>
        <w:tc>
          <w:tcPr>
            <w:tcW w:w="1701" w:type="dxa"/>
          </w:tcPr>
          <w:p w14:paraId="64C26912" w14:textId="77777777" w:rsidR="002672FE" w:rsidRPr="004D59C5" w:rsidRDefault="002672FE"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495" w:type="dxa"/>
          </w:tcPr>
          <w:p w14:paraId="1145C816" w14:textId="77777777" w:rsidR="002672FE" w:rsidRPr="004D59C5" w:rsidRDefault="002672FE"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MEPS+</w:t>
            </w:r>
          </w:p>
        </w:tc>
        <w:tc>
          <w:tcPr>
            <w:tcW w:w="2900" w:type="dxa"/>
          </w:tcPr>
          <w:p w14:paraId="3D19A0BA" w14:textId="77777777" w:rsidR="002672FE" w:rsidRPr="004D59C5" w:rsidRDefault="002672FE"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bl>
    <w:p w14:paraId="3B9B682C" w14:textId="5D267EA5"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6</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Auction Results File (auction.txt)</w:t>
      </w:r>
      <w:r w:rsidRPr="004D59C5">
        <w:rPr>
          <w:rFonts w:cstheme="minorHAnsi"/>
        </w:rPr>
        <w:fldChar w:fldCharType="end"/>
      </w:r>
    </w:p>
    <w:p w14:paraId="139A95B3" w14:textId="77777777" w:rsidR="003017E9" w:rsidRPr="004D59C5" w:rsidRDefault="003017E9" w:rsidP="0063684E">
      <w:pPr>
        <w:pStyle w:val="Heading4"/>
        <w:rPr>
          <w:rFonts w:asciiTheme="minorHAnsi" w:hAnsiTheme="minorHAnsi" w:cstheme="minorHAnsi"/>
        </w:rPr>
      </w:pPr>
      <w:r w:rsidRPr="004D59C5">
        <w:rPr>
          <w:rFonts w:asciiTheme="minorHAnsi" w:hAnsiTheme="minorHAnsi" w:cstheme="minorHAnsi"/>
        </w:rPr>
        <w:t>Time &amp; Frequency</w:t>
      </w:r>
    </w:p>
    <w:p w14:paraId="54997EC9" w14:textId="207CF378" w:rsidR="006703CA" w:rsidRPr="004D59C5" w:rsidRDefault="006703CA" w:rsidP="000A7293">
      <w:pPr>
        <w:pStyle w:val="Normalwithspace"/>
        <w:numPr>
          <w:ilvl w:val="0"/>
          <w:numId w:val="58"/>
        </w:numPr>
        <w:rPr>
          <w:rFonts w:asciiTheme="minorHAnsi" w:hAnsiTheme="minorHAnsi" w:cstheme="minorHAnsi"/>
          <w:lang w:val="en-AU"/>
        </w:rPr>
      </w:pPr>
      <w:del w:id="164" w:author="Sophia TAN (MAS)" w:date="2026-01-16T23:28:00Z" w16du:dateUtc="2026-01-16T15:28:00Z">
        <w:r w:rsidRPr="004D59C5" w:rsidDel="00460972">
          <w:rPr>
            <w:rFonts w:asciiTheme="minorHAnsi" w:hAnsiTheme="minorHAnsi" w:cstheme="minorHAnsi"/>
            <w:b/>
            <w:bCs/>
            <w:lang w:val="en-AU"/>
          </w:rPr>
          <w:delText xml:space="preserve">For </w:delText>
        </w:r>
      </w:del>
      <w:ins w:id="165" w:author="Sophia TAN (MAS)" w:date="2026-01-16T23:28:00Z" w16du:dateUtc="2026-01-16T15:28:00Z">
        <w:r w:rsidR="00460972">
          <w:rPr>
            <w:rFonts w:asciiTheme="minorHAnsi" w:hAnsiTheme="minorHAnsi" w:cstheme="minorHAnsi"/>
            <w:b/>
            <w:bCs/>
            <w:lang w:val="en-AU"/>
          </w:rPr>
          <w:t>After</w:t>
        </w:r>
        <w:r w:rsidR="00460972" w:rsidRPr="004D59C5">
          <w:rPr>
            <w:rFonts w:asciiTheme="minorHAnsi" w:hAnsiTheme="minorHAnsi" w:cstheme="minorHAnsi"/>
            <w:b/>
            <w:bCs/>
            <w:lang w:val="en-AU"/>
          </w:rPr>
          <w:t xml:space="preserve"> </w:t>
        </w:r>
      </w:ins>
      <w:r w:rsidRPr="004D59C5">
        <w:rPr>
          <w:rFonts w:asciiTheme="minorHAnsi" w:hAnsiTheme="minorHAnsi" w:cstheme="minorHAnsi"/>
          <w:b/>
          <w:bCs/>
          <w:lang w:val="en-AU"/>
        </w:rPr>
        <w:t>auction,</w:t>
      </w:r>
      <w:r w:rsidRPr="004D59C5">
        <w:rPr>
          <w:rFonts w:asciiTheme="minorHAnsi" w:hAnsiTheme="minorHAnsi" w:cstheme="minorHAnsi"/>
          <w:lang w:val="en-AU"/>
        </w:rPr>
        <w:t xml:space="preserve"> the file will be </w:t>
      </w:r>
      <w:r w:rsidR="005547EC" w:rsidRPr="004D59C5">
        <w:rPr>
          <w:rFonts w:asciiTheme="minorHAnsi" w:hAnsiTheme="minorHAnsi" w:cstheme="minorHAnsi"/>
          <w:lang w:val="en-AU"/>
        </w:rPr>
        <w:t>generated and placed onto MEFT</w:t>
      </w:r>
      <w:r w:rsidRPr="004D59C5">
        <w:rPr>
          <w:rFonts w:asciiTheme="minorHAnsi" w:hAnsiTheme="minorHAnsi" w:cstheme="minorHAnsi"/>
          <w:lang w:val="en-AU"/>
        </w:rPr>
        <w:t xml:space="preserve"> on the auction date:</w:t>
      </w:r>
    </w:p>
    <w:p w14:paraId="1FA1C109" w14:textId="6F02AEB6" w:rsidR="006703CA" w:rsidRPr="004D59C5" w:rsidRDefault="006703CA" w:rsidP="000A7293">
      <w:pPr>
        <w:pStyle w:val="Normalwithspace"/>
        <w:numPr>
          <w:ilvl w:val="1"/>
          <w:numId w:val="58"/>
        </w:numPr>
        <w:rPr>
          <w:rFonts w:asciiTheme="minorHAnsi" w:hAnsiTheme="minorHAnsi" w:cstheme="minorHAnsi"/>
          <w:b/>
          <w:bCs/>
          <w:lang w:val="en-AU"/>
        </w:rPr>
      </w:pPr>
      <w:r w:rsidRPr="004D59C5">
        <w:rPr>
          <w:rFonts w:asciiTheme="minorHAnsi" w:hAnsiTheme="minorHAnsi" w:cstheme="minorHAnsi"/>
          <w:b/>
          <w:bCs/>
          <w:lang w:val="en-AU"/>
        </w:rPr>
        <w:t>Precondition</w:t>
      </w:r>
      <w:commentRangeStart w:id="166"/>
      <w:commentRangeStart w:id="167"/>
      <w:r w:rsidRPr="004D59C5">
        <w:rPr>
          <w:rFonts w:asciiTheme="minorHAnsi" w:hAnsiTheme="minorHAnsi" w:cstheme="minorHAnsi"/>
          <w:b/>
          <w:bCs/>
          <w:lang w:val="en-AU"/>
        </w:rPr>
        <w:t xml:space="preserve">: </w:t>
      </w:r>
      <w:r w:rsidRPr="004D59C5">
        <w:rPr>
          <w:rFonts w:asciiTheme="minorHAnsi" w:hAnsiTheme="minorHAnsi" w:cstheme="minorHAnsi"/>
          <w:lang w:val="en-AU"/>
        </w:rPr>
        <w:t xml:space="preserve">Auction results </w:t>
      </w:r>
      <w:r w:rsidR="00CA4E85">
        <w:rPr>
          <w:rFonts w:asciiTheme="minorHAnsi" w:hAnsiTheme="minorHAnsi" w:cstheme="minorHAnsi"/>
          <w:lang w:val="en-AU"/>
        </w:rPr>
        <w:t>have been</w:t>
      </w:r>
      <w:r w:rsidR="00CA4E85" w:rsidRPr="004D59C5">
        <w:rPr>
          <w:rFonts w:asciiTheme="minorHAnsi" w:hAnsiTheme="minorHAnsi" w:cstheme="minorHAnsi"/>
          <w:lang w:val="en-AU"/>
        </w:rPr>
        <w:t xml:space="preserve"> </w:t>
      </w:r>
      <w:r w:rsidRPr="004D59C5">
        <w:rPr>
          <w:rFonts w:asciiTheme="minorHAnsi" w:hAnsiTheme="minorHAnsi" w:cstheme="minorHAnsi"/>
          <w:lang w:val="en-AU"/>
        </w:rPr>
        <w:t xml:space="preserve">verified </w:t>
      </w:r>
      <w:r w:rsidR="00CA4E85">
        <w:rPr>
          <w:rFonts w:asciiTheme="minorHAnsi" w:hAnsiTheme="minorHAnsi" w:cstheme="minorHAnsi"/>
          <w:lang w:val="en-AU"/>
        </w:rPr>
        <w:t>by an Auction Operator</w:t>
      </w:r>
      <w:r w:rsidR="00D37F20">
        <w:rPr>
          <w:rFonts w:asciiTheme="minorHAnsi" w:hAnsiTheme="minorHAnsi" w:cstheme="minorHAnsi"/>
          <w:lang w:val="en-AU"/>
        </w:rPr>
        <w:t>,</w:t>
      </w:r>
      <w:r w:rsidR="00CA4E85">
        <w:rPr>
          <w:rFonts w:asciiTheme="minorHAnsi" w:hAnsiTheme="minorHAnsi" w:cstheme="minorHAnsi"/>
          <w:lang w:val="en-AU"/>
        </w:rPr>
        <w:t xml:space="preserve"> </w:t>
      </w:r>
      <w:r w:rsidRPr="004D59C5">
        <w:rPr>
          <w:rFonts w:asciiTheme="minorHAnsi" w:hAnsiTheme="minorHAnsi" w:cstheme="minorHAnsi"/>
          <w:lang w:val="en-AU"/>
        </w:rPr>
        <w:t xml:space="preserve">and </w:t>
      </w:r>
      <w:r w:rsidR="00CA4E85">
        <w:rPr>
          <w:rFonts w:asciiTheme="minorHAnsi" w:hAnsiTheme="minorHAnsi" w:cstheme="minorHAnsi"/>
          <w:lang w:val="en-AU"/>
        </w:rPr>
        <w:t xml:space="preserve">the system status is </w:t>
      </w:r>
      <w:r w:rsidRPr="004D59C5">
        <w:rPr>
          <w:rFonts w:asciiTheme="minorHAnsi" w:hAnsiTheme="minorHAnsi" w:cstheme="minorHAnsi"/>
          <w:lang w:val="en-AU"/>
        </w:rPr>
        <w:t xml:space="preserve">set to ‘Pending Publication’ </w:t>
      </w:r>
      <w:commentRangeEnd w:id="166"/>
      <w:r w:rsidR="00755053">
        <w:rPr>
          <w:rStyle w:val="CommentReference"/>
          <w:lang w:val="en-US"/>
        </w:rPr>
        <w:commentReference w:id="166"/>
      </w:r>
      <w:commentRangeEnd w:id="167"/>
      <w:r w:rsidR="00B70E5F">
        <w:rPr>
          <w:rStyle w:val="CommentReference"/>
          <w:lang w:val="en-US"/>
        </w:rPr>
        <w:commentReference w:id="167"/>
      </w:r>
      <w:r w:rsidR="00B1440C" w:rsidRPr="004D59C5">
        <w:rPr>
          <w:rFonts w:asciiTheme="minorHAnsi" w:hAnsiTheme="minorHAnsi" w:cstheme="minorHAnsi"/>
          <w:lang w:val="en-AU"/>
        </w:rPr>
        <w:t>.</w:t>
      </w:r>
    </w:p>
    <w:p w14:paraId="1B772BD9" w14:textId="63547AD3" w:rsidR="006703CA" w:rsidRPr="004D59C5" w:rsidRDefault="006703CA" w:rsidP="000A7293">
      <w:pPr>
        <w:pStyle w:val="Normalwithspace"/>
        <w:numPr>
          <w:ilvl w:val="1"/>
          <w:numId w:val="58"/>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w:t>
      </w:r>
      <w:r w:rsidR="00DB3A1B" w:rsidRPr="004D59C5">
        <w:rPr>
          <w:rFonts w:asciiTheme="minorHAnsi" w:hAnsiTheme="minorHAnsi" w:cstheme="minorHAnsi"/>
          <w:lang w:val="en-AU"/>
        </w:rPr>
        <w:t>A</w:t>
      </w:r>
      <w:r w:rsidRPr="004D59C5">
        <w:rPr>
          <w:rFonts w:asciiTheme="minorHAnsi" w:hAnsiTheme="minorHAnsi" w:cstheme="minorHAnsi"/>
          <w:lang w:val="en-AU"/>
        </w:rPr>
        <w:t xml:space="preserve">t the </w:t>
      </w:r>
      <w:r w:rsidRPr="00BA3DFB">
        <w:rPr>
          <w:rFonts w:asciiTheme="minorHAnsi" w:hAnsiTheme="minorHAnsi" w:cstheme="minorHAnsi"/>
          <w:b/>
          <w:bCs/>
          <w:lang w:val="en-AU"/>
        </w:rPr>
        <w:t>[Auction results release time]</w:t>
      </w:r>
      <w:r w:rsidRPr="004D59C5">
        <w:rPr>
          <w:rFonts w:asciiTheme="minorHAnsi" w:hAnsiTheme="minorHAnsi" w:cstheme="minorHAnsi"/>
          <w:lang w:val="en-AU"/>
        </w:rPr>
        <w:t xml:space="preserve">, status will be updated to ‘Published’ and verified results will be released </w:t>
      </w:r>
      <w:r w:rsidR="00552982" w:rsidRPr="004D59C5">
        <w:rPr>
          <w:rFonts w:asciiTheme="minorHAnsi" w:hAnsiTheme="minorHAnsi" w:cstheme="minorHAnsi"/>
          <w:lang w:val="en-AU"/>
        </w:rPr>
        <w:t>via</w:t>
      </w:r>
      <w:r w:rsidRPr="004D59C5">
        <w:rPr>
          <w:rFonts w:asciiTheme="minorHAnsi" w:hAnsiTheme="minorHAnsi" w:cstheme="minorHAnsi"/>
          <w:lang w:val="en-AU"/>
        </w:rPr>
        <w:t xml:space="preserve"> th</w:t>
      </w:r>
      <w:r w:rsidR="00552982" w:rsidRPr="004D59C5">
        <w:rPr>
          <w:rFonts w:asciiTheme="minorHAnsi" w:hAnsiTheme="minorHAnsi" w:cstheme="minorHAnsi"/>
          <w:lang w:val="en-AU"/>
        </w:rPr>
        <w:t>is</w:t>
      </w:r>
      <w:r w:rsidRPr="004D59C5">
        <w:rPr>
          <w:rFonts w:asciiTheme="minorHAnsi" w:hAnsiTheme="minorHAnsi" w:cstheme="minorHAnsi"/>
          <w:lang w:val="en-AU"/>
        </w:rPr>
        <w:t xml:space="preserve"> file.</w:t>
      </w:r>
    </w:p>
    <w:p w14:paraId="45D9D270" w14:textId="77777777" w:rsidR="006703CA" w:rsidRPr="004D59C5" w:rsidRDefault="006703CA" w:rsidP="000A7293">
      <w:pPr>
        <w:pStyle w:val="Normalwithspace"/>
        <w:numPr>
          <w:ilvl w:val="1"/>
          <w:numId w:val="58"/>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commentRangeStart w:id="168"/>
      <w:r w:rsidRPr="004D59C5">
        <w:rPr>
          <w:rFonts w:asciiTheme="minorHAnsi" w:hAnsiTheme="minorHAnsi" w:cstheme="minorHAnsi"/>
          <w:lang w:val="en-AU"/>
        </w:rPr>
        <w:t>Triggered manually upon request</w:t>
      </w:r>
      <w:commentRangeEnd w:id="168"/>
      <w:r w:rsidR="00460972">
        <w:rPr>
          <w:rStyle w:val="CommentReference"/>
          <w:lang w:val="en-US"/>
        </w:rPr>
        <w:commentReference w:id="168"/>
      </w:r>
      <w:r w:rsidRPr="004D59C5">
        <w:rPr>
          <w:rFonts w:asciiTheme="minorHAnsi" w:hAnsiTheme="minorHAnsi" w:cstheme="minorHAnsi"/>
          <w:lang w:val="en-AU"/>
        </w:rPr>
        <w:t>, typically for any result verified after the scheduled publication time.</w:t>
      </w:r>
    </w:p>
    <w:p w14:paraId="06E1503A" w14:textId="5E28E5DC" w:rsidR="006703CA" w:rsidRPr="004D59C5" w:rsidRDefault="006703CA" w:rsidP="000A7293">
      <w:pPr>
        <w:pStyle w:val="Normalwithspace"/>
        <w:numPr>
          <w:ilvl w:val="0"/>
          <w:numId w:val="58"/>
        </w:numPr>
        <w:rPr>
          <w:rFonts w:asciiTheme="minorHAnsi" w:hAnsiTheme="minorHAnsi" w:cstheme="minorHAnsi"/>
          <w:lang w:val="en-AU"/>
        </w:rPr>
      </w:pPr>
      <w:r w:rsidRPr="004D59C5">
        <w:rPr>
          <w:rFonts w:asciiTheme="minorHAnsi" w:hAnsiTheme="minorHAnsi" w:cstheme="minorHAnsi"/>
          <w:b/>
          <w:bCs/>
          <w:lang w:val="en-AU"/>
        </w:rPr>
        <w:t>For syndication,</w:t>
      </w:r>
      <w:r w:rsidRPr="004D59C5">
        <w:rPr>
          <w:rFonts w:asciiTheme="minorHAnsi" w:hAnsiTheme="minorHAnsi" w:cstheme="minorHAnsi"/>
          <w:lang w:val="en-AU"/>
        </w:rPr>
        <w:t xml:space="preserve"> the file will </w:t>
      </w:r>
      <w:r w:rsidR="005547EC" w:rsidRPr="004D59C5">
        <w:rPr>
          <w:rFonts w:asciiTheme="minorHAnsi" w:hAnsiTheme="minorHAnsi" w:cstheme="minorHAnsi"/>
          <w:lang w:val="en-AU"/>
        </w:rPr>
        <w:t>be generated and placed onto MEFT</w:t>
      </w:r>
      <w:r w:rsidRPr="004D59C5">
        <w:rPr>
          <w:rFonts w:asciiTheme="minorHAnsi" w:hAnsiTheme="minorHAnsi" w:cstheme="minorHAnsi"/>
          <w:lang w:val="en-AU"/>
        </w:rPr>
        <w:t xml:space="preserve"> on the syndication allotment date:</w:t>
      </w:r>
    </w:p>
    <w:p w14:paraId="0CCF74ED" w14:textId="5CCC1F98" w:rsidR="006703CA" w:rsidRPr="004D59C5" w:rsidRDefault="006703CA" w:rsidP="000A7293">
      <w:pPr>
        <w:pStyle w:val="Normalwithspace"/>
        <w:numPr>
          <w:ilvl w:val="1"/>
          <w:numId w:val="58"/>
        </w:numPr>
        <w:rPr>
          <w:rFonts w:asciiTheme="minorHAnsi" w:hAnsiTheme="minorHAnsi" w:cstheme="minorHAnsi"/>
          <w:lang w:val="en-AU"/>
        </w:rPr>
      </w:pPr>
      <w:commentRangeStart w:id="169"/>
      <w:r w:rsidRPr="004D59C5">
        <w:rPr>
          <w:rFonts w:asciiTheme="minorHAnsi" w:hAnsiTheme="minorHAnsi" w:cstheme="minorHAnsi"/>
          <w:b/>
          <w:bCs/>
          <w:lang w:val="en-AU"/>
        </w:rPr>
        <w:t>Precondition</w:t>
      </w:r>
      <w:commentRangeEnd w:id="169"/>
      <w:r w:rsidR="00076045">
        <w:rPr>
          <w:rStyle w:val="CommentReference"/>
          <w:lang w:val="en-US"/>
        </w:rPr>
        <w:commentReference w:id="169"/>
      </w:r>
      <w:r w:rsidRPr="004D59C5">
        <w:rPr>
          <w:rFonts w:asciiTheme="minorHAnsi" w:hAnsiTheme="minorHAnsi" w:cstheme="minorHAnsi"/>
          <w:b/>
          <w:bCs/>
          <w:lang w:val="en-AU"/>
        </w:rPr>
        <w:t xml:space="preserve">: </w:t>
      </w:r>
      <w:r w:rsidRPr="004D59C5">
        <w:rPr>
          <w:rFonts w:asciiTheme="minorHAnsi" w:hAnsiTheme="minorHAnsi" w:cstheme="minorHAnsi"/>
          <w:lang w:val="en-AU"/>
        </w:rPr>
        <w:t xml:space="preserve">Retail syndication results </w:t>
      </w:r>
      <w:r w:rsidR="00753F1C" w:rsidRPr="004D59C5">
        <w:rPr>
          <w:rFonts w:asciiTheme="minorHAnsi" w:hAnsiTheme="minorHAnsi" w:cstheme="minorHAnsi"/>
          <w:lang w:val="en-AU"/>
        </w:rPr>
        <w:t>are</w:t>
      </w:r>
      <w:r w:rsidRPr="004D59C5">
        <w:rPr>
          <w:rFonts w:asciiTheme="minorHAnsi" w:hAnsiTheme="minorHAnsi" w:cstheme="minorHAnsi"/>
          <w:lang w:val="en-AU"/>
        </w:rPr>
        <w:t xml:space="preserve"> verified </w:t>
      </w:r>
      <w:r w:rsidR="00B70E5F">
        <w:rPr>
          <w:rFonts w:asciiTheme="minorHAnsi" w:hAnsiTheme="minorHAnsi" w:cstheme="minorHAnsi"/>
          <w:lang w:val="en-AU"/>
        </w:rPr>
        <w:t xml:space="preserve">by a Syndication Operator </w:t>
      </w:r>
      <w:r w:rsidRPr="004D59C5">
        <w:rPr>
          <w:rFonts w:asciiTheme="minorHAnsi" w:hAnsiTheme="minorHAnsi" w:cstheme="minorHAnsi"/>
          <w:lang w:val="en-AU"/>
        </w:rPr>
        <w:t>and released at the</w:t>
      </w:r>
      <w:r w:rsidR="00522E4A">
        <w:rPr>
          <w:rFonts w:asciiTheme="minorHAnsi" w:hAnsiTheme="minorHAnsi" w:cstheme="minorHAnsi"/>
          <w:lang w:val="en-AU"/>
        </w:rPr>
        <w:t xml:space="preserve"> </w:t>
      </w:r>
      <w:r w:rsidRPr="00522E4A">
        <w:rPr>
          <w:rFonts w:asciiTheme="minorHAnsi" w:hAnsiTheme="minorHAnsi" w:cstheme="minorHAnsi"/>
          <w:b/>
          <w:bCs/>
          <w:lang w:val="en-AU"/>
        </w:rPr>
        <w:t>[</w:t>
      </w:r>
      <w:commentRangeStart w:id="170"/>
      <w:commentRangeStart w:id="171"/>
      <w:r w:rsidRPr="00522E4A">
        <w:rPr>
          <w:rFonts w:asciiTheme="minorHAnsi" w:hAnsiTheme="minorHAnsi" w:cstheme="minorHAnsi"/>
          <w:b/>
          <w:bCs/>
          <w:lang w:val="en-AU"/>
        </w:rPr>
        <w:t>Syndication retail results release time</w:t>
      </w:r>
      <w:commentRangeEnd w:id="170"/>
      <w:r w:rsidR="005C0F5D">
        <w:rPr>
          <w:rStyle w:val="CommentReference"/>
          <w:lang w:val="en-US"/>
        </w:rPr>
        <w:commentReference w:id="170"/>
      </w:r>
      <w:commentRangeEnd w:id="171"/>
      <w:r w:rsidR="00460972">
        <w:rPr>
          <w:rStyle w:val="CommentReference"/>
          <w:lang w:val="en-US"/>
        </w:rPr>
        <w:commentReference w:id="171"/>
      </w:r>
      <w:r w:rsidRPr="00522E4A">
        <w:rPr>
          <w:rFonts w:asciiTheme="minorHAnsi" w:hAnsiTheme="minorHAnsi" w:cstheme="minorHAnsi"/>
          <w:b/>
          <w:bCs/>
          <w:lang w:val="en-AU"/>
        </w:rPr>
        <w:t>]</w:t>
      </w:r>
      <w:r w:rsidRPr="004D59C5">
        <w:rPr>
          <w:rFonts w:asciiTheme="minorHAnsi" w:hAnsiTheme="minorHAnsi" w:cstheme="minorHAnsi"/>
          <w:lang w:val="en-AU"/>
        </w:rPr>
        <w:t xml:space="preserve"> prior to this final release.</w:t>
      </w:r>
    </w:p>
    <w:p w14:paraId="2FA2EB22" w14:textId="54F579D9" w:rsidR="00E221A4" w:rsidRDefault="006703CA" w:rsidP="000A7293">
      <w:pPr>
        <w:pStyle w:val="Normalwithspace"/>
        <w:numPr>
          <w:ilvl w:val="1"/>
          <w:numId w:val="58"/>
        </w:numPr>
        <w:rPr>
          <w:rFonts w:asciiTheme="minorHAnsi" w:hAnsiTheme="minorHAnsi" w:cstheme="minorHAnsi"/>
          <w:lang w:val="en-AU"/>
        </w:rPr>
      </w:pPr>
      <w:r w:rsidRPr="004D59C5">
        <w:rPr>
          <w:rFonts w:asciiTheme="minorHAnsi" w:hAnsiTheme="minorHAnsi" w:cstheme="minorHAnsi"/>
          <w:b/>
          <w:bCs/>
          <w:lang w:val="en-AU"/>
        </w:rPr>
        <w:t>Ad-hoc Processing:</w:t>
      </w:r>
      <w:r w:rsidRPr="004D59C5">
        <w:rPr>
          <w:rFonts w:asciiTheme="minorHAnsi" w:hAnsiTheme="minorHAnsi" w:cstheme="minorHAnsi"/>
          <w:lang w:val="en-AU"/>
        </w:rPr>
        <w:t xml:space="preserve"> Triggered manually </w:t>
      </w:r>
      <w:r w:rsidR="00D62BD4">
        <w:rPr>
          <w:rFonts w:asciiTheme="minorHAnsi" w:hAnsiTheme="minorHAnsi" w:cstheme="minorHAnsi"/>
          <w:lang w:val="en-AU"/>
        </w:rPr>
        <w:t>from</w:t>
      </w:r>
      <w:r w:rsidRPr="004D59C5">
        <w:rPr>
          <w:rFonts w:asciiTheme="minorHAnsi" w:hAnsiTheme="minorHAnsi" w:cstheme="minorHAnsi"/>
          <w:lang w:val="en-AU"/>
        </w:rPr>
        <w:t xml:space="preserve"> OMEGA </w:t>
      </w:r>
      <w:r w:rsidR="00D62BD4">
        <w:rPr>
          <w:rFonts w:asciiTheme="minorHAnsi" w:hAnsiTheme="minorHAnsi" w:cstheme="minorHAnsi"/>
          <w:lang w:val="en-AU"/>
        </w:rPr>
        <w:t xml:space="preserve">UI by a Syndication Operator </w:t>
      </w:r>
      <w:r w:rsidRPr="004D59C5">
        <w:rPr>
          <w:rFonts w:asciiTheme="minorHAnsi" w:hAnsiTheme="minorHAnsi" w:cstheme="minorHAnsi"/>
          <w:lang w:val="en-AU"/>
        </w:rPr>
        <w:t>once institutional syndication results are verified.</w:t>
      </w:r>
    </w:p>
    <w:p w14:paraId="22CA3063" w14:textId="77777777" w:rsidR="00A45589" w:rsidRPr="00256883" w:rsidRDefault="00A45589" w:rsidP="003D7E41">
      <w:pPr>
        <w:pStyle w:val="Normalwithspace"/>
        <w:rPr>
          <w:rFonts w:asciiTheme="minorHAnsi" w:hAnsiTheme="minorHAnsi" w:cstheme="minorHAnsi"/>
          <w:lang w:val="en-AU"/>
        </w:rPr>
      </w:pPr>
      <w:r w:rsidRPr="006D54D3">
        <w:rPr>
          <w:rFonts w:asciiTheme="minorHAnsi" w:hAnsiTheme="minorHAnsi" w:cstheme="minorHAnsi"/>
          <w:b/>
          <w:bCs/>
          <w:lang w:val="en-AU"/>
        </w:rPr>
        <w:t>[Auction results release time]</w:t>
      </w:r>
      <w:r>
        <w:rPr>
          <w:rFonts w:asciiTheme="minorHAnsi" w:hAnsiTheme="minorHAnsi" w:cstheme="minorHAnsi"/>
          <w:b/>
          <w:bCs/>
          <w:lang w:val="en-AU"/>
        </w:rPr>
        <w:t xml:space="preserve"> </w:t>
      </w:r>
      <w:r w:rsidRPr="00857344">
        <w:rPr>
          <w:rFonts w:asciiTheme="minorHAnsi" w:hAnsiTheme="minorHAnsi" w:cstheme="minorHAnsi"/>
          <w:lang w:val="en-AU"/>
        </w:rPr>
        <w:t>and</w:t>
      </w:r>
      <w:r>
        <w:rPr>
          <w:rFonts w:asciiTheme="minorHAnsi" w:hAnsiTheme="minorHAnsi" w:cstheme="minorHAnsi"/>
          <w:b/>
          <w:bCs/>
          <w:lang w:val="en-AU"/>
        </w:rPr>
        <w:t xml:space="preserve"> </w:t>
      </w:r>
      <w:r w:rsidRPr="006D54D3">
        <w:rPr>
          <w:rFonts w:asciiTheme="minorHAnsi" w:hAnsiTheme="minorHAnsi" w:cstheme="minorHAnsi"/>
          <w:b/>
          <w:bCs/>
          <w:lang w:val="en-AU"/>
        </w:rPr>
        <w:t>[Syndication retail results release time]</w:t>
      </w:r>
      <w:r w:rsidRPr="004D59C5">
        <w:rPr>
          <w:rFonts w:asciiTheme="minorHAnsi" w:hAnsiTheme="minorHAnsi" w:cstheme="minorHAnsi"/>
          <w:lang w:val="en-AU"/>
        </w:rPr>
        <w:t xml:space="preserve"> </w:t>
      </w:r>
      <w:r w:rsidRPr="00857344">
        <w:rPr>
          <w:rFonts w:asciiTheme="minorHAnsi" w:hAnsiTheme="minorHAnsi" w:cstheme="minorHAnsi"/>
          <w:lang w:val="en-AU"/>
        </w:rPr>
        <w:t>are</w:t>
      </w:r>
      <w:r w:rsidRPr="00801D7E">
        <w:rPr>
          <w:rFonts w:asciiTheme="minorHAnsi" w:hAnsiTheme="minorHAnsi" w:cstheme="minorHAnsi"/>
          <w:szCs w:val="22"/>
        </w:rPr>
        <w:t xml:space="preserve"> </w:t>
      </w:r>
      <w:r>
        <w:rPr>
          <w:rFonts w:asciiTheme="minorHAnsi" w:hAnsiTheme="minorHAnsi" w:cstheme="minorHAnsi"/>
          <w:szCs w:val="22"/>
        </w:rPr>
        <w:t xml:space="preserve">configurable </w:t>
      </w:r>
      <w:r w:rsidRPr="00801D7E">
        <w:rPr>
          <w:rFonts w:asciiTheme="minorHAnsi" w:hAnsiTheme="minorHAnsi" w:cstheme="minorHAnsi"/>
          <w:szCs w:val="22"/>
        </w:rPr>
        <w:t>system parameter</w:t>
      </w:r>
      <w:r>
        <w:rPr>
          <w:rFonts w:asciiTheme="minorHAnsi" w:hAnsiTheme="minorHAnsi" w:cstheme="minorHAnsi"/>
          <w:szCs w:val="22"/>
        </w:rPr>
        <w:t>s</w:t>
      </w:r>
      <w:r>
        <w:rPr>
          <w:rFonts w:asciiTheme="minorHAnsi" w:hAnsiTheme="minorHAnsi" w:cstheme="minorHAnsi"/>
          <w:lang w:val="en-AU"/>
        </w:rPr>
        <w:t xml:space="preserve"> in OMEGA. For details on managing the parameters, refer to </w:t>
      </w:r>
      <w:r w:rsidRPr="006D54D3">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4C2498C7" w14:textId="77777777" w:rsidR="00A45589" w:rsidRPr="004D59C5" w:rsidRDefault="00A45589" w:rsidP="00A45589">
      <w:pPr>
        <w:pStyle w:val="Normalwithspace"/>
        <w:rPr>
          <w:rFonts w:asciiTheme="minorHAnsi" w:hAnsiTheme="minorHAnsi" w:cstheme="minorHAnsi"/>
          <w:lang w:val="en-AU"/>
        </w:rPr>
      </w:pPr>
    </w:p>
    <w:p w14:paraId="2AF999A6" w14:textId="288C73A5" w:rsidR="003017E9" w:rsidRPr="004D59C5" w:rsidRDefault="003017E9" w:rsidP="0063684E">
      <w:pPr>
        <w:pStyle w:val="Heading4"/>
        <w:rPr>
          <w:rFonts w:asciiTheme="minorHAnsi" w:hAnsiTheme="minorHAnsi" w:cstheme="minorHAnsi"/>
        </w:rPr>
      </w:pPr>
      <w:r w:rsidRPr="004D59C5">
        <w:rPr>
          <w:rFonts w:asciiTheme="minorHAnsi" w:hAnsiTheme="minorHAnsi" w:cstheme="minorHAnsi"/>
        </w:rPr>
        <w:t>Data Fields</w:t>
      </w:r>
      <w:r w:rsidR="00FF1E76" w:rsidRPr="004D59C5">
        <w:rPr>
          <w:rFonts w:asciiTheme="minorHAnsi" w:hAnsiTheme="minorHAnsi" w:cstheme="minorHAnsi"/>
        </w:rPr>
        <w:t xml:space="preserve"> &amp; Validations</w:t>
      </w:r>
    </w:p>
    <w:p w14:paraId="6706BF56" w14:textId="1D9CCB6A" w:rsidR="004D64D4" w:rsidRPr="004D59C5" w:rsidRDefault="004D64D4" w:rsidP="004D64D4">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A.4_-" w:history="1">
        <w:r w:rsidR="00B92C81">
          <w:rPr>
            <w:rStyle w:val="Hyperlink"/>
            <w:rFonts w:asciiTheme="minorHAnsi" w:hAnsiTheme="minorHAnsi" w:cstheme="minorHAnsi"/>
            <w:lang w:val="en-AU"/>
          </w:rPr>
          <w:t>Appendix A.4 – Auction Results File (auction.txt) Data Dictionary</w:t>
        </w:r>
      </w:hyperlink>
      <w:r w:rsidRPr="004D59C5">
        <w:rPr>
          <w:rFonts w:asciiTheme="minorHAnsi" w:hAnsiTheme="minorHAnsi" w:cstheme="minorHAnsi"/>
          <w:lang w:val="en-AU"/>
        </w:rPr>
        <w:t xml:space="preserve"> for the detailed data field descriptions.</w:t>
      </w:r>
    </w:p>
    <w:p w14:paraId="18E6F409" w14:textId="49F1FD1C" w:rsidR="006F4910" w:rsidRPr="004D59C5" w:rsidRDefault="00D536AA" w:rsidP="005412D7">
      <w:pPr>
        <w:pStyle w:val="Heading3"/>
      </w:pPr>
      <w:bookmarkStart w:id="172" w:name="_Toc218075317"/>
      <w:r w:rsidRPr="004D59C5">
        <w:t>SSB Step-up Coupon Rates File</w:t>
      </w:r>
      <w:r w:rsidR="001D6E2F">
        <w:t xml:space="preserve"> (couponrates_sbond.txt)</w:t>
      </w:r>
      <w:bookmarkEnd w:id="172"/>
    </w:p>
    <w:p w14:paraId="7219A6C6"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Description</w:t>
      </w:r>
    </w:p>
    <w:p w14:paraId="5F560C6A" w14:textId="0BEE3070" w:rsidR="001E6033" w:rsidRPr="004D59C5" w:rsidRDefault="00131952" w:rsidP="001E6033">
      <w:pPr>
        <w:pStyle w:val="Normalwithspace"/>
        <w:rPr>
          <w:rFonts w:asciiTheme="minorHAnsi" w:hAnsiTheme="minorHAnsi" w:cstheme="minorHAnsi"/>
          <w:lang w:val="en-AU"/>
        </w:rPr>
      </w:pPr>
      <w:r w:rsidRPr="004D59C5">
        <w:rPr>
          <w:rFonts w:asciiTheme="minorHAnsi" w:hAnsiTheme="minorHAnsi" w:cstheme="minorHAnsi"/>
          <w:lang w:val="en-AU"/>
        </w:rPr>
        <w:t>MEPS+</w:t>
      </w:r>
      <w:r w:rsidR="005F2B69" w:rsidRPr="004D59C5">
        <w:rPr>
          <w:rFonts w:asciiTheme="minorHAnsi" w:hAnsiTheme="minorHAnsi" w:cstheme="minorHAnsi"/>
          <w:lang w:val="en-AU"/>
        </w:rPr>
        <w:t xml:space="preserve"> </w:t>
      </w:r>
      <w:r w:rsidR="009D28CD">
        <w:rPr>
          <w:rFonts w:asciiTheme="minorHAnsi" w:hAnsiTheme="minorHAnsi" w:cstheme="minorHAnsi"/>
          <w:lang w:val="en-AU"/>
        </w:rPr>
        <w:t>sends</w:t>
      </w:r>
      <w:r w:rsidR="00E032ED">
        <w:rPr>
          <w:rFonts w:asciiTheme="minorHAnsi" w:hAnsiTheme="minorHAnsi" w:cstheme="minorHAnsi"/>
          <w:lang w:val="en-AU"/>
        </w:rPr>
        <w:t xml:space="preserve"> </w:t>
      </w:r>
      <w:r w:rsidR="001E6033" w:rsidRPr="004D59C5">
        <w:rPr>
          <w:rFonts w:asciiTheme="minorHAnsi" w:hAnsiTheme="minorHAnsi" w:cstheme="minorHAnsi"/>
          <w:lang w:val="en-AU"/>
        </w:rPr>
        <w:t xml:space="preserve">step-up coupon </w:t>
      </w:r>
      <w:r w:rsidR="002E547E" w:rsidRPr="004D59C5">
        <w:rPr>
          <w:rFonts w:asciiTheme="minorHAnsi" w:hAnsiTheme="minorHAnsi" w:cstheme="minorHAnsi"/>
          <w:lang w:val="en-AU"/>
        </w:rPr>
        <w:t>rates to</w:t>
      </w:r>
      <w:r w:rsidR="001E6033" w:rsidRPr="004D59C5">
        <w:rPr>
          <w:rFonts w:asciiTheme="minorHAnsi" w:hAnsiTheme="minorHAnsi" w:cstheme="minorHAnsi"/>
          <w:lang w:val="en-AU"/>
        </w:rPr>
        <w:t xml:space="preserve"> OMEGA following the creation of </w:t>
      </w:r>
      <w:ins w:id="173" w:author="Sophia TAN (MAS)" w:date="2026-01-16T23:34:00Z" w16du:dateUtc="2026-01-16T15:34:00Z">
        <w:r w:rsidR="00C30DD5">
          <w:rPr>
            <w:rFonts w:asciiTheme="minorHAnsi" w:hAnsiTheme="minorHAnsi" w:cstheme="minorHAnsi"/>
            <w:lang w:val="en-AU"/>
          </w:rPr>
          <w:t xml:space="preserve">corresponding </w:t>
        </w:r>
      </w:ins>
      <w:r w:rsidR="001E6033" w:rsidRPr="004D59C5">
        <w:rPr>
          <w:rFonts w:asciiTheme="minorHAnsi" w:hAnsiTheme="minorHAnsi" w:cstheme="minorHAnsi"/>
          <w:lang w:val="en-AU"/>
        </w:rPr>
        <w:t xml:space="preserve">new SSB issuance within the MEPS+ system.  </w:t>
      </w:r>
    </w:p>
    <w:p w14:paraId="7AB81EAE" w14:textId="0B93B4DE" w:rsidR="005F2B69" w:rsidRDefault="001E6033" w:rsidP="002B6B7C">
      <w:pPr>
        <w:pStyle w:val="Normalwithspace"/>
        <w:rPr>
          <w:rFonts w:asciiTheme="minorHAnsi" w:hAnsiTheme="minorHAnsi" w:cstheme="minorHAnsi"/>
          <w:lang w:val="en-AU"/>
        </w:rPr>
      </w:pPr>
      <w:r w:rsidRPr="004D59C5">
        <w:rPr>
          <w:rFonts w:asciiTheme="minorHAnsi" w:hAnsiTheme="minorHAnsi" w:cstheme="minorHAnsi"/>
          <w:lang w:val="en-AU"/>
        </w:rPr>
        <w:t xml:space="preserve">OMEGA </w:t>
      </w:r>
      <w:r w:rsidR="009D28CD">
        <w:rPr>
          <w:rFonts w:asciiTheme="minorHAnsi" w:hAnsiTheme="minorHAnsi" w:cstheme="minorHAnsi"/>
          <w:lang w:val="en-AU"/>
        </w:rPr>
        <w:t>process</w:t>
      </w:r>
      <w:r w:rsidR="005C1B80">
        <w:rPr>
          <w:rFonts w:asciiTheme="minorHAnsi" w:hAnsiTheme="minorHAnsi" w:cstheme="minorHAnsi"/>
          <w:lang w:val="en-AU"/>
        </w:rPr>
        <w:t>es</w:t>
      </w:r>
      <w:r w:rsidR="009D28CD">
        <w:rPr>
          <w:rFonts w:asciiTheme="minorHAnsi" w:hAnsiTheme="minorHAnsi" w:cstheme="minorHAnsi"/>
          <w:lang w:val="en-AU"/>
        </w:rPr>
        <w:t xml:space="preserve"> </w:t>
      </w:r>
      <w:r w:rsidRPr="004D59C5">
        <w:rPr>
          <w:rFonts w:asciiTheme="minorHAnsi" w:hAnsiTheme="minorHAnsi" w:cstheme="minorHAnsi"/>
          <w:lang w:val="en-AU"/>
        </w:rPr>
        <w:t xml:space="preserve">this dataset to </w:t>
      </w:r>
      <w:commentRangeStart w:id="174"/>
      <w:commentRangeStart w:id="175"/>
      <w:r w:rsidRPr="004D59C5">
        <w:rPr>
          <w:rFonts w:asciiTheme="minorHAnsi" w:hAnsiTheme="minorHAnsi" w:cstheme="minorHAnsi"/>
          <w:lang w:val="en-AU"/>
        </w:rPr>
        <w:t>validate</w:t>
      </w:r>
      <w:ins w:id="176" w:author="Sophia TAN (MAS)" w:date="2026-01-16T23:36:00Z" w16du:dateUtc="2026-01-16T15:36:00Z">
        <w:r w:rsidR="009B2ABC">
          <w:rPr>
            <w:rFonts w:asciiTheme="minorHAnsi" w:hAnsiTheme="minorHAnsi" w:cstheme="minorHAnsi"/>
            <w:lang w:val="en-AU"/>
          </w:rPr>
          <w:t xml:space="preserve"> against</w:t>
        </w:r>
      </w:ins>
      <w:r w:rsidRPr="004D59C5">
        <w:rPr>
          <w:rFonts w:asciiTheme="minorHAnsi" w:hAnsiTheme="minorHAnsi" w:cstheme="minorHAnsi"/>
          <w:lang w:val="en-AU"/>
        </w:rPr>
        <w:t xml:space="preserve"> </w:t>
      </w:r>
      <w:commentRangeEnd w:id="174"/>
      <w:commentRangeEnd w:id="175"/>
      <w:r w:rsidR="00B33982">
        <w:rPr>
          <w:rFonts w:asciiTheme="minorHAnsi" w:hAnsiTheme="minorHAnsi" w:cstheme="minorHAnsi"/>
          <w:lang w:val="en-AU"/>
        </w:rPr>
        <w:t xml:space="preserve">the </w:t>
      </w:r>
      <w:r w:rsidR="00AD649F">
        <w:rPr>
          <w:rFonts w:asciiTheme="minorHAnsi" w:hAnsiTheme="minorHAnsi" w:cstheme="minorHAnsi"/>
          <w:lang w:val="en-AU"/>
        </w:rPr>
        <w:t xml:space="preserve">SSB </w:t>
      </w:r>
      <w:r w:rsidR="00B33982">
        <w:rPr>
          <w:rFonts w:asciiTheme="minorHAnsi" w:hAnsiTheme="minorHAnsi" w:cstheme="minorHAnsi"/>
          <w:lang w:val="en-AU"/>
        </w:rPr>
        <w:t>step-up coupon rate values</w:t>
      </w:r>
      <w:r w:rsidR="00B33982" w:rsidRPr="004D59C5">
        <w:rPr>
          <w:rFonts w:asciiTheme="minorHAnsi" w:hAnsiTheme="minorHAnsi" w:cstheme="minorHAnsi"/>
          <w:lang w:val="en-AU"/>
        </w:rPr>
        <w:t xml:space="preserve"> </w:t>
      </w:r>
      <w:r w:rsidR="009D28CD">
        <w:rPr>
          <w:rStyle w:val="CommentReference"/>
          <w:lang w:val="en-US"/>
        </w:rPr>
        <w:commentReference w:id="174"/>
      </w:r>
      <w:r w:rsidR="00EB203E">
        <w:rPr>
          <w:rStyle w:val="CommentReference"/>
          <w:lang w:val="en-US"/>
        </w:rPr>
        <w:commentReference w:id="175"/>
      </w:r>
      <w:commentRangeStart w:id="177"/>
      <w:r w:rsidRPr="004D59C5">
        <w:rPr>
          <w:rFonts w:asciiTheme="minorHAnsi" w:hAnsiTheme="minorHAnsi" w:cstheme="minorHAnsi"/>
          <w:lang w:val="en-AU"/>
        </w:rPr>
        <w:t xml:space="preserve">entered </w:t>
      </w:r>
      <w:commentRangeEnd w:id="177"/>
      <w:r w:rsidR="00C30DD5">
        <w:rPr>
          <w:rStyle w:val="CommentReference"/>
          <w:lang w:val="en-US"/>
        </w:rPr>
        <w:commentReference w:id="177"/>
      </w:r>
      <w:r w:rsidRPr="004D59C5">
        <w:rPr>
          <w:rFonts w:asciiTheme="minorHAnsi" w:hAnsiTheme="minorHAnsi" w:cstheme="minorHAnsi"/>
          <w:lang w:val="en-AU"/>
        </w:rPr>
        <w:t>in Announcement module, ensuring data integrity before an announcement can be published.</w:t>
      </w:r>
      <w:r w:rsidR="00EB203E">
        <w:rPr>
          <w:rFonts w:asciiTheme="minorHAnsi" w:hAnsiTheme="minorHAnsi" w:cstheme="minorHAnsi"/>
          <w:lang w:val="en-AU"/>
        </w:rPr>
        <w:t xml:space="preserve"> The following </w:t>
      </w:r>
      <w:commentRangeStart w:id="178"/>
      <w:r w:rsidR="00EB203E">
        <w:rPr>
          <w:rFonts w:asciiTheme="minorHAnsi" w:hAnsiTheme="minorHAnsi" w:cstheme="minorHAnsi"/>
          <w:lang w:val="en-AU"/>
        </w:rPr>
        <w:t xml:space="preserve">validation rules </w:t>
      </w:r>
      <w:commentRangeEnd w:id="178"/>
      <w:r w:rsidR="00FD41B5">
        <w:rPr>
          <w:rStyle w:val="CommentReference"/>
          <w:lang w:val="en-US"/>
        </w:rPr>
        <w:commentReference w:id="178"/>
      </w:r>
      <w:r w:rsidR="00EB203E">
        <w:rPr>
          <w:rFonts w:asciiTheme="minorHAnsi" w:hAnsiTheme="minorHAnsi" w:cstheme="minorHAnsi"/>
          <w:lang w:val="en-AU"/>
        </w:rPr>
        <w:t>apply:</w:t>
      </w:r>
    </w:p>
    <w:p w14:paraId="4269C1B3" w14:textId="0913F799" w:rsidR="003A6AFB" w:rsidRDefault="002315C3" w:rsidP="00AD649F">
      <w:pPr>
        <w:pStyle w:val="Normalwithspace"/>
        <w:numPr>
          <w:ilvl w:val="0"/>
          <w:numId w:val="74"/>
        </w:numPr>
        <w:rPr>
          <w:rFonts w:asciiTheme="minorHAnsi" w:hAnsiTheme="minorHAnsi" w:cstheme="minorHAnsi"/>
          <w:lang w:val="en-AU"/>
        </w:rPr>
      </w:pPr>
      <w:r>
        <w:rPr>
          <w:rFonts w:asciiTheme="minorHAnsi" w:hAnsiTheme="minorHAnsi" w:cstheme="minorHAnsi"/>
          <w:lang w:val="en-AU"/>
        </w:rPr>
        <w:t>For any given security from t</w:t>
      </w:r>
      <w:r w:rsidR="00740F3C">
        <w:rPr>
          <w:rFonts w:asciiTheme="minorHAnsi" w:hAnsiTheme="minorHAnsi" w:cstheme="minorHAnsi"/>
          <w:lang w:val="en-AU"/>
        </w:rPr>
        <w:t>he</w:t>
      </w:r>
      <w:r>
        <w:rPr>
          <w:rFonts w:asciiTheme="minorHAnsi" w:hAnsiTheme="minorHAnsi" w:cstheme="minorHAnsi"/>
          <w:lang w:val="en-AU"/>
        </w:rPr>
        <w:t xml:space="preserve"> file, its c</w:t>
      </w:r>
      <w:r w:rsidR="000A1700">
        <w:rPr>
          <w:rFonts w:asciiTheme="minorHAnsi" w:hAnsiTheme="minorHAnsi" w:cstheme="minorHAnsi"/>
          <w:lang w:val="en-AU"/>
        </w:rPr>
        <w:t>oupon rates</w:t>
      </w:r>
      <w:r>
        <w:rPr>
          <w:rFonts w:asciiTheme="minorHAnsi" w:hAnsiTheme="minorHAnsi" w:cstheme="minorHAnsi"/>
          <w:lang w:val="en-AU"/>
        </w:rPr>
        <w:t xml:space="preserve"> (COUPON_RATE)</w:t>
      </w:r>
      <w:r w:rsidR="000A1700">
        <w:rPr>
          <w:rFonts w:asciiTheme="minorHAnsi" w:hAnsiTheme="minorHAnsi" w:cstheme="minorHAnsi"/>
          <w:lang w:val="en-AU"/>
        </w:rPr>
        <w:t xml:space="preserve"> must be</w:t>
      </w:r>
      <w:r>
        <w:rPr>
          <w:rFonts w:asciiTheme="minorHAnsi" w:hAnsiTheme="minorHAnsi" w:cstheme="minorHAnsi"/>
          <w:lang w:val="en-AU"/>
        </w:rPr>
        <w:t xml:space="preserve"> identical for all COUPON_NUMBER entries sharing the same YEAR_NUMBER</w:t>
      </w:r>
      <w:r w:rsidR="000A1700">
        <w:rPr>
          <w:rFonts w:asciiTheme="minorHAnsi" w:hAnsiTheme="minorHAnsi" w:cstheme="minorHAnsi"/>
          <w:lang w:val="en-AU"/>
        </w:rPr>
        <w:t>.</w:t>
      </w:r>
    </w:p>
    <w:p w14:paraId="22ECFAD9" w14:textId="6D965EC6" w:rsidR="00AD649F" w:rsidRDefault="00597C15" w:rsidP="003A6AFB">
      <w:pPr>
        <w:pStyle w:val="Normalwithspace"/>
        <w:numPr>
          <w:ilvl w:val="0"/>
          <w:numId w:val="74"/>
        </w:numPr>
        <w:rPr>
          <w:rFonts w:asciiTheme="minorHAnsi" w:hAnsiTheme="minorHAnsi" w:cstheme="minorHAnsi"/>
          <w:lang w:val="en-AU"/>
        </w:rPr>
      </w:pPr>
      <w:r>
        <w:rPr>
          <w:rFonts w:asciiTheme="minorHAnsi" w:hAnsiTheme="minorHAnsi" w:cstheme="minorHAnsi"/>
          <w:lang w:val="en-AU"/>
        </w:rPr>
        <w:t>For each YEAR_NUMBER in the file, the COUPON_RATE must match the coupon rate specified for the corresponding year in Announcement module for that security</w:t>
      </w:r>
      <w:r w:rsidR="00AD649F" w:rsidRPr="00AD649F">
        <w:rPr>
          <w:rFonts w:asciiTheme="minorHAnsi" w:hAnsiTheme="minorHAnsi" w:cstheme="minorHAnsi"/>
          <w:lang w:val="en-AU"/>
        </w:rPr>
        <w:t>.</w:t>
      </w:r>
    </w:p>
    <w:p w14:paraId="5D1FF27D"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Securities Involved</w:t>
      </w:r>
    </w:p>
    <w:p w14:paraId="0F672C50" w14:textId="26CDA850" w:rsidR="001B19CE" w:rsidRPr="004D59C5" w:rsidRDefault="00FD55FD" w:rsidP="001B19CE">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w:t>
      </w:r>
    </w:p>
    <w:p w14:paraId="03A39235" w14:textId="70230CF0" w:rsidR="001B19CE" w:rsidRPr="004D59C5" w:rsidRDefault="001B19CE" w:rsidP="000A7293">
      <w:pPr>
        <w:pStyle w:val="OrderedList"/>
        <w:numPr>
          <w:ilvl w:val="0"/>
          <w:numId w:val="26"/>
        </w:numPr>
        <w:rPr>
          <w:lang w:val="en-AU"/>
        </w:rPr>
      </w:pPr>
      <w:r w:rsidRPr="004D59C5">
        <w:rPr>
          <w:lang w:val="en-AU"/>
        </w:rPr>
        <w:t>SSB</w:t>
      </w:r>
    </w:p>
    <w:p w14:paraId="43F25340" w14:textId="3DB514C2" w:rsidR="00B832C7" w:rsidRPr="004D59C5" w:rsidRDefault="00B832C7" w:rsidP="0063684E">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2830"/>
        <w:gridCol w:w="1701"/>
        <w:gridCol w:w="1495"/>
        <w:gridCol w:w="2900"/>
      </w:tblGrid>
      <w:tr w:rsidR="00F52E2E" w:rsidRPr="004D59C5" w14:paraId="3D6A966A" w14:textId="77777777" w:rsidTr="002D18E2">
        <w:tc>
          <w:tcPr>
            <w:tcW w:w="2830" w:type="dxa"/>
            <w:shd w:val="clear" w:color="auto" w:fill="D9D9D9" w:themeFill="background1" w:themeFillShade="D9"/>
          </w:tcPr>
          <w:p w14:paraId="5C4A4040" w14:textId="77777777" w:rsidR="00F52E2E" w:rsidRPr="004D59C5" w:rsidRDefault="00F52E2E" w:rsidP="002D18E2">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278FB01E" w14:textId="77777777" w:rsidR="00F52E2E" w:rsidRPr="004D59C5" w:rsidRDefault="00F52E2E" w:rsidP="002D18E2">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4E6432B5" w14:textId="77777777" w:rsidR="00F52E2E" w:rsidRPr="004D59C5" w:rsidRDefault="00F52E2E" w:rsidP="002D18E2">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74FA325A" w14:textId="77777777" w:rsidR="00F52E2E" w:rsidRPr="004D59C5" w:rsidRDefault="00F52E2E" w:rsidP="002D18E2">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F52E2E" w:rsidRPr="004D59C5" w14:paraId="30BCB7E3" w14:textId="77777777" w:rsidTr="002D18E2">
        <w:tc>
          <w:tcPr>
            <w:tcW w:w="2830" w:type="dxa"/>
          </w:tcPr>
          <w:p w14:paraId="3D1933C1" w14:textId="2B254648" w:rsidR="00F52E2E" w:rsidRPr="004D59C5" w:rsidRDefault="00F52E2E"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couponrates_sbond.txt</w:t>
            </w:r>
          </w:p>
        </w:tc>
        <w:tc>
          <w:tcPr>
            <w:tcW w:w="1701" w:type="dxa"/>
          </w:tcPr>
          <w:p w14:paraId="0AE34563" w14:textId="1E91E1DF" w:rsidR="00F52E2E" w:rsidRPr="004D59C5" w:rsidRDefault="00F52E2E"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MEPS+</w:t>
            </w:r>
          </w:p>
        </w:tc>
        <w:tc>
          <w:tcPr>
            <w:tcW w:w="1495" w:type="dxa"/>
          </w:tcPr>
          <w:p w14:paraId="4BE9AB60" w14:textId="368238C8" w:rsidR="00F52E2E" w:rsidRPr="004D59C5" w:rsidRDefault="00F52E2E"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2900" w:type="dxa"/>
          </w:tcPr>
          <w:p w14:paraId="5E60557E" w14:textId="57E31C77" w:rsidR="00F52E2E" w:rsidRPr="004D59C5" w:rsidRDefault="00F52E2E"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Incoming</w:t>
            </w:r>
          </w:p>
        </w:tc>
      </w:tr>
    </w:tbl>
    <w:p w14:paraId="2164C2D8" w14:textId="176AEC8C"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7</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SSB Step-up Coupon Rates File (couponrates_sbond.txt)</w:t>
      </w:r>
      <w:r w:rsidRPr="004D59C5">
        <w:rPr>
          <w:rFonts w:cstheme="minorHAnsi"/>
        </w:rPr>
        <w:fldChar w:fldCharType="end"/>
      </w:r>
    </w:p>
    <w:p w14:paraId="68EDBA97"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Time &amp; Frequency</w:t>
      </w:r>
    </w:p>
    <w:p w14:paraId="62A82C97" w14:textId="3025FBD6" w:rsidR="00934245" w:rsidRPr="004D59C5" w:rsidRDefault="00934245" w:rsidP="00934245">
      <w:pPr>
        <w:pStyle w:val="Normalwithspace"/>
        <w:rPr>
          <w:rFonts w:asciiTheme="minorHAnsi" w:hAnsiTheme="minorHAnsi" w:cstheme="minorHAnsi"/>
          <w:lang w:val="en-AU"/>
        </w:rPr>
      </w:pPr>
      <w:r w:rsidRPr="004D59C5">
        <w:rPr>
          <w:rFonts w:asciiTheme="minorHAnsi" w:hAnsiTheme="minorHAnsi" w:cstheme="minorHAnsi"/>
          <w:lang w:val="en-AU"/>
        </w:rPr>
        <w:t xml:space="preserve">MEPS+ generates the file </w:t>
      </w:r>
      <w:del w:id="179" w:author="Sophia TAN (MAS)" w:date="2026-01-16T23:39:00Z" w16du:dateUtc="2026-01-16T15:39:00Z">
        <w:r w:rsidRPr="004D59C5" w:rsidDel="00346DFC">
          <w:rPr>
            <w:rFonts w:asciiTheme="minorHAnsi" w:hAnsiTheme="minorHAnsi" w:cstheme="minorHAnsi"/>
            <w:lang w:val="en-AU"/>
          </w:rPr>
          <w:delText>that contains</w:delText>
        </w:r>
      </w:del>
      <w:ins w:id="180" w:author="Sophia TAN (MAS)" w:date="2026-01-16T23:39:00Z" w16du:dateUtc="2026-01-16T15:39:00Z">
        <w:r w:rsidR="00346DFC">
          <w:rPr>
            <w:rFonts w:asciiTheme="minorHAnsi" w:hAnsiTheme="minorHAnsi" w:cstheme="minorHAnsi"/>
            <w:lang w:val="en-AU"/>
          </w:rPr>
          <w:t>containing</w:t>
        </w:r>
      </w:ins>
      <w:r w:rsidRPr="004D59C5">
        <w:rPr>
          <w:rFonts w:asciiTheme="minorHAnsi" w:hAnsiTheme="minorHAnsi" w:cstheme="minorHAnsi"/>
          <w:lang w:val="en-AU"/>
        </w:rPr>
        <w:t xml:space="preserve"> SSB step-up coupon rates upon manual trigger and places it onto MEFT.</w:t>
      </w:r>
    </w:p>
    <w:p w14:paraId="68C3812F" w14:textId="6F65F147" w:rsidR="00934245" w:rsidRPr="004D59C5" w:rsidRDefault="00934245" w:rsidP="00934245">
      <w:pPr>
        <w:pStyle w:val="Normalwithspace"/>
        <w:rPr>
          <w:rFonts w:asciiTheme="minorHAnsi" w:hAnsiTheme="minorHAnsi" w:cstheme="minorHAnsi"/>
          <w:lang w:val="en-AU"/>
        </w:rPr>
      </w:pPr>
      <w:r w:rsidRPr="004D59C5">
        <w:rPr>
          <w:rFonts w:asciiTheme="minorHAnsi" w:hAnsiTheme="minorHAnsi" w:cstheme="minorHAnsi"/>
          <w:lang w:val="en-AU"/>
        </w:rPr>
        <w:t xml:space="preserve">OMEGA polls the MEFT folder for any incoming file </w:t>
      </w:r>
      <w:r w:rsidRPr="004D59C5">
        <w:rPr>
          <w:rFonts w:asciiTheme="minorHAnsi" w:hAnsiTheme="minorHAnsi" w:cstheme="minorHAnsi"/>
          <w:b/>
          <w:bCs/>
          <w:lang w:val="en-AU"/>
        </w:rPr>
        <w:t>at</w:t>
      </w:r>
      <w:r w:rsidRPr="004D59C5">
        <w:rPr>
          <w:rFonts w:asciiTheme="minorHAnsi" w:hAnsiTheme="minorHAnsi" w:cstheme="minorHAnsi"/>
          <w:lang w:val="en-AU"/>
        </w:rPr>
        <w:t xml:space="preserve"> </w:t>
      </w:r>
      <w:r w:rsidRPr="004D59C5">
        <w:rPr>
          <w:rFonts w:asciiTheme="minorHAnsi" w:hAnsiTheme="minorHAnsi" w:cstheme="minorHAnsi"/>
          <w:b/>
          <w:bCs/>
          <w:lang w:val="en-AU"/>
        </w:rPr>
        <w:t>5-minute intervals</w:t>
      </w:r>
      <w:r w:rsidRPr="004D59C5">
        <w:rPr>
          <w:rFonts w:asciiTheme="minorHAnsi" w:hAnsiTheme="minorHAnsi" w:cstheme="minorHAnsi"/>
          <w:lang w:val="en-AU"/>
        </w:rPr>
        <w:t xml:space="preserve">. Upon retrieval, OMEGA reconciles </w:t>
      </w:r>
      <w:r w:rsidR="00080498" w:rsidRPr="004D59C5">
        <w:rPr>
          <w:rFonts w:asciiTheme="minorHAnsi" w:hAnsiTheme="minorHAnsi" w:cstheme="minorHAnsi"/>
          <w:lang w:val="en-AU"/>
        </w:rPr>
        <w:t xml:space="preserve">the coupon rate records of </w:t>
      </w:r>
      <w:r w:rsidRPr="004D59C5">
        <w:rPr>
          <w:rFonts w:asciiTheme="minorHAnsi" w:hAnsiTheme="minorHAnsi" w:cstheme="minorHAnsi"/>
          <w:lang w:val="en-AU"/>
        </w:rPr>
        <w:t xml:space="preserve">each </w:t>
      </w:r>
      <w:r w:rsidR="00080498" w:rsidRPr="004D59C5">
        <w:rPr>
          <w:rFonts w:asciiTheme="minorHAnsi" w:hAnsiTheme="minorHAnsi" w:cstheme="minorHAnsi"/>
          <w:lang w:val="en-AU"/>
        </w:rPr>
        <w:t>SSB issue</w:t>
      </w:r>
      <w:r w:rsidRPr="004D59C5">
        <w:rPr>
          <w:rFonts w:asciiTheme="minorHAnsi" w:hAnsiTheme="minorHAnsi" w:cstheme="minorHAnsi"/>
          <w:lang w:val="en-AU"/>
        </w:rPr>
        <w:t xml:space="preserve"> in the file against the existing announcement records as follows:</w:t>
      </w:r>
    </w:p>
    <w:p w14:paraId="2F3FCA3B" w14:textId="497C2297" w:rsidR="00934245" w:rsidRPr="004D59C5" w:rsidRDefault="00934245" w:rsidP="000A7293">
      <w:pPr>
        <w:pStyle w:val="Normalwithspace"/>
        <w:numPr>
          <w:ilvl w:val="0"/>
          <w:numId w:val="54"/>
        </w:numPr>
        <w:rPr>
          <w:rFonts w:asciiTheme="minorHAnsi" w:hAnsiTheme="minorHAnsi" w:cstheme="minorHAnsi"/>
          <w:lang w:val="en-AU"/>
        </w:rPr>
      </w:pPr>
      <w:r w:rsidRPr="004D59C5">
        <w:rPr>
          <w:rFonts w:asciiTheme="minorHAnsi" w:hAnsiTheme="minorHAnsi" w:cstheme="minorHAnsi"/>
          <w:b/>
          <w:bCs/>
          <w:lang w:val="en-AU"/>
        </w:rPr>
        <w:t>Status-driven processing:</w:t>
      </w:r>
      <w:r w:rsidRPr="004D59C5">
        <w:rPr>
          <w:rFonts w:asciiTheme="minorHAnsi" w:hAnsiTheme="minorHAnsi" w:cstheme="minorHAnsi"/>
          <w:lang w:val="en-AU"/>
        </w:rPr>
        <w:t xml:space="preserve"> The </w:t>
      </w:r>
      <w:r w:rsidR="00080498" w:rsidRPr="004D59C5">
        <w:rPr>
          <w:rFonts w:asciiTheme="minorHAnsi" w:hAnsiTheme="minorHAnsi" w:cstheme="minorHAnsi"/>
          <w:lang w:val="en-AU"/>
        </w:rPr>
        <w:t>records are</w:t>
      </w:r>
      <w:r w:rsidRPr="004D59C5">
        <w:rPr>
          <w:rFonts w:asciiTheme="minorHAnsi" w:hAnsiTheme="minorHAnsi" w:cstheme="minorHAnsi"/>
          <w:lang w:val="en-AU"/>
        </w:rPr>
        <w:t xml:space="preserve"> processed only if the corresponding announcement is in</w:t>
      </w:r>
      <w:r w:rsidR="003B67A7" w:rsidRPr="004D59C5">
        <w:rPr>
          <w:rFonts w:asciiTheme="minorHAnsi" w:hAnsiTheme="minorHAnsi" w:cstheme="minorHAnsi"/>
          <w:lang w:val="en-AU"/>
        </w:rPr>
        <w:t xml:space="preserve"> either</w:t>
      </w:r>
      <w:r w:rsidRPr="004D59C5">
        <w:rPr>
          <w:rFonts w:asciiTheme="minorHAnsi" w:hAnsiTheme="minorHAnsi" w:cstheme="minorHAnsi"/>
          <w:lang w:val="en-AU"/>
        </w:rPr>
        <w:t xml:space="preserve"> ‘Pending MEPS+’ or ‘MEPS+ </w:t>
      </w:r>
      <w:ins w:id="181" w:author="Jasmine WL TEO (MAS)" w:date="2026-01-13T14:00:00Z" w16du:dateUtc="2026-01-13T06:00:00Z">
        <w:r w:rsidR="005C1B80">
          <w:rPr>
            <w:rFonts w:asciiTheme="minorHAnsi" w:hAnsiTheme="minorHAnsi" w:cstheme="minorHAnsi"/>
            <w:lang w:val="en-AU"/>
          </w:rPr>
          <w:t xml:space="preserve">Validation </w:t>
        </w:r>
      </w:ins>
      <w:r w:rsidRPr="004D59C5">
        <w:rPr>
          <w:rFonts w:asciiTheme="minorHAnsi" w:hAnsiTheme="minorHAnsi" w:cstheme="minorHAnsi"/>
          <w:lang w:val="en-AU"/>
        </w:rPr>
        <w:t>error’ status.</w:t>
      </w:r>
    </w:p>
    <w:p w14:paraId="3D3E1153" w14:textId="4FAA19AE" w:rsidR="00934245" w:rsidRPr="004D59C5" w:rsidRDefault="00934245" w:rsidP="000A7293">
      <w:pPr>
        <w:pStyle w:val="Normalwithspace"/>
        <w:numPr>
          <w:ilvl w:val="0"/>
          <w:numId w:val="54"/>
        </w:numPr>
        <w:rPr>
          <w:rFonts w:asciiTheme="minorHAnsi" w:hAnsiTheme="minorHAnsi" w:cstheme="minorHAnsi"/>
          <w:lang w:val="en-AU"/>
        </w:rPr>
      </w:pPr>
      <w:r w:rsidRPr="004D59C5">
        <w:rPr>
          <w:rFonts w:asciiTheme="minorHAnsi" w:hAnsiTheme="minorHAnsi" w:cstheme="minorHAnsi"/>
          <w:b/>
          <w:bCs/>
          <w:lang w:val="en-AU"/>
        </w:rPr>
        <w:t>Data ingestion:</w:t>
      </w:r>
      <w:r w:rsidRPr="004D59C5">
        <w:rPr>
          <w:rFonts w:asciiTheme="minorHAnsi" w:hAnsiTheme="minorHAnsi" w:cstheme="minorHAnsi"/>
          <w:lang w:val="en-AU"/>
        </w:rPr>
        <w:t xml:space="preserve"> </w:t>
      </w:r>
      <w:commentRangeStart w:id="182"/>
      <w:r w:rsidRPr="004D59C5">
        <w:rPr>
          <w:rFonts w:asciiTheme="minorHAnsi" w:hAnsiTheme="minorHAnsi" w:cstheme="minorHAnsi"/>
          <w:lang w:val="en-AU"/>
        </w:rPr>
        <w:t>The valid record</w:t>
      </w:r>
      <w:r w:rsidR="00D37C78" w:rsidRPr="004D59C5">
        <w:rPr>
          <w:rFonts w:asciiTheme="minorHAnsi" w:hAnsiTheme="minorHAnsi" w:cstheme="minorHAnsi"/>
          <w:lang w:val="en-AU"/>
        </w:rPr>
        <w:t>s</w:t>
      </w:r>
      <w:r w:rsidRPr="004D59C5">
        <w:rPr>
          <w:rFonts w:asciiTheme="minorHAnsi" w:hAnsiTheme="minorHAnsi" w:cstheme="minorHAnsi"/>
          <w:lang w:val="en-AU"/>
        </w:rPr>
        <w:t xml:space="preserve"> will be stored in OMEGA to facilitate the </w:t>
      </w:r>
      <w:commentRangeStart w:id="183"/>
      <w:r w:rsidRPr="004D59C5">
        <w:rPr>
          <w:rFonts w:asciiTheme="minorHAnsi" w:hAnsiTheme="minorHAnsi" w:cstheme="minorHAnsi"/>
          <w:lang w:val="en-AU"/>
        </w:rPr>
        <w:t xml:space="preserve">subsequent MEPS+ validation process </w:t>
      </w:r>
      <w:commentRangeEnd w:id="183"/>
      <w:r w:rsidR="00E3567E">
        <w:rPr>
          <w:rStyle w:val="CommentReference"/>
          <w:lang w:val="en-US"/>
        </w:rPr>
        <w:commentReference w:id="183"/>
      </w:r>
      <w:r w:rsidRPr="004D59C5">
        <w:rPr>
          <w:rFonts w:asciiTheme="minorHAnsi" w:hAnsiTheme="minorHAnsi" w:cstheme="minorHAnsi"/>
          <w:lang w:val="en-AU"/>
        </w:rPr>
        <w:t>for the announcement</w:t>
      </w:r>
      <w:commentRangeEnd w:id="182"/>
      <w:r w:rsidR="005C1B80">
        <w:rPr>
          <w:rStyle w:val="CommentReference"/>
          <w:lang w:val="en-US"/>
        </w:rPr>
        <w:commentReference w:id="182"/>
      </w:r>
      <w:r w:rsidRPr="004D59C5">
        <w:rPr>
          <w:rFonts w:asciiTheme="minorHAnsi" w:hAnsiTheme="minorHAnsi" w:cstheme="minorHAnsi"/>
          <w:lang w:val="en-AU"/>
        </w:rPr>
        <w:t>.</w:t>
      </w:r>
    </w:p>
    <w:p w14:paraId="26B5A866" w14:textId="28781006" w:rsidR="00DF1D29" w:rsidRPr="004D59C5" w:rsidRDefault="00934245" w:rsidP="000A7293">
      <w:pPr>
        <w:pStyle w:val="Normalwithspace"/>
        <w:numPr>
          <w:ilvl w:val="0"/>
          <w:numId w:val="54"/>
        </w:numPr>
        <w:rPr>
          <w:rFonts w:asciiTheme="minorHAnsi" w:hAnsiTheme="minorHAnsi" w:cstheme="minorHAnsi"/>
          <w:lang w:val="en-AU"/>
        </w:rPr>
      </w:pPr>
      <w:r w:rsidRPr="004D59C5">
        <w:rPr>
          <w:rFonts w:asciiTheme="minorHAnsi" w:hAnsiTheme="minorHAnsi" w:cstheme="minorHAnsi"/>
          <w:b/>
          <w:bCs/>
          <w:lang w:val="en-AU"/>
        </w:rPr>
        <w:t>Exception handling:</w:t>
      </w:r>
      <w:r w:rsidRPr="004D59C5">
        <w:rPr>
          <w:rFonts w:asciiTheme="minorHAnsi" w:hAnsiTheme="minorHAnsi" w:cstheme="minorHAnsi"/>
          <w:lang w:val="en-AU"/>
        </w:rPr>
        <w:t xml:space="preserve"> Any record without a matching announcement, or with statuses other than the two specified above, is deemed irrelevant and will be systematically </w:t>
      </w:r>
      <w:commentRangeStart w:id="184"/>
      <w:r w:rsidRPr="004D59C5">
        <w:rPr>
          <w:rFonts w:asciiTheme="minorHAnsi" w:hAnsiTheme="minorHAnsi" w:cstheme="minorHAnsi"/>
          <w:lang w:val="en-AU"/>
        </w:rPr>
        <w:t>ignored</w:t>
      </w:r>
      <w:commentRangeEnd w:id="184"/>
      <w:r w:rsidR="008D274E">
        <w:rPr>
          <w:rStyle w:val="CommentReference"/>
          <w:lang w:val="en-US"/>
        </w:rPr>
        <w:commentReference w:id="184"/>
      </w:r>
      <w:r w:rsidRPr="004D59C5">
        <w:rPr>
          <w:rFonts w:asciiTheme="minorHAnsi" w:hAnsiTheme="minorHAnsi" w:cstheme="minorHAnsi"/>
          <w:lang w:val="en-AU"/>
        </w:rPr>
        <w:t>.</w:t>
      </w:r>
    </w:p>
    <w:p w14:paraId="6BA26228" w14:textId="364E4FFF"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Data Fields</w:t>
      </w:r>
      <w:r w:rsidR="00FF1E76" w:rsidRPr="004D59C5">
        <w:rPr>
          <w:rFonts w:asciiTheme="minorHAnsi" w:hAnsiTheme="minorHAnsi" w:cstheme="minorHAnsi"/>
        </w:rPr>
        <w:t xml:space="preserve"> &amp; Validations</w:t>
      </w:r>
    </w:p>
    <w:p w14:paraId="29BBBC69" w14:textId="60B7901D" w:rsidR="00621A81" w:rsidRPr="004D59C5" w:rsidRDefault="00621A81" w:rsidP="00621A81">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A.5_-" w:history="1">
        <w:r w:rsidR="003C7B82">
          <w:rPr>
            <w:rStyle w:val="Hyperlink"/>
            <w:rFonts w:asciiTheme="minorHAnsi" w:hAnsiTheme="minorHAnsi" w:cstheme="minorHAnsi"/>
            <w:lang w:val="en-AU"/>
          </w:rPr>
          <w:t>Appendix A.5 – SSB Step-up Coupon Rates File (couponrates_sbond.txt) Data Dictionary</w:t>
        </w:r>
      </w:hyperlink>
      <w:r w:rsidRPr="004D59C5">
        <w:rPr>
          <w:rFonts w:asciiTheme="minorHAnsi" w:hAnsiTheme="minorHAnsi" w:cstheme="minorHAnsi"/>
          <w:lang w:val="en-AU"/>
        </w:rPr>
        <w:t xml:space="preserve"> for the detailed data field descriptions.</w:t>
      </w:r>
    </w:p>
    <w:p w14:paraId="6F2CAE58" w14:textId="686AED6C" w:rsidR="006F4910" w:rsidRPr="004D59C5" w:rsidRDefault="00E52C77" w:rsidP="005412D7">
      <w:pPr>
        <w:pStyle w:val="Heading3"/>
      </w:pPr>
      <w:bookmarkStart w:id="185" w:name="_Toc218075318"/>
      <w:r w:rsidRPr="004D59C5">
        <w:lastRenderedPageBreak/>
        <w:t>SSB Allotment Results File</w:t>
      </w:r>
      <w:r w:rsidR="00FE7ED3">
        <w:t xml:space="preserve"> (auction_sbond.txt)</w:t>
      </w:r>
      <w:bookmarkEnd w:id="185"/>
    </w:p>
    <w:p w14:paraId="2DFC9A0F"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Description</w:t>
      </w:r>
    </w:p>
    <w:p w14:paraId="165C0592" w14:textId="60632E00" w:rsidR="00005573" w:rsidRPr="004D59C5" w:rsidRDefault="009E3C9A" w:rsidP="00005573">
      <w:pPr>
        <w:pStyle w:val="Normalwithspace"/>
        <w:rPr>
          <w:rFonts w:asciiTheme="minorHAnsi" w:hAnsiTheme="minorHAnsi" w:cstheme="minorHAnsi"/>
          <w:lang w:val="en-AU"/>
        </w:rPr>
      </w:pPr>
      <w:r w:rsidRPr="004D59C5">
        <w:rPr>
          <w:rFonts w:asciiTheme="minorHAnsi" w:hAnsiTheme="minorHAnsi" w:cstheme="minorHAnsi"/>
          <w:lang w:val="en-AU"/>
        </w:rPr>
        <w:t xml:space="preserve">OMEGA provides MEPS+ with </w:t>
      </w:r>
      <w:r w:rsidR="0027207E" w:rsidRPr="004D59C5">
        <w:rPr>
          <w:rFonts w:asciiTheme="minorHAnsi" w:hAnsiTheme="minorHAnsi" w:cstheme="minorHAnsi"/>
          <w:lang w:val="en-AU"/>
        </w:rPr>
        <w:t xml:space="preserve">the </w:t>
      </w:r>
      <w:del w:id="186" w:author="Han Xie CHAI (MAS)" w:date="2026-01-14T16:52:00Z" w16du:dateUtc="2026-01-14T08:52:00Z">
        <w:r w:rsidR="0027207E" w:rsidRPr="004D59C5">
          <w:rPr>
            <w:rFonts w:asciiTheme="minorHAnsi" w:hAnsiTheme="minorHAnsi" w:cstheme="minorHAnsi"/>
            <w:lang w:val="en-AU"/>
          </w:rPr>
          <w:delText xml:space="preserve">consolidated </w:delText>
        </w:r>
      </w:del>
      <w:r w:rsidRPr="004D59C5">
        <w:rPr>
          <w:rFonts w:asciiTheme="minorHAnsi" w:hAnsiTheme="minorHAnsi" w:cstheme="minorHAnsi"/>
          <w:lang w:val="en-AU"/>
        </w:rPr>
        <w:t xml:space="preserve">allotment </w:t>
      </w:r>
      <w:r w:rsidR="0027207E" w:rsidRPr="004D59C5">
        <w:rPr>
          <w:rFonts w:asciiTheme="minorHAnsi" w:hAnsiTheme="minorHAnsi" w:cstheme="minorHAnsi"/>
          <w:lang w:val="en-AU"/>
        </w:rPr>
        <w:t>results</w:t>
      </w:r>
      <w:r w:rsidRPr="004D59C5">
        <w:rPr>
          <w:rFonts w:asciiTheme="minorHAnsi" w:hAnsiTheme="minorHAnsi" w:cstheme="minorHAnsi"/>
          <w:lang w:val="en-AU"/>
        </w:rPr>
        <w:t xml:space="preserve"> </w:t>
      </w:r>
      <w:ins w:id="187" w:author="Han Xie CHAI (MAS)" w:date="2026-01-14T16:52:00Z" w16du:dateUtc="2026-01-14T08:52:00Z">
        <w:r w:rsidR="00BE458B">
          <w:rPr>
            <w:rFonts w:asciiTheme="minorHAnsi" w:hAnsiTheme="minorHAnsi" w:cstheme="minorHAnsi"/>
            <w:lang w:val="en-AU"/>
          </w:rPr>
          <w:t>(consolidated by</w:t>
        </w:r>
      </w:ins>
      <w:del w:id="188" w:author="Han Xie CHAI (MAS)" w:date="2026-01-14T16:52:00Z" w16du:dateUtc="2026-01-14T08:52:00Z">
        <w:r w:rsidRPr="004D59C5">
          <w:rPr>
            <w:rFonts w:asciiTheme="minorHAnsi" w:hAnsiTheme="minorHAnsi" w:cstheme="minorHAnsi"/>
            <w:lang w:val="en-AU"/>
          </w:rPr>
          <w:delText>per</w:delText>
        </w:r>
      </w:del>
      <w:r w:rsidRPr="004D59C5">
        <w:rPr>
          <w:rFonts w:asciiTheme="minorHAnsi" w:hAnsiTheme="minorHAnsi" w:cstheme="minorHAnsi"/>
          <w:lang w:val="en-AU"/>
        </w:rPr>
        <w:t xml:space="preserve"> bank</w:t>
      </w:r>
      <w:ins w:id="189" w:author="Han Xie CHAI (MAS)" w:date="2026-01-14T16:52:00Z" w16du:dateUtc="2026-01-14T08:52:00Z">
        <w:r w:rsidR="00BE458B">
          <w:rPr>
            <w:rFonts w:asciiTheme="minorHAnsi" w:hAnsiTheme="minorHAnsi" w:cstheme="minorHAnsi"/>
            <w:lang w:val="en-AU"/>
          </w:rPr>
          <w:t>)</w:t>
        </w:r>
      </w:ins>
      <w:r w:rsidRPr="004D59C5">
        <w:rPr>
          <w:rFonts w:asciiTheme="minorHAnsi" w:hAnsiTheme="minorHAnsi" w:cstheme="minorHAnsi"/>
          <w:lang w:val="en-AU"/>
        </w:rPr>
        <w:t xml:space="preserve"> after the SSB allotment is completed successfully.</w:t>
      </w:r>
    </w:p>
    <w:p w14:paraId="1E36A850" w14:textId="29E5E47E" w:rsidR="001C0D29" w:rsidRPr="004D59C5" w:rsidRDefault="001C0D29" w:rsidP="00005573">
      <w:pPr>
        <w:pStyle w:val="Normalwithspace"/>
        <w:rPr>
          <w:rFonts w:asciiTheme="minorHAnsi" w:hAnsiTheme="minorHAnsi" w:cstheme="minorHAnsi"/>
          <w:lang w:val="en-AU"/>
        </w:rPr>
      </w:pPr>
      <w:r w:rsidRPr="004D59C5">
        <w:rPr>
          <w:rFonts w:asciiTheme="minorHAnsi" w:hAnsiTheme="minorHAnsi" w:cstheme="minorHAnsi"/>
          <w:lang w:val="en-AU"/>
        </w:rPr>
        <w:t xml:space="preserve">The </w:t>
      </w:r>
      <w:commentRangeStart w:id="190"/>
      <w:commentRangeStart w:id="191"/>
      <w:r w:rsidRPr="004D59C5">
        <w:rPr>
          <w:rFonts w:asciiTheme="minorHAnsi" w:hAnsiTheme="minorHAnsi" w:cstheme="minorHAnsi"/>
          <w:lang w:val="en-AU"/>
        </w:rPr>
        <w:t xml:space="preserve">results must be verified in OMEGA </w:t>
      </w:r>
      <w:commentRangeEnd w:id="190"/>
      <w:r w:rsidR="009D28CD">
        <w:rPr>
          <w:rStyle w:val="CommentReference"/>
          <w:lang w:val="en-US"/>
        </w:rPr>
        <w:commentReference w:id="190"/>
      </w:r>
      <w:commentRangeEnd w:id="191"/>
      <w:r w:rsidR="0046079A">
        <w:rPr>
          <w:rStyle w:val="CommentReference"/>
          <w:lang w:val="en-US"/>
        </w:rPr>
        <w:commentReference w:id="191"/>
      </w:r>
      <w:r w:rsidR="00D371BD">
        <w:rPr>
          <w:rFonts w:asciiTheme="minorHAnsi" w:hAnsiTheme="minorHAnsi" w:cstheme="minorHAnsi"/>
          <w:lang w:val="en-AU"/>
        </w:rPr>
        <w:t xml:space="preserve">by an Auction Operator </w:t>
      </w:r>
      <w:r w:rsidRPr="004D59C5">
        <w:rPr>
          <w:rFonts w:asciiTheme="minorHAnsi" w:hAnsiTheme="minorHAnsi" w:cstheme="minorHAnsi"/>
          <w:lang w:val="en-AU"/>
        </w:rPr>
        <w:t xml:space="preserve">before the results file is released to MEPS+.   </w:t>
      </w:r>
    </w:p>
    <w:p w14:paraId="4EAF103C"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Securities Involved</w:t>
      </w:r>
    </w:p>
    <w:p w14:paraId="5895CE42" w14:textId="1F84522C" w:rsidR="008756B7" w:rsidRPr="004D59C5" w:rsidRDefault="00015C54" w:rsidP="008756B7">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w:t>
      </w:r>
    </w:p>
    <w:p w14:paraId="20DE4AE5" w14:textId="2145BCF5" w:rsidR="008756B7" w:rsidRPr="004D59C5" w:rsidRDefault="008756B7" w:rsidP="000A7293">
      <w:pPr>
        <w:pStyle w:val="OrderedList"/>
        <w:numPr>
          <w:ilvl w:val="0"/>
          <w:numId w:val="27"/>
        </w:numPr>
        <w:rPr>
          <w:lang w:val="en-AU"/>
        </w:rPr>
      </w:pPr>
      <w:r w:rsidRPr="004D59C5">
        <w:rPr>
          <w:lang w:val="en-AU"/>
        </w:rPr>
        <w:t>SSB</w:t>
      </w:r>
    </w:p>
    <w:p w14:paraId="75195426" w14:textId="316A21B2" w:rsidR="00720095" w:rsidRPr="004D59C5" w:rsidRDefault="00720095" w:rsidP="00720095">
      <w:pPr>
        <w:pStyle w:val="Heading4"/>
        <w:rPr>
          <w:rFonts w:asciiTheme="minorHAnsi" w:hAnsiTheme="minorHAnsi" w:cstheme="minorHAnsi"/>
        </w:rPr>
      </w:pPr>
      <w:r w:rsidRPr="004D59C5">
        <w:rPr>
          <w:rFonts w:asciiTheme="minorHAnsi" w:hAnsiTheme="minorHAnsi" w:cstheme="minorHAnsi"/>
        </w:rPr>
        <w:t>File Names</w:t>
      </w:r>
    </w:p>
    <w:tbl>
      <w:tblPr>
        <w:tblStyle w:val="TableGrid"/>
        <w:tblW w:w="8926" w:type="dxa"/>
        <w:tblLook w:val="04A0" w:firstRow="1" w:lastRow="0" w:firstColumn="1" w:lastColumn="0" w:noHBand="0" w:noVBand="1"/>
      </w:tblPr>
      <w:tblGrid>
        <w:gridCol w:w="2830"/>
        <w:gridCol w:w="1701"/>
        <w:gridCol w:w="1495"/>
        <w:gridCol w:w="2900"/>
      </w:tblGrid>
      <w:tr w:rsidR="00FA6A0B" w:rsidRPr="004D59C5" w14:paraId="50D2F072" w14:textId="77777777" w:rsidTr="005630C3">
        <w:tc>
          <w:tcPr>
            <w:tcW w:w="2830" w:type="dxa"/>
            <w:shd w:val="clear" w:color="auto" w:fill="D9D9D9" w:themeFill="background1" w:themeFillShade="D9"/>
          </w:tcPr>
          <w:p w14:paraId="1CA12BE6" w14:textId="77777777" w:rsidR="00FA6A0B" w:rsidRPr="004D59C5" w:rsidRDefault="00FA6A0B" w:rsidP="005630C3">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6E1DC528" w14:textId="77777777" w:rsidR="00FA6A0B" w:rsidRPr="004D59C5" w:rsidRDefault="00FA6A0B" w:rsidP="005630C3">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07218EFD" w14:textId="77777777" w:rsidR="00FA6A0B" w:rsidRPr="004D59C5" w:rsidRDefault="00FA6A0B" w:rsidP="005630C3">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2D773257" w14:textId="77777777" w:rsidR="00FA6A0B" w:rsidRPr="004D59C5" w:rsidRDefault="00FA6A0B" w:rsidP="005630C3">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FA6A0B" w:rsidRPr="004D59C5" w14:paraId="5183FAC0" w14:textId="77777777" w:rsidTr="005630C3">
        <w:tc>
          <w:tcPr>
            <w:tcW w:w="2830" w:type="dxa"/>
          </w:tcPr>
          <w:p w14:paraId="475F3223" w14:textId="5ED97E54" w:rsidR="00FA6A0B" w:rsidRPr="004D59C5" w:rsidRDefault="00BF6F74"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auction</w:t>
            </w:r>
            <w:r w:rsidR="00FA6A0B" w:rsidRPr="004D59C5">
              <w:rPr>
                <w:rFonts w:asciiTheme="minorHAnsi" w:hAnsiTheme="minorHAnsi" w:cstheme="minorHAnsi"/>
                <w:iCs/>
                <w:szCs w:val="22"/>
              </w:rPr>
              <w:t>_sbond.txt</w:t>
            </w:r>
          </w:p>
        </w:tc>
        <w:tc>
          <w:tcPr>
            <w:tcW w:w="1701" w:type="dxa"/>
          </w:tcPr>
          <w:p w14:paraId="2A1331B2" w14:textId="5A1B404D" w:rsidR="00FA6A0B" w:rsidRPr="004D59C5" w:rsidRDefault="00BF6F74"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495" w:type="dxa"/>
          </w:tcPr>
          <w:p w14:paraId="3D66505B" w14:textId="20ED7332" w:rsidR="00FA6A0B" w:rsidRPr="004D59C5" w:rsidRDefault="00BF6F74"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MEPS+</w:t>
            </w:r>
          </w:p>
        </w:tc>
        <w:tc>
          <w:tcPr>
            <w:tcW w:w="2900" w:type="dxa"/>
          </w:tcPr>
          <w:p w14:paraId="192592F8" w14:textId="5EFAA2A5" w:rsidR="00FA6A0B" w:rsidRPr="004D59C5" w:rsidRDefault="00BF6F74"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bl>
    <w:p w14:paraId="3CDB4F14" w14:textId="36A3CF07"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8</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Names</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SSB Allotment Results File (auction_sbond.txt)</w:t>
      </w:r>
      <w:r w:rsidRPr="004D59C5">
        <w:rPr>
          <w:rFonts w:cstheme="minorHAnsi"/>
        </w:rPr>
        <w:fldChar w:fldCharType="end"/>
      </w:r>
    </w:p>
    <w:p w14:paraId="24F758C3"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Time &amp; Frequency</w:t>
      </w:r>
    </w:p>
    <w:p w14:paraId="3B145BDD" w14:textId="72333B77" w:rsidR="005F47D3" w:rsidRPr="004D59C5" w:rsidRDefault="005F47D3" w:rsidP="005F47D3">
      <w:pPr>
        <w:pStyle w:val="Normalwithspace"/>
        <w:rPr>
          <w:rFonts w:asciiTheme="minorHAnsi" w:hAnsiTheme="minorHAnsi" w:cstheme="minorHAnsi"/>
          <w:lang w:val="en-AU"/>
        </w:rPr>
      </w:pPr>
      <w:r w:rsidRPr="004D59C5">
        <w:rPr>
          <w:rFonts w:asciiTheme="minorHAnsi" w:hAnsiTheme="minorHAnsi" w:cstheme="minorHAnsi"/>
          <w:lang w:val="en-AU"/>
        </w:rPr>
        <w:t xml:space="preserve">The file will </w:t>
      </w:r>
      <w:r w:rsidR="00F1596A" w:rsidRPr="004D59C5">
        <w:rPr>
          <w:rFonts w:asciiTheme="minorHAnsi" w:hAnsiTheme="minorHAnsi" w:cstheme="minorHAnsi"/>
          <w:lang w:val="en-AU"/>
        </w:rPr>
        <w:t xml:space="preserve">be generated and placed onto MEFT </w:t>
      </w:r>
      <w:r w:rsidRPr="004D59C5">
        <w:rPr>
          <w:rFonts w:asciiTheme="minorHAnsi" w:hAnsiTheme="minorHAnsi" w:cstheme="minorHAnsi"/>
          <w:lang w:val="en-AU"/>
        </w:rPr>
        <w:t>on the SSB allotment date:</w:t>
      </w:r>
    </w:p>
    <w:p w14:paraId="17150AE0" w14:textId="454969EA" w:rsidR="005F47D3" w:rsidRPr="004D59C5" w:rsidRDefault="005F47D3" w:rsidP="000A7293">
      <w:pPr>
        <w:pStyle w:val="Normalwithspace"/>
        <w:numPr>
          <w:ilvl w:val="1"/>
          <w:numId w:val="59"/>
        </w:numPr>
        <w:rPr>
          <w:rFonts w:asciiTheme="minorHAnsi" w:hAnsiTheme="minorHAnsi" w:cstheme="minorHAnsi"/>
          <w:b/>
          <w:bCs/>
          <w:lang w:val="en-AU"/>
        </w:rPr>
      </w:pPr>
      <w:r w:rsidRPr="004D59C5">
        <w:rPr>
          <w:rFonts w:asciiTheme="minorHAnsi" w:hAnsiTheme="minorHAnsi" w:cstheme="minorHAnsi"/>
          <w:b/>
          <w:bCs/>
          <w:lang w:val="en-AU"/>
        </w:rPr>
        <w:t xml:space="preserve">Precondition: </w:t>
      </w:r>
      <w:commentRangeStart w:id="192"/>
      <w:commentRangeStart w:id="193"/>
      <w:r w:rsidRPr="004D59C5">
        <w:rPr>
          <w:rFonts w:asciiTheme="minorHAnsi" w:hAnsiTheme="minorHAnsi" w:cstheme="minorHAnsi"/>
          <w:lang w:val="en-AU"/>
        </w:rPr>
        <w:t xml:space="preserve">SSB allotment results </w:t>
      </w:r>
      <w:r w:rsidR="0046079A">
        <w:rPr>
          <w:rFonts w:asciiTheme="minorHAnsi" w:hAnsiTheme="minorHAnsi" w:cstheme="minorHAnsi"/>
          <w:lang w:val="en-AU"/>
        </w:rPr>
        <w:t>have been</w:t>
      </w:r>
      <w:r w:rsidR="0046079A" w:rsidRPr="004D59C5">
        <w:rPr>
          <w:rFonts w:asciiTheme="minorHAnsi" w:hAnsiTheme="minorHAnsi" w:cstheme="minorHAnsi"/>
          <w:lang w:val="en-AU"/>
        </w:rPr>
        <w:t xml:space="preserve"> </w:t>
      </w:r>
      <w:r w:rsidRPr="004D59C5">
        <w:rPr>
          <w:rFonts w:asciiTheme="minorHAnsi" w:hAnsiTheme="minorHAnsi" w:cstheme="minorHAnsi"/>
          <w:lang w:val="en-AU"/>
        </w:rPr>
        <w:t>verified</w:t>
      </w:r>
      <w:r w:rsidR="009339E6">
        <w:rPr>
          <w:rFonts w:asciiTheme="minorHAnsi" w:hAnsiTheme="minorHAnsi" w:cstheme="minorHAnsi"/>
          <w:lang w:val="en-AU"/>
        </w:rPr>
        <w:t xml:space="preserve"> by an Auction Operator</w:t>
      </w:r>
      <w:r w:rsidR="00D37F20">
        <w:rPr>
          <w:rFonts w:asciiTheme="minorHAnsi" w:hAnsiTheme="minorHAnsi" w:cstheme="minorHAnsi"/>
          <w:lang w:val="en-AU"/>
        </w:rPr>
        <w:t>,</w:t>
      </w:r>
      <w:r w:rsidRPr="004D59C5">
        <w:rPr>
          <w:rFonts w:asciiTheme="minorHAnsi" w:hAnsiTheme="minorHAnsi" w:cstheme="minorHAnsi"/>
          <w:lang w:val="en-AU"/>
        </w:rPr>
        <w:t xml:space="preserve"> and </w:t>
      </w:r>
      <w:r w:rsidR="0046079A">
        <w:rPr>
          <w:rFonts w:asciiTheme="minorHAnsi" w:hAnsiTheme="minorHAnsi" w:cstheme="minorHAnsi"/>
          <w:lang w:val="en-AU"/>
        </w:rPr>
        <w:t xml:space="preserve">the system status is </w:t>
      </w:r>
      <w:r w:rsidRPr="004D59C5">
        <w:rPr>
          <w:rFonts w:asciiTheme="minorHAnsi" w:hAnsiTheme="minorHAnsi" w:cstheme="minorHAnsi"/>
          <w:lang w:val="en-AU"/>
        </w:rPr>
        <w:t xml:space="preserve">set to ‘Pending Publication’ </w:t>
      </w:r>
      <w:commentRangeEnd w:id="192"/>
      <w:r w:rsidR="009D28CD">
        <w:rPr>
          <w:rStyle w:val="CommentReference"/>
          <w:lang w:val="en-US"/>
        </w:rPr>
        <w:commentReference w:id="192"/>
      </w:r>
      <w:commentRangeEnd w:id="193"/>
      <w:r w:rsidR="00AB05CB">
        <w:rPr>
          <w:rStyle w:val="CommentReference"/>
          <w:lang w:val="en-US"/>
        </w:rPr>
        <w:commentReference w:id="193"/>
      </w:r>
      <w:r w:rsidR="00D87A08" w:rsidRPr="004D59C5">
        <w:rPr>
          <w:rFonts w:asciiTheme="minorHAnsi" w:hAnsiTheme="minorHAnsi" w:cstheme="minorHAnsi"/>
          <w:lang w:val="en-AU"/>
        </w:rPr>
        <w:t>.</w:t>
      </w:r>
    </w:p>
    <w:p w14:paraId="1D4EE1D5" w14:textId="5499F629" w:rsidR="005F47D3" w:rsidRPr="004D59C5" w:rsidRDefault="005F47D3" w:rsidP="000A7293">
      <w:pPr>
        <w:pStyle w:val="Normalwithspace"/>
        <w:numPr>
          <w:ilvl w:val="1"/>
          <w:numId w:val="59"/>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w:t>
      </w:r>
      <w:commentRangeStart w:id="194"/>
      <w:r w:rsidR="00DB3A1B" w:rsidRPr="004D59C5">
        <w:rPr>
          <w:rFonts w:asciiTheme="minorHAnsi" w:hAnsiTheme="minorHAnsi" w:cstheme="minorHAnsi"/>
          <w:lang w:val="en-AU"/>
        </w:rPr>
        <w:t>A</w:t>
      </w:r>
      <w:r w:rsidRPr="004D59C5">
        <w:rPr>
          <w:rFonts w:asciiTheme="minorHAnsi" w:hAnsiTheme="minorHAnsi" w:cstheme="minorHAnsi"/>
          <w:lang w:val="en-AU"/>
        </w:rPr>
        <w:t>t the</w:t>
      </w:r>
      <w:r w:rsidR="00522E4A">
        <w:rPr>
          <w:rFonts w:asciiTheme="minorHAnsi" w:hAnsiTheme="minorHAnsi" w:cstheme="minorHAnsi"/>
          <w:lang w:val="en-AU"/>
        </w:rPr>
        <w:t xml:space="preserve"> </w:t>
      </w:r>
      <w:r w:rsidRPr="00F52F06">
        <w:rPr>
          <w:rFonts w:asciiTheme="minorHAnsi" w:hAnsiTheme="minorHAnsi" w:cstheme="minorHAnsi"/>
          <w:b/>
          <w:lang w:val="en-AU"/>
        </w:rPr>
        <w:t>[SSB results release time]</w:t>
      </w:r>
      <w:r w:rsidRPr="004D59C5">
        <w:rPr>
          <w:rFonts w:asciiTheme="minorHAnsi" w:hAnsiTheme="minorHAnsi" w:cstheme="minorHAnsi"/>
          <w:lang w:val="en-AU"/>
        </w:rPr>
        <w:t>, status will be updated to ‘Published’ and verified results will be released</w:t>
      </w:r>
      <w:r w:rsidR="00552982" w:rsidRPr="004D59C5">
        <w:rPr>
          <w:rFonts w:asciiTheme="minorHAnsi" w:hAnsiTheme="minorHAnsi" w:cstheme="minorHAnsi"/>
          <w:lang w:val="en-AU"/>
        </w:rPr>
        <w:t xml:space="preserve"> via this file</w:t>
      </w:r>
      <w:r w:rsidRPr="004D59C5">
        <w:rPr>
          <w:rFonts w:asciiTheme="minorHAnsi" w:hAnsiTheme="minorHAnsi" w:cstheme="minorHAnsi"/>
          <w:lang w:val="en-AU"/>
        </w:rPr>
        <w:t>.</w:t>
      </w:r>
      <w:commentRangeEnd w:id="194"/>
      <w:r w:rsidR="00662CEA">
        <w:rPr>
          <w:rStyle w:val="CommentReference"/>
          <w:lang w:val="en-US"/>
        </w:rPr>
        <w:commentReference w:id="194"/>
      </w:r>
    </w:p>
    <w:p w14:paraId="763A7387" w14:textId="77777777" w:rsidR="005F47D3" w:rsidRPr="004D59C5" w:rsidRDefault="005F47D3" w:rsidP="000A7293">
      <w:pPr>
        <w:pStyle w:val="Normalwithspace"/>
        <w:numPr>
          <w:ilvl w:val="1"/>
          <w:numId w:val="59"/>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 typically for any result verified after the scheduled publication time.</w:t>
      </w:r>
    </w:p>
    <w:p w14:paraId="32C1422C" w14:textId="43CA37B3" w:rsidR="005F47D3" w:rsidRPr="004D59C5" w:rsidRDefault="00CD3975" w:rsidP="00EA777D">
      <w:pPr>
        <w:pStyle w:val="Normalwithspace"/>
        <w:rPr>
          <w:rFonts w:asciiTheme="minorHAnsi" w:hAnsiTheme="minorHAnsi" w:cstheme="minorHAnsi"/>
          <w:lang w:val="en-AU"/>
        </w:rPr>
      </w:pPr>
      <w:r w:rsidRPr="006D54D3">
        <w:rPr>
          <w:rFonts w:asciiTheme="minorHAnsi" w:hAnsiTheme="minorHAnsi" w:cstheme="minorHAnsi"/>
          <w:b/>
          <w:bCs/>
          <w:lang w:val="en-AU"/>
        </w:rPr>
        <w:t>[</w:t>
      </w:r>
      <w:r>
        <w:rPr>
          <w:rFonts w:asciiTheme="minorHAnsi" w:hAnsiTheme="minorHAnsi" w:cstheme="minorHAnsi"/>
          <w:b/>
          <w:bCs/>
          <w:lang w:val="en-AU"/>
        </w:rPr>
        <w:t>SSB results release time</w:t>
      </w:r>
      <w:r w:rsidRPr="006D54D3">
        <w:rPr>
          <w:rFonts w:asciiTheme="minorHAnsi" w:hAnsiTheme="minorHAnsi" w:cstheme="minorHAnsi"/>
          <w:b/>
          <w:bCs/>
          <w:lang w:val="en-AU"/>
        </w:rPr>
        <w:t>]</w:t>
      </w:r>
      <w:r w:rsidRPr="004D59C5">
        <w:rPr>
          <w:rFonts w:asciiTheme="minorHAnsi" w:hAnsiTheme="minorHAnsi" w:cstheme="minorHAnsi"/>
          <w:lang w:val="en-AU"/>
        </w:rPr>
        <w:t xml:space="preserve"> </w:t>
      </w:r>
      <w:r w:rsidR="005A5154">
        <w:rPr>
          <w:rFonts w:asciiTheme="minorHAnsi" w:hAnsiTheme="minorHAnsi" w:cstheme="minorHAnsi"/>
          <w:lang w:val="en-AU"/>
        </w:rPr>
        <w:t>is a</w:t>
      </w:r>
      <w:r w:rsidRPr="00801D7E">
        <w:rPr>
          <w:rFonts w:asciiTheme="minorHAnsi" w:hAnsiTheme="minorHAnsi" w:cstheme="minorHAnsi"/>
          <w:szCs w:val="22"/>
        </w:rPr>
        <w:t xml:space="preserve"> </w:t>
      </w:r>
      <w:r>
        <w:rPr>
          <w:rFonts w:asciiTheme="minorHAnsi" w:hAnsiTheme="minorHAnsi" w:cstheme="minorHAnsi"/>
          <w:szCs w:val="22"/>
        </w:rPr>
        <w:t xml:space="preserve">configurable </w:t>
      </w:r>
      <w:r w:rsidRPr="00801D7E">
        <w:rPr>
          <w:rFonts w:asciiTheme="minorHAnsi" w:hAnsiTheme="minorHAnsi" w:cstheme="minorHAnsi"/>
          <w:szCs w:val="22"/>
        </w:rPr>
        <w:t>system parameter</w:t>
      </w:r>
      <w:r>
        <w:rPr>
          <w:rFonts w:asciiTheme="minorHAnsi" w:hAnsiTheme="minorHAnsi" w:cstheme="minorHAnsi"/>
          <w:lang w:val="en-AU"/>
        </w:rPr>
        <w:t xml:space="preserve"> in OMEGA. For details on managing the parameter, refer to </w:t>
      </w:r>
      <w:r w:rsidRPr="006D54D3">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6C2FE763" w14:textId="365ECCCD"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Data Fields</w:t>
      </w:r>
      <w:r w:rsidR="00FF1E76" w:rsidRPr="004D59C5">
        <w:rPr>
          <w:rFonts w:asciiTheme="minorHAnsi" w:hAnsiTheme="minorHAnsi" w:cstheme="minorHAnsi"/>
        </w:rPr>
        <w:t xml:space="preserve"> &amp; Validations</w:t>
      </w:r>
    </w:p>
    <w:p w14:paraId="0B524FD2" w14:textId="437DDBA6" w:rsidR="00EB6DAB" w:rsidRPr="004D59C5" w:rsidRDefault="009D7A11" w:rsidP="009D7A11">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A.6_-" w:history="1">
        <w:r w:rsidR="00A92FB1">
          <w:rPr>
            <w:rStyle w:val="Hyperlink"/>
            <w:rFonts w:asciiTheme="minorHAnsi" w:hAnsiTheme="minorHAnsi" w:cstheme="minorHAnsi"/>
            <w:lang w:val="en-AU"/>
          </w:rPr>
          <w:t>Appendix A.6 – SSB Allotment Results File (auction_sbond.txt) Data Dictionary</w:t>
        </w:r>
      </w:hyperlink>
      <w:r w:rsidRPr="004D59C5">
        <w:rPr>
          <w:rFonts w:asciiTheme="minorHAnsi" w:hAnsiTheme="minorHAnsi" w:cstheme="minorHAnsi"/>
          <w:lang w:val="en-AU"/>
        </w:rPr>
        <w:t xml:space="preserve"> for the detailed data field descriptions.</w:t>
      </w:r>
    </w:p>
    <w:p w14:paraId="20296533" w14:textId="1D471C58" w:rsidR="006F4910" w:rsidRPr="004D59C5" w:rsidRDefault="006F4910" w:rsidP="005412D7">
      <w:pPr>
        <w:pStyle w:val="Heading3"/>
      </w:pPr>
      <w:bookmarkStart w:id="195" w:name="_Toc215758853"/>
      <w:bookmarkStart w:id="196" w:name="_Toc215759904"/>
      <w:bookmarkStart w:id="197" w:name="_Toc218075319"/>
      <w:r w:rsidRPr="004D59C5">
        <w:t>SSB</w:t>
      </w:r>
      <w:bookmarkEnd w:id="195"/>
      <w:bookmarkEnd w:id="196"/>
      <w:r w:rsidR="00D53207" w:rsidRPr="004D59C5">
        <w:t xml:space="preserve"> Partial Redemption Requests File</w:t>
      </w:r>
      <w:r w:rsidR="00FE7ED3">
        <w:t xml:space="preserve"> (rdmpartial_sbond.txt)</w:t>
      </w:r>
      <w:bookmarkEnd w:id="197"/>
    </w:p>
    <w:p w14:paraId="34294126"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Description</w:t>
      </w:r>
    </w:p>
    <w:p w14:paraId="036A67BD" w14:textId="1E180225" w:rsidR="00374BAD" w:rsidRPr="004D59C5" w:rsidRDefault="00A409B0" w:rsidP="00374BAD">
      <w:pPr>
        <w:pStyle w:val="Normalwithspace"/>
        <w:rPr>
          <w:rFonts w:asciiTheme="minorHAnsi" w:hAnsiTheme="minorHAnsi" w:cstheme="minorHAnsi"/>
          <w:lang w:val="en-AU"/>
        </w:rPr>
      </w:pPr>
      <w:r w:rsidRPr="004D59C5">
        <w:rPr>
          <w:rFonts w:asciiTheme="minorHAnsi" w:hAnsiTheme="minorHAnsi" w:cstheme="minorHAnsi"/>
          <w:lang w:val="en-AU"/>
        </w:rPr>
        <w:t xml:space="preserve">OMEGA provides MEPS+ with the consolidated SSB redemption results per bank </w:t>
      </w:r>
      <w:r w:rsidR="00970507" w:rsidRPr="004D59C5">
        <w:rPr>
          <w:rFonts w:asciiTheme="minorHAnsi" w:hAnsiTheme="minorHAnsi" w:cstheme="minorHAnsi"/>
          <w:lang w:val="en-AU"/>
        </w:rPr>
        <w:t>before the redemption date</w:t>
      </w:r>
      <w:r w:rsidR="00CA028D" w:rsidRPr="004D59C5">
        <w:rPr>
          <w:rFonts w:asciiTheme="minorHAnsi" w:hAnsiTheme="minorHAnsi" w:cstheme="minorHAnsi"/>
          <w:lang w:val="en-AU"/>
        </w:rPr>
        <w:t xml:space="preserve">. </w:t>
      </w:r>
    </w:p>
    <w:p w14:paraId="2DB51F94"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Securities Involved</w:t>
      </w:r>
    </w:p>
    <w:p w14:paraId="7FC2D579" w14:textId="3D9253DF" w:rsidR="00DC4D88" w:rsidRPr="004D59C5" w:rsidRDefault="00F009F7" w:rsidP="00DC4D88">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w:t>
      </w:r>
    </w:p>
    <w:p w14:paraId="14470EF9" w14:textId="18D0CF15" w:rsidR="00DC4D88" w:rsidRPr="004D59C5" w:rsidRDefault="00DC4D88" w:rsidP="000A7293">
      <w:pPr>
        <w:pStyle w:val="OrderedList"/>
        <w:numPr>
          <w:ilvl w:val="0"/>
          <w:numId w:val="28"/>
        </w:numPr>
        <w:rPr>
          <w:lang w:val="en-AU"/>
        </w:rPr>
      </w:pPr>
      <w:r w:rsidRPr="004D59C5">
        <w:rPr>
          <w:lang w:val="en-AU"/>
        </w:rPr>
        <w:t>SSB</w:t>
      </w:r>
    </w:p>
    <w:p w14:paraId="449EB6E9" w14:textId="66EA3BED" w:rsidR="00CF05B1" w:rsidRPr="004D59C5" w:rsidRDefault="00CF05B1" w:rsidP="0063684E">
      <w:pPr>
        <w:pStyle w:val="Heading4"/>
        <w:rPr>
          <w:rFonts w:asciiTheme="minorHAnsi" w:hAnsiTheme="minorHAnsi" w:cstheme="minorHAnsi"/>
        </w:rPr>
      </w:pPr>
      <w:r w:rsidRPr="004D59C5">
        <w:rPr>
          <w:rFonts w:asciiTheme="minorHAnsi" w:hAnsiTheme="minorHAnsi" w:cstheme="minorHAnsi"/>
        </w:rPr>
        <w:lastRenderedPageBreak/>
        <w:t>File Name</w:t>
      </w:r>
    </w:p>
    <w:tbl>
      <w:tblPr>
        <w:tblStyle w:val="TableGrid"/>
        <w:tblW w:w="8926" w:type="dxa"/>
        <w:tblLook w:val="04A0" w:firstRow="1" w:lastRow="0" w:firstColumn="1" w:lastColumn="0" w:noHBand="0" w:noVBand="1"/>
      </w:tblPr>
      <w:tblGrid>
        <w:gridCol w:w="2830"/>
        <w:gridCol w:w="1701"/>
        <w:gridCol w:w="1495"/>
        <w:gridCol w:w="2900"/>
      </w:tblGrid>
      <w:tr w:rsidR="0053252F" w:rsidRPr="004D59C5" w14:paraId="6D4DF0AC" w14:textId="77777777" w:rsidTr="002D18E2">
        <w:tc>
          <w:tcPr>
            <w:tcW w:w="2830" w:type="dxa"/>
            <w:shd w:val="clear" w:color="auto" w:fill="D9D9D9" w:themeFill="background1" w:themeFillShade="D9"/>
          </w:tcPr>
          <w:p w14:paraId="0654F613" w14:textId="77777777" w:rsidR="0053252F" w:rsidRPr="004D59C5" w:rsidRDefault="0053252F" w:rsidP="002D18E2">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0470E7D6" w14:textId="77777777" w:rsidR="0053252F" w:rsidRPr="004D59C5" w:rsidRDefault="0053252F" w:rsidP="002D18E2">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7A7AA14E" w14:textId="77777777" w:rsidR="0053252F" w:rsidRPr="004D59C5" w:rsidRDefault="0053252F" w:rsidP="002D18E2">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4D8B1FC0" w14:textId="77777777" w:rsidR="0053252F" w:rsidRPr="004D59C5" w:rsidRDefault="0053252F" w:rsidP="002D18E2">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53252F" w:rsidRPr="004D59C5" w14:paraId="4C31619D" w14:textId="77777777" w:rsidTr="002D18E2">
        <w:tc>
          <w:tcPr>
            <w:tcW w:w="2830" w:type="dxa"/>
          </w:tcPr>
          <w:p w14:paraId="6216F436" w14:textId="50DAB89E" w:rsidR="0053252F" w:rsidRPr="004D59C5" w:rsidRDefault="0053252F"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rdmpartial_sbond.txt</w:t>
            </w:r>
          </w:p>
        </w:tc>
        <w:tc>
          <w:tcPr>
            <w:tcW w:w="1701" w:type="dxa"/>
          </w:tcPr>
          <w:p w14:paraId="25A3B407" w14:textId="707965DC" w:rsidR="0053252F" w:rsidRPr="004D59C5" w:rsidRDefault="0053252F"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495" w:type="dxa"/>
          </w:tcPr>
          <w:p w14:paraId="143E466A" w14:textId="2E1FE123" w:rsidR="0053252F" w:rsidRPr="004D59C5" w:rsidRDefault="0053252F"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MEPS+</w:t>
            </w:r>
          </w:p>
        </w:tc>
        <w:tc>
          <w:tcPr>
            <w:tcW w:w="2900" w:type="dxa"/>
          </w:tcPr>
          <w:p w14:paraId="34200A21" w14:textId="53E0EAEF" w:rsidR="0053252F" w:rsidRPr="004D59C5" w:rsidRDefault="0053252F"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bl>
    <w:p w14:paraId="5A575186" w14:textId="79F5F400"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9</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SSB Partial Redemption Requests File (rdmpartial_sbond.txt)</w:t>
      </w:r>
      <w:r w:rsidRPr="004D59C5">
        <w:rPr>
          <w:rFonts w:cstheme="minorHAnsi"/>
        </w:rPr>
        <w:fldChar w:fldCharType="end"/>
      </w:r>
    </w:p>
    <w:p w14:paraId="64E63AA7"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Time &amp; Frequency</w:t>
      </w:r>
    </w:p>
    <w:p w14:paraId="1A255EE0" w14:textId="2B8E02B9" w:rsidR="00892ACB" w:rsidRPr="004D59C5" w:rsidRDefault="00892ACB" w:rsidP="00892ACB">
      <w:pPr>
        <w:pStyle w:val="Normalwithspace"/>
        <w:rPr>
          <w:rFonts w:asciiTheme="minorHAnsi" w:hAnsiTheme="minorHAnsi" w:cstheme="minorHAnsi"/>
          <w:lang w:val="en-AU"/>
        </w:rPr>
      </w:pPr>
      <w:r w:rsidRPr="004D59C5">
        <w:rPr>
          <w:rFonts w:asciiTheme="minorHAnsi" w:hAnsiTheme="minorHAnsi" w:cstheme="minorHAnsi"/>
          <w:lang w:val="en-AU"/>
        </w:rPr>
        <w:t xml:space="preserve">The file will </w:t>
      </w:r>
      <w:r w:rsidR="005E567A" w:rsidRPr="004D59C5">
        <w:rPr>
          <w:rFonts w:asciiTheme="minorHAnsi" w:hAnsiTheme="minorHAnsi" w:cstheme="minorHAnsi"/>
          <w:lang w:val="en-AU"/>
        </w:rPr>
        <w:t xml:space="preserve">be generated and placed onto MEFT </w:t>
      </w:r>
      <w:commentRangeStart w:id="198"/>
      <w:r w:rsidRPr="004D59C5">
        <w:rPr>
          <w:rFonts w:asciiTheme="minorHAnsi" w:hAnsiTheme="minorHAnsi" w:cstheme="minorHAnsi"/>
          <w:lang w:val="en-AU"/>
        </w:rPr>
        <w:t xml:space="preserve">on the </w:t>
      </w:r>
      <w:r w:rsidRPr="00095F44">
        <w:rPr>
          <w:rFonts w:asciiTheme="minorHAnsi" w:hAnsiTheme="minorHAnsi" w:cstheme="minorHAnsi"/>
          <w:bCs/>
          <w:lang w:val="en-AU"/>
        </w:rPr>
        <w:t>SSB allotment date</w:t>
      </w:r>
      <w:commentRangeEnd w:id="198"/>
      <w:r w:rsidR="00DC5F9E">
        <w:rPr>
          <w:rStyle w:val="CommentReference"/>
          <w:lang w:val="en-US"/>
        </w:rPr>
        <w:commentReference w:id="198"/>
      </w:r>
      <w:r w:rsidRPr="004D59C5">
        <w:rPr>
          <w:rFonts w:asciiTheme="minorHAnsi" w:hAnsiTheme="minorHAnsi" w:cstheme="minorHAnsi"/>
          <w:lang w:val="en-AU"/>
        </w:rPr>
        <w:t>:</w:t>
      </w:r>
    </w:p>
    <w:p w14:paraId="1AA869A9" w14:textId="75A10BC4" w:rsidR="00892ACB" w:rsidRPr="004D59C5" w:rsidRDefault="00892ACB" w:rsidP="000A7293">
      <w:pPr>
        <w:pStyle w:val="Normalwithspace"/>
        <w:numPr>
          <w:ilvl w:val="0"/>
          <w:numId w:val="60"/>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w:t>
      </w:r>
      <w:r w:rsidR="00DB3A1B" w:rsidRPr="004D59C5">
        <w:rPr>
          <w:rFonts w:asciiTheme="minorHAnsi" w:hAnsiTheme="minorHAnsi" w:cstheme="minorHAnsi"/>
          <w:lang w:val="en-AU"/>
        </w:rPr>
        <w:t>A</w:t>
      </w:r>
      <w:r w:rsidRPr="004D59C5">
        <w:rPr>
          <w:rFonts w:asciiTheme="minorHAnsi" w:hAnsiTheme="minorHAnsi" w:cstheme="minorHAnsi"/>
          <w:lang w:val="en-AU"/>
        </w:rPr>
        <w:t xml:space="preserve">t the </w:t>
      </w:r>
      <w:r w:rsidRPr="001A69F4">
        <w:rPr>
          <w:rFonts w:asciiTheme="minorHAnsi" w:hAnsiTheme="minorHAnsi" w:cstheme="minorHAnsi"/>
          <w:b/>
          <w:lang w:val="en-AU"/>
        </w:rPr>
        <w:t>[SSB results release time]</w:t>
      </w:r>
      <w:r w:rsidRPr="004D59C5">
        <w:rPr>
          <w:rFonts w:asciiTheme="minorHAnsi" w:hAnsiTheme="minorHAnsi" w:cstheme="minorHAnsi"/>
          <w:lang w:val="en-AU"/>
        </w:rPr>
        <w:t>, redemption results will be released</w:t>
      </w:r>
      <w:r w:rsidR="00552982" w:rsidRPr="004D59C5">
        <w:rPr>
          <w:rFonts w:asciiTheme="minorHAnsi" w:hAnsiTheme="minorHAnsi" w:cstheme="minorHAnsi"/>
          <w:lang w:val="en-AU"/>
        </w:rPr>
        <w:t xml:space="preserve"> via this file</w:t>
      </w:r>
      <w:r w:rsidRPr="004D59C5">
        <w:rPr>
          <w:rFonts w:asciiTheme="minorHAnsi" w:hAnsiTheme="minorHAnsi" w:cstheme="minorHAnsi"/>
          <w:lang w:val="en-AU"/>
        </w:rPr>
        <w:t>.</w:t>
      </w:r>
    </w:p>
    <w:p w14:paraId="43DF6951" w14:textId="7BE3185E" w:rsidR="00D31877" w:rsidRPr="00245B89" w:rsidRDefault="00892ACB" w:rsidP="000A7293">
      <w:pPr>
        <w:pStyle w:val="Normalwithspace"/>
        <w:numPr>
          <w:ilvl w:val="0"/>
          <w:numId w:val="60"/>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w:t>
      </w:r>
    </w:p>
    <w:p w14:paraId="65623041" w14:textId="4FCE867E" w:rsidR="00245B89" w:rsidRPr="003D7E41" w:rsidRDefault="00245B89" w:rsidP="00245B89">
      <w:pPr>
        <w:pStyle w:val="Normalwithspace"/>
        <w:rPr>
          <w:rFonts w:asciiTheme="minorHAnsi" w:hAnsiTheme="minorHAnsi" w:cstheme="minorHAnsi"/>
          <w:lang w:val="en-AU"/>
        </w:rPr>
      </w:pPr>
      <w:r w:rsidRPr="006D54D3">
        <w:rPr>
          <w:rFonts w:asciiTheme="minorHAnsi" w:hAnsiTheme="minorHAnsi" w:cstheme="minorHAnsi"/>
          <w:b/>
          <w:bCs/>
          <w:lang w:val="en-AU"/>
        </w:rPr>
        <w:t>[</w:t>
      </w:r>
      <w:r>
        <w:rPr>
          <w:rFonts w:asciiTheme="minorHAnsi" w:hAnsiTheme="minorHAnsi" w:cstheme="minorHAnsi"/>
          <w:b/>
          <w:bCs/>
          <w:lang w:val="en-AU"/>
        </w:rPr>
        <w:t xml:space="preserve">SSB results release time] </w:t>
      </w:r>
      <w:r>
        <w:rPr>
          <w:rFonts w:asciiTheme="minorHAnsi" w:hAnsiTheme="minorHAnsi" w:cstheme="minorHAnsi"/>
          <w:lang w:val="en-AU"/>
        </w:rPr>
        <w:t>is a</w:t>
      </w:r>
      <w:r w:rsidRPr="00801D7E">
        <w:rPr>
          <w:rFonts w:asciiTheme="minorHAnsi" w:hAnsiTheme="minorHAnsi" w:cstheme="minorHAnsi"/>
          <w:szCs w:val="22"/>
        </w:rPr>
        <w:t xml:space="preserve"> </w:t>
      </w:r>
      <w:r>
        <w:rPr>
          <w:rFonts w:asciiTheme="minorHAnsi" w:hAnsiTheme="minorHAnsi" w:cstheme="minorHAnsi"/>
          <w:szCs w:val="22"/>
        </w:rPr>
        <w:t xml:space="preserve">configurable </w:t>
      </w:r>
      <w:r w:rsidRPr="00801D7E">
        <w:rPr>
          <w:rFonts w:asciiTheme="minorHAnsi" w:hAnsiTheme="minorHAnsi" w:cstheme="minorHAnsi"/>
          <w:szCs w:val="22"/>
        </w:rPr>
        <w:t>system parameter</w:t>
      </w:r>
      <w:r>
        <w:rPr>
          <w:rFonts w:asciiTheme="minorHAnsi" w:hAnsiTheme="minorHAnsi" w:cstheme="minorHAnsi"/>
          <w:lang w:val="en-AU"/>
        </w:rPr>
        <w:t xml:space="preserve"> in OMEGA. For details on managing the parameter, refer to </w:t>
      </w:r>
      <w:r w:rsidRPr="006D54D3">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4C8AAEE6" w14:textId="0D2ECFF5"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Data Fields</w:t>
      </w:r>
      <w:r w:rsidR="00FF1E76" w:rsidRPr="004D59C5">
        <w:rPr>
          <w:rFonts w:asciiTheme="minorHAnsi" w:hAnsiTheme="minorHAnsi" w:cstheme="minorHAnsi"/>
        </w:rPr>
        <w:t xml:space="preserve"> &amp; Validations</w:t>
      </w:r>
    </w:p>
    <w:p w14:paraId="7BC76BC9" w14:textId="40CBE81A" w:rsidR="00EB6DAB" w:rsidRPr="004D59C5" w:rsidRDefault="00330C38" w:rsidP="00330C38">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A.7_-" w:history="1">
        <w:r w:rsidR="00A80EC1">
          <w:rPr>
            <w:rStyle w:val="Hyperlink"/>
            <w:rFonts w:asciiTheme="minorHAnsi" w:hAnsiTheme="minorHAnsi" w:cstheme="minorHAnsi"/>
            <w:lang w:val="en-AU"/>
          </w:rPr>
          <w:t>Appendix A.7 – SSB Partial Redemption File (rdmpartial_sbond.txt) Data Dictionary</w:t>
        </w:r>
      </w:hyperlink>
      <w:r w:rsidRPr="004D59C5">
        <w:rPr>
          <w:rFonts w:asciiTheme="minorHAnsi" w:hAnsiTheme="minorHAnsi" w:cstheme="minorHAnsi"/>
          <w:lang w:val="en-AU"/>
        </w:rPr>
        <w:t xml:space="preserve"> for the detailed data field descriptions.</w:t>
      </w:r>
    </w:p>
    <w:p w14:paraId="6F1C197C" w14:textId="1B3D4D61" w:rsidR="006F4910" w:rsidRPr="004D59C5" w:rsidRDefault="00A7686F" w:rsidP="005412D7">
      <w:pPr>
        <w:pStyle w:val="Heading3"/>
      </w:pPr>
      <w:bookmarkStart w:id="199" w:name="_Toc218075320"/>
      <w:r w:rsidRPr="004D59C5">
        <w:t>Daily Bank List File</w:t>
      </w:r>
      <w:r w:rsidR="00FE7ED3">
        <w:t xml:space="preserve"> (bank.txt)</w:t>
      </w:r>
      <w:bookmarkEnd w:id="199"/>
    </w:p>
    <w:p w14:paraId="1AD5DCCC"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Description</w:t>
      </w:r>
    </w:p>
    <w:p w14:paraId="7DAB28C7" w14:textId="034137AA" w:rsidR="00622DF3" w:rsidRPr="004D59C5" w:rsidRDefault="000011E9" w:rsidP="00622DF3">
      <w:pPr>
        <w:pStyle w:val="Normalwithspace"/>
        <w:rPr>
          <w:rFonts w:asciiTheme="minorHAnsi" w:hAnsiTheme="minorHAnsi" w:cstheme="minorHAnsi"/>
          <w:lang w:val="en-AU"/>
        </w:rPr>
      </w:pPr>
      <w:r w:rsidRPr="004D59C5">
        <w:rPr>
          <w:rFonts w:asciiTheme="minorHAnsi" w:hAnsiTheme="minorHAnsi" w:cstheme="minorHAnsi"/>
          <w:lang w:val="en-AU"/>
        </w:rPr>
        <w:t>MEPS+ provides</w:t>
      </w:r>
      <w:r w:rsidR="00691FDE" w:rsidRPr="004D59C5">
        <w:rPr>
          <w:rFonts w:asciiTheme="minorHAnsi" w:hAnsiTheme="minorHAnsi" w:cstheme="minorHAnsi"/>
          <w:lang w:val="en-AU"/>
        </w:rPr>
        <w:t xml:space="preserve"> OMEGA with</w:t>
      </w:r>
      <w:r w:rsidRPr="004D59C5">
        <w:rPr>
          <w:rFonts w:asciiTheme="minorHAnsi" w:hAnsiTheme="minorHAnsi" w:cstheme="minorHAnsi"/>
          <w:lang w:val="en-AU"/>
        </w:rPr>
        <w:t xml:space="preserve"> </w:t>
      </w:r>
      <w:ins w:id="200" w:author="Sophia TAN (MAS)" w:date="2026-01-16T23:52:00Z" w16du:dateUtc="2026-01-16T15:52:00Z">
        <w:r w:rsidR="00A332AD">
          <w:rPr>
            <w:rFonts w:asciiTheme="minorHAnsi" w:hAnsiTheme="minorHAnsi" w:cstheme="minorHAnsi"/>
            <w:lang w:val="en-AU"/>
          </w:rPr>
          <w:t xml:space="preserve">a file containing all the members </w:t>
        </w:r>
      </w:ins>
      <w:del w:id="201" w:author="Sophia TAN (MAS)" w:date="2026-01-16T23:52:00Z" w16du:dateUtc="2026-01-16T15:52:00Z">
        <w:r w:rsidR="00691FDE" w:rsidRPr="004D59C5" w:rsidDel="00A332AD">
          <w:rPr>
            <w:rFonts w:asciiTheme="minorHAnsi" w:hAnsiTheme="minorHAnsi" w:cstheme="minorHAnsi"/>
            <w:lang w:val="en-AU"/>
          </w:rPr>
          <w:delText>the full list of active members</w:delText>
        </w:r>
      </w:del>
      <w:r w:rsidR="00B95DD4" w:rsidRPr="004D59C5">
        <w:rPr>
          <w:rFonts w:asciiTheme="minorHAnsi" w:hAnsiTheme="minorHAnsi" w:cstheme="minorHAnsi"/>
          <w:lang w:val="en-AU"/>
        </w:rPr>
        <w:t xml:space="preserve"> (banks) within MEPS+ system</w:t>
      </w:r>
      <w:ins w:id="202" w:author="Sophia TAN (MAS)" w:date="2026-01-16T23:52:00Z" w16du:dateUtc="2026-01-16T15:52:00Z">
        <w:r w:rsidR="00A332AD">
          <w:rPr>
            <w:rFonts w:asciiTheme="minorHAnsi" w:hAnsiTheme="minorHAnsi" w:cstheme="minorHAnsi"/>
            <w:lang w:val="en-AU"/>
          </w:rPr>
          <w:t>, except</w:t>
        </w:r>
      </w:ins>
      <w:ins w:id="203" w:author="Sophia TAN (MAS)" w:date="2026-01-16T23:53:00Z" w16du:dateUtc="2026-01-16T15:53:00Z">
        <w:r w:rsidR="00A332AD">
          <w:rPr>
            <w:rFonts w:asciiTheme="minorHAnsi" w:hAnsiTheme="minorHAnsi" w:cstheme="minorHAnsi"/>
            <w:lang w:val="en-AU"/>
          </w:rPr>
          <w:t xml:space="preserve"> for</w:t>
        </w:r>
      </w:ins>
      <w:ins w:id="204" w:author="Sophia TAN (MAS)" w:date="2026-01-16T23:52:00Z" w16du:dateUtc="2026-01-16T15:52:00Z">
        <w:r w:rsidR="00A332AD">
          <w:rPr>
            <w:rFonts w:asciiTheme="minorHAnsi" w:hAnsiTheme="minorHAnsi" w:cstheme="minorHAnsi"/>
            <w:lang w:val="en-AU"/>
          </w:rPr>
          <w:t xml:space="preserve"> members with “Closed” status</w:t>
        </w:r>
      </w:ins>
      <w:ins w:id="205" w:author="Sophia TAN (MAS)" w:date="2026-01-16T23:53:00Z" w16du:dateUtc="2026-01-16T15:53:00Z">
        <w:r w:rsidR="00A332AD">
          <w:rPr>
            <w:rFonts w:asciiTheme="minorHAnsi" w:hAnsiTheme="minorHAnsi" w:cstheme="minorHAnsi"/>
            <w:lang w:val="en-AU"/>
          </w:rPr>
          <w:t xml:space="preserve">, or </w:t>
        </w:r>
      </w:ins>
      <w:ins w:id="206" w:author="Sophia TAN (MAS)" w:date="2026-01-16T23:55:00Z" w16du:dateUtc="2026-01-16T15:55:00Z">
        <w:r w:rsidR="00A332AD">
          <w:rPr>
            <w:rFonts w:asciiTheme="minorHAnsi" w:hAnsiTheme="minorHAnsi" w:cstheme="minorHAnsi"/>
            <w:lang w:val="en-AU"/>
          </w:rPr>
          <w:t xml:space="preserve">members with </w:t>
        </w:r>
      </w:ins>
      <w:ins w:id="207" w:author="Sophia TAN (MAS)" w:date="2026-01-16T23:53:00Z" w16du:dateUtc="2026-01-16T15:53:00Z">
        <w:r w:rsidR="00A332AD">
          <w:rPr>
            <w:rFonts w:asciiTheme="minorHAnsi" w:hAnsiTheme="minorHAnsi" w:cstheme="minorHAnsi"/>
            <w:lang w:val="en-AU"/>
          </w:rPr>
          <w:t>pe</w:t>
        </w:r>
      </w:ins>
      <w:ins w:id="208" w:author="Sophia TAN (MAS)" w:date="2026-01-16T23:54:00Z" w16du:dateUtc="2026-01-16T15:54:00Z">
        <w:r w:rsidR="00A332AD">
          <w:rPr>
            <w:rFonts w:asciiTheme="minorHAnsi" w:hAnsiTheme="minorHAnsi" w:cstheme="minorHAnsi"/>
            <w:lang w:val="en-AU"/>
          </w:rPr>
          <w:t>nding activation</w:t>
        </w:r>
      </w:ins>
      <w:ins w:id="209" w:author="Sophia TAN (MAS)" w:date="2026-01-16T23:56:00Z" w16du:dateUtc="2026-01-16T15:56:00Z">
        <w:r w:rsidR="00A332AD">
          <w:rPr>
            <w:rFonts w:asciiTheme="minorHAnsi" w:hAnsiTheme="minorHAnsi" w:cstheme="minorHAnsi"/>
            <w:lang w:val="en-AU"/>
          </w:rPr>
          <w:t xml:space="preserve"> effective date &gt; 1 day</w:t>
        </w:r>
      </w:ins>
      <w:ins w:id="210" w:author="Sophia TAN (MAS)" w:date="2026-01-16T23:54:00Z" w16du:dateUtc="2026-01-16T15:54:00Z">
        <w:r w:rsidR="00A332AD">
          <w:rPr>
            <w:rFonts w:asciiTheme="minorHAnsi" w:hAnsiTheme="minorHAnsi" w:cstheme="minorHAnsi"/>
            <w:lang w:val="en-AU"/>
          </w:rPr>
          <w:t>.</w:t>
        </w:r>
      </w:ins>
      <w:del w:id="211" w:author="Sophia TAN (MAS)" w:date="2026-01-16T23:52:00Z" w16du:dateUtc="2026-01-16T15:52:00Z">
        <w:r w:rsidR="00691FDE" w:rsidRPr="004D59C5" w:rsidDel="00A332AD">
          <w:rPr>
            <w:rFonts w:asciiTheme="minorHAnsi" w:hAnsiTheme="minorHAnsi" w:cstheme="minorHAnsi"/>
            <w:lang w:val="en-AU"/>
          </w:rPr>
          <w:delText>.</w:delText>
        </w:r>
      </w:del>
    </w:p>
    <w:p w14:paraId="45E2F9F1" w14:textId="6132F002" w:rsidR="00691FDE" w:rsidRPr="004D59C5" w:rsidRDefault="00691FDE" w:rsidP="00622DF3">
      <w:pPr>
        <w:pStyle w:val="Normalwithspace"/>
        <w:rPr>
          <w:rFonts w:asciiTheme="minorHAnsi" w:hAnsiTheme="minorHAnsi" w:cstheme="minorHAnsi"/>
          <w:lang w:val="en-AU"/>
        </w:rPr>
      </w:pPr>
      <w:r w:rsidRPr="004D59C5">
        <w:rPr>
          <w:rFonts w:asciiTheme="minorHAnsi" w:hAnsiTheme="minorHAnsi" w:cstheme="minorHAnsi"/>
          <w:lang w:val="en-AU"/>
        </w:rPr>
        <w:t xml:space="preserve">OMEGA </w:t>
      </w:r>
      <w:r w:rsidR="009D28CD">
        <w:rPr>
          <w:rFonts w:asciiTheme="minorHAnsi" w:hAnsiTheme="minorHAnsi" w:cstheme="minorHAnsi"/>
          <w:lang w:val="en-AU"/>
        </w:rPr>
        <w:t>process</w:t>
      </w:r>
      <w:r w:rsidR="001F751A">
        <w:rPr>
          <w:rFonts w:asciiTheme="minorHAnsi" w:hAnsiTheme="minorHAnsi" w:cstheme="minorHAnsi"/>
          <w:lang w:val="en-AU"/>
        </w:rPr>
        <w:t>es</w:t>
      </w:r>
      <w:r w:rsidR="009D28CD">
        <w:rPr>
          <w:rFonts w:asciiTheme="minorHAnsi" w:hAnsiTheme="minorHAnsi" w:cstheme="minorHAnsi"/>
          <w:lang w:val="en-AU"/>
        </w:rPr>
        <w:t xml:space="preserve"> </w:t>
      </w:r>
      <w:r w:rsidRPr="004D59C5">
        <w:rPr>
          <w:rFonts w:asciiTheme="minorHAnsi" w:hAnsiTheme="minorHAnsi" w:cstheme="minorHAnsi"/>
          <w:lang w:val="en-AU"/>
        </w:rPr>
        <w:t>th</w:t>
      </w:r>
      <w:r w:rsidR="001F0975" w:rsidRPr="004D59C5">
        <w:rPr>
          <w:rFonts w:asciiTheme="minorHAnsi" w:hAnsiTheme="minorHAnsi" w:cstheme="minorHAnsi"/>
          <w:lang w:val="en-AU"/>
        </w:rPr>
        <w:t>is dataset</w:t>
      </w:r>
      <w:r w:rsidRPr="004D59C5">
        <w:rPr>
          <w:rFonts w:asciiTheme="minorHAnsi" w:hAnsiTheme="minorHAnsi" w:cstheme="minorHAnsi"/>
          <w:lang w:val="en-AU"/>
        </w:rPr>
        <w:t xml:space="preserve"> to validate the </w:t>
      </w:r>
      <w:r w:rsidR="00166599" w:rsidRPr="004D59C5">
        <w:rPr>
          <w:rFonts w:asciiTheme="minorHAnsi" w:hAnsiTheme="minorHAnsi" w:cstheme="minorHAnsi"/>
          <w:lang w:val="en-AU"/>
        </w:rPr>
        <w:t xml:space="preserve">settlement bank </w:t>
      </w:r>
      <w:r w:rsidR="009D28CD">
        <w:rPr>
          <w:rFonts w:asciiTheme="minorHAnsi" w:hAnsiTheme="minorHAnsi" w:cstheme="minorHAnsi"/>
          <w:lang w:val="en-AU"/>
        </w:rPr>
        <w:t xml:space="preserve">information </w:t>
      </w:r>
      <w:r w:rsidRPr="004D59C5">
        <w:rPr>
          <w:rFonts w:asciiTheme="minorHAnsi" w:hAnsiTheme="minorHAnsi" w:cstheme="minorHAnsi"/>
          <w:lang w:val="en-AU"/>
        </w:rPr>
        <w:t xml:space="preserve">entered during bid </w:t>
      </w:r>
      <w:r w:rsidR="001F0975" w:rsidRPr="004D59C5">
        <w:rPr>
          <w:rFonts w:asciiTheme="minorHAnsi" w:hAnsiTheme="minorHAnsi" w:cstheme="minorHAnsi"/>
          <w:lang w:val="en-AU"/>
        </w:rPr>
        <w:t>collation</w:t>
      </w:r>
      <w:r w:rsidRPr="004D59C5">
        <w:rPr>
          <w:rFonts w:asciiTheme="minorHAnsi" w:hAnsiTheme="minorHAnsi" w:cstheme="minorHAnsi"/>
          <w:lang w:val="en-AU"/>
        </w:rPr>
        <w:t>.</w:t>
      </w:r>
    </w:p>
    <w:p w14:paraId="2787C616" w14:textId="453D4FC4" w:rsidR="001F0975" w:rsidRPr="004D59C5" w:rsidRDefault="001F0975" w:rsidP="000A7293">
      <w:pPr>
        <w:pStyle w:val="Normalwithspace"/>
        <w:numPr>
          <w:ilvl w:val="0"/>
          <w:numId w:val="61"/>
        </w:numPr>
        <w:rPr>
          <w:rFonts w:asciiTheme="minorHAnsi" w:hAnsiTheme="minorHAnsi" w:cstheme="minorHAnsi"/>
          <w:lang w:val="en-AU"/>
        </w:rPr>
      </w:pPr>
      <w:commentRangeStart w:id="212"/>
      <w:commentRangeStart w:id="213"/>
      <w:r w:rsidRPr="004D59C5">
        <w:rPr>
          <w:rFonts w:asciiTheme="minorHAnsi" w:hAnsiTheme="minorHAnsi" w:cstheme="minorHAnsi"/>
          <w:lang w:val="en-AU"/>
        </w:rPr>
        <w:t>Allowable settlement bank codes for bid collation must have AUTODEBIT_INDICATOR field as ‘Y’ in this bank list.</w:t>
      </w:r>
    </w:p>
    <w:p w14:paraId="2DA98245" w14:textId="3BC4C4BC" w:rsidR="006E7B02" w:rsidRPr="004D59C5" w:rsidRDefault="006E7B02" w:rsidP="000A7293">
      <w:pPr>
        <w:pStyle w:val="Normalwithspace"/>
        <w:numPr>
          <w:ilvl w:val="0"/>
          <w:numId w:val="61"/>
        </w:numPr>
        <w:rPr>
          <w:rFonts w:asciiTheme="minorHAnsi" w:hAnsiTheme="minorHAnsi" w:cstheme="minorHAnsi"/>
          <w:lang w:val="en-AU"/>
        </w:rPr>
      </w:pPr>
      <w:r w:rsidRPr="004D59C5">
        <w:rPr>
          <w:rFonts w:asciiTheme="minorHAnsi" w:hAnsiTheme="minorHAnsi" w:cstheme="minorHAnsi"/>
          <w:lang w:val="en-AU"/>
        </w:rPr>
        <w:t>Available custody codes for bid collation depend on Type of Applicant and</w:t>
      </w:r>
      <w:bookmarkStart w:id="214" w:name="_Hlk217406783"/>
      <w:r w:rsidRPr="004D59C5">
        <w:rPr>
          <w:rFonts w:asciiTheme="minorHAnsi" w:hAnsiTheme="minorHAnsi" w:cstheme="minorHAnsi"/>
          <w:lang w:val="en-AU"/>
        </w:rPr>
        <w:t xml:space="preserve"> PARTICIPANT_INDICATOR </w:t>
      </w:r>
      <w:bookmarkEnd w:id="214"/>
      <w:r w:rsidRPr="004D59C5">
        <w:rPr>
          <w:rFonts w:asciiTheme="minorHAnsi" w:hAnsiTheme="minorHAnsi" w:cstheme="minorHAnsi"/>
          <w:lang w:val="en-AU"/>
        </w:rPr>
        <w:t>field of the settlement bank</w:t>
      </w:r>
    </w:p>
    <w:p w14:paraId="07C9728F" w14:textId="5ECB02D3" w:rsidR="006E7B02" w:rsidRPr="004D59C5" w:rsidRDefault="006E7B02" w:rsidP="000A7293">
      <w:pPr>
        <w:pStyle w:val="Normalwithspace"/>
        <w:numPr>
          <w:ilvl w:val="1"/>
          <w:numId w:val="61"/>
        </w:numPr>
        <w:rPr>
          <w:rFonts w:asciiTheme="minorHAnsi" w:hAnsiTheme="minorHAnsi" w:cstheme="minorHAnsi"/>
          <w:lang w:val="en-AU"/>
        </w:rPr>
      </w:pPr>
      <w:r w:rsidRPr="004D59C5">
        <w:rPr>
          <w:rFonts w:asciiTheme="minorHAnsi" w:hAnsiTheme="minorHAnsi" w:cstheme="minorHAnsi"/>
          <w:lang w:val="en-AU"/>
        </w:rPr>
        <w:t xml:space="preserve">If </w:t>
      </w:r>
      <w:r w:rsidR="005225CC" w:rsidRPr="004D59C5">
        <w:rPr>
          <w:rFonts w:asciiTheme="minorHAnsi" w:hAnsiTheme="minorHAnsi" w:cstheme="minorHAnsi"/>
          <w:lang w:val="en-AU"/>
        </w:rPr>
        <w:t xml:space="preserve">the </w:t>
      </w:r>
      <w:r w:rsidRPr="004D59C5">
        <w:rPr>
          <w:rFonts w:asciiTheme="minorHAnsi" w:hAnsiTheme="minorHAnsi" w:cstheme="minorHAnsi"/>
          <w:lang w:val="en-AU"/>
        </w:rPr>
        <w:t xml:space="preserve">applicant is a </w:t>
      </w:r>
      <w:r w:rsidR="00114DE8" w:rsidRPr="004D59C5">
        <w:rPr>
          <w:rFonts w:asciiTheme="minorHAnsi" w:hAnsiTheme="minorHAnsi" w:cstheme="minorHAnsi"/>
          <w:lang w:val="en-AU"/>
        </w:rPr>
        <w:t>PD, ‘</w:t>
      </w:r>
      <w:r w:rsidRPr="004D59C5">
        <w:rPr>
          <w:rFonts w:asciiTheme="minorHAnsi" w:hAnsiTheme="minorHAnsi" w:cstheme="minorHAnsi"/>
          <w:lang w:val="en-AU"/>
        </w:rPr>
        <w:t>CUS’, ‘TRD’</w:t>
      </w:r>
      <w:r w:rsidR="00114DE8" w:rsidRPr="004D59C5">
        <w:rPr>
          <w:rFonts w:asciiTheme="minorHAnsi" w:hAnsiTheme="minorHAnsi" w:cstheme="minorHAnsi"/>
          <w:lang w:val="en-AU"/>
        </w:rPr>
        <w:t xml:space="preserve">, ‘RES’ are </w:t>
      </w:r>
      <w:r w:rsidR="00D11448" w:rsidRPr="004D59C5">
        <w:rPr>
          <w:rFonts w:asciiTheme="minorHAnsi" w:hAnsiTheme="minorHAnsi" w:cstheme="minorHAnsi"/>
          <w:lang w:val="en-AU"/>
        </w:rPr>
        <w:t xml:space="preserve">the </w:t>
      </w:r>
      <w:r w:rsidR="00114DE8" w:rsidRPr="004D59C5">
        <w:rPr>
          <w:rFonts w:asciiTheme="minorHAnsi" w:hAnsiTheme="minorHAnsi" w:cstheme="minorHAnsi"/>
          <w:lang w:val="en-AU"/>
        </w:rPr>
        <w:t>possible</w:t>
      </w:r>
      <w:r w:rsidR="00D11448" w:rsidRPr="004D59C5">
        <w:rPr>
          <w:rFonts w:asciiTheme="minorHAnsi" w:hAnsiTheme="minorHAnsi" w:cstheme="minorHAnsi"/>
          <w:lang w:val="en-AU"/>
        </w:rPr>
        <w:t xml:space="preserve"> custody codes.</w:t>
      </w:r>
    </w:p>
    <w:p w14:paraId="3984338F" w14:textId="64248DDD" w:rsidR="00114DE8" w:rsidRPr="004D59C5" w:rsidRDefault="00114DE8" w:rsidP="000A7293">
      <w:pPr>
        <w:pStyle w:val="Normalwithspace"/>
        <w:numPr>
          <w:ilvl w:val="1"/>
          <w:numId w:val="61"/>
        </w:numPr>
        <w:rPr>
          <w:rFonts w:asciiTheme="minorHAnsi" w:hAnsiTheme="minorHAnsi" w:cstheme="minorHAnsi"/>
          <w:lang w:val="en-AU"/>
        </w:rPr>
      </w:pPr>
      <w:r w:rsidRPr="004D59C5">
        <w:rPr>
          <w:rFonts w:asciiTheme="minorHAnsi" w:hAnsiTheme="minorHAnsi" w:cstheme="minorHAnsi"/>
          <w:lang w:val="en-AU"/>
        </w:rPr>
        <w:t xml:space="preserve">If </w:t>
      </w:r>
      <w:r w:rsidR="005225CC" w:rsidRPr="004D59C5">
        <w:rPr>
          <w:rFonts w:asciiTheme="minorHAnsi" w:hAnsiTheme="minorHAnsi" w:cstheme="minorHAnsi"/>
          <w:lang w:val="en-AU"/>
        </w:rPr>
        <w:t xml:space="preserve">the </w:t>
      </w:r>
      <w:r w:rsidRPr="004D59C5">
        <w:rPr>
          <w:rFonts w:asciiTheme="minorHAnsi" w:hAnsiTheme="minorHAnsi" w:cstheme="minorHAnsi"/>
          <w:lang w:val="en-AU"/>
        </w:rPr>
        <w:t>applicant is not a PD,</w:t>
      </w:r>
    </w:p>
    <w:p w14:paraId="38EC81E9" w14:textId="6A3388D9" w:rsidR="00114DE8" w:rsidRPr="004D59C5" w:rsidRDefault="005225CC" w:rsidP="000A7293">
      <w:pPr>
        <w:pStyle w:val="Normalwithspace"/>
        <w:numPr>
          <w:ilvl w:val="2"/>
          <w:numId w:val="61"/>
        </w:numPr>
        <w:rPr>
          <w:rFonts w:asciiTheme="minorHAnsi" w:hAnsiTheme="minorHAnsi" w:cstheme="minorHAnsi"/>
          <w:lang w:val="en-AU"/>
        </w:rPr>
      </w:pPr>
      <w:r w:rsidRPr="004D59C5">
        <w:rPr>
          <w:rFonts w:asciiTheme="minorHAnsi" w:hAnsiTheme="minorHAnsi" w:cstheme="minorHAnsi"/>
          <w:lang w:val="en-AU"/>
        </w:rPr>
        <w:t>If PARTICIPANT_INDICATOR is ‘Y’,</w:t>
      </w:r>
      <w:r w:rsidR="00D11448" w:rsidRPr="004D59C5">
        <w:rPr>
          <w:rFonts w:asciiTheme="minorHAnsi" w:hAnsiTheme="minorHAnsi" w:cstheme="minorHAnsi"/>
          <w:lang w:val="en-AU"/>
        </w:rPr>
        <w:t xml:space="preserve"> ‘TRD’ and ‘RES’ are the possible custody codes.</w:t>
      </w:r>
    </w:p>
    <w:p w14:paraId="4722F0C1" w14:textId="3E54D7A3" w:rsidR="005225CC" w:rsidRPr="004D59C5" w:rsidRDefault="005225CC" w:rsidP="001065FE">
      <w:pPr>
        <w:pStyle w:val="ListParagraph"/>
        <w:numPr>
          <w:ilvl w:val="2"/>
          <w:numId w:val="61"/>
        </w:numPr>
        <w:rPr>
          <w:lang w:val="en-AU"/>
        </w:rPr>
      </w:pPr>
      <w:r w:rsidRPr="004D59C5">
        <w:rPr>
          <w:lang w:val="en-AU"/>
        </w:rPr>
        <w:t>If PARTICIPANT_INDICATOR is ‘N’,</w:t>
      </w:r>
      <w:r w:rsidR="00D11448" w:rsidRPr="004D59C5">
        <w:rPr>
          <w:lang w:val="en-AU"/>
        </w:rPr>
        <w:t xml:space="preserve"> ‘RES’ is the only possible custody code.</w:t>
      </w:r>
      <w:commentRangeEnd w:id="212"/>
      <w:r w:rsidR="00C2492F">
        <w:rPr>
          <w:rStyle w:val="CommentReference"/>
          <w:rFonts w:ascii="Century Gothic" w:hAnsi="Century Gothic" w:cs="Times New Roman"/>
          <w:lang w:val="en-US"/>
        </w:rPr>
        <w:commentReference w:id="212"/>
      </w:r>
      <w:commentRangeEnd w:id="213"/>
      <w:r w:rsidR="003676D1">
        <w:rPr>
          <w:rStyle w:val="CommentReference"/>
          <w:rFonts w:ascii="Century Gothic" w:hAnsi="Century Gothic" w:cs="Times New Roman"/>
          <w:lang w:val="en-US"/>
        </w:rPr>
        <w:commentReference w:id="213"/>
      </w:r>
    </w:p>
    <w:p w14:paraId="4C0C585B" w14:textId="4309F10D" w:rsidR="00D32109" w:rsidRPr="004D59C5" w:rsidRDefault="00D32109" w:rsidP="0063684E">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2830"/>
        <w:gridCol w:w="1701"/>
        <w:gridCol w:w="1495"/>
        <w:gridCol w:w="2900"/>
      </w:tblGrid>
      <w:tr w:rsidR="00DF4841" w:rsidRPr="004D59C5" w14:paraId="059A0EE5" w14:textId="77777777" w:rsidTr="002D18E2">
        <w:tc>
          <w:tcPr>
            <w:tcW w:w="2830" w:type="dxa"/>
            <w:shd w:val="clear" w:color="auto" w:fill="D9D9D9" w:themeFill="background1" w:themeFillShade="D9"/>
          </w:tcPr>
          <w:p w14:paraId="47BB6AAE" w14:textId="77777777" w:rsidR="00DF4841" w:rsidRPr="004D59C5" w:rsidRDefault="00DF4841" w:rsidP="002D18E2">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7BF87AE3" w14:textId="77777777" w:rsidR="00DF4841" w:rsidRPr="004D59C5" w:rsidRDefault="00DF4841" w:rsidP="002D18E2">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068F42F7" w14:textId="77777777" w:rsidR="00DF4841" w:rsidRPr="004D59C5" w:rsidRDefault="00DF4841" w:rsidP="002D18E2">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4108B1CE" w14:textId="77777777" w:rsidR="00DF4841" w:rsidRPr="004D59C5" w:rsidRDefault="00DF4841" w:rsidP="002D18E2">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DF4841" w:rsidRPr="004D59C5" w14:paraId="3E4883FB" w14:textId="77777777" w:rsidTr="002D18E2">
        <w:tc>
          <w:tcPr>
            <w:tcW w:w="2830" w:type="dxa"/>
          </w:tcPr>
          <w:p w14:paraId="023A1F9E" w14:textId="78A874B6" w:rsidR="00DF4841" w:rsidRPr="004D59C5" w:rsidRDefault="00DF4841"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bank.txt</w:t>
            </w:r>
          </w:p>
        </w:tc>
        <w:tc>
          <w:tcPr>
            <w:tcW w:w="1701" w:type="dxa"/>
          </w:tcPr>
          <w:p w14:paraId="0ADB9B43" w14:textId="0E09EF06" w:rsidR="00DF4841" w:rsidRPr="004D59C5" w:rsidRDefault="00DF4841"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MEPS+</w:t>
            </w:r>
          </w:p>
        </w:tc>
        <w:tc>
          <w:tcPr>
            <w:tcW w:w="1495" w:type="dxa"/>
          </w:tcPr>
          <w:p w14:paraId="25E008EC" w14:textId="7BA5C944" w:rsidR="00DF4841" w:rsidRPr="004D59C5" w:rsidRDefault="00DF4841"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2900" w:type="dxa"/>
          </w:tcPr>
          <w:p w14:paraId="1EC31D52" w14:textId="2363C7F9" w:rsidR="00DF4841" w:rsidRPr="004D59C5" w:rsidRDefault="00DF4841" w:rsidP="002D18E2">
            <w:pPr>
              <w:spacing w:line="360" w:lineRule="auto"/>
              <w:jc w:val="left"/>
              <w:rPr>
                <w:rFonts w:asciiTheme="minorHAnsi" w:hAnsiTheme="minorHAnsi" w:cstheme="minorHAnsi"/>
                <w:iCs/>
                <w:szCs w:val="22"/>
              </w:rPr>
            </w:pPr>
            <w:r w:rsidRPr="004D59C5">
              <w:rPr>
                <w:rFonts w:asciiTheme="minorHAnsi" w:hAnsiTheme="minorHAnsi" w:cstheme="minorHAnsi"/>
                <w:iCs/>
                <w:szCs w:val="22"/>
              </w:rPr>
              <w:t>Incoming</w:t>
            </w:r>
          </w:p>
        </w:tc>
      </w:tr>
    </w:tbl>
    <w:p w14:paraId="78F42F0C" w14:textId="6153D3BC"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10</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Daily Bank List File (bank.txt)</w:t>
      </w:r>
      <w:r w:rsidRPr="004D59C5">
        <w:rPr>
          <w:rFonts w:cstheme="minorHAnsi"/>
        </w:rPr>
        <w:fldChar w:fldCharType="end"/>
      </w:r>
    </w:p>
    <w:p w14:paraId="0ACA9C76" w14:textId="77777777"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Time &amp; Frequency</w:t>
      </w:r>
    </w:p>
    <w:p w14:paraId="5C6CFEA2" w14:textId="623E3248" w:rsidR="00ED552C" w:rsidRPr="004D59C5" w:rsidRDefault="00ED552C" w:rsidP="004444AC">
      <w:pPr>
        <w:pStyle w:val="Normalwithspace"/>
        <w:rPr>
          <w:rFonts w:asciiTheme="minorHAnsi" w:hAnsiTheme="minorHAnsi" w:cstheme="minorHAnsi"/>
          <w:lang w:val="en-AU"/>
        </w:rPr>
      </w:pPr>
      <w:r w:rsidRPr="004D59C5">
        <w:rPr>
          <w:rFonts w:asciiTheme="minorHAnsi" w:hAnsiTheme="minorHAnsi" w:cstheme="minorHAnsi"/>
          <w:lang w:val="en-AU"/>
        </w:rPr>
        <w:t xml:space="preserve">The bank list file </w:t>
      </w:r>
      <w:r w:rsidR="00A95DCC" w:rsidRPr="004D59C5">
        <w:rPr>
          <w:rFonts w:asciiTheme="minorHAnsi" w:hAnsiTheme="minorHAnsi" w:cstheme="minorHAnsi"/>
          <w:lang w:val="en-AU"/>
        </w:rPr>
        <w:t>is</w:t>
      </w:r>
      <w:r w:rsidR="00741A0A" w:rsidRPr="004D59C5">
        <w:rPr>
          <w:rFonts w:asciiTheme="minorHAnsi" w:hAnsiTheme="minorHAnsi" w:cstheme="minorHAnsi"/>
          <w:lang w:val="en-AU"/>
        </w:rPr>
        <w:t xml:space="preserve"> </w:t>
      </w:r>
      <w:r w:rsidRPr="004D59C5">
        <w:rPr>
          <w:rFonts w:asciiTheme="minorHAnsi" w:hAnsiTheme="minorHAnsi" w:cstheme="minorHAnsi"/>
          <w:lang w:val="en-AU"/>
        </w:rPr>
        <w:t xml:space="preserve">generated and placed onto MEFT by MEPS+ </w:t>
      </w:r>
      <w:r w:rsidR="00741A0A" w:rsidRPr="004D59C5">
        <w:rPr>
          <w:rFonts w:asciiTheme="minorHAnsi" w:hAnsiTheme="minorHAnsi" w:cstheme="minorHAnsi"/>
          <w:lang w:val="en-AU"/>
        </w:rPr>
        <w:t>each business day</w:t>
      </w:r>
      <w:r w:rsidRPr="004D59C5">
        <w:rPr>
          <w:rFonts w:asciiTheme="minorHAnsi" w:hAnsiTheme="minorHAnsi" w:cstheme="minorHAnsi"/>
          <w:lang w:val="en-AU"/>
        </w:rPr>
        <w:t>.</w:t>
      </w:r>
    </w:p>
    <w:p w14:paraId="359F095B" w14:textId="758060FC" w:rsidR="004444AC" w:rsidRPr="004D59C5" w:rsidRDefault="00A53539" w:rsidP="004444AC">
      <w:pPr>
        <w:pStyle w:val="Normalwithspace"/>
        <w:rPr>
          <w:rFonts w:asciiTheme="minorHAnsi" w:hAnsiTheme="minorHAnsi" w:cstheme="minorHAnsi"/>
          <w:lang w:val="en-AU"/>
        </w:rPr>
      </w:pPr>
      <w:r w:rsidRPr="004D59C5">
        <w:rPr>
          <w:rFonts w:asciiTheme="minorHAnsi" w:hAnsiTheme="minorHAnsi" w:cstheme="minorHAnsi"/>
          <w:lang w:val="en-AU"/>
        </w:rPr>
        <w:t>Regardless</w:t>
      </w:r>
      <w:r w:rsidR="003B52FE" w:rsidRPr="004D59C5">
        <w:rPr>
          <w:rFonts w:asciiTheme="minorHAnsi" w:hAnsiTheme="minorHAnsi" w:cstheme="minorHAnsi"/>
          <w:lang w:val="en-AU"/>
        </w:rPr>
        <w:t xml:space="preserve"> of</w:t>
      </w:r>
      <w:r w:rsidRPr="004D59C5">
        <w:rPr>
          <w:rFonts w:asciiTheme="minorHAnsi" w:hAnsiTheme="minorHAnsi" w:cstheme="minorHAnsi"/>
          <w:lang w:val="en-AU"/>
        </w:rPr>
        <w:t xml:space="preserve"> </w:t>
      </w:r>
      <w:r w:rsidR="00741A0A" w:rsidRPr="004D59C5">
        <w:rPr>
          <w:rFonts w:asciiTheme="minorHAnsi" w:hAnsiTheme="minorHAnsi" w:cstheme="minorHAnsi"/>
          <w:lang w:val="en-AU"/>
        </w:rPr>
        <w:t>its generation time</w:t>
      </w:r>
      <w:r w:rsidRPr="004D59C5">
        <w:rPr>
          <w:rFonts w:asciiTheme="minorHAnsi" w:hAnsiTheme="minorHAnsi" w:cstheme="minorHAnsi"/>
          <w:lang w:val="en-AU"/>
        </w:rPr>
        <w:t xml:space="preserve">, </w:t>
      </w:r>
      <w:r w:rsidR="004A3698" w:rsidRPr="004D59C5">
        <w:rPr>
          <w:rFonts w:asciiTheme="minorHAnsi" w:hAnsiTheme="minorHAnsi" w:cstheme="minorHAnsi"/>
          <w:lang w:val="en-AU"/>
        </w:rPr>
        <w:t xml:space="preserve">OMEGA </w:t>
      </w:r>
      <w:r w:rsidR="00C8043B" w:rsidRPr="004D59C5">
        <w:rPr>
          <w:rFonts w:asciiTheme="minorHAnsi" w:hAnsiTheme="minorHAnsi" w:cstheme="minorHAnsi"/>
          <w:lang w:val="en-AU"/>
        </w:rPr>
        <w:t xml:space="preserve">shall </w:t>
      </w:r>
      <w:r w:rsidR="004A3698" w:rsidRPr="004D59C5">
        <w:rPr>
          <w:rFonts w:asciiTheme="minorHAnsi" w:hAnsiTheme="minorHAnsi" w:cstheme="minorHAnsi"/>
          <w:lang w:val="en-AU"/>
        </w:rPr>
        <w:t>process the incoming file</w:t>
      </w:r>
      <w:r w:rsidR="00194F07" w:rsidRPr="004D59C5">
        <w:rPr>
          <w:rFonts w:asciiTheme="minorHAnsi" w:hAnsiTheme="minorHAnsi" w:cstheme="minorHAnsi"/>
          <w:lang w:val="en-AU"/>
        </w:rPr>
        <w:t xml:space="preserve"> currently available in the MEFT folder</w:t>
      </w:r>
      <w:r w:rsidR="004A3698" w:rsidRPr="004D59C5">
        <w:rPr>
          <w:rFonts w:asciiTheme="minorHAnsi" w:hAnsiTheme="minorHAnsi" w:cstheme="minorHAnsi"/>
          <w:lang w:val="en-AU"/>
        </w:rPr>
        <w:t xml:space="preserve"> </w:t>
      </w:r>
      <w:r w:rsidR="003B52FE" w:rsidRPr="004D59C5">
        <w:rPr>
          <w:rFonts w:asciiTheme="minorHAnsi" w:hAnsiTheme="minorHAnsi" w:cstheme="minorHAnsi"/>
          <w:lang w:val="en-AU"/>
        </w:rPr>
        <w:t>as follows:</w:t>
      </w:r>
    </w:p>
    <w:p w14:paraId="640B711C" w14:textId="141CB1E0" w:rsidR="00ED552C" w:rsidRPr="004D59C5" w:rsidRDefault="003B52FE" w:rsidP="004444AC">
      <w:pPr>
        <w:pStyle w:val="Normalwithspace"/>
        <w:rPr>
          <w:rFonts w:asciiTheme="minorHAnsi" w:hAnsiTheme="minorHAnsi" w:cstheme="minorHAnsi"/>
          <w:b/>
          <w:lang w:val="en-AU"/>
        </w:rPr>
      </w:pPr>
      <w:r w:rsidRPr="004D59C5">
        <w:rPr>
          <w:rFonts w:asciiTheme="minorHAnsi" w:hAnsiTheme="minorHAnsi" w:cstheme="minorHAnsi"/>
          <w:b/>
          <w:lang w:val="en-AU"/>
        </w:rPr>
        <w:t>Scheduled</w:t>
      </w:r>
      <w:r w:rsidR="00ED552C" w:rsidRPr="004D59C5">
        <w:rPr>
          <w:rFonts w:asciiTheme="minorHAnsi" w:hAnsiTheme="minorHAnsi" w:cstheme="minorHAnsi"/>
          <w:b/>
          <w:lang w:val="en-AU"/>
        </w:rPr>
        <w:t xml:space="preserve"> processing: </w:t>
      </w:r>
      <w:commentRangeStart w:id="215"/>
      <w:r w:rsidRPr="004D59C5">
        <w:rPr>
          <w:rFonts w:asciiTheme="minorHAnsi" w:hAnsiTheme="minorHAnsi" w:cstheme="minorHAnsi"/>
          <w:lang w:val="en-AU"/>
        </w:rPr>
        <w:t>Daily</w:t>
      </w:r>
      <w:r w:rsidR="00ED552C" w:rsidRPr="004D59C5">
        <w:rPr>
          <w:rFonts w:asciiTheme="minorHAnsi" w:hAnsiTheme="minorHAnsi" w:cstheme="minorHAnsi"/>
          <w:lang w:val="en-AU"/>
        </w:rPr>
        <w:t xml:space="preserve"> at </w:t>
      </w:r>
      <w:r w:rsidR="00ED552C" w:rsidRPr="004D59C5">
        <w:rPr>
          <w:rFonts w:asciiTheme="minorHAnsi" w:hAnsiTheme="minorHAnsi" w:cstheme="minorHAnsi"/>
          <w:b/>
          <w:lang w:val="en-AU"/>
        </w:rPr>
        <w:t>7 AM</w:t>
      </w:r>
      <w:commentRangeEnd w:id="215"/>
      <w:r w:rsidR="00076045">
        <w:rPr>
          <w:rStyle w:val="CommentReference"/>
          <w:lang w:val="en-US"/>
        </w:rPr>
        <w:commentReference w:id="215"/>
      </w:r>
      <w:r w:rsidR="00ED552C" w:rsidRPr="004D59C5">
        <w:rPr>
          <w:rFonts w:asciiTheme="minorHAnsi" w:hAnsiTheme="minorHAnsi" w:cstheme="minorHAnsi"/>
          <w:lang w:val="en-AU"/>
        </w:rPr>
        <w:t>, Mon-Fri excluding PHs.</w:t>
      </w:r>
    </w:p>
    <w:p w14:paraId="0E409E70" w14:textId="38000898" w:rsidR="00ED552C" w:rsidRPr="004D59C5" w:rsidRDefault="00ED552C" w:rsidP="004444AC">
      <w:pPr>
        <w:pStyle w:val="Normalwithspace"/>
        <w:rPr>
          <w:rFonts w:asciiTheme="minorHAnsi" w:hAnsiTheme="minorHAnsi" w:cstheme="minorHAnsi"/>
          <w:b/>
          <w:lang w:val="en-AU"/>
        </w:rPr>
      </w:pPr>
      <w:r w:rsidRPr="004D59C5">
        <w:rPr>
          <w:rFonts w:asciiTheme="minorHAnsi" w:hAnsiTheme="minorHAnsi" w:cstheme="minorHAnsi"/>
          <w:b/>
          <w:lang w:val="en-AU"/>
        </w:rPr>
        <w:lastRenderedPageBreak/>
        <w:t xml:space="preserve">Ad-hoc processing: </w:t>
      </w:r>
      <w:r w:rsidRPr="004D59C5">
        <w:rPr>
          <w:rFonts w:asciiTheme="minorHAnsi" w:hAnsiTheme="minorHAnsi" w:cstheme="minorHAnsi"/>
          <w:lang w:val="en-AU"/>
        </w:rPr>
        <w:t>Triggered manually upon request.</w:t>
      </w:r>
    </w:p>
    <w:p w14:paraId="6D2072E9" w14:textId="1EC0706B" w:rsidR="00AE0A9A" w:rsidRPr="004D59C5" w:rsidRDefault="00AE0A9A" w:rsidP="0063684E">
      <w:pPr>
        <w:pStyle w:val="Heading4"/>
        <w:rPr>
          <w:rFonts w:asciiTheme="minorHAnsi" w:hAnsiTheme="minorHAnsi" w:cstheme="minorHAnsi"/>
        </w:rPr>
      </w:pPr>
      <w:r w:rsidRPr="004D59C5">
        <w:rPr>
          <w:rFonts w:asciiTheme="minorHAnsi" w:hAnsiTheme="minorHAnsi" w:cstheme="minorHAnsi"/>
        </w:rPr>
        <w:t>Data Fields</w:t>
      </w:r>
      <w:r w:rsidR="00FF1E76" w:rsidRPr="004D59C5">
        <w:rPr>
          <w:rFonts w:asciiTheme="minorHAnsi" w:hAnsiTheme="minorHAnsi" w:cstheme="minorHAnsi"/>
        </w:rPr>
        <w:t xml:space="preserve"> &amp; Validations</w:t>
      </w:r>
    </w:p>
    <w:p w14:paraId="69307BD4" w14:textId="4D26CA59" w:rsidR="00AE0A9A" w:rsidRPr="004D59C5" w:rsidRDefault="00835326" w:rsidP="00AE0A9A">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A.8_-" w:history="1">
        <w:r w:rsidR="00DE5F1C">
          <w:rPr>
            <w:rStyle w:val="Hyperlink"/>
            <w:rFonts w:asciiTheme="minorHAnsi" w:hAnsiTheme="minorHAnsi" w:cstheme="minorHAnsi"/>
            <w:lang w:val="en-AU"/>
          </w:rPr>
          <w:t>Appendix A.8 – Daily Bank List File (bank.txt) Data Dictionary</w:t>
        </w:r>
      </w:hyperlink>
      <w:r w:rsidRPr="004D59C5">
        <w:rPr>
          <w:rFonts w:asciiTheme="minorHAnsi" w:hAnsiTheme="minorHAnsi" w:cstheme="minorHAnsi"/>
          <w:lang w:val="en-AU"/>
        </w:rPr>
        <w:t xml:space="preserve"> for the detailed data field descriptions.</w:t>
      </w:r>
    </w:p>
    <w:p w14:paraId="240AA096" w14:textId="24242810" w:rsidR="006F4910" w:rsidRPr="004D59C5" w:rsidRDefault="00B530C4" w:rsidP="005412D7">
      <w:pPr>
        <w:pStyle w:val="Heading3"/>
      </w:pPr>
      <w:bookmarkStart w:id="216" w:name="_Toc218075321"/>
      <w:r w:rsidRPr="004D59C5">
        <w:t>Daily Closing Prices File</w:t>
      </w:r>
      <w:r w:rsidR="00FE7ED3">
        <w:t xml:space="preserve"> (closingprice.txt)</w:t>
      </w:r>
      <w:bookmarkEnd w:id="216"/>
    </w:p>
    <w:p w14:paraId="0EBF5C23" w14:textId="77777777" w:rsidR="00B44A04" w:rsidRPr="004D59C5" w:rsidRDefault="00B44A04" w:rsidP="00B44A04">
      <w:pPr>
        <w:pStyle w:val="Normalwithspace"/>
        <w:rPr>
          <w:rFonts w:asciiTheme="minorHAnsi" w:hAnsiTheme="minorHAnsi" w:cstheme="minorHAnsi"/>
          <w:b/>
          <w:bCs/>
          <w:i/>
          <w:iCs/>
          <w:lang w:val="en-AU"/>
        </w:rPr>
      </w:pPr>
      <w:r w:rsidRPr="004D59C5">
        <w:rPr>
          <w:rFonts w:asciiTheme="minorHAnsi" w:hAnsiTheme="minorHAnsi" w:cstheme="minorHAnsi"/>
          <w:b/>
          <w:bCs/>
          <w:i/>
          <w:iCs/>
          <w:lang w:val="en-AU"/>
        </w:rPr>
        <w:t>[To be added in R2.]</w:t>
      </w:r>
    </w:p>
    <w:p w14:paraId="604678DA" w14:textId="77777777" w:rsidR="00A92045" w:rsidRPr="004D59C5" w:rsidRDefault="00A92045" w:rsidP="00B44A04">
      <w:pPr>
        <w:pStyle w:val="Normalwithspace"/>
        <w:rPr>
          <w:rFonts w:asciiTheme="minorHAnsi" w:hAnsiTheme="minorHAnsi" w:cstheme="minorHAnsi"/>
          <w:b/>
          <w:bCs/>
          <w:i/>
          <w:iCs/>
          <w:lang w:val="en-AU"/>
        </w:rPr>
      </w:pPr>
    </w:p>
    <w:p w14:paraId="25186FDC" w14:textId="77777777" w:rsidR="00B44A04" w:rsidRPr="004D59C5" w:rsidRDefault="00A92045" w:rsidP="005412D7">
      <w:pPr>
        <w:pStyle w:val="Heading2"/>
      </w:pPr>
      <w:bookmarkStart w:id="217" w:name="_Toc218075322"/>
      <w:bookmarkStart w:id="218" w:name="_Toc215758861"/>
      <w:bookmarkStart w:id="219" w:name="_Toc215759912"/>
      <w:commentRangeStart w:id="220"/>
      <w:commentRangeStart w:id="221"/>
      <w:r w:rsidRPr="004D59C5">
        <w:t>FMBS Files</w:t>
      </w:r>
      <w:commentRangeEnd w:id="220"/>
      <w:r w:rsidR="00DC332F">
        <w:rPr>
          <w:rStyle w:val="CommentReference"/>
          <w:rFonts w:ascii="Century Gothic" w:hAnsi="Century Gothic" w:cs="Times New Roman"/>
          <w:b w:val="0"/>
          <w:bCs w:val="0"/>
          <w:iCs w:val="0"/>
          <w:smallCaps w:val="0"/>
          <w:kern w:val="0"/>
          <w:lang w:val="en-US"/>
        </w:rPr>
        <w:commentReference w:id="220"/>
      </w:r>
      <w:commentRangeEnd w:id="221"/>
      <w:r w:rsidR="00F90FAE">
        <w:rPr>
          <w:rStyle w:val="CommentReference"/>
          <w:rFonts w:ascii="Century Gothic" w:hAnsi="Century Gothic" w:cs="Times New Roman"/>
          <w:b w:val="0"/>
          <w:bCs w:val="0"/>
          <w:iCs w:val="0"/>
          <w:smallCaps w:val="0"/>
          <w:kern w:val="0"/>
          <w:lang w:val="en-US"/>
        </w:rPr>
        <w:commentReference w:id="221"/>
      </w:r>
      <w:bookmarkEnd w:id="217"/>
    </w:p>
    <w:p w14:paraId="2EC30E75" w14:textId="63A5BE0D" w:rsidR="00CD08F0" w:rsidRPr="004D59C5" w:rsidRDefault="00CD08F0" w:rsidP="005412D7">
      <w:pPr>
        <w:pStyle w:val="Heading3"/>
      </w:pPr>
      <w:bookmarkStart w:id="222" w:name="_Toc218075323"/>
      <w:r w:rsidRPr="004D59C5">
        <w:t xml:space="preserve">Securities Update </w:t>
      </w:r>
      <w:del w:id="223" w:author="Han Xie CHAI (MAS)" w:date="2026-01-14T16:57:00Z" w16du:dateUtc="2026-01-14T08:57:00Z">
        <w:r w:rsidRPr="004D59C5">
          <w:delText xml:space="preserve">After Auction </w:delText>
        </w:r>
      </w:del>
      <w:r w:rsidRPr="004D59C5">
        <w:t>File</w:t>
      </w:r>
      <w:r w:rsidR="00812C11">
        <w:t xml:space="preserve"> (</w:t>
      </w:r>
      <w:r w:rsidR="003F503B">
        <w:t>secupdt</w:t>
      </w:r>
      <w:r w:rsidR="00812C11">
        <w:t>_fmbs.txt)</w:t>
      </w:r>
      <w:bookmarkEnd w:id="222"/>
    </w:p>
    <w:p w14:paraId="31E7409F" w14:textId="77777777" w:rsidR="00B90FAB" w:rsidRPr="004D59C5" w:rsidRDefault="00B90FAB" w:rsidP="00B90FAB">
      <w:pPr>
        <w:pStyle w:val="Heading4"/>
        <w:rPr>
          <w:rFonts w:asciiTheme="minorHAnsi" w:hAnsiTheme="minorHAnsi" w:cstheme="minorHAnsi"/>
        </w:rPr>
      </w:pPr>
      <w:r w:rsidRPr="004D59C5">
        <w:rPr>
          <w:rFonts w:asciiTheme="minorHAnsi" w:hAnsiTheme="minorHAnsi" w:cstheme="minorHAnsi"/>
        </w:rPr>
        <w:t>Description</w:t>
      </w:r>
    </w:p>
    <w:p w14:paraId="238448BD" w14:textId="6F5C106E" w:rsidR="00C50B84" w:rsidRPr="004D59C5" w:rsidRDefault="00C50B84" w:rsidP="00C50B84">
      <w:pPr>
        <w:pStyle w:val="Normalwithspace"/>
        <w:rPr>
          <w:rFonts w:asciiTheme="minorHAnsi" w:hAnsiTheme="minorHAnsi" w:cstheme="minorHAnsi"/>
          <w:lang w:val="en-AU"/>
        </w:rPr>
      </w:pPr>
      <w:r w:rsidRPr="004D59C5">
        <w:rPr>
          <w:rFonts w:asciiTheme="minorHAnsi" w:hAnsiTheme="minorHAnsi" w:cstheme="minorHAnsi"/>
          <w:lang w:val="en-AU"/>
        </w:rPr>
        <w:t xml:space="preserve">OMEGA provides </w:t>
      </w:r>
      <w:r w:rsidR="00213FF3" w:rsidRPr="004D59C5">
        <w:rPr>
          <w:rFonts w:asciiTheme="minorHAnsi" w:hAnsiTheme="minorHAnsi" w:cstheme="minorHAnsi"/>
          <w:lang w:val="en-AU"/>
        </w:rPr>
        <w:t xml:space="preserve">FMBS </w:t>
      </w:r>
      <w:r w:rsidRPr="004D59C5">
        <w:rPr>
          <w:rFonts w:asciiTheme="minorHAnsi" w:hAnsiTheme="minorHAnsi" w:cstheme="minorHAnsi"/>
          <w:lang w:val="en-AU"/>
        </w:rPr>
        <w:t>with securities updates on yields and prices information after the auction,</w:t>
      </w:r>
      <w:r w:rsidR="00802316" w:rsidRPr="004D59C5">
        <w:rPr>
          <w:rFonts w:asciiTheme="minorHAnsi" w:hAnsiTheme="minorHAnsi" w:cstheme="minorHAnsi"/>
          <w:lang w:val="en-AU"/>
        </w:rPr>
        <w:t xml:space="preserve"> </w:t>
      </w:r>
      <w:r w:rsidRPr="004D59C5">
        <w:rPr>
          <w:rFonts w:asciiTheme="minorHAnsi" w:hAnsiTheme="minorHAnsi" w:cstheme="minorHAnsi"/>
          <w:lang w:val="en-AU"/>
        </w:rPr>
        <w:t xml:space="preserve">or the syndication allotment is completed successfully. </w:t>
      </w:r>
    </w:p>
    <w:p w14:paraId="0FA6D4BA" w14:textId="06D6FAFE" w:rsidR="00B90FAB" w:rsidRPr="004D59C5" w:rsidRDefault="00C50B84" w:rsidP="00B90FAB">
      <w:pPr>
        <w:pStyle w:val="Normalwithspace"/>
        <w:rPr>
          <w:rFonts w:asciiTheme="minorHAnsi" w:hAnsiTheme="minorHAnsi" w:cstheme="minorHAnsi"/>
          <w:lang w:val="en-AU"/>
        </w:rPr>
      </w:pPr>
      <w:r w:rsidRPr="004D59C5">
        <w:rPr>
          <w:rFonts w:asciiTheme="minorHAnsi" w:hAnsiTheme="minorHAnsi" w:cstheme="minorHAnsi"/>
          <w:lang w:val="en-AU"/>
        </w:rPr>
        <w:t xml:space="preserve">The results must be verified </w:t>
      </w:r>
      <w:r w:rsidR="00B31C44">
        <w:rPr>
          <w:rFonts w:asciiTheme="minorHAnsi" w:hAnsiTheme="minorHAnsi" w:cstheme="minorHAnsi"/>
          <w:lang w:val="en-AU"/>
        </w:rPr>
        <w:t xml:space="preserve">by an Auction Operator </w:t>
      </w:r>
      <w:r w:rsidRPr="004D59C5">
        <w:rPr>
          <w:rFonts w:asciiTheme="minorHAnsi" w:hAnsiTheme="minorHAnsi" w:cstheme="minorHAnsi"/>
          <w:lang w:val="en-AU"/>
        </w:rPr>
        <w:t xml:space="preserve">in OMEGA before the securities update file is released to FMBS. </w:t>
      </w:r>
    </w:p>
    <w:p w14:paraId="2B2DA566" w14:textId="26806171" w:rsidR="0027207E" w:rsidRPr="004D59C5" w:rsidRDefault="00706168" w:rsidP="00B90FAB">
      <w:pPr>
        <w:pStyle w:val="Normalwithspace"/>
        <w:rPr>
          <w:rFonts w:asciiTheme="minorHAnsi" w:hAnsiTheme="minorHAnsi" w:cstheme="minorHAnsi"/>
          <w:lang w:val="en-AU"/>
        </w:rPr>
      </w:pPr>
      <w:r w:rsidRPr="004D59C5">
        <w:rPr>
          <w:rFonts w:asciiTheme="minorHAnsi" w:hAnsiTheme="minorHAnsi" w:cstheme="minorHAnsi"/>
          <w:lang w:val="en-AU"/>
        </w:rPr>
        <w:t>The data format and content are the same as secupdt.txt provided to</w:t>
      </w:r>
      <w:r w:rsidR="0085539A" w:rsidRPr="004D59C5">
        <w:rPr>
          <w:rFonts w:asciiTheme="minorHAnsi" w:hAnsiTheme="minorHAnsi" w:cstheme="minorHAnsi"/>
          <w:lang w:val="en-AU"/>
        </w:rPr>
        <w:t xml:space="preserve"> MEPS+.</w:t>
      </w:r>
      <w:r w:rsidRPr="004D59C5">
        <w:rPr>
          <w:rFonts w:asciiTheme="minorHAnsi" w:hAnsiTheme="minorHAnsi" w:cstheme="minorHAnsi"/>
          <w:lang w:val="en-AU"/>
        </w:rPr>
        <w:t xml:space="preserve"> </w:t>
      </w:r>
      <w:commentRangeStart w:id="224"/>
      <w:r w:rsidRPr="004D59C5">
        <w:rPr>
          <w:rFonts w:asciiTheme="minorHAnsi" w:hAnsiTheme="minorHAnsi" w:cstheme="minorHAnsi"/>
          <w:lang w:val="en-AU"/>
        </w:rPr>
        <w:t xml:space="preserve">However, </w:t>
      </w:r>
      <w:r w:rsidR="0023596F" w:rsidRPr="004D59C5">
        <w:rPr>
          <w:rFonts w:asciiTheme="minorHAnsi" w:hAnsiTheme="minorHAnsi" w:cstheme="minorHAnsi"/>
          <w:lang w:val="en-AU"/>
        </w:rPr>
        <w:t>SSB securities updates are excluded from the FMBS transmission, as MAS does not participate in SSB allotment</w:t>
      </w:r>
      <w:r w:rsidR="009E1D27" w:rsidRPr="004D59C5">
        <w:rPr>
          <w:rFonts w:asciiTheme="minorHAnsi" w:hAnsiTheme="minorHAnsi" w:cstheme="minorHAnsi"/>
          <w:lang w:val="en-AU"/>
        </w:rPr>
        <w:t xml:space="preserve"> as an investor</w:t>
      </w:r>
      <w:r w:rsidR="0023596F" w:rsidRPr="004D59C5">
        <w:rPr>
          <w:rFonts w:asciiTheme="minorHAnsi" w:hAnsiTheme="minorHAnsi" w:cstheme="minorHAnsi"/>
          <w:lang w:val="en-AU"/>
        </w:rPr>
        <w:t>.</w:t>
      </w:r>
      <w:commentRangeEnd w:id="224"/>
      <w:r w:rsidR="00444139">
        <w:rPr>
          <w:rStyle w:val="CommentReference"/>
          <w:lang w:val="en-US"/>
        </w:rPr>
        <w:commentReference w:id="224"/>
      </w:r>
    </w:p>
    <w:p w14:paraId="0E3BA98F" w14:textId="77777777" w:rsidR="00B90FAB" w:rsidRPr="004D59C5" w:rsidRDefault="00B90FAB" w:rsidP="00B90FAB">
      <w:pPr>
        <w:pStyle w:val="Heading4"/>
        <w:rPr>
          <w:rFonts w:asciiTheme="minorHAnsi" w:hAnsiTheme="minorHAnsi" w:cstheme="minorHAnsi"/>
        </w:rPr>
      </w:pPr>
      <w:r w:rsidRPr="004D59C5">
        <w:rPr>
          <w:rFonts w:asciiTheme="minorHAnsi" w:hAnsiTheme="minorHAnsi" w:cstheme="minorHAnsi"/>
        </w:rPr>
        <w:t>Securities Involved</w:t>
      </w:r>
    </w:p>
    <w:p w14:paraId="47DE1A22" w14:textId="4F691110" w:rsidR="00802316" w:rsidRPr="004D59C5" w:rsidRDefault="00802316" w:rsidP="00802316">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types</w:t>
      </w:r>
      <w:r w:rsidR="00032935" w:rsidRPr="004D59C5">
        <w:rPr>
          <w:rFonts w:asciiTheme="minorHAnsi" w:hAnsiTheme="minorHAnsi" w:cstheme="minorHAnsi"/>
          <w:lang w:val="en-AU"/>
        </w:rPr>
        <w:t xml:space="preserve"> that allow MAS participation</w:t>
      </w:r>
      <w:r w:rsidRPr="004D59C5">
        <w:rPr>
          <w:rFonts w:asciiTheme="minorHAnsi" w:hAnsiTheme="minorHAnsi" w:cstheme="minorHAnsi"/>
          <w:lang w:val="en-AU"/>
        </w:rPr>
        <w:t>:</w:t>
      </w:r>
    </w:p>
    <w:p w14:paraId="2E9D66D1" w14:textId="77777777" w:rsidR="00802316" w:rsidRPr="004D59C5" w:rsidRDefault="00802316" w:rsidP="000A7293">
      <w:pPr>
        <w:pStyle w:val="OrderedList"/>
        <w:numPr>
          <w:ilvl w:val="0"/>
          <w:numId w:val="62"/>
        </w:numPr>
        <w:rPr>
          <w:lang w:val="en-AU"/>
        </w:rPr>
      </w:pPr>
      <w:r w:rsidRPr="004D59C5">
        <w:rPr>
          <w:lang w:val="en-AU"/>
        </w:rPr>
        <w:t>CMTB</w:t>
      </w:r>
    </w:p>
    <w:p w14:paraId="677E18F2" w14:textId="77777777" w:rsidR="00802316" w:rsidRPr="004D59C5" w:rsidRDefault="00802316" w:rsidP="000A7293">
      <w:pPr>
        <w:pStyle w:val="OrderedList"/>
        <w:numPr>
          <w:ilvl w:val="0"/>
          <w:numId w:val="62"/>
        </w:numPr>
        <w:rPr>
          <w:lang w:val="en-AU"/>
        </w:rPr>
      </w:pPr>
      <w:r w:rsidRPr="004D59C5">
        <w:rPr>
          <w:lang w:val="en-AU"/>
        </w:rPr>
        <w:t>MAS Bills</w:t>
      </w:r>
    </w:p>
    <w:p w14:paraId="09586FA8" w14:textId="3655B7A5" w:rsidR="00802316" w:rsidRPr="004D59C5" w:rsidRDefault="00802316" w:rsidP="000A7293">
      <w:pPr>
        <w:pStyle w:val="OrderedList"/>
        <w:numPr>
          <w:ilvl w:val="0"/>
          <w:numId w:val="62"/>
        </w:numPr>
        <w:rPr>
          <w:lang w:val="en-AU"/>
        </w:rPr>
      </w:pPr>
      <w:r w:rsidRPr="004D59C5">
        <w:rPr>
          <w:lang w:val="en-AU"/>
        </w:rPr>
        <w:t>SGS Bonds</w:t>
      </w:r>
    </w:p>
    <w:p w14:paraId="21E47917" w14:textId="599C6BA7" w:rsidR="00B90FAB" w:rsidRPr="004D59C5" w:rsidRDefault="00802316" w:rsidP="000A7293">
      <w:pPr>
        <w:pStyle w:val="OrderedList"/>
        <w:numPr>
          <w:ilvl w:val="0"/>
          <w:numId w:val="62"/>
        </w:numPr>
        <w:rPr>
          <w:lang w:val="en-AU"/>
        </w:rPr>
      </w:pPr>
      <w:r w:rsidRPr="004D59C5">
        <w:rPr>
          <w:lang w:val="en-AU"/>
        </w:rPr>
        <w:t>T-Bills</w:t>
      </w:r>
    </w:p>
    <w:p w14:paraId="55062C4A" w14:textId="77777777" w:rsidR="00B90FAB" w:rsidRPr="004D59C5" w:rsidRDefault="00B90FAB" w:rsidP="00B90FAB">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2830"/>
        <w:gridCol w:w="1701"/>
        <w:gridCol w:w="1495"/>
        <w:gridCol w:w="2900"/>
      </w:tblGrid>
      <w:tr w:rsidR="00B90FAB" w:rsidRPr="004D59C5" w14:paraId="46901D66" w14:textId="77777777" w:rsidTr="005630C3">
        <w:tc>
          <w:tcPr>
            <w:tcW w:w="2830" w:type="dxa"/>
            <w:shd w:val="clear" w:color="auto" w:fill="D9D9D9" w:themeFill="background1" w:themeFillShade="D9"/>
          </w:tcPr>
          <w:p w14:paraId="68DDF0EA" w14:textId="77777777" w:rsidR="00B90FAB" w:rsidRPr="004D59C5" w:rsidRDefault="00B90FAB" w:rsidP="005630C3">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25703FA3" w14:textId="77777777" w:rsidR="00B90FAB" w:rsidRPr="004D59C5" w:rsidRDefault="00B90FAB" w:rsidP="005630C3">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5E462901" w14:textId="77777777" w:rsidR="00B90FAB" w:rsidRPr="004D59C5" w:rsidRDefault="00B90FAB" w:rsidP="005630C3">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449FEE92" w14:textId="77777777" w:rsidR="00B90FAB" w:rsidRPr="004D59C5" w:rsidRDefault="00B90FAB" w:rsidP="005630C3">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567772" w:rsidRPr="004D59C5" w14:paraId="66D07DA1" w14:textId="77777777" w:rsidTr="005630C3">
        <w:tc>
          <w:tcPr>
            <w:tcW w:w="2830" w:type="dxa"/>
          </w:tcPr>
          <w:p w14:paraId="21C49B09" w14:textId="36C410B7" w:rsidR="00567772" w:rsidRPr="004D59C5" w:rsidRDefault="00567772" w:rsidP="00567772">
            <w:pPr>
              <w:spacing w:line="360" w:lineRule="auto"/>
              <w:jc w:val="left"/>
              <w:rPr>
                <w:rFonts w:asciiTheme="minorHAnsi" w:hAnsiTheme="minorHAnsi" w:cstheme="minorHAnsi"/>
                <w:iCs/>
                <w:szCs w:val="22"/>
              </w:rPr>
            </w:pPr>
            <w:r w:rsidRPr="004D59C5">
              <w:rPr>
                <w:rFonts w:asciiTheme="minorHAnsi" w:hAnsiTheme="minorHAnsi" w:cstheme="minorHAnsi"/>
                <w:iCs/>
                <w:szCs w:val="22"/>
              </w:rPr>
              <w:t>secupdt_fmbs.txt</w:t>
            </w:r>
          </w:p>
        </w:tc>
        <w:tc>
          <w:tcPr>
            <w:tcW w:w="1701" w:type="dxa"/>
          </w:tcPr>
          <w:p w14:paraId="0E7C7EF7" w14:textId="2218C263" w:rsidR="00567772" w:rsidRPr="004D59C5" w:rsidRDefault="00567772" w:rsidP="00567772">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495" w:type="dxa"/>
          </w:tcPr>
          <w:p w14:paraId="591F8346" w14:textId="576C1D36" w:rsidR="00567772" w:rsidRPr="004D59C5" w:rsidRDefault="00567772" w:rsidP="00567772">
            <w:pPr>
              <w:spacing w:line="360" w:lineRule="auto"/>
              <w:jc w:val="left"/>
              <w:rPr>
                <w:rFonts w:asciiTheme="minorHAnsi" w:hAnsiTheme="minorHAnsi" w:cstheme="minorHAnsi"/>
                <w:iCs/>
                <w:szCs w:val="22"/>
              </w:rPr>
            </w:pPr>
            <w:r w:rsidRPr="004D59C5">
              <w:rPr>
                <w:rFonts w:asciiTheme="minorHAnsi" w:hAnsiTheme="minorHAnsi" w:cstheme="minorHAnsi"/>
                <w:iCs/>
                <w:szCs w:val="22"/>
              </w:rPr>
              <w:t>FMBS</w:t>
            </w:r>
          </w:p>
        </w:tc>
        <w:tc>
          <w:tcPr>
            <w:tcW w:w="2900" w:type="dxa"/>
          </w:tcPr>
          <w:p w14:paraId="28FC0174" w14:textId="259ACE60" w:rsidR="00567772" w:rsidRPr="004D59C5" w:rsidRDefault="00567772" w:rsidP="00567772">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bl>
    <w:p w14:paraId="776F5188" w14:textId="584658DD"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11</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Securities Update After Auction File (secupdt_fmbs.txt)</w:t>
      </w:r>
      <w:r w:rsidRPr="004D59C5">
        <w:rPr>
          <w:rFonts w:cstheme="minorHAnsi"/>
        </w:rPr>
        <w:fldChar w:fldCharType="end"/>
      </w:r>
    </w:p>
    <w:p w14:paraId="606DFEDB" w14:textId="77777777" w:rsidR="00B90FAB" w:rsidRPr="004D59C5" w:rsidRDefault="00B90FAB" w:rsidP="00B90FAB">
      <w:pPr>
        <w:pStyle w:val="Heading4"/>
        <w:rPr>
          <w:rFonts w:asciiTheme="minorHAnsi" w:hAnsiTheme="minorHAnsi" w:cstheme="minorHAnsi"/>
        </w:rPr>
      </w:pPr>
      <w:r w:rsidRPr="004D59C5">
        <w:rPr>
          <w:rFonts w:asciiTheme="minorHAnsi" w:hAnsiTheme="minorHAnsi" w:cstheme="minorHAnsi"/>
        </w:rPr>
        <w:t>Time &amp; Frequency</w:t>
      </w:r>
    </w:p>
    <w:p w14:paraId="691F512A" w14:textId="11DADBCA" w:rsidR="00F03503" w:rsidRPr="004D59C5" w:rsidRDefault="00F03503" w:rsidP="000A7293">
      <w:pPr>
        <w:pStyle w:val="Normalwithspace"/>
        <w:numPr>
          <w:ilvl w:val="0"/>
          <w:numId w:val="63"/>
        </w:numPr>
        <w:rPr>
          <w:rFonts w:asciiTheme="minorHAnsi" w:hAnsiTheme="minorHAnsi" w:cstheme="minorHAnsi"/>
          <w:lang w:val="en-AU"/>
        </w:rPr>
      </w:pPr>
      <w:r w:rsidRPr="004D59C5">
        <w:rPr>
          <w:rFonts w:asciiTheme="minorHAnsi" w:hAnsiTheme="minorHAnsi" w:cstheme="minorHAnsi"/>
          <w:b/>
          <w:bCs/>
          <w:lang w:val="en-AU"/>
        </w:rPr>
        <w:t xml:space="preserve">For </w:t>
      </w:r>
      <w:commentRangeStart w:id="225"/>
      <w:r w:rsidRPr="004D59C5">
        <w:rPr>
          <w:rFonts w:asciiTheme="minorHAnsi" w:hAnsiTheme="minorHAnsi" w:cstheme="minorHAnsi"/>
          <w:b/>
          <w:bCs/>
          <w:lang w:val="en-AU"/>
        </w:rPr>
        <w:t>auction</w:t>
      </w:r>
      <w:commentRangeEnd w:id="225"/>
      <w:r w:rsidR="00601430">
        <w:rPr>
          <w:rStyle w:val="CommentReference"/>
          <w:lang w:val="en-US"/>
        </w:rPr>
        <w:commentReference w:id="225"/>
      </w:r>
      <w:r w:rsidRPr="004D59C5">
        <w:rPr>
          <w:rFonts w:asciiTheme="minorHAnsi" w:hAnsiTheme="minorHAnsi" w:cstheme="minorHAnsi"/>
          <w:b/>
          <w:bCs/>
          <w:lang w:val="en-AU"/>
        </w:rPr>
        <w:t>,</w:t>
      </w:r>
      <w:r w:rsidRPr="004D59C5">
        <w:rPr>
          <w:rFonts w:asciiTheme="minorHAnsi" w:hAnsiTheme="minorHAnsi" w:cstheme="minorHAnsi"/>
          <w:lang w:val="en-AU"/>
        </w:rPr>
        <w:t xml:space="preserve"> the file will be </w:t>
      </w:r>
      <w:commentRangeStart w:id="226"/>
      <w:r w:rsidRPr="004D59C5">
        <w:rPr>
          <w:rFonts w:asciiTheme="minorHAnsi" w:hAnsiTheme="minorHAnsi" w:cstheme="minorHAnsi"/>
          <w:lang w:val="en-AU"/>
        </w:rPr>
        <w:t>generated</w:t>
      </w:r>
      <w:commentRangeEnd w:id="226"/>
      <w:r w:rsidR="00B20BA9">
        <w:rPr>
          <w:rStyle w:val="CommentReference"/>
          <w:lang w:val="en-US"/>
        </w:rPr>
        <w:commentReference w:id="226"/>
      </w:r>
      <w:r w:rsidRPr="004D59C5">
        <w:rPr>
          <w:rFonts w:asciiTheme="minorHAnsi" w:hAnsiTheme="minorHAnsi" w:cstheme="minorHAnsi"/>
          <w:lang w:val="en-AU"/>
        </w:rPr>
        <w:t xml:space="preserve"> and placed onto MEFT on the auction date:</w:t>
      </w:r>
    </w:p>
    <w:p w14:paraId="7179ACEB" w14:textId="375C9537" w:rsidR="00F03503" w:rsidRPr="004D59C5" w:rsidRDefault="00F03503" w:rsidP="000A7293">
      <w:pPr>
        <w:pStyle w:val="Normalwithspace"/>
        <w:numPr>
          <w:ilvl w:val="1"/>
          <w:numId w:val="63"/>
        </w:numPr>
        <w:rPr>
          <w:rFonts w:asciiTheme="minorHAnsi" w:hAnsiTheme="minorHAnsi" w:cstheme="minorHAnsi"/>
          <w:b/>
          <w:bCs/>
          <w:lang w:val="en-AU"/>
        </w:rPr>
      </w:pPr>
      <w:r w:rsidRPr="004D59C5">
        <w:rPr>
          <w:rFonts w:asciiTheme="minorHAnsi" w:hAnsiTheme="minorHAnsi" w:cstheme="minorHAnsi"/>
          <w:b/>
          <w:bCs/>
          <w:lang w:val="en-AU"/>
        </w:rPr>
        <w:t xml:space="preserve">Precondition: </w:t>
      </w:r>
      <w:r w:rsidRPr="004D59C5">
        <w:rPr>
          <w:rFonts w:asciiTheme="minorHAnsi" w:hAnsiTheme="minorHAnsi" w:cstheme="minorHAnsi"/>
          <w:lang w:val="en-AU"/>
        </w:rPr>
        <w:t xml:space="preserve">Auction results </w:t>
      </w:r>
      <w:r w:rsidR="00B31C44">
        <w:rPr>
          <w:rFonts w:asciiTheme="minorHAnsi" w:hAnsiTheme="minorHAnsi" w:cstheme="minorHAnsi"/>
          <w:lang w:val="en-AU"/>
        </w:rPr>
        <w:t>have been</w:t>
      </w:r>
      <w:r w:rsidR="00B31C44" w:rsidRPr="004D59C5">
        <w:rPr>
          <w:rFonts w:asciiTheme="minorHAnsi" w:hAnsiTheme="minorHAnsi" w:cstheme="minorHAnsi"/>
          <w:lang w:val="en-AU"/>
        </w:rPr>
        <w:t xml:space="preserve"> </w:t>
      </w:r>
      <w:r w:rsidRPr="004D59C5">
        <w:rPr>
          <w:rFonts w:asciiTheme="minorHAnsi" w:hAnsiTheme="minorHAnsi" w:cstheme="minorHAnsi"/>
          <w:lang w:val="en-AU"/>
        </w:rPr>
        <w:t>verified</w:t>
      </w:r>
      <w:r w:rsidR="00B31C44">
        <w:rPr>
          <w:rFonts w:asciiTheme="minorHAnsi" w:hAnsiTheme="minorHAnsi" w:cstheme="minorHAnsi"/>
          <w:lang w:val="en-AU"/>
        </w:rPr>
        <w:t xml:space="preserve"> by an Auction Operator</w:t>
      </w:r>
      <w:r w:rsidR="00D37F20">
        <w:rPr>
          <w:rFonts w:asciiTheme="minorHAnsi" w:hAnsiTheme="minorHAnsi" w:cstheme="minorHAnsi"/>
          <w:lang w:val="en-AU"/>
        </w:rPr>
        <w:t>,</w:t>
      </w:r>
      <w:r w:rsidRPr="004D59C5">
        <w:rPr>
          <w:rFonts w:asciiTheme="minorHAnsi" w:hAnsiTheme="minorHAnsi" w:cstheme="minorHAnsi"/>
          <w:lang w:val="en-AU"/>
        </w:rPr>
        <w:t xml:space="preserve"> and </w:t>
      </w:r>
      <w:r w:rsidR="00B31C44">
        <w:rPr>
          <w:rFonts w:asciiTheme="minorHAnsi" w:hAnsiTheme="minorHAnsi" w:cstheme="minorHAnsi"/>
          <w:lang w:val="en-AU"/>
        </w:rPr>
        <w:t xml:space="preserve">the system status is </w:t>
      </w:r>
      <w:r w:rsidRPr="004D59C5">
        <w:rPr>
          <w:rFonts w:asciiTheme="minorHAnsi" w:hAnsiTheme="minorHAnsi" w:cstheme="minorHAnsi"/>
          <w:lang w:val="en-AU"/>
        </w:rPr>
        <w:t>set to ‘Pending Publication’</w:t>
      </w:r>
      <w:r w:rsidR="008504C8" w:rsidRPr="004D59C5">
        <w:rPr>
          <w:rFonts w:asciiTheme="minorHAnsi" w:hAnsiTheme="minorHAnsi" w:cstheme="minorHAnsi"/>
          <w:lang w:val="en-AU"/>
        </w:rPr>
        <w:t>.</w:t>
      </w:r>
    </w:p>
    <w:p w14:paraId="63EBAC74" w14:textId="05C26BC3" w:rsidR="00F03503" w:rsidRPr="004D59C5" w:rsidRDefault="00F03503" w:rsidP="000A7293">
      <w:pPr>
        <w:pStyle w:val="Normalwithspace"/>
        <w:numPr>
          <w:ilvl w:val="1"/>
          <w:numId w:val="63"/>
        </w:numPr>
        <w:rPr>
          <w:rFonts w:asciiTheme="minorHAnsi" w:hAnsiTheme="minorHAnsi" w:cstheme="minorHAnsi"/>
          <w:b/>
          <w:bCs/>
          <w:lang w:val="en-AU"/>
        </w:rPr>
      </w:pPr>
      <w:r w:rsidRPr="004D59C5">
        <w:rPr>
          <w:rFonts w:asciiTheme="minorHAnsi" w:hAnsiTheme="minorHAnsi" w:cstheme="minorHAnsi"/>
          <w:b/>
          <w:bCs/>
          <w:lang w:val="en-AU"/>
        </w:rPr>
        <w:t xml:space="preserve">Scheduled </w:t>
      </w:r>
      <w:commentRangeStart w:id="227"/>
      <w:commentRangeStart w:id="228"/>
      <w:r w:rsidRPr="004D59C5">
        <w:rPr>
          <w:rFonts w:asciiTheme="minorHAnsi" w:hAnsiTheme="minorHAnsi" w:cstheme="minorHAnsi"/>
          <w:b/>
          <w:bCs/>
          <w:lang w:val="en-AU"/>
        </w:rPr>
        <w:t>processing</w:t>
      </w:r>
      <w:commentRangeEnd w:id="227"/>
      <w:r w:rsidR="00ED5688">
        <w:rPr>
          <w:rStyle w:val="CommentReference"/>
          <w:lang w:val="en-US"/>
        </w:rPr>
        <w:commentReference w:id="227"/>
      </w:r>
      <w:commentRangeEnd w:id="228"/>
      <w:r w:rsidR="0002567D">
        <w:rPr>
          <w:rStyle w:val="CommentReference"/>
          <w:lang w:val="en-US"/>
        </w:rPr>
        <w:commentReference w:id="228"/>
      </w:r>
      <w:r w:rsidRPr="004D59C5">
        <w:rPr>
          <w:rFonts w:asciiTheme="minorHAnsi" w:hAnsiTheme="minorHAnsi" w:cstheme="minorHAnsi"/>
          <w:b/>
          <w:bCs/>
          <w:lang w:val="en-AU"/>
        </w:rPr>
        <w:t xml:space="preserve">: </w:t>
      </w:r>
      <w:r w:rsidR="00245B89">
        <w:rPr>
          <w:rFonts w:asciiTheme="minorHAnsi" w:hAnsiTheme="minorHAnsi" w:cstheme="minorHAnsi"/>
          <w:lang w:val="en-AU"/>
        </w:rPr>
        <w:t>A</w:t>
      </w:r>
      <w:r w:rsidRPr="004D59C5">
        <w:rPr>
          <w:rFonts w:asciiTheme="minorHAnsi" w:hAnsiTheme="minorHAnsi" w:cstheme="minorHAnsi"/>
          <w:lang w:val="en-AU"/>
        </w:rPr>
        <w:t>t the</w:t>
      </w:r>
      <w:r w:rsidR="00522E4A">
        <w:rPr>
          <w:rFonts w:asciiTheme="minorHAnsi" w:hAnsiTheme="minorHAnsi" w:cstheme="minorHAnsi"/>
          <w:lang w:val="en-AU"/>
        </w:rPr>
        <w:t xml:space="preserve"> </w:t>
      </w:r>
      <w:r w:rsidRPr="00522E4A">
        <w:rPr>
          <w:rFonts w:asciiTheme="minorHAnsi" w:hAnsiTheme="minorHAnsi" w:cstheme="minorHAnsi"/>
          <w:b/>
          <w:bCs/>
          <w:lang w:val="en-AU"/>
        </w:rPr>
        <w:t>[Auction results release time],</w:t>
      </w:r>
      <w:r w:rsidRPr="004D59C5">
        <w:rPr>
          <w:rFonts w:asciiTheme="minorHAnsi" w:hAnsiTheme="minorHAnsi" w:cstheme="minorHAnsi"/>
          <w:lang w:val="en-AU"/>
        </w:rPr>
        <w:t xml:space="preserve"> status will be updated to ‘Published’ and verified results will be released via this file.</w:t>
      </w:r>
    </w:p>
    <w:p w14:paraId="6343CC5C" w14:textId="77777777" w:rsidR="00F03503" w:rsidRPr="004D59C5" w:rsidRDefault="00F03503" w:rsidP="000A7293">
      <w:pPr>
        <w:pStyle w:val="Normalwithspace"/>
        <w:numPr>
          <w:ilvl w:val="1"/>
          <w:numId w:val="63"/>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 typically for any result verified after the scheduled publication time.</w:t>
      </w:r>
    </w:p>
    <w:p w14:paraId="3B03C6AE" w14:textId="77777777" w:rsidR="00F03503" w:rsidRPr="004D59C5" w:rsidRDefault="00F03503" w:rsidP="000A7293">
      <w:pPr>
        <w:pStyle w:val="Normalwithspace"/>
        <w:numPr>
          <w:ilvl w:val="0"/>
          <w:numId w:val="63"/>
        </w:numPr>
        <w:rPr>
          <w:rFonts w:asciiTheme="minorHAnsi" w:hAnsiTheme="minorHAnsi" w:cstheme="minorHAnsi"/>
          <w:lang w:val="en-AU"/>
        </w:rPr>
      </w:pPr>
      <w:r w:rsidRPr="004D59C5">
        <w:rPr>
          <w:rFonts w:asciiTheme="minorHAnsi" w:hAnsiTheme="minorHAnsi" w:cstheme="minorHAnsi"/>
          <w:b/>
          <w:bCs/>
          <w:lang w:val="en-AU"/>
        </w:rPr>
        <w:lastRenderedPageBreak/>
        <w:t>For syndication,</w:t>
      </w:r>
      <w:r w:rsidRPr="004D59C5">
        <w:rPr>
          <w:rFonts w:asciiTheme="minorHAnsi" w:hAnsiTheme="minorHAnsi" w:cstheme="minorHAnsi"/>
          <w:lang w:val="en-AU"/>
        </w:rPr>
        <w:t xml:space="preserve"> the file will be generated and placed onto MEFT on the syndication allotment date:</w:t>
      </w:r>
    </w:p>
    <w:p w14:paraId="1AE9D236" w14:textId="2FF53711" w:rsidR="00F03503" w:rsidRPr="004D59C5" w:rsidRDefault="00F03503" w:rsidP="000A7293">
      <w:pPr>
        <w:pStyle w:val="Normalwithspace"/>
        <w:numPr>
          <w:ilvl w:val="1"/>
          <w:numId w:val="63"/>
        </w:numPr>
        <w:rPr>
          <w:rFonts w:asciiTheme="minorHAnsi" w:hAnsiTheme="minorHAnsi" w:cstheme="minorHAnsi"/>
          <w:lang w:val="en-AU"/>
        </w:rPr>
      </w:pPr>
      <w:r w:rsidRPr="004D59C5">
        <w:rPr>
          <w:rFonts w:asciiTheme="minorHAnsi" w:hAnsiTheme="minorHAnsi" w:cstheme="minorHAnsi"/>
          <w:b/>
          <w:bCs/>
          <w:lang w:val="en-AU"/>
        </w:rPr>
        <w:t xml:space="preserve">Precondition: </w:t>
      </w:r>
      <w:r w:rsidRPr="004D59C5">
        <w:rPr>
          <w:rFonts w:asciiTheme="minorHAnsi" w:hAnsiTheme="minorHAnsi" w:cstheme="minorHAnsi"/>
          <w:lang w:val="en-AU"/>
        </w:rPr>
        <w:t xml:space="preserve">Retail syndication results </w:t>
      </w:r>
      <w:r w:rsidR="00753F1C" w:rsidRPr="004D59C5">
        <w:rPr>
          <w:rFonts w:asciiTheme="minorHAnsi" w:hAnsiTheme="minorHAnsi" w:cstheme="minorHAnsi"/>
          <w:lang w:val="en-AU"/>
        </w:rPr>
        <w:t>are</w:t>
      </w:r>
      <w:r w:rsidRPr="004D59C5">
        <w:rPr>
          <w:rFonts w:asciiTheme="minorHAnsi" w:hAnsiTheme="minorHAnsi" w:cstheme="minorHAnsi"/>
          <w:lang w:val="en-AU"/>
        </w:rPr>
        <w:t xml:space="preserve"> verified </w:t>
      </w:r>
      <w:r w:rsidR="006F1CDA">
        <w:rPr>
          <w:rFonts w:asciiTheme="minorHAnsi" w:hAnsiTheme="minorHAnsi" w:cstheme="minorHAnsi"/>
          <w:lang w:val="en-AU"/>
        </w:rPr>
        <w:t xml:space="preserve">by a Syndication Operator </w:t>
      </w:r>
      <w:r w:rsidRPr="004D59C5">
        <w:rPr>
          <w:rFonts w:asciiTheme="minorHAnsi" w:hAnsiTheme="minorHAnsi" w:cstheme="minorHAnsi"/>
          <w:lang w:val="en-AU"/>
        </w:rPr>
        <w:t xml:space="preserve">and released at the </w:t>
      </w:r>
      <w:r w:rsidRPr="00522E4A">
        <w:rPr>
          <w:rFonts w:asciiTheme="minorHAnsi" w:hAnsiTheme="minorHAnsi" w:cstheme="minorHAnsi"/>
          <w:b/>
          <w:bCs/>
          <w:lang w:val="en-AU"/>
        </w:rPr>
        <w:t>[Syndication retail results release time]</w:t>
      </w:r>
      <w:r w:rsidRPr="004D59C5">
        <w:rPr>
          <w:rFonts w:asciiTheme="minorHAnsi" w:hAnsiTheme="minorHAnsi" w:cstheme="minorHAnsi"/>
          <w:lang w:val="en-AU"/>
        </w:rPr>
        <w:t xml:space="preserve"> prior to this final release.</w:t>
      </w:r>
    </w:p>
    <w:p w14:paraId="76D6F67D" w14:textId="75D52051" w:rsidR="00B90FAB" w:rsidRDefault="00F03503" w:rsidP="000A7293">
      <w:pPr>
        <w:pStyle w:val="Normalwithspace"/>
        <w:numPr>
          <w:ilvl w:val="1"/>
          <w:numId w:val="63"/>
        </w:numPr>
        <w:rPr>
          <w:rFonts w:asciiTheme="minorHAnsi" w:hAnsiTheme="minorHAnsi" w:cstheme="minorHAnsi"/>
          <w:lang w:val="en-AU"/>
        </w:rPr>
      </w:pPr>
      <w:r w:rsidRPr="004D59C5">
        <w:rPr>
          <w:rFonts w:asciiTheme="minorHAnsi" w:hAnsiTheme="minorHAnsi" w:cstheme="minorHAnsi"/>
          <w:b/>
          <w:bCs/>
          <w:lang w:val="en-AU"/>
        </w:rPr>
        <w:t>Ad-hoc Processing:</w:t>
      </w:r>
      <w:r w:rsidRPr="004D59C5">
        <w:rPr>
          <w:rFonts w:asciiTheme="minorHAnsi" w:hAnsiTheme="minorHAnsi" w:cstheme="minorHAnsi"/>
          <w:lang w:val="en-AU"/>
        </w:rPr>
        <w:t xml:space="preserve"> Triggered manually </w:t>
      </w:r>
      <w:r w:rsidR="00126B6D">
        <w:rPr>
          <w:rFonts w:asciiTheme="minorHAnsi" w:hAnsiTheme="minorHAnsi" w:cstheme="minorHAnsi"/>
          <w:lang w:val="en-AU"/>
        </w:rPr>
        <w:t>from</w:t>
      </w:r>
      <w:r w:rsidRPr="004D59C5">
        <w:rPr>
          <w:rFonts w:asciiTheme="minorHAnsi" w:hAnsiTheme="minorHAnsi" w:cstheme="minorHAnsi"/>
          <w:lang w:val="en-AU"/>
        </w:rPr>
        <w:t xml:space="preserve"> OMEGA </w:t>
      </w:r>
      <w:r w:rsidR="00126B6D">
        <w:rPr>
          <w:rFonts w:asciiTheme="minorHAnsi" w:hAnsiTheme="minorHAnsi" w:cstheme="minorHAnsi"/>
          <w:lang w:val="en-AU"/>
        </w:rPr>
        <w:t xml:space="preserve">UI by a Syndication Operator </w:t>
      </w:r>
      <w:r w:rsidRPr="004D59C5">
        <w:rPr>
          <w:rFonts w:asciiTheme="minorHAnsi" w:hAnsiTheme="minorHAnsi" w:cstheme="minorHAnsi"/>
          <w:lang w:val="en-AU"/>
        </w:rPr>
        <w:t>once institutional syndication results are verified.</w:t>
      </w:r>
    </w:p>
    <w:p w14:paraId="36A7E1D4" w14:textId="7692D3A8" w:rsidR="00C76633" w:rsidRPr="004D59C5" w:rsidRDefault="00C76633" w:rsidP="00C76633">
      <w:pPr>
        <w:pStyle w:val="Normalwithspace"/>
        <w:rPr>
          <w:rFonts w:asciiTheme="minorHAnsi" w:hAnsiTheme="minorHAnsi" w:cstheme="minorHAnsi"/>
          <w:lang w:val="en-AU"/>
        </w:rPr>
      </w:pPr>
      <w:r w:rsidRPr="006D54D3">
        <w:rPr>
          <w:rFonts w:asciiTheme="minorHAnsi" w:hAnsiTheme="minorHAnsi" w:cstheme="minorHAnsi"/>
          <w:b/>
          <w:bCs/>
          <w:lang w:val="en-AU"/>
        </w:rPr>
        <w:t>[Auction results release time]</w:t>
      </w:r>
      <w:r>
        <w:rPr>
          <w:rFonts w:asciiTheme="minorHAnsi" w:hAnsiTheme="minorHAnsi" w:cstheme="minorHAnsi"/>
          <w:b/>
          <w:bCs/>
          <w:lang w:val="en-AU"/>
        </w:rPr>
        <w:t xml:space="preserve"> </w:t>
      </w:r>
      <w:r w:rsidRPr="00857344">
        <w:rPr>
          <w:rFonts w:asciiTheme="minorHAnsi" w:hAnsiTheme="minorHAnsi" w:cstheme="minorHAnsi"/>
          <w:lang w:val="en-AU"/>
        </w:rPr>
        <w:t>and</w:t>
      </w:r>
      <w:r>
        <w:rPr>
          <w:rFonts w:asciiTheme="minorHAnsi" w:hAnsiTheme="minorHAnsi" w:cstheme="minorHAnsi"/>
          <w:b/>
          <w:bCs/>
          <w:lang w:val="en-AU"/>
        </w:rPr>
        <w:t xml:space="preserve"> </w:t>
      </w:r>
      <w:r w:rsidRPr="006D54D3">
        <w:rPr>
          <w:rFonts w:asciiTheme="minorHAnsi" w:hAnsiTheme="minorHAnsi" w:cstheme="minorHAnsi"/>
          <w:b/>
          <w:bCs/>
          <w:lang w:val="en-AU"/>
        </w:rPr>
        <w:t>[Syndication retail results release time]</w:t>
      </w:r>
      <w:r w:rsidRPr="004D59C5">
        <w:rPr>
          <w:rFonts w:asciiTheme="minorHAnsi" w:hAnsiTheme="minorHAnsi" w:cstheme="minorHAnsi"/>
          <w:lang w:val="en-AU"/>
        </w:rPr>
        <w:t xml:space="preserve"> </w:t>
      </w:r>
      <w:r w:rsidRPr="00857344">
        <w:rPr>
          <w:rFonts w:asciiTheme="minorHAnsi" w:hAnsiTheme="minorHAnsi" w:cstheme="minorHAnsi"/>
          <w:lang w:val="en-AU"/>
        </w:rPr>
        <w:t>are</w:t>
      </w:r>
      <w:r w:rsidRPr="00801D7E">
        <w:rPr>
          <w:rFonts w:asciiTheme="minorHAnsi" w:hAnsiTheme="minorHAnsi" w:cstheme="minorHAnsi"/>
          <w:szCs w:val="22"/>
        </w:rPr>
        <w:t xml:space="preserve"> </w:t>
      </w:r>
      <w:r>
        <w:rPr>
          <w:rFonts w:asciiTheme="minorHAnsi" w:hAnsiTheme="minorHAnsi" w:cstheme="minorHAnsi"/>
          <w:szCs w:val="22"/>
        </w:rPr>
        <w:t xml:space="preserve">configurable </w:t>
      </w:r>
      <w:r w:rsidRPr="00801D7E">
        <w:rPr>
          <w:rFonts w:asciiTheme="minorHAnsi" w:hAnsiTheme="minorHAnsi" w:cstheme="minorHAnsi"/>
          <w:szCs w:val="22"/>
        </w:rPr>
        <w:t>system parameter</w:t>
      </w:r>
      <w:r>
        <w:rPr>
          <w:rFonts w:asciiTheme="minorHAnsi" w:hAnsiTheme="minorHAnsi" w:cstheme="minorHAnsi"/>
          <w:szCs w:val="22"/>
        </w:rPr>
        <w:t>s</w:t>
      </w:r>
      <w:r>
        <w:rPr>
          <w:rFonts w:asciiTheme="minorHAnsi" w:hAnsiTheme="minorHAnsi" w:cstheme="minorHAnsi"/>
          <w:lang w:val="en-AU"/>
        </w:rPr>
        <w:t xml:space="preserve"> in OMEGA. For details on managing the parameters, refer to </w:t>
      </w:r>
      <w:r w:rsidRPr="006D54D3">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2FBB1EEF" w14:textId="77777777" w:rsidR="00B90FAB" w:rsidRPr="004D59C5" w:rsidRDefault="00B90FAB" w:rsidP="00B90FAB">
      <w:pPr>
        <w:pStyle w:val="Heading4"/>
        <w:rPr>
          <w:rFonts w:asciiTheme="minorHAnsi" w:hAnsiTheme="minorHAnsi" w:cstheme="minorHAnsi"/>
        </w:rPr>
      </w:pPr>
      <w:r w:rsidRPr="004D59C5">
        <w:rPr>
          <w:rFonts w:asciiTheme="minorHAnsi" w:hAnsiTheme="minorHAnsi" w:cstheme="minorHAnsi"/>
        </w:rPr>
        <w:t>Data Fields &amp; Validations</w:t>
      </w:r>
    </w:p>
    <w:p w14:paraId="3013D367" w14:textId="35153E4C" w:rsidR="00ED415B" w:rsidRPr="004D59C5" w:rsidRDefault="00B90FAB" w:rsidP="00ED415B">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B.1_-_1" w:history="1">
        <w:r w:rsidR="00CB1766">
          <w:rPr>
            <w:rStyle w:val="Hyperlink"/>
            <w:rFonts w:asciiTheme="minorHAnsi" w:hAnsiTheme="minorHAnsi" w:cstheme="minorHAnsi"/>
            <w:lang w:val="en-AU"/>
          </w:rPr>
          <w:t>Appendix B.1 – Securities Update After Auction File (secupdt_fmbs.txt) Data Dictionary</w:t>
        </w:r>
      </w:hyperlink>
      <w:r w:rsidRPr="004D59C5">
        <w:rPr>
          <w:rFonts w:asciiTheme="minorHAnsi" w:hAnsiTheme="minorHAnsi" w:cstheme="minorHAnsi"/>
          <w:lang w:val="en-AU"/>
        </w:rPr>
        <w:t xml:space="preserve"> for the detailed data field descriptions.</w:t>
      </w:r>
    </w:p>
    <w:p w14:paraId="34991EC6" w14:textId="69CDD5EB" w:rsidR="00CD08F0" w:rsidRPr="004D59C5" w:rsidRDefault="00CD08F0" w:rsidP="005412D7">
      <w:pPr>
        <w:pStyle w:val="Heading3"/>
      </w:pPr>
      <w:bookmarkStart w:id="229" w:name="_Toc218075324"/>
      <w:r w:rsidRPr="004D59C5">
        <w:t>Auction</w:t>
      </w:r>
      <w:commentRangeStart w:id="230"/>
      <w:ins w:id="231" w:author="Han Xie CHAI (MAS)" w:date="2026-01-14T16:57:00Z" w16du:dateUtc="2026-01-14T08:57:00Z">
        <w:r w:rsidR="00C73DE4">
          <w:t>/Syndication</w:t>
        </w:r>
      </w:ins>
      <w:r w:rsidRPr="004D59C5">
        <w:t xml:space="preserve"> </w:t>
      </w:r>
      <w:commentRangeEnd w:id="230"/>
      <w:r w:rsidR="006C665B">
        <w:rPr>
          <w:rStyle w:val="CommentReference"/>
          <w:rFonts w:ascii="Century Gothic" w:eastAsia="Times New Roman" w:hAnsi="Century Gothic"/>
          <w:b w:val="0"/>
          <w:bCs w:val="0"/>
          <w:smallCaps w:val="0"/>
          <w:lang w:val="en-US"/>
        </w:rPr>
        <w:commentReference w:id="230"/>
      </w:r>
      <w:r w:rsidRPr="004D59C5">
        <w:t>Results File</w:t>
      </w:r>
      <w:r w:rsidR="00812C11">
        <w:t xml:space="preserve"> (auction_fmbs.txt)</w:t>
      </w:r>
      <w:bookmarkEnd w:id="229"/>
    </w:p>
    <w:p w14:paraId="23E212E7" w14:textId="77777777" w:rsidR="00310993" w:rsidRPr="004D59C5" w:rsidRDefault="00310993" w:rsidP="00310993">
      <w:pPr>
        <w:pStyle w:val="Heading4"/>
        <w:rPr>
          <w:rFonts w:asciiTheme="minorHAnsi" w:hAnsiTheme="minorHAnsi" w:cstheme="minorHAnsi"/>
        </w:rPr>
      </w:pPr>
      <w:r w:rsidRPr="004D59C5">
        <w:rPr>
          <w:rFonts w:asciiTheme="minorHAnsi" w:hAnsiTheme="minorHAnsi" w:cstheme="minorHAnsi"/>
        </w:rPr>
        <w:t>Description</w:t>
      </w:r>
    </w:p>
    <w:p w14:paraId="087EE95A" w14:textId="5E0B1D2B" w:rsidR="003D133B" w:rsidRPr="004D59C5" w:rsidRDefault="0043272A" w:rsidP="0043272A">
      <w:pPr>
        <w:pStyle w:val="Normalwithspace"/>
        <w:rPr>
          <w:rFonts w:asciiTheme="minorHAnsi" w:hAnsiTheme="minorHAnsi" w:cstheme="minorHAnsi"/>
          <w:lang w:val="en-AU"/>
        </w:rPr>
      </w:pPr>
      <w:r w:rsidRPr="004D59C5">
        <w:rPr>
          <w:rFonts w:asciiTheme="minorHAnsi" w:hAnsiTheme="minorHAnsi" w:cstheme="minorHAnsi"/>
          <w:lang w:val="en-AU"/>
        </w:rPr>
        <w:t>OMEGA provides</w:t>
      </w:r>
      <w:r w:rsidR="00213FF3" w:rsidRPr="004D59C5">
        <w:rPr>
          <w:rFonts w:asciiTheme="minorHAnsi" w:hAnsiTheme="minorHAnsi" w:cstheme="minorHAnsi"/>
          <w:lang w:val="en-AU"/>
        </w:rPr>
        <w:t xml:space="preserve"> FMBS</w:t>
      </w:r>
      <w:r w:rsidRPr="004D59C5">
        <w:rPr>
          <w:rFonts w:asciiTheme="minorHAnsi" w:hAnsiTheme="minorHAnsi" w:cstheme="minorHAnsi"/>
          <w:lang w:val="en-AU"/>
        </w:rPr>
        <w:t xml:space="preserve"> with the consolidated auction or syndication results of MAS participation after the auction or the syndication allotment is completed successfully</w:t>
      </w:r>
      <w:r w:rsidR="003D133B" w:rsidRPr="004D59C5">
        <w:rPr>
          <w:rFonts w:asciiTheme="minorHAnsi" w:hAnsiTheme="minorHAnsi" w:cstheme="minorHAnsi"/>
          <w:lang w:val="en-AU"/>
        </w:rPr>
        <w:t xml:space="preserve">. </w:t>
      </w:r>
    </w:p>
    <w:p w14:paraId="4A84C5E9" w14:textId="0090ADE9" w:rsidR="0043272A" w:rsidRPr="004D59C5" w:rsidRDefault="003D133B" w:rsidP="0043272A">
      <w:pPr>
        <w:pStyle w:val="Normalwithspace"/>
        <w:rPr>
          <w:rFonts w:asciiTheme="minorHAnsi" w:hAnsiTheme="minorHAnsi" w:cstheme="minorHAnsi"/>
          <w:lang w:val="en-AU"/>
        </w:rPr>
      </w:pPr>
      <w:r w:rsidRPr="004D59C5">
        <w:rPr>
          <w:rFonts w:asciiTheme="minorHAnsi" w:hAnsiTheme="minorHAnsi" w:cstheme="minorHAnsi"/>
          <w:lang w:val="en-AU"/>
        </w:rPr>
        <w:t xml:space="preserve">This file </w:t>
      </w:r>
      <w:r w:rsidR="00FC377D" w:rsidRPr="004D59C5">
        <w:rPr>
          <w:rFonts w:asciiTheme="minorHAnsi" w:hAnsiTheme="minorHAnsi" w:cstheme="minorHAnsi"/>
          <w:lang w:val="en-AU"/>
        </w:rPr>
        <w:t>will be</w:t>
      </w:r>
      <w:r w:rsidRPr="004D59C5">
        <w:rPr>
          <w:rFonts w:asciiTheme="minorHAnsi" w:hAnsiTheme="minorHAnsi" w:cstheme="minorHAnsi"/>
          <w:lang w:val="en-AU"/>
        </w:rPr>
        <w:t xml:space="preserve"> generated and released to FMBS</w:t>
      </w:r>
      <w:r w:rsidR="0043272A" w:rsidRPr="004D59C5">
        <w:rPr>
          <w:rFonts w:asciiTheme="minorHAnsi" w:hAnsiTheme="minorHAnsi" w:cstheme="minorHAnsi"/>
          <w:lang w:val="en-AU"/>
        </w:rPr>
        <w:t xml:space="preserve"> </w:t>
      </w:r>
      <w:commentRangeStart w:id="232"/>
      <w:r w:rsidR="0043272A" w:rsidRPr="004D59C5">
        <w:rPr>
          <w:rFonts w:asciiTheme="minorHAnsi" w:hAnsiTheme="minorHAnsi" w:cstheme="minorHAnsi"/>
          <w:lang w:val="en-AU"/>
        </w:rPr>
        <w:t xml:space="preserve">only if </w:t>
      </w:r>
      <w:commentRangeEnd w:id="232"/>
      <w:r w:rsidR="00241593">
        <w:rPr>
          <w:rStyle w:val="CommentReference"/>
          <w:lang w:val="en-US"/>
        </w:rPr>
        <w:commentReference w:id="232"/>
      </w:r>
      <w:r w:rsidR="0043272A" w:rsidRPr="004D59C5">
        <w:rPr>
          <w:rFonts w:asciiTheme="minorHAnsi" w:hAnsiTheme="minorHAnsi" w:cstheme="minorHAnsi"/>
          <w:lang w:val="en-AU"/>
        </w:rPr>
        <w:t xml:space="preserve">MAS </w:t>
      </w:r>
      <w:r w:rsidRPr="004D59C5">
        <w:rPr>
          <w:rFonts w:asciiTheme="minorHAnsi" w:hAnsiTheme="minorHAnsi" w:cstheme="minorHAnsi"/>
          <w:lang w:val="en-AU"/>
        </w:rPr>
        <w:t>has been</w:t>
      </w:r>
      <w:r w:rsidR="0043272A" w:rsidRPr="004D59C5">
        <w:rPr>
          <w:rFonts w:asciiTheme="minorHAnsi" w:hAnsiTheme="minorHAnsi" w:cstheme="minorHAnsi"/>
          <w:lang w:val="en-AU"/>
        </w:rPr>
        <w:t xml:space="preserve"> allotted bids</w:t>
      </w:r>
      <w:r w:rsidRPr="004D59C5">
        <w:rPr>
          <w:rFonts w:asciiTheme="minorHAnsi" w:hAnsiTheme="minorHAnsi" w:cstheme="minorHAnsi"/>
          <w:lang w:val="en-AU"/>
        </w:rPr>
        <w:t xml:space="preserve"> and results have been verified</w:t>
      </w:r>
      <w:r w:rsidR="004F4FF5" w:rsidRPr="004D59C5">
        <w:rPr>
          <w:rFonts w:asciiTheme="minorHAnsi" w:hAnsiTheme="minorHAnsi" w:cstheme="minorHAnsi"/>
          <w:lang w:val="en-AU"/>
        </w:rPr>
        <w:t xml:space="preserve"> in OMEGA</w:t>
      </w:r>
      <w:r w:rsidRPr="004D59C5">
        <w:rPr>
          <w:rFonts w:asciiTheme="minorHAnsi" w:hAnsiTheme="minorHAnsi" w:cstheme="minorHAnsi"/>
          <w:lang w:val="en-AU"/>
        </w:rPr>
        <w:t>.</w:t>
      </w:r>
      <w:ins w:id="233" w:author="Han Xie CHAI (MAS)" w:date="2026-01-15T09:27:00Z" w16du:dateUtc="2026-01-15T01:27:00Z">
        <w:r w:rsidR="00CB3D7E">
          <w:rPr>
            <w:rFonts w:asciiTheme="minorHAnsi" w:hAnsiTheme="minorHAnsi" w:cstheme="minorHAnsi"/>
            <w:lang w:val="en-AU"/>
          </w:rPr>
          <w:t xml:space="preserve"> The file can contain results for more than one auction or syndication, with each record starting on a new line.</w:t>
        </w:r>
      </w:ins>
    </w:p>
    <w:p w14:paraId="0749D342" w14:textId="77777777" w:rsidR="00310993" w:rsidRPr="004D59C5" w:rsidRDefault="00310993" w:rsidP="00310993">
      <w:pPr>
        <w:pStyle w:val="Heading4"/>
        <w:rPr>
          <w:rFonts w:asciiTheme="minorHAnsi" w:hAnsiTheme="minorHAnsi" w:cstheme="minorHAnsi"/>
        </w:rPr>
      </w:pPr>
      <w:r w:rsidRPr="004D59C5">
        <w:rPr>
          <w:rFonts w:asciiTheme="minorHAnsi" w:hAnsiTheme="minorHAnsi" w:cstheme="minorHAnsi"/>
        </w:rPr>
        <w:t>Securities Involved</w:t>
      </w:r>
    </w:p>
    <w:p w14:paraId="295B0641" w14:textId="77777777" w:rsidR="0068353B" w:rsidRPr="004D59C5" w:rsidRDefault="0068353B" w:rsidP="0068353B">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types that allow MAS participation:</w:t>
      </w:r>
    </w:p>
    <w:p w14:paraId="240BBB90" w14:textId="77777777" w:rsidR="0068353B" w:rsidRPr="004D59C5" w:rsidRDefault="0068353B" w:rsidP="000A7293">
      <w:pPr>
        <w:pStyle w:val="OrderedList"/>
        <w:numPr>
          <w:ilvl w:val="0"/>
          <w:numId w:val="64"/>
        </w:numPr>
        <w:rPr>
          <w:lang w:val="en-AU"/>
        </w:rPr>
      </w:pPr>
      <w:r w:rsidRPr="004D59C5">
        <w:rPr>
          <w:lang w:val="en-AU"/>
        </w:rPr>
        <w:t>CMTB</w:t>
      </w:r>
    </w:p>
    <w:p w14:paraId="712755E1" w14:textId="142E99B2" w:rsidR="0068353B" w:rsidRPr="004D59C5" w:rsidRDefault="0068353B" w:rsidP="000A7293">
      <w:pPr>
        <w:pStyle w:val="OrderedList"/>
        <w:numPr>
          <w:ilvl w:val="0"/>
          <w:numId w:val="64"/>
        </w:numPr>
        <w:rPr>
          <w:lang w:val="en-AU"/>
        </w:rPr>
      </w:pPr>
      <w:commentRangeStart w:id="234"/>
      <w:r w:rsidRPr="004D59C5">
        <w:rPr>
          <w:lang w:val="en-AU"/>
        </w:rPr>
        <w:t>MAS Bills</w:t>
      </w:r>
      <w:commentRangeEnd w:id="234"/>
      <w:r w:rsidR="0043526B">
        <w:rPr>
          <w:rStyle w:val="CommentReference"/>
          <w:rFonts w:ascii="Century Gothic" w:hAnsi="Century Gothic" w:cs="Times New Roman"/>
          <w:iCs w:val="0"/>
          <w:lang w:val="en-US"/>
        </w:rPr>
        <w:commentReference w:id="234"/>
      </w:r>
    </w:p>
    <w:p w14:paraId="0D169F63" w14:textId="77777777" w:rsidR="0068353B" w:rsidRPr="004D59C5" w:rsidRDefault="0068353B" w:rsidP="000A7293">
      <w:pPr>
        <w:pStyle w:val="OrderedList"/>
        <w:numPr>
          <w:ilvl w:val="0"/>
          <w:numId w:val="64"/>
        </w:numPr>
        <w:rPr>
          <w:lang w:val="en-AU"/>
        </w:rPr>
      </w:pPr>
      <w:r w:rsidRPr="004D59C5">
        <w:rPr>
          <w:lang w:val="en-AU"/>
        </w:rPr>
        <w:t>SGS Bonds</w:t>
      </w:r>
    </w:p>
    <w:p w14:paraId="363A3F81" w14:textId="132523BC" w:rsidR="00310993" w:rsidRPr="004D59C5" w:rsidRDefault="0068353B" w:rsidP="000A7293">
      <w:pPr>
        <w:pStyle w:val="OrderedList"/>
        <w:numPr>
          <w:ilvl w:val="0"/>
          <w:numId w:val="64"/>
        </w:numPr>
        <w:rPr>
          <w:lang w:val="en-AU"/>
        </w:rPr>
      </w:pPr>
      <w:r w:rsidRPr="004D59C5">
        <w:rPr>
          <w:lang w:val="en-AU"/>
        </w:rPr>
        <w:t>T-Bills</w:t>
      </w:r>
    </w:p>
    <w:p w14:paraId="73A2F800" w14:textId="77777777" w:rsidR="00310993" w:rsidRPr="004D59C5" w:rsidRDefault="00310993" w:rsidP="00310993">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2830"/>
        <w:gridCol w:w="1701"/>
        <w:gridCol w:w="1495"/>
        <w:gridCol w:w="2900"/>
      </w:tblGrid>
      <w:tr w:rsidR="00310993" w:rsidRPr="004D59C5" w14:paraId="6AF9F3AE" w14:textId="77777777" w:rsidTr="005630C3">
        <w:tc>
          <w:tcPr>
            <w:tcW w:w="2830" w:type="dxa"/>
            <w:shd w:val="clear" w:color="auto" w:fill="D9D9D9" w:themeFill="background1" w:themeFillShade="D9"/>
          </w:tcPr>
          <w:p w14:paraId="4E11046C" w14:textId="77777777" w:rsidR="00310993" w:rsidRPr="004D59C5" w:rsidRDefault="00310993" w:rsidP="005630C3">
            <w:pPr>
              <w:pStyle w:val="TableHeading"/>
              <w:rPr>
                <w:rFonts w:asciiTheme="minorHAnsi" w:hAnsiTheme="minorHAnsi" w:cstheme="minorHAnsi"/>
              </w:rPr>
            </w:pPr>
            <w:r w:rsidRPr="004D59C5">
              <w:rPr>
                <w:rFonts w:asciiTheme="minorHAnsi" w:hAnsiTheme="minorHAnsi" w:cstheme="minorHAnsi"/>
              </w:rPr>
              <w:t>File Name</w:t>
            </w:r>
          </w:p>
        </w:tc>
        <w:tc>
          <w:tcPr>
            <w:tcW w:w="1701" w:type="dxa"/>
            <w:shd w:val="clear" w:color="auto" w:fill="D9D9D9" w:themeFill="background1" w:themeFillShade="D9"/>
          </w:tcPr>
          <w:p w14:paraId="7DE376C7" w14:textId="77777777" w:rsidR="00310993" w:rsidRPr="004D59C5" w:rsidRDefault="00310993" w:rsidP="005630C3">
            <w:pPr>
              <w:pStyle w:val="TableHeading"/>
              <w:rPr>
                <w:rFonts w:asciiTheme="minorHAnsi" w:hAnsiTheme="minorHAnsi" w:cstheme="minorHAnsi"/>
              </w:rPr>
            </w:pPr>
            <w:r w:rsidRPr="004D59C5">
              <w:rPr>
                <w:rFonts w:asciiTheme="minorHAnsi" w:hAnsiTheme="minorHAnsi" w:cstheme="minorHAnsi"/>
              </w:rPr>
              <w:t>Source</w:t>
            </w:r>
          </w:p>
        </w:tc>
        <w:tc>
          <w:tcPr>
            <w:tcW w:w="1495" w:type="dxa"/>
            <w:shd w:val="clear" w:color="auto" w:fill="D9D9D9" w:themeFill="background1" w:themeFillShade="D9"/>
          </w:tcPr>
          <w:p w14:paraId="1A509E71" w14:textId="77777777" w:rsidR="00310993" w:rsidRPr="004D59C5" w:rsidRDefault="00310993" w:rsidP="005630C3">
            <w:pPr>
              <w:pStyle w:val="TableHeading"/>
              <w:rPr>
                <w:rFonts w:asciiTheme="minorHAnsi" w:hAnsiTheme="minorHAnsi" w:cstheme="minorHAnsi"/>
              </w:rPr>
            </w:pPr>
            <w:r w:rsidRPr="004D59C5">
              <w:rPr>
                <w:rFonts w:asciiTheme="minorHAnsi" w:hAnsiTheme="minorHAnsi" w:cstheme="minorHAnsi"/>
              </w:rPr>
              <w:t>Destination</w:t>
            </w:r>
          </w:p>
        </w:tc>
        <w:tc>
          <w:tcPr>
            <w:tcW w:w="2900" w:type="dxa"/>
            <w:shd w:val="clear" w:color="auto" w:fill="D9D9D9" w:themeFill="background1" w:themeFillShade="D9"/>
          </w:tcPr>
          <w:p w14:paraId="21DB0921" w14:textId="77777777" w:rsidR="00310993" w:rsidRPr="004D59C5" w:rsidRDefault="00310993" w:rsidP="005630C3">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310993" w:rsidRPr="004D59C5" w14:paraId="4F39DEDE" w14:textId="77777777" w:rsidTr="005630C3">
        <w:tc>
          <w:tcPr>
            <w:tcW w:w="2830" w:type="dxa"/>
          </w:tcPr>
          <w:p w14:paraId="12063900" w14:textId="66A226A6" w:rsidR="00310993" w:rsidRPr="004D59C5" w:rsidRDefault="00310993"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auction_fmbs.txt</w:t>
            </w:r>
          </w:p>
        </w:tc>
        <w:tc>
          <w:tcPr>
            <w:tcW w:w="1701" w:type="dxa"/>
          </w:tcPr>
          <w:p w14:paraId="13C55FF0" w14:textId="77777777" w:rsidR="00310993" w:rsidRPr="004D59C5" w:rsidRDefault="00310993"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495" w:type="dxa"/>
          </w:tcPr>
          <w:p w14:paraId="15FE30BD" w14:textId="77777777" w:rsidR="00310993" w:rsidRPr="004D59C5" w:rsidRDefault="00310993"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FMBS</w:t>
            </w:r>
          </w:p>
        </w:tc>
        <w:tc>
          <w:tcPr>
            <w:tcW w:w="2900" w:type="dxa"/>
          </w:tcPr>
          <w:p w14:paraId="53A07F20" w14:textId="77777777" w:rsidR="00310993" w:rsidRPr="004D59C5" w:rsidRDefault="00310993"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bl>
    <w:p w14:paraId="7D056008" w14:textId="1A3E3B87"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12</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Auction Results File (auction_fmbs.txt)</w:t>
      </w:r>
      <w:r w:rsidRPr="004D59C5">
        <w:rPr>
          <w:rFonts w:cstheme="minorHAnsi"/>
        </w:rPr>
        <w:fldChar w:fldCharType="end"/>
      </w:r>
    </w:p>
    <w:p w14:paraId="7A27C83B" w14:textId="69CD1E04" w:rsidR="00310993" w:rsidRPr="004D59C5" w:rsidRDefault="00310993" w:rsidP="00310993">
      <w:pPr>
        <w:pStyle w:val="Caption"/>
        <w:rPr>
          <w:rFonts w:cstheme="minorHAnsi"/>
          <w:lang w:val="en-AU"/>
        </w:rPr>
      </w:pPr>
    </w:p>
    <w:p w14:paraId="63397A9D" w14:textId="77777777" w:rsidR="00310993" w:rsidRPr="004D59C5" w:rsidRDefault="00310993" w:rsidP="00310993">
      <w:pPr>
        <w:pStyle w:val="Heading4"/>
        <w:rPr>
          <w:rFonts w:asciiTheme="minorHAnsi" w:hAnsiTheme="minorHAnsi" w:cstheme="minorHAnsi"/>
        </w:rPr>
      </w:pPr>
      <w:r w:rsidRPr="004D59C5">
        <w:rPr>
          <w:rFonts w:asciiTheme="minorHAnsi" w:hAnsiTheme="minorHAnsi" w:cstheme="minorHAnsi"/>
        </w:rPr>
        <w:t>Time &amp; Frequency</w:t>
      </w:r>
    </w:p>
    <w:p w14:paraId="72B7FBA2" w14:textId="77777777" w:rsidR="00AB7B09" w:rsidRPr="004D59C5" w:rsidRDefault="00AB7B09" w:rsidP="000A7293">
      <w:pPr>
        <w:pStyle w:val="Normalwithspace"/>
        <w:numPr>
          <w:ilvl w:val="0"/>
          <w:numId w:val="65"/>
        </w:numPr>
        <w:rPr>
          <w:rFonts w:asciiTheme="minorHAnsi" w:hAnsiTheme="minorHAnsi" w:cstheme="minorHAnsi"/>
          <w:lang w:val="en-AU"/>
        </w:rPr>
      </w:pPr>
      <w:r w:rsidRPr="004D59C5">
        <w:rPr>
          <w:rFonts w:asciiTheme="minorHAnsi" w:hAnsiTheme="minorHAnsi" w:cstheme="minorHAnsi"/>
          <w:b/>
          <w:bCs/>
          <w:lang w:val="en-AU"/>
        </w:rPr>
        <w:t>For auction,</w:t>
      </w:r>
      <w:r w:rsidRPr="004D59C5">
        <w:rPr>
          <w:rFonts w:asciiTheme="minorHAnsi" w:hAnsiTheme="minorHAnsi" w:cstheme="minorHAnsi"/>
          <w:lang w:val="en-AU"/>
        </w:rPr>
        <w:t xml:space="preserve"> the file will be generated and placed onto MEFT on the auction date:</w:t>
      </w:r>
    </w:p>
    <w:p w14:paraId="173D711D" w14:textId="4757805F" w:rsidR="00AB7B09" w:rsidRPr="004D59C5" w:rsidRDefault="00AB7B09" w:rsidP="000A7293">
      <w:pPr>
        <w:pStyle w:val="Normalwithspace"/>
        <w:numPr>
          <w:ilvl w:val="1"/>
          <w:numId w:val="65"/>
        </w:numPr>
        <w:rPr>
          <w:rFonts w:asciiTheme="minorHAnsi" w:hAnsiTheme="minorHAnsi" w:cstheme="minorHAnsi"/>
          <w:b/>
          <w:bCs/>
          <w:lang w:val="en-AU"/>
        </w:rPr>
      </w:pPr>
      <w:r w:rsidRPr="004D59C5">
        <w:rPr>
          <w:rFonts w:asciiTheme="minorHAnsi" w:hAnsiTheme="minorHAnsi" w:cstheme="minorHAnsi"/>
          <w:b/>
          <w:bCs/>
          <w:lang w:val="en-AU"/>
        </w:rPr>
        <w:t xml:space="preserve">Precondition: </w:t>
      </w:r>
      <w:r w:rsidRPr="004D59C5">
        <w:rPr>
          <w:rFonts w:asciiTheme="minorHAnsi" w:hAnsiTheme="minorHAnsi" w:cstheme="minorHAnsi"/>
          <w:lang w:val="en-AU"/>
        </w:rPr>
        <w:t xml:space="preserve">Auction results </w:t>
      </w:r>
      <w:r w:rsidR="002B1756">
        <w:rPr>
          <w:rFonts w:asciiTheme="minorHAnsi" w:hAnsiTheme="minorHAnsi" w:cstheme="minorHAnsi"/>
          <w:lang w:val="en-AU"/>
        </w:rPr>
        <w:t>have been</w:t>
      </w:r>
      <w:r w:rsidR="002B1756" w:rsidRPr="004D59C5">
        <w:rPr>
          <w:rFonts w:asciiTheme="minorHAnsi" w:hAnsiTheme="minorHAnsi" w:cstheme="minorHAnsi"/>
          <w:lang w:val="en-AU"/>
        </w:rPr>
        <w:t xml:space="preserve"> </w:t>
      </w:r>
      <w:r w:rsidRPr="004D59C5">
        <w:rPr>
          <w:rFonts w:asciiTheme="minorHAnsi" w:hAnsiTheme="minorHAnsi" w:cstheme="minorHAnsi"/>
          <w:lang w:val="en-AU"/>
        </w:rPr>
        <w:t xml:space="preserve">verified </w:t>
      </w:r>
      <w:r w:rsidR="002B1756">
        <w:rPr>
          <w:rFonts w:asciiTheme="minorHAnsi" w:hAnsiTheme="minorHAnsi" w:cstheme="minorHAnsi"/>
          <w:lang w:val="en-AU"/>
        </w:rPr>
        <w:t>by an Auction Operator</w:t>
      </w:r>
      <w:r w:rsidR="00F82CBE">
        <w:rPr>
          <w:rFonts w:asciiTheme="minorHAnsi" w:hAnsiTheme="minorHAnsi" w:cstheme="minorHAnsi"/>
          <w:lang w:val="en-AU"/>
        </w:rPr>
        <w:t xml:space="preserve">, </w:t>
      </w:r>
      <w:r w:rsidR="002B1756">
        <w:rPr>
          <w:rFonts w:asciiTheme="minorHAnsi" w:hAnsiTheme="minorHAnsi" w:cstheme="minorHAnsi"/>
          <w:lang w:val="en-AU"/>
        </w:rPr>
        <w:t xml:space="preserve">the system status is </w:t>
      </w:r>
      <w:r w:rsidRPr="004D59C5">
        <w:rPr>
          <w:rFonts w:asciiTheme="minorHAnsi" w:hAnsiTheme="minorHAnsi" w:cstheme="minorHAnsi"/>
          <w:lang w:val="en-AU"/>
        </w:rPr>
        <w:t>set to ‘Pending Publication’, and MAS is allotted bids in this auction.</w:t>
      </w:r>
    </w:p>
    <w:p w14:paraId="2B29115F" w14:textId="226687FD" w:rsidR="00AB7B09" w:rsidRPr="004D59C5" w:rsidRDefault="00AB7B09" w:rsidP="000A7293">
      <w:pPr>
        <w:pStyle w:val="Normalwithspace"/>
        <w:numPr>
          <w:ilvl w:val="1"/>
          <w:numId w:val="65"/>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w:t>
      </w:r>
      <w:r w:rsidR="00DB3A1B" w:rsidRPr="004D59C5">
        <w:rPr>
          <w:rFonts w:asciiTheme="minorHAnsi" w:hAnsiTheme="minorHAnsi" w:cstheme="minorHAnsi"/>
          <w:lang w:val="en-AU"/>
        </w:rPr>
        <w:t>A</w:t>
      </w:r>
      <w:r w:rsidRPr="004D59C5">
        <w:rPr>
          <w:rFonts w:asciiTheme="minorHAnsi" w:hAnsiTheme="minorHAnsi" w:cstheme="minorHAnsi"/>
          <w:lang w:val="en-AU"/>
        </w:rPr>
        <w:t>t the</w:t>
      </w:r>
      <w:r w:rsidR="00522E4A">
        <w:rPr>
          <w:rFonts w:asciiTheme="minorHAnsi" w:hAnsiTheme="minorHAnsi" w:cstheme="minorHAnsi"/>
          <w:lang w:val="en-AU"/>
        </w:rPr>
        <w:t xml:space="preserve"> </w:t>
      </w:r>
      <w:r w:rsidRPr="00522E4A">
        <w:rPr>
          <w:rFonts w:asciiTheme="minorHAnsi" w:hAnsiTheme="minorHAnsi" w:cstheme="minorHAnsi"/>
          <w:b/>
          <w:bCs/>
          <w:lang w:val="en-AU"/>
        </w:rPr>
        <w:t>[Auction results release time]</w:t>
      </w:r>
      <w:r w:rsidRPr="004D59C5">
        <w:rPr>
          <w:rFonts w:asciiTheme="minorHAnsi" w:hAnsiTheme="minorHAnsi" w:cstheme="minorHAnsi"/>
          <w:lang w:val="en-AU"/>
        </w:rPr>
        <w:t>, status will be updated to ‘Published’ and verified results will be released via this file.</w:t>
      </w:r>
    </w:p>
    <w:p w14:paraId="618C26F4" w14:textId="77777777" w:rsidR="00AB7B09" w:rsidRPr="004D59C5" w:rsidRDefault="00AB7B09" w:rsidP="000A7293">
      <w:pPr>
        <w:pStyle w:val="Normalwithspace"/>
        <w:numPr>
          <w:ilvl w:val="1"/>
          <w:numId w:val="65"/>
        </w:numPr>
        <w:rPr>
          <w:rFonts w:asciiTheme="minorHAnsi" w:hAnsiTheme="minorHAnsi" w:cstheme="minorHAnsi"/>
          <w:b/>
          <w:bCs/>
          <w:lang w:val="en-AU"/>
        </w:rPr>
      </w:pPr>
      <w:r w:rsidRPr="004D59C5">
        <w:rPr>
          <w:rFonts w:asciiTheme="minorHAnsi" w:hAnsiTheme="minorHAnsi" w:cstheme="minorHAnsi"/>
          <w:b/>
          <w:bCs/>
          <w:lang w:val="en-AU"/>
        </w:rPr>
        <w:t xml:space="preserve">Ad-hoc processing: </w:t>
      </w:r>
      <w:r w:rsidRPr="004D59C5">
        <w:rPr>
          <w:rFonts w:asciiTheme="minorHAnsi" w:hAnsiTheme="minorHAnsi" w:cstheme="minorHAnsi"/>
          <w:lang w:val="en-AU"/>
        </w:rPr>
        <w:t>Triggered manually upon request, typically for any result verified after the scheduled publication time.</w:t>
      </w:r>
    </w:p>
    <w:p w14:paraId="58BF3661" w14:textId="77777777" w:rsidR="00AB7B09" w:rsidRPr="004D59C5" w:rsidRDefault="00AB7B09" w:rsidP="000A7293">
      <w:pPr>
        <w:pStyle w:val="Normalwithspace"/>
        <w:numPr>
          <w:ilvl w:val="0"/>
          <w:numId w:val="65"/>
        </w:numPr>
        <w:rPr>
          <w:rFonts w:asciiTheme="minorHAnsi" w:hAnsiTheme="minorHAnsi" w:cstheme="minorHAnsi"/>
          <w:lang w:val="en-AU"/>
        </w:rPr>
      </w:pPr>
      <w:r w:rsidRPr="004D59C5">
        <w:rPr>
          <w:rFonts w:asciiTheme="minorHAnsi" w:hAnsiTheme="minorHAnsi" w:cstheme="minorHAnsi"/>
          <w:b/>
          <w:bCs/>
          <w:lang w:val="en-AU"/>
        </w:rPr>
        <w:lastRenderedPageBreak/>
        <w:t>For syndication,</w:t>
      </w:r>
      <w:r w:rsidRPr="004D59C5">
        <w:rPr>
          <w:rFonts w:asciiTheme="minorHAnsi" w:hAnsiTheme="minorHAnsi" w:cstheme="minorHAnsi"/>
          <w:lang w:val="en-AU"/>
        </w:rPr>
        <w:t xml:space="preserve"> the file will be generated and placed onto MEFT on the syndication allotment date:</w:t>
      </w:r>
    </w:p>
    <w:p w14:paraId="3A961BFA" w14:textId="12D515FC" w:rsidR="00AB7B09" w:rsidRPr="004D59C5" w:rsidRDefault="00AB7B09" w:rsidP="000A7293">
      <w:pPr>
        <w:pStyle w:val="Normalwithspace"/>
        <w:numPr>
          <w:ilvl w:val="1"/>
          <w:numId w:val="65"/>
        </w:numPr>
        <w:rPr>
          <w:rFonts w:asciiTheme="minorHAnsi" w:hAnsiTheme="minorHAnsi" w:cstheme="minorHAnsi"/>
          <w:lang w:val="en-AU"/>
        </w:rPr>
      </w:pPr>
      <w:r w:rsidRPr="004D59C5">
        <w:rPr>
          <w:rFonts w:asciiTheme="minorHAnsi" w:hAnsiTheme="minorHAnsi" w:cstheme="minorHAnsi"/>
          <w:b/>
          <w:bCs/>
          <w:lang w:val="en-AU"/>
        </w:rPr>
        <w:t xml:space="preserve">Precondition: </w:t>
      </w:r>
      <w:r w:rsidRPr="004D59C5">
        <w:rPr>
          <w:rFonts w:asciiTheme="minorHAnsi" w:hAnsiTheme="minorHAnsi" w:cstheme="minorHAnsi"/>
          <w:lang w:val="en-AU"/>
        </w:rPr>
        <w:t xml:space="preserve">Retail syndication results </w:t>
      </w:r>
      <w:r w:rsidR="00753F1C" w:rsidRPr="004D59C5">
        <w:rPr>
          <w:rFonts w:asciiTheme="minorHAnsi" w:hAnsiTheme="minorHAnsi" w:cstheme="minorHAnsi"/>
          <w:lang w:val="en-AU"/>
        </w:rPr>
        <w:t>are</w:t>
      </w:r>
      <w:r w:rsidRPr="004D59C5">
        <w:rPr>
          <w:rFonts w:asciiTheme="minorHAnsi" w:hAnsiTheme="minorHAnsi" w:cstheme="minorHAnsi"/>
          <w:lang w:val="en-AU"/>
        </w:rPr>
        <w:t xml:space="preserve"> verified </w:t>
      </w:r>
      <w:r w:rsidR="0051667F">
        <w:rPr>
          <w:rFonts w:asciiTheme="minorHAnsi" w:hAnsiTheme="minorHAnsi" w:cstheme="minorHAnsi"/>
          <w:lang w:val="en-AU"/>
        </w:rPr>
        <w:t xml:space="preserve">by a Syndication Operator </w:t>
      </w:r>
      <w:r w:rsidRPr="004D59C5">
        <w:rPr>
          <w:rFonts w:asciiTheme="minorHAnsi" w:hAnsiTheme="minorHAnsi" w:cstheme="minorHAnsi"/>
          <w:lang w:val="en-AU"/>
        </w:rPr>
        <w:t>and released at the</w:t>
      </w:r>
      <w:r w:rsidR="00522E4A">
        <w:rPr>
          <w:rFonts w:asciiTheme="minorHAnsi" w:hAnsiTheme="minorHAnsi" w:cstheme="minorHAnsi"/>
          <w:lang w:val="en-AU"/>
        </w:rPr>
        <w:t xml:space="preserve"> </w:t>
      </w:r>
      <w:r w:rsidRPr="00522E4A">
        <w:rPr>
          <w:rFonts w:asciiTheme="minorHAnsi" w:hAnsiTheme="minorHAnsi" w:cstheme="minorHAnsi"/>
          <w:b/>
          <w:bCs/>
          <w:lang w:val="en-AU"/>
        </w:rPr>
        <w:t>[Syndication retail results release time]</w:t>
      </w:r>
      <w:r w:rsidRPr="004D59C5">
        <w:rPr>
          <w:rFonts w:asciiTheme="minorHAnsi" w:hAnsiTheme="minorHAnsi" w:cstheme="minorHAnsi"/>
          <w:lang w:val="en-AU"/>
        </w:rPr>
        <w:t xml:space="preserve"> prior to this final release, and MAS is allotted bids in this syndication.</w:t>
      </w:r>
    </w:p>
    <w:p w14:paraId="634BEC60" w14:textId="02E4A138" w:rsidR="00AB7B09" w:rsidRDefault="00AB7B09" w:rsidP="000A7293">
      <w:pPr>
        <w:pStyle w:val="Normalwithspace"/>
        <w:numPr>
          <w:ilvl w:val="1"/>
          <w:numId w:val="65"/>
        </w:numPr>
        <w:rPr>
          <w:rFonts w:asciiTheme="minorHAnsi" w:hAnsiTheme="minorHAnsi" w:cstheme="minorHAnsi"/>
          <w:lang w:val="en-AU"/>
        </w:rPr>
      </w:pPr>
      <w:r w:rsidRPr="004D59C5">
        <w:rPr>
          <w:rFonts w:asciiTheme="minorHAnsi" w:hAnsiTheme="minorHAnsi" w:cstheme="minorHAnsi"/>
          <w:b/>
          <w:bCs/>
          <w:lang w:val="en-AU"/>
        </w:rPr>
        <w:t>Ad-hoc Processing:</w:t>
      </w:r>
      <w:r w:rsidRPr="004D59C5">
        <w:rPr>
          <w:rFonts w:asciiTheme="minorHAnsi" w:hAnsiTheme="minorHAnsi" w:cstheme="minorHAnsi"/>
          <w:lang w:val="en-AU"/>
        </w:rPr>
        <w:t xml:space="preserve"> Triggered manually </w:t>
      </w:r>
      <w:r w:rsidR="0051667F">
        <w:rPr>
          <w:rFonts w:asciiTheme="minorHAnsi" w:hAnsiTheme="minorHAnsi" w:cstheme="minorHAnsi"/>
          <w:lang w:val="en-AU"/>
        </w:rPr>
        <w:t>from</w:t>
      </w:r>
      <w:r w:rsidRPr="004D59C5">
        <w:rPr>
          <w:rFonts w:asciiTheme="minorHAnsi" w:hAnsiTheme="minorHAnsi" w:cstheme="minorHAnsi"/>
          <w:lang w:val="en-AU"/>
        </w:rPr>
        <w:t xml:space="preserve"> OMEGA</w:t>
      </w:r>
      <w:r w:rsidR="0051667F">
        <w:rPr>
          <w:rFonts w:asciiTheme="minorHAnsi" w:hAnsiTheme="minorHAnsi" w:cstheme="minorHAnsi"/>
          <w:lang w:val="en-AU"/>
        </w:rPr>
        <w:t xml:space="preserve"> UI by a Syndication Operator</w:t>
      </w:r>
      <w:r w:rsidRPr="004D59C5">
        <w:rPr>
          <w:rFonts w:asciiTheme="minorHAnsi" w:hAnsiTheme="minorHAnsi" w:cstheme="minorHAnsi"/>
          <w:lang w:val="en-AU"/>
        </w:rPr>
        <w:t xml:space="preserve"> once institutional syndication results are verified.</w:t>
      </w:r>
    </w:p>
    <w:p w14:paraId="637DCE06" w14:textId="79680E0C" w:rsidR="00054B65" w:rsidRPr="004D59C5" w:rsidRDefault="00054B65" w:rsidP="00054B65">
      <w:pPr>
        <w:pStyle w:val="Normalwithspace"/>
        <w:rPr>
          <w:rFonts w:asciiTheme="minorHAnsi" w:hAnsiTheme="minorHAnsi" w:cstheme="minorHAnsi"/>
          <w:lang w:val="en-AU"/>
        </w:rPr>
      </w:pPr>
      <w:r w:rsidRPr="006D54D3">
        <w:rPr>
          <w:rFonts w:asciiTheme="minorHAnsi" w:hAnsiTheme="minorHAnsi" w:cstheme="minorHAnsi"/>
          <w:b/>
          <w:bCs/>
          <w:lang w:val="en-AU"/>
        </w:rPr>
        <w:t>[Auction results release time]</w:t>
      </w:r>
      <w:r>
        <w:rPr>
          <w:rFonts w:asciiTheme="minorHAnsi" w:hAnsiTheme="minorHAnsi" w:cstheme="minorHAnsi"/>
          <w:b/>
          <w:bCs/>
          <w:lang w:val="en-AU"/>
        </w:rPr>
        <w:t xml:space="preserve"> </w:t>
      </w:r>
      <w:r w:rsidRPr="00857344">
        <w:rPr>
          <w:rFonts w:asciiTheme="minorHAnsi" w:hAnsiTheme="minorHAnsi" w:cstheme="minorHAnsi"/>
          <w:lang w:val="en-AU"/>
        </w:rPr>
        <w:t>and</w:t>
      </w:r>
      <w:r>
        <w:rPr>
          <w:rFonts w:asciiTheme="minorHAnsi" w:hAnsiTheme="minorHAnsi" w:cstheme="minorHAnsi"/>
          <w:b/>
          <w:bCs/>
          <w:lang w:val="en-AU"/>
        </w:rPr>
        <w:t xml:space="preserve"> </w:t>
      </w:r>
      <w:r w:rsidRPr="006D54D3">
        <w:rPr>
          <w:rFonts w:asciiTheme="minorHAnsi" w:hAnsiTheme="minorHAnsi" w:cstheme="minorHAnsi"/>
          <w:b/>
          <w:bCs/>
          <w:lang w:val="en-AU"/>
        </w:rPr>
        <w:t>[Syndication retail results release time]</w:t>
      </w:r>
      <w:r w:rsidRPr="004D59C5">
        <w:rPr>
          <w:rFonts w:asciiTheme="minorHAnsi" w:hAnsiTheme="minorHAnsi" w:cstheme="minorHAnsi"/>
          <w:lang w:val="en-AU"/>
        </w:rPr>
        <w:t xml:space="preserve"> </w:t>
      </w:r>
      <w:r w:rsidRPr="00857344">
        <w:rPr>
          <w:rFonts w:asciiTheme="minorHAnsi" w:hAnsiTheme="minorHAnsi" w:cstheme="minorHAnsi"/>
          <w:lang w:val="en-AU"/>
        </w:rPr>
        <w:t>are</w:t>
      </w:r>
      <w:r w:rsidRPr="00801D7E">
        <w:rPr>
          <w:rFonts w:asciiTheme="minorHAnsi" w:hAnsiTheme="minorHAnsi" w:cstheme="minorHAnsi"/>
          <w:szCs w:val="22"/>
        </w:rPr>
        <w:t xml:space="preserve"> </w:t>
      </w:r>
      <w:r>
        <w:rPr>
          <w:rFonts w:asciiTheme="minorHAnsi" w:hAnsiTheme="minorHAnsi" w:cstheme="minorHAnsi"/>
          <w:szCs w:val="22"/>
        </w:rPr>
        <w:t xml:space="preserve">configurable </w:t>
      </w:r>
      <w:r w:rsidRPr="00801D7E">
        <w:rPr>
          <w:rFonts w:asciiTheme="minorHAnsi" w:hAnsiTheme="minorHAnsi" w:cstheme="minorHAnsi"/>
          <w:szCs w:val="22"/>
        </w:rPr>
        <w:t>system parameter</w:t>
      </w:r>
      <w:r>
        <w:rPr>
          <w:rFonts w:asciiTheme="minorHAnsi" w:hAnsiTheme="minorHAnsi" w:cstheme="minorHAnsi"/>
          <w:szCs w:val="22"/>
        </w:rPr>
        <w:t>s</w:t>
      </w:r>
      <w:r>
        <w:rPr>
          <w:rFonts w:asciiTheme="minorHAnsi" w:hAnsiTheme="minorHAnsi" w:cstheme="minorHAnsi"/>
          <w:lang w:val="en-AU"/>
        </w:rPr>
        <w:t xml:space="preserve"> in OMEGA. For details on managing the parameters, refer to </w:t>
      </w:r>
      <w:r w:rsidRPr="006D54D3">
        <w:rPr>
          <w:rFonts w:asciiTheme="minorHAnsi" w:hAnsiTheme="minorHAnsi" w:cstheme="minorHAnsi"/>
          <w:i/>
          <w:iCs/>
          <w:lang w:val="en-AU"/>
        </w:rPr>
        <w:t>MAS_OMEGA – Functional Specifications Document (Administration)</w:t>
      </w:r>
      <w:r>
        <w:rPr>
          <w:rFonts w:asciiTheme="minorHAnsi" w:hAnsiTheme="minorHAnsi" w:cstheme="minorHAnsi"/>
          <w:lang w:val="en-AU"/>
        </w:rPr>
        <w:t>.</w:t>
      </w:r>
    </w:p>
    <w:p w14:paraId="3E64642E" w14:textId="77777777" w:rsidR="00310993" w:rsidRPr="004D59C5" w:rsidRDefault="00310993" w:rsidP="00310993">
      <w:pPr>
        <w:pStyle w:val="Heading4"/>
        <w:rPr>
          <w:rFonts w:asciiTheme="minorHAnsi" w:hAnsiTheme="minorHAnsi" w:cstheme="minorHAnsi"/>
        </w:rPr>
      </w:pPr>
      <w:r w:rsidRPr="004D59C5">
        <w:rPr>
          <w:rFonts w:asciiTheme="minorHAnsi" w:hAnsiTheme="minorHAnsi" w:cstheme="minorHAnsi"/>
        </w:rPr>
        <w:t>Data Fields &amp; Validations</w:t>
      </w:r>
    </w:p>
    <w:p w14:paraId="1B4E3F60" w14:textId="6AB12AAB" w:rsidR="00310993" w:rsidRPr="004D59C5" w:rsidRDefault="00310993" w:rsidP="00310993">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B.2_-_1" w:history="1">
        <w:r w:rsidR="005C1CCC">
          <w:rPr>
            <w:rStyle w:val="Hyperlink"/>
            <w:rFonts w:asciiTheme="minorHAnsi" w:hAnsiTheme="minorHAnsi" w:cstheme="minorHAnsi"/>
            <w:lang w:val="en-AU"/>
          </w:rPr>
          <w:t>Appendix B.2 – Auction Results File (auction_fmbs.txt) Data Dictionary</w:t>
        </w:r>
      </w:hyperlink>
      <w:r w:rsidRPr="004D59C5">
        <w:rPr>
          <w:rFonts w:asciiTheme="minorHAnsi" w:hAnsiTheme="minorHAnsi" w:cstheme="minorHAnsi"/>
          <w:lang w:val="en-AU"/>
        </w:rPr>
        <w:t xml:space="preserve"> for the detailed data field descriptions.</w:t>
      </w:r>
    </w:p>
    <w:p w14:paraId="5FF0F8DE" w14:textId="79B9DDE9" w:rsidR="00CD08F0" w:rsidRPr="004D59C5" w:rsidRDefault="00CD08F0" w:rsidP="005412D7">
      <w:pPr>
        <w:pStyle w:val="Heading3"/>
      </w:pPr>
      <w:bookmarkStart w:id="235" w:name="_Toc218075325"/>
      <w:r w:rsidRPr="004D59C5">
        <w:t>Daily Closing Prices File</w:t>
      </w:r>
      <w:r w:rsidR="00812C11">
        <w:t xml:space="preserve"> (closingprice_fmbs.txt)</w:t>
      </w:r>
      <w:bookmarkEnd w:id="235"/>
    </w:p>
    <w:p w14:paraId="4895EE5F" w14:textId="387B17B0" w:rsidR="00532E67" w:rsidRPr="004D59C5" w:rsidRDefault="00532E67" w:rsidP="00532E67">
      <w:pPr>
        <w:pStyle w:val="Normalwithspace"/>
        <w:rPr>
          <w:rFonts w:asciiTheme="minorHAnsi" w:hAnsiTheme="minorHAnsi" w:cstheme="minorHAnsi"/>
          <w:b/>
          <w:bCs/>
          <w:i/>
          <w:iCs/>
          <w:lang w:val="en-AU"/>
        </w:rPr>
      </w:pPr>
      <w:r w:rsidRPr="004D59C5">
        <w:rPr>
          <w:rFonts w:asciiTheme="minorHAnsi" w:hAnsiTheme="minorHAnsi" w:cstheme="minorHAnsi"/>
          <w:b/>
          <w:bCs/>
          <w:i/>
          <w:iCs/>
          <w:lang w:val="en-AU"/>
        </w:rPr>
        <w:t>[To be added in R2.]</w:t>
      </w:r>
    </w:p>
    <w:p w14:paraId="05A04943" w14:textId="22118A99" w:rsidR="001140E9" w:rsidRPr="004D59C5" w:rsidRDefault="001140E9" w:rsidP="005412D7">
      <w:pPr>
        <w:pStyle w:val="Heading3"/>
      </w:pPr>
      <w:bookmarkStart w:id="236" w:name="_Toc218075326"/>
      <w:r w:rsidRPr="004D59C5">
        <w:t>ERF Results File</w:t>
      </w:r>
      <w:r w:rsidR="00812C11">
        <w:t xml:space="preserve"> (fmbs_erf.txt &amp; fmbs_erf_agg_bids.csv)</w:t>
      </w:r>
      <w:bookmarkEnd w:id="236"/>
    </w:p>
    <w:p w14:paraId="69B2A03F" w14:textId="51E510F6" w:rsidR="00CD08F0" w:rsidRPr="004D59C5" w:rsidRDefault="00532E67" w:rsidP="00CD08F0">
      <w:pPr>
        <w:pStyle w:val="Normalwithspace"/>
        <w:rPr>
          <w:rFonts w:asciiTheme="minorHAnsi" w:hAnsiTheme="minorHAnsi" w:cstheme="minorHAnsi"/>
          <w:b/>
          <w:bCs/>
          <w:i/>
          <w:iCs/>
          <w:lang w:val="en-AU"/>
        </w:rPr>
      </w:pPr>
      <w:r w:rsidRPr="004D59C5">
        <w:rPr>
          <w:rFonts w:asciiTheme="minorHAnsi" w:hAnsiTheme="minorHAnsi" w:cstheme="minorHAnsi"/>
          <w:b/>
          <w:bCs/>
          <w:i/>
          <w:iCs/>
          <w:lang w:val="en-AU"/>
        </w:rPr>
        <w:t>[To be added in R2.]</w:t>
      </w:r>
    </w:p>
    <w:p w14:paraId="0A1931C7" w14:textId="083B14ED" w:rsidR="00455F4D" w:rsidRPr="004D59C5" w:rsidRDefault="00455F4D" w:rsidP="005412D7">
      <w:pPr>
        <w:pStyle w:val="Heading2"/>
      </w:pPr>
      <w:bookmarkStart w:id="237" w:name="_Toc218075327"/>
      <w:commentRangeStart w:id="238"/>
      <w:commentRangeStart w:id="239"/>
      <w:r w:rsidRPr="004D59C5">
        <w:t>AGD Files</w:t>
      </w:r>
      <w:commentRangeEnd w:id="238"/>
      <w:r w:rsidR="00DC332F">
        <w:rPr>
          <w:rStyle w:val="CommentReference"/>
          <w:rFonts w:ascii="Century Gothic" w:hAnsi="Century Gothic" w:cs="Times New Roman"/>
          <w:b w:val="0"/>
          <w:bCs w:val="0"/>
          <w:iCs w:val="0"/>
          <w:smallCaps w:val="0"/>
          <w:kern w:val="0"/>
          <w:lang w:val="en-US"/>
        </w:rPr>
        <w:commentReference w:id="238"/>
      </w:r>
      <w:commentRangeEnd w:id="239"/>
      <w:r w:rsidR="00F90FAE">
        <w:rPr>
          <w:rStyle w:val="CommentReference"/>
          <w:rFonts w:ascii="Century Gothic" w:hAnsi="Century Gothic" w:cs="Times New Roman"/>
          <w:b w:val="0"/>
          <w:bCs w:val="0"/>
          <w:iCs w:val="0"/>
          <w:smallCaps w:val="0"/>
          <w:kern w:val="0"/>
          <w:lang w:val="en-US"/>
        </w:rPr>
        <w:commentReference w:id="239"/>
      </w:r>
      <w:bookmarkEnd w:id="237"/>
    </w:p>
    <w:p w14:paraId="70C86559" w14:textId="277FB28B" w:rsidR="00F45D2E" w:rsidRPr="004D59C5" w:rsidRDefault="00F45D2E" w:rsidP="005412D7">
      <w:pPr>
        <w:pStyle w:val="Heading3"/>
      </w:pPr>
      <w:bookmarkStart w:id="240" w:name="_Toc218075328"/>
      <w:r w:rsidRPr="004D59C5">
        <w:t xml:space="preserve">Static </w:t>
      </w:r>
      <w:r w:rsidR="006E4B57" w:rsidRPr="004D59C5">
        <w:t xml:space="preserve">Data </w:t>
      </w:r>
      <w:r w:rsidRPr="004D59C5">
        <w:t>File</w:t>
      </w:r>
      <w:r w:rsidR="0061236E">
        <w:t xml:space="preserve"> (IT030048.txt &amp; IT032048.txt)</w:t>
      </w:r>
      <w:bookmarkEnd w:id="240"/>
    </w:p>
    <w:p w14:paraId="0D79DC4B" w14:textId="77777777" w:rsidR="007B75F4" w:rsidRPr="004D59C5" w:rsidRDefault="007B75F4" w:rsidP="007B75F4">
      <w:pPr>
        <w:pStyle w:val="Heading4"/>
        <w:rPr>
          <w:rFonts w:asciiTheme="minorHAnsi" w:hAnsiTheme="minorHAnsi" w:cstheme="minorHAnsi"/>
        </w:rPr>
      </w:pPr>
      <w:r w:rsidRPr="004D59C5">
        <w:rPr>
          <w:rFonts w:asciiTheme="minorHAnsi" w:hAnsiTheme="minorHAnsi" w:cstheme="minorHAnsi"/>
        </w:rPr>
        <w:t>Description</w:t>
      </w:r>
    </w:p>
    <w:p w14:paraId="1704CFFD" w14:textId="2982BD30" w:rsidR="007B75F4" w:rsidRPr="004D59C5" w:rsidRDefault="00051344" w:rsidP="007B75F4">
      <w:pPr>
        <w:pStyle w:val="Normalwithspace"/>
        <w:rPr>
          <w:rFonts w:asciiTheme="minorHAnsi" w:hAnsiTheme="minorHAnsi" w:cstheme="minorHAnsi"/>
          <w:lang w:val="en-AU"/>
        </w:rPr>
      </w:pPr>
      <w:r w:rsidRPr="004D59C5">
        <w:rPr>
          <w:rFonts w:asciiTheme="minorHAnsi" w:hAnsiTheme="minorHAnsi" w:cstheme="minorHAnsi"/>
          <w:lang w:val="en-AU"/>
        </w:rPr>
        <w:t xml:space="preserve">OMEGA provides AGD with </w:t>
      </w:r>
      <w:r w:rsidR="009110DA" w:rsidRPr="004D59C5">
        <w:rPr>
          <w:rFonts w:asciiTheme="minorHAnsi" w:hAnsiTheme="minorHAnsi" w:cstheme="minorHAnsi"/>
          <w:lang w:val="en-AU"/>
        </w:rPr>
        <w:t>securities static data updates</w:t>
      </w:r>
      <w:r w:rsidR="00D663A0" w:rsidRPr="004D59C5">
        <w:rPr>
          <w:rFonts w:asciiTheme="minorHAnsi" w:hAnsiTheme="minorHAnsi" w:cstheme="minorHAnsi"/>
          <w:lang w:val="en-AU"/>
        </w:rPr>
        <w:t xml:space="preserve"> on </w:t>
      </w:r>
      <w:r w:rsidR="009110DA" w:rsidRPr="004D59C5">
        <w:rPr>
          <w:rFonts w:asciiTheme="minorHAnsi" w:hAnsiTheme="minorHAnsi" w:cstheme="minorHAnsi"/>
          <w:lang w:val="en-AU"/>
        </w:rPr>
        <w:t xml:space="preserve">a </w:t>
      </w:r>
      <w:r w:rsidR="00D663A0" w:rsidRPr="004D59C5">
        <w:rPr>
          <w:rFonts w:asciiTheme="minorHAnsi" w:hAnsiTheme="minorHAnsi" w:cstheme="minorHAnsi"/>
          <w:lang w:val="en-AU"/>
        </w:rPr>
        <w:t>schedule</w:t>
      </w:r>
      <w:r w:rsidR="009110DA" w:rsidRPr="004D59C5">
        <w:rPr>
          <w:rFonts w:asciiTheme="minorHAnsi" w:hAnsiTheme="minorHAnsi" w:cstheme="minorHAnsi"/>
          <w:lang w:val="en-AU"/>
        </w:rPr>
        <w:t>d basis</w:t>
      </w:r>
      <w:r w:rsidR="00D663A0" w:rsidRPr="004D59C5">
        <w:rPr>
          <w:rFonts w:asciiTheme="minorHAnsi" w:hAnsiTheme="minorHAnsi" w:cstheme="minorHAnsi"/>
          <w:lang w:val="en-AU"/>
        </w:rPr>
        <w:t xml:space="preserve"> or</w:t>
      </w:r>
      <w:r w:rsidR="009110DA" w:rsidRPr="004D59C5">
        <w:rPr>
          <w:rFonts w:asciiTheme="minorHAnsi" w:hAnsiTheme="minorHAnsi" w:cstheme="minorHAnsi"/>
          <w:lang w:val="en-AU"/>
        </w:rPr>
        <w:t xml:space="preserve"> following</w:t>
      </w:r>
      <w:r w:rsidR="00D663A0" w:rsidRPr="004D59C5">
        <w:rPr>
          <w:rFonts w:asciiTheme="minorHAnsi" w:hAnsiTheme="minorHAnsi" w:cstheme="minorHAnsi"/>
          <w:lang w:val="en-AU"/>
        </w:rPr>
        <w:t xml:space="preserve"> the syndication allotment</w:t>
      </w:r>
      <w:r w:rsidRPr="004D59C5">
        <w:rPr>
          <w:rFonts w:asciiTheme="minorHAnsi" w:hAnsiTheme="minorHAnsi" w:cstheme="minorHAnsi"/>
          <w:lang w:val="en-AU"/>
        </w:rPr>
        <w:t>.</w:t>
      </w:r>
    </w:p>
    <w:p w14:paraId="2EABCCDE" w14:textId="77777777" w:rsidR="007B75F4" w:rsidRPr="004D59C5" w:rsidRDefault="007B75F4" w:rsidP="007B75F4">
      <w:pPr>
        <w:pStyle w:val="Heading4"/>
        <w:rPr>
          <w:rFonts w:asciiTheme="minorHAnsi" w:hAnsiTheme="minorHAnsi" w:cstheme="minorHAnsi"/>
        </w:rPr>
      </w:pPr>
      <w:r w:rsidRPr="004D59C5">
        <w:rPr>
          <w:rFonts w:asciiTheme="minorHAnsi" w:hAnsiTheme="minorHAnsi" w:cstheme="minorHAnsi"/>
        </w:rPr>
        <w:t>Securities Involved</w:t>
      </w:r>
    </w:p>
    <w:p w14:paraId="4A445687" w14:textId="5B2DB7A3" w:rsidR="00AC05EE" w:rsidRPr="004D59C5" w:rsidRDefault="00AC05EE" w:rsidP="00AC05EE">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types:</w:t>
      </w:r>
    </w:p>
    <w:p w14:paraId="3AB8458C" w14:textId="7E0A0231" w:rsidR="00AC05EE" w:rsidRPr="004D59C5" w:rsidRDefault="00AC05EE" w:rsidP="000A7293">
      <w:pPr>
        <w:pStyle w:val="Normalwithspace"/>
        <w:numPr>
          <w:ilvl w:val="0"/>
          <w:numId w:val="67"/>
        </w:numPr>
        <w:rPr>
          <w:rFonts w:asciiTheme="minorHAnsi" w:hAnsiTheme="minorHAnsi" w:cstheme="minorHAnsi"/>
          <w:lang w:val="en-AU"/>
        </w:rPr>
      </w:pPr>
      <w:commentRangeStart w:id="241"/>
      <w:r w:rsidRPr="004D59C5">
        <w:rPr>
          <w:rFonts w:asciiTheme="minorHAnsi" w:hAnsiTheme="minorHAnsi" w:cstheme="minorHAnsi"/>
          <w:lang w:val="en-AU"/>
        </w:rPr>
        <w:t>SGS Bonds</w:t>
      </w:r>
      <w:commentRangeEnd w:id="241"/>
      <w:r w:rsidR="00905885">
        <w:rPr>
          <w:rStyle w:val="CommentReference"/>
          <w:lang w:val="en-US"/>
        </w:rPr>
        <w:commentReference w:id="241"/>
      </w:r>
    </w:p>
    <w:p w14:paraId="495A988B" w14:textId="77777777" w:rsidR="00C06769" w:rsidRPr="004D59C5" w:rsidRDefault="00C06769" w:rsidP="000A7293">
      <w:pPr>
        <w:pStyle w:val="Normalwithspace"/>
        <w:numPr>
          <w:ilvl w:val="0"/>
          <w:numId w:val="67"/>
        </w:numPr>
        <w:rPr>
          <w:rFonts w:asciiTheme="minorHAnsi" w:hAnsiTheme="minorHAnsi" w:cstheme="minorHAnsi"/>
          <w:lang w:val="en-AU"/>
        </w:rPr>
      </w:pPr>
      <w:r w:rsidRPr="004D59C5">
        <w:rPr>
          <w:rFonts w:asciiTheme="minorHAnsi" w:hAnsiTheme="minorHAnsi" w:cstheme="minorHAnsi"/>
          <w:lang w:val="en-AU"/>
        </w:rPr>
        <w:t>SSB</w:t>
      </w:r>
    </w:p>
    <w:p w14:paraId="0FDF1DB8" w14:textId="363C7B7F" w:rsidR="007B75F4" w:rsidRPr="004D59C5" w:rsidRDefault="00AC05EE" w:rsidP="000A7293">
      <w:pPr>
        <w:pStyle w:val="Normalwithspace"/>
        <w:numPr>
          <w:ilvl w:val="0"/>
          <w:numId w:val="67"/>
        </w:numPr>
        <w:rPr>
          <w:rFonts w:asciiTheme="minorHAnsi" w:hAnsiTheme="minorHAnsi" w:cstheme="minorHAnsi"/>
          <w:lang w:val="en-AU"/>
        </w:rPr>
      </w:pPr>
      <w:r w:rsidRPr="004D59C5">
        <w:rPr>
          <w:rFonts w:asciiTheme="minorHAnsi" w:hAnsiTheme="minorHAnsi" w:cstheme="minorHAnsi"/>
          <w:lang w:val="en-AU"/>
        </w:rPr>
        <w:t>T-Bills</w:t>
      </w:r>
    </w:p>
    <w:p w14:paraId="10E82D14" w14:textId="05FB23BB" w:rsidR="007B75F4" w:rsidRPr="004D59C5" w:rsidRDefault="007B75F4" w:rsidP="00E5092E">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3114"/>
        <w:gridCol w:w="1417"/>
        <w:gridCol w:w="988"/>
        <w:gridCol w:w="1280"/>
        <w:gridCol w:w="2127"/>
      </w:tblGrid>
      <w:tr w:rsidR="009F6047" w:rsidRPr="004D59C5" w14:paraId="48A1BB20" w14:textId="77777777" w:rsidTr="005630C3">
        <w:tc>
          <w:tcPr>
            <w:tcW w:w="3114" w:type="dxa"/>
            <w:shd w:val="clear" w:color="auto" w:fill="D9D9D9" w:themeFill="background1" w:themeFillShade="D9"/>
          </w:tcPr>
          <w:p w14:paraId="48EA5D4E" w14:textId="77777777" w:rsidR="009F6047" w:rsidRPr="004D59C5" w:rsidRDefault="009F6047" w:rsidP="005630C3">
            <w:pPr>
              <w:pStyle w:val="TableHeading"/>
              <w:rPr>
                <w:rFonts w:asciiTheme="minorHAnsi" w:hAnsiTheme="minorHAnsi" w:cstheme="minorHAnsi"/>
              </w:rPr>
            </w:pPr>
            <w:r w:rsidRPr="004D59C5">
              <w:rPr>
                <w:rFonts w:asciiTheme="minorHAnsi" w:hAnsiTheme="minorHAnsi" w:cstheme="minorHAnsi"/>
              </w:rPr>
              <w:t>Request type</w:t>
            </w:r>
          </w:p>
        </w:tc>
        <w:tc>
          <w:tcPr>
            <w:tcW w:w="1417" w:type="dxa"/>
            <w:shd w:val="clear" w:color="auto" w:fill="D9D9D9" w:themeFill="background1" w:themeFillShade="D9"/>
          </w:tcPr>
          <w:p w14:paraId="620A53EC" w14:textId="77777777" w:rsidR="009F6047" w:rsidRPr="004D59C5" w:rsidRDefault="009F6047" w:rsidP="005630C3">
            <w:pPr>
              <w:pStyle w:val="TableHeading"/>
              <w:rPr>
                <w:rFonts w:asciiTheme="minorHAnsi" w:hAnsiTheme="minorHAnsi" w:cstheme="minorHAnsi"/>
              </w:rPr>
            </w:pPr>
            <w:r w:rsidRPr="004D59C5">
              <w:rPr>
                <w:rFonts w:asciiTheme="minorHAnsi" w:hAnsiTheme="minorHAnsi" w:cstheme="minorHAnsi"/>
              </w:rPr>
              <w:t>File Name</w:t>
            </w:r>
          </w:p>
        </w:tc>
        <w:tc>
          <w:tcPr>
            <w:tcW w:w="988" w:type="dxa"/>
            <w:shd w:val="clear" w:color="auto" w:fill="D9D9D9" w:themeFill="background1" w:themeFillShade="D9"/>
          </w:tcPr>
          <w:p w14:paraId="414275BA" w14:textId="77777777" w:rsidR="009F6047" w:rsidRPr="004D59C5" w:rsidRDefault="009F6047" w:rsidP="005630C3">
            <w:pPr>
              <w:pStyle w:val="TableHeading"/>
              <w:rPr>
                <w:rFonts w:asciiTheme="minorHAnsi" w:hAnsiTheme="minorHAnsi" w:cstheme="minorHAnsi"/>
              </w:rPr>
            </w:pPr>
            <w:r w:rsidRPr="004D59C5">
              <w:rPr>
                <w:rFonts w:asciiTheme="minorHAnsi" w:hAnsiTheme="minorHAnsi" w:cstheme="minorHAnsi"/>
              </w:rPr>
              <w:t>Source</w:t>
            </w:r>
          </w:p>
        </w:tc>
        <w:tc>
          <w:tcPr>
            <w:tcW w:w="1280" w:type="dxa"/>
            <w:shd w:val="clear" w:color="auto" w:fill="D9D9D9" w:themeFill="background1" w:themeFillShade="D9"/>
          </w:tcPr>
          <w:p w14:paraId="2DAB371D" w14:textId="77777777" w:rsidR="009F6047" w:rsidRPr="004D59C5" w:rsidRDefault="009F6047" w:rsidP="005630C3">
            <w:pPr>
              <w:pStyle w:val="TableHeading"/>
              <w:rPr>
                <w:rFonts w:asciiTheme="minorHAnsi" w:hAnsiTheme="minorHAnsi" w:cstheme="minorHAnsi"/>
              </w:rPr>
            </w:pPr>
            <w:r w:rsidRPr="004D59C5">
              <w:rPr>
                <w:rFonts w:asciiTheme="minorHAnsi" w:hAnsiTheme="minorHAnsi" w:cstheme="minorHAnsi"/>
              </w:rPr>
              <w:t>Destination</w:t>
            </w:r>
          </w:p>
        </w:tc>
        <w:tc>
          <w:tcPr>
            <w:tcW w:w="2127" w:type="dxa"/>
            <w:shd w:val="clear" w:color="auto" w:fill="D9D9D9" w:themeFill="background1" w:themeFillShade="D9"/>
          </w:tcPr>
          <w:p w14:paraId="1C6E2582" w14:textId="77777777" w:rsidR="009F6047" w:rsidRPr="004D59C5" w:rsidRDefault="009F6047" w:rsidP="005630C3">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9F6047" w:rsidRPr="004D59C5" w14:paraId="78D8E98E" w14:textId="77777777" w:rsidTr="005630C3">
        <w:tc>
          <w:tcPr>
            <w:tcW w:w="3114" w:type="dxa"/>
          </w:tcPr>
          <w:p w14:paraId="7F949EBA" w14:textId="77777777"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Scheduled</w:t>
            </w:r>
          </w:p>
        </w:tc>
        <w:tc>
          <w:tcPr>
            <w:tcW w:w="1417" w:type="dxa"/>
          </w:tcPr>
          <w:p w14:paraId="039A3930" w14:textId="06F9AE9F"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IT0</w:t>
            </w:r>
            <w:r w:rsidR="007E5CDB" w:rsidRPr="004D59C5">
              <w:rPr>
                <w:rFonts w:asciiTheme="minorHAnsi" w:hAnsiTheme="minorHAnsi" w:cstheme="minorHAnsi"/>
                <w:iCs/>
                <w:szCs w:val="22"/>
              </w:rPr>
              <w:t>3</w:t>
            </w:r>
            <w:r w:rsidRPr="004D59C5">
              <w:rPr>
                <w:rFonts w:asciiTheme="minorHAnsi" w:hAnsiTheme="minorHAnsi" w:cstheme="minorHAnsi"/>
                <w:iCs/>
                <w:szCs w:val="22"/>
              </w:rPr>
              <w:t>0048.txt</w:t>
            </w:r>
          </w:p>
        </w:tc>
        <w:tc>
          <w:tcPr>
            <w:tcW w:w="988" w:type="dxa"/>
          </w:tcPr>
          <w:p w14:paraId="4E90A467" w14:textId="77777777"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280" w:type="dxa"/>
          </w:tcPr>
          <w:p w14:paraId="1DFFE594" w14:textId="77777777"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AGD</w:t>
            </w:r>
          </w:p>
        </w:tc>
        <w:tc>
          <w:tcPr>
            <w:tcW w:w="2127" w:type="dxa"/>
          </w:tcPr>
          <w:p w14:paraId="7D17104A" w14:textId="77777777"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r w:rsidR="009F6047" w:rsidRPr="004D59C5" w14:paraId="2F7F15DD" w14:textId="77777777" w:rsidTr="005630C3">
        <w:tc>
          <w:tcPr>
            <w:tcW w:w="3114" w:type="dxa"/>
          </w:tcPr>
          <w:p w14:paraId="3484E466" w14:textId="4A09C0DF"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 xml:space="preserve">For syndication or </w:t>
            </w:r>
            <w:r w:rsidR="002C2D15" w:rsidRPr="004D59C5">
              <w:rPr>
                <w:rFonts w:asciiTheme="minorHAnsi" w:hAnsiTheme="minorHAnsi" w:cstheme="minorHAnsi"/>
                <w:iCs/>
                <w:szCs w:val="22"/>
              </w:rPr>
              <w:t>A</w:t>
            </w:r>
            <w:r w:rsidRPr="004D59C5">
              <w:rPr>
                <w:rFonts w:asciiTheme="minorHAnsi" w:hAnsiTheme="minorHAnsi" w:cstheme="minorHAnsi"/>
                <w:iCs/>
                <w:szCs w:val="22"/>
              </w:rPr>
              <w:t>d-hoc</w:t>
            </w:r>
          </w:p>
        </w:tc>
        <w:tc>
          <w:tcPr>
            <w:tcW w:w="1417" w:type="dxa"/>
          </w:tcPr>
          <w:p w14:paraId="693AE19D" w14:textId="02FED4B1"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IT0</w:t>
            </w:r>
            <w:r w:rsidR="007E5CDB" w:rsidRPr="004D59C5">
              <w:rPr>
                <w:rFonts w:asciiTheme="minorHAnsi" w:hAnsiTheme="minorHAnsi" w:cstheme="minorHAnsi"/>
                <w:iCs/>
                <w:szCs w:val="22"/>
              </w:rPr>
              <w:t>3</w:t>
            </w:r>
            <w:r w:rsidRPr="004D59C5">
              <w:rPr>
                <w:rFonts w:asciiTheme="minorHAnsi" w:hAnsiTheme="minorHAnsi" w:cstheme="minorHAnsi"/>
                <w:iCs/>
                <w:szCs w:val="22"/>
              </w:rPr>
              <w:t>2048.txt</w:t>
            </w:r>
          </w:p>
        </w:tc>
        <w:tc>
          <w:tcPr>
            <w:tcW w:w="988" w:type="dxa"/>
          </w:tcPr>
          <w:p w14:paraId="12EE2598" w14:textId="77777777"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280" w:type="dxa"/>
          </w:tcPr>
          <w:p w14:paraId="5524FEBA" w14:textId="77777777"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AGD</w:t>
            </w:r>
          </w:p>
        </w:tc>
        <w:tc>
          <w:tcPr>
            <w:tcW w:w="2127" w:type="dxa"/>
          </w:tcPr>
          <w:p w14:paraId="074CFC7E" w14:textId="77777777" w:rsidR="009F6047"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bl>
    <w:p w14:paraId="75689A0A" w14:textId="46A69470" w:rsidR="009F6047" w:rsidRPr="004D59C5" w:rsidRDefault="00C12AA5" w:rsidP="0003042B">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13</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Static Data File (IT030048.txt &amp; IT032048.txt)</w:t>
      </w:r>
      <w:r w:rsidRPr="004D59C5">
        <w:rPr>
          <w:rFonts w:cstheme="minorHAnsi"/>
        </w:rPr>
        <w:fldChar w:fldCharType="end"/>
      </w:r>
    </w:p>
    <w:p w14:paraId="361610EA" w14:textId="77777777" w:rsidR="007B75F4" w:rsidRPr="004D59C5" w:rsidRDefault="007B75F4" w:rsidP="007B75F4">
      <w:pPr>
        <w:pStyle w:val="Heading4"/>
        <w:rPr>
          <w:rFonts w:asciiTheme="minorHAnsi" w:hAnsiTheme="minorHAnsi" w:cstheme="minorHAnsi"/>
        </w:rPr>
      </w:pPr>
      <w:r w:rsidRPr="004D59C5">
        <w:rPr>
          <w:rFonts w:asciiTheme="minorHAnsi" w:hAnsiTheme="minorHAnsi" w:cstheme="minorHAnsi"/>
        </w:rPr>
        <w:t>Time &amp; Frequency</w:t>
      </w:r>
    </w:p>
    <w:p w14:paraId="2C85361E" w14:textId="78B26E85" w:rsidR="007B75F4" w:rsidRPr="004D59C5" w:rsidRDefault="00102FDA" w:rsidP="000A7293">
      <w:pPr>
        <w:pStyle w:val="Normalwithspace"/>
        <w:numPr>
          <w:ilvl w:val="0"/>
          <w:numId w:val="66"/>
        </w:numPr>
        <w:rPr>
          <w:rFonts w:asciiTheme="minorHAnsi" w:hAnsiTheme="minorHAnsi" w:cstheme="minorHAnsi"/>
          <w:b/>
          <w:bCs/>
          <w:lang w:val="en-AU"/>
        </w:rPr>
      </w:pPr>
      <w:r w:rsidRPr="004D59C5">
        <w:rPr>
          <w:rFonts w:asciiTheme="minorHAnsi" w:hAnsiTheme="minorHAnsi" w:cstheme="minorHAnsi"/>
          <w:b/>
          <w:bCs/>
          <w:lang w:val="en-AU"/>
        </w:rPr>
        <w:t>For scheduled request,</w:t>
      </w:r>
      <w:r w:rsidR="003A67D9" w:rsidRPr="004D59C5">
        <w:rPr>
          <w:rFonts w:asciiTheme="minorHAnsi" w:hAnsiTheme="minorHAnsi" w:cstheme="minorHAnsi"/>
          <w:b/>
          <w:bCs/>
          <w:lang w:val="en-AU"/>
        </w:rPr>
        <w:t xml:space="preserve"> </w:t>
      </w:r>
      <w:commentRangeStart w:id="242"/>
      <w:r w:rsidR="003A67D9" w:rsidRPr="004D59C5">
        <w:rPr>
          <w:rFonts w:asciiTheme="minorHAnsi" w:hAnsiTheme="minorHAnsi" w:cstheme="minorHAnsi"/>
          <w:lang w:val="en-AU"/>
        </w:rPr>
        <w:t>IT0</w:t>
      </w:r>
      <w:r w:rsidR="00EB4495" w:rsidRPr="004D59C5">
        <w:rPr>
          <w:rFonts w:asciiTheme="minorHAnsi" w:hAnsiTheme="minorHAnsi" w:cstheme="minorHAnsi"/>
          <w:lang w:val="en-AU"/>
        </w:rPr>
        <w:t>3</w:t>
      </w:r>
      <w:r w:rsidR="003A67D9" w:rsidRPr="004D59C5">
        <w:rPr>
          <w:rFonts w:asciiTheme="minorHAnsi" w:hAnsiTheme="minorHAnsi" w:cstheme="minorHAnsi"/>
          <w:lang w:val="en-AU"/>
        </w:rPr>
        <w:t xml:space="preserve">0048.txt </w:t>
      </w:r>
      <w:commentRangeEnd w:id="242"/>
      <w:r w:rsidR="00AA6116">
        <w:rPr>
          <w:rStyle w:val="CommentReference"/>
          <w:lang w:val="en-US"/>
        </w:rPr>
        <w:commentReference w:id="242"/>
      </w:r>
      <w:r w:rsidR="003A67D9" w:rsidRPr="004D59C5">
        <w:rPr>
          <w:rFonts w:asciiTheme="minorHAnsi" w:hAnsiTheme="minorHAnsi" w:cstheme="minorHAnsi"/>
          <w:lang w:val="en-AU"/>
        </w:rPr>
        <w:t>will be generated and placed onto MEFT as follows:</w:t>
      </w:r>
    </w:p>
    <w:p w14:paraId="69E70E72" w14:textId="66E4A416" w:rsidR="003A67D9" w:rsidRPr="004D59C5" w:rsidRDefault="003A67D9" w:rsidP="000A7293">
      <w:pPr>
        <w:pStyle w:val="Normalwithspace"/>
        <w:numPr>
          <w:ilvl w:val="1"/>
          <w:numId w:val="66"/>
        </w:numPr>
        <w:rPr>
          <w:rFonts w:asciiTheme="minorHAnsi" w:hAnsiTheme="minorHAnsi" w:cstheme="minorHAnsi"/>
          <w:b/>
          <w:bCs/>
          <w:lang w:val="en-AU"/>
        </w:rPr>
      </w:pPr>
      <w:r w:rsidRPr="004D59C5">
        <w:rPr>
          <w:rFonts w:asciiTheme="minorHAnsi" w:hAnsiTheme="minorHAnsi" w:cstheme="minorHAnsi"/>
          <w:b/>
          <w:bCs/>
          <w:lang w:val="en-AU"/>
        </w:rPr>
        <w:lastRenderedPageBreak/>
        <w:t xml:space="preserve">Scheduled processing: </w:t>
      </w:r>
      <w:r w:rsidR="00DB3A1B" w:rsidRPr="004D59C5">
        <w:rPr>
          <w:rFonts w:asciiTheme="minorHAnsi" w:hAnsiTheme="minorHAnsi" w:cstheme="minorHAnsi"/>
          <w:b/>
          <w:bCs/>
          <w:lang w:val="en-AU"/>
        </w:rPr>
        <w:t>A</w:t>
      </w:r>
      <w:r w:rsidRPr="004D59C5">
        <w:rPr>
          <w:rFonts w:asciiTheme="minorHAnsi" w:hAnsiTheme="minorHAnsi" w:cstheme="minorHAnsi"/>
          <w:b/>
          <w:bCs/>
          <w:lang w:val="en-AU"/>
        </w:rPr>
        <w:t xml:space="preserve">t 10:30 PM, </w:t>
      </w:r>
      <w:r w:rsidRPr="004D59C5">
        <w:rPr>
          <w:rFonts w:asciiTheme="minorHAnsi" w:hAnsiTheme="minorHAnsi" w:cstheme="minorHAnsi"/>
          <w:lang w:val="en-AU"/>
        </w:rPr>
        <w:t xml:space="preserve">every Wednesday and on the </w:t>
      </w:r>
      <w:commentRangeStart w:id="243"/>
      <w:r w:rsidRPr="004D59C5">
        <w:rPr>
          <w:rFonts w:asciiTheme="minorHAnsi" w:hAnsiTheme="minorHAnsi" w:cstheme="minorHAnsi"/>
          <w:lang w:val="en-AU"/>
        </w:rPr>
        <w:t>last business day of the month</w:t>
      </w:r>
      <w:commentRangeEnd w:id="243"/>
      <w:r w:rsidR="00F646E5">
        <w:rPr>
          <w:rStyle w:val="CommentReference"/>
          <w:lang w:val="en-US"/>
        </w:rPr>
        <w:commentReference w:id="243"/>
      </w:r>
    </w:p>
    <w:p w14:paraId="4E5B754B" w14:textId="580AF98F" w:rsidR="003A67D9" w:rsidRPr="004D59C5" w:rsidRDefault="003A67D9" w:rsidP="000A7293">
      <w:pPr>
        <w:pStyle w:val="Normalwithspace"/>
        <w:numPr>
          <w:ilvl w:val="2"/>
          <w:numId w:val="66"/>
        </w:numPr>
        <w:rPr>
          <w:rFonts w:asciiTheme="minorHAnsi" w:hAnsiTheme="minorHAnsi" w:cstheme="minorHAnsi"/>
          <w:lang w:val="en-AU"/>
        </w:rPr>
      </w:pPr>
      <w:r w:rsidRPr="004D59C5">
        <w:rPr>
          <w:rFonts w:asciiTheme="minorHAnsi" w:hAnsiTheme="minorHAnsi" w:cstheme="minorHAnsi"/>
          <w:lang w:val="en-AU"/>
        </w:rPr>
        <w:t>If Wednesday is PH, it will be shifted to the next business day.</w:t>
      </w:r>
    </w:p>
    <w:p w14:paraId="0DCC6C5F" w14:textId="3B238D5F" w:rsidR="003A67D9" w:rsidRPr="003D7E41" w:rsidRDefault="00DB3A1B" w:rsidP="00C73AE7">
      <w:pPr>
        <w:pStyle w:val="Normalwithspace"/>
        <w:numPr>
          <w:ilvl w:val="1"/>
          <w:numId w:val="66"/>
        </w:numPr>
        <w:rPr>
          <w:rFonts w:asciiTheme="minorHAnsi" w:hAnsiTheme="minorHAnsi" w:cstheme="minorHAnsi"/>
          <w:b/>
          <w:bCs/>
          <w:lang w:val="en-AU"/>
        </w:rPr>
      </w:pPr>
      <w:r w:rsidRPr="004D59C5">
        <w:rPr>
          <w:rFonts w:asciiTheme="minorHAnsi" w:hAnsiTheme="minorHAnsi" w:cstheme="minorHAnsi"/>
          <w:b/>
          <w:bCs/>
          <w:lang w:val="en-AU"/>
        </w:rPr>
        <w:t xml:space="preserve">Data </w:t>
      </w:r>
      <w:r w:rsidR="006765A1">
        <w:rPr>
          <w:rFonts w:asciiTheme="minorHAnsi" w:hAnsiTheme="minorHAnsi" w:cstheme="minorHAnsi"/>
          <w:b/>
          <w:bCs/>
          <w:lang w:val="en-AU"/>
        </w:rPr>
        <w:t xml:space="preserve">extraction </w:t>
      </w:r>
      <w:r w:rsidRPr="004D59C5">
        <w:rPr>
          <w:rFonts w:asciiTheme="minorHAnsi" w:hAnsiTheme="minorHAnsi" w:cstheme="minorHAnsi"/>
          <w:b/>
          <w:bCs/>
          <w:lang w:val="en-AU"/>
        </w:rPr>
        <w:t xml:space="preserve">range: </w:t>
      </w:r>
      <w:r w:rsidR="006765A1">
        <w:rPr>
          <w:rFonts w:asciiTheme="minorHAnsi" w:hAnsiTheme="minorHAnsi" w:cstheme="minorHAnsi"/>
          <w:lang w:val="en-AU"/>
        </w:rPr>
        <w:t xml:space="preserve"> The file includes </w:t>
      </w:r>
      <w:r w:rsidR="006D5796">
        <w:rPr>
          <w:rFonts w:asciiTheme="minorHAnsi" w:hAnsiTheme="minorHAnsi" w:cstheme="minorHAnsi"/>
          <w:lang w:val="en-AU"/>
        </w:rPr>
        <w:t xml:space="preserve">all </w:t>
      </w:r>
      <w:r w:rsidR="00C73AE7">
        <w:rPr>
          <w:rFonts w:asciiTheme="minorHAnsi" w:hAnsiTheme="minorHAnsi" w:cstheme="minorHAnsi"/>
          <w:lang w:val="en-AU"/>
        </w:rPr>
        <w:t>security</w:t>
      </w:r>
      <w:r w:rsidR="00FF7623">
        <w:rPr>
          <w:rFonts w:asciiTheme="minorHAnsi" w:hAnsiTheme="minorHAnsi" w:cstheme="minorHAnsi"/>
          <w:lang w:val="en-AU"/>
        </w:rPr>
        <w:t xml:space="preserve"> </w:t>
      </w:r>
      <w:r w:rsidR="006765A1">
        <w:rPr>
          <w:rFonts w:asciiTheme="minorHAnsi" w:hAnsiTheme="minorHAnsi" w:cstheme="minorHAnsi"/>
          <w:lang w:val="en-AU"/>
        </w:rPr>
        <w:t xml:space="preserve">records where </w:t>
      </w:r>
      <w:r w:rsidR="00DB1641">
        <w:rPr>
          <w:rFonts w:asciiTheme="minorHAnsi" w:hAnsiTheme="minorHAnsi" w:cstheme="minorHAnsi"/>
          <w:lang w:val="en-AU"/>
        </w:rPr>
        <w:t>the</w:t>
      </w:r>
      <w:r w:rsidR="00CF2385">
        <w:rPr>
          <w:rFonts w:asciiTheme="minorHAnsi" w:hAnsiTheme="minorHAnsi" w:cstheme="minorHAnsi"/>
          <w:lang w:val="en-AU"/>
        </w:rPr>
        <w:t xml:space="preserve"> Filter</w:t>
      </w:r>
      <w:r w:rsidR="00DB1641">
        <w:rPr>
          <w:rFonts w:asciiTheme="minorHAnsi" w:hAnsiTheme="minorHAnsi" w:cstheme="minorHAnsi"/>
          <w:lang w:val="en-AU"/>
        </w:rPr>
        <w:t xml:space="preserve"> Date</w:t>
      </w:r>
      <w:r w:rsidR="006765A1">
        <w:rPr>
          <w:rFonts w:asciiTheme="minorHAnsi" w:hAnsiTheme="minorHAnsi" w:cstheme="minorHAnsi"/>
          <w:lang w:val="en-AU"/>
        </w:rPr>
        <w:t xml:space="preserve"> fall</w:t>
      </w:r>
      <w:r w:rsidR="00152D2C">
        <w:rPr>
          <w:rFonts w:asciiTheme="minorHAnsi" w:hAnsiTheme="minorHAnsi" w:cstheme="minorHAnsi"/>
          <w:lang w:val="en-AU"/>
        </w:rPr>
        <w:t>s</w:t>
      </w:r>
      <w:r w:rsidR="006765A1">
        <w:rPr>
          <w:rFonts w:asciiTheme="minorHAnsi" w:hAnsiTheme="minorHAnsi" w:cstheme="minorHAnsi"/>
          <w:lang w:val="en-AU"/>
        </w:rPr>
        <w:t xml:space="preserve"> between the previous Thursday and the current Wednesday (inclusive), regardless of the actual file generation date.</w:t>
      </w:r>
      <w:r w:rsidR="00C73AE7">
        <w:rPr>
          <w:rFonts w:asciiTheme="minorHAnsi" w:hAnsiTheme="minorHAnsi" w:cstheme="minorHAnsi"/>
          <w:lang w:val="en-AU"/>
        </w:rPr>
        <w:t xml:space="preserve"> </w:t>
      </w:r>
      <w:r w:rsidR="00C73AE7" w:rsidRPr="00C73AE7">
        <w:rPr>
          <w:rFonts w:asciiTheme="minorHAnsi" w:hAnsiTheme="minorHAnsi" w:cstheme="minorHAnsi"/>
          <w:lang w:val="en-AU"/>
        </w:rPr>
        <w:t xml:space="preserve">The </w:t>
      </w:r>
      <w:r w:rsidR="00CF2385">
        <w:rPr>
          <w:rFonts w:asciiTheme="minorHAnsi" w:hAnsiTheme="minorHAnsi" w:cstheme="minorHAnsi"/>
          <w:lang w:val="en-AU"/>
        </w:rPr>
        <w:t>Filter</w:t>
      </w:r>
      <w:r w:rsidR="00DB1641">
        <w:rPr>
          <w:rFonts w:asciiTheme="minorHAnsi" w:hAnsiTheme="minorHAnsi" w:cstheme="minorHAnsi"/>
          <w:lang w:val="en-AU"/>
        </w:rPr>
        <w:t xml:space="preserve"> D</w:t>
      </w:r>
      <w:r w:rsidR="00C73AE7" w:rsidRPr="00C73AE7">
        <w:rPr>
          <w:rFonts w:asciiTheme="minorHAnsi" w:hAnsiTheme="minorHAnsi" w:cstheme="minorHAnsi"/>
          <w:lang w:val="en-AU"/>
        </w:rPr>
        <w:t>ate</w:t>
      </w:r>
      <w:r w:rsidR="00C73AE7">
        <w:rPr>
          <w:rFonts w:asciiTheme="minorHAnsi" w:hAnsiTheme="minorHAnsi" w:cstheme="minorHAnsi"/>
          <w:lang w:val="en-AU"/>
        </w:rPr>
        <w:t xml:space="preserve"> is defined </w:t>
      </w:r>
      <w:r w:rsidR="007168F2">
        <w:rPr>
          <w:rFonts w:asciiTheme="minorHAnsi" w:hAnsiTheme="minorHAnsi" w:cstheme="minorHAnsi"/>
          <w:lang w:val="en-AU"/>
        </w:rPr>
        <w:t xml:space="preserve">for each security type </w:t>
      </w:r>
      <w:r w:rsidR="00C73AE7">
        <w:rPr>
          <w:rFonts w:asciiTheme="minorHAnsi" w:hAnsiTheme="minorHAnsi" w:cstheme="minorHAnsi"/>
          <w:lang w:val="en-AU"/>
        </w:rPr>
        <w:t>as follows:</w:t>
      </w:r>
    </w:p>
    <w:p w14:paraId="6C3113C1" w14:textId="37C849D3" w:rsidR="00C03B69" w:rsidRDefault="00C03B69" w:rsidP="00C03B69">
      <w:pPr>
        <w:pStyle w:val="Normalwithspace"/>
        <w:numPr>
          <w:ilvl w:val="2"/>
          <w:numId w:val="66"/>
        </w:numPr>
        <w:rPr>
          <w:rFonts w:asciiTheme="minorHAnsi" w:hAnsiTheme="minorHAnsi" w:cstheme="minorHAnsi"/>
          <w:lang w:val="en-AU"/>
        </w:rPr>
      </w:pPr>
      <w:r w:rsidRPr="003D7E41">
        <w:rPr>
          <w:rFonts w:asciiTheme="minorHAnsi" w:hAnsiTheme="minorHAnsi" w:cstheme="minorHAnsi"/>
          <w:lang w:val="en-AU"/>
        </w:rPr>
        <w:t>SGS Bonds</w:t>
      </w:r>
      <w:r w:rsidR="00D74A19">
        <w:rPr>
          <w:rFonts w:asciiTheme="minorHAnsi" w:hAnsiTheme="minorHAnsi" w:cstheme="minorHAnsi"/>
          <w:lang w:val="en-AU"/>
        </w:rPr>
        <w:t xml:space="preserve"> (non-syndication)</w:t>
      </w:r>
      <w:r w:rsidRPr="003D7E41">
        <w:rPr>
          <w:rFonts w:asciiTheme="minorHAnsi" w:hAnsiTheme="minorHAnsi" w:cstheme="minorHAnsi"/>
          <w:lang w:val="en-AU"/>
        </w:rPr>
        <w:t xml:space="preserve"> and T-Bills</w:t>
      </w:r>
      <w:r w:rsidR="00C73AE7">
        <w:rPr>
          <w:rFonts w:asciiTheme="minorHAnsi" w:hAnsiTheme="minorHAnsi" w:cstheme="minorHAnsi"/>
          <w:lang w:val="en-AU"/>
        </w:rPr>
        <w:t xml:space="preserve">: </w:t>
      </w:r>
      <w:r w:rsidR="006765A1">
        <w:rPr>
          <w:rFonts w:asciiTheme="minorHAnsi" w:hAnsiTheme="minorHAnsi" w:cstheme="minorHAnsi"/>
          <w:lang w:val="en-AU"/>
        </w:rPr>
        <w:t>the</w:t>
      </w:r>
      <w:r>
        <w:rPr>
          <w:rFonts w:asciiTheme="minorHAnsi" w:hAnsiTheme="minorHAnsi" w:cstheme="minorHAnsi"/>
          <w:lang w:val="en-AU"/>
        </w:rPr>
        <w:t xml:space="preserve"> auction date.</w:t>
      </w:r>
    </w:p>
    <w:p w14:paraId="3B49256D" w14:textId="4CD73DA8" w:rsidR="00D74A19" w:rsidRDefault="00AD386A" w:rsidP="00C03B69">
      <w:pPr>
        <w:pStyle w:val="Normalwithspace"/>
        <w:numPr>
          <w:ilvl w:val="2"/>
          <w:numId w:val="66"/>
        </w:numPr>
        <w:rPr>
          <w:rFonts w:asciiTheme="minorHAnsi" w:hAnsiTheme="minorHAnsi" w:cstheme="minorHAnsi"/>
          <w:lang w:val="en-AU"/>
        </w:rPr>
      </w:pPr>
      <w:r>
        <w:rPr>
          <w:rFonts w:asciiTheme="minorHAnsi" w:hAnsiTheme="minorHAnsi" w:cstheme="minorHAnsi"/>
          <w:lang w:val="en-AU"/>
        </w:rPr>
        <w:t xml:space="preserve">SGS Bonds </w:t>
      </w:r>
      <w:r w:rsidR="00C73AE7">
        <w:rPr>
          <w:rFonts w:asciiTheme="minorHAnsi" w:hAnsiTheme="minorHAnsi" w:cstheme="minorHAnsi"/>
          <w:lang w:val="en-AU"/>
        </w:rPr>
        <w:t>(</w:t>
      </w:r>
      <w:r w:rsidR="00D74A19">
        <w:rPr>
          <w:rFonts w:asciiTheme="minorHAnsi" w:hAnsiTheme="minorHAnsi" w:cstheme="minorHAnsi"/>
          <w:lang w:val="en-AU"/>
        </w:rPr>
        <w:t>syndication</w:t>
      </w:r>
      <w:r w:rsidR="00C73AE7">
        <w:rPr>
          <w:rFonts w:asciiTheme="minorHAnsi" w:hAnsiTheme="minorHAnsi" w:cstheme="minorHAnsi"/>
          <w:lang w:val="en-AU"/>
        </w:rPr>
        <w:t>):</w:t>
      </w:r>
      <w:r w:rsidR="00D74A19">
        <w:rPr>
          <w:rFonts w:asciiTheme="minorHAnsi" w:hAnsiTheme="minorHAnsi" w:cstheme="minorHAnsi"/>
          <w:lang w:val="en-AU"/>
        </w:rPr>
        <w:t xml:space="preserve"> the syndication allotment date.</w:t>
      </w:r>
    </w:p>
    <w:p w14:paraId="278701CF" w14:textId="58D5D61D" w:rsidR="00C03B69" w:rsidRPr="003D7E41" w:rsidRDefault="00C03B69" w:rsidP="003D7E41">
      <w:pPr>
        <w:pStyle w:val="Normalwithspace"/>
        <w:numPr>
          <w:ilvl w:val="2"/>
          <w:numId w:val="66"/>
        </w:numPr>
        <w:rPr>
          <w:rFonts w:asciiTheme="minorHAnsi" w:hAnsiTheme="minorHAnsi" w:cstheme="minorHAnsi"/>
          <w:lang w:val="en-AU"/>
        </w:rPr>
      </w:pPr>
      <w:r>
        <w:rPr>
          <w:rFonts w:asciiTheme="minorHAnsi" w:hAnsiTheme="minorHAnsi" w:cstheme="minorHAnsi"/>
          <w:lang w:val="en-AU"/>
        </w:rPr>
        <w:t>SSB</w:t>
      </w:r>
      <w:r w:rsidR="00C73AE7">
        <w:rPr>
          <w:rFonts w:asciiTheme="minorHAnsi" w:hAnsiTheme="minorHAnsi" w:cstheme="minorHAnsi"/>
          <w:lang w:val="en-AU"/>
        </w:rPr>
        <w:t>:</w:t>
      </w:r>
      <w:r>
        <w:rPr>
          <w:rFonts w:asciiTheme="minorHAnsi" w:hAnsiTheme="minorHAnsi" w:cstheme="minorHAnsi"/>
          <w:lang w:val="en-AU"/>
        </w:rPr>
        <w:t xml:space="preserve"> </w:t>
      </w:r>
      <w:r w:rsidR="006765A1">
        <w:rPr>
          <w:rFonts w:asciiTheme="minorHAnsi" w:hAnsiTheme="minorHAnsi" w:cstheme="minorHAnsi"/>
          <w:lang w:val="en-AU"/>
        </w:rPr>
        <w:t>the</w:t>
      </w:r>
      <w:r w:rsidR="00C73AE7">
        <w:rPr>
          <w:rFonts w:asciiTheme="minorHAnsi" w:hAnsiTheme="minorHAnsi" w:cstheme="minorHAnsi"/>
          <w:lang w:val="en-AU"/>
        </w:rPr>
        <w:t xml:space="preserve"> SSB</w:t>
      </w:r>
      <w:r w:rsidR="006765A1">
        <w:rPr>
          <w:rFonts w:asciiTheme="minorHAnsi" w:hAnsiTheme="minorHAnsi" w:cstheme="minorHAnsi"/>
          <w:lang w:val="en-AU"/>
        </w:rPr>
        <w:t xml:space="preserve"> </w:t>
      </w:r>
      <w:r w:rsidR="007168F2">
        <w:rPr>
          <w:rFonts w:asciiTheme="minorHAnsi" w:hAnsiTheme="minorHAnsi" w:cstheme="minorHAnsi"/>
          <w:lang w:val="en-AU"/>
        </w:rPr>
        <w:t>issue</w:t>
      </w:r>
      <w:r w:rsidR="006765A1">
        <w:rPr>
          <w:rFonts w:asciiTheme="minorHAnsi" w:hAnsiTheme="minorHAnsi" w:cstheme="minorHAnsi"/>
          <w:lang w:val="en-AU"/>
        </w:rPr>
        <w:t xml:space="preserve"> date</w:t>
      </w:r>
      <w:r>
        <w:rPr>
          <w:rFonts w:asciiTheme="minorHAnsi" w:hAnsiTheme="minorHAnsi" w:cstheme="minorHAnsi"/>
          <w:lang w:val="en-AU"/>
        </w:rPr>
        <w:t>.</w:t>
      </w:r>
    </w:p>
    <w:p w14:paraId="29C2CDC2" w14:textId="688BED26" w:rsidR="00102FDA" w:rsidRPr="004D59C5" w:rsidRDefault="00102FDA" w:rsidP="000A7293">
      <w:pPr>
        <w:pStyle w:val="Normalwithspace"/>
        <w:numPr>
          <w:ilvl w:val="0"/>
          <w:numId w:val="66"/>
        </w:numPr>
        <w:rPr>
          <w:rFonts w:asciiTheme="minorHAnsi" w:hAnsiTheme="minorHAnsi" w:cstheme="minorHAnsi"/>
          <w:lang w:val="en-AU"/>
        </w:rPr>
      </w:pPr>
      <w:commentRangeStart w:id="244"/>
      <w:r w:rsidRPr="004D59C5">
        <w:rPr>
          <w:rFonts w:asciiTheme="minorHAnsi" w:hAnsiTheme="minorHAnsi" w:cstheme="minorHAnsi"/>
          <w:b/>
          <w:bCs/>
          <w:lang w:val="en-AU"/>
        </w:rPr>
        <w:t>For syndication,</w:t>
      </w:r>
      <w:r w:rsidRPr="004D59C5">
        <w:rPr>
          <w:rFonts w:asciiTheme="minorHAnsi" w:hAnsiTheme="minorHAnsi" w:cstheme="minorHAnsi"/>
        </w:rPr>
        <w:t xml:space="preserve"> </w:t>
      </w:r>
      <w:commentRangeEnd w:id="244"/>
      <w:r w:rsidR="00616739">
        <w:rPr>
          <w:rStyle w:val="CommentReference"/>
          <w:lang w:val="en-US"/>
        </w:rPr>
        <w:commentReference w:id="244"/>
      </w:r>
      <w:r w:rsidR="004D174B" w:rsidRPr="004D59C5">
        <w:rPr>
          <w:rFonts w:asciiTheme="minorHAnsi" w:hAnsiTheme="minorHAnsi" w:cstheme="minorHAnsi"/>
          <w:lang w:val="en-AU"/>
        </w:rPr>
        <w:t>IT0</w:t>
      </w:r>
      <w:r w:rsidR="00EB4495" w:rsidRPr="004D59C5">
        <w:rPr>
          <w:rFonts w:asciiTheme="minorHAnsi" w:hAnsiTheme="minorHAnsi" w:cstheme="minorHAnsi"/>
          <w:lang w:val="en-AU"/>
        </w:rPr>
        <w:t>3</w:t>
      </w:r>
      <w:r w:rsidR="004D174B" w:rsidRPr="004D59C5">
        <w:rPr>
          <w:rFonts w:asciiTheme="minorHAnsi" w:hAnsiTheme="minorHAnsi" w:cstheme="minorHAnsi"/>
          <w:lang w:val="en-AU"/>
        </w:rPr>
        <w:t xml:space="preserve">2048.txt </w:t>
      </w:r>
      <w:r w:rsidRPr="004D59C5">
        <w:rPr>
          <w:rFonts w:asciiTheme="minorHAnsi" w:hAnsiTheme="minorHAnsi" w:cstheme="minorHAnsi"/>
          <w:lang w:val="en-AU"/>
        </w:rPr>
        <w:t>will be generated and placed onto MEFT on the syndication allotment date:</w:t>
      </w:r>
    </w:p>
    <w:p w14:paraId="315C47CC" w14:textId="4897A6ED" w:rsidR="00102FDA" w:rsidRPr="004D59C5" w:rsidRDefault="00102FDA" w:rsidP="000A7293">
      <w:pPr>
        <w:pStyle w:val="Normalwithspace"/>
        <w:numPr>
          <w:ilvl w:val="1"/>
          <w:numId w:val="66"/>
        </w:numPr>
        <w:rPr>
          <w:rFonts w:asciiTheme="minorHAnsi" w:hAnsiTheme="minorHAnsi" w:cstheme="minorHAnsi"/>
          <w:lang w:val="en-AU"/>
        </w:rPr>
      </w:pPr>
      <w:r w:rsidRPr="004D59C5">
        <w:rPr>
          <w:rFonts w:asciiTheme="minorHAnsi" w:hAnsiTheme="minorHAnsi" w:cstheme="minorHAnsi"/>
          <w:b/>
          <w:bCs/>
          <w:lang w:val="en-AU"/>
        </w:rPr>
        <w:t>Precondition:</w:t>
      </w:r>
      <w:r w:rsidRPr="004D59C5">
        <w:rPr>
          <w:rFonts w:asciiTheme="minorHAnsi" w:hAnsiTheme="minorHAnsi" w:cstheme="minorHAnsi"/>
          <w:lang w:val="en-AU"/>
        </w:rPr>
        <w:t xml:space="preserve"> Retail syndication results are verified </w:t>
      </w:r>
      <w:r w:rsidR="00806DC2">
        <w:rPr>
          <w:rFonts w:asciiTheme="minorHAnsi" w:hAnsiTheme="minorHAnsi" w:cstheme="minorHAnsi"/>
          <w:lang w:val="en-AU"/>
        </w:rPr>
        <w:t xml:space="preserve">by a Syndication Operator </w:t>
      </w:r>
      <w:r w:rsidRPr="004D59C5">
        <w:rPr>
          <w:rFonts w:asciiTheme="minorHAnsi" w:hAnsiTheme="minorHAnsi" w:cstheme="minorHAnsi"/>
          <w:lang w:val="en-AU"/>
        </w:rPr>
        <w:t>and released prior to this final release.</w:t>
      </w:r>
    </w:p>
    <w:p w14:paraId="6628ECF8" w14:textId="5ACAF5D0" w:rsidR="0099587D" w:rsidRDefault="00102FDA" w:rsidP="0099587D">
      <w:pPr>
        <w:pStyle w:val="Normalwithspace"/>
        <w:numPr>
          <w:ilvl w:val="1"/>
          <w:numId w:val="66"/>
        </w:numPr>
        <w:rPr>
          <w:rFonts w:asciiTheme="minorHAnsi" w:hAnsiTheme="minorHAnsi" w:cstheme="minorHAnsi"/>
          <w:lang w:val="en-AU"/>
        </w:rPr>
      </w:pPr>
      <w:commentRangeStart w:id="245"/>
      <w:commentRangeStart w:id="246"/>
      <w:r w:rsidRPr="004D59C5">
        <w:rPr>
          <w:rFonts w:asciiTheme="minorHAnsi" w:hAnsiTheme="minorHAnsi" w:cstheme="minorHAnsi"/>
          <w:b/>
          <w:bCs/>
          <w:lang w:val="en-AU"/>
        </w:rPr>
        <w:t>Ad-hoc Processing</w:t>
      </w:r>
      <w:commentRangeEnd w:id="245"/>
      <w:r w:rsidR="00200A4C">
        <w:rPr>
          <w:rStyle w:val="CommentReference"/>
          <w:lang w:val="en-US"/>
        </w:rPr>
        <w:commentReference w:id="245"/>
      </w:r>
      <w:commentRangeEnd w:id="246"/>
      <w:r w:rsidR="002D3664">
        <w:rPr>
          <w:rStyle w:val="CommentReference"/>
          <w:lang w:val="en-US"/>
        </w:rPr>
        <w:commentReference w:id="246"/>
      </w:r>
      <w:r w:rsidRPr="004D59C5">
        <w:rPr>
          <w:rFonts w:asciiTheme="minorHAnsi" w:hAnsiTheme="minorHAnsi" w:cstheme="minorHAnsi"/>
          <w:b/>
          <w:bCs/>
          <w:lang w:val="en-AU"/>
        </w:rPr>
        <w:t>:</w:t>
      </w:r>
      <w:r w:rsidRPr="004D59C5">
        <w:rPr>
          <w:rFonts w:asciiTheme="minorHAnsi" w:hAnsiTheme="minorHAnsi" w:cstheme="minorHAnsi"/>
          <w:lang w:val="en-AU"/>
        </w:rPr>
        <w:t xml:space="preserve"> Triggered </w:t>
      </w:r>
      <w:r w:rsidR="00C11012">
        <w:rPr>
          <w:rFonts w:asciiTheme="minorHAnsi" w:hAnsiTheme="minorHAnsi" w:cstheme="minorHAnsi"/>
          <w:lang w:val="en-AU"/>
        </w:rPr>
        <w:t>from</w:t>
      </w:r>
      <w:r w:rsidRPr="004D59C5">
        <w:rPr>
          <w:rFonts w:asciiTheme="minorHAnsi" w:hAnsiTheme="minorHAnsi" w:cstheme="minorHAnsi"/>
          <w:lang w:val="en-AU"/>
        </w:rPr>
        <w:t xml:space="preserve"> OMEGA</w:t>
      </w:r>
      <w:r w:rsidR="00C11012">
        <w:rPr>
          <w:rFonts w:asciiTheme="minorHAnsi" w:hAnsiTheme="minorHAnsi" w:cstheme="minorHAnsi"/>
          <w:lang w:val="en-AU"/>
        </w:rPr>
        <w:t xml:space="preserve"> UI</w:t>
      </w:r>
      <w:r w:rsidRPr="004D59C5">
        <w:rPr>
          <w:rFonts w:asciiTheme="minorHAnsi" w:hAnsiTheme="minorHAnsi" w:cstheme="minorHAnsi"/>
          <w:lang w:val="en-AU"/>
        </w:rPr>
        <w:t xml:space="preserve"> </w:t>
      </w:r>
      <w:r w:rsidR="00B07AA3">
        <w:rPr>
          <w:rFonts w:asciiTheme="minorHAnsi" w:hAnsiTheme="minorHAnsi" w:cstheme="minorHAnsi"/>
          <w:lang w:val="en-AU"/>
        </w:rPr>
        <w:t xml:space="preserve">by a </w:t>
      </w:r>
      <w:r w:rsidR="00FA2E29">
        <w:rPr>
          <w:rFonts w:asciiTheme="minorHAnsi" w:hAnsiTheme="minorHAnsi" w:cstheme="minorHAnsi"/>
          <w:lang w:val="en-AU"/>
        </w:rPr>
        <w:t>Syndication</w:t>
      </w:r>
      <w:r w:rsidR="00B07AA3">
        <w:rPr>
          <w:rFonts w:asciiTheme="minorHAnsi" w:hAnsiTheme="minorHAnsi" w:cstheme="minorHAnsi"/>
          <w:lang w:val="en-AU"/>
        </w:rPr>
        <w:t xml:space="preserve"> Operator </w:t>
      </w:r>
      <w:r w:rsidRPr="004D59C5">
        <w:rPr>
          <w:rFonts w:asciiTheme="minorHAnsi" w:hAnsiTheme="minorHAnsi" w:cstheme="minorHAnsi"/>
          <w:lang w:val="en-AU"/>
        </w:rPr>
        <w:t>once institutional syndication results are verified.</w:t>
      </w:r>
    </w:p>
    <w:p w14:paraId="5365EB8F" w14:textId="41EE1859" w:rsidR="0099587D" w:rsidRPr="0099587D" w:rsidRDefault="006D5796" w:rsidP="0099587D">
      <w:pPr>
        <w:pStyle w:val="Normalwithspace"/>
        <w:numPr>
          <w:ilvl w:val="1"/>
          <w:numId w:val="66"/>
        </w:numPr>
        <w:rPr>
          <w:rFonts w:asciiTheme="minorHAnsi" w:hAnsiTheme="minorHAnsi" w:cstheme="minorHAnsi"/>
          <w:lang w:val="en-AU"/>
        </w:rPr>
      </w:pPr>
      <w:commentRangeStart w:id="247"/>
      <w:r w:rsidRPr="0099587D">
        <w:rPr>
          <w:rFonts w:asciiTheme="minorHAnsi" w:hAnsiTheme="minorHAnsi" w:cstheme="minorHAnsi"/>
          <w:b/>
          <w:bCs/>
          <w:lang w:val="en-AU"/>
        </w:rPr>
        <w:t>Data extraction range</w:t>
      </w:r>
      <w:commentRangeEnd w:id="247"/>
      <w:r w:rsidR="00AA6116">
        <w:rPr>
          <w:rStyle w:val="CommentReference"/>
          <w:lang w:val="en-US"/>
        </w:rPr>
        <w:commentReference w:id="247"/>
      </w:r>
      <w:r w:rsidRPr="0099587D">
        <w:rPr>
          <w:rFonts w:asciiTheme="minorHAnsi" w:hAnsiTheme="minorHAnsi" w:cstheme="minorHAnsi"/>
          <w:b/>
          <w:bCs/>
          <w:lang w:val="en-AU"/>
        </w:rPr>
        <w:t>:</w:t>
      </w:r>
      <w:r w:rsidRPr="0099587D">
        <w:rPr>
          <w:rFonts w:asciiTheme="minorHAnsi" w:hAnsiTheme="minorHAnsi" w:cstheme="minorHAnsi"/>
          <w:lang w:val="en-AU"/>
        </w:rPr>
        <w:t xml:space="preserve"> The file includes all securit</w:t>
      </w:r>
      <w:r w:rsidR="00235AC6" w:rsidRPr="0099587D">
        <w:rPr>
          <w:rFonts w:asciiTheme="minorHAnsi" w:hAnsiTheme="minorHAnsi" w:cstheme="minorHAnsi"/>
          <w:lang w:val="en-AU"/>
        </w:rPr>
        <w:t>y</w:t>
      </w:r>
      <w:r w:rsidRPr="0099587D">
        <w:rPr>
          <w:rFonts w:asciiTheme="minorHAnsi" w:hAnsiTheme="minorHAnsi" w:cstheme="minorHAnsi"/>
          <w:lang w:val="en-AU"/>
        </w:rPr>
        <w:t xml:space="preserve"> records where th</w:t>
      </w:r>
      <w:r w:rsidR="00043755" w:rsidRPr="0099587D">
        <w:rPr>
          <w:rFonts w:asciiTheme="minorHAnsi" w:hAnsiTheme="minorHAnsi" w:cstheme="minorHAnsi"/>
          <w:lang w:val="en-AU"/>
        </w:rPr>
        <w:t xml:space="preserve">e </w:t>
      </w:r>
      <w:r w:rsidR="00CF2385" w:rsidRPr="0099587D">
        <w:rPr>
          <w:rFonts w:asciiTheme="minorHAnsi" w:hAnsiTheme="minorHAnsi" w:cstheme="minorHAnsi"/>
          <w:lang w:val="en-AU"/>
        </w:rPr>
        <w:t>Filter</w:t>
      </w:r>
      <w:r w:rsidRPr="0099587D">
        <w:rPr>
          <w:rFonts w:asciiTheme="minorHAnsi" w:hAnsiTheme="minorHAnsi" w:cstheme="minorHAnsi"/>
          <w:lang w:val="en-AU"/>
        </w:rPr>
        <w:t xml:space="preserve"> </w:t>
      </w:r>
      <w:r w:rsidR="00043755" w:rsidRPr="0099587D">
        <w:rPr>
          <w:rFonts w:asciiTheme="minorHAnsi" w:hAnsiTheme="minorHAnsi" w:cstheme="minorHAnsi"/>
          <w:lang w:val="en-AU"/>
        </w:rPr>
        <w:t>D</w:t>
      </w:r>
      <w:r w:rsidRPr="0099587D">
        <w:rPr>
          <w:rFonts w:asciiTheme="minorHAnsi" w:hAnsiTheme="minorHAnsi" w:cstheme="minorHAnsi"/>
          <w:lang w:val="en-AU"/>
        </w:rPr>
        <w:t>ate</w:t>
      </w:r>
      <w:r w:rsidR="00D74A19" w:rsidRPr="0099587D">
        <w:rPr>
          <w:rFonts w:asciiTheme="minorHAnsi" w:hAnsiTheme="minorHAnsi" w:cstheme="minorHAnsi"/>
          <w:lang w:val="en-AU"/>
        </w:rPr>
        <w:t xml:space="preserve"> fall</w:t>
      </w:r>
      <w:r w:rsidR="00AA3602" w:rsidRPr="0099587D">
        <w:rPr>
          <w:rFonts w:asciiTheme="minorHAnsi" w:hAnsiTheme="minorHAnsi" w:cstheme="minorHAnsi"/>
          <w:lang w:val="en-AU"/>
        </w:rPr>
        <w:t>s</w:t>
      </w:r>
      <w:r w:rsidR="00D74A19" w:rsidRPr="0099587D">
        <w:rPr>
          <w:rFonts w:asciiTheme="minorHAnsi" w:hAnsiTheme="minorHAnsi" w:cstheme="minorHAnsi"/>
          <w:lang w:val="en-AU"/>
        </w:rPr>
        <w:t xml:space="preserve"> between the syndication allotment date of the verified syndication results and the current date when triggered from OMEGA UI. </w:t>
      </w:r>
    </w:p>
    <w:p w14:paraId="261BC6D9" w14:textId="46EE0CF2" w:rsidR="00C7029F" w:rsidRPr="0099587D" w:rsidRDefault="00102FDA" w:rsidP="0099587D">
      <w:pPr>
        <w:pStyle w:val="Normalwithspace"/>
        <w:numPr>
          <w:ilvl w:val="0"/>
          <w:numId w:val="66"/>
        </w:numPr>
        <w:rPr>
          <w:rFonts w:asciiTheme="minorHAnsi" w:hAnsiTheme="minorHAnsi" w:cstheme="minorHAnsi"/>
          <w:b/>
          <w:bCs/>
          <w:lang w:val="en-AU"/>
        </w:rPr>
      </w:pPr>
      <w:commentRangeStart w:id="248"/>
      <w:r w:rsidRPr="0099587D">
        <w:rPr>
          <w:rFonts w:asciiTheme="minorHAnsi" w:hAnsiTheme="minorHAnsi" w:cstheme="minorHAnsi"/>
          <w:b/>
          <w:bCs/>
          <w:lang w:val="en-AU"/>
        </w:rPr>
        <w:t>For Ad-hoc request</w:t>
      </w:r>
      <w:commentRangeEnd w:id="248"/>
      <w:r w:rsidR="00AA6116">
        <w:rPr>
          <w:rStyle w:val="CommentReference"/>
          <w:lang w:val="en-US"/>
        </w:rPr>
        <w:commentReference w:id="248"/>
      </w:r>
      <w:r w:rsidRPr="0099587D">
        <w:rPr>
          <w:rFonts w:asciiTheme="minorHAnsi" w:hAnsiTheme="minorHAnsi" w:cstheme="minorHAnsi"/>
          <w:lang w:val="en-AU"/>
        </w:rPr>
        <w:t>,</w:t>
      </w:r>
      <w:r w:rsidR="00B74601" w:rsidRPr="0099587D">
        <w:rPr>
          <w:rFonts w:asciiTheme="minorHAnsi" w:hAnsiTheme="minorHAnsi" w:cstheme="minorHAnsi"/>
          <w:lang w:val="en-AU"/>
        </w:rPr>
        <w:t xml:space="preserve"> the generation and placement onto MEFT of</w:t>
      </w:r>
      <w:r w:rsidR="004D174B" w:rsidRPr="0099587D">
        <w:rPr>
          <w:rFonts w:asciiTheme="minorHAnsi" w:hAnsiTheme="minorHAnsi" w:cstheme="minorHAnsi"/>
        </w:rPr>
        <w:t xml:space="preserve"> </w:t>
      </w:r>
      <w:r w:rsidR="004D174B" w:rsidRPr="0099587D">
        <w:rPr>
          <w:rFonts w:asciiTheme="minorHAnsi" w:hAnsiTheme="minorHAnsi" w:cstheme="minorHAnsi"/>
          <w:lang w:val="en-AU"/>
        </w:rPr>
        <w:t>IT0</w:t>
      </w:r>
      <w:r w:rsidR="00EB4495" w:rsidRPr="0099587D">
        <w:rPr>
          <w:rFonts w:asciiTheme="minorHAnsi" w:hAnsiTheme="minorHAnsi" w:cstheme="minorHAnsi"/>
          <w:lang w:val="en-AU"/>
        </w:rPr>
        <w:t>3</w:t>
      </w:r>
      <w:r w:rsidR="004D174B" w:rsidRPr="0099587D">
        <w:rPr>
          <w:rFonts w:asciiTheme="minorHAnsi" w:hAnsiTheme="minorHAnsi" w:cstheme="minorHAnsi"/>
          <w:lang w:val="en-AU"/>
        </w:rPr>
        <w:t>2048.txt</w:t>
      </w:r>
      <w:r w:rsidR="00B74601" w:rsidRPr="0099587D">
        <w:rPr>
          <w:rFonts w:asciiTheme="minorHAnsi" w:hAnsiTheme="minorHAnsi" w:cstheme="minorHAnsi"/>
          <w:lang w:val="en-AU"/>
        </w:rPr>
        <w:t xml:space="preserve"> will be </w:t>
      </w:r>
      <w:r w:rsidR="004D174B" w:rsidRPr="0099587D">
        <w:rPr>
          <w:rFonts w:asciiTheme="minorHAnsi" w:hAnsiTheme="minorHAnsi" w:cstheme="minorHAnsi"/>
          <w:lang w:val="en-AU"/>
        </w:rPr>
        <w:t>triggered manually upon request.</w:t>
      </w:r>
    </w:p>
    <w:p w14:paraId="7D131679" w14:textId="20B28B2E" w:rsidR="0099587D" w:rsidRPr="0099587D" w:rsidDel="00C7029F" w:rsidRDefault="0099587D" w:rsidP="0099587D">
      <w:pPr>
        <w:pStyle w:val="Normalwithspace"/>
        <w:numPr>
          <w:ilvl w:val="1"/>
          <w:numId w:val="66"/>
        </w:numPr>
        <w:rPr>
          <w:del w:id="249" w:author="Yichen GU from.TOPPAN (MAS)" w:date="2026-01-14T11:15:00Z" w16du:dateUtc="2026-01-14T03:15:00Z"/>
          <w:rFonts w:asciiTheme="minorHAnsi" w:hAnsiTheme="minorHAnsi" w:cstheme="minorHAnsi"/>
          <w:b/>
          <w:bCs/>
          <w:lang w:val="en-AU"/>
        </w:rPr>
      </w:pPr>
    </w:p>
    <w:p w14:paraId="79D37B95" w14:textId="77777777" w:rsidR="00C7029F" w:rsidRPr="00BC5F9E" w:rsidRDefault="00B64C5B" w:rsidP="0099587D">
      <w:pPr>
        <w:pStyle w:val="Normalwithspace"/>
        <w:numPr>
          <w:ilvl w:val="1"/>
          <w:numId w:val="66"/>
        </w:numPr>
        <w:rPr>
          <w:ins w:id="250" w:author="Yichen GU from.TOPPAN (MAS)" w:date="2026-01-14T11:14:00Z" w16du:dateUtc="2026-01-14T03:14:00Z"/>
          <w:rFonts w:asciiTheme="minorHAnsi" w:hAnsiTheme="minorHAnsi" w:cstheme="minorHAnsi"/>
          <w:b/>
        </w:rPr>
      </w:pPr>
      <w:commentRangeStart w:id="251"/>
      <w:r w:rsidRPr="00C7029F">
        <w:rPr>
          <w:rFonts w:asciiTheme="minorHAnsi" w:hAnsiTheme="minorHAnsi" w:cstheme="minorHAnsi"/>
          <w:b/>
          <w:lang w:val="en-AU"/>
        </w:rPr>
        <w:t>Data</w:t>
      </w:r>
      <w:r w:rsidR="00235AC6" w:rsidRPr="00C7029F">
        <w:rPr>
          <w:rFonts w:asciiTheme="minorHAnsi" w:hAnsiTheme="minorHAnsi" w:cstheme="minorHAnsi"/>
          <w:b/>
          <w:lang w:val="en-AU"/>
        </w:rPr>
        <w:t xml:space="preserve"> extraction</w:t>
      </w:r>
      <w:r w:rsidRPr="00C7029F">
        <w:rPr>
          <w:rFonts w:asciiTheme="minorHAnsi" w:hAnsiTheme="minorHAnsi" w:cstheme="minorHAnsi"/>
          <w:b/>
          <w:lang w:val="en-AU"/>
        </w:rPr>
        <w:t xml:space="preserve"> range</w:t>
      </w:r>
      <w:commentRangeEnd w:id="251"/>
      <w:r w:rsidR="00BA4F19" w:rsidRPr="00C7029F">
        <w:rPr>
          <w:rStyle w:val="CommentReference"/>
          <w:rFonts w:asciiTheme="minorHAnsi" w:hAnsiTheme="minorHAnsi" w:cstheme="minorHAnsi"/>
          <w:b/>
          <w:lang w:val="en-US"/>
        </w:rPr>
        <w:commentReference w:id="251"/>
      </w:r>
      <w:r w:rsidRPr="00903C7E">
        <w:rPr>
          <w:rFonts w:asciiTheme="minorHAnsi" w:hAnsiTheme="minorHAnsi" w:cstheme="minorHAnsi"/>
          <w:bCs/>
          <w:lang w:val="en-AU"/>
        </w:rPr>
        <w:t xml:space="preserve">: </w:t>
      </w:r>
      <w:r w:rsidR="00235AC6" w:rsidRPr="00903C7E">
        <w:rPr>
          <w:rFonts w:asciiTheme="minorHAnsi" w:hAnsiTheme="minorHAnsi" w:cstheme="minorHAnsi"/>
          <w:bCs/>
          <w:lang w:val="en-AU"/>
        </w:rPr>
        <w:t xml:space="preserve">The file includes all the security records where the </w:t>
      </w:r>
      <w:r w:rsidR="00CF2385" w:rsidRPr="00903C7E">
        <w:rPr>
          <w:rFonts w:asciiTheme="minorHAnsi" w:hAnsiTheme="minorHAnsi" w:cstheme="minorHAnsi"/>
          <w:bCs/>
          <w:lang w:val="en-AU"/>
        </w:rPr>
        <w:t>Filter</w:t>
      </w:r>
      <w:r w:rsidR="00235AC6" w:rsidRPr="00903C7E">
        <w:rPr>
          <w:rFonts w:asciiTheme="minorHAnsi" w:hAnsiTheme="minorHAnsi" w:cstheme="minorHAnsi"/>
          <w:bCs/>
          <w:lang w:val="en-AU"/>
        </w:rPr>
        <w:t xml:space="preserve"> </w:t>
      </w:r>
      <w:r w:rsidR="00EE6B54" w:rsidRPr="00903C7E">
        <w:rPr>
          <w:rFonts w:asciiTheme="minorHAnsi" w:hAnsiTheme="minorHAnsi" w:cstheme="minorHAnsi"/>
          <w:bCs/>
          <w:lang w:val="en-AU"/>
        </w:rPr>
        <w:t>D</w:t>
      </w:r>
      <w:r w:rsidR="00235AC6" w:rsidRPr="00903C7E">
        <w:rPr>
          <w:rFonts w:asciiTheme="minorHAnsi" w:hAnsiTheme="minorHAnsi" w:cstheme="minorHAnsi"/>
          <w:bCs/>
          <w:lang w:val="en-AU"/>
        </w:rPr>
        <w:t>ate fall</w:t>
      </w:r>
      <w:r w:rsidR="00CF2385" w:rsidRPr="00903C7E">
        <w:rPr>
          <w:rFonts w:asciiTheme="minorHAnsi" w:hAnsiTheme="minorHAnsi" w:cstheme="minorHAnsi"/>
          <w:bCs/>
          <w:lang w:val="en-AU"/>
        </w:rPr>
        <w:t>s</w:t>
      </w:r>
      <w:r w:rsidR="00235AC6" w:rsidRPr="00903C7E">
        <w:rPr>
          <w:rFonts w:asciiTheme="minorHAnsi" w:hAnsiTheme="minorHAnsi" w:cstheme="minorHAnsi"/>
          <w:bCs/>
          <w:lang w:val="en-AU"/>
        </w:rPr>
        <w:t xml:space="preserve"> </w:t>
      </w:r>
      <w:r w:rsidR="00C83F53" w:rsidRPr="00903C7E">
        <w:rPr>
          <w:rFonts w:asciiTheme="minorHAnsi" w:hAnsiTheme="minorHAnsi" w:cstheme="minorHAnsi"/>
          <w:bCs/>
          <w:lang w:val="en-AU"/>
        </w:rPr>
        <w:t xml:space="preserve">between </w:t>
      </w:r>
      <w:r w:rsidR="00F0175D" w:rsidRPr="00903C7E">
        <w:rPr>
          <w:rFonts w:asciiTheme="minorHAnsi" w:hAnsiTheme="minorHAnsi" w:cstheme="minorHAnsi"/>
          <w:bCs/>
          <w:lang w:val="en-AU"/>
        </w:rPr>
        <w:t>[S</w:t>
      </w:r>
      <w:r w:rsidR="00C83F53" w:rsidRPr="00903C7E">
        <w:rPr>
          <w:rFonts w:asciiTheme="minorHAnsi" w:hAnsiTheme="minorHAnsi" w:cstheme="minorHAnsi"/>
          <w:bCs/>
          <w:lang w:val="en-AU"/>
        </w:rPr>
        <w:t xml:space="preserve">tart </w:t>
      </w:r>
      <w:r w:rsidR="00F0175D" w:rsidRPr="00903C7E">
        <w:rPr>
          <w:rFonts w:asciiTheme="minorHAnsi" w:hAnsiTheme="minorHAnsi" w:cstheme="minorHAnsi"/>
          <w:bCs/>
          <w:lang w:val="en-AU"/>
        </w:rPr>
        <w:t>D</w:t>
      </w:r>
      <w:r w:rsidR="00C83F53" w:rsidRPr="00903C7E">
        <w:rPr>
          <w:rFonts w:asciiTheme="minorHAnsi" w:hAnsiTheme="minorHAnsi" w:cstheme="minorHAnsi"/>
          <w:bCs/>
          <w:lang w:val="en-AU"/>
        </w:rPr>
        <w:t>ate</w:t>
      </w:r>
      <w:r w:rsidR="00F0175D" w:rsidRPr="00903C7E">
        <w:rPr>
          <w:rFonts w:asciiTheme="minorHAnsi" w:hAnsiTheme="minorHAnsi" w:cstheme="minorHAnsi"/>
          <w:bCs/>
          <w:lang w:val="en-AU"/>
        </w:rPr>
        <w:t>]</w:t>
      </w:r>
      <w:r w:rsidR="00C83F53" w:rsidRPr="00903C7E">
        <w:rPr>
          <w:rFonts w:asciiTheme="minorHAnsi" w:hAnsiTheme="minorHAnsi" w:cstheme="minorHAnsi"/>
          <w:bCs/>
          <w:lang w:val="en-AU"/>
        </w:rPr>
        <w:t xml:space="preserve"> and </w:t>
      </w:r>
      <w:r w:rsidR="00F0175D" w:rsidRPr="00903C7E">
        <w:rPr>
          <w:rFonts w:asciiTheme="minorHAnsi" w:hAnsiTheme="minorHAnsi" w:cstheme="minorHAnsi"/>
          <w:bCs/>
          <w:lang w:val="en-AU"/>
        </w:rPr>
        <w:t>[E</w:t>
      </w:r>
      <w:r w:rsidR="00C83F53" w:rsidRPr="00903C7E">
        <w:rPr>
          <w:rFonts w:asciiTheme="minorHAnsi" w:hAnsiTheme="minorHAnsi" w:cstheme="minorHAnsi"/>
          <w:bCs/>
          <w:lang w:val="en-AU"/>
        </w:rPr>
        <w:t xml:space="preserve">nd </w:t>
      </w:r>
      <w:r w:rsidR="00F0175D" w:rsidRPr="00903C7E">
        <w:rPr>
          <w:rFonts w:asciiTheme="minorHAnsi" w:hAnsiTheme="minorHAnsi" w:cstheme="minorHAnsi"/>
          <w:bCs/>
          <w:lang w:val="en-AU"/>
        </w:rPr>
        <w:t>D</w:t>
      </w:r>
      <w:r w:rsidR="00C83F53" w:rsidRPr="00903C7E">
        <w:rPr>
          <w:rFonts w:asciiTheme="minorHAnsi" w:hAnsiTheme="minorHAnsi" w:cstheme="minorHAnsi"/>
          <w:bCs/>
          <w:lang w:val="en-AU"/>
        </w:rPr>
        <w:t>ate</w:t>
      </w:r>
      <w:r w:rsidR="00F0175D" w:rsidRPr="00903C7E">
        <w:rPr>
          <w:rFonts w:asciiTheme="minorHAnsi" w:hAnsiTheme="minorHAnsi" w:cstheme="minorHAnsi"/>
          <w:bCs/>
          <w:lang w:val="en-AU"/>
        </w:rPr>
        <w:t>]</w:t>
      </w:r>
      <w:r w:rsidR="00235AC6" w:rsidRPr="00903C7E">
        <w:rPr>
          <w:rFonts w:asciiTheme="minorHAnsi" w:hAnsiTheme="minorHAnsi" w:cstheme="minorHAnsi"/>
          <w:bCs/>
          <w:lang w:val="en-AU"/>
        </w:rPr>
        <w:t xml:space="preserve"> </w:t>
      </w:r>
      <w:commentRangeStart w:id="252"/>
      <w:r w:rsidR="00F0175D" w:rsidRPr="00903C7E">
        <w:rPr>
          <w:rFonts w:asciiTheme="minorHAnsi" w:hAnsiTheme="minorHAnsi" w:cstheme="minorHAnsi"/>
          <w:bCs/>
          <w:lang w:val="en-AU"/>
        </w:rPr>
        <w:t>configured</w:t>
      </w:r>
      <w:r w:rsidR="00C83F53" w:rsidRPr="00903C7E">
        <w:rPr>
          <w:rFonts w:asciiTheme="minorHAnsi" w:hAnsiTheme="minorHAnsi" w:cstheme="minorHAnsi"/>
          <w:bCs/>
          <w:lang w:val="en-AU"/>
        </w:rPr>
        <w:t xml:space="preserve"> in OMEGA’s database</w:t>
      </w:r>
      <w:commentRangeEnd w:id="252"/>
      <w:r w:rsidR="002A3079">
        <w:rPr>
          <w:rStyle w:val="CommentReference"/>
          <w:lang w:val="en-US"/>
        </w:rPr>
        <w:commentReference w:id="252"/>
      </w:r>
      <w:r w:rsidR="00235AC6" w:rsidRPr="00903C7E">
        <w:rPr>
          <w:rFonts w:asciiTheme="minorHAnsi" w:hAnsiTheme="minorHAnsi" w:cstheme="minorHAnsi"/>
          <w:bCs/>
          <w:lang w:val="en-AU"/>
        </w:rPr>
        <w:t xml:space="preserve">. </w:t>
      </w:r>
      <w:r w:rsidR="00F0175D" w:rsidRPr="00903C7E">
        <w:rPr>
          <w:rFonts w:asciiTheme="minorHAnsi" w:hAnsiTheme="minorHAnsi" w:cstheme="minorHAnsi"/>
          <w:bCs/>
          <w:lang w:val="en-AU"/>
        </w:rPr>
        <w:t xml:space="preserve">The date values are adjustable, </w:t>
      </w:r>
      <w:r w:rsidR="00E17496" w:rsidRPr="00903C7E">
        <w:rPr>
          <w:rFonts w:asciiTheme="minorHAnsi" w:hAnsiTheme="minorHAnsi" w:cstheme="minorHAnsi"/>
          <w:bCs/>
          <w:lang w:val="en-AU"/>
        </w:rPr>
        <w:t>providing flexibility to perform custom extractions outside</w:t>
      </w:r>
      <w:r w:rsidR="00F0175D" w:rsidRPr="00903C7E">
        <w:rPr>
          <w:rFonts w:asciiTheme="minorHAnsi" w:hAnsiTheme="minorHAnsi" w:cstheme="minorHAnsi"/>
          <w:bCs/>
          <w:lang w:val="en-AU"/>
        </w:rPr>
        <w:t xml:space="preserve"> the standard weekly</w:t>
      </w:r>
      <w:r w:rsidR="00E17496" w:rsidRPr="00903C7E">
        <w:rPr>
          <w:rFonts w:asciiTheme="minorHAnsi" w:hAnsiTheme="minorHAnsi" w:cstheme="minorHAnsi"/>
          <w:bCs/>
          <w:lang w:val="en-AU"/>
        </w:rPr>
        <w:t xml:space="preserve"> </w:t>
      </w:r>
      <w:r w:rsidR="00F0175D" w:rsidRPr="00903C7E">
        <w:rPr>
          <w:rFonts w:asciiTheme="minorHAnsi" w:hAnsiTheme="minorHAnsi" w:cstheme="minorHAnsi"/>
          <w:bCs/>
          <w:lang w:val="en-AU"/>
        </w:rPr>
        <w:t>cycle</w:t>
      </w:r>
      <w:r w:rsidR="00E17496" w:rsidRPr="00903C7E">
        <w:rPr>
          <w:rFonts w:asciiTheme="minorHAnsi" w:hAnsiTheme="minorHAnsi" w:cstheme="minorHAnsi"/>
          <w:bCs/>
          <w:lang w:val="en-AU"/>
        </w:rPr>
        <w:t>s</w:t>
      </w:r>
      <w:r w:rsidR="00F0175D" w:rsidRPr="00903C7E">
        <w:rPr>
          <w:rFonts w:asciiTheme="minorHAnsi" w:hAnsiTheme="minorHAnsi" w:cstheme="minorHAnsi"/>
          <w:bCs/>
          <w:lang w:val="en-AU"/>
        </w:rPr>
        <w:t xml:space="preserve">. </w:t>
      </w:r>
    </w:p>
    <w:p w14:paraId="1519C58B" w14:textId="2D2EDCA5" w:rsidR="00603B95" w:rsidRPr="00C7029F" w:rsidRDefault="00603B95" w:rsidP="00603B95">
      <w:pPr>
        <w:pStyle w:val="Heading4"/>
        <w:rPr>
          <w:rFonts w:asciiTheme="minorHAnsi" w:hAnsiTheme="minorHAnsi" w:cstheme="minorHAnsi"/>
        </w:rPr>
      </w:pPr>
      <w:r w:rsidRPr="00C7029F">
        <w:rPr>
          <w:rFonts w:asciiTheme="minorHAnsi" w:hAnsiTheme="minorHAnsi" w:cstheme="minorHAnsi"/>
        </w:rPr>
        <w:t>Data Fields &amp; Validations</w:t>
      </w:r>
    </w:p>
    <w:p w14:paraId="2A5F2D58" w14:textId="3D82FDBF" w:rsidR="00603B95" w:rsidRPr="00603B95" w:rsidRDefault="00603B95" w:rsidP="00603B95">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C.1_–" w:history="1">
        <w:r w:rsidR="002B24C0">
          <w:rPr>
            <w:rStyle w:val="Hyperlink"/>
            <w:rFonts w:asciiTheme="minorHAnsi" w:hAnsiTheme="minorHAnsi" w:cstheme="minorHAnsi"/>
            <w:lang w:val="en-AU"/>
          </w:rPr>
          <w:t>Appendix C.1 – Static Data File (IT030048.txt &amp; IT032048.txt) Data Dictionary</w:t>
        </w:r>
      </w:hyperlink>
      <w:r w:rsidRPr="004D59C5">
        <w:rPr>
          <w:rFonts w:asciiTheme="minorHAnsi" w:hAnsiTheme="minorHAnsi" w:cstheme="minorHAnsi"/>
          <w:lang w:val="en-AU"/>
        </w:rPr>
        <w:t xml:space="preserve"> for the detailed data field descriptions.</w:t>
      </w:r>
    </w:p>
    <w:p w14:paraId="52E4FE18" w14:textId="673D4031" w:rsidR="00F45D2E" w:rsidRPr="004D59C5" w:rsidRDefault="00F45D2E" w:rsidP="005412D7">
      <w:pPr>
        <w:pStyle w:val="Heading3"/>
      </w:pPr>
      <w:bookmarkStart w:id="253" w:name="_Toc218075329"/>
      <w:commentRangeStart w:id="254"/>
      <w:r w:rsidRPr="004D59C5">
        <w:t xml:space="preserve">Transaction </w:t>
      </w:r>
      <w:commentRangeEnd w:id="254"/>
      <w:r w:rsidR="00C90977">
        <w:rPr>
          <w:rStyle w:val="CommentReference"/>
          <w:rFonts w:ascii="Century Gothic" w:eastAsia="Times New Roman" w:hAnsi="Century Gothic"/>
          <w:b w:val="0"/>
          <w:bCs w:val="0"/>
          <w:smallCaps w:val="0"/>
          <w:lang w:val="en-US"/>
        </w:rPr>
        <w:commentReference w:id="254"/>
      </w:r>
      <w:r w:rsidR="006E4B57" w:rsidRPr="004D59C5">
        <w:t xml:space="preserve">Data </w:t>
      </w:r>
      <w:r w:rsidRPr="004D59C5">
        <w:t>File</w:t>
      </w:r>
      <w:r w:rsidR="0061236E">
        <w:t xml:space="preserve"> (IT040048.txt &amp; IT042048.txt)</w:t>
      </w:r>
      <w:bookmarkEnd w:id="253"/>
    </w:p>
    <w:p w14:paraId="16F3844E" w14:textId="77777777" w:rsidR="007B75F4" w:rsidRPr="004D59C5" w:rsidRDefault="007B75F4" w:rsidP="007B75F4">
      <w:pPr>
        <w:pStyle w:val="Heading4"/>
        <w:rPr>
          <w:rFonts w:asciiTheme="minorHAnsi" w:hAnsiTheme="minorHAnsi" w:cstheme="minorHAnsi"/>
        </w:rPr>
      </w:pPr>
      <w:r w:rsidRPr="004D59C5">
        <w:rPr>
          <w:rFonts w:asciiTheme="minorHAnsi" w:hAnsiTheme="minorHAnsi" w:cstheme="minorHAnsi"/>
        </w:rPr>
        <w:t>Description</w:t>
      </w:r>
    </w:p>
    <w:p w14:paraId="17276347" w14:textId="09391958" w:rsidR="007B75F4" w:rsidRPr="004D59C5" w:rsidRDefault="00176F74" w:rsidP="007B75F4">
      <w:pPr>
        <w:pStyle w:val="Normalwithspace"/>
        <w:rPr>
          <w:rFonts w:asciiTheme="minorHAnsi" w:hAnsiTheme="minorHAnsi" w:cstheme="minorHAnsi"/>
        </w:rPr>
      </w:pPr>
      <w:r w:rsidRPr="004D59C5">
        <w:rPr>
          <w:rFonts w:asciiTheme="minorHAnsi" w:hAnsiTheme="minorHAnsi" w:cstheme="minorHAnsi"/>
        </w:rPr>
        <w:t>OMEGA provides AGD with securities transaction data updates on a scheduled basis or following the syndication allotment.</w:t>
      </w:r>
    </w:p>
    <w:p w14:paraId="62727C23" w14:textId="10E1C105" w:rsidR="005E4491" w:rsidRPr="004D59C5" w:rsidRDefault="005E4491" w:rsidP="007B75F4">
      <w:pPr>
        <w:pStyle w:val="Normalwithspace"/>
        <w:rPr>
          <w:rFonts w:asciiTheme="minorHAnsi" w:hAnsiTheme="minorHAnsi" w:cstheme="minorHAnsi"/>
        </w:rPr>
      </w:pPr>
      <w:r w:rsidRPr="004D59C5">
        <w:rPr>
          <w:rFonts w:asciiTheme="minorHAnsi" w:hAnsiTheme="minorHAnsi" w:cstheme="minorHAnsi"/>
        </w:rPr>
        <w:t xml:space="preserve">The </w:t>
      </w:r>
      <w:commentRangeStart w:id="255"/>
      <w:r w:rsidRPr="004D59C5">
        <w:rPr>
          <w:rFonts w:asciiTheme="minorHAnsi" w:hAnsiTheme="minorHAnsi" w:cstheme="minorHAnsi"/>
        </w:rPr>
        <w:t>available transaction types (TRANSACTION_TYPE</w:t>
      </w:r>
      <w:r w:rsidR="00200A4C">
        <w:rPr>
          <w:rFonts w:asciiTheme="minorHAnsi" w:hAnsiTheme="minorHAnsi" w:cstheme="minorHAnsi"/>
        </w:rPr>
        <w:t>)</w:t>
      </w:r>
      <w:r w:rsidRPr="004D59C5">
        <w:rPr>
          <w:rFonts w:asciiTheme="minorHAnsi" w:hAnsiTheme="minorHAnsi" w:cstheme="minorHAnsi"/>
        </w:rPr>
        <w:t xml:space="preserve"> field </w:t>
      </w:r>
      <w:commentRangeEnd w:id="255"/>
      <w:r w:rsidR="00C90977">
        <w:rPr>
          <w:rStyle w:val="CommentReference"/>
          <w:lang w:val="en-US"/>
        </w:rPr>
        <w:commentReference w:id="255"/>
      </w:r>
      <w:r w:rsidRPr="004D59C5">
        <w:rPr>
          <w:rFonts w:asciiTheme="minorHAnsi" w:hAnsiTheme="minorHAnsi" w:cstheme="minorHAnsi"/>
        </w:rPr>
        <w:t>are defined based on a security’s lifecycle:</w:t>
      </w:r>
    </w:p>
    <w:p w14:paraId="231428C0" w14:textId="6AFD0CA0" w:rsidR="005E4491" w:rsidRPr="004D59C5" w:rsidRDefault="005E4491" w:rsidP="000A7293">
      <w:pPr>
        <w:pStyle w:val="Normalwithspace"/>
        <w:numPr>
          <w:ilvl w:val="0"/>
          <w:numId w:val="70"/>
        </w:numPr>
        <w:rPr>
          <w:rFonts w:asciiTheme="minorHAnsi" w:hAnsiTheme="minorHAnsi" w:cstheme="minorHAnsi"/>
        </w:rPr>
      </w:pPr>
      <w:r w:rsidRPr="004D59C5">
        <w:rPr>
          <w:rFonts w:asciiTheme="minorHAnsi" w:hAnsiTheme="minorHAnsi" w:cstheme="minorHAnsi"/>
        </w:rPr>
        <w:t>New issuance (ISS)</w:t>
      </w:r>
    </w:p>
    <w:p w14:paraId="13ADAE59" w14:textId="2A76F587" w:rsidR="005E4491" w:rsidRPr="004D59C5" w:rsidRDefault="005E4491" w:rsidP="000A7293">
      <w:pPr>
        <w:pStyle w:val="Normalwithspace"/>
        <w:numPr>
          <w:ilvl w:val="0"/>
          <w:numId w:val="70"/>
        </w:numPr>
        <w:rPr>
          <w:rFonts w:asciiTheme="minorHAnsi" w:hAnsiTheme="minorHAnsi" w:cstheme="minorHAnsi"/>
        </w:rPr>
      </w:pPr>
      <w:r w:rsidRPr="004D59C5">
        <w:rPr>
          <w:rFonts w:asciiTheme="minorHAnsi" w:hAnsiTheme="minorHAnsi" w:cstheme="minorHAnsi"/>
        </w:rPr>
        <w:t>Re-opening (REO)</w:t>
      </w:r>
    </w:p>
    <w:p w14:paraId="6C9DA065" w14:textId="5EAD6CAA" w:rsidR="005E4491" w:rsidRPr="004D59C5" w:rsidRDefault="005E4491" w:rsidP="000A7293">
      <w:pPr>
        <w:pStyle w:val="Normalwithspace"/>
        <w:numPr>
          <w:ilvl w:val="0"/>
          <w:numId w:val="70"/>
        </w:numPr>
        <w:rPr>
          <w:rFonts w:asciiTheme="minorHAnsi" w:hAnsiTheme="minorHAnsi" w:cstheme="minorHAnsi"/>
        </w:rPr>
      </w:pPr>
      <w:r w:rsidRPr="004D59C5">
        <w:rPr>
          <w:rFonts w:asciiTheme="minorHAnsi" w:hAnsiTheme="minorHAnsi" w:cstheme="minorHAnsi"/>
        </w:rPr>
        <w:t>Coupon payment (CPN)</w:t>
      </w:r>
    </w:p>
    <w:p w14:paraId="2FEE3DC6" w14:textId="2DC678C5" w:rsidR="005E4491" w:rsidRPr="004D59C5" w:rsidRDefault="005E4491" w:rsidP="000A7293">
      <w:pPr>
        <w:pStyle w:val="Normalwithspace"/>
        <w:numPr>
          <w:ilvl w:val="0"/>
          <w:numId w:val="70"/>
        </w:numPr>
        <w:rPr>
          <w:rFonts w:asciiTheme="minorHAnsi" w:hAnsiTheme="minorHAnsi" w:cstheme="minorHAnsi"/>
        </w:rPr>
      </w:pPr>
      <w:r w:rsidRPr="004D59C5">
        <w:rPr>
          <w:rFonts w:asciiTheme="minorHAnsi" w:hAnsiTheme="minorHAnsi" w:cstheme="minorHAnsi"/>
        </w:rPr>
        <w:t>Early redemption (RED)</w:t>
      </w:r>
    </w:p>
    <w:p w14:paraId="36FC5644" w14:textId="25E96F39" w:rsidR="005E4491" w:rsidRPr="004D59C5" w:rsidRDefault="005E4491" w:rsidP="000A7293">
      <w:pPr>
        <w:pStyle w:val="Normalwithspace"/>
        <w:numPr>
          <w:ilvl w:val="0"/>
          <w:numId w:val="70"/>
        </w:numPr>
        <w:rPr>
          <w:rFonts w:asciiTheme="minorHAnsi" w:hAnsiTheme="minorHAnsi" w:cstheme="minorHAnsi"/>
        </w:rPr>
      </w:pPr>
      <w:r w:rsidRPr="004D59C5">
        <w:rPr>
          <w:rFonts w:asciiTheme="minorHAnsi" w:hAnsiTheme="minorHAnsi" w:cstheme="minorHAnsi"/>
        </w:rPr>
        <w:t>Maturity (MAT)</w:t>
      </w:r>
    </w:p>
    <w:p w14:paraId="5D186472" w14:textId="77777777" w:rsidR="007B75F4" w:rsidRPr="004D59C5" w:rsidRDefault="007B75F4" w:rsidP="007B75F4">
      <w:pPr>
        <w:pStyle w:val="Heading4"/>
        <w:rPr>
          <w:rFonts w:asciiTheme="minorHAnsi" w:hAnsiTheme="minorHAnsi" w:cstheme="minorHAnsi"/>
        </w:rPr>
      </w:pPr>
      <w:r w:rsidRPr="004D59C5">
        <w:rPr>
          <w:rFonts w:asciiTheme="minorHAnsi" w:hAnsiTheme="minorHAnsi" w:cstheme="minorHAnsi"/>
        </w:rPr>
        <w:lastRenderedPageBreak/>
        <w:t>Securities Involved</w:t>
      </w:r>
    </w:p>
    <w:p w14:paraId="0C4A6C81" w14:textId="77777777" w:rsidR="00C35F4D" w:rsidRPr="004D59C5" w:rsidRDefault="00C35F4D" w:rsidP="00C35F4D">
      <w:pPr>
        <w:pStyle w:val="Normalwithspace"/>
        <w:rPr>
          <w:rFonts w:asciiTheme="minorHAnsi" w:hAnsiTheme="minorHAnsi" w:cstheme="minorHAnsi"/>
          <w:lang w:val="en-AU"/>
        </w:rPr>
      </w:pPr>
      <w:r w:rsidRPr="004D59C5">
        <w:rPr>
          <w:rFonts w:asciiTheme="minorHAnsi" w:hAnsiTheme="minorHAnsi" w:cstheme="minorHAnsi"/>
          <w:lang w:val="en-AU"/>
        </w:rPr>
        <w:t>This file involves the following security types:</w:t>
      </w:r>
    </w:p>
    <w:p w14:paraId="1E3157E6" w14:textId="77777777" w:rsidR="00C35F4D" w:rsidRPr="004D59C5" w:rsidRDefault="00C35F4D" w:rsidP="000A7293">
      <w:pPr>
        <w:pStyle w:val="Normalwithspace"/>
        <w:numPr>
          <w:ilvl w:val="0"/>
          <w:numId w:val="68"/>
        </w:numPr>
        <w:rPr>
          <w:rFonts w:asciiTheme="minorHAnsi" w:hAnsiTheme="minorHAnsi" w:cstheme="minorHAnsi"/>
          <w:lang w:val="en-AU"/>
        </w:rPr>
      </w:pPr>
      <w:r w:rsidRPr="004D59C5">
        <w:rPr>
          <w:rFonts w:asciiTheme="minorHAnsi" w:hAnsiTheme="minorHAnsi" w:cstheme="minorHAnsi"/>
          <w:lang w:val="en-AU"/>
        </w:rPr>
        <w:t>SGS Bonds</w:t>
      </w:r>
    </w:p>
    <w:p w14:paraId="6605CD85" w14:textId="77777777" w:rsidR="00C35F4D" w:rsidRPr="004D59C5" w:rsidRDefault="00C35F4D" w:rsidP="000A7293">
      <w:pPr>
        <w:pStyle w:val="Normalwithspace"/>
        <w:numPr>
          <w:ilvl w:val="0"/>
          <w:numId w:val="68"/>
        </w:numPr>
        <w:rPr>
          <w:rFonts w:asciiTheme="minorHAnsi" w:hAnsiTheme="minorHAnsi" w:cstheme="minorHAnsi"/>
          <w:lang w:val="en-AU"/>
        </w:rPr>
      </w:pPr>
      <w:r w:rsidRPr="004D59C5">
        <w:rPr>
          <w:rFonts w:asciiTheme="minorHAnsi" w:hAnsiTheme="minorHAnsi" w:cstheme="minorHAnsi"/>
          <w:lang w:val="en-AU"/>
        </w:rPr>
        <w:t>SSB</w:t>
      </w:r>
    </w:p>
    <w:p w14:paraId="0BD25876" w14:textId="4AC66E9A" w:rsidR="007B75F4" w:rsidRPr="004D59C5" w:rsidRDefault="00C35F4D" w:rsidP="000A7293">
      <w:pPr>
        <w:pStyle w:val="Normalwithspace"/>
        <w:numPr>
          <w:ilvl w:val="0"/>
          <w:numId w:val="68"/>
        </w:numPr>
        <w:rPr>
          <w:rFonts w:asciiTheme="minorHAnsi" w:hAnsiTheme="minorHAnsi" w:cstheme="minorHAnsi"/>
          <w:lang w:val="en-AU"/>
        </w:rPr>
      </w:pPr>
      <w:r w:rsidRPr="004D59C5">
        <w:rPr>
          <w:rFonts w:asciiTheme="minorHAnsi" w:hAnsiTheme="minorHAnsi" w:cstheme="minorHAnsi"/>
          <w:lang w:val="en-AU"/>
        </w:rPr>
        <w:t>T-Bills</w:t>
      </w:r>
    </w:p>
    <w:p w14:paraId="51AA15F8" w14:textId="36DC3ECB" w:rsidR="007B75F4" w:rsidRPr="004D59C5" w:rsidRDefault="007B75F4" w:rsidP="004A648B">
      <w:pPr>
        <w:pStyle w:val="Heading4"/>
        <w:rPr>
          <w:rFonts w:asciiTheme="minorHAnsi" w:hAnsiTheme="minorHAnsi" w:cstheme="minorHAnsi"/>
        </w:rPr>
      </w:pPr>
      <w:r w:rsidRPr="004D59C5">
        <w:rPr>
          <w:rFonts w:asciiTheme="minorHAnsi" w:hAnsiTheme="minorHAnsi" w:cstheme="minorHAnsi"/>
        </w:rPr>
        <w:t>File Name</w:t>
      </w:r>
    </w:p>
    <w:tbl>
      <w:tblPr>
        <w:tblStyle w:val="TableGrid"/>
        <w:tblW w:w="8926" w:type="dxa"/>
        <w:tblLook w:val="04A0" w:firstRow="1" w:lastRow="0" w:firstColumn="1" w:lastColumn="0" w:noHBand="0" w:noVBand="1"/>
      </w:tblPr>
      <w:tblGrid>
        <w:gridCol w:w="3114"/>
        <w:gridCol w:w="1417"/>
        <w:gridCol w:w="988"/>
        <w:gridCol w:w="1280"/>
        <w:gridCol w:w="2127"/>
      </w:tblGrid>
      <w:tr w:rsidR="004A648B" w:rsidRPr="004D59C5" w14:paraId="3D77B32A" w14:textId="77777777" w:rsidTr="009F6047">
        <w:tc>
          <w:tcPr>
            <w:tcW w:w="3114" w:type="dxa"/>
            <w:shd w:val="clear" w:color="auto" w:fill="D9D9D9" w:themeFill="background1" w:themeFillShade="D9"/>
          </w:tcPr>
          <w:p w14:paraId="1F3A1052" w14:textId="6339F994" w:rsidR="004A648B" w:rsidRPr="004D59C5" w:rsidRDefault="004A648B" w:rsidP="005630C3">
            <w:pPr>
              <w:pStyle w:val="TableHeading"/>
              <w:rPr>
                <w:rFonts w:asciiTheme="minorHAnsi" w:hAnsiTheme="minorHAnsi" w:cstheme="minorHAnsi"/>
              </w:rPr>
            </w:pPr>
            <w:r w:rsidRPr="004D59C5">
              <w:rPr>
                <w:rFonts w:asciiTheme="minorHAnsi" w:hAnsiTheme="minorHAnsi" w:cstheme="minorHAnsi"/>
              </w:rPr>
              <w:t>Request type</w:t>
            </w:r>
          </w:p>
        </w:tc>
        <w:tc>
          <w:tcPr>
            <w:tcW w:w="1417" w:type="dxa"/>
            <w:shd w:val="clear" w:color="auto" w:fill="D9D9D9" w:themeFill="background1" w:themeFillShade="D9"/>
          </w:tcPr>
          <w:p w14:paraId="1190E851" w14:textId="77777777" w:rsidR="004A648B" w:rsidRPr="004D59C5" w:rsidRDefault="004A648B" w:rsidP="005630C3">
            <w:pPr>
              <w:pStyle w:val="TableHeading"/>
              <w:rPr>
                <w:rFonts w:asciiTheme="minorHAnsi" w:hAnsiTheme="minorHAnsi" w:cstheme="minorHAnsi"/>
              </w:rPr>
            </w:pPr>
            <w:r w:rsidRPr="004D59C5">
              <w:rPr>
                <w:rFonts w:asciiTheme="minorHAnsi" w:hAnsiTheme="minorHAnsi" w:cstheme="minorHAnsi"/>
              </w:rPr>
              <w:t>File Name</w:t>
            </w:r>
          </w:p>
        </w:tc>
        <w:tc>
          <w:tcPr>
            <w:tcW w:w="988" w:type="dxa"/>
            <w:shd w:val="clear" w:color="auto" w:fill="D9D9D9" w:themeFill="background1" w:themeFillShade="D9"/>
          </w:tcPr>
          <w:p w14:paraId="7F2D2CAF" w14:textId="77777777" w:rsidR="004A648B" w:rsidRPr="004D59C5" w:rsidRDefault="004A648B" w:rsidP="005630C3">
            <w:pPr>
              <w:pStyle w:val="TableHeading"/>
              <w:rPr>
                <w:rFonts w:asciiTheme="minorHAnsi" w:hAnsiTheme="minorHAnsi" w:cstheme="minorHAnsi"/>
              </w:rPr>
            </w:pPr>
            <w:r w:rsidRPr="004D59C5">
              <w:rPr>
                <w:rFonts w:asciiTheme="minorHAnsi" w:hAnsiTheme="minorHAnsi" w:cstheme="minorHAnsi"/>
              </w:rPr>
              <w:t>Source</w:t>
            </w:r>
          </w:p>
        </w:tc>
        <w:tc>
          <w:tcPr>
            <w:tcW w:w="1280" w:type="dxa"/>
            <w:shd w:val="clear" w:color="auto" w:fill="D9D9D9" w:themeFill="background1" w:themeFillShade="D9"/>
          </w:tcPr>
          <w:p w14:paraId="03183DCC" w14:textId="77777777" w:rsidR="004A648B" w:rsidRPr="004D59C5" w:rsidRDefault="004A648B" w:rsidP="005630C3">
            <w:pPr>
              <w:pStyle w:val="TableHeading"/>
              <w:rPr>
                <w:rFonts w:asciiTheme="minorHAnsi" w:hAnsiTheme="minorHAnsi" w:cstheme="minorHAnsi"/>
              </w:rPr>
            </w:pPr>
            <w:r w:rsidRPr="004D59C5">
              <w:rPr>
                <w:rFonts w:asciiTheme="minorHAnsi" w:hAnsiTheme="minorHAnsi" w:cstheme="minorHAnsi"/>
              </w:rPr>
              <w:t>Destination</w:t>
            </w:r>
          </w:p>
        </w:tc>
        <w:tc>
          <w:tcPr>
            <w:tcW w:w="2127" w:type="dxa"/>
            <w:shd w:val="clear" w:color="auto" w:fill="D9D9D9" w:themeFill="background1" w:themeFillShade="D9"/>
          </w:tcPr>
          <w:p w14:paraId="54077747" w14:textId="77777777" w:rsidR="004A648B" w:rsidRPr="004D59C5" w:rsidRDefault="004A648B" w:rsidP="005630C3">
            <w:pPr>
              <w:pStyle w:val="TableHeading"/>
              <w:rPr>
                <w:rFonts w:asciiTheme="minorHAnsi" w:hAnsiTheme="minorHAnsi" w:cstheme="minorHAnsi"/>
              </w:rPr>
            </w:pPr>
            <w:r w:rsidRPr="004D59C5">
              <w:rPr>
                <w:rFonts w:asciiTheme="minorHAnsi" w:hAnsiTheme="minorHAnsi" w:cstheme="minorHAnsi"/>
              </w:rPr>
              <w:t xml:space="preserve">Incoming / Outgoing </w:t>
            </w:r>
          </w:p>
        </w:tc>
      </w:tr>
      <w:tr w:rsidR="004A648B" w:rsidRPr="004D59C5" w14:paraId="0CF5F4DA" w14:textId="77777777" w:rsidTr="009F6047">
        <w:tc>
          <w:tcPr>
            <w:tcW w:w="3114" w:type="dxa"/>
          </w:tcPr>
          <w:p w14:paraId="342130F8" w14:textId="77777777"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Scheduled</w:t>
            </w:r>
          </w:p>
        </w:tc>
        <w:tc>
          <w:tcPr>
            <w:tcW w:w="1417" w:type="dxa"/>
          </w:tcPr>
          <w:p w14:paraId="78606458" w14:textId="55F9B335"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IT0</w:t>
            </w:r>
            <w:r w:rsidR="009F6047" w:rsidRPr="004D59C5">
              <w:rPr>
                <w:rFonts w:asciiTheme="minorHAnsi" w:hAnsiTheme="minorHAnsi" w:cstheme="minorHAnsi"/>
                <w:iCs/>
                <w:szCs w:val="22"/>
              </w:rPr>
              <w:t>4</w:t>
            </w:r>
            <w:r w:rsidRPr="004D59C5">
              <w:rPr>
                <w:rFonts w:asciiTheme="minorHAnsi" w:hAnsiTheme="minorHAnsi" w:cstheme="minorHAnsi"/>
                <w:iCs/>
                <w:szCs w:val="22"/>
              </w:rPr>
              <w:t>0048.txt</w:t>
            </w:r>
          </w:p>
        </w:tc>
        <w:tc>
          <w:tcPr>
            <w:tcW w:w="988" w:type="dxa"/>
          </w:tcPr>
          <w:p w14:paraId="24F68466" w14:textId="77777777"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280" w:type="dxa"/>
          </w:tcPr>
          <w:p w14:paraId="2041FD6C" w14:textId="77777777"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AGD</w:t>
            </w:r>
          </w:p>
        </w:tc>
        <w:tc>
          <w:tcPr>
            <w:tcW w:w="2127" w:type="dxa"/>
          </w:tcPr>
          <w:p w14:paraId="1EA3CCD6" w14:textId="77777777"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r w:rsidR="004A648B" w:rsidRPr="004D59C5" w14:paraId="50282F2E" w14:textId="77777777" w:rsidTr="009F6047">
        <w:tc>
          <w:tcPr>
            <w:tcW w:w="3114" w:type="dxa"/>
          </w:tcPr>
          <w:p w14:paraId="52BF1122" w14:textId="0131777C" w:rsidR="004A648B" w:rsidRPr="004D59C5" w:rsidRDefault="009F6047"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 xml:space="preserve">For syndication or </w:t>
            </w:r>
            <w:r w:rsidR="004A648B" w:rsidRPr="004D59C5">
              <w:rPr>
                <w:rFonts w:asciiTheme="minorHAnsi" w:hAnsiTheme="minorHAnsi" w:cstheme="minorHAnsi"/>
                <w:iCs/>
                <w:szCs w:val="22"/>
              </w:rPr>
              <w:t>Ad-hoc</w:t>
            </w:r>
          </w:p>
        </w:tc>
        <w:tc>
          <w:tcPr>
            <w:tcW w:w="1417" w:type="dxa"/>
          </w:tcPr>
          <w:p w14:paraId="07011933" w14:textId="717E5729"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IT0</w:t>
            </w:r>
            <w:r w:rsidR="009F6047" w:rsidRPr="004D59C5">
              <w:rPr>
                <w:rFonts w:asciiTheme="minorHAnsi" w:hAnsiTheme="minorHAnsi" w:cstheme="minorHAnsi"/>
                <w:iCs/>
                <w:szCs w:val="22"/>
              </w:rPr>
              <w:t>4</w:t>
            </w:r>
            <w:r w:rsidRPr="004D59C5">
              <w:rPr>
                <w:rFonts w:asciiTheme="minorHAnsi" w:hAnsiTheme="minorHAnsi" w:cstheme="minorHAnsi"/>
                <w:iCs/>
                <w:szCs w:val="22"/>
              </w:rPr>
              <w:t>2048.txt</w:t>
            </w:r>
          </w:p>
        </w:tc>
        <w:tc>
          <w:tcPr>
            <w:tcW w:w="988" w:type="dxa"/>
          </w:tcPr>
          <w:p w14:paraId="503076D1" w14:textId="77777777"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OMEGA</w:t>
            </w:r>
          </w:p>
        </w:tc>
        <w:tc>
          <w:tcPr>
            <w:tcW w:w="1280" w:type="dxa"/>
          </w:tcPr>
          <w:p w14:paraId="6E4B2017" w14:textId="77777777"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AGD</w:t>
            </w:r>
          </w:p>
        </w:tc>
        <w:tc>
          <w:tcPr>
            <w:tcW w:w="2127" w:type="dxa"/>
          </w:tcPr>
          <w:p w14:paraId="531B0F56" w14:textId="77777777" w:rsidR="004A648B" w:rsidRPr="004D59C5" w:rsidRDefault="004A648B" w:rsidP="005630C3">
            <w:pPr>
              <w:spacing w:line="360" w:lineRule="auto"/>
              <w:jc w:val="left"/>
              <w:rPr>
                <w:rFonts w:asciiTheme="minorHAnsi" w:hAnsiTheme="minorHAnsi" w:cstheme="minorHAnsi"/>
                <w:iCs/>
                <w:szCs w:val="22"/>
              </w:rPr>
            </w:pPr>
            <w:r w:rsidRPr="004D59C5">
              <w:rPr>
                <w:rFonts w:asciiTheme="minorHAnsi" w:hAnsiTheme="minorHAnsi" w:cstheme="minorHAnsi"/>
                <w:iCs/>
                <w:szCs w:val="22"/>
              </w:rPr>
              <w:t>Outgoing</w:t>
            </w:r>
          </w:p>
        </w:tc>
      </w:tr>
    </w:tbl>
    <w:p w14:paraId="410C3CF4" w14:textId="51AB3AD2" w:rsidR="00C12AA5" w:rsidRPr="004D59C5" w:rsidRDefault="00C12AA5" w:rsidP="00C12AA5">
      <w:pPr>
        <w:pStyle w:val="Caption"/>
        <w:rPr>
          <w:rFonts w:cstheme="minorHAnsi"/>
          <w:lang w:val="en-AU"/>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14</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4"  </w:instrText>
      </w:r>
      <w:r w:rsidRPr="004D59C5">
        <w:rPr>
          <w:rFonts w:cstheme="minorHAnsi"/>
        </w:rPr>
        <w:fldChar w:fldCharType="separate"/>
      </w:r>
      <w:r w:rsidR="007E327C">
        <w:rPr>
          <w:rFonts w:cstheme="minorHAnsi"/>
        </w:rPr>
        <w:t>File Name</w:t>
      </w:r>
      <w:r w:rsidRPr="004D59C5">
        <w:rPr>
          <w:rFonts w:cstheme="minorHAnsi"/>
        </w:rPr>
        <w:fldChar w:fldCharType="end"/>
      </w:r>
      <w:r w:rsidRPr="004D59C5">
        <w:rPr>
          <w:rFonts w:cstheme="minorHAnsi"/>
        </w:rPr>
        <w:t xml:space="preserve"> of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Transaction Data File (IT040048.txt &amp; IT042048.txt)</w:t>
      </w:r>
      <w:r w:rsidRPr="004D59C5">
        <w:rPr>
          <w:rFonts w:cstheme="minorHAnsi"/>
        </w:rPr>
        <w:fldChar w:fldCharType="end"/>
      </w:r>
    </w:p>
    <w:p w14:paraId="0519BC64" w14:textId="77777777" w:rsidR="007B75F4" w:rsidRPr="004D59C5" w:rsidRDefault="007B75F4" w:rsidP="007B75F4">
      <w:pPr>
        <w:pStyle w:val="Heading4"/>
        <w:rPr>
          <w:rFonts w:asciiTheme="minorHAnsi" w:hAnsiTheme="minorHAnsi" w:cstheme="minorHAnsi"/>
        </w:rPr>
      </w:pPr>
      <w:r w:rsidRPr="004D59C5">
        <w:rPr>
          <w:rFonts w:asciiTheme="minorHAnsi" w:hAnsiTheme="minorHAnsi" w:cstheme="minorHAnsi"/>
        </w:rPr>
        <w:t>Time &amp; Frequency</w:t>
      </w:r>
    </w:p>
    <w:p w14:paraId="6CD9DEFF" w14:textId="2CC7ED96" w:rsidR="000F329F" w:rsidRPr="004D59C5" w:rsidRDefault="000F329F" w:rsidP="000A7293">
      <w:pPr>
        <w:pStyle w:val="Normalwithspace"/>
        <w:numPr>
          <w:ilvl w:val="0"/>
          <w:numId w:val="69"/>
        </w:numPr>
        <w:rPr>
          <w:rFonts w:asciiTheme="minorHAnsi" w:hAnsiTheme="minorHAnsi" w:cstheme="minorHAnsi"/>
          <w:b/>
          <w:bCs/>
          <w:lang w:val="en-AU"/>
        </w:rPr>
      </w:pPr>
      <w:r w:rsidRPr="004D59C5">
        <w:rPr>
          <w:rFonts w:asciiTheme="minorHAnsi" w:hAnsiTheme="minorHAnsi" w:cstheme="minorHAnsi"/>
          <w:b/>
          <w:bCs/>
          <w:lang w:val="en-AU"/>
        </w:rPr>
        <w:t xml:space="preserve">For scheduled request, </w:t>
      </w:r>
      <w:r w:rsidRPr="004D59C5">
        <w:rPr>
          <w:rFonts w:asciiTheme="minorHAnsi" w:hAnsiTheme="minorHAnsi" w:cstheme="minorHAnsi"/>
          <w:lang w:val="en-AU"/>
        </w:rPr>
        <w:t>IT040048.txt will be generated and placed onto MEFT as follows:</w:t>
      </w:r>
    </w:p>
    <w:p w14:paraId="7D4CD5A4" w14:textId="77777777" w:rsidR="000F329F" w:rsidRPr="004D59C5" w:rsidRDefault="000F329F" w:rsidP="000A7293">
      <w:pPr>
        <w:pStyle w:val="Normalwithspace"/>
        <w:numPr>
          <w:ilvl w:val="1"/>
          <w:numId w:val="69"/>
        </w:numPr>
        <w:rPr>
          <w:rFonts w:asciiTheme="minorHAnsi" w:hAnsiTheme="minorHAnsi" w:cstheme="minorHAnsi"/>
          <w:b/>
          <w:bCs/>
          <w:lang w:val="en-AU"/>
        </w:rPr>
      </w:pPr>
      <w:r w:rsidRPr="004D59C5">
        <w:rPr>
          <w:rFonts w:asciiTheme="minorHAnsi" w:hAnsiTheme="minorHAnsi" w:cstheme="minorHAnsi"/>
          <w:b/>
          <w:bCs/>
          <w:lang w:val="en-AU"/>
        </w:rPr>
        <w:t xml:space="preserve">Scheduled processing: At 10:30 PM, </w:t>
      </w:r>
      <w:r w:rsidRPr="004D59C5">
        <w:rPr>
          <w:rFonts w:asciiTheme="minorHAnsi" w:hAnsiTheme="minorHAnsi" w:cstheme="minorHAnsi"/>
          <w:lang w:val="en-AU"/>
        </w:rPr>
        <w:t>every Wednesday and on the last business day of the month</w:t>
      </w:r>
    </w:p>
    <w:p w14:paraId="07AD0245" w14:textId="77777777" w:rsidR="000F329F" w:rsidRPr="004D59C5" w:rsidRDefault="000F329F" w:rsidP="000A7293">
      <w:pPr>
        <w:pStyle w:val="Normalwithspace"/>
        <w:numPr>
          <w:ilvl w:val="2"/>
          <w:numId w:val="69"/>
        </w:numPr>
        <w:rPr>
          <w:rFonts w:asciiTheme="minorHAnsi" w:hAnsiTheme="minorHAnsi" w:cstheme="minorHAnsi"/>
          <w:lang w:val="en-AU"/>
        </w:rPr>
      </w:pPr>
      <w:r w:rsidRPr="004D59C5">
        <w:rPr>
          <w:rFonts w:asciiTheme="minorHAnsi" w:hAnsiTheme="minorHAnsi" w:cstheme="minorHAnsi"/>
          <w:lang w:val="en-AU"/>
        </w:rPr>
        <w:t>If Wednesday is PH, it will be shifted to the next business day.</w:t>
      </w:r>
    </w:p>
    <w:p w14:paraId="133CD721" w14:textId="028DC341" w:rsidR="000F329F" w:rsidRPr="004D59C5" w:rsidRDefault="000F329F" w:rsidP="000A7293">
      <w:pPr>
        <w:pStyle w:val="Normalwithspace"/>
        <w:numPr>
          <w:ilvl w:val="1"/>
          <w:numId w:val="69"/>
        </w:numPr>
        <w:rPr>
          <w:rFonts w:asciiTheme="minorHAnsi" w:hAnsiTheme="minorHAnsi" w:cstheme="minorHAnsi"/>
          <w:b/>
          <w:bCs/>
          <w:lang w:val="en-AU"/>
        </w:rPr>
      </w:pPr>
      <w:r w:rsidRPr="004D59C5">
        <w:rPr>
          <w:rFonts w:asciiTheme="minorHAnsi" w:hAnsiTheme="minorHAnsi" w:cstheme="minorHAnsi"/>
          <w:b/>
          <w:bCs/>
          <w:lang w:val="en-AU"/>
        </w:rPr>
        <w:t xml:space="preserve">Data </w:t>
      </w:r>
      <w:r w:rsidR="006976DF">
        <w:rPr>
          <w:rFonts w:asciiTheme="minorHAnsi" w:hAnsiTheme="minorHAnsi" w:cstheme="minorHAnsi"/>
          <w:b/>
          <w:bCs/>
          <w:lang w:val="en-AU"/>
        </w:rPr>
        <w:t xml:space="preserve">extraction </w:t>
      </w:r>
      <w:r w:rsidRPr="004D59C5">
        <w:rPr>
          <w:rFonts w:asciiTheme="minorHAnsi" w:hAnsiTheme="minorHAnsi" w:cstheme="minorHAnsi"/>
          <w:b/>
          <w:bCs/>
          <w:lang w:val="en-AU"/>
        </w:rPr>
        <w:t xml:space="preserve">range: </w:t>
      </w:r>
      <w:r w:rsidR="00F1096C" w:rsidRPr="00F1096C">
        <w:t xml:space="preserve"> </w:t>
      </w:r>
      <w:r w:rsidR="00F1096C" w:rsidRPr="00F1096C">
        <w:rPr>
          <w:rFonts w:asciiTheme="minorHAnsi" w:hAnsiTheme="minorHAnsi" w:cstheme="minorHAnsi"/>
          <w:lang w:val="en-AU"/>
        </w:rPr>
        <w:t xml:space="preserve">The file includes all security records where their </w:t>
      </w:r>
      <w:r w:rsidR="00F1096C">
        <w:rPr>
          <w:rFonts w:asciiTheme="minorHAnsi" w:hAnsiTheme="minorHAnsi" w:cstheme="minorHAnsi"/>
          <w:lang w:val="en-AU"/>
        </w:rPr>
        <w:t>TRANSACTION_DATE fields</w:t>
      </w:r>
      <w:r w:rsidR="00F1096C" w:rsidRPr="00F1096C">
        <w:rPr>
          <w:rFonts w:asciiTheme="minorHAnsi" w:hAnsiTheme="minorHAnsi" w:cstheme="minorHAnsi"/>
          <w:lang w:val="en-AU"/>
        </w:rPr>
        <w:t xml:space="preserve"> fall between the previous Thursday and the current Wednesday (inclusive), regardless of the actual file generation date.</w:t>
      </w:r>
      <w:r w:rsidR="006976DF">
        <w:rPr>
          <w:rFonts w:asciiTheme="minorHAnsi" w:hAnsiTheme="minorHAnsi" w:cstheme="minorHAnsi"/>
          <w:lang w:val="en-AU"/>
        </w:rPr>
        <w:t xml:space="preserve"> The TRANSACTION_DATE is defined in Appendix C.2.</w:t>
      </w:r>
    </w:p>
    <w:p w14:paraId="2015BA19" w14:textId="4825EC69" w:rsidR="000F329F" w:rsidRPr="004D59C5" w:rsidRDefault="000F329F" w:rsidP="000A7293">
      <w:pPr>
        <w:pStyle w:val="Normalwithspace"/>
        <w:numPr>
          <w:ilvl w:val="0"/>
          <w:numId w:val="69"/>
        </w:numPr>
        <w:rPr>
          <w:rFonts w:asciiTheme="minorHAnsi" w:hAnsiTheme="minorHAnsi" w:cstheme="minorHAnsi"/>
          <w:lang w:val="en-AU"/>
        </w:rPr>
      </w:pPr>
      <w:r w:rsidRPr="004D59C5">
        <w:rPr>
          <w:rFonts w:asciiTheme="minorHAnsi" w:hAnsiTheme="minorHAnsi" w:cstheme="minorHAnsi"/>
          <w:b/>
          <w:bCs/>
          <w:lang w:val="en-AU"/>
        </w:rPr>
        <w:t>For syndication,</w:t>
      </w:r>
      <w:r w:rsidRPr="004D59C5">
        <w:rPr>
          <w:rFonts w:asciiTheme="minorHAnsi" w:hAnsiTheme="minorHAnsi" w:cstheme="minorHAnsi"/>
        </w:rPr>
        <w:t xml:space="preserve"> </w:t>
      </w:r>
      <w:r w:rsidRPr="004D59C5">
        <w:rPr>
          <w:rFonts w:asciiTheme="minorHAnsi" w:hAnsiTheme="minorHAnsi" w:cstheme="minorHAnsi"/>
          <w:lang w:val="en-AU"/>
        </w:rPr>
        <w:t>IT042048.txt will be generated and placed onto MEFT on the syndication allotment date:</w:t>
      </w:r>
    </w:p>
    <w:p w14:paraId="7C9111E4" w14:textId="1F2258E4" w:rsidR="000F329F" w:rsidRPr="004D59C5" w:rsidRDefault="000F329F" w:rsidP="000A7293">
      <w:pPr>
        <w:pStyle w:val="Normalwithspace"/>
        <w:numPr>
          <w:ilvl w:val="1"/>
          <w:numId w:val="69"/>
        </w:numPr>
        <w:rPr>
          <w:rFonts w:asciiTheme="minorHAnsi" w:hAnsiTheme="minorHAnsi" w:cstheme="minorHAnsi"/>
          <w:lang w:val="en-AU"/>
        </w:rPr>
      </w:pPr>
      <w:r w:rsidRPr="004D59C5">
        <w:rPr>
          <w:rFonts w:asciiTheme="minorHAnsi" w:hAnsiTheme="minorHAnsi" w:cstheme="minorHAnsi"/>
          <w:b/>
          <w:bCs/>
          <w:lang w:val="en-AU"/>
        </w:rPr>
        <w:t>Precondition:</w:t>
      </w:r>
      <w:r w:rsidRPr="004D59C5">
        <w:rPr>
          <w:rFonts w:asciiTheme="minorHAnsi" w:hAnsiTheme="minorHAnsi" w:cstheme="minorHAnsi"/>
          <w:lang w:val="en-AU"/>
        </w:rPr>
        <w:t xml:space="preserve"> Retail syndication results are verified</w:t>
      </w:r>
      <w:r w:rsidR="000054DB">
        <w:rPr>
          <w:rFonts w:asciiTheme="minorHAnsi" w:hAnsiTheme="minorHAnsi" w:cstheme="minorHAnsi"/>
          <w:lang w:val="en-AU"/>
        </w:rPr>
        <w:t xml:space="preserve"> by a Syndication Operator</w:t>
      </w:r>
      <w:r w:rsidRPr="004D59C5">
        <w:rPr>
          <w:rFonts w:asciiTheme="minorHAnsi" w:hAnsiTheme="minorHAnsi" w:cstheme="minorHAnsi"/>
          <w:lang w:val="en-AU"/>
        </w:rPr>
        <w:t xml:space="preserve"> and released prior to this final release.</w:t>
      </w:r>
    </w:p>
    <w:p w14:paraId="64685C99" w14:textId="13884804" w:rsidR="000F329F" w:rsidRDefault="000F329F" w:rsidP="000A7293">
      <w:pPr>
        <w:pStyle w:val="Normalwithspace"/>
        <w:numPr>
          <w:ilvl w:val="1"/>
          <w:numId w:val="69"/>
        </w:numPr>
        <w:rPr>
          <w:rFonts w:asciiTheme="minorHAnsi" w:hAnsiTheme="minorHAnsi" w:cstheme="minorHAnsi"/>
          <w:lang w:val="en-AU"/>
        </w:rPr>
      </w:pPr>
      <w:r w:rsidRPr="004D59C5">
        <w:rPr>
          <w:rFonts w:asciiTheme="minorHAnsi" w:hAnsiTheme="minorHAnsi" w:cstheme="minorHAnsi"/>
          <w:b/>
          <w:bCs/>
          <w:lang w:val="en-AU"/>
        </w:rPr>
        <w:t>Ad-hoc Processing:</w:t>
      </w:r>
      <w:r w:rsidRPr="004D59C5">
        <w:rPr>
          <w:rFonts w:asciiTheme="minorHAnsi" w:hAnsiTheme="minorHAnsi" w:cstheme="minorHAnsi"/>
          <w:lang w:val="en-AU"/>
        </w:rPr>
        <w:t xml:space="preserve"> Triggered manually </w:t>
      </w:r>
      <w:r w:rsidR="000054DB">
        <w:rPr>
          <w:rFonts w:asciiTheme="minorHAnsi" w:hAnsiTheme="minorHAnsi" w:cstheme="minorHAnsi"/>
          <w:lang w:val="en-AU"/>
        </w:rPr>
        <w:t>from</w:t>
      </w:r>
      <w:r w:rsidRPr="004D59C5">
        <w:rPr>
          <w:rFonts w:asciiTheme="minorHAnsi" w:hAnsiTheme="minorHAnsi" w:cstheme="minorHAnsi"/>
          <w:lang w:val="en-AU"/>
        </w:rPr>
        <w:t xml:space="preserve"> OMEGA </w:t>
      </w:r>
      <w:r w:rsidR="000054DB">
        <w:rPr>
          <w:rFonts w:asciiTheme="minorHAnsi" w:hAnsiTheme="minorHAnsi" w:cstheme="minorHAnsi"/>
          <w:lang w:val="en-AU"/>
        </w:rPr>
        <w:t xml:space="preserve">UI by a Syndication Operator </w:t>
      </w:r>
      <w:r w:rsidRPr="004D59C5">
        <w:rPr>
          <w:rFonts w:asciiTheme="minorHAnsi" w:hAnsiTheme="minorHAnsi" w:cstheme="minorHAnsi"/>
          <w:lang w:val="en-AU"/>
        </w:rPr>
        <w:t>once institutional syndication results are verified.</w:t>
      </w:r>
    </w:p>
    <w:p w14:paraId="32B927C9" w14:textId="43574913" w:rsidR="006976DF" w:rsidRPr="004D59C5" w:rsidRDefault="006976DF" w:rsidP="000A7293">
      <w:pPr>
        <w:pStyle w:val="Normalwithspace"/>
        <w:numPr>
          <w:ilvl w:val="1"/>
          <w:numId w:val="69"/>
        </w:numPr>
        <w:rPr>
          <w:rFonts w:asciiTheme="minorHAnsi" w:hAnsiTheme="minorHAnsi" w:cstheme="minorHAnsi"/>
          <w:lang w:val="en-AU"/>
        </w:rPr>
      </w:pPr>
      <w:r w:rsidRPr="003D7E41">
        <w:rPr>
          <w:rFonts w:asciiTheme="minorHAnsi" w:hAnsiTheme="minorHAnsi" w:cstheme="minorHAnsi"/>
          <w:b/>
          <w:bCs/>
          <w:lang w:val="en-AU"/>
        </w:rPr>
        <w:t>Data extraction range:</w:t>
      </w:r>
      <w:r>
        <w:rPr>
          <w:rFonts w:asciiTheme="minorHAnsi" w:hAnsiTheme="minorHAnsi" w:cstheme="minorHAnsi"/>
          <w:lang w:val="en-AU"/>
        </w:rPr>
        <w:t xml:space="preserve"> </w:t>
      </w:r>
      <w:r w:rsidRPr="006976DF">
        <w:rPr>
          <w:rFonts w:asciiTheme="minorHAnsi" w:hAnsiTheme="minorHAnsi" w:cstheme="minorHAnsi"/>
          <w:lang w:val="en-AU"/>
        </w:rPr>
        <w:t>The file includes all security records where their TRANSACTION_DATE fields</w:t>
      </w:r>
      <w:r>
        <w:rPr>
          <w:rFonts w:asciiTheme="minorHAnsi" w:hAnsiTheme="minorHAnsi" w:cstheme="minorHAnsi"/>
          <w:lang w:val="en-AU"/>
        </w:rPr>
        <w:t xml:space="preserve"> </w:t>
      </w:r>
      <w:r w:rsidRPr="006976DF">
        <w:rPr>
          <w:rFonts w:asciiTheme="minorHAnsi" w:hAnsiTheme="minorHAnsi" w:cstheme="minorHAnsi"/>
          <w:lang w:val="en-AU"/>
        </w:rPr>
        <w:t>fall between the syndication allotment date of the verified syndication results and the current date when triggered from OMEGA UI</w:t>
      </w:r>
    </w:p>
    <w:p w14:paraId="12B554B1" w14:textId="696D7C78" w:rsidR="000F329F" w:rsidRPr="004D59C5" w:rsidRDefault="000F329F" w:rsidP="000A7293">
      <w:pPr>
        <w:pStyle w:val="Normalwithspace"/>
        <w:numPr>
          <w:ilvl w:val="0"/>
          <w:numId w:val="69"/>
        </w:numPr>
        <w:rPr>
          <w:rFonts w:asciiTheme="minorHAnsi" w:hAnsiTheme="minorHAnsi" w:cstheme="minorHAnsi"/>
          <w:b/>
          <w:bCs/>
          <w:lang w:val="en-AU"/>
        </w:rPr>
      </w:pPr>
      <w:r w:rsidRPr="004D59C5">
        <w:rPr>
          <w:rFonts w:asciiTheme="minorHAnsi" w:hAnsiTheme="minorHAnsi" w:cstheme="minorHAnsi"/>
          <w:b/>
          <w:bCs/>
          <w:lang w:val="en-AU"/>
        </w:rPr>
        <w:t>For Ad-hoc request</w:t>
      </w:r>
      <w:r w:rsidRPr="004D59C5">
        <w:rPr>
          <w:rFonts w:asciiTheme="minorHAnsi" w:hAnsiTheme="minorHAnsi" w:cstheme="minorHAnsi"/>
          <w:lang w:val="en-AU"/>
        </w:rPr>
        <w:t>, the generation and placement onto MEFT of</w:t>
      </w:r>
      <w:r w:rsidRPr="004D59C5">
        <w:rPr>
          <w:rFonts w:asciiTheme="minorHAnsi" w:hAnsiTheme="minorHAnsi" w:cstheme="minorHAnsi"/>
        </w:rPr>
        <w:t xml:space="preserve"> </w:t>
      </w:r>
      <w:r w:rsidRPr="004D59C5">
        <w:rPr>
          <w:rFonts w:asciiTheme="minorHAnsi" w:hAnsiTheme="minorHAnsi" w:cstheme="minorHAnsi"/>
          <w:lang w:val="en-AU"/>
        </w:rPr>
        <w:t>IT042048.txt will be triggered manually upon request.</w:t>
      </w:r>
    </w:p>
    <w:p w14:paraId="458B9582" w14:textId="2F43C438" w:rsidR="007B75F4" w:rsidRPr="00C0667C" w:rsidRDefault="00A42A60" w:rsidP="000A7293">
      <w:pPr>
        <w:pStyle w:val="Normalwithspace"/>
        <w:numPr>
          <w:ilvl w:val="1"/>
          <w:numId w:val="69"/>
        </w:numPr>
        <w:rPr>
          <w:rFonts w:asciiTheme="minorHAnsi" w:hAnsiTheme="minorHAnsi" w:cstheme="minorHAnsi"/>
          <w:b/>
          <w:bCs/>
          <w:lang w:val="en-AU"/>
        </w:rPr>
      </w:pPr>
      <w:r w:rsidRPr="004D59C5">
        <w:rPr>
          <w:rFonts w:asciiTheme="minorHAnsi" w:hAnsiTheme="minorHAnsi" w:cstheme="minorHAnsi"/>
          <w:b/>
          <w:bCs/>
          <w:lang w:val="en-AU"/>
        </w:rPr>
        <w:t xml:space="preserve">Data </w:t>
      </w:r>
      <w:r w:rsidR="00977CAF">
        <w:rPr>
          <w:rFonts w:asciiTheme="minorHAnsi" w:hAnsiTheme="minorHAnsi" w:cstheme="minorHAnsi"/>
          <w:b/>
          <w:bCs/>
          <w:lang w:val="en-AU"/>
        </w:rPr>
        <w:t>extraction</w:t>
      </w:r>
      <w:r w:rsidR="000447E1">
        <w:rPr>
          <w:rFonts w:asciiTheme="minorHAnsi" w:hAnsiTheme="minorHAnsi" w:cstheme="minorHAnsi"/>
          <w:b/>
          <w:bCs/>
          <w:lang w:val="en-AU"/>
        </w:rPr>
        <w:t xml:space="preserve"> </w:t>
      </w:r>
      <w:r w:rsidRPr="004D59C5">
        <w:rPr>
          <w:rFonts w:asciiTheme="minorHAnsi" w:hAnsiTheme="minorHAnsi" w:cstheme="minorHAnsi"/>
          <w:b/>
          <w:bCs/>
          <w:lang w:val="en-AU"/>
        </w:rPr>
        <w:t xml:space="preserve">range: </w:t>
      </w:r>
      <w:r w:rsidR="000963BF">
        <w:rPr>
          <w:rFonts w:asciiTheme="minorHAnsi" w:hAnsiTheme="minorHAnsi" w:cstheme="minorHAnsi"/>
          <w:lang w:val="en-AU"/>
        </w:rPr>
        <w:t xml:space="preserve">The file includes all the security records where their TRANSACTION_DATE fields fall between [Start Date] and [End Date] configured in OMEGA’s database. The date values are adjustable, providing flexibility to perform custom extractions outside the standard weekly cycles. </w:t>
      </w:r>
    </w:p>
    <w:p w14:paraId="500BC955" w14:textId="77777777" w:rsidR="00C0667C" w:rsidRPr="004D59C5" w:rsidRDefault="00C0667C" w:rsidP="00C0667C">
      <w:pPr>
        <w:pStyle w:val="Heading4"/>
        <w:rPr>
          <w:rFonts w:asciiTheme="minorHAnsi" w:hAnsiTheme="minorHAnsi" w:cstheme="minorHAnsi"/>
        </w:rPr>
      </w:pPr>
      <w:r w:rsidRPr="004D59C5">
        <w:rPr>
          <w:rFonts w:asciiTheme="minorHAnsi" w:hAnsiTheme="minorHAnsi" w:cstheme="minorHAnsi"/>
        </w:rPr>
        <w:t>Data Fields &amp; Validations</w:t>
      </w:r>
    </w:p>
    <w:p w14:paraId="0BCD7ABC" w14:textId="60EFD140" w:rsidR="00C0667C" w:rsidRPr="00C0667C" w:rsidRDefault="00C0667C" w:rsidP="00C0667C">
      <w:pPr>
        <w:pStyle w:val="Normalwithspace"/>
        <w:rPr>
          <w:rFonts w:asciiTheme="minorHAnsi" w:hAnsiTheme="minorHAnsi" w:cstheme="minorHAnsi"/>
          <w:lang w:val="en-AU"/>
        </w:rPr>
      </w:pPr>
      <w:r w:rsidRPr="004D59C5">
        <w:rPr>
          <w:rFonts w:asciiTheme="minorHAnsi" w:hAnsiTheme="minorHAnsi" w:cstheme="minorHAnsi"/>
          <w:lang w:val="en-AU"/>
        </w:rPr>
        <w:t xml:space="preserve">Refer to </w:t>
      </w:r>
      <w:hyperlink w:anchor="_Appendix_C.2_–" w:history="1">
        <w:r w:rsidR="002B24C0">
          <w:rPr>
            <w:rStyle w:val="Hyperlink"/>
            <w:rFonts w:asciiTheme="minorHAnsi" w:hAnsiTheme="minorHAnsi" w:cstheme="minorHAnsi"/>
            <w:lang w:val="en-AU"/>
          </w:rPr>
          <w:t>Appendix C.2 – Transaction Data File (IT040048.txt &amp; IT042048.txt) Data Dictionary</w:t>
        </w:r>
      </w:hyperlink>
      <w:r w:rsidRPr="004D59C5">
        <w:rPr>
          <w:rFonts w:asciiTheme="minorHAnsi" w:hAnsiTheme="minorHAnsi" w:cstheme="minorHAnsi"/>
          <w:lang w:val="en-AU"/>
        </w:rPr>
        <w:t xml:space="preserve"> for the detailed data field descriptions.</w:t>
      </w:r>
    </w:p>
    <w:p w14:paraId="35F4B4D0" w14:textId="6959BAC5" w:rsidR="00F45D2E" w:rsidRPr="004D59C5" w:rsidRDefault="00F45D2E" w:rsidP="005412D7">
      <w:pPr>
        <w:pStyle w:val="Heading3"/>
      </w:pPr>
      <w:bookmarkStart w:id="256" w:name="_Toc218075330"/>
      <w:r w:rsidRPr="004D59C5">
        <w:t xml:space="preserve">ERF </w:t>
      </w:r>
      <w:r w:rsidR="006E4B57" w:rsidRPr="004D59C5">
        <w:t xml:space="preserve">Data </w:t>
      </w:r>
      <w:r w:rsidRPr="004D59C5">
        <w:t>File</w:t>
      </w:r>
      <w:r w:rsidR="009D2523">
        <w:t xml:space="preserve"> (IT050048.txt &amp; IT052048.txt)</w:t>
      </w:r>
      <w:bookmarkEnd w:id="256"/>
    </w:p>
    <w:p w14:paraId="35469B81" w14:textId="1BAE7F8B" w:rsidR="00F45D2E" w:rsidRPr="00913D13" w:rsidRDefault="00B90FAB" w:rsidP="00F45D2E">
      <w:pPr>
        <w:pStyle w:val="Normalwithspace"/>
        <w:rPr>
          <w:rFonts w:asciiTheme="minorHAnsi" w:hAnsiTheme="minorHAnsi" w:cstheme="minorHAnsi"/>
          <w:b/>
          <w:bCs/>
          <w:i/>
          <w:iCs/>
          <w:lang w:val="en-AU"/>
        </w:rPr>
      </w:pPr>
      <w:r w:rsidRPr="004D59C5">
        <w:rPr>
          <w:rFonts w:asciiTheme="minorHAnsi" w:hAnsiTheme="minorHAnsi" w:cstheme="minorHAnsi"/>
          <w:b/>
          <w:bCs/>
          <w:i/>
          <w:iCs/>
          <w:lang w:val="en-AU"/>
        </w:rPr>
        <w:t>[To be added in R2.]</w:t>
      </w:r>
    </w:p>
    <w:p w14:paraId="336D7B1F" w14:textId="77777777" w:rsidR="00455F4D" w:rsidRPr="004D59C5" w:rsidRDefault="00455F4D" w:rsidP="00455F4D">
      <w:pPr>
        <w:pStyle w:val="Normalwithspace"/>
        <w:rPr>
          <w:rFonts w:asciiTheme="minorHAnsi" w:hAnsiTheme="minorHAnsi" w:cstheme="minorHAnsi"/>
          <w:lang w:val="en-AU"/>
        </w:rPr>
      </w:pPr>
    </w:p>
    <w:p w14:paraId="465C0B41" w14:textId="71FDFABE" w:rsidR="00A92045" w:rsidRPr="004D59C5" w:rsidRDefault="00A92045" w:rsidP="00A92045">
      <w:pPr>
        <w:pStyle w:val="Normalwithspace"/>
        <w:rPr>
          <w:rFonts w:asciiTheme="minorHAnsi" w:hAnsiTheme="minorHAnsi" w:cstheme="minorHAnsi"/>
          <w:lang w:val="en-AU"/>
        </w:rPr>
        <w:sectPr w:rsidR="00A92045" w:rsidRPr="004D59C5" w:rsidSect="002E4A33">
          <w:headerReference w:type="default" r:id="rId20"/>
          <w:pgSz w:w="11906" w:h="16838" w:code="9"/>
          <w:pgMar w:top="1440" w:right="1559" w:bottom="1440" w:left="1440" w:header="720" w:footer="720" w:gutter="0"/>
          <w:cols w:space="720"/>
          <w:docGrid w:linePitch="360"/>
        </w:sectPr>
      </w:pPr>
    </w:p>
    <w:p w14:paraId="1C195CE3" w14:textId="17CB80D3" w:rsidR="00CE164E" w:rsidRPr="004D59C5" w:rsidRDefault="00195AFC" w:rsidP="005412D7">
      <w:pPr>
        <w:pStyle w:val="Heading1"/>
        <w:rPr>
          <w:lang w:val="en-US"/>
        </w:rPr>
      </w:pPr>
      <w:bookmarkStart w:id="257" w:name="_Toc218075331"/>
      <w:r w:rsidRPr="004D59C5">
        <w:rPr>
          <w:lang w:val="en-US"/>
        </w:rPr>
        <w:lastRenderedPageBreak/>
        <w:t>Appendi</w:t>
      </w:r>
      <w:r w:rsidR="00970415" w:rsidRPr="004D59C5">
        <w:rPr>
          <w:lang w:val="en-US"/>
        </w:rPr>
        <w:t>ces</w:t>
      </w:r>
      <w:bookmarkEnd w:id="218"/>
      <w:bookmarkEnd w:id="219"/>
      <w:bookmarkEnd w:id="257"/>
    </w:p>
    <w:p w14:paraId="2584998D" w14:textId="52FF6C6E" w:rsidR="00A30759" w:rsidRPr="004D59C5" w:rsidRDefault="00344D65" w:rsidP="005412D7">
      <w:pPr>
        <w:pStyle w:val="Heading2"/>
      </w:pPr>
      <w:bookmarkStart w:id="258" w:name="_Appendix_A_-"/>
      <w:bookmarkStart w:id="259" w:name="_Appendix_A_–"/>
      <w:bookmarkStart w:id="260" w:name="_Toc215758862"/>
      <w:bookmarkStart w:id="261" w:name="_Toc215759913"/>
      <w:bookmarkStart w:id="262" w:name="_Toc218075332"/>
      <w:bookmarkEnd w:id="258"/>
      <w:bookmarkEnd w:id="259"/>
      <w:r w:rsidRPr="004D59C5">
        <w:t>Appendix A</w:t>
      </w:r>
      <w:r w:rsidR="00F551EF" w:rsidRPr="004D59C5">
        <w:t xml:space="preserve"> </w:t>
      </w:r>
      <w:r w:rsidR="00F551EF">
        <w:t xml:space="preserve">– </w:t>
      </w:r>
      <w:r w:rsidR="00D57DE8" w:rsidRPr="004D59C5">
        <w:t>Data Dictionary</w:t>
      </w:r>
      <w:bookmarkEnd w:id="260"/>
      <w:bookmarkEnd w:id="261"/>
      <w:r w:rsidR="00EB170C" w:rsidRPr="004D59C5">
        <w:t xml:space="preserve"> of MEPS+</w:t>
      </w:r>
      <w:bookmarkEnd w:id="262"/>
    </w:p>
    <w:p w14:paraId="31A5F447" w14:textId="7226B584" w:rsidR="00D8335E" w:rsidRPr="004D59C5" w:rsidRDefault="00813064" w:rsidP="005412D7">
      <w:pPr>
        <w:pStyle w:val="Heading3"/>
      </w:pPr>
      <w:bookmarkStart w:id="263" w:name="_Appendix_A.1_-"/>
      <w:bookmarkStart w:id="264" w:name="_Appendix_A.2_-"/>
      <w:bookmarkStart w:id="265" w:name="_Appendix_A.1_–"/>
      <w:bookmarkStart w:id="266" w:name="_Toc215758863"/>
      <w:bookmarkStart w:id="267" w:name="_Toc215759914"/>
      <w:bookmarkStart w:id="268" w:name="_Toc218075333"/>
      <w:bookmarkStart w:id="269" w:name="_Toc215758864"/>
      <w:bookmarkStart w:id="270" w:name="_Toc215759915"/>
      <w:bookmarkEnd w:id="263"/>
      <w:bookmarkEnd w:id="264"/>
      <w:bookmarkEnd w:id="265"/>
      <w:commentRangeStart w:id="271"/>
      <w:commentRangeStart w:id="272"/>
      <w:r w:rsidRPr="004D59C5">
        <w:t xml:space="preserve">Appendix A.1 </w:t>
      </w:r>
      <w:r w:rsidR="00037A8D" w:rsidRPr="004D59C5">
        <w:t>–</w:t>
      </w:r>
      <w:r w:rsidRPr="004D59C5">
        <w:t xml:space="preserve"> </w:t>
      </w:r>
      <w:r w:rsidR="00037A8D" w:rsidRPr="004D59C5">
        <w:t>New</w:t>
      </w:r>
      <w:r w:rsidR="009E4AC7" w:rsidRPr="004D59C5">
        <w:t xml:space="preserve"> Issuance / Reopening</w:t>
      </w:r>
      <w:r w:rsidR="00434086" w:rsidRPr="004D59C5">
        <w:t xml:space="preserve"> of Securities</w:t>
      </w:r>
      <w:r w:rsidR="00037A8D" w:rsidRPr="004D59C5">
        <w:t xml:space="preserve"> </w:t>
      </w:r>
      <w:r w:rsidRPr="004D59C5">
        <w:t>File</w:t>
      </w:r>
      <w:r w:rsidR="0065346F">
        <w:t xml:space="preserve"> </w:t>
      </w:r>
      <w:r w:rsidR="001065FE">
        <w:t xml:space="preserve">(secmast.txt) </w:t>
      </w:r>
      <w:r w:rsidRPr="004D59C5">
        <w:t>Data Dictionary</w:t>
      </w:r>
      <w:bookmarkEnd w:id="266"/>
      <w:bookmarkEnd w:id="267"/>
      <w:commentRangeEnd w:id="271"/>
      <w:r w:rsidR="00436E81">
        <w:rPr>
          <w:rStyle w:val="CommentReference"/>
          <w:rFonts w:ascii="Century Gothic" w:eastAsia="Times New Roman" w:hAnsi="Century Gothic"/>
          <w:b w:val="0"/>
          <w:bCs w:val="0"/>
          <w:smallCaps w:val="0"/>
          <w:lang w:val="en-US"/>
        </w:rPr>
        <w:commentReference w:id="271"/>
      </w:r>
      <w:commentRangeEnd w:id="272"/>
      <w:r w:rsidR="00125424">
        <w:rPr>
          <w:rStyle w:val="CommentReference"/>
          <w:rFonts w:ascii="Century Gothic" w:eastAsia="Times New Roman" w:hAnsi="Century Gothic"/>
          <w:b w:val="0"/>
          <w:bCs w:val="0"/>
          <w:smallCaps w:val="0"/>
          <w:lang w:val="en-US"/>
        </w:rPr>
        <w:commentReference w:id="272"/>
      </w:r>
      <w:bookmarkEnd w:id="268"/>
    </w:p>
    <w:tbl>
      <w:tblPr>
        <w:tblStyle w:val="TableGrid"/>
        <w:tblW w:w="0" w:type="auto"/>
        <w:tblLook w:val="04A0" w:firstRow="1" w:lastRow="0" w:firstColumn="1" w:lastColumn="0" w:noHBand="0" w:noVBand="1"/>
      </w:tblPr>
      <w:tblGrid>
        <w:gridCol w:w="776"/>
        <w:gridCol w:w="2519"/>
        <w:gridCol w:w="1417"/>
        <w:gridCol w:w="960"/>
        <w:gridCol w:w="2589"/>
        <w:gridCol w:w="2824"/>
        <w:gridCol w:w="2863"/>
      </w:tblGrid>
      <w:tr w:rsidR="004C1743" w:rsidRPr="004D59C5" w14:paraId="0717AF73" w14:textId="77777777" w:rsidTr="00A0767E">
        <w:tc>
          <w:tcPr>
            <w:tcW w:w="776" w:type="dxa"/>
            <w:shd w:val="clear" w:color="auto" w:fill="D9D9D9" w:themeFill="background1" w:themeFillShade="D9"/>
          </w:tcPr>
          <w:p w14:paraId="61C0A32B" w14:textId="77777777" w:rsidR="004C1743" w:rsidRPr="004D59C5" w:rsidRDefault="004C1743"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19" w:type="dxa"/>
            <w:shd w:val="clear" w:color="auto" w:fill="D9D9D9" w:themeFill="background1" w:themeFillShade="D9"/>
          </w:tcPr>
          <w:p w14:paraId="3640A634" w14:textId="77777777" w:rsidR="004C1743" w:rsidRPr="004D59C5" w:rsidRDefault="004C1743" w:rsidP="00CF54C2">
            <w:pPr>
              <w:pStyle w:val="Normalwithspace"/>
              <w:spacing w:before="0" w:line="276" w:lineRule="auto"/>
              <w:jc w:val="left"/>
              <w:rPr>
                <w:rFonts w:asciiTheme="minorHAnsi" w:hAnsiTheme="minorHAnsi" w:cstheme="minorHAnsi"/>
                <w:b/>
                <w:bCs/>
                <w:lang w:val="en-AU"/>
              </w:rPr>
            </w:pPr>
            <w:commentRangeStart w:id="273"/>
            <w:r w:rsidRPr="004D59C5">
              <w:rPr>
                <w:rFonts w:asciiTheme="minorHAnsi" w:hAnsiTheme="minorHAnsi" w:cstheme="minorHAnsi"/>
                <w:b/>
                <w:bCs/>
                <w:lang w:val="en-AU"/>
              </w:rPr>
              <w:t>Field Name</w:t>
            </w:r>
            <w:commentRangeEnd w:id="273"/>
            <w:r w:rsidR="00C90977">
              <w:rPr>
                <w:rStyle w:val="CommentReference"/>
                <w:lang w:val="en-US"/>
              </w:rPr>
              <w:commentReference w:id="273"/>
            </w:r>
          </w:p>
        </w:tc>
        <w:tc>
          <w:tcPr>
            <w:tcW w:w="1417" w:type="dxa"/>
            <w:shd w:val="clear" w:color="auto" w:fill="D9D9D9" w:themeFill="background1" w:themeFillShade="D9"/>
          </w:tcPr>
          <w:p w14:paraId="6934DCD9" w14:textId="77777777" w:rsidR="004C1743" w:rsidRPr="004D59C5" w:rsidRDefault="004C1743"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2C09675F" w14:textId="77777777" w:rsidR="004C1743" w:rsidRPr="004D59C5" w:rsidRDefault="004C1743"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589" w:type="dxa"/>
            <w:shd w:val="clear" w:color="auto" w:fill="D9D9D9" w:themeFill="background1" w:themeFillShade="D9"/>
          </w:tcPr>
          <w:p w14:paraId="7FCF689F" w14:textId="77777777" w:rsidR="004C1743" w:rsidRPr="004D59C5" w:rsidRDefault="004C1743"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2824" w:type="dxa"/>
            <w:shd w:val="clear" w:color="auto" w:fill="D9D9D9" w:themeFill="background1" w:themeFillShade="D9"/>
          </w:tcPr>
          <w:p w14:paraId="52ED960B" w14:textId="77777777" w:rsidR="004C1743" w:rsidRPr="004D59C5" w:rsidRDefault="004C1743"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863" w:type="dxa"/>
            <w:shd w:val="clear" w:color="auto" w:fill="D9D9D9" w:themeFill="background1" w:themeFillShade="D9"/>
          </w:tcPr>
          <w:p w14:paraId="7FA20E9E" w14:textId="77777777" w:rsidR="004C1743" w:rsidRPr="004D59C5" w:rsidRDefault="004C1743"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A0767E" w:rsidRPr="004D59C5" w14:paraId="14129A82" w14:textId="77777777" w:rsidTr="00A0767E">
        <w:tc>
          <w:tcPr>
            <w:tcW w:w="776" w:type="dxa"/>
          </w:tcPr>
          <w:p w14:paraId="32B27F8F" w14:textId="77777777" w:rsidR="00A0767E" w:rsidRPr="004D59C5" w:rsidRDefault="00A0767E" w:rsidP="001065FE">
            <w:pPr>
              <w:pStyle w:val="ListParagraph"/>
              <w:numPr>
                <w:ilvl w:val="0"/>
                <w:numId w:val="33"/>
              </w:numPr>
            </w:pPr>
          </w:p>
        </w:tc>
        <w:tc>
          <w:tcPr>
            <w:tcW w:w="2519" w:type="dxa"/>
          </w:tcPr>
          <w:p w14:paraId="04D44DF2"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ISSUE_CODE</w:t>
            </w:r>
          </w:p>
        </w:tc>
        <w:tc>
          <w:tcPr>
            <w:tcW w:w="1417" w:type="dxa"/>
          </w:tcPr>
          <w:p w14:paraId="5FBEEAD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X(8)</w:t>
            </w:r>
          </w:p>
        </w:tc>
        <w:tc>
          <w:tcPr>
            <w:tcW w:w="960" w:type="dxa"/>
          </w:tcPr>
          <w:p w14:paraId="3A444792" w14:textId="0A3DD7CD" w:rsidR="00A0767E"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589" w:type="dxa"/>
          </w:tcPr>
          <w:p w14:paraId="687A837A"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code</w:t>
            </w:r>
          </w:p>
        </w:tc>
        <w:tc>
          <w:tcPr>
            <w:tcW w:w="2824" w:type="dxa"/>
          </w:tcPr>
          <w:p w14:paraId="3F12DE8D" w14:textId="77476144" w:rsidR="00A0767E" w:rsidRPr="004D59C5" w:rsidRDefault="004D1194" w:rsidP="00CF54C2">
            <w:pPr>
              <w:pStyle w:val="Normalwithspace"/>
              <w:spacing w:before="0" w:line="276" w:lineRule="auto"/>
              <w:jc w:val="left"/>
              <w:rPr>
                <w:rFonts w:asciiTheme="minorHAnsi" w:hAnsiTheme="minorHAnsi" w:cstheme="minorHAnsi"/>
                <w:szCs w:val="22"/>
                <w:lang w:val="en-AU"/>
              </w:rPr>
            </w:pPr>
            <w:commentRangeStart w:id="274"/>
            <w:r w:rsidRPr="004D59C5">
              <w:rPr>
                <w:rFonts w:asciiTheme="minorHAnsi" w:hAnsiTheme="minorHAnsi" w:cstheme="minorHAnsi"/>
                <w:szCs w:val="22"/>
                <w:lang w:val="en-AU"/>
              </w:rPr>
              <w:t>Must be a valid issue code that matches OMEGA value.</w:t>
            </w:r>
            <w:commentRangeEnd w:id="274"/>
            <w:r w:rsidR="00631001">
              <w:rPr>
                <w:rStyle w:val="CommentReference"/>
                <w:lang w:val="en-US"/>
              </w:rPr>
              <w:commentReference w:id="274"/>
            </w:r>
          </w:p>
        </w:tc>
        <w:tc>
          <w:tcPr>
            <w:tcW w:w="2863" w:type="dxa"/>
          </w:tcPr>
          <w:p w14:paraId="51F08B0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p>
        </w:tc>
      </w:tr>
      <w:tr w:rsidR="00A0767E" w:rsidRPr="004D59C5" w14:paraId="6DBF5297" w14:textId="77777777" w:rsidTr="00A0767E">
        <w:tc>
          <w:tcPr>
            <w:tcW w:w="776" w:type="dxa"/>
          </w:tcPr>
          <w:p w14:paraId="28BE3695" w14:textId="77777777" w:rsidR="00A0767E" w:rsidRPr="004D59C5" w:rsidRDefault="00A0767E" w:rsidP="001065FE">
            <w:pPr>
              <w:pStyle w:val="ListParagraph"/>
            </w:pPr>
          </w:p>
        </w:tc>
        <w:tc>
          <w:tcPr>
            <w:tcW w:w="2519" w:type="dxa"/>
          </w:tcPr>
          <w:p w14:paraId="2440C54D"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ISSUE_NO</w:t>
            </w:r>
          </w:p>
        </w:tc>
        <w:tc>
          <w:tcPr>
            <w:tcW w:w="1417" w:type="dxa"/>
          </w:tcPr>
          <w:p w14:paraId="63DDE646"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9(2)</w:t>
            </w:r>
          </w:p>
        </w:tc>
        <w:tc>
          <w:tcPr>
            <w:tcW w:w="960" w:type="dxa"/>
          </w:tcPr>
          <w:p w14:paraId="52D7FA53" w14:textId="3D3CB483" w:rsidR="00A0767E"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w:t>
            </w:r>
          </w:p>
        </w:tc>
        <w:tc>
          <w:tcPr>
            <w:tcW w:w="2589" w:type="dxa"/>
          </w:tcPr>
          <w:p w14:paraId="42AB1566"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number</w:t>
            </w:r>
          </w:p>
        </w:tc>
        <w:tc>
          <w:tcPr>
            <w:tcW w:w="2824" w:type="dxa"/>
          </w:tcPr>
          <w:p w14:paraId="7225A6EC" w14:textId="0E6C51F5" w:rsidR="00A0767E" w:rsidRPr="004D59C5" w:rsidRDefault="00425FA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in 2-digit format.</w:t>
            </w:r>
          </w:p>
        </w:tc>
        <w:tc>
          <w:tcPr>
            <w:tcW w:w="2863" w:type="dxa"/>
          </w:tcPr>
          <w:p w14:paraId="24B6C876" w14:textId="7E5A7106" w:rsidR="00425FAD" w:rsidRPr="004D59C5" w:rsidRDefault="00C10851"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b/>
                <w:bCs/>
                <w:szCs w:val="22"/>
                <w:lang w:val="en-AU"/>
              </w:rPr>
              <w:t>i)</w:t>
            </w:r>
            <w:r w:rsidRPr="004D59C5">
              <w:rPr>
                <w:rFonts w:asciiTheme="minorHAnsi" w:hAnsiTheme="minorHAnsi" w:cstheme="minorHAnsi"/>
                <w:szCs w:val="22"/>
                <w:lang w:val="en-AU"/>
              </w:rPr>
              <w:t xml:space="preserve"> </w:t>
            </w:r>
            <w:r w:rsidR="00B4435B" w:rsidRPr="004D59C5">
              <w:rPr>
                <w:rFonts w:asciiTheme="minorHAnsi" w:hAnsiTheme="minorHAnsi" w:cstheme="minorHAnsi"/>
                <w:szCs w:val="22"/>
                <w:lang w:val="en-AU"/>
              </w:rPr>
              <w:t>01 for new issuance</w:t>
            </w:r>
            <w:r w:rsidR="00425FAD" w:rsidRPr="004D59C5">
              <w:rPr>
                <w:rFonts w:asciiTheme="minorHAnsi" w:hAnsiTheme="minorHAnsi" w:cstheme="minorHAnsi"/>
                <w:szCs w:val="22"/>
                <w:lang w:val="en-AU"/>
              </w:rPr>
              <w:t>.</w:t>
            </w:r>
          </w:p>
          <w:p w14:paraId="0D67C72F" w14:textId="5AD1DE6C" w:rsidR="00425FAD" w:rsidRPr="004D59C5" w:rsidRDefault="00C10851"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b/>
                <w:bCs/>
                <w:szCs w:val="22"/>
                <w:lang w:val="en-AU"/>
              </w:rPr>
              <w:t>ii)</w:t>
            </w:r>
            <w:r w:rsidRPr="004D59C5">
              <w:rPr>
                <w:rFonts w:asciiTheme="minorHAnsi" w:hAnsiTheme="minorHAnsi" w:cstheme="minorHAnsi"/>
                <w:szCs w:val="22"/>
                <w:lang w:val="en-AU"/>
              </w:rPr>
              <w:t xml:space="preserve"> </w:t>
            </w:r>
            <w:r w:rsidR="00425FAD" w:rsidRPr="004D59C5">
              <w:rPr>
                <w:rFonts w:asciiTheme="minorHAnsi" w:hAnsiTheme="minorHAnsi" w:cstheme="minorHAnsi"/>
                <w:szCs w:val="22"/>
                <w:lang w:val="en-AU"/>
              </w:rPr>
              <w:t>02-99</w:t>
            </w:r>
            <w:r w:rsidR="00B4435B" w:rsidRPr="004D59C5">
              <w:rPr>
                <w:rFonts w:asciiTheme="minorHAnsi" w:hAnsiTheme="minorHAnsi" w:cstheme="minorHAnsi"/>
                <w:szCs w:val="22"/>
                <w:lang w:val="en-AU"/>
              </w:rPr>
              <w:t xml:space="preserve"> for re-openings</w:t>
            </w:r>
            <w:r w:rsidR="00425FAD" w:rsidRPr="004D59C5">
              <w:rPr>
                <w:rFonts w:asciiTheme="minorHAnsi" w:hAnsiTheme="minorHAnsi" w:cstheme="minorHAnsi"/>
                <w:szCs w:val="22"/>
                <w:lang w:val="en-AU"/>
              </w:rPr>
              <w:t>.</w:t>
            </w:r>
          </w:p>
          <w:p w14:paraId="7E41285F" w14:textId="77777777" w:rsidR="00425FAD" w:rsidRPr="004D59C5" w:rsidRDefault="00425FAD" w:rsidP="00CF54C2">
            <w:pPr>
              <w:pStyle w:val="Normalwithspace"/>
              <w:spacing w:before="0" w:line="276" w:lineRule="auto"/>
              <w:jc w:val="left"/>
              <w:rPr>
                <w:rFonts w:asciiTheme="minorHAnsi" w:hAnsiTheme="minorHAnsi" w:cstheme="minorHAnsi"/>
                <w:szCs w:val="22"/>
                <w:lang w:val="en-AU"/>
              </w:rPr>
            </w:pPr>
          </w:p>
          <w:p w14:paraId="2981A5B8" w14:textId="6151128A" w:rsidR="00A0767E" w:rsidRPr="004D59C5" w:rsidRDefault="00223C20"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If the value exceeds 99, the maximum value allowed (99) will be used.</w:t>
            </w:r>
          </w:p>
        </w:tc>
      </w:tr>
      <w:tr w:rsidR="00A0767E" w:rsidRPr="004D59C5" w14:paraId="11084DEB" w14:textId="77777777" w:rsidTr="00A0767E">
        <w:tc>
          <w:tcPr>
            <w:tcW w:w="776" w:type="dxa"/>
          </w:tcPr>
          <w:p w14:paraId="5FD06762" w14:textId="77777777" w:rsidR="00A0767E" w:rsidRPr="004D59C5" w:rsidRDefault="00A0767E" w:rsidP="001065FE">
            <w:pPr>
              <w:pStyle w:val="ListParagraph"/>
            </w:pPr>
          </w:p>
        </w:tc>
        <w:tc>
          <w:tcPr>
            <w:tcW w:w="2519" w:type="dxa"/>
          </w:tcPr>
          <w:p w14:paraId="591B169B"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ISSUE_TYPE</w:t>
            </w:r>
          </w:p>
        </w:tc>
        <w:tc>
          <w:tcPr>
            <w:tcW w:w="1417" w:type="dxa"/>
          </w:tcPr>
          <w:p w14:paraId="7F3F29BF"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353184BD" w14:textId="180C6E10" w:rsidR="00A0767E"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w:t>
            </w:r>
          </w:p>
        </w:tc>
        <w:tc>
          <w:tcPr>
            <w:tcW w:w="2589" w:type="dxa"/>
          </w:tcPr>
          <w:p w14:paraId="47BE265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type</w:t>
            </w:r>
          </w:p>
        </w:tc>
        <w:tc>
          <w:tcPr>
            <w:tcW w:w="2824" w:type="dxa"/>
          </w:tcPr>
          <w:p w14:paraId="64D1D615"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space.</w:t>
            </w:r>
          </w:p>
        </w:tc>
        <w:tc>
          <w:tcPr>
            <w:tcW w:w="2863" w:type="dxa"/>
          </w:tcPr>
          <w:p w14:paraId="610ED4D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Unused.</w:t>
            </w:r>
          </w:p>
        </w:tc>
      </w:tr>
      <w:tr w:rsidR="00A0767E" w:rsidRPr="004D59C5" w14:paraId="7CD94C98" w14:textId="77777777" w:rsidTr="00A0767E">
        <w:tc>
          <w:tcPr>
            <w:tcW w:w="776" w:type="dxa"/>
          </w:tcPr>
          <w:p w14:paraId="06A1F5FC" w14:textId="77777777" w:rsidR="00A0767E" w:rsidRPr="004D59C5" w:rsidRDefault="00A0767E" w:rsidP="001065FE">
            <w:pPr>
              <w:pStyle w:val="ListParagraph"/>
            </w:pPr>
          </w:p>
        </w:tc>
        <w:tc>
          <w:tcPr>
            <w:tcW w:w="2519" w:type="dxa"/>
          </w:tcPr>
          <w:p w14:paraId="0E666E36"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CURR</w:t>
            </w:r>
          </w:p>
        </w:tc>
        <w:tc>
          <w:tcPr>
            <w:tcW w:w="1417" w:type="dxa"/>
          </w:tcPr>
          <w:p w14:paraId="0A9EC0CC"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X(3)</w:t>
            </w:r>
          </w:p>
        </w:tc>
        <w:tc>
          <w:tcPr>
            <w:tcW w:w="960" w:type="dxa"/>
          </w:tcPr>
          <w:p w14:paraId="075707E9" w14:textId="28BBFC87" w:rsidR="00A0767E"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w:t>
            </w:r>
          </w:p>
        </w:tc>
        <w:tc>
          <w:tcPr>
            <w:tcW w:w="2589" w:type="dxa"/>
          </w:tcPr>
          <w:p w14:paraId="30D7392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Currency</w:t>
            </w:r>
          </w:p>
        </w:tc>
        <w:tc>
          <w:tcPr>
            <w:tcW w:w="2824" w:type="dxa"/>
          </w:tcPr>
          <w:p w14:paraId="4BB88042"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‘SGD’.</w:t>
            </w:r>
          </w:p>
        </w:tc>
        <w:tc>
          <w:tcPr>
            <w:tcW w:w="2863" w:type="dxa"/>
          </w:tcPr>
          <w:p w14:paraId="001D3DD2"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p>
        </w:tc>
      </w:tr>
      <w:tr w:rsidR="00A0767E" w:rsidRPr="004D59C5" w14:paraId="71797989" w14:textId="77777777" w:rsidTr="00A0767E">
        <w:tc>
          <w:tcPr>
            <w:tcW w:w="776" w:type="dxa"/>
          </w:tcPr>
          <w:p w14:paraId="375C62F9" w14:textId="77777777" w:rsidR="00A0767E" w:rsidRPr="004D59C5" w:rsidRDefault="00A0767E" w:rsidP="001065FE">
            <w:pPr>
              <w:pStyle w:val="ListParagraph"/>
            </w:pPr>
            <w:commentRangeStart w:id="275"/>
          </w:p>
        </w:tc>
        <w:tc>
          <w:tcPr>
            <w:tcW w:w="2519" w:type="dxa"/>
          </w:tcPr>
          <w:p w14:paraId="6E4DC724"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ISSUE_DESC</w:t>
            </w:r>
          </w:p>
        </w:tc>
        <w:tc>
          <w:tcPr>
            <w:tcW w:w="1417" w:type="dxa"/>
          </w:tcPr>
          <w:p w14:paraId="38DDA45E"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X(30)</w:t>
            </w:r>
          </w:p>
        </w:tc>
        <w:tc>
          <w:tcPr>
            <w:tcW w:w="960" w:type="dxa"/>
          </w:tcPr>
          <w:p w14:paraId="29F78064" w14:textId="31CB7DB6" w:rsidR="00A0767E"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w:t>
            </w:r>
          </w:p>
        </w:tc>
        <w:tc>
          <w:tcPr>
            <w:tcW w:w="2589" w:type="dxa"/>
          </w:tcPr>
          <w:p w14:paraId="170558CB" w14:textId="5E04996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description</w:t>
            </w:r>
            <w:commentRangeEnd w:id="275"/>
            <w:r w:rsidR="009C4FFD">
              <w:rPr>
                <w:rStyle w:val="CommentReference"/>
                <w:lang w:val="en-US"/>
              </w:rPr>
              <w:commentReference w:id="275"/>
            </w:r>
          </w:p>
        </w:tc>
        <w:tc>
          <w:tcPr>
            <w:tcW w:w="2824" w:type="dxa"/>
          </w:tcPr>
          <w:p w14:paraId="432C1CC4"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No hard validation.</w:t>
            </w:r>
          </w:p>
        </w:tc>
        <w:tc>
          <w:tcPr>
            <w:tcW w:w="2863" w:type="dxa"/>
          </w:tcPr>
          <w:p w14:paraId="0E586DD0"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p>
        </w:tc>
      </w:tr>
      <w:tr w:rsidR="00A0767E" w:rsidRPr="004D59C5" w14:paraId="016E895F" w14:textId="77777777" w:rsidTr="00A0767E">
        <w:tc>
          <w:tcPr>
            <w:tcW w:w="776" w:type="dxa"/>
          </w:tcPr>
          <w:p w14:paraId="5C3866B7" w14:textId="77777777" w:rsidR="00A0767E" w:rsidRPr="004D59C5" w:rsidRDefault="00A0767E" w:rsidP="001065FE">
            <w:pPr>
              <w:pStyle w:val="ListParagraph"/>
            </w:pPr>
          </w:p>
        </w:tc>
        <w:tc>
          <w:tcPr>
            <w:tcW w:w="2519" w:type="dxa"/>
          </w:tcPr>
          <w:p w14:paraId="7AC974AF"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ISSUE_DATE</w:t>
            </w:r>
          </w:p>
        </w:tc>
        <w:tc>
          <w:tcPr>
            <w:tcW w:w="1417" w:type="dxa"/>
          </w:tcPr>
          <w:p w14:paraId="1D8E679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7B28FC2B" w14:textId="61EC3C17" w:rsidR="00A0767E"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45</w:t>
            </w:r>
          </w:p>
        </w:tc>
        <w:tc>
          <w:tcPr>
            <w:tcW w:w="2589" w:type="dxa"/>
          </w:tcPr>
          <w:p w14:paraId="6E5F0889" w14:textId="69488864"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date</w:t>
            </w:r>
          </w:p>
        </w:tc>
        <w:tc>
          <w:tcPr>
            <w:tcW w:w="2824" w:type="dxa"/>
          </w:tcPr>
          <w:p w14:paraId="4ED766FB" w14:textId="1EA54151"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a valid date in YYYYMMDD format.</w:t>
            </w:r>
          </w:p>
        </w:tc>
        <w:tc>
          <w:tcPr>
            <w:tcW w:w="2863" w:type="dxa"/>
          </w:tcPr>
          <w:p w14:paraId="389684B9" w14:textId="77777777" w:rsidR="00A0767E" w:rsidRPr="004D59C5" w:rsidRDefault="00A0767E" w:rsidP="00CF54C2">
            <w:pPr>
              <w:spacing w:after="240" w:line="276" w:lineRule="auto"/>
              <w:jc w:val="left"/>
              <w:rPr>
                <w:rFonts w:asciiTheme="minorHAnsi" w:hAnsiTheme="minorHAnsi" w:cstheme="minorHAnsi"/>
                <w:szCs w:val="22"/>
                <w:lang w:val="en-AU"/>
              </w:rPr>
            </w:pPr>
          </w:p>
        </w:tc>
      </w:tr>
      <w:tr w:rsidR="00A0767E" w:rsidRPr="004D59C5" w14:paraId="6425D0EE" w14:textId="77777777" w:rsidTr="00A0767E">
        <w:tc>
          <w:tcPr>
            <w:tcW w:w="776" w:type="dxa"/>
          </w:tcPr>
          <w:p w14:paraId="0898C507" w14:textId="77777777" w:rsidR="00A0767E" w:rsidRPr="004D59C5" w:rsidRDefault="00A0767E" w:rsidP="001065FE">
            <w:pPr>
              <w:pStyle w:val="ListParagraph"/>
            </w:pPr>
          </w:p>
        </w:tc>
        <w:tc>
          <w:tcPr>
            <w:tcW w:w="2519" w:type="dxa"/>
          </w:tcPr>
          <w:p w14:paraId="67CB43E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TENDER_DATE</w:t>
            </w:r>
          </w:p>
        </w:tc>
        <w:tc>
          <w:tcPr>
            <w:tcW w:w="1417" w:type="dxa"/>
          </w:tcPr>
          <w:p w14:paraId="7BF9009E"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1A99B41F" w14:textId="1D974998" w:rsidR="00A0767E" w:rsidRPr="004D59C5" w:rsidRDefault="00FF7845" w:rsidP="00CF54C2">
            <w:pPr>
              <w:spacing w:after="240" w:line="276" w:lineRule="auto"/>
              <w:jc w:val="left"/>
              <w:rPr>
                <w:rFonts w:asciiTheme="minorHAnsi" w:hAnsiTheme="minorHAnsi" w:cstheme="minorHAnsi"/>
                <w:szCs w:val="22"/>
                <w:lang w:val="en-AU"/>
              </w:rPr>
            </w:pPr>
            <w:r>
              <w:rPr>
                <w:rFonts w:asciiTheme="minorHAnsi" w:hAnsiTheme="minorHAnsi" w:cstheme="minorHAnsi"/>
                <w:szCs w:val="22"/>
                <w:lang w:val="en-AU"/>
              </w:rPr>
              <w:t>53</w:t>
            </w:r>
          </w:p>
        </w:tc>
        <w:tc>
          <w:tcPr>
            <w:tcW w:w="2589" w:type="dxa"/>
          </w:tcPr>
          <w:p w14:paraId="159FD385" w14:textId="08131A42"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Tender date</w:t>
            </w:r>
          </w:p>
        </w:tc>
        <w:tc>
          <w:tcPr>
            <w:tcW w:w="2824" w:type="dxa"/>
          </w:tcPr>
          <w:p w14:paraId="2F824905" w14:textId="7BD26A78"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a valid date in YYYYMMDD format.</w:t>
            </w:r>
          </w:p>
        </w:tc>
        <w:tc>
          <w:tcPr>
            <w:tcW w:w="2863" w:type="dxa"/>
          </w:tcPr>
          <w:p w14:paraId="1EFB340E" w14:textId="40E49779" w:rsidR="00A0767E" w:rsidRPr="004D59C5" w:rsidRDefault="00814FC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b/>
                <w:bCs/>
                <w:szCs w:val="22"/>
                <w:lang w:val="en-AU"/>
              </w:rPr>
              <w:t>i)</w:t>
            </w:r>
            <w:r w:rsidRPr="004D59C5">
              <w:rPr>
                <w:rFonts w:asciiTheme="minorHAnsi" w:hAnsiTheme="minorHAnsi" w:cstheme="minorHAnsi"/>
                <w:szCs w:val="22"/>
                <w:lang w:val="en-AU"/>
              </w:rPr>
              <w:t xml:space="preserve"> A</w:t>
            </w:r>
            <w:r w:rsidR="00A0767E" w:rsidRPr="004D59C5">
              <w:rPr>
                <w:rFonts w:asciiTheme="minorHAnsi" w:hAnsiTheme="minorHAnsi" w:cstheme="minorHAnsi"/>
                <w:szCs w:val="22"/>
                <w:lang w:val="en-AU"/>
              </w:rPr>
              <w:t xml:space="preserve">uction date for </w:t>
            </w:r>
            <w:r w:rsidR="00510C7E" w:rsidRPr="004D59C5">
              <w:rPr>
                <w:rFonts w:asciiTheme="minorHAnsi" w:hAnsiTheme="minorHAnsi" w:cstheme="minorHAnsi"/>
                <w:szCs w:val="22"/>
                <w:lang w:val="en-AU"/>
              </w:rPr>
              <w:t>A</w:t>
            </w:r>
            <w:r w:rsidR="00A0767E" w:rsidRPr="004D59C5">
              <w:rPr>
                <w:rFonts w:asciiTheme="minorHAnsi" w:hAnsiTheme="minorHAnsi" w:cstheme="minorHAnsi"/>
                <w:szCs w:val="22"/>
                <w:lang w:val="en-AU"/>
              </w:rPr>
              <w:t>uction/</w:t>
            </w:r>
            <w:r w:rsidR="00510C7E" w:rsidRPr="004D59C5">
              <w:rPr>
                <w:rFonts w:asciiTheme="minorHAnsi" w:hAnsiTheme="minorHAnsi" w:cstheme="minorHAnsi"/>
                <w:szCs w:val="22"/>
                <w:lang w:val="en-AU"/>
              </w:rPr>
              <w:t>M</w:t>
            </w:r>
            <w:r w:rsidR="00A0767E" w:rsidRPr="004D59C5">
              <w:rPr>
                <w:rFonts w:asciiTheme="minorHAnsi" w:hAnsiTheme="minorHAnsi" w:cstheme="minorHAnsi"/>
                <w:szCs w:val="22"/>
                <w:lang w:val="en-AU"/>
              </w:rPr>
              <w:t>ini-auction.</w:t>
            </w:r>
          </w:p>
          <w:p w14:paraId="2B0D65EC" w14:textId="7864B866" w:rsidR="00A0767E" w:rsidRPr="004D59C5" w:rsidRDefault="00C10851"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b/>
                <w:bCs/>
                <w:szCs w:val="22"/>
                <w:lang w:val="en-AU"/>
              </w:rPr>
              <w:t>i</w:t>
            </w:r>
            <w:r w:rsidR="007A6EC6" w:rsidRPr="004D59C5">
              <w:rPr>
                <w:rFonts w:asciiTheme="minorHAnsi" w:hAnsiTheme="minorHAnsi" w:cstheme="minorHAnsi"/>
                <w:b/>
                <w:bCs/>
                <w:szCs w:val="22"/>
                <w:lang w:val="en-AU"/>
              </w:rPr>
              <w:t>i</w:t>
            </w:r>
            <w:r w:rsidRPr="004D59C5">
              <w:rPr>
                <w:rFonts w:asciiTheme="minorHAnsi" w:hAnsiTheme="minorHAnsi" w:cstheme="minorHAnsi"/>
                <w:b/>
                <w:bCs/>
                <w:szCs w:val="22"/>
                <w:lang w:val="en-AU"/>
              </w:rPr>
              <w:t>)</w:t>
            </w:r>
            <w:r w:rsidRPr="004D59C5">
              <w:rPr>
                <w:rFonts w:asciiTheme="minorHAnsi" w:hAnsiTheme="minorHAnsi" w:cstheme="minorHAnsi"/>
                <w:szCs w:val="22"/>
                <w:lang w:val="en-AU"/>
              </w:rPr>
              <w:t xml:space="preserve"> </w:t>
            </w:r>
            <w:r w:rsidR="00A0767E" w:rsidRPr="004D59C5">
              <w:rPr>
                <w:rFonts w:asciiTheme="minorHAnsi" w:hAnsiTheme="minorHAnsi" w:cstheme="minorHAnsi"/>
                <w:szCs w:val="22"/>
                <w:lang w:val="en-AU"/>
              </w:rPr>
              <w:t>Allotment date for SSB.</w:t>
            </w:r>
          </w:p>
          <w:p w14:paraId="34380508" w14:textId="2AAD1E0A" w:rsidR="00A0767E" w:rsidRPr="004D59C5" w:rsidRDefault="00DB07B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b/>
                <w:bCs/>
                <w:szCs w:val="22"/>
                <w:lang w:val="en-AU"/>
              </w:rPr>
              <w:t>iii)</w:t>
            </w:r>
            <w:r w:rsidRPr="004D59C5">
              <w:rPr>
                <w:rFonts w:asciiTheme="minorHAnsi" w:hAnsiTheme="minorHAnsi" w:cstheme="minorHAnsi"/>
                <w:szCs w:val="22"/>
                <w:lang w:val="en-AU"/>
              </w:rPr>
              <w:t xml:space="preserve"> </w:t>
            </w:r>
            <w:r w:rsidR="00A0767E" w:rsidRPr="004D59C5">
              <w:rPr>
                <w:rFonts w:asciiTheme="minorHAnsi" w:hAnsiTheme="minorHAnsi" w:cstheme="minorHAnsi"/>
                <w:szCs w:val="22"/>
                <w:lang w:val="en-AU"/>
              </w:rPr>
              <w:t xml:space="preserve">Allotment date (Public offer closing date + 1 business day) for </w:t>
            </w:r>
            <w:r w:rsidR="00510C7E" w:rsidRPr="004D59C5">
              <w:rPr>
                <w:rFonts w:asciiTheme="minorHAnsi" w:hAnsiTheme="minorHAnsi" w:cstheme="minorHAnsi"/>
                <w:szCs w:val="22"/>
                <w:lang w:val="en-AU"/>
              </w:rPr>
              <w:t>S</w:t>
            </w:r>
            <w:r w:rsidR="00A0767E" w:rsidRPr="004D59C5">
              <w:rPr>
                <w:rFonts w:asciiTheme="minorHAnsi" w:hAnsiTheme="minorHAnsi" w:cstheme="minorHAnsi"/>
                <w:szCs w:val="22"/>
                <w:lang w:val="en-AU"/>
              </w:rPr>
              <w:t>yndication.</w:t>
            </w:r>
          </w:p>
        </w:tc>
      </w:tr>
      <w:tr w:rsidR="00A0767E" w:rsidRPr="004D59C5" w14:paraId="55EEB97C" w14:textId="77777777" w:rsidTr="00A0767E">
        <w:tc>
          <w:tcPr>
            <w:tcW w:w="776" w:type="dxa"/>
          </w:tcPr>
          <w:p w14:paraId="19CD302D" w14:textId="77777777" w:rsidR="00A0767E" w:rsidRPr="004D59C5" w:rsidRDefault="00A0767E" w:rsidP="001065FE">
            <w:pPr>
              <w:pStyle w:val="ListParagraph"/>
            </w:pPr>
          </w:p>
        </w:tc>
        <w:tc>
          <w:tcPr>
            <w:tcW w:w="2519" w:type="dxa"/>
          </w:tcPr>
          <w:p w14:paraId="6FBDEF8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QTY_OFFERED</w:t>
            </w:r>
          </w:p>
        </w:tc>
        <w:tc>
          <w:tcPr>
            <w:tcW w:w="1417" w:type="dxa"/>
          </w:tcPr>
          <w:p w14:paraId="649B35A8" w14:textId="77777777" w:rsidR="00A0767E" w:rsidRPr="004D59C5" w:rsidRDefault="00A0767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3166549C" w14:textId="306E18BC" w:rsidR="00A0767E" w:rsidRPr="004D59C5" w:rsidRDefault="00FF7845" w:rsidP="00CF54C2">
            <w:pPr>
              <w:spacing w:after="240" w:line="276" w:lineRule="auto"/>
              <w:jc w:val="left"/>
              <w:rPr>
                <w:rFonts w:asciiTheme="minorHAnsi" w:hAnsiTheme="minorHAnsi" w:cstheme="minorHAnsi"/>
                <w:szCs w:val="22"/>
                <w:lang w:val="en-AU"/>
              </w:rPr>
            </w:pPr>
            <w:r>
              <w:rPr>
                <w:rFonts w:asciiTheme="minorHAnsi" w:hAnsiTheme="minorHAnsi" w:cstheme="minorHAnsi"/>
                <w:szCs w:val="22"/>
                <w:lang w:val="en-AU"/>
              </w:rPr>
              <w:t>61</w:t>
            </w:r>
          </w:p>
        </w:tc>
        <w:tc>
          <w:tcPr>
            <w:tcW w:w="2589" w:type="dxa"/>
          </w:tcPr>
          <w:p w14:paraId="3DC8B1B3" w14:textId="6062B6BB" w:rsidR="00A0767E"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nominal amount offered (Issue size)</w:t>
            </w:r>
          </w:p>
        </w:tc>
        <w:tc>
          <w:tcPr>
            <w:tcW w:w="2824" w:type="dxa"/>
          </w:tcPr>
          <w:p w14:paraId="5755EF60" w14:textId="15582F7A" w:rsidR="00A0767E" w:rsidRPr="004D59C5" w:rsidRDefault="00BB74F2"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numeric.</w:t>
            </w:r>
          </w:p>
        </w:tc>
        <w:tc>
          <w:tcPr>
            <w:tcW w:w="2863" w:type="dxa"/>
          </w:tcPr>
          <w:p w14:paraId="16CD1D6E" w14:textId="77777777" w:rsidR="00A0767E" w:rsidRPr="004D59C5" w:rsidRDefault="00A0767E" w:rsidP="00CF54C2">
            <w:pPr>
              <w:spacing w:after="240" w:line="276" w:lineRule="auto"/>
              <w:jc w:val="left"/>
              <w:rPr>
                <w:rFonts w:asciiTheme="minorHAnsi" w:hAnsiTheme="minorHAnsi" w:cstheme="minorHAnsi"/>
                <w:szCs w:val="22"/>
                <w:lang w:val="en-AU"/>
              </w:rPr>
            </w:pPr>
          </w:p>
        </w:tc>
      </w:tr>
      <w:tr w:rsidR="00FB4FDD" w:rsidRPr="004D59C5" w14:paraId="5A656DFF" w14:textId="77777777" w:rsidTr="00A0767E">
        <w:tc>
          <w:tcPr>
            <w:tcW w:w="776" w:type="dxa"/>
          </w:tcPr>
          <w:p w14:paraId="424EB08D" w14:textId="77777777" w:rsidR="00FB4FDD" w:rsidRPr="004D59C5" w:rsidRDefault="00FB4FDD" w:rsidP="001065FE">
            <w:pPr>
              <w:pStyle w:val="ListParagraph"/>
            </w:pPr>
          </w:p>
        </w:tc>
        <w:tc>
          <w:tcPr>
            <w:tcW w:w="2519" w:type="dxa"/>
          </w:tcPr>
          <w:p w14:paraId="5FD7D747"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QTY_APPLIED</w:t>
            </w:r>
          </w:p>
        </w:tc>
        <w:tc>
          <w:tcPr>
            <w:tcW w:w="1417" w:type="dxa"/>
          </w:tcPr>
          <w:p w14:paraId="766AB8A0"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7739B94C" w14:textId="1E5ECE40"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74</w:t>
            </w:r>
          </w:p>
        </w:tc>
        <w:tc>
          <w:tcPr>
            <w:tcW w:w="2589" w:type="dxa"/>
          </w:tcPr>
          <w:p w14:paraId="7C869D74" w14:textId="4F31FAAF"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nominal amount applied</w:t>
            </w:r>
          </w:p>
        </w:tc>
        <w:tc>
          <w:tcPr>
            <w:tcW w:w="2824" w:type="dxa"/>
          </w:tcPr>
          <w:p w14:paraId="53536D4A" w14:textId="563A91D6" w:rsidR="00FB4FDD" w:rsidRPr="004D59C5" w:rsidRDefault="004450F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42949D5A" w14:textId="5AFA5A98" w:rsidR="00FB4FDD"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D02CF7" w:rsidRPr="004D59C5" w14:paraId="74B33769" w14:textId="77777777" w:rsidTr="00A0767E">
        <w:tc>
          <w:tcPr>
            <w:tcW w:w="776" w:type="dxa"/>
          </w:tcPr>
          <w:p w14:paraId="0039A37C" w14:textId="77777777" w:rsidR="00D02CF7" w:rsidRPr="004D59C5" w:rsidRDefault="00D02CF7" w:rsidP="001065FE">
            <w:pPr>
              <w:pStyle w:val="ListParagraph"/>
            </w:pPr>
          </w:p>
        </w:tc>
        <w:tc>
          <w:tcPr>
            <w:tcW w:w="2519" w:type="dxa"/>
          </w:tcPr>
          <w:p w14:paraId="3E418957"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AVE_YIELD</w:t>
            </w:r>
          </w:p>
        </w:tc>
        <w:tc>
          <w:tcPr>
            <w:tcW w:w="1417" w:type="dxa"/>
          </w:tcPr>
          <w:p w14:paraId="733E9869"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4369D926" w14:textId="2739451D" w:rsidR="00D02CF7"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87</w:t>
            </w:r>
          </w:p>
        </w:tc>
        <w:tc>
          <w:tcPr>
            <w:tcW w:w="2589" w:type="dxa"/>
          </w:tcPr>
          <w:p w14:paraId="4EBC5AF3" w14:textId="4B6AE902"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Average yield</w:t>
            </w:r>
          </w:p>
        </w:tc>
        <w:tc>
          <w:tcPr>
            <w:tcW w:w="2824" w:type="dxa"/>
          </w:tcPr>
          <w:p w14:paraId="2AF9F572" w14:textId="45903B9A"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5249CFBC" w14:textId="22160384"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D02CF7" w:rsidRPr="004D59C5" w14:paraId="6FDE563D" w14:textId="77777777" w:rsidTr="00A0767E">
        <w:tc>
          <w:tcPr>
            <w:tcW w:w="776" w:type="dxa"/>
          </w:tcPr>
          <w:p w14:paraId="1A61A85D" w14:textId="77777777" w:rsidR="00D02CF7" w:rsidRPr="004D59C5" w:rsidRDefault="00D02CF7" w:rsidP="001065FE">
            <w:pPr>
              <w:pStyle w:val="ListParagraph"/>
            </w:pPr>
          </w:p>
        </w:tc>
        <w:tc>
          <w:tcPr>
            <w:tcW w:w="2519" w:type="dxa"/>
          </w:tcPr>
          <w:p w14:paraId="2F84BCF2"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CUT_OFF_YIELD</w:t>
            </w:r>
          </w:p>
        </w:tc>
        <w:tc>
          <w:tcPr>
            <w:tcW w:w="1417" w:type="dxa"/>
          </w:tcPr>
          <w:p w14:paraId="12515C7E"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565619AD" w14:textId="5109D96F" w:rsidR="00D02CF7"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92</w:t>
            </w:r>
          </w:p>
        </w:tc>
        <w:tc>
          <w:tcPr>
            <w:tcW w:w="2589" w:type="dxa"/>
          </w:tcPr>
          <w:p w14:paraId="4023DBC3" w14:textId="2F20A53C"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Cutof</w:t>
            </w:r>
            <w:ins w:id="276" w:author="Akila BALAKRISHNAN from.OPTIMUM (MAS)" w:date="2026-01-14T15:40:00Z" w16du:dateUtc="2026-01-14T07:40:00Z">
              <w:r w:rsidR="00EF199C">
                <w:rPr>
                  <w:rFonts w:asciiTheme="minorHAnsi" w:hAnsiTheme="minorHAnsi" w:cstheme="minorHAnsi"/>
                  <w:szCs w:val="22"/>
                  <w:lang w:val="en-AU"/>
                </w:rPr>
                <w:t>f</w:t>
              </w:r>
            </w:ins>
            <w:r w:rsidRPr="004D59C5">
              <w:rPr>
                <w:rFonts w:asciiTheme="minorHAnsi" w:hAnsiTheme="minorHAnsi" w:cstheme="minorHAnsi"/>
                <w:szCs w:val="22"/>
                <w:lang w:val="en-AU"/>
              </w:rPr>
              <w:t xml:space="preserve"> yield</w:t>
            </w:r>
          </w:p>
        </w:tc>
        <w:tc>
          <w:tcPr>
            <w:tcW w:w="2824" w:type="dxa"/>
          </w:tcPr>
          <w:p w14:paraId="3AB2A07B" w14:textId="6C21F1F4"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71C363F3" w14:textId="4191A7A2"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FB4FDD" w:rsidRPr="004D59C5" w14:paraId="102B75F8" w14:textId="77777777" w:rsidTr="00A0767E">
        <w:tc>
          <w:tcPr>
            <w:tcW w:w="776" w:type="dxa"/>
          </w:tcPr>
          <w:p w14:paraId="3F9F50D4" w14:textId="77777777" w:rsidR="00FB4FDD" w:rsidRPr="004D59C5" w:rsidRDefault="00FB4FDD" w:rsidP="001065FE">
            <w:pPr>
              <w:pStyle w:val="ListParagraph"/>
            </w:pPr>
          </w:p>
        </w:tc>
        <w:tc>
          <w:tcPr>
            <w:tcW w:w="2519" w:type="dxa"/>
          </w:tcPr>
          <w:p w14:paraId="5DECB9CB"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MATURITY_DATE</w:t>
            </w:r>
          </w:p>
        </w:tc>
        <w:tc>
          <w:tcPr>
            <w:tcW w:w="1417" w:type="dxa"/>
          </w:tcPr>
          <w:p w14:paraId="5DA08659"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724EE9DB" w14:textId="05364971"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97</w:t>
            </w:r>
          </w:p>
        </w:tc>
        <w:tc>
          <w:tcPr>
            <w:tcW w:w="2589" w:type="dxa"/>
          </w:tcPr>
          <w:p w14:paraId="586E7B7B" w14:textId="616BC9DA"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 date</w:t>
            </w:r>
          </w:p>
        </w:tc>
        <w:tc>
          <w:tcPr>
            <w:tcW w:w="2824" w:type="dxa"/>
          </w:tcPr>
          <w:p w14:paraId="21840084" w14:textId="6173B89C"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a valid date in YYYYMMDD format.</w:t>
            </w:r>
          </w:p>
        </w:tc>
        <w:tc>
          <w:tcPr>
            <w:tcW w:w="2863" w:type="dxa"/>
          </w:tcPr>
          <w:p w14:paraId="601491D5"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p>
        </w:tc>
      </w:tr>
      <w:tr w:rsidR="00D02CF7" w:rsidRPr="004D59C5" w14:paraId="38761F28" w14:textId="77777777" w:rsidTr="00A0767E">
        <w:tc>
          <w:tcPr>
            <w:tcW w:w="776" w:type="dxa"/>
          </w:tcPr>
          <w:p w14:paraId="6E59598C" w14:textId="77777777" w:rsidR="00D02CF7" w:rsidRPr="004D59C5" w:rsidRDefault="00D02CF7" w:rsidP="001065FE">
            <w:pPr>
              <w:pStyle w:val="ListParagraph"/>
            </w:pPr>
          </w:p>
        </w:tc>
        <w:tc>
          <w:tcPr>
            <w:tcW w:w="2519" w:type="dxa"/>
          </w:tcPr>
          <w:p w14:paraId="74CD415F"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PERCENT_COY</w:t>
            </w:r>
          </w:p>
        </w:tc>
        <w:tc>
          <w:tcPr>
            <w:tcW w:w="1417" w:type="dxa"/>
          </w:tcPr>
          <w:p w14:paraId="0151E0E9"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3D2E06D0" w14:textId="670FD8F9" w:rsidR="00D02CF7"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105</w:t>
            </w:r>
          </w:p>
        </w:tc>
        <w:tc>
          <w:tcPr>
            <w:tcW w:w="2589" w:type="dxa"/>
          </w:tcPr>
          <w:p w14:paraId="29C82DEF" w14:textId="7F2B9066"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competitive applications at cutoff allotted</w:t>
            </w:r>
          </w:p>
        </w:tc>
        <w:tc>
          <w:tcPr>
            <w:tcW w:w="2824" w:type="dxa"/>
          </w:tcPr>
          <w:p w14:paraId="7F96FCFE" w14:textId="30901CFF"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5E748DF0" w14:textId="48A51A43"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D02CF7" w:rsidRPr="004D59C5" w14:paraId="34811DF7" w14:textId="77777777" w:rsidTr="00A0767E">
        <w:tc>
          <w:tcPr>
            <w:tcW w:w="776" w:type="dxa"/>
          </w:tcPr>
          <w:p w14:paraId="26961BBF" w14:textId="77777777" w:rsidR="00D02CF7" w:rsidRPr="004D59C5" w:rsidRDefault="00D02CF7" w:rsidP="001065FE">
            <w:pPr>
              <w:pStyle w:val="ListParagraph"/>
            </w:pPr>
          </w:p>
        </w:tc>
        <w:tc>
          <w:tcPr>
            <w:tcW w:w="2519" w:type="dxa"/>
          </w:tcPr>
          <w:p w14:paraId="67B33C89"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PERCENT_SUB</w:t>
            </w:r>
          </w:p>
        </w:tc>
        <w:tc>
          <w:tcPr>
            <w:tcW w:w="1417" w:type="dxa"/>
          </w:tcPr>
          <w:p w14:paraId="62263EEA"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70488D78" w14:textId="764DFA88" w:rsidR="00D02CF7"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110</w:t>
            </w:r>
          </w:p>
        </w:tc>
        <w:tc>
          <w:tcPr>
            <w:tcW w:w="2589" w:type="dxa"/>
          </w:tcPr>
          <w:p w14:paraId="2A68151A" w14:textId="454FA1F3"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applied amount</w:t>
            </w:r>
          </w:p>
        </w:tc>
        <w:tc>
          <w:tcPr>
            <w:tcW w:w="2824" w:type="dxa"/>
          </w:tcPr>
          <w:p w14:paraId="75FE5E7C" w14:textId="557F402B"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3A7BA54C" w14:textId="00ED5CDA"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D02CF7" w:rsidRPr="004D59C5" w14:paraId="159F873B" w14:textId="77777777" w:rsidTr="00A0767E">
        <w:tc>
          <w:tcPr>
            <w:tcW w:w="776" w:type="dxa"/>
          </w:tcPr>
          <w:p w14:paraId="58675FE6" w14:textId="77777777" w:rsidR="00D02CF7" w:rsidRPr="004D59C5" w:rsidRDefault="00D02CF7" w:rsidP="001065FE">
            <w:pPr>
              <w:pStyle w:val="ListParagraph"/>
            </w:pPr>
          </w:p>
        </w:tc>
        <w:tc>
          <w:tcPr>
            <w:tcW w:w="2519" w:type="dxa"/>
          </w:tcPr>
          <w:p w14:paraId="10D6EC39"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NC_PERCENT</w:t>
            </w:r>
          </w:p>
        </w:tc>
        <w:tc>
          <w:tcPr>
            <w:tcW w:w="1417" w:type="dxa"/>
          </w:tcPr>
          <w:p w14:paraId="20310F3D" w14:textId="77777777"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15226A69" w14:textId="57144324" w:rsidR="00D02CF7"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115</w:t>
            </w:r>
          </w:p>
        </w:tc>
        <w:tc>
          <w:tcPr>
            <w:tcW w:w="2589" w:type="dxa"/>
          </w:tcPr>
          <w:p w14:paraId="6458EA0D" w14:textId="1B04BBB9"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Non-competitive applications allotted</w:t>
            </w:r>
          </w:p>
        </w:tc>
        <w:tc>
          <w:tcPr>
            <w:tcW w:w="2824" w:type="dxa"/>
          </w:tcPr>
          <w:p w14:paraId="4217DF7F" w14:textId="225A94CF"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28E5DEC2" w14:textId="2D0FC8E0" w:rsidR="00D02CF7"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FB4FDD" w:rsidRPr="004D59C5" w14:paraId="424E474A" w14:textId="77777777" w:rsidTr="00A0767E">
        <w:tc>
          <w:tcPr>
            <w:tcW w:w="776" w:type="dxa"/>
          </w:tcPr>
          <w:p w14:paraId="2413923D" w14:textId="77777777" w:rsidR="00FB4FDD" w:rsidRPr="004D59C5" w:rsidRDefault="00FB4FDD" w:rsidP="001065FE">
            <w:pPr>
              <w:pStyle w:val="ListParagraph"/>
            </w:pPr>
          </w:p>
        </w:tc>
        <w:tc>
          <w:tcPr>
            <w:tcW w:w="2519" w:type="dxa"/>
          </w:tcPr>
          <w:p w14:paraId="1DDE03A8"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NC_QTY_ALLOT</w:t>
            </w:r>
          </w:p>
        </w:tc>
        <w:tc>
          <w:tcPr>
            <w:tcW w:w="1417" w:type="dxa"/>
          </w:tcPr>
          <w:p w14:paraId="693F012C"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311CD737" w14:textId="4A5FA309"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120</w:t>
            </w:r>
          </w:p>
        </w:tc>
        <w:tc>
          <w:tcPr>
            <w:tcW w:w="2589" w:type="dxa"/>
          </w:tcPr>
          <w:p w14:paraId="3A7937D7" w14:textId="1FA276E2"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Non-competitive amount allotted </w:t>
            </w:r>
          </w:p>
        </w:tc>
        <w:tc>
          <w:tcPr>
            <w:tcW w:w="2824" w:type="dxa"/>
          </w:tcPr>
          <w:p w14:paraId="57600B4C" w14:textId="5AAA2BB6" w:rsidR="00FB4FDD" w:rsidRPr="004D59C5" w:rsidRDefault="004450FE"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1A9E346F" w14:textId="0BD8D309" w:rsidR="00FB4FDD" w:rsidRPr="004D59C5" w:rsidRDefault="00D02CF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FB4FDD" w:rsidRPr="004D59C5" w14:paraId="2E9B89D5" w14:textId="77777777" w:rsidTr="00A0767E">
        <w:tc>
          <w:tcPr>
            <w:tcW w:w="776" w:type="dxa"/>
          </w:tcPr>
          <w:p w14:paraId="5011A7DD" w14:textId="77777777" w:rsidR="00FB4FDD" w:rsidRPr="004D59C5" w:rsidRDefault="00FB4FDD" w:rsidP="001065FE">
            <w:pPr>
              <w:pStyle w:val="ListParagraph"/>
            </w:pPr>
          </w:p>
        </w:tc>
        <w:tc>
          <w:tcPr>
            <w:tcW w:w="2519" w:type="dxa"/>
          </w:tcPr>
          <w:p w14:paraId="5061BC26"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INT_RATE</w:t>
            </w:r>
          </w:p>
        </w:tc>
        <w:tc>
          <w:tcPr>
            <w:tcW w:w="1417" w:type="dxa"/>
          </w:tcPr>
          <w:p w14:paraId="507BE91A"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3CAA687B" w14:textId="63CB06EF"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133</w:t>
            </w:r>
          </w:p>
        </w:tc>
        <w:tc>
          <w:tcPr>
            <w:tcW w:w="2589" w:type="dxa"/>
          </w:tcPr>
          <w:p w14:paraId="70770EF2" w14:textId="36B78B4D"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Interest rate</w:t>
            </w:r>
          </w:p>
        </w:tc>
        <w:tc>
          <w:tcPr>
            <w:tcW w:w="2824" w:type="dxa"/>
          </w:tcPr>
          <w:p w14:paraId="1DA79C80" w14:textId="14DF977A"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For new issuance</w:t>
            </w:r>
            <w:r w:rsidR="00BE6CD1" w:rsidRPr="004D59C5">
              <w:rPr>
                <w:rFonts w:asciiTheme="minorHAnsi" w:hAnsiTheme="minorHAnsi" w:cstheme="minorHAnsi"/>
                <w:szCs w:val="22"/>
                <w:lang w:val="en-AU"/>
              </w:rPr>
              <w:t xml:space="preserve"> (ISSUE_NO</w:t>
            </w:r>
            <w:r w:rsidR="002E3FA1" w:rsidRPr="004D59C5">
              <w:rPr>
                <w:rFonts w:asciiTheme="minorHAnsi" w:hAnsiTheme="minorHAnsi" w:cstheme="minorHAnsi"/>
                <w:szCs w:val="22"/>
                <w:lang w:val="en-AU"/>
              </w:rPr>
              <w:t xml:space="preserve"> =</w:t>
            </w:r>
            <w:r w:rsidR="00BE6CD1" w:rsidRPr="004D59C5">
              <w:rPr>
                <w:rFonts w:asciiTheme="minorHAnsi" w:hAnsiTheme="minorHAnsi" w:cstheme="minorHAnsi"/>
                <w:szCs w:val="22"/>
                <w:lang w:val="en-AU"/>
              </w:rPr>
              <w:t xml:space="preserve"> 01)</w:t>
            </w:r>
            <w:r w:rsidRPr="004D59C5">
              <w:rPr>
                <w:rFonts w:asciiTheme="minorHAnsi" w:hAnsiTheme="minorHAnsi" w:cstheme="minorHAnsi"/>
                <w:szCs w:val="22"/>
                <w:lang w:val="en-AU"/>
              </w:rPr>
              <w:t xml:space="preserve">, </w:t>
            </w:r>
            <w:del w:id="277" w:author="Sophia TAN (MAS)" w:date="2026-01-17T00:43:00Z" w16du:dateUtc="2026-01-16T16:43:00Z">
              <w:r w:rsidRPr="004D59C5" w:rsidDel="00C44BC8">
                <w:rPr>
                  <w:rFonts w:asciiTheme="minorHAnsi" w:hAnsiTheme="minorHAnsi" w:cstheme="minorHAnsi"/>
                  <w:szCs w:val="22"/>
                  <w:lang w:val="en-AU"/>
                </w:rPr>
                <w:delText xml:space="preserve">must </w:delText>
              </w:r>
            </w:del>
            <w:ins w:id="278" w:author="Sophia TAN (MAS)" w:date="2026-01-17T00:43:00Z" w16du:dateUtc="2026-01-16T16:43:00Z">
              <w:r w:rsidR="00C44BC8">
                <w:rPr>
                  <w:rFonts w:asciiTheme="minorHAnsi" w:hAnsiTheme="minorHAnsi" w:cstheme="minorHAnsi"/>
                  <w:szCs w:val="22"/>
                  <w:lang w:val="en-AU"/>
                </w:rPr>
                <w:t xml:space="preserve">value will always </w:t>
              </w:r>
            </w:ins>
            <w:r w:rsidRPr="004D59C5">
              <w:rPr>
                <w:rFonts w:asciiTheme="minorHAnsi" w:hAnsiTheme="minorHAnsi" w:cstheme="minorHAnsi"/>
                <w:szCs w:val="22"/>
                <w:lang w:val="en-AU"/>
              </w:rPr>
              <w:t>be zero</w:t>
            </w:r>
            <w:ins w:id="279" w:author="Sophia TAN (MAS)" w:date="2026-01-17T00:43:00Z" w16du:dateUtc="2026-01-16T16:43:00Z">
              <w:r w:rsidR="00C44BC8">
                <w:rPr>
                  <w:rFonts w:asciiTheme="minorHAnsi" w:hAnsiTheme="minorHAnsi" w:cstheme="minorHAnsi"/>
                  <w:szCs w:val="22"/>
                  <w:lang w:val="en-AU"/>
                </w:rPr>
                <w:t>e</w:t>
              </w:r>
            </w:ins>
            <w:r w:rsidRPr="004D59C5">
              <w:rPr>
                <w:rFonts w:asciiTheme="minorHAnsi" w:hAnsiTheme="minorHAnsi" w:cstheme="minorHAnsi"/>
                <w:szCs w:val="22"/>
                <w:lang w:val="en-AU"/>
              </w:rPr>
              <w:t>s.</w:t>
            </w:r>
          </w:p>
          <w:p w14:paraId="22855912" w14:textId="074AE39E"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For reopening</w:t>
            </w:r>
            <w:r w:rsidR="00BE6CD1" w:rsidRPr="004D59C5">
              <w:rPr>
                <w:rFonts w:asciiTheme="minorHAnsi" w:hAnsiTheme="minorHAnsi" w:cstheme="minorHAnsi"/>
                <w:szCs w:val="22"/>
                <w:lang w:val="en-AU"/>
              </w:rPr>
              <w:t xml:space="preserve">, </w:t>
            </w:r>
            <w:r w:rsidRPr="004D59C5">
              <w:rPr>
                <w:rFonts w:asciiTheme="minorHAnsi" w:hAnsiTheme="minorHAnsi" w:cstheme="minorHAnsi"/>
                <w:szCs w:val="22"/>
                <w:lang w:val="en-AU"/>
              </w:rPr>
              <w:t xml:space="preserve">it </w:t>
            </w:r>
            <w:ins w:id="280" w:author="Sophia TAN (MAS)" w:date="2026-01-17T00:43:00Z" w16du:dateUtc="2026-01-16T16:43:00Z">
              <w:r w:rsidR="00C44BC8">
                <w:rPr>
                  <w:rFonts w:asciiTheme="minorHAnsi" w:hAnsiTheme="minorHAnsi" w:cstheme="minorHAnsi"/>
                  <w:szCs w:val="22"/>
                  <w:lang w:val="en-AU"/>
                </w:rPr>
                <w:t xml:space="preserve">will </w:t>
              </w:r>
            </w:ins>
            <w:r w:rsidRPr="004D59C5">
              <w:rPr>
                <w:rFonts w:asciiTheme="minorHAnsi" w:hAnsiTheme="minorHAnsi" w:cstheme="minorHAnsi"/>
                <w:szCs w:val="22"/>
                <w:lang w:val="en-AU"/>
              </w:rPr>
              <w:t>contain</w:t>
            </w:r>
            <w:del w:id="281" w:author="Sophia TAN (MAS)" w:date="2026-01-17T00:43:00Z" w16du:dateUtc="2026-01-16T16:43:00Z">
              <w:r w:rsidRPr="004D59C5" w:rsidDel="00C44BC8">
                <w:rPr>
                  <w:rFonts w:asciiTheme="minorHAnsi" w:hAnsiTheme="minorHAnsi" w:cstheme="minorHAnsi"/>
                  <w:szCs w:val="22"/>
                  <w:lang w:val="en-AU"/>
                </w:rPr>
                <w:delText>s</w:delText>
              </w:r>
            </w:del>
            <w:r w:rsidRPr="004D59C5">
              <w:rPr>
                <w:rFonts w:asciiTheme="minorHAnsi" w:hAnsiTheme="minorHAnsi" w:cstheme="minorHAnsi"/>
                <w:szCs w:val="22"/>
                <w:lang w:val="en-AU"/>
              </w:rPr>
              <w:t xml:space="preserve"> the </w:t>
            </w:r>
            <w:r w:rsidR="00D02CF7" w:rsidRPr="004D59C5">
              <w:rPr>
                <w:rFonts w:asciiTheme="minorHAnsi" w:hAnsiTheme="minorHAnsi" w:cstheme="minorHAnsi"/>
                <w:szCs w:val="22"/>
                <w:lang w:val="en-AU"/>
              </w:rPr>
              <w:t>original</w:t>
            </w:r>
            <w:r w:rsidRPr="004D59C5">
              <w:rPr>
                <w:rFonts w:asciiTheme="minorHAnsi" w:hAnsiTheme="minorHAnsi" w:cstheme="minorHAnsi"/>
                <w:szCs w:val="22"/>
                <w:lang w:val="en-AU"/>
              </w:rPr>
              <w:t xml:space="preserve"> coupon rate.</w:t>
            </w:r>
          </w:p>
        </w:tc>
        <w:tc>
          <w:tcPr>
            <w:tcW w:w="2863" w:type="dxa"/>
          </w:tcPr>
          <w:p w14:paraId="70B6C474"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p>
        </w:tc>
      </w:tr>
      <w:tr w:rsidR="00FB4FDD" w:rsidRPr="004D59C5" w14:paraId="0CBCA989" w14:textId="77777777" w:rsidTr="00A0767E">
        <w:tc>
          <w:tcPr>
            <w:tcW w:w="776" w:type="dxa"/>
          </w:tcPr>
          <w:p w14:paraId="2003753E" w14:textId="77777777" w:rsidR="00FB4FDD" w:rsidRPr="004D59C5" w:rsidRDefault="00FB4FDD" w:rsidP="001065FE">
            <w:pPr>
              <w:pStyle w:val="ListParagraph"/>
            </w:pPr>
          </w:p>
        </w:tc>
        <w:tc>
          <w:tcPr>
            <w:tcW w:w="2519" w:type="dxa"/>
          </w:tcPr>
          <w:p w14:paraId="3FB57C3A"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TAX_STATUS</w:t>
            </w:r>
          </w:p>
        </w:tc>
        <w:tc>
          <w:tcPr>
            <w:tcW w:w="1417" w:type="dxa"/>
          </w:tcPr>
          <w:p w14:paraId="306B9975"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2AEAF5EC" w14:textId="620207B1"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140</w:t>
            </w:r>
          </w:p>
        </w:tc>
        <w:tc>
          <w:tcPr>
            <w:tcW w:w="2589" w:type="dxa"/>
          </w:tcPr>
          <w:p w14:paraId="12E91F1A" w14:textId="3A67E296"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Tax status</w:t>
            </w:r>
          </w:p>
        </w:tc>
        <w:tc>
          <w:tcPr>
            <w:tcW w:w="2824" w:type="dxa"/>
          </w:tcPr>
          <w:p w14:paraId="145ADD0C" w14:textId="1C263F2B"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either ‘Y’ or ‘N’.</w:t>
            </w:r>
          </w:p>
        </w:tc>
        <w:tc>
          <w:tcPr>
            <w:tcW w:w="2863" w:type="dxa"/>
          </w:tcPr>
          <w:p w14:paraId="7CDEDC77"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p>
        </w:tc>
      </w:tr>
      <w:tr w:rsidR="00FB4FDD" w:rsidRPr="004D59C5" w14:paraId="0C3D3207" w14:textId="77777777" w:rsidTr="00A0767E">
        <w:tc>
          <w:tcPr>
            <w:tcW w:w="776" w:type="dxa"/>
          </w:tcPr>
          <w:p w14:paraId="3CC09A40" w14:textId="77777777" w:rsidR="00FB4FDD" w:rsidRPr="004D59C5" w:rsidRDefault="00FB4FDD" w:rsidP="001065FE">
            <w:pPr>
              <w:pStyle w:val="ListParagraph"/>
            </w:pPr>
          </w:p>
        </w:tc>
        <w:tc>
          <w:tcPr>
            <w:tcW w:w="2519" w:type="dxa"/>
          </w:tcPr>
          <w:p w14:paraId="43EA6CE8"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CUT_OFF_YIELD_PRICE</w:t>
            </w:r>
          </w:p>
        </w:tc>
        <w:tc>
          <w:tcPr>
            <w:tcW w:w="1417" w:type="dxa"/>
          </w:tcPr>
          <w:p w14:paraId="1360CA17"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0335849D" w14:textId="1B13B60D"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141</w:t>
            </w:r>
          </w:p>
        </w:tc>
        <w:tc>
          <w:tcPr>
            <w:tcW w:w="2589" w:type="dxa"/>
          </w:tcPr>
          <w:p w14:paraId="372D2D9D" w14:textId="6EE42FCD"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Cutof</w:t>
            </w:r>
            <w:ins w:id="282" w:author="Akila BALAKRISHNAN from.OPTIMUM (MAS)" w:date="2026-01-14T15:39:00Z" w16du:dateUtc="2026-01-14T07:39:00Z">
              <w:r w:rsidR="008950F5">
                <w:rPr>
                  <w:rFonts w:asciiTheme="minorHAnsi" w:hAnsiTheme="minorHAnsi" w:cstheme="minorHAnsi"/>
                  <w:szCs w:val="22"/>
                  <w:lang w:val="en-AU"/>
                </w:rPr>
                <w:t>f</w:t>
              </w:r>
            </w:ins>
            <w:r w:rsidRPr="004D59C5">
              <w:rPr>
                <w:rFonts w:asciiTheme="minorHAnsi" w:hAnsiTheme="minorHAnsi" w:cstheme="minorHAnsi"/>
                <w:szCs w:val="22"/>
                <w:lang w:val="en-AU"/>
              </w:rPr>
              <w:t xml:space="preserve"> yield price</w:t>
            </w:r>
          </w:p>
        </w:tc>
        <w:tc>
          <w:tcPr>
            <w:tcW w:w="2824" w:type="dxa"/>
          </w:tcPr>
          <w:p w14:paraId="5B3BAAD1" w14:textId="0B8B9795"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Must be </w:t>
            </w:r>
            <w:r w:rsidR="004450FE" w:rsidRPr="004D59C5">
              <w:rPr>
                <w:rFonts w:asciiTheme="minorHAnsi" w:hAnsiTheme="minorHAnsi" w:cstheme="minorHAnsi"/>
                <w:szCs w:val="22"/>
                <w:lang w:val="en-AU"/>
              </w:rPr>
              <w:t xml:space="preserve">padded with </w:t>
            </w:r>
            <w:r w:rsidRPr="004D59C5">
              <w:rPr>
                <w:rFonts w:asciiTheme="minorHAnsi" w:hAnsiTheme="minorHAnsi" w:cstheme="minorHAnsi"/>
                <w:szCs w:val="22"/>
                <w:lang w:val="en-AU"/>
              </w:rPr>
              <w:t>zeros.</w:t>
            </w:r>
          </w:p>
        </w:tc>
        <w:tc>
          <w:tcPr>
            <w:tcW w:w="2863" w:type="dxa"/>
          </w:tcPr>
          <w:p w14:paraId="1B14E90C" w14:textId="0A29D7AB" w:rsidR="00FB4FDD"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8D5CD6" w:rsidRPr="004D59C5" w14:paraId="17ECC4B4" w14:textId="77777777" w:rsidTr="00A0767E">
        <w:tc>
          <w:tcPr>
            <w:tcW w:w="776" w:type="dxa"/>
          </w:tcPr>
          <w:p w14:paraId="22B4E0A8" w14:textId="77777777" w:rsidR="008D5CD6" w:rsidRPr="004D59C5" w:rsidRDefault="008D5CD6" w:rsidP="001065FE">
            <w:pPr>
              <w:pStyle w:val="ListParagraph"/>
            </w:pPr>
          </w:p>
        </w:tc>
        <w:tc>
          <w:tcPr>
            <w:tcW w:w="2519" w:type="dxa"/>
          </w:tcPr>
          <w:p w14:paraId="101B43A8" w14:textId="77777777"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AVE_YIELD_PRICE</w:t>
            </w:r>
          </w:p>
        </w:tc>
        <w:tc>
          <w:tcPr>
            <w:tcW w:w="1417" w:type="dxa"/>
          </w:tcPr>
          <w:p w14:paraId="00FF4779" w14:textId="77777777"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5C658C5A" w14:textId="79375D30" w:rsidR="008D5CD6"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148</w:t>
            </w:r>
          </w:p>
        </w:tc>
        <w:tc>
          <w:tcPr>
            <w:tcW w:w="2589" w:type="dxa"/>
          </w:tcPr>
          <w:p w14:paraId="3EC636A8" w14:textId="6235F483"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Average yield price</w:t>
            </w:r>
          </w:p>
        </w:tc>
        <w:tc>
          <w:tcPr>
            <w:tcW w:w="2824" w:type="dxa"/>
          </w:tcPr>
          <w:p w14:paraId="552BA7CB" w14:textId="6058A381"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06D0EBA5" w14:textId="553D0027"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8D5CD6" w:rsidRPr="004D59C5" w14:paraId="16A94CC3" w14:textId="77777777" w:rsidTr="00A0767E">
        <w:tc>
          <w:tcPr>
            <w:tcW w:w="776" w:type="dxa"/>
          </w:tcPr>
          <w:p w14:paraId="7142E3DC" w14:textId="77777777" w:rsidR="008D5CD6" w:rsidRPr="004D59C5" w:rsidRDefault="008D5CD6" w:rsidP="001065FE">
            <w:pPr>
              <w:pStyle w:val="ListParagraph"/>
            </w:pPr>
          </w:p>
        </w:tc>
        <w:tc>
          <w:tcPr>
            <w:tcW w:w="2519" w:type="dxa"/>
          </w:tcPr>
          <w:p w14:paraId="2E2C7126" w14:textId="77777777"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CLOSING_PRICE</w:t>
            </w:r>
          </w:p>
        </w:tc>
        <w:tc>
          <w:tcPr>
            <w:tcW w:w="1417" w:type="dxa"/>
          </w:tcPr>
          <w:p w14:paraId="79FD8CF4" w14:textId="77777777"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0F1557CB" w14:textId="57219C15" w:rsidR="008D5CD6"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155</w:t>
            </w:r>
          </w:p>
        </w:tc>
        <w:tc>
          <w:tcPr>
            <w:tcW w:w="2589" w:type="dxa"/>
          </w:tcPr>
          <w:p w14:paraId="40D5B0A2" w14:textId="4AF2390E"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Closing price of the security</w:t>
            </w:r>
          </w:p>
        </w:tc>
        <w:tc>
          <w:tcPr>
            <w:tcW w:w="2824" w:type="dxa"/>
          </w:tcPr>
          <w:p w14:paraId="60E5FEEE" w14:textId="6FCC59DD"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7271E69F" w14:textId="203BBBFA" w:rsidR="008D5CD6" w:rsidRPr="004D59C5" w:rsidRDefault="008D5CD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tc>
      </w:tr>
      <w:tr w:rsidR="00FB4FDD" w:rsidRPr="004D59C5" w14:paraId="333345CB" w14:textId="77777777" w:rsidTr="00A0767E">
        <w:tc>
          <w:tcPr>
            <w:tcW w:w="776" w:type="dxa"/>
          </w:tcPr>
          <w:p w14:paraId="77F29700" w14:textId="77777777" w:rsidR="00FB4FDD" w:rsidRPr="004D59C5" w:rsidRDefault="00FB4FDD" w:rsidP="001065FE">
            <w:pPr>
              <w:pStyle w:val="ListParagraph"/>
            </w:pPr>
          </w:p>
        </w:tc>
        <w:tc>
          <w:tcPr>
            <w:tcW w:w="2519" w:type="dxa"/>
          </w:tcPr>
          <w:p w14:paraId="3097C3C0"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ISIN_CODE</w:t>
            </w:r>
          </w:p>
        </w:tc>
        <w:tc>
          <w:tcPr>
            <w:tcW w:w="1417" w:type="dxa"/>
          </w:tcPr>
          <w:p w14:paraId="493D7431"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X(12)</w:t>
            </w:r>
          </w:p>
        </w:tc>
        <w:tc>
          <w:tcPr>
            <w:tcW w:w="960" w:type="dxa"/>
          </w:tcPr>
          <w:p w14:paraId="559F54AA" w14:textId="0D0DB83D"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162</w:t>
            </w:r>
          </w:p>
        </w:tc>
        <w:tc>
          <w:tcPr>
            <w:tcW w:w="2589" w:type="dxa"/>
          </w:tcPr>
          <w:p w14:paraId="5C7FE7EE" w14:textId="4983A46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 code</w:t>
            </w:r>
          </w:p>
        </w:tc>
        <w:tc>
          <w:tcPr>
            <w:tcW w:w="2824" w:type="dxa"/>
          </w:tcPr>
          <w:p w14:paraId="31F17E10" w14:textId="2D0EC8C5"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 code of the issue.</w:t>
            </w:r>
          </w:p>
        </w:tc>
        <w:tc>
          <w:tcPr>
            <w:tcW w:w="2863" w:type="dxa"/>
          </w:tcPr>
          <w:p w14:paraId="187DF52C"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p>
        </w:tc>
      </w:tr>
      <w:tr w:rsidR="00FB4FDD" w:rsidRPr="004D59C5" w14:paraId="572C5DFF" w14:textId="77777777" w:rsidTr="00A0767E">
        <w:tc>
          <w:tcPr>
            <w:tcW w:w="776" w:type="dxa"/>
          </w:tcPr>
          <w:p w14:paraId="5109480C" w14:textId="77777777" w:rsidR="00FB4FDD" w:rsidRPr="004D59C5" w:rsidRDefault="00FB4FDD" w:rsidP="001065FE">
            <w:pPr>
              <w:pStyle w:val="ListParagraph"/>
            </w:pPr>
          </w:p>
        </w:tc>
        <w:tc>
          <w:tcPr>
            <w:tcW w:w="2519" w:type="dxa"/>
          </w:tcPr>
          <w:p w14:paraId="6C1DE340"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TENOR</w:t>
            </w:r>
          </w:p>
        </w:tc>
        <w:tc>
          <w:tcPr>
            <w:tcW w:w="1417" w:type="dxa"/>
          </w:tcPr>
          <w:p w14:paraId="51A407DC"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w:t>
            </w:r>
          </w:p>
        </w:tc>
        <w:tc>
          <w:tcPr>
            <w:tcW w:w="960" w:type="dxa"/>
          </w:tcPr>
          <w:p w14:paraId="1CCE5545" w14:textId="34DF17E7"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174</w:t>
            </w:r>
          </w:p>
        </w:tc>
        <w:tc>
          <w:tcPr>
            <w:tcW w:w="2589" w:type="dxa"/>
          </w:tcPr>
          <w:p w14:paraId="32AA0372" w14:textId="5A46E6D9"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Tenor value</w:t>
            </w:r>
          </w:p>
        </w:tc>
        <w:tc>
          <w:tcPr>
            <w:tcW w:w="2824" w:type="dxa"/>
          </w:tcPr>
          <w:p w14:paraId="3F52FBEA" w14:textId="2B3900BD"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numeric values based on the respective measuring unit of security type.</w:t>
            </w:r>
          </w:p>
        </w:tc>
        <w:tc>
          <w:tcPr>
            <w:tcW w:w="2863" w:type="dxa"/>
          </w:tcPr>
          <w:p w14:paraId="25D156AE" w14:textId="77777777" w:rsidR="00FB4FDD" w:rsidRPr="004D59C5" w:rsidRDefault="00640E7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SSB and SGS Bonds in years.</w:t>
            </w:r>
          </w:p>
          <w:p w14:paraId="6D970F21" w14:textId="065CE467" w:rsidR="00640E76" w:rsidRPr="004D59C5" w:rsidRDefault="00640E7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T-Bills, MAS Bills and CMTB in days.</w:t>
            </w:r>
          </w:p>
        </w:tc>
      </w:tr>
      <w:tr w:rsidR="00FB4FDD" w:rsidRPr="004D59C5" w14:paraId="7B9A4092" w14:textId="77777777" w:rsidTr="00A0767E">
        <w:tc>
          <w:tcPr>
            <w:tcW w:w="776" w:type="dxa"/>
          </w:tcPr>
          <w:p w14:paraId="5C1EE6F6" w14:textId="77777777" w:rsidR="00FB4FDD" w:rsidRPr="004D59C5" w:rsidRDefault="00FB4FDD" w:rsidP="001065FE">
            <w:pPr>
              <w:pStyle w:val="ListParagraph"/>
            </w:pPr>
          </w:p>
        </w:tc>
        <w:tc>
          <w:tcPr>
            <w:tcW w:w="2519" w:type="dxa"/>
          </w:tcPr>
          <w:p w14:paraId="288F57B7"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ETENDER_IND</w:t>
            </w:r>
          </w:p>
        </w:tc>
        <w:tc>
          <w:tcPr>
            <w:tcW w:w="1417" w:type="dxa"/>
          </w:tcPr>
          <w:p w14:paraId="1E24D3FC"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05E52F7C" w14:textId="2763658D"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177</w:t>
            </w:r>
          </w:p>
        </w:tc>
        <w:tc>
          <w:tcPr>
            <w:tcW w:w="2589" w:type="dxa"/>
          </w:tcPr>
          <w:p w14:paraId="445B5FB8" w14:textId="6D12EE18" w:rsidR="00FB4FDD" w:rsidRPr="004D59C5" w:rsidRDefault="00FB4FDD"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E-tender indicator</w:t>
            </w:r>
          </w:p>
        </w:tc>
        <w:tc>
          <w:tcPr>
            <w:tcW w:w="2824" w:type="dxa"/>
          </w:tcPr>
          <w:p w14:paraId="0073EE1D" w14:textId="18305544"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‘Y’.</w:t>
            </w:r>
          </w:p>
        </w:tc>
        <w:tc>
          <w:tcPr>
            <w:tcW w:w="2863" w:type="dxa"/>
          </w:tcPr>
          <w:p w14:paraId="7A8280F5" w14:textId="77777777" w:rsidR="00FB4FDD" w:rsidRPr="004D59C5" w:rsidRDefault="00FB4FDD" w:rsidP="00CF54C2">
            <w:pPr>
              <w:spacing w:after="240" w:line="276" w:lineRule="auto"/>
              <w:jc w:val="left"/>
              <w:rPr>
                <w:rFonts w:asciiTheme="minorHAnsi" w:hAnsiTheme="minorHAnsi" w:cstheme="minorHAnsi"/>
                <w:szCs w:val="22"/>
                <w:lang w:val="en-AU"/>
              </w:rPr>
            </w:pPr>
          </w:p>
        </w:tc>
      </w:tr>
      <w:tr w:rsidR="00FB4FDD" w:rsidRPr="004D59C5" w14:paraId="6CE82FCB" w14:textId="77777777" w:rsidTr="00A0767E">
        <w:tc>
          <w:tcPr>
            <w:tcW w:w="776" w:type="dxa"/>
          </w:tcPr>
          <w:p w14:paraId="67AC194C" w14:textId="77777777" w:rsidR="00FB4FDD" w:rsidRPr="004D59C5" w:rsidRDefault="00FB4FDD" w:rsidP="001065FE">
            <w:pPr>
              <w:pStyle w:val="ListParagraph"/>
            </w:pPr>
          </w:p>
        </w:tc>
        <w:tc>
          <w:tcPr>
            <w:tcW w:w="2519" w:type="dxa"/>
          </w:tcPr>
          <w:p w14:paraId="505366FA"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MAS_APPLIED</w:t>
            </w:r>
          </w:p>
        </w:tc>
        <w:tc>
          <w:tcPr>
            <w:tcW w:w="1417" w:type="dxa"/>
          </w:tcPr>
          <w:p w14:paraId="2AA27404"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35498636" w14:textId="70C3C996"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178</w:t>
            </w:r>
          </w:p>
        </w:tc>
        <w:tc>
          <w:tcPr>
            <w:tcW w:w="2589" w:type="dxa"/>
          </w:tcPr>
          <w:p w14:paraId="60AE8767" w14:textId="0A44F1B4" w:rsidR="00FB4FDD" w:rsidRPr="004D59C5" w:rsidRDefault="00FB4FDD"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 applied amount</w:t>
            </w:r>
          </w:p>
        </w:tc>
        <w:tc>
          <w:tcPr>
            <w:tcW w:w="2824" w:type="dxa"/>
          </w:tcPr>
          <w:p w14:paraId="228D66B1" w14:textId="5434F463" w:rsidR="00FB4FDD" w:rsidRPr="004D59C5" w:rsidRDefault="004450FE"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numeric.</w:t>
            </w:r>
          </w:p>
        </w:tc>
        <w:tc>
          <w:tcPr>
            <w:tcW w:w="2863" w:type="dxa"/>
          </w:tcPr>
          <w:p w14:paraId="25A959D6" w14:textId="77777777" w:rsidR="00FB4FDD" w:rsidRPr="004D59C5" w:rsidRDefault="00FB4FDD" w:rsidP="00CF54C2">
            <w:pPr>
              <w:spacing w:after="240" w:line="276" w:lineRule="auto"/>
              <w:jc w:val="left"/>
              <w:rPr>
                <w:rFonts w:asciiTheme="minorHAnsi" w:hAnsiTheme="minorHAnsi" w:cstheme="minorHAnsi"/>
                <w:szCs w:val="22"/>
                <w:lang w:val="en-AU"/>
              </w:rPr>
            </w:pPr>
          </w:p>
        </w:tc>
      </w:tr>
      <w:tr w:rsidR="00FB4FDD" w:rsidRPr="004D59C5" w14:paraId="064687BB" w14:textId="77777777" w:rsidTr="00A0767E">
        <w:tc>
          <w:tcPr>
            <w:tcW w:w="776" w:type="dxa"/>
          </w:tcPr>
          <w:p w14:paraId="227E82C6" w14:textId="77777777" w:rsidR="00FB4FDD" w:rsidRPr="004D59C5" w:rsidRDefault="00FB4FDD" w:rsidP="001065FE">
            <w:pPr>
              <w:pStyle w:val="ListParagraph"/>
            </w:pPr>
          </w:p>
        </w:tc>
        <w:tc>
          <w:tcPr>
            <w:tcW w:w="2519" w:type="dxa"/>
          </w:tcPr>
          <w:p w14:paraId="6A6B9B80"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MAS_ALLOTTED</w:t>
            </w:r>
          </w:p>
        </w:tc>
        <w:tc>
          <w:tcPr>
            <w:tcW w:w="1417" w:type="dxa"/>
          </w:tcPr>
          <w:p w14:paraId="3D3978D5"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60DD5C78" w14:textId="58F2B511"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191</w:t>
            </w:r>
          </w:p>
        </w:tc>
        <w:tc>
          <w:tcPr>
            <w:tcW w:w="2589" w:type="dxa"/>
          </w:tcPr>
          <w:p w14:paraId="27314050" w14:textId="11F937EC" w:rsidR="00FB4FDD" w:rsidRPr="004D59C5" w:rsidRDefault="00FB4FDD"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 allotted amount</w:t>
            </w:r>
          </w:p>
        </w:tc>
        <w:tc>
          <w:tcPr>
            <w:tcW w:w="2824" w:type="dxa"/>
          </w:tcPr>
          <w:p w14:paraId="277CF2F0" w14:textId="44F5C17F" w:rsidR="00FB4FDD" w:rsidRPr="004D59C5" w:rsidRDefault="004450FE"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padded with zeros.</w:t>
            </w:r>
          </w:p>
        </w:tc>
        <w:tc>
          <w:tcPr>
            <w:tcW w:w="2863" w:type="dxa"/>
          </w:tcPr>
          <w:p w14:paraId="33BE6F46" w14:textId="2BBF943E" w:rsidR="006D0DA0" w:rsidRPr="004D59C5" w:rsidRDefault="006D0DA0"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 be updated by secupdt.txt</w:t>
            </w:r>
          </w:p>
          <w:p w14:paraId="7F80ABAA" w14:textId="2BCBDA9F" w:rsidR="00FB4FDD" w:rsidRPr="004D59C5" w:rsidRDefault="00256679" w:rsidP="00CF54C2">
            <w:pPr>
              <w:spacing w:after="24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Filled up to this field #26 for T-Bills</w:t>
            </w:r>
            <w:r w:rsidR="000639E9" w:rsidRPr="004D59C5">
              <w:rPr>
                <w:rFonts w:asciiTheme="minorHAnsi" w:hAnsiTheme="minorHAnsi" w:cstheme="minorHAnsi"/>
                <w:b/>
                <w:bCs/>
                <w:szCs w:val="22"/>
                <w:lang w:val="en-AU"/>
              </w:rPr>
              <w:t>, MAS Bills and CMTB</w:t>
            </w:r>
            <w:r w:rsidRPr="004D59C5">
              <w:rPr>
                <w:rFonts w:asciiTheme="minorHAnsi" w:hAnsiTheme="minorHAnsi" w:cstheme="minorHAnsi"/>
                <w:b/>
                <w:bCs/>
                <w:szCs w:val="22"/>
                <w:lang w:val="en-AU"/>
              </w:rPr>
              <w:t>.</w:t>
            </w:r>
          </w:p>
        </w:tc>
      </w:tr>
      <w:tr w:rsidR="00FB4FDD" w:rsidRPr="004D59C5" w14:paraId="509FBE8F" w14:textId="77777777" w:rsidTr="00A0767E">
        <w:tc>
          <w:tcPr>
            <w:tcW w:w="776" w:type="dxa"/>
          </w:tcPr>
          <w:p w14:paraId="5AD1C4DC" w14:textId="77777777" w:rsidR="00FB4FDD" w:rsidRPr="004D59C5" w:rsidRDefault="00FB4FDD" w:rsidP="001065FE">
            <w:pPr>
              <w:pStyle w:val="ListParagraph"/>
            </w:pPr>
          </w:p>
        </w:tc>
        <w:tc>
          <w:tcPr>
            <w:tcW w:w="2519" w:type="dxa"/>
          </w:tcPr>
          <w:p w14:paraId="3C7A010A"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INT_PAID_IND</w:t>
            </w:r>
          </w:p>
        </w:tc>
        <w:tc>
          <w:tcPr>
            <w:tcW w:w="1417" w:type="dxa"/>
          </w:tcPr>
          <w:p w14:paraId="2F86C3A9"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600CFADE" w14:textId="3283CDEE"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204</w:t>
            </w:r>
          </w:p>
        </w:tc>
        <w:tc>
          <w:tcPr>
            <w:tcW w:w="2589" w:type="dxa"/>
          </w:tcPr>
          <w:p w14:paraId="6D00F3A2" w14:textId="20E30EAF" w:rsidR="00FB4FDD" w:rsidRPr="004D59C5" w:rsidRDefault="00FB4FDD"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Interest paid indicator</w:t>
            </w:r>
          </w:p>
        </w:tc>
        <w:tc>
          <w:tcPr>
            <w:tcW w:w="2824" w:type="dxa"/>
          </w:tcPr>
          <w:p w14:paraId="588F77A6" w14:textId="22F6FBFB" w:rsidR="00FB4FDD" w:rsidRPr="004D59C5" w:rsidRDefault="00CD00B4"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‘Y’ or ‘N’.</w:t>
            </w:r>
          </w:p>
        </w:tc>
        <w:tc>
          <w:tcPr>
            <w:tcW w:w="2863" w:type="dxa"/>
          </w:tcPr>
          <w:p w14:paraId="12EE076E" w14:textId="7137EE66" w:rsidR="00FB4FDD" w:rsidRPr="004D59C5" w:rsidRDefault="00256679"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Only appended for </w:t>
            </w:r>
            <w:r w:rsidR="006D0DA0" w:rsidRPr="004D59C5">
              <w:rPr>
                <w:rFonts w:asciiTheme="minorHAnsi" w:hAnsiTheme="minorHAnsi" w:cstheme="minorHAnsi"/>
                <w:szCs w:val="22"/>
                <w:lang w:val="en-AU"/>
              </w:rPr>
              <w:t xml:space="preserve">SGS </w:t>
            </w:r>
            <w:r w:rsidRPr="004D59C5">
              <w:rPr>
                <w:rFonts w:asciiTheme="minorHAnsi" w:hAnsiTheme="minorHAnsi" w:cstheme="minorHAnsi"/>
                <w:szCs w:val="22"/>
                <w:lang w:val="en-AU"/>
              </w:rPr>
              <w:t>Bonds and SSB.</w:t>
            </w:r>
          </w:p>
        </w:tc>
      </w:tr>
      <w:tr w:rsidR="00FB4FDD" w:rsidRPr="004D59C5" w14:paraId="04B2E3BF" w14:textId="77777777" w:rsidTr="00A0767E">
        <w:tc>
          <w:tcPr>
            <w:tcW w:w="776" w:type="dxa"/>
          </w:tcPr>
          <w:p w14:paraId="1B5E4540" w14:textId="77777777" w:rsidR="00FB4FDD" w:rsidRPr="004D59C5" w:rsidRDefault="00FB4FDD" w:rsidP="001065FE">
            <w:pPr>
              <w:pStyle w:val="ListParagraph"/>
            </w:pPr>
          </w:p>
        </w:tc>
        <w:tc>
          <w:tcPr>
            <w:tcW w:w="2519" w:type="dxa"/>
          </w:tcPr>
          <w:p w14:paraId="0A935ECD"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LAST_INT_DATE</w:t>
            </w:r>
          </w:p>
        </w:tc>
        <w:tc>
          <w:tcPr>
            <w:tcW w:w="1417" w:type="dxa"/>
          </w:tcPr>
          <w:p w14:paraId="52A89AF0"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294CD96F" w14:textId="2179AF5E"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205</w:t>
            </w:r>
          </w:p>
        </w:tc>
        <w:tc>
          <w:tcPr>
            <w:tcW w:w="2589" w:type="dxa"/>
          </w:tcPr>
          <w:p w14:paraId="043E2E8D" w14:textId="41B72106"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 coupon payment date / Issue date for new issuance</w:t>
            </w:r>
          </w:p>
        </w:tc>
        <w:tc>
          <w:tcPr>
            <w:tcW w:w="2824" w:type="dxa"/>
          </w:tcPr>
          <w:p w14:paraId="608C85AD" w14:textId="4BD5BAF1" w:rsidR="00FB4FDD" w:rsidRPr="004D59C5" w:rsidRDefault="00CD00B4"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a valid date in YYYYMMDD format.</w:t>
            </w:r>
          </w:p>
        </w:tc>
        <w:tc>
          <w:tcPr>
            <w:tcW w:w="2863" w:type="dxa"/>
          </w:tcPr>
          <w:p w14:paraId="09F12F5E" w14:textId="56F34791" w:rsidR="00FB4FDD" w:rsidRPr="004D59C5" w:rsidRDefault="00B0404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Only appended for </w:t>
            </w:r>
            <w:r w:rsidR="006D0DA0" w:rsidRPr="004D59C5">
              <w:rPr>
                <w:rFonts w:asciiTheme="minorHAnsi" w:hAnsiTheme="minorHAnsi" w:cstheme="minorHAnsi"/>
                <w:szCs w:val="22"/>
                <w:lang w:val="en-AU"/>
              </w:rPr>
              <w:t xml:space="preserve">SGS </w:t>
            </w:r>
            <w:r w:rsidRPr="004D59C5">
              <w:rPr>
                <w:rFonts w:asciiTheme="minorHAnsi" w:hAnsiTheme="minorHAnsi" w:cstheme="minorHAnsi"/>
                <w:szCs w:val="22"/>
                <w:lang w:val="en-AU"/>
              </w:rPr>
              <w:t>Bonds and SSB.</w:t>
            </w:r>
          </w:p>
        </w:tc>
      </w:tr>
      <w:tr w:rsidR="00FB4FDD" w:rsidRPr="004D59C5" w14:paraId="6AC7CBD7" w14:textId="77777777" w:rsidTr="00A0767E">
        <w:tc>
          <w:tcPr>
            <w:tcW w:w="776" w:type="dxa"/>
          </w:tcPr>
          <w:p w14:paraId="5DD7CB82" w14:textId="77777777" w:rsidR="00FB4FDD" w:rsidRPr="004D59C5" w:rsidRDefault="00FB4FDD" w:rsidP="001065FE">
            <w:pPr>
              <w:pStyle w:val="ListParagraph"/>
            </w:pPr>
          </w:p>
        </w:tc>
        <w:tc>
          <w:tcPr>
            <w:tcW w:w="2519" w:type="dxa"/>
          </w:tcPr>
          <w:p w14:paraId="3AA7321D"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NEXT_INT_DATE</w:t>
            </w:r>
          </w:p>
        </w:tc>
        <w:tc>
          <w:tcPr>
            <w:tcW w:w="1417" w:type="dxa"/>
          </w:tcPr>
          <w:p w14:paraId="3B3A4DFD"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46CEB961" w14:textId="26FCED96"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213</w:t>
            </w:r>
          </w:p>
        </w:tc>
        <w:tc>
          <w:tcPr>
            <w:tcW w:w="2589" w:type="dxa"/>
          </w:tcPr>
          <w:p w14:paraId="03AA893F" w14:textId="297AA7AA"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 coupon payment date / 1</w:t>
            </w:r>
            <w:r w:rsidRPr="004D59C5">
              <w:rPr>
                <w:rFonts w:asciiTheme="minorHAnsi" w:hAnsiTheme="minorHAnsi" w:cstheme="minorHAnsi"/>
                <w:szCs w:val="22"/>
                <w:vertAlign w:val="superscript"/>
                <w:lang w:val="en-AU"/>
              </w:rPr>
              <w:t>st</w:t>
            </w:r>
            <w:r w:rsidRPr="004D59C5">
              <w:rPr>
                <w:rFonts w:asciiTheme="minorHAnsi" w:hAnsiTheme="minorHAnsi" w:cstheme="minorHAnsi"/>
                <w:szCs w:val="22"/>
                <w:lang w:val="en-AU"/>
              </w:rPr>
              <w:t xml:space="preserve"> coupon payment date for new issuance</w:t>
            </w:r>
          </w:p>
        </w:tc>
        <w:tc>
          <w:tcPr>
            <w:tcW w:w="2824" w:type="dxa"/>
          </w:tcPr>
          <w:p w14:paraId="405FE28B" w14:textId="06E310B0" w:rsidR="00FB4FDD" w:rsidRPr="004D59C5" w:rsidRDefault="00AB32C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a valid date in YYYYMMDD format.</w:t>
            </w:r>
          </w:p>
        </w:tc>
        <w:tc>
          <w:tcPr>
            <w:tcW w:w="2863" w:type="dxa"/>
          </w:tcPr>
          <w:p w14:paraId="3982D23A" w14:textId="7377ACB7" w:rsidR="00FB4FDD" w:rsidRPr="004D59C5" w:rsidRDefault="00B0404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Only appended for </w:t>
            </w:r>
            <w:r w:rsidR="006D0DA0" w:rsidRPr="004D59C5">
              <w:rPr>
                <w:rFonts w:asciiTheme="minorHAnsi" w:hAnsiTheme="minorHAnsi" w:cstheme="minorHAnsi"/>
                <w:szCs w:val="22"/>
                <w:lang w:val="en-AU"/>
              </w:rPr>
              <w:t xml:space="preserve">SGS </w:t>
            </w:r>
            <w:r w:rsidRPr="004D59C5">
              <w:rPr>
                <w:rFonts w:asciiTheme="minorHAnsi" w:hAnsiTheme="minorHAnsi" w:cstheme="minorHAnsi"/>
                <w:szCs w:val="22"/>
                <w:lang w:val="en-AU"/>
              </w:rPr>
              <w:t>Bonds and SSB.</w:t>
            </w:r>
          </w:p>
        </w:tc>
      </w:tr>
      <w:tr w:rsidR="00FB4FDD" w:rsidRPr="004D59C5" w14:paraId="64896593" w14:textId="77777777" w:rsidTr="00A0767E">
        <w:tc>
          <w:tcPr>
            <w:tcW w:w="776" w:type="dxa"/>
          </w:tcPr>
          <w:p w14:paraId="0DE3EFF8" w14:textId="77777777" w:rsidR="00FB4FDD" w:rsidRPr="004D59C5" w:rsidRDefault="00FB4FDD" w:rsidP="001065FE">
            <w:pPr>
              <w:pStyle w:val="ListParagraph"/>
            </w:pPr>
          </w:p>
        </w:tc>
        <w:tc>
          <w:tcPr>
            <w:tcW w:w="2519" w:type="dxa"/>
          </w:tcPr>
          <w:p w14:paraId="7C79B01E"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ACCRUED_INT_DAYS</w:t>
            </w:r>
          </w:p>
        </w:tc>
        <w:tc>
          <w:tcPr>
            <w:tcW w:w="1417" w:type="dxa"/>
          </w:tcPr>
          <w:p w14:paraId="6366637C"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w:t>
            </w:r>
          </w:p>
        </w:tc>
        <w:tc>
          <w:tcPr>
            <w:tcW w:w="960" w:type="dxa"/>
          </w:tcPr>
          <w:p w14:paraId="6A037E29" w14:textId="5753C796"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221</w:t>
            </w:r>
          </w:p>
        </w:tc>
        <w:tc>
          <w:tcPr>
            <w:tcW w:w="2589" w:type="dxa"/>
          </w:tcPr>
          <w:p w14:paraId="230BDD3D" w14:textId="617EFF58"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Accrued interest days</w:t>
            </w:r>
          </w:p>
        </w:tc>
        <w:tc>
          <w:tcPr>
            <w:tcW w:w="2824" w:type="dxa"/>
          </w:tcPr>
          <w:p w14:paraId="466CAF68" w14:textId="52920B63" w:rsidR="00AB32CC" w:rsidRPr="004D59C5" w:rsidRDefault="00AB32C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numeric.</w:t>
            </w:r>
          </w:p>
          <w:p w14:paraId="193327AF" w14:textId="5003EA28"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For new issuance, always zeros.</w:t>
            </w:r>
          </w:p>
        </w:tc>
        <w:tc>
          <w:tcPr>
            <w:tcW w:w="2863" w:type="dxa"/>
          </w:tcPr>
          <w:p w14:paraId="5A8612BB" w14:textId="4E85C21E" w:rsidR="00FB4FDD" w:rsidRPr="004D59C5" w:rsidRDefault="00B0404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Only appended for </w:t>
            </w:r>
            <w:r w:rsidR="006D0DA0" w:rsidRPr="004D59C5">
              <w:rPr>
                <w:rFonts w:asciiTheme="minorHAnsi" w:hAnsiTheme="minorHAnsi" w:cstheme="minorHAnsi"/>
                <w:szCs w:val="22"/>
                <w:lang w:val="en-AU"/>
              </w:rPr>
              <w:t xml:space="preserve">SGS </w:t>
            </w:r>
            <w:r w:rsidRPr="004D59C5">
              <w:rPr>
                <w:rFonts w:asciiTheme="minorHAnsi" w:hAnsiTheme="minorHAnsi" w:cstheme="minorHAnsi"/>
                <w:szCs w:val="22"/>
                <w:lang w:val="en-AU"/>
              </w:rPr>
              <w:t>Bonds and SSB.</w:t>
            </w:r>
          </w:p>
        </w:tc>
      </w:tr>
      <w:tr w:rsidR="00FB4FDD" w:rsidRPr="004D59C5" w14:paraId="05391546" w14:textId="77777777" w:rsidTr="00A0767E">
        <w:tc>
          <w:tcPr>
            <w:tcW w:w="776" w:type="dxa"/>
          </w:tcPr>
          <w:p w14:paraId="060AA9D9" w14:textId="77777777" w:rsidR="00FB4FDD" w:rsidRPr="004D59C5" w:rsidRDefault="00FB4FDD" w:rsidP="001065FE">
            <w:pPr>
              <w:pStyle w:val="ListParagraph"/>
            </w:pPr>
          </w:p>
        </w:tc>
        <w:tc>
          <w:tcPr>
            <w:tcW w:w="2519" w:type="dxa"/>
          </w:tcPr>
          <w:p w14:paraId="62229D75"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INT_DATE1</w:t>
            </w:r>
          </w:p>
        </w:tc>
        <w:tc>
          <w:tcPr>
            <w:tcW w:w="1417" w:type="dxa"/>
          </w:tcPr>
          <w:p w14:paraId="64FF711C"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9(4)</w:t>
            </w:r>
          </w:p>
        </w:tc>
        <w:tc>
          <w:tcPr>
            <w:tcW w:w="960" w:type="dxa"/>
          </w:tcPr>
          <w:p w14:paraId="36A336AF" w14:textId="300D5E3F"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224</w:t>
            </w:r>
          </w:p>
        </w:tc>
        <w:tc>
          <w:tcPr>
            <w:tcW w:w="2589" w:type="dxa"/>
          </w:tcPr>
          <w:p w14:paraId="2E75A68D" w14:textId="6016C3F5"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payment date 1</w:t>
            </w:r>
          </w:p>
        </w:tc>
        <w:tc>
          <w:tcPr>
            <w:tcW w:w="2824" w:type="dxa"/>
          </w:tcPr>
          <w:p w14:paraId="728333EE" w14:textId="6EF352C3"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in MMDD format.</w:t>
            </w:r>
          </w:p>
        </w:tc>
        <w:tc>
          <w:tcPr>
            <w:tcW w:w="2863" w:type="dxa"/>
          </w:tcPr>
          <w:p w14:paraId="2E6C20F5" w14:textId="2ABC77B4" w:rsidR="00FB4FDD" w:rsidRPr="004D59C5" w:rsidRDefault="00B0404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Only appended for </w:t>
            </w:r>
            <w:r w:rsidR="006D0DA0" w:rsidRPr="004D59C5">
              <w:rPr>
                <w:rFonts w:asciiTheme="minorHAnsi" w:hAnsiTheme="minorHAnsi" w:cstheme="minorHAnsi"/>
                <w:szCs w:val="22"/>
                <w:lang w:val="en-AU"/>
              </w:rPr>
              <w:t xml:space="preserve">SGS </w:t>
            </w:r>
            <w:r w:rsidRPr="004D59C5">
              <w:rPr>
                <w:rFonts w:asciiTheme="minorHAnsi" w:hAnsiTheme="minorHAnsi" w:cstheme="minorHAnsi"/>
                <w:szCs w:val="22"/>
                <w:lang w:val="en-AU"/>
              </w:rPr>
              <w:t>Bonds and SSB.</w:t>
            </w:r>
          </w:p>
        </w:tc>
      </w:tr>
      <w:tr w:rsidR="00FB4FDD" w:rsidRPr="004D59C5" w14:paraId="5E2CA992" w14:textId="77777777" w:rsidTr="00A0767E">
        <w:tc>
          <w:tcPr>
            <w:tcW w:w="776" w:type="dxa"/>
          </w:tcPr>
          <w:p w14:paraId="79F1CFBB" w14:textId="77777777" w:rsidR="00FB4FDD" w:rsidRPr="004D59C5" w:rsidRDefault="00FB4FDD" w:rsidP="001065FE">
            <w:pPr>
              <w:pStyle w:val="ListParagraph"/>
            </w:pPr>
          </w:p>
        </w:tc>
        <w:tc>
          <w:tcPr>
            <w:tcW w:w="2519" w:type="dxa"/>
          </w:tcPr>
          <w:p w14:paraId="4CBB26B4"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INT_DATE2</w:t>
            </w:r>
          </w:p>
        </w:tc>
        <w:tc>
          <w:tcPr>
            <w:tcW w:w="1417" w:type="dxa"/>
          </w:tcPr>
          <w:p w14:paraId="42C8A547"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9(4)</w:t>
            </w:r>
          </w:p>
        </w:tc>
        <w:tc>
          <w:tcPr>
            <w:tcW w:w="960" w:type="dxa"/>
          </w:tcPr>
          <w:p w14:paraId="26795F20" w14:textId="7681CF61"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228</w:t>
            </w:r>
          </w:p>
        </w:tc>
        <w:tc>
          <w:tcPr>
            <w:tcW w:w="2589" w:type="dxa"/>
          </w:tcPr>
          <w:p w14:paraId="1943094C" w14:textId="64688AE8"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payment date 2</w:t>
            </w:r>
          </w:p>
        </w:tc>
        <w:tc>
          <w:tcPr>
            <w:tcW w:w="2824" w:type="dxa"/>
          </w:tcPr>
          <w:p w14:paraId="3BC864B4" w14:textId="07BAED9E"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in MMDD format.</w:t>
            </w:r>
          </w:p>
        </w:tc>
        <w:tc>
          <w:tcPr>
            <w:tcW w:w="2863" w:type="dxa"/>
          </w:tcPr>
          <w:p w14:paraId="11CC1ACB" w14:textId="580DB4A5" w:rsidR="00FB4FDD" w:rsidRPr="004D59C5" w:rsidRDefault="00B0404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Only appended for </w:t>
            </w:r>
            <w:r w:rsidR="006D0DA0" w:rsidRPr="004D59C5">
              <w:rPr>
                <w:rFonts w:asciiTheme="minorHAnsi" w:hAnsiTheme="minorHAnsi" w:cstheme="minorHAnsi"/>
                <w:szCs w:val="22"/>
                <w:lang w:val="en-AU"/>
              </w:rPr>
              <w:t xml:space="preserve">SGS </w:t>
            </w:r>
            <w:r w:rsidRPr="004D59C5">
              <w:rPr>
                <w:rFonts w:asciiTheme="minorHAnsi" w:hAnsiTheme="minorHAnsi" w:cstheme="minorHAnsi"/>
                <w:szCs w:val="22"/>
                <w:lang w:val="en-AU"/>
              </w:rPr>
              <w:t>Bonds and SSB.</w:t>
            </w:r>
          </w:p>
        </w:tc>
      </w:tr>
      <w:tr w:rsidR="00FB4FDD" w:rsidRPr="004D59C5" w14:paraId="136DDD46" w14:textId="77777777" w:rsidTr="00A0767E">
        <w:tc>
          <w:tcPr>
            <w:tcW w:w="776" w:type="dxa"/>
          </w:tcPr>
          <w:p w14:paraId="72723F58" w14:textId="77777777" w:rsidR="00FB4FDD" w:rsidRPr="004D59C5" w:rsidRDefault="00FB4FDD" w:rsidP="001065FE">
            <w:pPr>
              <w:pStyle w:val="ListParagraph"/>
            </w:pPr>
          </w:p>
        </w:tc>
        <w:tc>
          <w:tcPr>
            <w:tcW w:w="2519" w:type="dxa"/>
          </w:tcPr>
          <w:p w14:paraId="23F51618"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EX_INT_DATE</w:t>
            </w:r>
          </w:p>
        </w:tc>
        <w:tc>
          <w:tcPr>
            <w:tcW w:w="1417" w:type="dxa"/>
          </w:tcPr>
          <w:p w14:paraId="0C5D6BC4" w14:textId="77777777"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76FBF7E5" w14:textId="4222FD53" w:rsidR="00FB4FDD" w:rsidRPr="004D59C5" w:rsidRDefault="00FF7845"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232</w:t>
            </w:r>
          </w:p>
        </w:tc>
        <w:tc>
          <w:tcPr>
            <w:tcW w:w="2589" w:type="dxa"/>
          </w:tcPr>
          <w:p w14:paraId="3B620726" w14:textId="19A5DE9E" w:rsidR="00FB4FDD" w:rsidRPr="004D59C5" w:rsidRDefault="00FB4FD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The next Ex-date</w:t>
            </w:r>
          </w:p>
        </w:tc>
        <w:tc>
          <w:tcPr>
            <w:tcW w:w="2824" w:type="dxa"/>
          </w:tcPr>
          <w:p w14:paraId="3AB9197E" w14:textId="2F105310" w:rsidR="00FB4FDD" w:rsidRPr="004D59C5" w:rsidRDefault="00607C4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a valid date in YYYYMMDD format.</w:t>
            </w:r>
          </w:p>
        </w:tc>
        <w:tc>
          <w:tcPr>
            <w:tcW w:w="2863" w:type="dxa"/>
          </w:tcPr>
          <w:p w14:paraId="6A13C4B2" w14:textId="1AEFE6CF" w:rsidR="00FB4FDD" w:rsidRPr="004D59C5" w:rsidRDefault="00B0404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Only appended for </w:t>
            </w:r>
            <w:r w:rsidR="006D0DA0" w:rsidRPr="004D59C5">
              <w:rPr>
                <w:rFonts w:asciiTheme="minorHAnsi" w:hAnsiTheme="minorHAnsi" w:cstheme="minorHAnsi"/>
                <w:szCs w:val="22"/>
                <w:lang w:val="en-AU"/>
              </w:rPr>
              <w:t xml:space="preserve">SGS </w:t>
            </w:r>
            <w:r w:rsidRPr="004D59C5">
              <w:rPr>
                <w:rFonts w:asciiTheme="minorHAnsi" w:hAnsiTheme="minorHAnsi" w:cstheme="minorHAnsi"/>
                <w:szCs w:val="22"/>
                <w:lang w:val="en-AU"/>
              </w:rPr>
              <w:t>Bonds and SSB.</w:t>
            </w:r>
          </w:p>
        </w:tc>
      </w:tr>
    </w:tbl>
    <w:p w14:paraId="25C9E0D4" w14:textId="3386818E" w:rsidR="008C6DA2" w:rsidRPr="004D59C5" w:rsidRDefault="009C7C86" w:rsidP="009C7C86">
      <w:pPr>
        <w:pStyle w:val="Caption"/>
        <w:rPr>
          <w:rFonts w:cstheme="minorHAnsi"/>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15</w:t>
      </w:r>
      <w:r w:rsidRPr="004D59C5">
        <w:rPr>
          <w:rFonts w:cstheme="minorHAnsi"/>
        </w:rPr>
        <w:fldChar w:fldCharType="end"/>
      </w:r>
      <w:r w:rsidRPr="004D59C5">
        <w:rPr>
          <w:rFonts w:cstheme="minorHAnsi"/>
        </w:rPr>
        <w:t xml:space="preserve"> </w:t>
      </w:r>
      <w:r w:rsidR="00025AFA" w:rsidRPr="004D59C5">
        <w:rPr>
          <w:rFonts w:cstheme="minorHAnsi"/>
        </w:rPr>
        <w:fldChar w:fldCharType="begin"/>
      </w:r>
      <w:r w:rsidR="00025AFA" w:rsidRPr="004D59C5">
        <w:rPr>
          <w:rFonts w:cstheme="minorHAnsi"/>
        </w:rPr>
        <w:instrText xml:space="preserve"> STYLEREF "Heading 3" </w:instrText>
      </w:r>
      <w:r w:rsidR="00025AFA" w:rsidRPr="004D59C5">
        <w:rPr>
          <w:rFonts w:cstheme="minorHAnsi"/>
        </w:rPr>
        <w:fldChar w:fldCharType="separate"/>
      </w:r>
      <w:r w:rsidR="007E327C">
        <w:rPr>
          <w:rFonts w:cstheme="minorHAnsi"/>
        </w:rPr>
        <w:t>Appendix A.1 – New Issuance / Reopening of Securities File (secmast.txt) Data Dictionary</w:t>
      </w:r>
      <w:r w:rsidR="00025AFA" w:rsidRPr="004D59C5">
        <w:rPr>
          <w:rFonts w:cstheme="minorHAnsi"/>
        </w:rPr>
        <w:fldChar w:fldCharType="end"/>
      </w:r>
    </w:p>
    <w:p w14:paraId="0FA2B910" w14:textId="235F1C55" w:rsidR="00F61FE8" w:rsidRPr="00F61FE8" w:rsidRDefault="00D527F7" w:rsidP="005412D7">
      <w:pPr>
        <w:pStyle w:val="Heading3"/>
      </w:pPr>
      <w:bookmarkStart w:id="283" w:name="_Appendix_A.2_–"/>
      <w:bookmarkStart w:id="284" w:name="_Toc218075334"/>
      <w:bookmarkEnd w:id="283"/>
      <w:r w:rsidRPr="004D59C5">
        <w:t xml:space="preserve">Appendix A.2 </w:t>
      </w:r>
      <w:r w:rsidR="00F61FE8">
        <w:t xml:space="preserve">– </w:t>
      </w:r>
      <w:r w:rsidR="00C25F5D" w:rsidRPr="004D59C5">
        <w:t>Daily</w:t>
      </w:r>
      <w:r w:rsidR="00707846" w:rsidRPr="004D59C5">
        <w:t xml:space="preserve"> Securities Update</w:t>
      </w:r>
      <w:r w:rsidR="00A578AE" w:rsidRPr="004D59C5">
        <w:t xml:space="preserve"> File</w:t>
      </w:r>
      <w:r w:rsidR="001065FE">
        <w:t xml:space="preserve"> (sec</w:t>
      </w:r>
      <w:r w:rsidR="007D2608">
        <w:t>int</w:t>
      </w:r>
      <w:r w:rsidR="001065FE">
        <w:t>.txt)</w:t>
      </w:r>
      <w:r w:rsidR="00707846" w:rsidRPr="004D59C5">
        <w:t xml:space="preserve"> </w:t>
      </w:r>
      <w:r w:rsidRPr="004D59C5">
        <w:t>Data Dictionar</w:t>
      </w:r>
      <w:bookmarkEnd w:id="269"/>
      <w:bookmarkEnd w:id="270"/>
      <w:r w:rsidR="00F61FE8">
        <w:t>y</w:t>
      </w:r>
      <w:bookmarkEnd w:id="284"/>
    </w:p>
    <w:tbl>
      <w:tblPr>
        <w:tblStyle w:val="TableGrid"/>
        <w:tblW w:w="0" w:type="auto"/>
        <w:tblLook w:val="04A0" w:firstRow="1" w:lastRow="0" w:firstColumn="1" w:lastColumn="0" w:noHBand="0" w:noVBand="1"/>
      </w:tblPr>
      <w:tblGrid>
        <w:gridCol w:w="776"/>
        <w:gridCol w:w="2519"/>
        <w:gridCol w:w="1417"/>
        <w:gridCol w:w="960"/>
        <w:gridCol w:w="2120"/>
        <w:gridCol w:w="3293"/>
        <w:gridCol w:w="2863"/>
      </w:tblGrid>
      <w:tr w:rsidR="00C25F5D" w:rsidRPr="004D59C5" w14:paraId="62BE83F4" w14:textId="77777777" w:rsidTr="00F77DD7">
        <w:tc>
          <w:tcPr>
            <w:tcW w:w="776" w:type="dxa"/>
            <w:shd w:val="clear" w:color="auto" w:fill="D9D9D9" w:themeFill="background1" w:themeFillShade="D9"/>
          </w:tcPr>
          <w:p w14:paraId="5076DC27" w14:textId="77777777" w:rsidR="00C25F5D" w:rsidRPr="004D59C5" w:rsidRDefault="00C25F5D"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S/N</w:t>
            </w:r>
          </w:p>
        </w:tc>
        <w:tc>
          <w:tcPr>
            <w:tcW w:w="2519" w:type="dxa"/>
            <w:shd w:val="clear" w:color="auto" w:fill="D9D9D9" w:themeFill="background1" w:themeFillShade="D9"/>
          </w:tcPr>
          <w:p w14:paraId="7AE893D0" w14:textId="77777777" w:rsidR="00C25F5D" w:rsidRPr="004D59C5" w:rsidRDefault="00C25F5D"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Field Name</w:t>
            </w:r>
          </w:p>
        </w:tc>
        <w:tc>
          <w:tcPr>
            <w:tcW w:w="1417" w:type="dxa"/>
            <w:shd w:val="clear" w:color="auto" w:fill="D9D9D9" w:themeFill="background1" w:themeFillShade="D9"/>
          </w:tcPr>
          <w:p w14:paraId="477B95FD" w14:textId="77777777" w:rsidR="00C25F5D" w:rsidRPr="004D59C5" w:rsidRDefault="00C25F5D"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Type(Length)</w:t>
            </w:r>
          </w:p>
        </w:tc>
        <w:tc>
          <w:tcPr>
            <w:tcW w:w="960" w:type="dxa"/>
            <w:shd w:val="clear" w:color="auto" w:fill="D9D9D9" w:themeFill="background1" w:themeFillShade="D9"/>
          </w:tcPr>
          <w:p w14:paraId="6B35D576" w14:textId="77777777" w:rsidR="00C25F5D" w:rsidRPr="004D59C5" w:rsidRDefault="00C25F5D"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Position From</w:t>
            </w:r>
          </w:p>
        </w:tc>
        <w:tc>
          <w:tcPr>
            <w:tcW w:w="2120" w:type="dxa"/>
            <w:shd w:val="clear" w:color="auto" w:fill="D9D9D9" w:themeFill="background1" w:themeFillShade="D9"/>
          </w:tcPr>
          <w:p w14:paraId="0B4B05CF" w14:textId="77777777" w:rsidR="00C25F5D" w:rsidRPr="004D59C5" w:rsidRDefault="00C25F5D"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Definition</w:t>
            </w:r>
          </w:p>
        </w:tc>
        <w:tc>
          <w:tcPr>
            <w:tcW w:w="3293" w:type="dxa"/>
            <w:shd w:val="clear" w:color="auto" w:fill="D9D9D9" w:themeFill="background1" w:themeFillShade="D9"/>
          </w:tcPr>
          <w:p w14:paraId="582A8614" w14:textId="77777777" w:rsidR="00C25F5D" w:rsidRPr="004D59C5" w:rsidRDefault="00C25F5D"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Validation Rules</w:t>
            </w:r>
          </w:p>
        </w:tc>
        <w:tc>
          <w:tcPr>
            <w:tcW w:w="2863" w:type="dxa"/>
            <w:shd w:val="clear" w:color="auto" w:fill="D9D9D9" w:themeFill="background1" w:themeFillShade="D9"/>
          </w:tcPr>
          <w:p w14:paraId="726689B9" w14:textId="77777777" w:rsidR="00C25F5D" w:rsidRPr="004D59C5" w:rsidRDefault="00C25F5D"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Remarks</w:t>
            </w:r>
          </w:p>
        </w:tc>
      </w:tr>
      <w:tr w:rsidR="00F77DD7" w:rsidRPr="004D59C5" w14:paraId="41EBF66C" w14:textId="77777777" w:rsidTr="00F77DD7">
        <w:tc>
          <w:tcPr>
            <w:tcW w:w="776" w:type="dxa"/>
          </w:tcPr>
          <w:p w14:paraId="41D90A52" w14:textId="77777777" w:rsidR="00F77DD7" w:rsidRPr="004D59C5" w:rsidRDefault="00F77DD7" w:rsidP="001065FE">
            <w:pPr>
              <w:pStyle w:val="ListParagraph"/>
              <w:numPr>
                <w:ilvl w:val="0"/>
                <w:numId w:val="38"/>
              </w:numPr>
            </w:pPr>
          </w:p>
        </w:tc>
        <w:tc>
          <w:tcPr>
            <w:tcW w:w="2519" w:type="dxa"/>
          </w:tcPr>
          <w:p w14:paraId="3E6DCE18" w14:textId="3ACF7F7C" w:rsidR="00F77DD7" w:rsidRPr="004D59C5" w:rsidRDefault="00F77DD7" w:rsidP="00CF54C2">
            <w:pPr>
              <w:pStyle w:val="Normalwithspace"/>
              <w:spacing w:before="0" w:line="276" w:lineRule="auto"/>
              <w:jc w:val="left"/>
              <w:rPr>
                <w:rFonts w:asciiTheme="minorHAnsi" w:hAnsiTheme="minorHAnsi" w:cstheme="minorHAnsi"/>
                <w:b/>
                <w:bCs/>
                <w:szCs w:val="22"/>
                <w:lang w:val="en-AU"/>
              </w:rPr>
            </w:pPr>
            <w:commentRangeStart w:id="285"/>
            <w:r w:rsidRPr="004D59C5">
              <w:rPr>
                <w:rFonts w:asciiTheme="minorHAnsi" w:hAnsiTheme="minorHAnsi" w:cstheme="minorHAnsi"/>
                <w:b/>
                <w:bCs/>
                <w:szCs w:val="22"/>
                <w:lang w:val="en-AU"/>
              </w:rPr>
              <w:t>ISSUE_CODE</w:t>
            </w:r>
            <w:commentRangeEnd w:id="285"/>
            <w:r w:rsidR="00EF40E4">
              <w:rPr>
                <w:rStyle w:val="CommentReference"/>
                <w:lang w:val="en-US"/>
              </w:rPr>
              <w:commentReference w:id="285"/>
            </w:r>
          </w:p>
        </w:tc>
        <w:tc>
          <w:tcPr>
            <w:tcW w:w="1417" w:type="dxa"/>
          </w:tcPr>
          <w:p w14:paraId="1588548D"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X(8)</w:t>
            </w:r>
          </w:p>
        </w:tc>
        <w:tc>
          <w:tcPr>
            <w:tcW w:w="960" w:type="dxa"/>
          </w:tcPr>
          <w:p w14:paraId="2A2052EE" w14:textId="20336D5A" w:rsidR="00F77DD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120" w:type="dxa"/>
          </w:tcPr>
          <w:p w14:paraId="351A46A9"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code</w:t>
            </w:r>
          </w:p>
        </w:tc>
        <w:tc>
          <w:tcPr>
            <w:tcW w:w="3293" w:type="dxa"/>
          </w:tcPr>
          <w:p w14:paraId="4C157ED6" w14:textId="6260F9D4" w:rsidR="00F77DD7" w:rsidRPr="004D59C5" w:rsidRDefault="009E5B9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a valid issue code that matches OMEGA value.</w:t>
            </w:r>
          </w:p>
        </w:tc>
        <w:tc>
          <w:tcPr>
            <w:tcW w:w="2863" w:type="dxa"/>
          </w:tcPr>
          <w:p w14:paraId="6FAFAF7B" w14:textId="2B536215" w:rsidR="00F77DD7" w:rsidRPr="004D59C5" w:rsidRDefault="0082683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Used with </w:t>
            </w:r>
            <w:commentRangeStart w:id="286"/>
            <w:r w:rsidRPr="004D59C5">
              <w:rPr>
                <w:rFonts w:asciiTheme="minorHAnsi" w:hAnsiTheme="minorHAnsi" w:cstheme="minorHAnsi"/>
                <w:szCs w:val="22"/>
                <w:lang w:val="en-AU"/>
              </w:rPr>
              <w:t>ISSUE_NO</w:t>
            </w:r>
            <w:r w:rsidR="008B4F1E" w:rsidRPr="004D59C5">
              <w:rPr>
                <w:rFonts w:asciiTheme="minorHAnsi" w:hAnsiTheme="minorHAnsi" w:cstheme="minorHAnsi"/>
                <w:szCs w:val="22"/>
                <w:lang w:val="en-AU"/>
              </w:rPr>
              <w:t xml:space="preserve"> </w:t>
            </w:r>
            <w:commentRangeEnd w:id="286"/>
            <w:r w:rsidR="002E3838">
              <w:rPr>
                <w:rStyle w:val="CommentReference"/>
                <w:lang w:val="en-US"/>
              </w:rPr>
              <w:commentReference w:id="286"/>
            </w:r>
            <w:r w:rsidR="008B4F1E" w:rsidRPr="004D59C5">
              <w:rPr>
                <w:rFonts w:asciiTheme="minorHAnsi" w:hAnsiTheme="minorHAnsi" w:cstheme="minorHAnsi"/>
                <w:szCs w:val="22"/>
                <w:lang w:val="en-AU"/>
              </w:rPr>
              <w:t>and ISIN_CODE</w:t>
            </w:r>
            <w:r w:rsidRPr="004D59C5">
              <w:rPr>
                <w:rFonts w:asciiTheme="minorHAnsi" w:hAnsiTheme="minorHAnsi" w:cstheme="minorHAnsi"/>
                <w:szCs w:val="22"/>
                <w:lang w:val="en-AU"/>
              </w:rPr>
              <w:t xml:space="preserve"> to identity the security record</w:t>
            </w:r>
            <w:r w:rsidR="00F63A3E" w:rsidRPr="004D59C5">
              <w:rPr>
                <w:rFonts w:asciiTheme="minorHAnsi" w:hAnsiTheme="minorHAnsi" w:cstheme="minorHAnsi"/>
                <w:szCs w:val="22"/>
                <w:lang w:val="en-AU"/>
              </w:rPr>
              <w:t xml:space="preserve"> of the</w:t>
            </w:r>
            <w:r w:rsidR="00E37A7B" w:rsidRPr="004D59C5">
              <w:rPr>
                <w:rFonts w:asciiTheme="minorHAnsi" w:hAnsiTheme="minorHAnsi" w:cstheme="minorHAnsi"/>
                <w:szCs w:val="22"/>
                <w:lang w:val="en-AU"/>
              </w:rPr>
              <w:t xml:space="preserve"> primary</w:t>
            </w:r>
            <w:r w:rsidR="00F63A3E" w:rsidRPr="004D59C5">
              <w:rPr>
                <w:rFonts w:asciiTheme="minorHAnsi" w:hAnsiTheme="minorHAnsi" w:cstheme="minorHAnsi"/>
                <w:szCs w:val="22"/>
                <w:lang w:val="en-AU"/>
              </w:rPr>
              <w:t xml:space="preserve"> issuance</w:t>
            </w:r>
            <w:r w:rsidRPr="004D59C5">
              <w:rPr>
                <w:rFonts w:asciiTheme="minorHAnsi" w:hAnsiTheme="minorHAnsi" w:cstheme="minorHAnsi"/>
                <w:szCs w:val="22"/>
                <w:lang w:val="en-AU"/>
              </w:rPr>
              <w:t>.</w:t>
            </w:r>
          </w:p>
        </w:tc>
      </w:tr>
      <w:tr w:rsidR="00F77DD7" w:rsidRPr="004D59C5" w14:paraId="4F23EFA7" w14:textId="77777777" w:rsidTr="00F77DD7">
        <w:tc>
          <w:tcPr>
            <w:tcW w:w="776" w:type="dxa"/>
          </w:tcPr>
          <w:p w14:paraId="14596714" w14:textId="77777777" w:rsidR="00F77DD7" w:rsidRPr="004D59C5" w:rsidRDefault="00F77DD7" w:rsidP="001065FE">
            <w:pPr>
              <w:pStyle w:val="ListParagraph"/>
            </w:pPr>
          </w:p>
        </w:tc>
        <w:tc>
          <w:tcPr>
            <w:tcW w:w="2519" w:type="dxa"/>
          </w:tcPr>
          <w:p w14:paraId="44D41593" w14:textId="77777777" w:rsidR="00F77DD7" w:rsidRPr="004D59C5" w:rsidRDefault="00F77DD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ISSUE_NO</w:t>
            </w:r>
          </w:p>
        </w:tc>
        <w:tc>
          <w:tcPr>
            <w:tcW w:w="1417" w:type="dxa"/>
          </w:tcPr>
          <w:p w14:paraId="174C81CB"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9(2)</w:t>
            </w:r>
          </w:p>
        </w:tc>
        <w:tc>
          <w:tcPr>
            <w:tcW w:w="960" w:type="dxa"/>
          </w:tcPr>
          <w:p w14:paraId="6D1C16F8" w14:textId="27CC5285" w:rsidR="00F77DD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w:t>
            </w:r>
          </w:p>
        </w:tc>
        <w:tc>
          <w:tcPr>
            <w:tcW w:w="2120" w:type="dxa"/>
          </w:tcPr>
          <w:p w14:paraId="69AA1A35"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number</w:t>
            </w:r>
          </w:p>
        </w:tc>
        <w:tc>
          <w:tcPr>
            <w:tcW w:w="3293" w:type="dxa"/>
          </w:tcPr>
          <w:p w14:paraId="7D2F68F8" w14:textId="45568BF5" w:rsidR="00F77DD7" w:rsidRPr="004D59C5" w:rsidRDefault="0074251B" w:rsidP="00CF54C2">
            <w:pPr>
              <w:pStyle w:val="Normalwithspace"/>
              <w:spacing w:before="0" w:line="276" w:lineRule="auto"/>
              <w:jc w:val="left"/>
              <w:rPr>
                <w:rFonts w:asciiTheme="minorHAnsi" w:hAnsiTheme="minorHAnsi" w:cstheme="minorHAnsi"/>
                <w:szCs w:val="22"/>
                <w:lang w:val="en-AU"/>
              </w:rPr>
            </w:pPr>
            <w:commentRangeStart w:id="287"/>
            <w:r w:rsidRPr="004D59C5">
              <w:rPr>
                <w:rFonts w:asciiTheme="minorHAnsi" w:hAnsiTheme="minorHAnsi" w:cstheme="minorHAnsi"/>
                <w:szCs w:val="22"/>
                <w:lang w:val="en-AU"/>
              </w:rPr>
              <w:t>Must be 01.</w:t>
            </w:r>
            <w:commentRangeEnd w:id="287"/>
            <w:r w:rsidR="004953AC">
              <w:rPr>
                <w:rStyle w:val="CommentReference"/>
                <w:lang w:val="en-US"/>
              </w:rPr>
              <w:commentReference w:id="287"/>
            </w:r>
          </w:p>
        </w:tc>
        <w:tc>
          <w:tcPr>
            <w:tcW w:w="2863" w:type="dxa"/>
          </w:tcPr>
          <w:p w14:paraId="1EDAE8DC" w14:textId="7622E8E5" w:rsidR="00F77DD7" w:rsidRPr="004D59C5" w:rsidRDefault="0082683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Used with ISSUE_CODE</w:t>
            </w:r>
            <w:r w:rsidR="008B4F1E" w:rsidRPr="004D59C5">
              <w:rPr>
                <w:rFonts w:asciiTheme="minorHAnsi" w:hAnsiTheme="minorHAnsi" w:cstheme="minorHAnsi"/>
                <w:szCs w:val="22"/>
                <w:lang w:val="en-AU"/>
              </w:rPr>
              <w:t xml:space="preserve"> and ISIN_CODE</w:t>
            </w:r>
            <w:r w:rsidRPr="004D59C5">
              <w:rPr>
                <w:rFonts w:asciiTheme="minorHAnsi" w:hAnsiTheme="minorHAnsi" w:cstheme="minorHAnsi"/>
                <w:szCs w:val="22"/>
                <w:lang w:val="en-AU"/>
              </w:rPr>
              <w:t xml:space="preserve"> to identity the security record</w:t>
            </w:r>
            <w:r w:rsidR="00F63A3E" w:rsidRPr="004D59C5">
              <w:rPr>
                <w:rFonts w:asciiTheme="minorHAnsi" w:hAnsiTheme="minorHAnsi" w:cstheme="minorHAnsi"/>
                <w:szCs w:val="22"/>
                <w:lang w:val="en-AU"/>
              </w:rPr>
              <w:t xml:space="preserve"> of the</w:t>
            </w:r>
            <w:r w:rsidR="00E37A7B" w:rsidRPr="004D59C5">
              <w:rPr>
                <w:rFonts w:asciiTheme="minorHAnsi" w:hAnsiTheme="minorHAnsi" w:cstheme="minorHAnsi"/>
                <w:szCs w:val="22"/>
                <w:lang w:val="en-AU"/>
              </w:rPr>
              <w:t xml:space="preserve"> primary</w:t>
            </w:r>
            <w:r w:rsidR="00F63A3E" w:rsidRPr="004D59C5">
              <w:rPr>
                <w:rFonts w:asciiTheme="minorHAnsi" w:hAnsiTheme="minorHAnsi" w:cstheme="minorHAnsi"/>
                <w:szCs w:val="22"/>
                <w:lang w:val="en-AU"/>
              </w:rPr>
              <w:t xml:space="preserve"> issuance</w:t>
            </w:r>
            <w:r w:rsidRPr="004D59C5">
              <w:rPr>
                <w:rFonts w:asciiTheme="minorHAnsi" w:hAnsiTheme="minorHAnsi" w:cstheme="minorHAnsi"/>
                <w:szCs w:val="22"/>
                <w:lang w:val="en-AU"/>
              </w:rPr>
              <w:t>.</w:t>
            </w:r>
          </w:p>
        </w:tc>
      </w:tr>
      <w:tr w:rsidR="00F77DD7" w:rsidRPr="004D59C5" w14:paraId="3F5605AF" w14:textId="77777777" w:rsidTr="00F77DD7">
        <w:tc>
          <w:tcPr>
            <w:tcW w:w="776" w:type="dxa"/>
          </w:tcPr>
          <w:p w14:paraId="30ADA832" w14:textId="77777777" w:rsidR="00F77DD7" w:rsidRPr="004D59C5" w:rsidRDefault="00F77DD7" w:rsidP="001065FE">
            <w:pPr>
              <w:pStyle w:val="ListParagraph"/>
            </w:pPr>
          </w:p>
        </w:tc>
        <w:tc>
          <w:tcPr>
            <w:tcW w:w="2519" w:type="dxa"/>
          </w:tcPr>
          <w:p w14:paraId="111A476E"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ISSUE_TYPE</w:t>
            </w:r>
          </w:p>
        </w:tc>
        <w:tc>
          <w:tcPr>
            <w:tcW w:w="1417" w:type="dxa"/>
          </w:tcPr>
          <w:p w14:paraId="38330274"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17F1FE86" w14:textId="79E3C20C" w:rsidR="00F77DD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w:t>
            </w:r>
          </w:p>
        </w:tc>
        <w:tc>
          <w:tcPr>
            <w:tcW w:w="2120" w:type="dxa"/>
          </w:tcPr>
          <w:p w14:paraId="39BE211D"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type</w:t>
            </w:r>
          </w:p>
        </w:tc>
        <w:tc>
          <w:tcPr>
            <w:tcW w:w="3293" w:type="dxa"/>
          </w:tcPr>
          <w:p w14:paraId="4E09257C" w14:textId="0B4D7968" w:rsidR="00F77DD7" w:rsidRPr="004D59C5" w:rsidRDefault="0033091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w:t>
            </w:r>
            <w:r w:rsidR="00857D64" w:rsidRPr="004D59C5">
              <w:rPr>
                <w:rFonts w:asciiTheme="minorHAnsi" w:hAnsiTheme="minorHAnsi" w:cstheme="minorHAnsi"/>
                <w:szCs w:val="22"/>
              </w:rPr>
              <w:t xml:space="preserve"> existing OMEGA value</w:t>
            </w:r>
            <w:r w:rsidRPr="004D59C5">
              <w:rPr>
                <w:rFonts w:asciiTheme="minorHAnsi" w:hAnsiTheme="minorHAnsi" w:cstheme="minorHAnsi"/>
                <w:szCs w:val="22"/>
              </w:rPr>
              <w:t>.</w:t>
            </w:r>
          </w:p>
        </w:tc>
        <w:tc>
          <w:tcPr>
            <w:tcW w:w="2863" w:type="dxa"/>
          </w:tcPr>
          <w:p w14:paraId="4FEFD89E" w14:textId="257A2A93" w:rsidR="00F77DD7" w:rsidRPr="004D59C5" w:rsidRDefault="002907FB" w:rsidP="00CF54C2">
            <w:pPr>
              <w:pStyle w:val="Normalwithspace"/>
              <w:spacing w:before="0" w:line="276" w:lineRule="auto"/>
              <w:jc w:val="left"/>
              <w:rPr>
                <w:rFonts w:asciiTheme="minorHAnsi" w:hAnsiTheme="minorHAnsi" w:cstheme="minorHAnsi"/>
                <w:szCs w:val="22"/>
                <w:lang w:val="en-AU"/>
              </w:rPr>
            </w:pPr>
            <w:ins w:id="288" w:author="Sophia TAN (MAS)" w:date="2026-01-17T01:05:00Z" w16du:dateUtc="2026-01-16T17:05:00Z">
              <w:r w:rsidRPr="004D59C5">
                <w:rPr>
                  <w:rFonts w:asciiTheme="minorHAnsi" w:hAnsiTheme="minorHAnsi" w:cstheme="minorHAnsi"/>
                  <w:szCs w:val="22"/>
                  <w:lang w:val="en-AU"/>
                </w:rPr>
                <w:t>Created via secmast.txt.</w:t>
              </w:r>
            </w:ins>
          </w:p>
        </w:tc>
      </w:tr>
      <w:tr w:rsidR="00B13C67" w:rsidRPr="004D59C5" w14:paraId="20E8D446" w14:textId="77777777" w:rsidTr="00F77DD7">
        <w:tc>
          <w:tcPr>
            <w:tcW w:w="776" w:type="dxa"/>
          </w:tcPr>
          <w:p w14:paraId="6224CDB5" w14:textId="77777777" w:rsidR="00B13C67" w:rsidRPr="004D59C5" w:rsidRDefault="00B13C67" w:rsidP="001065FE">
            <w:pPr>
              <w:pStyle w:val="ListParagraph"/>
            </w:pPr>
          </w:p>
        </w:tc>
        <w:tc>
          <w:tcPr>
            <w:tcW w:w="2519" w:type="dxa"/>
          </w:tcPr>
          <w:p w14:paraId="38F48F5E"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CURR</w:t>
            </w:r>
          </w:p>
        </w:tc>
        <w:tc>
          <w:tcPr>
            <w:tcW w:w="1417" w:type="dxa"/>
          </w:tcPr>
          <w:p w14:paraId="192CD13B"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X(3)</w:t>
            </w:r>
          </w:p>
        </w:tc>
        <w:tc>
          <w:tcPr>
            <w:tcW w:w="960" w:type="dxa"/>
          </w:tcPr>
          <w:p w14:paraId="6763943B" w14:textId="13240645"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w:t>
            </w:r>
          </w:p>
        </w:tc>
        <w:tc>
          <w:tcPr>
            <w:tcW w:w="2120" w:type="dxa"/>
          </w:tcPr>
          <w:p w14:paraId="723A866E"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Currency</w:t>
            </w:r>
          </w:p>
        </w:tc>
        <w:tc>
          <w:tcPr>
            <w:tcW w:w="3293" w:type="dxa"/>
          </w:tcPr>
          <w:p w14:paraId="4A44127C" w14:textId="118AB165"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308607DF" w14:textId="1ADAB771" w:rsidR="00B13C67" w:rsidRPr="004D59C5" w:rsidRDefault="002907FB" w:rsidP="00CF54C2">
            <w:pPr>
              <w:pStyle w:val="Normalwithspace"/>
              <w:spacing w:before="0" w:line="276" w:lineRule="auto"/>
              <w:jc w:val="left"/>
              <w:rPr>
                <w:rFonts w:asciiTheme="minorHAnsi" w:hAnsiTheme="minorHAnsi" w:cstheme="minorHAnsi"/>
                <w:szCs w:val="22"/>
                <w:lang w:val="en-AU"/>
              </w:rPr>
            </w:pPr>
            <w:ins w:id="289" w:author="Sophia TAN (MAS)" w:date="2026-01-17T01:05:00Z" w16du:dateUtc="2026-01-16T17:05:00Z">
              <w:r w:rsidRPr="004D59C5">
                <w:rPr>
                  <w:rFonts w:asciiTheme="minorHAnsi" w:hAnsiTheme="minorHAnsi" w:cstheme="minorHAnsi"/>
                  <w:szCs w:val="22"/>
                  <w:lang w:val="en-AU"/>
                </w:rPr>
                <w:t>Created via secmast.txt.</w:t>
              </w:r>
            </w:ins>
          </w:p>
        </w:tc>
      </w:tr>
      <w:tr w:rsidR="00B13C67" w:rsidRPr="004D59C5" w14:paraId="56086299" w14:textId="77777777" w:rsidTr="00F77DD7">
        <w:tc>
          <w:tcPr>
            <w:tcW w:w="776" w:type="dxa"/>
          </w:tcPr>
          <w:p w14:paraId="1F24483D" w14:textId="77777777" w:rsidR="00B13C67" w:rsidRPr="004D59C5" w:rsidRDefault="00B13C67" w:rsidP="001065FE">
            <w:pPr>
              <w:pStyle w:val="ListParagraph"/>
            </w:pPr>
          </w:p>
        </w:tc>
        <w:tc>
          <w:tcPr>
            <w:tcW w:w="2519" w:type="dxa"/>
          </w:tcPr>
          <w:p w14:paraId="4DF41896"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ISSUE_DESC</w:t>
            </w:r>
          </w:p>
        </w:tc>
        <w:tc>
          <w:tcPr>
            <w:tcW w:w="1417" w:type="dxa"/>
          </w:tcPr>
          <w:p w14:paraId="286016D3"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X(30)</w:t>
            </w:r>
          </w:p>
        </w:tc>
        <w:tc>
          <w:tcPr>
            <w:tcW w:w="960" w:type="dxa"/>
          </w:tcPr>
          <w:p w14:paraId="09585873" w14:textId="689C6D85"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w:t>
            </w:r>
          </w:p>
        </w:tc>
        <w:tc>
          <w:tcPr>
            <w:tcW w:w="2120" w:type="dxa"/>
          </w:tcPr>
          <w:p w14:paraId="1D45E54F"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description</w:t>
            </w:r>
          </w:p>
        </w:tc>
        <w:tc>
          <w:tcPr>
            <w:tcW w:w="3293" w:type="dxa"/>
          </w:tcPr>
          <w:p w14:paraId="1D7ABDA6" w14:textId="536B6D6A"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08CA5AC1" w14:textId="09CAF19A" w:rsidR="00B13C67" w:rsidRPr="004D59C5" w:rsidRDefault="002907FB" w:rsidP="00CF54C2">
            <w:pPr>
              <w:pStyle w:val="Normalwithspace"/>
              <w:spacing w:before="0" w:line="276" w:lineRule="auto"/>
              <w:jc w:val="left"/>
              <w:rPr>
                <w:rFonts w:asciiTheme="minorHAnsi" w:hAnsiTheme="minorHAnsi" w:cstheme="minorHAnsi"/>
                <w:szCs w:val="22"/>
                <w:lang w:val="en-AU"/>
              </w:rPr>
            </w:pPr>
            <w:ins w:id="290" w:author="Sophia TAN (MAS)" w:date="2026-01-17T01:05:00Z" w16du:dateUtc="2026-01-16T17:05:00Z">
              <w:r w:rsidRPr="004D59C5">
                <w:rPr>
                  <w:rFonts w:asciiTheme="minorHAnsi" w:hAnsiTheme="minorHAnsi" w:cstheme="minorHAnsi"/>
                  <w:szCs w:val="22"/>
                  <w:lang w:val="en-AU"/>
                </w:rPr>
                <w:t>Created via secmast.txt.</w:t>
              </w:r>
            </w:ins>
          </w:p>
        </w:tc>
      </w:tr>
      <w:tr w:rsidR="00B13C67" w:rsidRPr="004D59C5" w14:paraId="4EFC407F" w14:textId="77777777" w:rsidTr="00F77DD7">
        <w:tc>
          <w:tcPr>
            <w:tcW w:w="776" w:type="dxa"/>
          </w:tcPr>
          <w:p w14:paraId="1ABB622C" w14:textId="77777777" w:rsidR="00B13C67" w:rsidRPr="004D59C5" w:rsidRDefault="00B13C67" w:rsidP="001065FE">
            <w:pPr>
              <w:pStyle w:val="ListParagraph"/>
            </w:pPr>
          </w:p>
        </w:tc>
        <w:tc>
          <w:tcPr>
            <w:tcW w:w="2519" w:type="dxa"/>
          </w:tcPr>
          <w:p w14:paraId="21B1FC9D" w14:textId="5EA90B53"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ISSUE_DATE</w:t>
            </w:r>
          </w:p>
        </w:tc>
        <w:tc>
          <w:tcPr>
            <w:tcW w:w="1417" w:type="dxa"/>
          </w:tcPr>
          <w:p w14:paraId="4434E994"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3CF1A4BD" w14:textId="3D30AF3F"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45</w:t>
            </w:r>
          </w:p>
        </w:tc>
        <w:tc>
          <w:tcPr>
            <w:tcW w:w="2120" w:type="dxa"/>
          </w:tcPr>
          <w:p w14:paraId="1D49B590" w14:textId="76C839C8"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date</w:t>
            </w:r>
          </w:p>
        </w:tc>
        <w:tc>
          <w:tcPr>
            <w:tcW w:w="3293" w:type="dxa"/>
          </w:tcPr>
          <w:p w14:paraId="2FC7130E" w14:textId="5E5D39CC"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0332CD57" w14:textId="1671F175" w:rsidR="00B13C67" w:rsidRPr="004D59C5" w:rsidRDefault="002907FB" w:rsidP="00CF54C2">
            <w:pPr>
              <w:spacing w:after="240" w:line="276" w:lineRule="auto"/>
              <w:jc w:val="left"/>
              <w:rPr>
                <w:rFonts w:asciiTheme="minorHAnsi" w:hAnsiTheme="minorHAnsi" w:cstheme="minorHAnsi"/>
                <w:szCs w:val="22"/>
                <w:lang w:val="en-AU"/>
              </w:rPr>
            </w:pPr>
            <w:ins w:id="291" w:author="Sophia TAN (MAS)" w:date="2026-01-17T01:04:00Z" w16du:dateUtc="2026-01-16T17:04:00Z">
              <w:r w:rsidRPr="004D59C5">
                <w:rPr>
                  <w:rFonts w:asciiTheme="minorHAnsi" w:hAnsiTheme="minorHAnsi" w:cstheme="minorHAnsi"/>
                  <w:szCs w:val="22"/>
                  <w:lang w:val="en-AU"/>
                </w:rPr>
                <w:t>Created via secmast.txt.</w:t>
              </w:r>
            </w:ins>
          </w:p>
        </w:tc>
      </w:tr>
      <w:tr w:rsidR="00B13C67" w:rsidRPr="004D59C5" w14:paraId="14EAB4F3" w14:textId="77777777" w:rsidTr="00F77DD7">
        <w:trPr>
          <w:trHeight w:val="438"/>
        </w:trPr>
        <w:tc>
          <w:tcPr>
            <w:tcW w:w="776" w:type="dxa"/>
          </w:tcPr>
          <w:p w14:paraId="3E432354" w14:textId="77777777" w:rsidR="00B13C67" w:rsidRPr="004D59C5" w:rsidRDefault="00B13C67" w:rsidP="001065FE">
            <w:pPr>
              <w:pStyle w:val="ListParagraph"/>
            </w:pPr>
          </w:p>
        </w:tc>
        <w:tc>
          <w:tcPr>
            <w:tcW w:w="2519" w:type="dxa"/>
          </w:tcPr>
          <w:p w14:paraId="30AF1A2B" w14:textId="37297EDE"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TENDER_DATE</w:t>
            </w:r>
          </w:p>
        </w:tc>
        <w:tc>
          <w:tcPr>
            <w:tcW w:w="1417" w:type="dxa"/>
          </w:tcPr>
          <w:p w14:paraId="488BB67E" w14:textId="3FCD27C0"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32E4D591" w14:textId="7040E028"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53</w:t>
            </w:r>
          </w:p>
        </w:tc>
        <w:tc>
          <w:tcPr>
            <w:tcW w:w="2120" w:type="dxa"/>
          </w:tcPr>
          <w:p w14:paraId="0FE1F4B2" w14:textId="4F2CC1FA"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Tender date</w:t>
            </w:r>
          </w:p>
        </w:tc>
        <w:tc>
          <w:tcPr>
            <w:tcW w:w="3293" w:type="dxa"/>
          </w:tcPr>
          <w:p w14:paraId="6A74FC0C" w14:textId="619AC859"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24F638B8" w14:textId="21470FB1" w:rsidR="00B13C67" w:rsidRPr="004D59C5" w:rsidRDefault="002907FB" w:rsidP="00CF54C2">
            <w:pPr>
              <w:pStyle w:val="Normalwithspace"/>
              <w:spacing w:before="0" w:line="276" w:lineRule="auto"/>
              <w:jc w:val="left"/>
              <w:rPr>
                <w:rFonts w:asciiTheme="minorHAnsi" w:hAnsiTheme="minorHAnsi" w:cstheme="minorHAnsi"/>
                <w:szCs w:val="22"/>
                <w:lang w:val="en-AU"/>
              </w:rPr>
            </w:pPr>
            <w:ins w:id="292" w:author="Sophia TAN (MAS)" w:date="2026-01-17T01:04:00Z" w16du:dateUtc="2026-01-16T17:04:00Z">
              <w:r w:rsidRPr="004D59C5">
                <w:rPr>
                  <w:rFonts w:asciiTheme="minorHAnsi" w:hAnsiTheme="minorHAnsi" w:cstheme="minorHAnsi"/>
                  <w:szCs w:val="22"/>
                  <w:lang w:val="en-AU"/>
                </w:rPr>
                <w:t>Created via secmast.txt.</w:t>
              </w:r>
            </w:ins>
          </w:p>
        </w:tc>
      </w:tr>
      <w:tr w:rsidR="00B13C67" w:rsidRPr="004D59C5" w14:paraId="41469CF0" w14:textId="77777777" w:rsidTr="00F77DD7">
        <w:tc>
          <w:tcPr>
            <w:tcW w:w="776" w:type="dxa"/>
          </w:tcPr>
          <w:p w14:paraId="0B2C9A68" w14:textId="77777777" w:rsidR="00B13C67" w:rsidRPr="004D59C5" w:rsidRDefault="00B13C67" w:rsidP="001065FE">
            <w:pPr>
              <w:pStyle w:val="ListParagraph"/>
            </w:pPr>
          </w:p>
        </w:tc>
        <w:tc>
          <w:tcPr>
            <w:tcW w:w="2519" w:type="dxa"/>
          </w:tcPr>
          <w:p w14:paraId="492C503D"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QTY_OFFERED</w:t>
            </w:r>
          </w:p>
        </w:tc>
        <w:tc>
          <w:tcPr>
            <w:tcW w:w="1417" w:type="dxa"/>
          </w:tcPr>
          <w:p w14:paraId="440F0070"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0E909F15" w14:textId="4806B9DA"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61</w:t>
            </w:r>
          </w:p>
        </w:tc>
        <w:tc>
          <w:tcPr>
            <w:tcW w:w="2120" w:type="dxa"/>
          </w:tcPr>
          <w:p w14:paraId="5D33ACAA" w14:textId="5F323555"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nominal amount offered (Issue size)</w:t>
            </w:r>
          </w:p>
        </w:tc>
        <w:tc>
          <w:tcPr>
            <w:tcW w:w="3293" w:type="dxa"/>
          </w:tcPr>
          <w:p w14:paraId="2273CCE7" w14:textId="77A0B93F"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4F8876E9" w14:textId="40A68CD0" w:rsidR="00B13C67" w:rsidRPr="004D59C5" w:rsidRDefault="002907FB" w:rsidP="00CF54C2">
            <w:pPr>
              <w:spacing w:after="240" w:line="276" w:lineRule="auto"/>
              <w:jc w:val="left"/>
              <w:rPr>
                <w:rFonts w:asciiTheme="minorHAnsi" w:hAnsiTheme="minorHAnsi" w:cstheme="minorHAnsi"/>
                <w:szCs w:val="22"/>
                <w:lang w:val="en-AU"/>
              </w:rPr>
            </w:pPr>
            <w:ins w:id="293" w:author="Sophia TAN (MAS)" w:date="2026-01-17T01:04:00Z" w16du:dateUtc="2026-01-16T17:04:00Z">
              <w:r w:rsidRPr="004D59C5">
                <w:rPr>
                  <w:rFonts w:asciiTheme="minorHAnsi" w:hAnsiTheme="minorHAnsi" w:cstheme="minorHAnsi"/>
                  <w:szCs w:val="22"/>
                  <w:lang w:val="en-AU"/>
                </w:rPr>
                <w:t>Created via secmast.txt.</w:t>
              </w:r>
            </w:ins>
          </w:p>
        </w:tc>
      </w:tr>
      <w:tr w:rsidR="00B13C67" w:rsidRPr="004D59C5" w14:paraId="7F55559D" w14:textId="77777777" w:rsidTr="00F77DD7">
        <w:tc>
          <w:tcPr>
            <w:tcW w:w="776" w:type="dxa"/>
          </w:tcPr>
          <w:p w14:paraId="4CFF8A4A" w14:textId="77777777" w:rsidR="00B13C67" w:rsidRPr="004D59C5" w:rsidRDefault="00B13C67" w:rsidP="001065FE">
            <w:pPr>
              <w:pStyle w:val="ListParagraph"/>
            </w:pPr>
          </w:p>
        </w:tc>
        <w:tc>
          <w:tcPr>
            <w:tcW w:w="2519" w:type="dxa"/>
          </w:tcPr>
          <w:p w14:paraId="02691054" w14:textId="45DADC6C"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QTY_APPLIED</w:t>
            </w:r>
          </w:p>
        </w:tc>
        <w:tc>
          <w:tcPr>
            <w:tcW w:w="1417" w:type="dxa"/>
          </w:tcPr>
          <w:p w14:paraId="13A41905"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196098A2" w14:textId="26B86D22"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74</w:t>
            </w:r>
          </w:p>
        </w:tc>
        <w:tc>
          <w:tcPr>
            <w:tcW w:w="2120" w:type="dxa"/>
          </w:tcPr>
          <w:p w14:paraId="29CC31BB" w14:textId="7B097492"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nominal amount applied</w:t>
            </w:r>
          </w:p>
        </w:tc>
        <w:tc>
          <w:tcPr>
            <w:tcW w:w="3293" w:type="dxa"/>
          </w:tcPr>
          <w:p w14:paraId="199C933A" w14:textId="63CC31CA"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26C8C5B4" w14:textId="25F03540"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79282AFA" w14:textId="77777777" w:rsidTr="00F77DD7">
        <w:tc>
          <w:tcPr>
            <w:tcW w:w="776" w:type="dxa"/>
          </w:tcPr>
          <w:p w14:paraId="07C27654" w14:textId="77777777" w:rsidR="00B13C67" w:rsidRPr="004D59C5" w:rsidRDefault="00B13C67" w:rsidP="001065FE">
            <w:pPr>
              <w:pStyle w:val="ListParagraph"/>
            </w:pPr>
          </w:p>
        </w:tc>
        <w:tc>
          <w:tcPr>
            <w:tcW w:w="2519" w:type="dxa"/>
          </w:tcPr>
          <w:p w14:paraId="4A422598"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AVE_YIELD</w:t>
            </w:r>
          </w:p>
        </w:tc>
        <w:tc>
          <w:tcPr>
            <w:tcW w:w="1417" w:type="dxa"/>
          </w:tcPr>
          <w:p w14:paraId="66A91115"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7F013CCC" w14:textId="6E8FEF6D"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87</w:t>
            </w:r>
          </w:p>
        </w:tc>
        <w:tc>
          <w:tcPr>
            <w:tcW w:w="2120" w:type="dxa"/>
          </w:tcPr>
          <w:p w14:paraId="6D866D12" w14:textId="17E855CB"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Average yield</w:t>
            </w:r>
          </w:p>
        </w:tc>
        <w:tc>
          <w:tcPr>
            <w:tcW w:w="3293" w:type="dxa"/>
          </w:tcPr>
          <w:p w14:paraId="59133B42" w14:textId="0B071650"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51D52639" w14:textId="73C36155"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7012C50B" w14:textId="77777777" w:rsidTr="00F77DD7">
        <w:tc>
          <w:tcPr>
            <w:tcW w:w="776" w:type="dxa"/>
          </w:tcPr>
          <w:p w14:paraId="1505A399" w14:textId="77777777" w:rsidR="00B13C67" w:rsidRPr="004D59C5" w:rsidRDefault="00B13C67" w:rsidP="001065FE">
            <w:pPr>
              <w:pStyle w:val="ListParagraph"/>
            </w:pPr>
          </w:p>
        </w:tc>
        <w:tc>
          <w:tcPr>
            <w:tcW w:w="2519" w:type="dxa"/>
          </w:tcPr>
          <w:p w14:paraId="1461D1EB"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CUT_OFF_YIELD</w:t>
            </w:r>
          </w:p>
        </w:tc>
        <w:tc>
          <w:tcPr>
            <w:tcW w:w="1417" w:type="dxa"/>
          </w:tcPr>
          <w:p w14:paraId="07BED3BB"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3ECD589E" w14:textId="606F2156"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92</w:t>
            </w:r>
          </w:p>
        </w:tc>
        <w:tc>
          <w:tcPr>
            <w:tcW w:w="2120" w:type="dxa"/>
          </w:tcPr>
          <w:p w14:paraId="66CD7B44" w14:textId="70F8EE14"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Cutof</w:t>
            </w:r>
            <w:ins w:id="294" w:author="Akila BALAKRISHNAN from.OPTIMUM (MAS)" w:date="2026-01-14T15:42:00Z" w16du:dateUtc="2026-01-14T07:42:00Z">
              <w:r w:rsidR="00EF199C">
                <w:rPr>
                  <w:rFonts w:asciiTheme="minorHAnsi" w:hAnsiTheme="minorHAnsi" w:cstheme="minorHAnsi"/>
                  <w:szCs w:val="22"/>
                  <w:lang w:val="en-AU"/>
                </w:rPr>
                <w:t>f</w:t>
              </w:r>
            </w:ins>
            <w:r w:rsidRPr="004D59C5">
              <w:rPr>
                <w:rFonts w:asciiTheme="minorHAnsi" w:hAnsiTheme="minorHAnsi" w:cstheme="minorHAnsi"/>
                <w:szCs w:val="22"/>
                <w:lang w:val="en-AU"/>
              </w:rPr>
              <w:t xml:space="preserve"> yield</w:t>
            </w:r>
          </w:p>
        </w:tc>
        <w:tc>
          <w:tcPr>
            <w:tcW w:w="3293" w:type="dxa"/>
          </w:tcPr>
          <w:p w14:paraId="73FEBFAF" w14:textId="6C9463F5"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0F0C9091" w14:textId="3CB479A4"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53A20766" w14:textId="77777777" w:rsidTr="00F77DD7">
        <w:tc>
          <w:tcPr>
            <w:tcW w:w="776" w:type="dxa"/>
          </w:tcPr>
          <w:p w14:paraId="1B1E23F2" w14:textId="77777777" w:rsidR="00B13C67" w:rsidRPr="004D59C5" w:rsidRDefault="00B13C67" w:rsidP="001065FE">
            <w:pPr>
              <w:pStyle w:val="ListParagraph"/>
            </w:pPr>
          </w:p>
        </w:tc>
        <w:tc>
          <w:tcPr>
            <w:tcW w:w="2519" w:type="dxa"/>
          </w:tcPr>
          <w:p w14:paraId="6E55B295"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MATURITY_DATE</w:t>
            </w:r>
          </w:p>
        </w:tc>
        <w:tc>
          <w:tcPr>
            <w:tcW w:w="1417" w:type="dxa"/>
          </w:tcPr>
          <w:p w14:paraId="68B0FCC1"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68DD776A" w14:textId="4B362B60"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97</w:t>
            </w:r>
          </w:p>
        </w:tc>
        <w:tc>
          <w:tcPr>
            <w:tcW w:w="2120" w:type="dxa"/>
          </w:tcPr>
          <w:p w14:paraId="133B0EA7" w14:textId="64FB8C63"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 date</w:t>
            </w:r>
          </w:p>
        </w:tc>
        <w:tc>
          <w:tcPr>
            <w:tcW w:w="3293" w:type="dxa"/>
          </w:tcPr>
          <w:p w14:paraId="5BADDAC8" w14:textId="0318B05B"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37AF1AC0" w14:textId="204A1212" w:rsidR="00B13C67" w:rsidRPr="004D59C5" w:rsidRDefault="002907FB" w:rsidP="00CF54C2">
            <w:pPr>
              <w:pStyle w:val="Normalwithspace"/>
              <w:spacing w:before="0" w:line="276" w:lineRule="auto"/>
              <w:jc w:val="left"/>
              <w:rPr>
                <w:rFonts w:asciiTheme="minorHAnsi" w:hAnsiTheme="minorHAnsi" w:cstheme="minorHAnsi"/>
                <w:szCs w:val="22"/>
                <w:lang w:val="en-AU"/>
              </w:rPr>
            </w:pPr>
            <w:ins w:id="295" w:author="Sophia TAN (MAS)" w:date="2026-01-17T01:05:00Z" w16du:dateUtc="2026-01-16T17:05:00Z">
              <w:r w:rsidRPr="004D59C5">
                <w:rPr>
                  <w:rFonts w:asciiTheme="minorHAnsi" w:hAnsiTheme="minorHAnsi" w:cstheme="minorHAnsi"/>
                  <w:szCs w:val="22"/>
                  <w:lang w:val="en-AU"/>
                </w:rPr>
                <w:t>Created via secmast.txt.</w:t>
              </w:r>
            </w:ins>
          </w:p>
        </w:tc>
      </w:tr>
      <w:tr w:rsidR="00B13C67" w:rsidRPr="004D59C5" w14:paraId="3AF427E3" w14:textId="77777777" w:rsidTr="00F77DD7">
        <w:tc>
          <w:tcPr>
            <w:tcW w:w="776" w:type="dxa"/>
          </w:tcPr>
          <w:p w14:paraId="0A02B11F" w14:textId="77777777" w:rsidR="00B13C67" w:rsidRPr="004D59C5" w:rsidRDefault="00B13C67" w:rsidP="001065FE">
            <w:pPr>
              <w:pStyle w:val="ListParagraph"/>
            </w:pPr>
          </w:p>
        </w:tc>
        <w:tc>
          <w:tcPr>
            <w:tcW w:w="2519" w:type="dxa"/>
          </w:tcPr>
          <w:p w14:paraId="2451964E"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PERCENT_COY</w:t>
            </w:r>
          </w:p>
        </w:tc>
        <w:tc>
          <w:tcPr>
            <w:tcW w:w="1417" w:type="dxa"/>
          </w:tcPr>
          <w:p w14:paraId="68FFEFF9"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3DA601CB" w14:textId="5DA9C367"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105</w:t>
            </w:r>
          </w:p>
        </w:tc>
        <w:tc>
          <w:tcPr>
            <w:tcW w:w="2120" w:type="dxa"/>
          </w:tcPr>
          <w:p w14:paraId="249F9686" w14:textId="39EC2DCE"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competitive applications at cutoff allotted</w:t>
            </w:r>
          </w:p>
        </w:tc>
        <w:tc>
          <w:tcPr>
            <w:tcW w:w="3293" w:type="dxa"/>
          </w:tcPr>
          <w:p w14:paraId="195E5AFD" w14:textId="55A05DBE"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53D55A40" w14:textId="44CDDC81"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1268B0F4" w14:textId="77777777" w:rsidTr="00F77DD7">
        <w:tc>
          <w:tcPr>
            <w:tcW w:w="776" w:type="dxa"/>
          </w:tcPr>
          <w:p w14:paraId="43AAF2C0" w14:textId="77777777" w:rsidR="00B13C67" w:rsidRPr="004D59C5" w:rsidRDefault="00B13C67" w:rsidP="001065FE">
            <w:pPr>
              <w:pStyle w:val="ListParagraph"/>
            </w:pPr>
          </w:p>
        </w:tc>
        <w:tc>
          <w:tcPr>
            <w:tcW w:w="2519" w:type="dxa"/>
          </w:tcPr>
          <w:p w14:paraId="102F8DF0"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PERCENT_SUB</w:t>
            </w:r>
          </w:p>
        </w:tc>
        <w:tc>
          <w:tcPr>
            <w:tcW w:w="1417" w:type="dxa"/>
          </w:tcPr>
          <w:p w14:paraId="0B64F008"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3A590D17" w14:textId="2DEB646D"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110</w:t>
            </w:r>
          </w:p>
        </w:tc>
        <w:tc>
          <w:tcPr>
            <w:tcW w:w="2120" w:type="dxa"/>
          </w:tcPr>
          <w:p w14:paraId="05580F50" w14:textId="7EB85594"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applied amount</w:t>
            </w:r>
          </w:p>
        </w:tc>
        <w:tc>
          <w:tcPr>
            <w:tcW w:w="3293" w:type="dxa"/>
          </w:tcPr>
          <w:p w14:paraId="1E502F61" w14:textId="20FC9BC8"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05366260" w14:textId="0EAD3110"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4EDECB68" w14:textId="77777777" w:rsidTr="00F77DD7">
        <w:tc>
          <w:tcPr>
            <w:tcW w:w="776" w:type="dxa"/>
          </w:tcPr>
          <w:p w14:paraId="55593D55" w14:textId="77777777" w:rsidR="00B13C67" w:rsidRPr="004D59C5" w:rsidRDefault="00B13C67" w:rsidP="001065FE">
            <w:pPr>
              <w:pStyle w:val="ListParagraph"/>
            </w:pPr>
          </w:p>
        </w:tc>
        <w:tc>
          <w:tcPr>
            <w:tcW w:w="2519" w:type="dxa"/>
          </w:tcPr>
          <w:p w14:paraId="5B92C4A9"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NC_PERCENT</w:t>
            </w:r>
          </w:p>
        </w:tc>
        <w:tc>
          <w:tcPr>
            <w:tcW w:w="1417" w:type="dxa"/>
          </w:tcPr>
          <w:p w14:paraId="288F7EFB"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24073921" w14:textId="7F75B81D"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115</w:t>
            </w:r>
          </w:p>
        </w:tc>
        <w:tc>
          <w:tcPr>
            <w:tcW w:w="2120" w:type="dxa"/>
          </w:tcPr>
          <w:p w14:paraId="44276794" w14:textId="312F3231"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Non-competitive applications allotted</w:t>
            </w:r>
          </w:p>
        </w:tc>
        <w:tc>
          <w:tcPr>
            <w:tcW w:w="3293" w:type="dxa"/>
          </w:tcPr>
          <w:p w14:paraId="36BD6245" w14:textId="5D4BA611"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1A6FD22D" w14:textId="03F256A0"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1B6EB914" w14:textId="77777777" w:rsidTr="00F77DD7">
        <w:tc>
          <w:tcPr>
            <w:tcW w:w="776" w:type="dxa"/>
          </w:tcPr>
          <w:p w14:paraId="542E446C" w14:textId="77777777" w:rsidR="00B13C67" w:rsidRPr="004D59C5" w:rsidRDefault="00B13C67" w:rsidP="001065FE">
            <w:pPr>
              <w:pStyle w:val="ListParagraph"/>
            </w:pPr>
          </w:p>
        </w:tc>
        <w:tc>
          <w:tcPr>
            <w:tcW w:w="2519" w:type="dxa"/>
          </w:tcPr>
          <w:p w14:paraId="0E03D5CE"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NC_QTY_ALLOT</w:t>
            </w:r>
          </w:p>
        </w:tc>
        <w:tc>
          <w:tcPr>
            <w:tcW w:w="1417" w:type="dxa"/>
          </w:tcPr>
          <w:p w14:paraId="442DE8E6"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304C87B6" w14:textId="2DCF83AA"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120</w:t>
            </w:r>
          </w:p>
        </w:tc>
        <w:tc>
          <w:tcPr>
            <w:tcW w:w="2120" w:type="dxa"/>
          </w:tcPr>
          <w:p w14:paraId="02FF27E3" w14:textId="6E33C034"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Non-competitive amount allotted </w:t>
            </w:r>
          </w:p>
        </w:tc>
        <w:tc>
          <w:tcPr>
            <w:tcW w:w="3293" w:type="dxa"/>
          </w:tcPr>
          <w:p w14:paraId="11A9EFFB" w14:textId="308E2328"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3F6832B9" w14:textId="187C14F2"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33047BF8" w14:textId="77777777" w:rsidTr="00F77DD7">
        <w:tc>
          <w:tcPr>
            <w:tcW w:w="776" w:type="dxa"/>
          </w:tcPr>
          <w:p w14:paraId="01BEEDE4" w14:textId="77777777" w:rsidR="00B13C67" w:rsidRPr="004D59C5" w:rsidRDefault="00B13C67" w:rsidP="001065FE">
            <w:pPr>
              <w:pStyle w:val="ListParagraph"/>
            </w:pPr>
          </w:p>
        </w:tc>
        <w:tc>
          <w:tcPr>
            <w:tcW w:w="2519" w:type="dxa"/>
          </w:tcPr>
          <w:p w14:paraId="14B8EB18"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INT_RATE</w:t>
            </w:r>
          </w:p>
        </w:tc>
        <w:tc>
          <w:tcPr>
            <w:tcW w:w="1417" w:type="dxa"/>
          </w:tcPr>
          <w:p w14:paraId="151FB218"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7BFFF9F0" w14:textId="3703E6BA"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133</w:t>
            </w:r>
          </w:p>
        </w:tc>
        <w:tc>
          <w:tcPr>
            <w:tcW w:w="2120" w:type="dxa"/>
          </w:tcPr>
          <w:p w14:paraId="2624675F" w14:textId="4FBD563C"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Interest rate</w:t>
            </w:r>
          </w:p>
        </w:tc>
        <w:tc>
          <w:tcPr>
            <w:tcW w:w="3293" w:type="dxa"/>
          </w:tcPr>
          <w:p w14:paraId="5D9E72AA" w14:textId="6660649E"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22A1C4B8"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578EA18C" w14:textId="77777777" w:rsidTr="00F77DD7">
        <w:tc>
          <w:tcPr>
            <w:tcW w:w="776" w:type="dxa"/>
          </w:tcPr>
          <w:p w14:paraId="4E14AA9D" w14:textId="77777777" w:rsidR="00B13C67" w:rsidRPr="004D59C5" w:rsidRDefault="00B13C67" w:rsidP="001065FE">
            <w:pPr>
              <w:pStyle w:val="ListParagraph"/>
            </w:pPr>
          </w:p>
        </w:tc>
        <w:tc>
          <w:tcPr>
            <w:tcW w:w="2519" w:type="dxa"/>
          </w:tcPr>
          <w:p w14:paraId="09E23ADB"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TAX_STATUS</w:t>
            </w:r>
          </w:p>
        </w:tc>
        <w:tc>
          <w:tcPr>
            <w:tcW w:w="1417" w:type="dxa"/>
          </w:tcPr>
          <w:p w14:paraId="46F893AA"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4945ABC3" w14:textId="33C52336"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140</w:t>
            </w:r>
          </w:p>
        </w:tc>
        <w:tc>
          <w:tcPr>
            <w:tcW w:w="2120" w:type="dxa"/>
          </w:tcPr>
          <w:p w14:paraId="10DB2ADD" w14:textId="11BBEE98"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Tax status</w:t>
            </w:r>
          </w:p>
        </w:tc>
        <w:tc>
          <w:tcPr>
            <w:tcW w:w="3293" w:type="dxa"/>
          </w:tcPr>
          <w:p w14:paraId="43081DA7" w14:textId="0D5468E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29666071" w14:textId="3CAA3BAB" w:rsidR="00B13C67" w:rsidRPr="004D59C5" w:rsidRDefault="002907FB" w:rsidP="00CF54C2">
            <w:pPr>
              <w:pStyle w:val="Normalwithspace"/>
              <w:spacing w:before="0" w:line="276" w:lineRule="auto"/>
              <w:jc w:val="left"/>
              <w:rPr>
                <w:rFonts w:asciiTheme="minorHAnsi" w:hAnsiTheme="minorHAnsi" w:cstheme="minorHAnsi"/>
                <w:szCs w:val="22"/>
                <w:lang w:val="en-AU"/>
              </w:rPr>
            </w:pPr>
            <w:ins w:id="296" w:author="Sophia TAN (MAS)" w:date="2026-01-17T01:06:00Z" w16du:dateUtc="2026-01-16T17:06:00Z">
              <w:r w:rsidRPr="004D59C5">
                <w:rPr>
                  <w:rFonts w:asciiTheme="minorHAnsi" w:hAnsiTheme="minorHAnsi" w:cstheme="minorHAnsi"/>
                  <w:szCs w:val="22"/>
                  <w:lang w:val="en-AU"/>
                </w:rPr>
                <w:t>Created via secmast.txt.</w:t>
              </w:r>
            </w:ins>
          </w:p>
        </w:tc>
      </w:tr>
      <w:tr w:rsidR="00B13C67" w:rsidRPr="004D59C5" w14:paraId="5CF763C7" w14:textId="77777777" w:rsidTr="00F77DD7">
        <w:tc>
          <w:tcPr>
            <w:tcW w:w="776" w:type="dxa"/>
          </w:tcPr>
          <w:p w14:paraId="15D8512D" w14:textId="77777777" w:rsidR="00B13C67" w:rsidRPr="004D59C5" w:rsidRDefault="00B13C67" w:rsidP="001065FE">
            <w:pPr>
              <w:pStyle w:val="ListParagraph"/>
            </w:pPr>
          </w:p>
        </w:tc>
        <w:tc>
          <w:tcPr>
            <w:tcW w:w="2519" w:type="dxa"/>
          </w:tcPr>
          <w:p w14:paraId="26AEF29B"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CUT_OFF_YIELD_PRICE</w:t>
            </w:r>
          </w:p>
        </w:tc>
        <w:tc>
          <w:tcPr>
            <w:tcW w:w="1417" w:type="dxa"/>
          </w:tcPr>
          <w:p w14:paraId="209DF42F"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66AD7AAD" w14:textId="18FB110E"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141</w:t>
            </w:r>
          </w:p>
        </w:tc>
        <w:tc>
          <w:tcPr>
            <w:tcW w:w="2120" w:type="dxa"/>
          </w:tcPr>
          <w:p w14:paraId="28482341" w14:textId="45A07F8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Cuto</w:t>
            </w:r>
            <w:r w:rsidR="003809E2">
              <w:rPr>
                <w:rFonts w:asciiTheme="minorHAnsi" w:hAnsiTheme="minorHAnsi" w:cstheme="minorHAnsi"/>
                <w:szCs w:val="22"/>
                <w:lang w:val="en-AU"/>
              </w:rPr>
              <w:t>f</w:t>
            </w:r>
            <w:r w:rsidRPr="004D59C5">
              <w:rPr>
                <w:rFonts w:asciiTheme="minorHAnsi" w:hAnsiTheme="minorHAnsi" w:cstheme="minorHAnsi"/>
                <w:szCs w:val="22"/>
                <w:lang w:val="en-AU"/>
              </w:rPr>
              <w:t>f yield price</w:t>
            </w:r>
          </w:p>
        </w:tc>
        <w:tc>
          <w:tcPr>
            <w:tcW w:w="3293" w:type="dxa"/>
          </w:tcPr>
          <w:p w14:paraId="727D375F" w14:textId="6023D796"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48C231A5"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4B5629FD" w14:textId="77777777" w:rsidTr="00F77DD7">
        <w:tc>
          <w:tcPr>
            <w:tcW w:w="776" w:type="dxa"/>
          </w:tcPr>
          <w:p w14:paraId="19BBA528" w14:textId="77777777" w:rsidR="00B13C67" w:rsidRPr="004D59C5" w:rsidRDefault="00B13C67" w:rsidP="001065FE">
            <w:pPr>
              <w:pStyle w:val="ListParagraph"/>
            </w:pPr>
          </w:p>
        </w:tc>
        <w:tc>
          <w:tcPr>
            <w:tcW w:w="2519" w:type="dxa"/>
          </w:tcPr>
          <w:p w14:paraId="4EBBBD88"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AVE_YIELD_PRICE</w:t>
            </w:r>
          </w:p>
        </w:tc>
        <w:tc>
          <w:tcPr>
            <w:tcW w:w="1417" w:type="dxa"/>
          </w:tcPr>
          <w:p w14:paraId="1362E79F"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545C70BD" w14:textId="521AA02F"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148</w:t>
            </w:r>
          </w:p>
        </w:tc>
        <w:tc>
          <w:tcPr>
            <w:tcW w:w="2120" w:type="dxa"/>
          </w:tcPr>
          <w:p w14:paraId="795DE26A" w14:textId="6C6782B9"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Average yield price</w:t>
            </w:r>
          </w:p>
        </w:tc>
        <w:tc>
          <w:tcPr>
            <w:tcW w:w="3293" w:type="dxa"/>
          </w:tcPr>
          <w:p w14:paraId="21C401F5" w14:textId="14E62C45"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778BDACF"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2F234048" w14:textId="77777777" w:rsidTr="00F77DD7">
        <w:tc>
          <w:tcPr>
            <w:tcW w:w="776" w:type="dxa"/>
          </w:tcPr>
          <w:p w14:paraId="4395B33D" w14:textId="77777777" w:rsidR="00B13C67" w:rsidRPr="004D59C5" w:rsidRDefault="00B13C67" w:rsidP="001065FE">
            <w:pPr>
              <w:pStyle w:val="ListParagraph"/>
            </w:pPr>
          </w:p>
        </w:tc>
        <w:tc>
          <w:tcPr>
            <w:tcW w:w="2519" w:type="dxa"/>
          </w:tcPr>
          <w:p w14:paraId="610A0D51"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CLOSING_PRICE</w:t>
            </w:r>
          </w:p>
        </w:tc>
        <w:tc>
          <w:tcPr>
            <w:tcW w:w="1417" w:type="dxa"/>
          </w:tcPr>
          <w:p w14:paraId="59ADB451"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77EB63BC" w14:textId="4E3ACD99"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155</w:t>
            </w:r>
          </w:p>
        </w:tc>
        <w:tc>
          <w:tcPr>
            <w:tcW w:w="2120" w:type="dxa"/>
          </w:tcPr>
          <w:p w14:paraId="1C5E1B1C" w14:textId="19981C01"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Closing price of the security</w:t>
            </w:r>
          </w:p>
        </w:tc>
        <w:tc>
          <w:tcPr>
            <w:tcW w:w="3293" w:type="dxa"/>
          </w:tcPr>
          <w:p w14:paraId="6142C5BB" w14:textId="0D63E3CE"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59A8787D"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B13C67" w:rsidRPr="004D59C5" w14:paraId="312A7D4E" w14:textId="77777777" w:rsidTr="00F77DD7">
        <w:tc>
          <w:tcPr>
            <w:tcW w:w="776" w:type="dxa"/>
          </w:tcPr>
          <w:p w14:paraId="7665E112" w14:textId="77777777" w:rsidR="00B13C67" w:rsidRPr="004D59C5" w:rsidRDefault="00B13C67" w:rsidP="001065FE">
            <w:pPr>
              <w:pStyle w:val="ListParagraph"/>
            </w:pPr>
          </w:p>
        </w:tc>
        <w:tc>
          <w:tcPr>
            <w:tcW w:w="2519" w:type="dxa"/>
          </w:tcPr>
          <w:p w14:paraId="3D78645A" w14:textId="77777777" w:rsidR="00B13C67" w:rsidRPr="004D59C5" w:rsidRDefault="00B13C6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ISIN_CODE</w:t>
            </w:r>
          </w:p>
        </w:tc>
        <w:tc>
          <w:tcPr>
            <w:tcW w:w="1417" w:type="dxa"/>
          </w:tcPr>
          <w:p w14:paraId="4EAEB16D"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X(12)</w:t>
            </w:r>
          </w:p>
        </w:tc>
        <w:tc>
          <w:tcPr>
            <w:tcW w:w="960" w:type="dxa"/>
          </w:tcPr>
          <w:p w14:paraId="1ED98F8C" w14:textId="45AEF968"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162</w:t>
            </w:r>
          </w:p>
        </w:tc>
        <w:tc>
          <w:tcPr>
            <w:tcW w:w="2120" w:type="dxa"/>
          </w:tcPr>
          <w:p w14:paraId="1B64A562" w14:textId="55FA7CD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 code</w:t>
            </w:r>
          </w:p>
        </w:tc>
        <w:tc>
          <w:tcPr>
            <w:tcW w:w="3293" w:type="dxa"/>
          </w:tcPr>
          <w:p w14:paraId="7F296AED" w14:textId="78149458" w:rsidR="00B13C67" w:rsidRPr="004D59C5" w:rsidRDefault="00D650A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a valid ISIN code that matches OMEGA value.</w:t>
            </w:r>
          </w:p>
        </w:tc>
        <w:tc>
          <w:tcPr>
            <w:tcW w:w="2863" w:type="dxa"/>
          </w:tcPr>
          <w:p w14:paraId="72F80D7E" w14:textId="344DAB4D" w:rsidR="00B13C67" w:rsidRPr="004D59C5" w:rsidRDefault="00071D45"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Used with ISSUE_CODE and </w:t>
            </w:r>
            <w:commentRangeStart w:id="297"/>
            <w:r w:rsidRPr="004D59C5">
              <w:rPr>
                <w:rFonts w:asciiTheme="minorHAnsi" w:hAnsiTheme="minorHAnsi" w:cstheme="minorHAnsi"/>
                <w:szCs w:val="22"/>
                <w:lang w:val="en-AU"/>
              </w:rPr>
              <w:t xml:space="preserve">ISSUE_NO </w:t>
            </w:r>
            <w:commentRangeEnd w:id="297"/>
            <w:r w:rsidR="002907FB">
              <w:rPr>
                <w:rStyle w:val="CommentReference"/>
                <w:lang w:val="en-US"/>
              </w:rPr>
              <w:commentReference w:id="297"/>
            </w:r>
            <w:r w:rsidRPr="004D59C5">
              <w:rPr>
                <w:rFonts w:asciiTheme="minorHAnsi" w:hAnsiTheme="minorHAnsi" w:cstheme="minorHAnsi"/>
                <w:szCs w:val="22"/>
                <w:lang w:val="en-AU"/>
              </w:rPr>
              <w:t xml:space="preserve">to identity the security record of the </w:t>
            </w:r>
            <w:r w:rsidR="00C125F2" w:rsidRPr="004D59C5">
              <w:rPr>
                <w:rFonts w:asciiTheme="minorHAnsi" w:hAnsiTheme="minorHAnsi" w:cstheme="minorHAnsi"/>
                <w:szCs w:val="22"/>
                <w:lang w:val="en-AU"/>
              </w:rPr>
              <w:t>primary</w:t>
            </w:r>
            <w:r w:rsidRPr="004D59C5">
              <w:rPr>
                <w:rFonts w:asciiTheme="minorHAnsi" w:hAnsiTheme="minorHAnsi" w:cstheme="minorHAnsi"/>
                <w:szCs w:val="22"/>
                <w:lang w:val="en-AU"/>
              </w:rPr>
              <w:t xml:space="preserve"> issuance.</w:t>
            </w:r>
          </w:p>
        </w:tc>
      </w:tr>
      <w:tr w:rsidR="00B13C67" w:rsidRPr="004D59C5" w14:paraId="7D25CA85" w14:textId="77777777" w:rsidTr="00F77DD7">
        <w:tc>
          <w:tcPr>
            <w:tcW w:w="776" w:type="dxa"/>
          </w:tcPr>
          <w:p w14:paraId="4615EDC8" w14:textId="77777777" w:rsidR="00B13C67" w:rsidRPr="004D59C5" w:rsidRDefault="00B13C67" w:rsidP="001065FE">
            <w:pPr>
              <w:pStyle w:val="ListParagraph"/>
            </w:pPr>
          </w:p>
        </w:tc>
        <w:tc>
          <w:tcPr>
            <w:tcW w:w="2519" w:type="dxa"/>
          </w:tcPr>
          <w:p w14:paraId="524FE055"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TENOR</w:t>
            </w:r>
          </w:p>
        </w:tc>
        <w:tc>
          <w:tcPr>
            <w:tcW w:w="1417" w:type="dxa"/>
          </w:tcPr>
          <w:p w14:paraId="5D5DEC14"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w:t>
            </w:r>
          </w:p>
        </w:tc>
        <w:tc>
          <w:tcPr>
            <w:tcW w:w="960" w:type="dxa"/>
          </w:tcPr>
          <w:p w14:paraId="773694E0" w14:textId="1438E48B"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174</w:t>
            </w:r>
          </w:p>
        </w:tc>
        <w:tc>
          <w:tcPr>
            <w:tcW w:w="2120" w:type="dxa"/>
          </w:tcPr>
          <w:p w14:paraId="03FA5EDF" w14:textId="5C8D261E"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Tenor value</w:t>
            </w:r>
          </w:p>
        </w:tc>
        <w:tc>
          <w:tcPr>
            <w:tcW w:w="3293" w:type="dxa"/>
          </w:tcPr>
          <w:p w14:paraId="3716507A" w14:textId="0288D6B3"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6E1A2C63" w14:textId="4D9DA7D9" w:rsidR="00B13C67" w:rsidRPr="004D59C5" w:rsidRDefault="002907FB" w:rsidP="00CF54C2">
            <w:pPr>
              <w:pStyle w:val="Normalwithspace"/>
              <w:spacing w:before="0" w:line="276" w:lineRule="auto"/>
              <w:jc w:val="left"/>
              <w:rPr>
                <w:rFonts w:asciiTheme="minorHAnsi" w:hAnsiTheme="minorHAnsi" w:cstheme="minorHAnsi"/>
                <w:szCs w:val="22"/>
                <w:lang w:val="en-AU"/>
              </w:rPr>
            </w:pPr>
            <w:ins w:id="298" w:author="Sophia TAN (MAS)" w:date="2026-01-17T01:08:00Z" w16du:dateUtc="2026-01-16T17:08:00Z">
              <w:r w:rsidRPr="004D59C5">
                <w:rPr>
                  <w:rFonts w:asciiTheme="minorHAnsi" w:hAnsiTheme="minorHAnsi" w:cstheme="minorHAnsi"/>
                  <w:szCs w:val="22"/>
                  <w:lang w:val="en-AU"/>
                </w:rPr>
                <w:t>Created via secmast.txt.</w:t>
              </w:r>
            </w:ins>
          </w:p>
        </w:tc>
      </w:tr>
      <w:tr w:rsidR="00B13C67" w:rsidRPr="004D59C5" w14:paraId="633EF709" w14:textId="77777777" w:rsidTr="00F77DD7">
        <w:tc>
          <w:tcPr>
            <w:tcW w:w="776" w:type="dxa"/>
          </w:tcPr>
          <w:p w14:paraId="2DD75A8F" w14:textId="77777777" w:rsidR="00B13C67" w:rsidRPr="004D59C5" w:rsidRDefault="00B13C67" w:rsidP="001065FE">
            <w:pPr>
              <w:pStyle w:val="ListParagraph"/>
            </w:pPr>
          </w:p>
        </w:tc>
        <w:tc>
          <w:tcPr>
            <w:tcW w:w="2519" w:type="dxa"/>
          </w:tcPr>
          <w:p w14:paraId="39B9FEBC" w14:textId="3B6AB09D"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ETENDER_IND</w:t>
            </w:r>
          </w:p>
        </w:tc>
        <w:tc>
          <w:tcPr>
            <w:tcW w:w="1417" w:type="dxa"/>
          </w:tcPr>
          <w:p w14:paraId="2F6E4385"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34211B43" w14:textId="29A2E1D8"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177</w:t>
            </w:r>
          </w:p>
        </w:tc>
        <w:tc>
          <w:tcPr>
            <w:tcW w:w="2120" w:type="dxa"/>
          </w:tcPr>
          <w:p w14:paraId="751F99ED" w14:textId="4D5DE172" w:rsidR="00B13C67" w:rsidRPr="004D59C5" w:rsidRDefault="00B13C67"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E-tender indicator</w:t>
            </w:r>
          </w:p>
        </w:tc>
        <w:tc>
          <w:tcPr>
            <w:tcW w:w="3293" w:type="dxa"/>
          </w:tcPr>
          <w:p w14:paraId="586108F7" w14:textId="065D3D0E"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1DA1CCEA" w14:textId="3491036D" w:rsidR="00B13C67" w:rsidRPr="004D59C5" w:rsidRDefault="00B13C67" w:rsidP="00CF54C2">
            <w:pPr>
              <w:spacing w:after="240" w:line="276" w:lineRule="auto"/>
              <w:jc w:val="left"/>
              <w:rPr>
                <w:rFonts w:asciiTheme="minorHAnsi" w:hAnsiTheme="minorHAnsi" w:cstheme="minorHAnsi"/>
                <w:szCs w:val="22"/>
                <w:lang w:val="en-AU"/>
              </w:rPr>
            </w:pPr>
          </w:p>
        </w:tc>
      </w:tr>
      <w:tr w:rsidR="00B13C67" w:rsidRPr="004D59C5" w14:paraId="10757B04" w14:textId="77777777" w:rsidTr="00F77DD7">
        <w:tc>
          <w:tcPr>
            <w:tcW w:w="776" w:type="dxa"/>
          </w:tcPr>
          <w:p w14:paraId="0197FFCC" w14:textId="77777777" w:rsidR="00B13C67" w:rsidRPr="004D59C5" w:rsidRDefault="00B13C67" w:rsidP="001065FE">
            <w:pPr>
              <w:pStyle w:val="ListParagraph"/>
            </w:pPr>
          </w:p>
        </w:tc>
        <w:tc>
          <w:tcPr>
            <w:tcW w:w="2519" w:type="dxa"/>
          </w:tcPr>
          <w:p w14:paraId="3F3CDB53"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MAS_APPLIED</w:t>
            </w:r>
          </w:p>
        </w:tc>
        <w:tc>
          <w:tcPr>
            <w:tcW w:w="1417" w:type="dxa"/>
          </w:tcPr>
          <w:p w14:paraId="1CB6CB0F" w14:textId="6E0C5765"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2B98BD77" w14:textId="343C4C09"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178</w:t>
            </w:r>
          </w:p>
        </w:tc>
        <w:tc>
          <w:tcPr>
            <w:tcW w:w="2120" w:type="dxa"/>
          </w:tcPr>
          <w:p w14:paraId="1DA94EDB" w14:textId="72795412"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 applied amount</w:t>
            </w:r>
          </w:p>
        </w:tc>
        <w:tc>
          <w:tcPr>
            <w:tcW w:w="3293" w:type="dxa"/>
          </w:tcPr>
          <w:p w14:paraId="0342EC1F" w14:textId="7A9540A5"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39691C75" w14:textId="033BF974" w:rsidR="00B13C67" w:rsidRPr="004D59C5" w:rsidRDefault="002907FB" w:rsidP="00CF54C2">
            <w:pPr>
              <w:pStyle w:val="Normalwithspace"/>
              <w:spacing w:before="0" w:line="276" w:lineRule="auto"/>
              <w:jc w:val="left"/>
              <w:rPr>
                <w:rFonts w:asciiTheme="minorHAnsi" w:hAnsiTheme="minorHAnsi" w:cstheme="minorHAnsi"/>
                <w:szCs w:val="22"/>
                <w:lang w:val="en-AU"/>
              </w:rPr>
            </w:pPr>
            <w:ins w:id="299" w:author="Sophia TAN (MAS)" w:date="2026-01-17T01:08:00Z" w16du:dateUtc="2026-01-16T17:08:00Z">
              <w:r w:rsidRPr="004D59C5">
                <w:rPr>
                  <w:rFonts w:asciiTheme="minorHAnsi" w:hAnsiTheme="minorHAnsi" w:cstheme="minorHAnsi"/>
                  <w:szCs w:val="22"/>
                  <w:lang w:val="en-AU"/>
                </w:rPr>
                <w:t>Created via secmast.txt.</w:t>
              </w:r>
            </w:ins>
          </w:p>
        </w:tc>
      </w:tr>
      <w:tr w:rsidR="00B13C67" w:rsidRPr="004D59C5" w14:paraId="12D86854" w14:textId="77777777" w:rsidTr="00F77DD7">
        <w:tc>
          <w:tcPr>
            <w:tcW w:w="776" w:type="dxa"/>
          </w:tcPr>
          <w:p w14:paraId="05FD1003" w14:textId="77777777" w:rsidR="00B13C67" w:rsidRPr="004D59C5" w:rsidRDefault="00B13C67" w:rsidP="001065FE">
            <w:pPr>
              <w:pStyle w:val="ListParagraph"/>
            </w:pPr>
          </w:p>
        </w:tc>
        <w:tc>
          <w:tcPr>
            <w:tcW w:w="2519" w:type="dxa"/>
          </w:tcPr>
          <w:p w14:paraId="585C0879"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MAS_ALLOTTED</w:t>
            </w:r>
          </w:p>
        </w:tc>
        <w:tc>
          <w:tcPr>
            <w:tcW w:w="1417" w:type="dxa"/>
          </w:tcPr>
          <w:p w14:paraId="5DBDEB70"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59FE0D97" w14:textId="5B1EC878" w:rsidR="00B13C6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191</w:t>
            </w:r>
          </w:p>
        </w:tc>
        <w:tc>
          <w:tcPr>
            <w:tcW w:w="2120" w:type="dxa"/>
          </w:tcPr>
          <w:p w14:paraId="025C34E6" w14:textId="4F1463DB"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 allotted amount</w:t>
            </w:r>
          </w:p>
        </w:tc>
        <w:tc>
          <w:tcPr>
            <w:tcW w:w="3293" w:type="dxa"/>
          </w:tcPr>
          <w:p w14:paraId="26660345" w14:textId="3F3CE180" w:rsidR="00B13C67" w:rsidRPr="004D59C5" w:rsidRDefault="00B13C6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32982BE3" w14:textId="77777777" w:rsidR="00B13C67" w:rsidRPr="004D59C5" w:rsidRDefault="00B13C67" w:rsidP="00CF54C2">
            <w:pPr>
              <w:pStyle w:val="Normalwithspace"/>
              <w:spacing w:before="0" w:line="276" w:lineRule="auto"/>
              <w:jc w:val="left"/>
              <w:rPr>
                <w:rFonts w:asciiTheme="minorHAnsi" w:hAnsiTheme="minorHAnsi" w:cstheme="minorHAnsi"/>
                <w:szCs w:val="22"/>
                <w:lang w:val="en-AU"/>
              </w:rPr>
            </w:pPr>
          </w:p>
        </w:tc>
      </w:tr>
      <w:tr w:rsidR="00F77DD7" w:rsidRPr="004D59C5" w14:paraId="2AFADEDF" w14:textId="77777777" w:rsidTr="00F77DD7">
        <w:tc>
          <w:tcPr>
            <w:tcW w:w="776" w:type="dxa"/>
          </w:tcPr>
          <w:p w14:paraId="13270F39" w14:textId="77777777" w:rsidR="00F77DD7" w:rsidRPr="004D59C5" w:rsidRDefault="00F77DD7" w:rsidP="001065FE">
            <w:pPr>
              <w:pStyle w:val="ListParagraph"/>
            </w:pPr>
          </w:p>
        </w:tc>
        <w:tc>
          <w:tcPr>
            <w:tcW w:w="2519" w:type="dxa"/>
          </w:tcPr>
          <w:p w14:paraId="5C7FB3BB" w14:textId="7553F869" w:rsidR="00F77DD7" w:rsidRPr="004D59C5" w:rsidRDefault="00F77DD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INT_PAID_IND</w:t>
            </w:r>
          </w:p>
        </w:tc>
        <w:tc>
          <w:tcPr>
            <w:tcW w:w="1417" w:type="dxa"/>
          </w:tcPr>
          <w:p w14:paraId="2A1EE55A"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7E516E0E" w14:textId="13F7AD17" w:rsidR="00F77DD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204</w:t>
            </w:r>
          </w:p>
        </w:tc>
        <w:tc>
          <w:tcPr>
            <w:tcW w:w="2120" w:type="dxa"/>
          </w:tcPr>
          <w:p w14:paraId="14F8106A" w14:textId="5FD858FD"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Interest paid indicator</w:t>
            </w:r>
          </w:p>
        </w:tc>
        <w:tc>
          <w:tcPr>
            <w:tcW w:w="3293" w:type="dxa"/>
          </w:tcPr>
          <w:p w14:paraId="0B9A79C5" w14:textId="4F7DA2AF" w:rsidR="00F77DD7" w:rsidRPr="004D59C5" w:rsidRDefault="00FD43F4"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Update with </w:t>
            </w:r>
            <w:r w:rsidR="00093197" w:rsidRPr="004D59C5">
              <w:rPr>
                <w:rFonts w:asciiTheme="minorHAnsi" w:hAnsiTheme="minorHAnsi" w:cstheme="minorHAnsi"/>
                <w:szCs w:val="22"/>
                <w:lang w:val="en-AU"/>
              </w:rPr>
              <w:t xml:space="preserve">incoming </w:t>
            </w:r>
            <w:r w:rsidRPr="004D59C5">
              <w:rPr>
                <w:rFonts w:asciiTheme="minorHAnsi" w:hAnsiTheme="minorHAnsi" w:cstheme="minorHAnsi"/>
                <w:szCs w:val="22"/>
                <w:lang w:val="en-AU"/>
              </w:rPr>
              <w:t>MEPS+</w:t>
            </w:r>
            <w:r w:rsidR="002471D5" w:rsidRPr="004D59C5">
              <w:rPr>
                <w:rFonts w:asciiTheme="minorHAnsi" w:hAnsiTheme="minorHAnsi" w:cstheme="minorHAnsi"/>
                <w:szCs w:val="22"/>
                <w:lang w:val="en-AU"/>
              </w:rPr>
              <w:t xml:space="preserve"> </w:t>
            </w:r>
            <w:r w:rsidRPr="004D59C5">
              <w:rPr>
                <w:rFonts w:asciiTheme="minorHAnsi" w:hAnsiTheme="minorHAnsi" w:cstheme="minorHAnsi"/>
                <w:szCs w:val="22"/>
                <w:lang w:val="en-AU"/>
              </w:rPr>
              <w:t xml:space="preserve">value. </w:t>
            </w:r>
            <w:r w:rsidR="00E40773" w:rsidRPr="004D59C5">
              <w:rPr>
                <w:rFonts w:asciiTheme="minorHAnsi" w:hAnsiTheme="minorHAnsi" w:cstheme="minorHAnsi"/>
                <w:szCs w:val="22"/>
                <w:lang w:val="en-AU"/>
              </w:rPr>
              <w:t>The value m</w:t>
            </w:r>
            <w:r w:rsidR="00C8562D" w:rsidRPr="004D59C5">
              <w:rPr>
                <w:rFonts w:asciiTheme="minorHAnsi" w:hAnsiTheme="minorHAnsi" w:cstheme="minorHAnsi"/>
                <w:szCs w:val="22"/>
                <w:lang w:val="en-AU"/>
              </w:rPr>
              <w:t>ust be ‘Y’ or ‘N’.</w:t>
            </w:r>
          </w:p>
        </w:tc>
        <w:tc>
          <w:tcPr>
            <w:tcW w:w="2863" w:type="dxa"/>
          </w:tcPr>
          <w:p w14:paraId="403E2414"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p>
        </w:tc>
      </w:tr>
      <w:tr w:rsidR="00F77DD7" w:rsidRPr="004D59C5" w14:paraId="0CF2F131" w14:textId="77777777" w:rsidTr="00F77DD7">
        <w:tc>
          <w:tcPr>
            <w:tcW w:w="776" w:type="dxa"/>
          </w:tcPr>
          <w:p w14:paraId="7544CF0D" w14:textId="77777777" w:rsidR="00F77DD7" w:rsidRPr="004D59C5" w:rsidRDefault="00F77DD7" w:rsidP="001065FE">
            <w:pPr>
              <w:pStyle w:val="ListParagraph"/>
            </w:pPr>
          </w:p>
        </w:tc>
        <w:tc>
          <w:tcPr>
            <w:tcW w:w="2519" w:type="dxa"/>
          </w:tcPr>
          <w:p w14:paraId="6BC80ED8" w14:textId="77777777" w:rsidR="00F77DD7" w:rsidRPr="004D59C5" w:rsidRDefault="00F77DD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LAST_INT_DATE</w:t>
            </w:r>
          </w:p>
        </w:tc>
        <w:tc>
          <w:tcPr>
            <w:tcW w:w="1417" w:type="dxa"/>
          </w:tcPr>
          <w:p w14:paraId="74EE6EAD"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7A18C693" w14:textId="102D93BC" w:rsidR="00F77DD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205</w:t>
            </w:r>
          </w:p>
        </w:tc>
        <w:tc>
          <w:tcPr>
            <w:tcW w:w="2120" w:type="dxa"/>
          </w:tcPr>
          <w:p w14:paraId="2386EC9E" w14:textId="327FCBAC"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 coupon payment date / Issue date for new issuance</w:t>
            </w:r>
          </w:p>
        </w:tc>
        <w:tc>
          <w:tcPr>
            <w:tcW w:w="3293" w:type="dxa"/>
          </w:tcPr>
          <w:p w14:paraId="0A301C94" w14:textId="421DA150" w:rsidR="00F77DD7" w:rsidRPr="004D59C5" w:rsidRDefault="0082683C"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Update with incoming MEPS+ value. </w:t>
            </w:r>
            <w:r w:rsidR="005A3541" w:rsidRPr="004D59C5">
              <w:rPr>
                <w:rFonts w:asciiTheme="minorHAnsi" w:hAnsiTheme="minorHAnsi" w:cstheme="minorHAnsi"/>
                <w:szCs w:val="22"/>
                <w:lang w:val="en-AU"/>
              </w:rPr>
              <w:t>Must be a valid date in YYYYMMDD format.</w:t>
            </w:r>
          </w:p>
        </w:tc>
        <w:tc>
          <w:tcPr>
            <w:tcW w:w="2863" w:type="dxa"/>
          </w:tcPr>
          <w:p w14:paraId="72C50F90"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p>
        </w:tc>
      </w:tr>
      <w:tr w:rsidR="00F77DD7" w:rsidRPr="004D59C5" w14:paraId="2FA2AC18" w14:textId="77777777" w:rsidTr="00F77DD7">
        <w:tc>
          <w:tcPr>
            <w:tcW w:w="776" w:type="dxa"/>
          </w:tcPr>
          <w:p w14:paraId="5F1B8B3D" w14:textId="77777777" w:rsidR="00F77DD7" w:rsidRPr="004D59C5" w:rsidRDefault="00F77DD7" w:rsidP="001065FE">
            <w:pPr>
              <w:pStyle w:val="ListParagraph"/>
            </w:pPr>
            <w:commentRangeStart w:id="300"/>
            <w:commentRangeEnd w:id="300"/>
          </w:p>
        </w:tc>
        <w:tc>
          <w:tcPr>
            <w:tcW w:w="2519" w:type="dxa"/>
          </w:tcPr>
          <w:p w14:paraId="3EB983F8" w14:textId="77777777" w:rsidR="00F77DD7" w:rsidRPr="004D59C5" w:rsidRDefault="00F77DD7" w:rsidP="00CF54C2">
            <w:pPr>
              <w:pStyle w:val="Normalwithspace"/>
              <w:spacing w:before="0" w:line="276" w:lineRule="auto"/>
              <w:jc w:val="left"/>
              <w:rPr>
                <w:rFonts w:asciiTheme="minorHAnsi" w:hAnsiTheme="minorHAnsi" w:cstheme="minorHAnsi"/>
                <w:b/>
                <w:bCs/>
                <w:szCs w:val="22"/>
                <w:lang w:val="en-AU"/>
              </w:rPr>
            </w:pPr>
            <w:commentRangeStart w:id="301"/>
            <w:r w:rsidRPr="004D59C5">
              <w:rPr>
                <w:rFonts w:asciiTheme="minorHAnsi" w:hAnsiTheme="minorHAnsi" w:cstheme="minorHAnsi"/>
                <w:b/>
                <w:bCs/>
                <w:szCs w:val="22"/>
                <w:lang w:val="en-AU"/>
              </w:rPr>
              <w:t>NEXT_INT_DATE</w:t>
            </w:r>
          </w:p>
        </w:tc>
        <w:tc>
          <w:tcPr>
            <w:tcW w:w="1417" w:type="dxa"/>
          </w:tcPr>
          <w:p w14:paraId="6E088EA4"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595529B4" w14:textId="596949F3" w:rsidR="00F77DD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213</w:t>
            </w:r>
          </w:p>
        </w:tc>
        <w:tc>
          <w:tcPr>
            <w:tcW w:w="2120" w:type="dxa"/>
          </w:tcPr>
          <w:p w14:paraId="332DCF9C" w14:textId="18B101AC"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 coupon payment date / 1</w:t>
            </w:r>
            <w:r w:rsidRPr="004D59C5">
              <w:rPr>
                <w:rFonts w:asciiTheme="minorHAnsi" w:hAnsiTheme="minorHAnsi" w:cstheme="minorHAnsi"/>
                <w:szCs w:val="22"/>
                <w:vertAlign w:val="superscript"/>
                <w:lang w:val="en-AU"/>
              </w:rPr>
              <w:t>st</w:t>
            </w:r>
            <w:r w:rsidRPr="004D59C5">
              <w:rPr>
                <w:rFonts w:asciiTheme="minorHAnsi" w:hAnsiTheme="minorHAnsi" w:cstheme="minorHAnsi"/>
                <w:szCs w:val="22"/>
                <w:lang w:val="en-AU"/>
              </w:rPr>
              <w:t xml:space="preserve"> coupon payment date for new issuance</w:t>
            </w:r>
          </w:p>
        </w:tc>
        <w:tc>
          <w:tcPr>
            <w:tcW w:w="3293" w:type="dxa"/>
          </w:tcPr>
          <w:p w14:paraId="7F8258C1" w14:textId="3DDE0283" w:rsidR="00F77DD7"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Update with incoming MEPS+ value. </w:t>
            </w:r>
            <w:r w:rsidR="005A3541" w:rsidRPr="004D59C5">
              <w:rPr>
                <w:rFonts w:asciiTheme="minorHAnsi" w:hAnsiTheme="minorHAnsi" w:cstheme="minorHAnsi"/>
                <w:szCs w:val="22"/>
                <w:lang w:val="en-AU"/>
              </w:rPr>
              <w:t>Must be a valid date in YYYYMMDD format.</w:t>
            </w:r>
            <w:commentRangeEnd w:id="301"/>
            <w:r w:rsidR="00631001">
              <w:rPr>
                <w:rStyle w:val="CommentReference"/>
                <w:lang w:val="en-US"/>
              </w:rPr>
              <w:commentReference w:id="301"/>
            </w:r>
            <w:r w:rsidR="005A7635">
              <w:rPr>
                <w:rStyle w:val="CommentReference"/>
                <w:lang w:val="en-US"/>
              </w:rPr>
              <w:commentReference w:id="300"/>
            </w:r>
          </w:p>
        </w:tc>
        <w:tc>
          <w:tcPr>
            <w:tcW w:w="2863" w:type="dxa"/>
          </w:tcPr>
          <w:p w14:paraId="4693D016"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p>
        </w:tc>
      </w:tr>
      <w:tr w:rsidR="00AA76C3" w:rsidRPr="004D59C5" w14:paraId="4FAB25AA" w14:textId="77777777" w:rsidTr="00F77DD7">
        <w:tc>
          <w:tcPr>
            <w:tcW w:w="776" w:type="dxa"/>
          </w:tcPr>
          <w:p w14:paraId="0EB0CEDE" w14:textId="77777777" w:rsidR="00AA76C3" w:rsidRPr="004D59C5" w:rsidRDefault="00AA76C3" w:rsidP="001065FE">
            <w:pPr>
              <w:pStyle w:val="ListParagraph"/>
            </w:pPr>
          </w:p>
        </w:tc>
        <w:tc>
          <w:tcPr>
            <w:tcW w:w="2519" w:type="dxa"/>
          </w:tcPr>
          <w:p w14:paraId="2FFCCC54" w14:textId="77777777"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ACCRUED_INT_DAYS</w:t>
            </w:r>
          </w:p>
        </w:tc>
        <w:tc>
          <w:tcPr>
            <w:tcW w:w="1417" w:type="dxa"/>
          </w:tcPr>
          <w:p w14:paraId="10377667" w14:textId="77777777"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w:t>
            </w:r>
          </w:p>
        </w:tc>
        <w:tc>
          <w:tcPr>
            <w:tcW w:w="960" w:type="dxa"/>
          </w:tcPr>
          <w:p w14:paraId="3AC616A0" w14:textId="074207DA" w:rsidR="00AA76C3"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221</w:t>
            </w:r>
          </w:p>
        </w:tc>
        <w:tc>
          <w:tcPr>
            <w:tcW w:w="2120" w:type="dxa"/>
          </w:tcPr>
          <w:p w14:paraId="5C5EBD5B" w14:textId="1201CF09"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Accrued interest days</w:t>
            </w:r>
          </w:p>
        </w:tc>
        <w:tc>
          <w:tcPr>
            <w:tcW w:w="3293" w:type="dxa"/>
          </w:tcPr>
          <w:p w14:paraId="399345F8" w14:textId="7E199683"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61F002E0" w14:textId="6895BCC9" w:rsidR="00AA76C3" w:rsidRPr="004D59C5" w:rsidRDefault="00AA76C3" w:rsidP="00CF54C2">
            <w:pPr>
              <w:pStyle w:val="Normalwithspace"/>
              <w:spacing w:before="0" w:line="276" w:lineRule="auto"/>
              <w:jc w:val="left"/>
              <w:rPr>
                <w:rFonts w:asciiTheme="minorHAnsi" w:hAnsiTheme="minorHAnsi" w:cstheme="minorHAnsi"/>
                <w:szCs w:val="22"/>
                <w:lang w:val="en-AU"/>
              </w:rPr>
            </w:pPr>
          </w:p>
        </w:tc>
      </w:tr>
      <w:tr w:rsidR="00AA76C3" w:rsidRPr="004D59C5" w14:paraId="6A5EDA1C" w14:textId="77777777" w:rsidTr="00F77DD7">
        <w:tc>
          <w:tcPr>
            <w:tcW w:w="776" w:type="dxa"/>
          </w:tcPr>
          <w:p w14:paraId="73D0BFE0" w14:textId="77777777" w:rsidR="00AA76C3" w:rsidRPr="004D59C5" w:rsidRDefault="00AA76C3" w:rsidP="001065FE">
            <w:pPr>
              <w:pStyle w:val="ListParagraph"/>
            </w:pPr>
          </w:p>
        </w:tc>
        <w:tc>
          <w:tcPr>
            <w:tcW w:w="2519" w:type="dxa"/>
          </w:tcPr>
          <w:p w14:paraId="2A5DDB67" w14:textId="77777777"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INT_DATE1</w:t>
            </w:r>
          </w:p>
        </w:tc>
        <w:tc>
          <w:tcPr>
            <w:tcW w:w="1417" w:type="dxa"/>
          </w:tcPr>
          <w:p w14:paraId="6DB6CEF7" w14:textId="77777777"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9(4)</w:t>
            </w:r>
          </w:p>
        </w:tc>
        <w:tc>
          <w:tcPr>
            <w:tcW w:w="960" w:type="dxa"/>
          </w:tcPr>
          <w:p w14:paraId="192EBDB0" w14:textId="4687CDFB" w:rsidR="00AA76C3"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224</w:t>
            </w:r>
          </w:p>
        </w:tc>
        <w:tc>
          <w:tcPr>
            <w:tcW w:w="2120" w:type="dxa"/>
          </w:tcPr>
          <w:p w14:paraId="312FC867" w14:textId="614D5160" w:rsidR="00AA76C3" w:rsidRPr="004D59C5" w:rsidRDefault="00AA76C3" w:rsidP="00CF54C2">
            <w:pPr>
              <w:pStyle w:val="Normalwithspace"/>
              <w:spacing w:before="0" w:line="276" w:lineRule="auto"/>
              <w:jc w:val="left"/>
              <w:rPr>
                <w:rFonts w:asciiTheme="minorHAnsi" w:hAnsiTheme="minorHAnsi" w:cstheme="minorHAnsi"/>
                <w:szCs w:val="22"/>
                <w:lang w:val="en-AU"/>
              </w:rPr>
            </w:pPr>
            <w:commentRangeStart w:id="302"/>
            <w:r w:rsidRPr="004D59C5">
              <w:rPr>
                <w:rFonts w:asciiTheme="minorHAnsi" w:hAnsiTheme="minorHAnsi" w:cstheme="minorHAnsi"/>
                <w:szCs w:val="22"/>
                <w:lang w:val="en-AU"/>
              </w:rPr>
              <w:t>Coupon payment date 1</w:t>
            </w:r>
            <w:commentRangeEnd w:id="302"/>
            <w:r w:rsidR="00EF199C">
              <w:rPr>
                <w:rStyle w:val="CommentReference"/>
                <w:lang w:val="en-US"/>
              </w:rPr>
              <w:commentReference w:id="302"/>
            </w:r>
          </w:p>
        </w:tc>
        <w:tc>
          <w:tcPr>
            <w:tcW w:w="3293" w:type="dxa"/>
          </w:tcPr>
          <w:p w14:paraId="1127EB7E" w14:textId="1C5C1088"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4381EC9B" w14:textId="77777777" w:rsidR="00AA76C3" w:rsidRPr="004D59C5" w:rsidRDefault="00AA76C3" w:rsidP="00CF54C2">
            <w:pPr>
              <w:pStyle w:val="Normalwithspace"/>
              <w:spacing w:before="0" w:line="276" w:lineRule="auto"/>
              <w:jc w:val="left"/>
              <w:rPr>
                <w:rFonts w:asciiTheme="minorHAnsi" w:hAnsiTheme="minorHAnsi" w:cstheme="minorHAnsi"/>
                <w:szCs w:val="22"/>
                <w:lang w:val="en-AU"/>
              </w:rPr>
            </w:pPr>
          </w:p>
        </w:tc>
      </w:tr>
      <w:tr w:rsidR="00AA76C3" w:rsidRPr="004D59C5" w14:paraId="72C51F82" w14:textId="77777777" w:rsidTr="00F77DD7">
        <w:tc>
          <w:tcPr>
            <w:tcW w:w="776" w:type="dxa"/>
          </w:tcPr>
          <w:p w14:paraId="53E26246" w14:textId="77777777" w:rsidR="00AA76C3" w:rsidRPr="004D59C5" w:rsidRDefault="00AA76C3" w:rsidP="001065FE">
            <w:pPr>
              <w:pStyle w:val="ListParagraph"/>
            </w:pPr>
          </w:p>
        </w:tc>
        <w:tc>
          <w:tcPr>
            <w:tcW w:w="2519" w:type="dxa"/>
          </w:tcPr>
          <w:p w14:paraId="2EE10C2B" w14:textId="77777777"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INT_DATE2</w:t>
            </w:r>
          </w:p>
        </w:tc>
        <w:tc>
          <w:tcPr>
            <w:tcW w:w="1417" w:type="dxa"/>
          </w:tcPr>
          <w:p w14:paraId="0A9CA750" w14:textId="77777777"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9(4)</w:t>
            </w:r>
          </w:p>
        </w:tc>
        <w:tc>
          <w:tcPr>
            <w:tcW w:w="960" w:type="dxa"/>
          </w:tcPr>
          <w:p w14:paraId="36CB6BCC" w14:textId="2FB67882" w:rsidR="00AA76C3"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228</w:t>
            </w:r>
          </w:p>
        </w:tc>
        <w:tc>
          <w:tcPr>
            <w:tcW w:w="2120" w:type="dxa"/>
          </w:tcPr>
          <w:p w14:paraId="34F352BE" w14:textId="5D9DF1F6"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payment date 2</w:t>
            </w:r>
          </w:p>
        </w:tc>
        <w:tc>
          <w:tcPr>
            <w:tcW w:w="3293" w:type="dxa"/>
          </w:tcPr>
          <w:p w14:paraId="75BA107F" w14:textId="0E150351" w:rsidR="00AA76C3"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7E17D14B" w14:textId="77777777" w:rsidR="00AA76C3" w:rsidRPr="004D59C5" w:rsidRDefault="00AA76C3" w:rsidP="00CF54C2">
            <w:pPr>
              <w:pStyle w:val="Normalwithspace"/>
              <w:spacing w:before="0" w:line="276" w:lineRule="auto"/>
              <w:jc w:val="left"/>
              <w:rPr>
                <w:rFonts w:asciiTheme="minorHAnsi" w:hAnsiTheme="minorHAnsi" w:cstheme="minorHAnsi"/>
                <w:szCs w:val="22"/>
                <w:lang w:val="en-AU"/>
              </w:rPr>
            </w:pPr>
          </w:p>
        </w:tc>
      </w:tr>
      <w:tr w:rsidR="00F77DD7" w:rsidRPr="004D59C5" w14:paraId="07FFDD59" w14:textId="77777777" w:rsidTr="00F77DD7">
        <w:tc>
          <w:tcPr>
            <w:tcW w:w="776" w:type="dxa"/>
          </w:tcPr>
          <w:p w14:paraId="0F56A269" w14:textId="77777777" w:rsidR="00F77DD7" w:rsidRPr="004D59C5" w:rsidRDefault="00F77DD7" w:rsidP="001065FE">
            <w:pPr>
              <w:pStyle w:val="ListParagraph"/>
            </w:pPr>
          </w:p>
        </w:tc>
        <w:tc>
          <w:tcPr>
            <w:tcW w:w="2519" w:type="dxa"/>
          </w:tcPr>
          <w:p w14:paraId="09A14414" w14:textId="636A518F" w:rsidR="00F77DD7" w:rsidRPr="004D59C5" w:rsidRDefault="00F77DD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EX_INT_DATE</w:t>
            </w:r>
          </w:p>
        </w:tc>
        <w:tc>
          <w:tcPr>
            <w:tcW w:w="1417" w:type="dxa"/>
          </w:tcPr>
          <w:p w14:paraId="0ABD7402"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211821CF" w14:textId="1DFCED6F" w:rsidR="00F77DD7" w:rsidRPr="004D59C5" w:rsidRDefault="003809E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232</w:t>
            </w:r>
          </w:p>
        </w:tc>
        <w:tc>
          <w:tcPr>
            <w:tcW w:w="2120" w:type="dxa"/>
          </w:tcPr>
          <w:p w14:paraId="35D5B4B4" w14:textId="52AD16D7" w:rsidR="00F77DD7" w:rsidRPr="004D59C5" w:rsidRDefault="00F77DD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The next Ex-date</w:t>
            </w:r>
          </w:p>
        </w:tc>
        <w:tc>
          <w:tcPr>
            <w:tcW w:w="3293" w:type="dxa"/>
          </w:tcPr>
          <w:p w14:paraId="62822133" w14:textId="3B0808F3" w:rsidR="00F77DD7" w:rsidRPr="004D59C5" w:rsidRDefault="00AA76C3"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Update with incoming MEPS+ value. </w:t>
            </w:r>
            <w:r w:rsidR="00FA3024" w:rsidRPr="004D59C5">
              <w:rPr>
                <w:rFonts w:asciiTheme="minorHAnsi" w:hAnsiTheme="minorHAnsi" w:cstheme="minorHAnsi"/>
                <w:szCs w:val="22"/>
                <w:lang w:val="en-AU"/>
              </w:rPr>
              <w:t xml:space="preserve">Must be </w:t>
            </w:r>
            <w:r w:rsidR="00607C43" w:rsidRPr="004D59C5">
              <w:rPr>
                <w:rFonts w:asciiTheme="minorHAnsi" w:hAnsiTheme="minorHAnsi" w:cstheme="minorHAnsi"/>
                <w:szCs w:val="22"/>
                <w:lang w:val="en-AU"/>
              </w:rPr>
              <w:t xml:space="preserve">a </w:t>
            </w:r>
            <w:r w:rsidR="00FA3024" w:rsidRPr="004D59C5">
              <w:rPr>
                <w:rFonts w:asciiTheme="minorHAnsi" w:hAnsiTheme="minorHAnsi" w:cstheme="minorHAnsi"/>
                <w:szCs w:val="22"/>
                <w:lang w:val="en-AU"/>
              </w:rPr>
              <w:t>valid date</w:t>
            </w:r>
            <w:r w:rsidR="0055700E" w:rsidRPr="004D59C5">
              <w:rPr>
                <w:rFonts w:asciiTheme="minorHAnsi" w:hAnsiTheme="minorHAnsi" w:cstheme="minorHAnsi"/>
                <w:szCs w:val="22"/>
                <w:lang w:val="en-AU"/>
              </w:rPr>
              <w:t xml:space="preserve"> in</w:t>
            </w:r>
            <w:r w:rsidR="00FA3024" w:rsidRPr="004D59C5">
              <w:rPr>
                <w:rFonts w:asciiTheme="minorHAnsi" w:hAnsiTheme="minorHAnsi" w:cstheme="minorHAnsi"/>
                <w:szCs w:val="22"/>
                <w:lang w:val="en-AU"/>
              </w:rPr>
              <w:t xml:space="preserve"> YYYYMMDD</w:t>
            </w:r>
            <w:r w:rsidR="0055700E" w:rsidRPr="004D59C5">
              <w:rPr>
                <w:rFonts w:asciiTheme="minorHAnsi" w:hAnsiTheme="minorHAnsi" w:cstheme="minorHAnsi"/>
                <w:szCs w:val="22"/>
                <w:lang w:val="en-AU"/>
              </w:rPr>
              <w:t xml:space="preserve"> format</w:t>
            </w:r>
            <w:r w:rsidR="00FA3024" w:rsidRPr="004D59C5">
              <w:rPr>
                <w:rFonts w:asciiTheme="minorHAnsi" w:hAnsiTheme="minorHAnsi" w:cstheme="minorHAnsi"/>
                <w:szCs w:val="22"/>
                <w:lang w:val="en-AU"/>
              </w:rPr>
              <w:t>.</w:t>
            </w:r>
          </w:p>
        </w:tc>
        <w:tc>
          <w:tcPr>
            <w:tcW w:w="2863" w:type="dxa"/>
          </w:tcPr>
          <w:p w14:paraId="35408A21" w14:textId="77777777" w:rsidR="00F77DD7" w:rsidRPr="004D59C5" w:rsidRDefault="00F77DD7" w:rsidP="00CF54C2">
            <w:pPr>
              <w:pStyle w:val="Normalwithspace"/>
              <w:spacing w:before="0" w:line="276" w:lineRule="auto"/>
              <w:jc w:val="left"/>
              <w:rPr>
                <w:rFonts w:asciiTheme="minorHAnsi" w:hAnsiTheme="minorHAnsi" w:cstheme="minorHAnsi"/>
                <w:szCs w:val="22"/>
                <w:lang w:val="en-AU"/>
              </w:rPr>
            </w:pPr>
          </w:p>
        </w:tc>
      </w:tr>
      <w:tr w:rsidR="00F77DD7" w:rsidRPr="004D59C5" w14:paraId="0C49DC2C" w14:textId="77777777" w:rsidTr="00F77DD7">
        <w:tc>
          <w:tcPr>
            <w:tcW w:w="776" w:type="dxa"/>
          </w:tcPr>
          <w:p w14:paraId="2E0DE4E7" w14:textId="77777777" w:rsidR="00F77DD7" w:rsidRPr="004D59C5" w:rsidRDefault="00F77DD7" w:rsidP="001065FE">
            <w:pPr>
              <w:pStyle w:val="ListParagraph"/>
              <w:rPr>
                <w:highlight w:val="yellow"/>
              </w:rPr>
            </w:pPr>
            <w:commentRangeStart w:id="303"/>
          </w:p>
        </w:tc>
        <w:tc>
          <w:tcPr>
            <w:tcW w:w="2519" w:type="dxa"/>
          </w:tcPr>
          <w:p w14:paraId="6613373A" w14:textId="00F6ADB2" w:rsidR="00F77DD7" w:rsidRPr="004D59C5" w:rsidRDefault="00F77DD7" w:rsidP="00CF54C2">
            <w:pPr>
              <w:pStyle w:val="Normalwithspace"/>
              <w:spacing w:before="0" w:line="276" w:lineRule="auto"/>
              <w:jc w:val="left"/>
              <w:rPr>
                <w:rFonts w:asciiTheme="minorHAnsi" w:hAnsiTheme="minorHAnsi" w:cstheme="minorHAnsi"/>
                <w:strike/>
                <w:szCs w:val="22"/>
                <w:highlight w:val="yellow"/>
                <w:lang w:val="en-AU"/>
              </w:rPr>
            </w:pPr>
            <w:r w:rsidRPr="004D59C5">
              <w:rPr>
                <w:rFonts w:asciiTheme="minorHAnsi" w:hAnsiTheme="minorHAnsi" w:cstheme="minorHAnsi"/>
                <w:strike/>
                <w:szCs w:val="22"/>
                <w:highlight w:val="yellow"/>
                <w:lang w:val="en-AU"/>
              </w:rPr>
              <w:t>CPN_PAYM_IND</w:t>
            </w:r>
          </w:p>
        </w:tc>
        <w:tc>
          <w:tcPr>
            <w:tcW w:w="1417" w:type="dxa"/>
          </w:tcPr>
          <w:p w14:paraId="0A3A8696" w14:textId="560B5016" w:rsidR="00F77DD7" w:rsidRPr="004D59C5" w:rsidRDefault="00F77DD7" w:rsidP="00CF54C2">
            <w:pPr>
              <w:pStyle w:val="Normalwithspace"/>
              <w:spacing w:before="0" w:line="276" w:lineRule="auto"/>
              <w:jc w:val="left"/>
              <w:rPr>
                <w:rFonts w:asciiTheme="minorHAnsi" w:hAnsiTheme="minorHAnsi" w:cstheme="minorHAnsi"/>
                <w:strike/>
                <w:szCs w:val="22"/>
                <w:highlight w:val="yellow"/>
                <w:lang w:val="en-AU"/>
              </w:rPr>
            </w:pPr>
            <w:r w:rsidRPr="004D59C5">
              <w:rPr>
                <w:rFonts w:asciiTheme="minorHAnsi" w:hAnsiTheme="minorHAnsi" w:cstheme="minorHAnsi"/>
                <w:strike/>
                <w:szCs w:val="22"/>
                <w:highlight w:val="yellow"/>
                <w:lang w:val="en-AU"/>
              </w:rPr>
              <w:t>X(1)</w:t>
            </w:r>
          </w:p>
        </w:tc>
        <w:tc>
          <w:tcPr>
            <w:tcW w:w="960" w:type="dxa"/>
          </w:tcPr>
          <w:p w14:paraId="0249EC28" w14:textId="77777777" w:rsidR="00F77DD7" w:rsidRPr="004D59C5" w:rsidRDefault="00F77DD7" w:rsidP="00CF54C2">
            <w:pPr>
              <w:pStyle w:val="Normalwithspace"/>
              <w:spacing w:before="0" w:line="276" w:lineRule="auto"/>
              <w:jc w:val="left"/>
              <w:rPr>
                <w:rFonts w:asciiTheme="minorHAnsi" w:hAnsiTheme="minorHAnsi" w:cstheme="minorHAnsi"/>
                <w:strike/>
                <w:szCs w:val="22"/>
                <w:highlight w:val="yellow"/>
                <w:lang w:val="en-AU"/>
              </w:rPr>
            </w:pPr>
          </w:p>
        </w:tc>
        <w:tc>
          <w:tcPr>
            <w:tcW w:w="2120" w:type="dxa"/>
          </w:tcPr>
          <w:p w14:paraId="68F56ED4" w14:textId="4F0A4630" w:rsidR="00F77DD7" w:rsidRPr="004D59C5" w:rsidRDefault="00F77DD7" w:rsidP="00CF54C2">
            <w:pPr>
              <w:pStyle w:val="Normalwithspace"/>
              <w:spacing w:before="0" w:line="276" w:lineRule="auto"/>
              <w:jc w:val="left"/>
              <w:rPr>
                <w:rFonts w:asciiTheme="minorHAnsi" w:hAnsiTheme="minorHAnsi" w:cstheme="minorHAnsi"/>
                <w:strike/>
                <w:szCs w:val="22"/>
                <w:highlight w:val="yellow"/>
                <w:lang w:val="en-AU"/>
              </w:rPr>
            </w:pPr>
            <w:r w:rsidRPr="004D59C5">
              <w:rPr>
                <w:rFonts w:asciiTheme="minorHAnsi" w:hAnsiTheme="minorHAnsi" w:cstheme="minorHAnsi"/>
                <w:strike/>
                <w:szCs w:val="22"/>
                <w:highlight w:val="yellow"/>
                <w:lang w:val="en-AU"/>
              </w:rPr>
              <w:t>Coupon payment indicator</w:t>
            </w:r>
          </w:p>
        </w:tc>
        <w:tc>
          <w:tcPr>
            <w:tcW w:w="3293" w:type="dxa"/>
          </w:tcPr>
          <w:p w14:paraId="2AA9B2FB" w14:textId="6F5E6142" w:rsidR="00F77DD7" w:rsidRPr="004D59C5" w:rsidRDefault="00365E2C" w:rsidP="00CF54C2">
            <w:pPr>
              <w:pStyle w:val="Normalwithspace"/>
              <w:spacing w:before="0" w:line="276" w:lineRule="auto"/>
              <w:jc w:val="left"/>
              <w:rPr>
                <w:rFonts w:asciiTheme="minorHAnsi" w:hAnsiTheme="minorHAnsi" w:cstheme="minorHAnsi"/>
                <w:strike/>
                <w:szCs w:val="22"/>
                <w:highlight w:val="yellow"/>
                <w:lang w:val="en-AU"/>
              </w:rPr>
            </w:pPr>
            <w:r w:rsidRPr="004D59C5">
              <w:rPr>
                <w:rFonts w:asciiTheme="minorHAnsi" w:hAnsiTheme="minorHAnsi" w:cstheme="minorHAnsi"/>
                <w:strike/>
                <w:szCs w:val="22"/>
                <w:highlight w:val="yellow"/>
                <w:lang w:val="en-AU"/>
              </w:rPr>
              <w:t xml:space="preserve">Defaulted to </w:t>
            </w:r>
            <w:r w:rsidR="00B11760" w:rsidRPr="004D59C5">
              <w:rPr>
                <w:rFonts w:asciiTheme="minorHAnsi" w:hAnsiTheme="minorHAnsi" w:cstheme="minorHAnsi"/>
                <w:strike/>
                <w:szCs w:val="22"/>
                <w:highlight w:val="yellow"/>
                <w:lang w:val="en-AU"/>
              </w:rPr>
              <w:t>‘&lt;blank&gt;’.</w:t>
            </w:r>
          </w:p>
        </w:tc>
        <w:tc>
          <w:tcPr>
            <w:tcW w:w="2863" w:type="dxa"/>
          </w:tcPr>
          <w:p w14:paraId="4B440A3E" w14:textId="0E992D59" w:rsidR="00F77DD7" w:rsidRPr="004D59C5" w:rsidRDefault="00365E2C" w:rsidP="00CF54C2">
            <w:pPr>
              <w:pStyle w:val="Normalwithspace"/>
              <w:spacing w:before="0" w:line="276" w:lineRule="auto"/>
              <w:jc w:val="left"/>
              <w:rPr>
                <w:rFonts w:asciiTheme="minorHAnsi" w:hAnsiTheme="minorHAnsi" w:cstheme="minorHAnsi"/>
                <w:strike/>
                <w:szCs w:val="22"/>
                <w:highlight w:val="yellow"/>
                <w:lang w:val="en-AU"/>
              </w:rPr>
            </w:pPr>
            <w:r w:rsidRPr="004D59C5">
              <w:rPr>
                <w:rFonts w:asciiTheme="minorHAnsi" w:hAnsiTheme="minorHAnsi" w:cstheme="minorHAnsi"/>
                <w:strike/>
                <w:szCs w:val="22"/>
                <w:highlight w:val="yellow"/>
                <w:lang w:val="en-AU"/>
              </w:rPr>
              <w:t xml:space="preserve">Unused in OMEGA. </w:t>
            </w:r>
            <w:r w:rsidR="0060361A" w:rsidRPr="004D59C5">
              <w:rPr>
                <w:rFonts w:asciiTheme="minorHAnsi" w:hAnsiTheme="minorHAnsi" w:cstheme="minorHAnsi"/>
                <w:strike/>
                <w:szCs w:val="22"/>
                <w:highlight w:val="yellow"/>
                <w:lang w:val="en-AU"/>
              </w:rPr>
              <w:t>Only used for MAS FRN Bonds.</w:t>
            </w:r>
            <w:r w:rsidR="001F2B8A" w:rsidRPr="004D59C5">
              <w:rPr>
                <w:rFonts w:asciiTheme="minorHAnsi" w:hAnsiTheme="minorHAnsi" w:cstheme="minorHAnsi"/>
                <w:strike/>
                <w:szCs w:val="22"/>
                <w:highlight w:val="yellow"/>
                <w:lang w:val="en-AU"/>
              </w:rPr>
              <w:t xml:space="preserve"> </w:t>
            </w:r>
            <w:commentRangeEnd w:id="303"/>
            <w:r w:rsidR="009C4FFD">
              <w:rPr>
                <w:rStyle w:val="CommentReference"/>
                <w:lang w:val="en-US"/>
              </w:rPr>
              <w:commentReference w:id="303"/>
            </w:r>
          </w:p>
        </w:tc>
      </w:tr>
    </w:tbl>
    <w:p w14:paraId="7DDB4C23" w14:textId="7F4FA6F2" w:rsidR="00C25F5D" w:rsidRPr="004D59C5" w:rsidRDefault="00C25F5D" w:rsidP="00C25F5D">
      <w:pPr>
        <w:pStyle w:val="Caption"/>
        <w:rPr>
          <w:rFonts w:cstheme="minorHAnsi"/>
        </w:rPr>
      </w:pPr>
      <w:r w:rsidRPr="004D59C5">
        <w:rPr>
          <w:rFonts w:cstheme="minorHAnsi"/>
        </w:rPr>
        <w:t xml:space="preserve">Table </w:t>
      </w:r>
      <w:r w:rsidR="009C7C86" w:rsidRPr="004D59C5">
        <w:rPr>
          <w:rFonts w:cstheme="minorHAnsi"/>
        </w:rPr>
        <w:fldChar w:fldCharType="begin"/>
      </w:r>
      <w:r w:rsidR="009C7C86" w:rsidRPr="004D59C5">
        <w:rPr>
          <w:rFonts w:cstheme="minorHAnsi"/>
        </w:rPr>
        <w:instrText xml:space="preserve"> SEQ Table \* ARABIC </w:instrText>
      </w:r>
      <w:r w:rsidR="009C7C86" w:rsidRPr="004D59C5">
        <w:rPr>
          <w:rFonts w:cstheme="minorHAnsi"/>
        </w:rPr>
        <w:fldChar w:fldCharType="separate"/>
      </w:r>
      <w:r w:rsidR="007E327C">
        <w:rPr>
          <w:rFonts w:cstheme="minorHAnsi"/>
        </w:rPr>
        <w:t>16</w:t>
      </w:r>
      <w:r w:rsidR="009C7C86"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A.2 – Daily Securities Update File (secint.txt) Data Dictionary</w:t>
      </w:r>
      <w:r w:rsidRPr="004D59C5">
        <w:rPr>
          <w:rFonts w:cstheme="minorHAnsi"/>
        </w:rPr>
        <w:fldChar w:fldCharType="end"/>
      </w:r>
    </w:p>
    <w:p w14:paraId="6CEEA951" w14:textId="77777777" w:rsidR="00C25F5D" w:rsidRPr="004D59C5" w:rsidRDefault="00C25F5D" w:rsidP="00C25F5D">
      <w:pPr>
        <w:pStyle w:val="Normalwithspace"/>
        <w:rPr>
          <w:rFonts w:asciiTheme="minorHAnsi" w:hAnsiTheme="minorHAnsi" w:cstheme="minorHAnsi"/>
        </w:rPr>
      </w:pPr>
    </w:p>
    <w:p w14:paraId="0C7B6CCF" w14:textId="4DBFA9A5" w:rsidR="00D527F7" w:rsidRPr="004D59C5" w:rsidRDefault="00D527F7" w:rsidP="005412D7">
      <w:pPr>
        <w:pStyle w:val="Heading3"/>
      </w:pPr>
      <w:bookmarkStart w:id="304" w:name="_Appendix_A.3_-"/>
      <w:bookmarkStart w:id="305" w:name="_Appendix_A.3_–"/>
      <w:bookmarkStart w:id="306" w:name="_Toc215758865"/>
      <w:bookmarkStart w:id="307" w:name="_Toc215759916"/>
      <w:bookmarkStart w:id="308" w:name="_Toc218075335"/>
      <w:bookmarkEnd w:id="304"/>
      <w:bookmarkEnd w:id="305"/>
      <w:r w:rsidRPr="004D59C5">
        <w:lastRenderedPageBreak/>
        <w:t>Appendix A.</w:t>
      </w:r>
      <w:r w:rsidR="00CC52F0" w:rsidRPr="004D59C5">
        <w:t>3</w:t>
      </w:r>
      <w:r w:rsidRPr="004D59C5">
        <w:t xml:space="preserve"> </w:t>
      </w:r>
      <w:r w:rsidR="00EB170C" w:rsidRPr="004D59C5">
        <w:t>– Securities Update After Auction</w:t>
      </w:r>
      <w:r w:rsidRPr="004D59C5">
        <w:t xml:space="preserve"> File</w:t>
      </w:r>
      <w:r w:rsidR="007D2608">
        <w:t xml:space="preserve"> (secupdt.txt)</w:t>
      </w:r>
      <w:r w:rsidRPr="004D59C5">
        <w:t xml:space="preserve"> Data Dictionary</w:t>
      </w:r>
      <w:bookmarkEnd w:id="306"/>
      <w:bookmarkEnd w:id="307"/>
      <w:bookmarkEnd w:id="308"/>
    </w:p>
    <w:tbl>
      <w:tblPr>
        <w:tblStyle w:val="TableGrid"/>
        <w:tblW w:w="0" w:type="auto"/>
        <w:tblLook w:val="04A0" w:firstRow="1" w:lastRow="0" w:firstColumn="1" w:lastColumn="0" w:noHBand="0" w:noVBand="1"/>
      </w:tblPr>
      <w:tblGrid>
        <w:gridCol w:w="776"/>
        <w:gridCol w:w="2519"/>
        <w:gridCol w:w="1417"/>
        <w:gridCol w:w="960"/>
        <w:gridCol w:w="2120"/>
        <w:gridCol w:w="3293"/>
        <w:gridCol w:w="2863"/>
      </w:tblGrid>
      <w:tr w:rsidR="000458C2" w:rsidRPr="004D59C5" w14:paraId="2A8A6F05" w14:textId="77777777" w:rsidTr="00BC00FA">
        <w:tc>
          <w:tcPr>
            <w:tcW w:w="776" w:type="dxa"/>
            <w:shd w:val="clear" w:color="auto" w:fill="D9D9D9" w:themeFill="background1" w:themeFillShade="D9"/>
          </w:tcPr>
          <w:p w14:paraId="75D74C63" w14:textId="77777777" w:rsidR="000458C2" w:rsidRPr="004D59C5" w:rsidRDefault="000458C2"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19" w:type="dxa"/>
            <w:shd w:val="clear" w:color="auto" w:fill="D9D9D9" w:themeFill="background1" w:themeFillShade="D9"/>
          </w:tcPr>
          <w:p w14:paraId="5F9A78C2" w14:textId="77777777" w:rsidR="000458C2" w:rsidRPr="004D59C5" w:rsidRDefault="000458C2"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7" w:type="dxa"/>
            <w:shd w:val="clear" w:color="auto" w:fill="D9D9D9" w:themeFill="background1" w:themeFillShade="D9"/>
          </w:tcPr>
          <w:p w14:paraId="4417A1FD" w14:textId="77777777" w:rsidR="000458C2" w:rsidRPr="004D59C5" w:rsidRDefault="000458C2"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59AE35E2" w14:textId="77777777" w:rsidR="000458C2" w:rsidRPr="004D59C5" w:rsidRDefault="000458C2"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120" w:type="dxa"/>
            <w:shd w:val="clear" w:color="auto" w:fill="D9D9D9" w:themeFill="background1" w:themeFillShade="D9"/>
          </w:tcPr>
          <w:p w14:paraId="0B560A2D" w14:textId="77777777" w:rsidR="000458C2" w:rsidRPr="004D59C5" w:rsidRDefault="000458C2"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3293" w:type="dxa"/>
            <w:shd w:val="clear" w:color="auto" w:fill="D9D9D9" w:themeFill="background1" w:themeFillShade="D9"/>
          </w:tcPr>
          <w:p w14:paraId="7ED12979" w14:textId="77777777" w:rsidR="000458C2" w:rsidRPr="004D59C5" w:rsidRDefault="000458C2"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863" w:type="dxa"/>
            <w:shd w:val="clear" w:color="auto" w:fill="D9D9D9" w:themeFill="background1" w:themeFillShade="D9"/>
          </w:tcPr>
          <w:p w14:paraId="393111F3" w14:textId="77777777" w:rsidR="000458C2" w:rsidRPr="004D59C5" w:rsidRDefault="000458C2"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DF79DB" w:rsidRPr="004D59C5" w14:paraId="49D4F5D3" w14:textId="77777777" w:rsidTr="00BC00FA">
        <w:tc>
          <w:tcPr>
            <w:tcW w:w="776" w:type="dxa"/>
          </w:tcPr>
          <w:p w14:paraId="1BD1E132" w14:textId="77777777" w:rsidR="00DF79DB" w:rsidRPr="004D59C5" w:rsidRDefault="00DF79DB" w:rsidP="001065FE">
            <w:pPr>
              <w:pStyle w:val="ListParagraph"/>
              <w:numPr>
                <w:ilvl w:val="0"/>
                <w:numId w:val="40"/>
              </w:numPr>
            </w:pPr>
          </w:p>
        </w:tc>
        <w:tc>
          <w:tcPr>
            <w:tcW w:w="2519" w:type="dxa"/>
          </w:tcPr>
          <w:p w14:paraId="5DB8EE7D"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ISSUE_CODE</w:t>
            </w:r>
          </w:p>
        </w:tc>
        <w:tc>
          <w:tcPr>
            <w:tcW w:w="1417" w:type="dxa"/>
          </w:tcPr>
          <w:p w14:paraId="1AA21B83"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X(8)</w:t>
            </w:r>
          </w:p>
        </w:tc>
        <w:tc>
          <w:tcPr>
            <w:tcW w:w="960" w:type="dxa"/>
          </w:tcPr>
          <w:p w14:paraId="58062BDB" w14:textId="7E453927"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120" w:type="dxa"/>
          </w:tcPr>
          <w:p w14:paraId="7FCD6465"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code</w:t>
            </w:r>
          </w:p>
        </w:tc>
        <w:tc>
          <w:tcPr>
            <w:tcW w:w="3293" w:type="dxa"/>
          </w:tcPr>
          <w:p w14:paraId="05916FDB" w14:textId="7F6DC098"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377CCD18" w14:textId="30828254"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DF79DB" w:rsidRPr="004D59C5" w14:paraId="78F7AEA1" w14:textId="77777777" w:rsidTr="00BC00FA">
        <w:tc>
          <w:tcPr>
            <w:tcW w:w="776" w:type="dxa"/>
          </w:tcPr>
          <w:p w14:paraId="09E76CE8" w14:textId="77777777" w:rsidR="00DF79DB" w:rsidRPr="004D59C5" w:rsidRDefault="00DF79DB" w:rsidP="001065FE">
            <w:pPr>
              <w:pStyle w:val="ListParagraph"/>
            </w:pPr>
          </w:p>
        </w:tc>
        <w:tc>
          <w:tcPr>
            <w:tcW w:w="2519" w:type="dxa"/>
          </w:tcPr>
          <w:p w14:paraId="0E49BE2D"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ISSUE_NO</w:t>
            </w:r>
          </w:p>
        </w:tc>
        <w:tc>
          <w:tcPr>
            <w:tcW w:w="1417" w:type="dxa"/>
          </w:tcPr>
          <w:p w14:paraId="3E11792C"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9(2)</w:t>
            </w:r>
          </w:p>
        </w:tc>
        <w:tc>
          <w:tcPr>
            <w:tcW w:w="960" w:type="dxa"/>
          </w:tcPr>
          <w:p w14:paraId="3F6268FF" w14:textId="467CFCBD"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w:t>
            </w:r>
          </w:p>
        </w:tc>
        <w:tc>
          <w:tcPr>
            <w:tcW w:w="2120" w:type="dxa"/>
          </w:tcPr>
          <w:p w14:paraId="3D62DA93"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number</w:t>
            </w:r>
          </w:p>
        </w:tc>
        <w:tc>
          <w:tcPr>
            <w:tcW w:w="3293" w:type="dxa"/>
          </w:tcPr>
          <w:p w14:paraId="76FC2B99" w14:textId="6D56EC14"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43218BA9" w14:textId="68FBDFA5"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DF79DB" w:rsidRPr="004D59C5" w14:paraId="21C2F026" w14:textId="77777777" w:rsidTr="00BC00FA">
        <w:tc>
          <w:tcPr>
            <w:tcW w:w="776" w:type="dxa"/>
          </w:tcPr>
          <w:p w14:paraId="50F34754" w14:textId="77777777" w:rsidR="00DF79DB" w:rsidRPr="004D59C5" w:rsidRDefault="00DF79DB" w:rsidP="001065FE">
            <w:pPr>
              <w:pStyle w:val="ListParagraph"/>
            </w:pPr>
          </w:p>
        </w:tc>
        <w:tc>
          <w:tcPr>
            <w:tcW w:w="2519" w:type="dxa"/>
          </w:tcPr>
          <w:p w14:paraId="200450A3"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ISSUE_TYPE</w:t>
            </w:r>
          </w:p>
        </w:tc>
        <w:tc>
          <w:tcPr>
            <w:tcW w:w="1417" w:type="dxa"/>
          </w:tcPr>
          <w:p w14:paraId="60963F00"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7EFBCF45" w14:textId="18DD95C4"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w:t>
            </w:r>
          </w:p>
        </w:tc>
        <w:tc>
          <w:tcPr>
            <w:tcW w:w="2120" w:type="dxa"/>
          </w:tcPr>
          <w:p w14:paraId="1D4B75F7"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type</w:t>
            </w:r>
          </w:p>
        </w:tc>
        <w:tc>
          <w:tcPr>
            <w:tcW w:w="3293" w:type="dxa"/>
          </w:tcPr>
          <w:p w14:paraId="72F94DC8" w14:textId="12285FC9"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6129F5AE" w14:textId="46FD2BCF"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DF79DB" w:rsidRPr="004D59C5" w14:paraId="2577E525" w14:textId="77777777" w:rsidTr="00BC00FA">
        <w:tc>
          <w:tcPr>
            <w:tcW w:w="776" w:type="dxa"/>
          </w:tcPr>
          <w:p w14:paraId="4E83B6C6" w14:textId="77777777" w:rsidR="00DF79DB" w:rsidRPr="004D59C5" w:rsidRDefault="00DF79DB" w:rsidP="001065FE">
            <w:pPr>
              <w:pStyle w:val="ListParagraph"/>
            </w:pPr>
          </w:p>
        </w:tc>
        <w:tc>
          <w:tcPr>
            <w:tcW w:w="2519" w:type="dxa"/>
          </w:tcPr>
          <w:p w14:paraId="2E07A305"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CURR</w:t>
            </w:r>
          </w:p>
        </w:tc>
        <w:tc>
          <w:tcPr>
            <w:tcW w:w="1417" w:type="dxa"/>
          </w:tcPr>
          <w:p w14:paraId="7605CF87"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X(3)</w:t>
            </w:r>
          </w:p>
        </w:tc>
        <w:tc>
          <w:tcPr>
            <w:tcW w:w="960" w:type="dxa"/>
          </w:tcPr>
          <w:p w14:paraId="57F770A4" w14:textId="231DC243"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w:t>
            </w:r>
          </w:p>
        </w:tc>
        <w:tc>
          <w:tcPr>
            <w:tcW w:w="2120" w:type="dxa"/>
          </w:tcPr>
          <w:p w14:paraId="4AA9347F"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Currency</w:t>
            </w:r>
          </w:p>
        </w:tc>
        <w:tc>
          <w:tcPr>
            <w:tcW w:w="3293" w:type="dxa"/>
          </w:tcPr>
          <w:p w14:paraId="584FBBB6" w14:textId="34E6769A"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05E10B37" w14:textId="0860CB30"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DF79DB" w:rsidRPr="004D59C5" w14:paraId="202A521C" w14:textId="77777777" w:rsidTr="00BC00FA">
        <w:tc>
          <w:tcPr>
            <w:tcW w:w="776" w:type="dxa"/>
          </w:tcPr>
          <w:p w14:paraId="039E7DB5" w14:textId="77777777" w:rsidR="00DF79DB" w:rsidRPr="004D59C5" w:rsidRDefault="00DF79DB" w:rsidP="001065FE">
            <w:pPr>
              <w:pStyle w:val="ListParagraph"/>
            </w:pPr>
          </w:p>
        </w:tc>
        <w:tc>
          <w:tcPr>
            <w:tcW w:w="2519" w:type="dxa"/>
          </w:tcPr>
          <w:p w14:paraId="7249443F"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ISSUE_DESC</w:t>
            </w:r>
          </w:p>
        </w:tc>
        <w:tc>
          <w:tcPr>
            <w:tcW w:w="1417" w:type="dxa"/>
          </w:tcPr>
          <w:p w14:paraId="7FCC0744"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X(30)</w:t>
            </w:r>
          </w:p>
        </w:tc>
        <w:tc>
          <w:tcPr>
            <w:tcW w:w="960" w:type="dxa"/>
          </w:tcPr>
          <w:p w14:paraId="513FA893" w14:textId="4BAF29B5"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w:t>
            </w:r>
          </w:p>
        </w:tc>
        <w:tc>
          <w:tcPr>
            <w:tcW w:w="2120" w:type="dxa"/>
          </w:tcPr>
          <w:p w14:paraId="1232E666"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description</w:t>
            </w:r>
          </w:p>
        </w:tc>
        <w:tc>
          <w:tcPr>
            <w:tcW w:w="3293" w:type="dxa"/>
          </w:tcPr>
          <w:p w14:paraId="45BD861C" w14:textId="660BA390"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12CEBCB6" w14:textId="678EBCE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DF79DB" w:rsidRPr="004D59C5" w14:paraId="40111B25" w14:textId="77777777" w:rsidTr="00BC00FA">
        <w:tc>
          <w:tcPr>
            <w:tcW w:w="776" w:type="dxa"/>
          </w:tcPr>
          <w:p w14:paraId="129CB44C" w14:textId="77777777" w:rsidR="00DF79DB" w:rsidRPr="004D59C5" w:rsidRDefault="00DF79DB" w:rsidP="001065FE">
            <w:pPr>
              <w:pStyle w:val="ListParagraph"/>
            </w:pPr>
          </w:p>
        </w:tc>
        <w:tc>
          <w:tcPr>
            <w:tcW w:w="2519" w:type="dxa"/>
          </w:tcPr>
          <w:p w14:paraId="20BD7CF6"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ISSUE_DATE</w:t>
            </w:r>
          </w:p>
        </w:tc>
        <w:tc>
          <w:tcPr>
            <w:tcW w:w="1417" w:type="dxa"/>
          </w:tcPr>
          <w:p w14:paraId="206FA96F"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76C3C669" w14:textId="021C46D7"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45</w:t>
            </w:r>
          </w:p>
        </w:tc>
        <w:tc>
          <w:tcPr>
            <w:tcW w:w="2120" w:type="dxa"/>
          </w:tcPr>
          <w:p w14:paraId="4F9FA819"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date</w:t>
            </w:r>
          </w:p>
        </w:tc>
        <w:tc>
          <w:tcPr>
            <w:tcW w:w="3293" w:type="dxa"/>
          </w:tcPr>
          <w:p w14:paraId="3B00ADF6" w14:textId="7D0C22D5"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241E78E8" w14:textId="55A13DA3" w:rsidR="00DF79DB" w:rsidRPr="004D59C5" w:rsidRDefault="00DF79DB"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DF79DB" w:rsidRPr="004D59C5" w14:paraId="0E3A5ED3" w14:textId="77777777" w:rsidTr="00BC00FA">
        <w:trPr>
          <w:trHeight w:val="438"/>
        </w:trPr>
        <w:tc>
          <w:tcPr>
            <w:tcW w:w="776" w:type="dxa"/>
          </w:tcPr>
          <w:p w14:paraId="6B4B437D" w14:textId="77777777" w:rsidR="00DF79DB" w:rsidRPr="004D59C5" w:rsidRDefault="00DF79DB" w:rsidP="001065FE">
            <w:pPr>
              <w:pStyle w:val="ListParagraph"/>
            </w:pPr>
          </w:p>
        </w:tc>
        <w:tc>
          <w:tcPr>
            <w:tcW w:w="2519" w:type="dxa"/>
          </w:tcPr>
          <w:p w14:paraId="41690593"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TENDER_DATE</w:t>
            </w:r>
          </w:p>
        </w:tc>
        <w:tc>
          <w:tcPr>
            <w:tcW w:w="1417" w:type="dxa"/>
          </w:tcPr>
          <w:p w14:paraId="7507B948"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445BFA0A" w14:textId="43C9F82D"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53</w:t>
            </w:r>
          </w:p>
        </w:tc>
        <w:tc>
          <w:tcPr>
            <w:tcW w:w="2120" w:type="dxa"/>
          </w:tcPr>
          <w:p w14:paraId="17942747"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Tender date</w:t>
            </w:r>
          </w:p>
        </w:tc>
        <w:tc>
          <w:tcPr>
            <w:tcW w:w="3293" w:type="dxa"/>
          </w:tcPr>
          <w:p w14:paraId="29B399DF" w14:textId="4BD93752"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5612119C" w14:textId="672C33E8" w:rsidR="00DF79DB" w:rsidRPr="004D59C5" w:rsidRDefault="00DF79DB"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DF79DB" w:rsidRPr="004D59C5" w14:paraId="46965F8A" w14:textId="77777777" w:rsidTr="00BC00FA">
        <w:tc>
          <w:tcPr>
            <w:tcW w:w="776" w:type="dxa"/>
          </w:tcPr>
          <w:p w14:paraId="70546D43" w14:textId="77777777" w:rsidR="00DF79DB" w:rsidRPr="004D59C5" w:rsidRDefault="00DF79DB" w:rsidP="001065FE">
            <w:pPr>
              <w:pStyle w:val="ListParagraph"/>
            </w:pPr>
          </w:p>
        </w:tc>
        <w:tc>
          <w:tcPr>
            <w:tcW w:w="2519" w:type="dxa"/>
          </w:tcPr>
          <w:p w14:paraId="71F08E69"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QTY_OFFERED</w:t>
            </w:r>
          </w:p>
        </w:tc>
        <w:tc>
          <w:tcPr>
            <w:tcW w:w="1417" w:type="dxa"/>
          </w:tcPr>
          <w:p w14:paraId="349441B7"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36A9CECA" w14:textId="5308F237"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61</w:t>
            </w:r>
          </w:p>
        </w:tc>
        <w:tc>
          <w:tcPr>
            <w:tcW w:w="2120" w:type="dxa"/>
          </w:tcPr>
          <w:p w14:paraId="2B6EF5E6"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nominal amount offered (Issue size)</w:t>
            </w:r>
          </w:p>
        </w:tc>
        <w:tc>
          <w:tcPr>
            <w:tcW w:w="3293" w:type="dxa"/>
          </w:tcPr>
          <w:p w14:paraId="5ADC3C37" w14:textId="3F51EF3C"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4DFEE4A5" w14:textId="45539655" w:rsidR="00DF79DB" w:rsidRPr="004D59C5" w:rsidRDefault="00DF79DB"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506A97" w:rsidRPr="004D59C5" w14:paraId="0ED00B73" w14:textId="77777777" w:rsidTr="00BC00FA">
        <w:tc>
          <w:tcPr>
            <w:tcW w:w="776" w:type="dxa"/>
          </w:tcPr>
          <w:p w14:paraId="11DC038F" w14:textId="77777777" w:rsidR="00506A97" w:rsidRPr="004D59C5" w:rsidRDefault="00506A97" w:rsidP="001065FE">
            <w:pPr>
              <w:pStyle w:val="ListParagraph"/>
            </w:pPr>
          </w:p>
        </w:tc>
        <w:tc>
          <w:tcPr>
            <w:tcW w:w="2519" w:type="dxa"/>
          </w:tcPr>
          <w:p w14:paraId="408130EF" w14:textId="7BD3D2DF" w:rsidR="00506A97" w:rsidRPr="004D59C5" w:rsidRDefault="00DF79DB"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QTY_APPLIED</w:t>
            </w:r>
          </w:p>
        </w:tc>
        <w:tc>
          <w:tcPr>
            <w:tcW w:w="1417" w:type="dxa"/>
          </w:tcPr>
          <w:p w14:paraId="373F0C34"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08C3F665" w14:textId="5F7E5B43"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74</w:t>
            </w:r>
          </w:p>
        </w:tc>
        <w:tc>
          <w:tcPr>
            <w:tcW w:w="2120" w:type="dxa"/>
          </w:tcPr>
          <w:p w14:paraId="60D02973"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nominal amount applied</w:t>
            </w:r>
          </w:p>
        </w:tc>
        <w:tc>
          <w:tcPr>
            <w:tcW w:w="3293" w:type="dxa"/>
          </w:tcPr>
          <w:p w14:paraId="2CD319CA" w14:textId="0A6EF5E9" w:rsidR="00506A97"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39911B45" w14:textId="6DFD3779"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506A97" w:rsidRPr="004D59C5" w14:paraId="7650B258" w14:textId="77777777" w:rsidTr="00BC00FA">
        <w:tc>
          <w:tcPr>
            <w:tcW w:w="776" w:type="dxa"/>
          </w:tcPr>
          <w:p w14:paraId="5E53E509" w14:textId="77777777" w:rsidR="00506A97" w:rsidRPr="004D59C5" w:rsidRDefault="00506A97" w:rsidP="001065FE">
            <w:pPr>
              <w:pStyle w:val="ListParagraph"/>
            </w:pPr>
          </w:p>
        </w:tc>
        <w:tc>
          <w:tcPr>
            <w:tcW w:w="2519" w:type="dxa"/>
          </w:tcPr>
          <w:p w14:paraId="53867531"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AVE_YIELD</w:t>
            </w:r>
          </w:p>
        </w:tc>
        <w:tc>
          <w:tcPr>
            <w:tcW w:w="1417" w:type="dxa"/>
          </w:tcPr>
          <w:p w14:paraId="684ABA5B" w14:textId="6691BA71" w:rsidR="00506A97" w:rsidRPr="004D59C5" w:rsidRDefault="00315238"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S</w:t>
            </w:r>
            <w:r w:rsidR="00506A97" w:rsidRPr="004D59C5">
              <w:rPr>
                <w:rFonts w:asciiTheme="minorHAnsi" w:hAnsiTheme="minorHAnsi" w:cstheme="minorHAnsi"/>
                <w:b/>
                <w:bCs/>
                <w:szCs w:val="22"/>
                <w:lang w:val="en-AU"/>
              </w:rPr>
              <w:t>9(3)v9(2)</w:t>
            </w:r>
          </w:p>
        </w:tc>
        <w:tc>
          <w:tcPr>
            <w:tcW w:w="960" w:type="dxa"/>
          </w:tcPr>
          <w:p w14:paraId="15DC21EF" w14:textId="6F6B968A"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87</w:t>
            </w:r>
          </w:p>
        </w:tc>
        <w:tc>
          <w:tcPr>
            <w:tcW w:w="2120" w:type="dxa"/>
          </w:tcPr>
          <w:p w14:paraId="390E7E61"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Average yield</w:t>
            </w:r>
          </w:p>
        </w:tc>
        <w:tc>
          <w:tcPr>
            <w:tcW w:w="3293" w:type="dxa"/>
          </w:tcPr>
          <w:p w14:paraId="7B22B20E" w14:textId="77777777" w:rsidR="00506A97" w:rsidRPr="004D59C5" w:rsidRDefault="00DF79DB" w:rsidP="00CF54C2">
            <w:pPr>
              <w:pStyle w:val="Normalwithspace"/>
              <w:spacing w:before="0" w:line="276" w:lineRule="auto"/>
              <w:jc w:val="left"/>
              <w:rPr>
                <w:rFonts w:asciiTheme="minorHAnsi" w:hAnsiTheme="minorHAnsi" w:cstheme="minorHAnsi"/>
                <w:szCs w:val="22"/>
                <w:lang w:val="en-AU"/>
              </w:rPr>
            </w:pPr>
            <w:commentRangeStart w:id="309"/>
            <w:r w:rsidRPr="004D59C5">
              <w:rPr>
                <w:rFonts w:asciiTheme="minorHAnsi" w:hAnsiTheme="minorHAnsi" w:cstheme="minorHAnsi"/>
                <w:szCs w:val="22"/>
                <w:lang w:val="en-AU"/>
              </w:rPr>
              <w:t>OMEGA to update the value after auction.</w:t>
            </w:r>
          </w:p>
          <w:p w14:paraId="7C131DAF" w14:textId="5BCE8E2F" w:rsidR="00CE3229" w:rsidRPr="004D59C5" w:rsidRDefault="004B5DF2"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w:t>
            </w:r>
            <w:r w:rsidR="00CE3229" w:rsidRPr="004D59C5">
              <w:rPr>
                <w:rFonts w:asciiTheme="minorHAnsi" w:hAnsiTheme="minorHAnsi" w:cstheme="minorHAnsi"/>
                <w:szCs w:val="22"/>
                <w:lang w:val="en-AU"/>
              </w:rPr>
              <w:t xml:space="preserve"> be in the format with</w:t>
            </w:r>
            <w:r w:rsidRPr="004D59C5">
              <w:rPr>
                <w:rFonts w:asciiTheme="minorHAnsi" w:hAnsiTheme="minorHAnsi" w:cstheme="minorHAnsi"/>
                <w:szCs w:val="22"/>
                <w:lang w:val="en-AU"/>
              </w:rPr>
              <w:t xml:space="preserve"> +/- sign </w:t>
            </w:r>
            <w:r w:rsidR="00CE3229" w:rsidRPr="004D59C5">
              <w:rPr>
                <w:rFonts w:asciiTheme="minorHAnsi" w:hAnsiTheme="minorHAnsi" w:cstheme="minorHAnsi"/>
                <w:szCs w:val="22"/>
                <w:lang w:val="en-AU"/>
              </w:rPr>
              <w:t>followed by the</w:t>
            </w:r>
            <w:r w:rsidR="00375B38" w:rsidRPr="004D59C5">
              <w:rPr>
                <w:rFonts w:asciiTheme="minorHAnsi" w:hAnsiTheme="minorHAnsi" w:cstheme="minorHAnsi"/>
                <w:szCs w:val="22"/>
                <w:lang w:val="en-AU"/>
              </w:rPr>
              <w:t xml:space="preserve"> 5</w:t>
            </w:r>
            <w:r w:rsidR="00CE3229" w:rsidRPr="004D59C5">
              <w:rPr>
                <w:rFonts w:asciiTheme="minorHAnsi" w:hAnsiTheme="minorHAnsi" w:cstheme="minorHAnsi"/>
                <w:szCs w:val="22"/>
                <w:lang w:val="en-AU"/>
              </w:rPr>
              <w:t xml:space="preserve"> digits.</w:t>
            </w:r>
            <w:commentRangeEnd w:id="309"/>
            <w:r w:rsidR="00C56E0D">
              <w:rPr>
                <w:rStyle w:val="CommentReference"/>
                <w:lang w:val="en-US"/>
              </w:rPr>
              <w:commentReference w:id="309"/>
            </w:r>
          </w:p>
        </w:tc>
        <w:tc>
          <w:tcPr>
            <w:tcW w:w="2863" w:type="dxa"/>
          </w:tcPr>
          <w:p w14:paraId="03056120" w14:textId="77777777" w:rsidR="00506A97" w:rsidRPr="004D59C5" w:rsidRDefault="00375B38"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E.g.,</w:t>
            </w:r>
          </w:p>
          <w:p w14:paraId="5D22E170" w14:textId="3AD07F16" w:rsidR="00375B38" w:rsidRPr="004D59C5" w:rsidRDefault="00375B38"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123.45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w:t>
            </w:r>
            <w:r w:rsidR="0067553D" w:rsidRPr="004D59C5">
              <w:rPr>
                <w:rFonts w:asciiTheme="minorHAnsi" w:hAnsiTheme="minorHAnsi" w:cstheme="minorHAnsi"/>
                <w:szCs w:val="22"/>
                <w:lang w:val="en-AU"/>
              </w:rPr>
              <w:t>‘</w:t>
            </w:r>
            <w:r w:rsidRPr="004D59C5">
              <w:rPr>
                <w:rFonts w:asciiTheme="minorHAnsi" w:hAnsiTheme="minorHAnsi" w:cstheme="minorHAnsi"/>
                <w:szCs w:val="22"/>
                <w:lang w:val="en-AU"/>
              </w:rPr>
              <w:t>+12345</w:t>
            </w:r>
            <w:r w:rsidR="0067553D" w:rsidRPr="004D59C5">
              <w:rPr>
                <w:rFonts w:asciiTheme="minorHAnsi" w:hAnsiTheme="minorHAnsi" w:cstheme="minorHAnsi"/>
                <w:szCs w:val="22"/>
                <w:lang w:val="en-AU"/>
              </w:rPr>
              <w:t>’</w:t>
            </w:r>
          </w:p>
          <w:p w14:paraId="2CED534E" w14:textId="610F543E" w:rsidR="00231E87" w:rsidRPr="004D59C5" w:rsidRDefault="00231E8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w:t>
            </w:r>
            <w:r w:rsidR="0067553D" w:rsidRPr="004D59C5">
              <w:rPr>
                <w:rFonts w:asciiTheme="minorHAnsi" w:hAnsiTheme="minorHAnsi" w:cstheme="minorHAnsi"/>
                <w:szCs w:val="22"/>
                <w:lang w:val="en-AU"/>
              </w:rPr>
              <w:t>‘</w:t>
            </w:r>
            <w:r w:rsidRPr="004D59C5">
              <w:rPr>
                <w:rFonts w:asciiTheme="minorHAnsi" w:hAnsiTheme="minorHAnsi" w:cstheme="minorHAnsi"/>
                <w:szCs w:val="22"/>
                <w:lang w:val="en-AU"/>
              </w:rPr>
              <w:t>+02345</w:t>
            </w:r>
            <w:r w:rsidR="0067553D" w:rsidRPr="004D59C5">
              <w:rPr>
                <w:rFonts w:asciiTheme="minorHAnsi" w:hAnsiTheme="minorHAnsi" w:cstheme="minorHAnsi"/>
                <w:szCs w:val="22"/>
                <w:lang w:val="en-AU"/>
              </w:rPr>
              <w:t>’</w:t>
            </w:r>
          </w:p>
          <w:p w14:paraId="46A58335" w14:textId="459971BE" w:rsidR="00375B38" w:rsidRPr="004D59C5" w:rsidRDefault="00375B38"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0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w:t>
            </w:r>
            <w:r w:rsidR="0067553D" w:rsidRPr="004D59C5">
              <w:rPr>
                <w:rFonts w:asciiTheme="minorHAnsi" w:hAnsiTheme="minorHAnsi" w:cstheme="minorHAnsi"/>
                <w:szCs w:val="22"/>
                <w:lang w:val="en-AU"/>
              </w:rPr>
              <w:t>‘</w:t>
            </w:r>
            <w:r w:rsidRPr="004D59C5">
              <w:rPr>
                <w:rFonts w:asciiTheme="minorHAnsi" w:hAnsiTheme="minorHAnsi" w:cstheme="minorHAnsi"/>
                <w:szCs w:val="22"/>
                <w:lang w:val="en-AU"/>
              </w:rPr>
              <w:t>+00000</w:t>
            </w:r>
            <w:r w:rsidR="0067553D" w:rsidRPr="004D59C5">
              <w:rPr>
                <w:rFonts w:asciiTheme="minorHAnsi" w:hAnsiTheme="minorHAnsi" w:cstheme="minorHAnsi"/>
                <w:szCs w:val="22"/>
                <w:lang w:val="en-AU"/>
              </w:rPr>
              <w:t>’</w:t>
            </w:r>
          </w:p>
          <w:p w14:paraId="7D643414" w14:textId="67219B0D" w:rsidR="00231E87" w:rsidRPr="004D59C5" w:rsidRDefault="00231E8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lastRenderedPageBreak/>
              <w:t xml:space="preserve">-3.4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w:t>
            </w:r>
            <w:r w:rsidR="0067553D" w:rsidRPr="004D59C5">
              <w:rPr>
                <w:rFonts w:asciiTheme="minorHAnsi" w:hAnsiTheme="minorHAnsi" w:cstheme="minorHAnsi"/>
                <w:szCs w:val="22"/>
                <w:lang w:val="en-AU"/>
              </w:rPr>
              <w:t>‘</w:t>
            </w:r>
            <w:r w:rsidRPr="004D59C5">
              <w:rPr>
                <w:rFonts w:asciiTheme="minorHAnsi" w:hAnsiTheme="minorHAnsi" w:cstheme="minorHAnsi"/>
                <w:szCs w:val="22"/>
                <w:lang w:val="en-AU"/>
              </w:rPr>
              <w:t>-00340</w:t>
            </w:r>
            <w:r w:rsidR="0067553D" w:rsidRPr="004D59C5">
              <w:rPr>
                <w:rFonts w:asciiTheme="minorHAnsi" w:hAnsiTheme="minorHAnsi" w:cstheme="minorHAnsi"/>
                <w:szCs w:val="22"/>
                <w:lang w:val="en-AU"/>
              </w:rPr>
              <w:t>’</w:t>
            </w:r>
          </w:p>
          <w:p w14:paraId="0466C999" w14:textId="44E8F03F" w:rsidR="00375B38" w:rsidRPr="004D59C5" w:rsidRDefault="00375B38"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-123.45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w:t>
            </w:r>
            <w:r w:rsidR="0067553D" w:rsidRPr="004D59C5">
              <w:rPr>
                <w:rFonts w:asciiTheme="minorHAnsi" w:hAnsiTheme="minorHAnsi" w:cstheme="minorHAnsi"/>
                <w:szCs w:val="22"/>
                <w:lang w:val="en-AU"/>
              </w:rPr>
              <w:t>‘</w:t>
            </w:r>
            <w:r w:rsidRPr="004D59C5">
              <w:rPr>
                <w:rFonts w:asciiTheme="minorHAnsi" w:hAnsiTheme="minorHAnsi" w:cstheme="minorHAnsi"/>
                <w:szCs w:val="22"/>
                <w:lang w:val="en-AU"/>
              </w:rPr>
              <w:t>-12345</w:t>
            </w:r>
            <w:r w:rsidR="0067553D" w:rsidRPr="004D59C5">
              <w:rPr>
                <w:rFonts w:asciiTheme="minorHAnsi" w:hAnsiTheme="minorHAnsi" w:cstheme="minorHAnsi"/>
                <w:szCs w:val="22"/>
                <w:lang w:val="en-AU"/>
              </w:rPr>
              <w:t>’</w:t>
            </w:r>
          </w:p>
        </w:tc>
      </w:tr>
      <w:tr w:rsidR="00506A97" w:rsidRPr="004D59C5" w14:paraId="00C39304" w14:textId="77777777" w:rsidTr="00BC00FA">
        <w:tc>
          <w:tcPr>
            <w:tcW w:w="776" w:type="dxa"/>
          </w:tcPr>
          <w:p w14:paraId="10D6C9EA" w14:textId="77777777" w:rsidR="00506A97" w:rsidRPr="004D59C5" w:rsidRDefault="00506A97" w:rsidP="001065FE">
            <w:pPr>
              <w:pStyle w:val="ListParagraph"/>
            </w:pPr>
          </w:p>
        </w:tc>
        <w:tc>
          <w:tcPr>
            <w:tcW w:w="2519" w:type="dxa"/>
          </w:tcPr>
          <w:p w14:paraId="1B0CD7DF"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CUT_OFF_YIELD</w:t>
            </w:r>
          </w:p>
        </w:tc>
        <w:tc>
          <w:tcPr>
            <w:tcW w:w="1417" w:type="dxa"/>
          </w:tcPr>
          <w:p w14:paraId="56C252E3" w14:textId="7FAA7F74" w:rsidR="00506A97" w:rsidRPr="004D59C5" w:rsidRDefault="00315238"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S</w:t>
            </w:r>
            <w:r w:rsidR="00506A97" w:rsidRPr="004D59C5">
              <w:rPr>
                <w:rFonts w:asciiTheme="minorHAnsi" w:hAnsiTheme="minorHAnsi" w:cstheme="minorHAnsi"/>
                <w:b/>
                <w:bCs/>
                <w:szCs w:val="22"/>
                <w:lang w:val="en-AU"/>
              </w:rPr>
              <w:t>9(3)v9(2)</w:t>
            </w:r>
          </w:p>
        </w:tc>
        <w:tc>
          <w:tcPr>
            <w:tcW w:w="960" w:type="dxa"/>
          </w:tcPr>
          <w:p w14:paraId="77F2B63D" w14:textId="0CF89CA8"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93</w:t>
            </w:r>
          </w:p>
        </w:tc>
        <w:tc>
          <w:tcPr>
            <w:tcW w:w="2120" w:type="dxa"/>
          </w:tcPr>
          <w:p w14:paraId="354631F4" w14:textId="25C2D56A"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Cuto</w:t>
            </w:r>
            <w:r w:rsidR="008813A3">
              <w:rPr>
                <w:rFonts w:asciiTheme="minorHAnsi" w:hAnsiTheme="minorHAnsi" w:cstheme="minorHAnsi"/>
                <w:szCs w:val="22"/>
                <w:lang w:val="en-AU"/>
              </w:rPr>
              <w:t>f</w:t>
            </w:r>
            <w:r w:rsidRPr="004D59C5">
              <w:rPr>
                <w:rFonts w:asciiTheme="minorHAnsi" w:hAnsiTheme="minorHAnsi" w:cstheme="minorHAnsi"/>
                <w:szCs w:val="22"/>
                <w:lang w:val="en-AU"/>
              </w:rPr>
              <w:t>f yield</w:t>
            </w:r>
          </w:p>
        </w:tc>
        <w:tc>
          <w:tcPr>
            <w:tcW w:w="3293" w:type="dxa"/>
          </w:tcPr>
          <w:p w14:paraId="233A7CBD" w14:textId="77777777" w:rsidR="00506A97"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60F737C7" w14:textId="15D034C1" w:rsidR="00375B38" w:rsidRPr="004D59C5" w:rsidRDefault="00375B38"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in the format with +/- sign followed by the 5 digits.</w:t>
            </w:r>
          </w:p>
        </w:tc>
        <w:tc>
          <w:tcPr>
            <w:tcW w:w="2863" w:type="dxa"/>
          </w:tcPr>
          <w:p w14:paraId="2919C29B" w14:textId="77777777" w:rsidR="0067553D" w:rsidRPr="004D59C5" w:rsidRDefault="0067553D" w:rsidP="0067553D">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E.g.,</w:t>
            </w:r>
          </w:p>
          <w:p w14:paraId="5C4B82E8" w14:textId="77777777" w:rsidR="0067553D" w:rsidRPr="004D59C5" w:rsidRDefault="0067553D" w:rsidP="0067553D">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123.45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‘+12345’</w:t>
            </w:r>
          </w:p>
          <w:p w14:paraId="57E9ECE0" w14:textId="77777777" w:rsidR="0067553D" w:rsidRPr="004D59C5" w:rsidRDefault="0067553D" w:rsidP="0067553D">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‘+02345’</w:t>
            </w:r>
          </w:p>
          <w:p w14:paraId="44312B1C" w14:textId="77777777" w:rsidR="0067553D" w:rsidRPr="004D59C5" w:rsidRDefault="0067553D" w:rsidP="0067553D">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0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‘+00000’</w:t>
            </w:r>
          </w:p>
          <w:p w14:paraId="2D4FB3EE" w14:textId="77777777" w:rsidR="0067553D" w:rsidRPr="004D59C5" w:rsidRDefault="0067553D" w:rsidP="0067553D">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-3.4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‘-00340’</w:t>
            </w:r>
          </w:p>
          <w:p w14:paraId="0723BAD8" w14:textId="65B6745F" w:rsidR="00506A97" w:rsidRPr="004D59C5" w:rsidRDefault="0067553D" w:rsidP="0067553D">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-123.45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‘-12345’</w:t>
            </w:r>
          </w:p>
        </w:tc>
      </w:tr>
      <w:tr w:rsidR="008D5857" w:rsidRPr="004D59C5" w14:paraId="0BA62E00" w14:textId="77777777" w:rsidTr="00BC00FA">
        <w:tc>
          <w:tcPr>
            <w:tcW w:w="776" w:type="dxa"/>
          </w:tcPr>
          <w:p w14:paraId="69EBA9D0" w14:textId="77777777" w:rsidR="008D5857" w:rsidRPr="004D59C5" w:rsidRDefault="008D5857" w:rsidP="001065FE">
            <w:pPr>
              <w:pStyle w:val="ListParagraph"/>
            </w:pPr>
          </w:p>
        </w:tc>
        <w:tc>
          <w:tcPr>
            <w:tcW w:w="2519" w:type="dxa"/>
          </w:tcPr>
          <w:p w14:paraId="10DE7499" w14:textId="77777777" w:rsidR="008D5857" w:rsidRPr="004D59C5" w:rsidRDefault="008D585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MATURITY_DATE</w:t>
            </w:r>
          </w:p>
        </w:tc>
        <w:tc>
          <w:tcPr>
            <w:tcW w:w="1417" w:type="dxa"/>
          </w:tcPr>
          <w:p w14:paraId="412BBCF7" w14:textId="77777777" w:rsidR="008D5857" w:rsidRPr="004D59C5" w:rsidRDefault="008D585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45FD3017" w14:textId="3D6A6274" w:rsidR="008D585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99</w:t>
            </w:r>
          </w:p>
        </w:tc>
        <w:tc>
          <w:tcPr>
            <w:tcW w:w="2120" w:type="dxa"/>
          </w:tcPr>
          <w:p w14:paraId="1D2AAC76" w14:textId="77777777" w:rsidR="008D5857" w:rsidRPr="004D59C5" w:rsidRDefault="008D585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 date</w:t>
            </w:r>
          </w:p>
        </w:tc>
        <w:tc>
          <w:tcPr>
            <w:tcW w:w="3293" w:type="dxa"/>
          </w:tcPr>
          <w:p w14:paraId="0926F6FF" w14:textId="486F911B" w:rsidR="008D5857" w:rsidRPr="004D59C5" w:rsidRDefault="008D585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36DE5D18" w14:textId="7B1E8BC0" w:rsidR="008D5857" w:rsidRPr="004D59C5" w:rsidRDefault="008D585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506A97" w:rsidRPr="004D59C5" w14:paraId="5341CE25" w14:textId="77777777" w:rsidTr="00BC00FA">
        <w:tc>
          <w:tcPr>
            <w:tcW w:w="776" w:type="dxa"/>
          </w:tcPr>
          <w:p w14:paraId="013F6608" w14:textId="77777777" w:rsidR="00506A97" w:rsidRPr="004D59C5" w:rsidRDefault="00506A97" w:rsidP="001065FE">
            <w:pPr>
              <w:pStyle w:val="ListParagraph"/>
            </w:pPr>
          </w:p>
        </w:tc>
        <w:tc>
          <w:tcPr>
            <w:tcW w:w="2519" w:type="dxa"/>
          </w:tcPr>
          <w:p w14:paraId="783A04F0"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PERCENT_COY</w:t>
            </w:r>
          </w:p>
        </w:tc>
        <w:tc>
          <w:tcPr>
            <w:tcW w:w="1417" w:type="dxa"/>
          </w:tcPr>
          <w:p w14:paraId="64DC68B1"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76A93D44" w14:textId="4E619FE4"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107</w:t>
            </w:r>
          </w:p>
        </w:tc>
        <w:tc>
          <w:tcPr>
            <w:tcW w:w="2120" w:type="dxa"/>
          </w:tcPr>
          <w:p w14:paraId="55A05A47"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competitive applications at cutoff allotted</w:t>
            </w:r>
          </w:p>
        </w:tc>
        <w:tc>
          <w:tcPr>
            <w:tcW w:w="3293" w:type="dxa"/>
          </w:tcPr>
          <w:p w14:paraId="17FC7520" w14:textId="0D6B6546"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03B44A4F" w14:textId="2A1C3A7C" w:rsidR="00506A97" w:rsidRPr="004D59C5" w:rsidRDefault="00506A97" w:rsidP="00CF54C2">
            <w:pPr>
              <w:pStyle w:val="Normalwithspace"/>
              <w:spacing w:before="0" w:line="276" w:lineRule="auto"/>
              <w:jc w:val="left"/>
              <w:rPr>
                <w:rFonts w:asciiTheme="minorHAnsi" w:hAnsiTheme="minorHAnsi" w:cstheme="minorHAnsi"/>
                <w:szCs w:val="22"/>
                <w:lang w:val="en-AU"/>
              </w:rPr>
            </w:pPr>
            <w:commentRangeStart w:id="310"/>
            <w:r w:rsidRPr="004D59C5">
              <w:rPr>
                <w:rFonts w:asciiTheme="minorHAnsi" w:hAnsiTheme="minorHAnsi" w:cstheme="minorHAnsi"/>
                <w:szCs w:val="22"/>
                <w:lang w:val="en-AU"/>
              </w:rPr>
              <w:t xml:space="preserve">Equal </w:t>
            </w:r>
            <w:r w:rsidRPr="004D59C5">
              <w:rPr>
                <w:rFonts w:asciiTheme="minorHAnsi" w:hAnsiTheme="minorHAnsi" w:cstheme="minorHAnsi"/>
                <w:szCs w:val="22"/>
              </w:rPr>
              <w:t>the percentage of allotment given to applicants who bid exactly at the Cut-off Yield for the auction.</w:t>
            </w:r>
            <w:commentRangeEnd w:id="310"/>
            <w:r w:rsidR="00F422EC">
              <w:rPr>
                <w:rStyle w:val="CommentReference"/>
                <w:lang w:val="en-US"/>
              </w:rPr>
              <w:commentReference w:id="310"/>
            </w:r>
          </w:p>
        </w:tc>
        <w:tc>
          <w:tcPr>
            <w:tcW w:w="2863" w:type="dxa"/>
          </w:tcPr>
          <w:p w14:paraId="36937D7C"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506A97" w:rsidRPr="004D59C5" w14:paraId="04596079" w14:textId="77777777" w:rsidTr="00BC00FA">
        <w:tc>
          <w:tcPr>
            <w:tcW w:w="776" w:type="dxa"/>
          </w:tcPr>
          <w:p w14:paraId="1E8E41F4" w14:textId="77777777" w:rsidR="00506A97" w:rsidRPr="004D59C5" w:rsidRDefault="00506A97" w:rsidP="001065FE">
            <w:pPr>
              <w:pStyle w:val="ListParagraph"/>
            </w:pPr>
          </w:p>
        </w:tc>
        <w:tc>
          <w:tcPr>
            <w:tcW w:w="2519" w:type="dxa"/>
          </w:tcPr>
          <w:p w14:paraId="5284DF51"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PERCENT_SUB</w:t>
            </w:r>
          </w:p>
        </w:tc>
        <w:tc>
          <w:tcPr>
            <w:tcW w:w="1417" w:type="dxa"/>
          </w:tcPr>
          <w:p w14:paraId="4E7810AC"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6F24860D" w14:textId="4BA95462"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112</w:t>
            </w:r>
          </w:p>
        </w:tc>
        <w:tc>
          <w:tcPr>
            <w:tcW w:w="2120" w:type="dxa"/>
          </w:tcPr>
          <w:p w14:paraId="67378C51"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applied amount</w:t>
            </w:r>
          </w:p>
        </w:tc>
        <w:tc>
          <w:tcPr>
            <w:tcW w:w="3293" w:type="dxa"/>
          </w:tcPr>
          <w:p w14:paraId="1F92BFB3" w14:textId="77777777" w:rsidR="00F82886" w:rsidRPr="004D59C5" w:rsidRDefault="00F8288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590EF955" w14:textId="6D598D68"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(QTY_APPLIED / QTY_OFFERED) in percentage</w:t>
            </w:r>
            <w:r w:rsidR="00F82886" w:rsidRPr="004D59C5">
              <w:rPr>
                <w:rFonts w:asciiTheme="minorHAnsi" w:hAnsiTheme="minorHAnsi" w:cstheme="minorHAnsi"/>
                <w:szCs w:val="22"/>
                <w:lang w:val="en-AU"/>
              </w:rPr>
              <w:t>.</w:t>
            </w:r>
          </w:p>
        </w:tc>
        <w:tc>
          <w:tcPr>
            <w:tcW w:w="2863" w:type="dxa"/>
          </w:tcPr>
          <w:p w14:paraId="2E802006"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506A97" w:rsidRPr="004D59C5" w14:paraId="6A950556" w14:textId="77777777" w:rsidTr="00BC00FA">
        <w:tc>
          <w:tcPr>
            <w:tcW w:w="776" w:type="dxa"/>
          </w:tcPr>
          <w:p w14:paraId="73D6B0B6" w14:textId="77777777" w:rsidR="00506A97" w:rsidRPr="004D59C5" w:rsidRDefault="00506A97" w:rsidP="001065FE">
            <w:pPr>
              <w:pStyle w:val="ListParagraph"/>
            </w:pPr>
          </w:p>
        </w:tc>
        <w:tc>
          <w:tcPr>
            <w:tcW w:w="2519" w:type="dxa"/>
          </w:tcPr>
          <w:p w14:paraId="0E461D26"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NC_PERCENT</w:t>
            </w:r>
          </w:p>
        </w:tc>
        <w:tc>
          <w:tcPr>
            <w:tcW w:w="1417" w:type="dxa"/>
          </w:tcPr>
          <w:p w14:paraId="32D8E4FE"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45D5A1DD" w14:textId="3028F34E"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117</w:t>
            </w:r>
          </w:p>
        </w:tc>
        <w:tc>
          <w:tcPr>
            <w:tcW w:w="2120" w:type="dxa"/>
          </w:tcPr>
          <w:p w14:paraId="2FAF80F7" w14:textId="338BF23A"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Non-competitive applications allotted</w:t>
            </w:r>
          </w:p>
        </w:tc>
        <w:tc>
          <w:tcPr>
            <w:tcW w:w="3293" w:type="dxa"/>
          </w:tcPr>
          <w:p w14:paraId="1F921CA6" w14:textId="1AD2ED21" w:rsidR="007D2B1D" w:rsidRPr="004D59C5" w:rsidRDefault="007D2B1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7AF349DC" w14:textId="0BE9B359"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Equal the percentage of allotment given to non-competitive applications for the auction.</w:t>
            </w:r>
          </w:p>
        </w:tc>
        <w:tc>
          <w:tcPr>
            <w:tcW w:w="2863" w:type="dxa"/>
          </w:tcPr>
          <w:p w14:paraId="62657DB9"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506A97" w:rsidRPr="004D59C5" w14:paraId="423F63B3" w14:textId="77777777" w:rsidTr="00BC00FA">
        <w:tc>
          <w:tcPr>
            <w:tcW w:w="776" w:type="dxa"/>
          </w:tcPr>
          <w:p w14:paraId="71FA99FE" w14:textId="77777777" w:rsidR="00506A97" w:rsidRPr="004D59C5" w:rsidRDefault="00506A97" w:rsidP="001065FE">
            <w:pPr>
              <w:pStyle w:val="ListParagraph"/>
            </w:pPr>
          </w:p>
        </w:tc>
        <w:tc>
          <w:tcPr>
            <w:tcW w:w="2519" w:type="dxa"/>
          </w:tcPr>
          <w:p w14:paraId="35F298BD"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NC_QTY_ALLOT</w:t>
            </w:r>
          </w:p>
        </w:tc>
        <w:tc>
          <w:tcPr>
            <w:tcW w:w="1417" w:type="dxa"/>
          </w:tcPr>
          <w:p w14:paraId="36DA610E"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72CA1A1E" w14:textId="1A153733"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122</w:t>
            </w:r>
          </w:p>
        </w:tc>
        <w:tc>
          <w:tcPr>
            <w:tcW w:w="2120" w:type="dxa"/>
          </w:tcPr>
          <w:p w14:paraId="4E58EE67"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Non-competitive amount allotted </w:t>
            </w:r>
          </w:p>
        </w:tc>
        <w:tc>
          <w:tcPr>
            <w:tcW w:w="3293" w:type="dxa"/>
          </w:tcPr>
          <w:p w14:paraId="44BEC8D9" w14:textId="2BFC3CFF" w:rsidR="00506A97" w:rsidRPr="004D59C5" w:rsidRDefault="007D2B1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662C0818"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506A97" w:rsidRPr="004D59C5" w14:paraId="61F6E680" w14:textId="77777777" w:rsidTr="00BC00FA">
        <w:tc>
          <w:tcPr>
            <w:tcW w:w="776" w:type="dxa"/>
          </w:tcPr>
          <w:p w14:paraId="14E0A1D9" w14:textId="77777777" w:rsidR="00506A97" w:rsidRPr="004D59C5" w:rsidRDefault="00506A97" w:rsidP="001065FE">
            <w:pPr>
              <w:pStyle w:val="ListParagraph"/>
            </w:pPr>
          </w:p>
        </w:tc>
        <w:tc>
          <w:tcPr>
            <w:tcW w:w="2519" w:type="dxa"/>
          </w:tcPr>
          <w:p w14:paraId="08ADB0D1"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INT_RATE</w:t>
            </w:r>
          </w:p>
        </w:tc>
        <w:tc>
          <w:tcPr>
            <w:tcW w:w="1417" w:type="dxa"/>
          </w:tcPr>
          <w:p w14:paraId="0A64F122"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5D836976" w14:textId="573B2D79"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135</w:t>
            </w:r>
          </w:p>
        </w:tc>
        <w:tc>
          <w:tcPr>
            <w:tcW w:w="2120" w:type="dxa"/>
          </w:tcPr>
          <w:p w14:paraId="1571B1FB"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Interest rate</w:t>
            </w:r>
          </w:p>
        </w:tc>
        <w:tc>
          <w:tcPr>
            <w:tcW w:w="3293" w:type="dxa"/>
          </w:tcPr>
          <w:p w14:paraId="45C5A30E" w14:textId="086EE02D"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For new issuance</w:t>
            </w:r>
            <w:r w:rsidR="00F82886" w:rsidRPr="004D59C5">
              <w:rPr>
                <w:rFonts w:asciiTheme="minorHAnsi" w:hAnsiTheme="minorHAnsi" w:cstheme="minorHAnsi"/>
                <w:szCs w:val="22"/>
                <w:lang w:val="en-AU"/>
              </w:rPr>
              <w:t xml:space="preserve"> (ISSUE_NO = 01)</w:t>
            </w:r>
            <w:r w:rsidRPr="004D59C5">
              <w:rPr>
                <w:rFonts w:asciiTheme="minorHAnsi" w:hAnsiTheme="minorHAnsi" w:cstheme="minorHAnsi"/>
                <w:szCs w:val="22"/>
                <w:lang w:val="en-AU"/>
              </w:rPr>
              <w:t xml:space="preserve">, </w:t>
            </w:r>
            <w:r w:rsidR="00F82886" w:rsidRPr="004D59C5">
              <w:rPr>
                <w:rFonts w:asciiTheme="minorHAnsi" w:hAnsiTheme="minorHAnsi" w:cstheme="minorHAnsi"/>
                <w:szCs w:val="22"/>
                <w:lang w:val="en-AU"/>
              </w:rPr>
              <w:t>OMEGA to update the value after auction</w:t>
            </w:r>
            <w:r w:rsidRPr="004D59C5">
              <w:rPr>
                <w:rFonts w:asciiTheme="minorHAnsi" w:hAnsiTheme="minorHAnsi" w:cstheme="minorHAnsi"/>
                <w:szCs w:val="22"/>
                <w:lang w:val="en-AU"/>
              </w:rPr>
              <w:t>.</w:t>
            </w:r>
          </w:p>
          <w:p w14:paraId="4A0D24C1" w14:textId="716D1078"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For reopening, </w:t>
            </w:r>
            <w:r w:rsidR="00A02FDF" w:rsidRPr="004D59C5">
              <w:rPr>
                <w:rFonts w:asciiTheme="minorHAnsi" w:hAnsiTheme="minorHAnsi" w:cstheme="minorHAnsi"/>
                <w:szCs w:val="22"/>
                <w:lang w:val="en-AU"/>
              </w:rPr>
              <w:t>keep existing OMEGA value</w:t>
            </w:r>
            <w:r w:rsidRPr="004D59C5">
              <w:rPr>
                <w:rFonts w:asciiTheme="minorHAnsi" w:hAnsiTheme="minorHAnsi" w:cstheme="minorHAnsi"/>
                <w:szCs w:val="22"/>
                <w:lang w:val="en-AU"/>
              </w:rPr>
              <w:t>.</w:t>
            </w:r>
          </w:p>
        </w:tc>
        <w:tc>
          <w:tcPr>
            <w:tcW w:w="2863" w:type="dxa"/>
          </w:tcPr>
          <w:p w14:paraId="7547E3B1"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7D2B1D" w:rsidRPr="004D59C5" w14:paraId="79B6769E" w14:textId="77777777" w:rsidTr="00BC00FA">
        <w:tc>
          <w:tcPr>
            <w:tcW w:w="776" w:type="dxa"/>
          </w:tcPr>
          <w:p w14:paraId="57F5973D" w14:textId="77777777" w:rsidR="007D2B1D" w:rsidRPr="004D59C5" w:rsidRDefault="007D2B1D" w:rsidP="001065FE">
            <w:pPr>
              <w:pStyle w:val="ListParagraph"/>
            </w:pPr>
          </w:p>
        </w:tc>
        <w:tc>
          <w:tcPr>
            <w:tcW w:w="2519" w:type="dxa"/>
          </w:tcPr>
          <w:p w14:paraId="03B7D7BB" w14:textId="77777777" w:rsidR="007D2B1D" w:rsidRPr="004D59C5" w:rsidRDefault="007D2B1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TAX_STATUS</w:t>
            </w:r>
          </w:p>
        </w:tc>
        <w:tc>
          <w:tcPr>
            <w:tcW w:w="1417" w:type="dxa"/>
          </w:tcPr>
          <w:p w14:paraId="3EDBC8DF" w14:textId="77777777" w:rsidR="007D2B1D" w:rsidRPr="004D59C5" w:rsidRDefault="007D2B1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10B5E5BC" w14:textId="6A8F190A" w:rsidR="007D2B1D"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142</w:t>
            </w:r>
          </w:p>
        </w:tc>
        <w:tc>
          <w:tcPr>
            <w:tcW w:w="2120" w:type="dxa"/>
          </w:tcPr>
          <w:p w14:paraId="2D3B2528" w14:textId="77777777" w:rsidR="007D2B1D" w:rsidRPr="004D59C5" w:rsidRDefault="007D2B1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Tax status</w:t>
            </w:r>
          </w:p>
        </w:tc>
        <w:tc>
          <w:tcPr>
            <w:tcW w:w="3293" w:type="dxa"/>
          </w:tcPr>
          <w:p w14:paraId="510D2A6D" w14:textId="705BEB46" w:rsidR="007D2B1D" w:rsidRPr="004D59C5" w:rsidRDefault="007D2B1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01216899" w14:textId="115DC449" w:rsidR="007D2B1D" w:rsidRPr="004D59C5" w:rsidRDefault="007D2B1D"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506A97" w:rsidRPr="004D59C5" w14:paraId="78DD5034" w14:textId="77777777" w:rsidTr="00BC00FA">
        <w:tc>
          <w:tcPr>
            <w:tcW w:w="776" w:type="dxa"/>
          </w:tcPr>
          <w:p w14:paraId="67F17EB6" w14:textId="77777777" w:rsidR="00506A97" w:rsidRPr="004D59C5" w:rsidRDefault="00506A97" w:rsidP="001065FE">
            <w:pPr>
              <w:pStyle w:val="ListParagraph"/>
            </w:pPr>
          </w:p>
        </w:tc>
        <w:tc>
          <w:tcPr>
            <w:tcW w:w="2519" w:type="dxa"/>
          </w:tcPr>
          <w:p w14:paraId="3697067A"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CUT_OFF_YIELD_PRICE</w:t>
            </w:r>
          </w:p>
        </w:tc>
        <w:tc>
          <w:tcPr>
            <w:tcW w:w="1417" w:type="dxa"/>
          </w:tcPr>
          <w:p w14:paraId="5AE0418C"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683F7FC8" w14:textId="0296AC43"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143</w:t>
            </w:r>
          </w:p>
        </w:tc>
        <w:tc>
          <w:tcPr>
            <w:tcW w:w="2120" w:type="dxa"/>
          </w:tcPr>
          <w:p w14:paraId="67161962" w14:textId="63289AEB"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Cutof</w:t>
            </w:r>
            <w:ins w:id="311" w:author="Akila BALAKRISHNAN from.OPTIMUM (MAS)" w:date="2026-01-14T15:52:00Z" w16du:dateUtc="2026-01-14T07:52:00Z">
              <w:r w:rsidR="00E5689F">
                <w:rPr>
                  <w:rFonts w:asciiTheme="minorHAnsi" w:hAnsiTheme="minorHAnsi" w:cstheme="minorHAnsi"/>
                  <w:szCs w:val="22"/>
                  <w:lang w:val="en-AU"/>
                </w:rPr>
                <w:t>f</w:t>
              </w:r>
            </w:ins>
            <w:r w:rsidRPr="004D59C5">
              <w:rPr>
                <w:rFonts w:asciiTheme="minorHAnsi" w:hAnsiTheme="minorHAnsi" w:cstheme="minorHAnsi"/>
                <w:szCs w:val="22"/>
                <w:lang w:val="en-AU"/>
              </w:rPr>
              <w:t xml:space="preserve"> yield price</w:t>
            </w:r>
          </w:p>
        </w:tc>
        <w:tc>
          <w:tcPr>
            <w:tcW w:w="3293" w:type="dxa"/>
          </w:tcPr>
          <w:p w14:paraId="48CBB9A1" w14:textId="4A9D3BB1" w:rsidR="00F82886" w:rsidRPr="004D59C5" w:rsidRDefault="00F8288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55D8BCDC" w14:textId="29585592"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c>
          <w:tcPr>
            <w:tcW w:w="2863" w:type="dxa"/>
          </w:tcPr>
          <w:p w14:paraId="76D23237"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506A97" w:rsidRPr="004D59C5" w14:paraId="09CECE7F" w14:textId="77777777" w:rsidTr="00BC00FA">
        <w:tc>
          <w:tcPr>
            <w:tcW w:w="776" w:type="dxa"/>
          </w:tcPr>
          <w:p w14:paraId="5D5ACE34" w14:textId="77777777" w:rsidR="00506A97" w:rsidRPr="004D59C5" w:rsidRDefault="00506A97" w:rsidP="001065FE">
            <w:pPr>
              <w:pStyle w:val="ListParagraph"/>
            </w:pPr>
          </w:p>
        </w:tc>
        <w:tc>
          <w:tcPr>
            <w:tcW w:w="2519" w:type="dxa"/>
          </w:tcPr>
          <w:p w14:paraId="7FA58FB5"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AVE_YIELD_PRICE</w:t>
            </w:r>
          </w:p>
        </w:tc>
        <w:tc>
          <w:tcPr>
            <w:tcW w:w="1417" w:type="dxa"/>
          </w:tcPr>
          <w:p w14:paraId="0D870566"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0FE6CA3D" w14:textId="6D49EC23"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150</w:t>
            </w:r>
          </w:p>
        </w:tc>
        <w:tc>
          <w:tcPr>
            <w:tcW w:w="2120" w:type="dxa"/>
          </w:tcPr>
          <w:p w14:paraId="23E931C5" w14:textId="6B15C9DE" w:rsidR="00506A97" w:rsidRPr="004D59C5" w:rsidRDefault="00506A97" w:rsidP="00CF54C2">
            <w:pPr>
              <w:pStyle w:val="Normalwithspace"/>
              <w:spacing w:before="0" w:line="276" w:lineRule="auto"/>
              <w:jc w:val="left"/>
              <w:rPr>
                <w:rFonts w:asciiTheme="minorHAnsi" w:hAnsiTheme="minorHAnsi" w:cstheme="minorHAnsi"/>
                <w:szCs w:val="22"/>
                <w:lang w:val="en-AU"/>
              </w:rPr>
            </w:pPr>
            <w:commentRangeStart w:id="312"/>
            <w:commentRangeStart w:id="313"/>
            <w:r w:rsidRPr="004D59C5">
              <w:rPr>
                <w:rFonts w:asciiTheme="minorHAnsi" w:hAnsiTheme="minorHAnsi" w:cstheme="minorHAnsi"/>
                <w:szCs w:val="22"/>
                <w:lang w:val="en-AU"/>
              </w:rPr>
              <w:t>Average yield price</w:t>
            </w:r>
            <w:commentRangeEnd w:id="312"/>
            <w:r w:rsidR="00E5689F">
              <w:rPr>
                <w:rStyle w:val="CommentReference"/>
                <w:lang w:val="en-US"/>
              </w:rPr>
              <w:commentReference w:id="312"/>
            </w:r>
            <w:commentRangeEnd w:id="313"/>
            <w:r w:rsidR="00994650">
              <w:rPr>
                <w:rStyle w:val="CommentReference"/>
                <w:lang w:val="en-US"/>
              </w:rPr>
              <w:commentReference w:id="313"/>
            </w:r>
          </w:p>
        </w:tc>
        <w:tc>
          <w:tcPr>
            <w:tcW w:w="3293" w:type="dxa"/>
          </w:tcPr>
          <w:p w14:paraId="44272177" w14:textId="08A67535" w:rsidR="00506A97" w:rsidRPr="004D59C5" w:rsidRDefault="00F8288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2C3BB656"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506A97" w:rsidRPr="004D59C5" w14:paraId="5A527698" w14:textId="77777777" w:rsidTr="00BC00FA">
        <w:tc>
          <w:tcPr>
            <w:tcW w:w="776" w:type="dxa"/>
          </w:tcPr>
          <w:p w14:paraId="5DD49C07" w14:textId="77777777" w:rsidR="00506A97" w:rsidRPr="004D59C5" w:rsidRDefault="00506A97" w:rsidP="001065FE">
            <w:pPr>
              <w:pStyle w:val="ListParagraph"/>
            </w:pPr>
          </w:p>
        </w:tc>
        <w:tc>
          <w:tcPr>
            <w:tcW w:w="2519" w:type="dxa"/>
          </w:tcPr>
          <w:p w14:paraId="407293BB" w14:textId="77777777" w:rsidR="00506A97" w:rsidRPr="004D59C5" w:rsidRDefault="00506A97"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CLOSING_PRICE</w:t>
            </w:r>
          </w:p>
        </w:tc>
        <w:tc>
          <w:tcPr>
            <w:tcW w:w="1417" w:type="dxa"/>
          </w:tcPr>
          <w:p w14:paraId="069A48F3"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67ED47D9" w14:textId="1375FF3B" w:rsidR="00506A97"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157</w:t>
            </w:r>
          </w:p>
        </w:tc>
        <w:tc>
          <w:tcPr>
            <w:tcW w:w="2120" w:type="dxa"/>
          </w:tcPr>
          <w:p w14:paraId="14EA4B2B"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Closing price of the security</w:t>
            </w:r>
          </w:p>
        </w:tc>
        <w:tc>
          <w:tcPr>
            <w:tcW w:w="3293" w:type="dxa"/>
          </w:tcPr>
          <w:p w14:paraId="7B526358" w14:textId="02DD8E3D" w:rsidR="00506A97" w:rsidRPr="004D59C5" w:rsidRDefault="00F82886"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22BA260D" w14:textId="77777777" w:rsidR="00506A97" w:rsidRPr="004D59C5" w:rsidRDefault="00506A97" w:rsidP="00CF54C2">
            <w:pPr>
              <w:pStyle w:val="Normalwithspace"/>
              <w:spacing w:before="0" w:line="276" w:lineRule="auto"/>
              <w:jc w:val="left"/>
              <w:rPr>
                <w:rFonts w:asciiTheme="minorHAnsi" w:hAnsiTheme="minorHAnsi" w:cstheme="minorHAnsi"/>
                <w:szCs w:val="22"/>
                <w:lang w:val="en-AU"/>
              </w:rPr>
            </w:pPr>
          </w:p>
        </w:tc>
      </w:tr>
      <w:tr w:rsidR="00DF79DB" w:rsidRPr="004D59C5" w14:paraId="6C489A07" w14:textId="77777777" w:rsidTr="00BC00FA">
        <w:tc>
          <w:tcPr>
            <w:tcW w:w="776" w:type="dxa"/>
          </w:tcPr>
          <w:p w14:paraId="289C9610" w14:textId="77777777" w:rsidR="00DF79DB" w:rsidRPr="004D59C5" w:rsidRDefault="00DF79DB" w:rsidP="001065FE">
            <w:pPr>
              <w:pStyle w:val="ListParagraph"/>
            </w:pPr>
          </w:p>
        </w:tc>
        <w:tc>
          <w:tcPr>
            <w:tcW w:w="2519" w:type="dxa"/>
          </w:tcPr>
          <w:p w14:paraId="1A35AC6C"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ISIN_CODE</w:t>
            </w:r>
          </w:p>
        </w:tc>
        <w:tc>
          <w:tcPr>
            <w:tcW w:w="1417" w:type="dxa"/>
          </w:tcPr>
          <w:p w14:paraId="18245F16"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X(12)</w:t>
            </w:r>
          </w:p>
        </w:tc>
        <w:tc>
          <w:tcPr>
            <w:tcW w:w="960" w:type="dxa"/>
          </w:tcPr>
          <w:p w14:paraId="46609D24" w14:textId="0F955E98" w:rsidR="00DF79DB" w:rsidRPr="004D59C5" w:rsidRDefault="00385131"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16</w:t>
            </w:r>
            <w:r w:rsidR="00BC00FA">
              <w:rPr>
                <w:rFonts w:asciiTheme="minorHAnsi" w:hAnsiTheme="minorHAnsi" w:cstheme="minorHAnsi"/>
                <w:szCs w:val="22"/>
                <w:lang w:val="en-AU"/>
              </w:rPr>
              <w:t>4</w:t>
            </w:r>
          </w:p>
        </w:tc>
        <w:tc>
          <w:tcPr>
            <w:tcW w:w="2120" w:type="dxa"/>
          </w:tcPr>
          <w:p w14:paraId="0379593B" w14:textId="77777777"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 code</w:t>
            </w:r>
          </w:p>
        </w:tc>
        <w:tc>
          <w:tcPr>
            <w:tcW w:w="3293" w:type="dxa"/>
          </w:tcPr>
          <w:p w14:paraId="6160D62B" w14:textId="5C613AB5"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5B051021" w14:textId="19160C0C" w:rsidR="00DF79DB" w:rsidRPr="004D59C5" w:rsidRDefault="00DF79D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28B879A1" w14:textId="77777777" w:rsidTr="00BC00FA">
        <w:tc>
          <w:tcPr>
            <w:tcW w:w="776" w:type="dxa"/>
          </w:tcPr>
          <w:p w14:paraId="3849E8CB" w14:textId="77777777" w:rsidR="00BC00FA" w:rsidRPr="004D59C5" w:rsidRDefault="00BC00FA" w:rsidP="001065FE">
            <w:pPr>
              <w:pStyle w:val="ListParagraph"/>
            </w:pPr>
          </w:p>
        </w:tc>
        <w:tc>
          <w:tcPr>
            <w:tcW w:w="2519" w:type="dxa"/>
          </w:tcPr>
          <w:p w14:paraId="06747D1B"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TENOR</w:t>
            </w:r>
          </w:p>
        </w:tc>
        <w:tc>
          <w:tcPr>
            <w:tcW w:w="1417" w:type="dxa"/>
          </w:tcPr>
          <w:p w14:paraId="3DF0219E"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w:t>
            </w:r>
          </w:p>
        </w:tc>
        <w:tc>
          <w:tcPr>
            <w:tcW w:w="960" w:type="dxa"/>
          </w:tcPr>
          <w:p w14:paraId="404675B4" w14:textId="422B7AC6"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176</w:t>
            </w:r>
          </w:p>
        </w:tc>
        <w:tc>
          <w:tcPr>
            <w:tcW w:w="2120" w:type="dxa"/>
          </w:tcPr>
          <w:p w14:paraId="6A1E42EB"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Tenor value</w:t>
            </w:r>
          </w:p>
        </w:tc>
        <w:tc>
          <w:tcPr>
            <w:tcW w:w="3293" w:type="dxa"/>
          </w:tcPr>
          <w:p w14:paraId="25FA2AFB" w14:textId="58ECA308"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515799EA" w14:textId="28A1C2E3"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72262417" w14:textId="77777777" w:rsidTr="00BC00FA">
        <w:tc>
          <w:tcPr>
            <w:tcW w:w="776" w:type="dxa"/>
          </w:tcPr>
          <w:p w14:paraId="481EE43D" w14:textId="77777777" w:rsidR="00BC00FA" w:rsidRPr="004D59C5" w:rsidRDefault="00BC00FA" w:rsidP="001065FE">
            <w:pPr>
              <w:pStyle w:val="ListParagraph"/>
            </w:pPr>
          </w:p>
        </w:tc>
        <w:tc>
          <w:tcPr>
            <w:tcW w:w="2519" w:type="dxa"/>
          </w:tcPr>
          <w:p w14:paraId="6426CE53"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ETENDER_IND</w:t>
            </w:r>
          </w:p>
        </w:tc>
        <w:tc>
          <w:tcPr>
            <w:tcW w:w="1417" w:type="dxa"/>
          </w:tcPr>
          <w:p w14:paraId="3FC64202"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33DF2A3B" w14:textId="6AC34003"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179</w:t>
            </w:r>
          </w:p>
        </w:tc>
        <w:tc>
          <w:tcPr>
            <w:tcW w:w="2120" w:type="dxa"/>
          </w:tcPr>
          <w:p w14:paraId="1363FBAB" w14:textId="77777777" w:rsidR="00BC00FA" w:rsidRPr="004D59C5" w:rsidRDefault="00BC00FA"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E-tender indicator</w:t>
            </w:r>
          </w:p>
        </w:tc>
        <w:tc>
          <w:tcPr>
            <w:tcW w:w="3293" w:type="dxa"/>
          </w:tcPr>
          <w:p w14:paraId="7DBA879D" w14:textId="7F884E70"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2DF02E1F" w14:textId="2B361D65" w:rsidR="00BC00FA" w:rsidRPr="004D59C5" w:rsidRDefault="00BC00FA" w:rsidP="00CF54C2">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66234412" w14:textId="77777777" w:rsidTr="00BC00FA">
        <w:tc>
          <w:tcPr>
            <w:tcW w:w="776" w:type="dxa"/>
          </w:tcPr>
          <w:p w14:paraId="3C43757A" w14:textId="77777777" w:rsidR="00BC00FA" w:rsidRPr="004D59C5" w:rsidRDefault="00BC00FA" w:rsidP="001065FE">
            <w:pPr>
              <w:pStyle w:val="ListParagraph"/>
            </w:pPr>
          </w:p>
        </w:tc>
        <w:tc>
          <w:tcPr>
            <w:tcW w:w="2519" w:type="dxa"/>
          </w:tcPr>
          <w:p w14:paraId="02FE8B30"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MAS_APPLIED</w:t>
            </w:r>
          </w:p>
        </w:tc>
        <w:tc>
          <w:tcPr>
            <w:tcW w:w="1417" w:type="dxa"/>
          </w:tcPr>
          <w:p w14:paraId="7A2E56F3"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5ECA900E" w14:textId="1CB1970D"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180</w:t>
            </w:r>
          </w:p>
        </w:tc>
        <w:tc>
          <w:tcPr>
            <w:tcW w:w="2120" w:type="dxa"/>
          </w:tcPr>
          <w:p w14:paraId="1C054985"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 applied amount</w:t>
            </w:r>
          </w:p>
        </w:tc>
        <w:tc>
          <w:tcPr>
            <w:tcW w:w="3293" w:type="dxa"/>
          </w:tcPr>
          <w:p w14:paraId="11E24464" w14:textId="7D4401E0"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30667856" w14:textId="6DF0DFD5"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7E0D2A39" w14:textId="77777777" w:rsidTr="00BC00FA">
        <w:tc>
          <w:tcPr>
            <w:tcW w:w="776" w:type="dxa"/>
          </w:tcPr>
          <w:p w14:paraId="71F755A8" w14:textId="77777777" w:rsidR="00BC00FA" w:rsidRPr="004D59C5" w:rsidRDefault="00BC00FA" w:rsidP="001065FE">
            <w:pPr>
              <w:pStyle w:val="ListParagraph"/>
            </w:pPr>
          </w:p>
        </w:tc>
        <w:tc>
          <w:tcPr>
            <w:tcW w:w="2519" w:type="dxa"/>
          </w:tcPr>
          <w:p w14:paraId="389DF62F" w14:textId="77777777" w:rsidR="00BC00FA" w:rsidRPr="004D59C5" w:rsidRDefault="00BC00FA" w:rsidP="00CF54C2">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MAS_ALLOTTED</w:t>
            </w:r>
          </w:p>
        </w:tc>
        <w:tc>
          <w:tcPr>
            <w:tcW w:w="1417" w:type="dxa"/>
          </w:tcPr>
          <w:p w14:paraId="1EFA2F22"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7EEEFED1" w14:textId="45705A5E"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193</w:t>
            </w:r>
          </w:p>
        </w:tc>
        <w:tc>
          <w:tcPr>
            <w:tcW w:w="2120" w:type="dxa"/>
          </w:tcPr>
          <w:p w14:paraId="31B2A577"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 allotted amount</w:t>
            </w:r>
          </w:p>
        </w:tc>
        <w:tc>
          <w:tcPr>
            <w:tcW w:w="3293" w:type="dxa"/>
          </w:tcPr>
          <w:p w14:paraId="2D82A4B7" w14:textId="14A2EC3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07F5DC32"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p>
        </w:tc>
      </w:tr>
      <w:tr w:rsidR="00BC00FA" w:rsidRPr="004D59C5" w14:paraId="627116E8" w14:textId="77777777" w:rsidTr="00BC00FA">
        <w:tc>
          <w:tcPr>
            <w:tcW w:w="776" w:type="dxa"/>
          </w:tcPr>
          <w:p w14:paraId="5A19D886" w14:textId="77777777" w:rsidR="00BC00FA" w:rsidRPr="004D59C5" w:rsidRDefault="00BC00FA" w:rsidP="001065FE">
            <w:pPr>
              <w:pStyle w:val="ListParagraph"/>
            </w:pPr>
          </w:p>
        </w:tc>
        <w:tc>
          <w:tcPr>
            <w:tcW w:w="2519" w:type="dxa"/>
          </w:tcPr>
          <w:p w14:paraId="2C94646C"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INT_PAID_IND</w:t>
            </w:r>
          </w:p>
        </w:tc>
        <w:tc>
          <w:tcPr>
            <w:tcW w:w="1417" w:type="dxa"/>
          </w:tcPr>
          <w:p w14:paraId="53DD519C"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6C90A75C" w14:textId="6D2C058C"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206</w:t>
            </w:r>
          </w:p>
        </w:tc>
        <w:tc>
          <w:tcPr>
            <w:tcW w:w="2120" w:type="dxa"/>
          </w:tcPr>
          <w:p w14:paraId="04715E86"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Interest paid indicator</w:t>
            </w:r>
          </w:p>
        </w:tc>
        <w:tc>
          <w:tcPr>
            <w:tcW w:w="3293" w:type="dxa"/>
          </w:tcPr>
          <w:p w14:paraId="0C43F5F4" w14:textId="5B8A637A"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263F38C1" w14:textId="784AF048"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4C2C1A08" w14:textId="77777777" w:rsidTr="00BC00FA">
        <w:tc>
          <w:tcPr>
            <w:tcW w:w="776" w:type="dxa"/>
          </w:tcPr>
          <w:p w14:paraId="2788B779" w14:textId="77777777" w:rsidR="00BC00FA" w:rsidRPr="004D59C5" w:rsidRDefault="00BC00FA" w:rsidP="001065FE">
            <w:pPr>
              <w:pStyle w:val="ListParagraph"/>
            </w:pPr>
          </w:p>
        </w:tc>
        <w:tc>
          <w:tcPr>
            <w:tcW w:w="2519" w:type="dxa"/>
          </w:tcPr>
          <w:p w14:paraId="42F353BB"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LAST_INT_DATE</w:t>
            </w:r>
          </w:p>
        </w:tc>
        <w:tc>
          <w:tcPr>
            <w:tcW w:w="1417" w:type="dxa"/>
          </w:tcPr>
          <w:p w14:paraId="0BDFFE4F"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2B2BDA38" w14:textId="0E1BD4D4"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207</w:t>
            </w:r>
          </w:p>
        </w:tc>
        <w:tc>
          <w:tcPr>
            <w:tcW w:w="2120" w:type="dxa"/>
          </w:tcPr>
          <w:p w14:paraId="4C5F4EB0"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 coupon payment date / Issue date for new issuance</w:t>
            </w:r>
          </w:p>
        </w:tc>
        <w:tc>
          <w:tcPr>
            <w:tcW w:w="3293" w:type="dxa"/>
          </w:tcPr>
          <w:p w14:paraId="7F5AA68D" w14:textId="62A7B6AD"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53B46FA6" w14:textId="47D8AC5D"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6C1DA5EB" w14:textId="77777777" w:rsidTr="00BC00FA">
        <w:tc>
          <w:tcPr>
            <w:tcW w:w="776" w:type="dxa"/>
          </w:tcPr>
          <w:p w14:paraId="52EF7FDE" w14:textId="77777777" w:rsidR="00BC00FA" w:rsidRPr="004D59C5" w:rsidRDefault="00BC00FA" w:rsidP="001065FE">
            <w:pPr>
              <w:pStyle w:val="ListParagraph"/>
            </w:pPr>
          </w:p>
        </w:tc>
        <w:tc>
          <w:tcPr>
            <w:tcW w:w="2519" w:type="dxa"/>
          </w:tcPr>
          <w:p w14:paraId="4909551E"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NEXT_INT_DATE</w:t>
            </w:r>
          </w:p>
        </w:tc>
        <w:tc>
          <w:tcPr>
            <w:tcW w:w="1417" w:type="dxa"/>
          </w:tcPr>
          <w:p w14:paraId="06134834"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2CC5A060" w14:textId="2312726D"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215</w:t>
            </w:r>
          </w:p>
        </w:tc>
        <w:tc>
          <w:tcPr>
            <w:tcW w:w="2120" w:type="dxa"/>
          </w:tcPr>
          <w:p w14:paraId="34A6402B"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 coupon payment date / 1</w:t>
            </w:r>
            <w:r w:rsidRPr="004D59C5">
              <w:rPr>
                <w:rFonts w:asciiTheme="minorHAnsi" w:hAnsiTheme="minorHAnsi" w:cstheme="minorHAnsi"/>
                <w:szCs w:val="22"/>
                <w:vertAlign w:val="superscript"/>
                <w:lang w:val="en-AU"/>
              </w:rPr>
              <w:t>st</w:t>
            </w:r>
            <w:r w:rsidRPr="004D59C5">
              <w:rPr>
                <w:rFonts w:asciiTheme="minorHAnsi" w:hAnsiTheme="minorHAnsi" w:cstheme="minorHAnsi"/>
                <w:szCs w:val="22"/>
                <w:lang w:val="en-AU"/>
              </w:rPr>
              <w:t xml:space="preserve"> coupon payment date for new issuance</w:t>
            </w:r>
          </w:p>
        </w:tc>
        <w:tc>
          <w:tcPr>
            <w:tcW w:w="3293" w:type="dxa"/>
          </w:tcPr>
          <w:p w14:paraId="68F87B6C" w14:textId="57180641"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1FA3DB38" w14:textId="5E5955F5"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24C6C77B" w14:textId="77777777" w:rsidTr="00BC00FA">
        <w:tc>
          <w:tcPr>
            <w:tcW w:w="776" w:type="dxa"/>
          </w:tcPr>
          <w:p w14:paraId="48731983" w14:textId="77777777" w:rsidR="00BC00FA" w:rsidRPr="004D59C5" w:rsidRDefault="00BC00FA" w:rsidP="001065FE">
            <w:pPr>
              <w:pStyle w:val="ListParagraph"/>
            </w:pPr>
          </w:p>
        </w:tc>
        <w:tc>
          <w:tcPr>
            <w:tcW w:w="2519" w:type="dxa"/>
          </w:tcPr>
          <w:p w14:paraId="02A69B39"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ACCRUED_INT_DAYS</w:t>
            </w:r>
          </w:p>
        </w:tc>
        <w:tc>
          <w:tcPr>
            <w:tcW w:w="1417" w:type="dxa"/>
          </w:tcPr>
          <w:p w14:paraId="4C9D8B02"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w:t>
            </w:r>
          </w:p>
        </w:tc>
        <w:tc>
          <w:tcPr>
            <w:tcW w:w="960" w:type="dxa"/>
          </w:tcPr>
          <w:p w14:paraId="52EAB97F" w14:textId="35E803E0"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223</w:t>
            </w:r>
          </w:p>
        </w:tc>
        <w:tc>
          <w:tcPr>
            <w:tcW w:w="2120" w:type="dxa"/>
          </w:tcPr>
          <w:p w14:paraId="11DB31F4" w14:textId="5C95F250"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Accrued interest days</w:t>
            </w:r>
          </w:p>
        </w:tc>
        <w:tc>
          <w:tcPr>
            <w:tcW w:w="3293" w:type="dxa"/>
          </w:tcPr>
          <w:p w14:paraId="211817F0" w14:textId="65F65A14"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345B11CD" w14:textId="4CA983AA"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67116BCF" w14:textId="77777777" w:rsidTr="00BC00FA">
        <w:tc>
          <w:tcPr>
            <w:tcW w:w="776" w:type="dxa"/>
          </w:tcPr>
          <w:p w14:paraId="78DF83A2" w14:textId="77777777" w:rsidR="00BC00FA" w:rsidRPr="004D59C5" w:rsidRDefault="00BC00FA" w:rsidP="001065FE">
            <w:pPr>
              <w:pStyle w:val="ListParagraph"/>
            </w:pPr>
          </w:p>
        </w:tc>
        <w:tc>
          <w:tcPr>
            <w:tcW w:w="2519" w:type="dxa"/>
          </w:tcPr>
          <w:p w14:paraId="31C9E8C5"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INT_DATE1</w:t>
            </w:r>
          </w:p>
        </w:tc>
        <w:tc>
          <w:tcPr>
            <w:tcW w:w="1417" w:type="dxa"/>
          </w:tcPr>
          <w:p w14:paraId="29F39E6A"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9(4)</w:t>
            </w:r>
          </w:p>
        </w:tc>
        <w:tc>
          <w:tcPr>
            <w:tcW w:w="960" w:type="dxa"/>
          </w:tcPr>
          <w:p w14:paraId="021121FA" w14:textId="1B55C22E"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226</w:t>
            </w:r>
          </w:p>
        </w:tc>
        <w:tc>
          <w:tcPr>
            <w:tcW w:w="2120" w:type="dxa"/>
          </w:tcPr>
          <w:p w14:paraId="665122A6"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payment date 1</w:t>
            </w:r>
          </w:p>
        </w:tc>
        <w:tc>
          <w:tcPr>
            <w:tcW w:w="3293" w:type="dxa"/>
          </w:tcPr>
          <w:p w14:paraId="51AB284D" w14:textId="5F51B7B2"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2E35F554" w14:textId="1E2CE3EE"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5A70699D" w14:textId="77777777" w:rsidTr="00BC00FA">
        <w:tc>
          <w:tcPr>
            <w:tcW w:w="776" w:type="dxa"/>
          </w:tcPr>
          <w:p w14:paraId="2261CB4D" w14:textId="77777777" w:rsidR="00BC00FA" w:rsidRPr="004D59C5" w:rsidRDefault="00BC00FA" w:rsidP="001065FE">
            <w:pPr>
              <w:pStyle w:val="ListParagraph"/>
            </w:pPr>
          </w:p>
        </w:tc>
        <w:tc>
          <w:tcPr>
            <w:tcW w:w="2519" w:type="dxa"/>
          </w:tcPr>
          <w:p w14:paraId="1CC1206B"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INT_DATE2</w:t>
            </w:r>
          </w:p>
        </w:tc>
        <w:tc>
          <w:tcPr>
            <w:tcW w:w="1417" w:type="dxa"/>
          </w:tcPr>
          <w:p w14:paraId="38055B60"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9(4)</w:t>
            </w:r>
          </w:p>
        </w:tc>
        <w:tc>
          <w:tcPr>
            <w:tcW w:w="960" w:type="dxa"/>
          </w:tcPr>
          <w:p w14:paraId="408F35AF" w14:textId="599C8926"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230</w:t>
            </w:r>
          </w:p>
        </w:tc>
        <w:tc>
          <w:tcPr>
            <w:tcW w:w="2120" w:type="dxa"/>
          </w:tcPr>
          <w:p w14:paraId="510B632C"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payment date 2</w:t>
            </w:r>
          </w:p>
        </w:tc>
        <w:tc>
          <w:tcPr>
            <w:tcW w:w="3293" w:type="dxa"/>
          </w:tcPr>
          <w:p w14:paraId="3CE87EB4" w14:textId="0AB7A2A2"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3E519290" w14:textId="3B30ECC4"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BC00FA" w:rsidRPr="004D59C5" w14:paraId="3C50182C" w14:textId="77777777" w:rsidTr="00BC00FA">
        <w:tc>
          <w:tcPr>
            <w:tcW w:w="776" w:type="dxa"/>
          </w:tcPr>
          <w:p w14:paraId="25909AEE" w14:textId="77777777" w:rsidR="00BC00FA" w:rsidRPr="004D59C5" w:rsidRDefault="00BC00FA" w:rsidP="001065FE">
            <w:pPr>
              <w:pStyle w:val="ListParagraph"/>
            </w:pPr>
          </w:p>
        </w:tc>
        <w:tc>
          <w:tcPr>
            <w:tcW w:w="2519" w:type="dxa"/>
          </w:tcPr>
          <w:p w14:paraId="37946FB5"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EX_INT_DATE</w:t>
            </w:r>
          </w:p>
        </w:tc>
        <w:tc>
          <w:tcPr>
            <w:tcW w:w="1417" w:type="dxa"/>
          </w:tcPr>
          <w:p w14:paraId="548E4506"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70FAE1F3" w14:textId="29575947" w:rsidR="00BC00FA" w:rsidRPr="004D59C5" w:rsidRDefault="00BC00FA"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234</w:t>
            </w:r>
          </w:p>
        </w:tc>
        <w:tc>
          <w:tcPr>
            <w:tcW w:w="2120" w:type="dxa"/>
          </w:tcPr>
          <w:p w14:paraId="63BB2142" w14:textId="77777777"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The next Ex-date</w:t>
            </w:r>
          </w:p>
        </w:tc>
        <w:tc>
          <w:tcPr>
            <w:tcW w:w="3293" w:type="dxa"/>
          </w:tcPr>
          <w:p w14:paraId="1CF7D618" w14:textId="41E6DD65"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6ADD0685" w14:textId="5EF7E3BB" w:rsidR="00BC00FA" w:rsidRPr="004D59C5" w:rsidRDefault="00BC00F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bl>
    <w:p w14:paraId="6532CBD7" w14:textId="58CCC389" w:rsidR="000458C2" w:rsidRPr="004D59C5" w:rsidRDefault="000458C2" w:rsidP="000458C2">
      <w:pPr>
        <w:pStyle w:val="Caption"/>
        <w:rPr>
          <w:rFonts w:cstheme="minorHAnsi"/>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17</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A.3 – Securities Update After Auction File (secupdt.txt) Data Dictionary</w:t>
      </w:r>
      <w:r w:rsidRPr="004D59C5">
        <w:rPr>
          <w:rFonts w:cstheme="minorHAnsi"/>
        </w:rPr>
        <w:fldChar w:fldCharType="end"/>
      </w:r>
    </w:p>
    <w:p w14:paraId="1CD6C1D8" w14:textId="77777777" w:rsidR="000458C2" w:rsidRPr="004D59C5" w:rsidRDefault="000458C2" w:rsidP="000458C2">
      <w:pPr>
        <w:pStyle w:val="Normalwithspace"/>
        <w:rPr>
          <w:rFonts w:asciiTheme="minorHAnsi" w:hAnsiTheme="minorHAnsi" w:cstheme="minorHAnsi"/>
        </w:rPr>
      </w:pPr>
    </w:p>
    <w:p w14:paraId="3849DA23" w14:textId="1882440D" w:rsidR="00CC52F0" w:rsidRPr="004D59C5" w:rsidRDefault="00CC52F0" w:rsidP="005412D7">
      <w:pPr>
        <w:pStyle w:val="Heading3"/>
      </w:pPr>
      <w:bookmarkStart w:id="314" w:name="_Appendix_A.4_-"/>
      <w:bookmarkStart w:id="315" w:name="_Appendix_A.4_–"/>
      <w:bookmarkStart w:id="316" w:name="_Toc215758866"/>
      <w:bookmarkStart w:id="317" w:name="_Toc215759917"/>
      <w:bookmarkStart w:id="318" w:name="_Toc218075336"/>
      <w:bookmarkEnd w:id="314"/>
      <w:bookmarkEnd w:id="315"/>
      <w:r w:rsidRPr="004D59C5">
        <w:t xml:space="preserve">Appendix A.4 </w:t>
      </w:r>
      <w:r w:rsidR="007C30A4" w:rsidRPr="004D59C5">
        <w:t>–</w:t>
      </w:r>
      <w:r w:rsidRPr="004D59C5">
        <w:t xml:space="preserve"> </w:t>
      </w:r>
      <w:r w:rsidR="007C30A4" w:rsidRPr="004D59C5">
        <w:t>Auction Results File</w:t>
      </w:r>
      <w:r w:rsidRPr="004D59C5">
        <w:t xml:space="preserve"> </w:t>
      </w:r>
      <w:r w:rsidR="005D7243">
        <w:t>(</w:t>
      </w:r>
      <w:commentRangeStart w:id="319"/>
      <w:commentRangeStart w:id="320"/>
      <w:r w:rsidR="005D7243">
        <w:t>auction.txt</w:t>
      </w:r>
      <w:commentRangeEnd w:id="319"/>
      <w:r w:rsidR="00155010">
        <w:rPr>
          <w:rStyle w:val="CommentReference"/>
          <w:rFonts w:ascii="Century Gothic" w:eastAsia="Times New Roman" w:hAnsi="Century Gothic"/>
          <w:b w:val="0"/>
          <w:bCs w:val="0"/>
          <w:smallCaps w:val="0"/>
          <w:lang w:val="en-US"/>
        </w:rPr>
        <w:commentReference w:id="319"/>
      </w:r>
      <w:commentRangeEnd w:id="320"/>
      <w:r w:rsidR="008706A3">
        <w:rPr>
          <w:rStyle w:val="CommentReference"/>
          <w:rFonts w:ascii="Century Gothic" w:eastAsia="Times New Roman" w:hAnsi="Century Gothic"/>
          <w:b w:val="0"/>
          <w:bCs w:val="0"/>
          <w:smallCaps w:val="0"/>
          <w:lang w:val="en-US"/>
        </w:rPr>
        <w:commentReference w:id="320"/>
      </w:r>
      <w:r w:rsidR="005D7243">
        <w:t xml:space="preserve">) </w:t>
      </w:r>
      <w:r w:rsidRPr="004D59C5">
        <w:t>Data Dictionary</w:t>
      </w:r>
      <w:bookmarkEnd w:id="316"/>
      <w:bookmarkEnd w:id="317"/>
      <w:bookmarkEnd w:id="318"/>
    </w:p>
    <w:tbl>
      <w:tblPr>
        <w:tblStyle w:val="TableGrid"/>
        <w:tblW w:w="14184" w:type="dxa"/>
        <w:tblLook w:val="04A0" w:firstRow="1" w:lastRow="0" w:firstColumn="1" w:lastColumn="0" w:noHBand="0" w:noVBand="1"/>
      </w:tblPr>
      <w:tblGrid>
        <w:gridCol w:w="790"/>
        <w:gridCol w:w="2572"/>
        <w:gridCol w:w="1416"/>
        <w:gridCol w:w="960"/>
        <w:gridCol w:w="2604"/>
        <w:gridCol w:w="2898"/>
        <w:gridCol w:w="2944"/>
      </w:tblGrid>
      <w:tr w:rsidR="00010D89" w:rsidRPr="004D59C5" w14:paraId="757C2D8F" w14:textId="77777777" w:rsidTr="00A7484A">
        <w:tc>
          <w:tcPr>
            <w:tcW w:w="790" w:type="dxa"/>
            <w:shd w:val="clear" w:color="auto" w:fill="D9D9D9" w:themeFill="background1" w:themeFillShade="D9"/>
          </w:tcPr>
          <w:p w14:paraId="4BB1E12D" w14:textId="77777777" w:rsidR="00010D89" w:rsidRPr="004D59C5" w:rsidRDefault="00010D89"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72" w:type="dxa"/>
            <w:shd w:val="clear" w:color="auto" w:fill="D9D9D9" w:themeFill="background1" w:themeFillShade="D9"/>
          </w:tcPr>
          <w:p w14:paraId="02186753" w14:textId="77777777" w:rsidR="00010D89" w:rsidRPr="004D59C5" w:rsidRDefault="00010D89"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6" w:type="dxa"/>
            <w:shd w:val="clear" w:color="auto" w:fill="D9D9D9" w:themeFill="background1" w:themeFillShade="D9"/>
          </w:tcPr>
          <w:p w14:paraId="7D4084CF" w14:textId="77777777" w:rsidR="00010D89" w:rsidRPr="004D59C5" w:rsidRDefault="00010D89"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2F33F91B" w14:textId="77777777" w:rsidR="00010D89" w:rsidRPr="004D59C5" w:rsidRDefault="00010D89"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604" w:type="dxa"/>
            <w:shd w:val="clear" w:color="auto" w:fill="D9D9D9" w:themeFill="background1" w:themeFillShade="D9"/>
          </w:tcPr>
          <w:p w14:paraId="77E84D9B" w14:textId="77777777" w:rsidR="00010D89" w:rsidRPr="004D59C5" w:rsidRDefault="00010D89"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2898" w:type="dxa"/>
            <w:shd w:val="clear" w:color="auto" w:fill="D9D9D9" w:themeFill="background1" w:themeFillShade="D9"/>
          </w:tcPr>
          <w:p w14:paraId="25F63A7B" w14:textId="77777777" w:rsidR="00010D89" w:rsidRPr="004D59C5" w:rsidRDefault="00010D89" w:rsidP="00CF54C2">
            <w:pPr>
              <w:pStyle w:val="Normalwithspace"/>
              <w:spacing w:before="0" w:line="276" w:lineRule="auto"/>
              <w:jc w:val="left"/>
              <w:rPr>
                <w:rFonts w:asciiTheme="minorHAnsi" w:hAnsiTheme="minorHAnsi" w:cstheme="minorHAnsi"/>
                <w:b/>
                <w:bCs/>
                <w:lang w:val="en-AU"/>
              </w:rPr>
            </w:pPr>
            <w:commentRangeStart w:id="321"/>
            <w:r w:rsidRPr="004D59C5">
              <w:rPr>
                <w:rFonts w:asciiTheme="minorHAnsi" w:hAnsiTheme="minorHAnsi" w:cstheme="minorHAnsi"/>
                <w:b/>
                <w:bCs/>
                <w:lang w:val="en-AU"/>
              </w:rPr>
              <w:t>Validation Rules</w:t>
            </w:r>
            <w:commentRangeEnd w:id="321"/>
            <w:r w:rsidR="00EB013C">
              <w:rPr>
                <w:rStyle w:val="CommentReference"/>
                <w:lang w:val="en-US"/>
              </w:rPr>
              <w:commentReference w:id="321"/>
            </w:r>
          </w:p>
        </w:tc>
        <w:tc>
          <w:tcPr>
            <w:tcW w:w="2944" w:type="dxa"/>
            <w:shd w:val="clear" w:color="auto" w:fill="D9D9D9" w:themeFill="background1" w:themeFillShade="D9"/>
          </w:tcPr>
          <w:p w14:paraId="722E4E3B" w14:textId="77777777" w:rsidR="00010D89" w:rsidRPr="004D59C5" w:rsidRDefault="00010D89"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010D89" w:rsidRPr="004D59C5" w14:paraId="2B274B25" w14:textId="77777777" w:rsidTr="00A7484A">
        <w:tc>
          <w:tcPr>
            <w:tcW w:w="790" w:type="dxa"/>
          </w:tcPr>
          <w:p w14:paraId="37ECB82B" w14:textId="77777777" w:rsidR="00010D89" w:rsidRPr="004D59C5" w:rsidRDefault="00010D89" w:rsidP="00CF54C2">
            <w:pPr>
              <w:spacing w:line="276" w:lineRule="auto"/>
              <w:rPr>
                <w:rFonts w:asciiTheme="minorHAnsi" w:hAnsiTheme="minorHAnsi" w:cstheme="minorHAnsi"/>
                <w:lang w:val="en-AU"/>
              </w:rPr>
            </w:pPr>
          </w:p>
        </w:tc>
        <w:tc>
          <w:tcPr>
            <w:tcW w:w="2572" w:type="dxa"/>
          </w:tcPr>
          <w:p w14:paraId="0F620EC8" w14:textId="4741224C" w:rsidR="00010D89" w:rsidRPr="004D59C5" w:rsidRDefault="00EA7CB7"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 xml:space="preserve">Security </w:t>
            </w:r>
            <w:r w:rsidR="00772817" w:rsidRPr="004D59C5">
              <w:rPr>
                <w:rFonts w:asciiTheme="minorHAnsi" w:hAnsiTheme="minorHAnsi" w:cstheme="minorHAnsi"/>
                <w:b/>
                <w:bCs/>
                <w:lang w:val="en-AU"/>
              </w:rPr>
              <w:t>I</w:t>
            </w:r>
            <w:r w:rsidRPr="004D59C5">
              <w:rPr>
                <w:rFonts w:asciiTheme="minorHAnsi" w:hAnsiTheme="minorHAnsi" w:cstheme="minorHAnsi"/>
                <w:b/>
                <w:bCs/>
                <w:lang w:val="en-AU"/>
              </w:rPr>
              <w:t>nformation</w:t>
            </w:r>
          </w:p>
        </w:tc>
        <w:tc>
          <w:tcPr>
            <w:tcW w:w="1416" w:type="dxa"/>
          </w:tcPr>
          <w:p w14:paraId="3FDDDB3C" w14:textId="77777777" w:rsidR="00010D89" w:rsidRPr="004D59C5" w:rsidRDefault="00010D89" w:rsidP="00CF54C2">
            <w:pPr>
              <w:pStyle w:val="Normalwithspace"/>
              <w:spacing w:before="0" w:line="276" w:lineRule="auto"/>
              <w:jc w:val="left"/>
              <w:rPr>
                <w:rFonts w:asciiTheme="minorHAnsi" w:hAnsiTheme="minorHAnsi" w:cstheme="minorHAnsi"/>
                <w:lang w:val="en-AU"/>
              </w:rPr>
            </w:pPr>
          </w:p>
        </w:tc>
        <w:tc>
          <w:tcPr>
            <w:tcW w:w="960" w:type="dxa"/>
          </w:tcPr>
          <w:p w14:paraId="3D3058B3" w14:textId="77777777" w:rsidR="00010D89" w:rsidRPr="004D59C5" w:rsidRDefault="00010D89" w:rsidP="00CF54C2">
            <w:pPr>
              <w:pStyle w:val="Normalwithspace"/>
              <w:spacing w:before="0" w:line="276" w:lineRule="auto"/>
              <w:jc w:val="left"/>
              <w:rPr>
                <w:rFonts w:asciiTheme="minorHAnsi" w:hAnsiTheme="minorHAnsi" w:cstheme="minorHAnsi"/>
                <w:lang w:val="en-AU"/>
              </w:rPr>
            </w:pPr>
          </w:p>
        </w:tc>
        <w:tc>
          <w:tcPr>
            <w:tcW w:w="2604" w:type="dxa"/>
          </w:tcPr>
          <w:p w14:paraId="02C7A4F2" w14:textId="77777777" w:rsidR="00010D89" w:rsidRPr="004D59C5" w:rsidRDefault="00010D89" w:rsidP="00CF54C2">
            <w:pPr>
              <w:pStyle w:val="Normalwithspace"/>
              <w:spacing w:before="0" w:line="276" w:lineRule="auto"/>
              <w:jc w:val="left"/>
              <w:rPr>
                <w:rFonts w:asciiTheme="minorHAnsi" w:hAnsiTheme="minorHAnsi" w:cstheme="minorHAnsi"/>
                <w:lang w:val="en-AU"/>
              </w:rPr>
            </w:pPr>
          </w:p>
        </w:tc>
        <w:tc>
          <w:tcPr>
            <w:tcW w:w="2898" w:type="dxa"/>
          </w:tcPr>
          <w:p w14:paraId="400F8A31" w14:textId="77777777" w:rsidR="00010D89" w:rsidRPr="004D59C5" w:rsidRDefault="00010D89" w:rsidP="00CF54C2">
            <w:pPr>
              <w:pStyle w:val="Normalwithspace"/>
              <w:spacing w:before="0" w:line="276" w:lineRule="auto"/>
              <w:jc w:val="left"/>
              <w:rPr>
                <w:rFonts w:asciiTheme="minorHAnsi" w:hAnsiTheme="minorHAnsi" w:cstheme="minorHAnsi"/>
                <w:lang w:val="en-AU"/>
              </w:rPr>
            </w:pPr>
          </w:p>
        </w:tc>
        <w:tc>
          <w:tcPr>
            <w:tcW w:w="2944" w:type="dxa"/>
          </w:tcPr>
          <w:p w14:paraId="2F354F13" w14:textId="77777777" w:rsidR="00010D89" w:rsidRPr="004D59C5" w:rsidRDefault="00010D89" w:rsidP="00CF54C2">
            <w:pPr>
              <w:pStyle w:val="Normalwithspace"/>
              <w:spacing w:before="0" w:line="276" w:lineRule="auto"/>
              <w:jc w:val="left"/>
              <w:rPr>
                <w:rFonts w:asciiTheme="minorHAnsi" w:hAnsiTheme="minorHAnsi" w:cstheme="minorHAnsi"/>
                <w:lang w:val="en-AU"/>
              </w:rPr>
            </w:pPr>
          </w:p>
        </w:tc>
      </w:tr>
      <w:tr w:rsidR="008D2BAB" w:rsidRPr="004D59C5" w14:paraId="47911CCC" w14:textId="77777777" w:rsidTr="00A7484A">
        <w:tc>
          <w:tcPr>
            <w:tcW w:w="790" w:type="dxa"/>
          </w:tcPr>
          <w:p w14:paraId="1D7A899C" w14:textId="77777777" w:rsidR="008D2BAB" w:rsidRPr="004D59C5" w:rsidRDefault="008D2BAB" w:rsidP="001065FE">
            <w:pPr>
              <w:pStyle w:val="ListParagraph"/>
              <w:numPr>
                <w:ilvl w:val="0"/>
                <w:numId w:val="36"/>
              </w:numPr>
            </w:pPr>
          </w:p>
        </w:tc>
        <w:tc>
          <w:tcPr>
            <w:tcW w:w="2572" w:type="dxa"/>
          </w:tcPr>
          <w:p w14:paraId="00FDDDDF" w14:textId="023D0E61" w:rsidR="008D2BAB" w:rsidRPr="004D59C5" w:rsidRDefault="008D2BAB"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ISIN_CODE</w:t>
            </w:r>
          </w:p>
        </w:tc>
        <w:tc>
          <w:tcPr>
            <w:tcW w:w="1416" w:type="dxa"/>
          </w:tcPr>
          <w:p w14:paraId="26357055" w14:textId="1FC4794B" w:rsidR="008D2BAB" w:rsidRPr="004D59C5" w:rsidRDefault="008D2BAB"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X(12)</w:t>
            </w:r>
          </w:p>
        </w:tc>
        <w:tc>
          <w:tcPr>
            <w:tcW w:w="960" w:type="dxa"/>
          </w:tcPr>
          <w:p w14:paraId="6B2328D2" w14:textId="29D56919" w:rsidR="008D2BAB" w:rsidRPr="004D59C5" w:rsidRDefault="00D20EC4"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604" w:type="dxa"/>
          </w:tcPr>
          <w:p w14:paraId="3EE1F19E" w14:textId="686378EF" w:rsidR="008D2BAB" w:rsidRPr="004D59C5" w:rsidRDefault="008D2BAB"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ISIN code</w:t>
            </w:r>
          </w:p>
        </w:tc>
        <w:tc>
          <w:tcPr>
            <w:tcW w:w="2898" w:type="dxa"/>
          </w:tcPr>
          <w:p w14:paraId="7CFF1D3A" w14:textId="4832BCEC" w:rsidR="008D2BAB" w:rsidRPr="004D59C5" w:rsidRDefault="008D2BAB"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ISIN code.</w:t>
            </w:r>
          </w:p>
        </w:tc>
        <w:tc>
          <w:tcPr>
            <w:tcW w:w="2944" w:type="dxa"/>
          </w:tcPr>
          <w:p w14:paraId="62112A50" w14:textId="77777777" w:rsidR="008D2BAB" w:rsidRPr="004D59C5" w:rsidRDefault="008D2BAB" w:rsidP="00CF54C2">
            <w:pPr>
              <w:pStyle w:val="Normalwithspace"/>
              <w:spacing w:before="0" w:line="276" w:lineRule="auto"/>
              <w:jc w:val="left"/>
              <w:rPr>
                <w:rFonts w:asciiTheme="minorHAnsi" w:hAnsiTheme="minorHAnsi" w:cstheme="minorHAnsi"/>
                <w:strike/>
                <w:lang w:val="en-AU"/>
              </w:rPr>
            </w:pPr>
          </w:p>
        </w:tc>
      </w:tr>
      <w:tr w:rsidR="008D2BAB" w:rsidRPr="004D59C5" w14:paraId="3272387D" w14:textId="77777777" w:rsidTr="00A7484A">
        <w:tc>
          <w:tcPr>
            <w:tcW w:w="790" w:type="dxa"/>
          </w:tcPr>
          <w:p w14:paraId="250AA0DE" w14:textId="77777777" w:rsidR="008D2BAB" w:rsidRPr="004D59C5" w:rsidRDefault="008D2BAB" w:rsidP="001065FE">
            <w:pPr>
              <w:pStyle w:val="ListParagraph"/>
            </w:pPr>
          </w:p>
        </w:tc>
        <w:tc>
          <w:tcPr>
            <w:tcW w:w="2572" w:type="dxa"/>
          </w:tcPr>
          <w:p w14:paraId="23CA2790" w14:textId="75931DCA" w:rsidR="008D2BAB" w:rsidRPr="004D59C5" w:rsidRDefault="008D2BAB"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ISSUE_CODE</w:t>
            </w:r>
          </w:p>
        </w:tc>
        <w:tc>
          <w:tcPr>
            <w:tcW w:w="1416" w:type="dxa"/>
          </w:tcPr>
          <w:p w14:paraId="1D5C7AA8" w14:textId="4AC445D2" w:rsidR="008D2BAB" w:rsidRPr="004D59C5" w:rsidRDefault="008D2BAB"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X(8)</w:t>
            </w:r>
          </w:p>
        </w:tc>
        <w:tc>
          <w:tcPr>
            <w:tcW w:w="960" w:type="dxa"/>
          </w:tcPr>
          <w:p w14:paraId="7FDA5379" w14:textId="731A79A3" w:rsidR="008D2BAB" w:rsidRPr="004D59C5" w:rsidRDefault="00D20EC4"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r w:rsidR="002F517E">
              <w:rPr>
                <w:rFonts w:asciiTheme="minorHAnsi" w:hAnsiTheme="minorHAnsi" w:cstheme="minorHAnsi"/>
                <w:szCs w:val="22"/>
                <w:lang w:val="en-AU"/>
              </w:rPr>
              <w:t>4</w:t>
            </w:r>
          </w:p>
        </w:tc>
        <w:tc>
          <w:tcPr>
            <w:tcW w:w="2604" w:type="dxa"/>
          </w:tcPr>
          <w:p w14:paraId="75C13DFE" w14:textId="6B144174" w:rsidR="008D2BAB" w:rsidRPr="004D59C5" w:rsidRDefault="008D2BAB"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 xml:space="preserve">Issue code </w:t>
            </w:r>
          </w:p>
        </w:tc>
        <w:tc>
          <w:tcPr>
            <w:tcW w:w="2898" w:type="dxa"/>
          </w:tcPr>
          <w:p w14:paraId="11742EFD" w14:textId="1F749FAA" w:rsidR="008D2BAB" w:rsidRPr="004D59C5" w:rsidRDefault="008D2BAB"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issue code</w:t>
            </w:r>
          </w:p>
        </w:tc>
        <w:tc>
          <w:tcPr>
            <w:tcW w:w="2944" w:type="dxa"/>
          </w:tcPr>
          <w:p w14:paraId="4E0BB6D7" w14:textId="493426E1" w:rsidR="008D2BAB" w:rsidRPr="004D59C5" w:rsidRDefault="008D2BAB" w:rsidP="00CF54C2">
            <w:pPr>
              <w:spacing w:line="276" w:lineRule="auto"/>
              <w:jc w:val="left"/>
              <w:rPr>
                <w:rFonts w:asciiTheme="minorHAnsi" w:hAnsiTheme="minorHAnsi" w:cstheme="minorHAnsi"/>
                <w:strike/>
              </w:rPr>
            </w:pPr>
          </w:p>
        </w:tc>
      </w:tr>
      <w:tr w:rsidR="00A7484A" w:rsidRPr="004D59C5" w14:paraId="65AD90B0" w14:textId="77777777" w:rsidTr="00A7484A">
        <w:tc>
          <w:tcPr>
            <w:tcW w:w="790" w:type="dxa"/>
          </w:tcPr>
          <w:p w14:paraId="7ECE56E2" w14:textId="77777777" w:rsidR="00A7484A" w:rsidRPr="004D59C5" w:rsidRDefault="00A7484A" w:rsidP="001065FE">
            <w:pPr>
              <w:pStyle w:val="ListParagraph"/>
            </w:pPr>
          </w:p>
        </w:tc>
        <w:tc>
          <w:tcPr>
            <w:tcW w:w="2572" w:type="dxa"/>
          </w:tcPr>
          <w:p w14:paraId="4CE81BA1" w14:textId="6E22DB92" w:rsidR="00A7484A" w:rsidRPr="004D59C5" w:rsidRDefault="00A7484A"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ISSUE_DATE</w:t>
            </w:r>
          </w:p>
        </w:tc>
        <w:tc>
          <w:tcPr>
            <w:tcW w:w="1416" w:type="dxa"/>
          </w:tcPr>
          <w:p w14:paraId="7F78CF51" w14:textId="79434F1E" w:rsidR="00A7484A" w:rsidRPr="004D59C5" w:rsidRDefault="00353C2D" w:rsidP="00CF54C2">
            <w:pPr>
              <w:pStyle w:val="Normalwithspace"/>
              <w:spacing w:before="0" w:line="276" w:lineRule="auto"/>
              <w:jc w:val="left"/>
              <w:rPr>
                <w:rFonts w:asciiTheme="minorHAnsi" w:hAnsiTheme="minorHAnsi" w:cstheme="minorHAnsi"/>
                <w:szCs w:val="22"/>
              </w:rPr>
            </w:pPr>
            <w:commentRangeStart w:id="322"/>
            <w:ins w:id="323" w:author="Han Xie CHAI (MAS)" w:date="2026-01-14T18:05:00Z" w16du:dateUtc="2026-01-14T10:05:00Z">
              <w:r>
                <w:rPr>
                  <w:rFonts w:asciiTheme="minorHAnsi" w:hAnsiTheme="minorHAnsi" w:cstheme="minorHAnsi"/>
                  <w:szCs w:val="22"/>
                </w:rPr>
                <w:t>9</w:t>
              </w:r>
            </w:ins>
            <w:del w:id="324" w:author="Han Xie CHAI (MAS)" w:date="2026-01-14T18:05:00Z" w16du:dateUtc="2026-01-14T10:05:00Z">
              <w:r w:rsidR="00A7484A" w:rsidRPr="004D59C5" w:rsidDel="00353C2D">
                <w:rPr>
                  <w:rFonts w:asciiTheme="minorHAnsi" w:hAnsiTheme="minorHAnsi" w:cstheme="minorHAnsi"/>
                  <w:szCs w:val="22"/>
                </w:rPr>
                <w:delText>X</w:delText>
              </w:r>
            </w:del>
            <w:commentRangeEnd w:id="322"/>
            <w:r>
              <w:rPr>
                <w:rStyle w:val="CommentReference"/>
                <w:lang w:val="en-US"/>
              </w:rPr>
              <w:commentReference w:id="322"/>
            </w:r>
            <w:r w:rsidR="00A7484A" w:rsidRPr="004D59C5">
              <w:rPr>
                <w:rFonts w:asciiTheme="minorHAnsi" w:hAnsiTheme="minorHAnsi" w:cstheme="minorHAnsi"/>
                <w:szCs w:val="22"/>
              </w:rPr>
              <w:t>(8)</w:t>
            </w:r>
          </w:p>
        </w:tc>
        <w:tc>
          <w:tcPr>
            <w:tcW w:w="960" w:type="dxa"/>
          </w:tcPr>
          <w:p w14:paraId="58B662D7" w14:textId="43752C7A" w:rsidR="00A7484A" w:rsidRPr="004D59C5" w:rsidRDefault="00B3310D"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w:t>
            </w:r>
          </w:p>
        </w:tc>
        <w:tc>
          <w:tcPr>
            <w:tcW w:w="2604" w:type="dxa"/>
          </w:tcPr>
          <w:p w14:paraId="67FABB3A" w14:textId="4A24518E"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Issue date</w:t>
            </w:r>
          </w:p>
        </w:tc>
        <w:tc>
          <w:tcPr>
            <w:tcW w:w="2898" w:type="dxa"/>
          </w:tcPr>
          <w:p w14:paraId="18ED9A35" w14:textId="5F1D2B75"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date in YYYYMMDD.</w:t>
            </w:r>
          </w:p>
        </w:tc>
        <w:tc>
          <w:tcPr>
            <w:tcW w:w="2944" w:type="dxa"/>
          </w:tcPr>
          <w:p w14:paraId="6E419993"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0F1EDEA7" w14:textId="77777777" w:rsidTr="00A7484A">
        <w:tc>
          <w:tcPr>
            <w:tcW w:w="790" w:type="dxa"/>
          </w:tcPr>
          <w:p w14:paraId="2FBAFAFD" w14:textId="77777777" w:rsidR="00A7484A" w:rsidRPr="004D59C5" w:rsidRDefault="00A7484A" w:rsidP="001065FE">
            <w:pPr>
              <w:pStyle w:val="ListParagraph"/>
            </w:pPr>
          </w:p>
        </w:tc>
        <w:tc>
          <w:tcPr>
            <w:tcW w:w="2572" w:type="dxa"/>
          </w:tcPr>
          <w:p w14:paraId="333B912E" w14:textId="1FF017C0"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REC_NUM</w:t>
            </w:r>
          </w:p>
        </w:tc>
        <w:tc>
          <w:tcPr>
            <w:tcW w:w="1416" w:type="dxa"/>
          </w:tcPr>
          <w:p w14:paraId="0F3D6050" w14:textId="5A072D60"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9(3)</w:t>
            </w:r>
          </w:p>
        </w:tc>
        <w:tc>
          <w:tcPr>
            <w:tcW w:w="960" w:type="dxa"/>
          </w:tcPr>
          <w:p w14:paraId="40A4A54B" w14:textId="10D66F90" w:rsidR="00A7484A" w:rsidRPr="004D59C5" w:rsidRDefault="00B3310D"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32</w:t>
            </w:r>
          </w:p>
        </w:tc>
        <w:tc>
          <w:tcPr>
            <w:tcW w:w="2604" w:type="dxa"/>
          </w:tcPr>
          <w:p w14:paraId="07660BFC" w14:textId="312A99AF"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Total number of auction details</w:t>
            </w:r>
          </w:p>
        </w:tc>
        <w:tc>
          <w:tcPr>
            <w:tcW w:w="2898" w:type="dxa"/>
          </w:tcPr>
          <w:p w14:paraId="70E67EF0" w14:textId="6CFDFAC3"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equal the number of repetitive lines of this batch’s auction details</w:t>
            </w:r>
          </w:p>
        </w:tc>
        <w:tc>
          <w:tcPr>
            <w:tcW w:w="2944" w:type="dxa"/>
          </w:tcPr>
          <w:p w14:paraId="55A0A676"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498E704C" w14:textId="77777777" w:rsidTr="00A7484A">
        <w:tc>
          <w:tcPr>
            <w:tcW w:w="790" w:type="dxa"/>
          </w:tcPr>
          <w:p w14:paraId="26F42FC0" w14:textId="77777777" w:rsidR="00A7484A" w:rsidRPr="004D59C5" w:rsidRDefault="00A7484A" w:rsidP="00CF54C2">
            <w:pPr>
              <w:spacing w:line="276" w:lineRule="auto"/>
              <w:ind w:left="720"/>
              <w:rPr>
                <w:rFonts w:asciiTheme="minorHAnsi" w:hAnsiTheme="minorHAnsi" w:cstheme="minorHAnsi"/>
                <w:lang w:val="en-AU"/>
              </w:rPr>
            </w:pPr>
          </w:p>
        </w:tc>
        <w:tc>
          <w:tcPr>
            <w:tcW w:w="2572" w:type="dxa"/>
          </w:tcPr>
          <w:p w14:paraId="00D8A58E" w14:textId="2B23A066"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b/>
                <w:bCs/>
                <w:szCs w:val="22"/>
              </w:rPr>
              <w:t>Repetitive Auction Details</w:t>
            </w:r>
          </w:p>
        </w:tc>
        <w:tc>
          <w:tcPr>
            <w:tcW w:w="1416" w:type="dxa"/>
          </w:tcPr>
          <w:p w14:paraId="1253F308" w14:textId="77777777" w:rsidR="00A7484A" w:rsidRPr="004D59C5" w:rsidRDefault="00A7484A" w:rsidP="00CF54C2">
            <w:pPr>
              <w:pStyle w:val="Normalwithspace"/>
              <w:spacing w:before="0" w:line="276" w:lineRule="auto"/>
              <w:jc w:val="left"/>
              <w:rPr>
                <w:rFonts w:asciiTheme="minorHAnsi" w:hAnsiTheme="minorHAnsi" w:cstheme="minorHAnsi"/>
                <w:szCs w:val="22"/>
              </w:rPr>
            </w:pPr>
          </w:p>
        </w:tc>
        <w:tc>
          <w:tcPr>
            <w:tcW w:w="960" w:type="dxa"/>
          </w:tcPr>
          <w:p w14:paraId="399F4775" w14:textId="77777777" w:rsidR="00A7484A" w:rsidRPr="004D59C5" w:rsidRDefault="00A7484A" w:rsidP="00CF54C2">
            <w:pPr>
              <w:pStyle w:val="Normalwithspace"/>
              <w:spacing w:before="0" w:line="276" w:lineRule="auto"/>
              <w:jc w:val="left"/>
              <w:rPr>
                <w:rFonts w:asciiTheme="minorHAnsi" w:hAnsiTheme="minorHAnsi" w:cstheme="minorHAnsi"/>
                <w:szCs w:val="22"/>
              </w:rPr>
            </w:pPr>
          </w:p>
        </w:tc>
        <w:tc>
          <w:tcPr>
            <w:tcW w:w="2604" w:type="dxa"/>
          </w:tcPr>
          <w:p w14:paraId="2E8538C5" w14:textId="77777777" w:rsidR="00A7484A" w:rsidRPr="004D59C5" w:rsidRDefault="00A7484A" w:rsidP="00CF54C2">
            <w:pPr>
              <w:spacing w:line="276" w:lineRule="auto"/>
              <w:jc w:val="left"/>
              <w:rPr>
                <w:rFonts w:asciiTheme="minorHAnsi" w:hAnsiTheme="minorHAnsi" w:cstheme="minorHAnsi"/>
                <w:szCs w:val="22"/>
              </w:rPr>
            </w:pPr>
          </w:p>
        </w:tc>
        <w:tc>
          <w:tcPr>
            <w:tcW w:w="2898" w:type="dxa"/>
          </w:tcPr>
          <w:p w14:paraId="47DFB6E1" w14:textId="77777777" w:rsidR="00A7484A" w:rsidRPr="004D59C5" w:rsidRDefault="00A7484A" w:rsidP="00CF54C2">
            <w:pPr>
              <w:pStyle w:val="Normalwithspace"/>
              <w:spacing w:before="0" w:line="276" w:lineRule="auto"/>
              <w:jc w:val="left"/>
              <w:rPr>
                <w:rFonts w:asciiTheme="minorHAnsi" w:hAnsiTheme="minorHAnsi" w:cstheme="minorHAnsi"/>
                <w:szCs w:val="22"/>
              </w:rPr>
            </w:pPr>
          </w:p>
        </w:tc>
        <w:tc>
          <w:tcPr>
            <w:tcW w:w="2944" w:type="dxa"/>
          </w:tcPr>
          <w:p w14:paraId="6C77C35B"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3A72423C" w14:textId="77777777" w:rsidTr="00A7484A">
        <w:tc>
          <w:tcPr>
            <w:tcW w:w="790" w:type="dxa"/>
          </w:tcPr>
          <w:p w14:paraId="16D41C2E" w14:textId="77777777" w:rsidR="00A7484A" w:rsidRPr="004D59C5" w:rsidRDefault="00A7484A" w:rsidP="001065FE">
            <w:pPr>
              <w:pStyle w:val="ListParagraph"/>
            </w:pPr>
          </w:p>
        </w:tc>
        <w:tc>
          <w:tcPr>
            <w:tcW w:w="2572" w:type="dxa"/>
          </w:tcPr>
          <w:p w14:paraId="6249CC94" w14:textId="1159FB08" w:rsidR="00A7484A" w:rsidRPr="004D59C5" w:rsidRDefault="00A7484A" w:rsidP="00CF54C2">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szCs w:val="22"/>
              </w:rPr>
              <w:t>MBR_CODE</w:t>
            </w:r>
          </w:p>
        </w:tc>
        <w:tc>
          <w:tcPr>
            <w:tcW w:w="1416" w:type="dxa"/>
          </w:tcPr>
          <w:p w14:paraId="443A28A0" w14:textId="50F3B146"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X(8)</w:t>
            </w:r>
          </w:p>
        </w:tc>
        <w:tc>
          <w:tcPr>
            <w:tcW w:w="960" w:type="dxa"/>
          </w:tcPr>
          <w:p w14:paraId="06355A52" w14:textId="4EE6397C" w:rsidR="00A7484A" w:rsidRPr="004D59C5" w:rsidRDefault="00ED4BC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w:t>
            </w:r>
          </w:p>
        </w:tc>
        <w:tc>
          <w:tcPr>
            <w:tcW w:w="2604" w:type="dxa"/>
          </w:tcPr>
          <w:p w14:paraId="47D6A73F" w14:textId="3738D8FE" w:rsidR="00A7484A" w:rsidRPr="004D59C5" w:rsidRDefault="00A7484A"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Member code</w:t>
            </w:r>
          </w:p>
        </w:tc>
        <w:tc>
          <w:tcPr>
            <w:tcW w:w="2898" w:type="dxa"/>
          </w:tcPr>
          <w:p w14:paraId="581D701B" w14:textId="17F1D65D"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 xml:space="preserve">For </w:t>
            </w:r>
            <w:ins w:id="325" w:author="Han Xie CHAI (MAS)" w:date="2026-01-14T17:24:00Z" w16du:dateUtc="2026-01-14T09:24:00Z">
              <w:r w:rsidR="00EF40E4">
                <w:rPr>
                  <w:rFonts w:asciiTheme="minorHAnsi" w:hAnsiTheme="minorHAnsi" w:cstheme="minorHAnsi"/>
                  <w:szCs w:val="22"/>
                </w:rPr>
                <w:t>MEPS+</w:t>
              </w:r>
              <w:r w:rsidRPr="004D59C5">
                <w:rPr>
                  <w:rFonts w:asciiTheme="minorHAnsi" w:hAnsiTheme="minorHAnsi" w:cstheme="minorHAnsi"/>
                  <w:szCs w:val="22"/>
                </w:rPr>
                <w:t xml:space="preserve"> </w:t>
              </w:r>
            </w:ins>
            <w:r w:rsidRPr="004D59C5">
              <w:rPr>
                <w:rFonts w:asciiTheme="minorHAnsi" w:hAnsiTheme="minorHAnsi" w:cstheme="minorHAnsi"/>
                <w:szCs w:val="22"/>
              </w:rPr>
              <w:t>Participants, must be a valid 8-character BIC code.</w:t>
            </w:r>
          </w:p>
          <w:p w14:paraId="10DB0337" w14:textId="6705742B"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For Non-</w:t>
            </w:r>
            <w:ins w:id="326" w:author="Han Xie CHAI (MAS)" w:date="2026-01-14T17:24:00Z" w16du:dateUtc="2026-01-14T09:24:00Z">
              <w:r w:rsidR="00EF40E4">
                <w:rPr>
                  <w:rFonts w:asciiTheme="minorHAnsi" w:hAnsiTheme="minorHAnsi" w:cstheme="minorHAnsi"/>
                  <w:szCs w:val="22"/>
                </w:rPr>
                <w:t xml:space="preserve">MEPS+ </w:t>
              </w:r>
            </w:ins>
            <w:r w:rsidRPr="004D59C5">
              <w:rPr>
                <w:rFonts w:asciiTheme="minorHAnsi" w:hAnsiTheme="minorHAnsi" w:cstheme="minorHAnsi"/>
                <w:szCs w:val="22"/>
              </w:rPr>
              <w:t>Participants, must be a valid 8-character member code assigned.</w:t>
            </w:r>
          </w:p>
        </w:tc>
        <w:tc>
          <w:tcPr>
            <w:tcW w:w="2944" w:type="dxa"/>
          </w:tcPr>
          <w:p w14:paraId="3D171AF7"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7B857D66" w14:textId="77777777" w:rsidTr="00A7484A">
        <w:tc>
          <w:tcPr>
            <w:tcW w:w="790" w:type="dxa"/>
          </w:tcPr>
          <w:p w14:paraId="00495665" w14:textId="77777777" w:rsidR="00A7484A" w:rsidRPr="004D59C5" w:rsidRDefault="00A7484A" w:rsidP="001065FE">
            <w:pPr>
              <w:pStyle w:val="ListParagraph"/>
            </w:pPr>
          </w:p>
        </w:tc>
        <w:tc>
          <w:tcPr>
            <w:tcW w:w="2572" w:type="dxa"/>
          </w:tcPr>
          <w:p w14:paraId="18840868" w14:textId="30BA40A8"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BANK_CODE</w:t>
            </w:r>
          </w:p>
        </w:tc>
        <w:tc>
          <w:tcPr>
            <w:tcW w:w="1416" w:type="dxa"/>
          </w:tcPr>
          <w:p w14:paraId="1C433B9A" w14:textId="42B73B68"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9(4)</w:t>
            </w:r>
          </w:p>
        </w:tc>
        <w:tc>
          <w:tcPr>
            <w:tcW w:w="960" w:type="dxa"/>
          </w:tcPr>
          <w:p w14:paraId="5A523F2B" w14:textId="1740F972" w:rsidR="00A7484A" w:rsidRPr="004D59C5" w:rsidRDefault="00ED4BC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10</w:t>
            </w:r>
          </w:p>
        </w:tc>
        <w:tc>
          <w:tcPr>
            <w:tcW w:w="2604" w:type="dxa"/>
          </w:tcPr>
          <w:p w14:paraId="204E37D4" w14:textId="4682F23B" w:rsidR="00A7484A" w:rsidRPr="004D59C5" w:rsidRDefault="00A7484A" w:rsidP="00CF54C2">
            <w:pPr>
              <w:spacing w:line="276" w:lineRule="auto"/>
              <w:jc w:val="left"/>
              <w:rPr>
                <w:rFonts w:asciiTheme="minorHAnsi" w:hAnsiTheme="minorHAnsi" w:cstheme="minorHAnsi"/>
                <w:szCs w:val="22"/>
              </w:rPr>
            </w:pPr>
            <w:r w:rsidRPr="004D59C5">
              <w:rPr>
                <w:rFonts w:asciiTheme="minorHAnsi" w:hAnsiTheme="minorHAnsi" w:cstheme="minorHAnsi"/>
              </w:rPr>
              <w:t>Member’s bank code</w:t>
            </w:r>
          </w:p>
        </w:tc>
        <w:tc>
          <w:tcPr>
            <w:tcW w:w="2898" w:type="dxa"/>
          </w:tcPr>
          <w:p w14:paraId="73C0865F" w14:textId="0E6FAC13"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4-digit bank code of the member.</w:t>
            </w:r>
          </w:p>
        </w:tc>
        <w:tc>
          <w:tcPr>
            <w:tcW w:w="2944" w:type="dxa"/>
          </w:tcPr>
          <w:p w14:paraId="3BEFD9DB"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16F62A88" w14:textId="77777777" w:rsidTr="00A7484A">
        <w:tc>
          <w:tcPr>
            <w:tcW w:w="790" w:type="dxa"/>
          </w:tcPr>
          <w:p w14:paraId="0FF89BB4" w14:textId="77777777" w:rsidR="00A7484A" w:rsidRPr="004D59C5" w:rsidRDefault="00A7484A" w:rsidP="001065FE">
            <w:pPr>
              <w:pStyle w:val="ListParagraph"/>
            </w:pPr>
          </w:p>
        </w:tc>
        <w:tc>
          <w:tcPr>
            <w:tcW w:w="2572" w:type="dxa"/>
          </w:tcPr>
          <w:p w14:paraId="4F79F100" w14:textId="1F7D1C2A"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CUSTODY_CODE</w:t>
            </w:r>
          </w:p>
        </w:tc>
        <w:tc>
          <w:tcPr>
            <w:tcW w:w="1416" w:type="dxa"/>
          </w:tcPr>
          <w:p w14:paraId="141F7813" w14:textId="5925F987"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X(3)</w:t>
            </w:r>
          </w:p>
        </w:tc>
        <w:tc>
          <w:tcPr>
            <w:tcW w:w="960" w:type="dxa"/>
          </w:tcPr>
          <w:p w14:paraId="164E3A09" w14:textId="1310AFD7" w:rsidR="00A7484A" w:rsidRPr="004D59C5" w:rsidRDefault="00ED4BC3" w:rsidP="00CF54C2">
            <w:pPr>
              <w:pStyle w:val="Normalwithspace"/>
              <w:spacing w:before="0" w:line="276" w:lineRule="auto"/>
              <w:jc w:val="left"/>
              <w:rPr>
                <w:rFonts w:asciiTheme="minorHAnsi" w:hAnsiTheme="minorHAnsi" w:cstheme="minorHAnsi"/>
              </w:rPr>
            </w:pPr>
            <w:r>
              <w:rPr>
                <w:rFonts w:asciiTheme="minorHAnsi" w:hAnsiTheme="minorHAnsi" w:cstheme="minorHAnsi"/>
              </w:rPr>
              <w:t>15</w:t>
            </w:r>
          </w:p>
        </w:tc>
        <w:tc>
          <w:tcPr>
            <w:tcW w:w="2604" w:type="dxa"/>
          </w:tcPr>
          <w:p w14:paraId="52152989" w14:textId="36BF6148" w:rsidR="00A7484A" w:rsidRPr="004D59C5" w:rsidRDefault="00A7484A" w:rsidP="00CF54C2">
            <w:pPr>
              <w:spacing w:line="276" w:lineRule="auto"/>
              <w:jc w:val="left"/>
              <w:rPr>
                <w:rFonts w:asciiTheme="minorHAnsi" w:hAnsiTheme="minorHAnsi" w:cstheme="minorHAnsi"/>
                <w:szCs w:val="22"/>
              </w:rPr>
            </w:pPr>
            <w:r w:rsidRPr="004D59C5">
              <w:rPr>
                <w:rFonts w:asciiTheme="minorHAnsi" w:hAnsiTheme="minorHAnsi" w:cstheme="minorHAnsi"/>
              </w:rPr>
              <w:t>Member’s custody code</w:t>
            </w:r>
          </w:p>
        </w:tc>
        <w:tc>
          <w:tcPr>
            <w:tcW w:w="2898" w:type="dxa"/>
          </w:tcPr>
          <w:p w14:paraId="10E74470" w14:textId="022B940A" w:rsidR="00A7484A" w:rsidRPr="004D59C5" w:rsidRDefault="00A7484A" w:rsidP="00CF54C2">
            <w:pPr>
              <w:pStyle w:val="Normalwithspace"/>
              <w:spacing w:before="0" w:line="276" w:lineRule="auto"/>
              <w:jc w:val="left"/>
              <w:rPr>
                <w:rFonts w:asciiTheme="minorHAnsi" w:hAnsiTheme="minorHAnsi" w:cstheme="minorHAnsi"/>
                <w:szCs w:val="22"/>
                <w:highlight w:val="yellow"/>
              </w:rPr>
            </w:pPr>
            <w:commentRangeStart w:id="327"/>
            <w:r w:rsidRPr="004D59C5">
              <w:rPr>
                <w:rFonts w:asciiTheme="minorHAnsi" w:hAnsiTheme="minorHAnsi" w:cstheme="minorHAnsi"/>
                <w:szCs w:val="22"/>
              </w:rPr>
              <w:t>Must be ‘CUS’, ‘TRD’ or ‘RES’.</w:t>
            </w:r>
            <w:commentRangeEnd w:id="327"/>
            <w:r w:rsidR="00F422EC">
              <w:rPr>
                <w:rStyle w:val="CommentReference"/>
                <w:lang w:val="en-US"/>
              </w:rPr>
              <w:commentReference w:id="327"/>
            </w:r>
          </w:p>
        </w:tc>
        <w:tc>
          <w:tcPr>
            <w:tcW w:w="2944" w:type="dxa"/>
          </w:tcPr>
          <w:p w14:paraId="13394419" w14:textId="12085168" w:rsidR="00A7484A" w:rsidRPr="004D59C5" w:rsidRDefault="00A7484A" w:rsidP="00CF54C2">
            <w:pPr>
              <w:spacing w:line="276" w:lineRule="auto"/>
              <w:jc w:val="left"/>
              <w:rPr>
                <w:rFonts w:asciiTheme="minorHAnsi" w:hAnsiTheme="minorHAnsi" w:cstheme="minorHAnsi"/>
                <w:szCs w:val="22"/>
                <w:highlight w:val="yellow"/>
              </w:rPr>
            </w:pPr>
          </w:p>
        </w:tc>
      </w:tr>
      <w:tr w:rsidR="00A7484A" w:rsidRPr="004D59C5" w14:paraId="3D2A67A0" w14:textId="77777777" w:rsidTr="00A7484A">
        <w:tc>
          <w:tcPr>
            <w:tcW w:w="790" w:type="dxa"/>
          </w:tcPr>
          <w:p w14:paraId="27BF2E3B" w14:textId="77777777" w:rsidR="00A7484A" w:rsidRPr="004D59C5" w:rsidRDefault="00A7484A" w:rsidP="001065FE">
            <w:pPr>
              <w:pStyle w:val="ListParagraph"/>
            </w:pPr>
          </w:p>
        </w:tc>
        <w:tc>
          <w:tcPr>
            <w:tcW w:w="2572" w:type="dxa"/>
          </w:tcPr>
          <w:p w14:paraId="6C5D45B4" w14:textId="37FC0383"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PRICE</w:t>
            </w:r>
          </w:p>
        </w:tc>
        <w:tc>
          <w:tcPr>
            <w:tcW w:w="1416" w:type="dxa"/>
          </w:tcPr>
          <w:p w14:paraId="5147F40A" w14:textId="7AC2A18A"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9(3)v9(5)</w:t>
            </w:r>
          </w:p>
        </w:tc>
        <w:tc>
          <w:tcPr>
            <w:tcW w:w="960" w:type="dxa"/>
          </w:tcPr>
          <w:p w14:paraId="506A01F8" w14:textId="7AF6A690" w:rsidR="00A7484A" w:rsidRPr="004D59C5" w:rsidRDefault="00ED4BC3" w:rsidP="00CF54C2">
            <w:pPr>
              <w:pStyle w:val="Normalwithspace"/>
              <w:spacing w:before="0" w:line="276" w:lineRule="auto"/>
              <w:jc w:val="left"/>
              <w:rPr>
                <w:rFonts w:asciiTheme="minorHAnsi" w:hAnsiTheme="minorHAnsi" w:cstheme="minorHAnsi"/>
              </w:rPr>
            </w:pPr>
            <w:r>
              <w:rPr>
                <w:rFonts w:asciiTheme="minorHAnsi" w:hAnsiTheme="minorHAnsi" w:cstheme="minorHAnsi"/>
              </w:rPr>
              <w:t>19</w:t>
            </w:r>
          </w:p>
        </w:tc>
        <w:tc>
          <w:tcPr>
            <w:tcW w:w="2604" w:type="dxa"/>
          </w:tcPr>
          <w:p w14:paraId="0DDA54DF" w14:textId="3659A88A" w:rsidR="00A7484A" w:rsidRPr="004D59C5" w:rsidRDefault="00A7484A"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Cutoff price for the allotted security</w:t>
            </w:r>
          </w:p>
        </w:tc>
        <w:tc>
          <w:tcPr>
            <w:tcW w:w="2898" w:type="dxa"/>
          </w:tcPr>
          <w:p w14:paraId="0BF6B752" w14:textId="31CEBE93"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numeric with 3 digits before decimal and 5 digits after.</w:t>
            </w:r>
          </w:p>
        </w:tc>
        <w:tc>
          <w:tcPr>
            <w:tcW w:w="2944" w:type="dxa"/>
          </w:tcPr>
          <w:p w14:paraId="12E38322"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1C455E06" w14:textId="77777777" w:rsidTr="00A7484A">
        <w:tc>
          <w:tcPr>
            <w:tcW w:w="790" w:type="dxa"/>
          </w:tcPr>
          <w:p w14:paraId="7868F58D" w14:textId="77777777" w:rsidR="00A7484A" w:rsidRPr="004D59C5" w:rsidRDefault="00A7484A" w:rsidP="001065FE">
            <w:pPr>
              <w:pStyle w:val="ListParagraph"/>
            </w:pPr>
          </w:p>
        </w:tc>
        <w:tc>
          <w:tcPr>
            <w:tcW w:w="2572" w:type="dxa"/>
          </w:tcPr>
          <w:p w14:paraId="6DA1092C" w14:textId="44EA2D5F"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NOMINAL_AMT</w:t>
            </w:r>
          </w:p>
        </w:tc>
        <w:tc>
          <w:tcPr>
            <w:tcW w:w="1416" w:type="dxa"/>
          </w:tcPr>
          <w:p w14:paraId="55E9CD00" w14:textId="2254A895"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9(13)</w:t>
            </w:r>
          </w:p>
        </w:tc>
        <w:tc>
          <w:tcPr>
            <w:tcW w:w="960" w:type="dxa"/>
          </w:tcPr>
          <w:p w14:paraId="056A681F" w14:textId="0347AE02" w:rsidR="00A7484A" w:rsidRPr="004D59C5" w:rsidRDefault="0026165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28</w:t>
            </w:r>
          </w:p>
        </w:tc>
        <w:tc>
          <w:tcPr>
            <w:tcW w:w="2604" w:type="dxa"/>
          </w:tcPr>
          <w:p w14:paraId="5E292F0C" w14:textId="5F26B4F7" w:rsidR="00A7484A" w:rsidRPr="004D59C5" w:rsidRDefault="00A7484A"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Total nominal amount</w:t>
            </w:r>
          </w:p>
        </w:tc>
        <w:tc>
          <w:tcPr>
            <w:tcW w:w="2898" w:type="dxa"/>
          </w:tcPr>
          <w:p w14:paraId="6CFECBA1" w14:textId="6619D692"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equal the nominal amount allotted under this member.</w:t>
            </w:r>
          </w:p>
        </w:tc>
        <w:tc>
          <w:tcPr>
            <w:tcW w:w="2944" w:type="dxa"/>
          </w:tcPr>
          <w:p w14:paraId="05D6CB64"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282E5F93" w14:textId="77777777" w:rsidTr="00A7484A">
        <w:tc>
          <w:tcPr>
            <w:tcW w:w="790" w:type="dxa"/>
          </w:tcPr>
          <w:p w14:paraId="10DA4599" w14:textId="77777777" w:rsidR="00A7484A" w:rsidRPr="004D59C5" w:rsidRDefault="00A7484A" w:rsidP="001065FE">
            <w:pPr>
              <w:pStyle w:val="ListParagraph"/>
            </w:pPr>
          </w:p>
        </w:tc>
        <w:tc>
          <w:tcPr>
            <w:tcW w:w="2572" w:type="dxa"/>
          </w:tcPr>
          <w:p w14:paraId="20ACB3EF" w14:textId="62F41BF6"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SETT_AMT</w:t>
            </w:r>
          </w:p>
        </w:tc>
        <w:tc>
          <w:tcPr>
            <w:tcW w:w="1416" w:type="dxa"/>
          </w:tcPr>
          <w:p w14:paraId="1C7F97E4" w14:textId="702F05B1"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9(13)v9(2)</w:t>
            </w:r>
          </w:p>
        </w:tc>
        <w:tc>
          <w:tcPr>
            <w:tcW w:w="960" w:type="dxa"/>
          </w:tcPr>
          <w:p w14:paraId="65F2C4EA" w14:textId="2BD12F52" w:rsidR="00A7484A" w:rsidRPr="004D59C5" w:rsidRDefault="0026165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42</w:t>
            </w:r>
          </w:p>
        </w:tc>
        <w:tc>
          <w:tcPr>
            <w:tcW w:w="2604" w:type="dxa"/>
          </w:tcPr>
          <w:p w14:paraId="2D7942F7" w14:textId="7C62D583" w:rsidR="00A7484A" w:rsidRPr="004D59C5" w:rsidRDefault="00A7484A"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Total settlement amount</w:t>
            </w:r>
          </w:p>
        </w:tc>
        <w:tc>
          <w:tcPr>
            <w:tcW w:w="2898" w:type="dxa"/>
          </w:tcPr>
          <w:p w14:paraId="200ABE2C" w14:textId="44C457B4"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equal the total settlement amount paid by this member.</w:t>
            </w:r>
          </w:p>
        </w:tc>
        <w:tc>
          <w:tcPr>
            <w:tcW w:w="2944" w:type="dxa"/>
          </w:tcPr>
          <w:p w14:paraId="572E598D"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173392E8" w14:textId="77777777" w:rsidTr="00A7484A">
        <w:tc>
          <w:tcPr>
            <w:tcW w:w="790" w:type="dxa"/>
          </w:tcPr>
          <w:p w14:paraId="272FB442" w14:textId="77777777" w:rsidR="00A7484A" w:rsidRPr="004D59C5" w:rsidRDefault="00A7484A" w:rsidP="00CF54C2">
            <w:pPr>
              <w:spacing w:line="276" w:lineRule="auto"/>
              <w:ind w:left="720"/>
              <w:rPr>
                <w:rFonts w:asciiTheme="minorHAnsi" w:hAnsiTheme="minorHAnsi" w:cstheme="minorHAnsi"/>
                <w:lang w:val="en-AU"/>
              </w:rPr>
            </w:pPr>
          </w:p>
        </w:tc>
        <w:tc>
          <w:tcPr>
            <w:tcW w:w="2572" w:type="dxa"/>
          </w:tcPr>
          <w:p w14:paraId="6C23020B" w14:textId="6B4CCF4A"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b/>
                <w:bCs/>
                <w:szCs w:val="22"/>
              </w:rPr>
              <w:t>End of Auction Indicator</w:t>
            </w:r>
          </w:p>
        </w:tc>
        <w:tc>
          <w:tcPr>
            <w:tcW w:w="1416" w:type="dxa"/>
          </w:tcPr>
          <w:p w14:paraId="1612576F" w14:textId="77777777" w:rsidR="00A7484A" w:rsidRPr="004D59C5" w:rsidRDefault="00A7484A" w:rsidP="00CF54C2">
            <w:pPr>
              <w:pStyle w:val="Normalwithspace"/>
              <w:spacing w:before="0" w:line="276" w:lineRule="auto"/>
              <w:jc w:val="left"/>
              <w:rPr>
                <w:rFonts w:asciiTheme="minorHAnsi" w:hAnsiTheme="minorHAnsi" w:cstheme="minorHAnsi"/>
                <w:szCs w:val="22"/>
              </w:rPr>
            </w:pPr>
          </w:p>
        </w:tc>
        <w:tc>
          <w:tcPr>
            <w:tcW w:w="960" w:type="dxa"/>
          </w:tcPr>
          <w:p w14:paraId="58B1057B" w14:textId="77777777" w:rsidR="00A7484A" w:rsidRPr="004D59C5" w:rsidRDefault="00A7484A" w:rsidP="00CF54C2">
            <w:pPr>
              <w:pStyle w:val="Normalwithspace"/>
              <w:spacing w:before="0" w:line="276" w:lineRule="auto"/>
              <w:jc w:val="left"/>
              <w:rPr>
                <w:rFonts w:asciiTheme="minorHAnsi" w:hAnsiTheme="minorHAnsi" w:cstheme="minorHAnsi"/>
                <w:szCs w:val="22"/>
              </w:rPr>
            </w:pPr>
          </w:p>
        </w:tc>
        <w:tc>
          <w:tcPr>
            <w:tcW w:w="2604" w:type="dxa"/>
          </w:tcPr>
          <w:p w14:paraId="1A2C1674" w14:textId="77777777" w:rsidR="00A7484A" w:rsidRPr="004D59C5" w:rsidRDefault="00A7484A" w:rsidP="00CF54C2">
            <w:pPr>
              <w:spacing w:line="276" w:lineRule="auto"/>
              <w:jc w:val="left"/>
              <w:rPr>
                <w:rFonts w:asciiTheme="minorHAnsi" w:hAnsiTheme="minorHAnsi" w:cstheme="minorHAnsi"/>
                <w:szCs w:val="22"/>
              </w:rPr>
            </w:pPr>
          </w:p>
        </w:tc>
        <w:tc>
          <w:tcPr>
            <w:tcW w:w="2898" w:type="dxa"/>
          </w:tcPr>
          <w:p w14:paraId="286620A8" w14:textId="77777777" w:rsidR="00A7484A" w:rsidRPr="004D59C5" w:rsidRDefault="00A7484A" w:rsidP="00CF54C2">
            <w:pPr>
              <w:pStyle w:val="Normalwithspace"/>
              <w:spacing w:before="0" w:line="276" w:lineRule="auto"/>
              <w:jc w:val="left"/>
              <w:rPr>
                <w:rFonts w:asciiTheme="minorHAnsi" w:hAnsiTheme="minorHAnsi" w:cstheme="minorHAnsi"/>
                <w:szCs w:val="22"/>
              </w:rPr>
            </w:pPr>
          </w:p>
        </w:tc>
        <w:tc>
          <w:tcPr>
            <w:tcW w:w="2944" w:type="dxa"/>
          </w:tcPr>
          <w:p w14:paraId="70FF8F91" w14:textId="77777777" w:rsidR="00A7484A" w:rsidRPr="004D59C5" w:rsidRDefault="00A7484A" w:rsidP="00CF54C2">
            <w:pPr>
              <w:spacing w:line="276" w:lineRule="auto"/>
              <w:jc w:val="left"/>
              <w:rPr>
                <w:rFonts w:asciiTheme="minorHAnsi" w:hAnsiTheme="minorHAnsi" w:cstheme="minorHAnsi"/>
                <w:szCs w:val="22"/>
              </w:rPr>
            </w:pPr>
          </w:p>
        </w:tc>
      </w:tr>
      <w:tr w:rsidR="00A7484A" w:rsidRPr="004D59C5" w14:paraId="5765B921" w14:textId="77777777" w:rsidTr="00A7484A">
        <w:tc>
          <w:tcPr>
            <w:tcW w:w="790" w:type="dxa"/>
          </w:tcPr>
          <w:p w14:paraId="57482E30" w14:textId="77777777" w:rsidR="00A7484A" w:rsidRPr="004D59C5" w:rsidRDefault="00A7484A" w:rsidP="001065FE">
            <w:pPr>
              <w:pStyle w:val="ListParagraph"/>
            </w:pPr>
          </w:p>
        </w:tc>
        <w:tc>
          <w:tcPr>
            <w:tcW w:w="2572" w:type="dxa"/>
          </w:tcPr>
          <w:p w14:paraId="0720D164" w14:textId="42B8EA66" w:rsidR="00A7484A" w:rsidRPr="004D59C5" w:rsidRDefault="00A7484A" w:rsidP="00CF54C2">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szCs w:val="22"/>
              </w:rPr>
              <w:t>END_TXN</w:t>
            </w:r>
          </w:p>
        </w:tc>
        <w:tc>
          <w:tcPr>
            <w:tcW w:w="1416" w:type="dxa"/>
          </w:tcPr>
          <w:p w14:paraId="110D96AA" w14:textId="36103EC5"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X(6)</w:t>
            </w:r>
          </w:p>
        </w:tc>
        <w:tc>
          <w:tcPr>
            <w:tcW w:w="960" w:type="dxa"/>
          </w:tcPr>
          <w:p w14:paraId="5159A71D" w14:textId="13111E0E" w:rsidR="00A7484A" w:rsidRPr="004D59C5" w:rsidRDefault="0026165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w:t>
            </w:r>
          </w:p>
        </w:tc>
        <w:tc>
          <w:tcPr>
            <w:tcW w:w="2604" w:type="dxa"/>
          </w:tcPr>
          <w:p w14:paraId="776CD594" w14:textId="7E83CAEF" w:rsidR="00A7484A" w:rsidRPr="004D59C5" w:rsidRDefault="00A7484A" w:rsidP="00CF54C2">
            <w:pPr>
              <w:spacing w:line="276" w:lineRule="auto"/>
              <w:jc w:val="left"/>
              <w:rPr>
                <w:rFonts w:asciiTheme="minorHAnsi" w:hAnsiTheme="minorHAnsi" w:cstheme="minorHAnsi"/>
                <w:szCs w:val="22"/>
              </w:rPr>
            </w:pPr>
            <w:r w:rsidRPr="004D59C5">
              <w:rPr>
                <w:rFonts w:asciiTheme="minorHAnsi" w:hAnsiTheme="minorHAnsi" w:cstheme="minorHAnsi"/>
                <w:szCs w:val="22"/>
                <w:lang w:val="en-AU"/>
              </w:rPr>
              <w:t>End of this auction batch</w:t>
            </w:r>
          </w:p>
        </w:tc>
        <w:tc>
          <w:tcPr>
            <w:tcW w:w="2898" w:type="dxa"/>
          </w:tcPr>
          <w:p w14:paraId="254A8B00" w14:textId="127D64D9" w:rsidR="00A7484A" w:rsidRPr="004D59C5" w:rsidRDefault="00A7484A"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‘ENDTXN’ in the last line of this auction batch.</w:t>
            </w:r>
          </w:p>
        </w:tc>
        <w:tc>
          <w:tcPr>
            <w:tcW w:w="2944" w:type="dxa"/>
          </w:tcPr>
          <w:p w14:paraId="37C338C5" w14:textId="0EE266D5" w:rsidR="00A7484A" w:rsidRPr="004D59C5" w:rsidRDefault="00A7484A"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A file can contain multiple auction batches, delimited by this line of ‘ENDTXN’.</w:t>
            </w:r>
          </w:p>
        </w:tc>
      </w:tr>
    </w:tbl>
    <w:p w14:paraId="7BF41974" w14:textId="6E49C6D6" w:rsidR="00E67273" w:rsidRPr="004D59C5" w:rsidRDefault="003D0E70" w:rsidP="003D0E70">
      <w:pPr>
        <w:pStyle w:val="Caption"/>
        <w:rPr>
          <w:rFonts w:cstheme="minorHAnsi"/>
        </w:rPr>
      </w:pPr>
      <w:r w:rsidRPr="004D59C5">
        <w:rPr>
          <w:rFonts w:cstheme="minorHAnsi"/>
        </w:rPr>
        <w:t xml:space="preserve">Table </w:t>
      </w:r>
      <w:r w:rsidR="009C7C86" w:rsidRPr="004D59C5">
        <w:rPr>
          <w:rFonts w:cstheme="minorHAnsi"/>
        </w:rPr>
        <w:fldChar w:fldCharType="begin"/>
      </w:r>
      <w:r w:rsidR="009C7C86" w:rsidRPr="004D59C5">
        <w:rPr>
          <w:rFonts w:cstheme="minorHAnsi"/>
        </w:rPr>
        <w:instrText xml:space="preserve"> SEQ Table \* ARABIC </w:instrText>
      </w:r>
      <w:r w:rsidR="009C7C86" w:rsidRPr="004D59C5">
        <w:rPr>
          <w:rFonts w:cstheme="minorHAnsi"/>
        </w:rPr>
        <w:fldChar w:fldCharType="separate"/>
      </w:r>
      <w:r w:rsidR="007E327C">
        <w:rPr>
          <w:rFonts w:cstheme="minorHAnsi"/>
        </w:rPr>
        <w:t>18</w:t>
      </w:r>
      <w:r w:rsidR="009C7C86" w:rsidRPr="004D59C5">
        <w:rPr>
          <w:rFonts w:cstheme="minorHAnsi"/>
        </w:rPr>
        <w:fldChar w:fldCharType="end"/>
      </w:r>
      <w:r w:rsidR="007276AA" w:rsidRPr="004D59C5">
        <w:rPr>
          <w:rFonts w:cstheme="minorHAnsi"/>
        </w:rPr>
        <w:t xml:space="preserve"> </w:t>
      </w:r>
      <w:r w:rsidR="007276AA" w:rsidRPr="004D59C5">
        <w:rPr>
          <w:rFonts w:cstheme="minorHAnsi"/>
        </w:rPr>
        <w:fldChar w:fldCharType="begin"/>
      </w:r>
      <w:r w:rsidR="007276AA" w:rsidRPr="004D59C5">
        <w:rPr>
          <w:rFonts w:cstheme="minorHAnsi"/>
        </w:rPr>
        <w:instrText xml:space="preserve"> STYLEREF "Heading 3" </w:instrText>
      </w:r>
      <w:r w:rsidR="007276AA" w:rsidRPr="004D59C5">
        <w:rPr>
          <w:rFonts w:cstheme="minorHAnsi"/>
        </w:rPr>
        <w:fldChar w:fldCharType="separate"/>
      </w:r>
      <w:r w:rsidR="007E327C">
        <w:rPr>
          <w:rFonts w:cstheme="minorHAnsi"/>
        </w:rPr>
        <w:t>Appendix A.4 – Auction Results File (auction.txt) Data Dictionary</w:t>
      </w:r>
      <w:r w:rsidR="007276AA" w:rsidRPr="004D59C5">
        <w:rPr>
          <w:rFonts w:cstheme="minorHAnsi"/>
        </w:rPr>
        <w:fldChar w:fldCharType="end"/>
      </w:r>
    </w:p>
    <w:p w14:paraId="7724A0B5" w14:textId="18C907E2" w:rsidR="00D527F7" w:rsidRPr="004D59C5" w:rsidRDefault="00D527F7" w:rsidP="005412D7">
      <w:pPr>
        <w:pStyle w:val="Heading3"/>
      </w:pPr>
      <w:bookmarkStart w:id="328" w:name="_Appendix_A.5_-"/>
      <w:bookmarkStart w:id="329" w:name="_Appendix_A.5_–"/>
      <w:bookmarkStart w:id="330" w:name="_Toc215758867"/>
      <w:bookmarkStart w:id="331" w:name="_Toc215759918"/>
      <w:bookmarkStart w:id="332" w:name="_Toc218075337"/>
      <w:bookmarkEnd w:id="328"/>
      <w:bookmarkEnd w:id="329"/>
      <w:r w:rsidRPr="004D59C5">
        <w:lastRenderedPageBreak/>
        <w:t>Appendix A.</w:t>
      </w:r>
      <w:r w:rsidR="00FB0D4F" w:rsidRPr="004D59C5">
        <w:t>5</w:t>
      </w:r>
      <w:r w:rsidR="00F551EF" w:rsidRPr="004D59C5">
        <w:t xml:space="preserve"> </w:t>
      </w:r>
      <w:r w:rsidR="00F551EF">
        <w:t xml:space="preserve">– </w:t>
      </w:r>
      <w:r w:rsidRPr="004D59C5">
        <w:t xml:space="preserve">SSB </w:t>
      </w:r>
      <w:r w:rsidR="00FB31E6" w:rsidRPr="004D59C5">
        <w:t>Step-up Coupon Rates</w:t>
      </w:r>
      <w:r w:rsidRPr="004D59C5">
        <w:t xml:space="preserve"> File </w:t>
      </w:r>
      <w:r w:rsidR="005D7243">
        <w:t>(</w:t>
      </w:r>
      <w:r w:rsidR="000A3217" w:rsidRPr="000A3217">
        <w:t>couponrates_sbond.txt</w:t>
      </w:r>
      <w:r w:rsidR="005D7243">
        <w:t xml:space="preserve">) </w:t>
      </w:r>
      <w:r w:rsidRPr="004D59C5">
        <w:t>Data Dictionary</w:t>
      </w:r>
      <w:bookmarkEnd w:id="330"/>
      <w:bookmarkEnd w:id="331"/>
      <w:bookmarkEnd w:id="332"/>
    </w:p>
    <w:tbl>
      <w:tblPr>
        <w:tblStyle w:val="TableGrid"/>
        <w:tblW w:w="14184" w:type="dxa"/>
        <w:tblLook w:val="04A0" w:firstRow="1" w:lastRow="0" w:firstColumn="1" w:lastColumn="0" w:noHBand="0" w:noVBand="1"/>
      </w:tblPr>
      <w:tblGrid>
        <w:gridCol w:w="789"/>
        <w:gridCol w:w="2611"/>
        <w:gridCol w:w="1417"/>
        <w:gridCol w:w="960"/>
        <w:gridCol w:w="2592"/>
        <w:gridCol w:w="2879"/>
        <w:gridCol w:w="2936"/>
      </w:tblGrid>
      <w:tr w:rsidR="009C2361" w:rsidRPr="004D59C5" w14:paraId="04C592C9" w14:textId="77777777" w:rsidTr="00D0282D">
        <w:tc>
          <w:tcPr>
            <w:tcW w:w="789" w:type="dxa"/>
            <w:shd w:val="clear" w:color="auto" w:fill="D9D9D9" w:themeFill="background1" w:themeFillShade="D9"/>
          </w:tcPr>
          <w:p w14:paraId="076E88CC" w14:textId="77777777" w:rsidR="009C2361" w:rsidRPr="004D59C5" w:rsidRDefault="009C2361"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611" w:type="dxa"/>
            <w:shd w:val="clear" w:color="auto" w:fill="D9D9D9" w:themeFill="background1" w:themeFillShade="D9"/>
          </w:tcPr>
          <w:p w14:paraId="3682A92A" w14:textId="77777777" w:rsidR="009C2361" w:rsidRPr="004D59C5" w:rsidRDefault="009C2361"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7" w:type="dxa"/>
            <w:shd w:val="clear" w:color="auto" w:fill="D9D9D9" w:themeFill="background1" w:themeFillShade="D9"/>
          </w:tcPr>
          <w:p w14:paraId="4DA08CCB" w14:textId="77777777" w:rsidR="009C2361" w:rsidRPr="004D59C5" w:rsidRDefault="009C2361"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23462E1A" w14:textId="77777777" w:rsidR="009C2361" w:rsidRPr="004D59C5" w:rsidRDefault="009C2361"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592" w:type="dxa"/>
            <w:shd w:val="clear" w:color="auto" w:fill="D9D9D9" w:themeFill="background1" w:themeFillShade="D9"/>
          </w:tcPr>
          <w:p w14:paraId="56635391" w14:textId="77777777" w:rsidR="009C2361" w:rsidRPr="004D59C5" w:rsidRDefault="009C2361"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2879" w:type="dxa"/>
            <w:shd w:val="clear" w:color="auto" w:fill="D9D9D9" w:themeFill="background1" w:themeFillShade="D9"/>
          </w:tcPr>
          <w:p w14:paraId="3B89BD63" w14:textId="77777777" w:rsidR="009C2361" w:rsidRPr="004D59C5" w:rsidRDefault="009C2361"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936" w:type="dxa"/>
            <w:shd w:val="clear" w:color="auto" w:fill="D9D9D9" w:themeFill="background1" w:themeFillShade="D9"/>
          </w:tcPr>
          <w:p w14:paraId="2E336565" w14:textId="77777777" w:rsidR="009C2361" w:rsidRPr="004D59C5" w:rsidRDefault="009C2361"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9C2361" w:rsidRPr="004D59C5" w14:paraId="0B833122" w14:textId="77777777" w:rsidTr="00D0282D">
        <w:tc>
          <w:tcPr>
            <w:tcW w:w="789" w:type="dxa"/>
          </w:tcPr>
          <w:p w14:paraId="2A9CDA40" w14:textId="77777777" w:rsidR="009C2361" w:rsidRPr="004D59C5" w:rsidRDefault="009C2361" w:rsidP="00CF54C2">
            <w:pPr>
              <w:spacing w:line="276" w:lineRule="auto"/>
              <w:rPr>
                <w:rFonts w:asciiTheme="minorHAnsi" w:hAnsiTheme="minorHAnsi" w:cstheme="minorHAnsi"/>
                <w:lang w:val="en-AU"/>
              </w:rPr>
            </w:pPr>
          </w:p>
        </w:tc>
        <w:tc>
          <w:tcPr>
            <w:tcW w:w="2611" w:type="dxa"/>
          </w:tcPr>
          <w:p w14:paraId="5E6D89B0" w14:textId="52B633CE" w:rsidR="009C2361" w:rsidRPr="004D59C5" w:rsidRDefault="00C8253B"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Security Information</w:t>
            </w:r>
          </w:p>
        </w:tc>
        <w:tc>
          <w:tcPr>
            <w:tcW w:w="1417" w:type="dxa"/>
          </w:tcPr>
          <w:p w14:paraId="2B4806DF" w14:textId="77777777" w:rsidR="009C2361" w:rsidRPr="004D59C5" w:rsidRDefault="009C2361" w:rsidP="00CF54C2">
            <w:pPr>
              <w:pStyle w:val="Normalwithspace"/>
              <w:spacing w:before="0" w:line="276" w:lineRule="auto"/>
              <w:jc w:val="left"/>
              <w:rPr>
                <w:rFonts w:asciiTheme="minorHAnsi" w:hAnsiTheme="minorHAnsi" w:cstheme="minorHAnsi"/>
                <w:lang w:val="en-AU"/>
              </w:rPr>
            </w:pPr>
          </w:p>
        </w:tc>
        <w:tc>
          <w:tcPr>
            <w:tcW w:w="960" w:type="dxa"/>
          </w:tcPr>
          <w:p w14:paraId="053C5C00" w14:textId="77777777" w:rsidR="009C2361" w:rsidRPr="004D59C5" w:rsidRDefault="009C2361" w:rsidP="00CF54C2">
            <w:pPr>
              <w:pStyle w:val="Normalwithspace"/>
              <w:spacing w:before="0" w:line="276" w:lineRule="auto"/>
              <w:jc w:val="left"/>
              <w:rPr>
                <w:rFonts w:asciiTheme="minorHAnsi" w:hAnsiTheme="minorHAnsi" w:cstheme="minorHAnsi"/>
                <w:lang w:val="en-AU"/>
              </w:rPr>
            </w:pPr>
          </w:p>
        </w:tc>
        <w:tc>
          <w:tcPr>
            <w:tcW w:w="2592" w:type="dxa"/>
          </w:tcPr>
          <w:p w14:paraId="77A22E4F" w14:textId="77777777" w:rsidR="009C2361" w:rsidRPr="004D59C5" w:rsidRDefault="009C2361" w:rsidP="00CF54C2">
            <w:pPr>
              <w:pStyle w:val="Normalwithspace"/>
              <w:spacing w:before="0" w:line="276" w:lineRule="auto"/>
              <w:jc w:val="left"/>
              <w:rPr>
                <w:rFonts w:asciiTheme="minorHAnsi" w:hAnsiTheme="minorHAnsi" w:cstheme="minorHAnsi"/>
                <w:lang w:val="en-AU"/>
              </w:rPr>
            </w:pPr>
          </w:p>
        </w:tc>
        <w:tc>
          <w:tcPr>
            <w:tcW w:w="2879" w:type="dxa"/>
          </w:tcPr>
          <w:p w14:paraId="23D78363" w14:textId="77777777" w:rsidR="009C2361" w:rsidRPr="004D59C5" w:rsidRDefault="009C2361" w:rsidP="00CF54C2">
            <w:pPr>
              <w:pStyle w:val="Normalwithspace"/>
              <w:spacing w:before="0" w:line="276" w:lineRule="auto"/>
              <w:jc w:val="left"/>
              <w:rPr>
                <w:rFonts w:asciiTheme="minorHAnsi" w:hAnsiTheme="minorHAnsi" w:cstheme="minorHAnsi"/>
                <w:lang w:val="en-AU"/>
              </w:rPr>
            </w:pPr>
          </w:p>
        </w:tc>
        <w:tc>
          <w:tcPr>
            <w:tcW w:w="2936" w:type="dxa"/>
          </w:tcPr>
          <w:p w14:paraId="1DD83C04" w14:textId="77777777" w:rsidR="009C2361" w:rsidRPr="004D59C5" w:rsidRDefault="009C2361" w:rsidP="00CF54C2">
            <w:pPr>
              <w:pStyle w:val="Normalwithspace"/>
              <w:spacing w:before="0" w:line="276" w:lineRule="auto"/>
              <w:jc w:val="left"/>
              <w:rPr>
                <w:rFonts w:asciiTheme="minorHAnsi" w:hAnsiTheme="minorHAnsi" w:cstheme="minorHAnsi"/>
                <w:lang w:val="en-AU"/>
              </w:rPr>
            </w:pPr>
          </w:p>
        </w:tc>
      </w:tr>
      <w:tr w:rsidR="00D0282D" w:rsidRPr="004D59C5" w14:paraId="027A32CF" w14:textId="77777777" w:rsidTr="00D0282D">
        <w:tc>
          <w:tcPr>
            <w:tcW w:w="789" w:type="dxa"/>
          </w:tcPr>
          <w:p w14:paraId="4300AA5C" w14:textId="77777777" w:rsidR="00D0282D" w:rsidRPr="004D59C5" w:rsidRDefault="00D0282D" w:rsidP="001065FE">
            <w:pPr>
              <w:pStyle w:val="ListParagraph"/>
              <w:numPr>
                <w:ilvl w:val="0"/>
                <w:numId w:val="37"/>
              </w:numPr>
            </w:pPr>
          </w:p>
        </w:tc>
        <w:tc>
          <w:tcPr>
            <w:tcW w:w="2611" w:type="dxa"/>
          </w:tcPr>
          <w:p w14:paraId="0B94706E" w14:textId="1E5ED1A0" w:rsidR="00D0282D" w:rsidRPr="004D59C5" w:rsidRDefault="00D0282D"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rPr>
              <w:t>ISIN_CODE</w:t>
            </w:r>
          </w:p>
        </w:tc>
        <w:tc>
          <w:tcPr>
            <w:tcW w:w="1417" w:type="dxa"/>
          </w:tcPr>
          <w:p w14:paraId="58A9D9BE" w14:textId="5D3176C6" w:rsidR="00D0282D" w:rsidRPr="004D59C5" w:rsidRDefault="00D0282D"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X(</w:t>
            </w:r>
            <w:r w:rsidR="0086164F" w:rsidRPr="004D59C5">
              <w:rPr>
                <w:rFonts w:asciiTheme="minorHAnsi" w:hAnsiTheme="minorHAnsi" w:cstheme="minorHAnsi"/>
              </w:rPr>
              <w:t>12</w:t>
            </w:r>
            <w:r w:rsidRPr="004D59C5">
              <w:rPr>
                <w:rFonts w:asciiTheme="minorHAnsi" w:hAnsiTheme="minorHAnsi" w:cstheme="minorHAnsi"/>
              </w:rPr>
              <w:t>)</w:t>
            </w:r>
          </w:p>
        </w:tc>
        <w:tc>
          <w:tcPr>
            <w:tcW w:w="960" w:type="dxa"/>
          </w:tcPr>
          <w:p w14:paraId="07132731" w14:textId="616AF840" w:rsidR="00D0282D" w:rsidRPr="004D59C5" w:rsidRDefault="00A96A2C"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592" w:type="dxa"/>
          </w:tcPr>
          <w:p w14:paraId="04D33C20" w14:textId="44225688" w:rsidR="00D0282D" w:rsidRPr="004D59C5" w:rsidRDefault="0086164F"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ISIN code of SSB</w:t>
            </w:r>
          </w:p>
        </w:tc>
        <w:tc>
          <w:tcPr>
            <w:tcW w:w="2879" w:type="dxa"/>
          </w:tcPr>
          <w:p w14:paraId="36B64961" w14:textId="591EED93" w:rsidR="00D0282D" w:rsidRPr="004D59C5" w:rsidRDefault="007513AD"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be a valid ISIN code that matches OMEGA value. </w:t>
            </w:r>
          </w:p>
        </w:tc>
        <w:tc>
          <w:tcPr>
            <w:tcW w:w="2936" w:type="dxa"/>
          </w:tcPr>
          <w:p w14:paraId="0A29D918" w14:textId="77777777" w:rsidR="00D0282D" w:rsidRPr="004D59C5" w:rsidRDefault="00D0282D" w:rsidP="00CF54C2">
            <w:pPr>
              <w:pStyle w:val="Normalwithspace"/>
              <w:spacing w:before="0" w:line="276" w:lineRule="auto"/>
              <w:jc w:val="left"/>
              <w:rPr>
                <w:rFonts w:asciiTheme="minorHAnsi" w:hAnsiTheme="minorHAnsi" w:cstheme="minorHAnsi"/>
                <w:strike/>
                <w:lang w:val="en-AU"/>
              </w:rPr>
            </w:pPr>
          </w:p>
        </w:tc>
      </w:tr>
      <w:tr w:rsidR="00A036C2" w:rsidRPr="004D59C5" w14:paraId="57104FEB" w14:textId="77777777" w:rsidTr="00D0282D">
        <w:tc>
          <w:tcPr>
            <w:tcW w:w="789" w:type="dxa"/>
          </w:tcPr>
          <w:p w14:paraId="24FBCE72" w14:textId="77777777" w:rsidR="00A036C2" w:rsidRPr="004D59C5" w:rsidRDefault="00A036C2" w:rsidP="001065FE">
            <w:pPr>
              <w:pStyle w:val="ListParagraph"/>
            </w:pPr>
          </w:p>
        </w:tc>
        <w:tc>
          <w:tcPr>
            <w:tcW w:w="2611" w:type="dxa"/>
          </w:tcPr>
          <w:p w14:paraId="6B2BBB70" w14:textId="6A4DB8E7" w:rsidR="00A036C2" w:rsidRPr="004D59C5" w:rsidRDefault="00A036C2" w:rsidP="00CF54C2">
            <w:pPr>
              <w:pStyle w:val="Normalwithspace"/>
              <w:spacing w:before="0" w:line="276" w:lineRule="auto"/>
              <w:jc w:val="left"/>
              <w:rPr>
                <w:rFonts w:asciiTheme="minorHAnsi" w:hAnsiTheme="minorHAnsi" w:cstheme="minorHAnsi"/>
                <w:b/>
                <w:bCs/>
              </w:rPr>
            </w:pPr>
            <w:r w:rsidRPr="004D59C5">
              <w:rPr>
                <w:rFonts w:asciiTheme="minorHAnsi" w:hAnsiTheme="minorHAnsi" w:cstheme="minorHAnsi"/>
                <w:b/>
                <w:bCs/>
                <w:szCs w:val="22"/>
              </w:rPr>
              <w:t>ISSUE_CODE</w:t>
            </w:r>
          </w:p>
        </w:tc>
        <w:tc>
          <w:tcPr>
            <w:tcW w:w="1417" w:type="dxa"/>
          </w:tcPr>
          <w:p w14:paraId="07C2A83C" w14:textId="05C3D1EB" w:rsidR="00A036C2" w:rsidRPr="004D59C5" w:rsidRDefault="00A036C2"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X(8)</w:t>
            </w:r>
          </w:p>
        </w:tc>
        <w:tc>
          <w:tcPr>
            <w:tcW w:w="960" w:type="dxa"/>
          </w:tcPr>
          <w:p w14:paraId="51BCB2AE" w14:textId="2178EC62" w:rsidR="00A036C2" w:rsidRPr="004D59C5" w:rsidRDefault="00A036C2"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w:t>
            </w:r>
          </w:p>
        </w:tc>
        <w:tc>
          <w:tcPr>
            <w:tcW w:w="2592" w:type="dxa"/>
          </w:tcPr>
          <w:p w14:paraId="4F1F8F7B" w14:textId="3BF0915E" w:rsidR="00A036C2" w:rsidRPr="004D59C5" w:rsidRDefault="00A036C2"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code of SSB</w:t>
            </w:r>
          </w:p>
        </w:tc>
        <w:tc>
          <w:tcPr>
            <w:tcW w:w="2879" w:type="dxa"/>
          </w:tcPr>
          <w:p w14:paraId="5E68B260" w14:textId="1CEE11C8"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rPr>
              <w:t>Must be a valid issue code that matches OMEGA value.</w:t>
            </w:r>
          </w:p>
        </w:tc>
        <w:tc>
          <w:tcPr>
            <w:tcW w:w="2936" w:type="dxa"/>
          </w:tcPr>
          <w:p w14:paraId="1C1E7236" w14:textId="017CB460" w:rsidR="00A036C2" w:rsidRPr="004D59C5" w:rsidRDefault="00A036C2" w:rsidP="00CF54C2">
            <w:pPr>
              <w:spacing w:line="276" w:lineRule="auto"/>
              <w:jc w:val="left"/>
              <w:rPr>
                <w:rFonts w:asciiTheme="minorHAnsi" w:hAnsiTheme="minorHAnsi" w:cstheme="minorHAnsi"/>
                <w:strike/>
              </w:rPr>
            </w:pPr>
          </w:p>
        </w:tc>
      </w:tr>
      <w:tr w:rsidR="00A036C2" w:rsidRPr="004D59C5" w14:paraId="1A3575B6" w14:textId="77777777" w:rsidTr="00D0282D">
        <w:tc>
          <w:tcPr>
            <w:tcW w:w="789" w:type="dxa"/>
          </w:tcPr>
          <w:p w14:paraId="0D448CFF" w14:textId="77777777" w:rsidR="00A036C2" w:rsidRPr="004D59C5" w:rsidRDefault="00A036C2" w:rsidP="001065FE">
            <w:pPr>
              <w:pStyle w:val="ListParagraph"/>
            </w:pPr>
          </w:p>
        </w:tc>
        <w:tc>
          <w:tcPr>
            <w:tcW w:w="2611" w:type="dxa"/>
          </w:tcPr>
          <w:p w14:paraId="19E1D7F3" w14:textId="5B50D120"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FREQUENCY</w:t>
            </w:r>
          </w:p>
        </w:tc>
        <w:tc>
          <w:tcPr>
            <w:tcW w:w="1417" w:type="dxa"/>
          </w:tcPr>
          <w:p w14:paraId="0826396E" w14:textId="0E3C3863"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X(1)</w:t>
            </w:r>
          </w:p>
        </w:tc>
        <w:tc>
          <w:tcPr>
            <w:tcW w:w="960" w:type="dxa"/>
          </w:tcPr>
          <w:p w14:paraId="3D75F49F" w14:textId="277A6D16" w:rsidR="00A036C2" w:rsidRPr="004D59C5" w:rsidRDefault="00A036C2"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23</w:t>
            </w:r>
          </w:p>
        </w:tc>
        <w:tc>
          <w:tcPr>
            <w:tcW w:w="2592" w:type="dxa"/>
          </w:tcPr>
          <w:p w14:paraId="7136526C" w14:textId="70520119"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Frequency of the coupon</w:t>
            </w:r>
          </w:p>
        </w:tc>
        <w:tc>
          <w:tcPr>
            <w:tcW w:w="2879" w:type="dxa"/>
          </w:tcPr>
          <w:p w14:paraId="4C04F132" w14:textId="0C44C1A6"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‘M’, ‘Q’, ‘S’, ‘Y’ or ‘T’.</w:t>
            </w:r>
          </w:p>
        </w:tc>
        <w:tc>
          <w:tcPr>
            <w:tcW w:w="2936" w:type="dxa"/>
          </w:tcPr>
          <w:p w14:paraId="39AD8755" w14:textId="520B4562"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M: Monthly</w:t>
            </w:r>
          </w:p>
          <w:p w14:paraId="11A675FC" w14:textId="76C5BDEA"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Q: Quarterly</w:t>
            </w:r>
          </w:p>
          <w:p w14:paraId="3B7693F5" w14:textId="4B24D5EC"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S: Semi-Yearly</w:t>
            </w:r>
          </w:p>
          <w:p w14:paraId="78F2C6AB" w14:textId="7465CB8C"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Y: Yearly</w:t>
            </w:r>
          </w:p>
          <w:p w14:paraId="74A5DDA8" w14:textId="19E5F1ED"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T: At Maturity</w:t>
            </w:r>
          </w:p>
        </w:tc>
      </w:tr>
      <w:tr w:rsidR="00A036C2" w:rsidRPr="004D59C5" w14:paraId="59C8F909" w14:textId="77777777" w:rsidTr="00D0282D">
        <w:tc>
          <w:tcPr>
            <w:tcW w:w="789" w:type="dxa"/>
          </w:tcPr>
          <w:p w14:paraId="4D9A1969" w14:textId="77777777" w:rsidR="00A036C2" w:rsidRPr="004D59C5" w:rsidRDefault="00A036C2" w:rsidP="001065FE">
            <w:pPr>
              <w:pStyle w:val="ListParagraph"/>
            </w:pPr>
          </w:p>
        </w:tc>
        <w:tc>
          <w:tcPr>
            <w:tcW w:w="2611" w:type="dxa"/>
          </w:tcPr>
          <w:p w14:paraId="2BCDA48B" w14:textId="2DB2FEFA"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RECORD_NUMBER</w:t>
            </w:r>
          </w:p>
        </w:tc>
        <w:tc>
          <w:tcPr>
            <w:tcW w:w="1417" w:type="dxa"/>
          </w:tcPr>
          <w:p w14:paraId="0B2E2258" w14:textId="7AF3FCAA"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9(3)</w:t>
            </w:r>
          </w:p>
        </w:tc>
        <w:tc>
          <w:tcPr>
            <w:tcW w:w="960" w:type="dxa"/>
          </w:tcPr>
          <w:p w14:paraId="03E84624" w14:textId="061311BE" w:rsidR="00A036C2" w:rsidRPr="004D59C5" w:rsidRDefault="00A036C2"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25</w:t>
            </w:r>
          </w:p>
        </w:tc>
        <w:tc>
          <w:tcPr>
            <w:tcW w:w="2592" w:type="dxa"/>
          </w:tcPr>
          <w:p w14:paraId="00D78117" w14:textId="3DDBADFC"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Total number of coupon rate records</w:t>
            </w:r>
          </w:p>
        </w:tc>
        <w:tc>
          <w:tcPr>
            <w:tcW w:w="2879" w:type="dxa"/>
          </w:tcPr>
          <w:p w14:paraId="667FF0B2" w14:textId="31DE1E62"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equal the total number of lines of coupon rates to be expected for this security.</w:t>
            </w:r>
          </w:p>
        </w:tc>
        <w:tc>
          <w:tcPr>
            <w:tcW w:w="2936" w:type="dxa"/>
          </w:tcPr>
          <w:p w14:paraId="5541D659" w14:textId="77777777" w:rsidR="00A036C2" w:rsidRPr="004D59C5" w:rsidRDefault="00A036C2" w:rsidP="00CF54C2">
            <w:pPr>
              <w:spacing w:line="276" w:lineRule="auto"/>
              <w:jc w:val="left"/>
              <w:rPr>
                <w:rFonts w:asciiTheme="minorHAnsi" w:hAnsiTheme="minorHAnsi" w:cstheme="minorHAnsi"/>
                <w:szCs w:val="22"/>
              </w:rPr>
            </w:pPr>
          </w:p>
        </w:tc>
      </w:tr>
      <w:tr w:rsidR="00A036C2" w:rsidRPr="004D59C5" w14:paraId="14319F1C" w14:textId="77777777" w:rsidTr="00D0282D">
        <w:tc>
          <w:tcPr>
            <w:tcW w:w="789" w:type="dxa"/>
          </w:tcPr>
          <w:p w14:paraId="2632D31B" w14:textId="77777777" w:rsidR="00A036C2" w:rsidRPr="004D59C5" w:rsidRDefault="00A036C2" w:rsidP="00CF54C2">
            <w:pPr>
              <w:spacing w:line="276" w:lineRule="auto"/>
              <w:ind w:left="720"/>
              <w:rPr>
                <w:rFonts w:asciiTheme="minorHAnsi" w:hAnsiTheme="minorHAnsi" w:cstheme="minorHAnsi"/>
                <w:lang w:val="en-AU"/>
              </w:rPr>
            </w:pPr>
          </w:p>
        </w:tc>
        <w:tc>
          <w:tcPr>
            <w:tcW w:w="2611" w:type="dxa"/>
          </w:tcPr>
          <w:p w14:paraId="06D96B02" w14:textId="0BA13B35"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b/>
                <w:bCs/>
                <w:szCs w:val="22"/>
              </w:rPr>
              <w:t>Repetitive Coupon Rate Record</w:t>
            </w:r>
          </w:p>
        </w:tc>
        <w:tc>
          <w:tcPr>
            <w:tcW w:w="1417" w:type="dxa"/>
          </w:tcPr>
          <w:p w14:paraId="5DEAE80B" w14:textId="77777777" w:rsidR="00A036C2" w:rsidRPr="004D59C5" w:rsidRDefault="00A036C2" w:rsidP="00CF54C2">
            <w:pPr>
              <w:pStyle w:val="Normalwithspace"/>
              <w:spacing w:before="0" w:line="276" w:lineRule="auto"/>
              <w:jc w:val="left"/>
              <w:rPr>
                <w:rFonts w:asciiTheme="minorHAnsi" w:hAnsiTheme="minorHAnsi" w:cstheme="minorHAnsi"/>
                <w:szCs w:val="22"/>
              </w:rPr>
            </w:pPr>
          </w:p>
        </w:tc>
        <w:tc>
          <w:tcPr>
            <w:tcW w:w="960" w:type="dxa"/>
          </w:tcPr>
          <w:p w14:paraId="17D4D04E" w14:textId="77777777" w:rsidR="00A036C2" w:rsidRPr="004D59C5" w:rsidRDefault="00A036C2" w:rsidP="00CF54C2">
            <w:pPr>
              <w:pStyle w:val="Normalwithspace"/>
              <w:spacing w:before="0" w:line="276" w:lineRule="auto"/>
              <w:jc w:val="left"/>
              <w:rPr>
                <w:rFonts w:asciiTheme="minorHAnsi" w:hAnsiTheme="minorHAnsi" w:cstheme="minorHAnsi"/>
                <w:szCs w:val="22"/>
              </w:rPr>
            </w:pPr>
          </w:p>
        </w:tc>
        <w:tc>
          <w:tcPr>
            <w:tcW w:w="2592" w:type="dxa"/>
          </w:tcPr>
          <w:p w14:paraId="5A47FFCD" w14:textId="77777777" w:rsidR="00A036C2" w:rsidRPr="004D59C5" w:rsidRDefault="00A036C2" w:rsidP="00CF54C2">
            <w:pPr>
              <w:spacing w:line="276" w:lineRule="auto"/>
              <w:jc w:val="left"/>
              <w:rPr>
                <w:rFonts w:asciiTheme="minorHAnsi" w:hAnsiTheme="minorHAnsi" w:cstheme="minorHAnsi"/>
                <w:szCs w:val="22"/>
              </w:rPr>
            </w:pPr>
          </w:p>
        </w:tc>
        <w:tc>
          <w:tcPr>
            <w:tcW w:w="2879" w:type="dxa"/>
          </w:tcPr>
          <w:p w14:paraId="172D2F8C" w14:textId="77777777" w:rsidR="00A036C2" w:rsidRPr="004D59C5" w:rsidRDefault="00A036C2" w:rsidP="00CF54C2">
            <w:pPr>
              <w:pStyle w:val="Normalwithspace"/>
              <w:spacing w:before="0" w:line="276" w:lineRule="auto"/>
              <w:jc w:val="left"/>
              <w:rPr>
                <w:rFonts w:asciiTheme="minorHAnsi" w:hAnsiTheme="minorHAnsi" w:cstheme="minorHAnsi"/>
                <w:szCs w:val="22"/>
              </w:rPr>
            </w:pPr>
          </w:p>
        </w:tc>
        <w:tc>
          <w:tcPr>
            <w:tcW w:w="2936" w:type="dxa"/>
          </w:tcPr>
          <w:p w14:paraId="3B85B9B1" w14:textId="77777777" w:rsidR="00A036C2" w:rsidRPr="004D59C5" w:rsidRDefault="00A036C2" w:rsidP="00CF54C2">
            <w:pPr>
              <w:spacing w:line="276" w:lineRule="auto"/>
              <w:jc w:val="left"/>
              <w:rPr>
                <w:rFonts w:asciiTheme="minorHAnsi" w:hAnsiTheme="minorHAnsi" w:cstheme="minorHAnsi"/>
                <w:szCs w:val="22"/>
              </w:rPr>
            </w:pPr>
          </w:p>
        </w:tc>
      </w:tr>
      <w:tr w:rsidR="00A036C2" w:rsidRPr="004D59C5" w14:paraId="31AD24B4" w14:textId="77777777" w:rsidTr="00D0282D">
        <w:tc>
          <w:tcPr>
            <w:tcW w:w="789" w:type="dxa"/>
          </w:tcPr>
          <w:p w14:paraId="639EC27B" w14:textId="77777777" w:rsidR="00A036C2" w:rsidRPr="004D59C5" w:rsidRDefault="00A036C2" w:rsidP="001065FE">
            <w:pPr>
              <w:pStyle w:val="ListParagraph"/>
            </w:pPr>
          </w:p>
        </w:tc>
        <w:tc>
          <w:tcPr>
            <w:tcW w:w="2611" w:type="dxa"/>
          </w:tcPr>
          <w:p w14:paraId="5C97E06B" w14:textId="4432D365" w:rsidR="00A036C2" w:rsidRPr="004D59C5" w:rsidRDefault="00A036C2" w:rsidP="00CF54C2">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b/>
                <w:bCs/>
                <w:szCs w:val="22"/>
              </w:rPr>
              <w:t>YEAR_NUMBER</w:t>
            </w:r>
          </w:p>
        </w:tc>
        <w:tc>
          <w:tcPr>
            <w:tcW w:w="1417" w:type="dxa"/>
          </w:tcPr>
          <w:p w14:paraId="49894CC0" w14:textId="42A3E0F4"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9(2)</w:t>
            </w:r>
          </w:p>
        </w:tc>
        <w:tc>
          <w:tcPr>
            <w:tcW w:w="960" w:type="dxa"/>
          </w:tcPr>
          <w:p w14:paraId="33524076" w14:textId="249C5096" w:rsidR="00A036C2" w:rsidRPr="004D59C5" w:rsidRDefault="00A036C2"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w:t>
            </w:r>
          </w:p>
        </w:tc>
        <w:tc>
          <w:tcPr>
            <w:tcW w:w="2592" w:type="dxa"/>
          </w:tcPr>
          <w:p w14:paraId="757FB91E" w14:textId="00D42786"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Year number</w:t>
            </w:r>
          </w:p>
        </w:tc>
        <w:tc>
          <w:tcPr>
            <w:tcW w:w="2879" w:type="dxa"/>
          </w:tcPr>
          <w:p w14:paraId="23F07125" w14:textId="77777777"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in 2-digit format.</w:t>
            </w:r>
          </w:p>
          <w:p w14:paraId="242C20D4" w14:textId="77777777" w:rsidR="00A036C2" w:rsidRPr="004D59C5" w:rsidRDefault="00A036C2" w:rsidP="00CF54C2">
            <w:pPr>
              <w:pStyle w:val="Normalwithspace"/>
              <w:spacing w:before="0" w:line="276" w:lineRule="auto"/>
              <w:jc w:val="left"/>
              <w:rPr>
                <w:rFonts w:asciiTheme="minorHAnsi" w:hAnsiTheme="minorHAnsi" w:cstheme="minorHAnsi"/>
                <w:szCs w:val="22"/>
              </w:rPr>
            </w:pPr>
          </w:p>
          <w:p w14:paraId="3FEDB453" w14:textId="3FD8FB4F"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To be validated against the announcement records.</w:t>
            </w:r>
          </w:p>
        </w:tc>
        <w:tc>
          <w:tcPr>
            <w:tcW w:w="2936" w:type="dxa"/>
          </w:tcPr>
          <w:p w14:paraId="1D2BBAE2" w14:textId="22F8400D" w:rsidR="00A036C2" w:rsidRPr="004D59C5" w:rsidRDefault="009E6AA8" w:rsidP="00CF54C2">
            <w:pPr>
              <w:spacing w:line="276" w:lineRule="auto"/>
              <w:jc w:val="left"/>
              <w:rPr>
                <w:rFonts w:asciiTheme="minorHAnsi" w:hAnsiTheme="minorHAnsi" w:cstheme="minorHAnsi"/>
                <w:szCs w:val="22"/>
              </w:rPr>
            </w:pPr>
            <w:r>
              <w:rPr>
                <w:rFonts w:asciiTheme="minorHAnsi" w:hAnsiTheme="minorHAnsi" w:cstheme="minorHAnsi"/>
                <w:szCs w:val="22"/>
              </w:rPr>
              <w:t>E.g. 01</w:t>
            </w:r>
          </w:p>
        </w:tc>
      </w:tr>
      <w:tr w:rsidR="00A036C2" w:rsidRPr="004D59C5" w14:paraId="09EF2A20" w14:textId="77777777" w:rsidTr="00D0282D">
        <w:tc>
          <w:tcPr>
            <w:tcW w:w="789" w:type="dxa"/>
          </w:tcPr>
          <w:p w14:paraId="2D3EA8CE" w14:textId="77777777" w:rsidR="00A036C2" w:rsidRPr="004D59C5" w:rsidRDefault="00A036C2" w:rsidP="001065FE">
            <w:pPr>
              <w:pStyle w:val="ListParagraph"/>
            </w:pPr>
          </w:p>
        </w:tc>
        <w:tc>
          <w:tcPr>
            <w:tcW w:w="2611" w:type="dxa"/>
          </w:tcPr>
          <w:p w14:paraId="57DEA21A" w14:textId="5AF78249"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COUPON_NUMBER</w:t>
            </w:r>
          </w:p>
        </w:tc>
        <w:tc>
          <w:tcPr>
            <w:tcW w:w="1417" w:type="dxa"/>
          </w:tcPr>
          <w:p w14:paraId="12FDB34A" w14:textId="4DC0DD0C"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9(2)</w:t>
            </w:r>
          </w:p>
        </w:tc>
        <w:tc>
          <w:tcPr>
            <w:tcW w:w="960" w:type="dxa"/>
          </w:tcPr>
          <w:p w14:paraId="29D3CA51" w14:textId="30EDFB9A" w:rsidR="00A036C2" w:rsidRPr="004D59C5" w:rsidRDefault="00172A3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4</w:t>
            </w:r>
          </w:p>
        </w:tc>
        <w:tc>
          <w:tcPr>
            <w:tcW w:w="2592" w:type="dxa"/>
          </w:tcPr>
          <w:p w14:paraId="3D055440" w14:textId="7E4F0F42" w:rsidR="00A036C2" w:rsidRPr="004D59C5" w:rsidRDefault="00A036C2"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Coupon number of the specified year number</w:t>
            </w:r>
          </w:p>
        </w:tc>
        <w:tc>
          <w:tcPr>
            <w:tcW w:w="2879" w:type="dxa"/>
          </w:tcPr>
          <w:p w14:paraId="107DF864" w14:textId="7768459D"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in 2-digit format.</w:t>
            </w:r>
          </w:p>
        </w:tc>
        <w:tc>
          <w:tcPr>
            <w:tcW w:w="2936" w:type="dxa"/>
          </w:tcPr>
          <w:p w14:paraId="4BAEBF56" w14:textId="65C08B6E" w:rsidR="00A036C2" w:rsidRPr="004D59C5" w:rsidRDefault="009E6AA8" w:rsidP="00CF54C2">
            <w:pPr>
              <w:spacing w:line="276" w:lineRule="auto"/>
              <w:jc w:val="left"/>
              <w:rPr>
                <w:rFonts w:asciiTheme="minorHAnsi" w:hAnsiTheme="minorHAnsi" w:cstheme="minorHAnsi"/>
                <w:szCs w:val="22"/>
              </w:rPr>
            </w:pPr>
            <w:r>
              <w:rPr>
                <w:rFonts w:asciiTheme="minorHAnsi" w:hAnsiTheme="minorHAnsi" w:cstheme="minorHAnsi"/>
                <w:szCs w:val="22"/>
              </w:rPr>
              <w:t>E.g. 01</w:t>
            </w:r>
          </w:p>
        </w:tc>
      </w:tr>
      <w:tr w:rsidR="00A036C2" w:rsidRPr="004D59C5" w14:paraId="39DF052D" w14:textId="77777777" w:rsidTr="00D0282D">
        <w:tc>
          <w:tcPr>
            <w:tcW w:w="789" w:type="dxa"/>
          </w:tcPr>
          <w:p w14:paraId="6AD1D8B6" w14:textId="77777777" w:rsidR="00A036C2" w:rsidRPr="004D59C5" w:rsidRDefault="00A036C2" w:rsidP="001065FE">
            <w:pPr>
              <w:pStyle w:val="ListParagraph"/>
            </w:pPr>
          </w:p>
        </w:tc>
        <w:tc>
          <w:tcPr>
            <w:tcW w:w="2611" w:type="dxa"/>
          </w:tcPr>
          <w:p w14:paraId="0F73C045" w14:textId="46184D36"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COUPON_PAYMENT_DATE</w:t>
            </w:r>
          </w:p>
        </w:tc>
        <w:tc>
          <w:tcPr>
            <w:tcW w:w="1417" w:type="dxa"/>
          </w:tcPr>
          <w:p w14:paraId="66A3DE2C" w14:textId="12E35C20" w:rsidR="00A036C2" w:rsidRPr="004D59C5" w:rsidRDefault="00A61C9C" w:rsidP="00CF54C2">
            <w:pPr>
              <w:pStyle w:val="Normalwithspace"/>
              <w:spacing w:before="0" w:line="276" w:lineRule="auto"/>
              <w:jc w:val="left"/>
              <w:rPr>
                <w:rFonts w:asciiTheme="minorHAnsi" w:hAnsiTheme="minorHAnsi" w:cstheme="minorHAnsi"/>
                <w:szCs w:val="22"/>
              </w:rPr>
            </w:pPr>
            <w:ins w:id="333" w:author="Akila BALAKRISHNAN from.OPTIMUM (MAS)" w:date="2026-01-14T16:14:00Z" w16du:dateUtc="2026-01-14T08:14:00Z">
              <w:r>
                <w:rPr>
                  <w:rFonts w:asciiTheme="minorHAnsi" w:hAnsiTheme="minorHAnsi" w:cstheme="minorHAnsi"/>
                  <w:szCs w:val="22"/>
                </w:rPr>
                <w:t>9</w:t>
              </w:r>
            </w:ins>
            <w:commentRangeStart w:id="334"/>
            <w:del w:id="335" w:author="Akila BALAKRISHNAN from.OPTIMUM (MAS)" w:date="2026-01-14T16:14:00Z" w16du:dateUtc="2026-01-14T08:14:00Z">
              <w:r w:rsidR="00A036C2" w:rsidRPr="004D59C5">
                <w:rPr>
                  <w:rFonts w:asciiTheme="minorHAnsi" w:hAnsiTheme="minorHAnsi" w:cstheme="minorHAnsi"/>
                  <w:szCs w:val="22"/>
                </w:rPr>
                <w:delText>X</w:delText>
              </w:r>
            </w:del>
            <w:r w:rsidR="00A036C2" w:rsidRPr="004D59C5">
              <w:rPr>
                <w:rFonts w:asciiTheme="minorHAnsi" w:hAnsiTheme="minorHAnsi" w:cstheme="minorHAnsi"/>
                <w:szCs w:val="22"/>
              </w:rPr>
              <w:t>(8)</w:t>
            </w:r>
            <w:commentRangeEnd w:id="334"/>
            <w:r>
              <w:rPr>
                <w:rStyle w:val="CommentReference"/>
                <w:lang w:val="en-US"/>
              </w:rPr>
              <w:commentReference w:id="334"/>
            </w:r>
          </w:p>
        </w:tc>
        <w:tc>
          <w:tcPr>
            <w:tcW w:w="960" w:type="dxa"/>
          </w:tcPr>
          <w:p w14:paraId="378F2649" w14:textId="3B53A41D" w:rsidR="00A036C2" w:rsidRPr="004D59C5" w:rsidRDefault="00172A3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7</w:t>
            </w:r>
          </w:p>
        </w:tc>
        <w:tc>
          <w:tcPr>
            <w:tcW w:w="2592" w:type="dxa"/>
          </w:tcPr>
          <w:p w14:paraId="09BC925E" w14:textId="5CBF104B" w:rsidR="00A036C2" w:rsidRPr="004D59C5" w:rsidRDefault="00A036C2" w:rsidP="00CF54C2">
            <w:pPr>
              <w:spacing w:after="240" w:line="276" w:lineRule="auto"/>
              <w:jc w:val="left"/>
              <w:rPr>
                <w:rFonts w:asciiTheme="minorHAnsi" w:hAnsiTheme="minorHAnsi" w:cstheme="minorHAnsi"/>
                <w:szCs w:val="22"/>
              </w:rPr>
            </w:pPr>
            <w:r w:rsidRPr="004D59C5">
              <w:rPr>
                <w:rFonts w:asciiTheme="minorHAnsi" w:hAnsiTheme="minorHAnsi" w:cstheme="minorHAnsi"/>
                <w:szCs w:val="22"/>
              </w:rPr>
              <w:t>Coupon payment date</w:t>
            </w:r>
          </w:p>
        </w:tc>
        <w:tc>
          <w:tcPr>
            <w:tcW w:w="2879" w:type="dxa"/>
          </w:tcPr>
          <w:p w14:paraId="2247DD71" w14:textId="15379EDB"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date in YYYYMMDD format.</w:t>
            </w:r>
          </w:p>
        </w:tc>
        <w:tc>
          <w:tcPr>
            <w:tcW w:w="2936" w:type="dxa"/>
          </w:tcPr>
          <w:p w14:paraId="3A0701DB" w14:textId="77777777" w:rsidR="00A036C2" w:rsidRPr="004D59C5" w:rsidRDefault="00A036C2" w:rsidP="00CF54C2">
            <w:pPr>
              <w:spacing w:line="276" w:lineRule="auto"/>
              <w:jc w:val="left"/>
              <w:rPr>
                <w:rFonts w:asciiTheme="minorHAnsi" w:hAnsiTheme="minorHAnsi" w:cstheme="minorHAnsi"/>
                <w:szCs w:val="22"/>
              </w:rPr>
            </w:pPr>
          </w:p>
        </w:tc>
      </w:tr>
      <w:tr w:rsidR="00A036C2" w:rsidRPr="004D59C5" w14:paraId="4E5A5D10" w14:textId="77777777" w:rsidTr="00D0282D">
        <w:tc>
          <w:tcPr>
            <w:tcW w:w="789" w:type="dxa"/>
          </w:tcPr>
          <w:p w14:paraId="2BB7E7F7" w14:textId="77777777" w:rsidR="00A036C2" w:rsidRPr="004D59C5" w:rsidRDefault="00A036C2" w:rsidP="001065FE">
            <w:pPr>
              <w:pStyle w:val="ListParagraph"/>
            </w:pPr>
          </w:p>
        </w:tc>
        <w:tc>
          <w:tcPr>
            <w:tcW w:w="2611" w:type="dxa"/>
          </w:tcPr>
          <w:p w14:paraId="494AB84F" w14:textId="78AFCF08" w:rsidR="00A036C2" w:rsidRPr="004D59C5" w:rsidRDefault="00A036C2" w:rsidP="00CF54C2">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b/>
                <w:bCs/>
                <w:szCs w:val="22"/>
              </w:rPr>
              <w:t>COUPON_RATE</w:t>
            </w:r>
          </w:p>
        </w:tc>
        <w:tc>
          <w:tcPr>
            <w:tcW w:w="1417" w:type="dxa"/>
          </w:tcPr>
          <w:p w14:paraId="528D96C6" w14:textId="27E61263"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9(3)v9(5)</w:t>
            </w:r>
          </w:p>
        </w:tc>
        <w:tc>
          <w:tcPr>
            <w:tcW w:w="960" w:type="dxa"/>
          </w:tcPr>
          <w:p w14:paraId="1CDE0F3C" w14:textId="66E33E86" w:rsidR="00A036C2" w:rsidRPr="004D59C5" w:rsidRDefault="00172A3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16</w:t>
            </w:r>
          </w:p>
        </w:tc>
        <w:tc>
          <w:tcPr>
            <w:tcW w:w="2592" w:type="dxa"/>
          </w:tcPr>
          <w:p w14:paraId="0DFB3A74" w14:textId="789A77EC" w:rsidR="00A036C2" w:rsidRPr="004D59C5" w:rsidRDefault="00A036C2" w:rsidP="00CF54C2">
            <w:pPr>
              <w:spacing w:after="240" w:line="276" w:lineRule="auto"/>
              <w:jc w:val="left"/>
              <w:rPr>
                <w:rFonts w:asciiTheme="minorHAnsi" w:hAnsiTheme="minorHAnsi" w:cstheme="minorHAnsi"/>
                <w:szCs w:val="22"/>
              </w:rPr>
            </w:pPr>
            <w:r w:rsidRPr="004D59C5">
              <w:rPr>
                <w:rFonts w:asciiTheme="minorHAnsi" w:hAnsiTheme="minorHAnsi" w:cstheme="minorHAnsi"/>
                <w:szCs w:val="22"/>
              </w:rPr>
              <w:t>Step-up coupon rate</w:t>
            </w:r>
          </w:p>
        </w:tc>
        <w:tc>
          <w:tcPr>
            <w:tcW w:w="2879" w:type="dxa"/>
          </w:tcPr>
          <w:p w14:paraId="1F687585" w14:textId="77777777"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the</w:t>
            </w:r>
            <w:r w:rsidRPr="004D59C5">
              <w:rPr>
                <w:rFonts w:asciiTheme="minorHAnsi" w:hAnsiTheme="minorHAnsi" w:cstheme="minorHAnsi"/>
              </w:rPr>
              <w:t xml:space="preserve"> s</w:t>
            </w:r>
            <w:r w:rsidRPr="004D59C5">
              <w:rPr>
                <w:rFonts w:asciiTheme="minorHAnsi" w:hAnsiTheme="minorHAnsi" w:cstheme="minorHAnsi"/>
                <w:szCs w:val="22"/>
              </w:rPr>
              <w:t xml:space="preserve">tep-up coupon rate for the specified coupon payment date. </w:t>
            </w:r>
          </w:p>
          <w:p w14:paraId="72787C1C" w14:textId="77777777" w:rsidR="00A036C2" w:rsidRPr="004D59C5" w:rsidRDefault="00A036C2" w:rsidP="00CF54C2">
            <w:pPr>
              <w:pStyle w:val="Normalwithspace"/>
              <w:spacing w:before="0" w:line="276" w:lineRule="auto"/>
              <w:jc w:val="left"/>
              <w:rPr>
                <w:rFonts w:asciiTheme="minorHAnsi" w:hAnsiTheme="minorHAnsi" w:cstheme="minorHAnsi"/>
                <w:szCs w:val="22"/>
              </w:rPr>
            </w:pPr>
            <w:bookmarkStart w:id="336" w:name="_Hlk218060553"/>
            <w:r w:rsidRPr="004D59C5">
              <w:rPr>
                <w:rFonts w:asciiTheme="minorHAnsi" w:hAnsiTheme="minorHAnsi" w:cstheme="minorHAnsi"/>
                <w:szCs w:val="22"/>
              </w:rPr>
              <w:t>The same year number must share the same coupon rate value for the same security.</w:t>
            </w:r>
          </w:p>
          <w:bookmarkEnd w:id="336"/>
          <w:p w14:paraId="5408D059" w14:textId="77777777" w:rsidR="00A036C2" w:rsidRPr="004D59C5" w:rsidRDefault="00A036C2" w:rsidP="00CF54C2">
            <w:pPr>
              <w:pStyle w:val="Normalwithspace"/>
              <w:spacing w:before="0" w:line="276" w:lineRule="auto"/>
              <w:jc w:val="left"/>
              <w:rPr>
                <w:rFonts w:asciiTheme="minorHAnsi" w:hAnsiTheme="minorHAnsi" w:cstheme="minorHAnsi"/>
                <w:szCs w:val="22"/>
              </w:rPr>
            </w:pPr>
          </w:p>
          <w:p w14:paraId="79FE3CD1" w14:textId="2E1B66CD"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To be validated against the announcement records.</w:t>
            </w:r>
          </w:p>
        </w:tc>
        <w:tc>
          <w:tcPr>
            <w:tcW w:w="2936" w:type="dxa"/>
          </w:tcPr>
          <w:p w14:paraId="29702579" w14:textId="39AE4A06" w:rsidR="00A036C2" w:rsidRPr="004D59C5" w:rsidRDefault="00A036C2" w:rsidP="00CF54C2">
            <w:pPr>
              <w:spacing w:line="276" w:lineRule="auto"/>
              <w:jc w:val="left"/>
              <w:rPr>
                <w:rFonts w:asciiTheme="minorHAnsi" w:hAnsiTheme="minorHAnsi" w:cstheme="minorHAnsi"/>
                <w:szCs w:val="22"/>
              </w:rPr>
            </w:pPr>
          </w:p>
        </w:tc>
      </w:tr>
      <w:tr w:rsidR="00A036C2" w:rsidRPr="004D59C5" w14:paraId="7B191719" w14:textId="77777777" w:rsidTr="00D0282D">
        <w:tc>
          <w:tcPr>
            <w:tcW w:w="789" w:type="dxa"/>
          </w:tcPr>
          <w:p w14:paraId="0634F5BC" w14:textId="77777777" w:rsidR="00A036C2" w:rsidRPr="004D59C5" w:rsidRDefault="00A036C2" w:rsidP="00CF54C2">
            <w:pPr>
              <w:spacing w:line="276" w:lineRule="auto"/>
              <w:ind w:left="720"/>
              <w:rPr>
                <w:rFonts w:asciiTheme="minorHAnsi" w:hAnsiTheme="minorHAnsi" w:cstheme="minorHAnsi"/>
              </w:rPr>
            </w:pPr>
          </w:p>
        </w:tc>
        <w:tc>
          <w:tcPr>
            <w:tcW w:w="2611" w:type="dxa"/>
          </w:tcPr>
          <w:p w14:paraId="38C3DE9A" w14:textId="2CD0C6B0" w:rsidR="00A036C2" w:rsidRPr="004D59C5" w:rsidRDefault="00A036C2" w:rsidP="00CF54C2">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b/>
                <w:bCs/>
                <w:szCs w:val="22"/>
              </w:rPr>
              <w:t>End of record Indicator</w:t>
            </w:r>
          </w:p>
        </w:tc>
        <w:tc>
          <w:tcPr>
            <w:tcW w:w="1417" w:type="dxa"/>
          </w:tcPr>
          <w:p w14:paraId="4D3F815A" w14:textId="6CDF80D9" w:rsidR="00A036C2" w:rsidRPr="004D59C5" w:rsidRDefault="00A036C2" w:rsidP="00CF54C2">
            <w:pPr>
              <w:pStyle w:val="Normalwithspace"/>
              <w:spacing w:before="0" w:line="276" w:lineRule="auto"/>
              <w:jc w:val="left"/>
              <w:rPr>
                <w:rFonts w:asciiTheme="minorHAnsi" w:hAnsiTheme="minorHAnsi" w:cstheme="minorHAnsi"/>
                <w:szCs w:val="22"/>
              </w:rPr>
            </w:pPr>
          </w:p>
        </w:tc>
        <w:tc>
          <w:tcPr>
            <w:tcW w:w="960" w:type="dxa"/>
          </w:tcPr>
          <w:p w14:paraId="18523782" w14:textId="1CFE9BB0" w:rsidR="00A036C2" w:rsidRPr="004D59C5" w:rsidRDefault="00A036C2" w:rsidP="00CF54C2">
            <w:pPr>
              <w:pStyle w:val="Normalwithspace"/>
              <w:spacing w:before="0" w:line="276" w:lineRule="auto"/>
              <w:jc w:val="left"/>
              <w:rPr>
                <w:rFonts w:asciiTheme="minorHAnsi" w:hAnsiTheme="minorHAnsi" w:cstheme="minorHAnsi"/>
                <w:szCs w:val="22"/>
              </w:rPr>
            </w:pPr>
          </w:p>
        </w:tc>
        <w:tc>
          <w:tcPr>
            <w:tcW w:w="2592" w:type="dxa"/>
          </w:tcPr>
          <w:p w14:paraId="25283997" w14:textId="71FF3E2F" w:rsidR="00A036C2" w:rsidRPr="004D59C5" w:rsidRDefault="00A036C2" w:rsidP="00CF54C2">
            <w:pPr>
              <w:spacing w:after="240" w:line="276" w:lineRule="auto"/>
              <w:jc w:val="left"/>
              <w:rPr>
                <w:rFonts w:asciiTheme="minorHAnsi" w:hAnsiTheme="minorHAnsi" w:cstheme="minorHAnsi"/>
                <w:szCs w:val="22"/>
              </w:rPr>
            </w:pPr>
          </w:p>
        </w:tc>
        <w:tc>
          <w:tcPr>
            <w:tcW w:w="2879" w:type="dxa"/>
          </w:tcPr>
          <w:p w14:paraId="133614A6" w14:textId="33BCEDE5" w:rsidR="00A036C2" w:rsidRPr="004D59C5" w:rsidRDefault="00A036C2" w:rsidP="00CF54C2">
            <w:pPr>
              <w:pStyle w:val="Normalwithspace"/>
              <w:spacing w:before="0" w:line="276" w:lineRule="auto"/>
              <w:jc w:val="left"/>
              <w:rPr>
                <w:rFonts w:asciiTheme="minorHAnsi" w:hAnsiTheme="minorHAnsi" w:cstheme="minorHAnsi"/>
                <w:szCs w:val="22"/>
              </w:rPr>
            </w:pPr>
          </w:p>
        </w:tc>
        <w:tc>
          <w:tcPr>
            <w:tcW w:w="2936" w:type="dxa"/>
          </w:tcPr>
          <w:p w14:paraId="1CC2E006" w14:textId="77777777" w:rsidR="00A036C2" w:rsidRPr="004D59C5" w:rsidRDefault="00A036C2" w:rsidP="00CF54C2">
            <w:pPr>
              <w:spacing w:line="276" w:lineRule="auto"/>
              <w:jc w:val="left"/>
              <w:rPr>
                <w:rFonts w:asciiTheme="minorHAnsi" w:hAnsiTheme="minorHAnsi" w:cstheme="minorHAnsi"/>
                <w:szCs w:val="22"/>
              </w:rPr>
            </w:pPr>
          </w:p>
        </w:tc>
      </w:tr>
      <w:tr w:rsidR="00A036C2" w:rsidRPr="004D59C5" w14:paraId="0AFCCBAB" w14:textId="77777777" w:rsidTr="00D0282D">
        <w:tc>
          <w:tcPr>
            <w:tcW w:w="789" w:type="dxa"/>
          </w:tcPr>
          <w:p w14:paraId="4AEB62D2" w14:textId="77777777" w:rsidR="00A036C2" w:rsidRPr="004D59C5" w:rsidRDefault="00A036C2" w:rsidP="001065FE">
            <w:pPr>
              <w:pStyle w:val="ListParagraph"/>
            </w:pPr>
          </w:p>
        </w:tc>
        <w:tc>
          <w:tcPr>
            <w:tcW w:w="2611" w:type="dxa"/>
          </w:tcPr>
          <w:p w14:paraId="433ADEA4" w14:textId="2E172780"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END_REC</w:t>
            </w:r>
          </w:p>
        </w:tc>
        <w:tc>
          <w:tcPr>
            <w:tcW w:w="1417" w:type="dxa"/>
          </w:tcPr>
          <w:p w14:paraId="447C16F0" w14:textId="303668A5"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X(6)</w:t>
            </w:r>
          </w:p>
        </w:tc>
        <w:tc>
          <w:tcPr>
            <w:tcW w:w="960" w:type="dxa"/>
          </w:tcPr>
          <w:p w14:paraId="6788DB76" w14:textId="36E27711" w:rsidR="00A036C2" w:rsidRPr="004D59C5" w:rsidRDefault="00172A33"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w:t>
            </w:r>
          </w:p>
        </w:tc>
        <w:tc>
          <w:tcPr>
            <w:tcW w:w="2592" w:type="dxa"/>
          </w:tcPr>
          <w:p w14:paraId="08583BC0" w14:textId="4A1B7CCA" w:rsidR="00A036C2" w:rsidRPr="004D59C5" w:rsidRDefault="00A036C2" w:rsidP="00CF54C2">
            <w:pPr>
              <w:spacing w:after="240" w:line="276" w:lineRule="auto"/>
              <w:jc w:val="left"/>
              <w:rPr>
                <w:rFonts w:asciiTheme="minorHAnsi" w:hAnsiTheme="minorHAnsi" w:cstheme="minorHAnsi"/>
                <w:szCs w:val="22"/>
              </w:rPr>
            </w:pPr>
            <w:r w:rsidRPr="004D59C5">
              <w:rPr>
                <w:rFonts w:asciiTheme="minorHAnsi" w:hAnsiTheme="minorHAnsi" w:cstheme="minorHAnsi"/>
                <w:szCs w:val="22"/>
              </w:rPr>
              <w:t xml:space="preserve">End of record </w:t>
            </w:r>
          </w:p>
        </w:tc>
        <w:tc>
          <w:tcPr>
            <w:tcW w:w="2879" w:type="dxa"/>
          </w:tcPr>
          <w:p w14:paraId="5EFA597F" w14:textId="77777777"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‘ENDREC’.</w:t>
            </w:r>
          </w:p>
          <w:p w14:paraId="3BF8EE38" w14:textId="633A4CF2" w:rsidR="00A036C2" w:rsidRPr="004D59C5" w:rsidRDefault="00A036C2"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appear in the last line of each security record</w:t>
            </w:r>
          </w:p>
        </w:tc>
        <w:tc>
          <w:tcPr>
            <w:tcW w:w="2936" w:type="dxa"/>
          </w:tcPr>
          <w:p w14:paraId="57D7C065" w14:textId="28207C3A" w:rsidR="00A036C2" w:rsidRPr="004D59C5" w:rsidRDefault="00A036C2" w:rsidP="00CF54C2">
            <w:pPr>
              <w:keepNext/>
              <w:spacing w:line="276" w:lineRule="auto"/>
              <w:jc w:val="left"/>
              <w:rPr>
                <w:rFonts w:asciiTheme="minorHAnsi" w:hAnsiTheme="minorHAnsi" w:cstheme="minorHAnsi"/>
                <w:szCs w:val="22"/>
              </w:rPr>
            </w:pPr>
          </w:p>
        </w:tc>
      </w:tr>
    </w:tbl>
    <w:p w14:paraId="2A238F69" w14:textId="1306F0F0" w:rsidR="00A4326C" w:rsidRPr="004D59C5" w:rsidRDefault="00524C15" w:rsidP="00524C15">
      <w:pPr>
        <w:pStyle w:val="Caption"/>
        <w:rPr>
          <w:rFonts w:cstheme="minorHAnsi"/>
        </w:rPr>
      </w:pPr>
      <w:r w:rsidRPr="004D59C5">
        <w:rPr>
          <w:rFonts w:cstheme="minorHAnsi"/>
        </w:rPr>
        <w:t xml:space="preserve">Table </w:t>
      </w:r>
      <w:r w:rsidR="009C7C86" w:rsidRPr="004D59C5">
        <w:rPr>
          <w:rFonts w:cstheme="minorHAnsi"/>
        </w:rPr>
        <w:fldChar w:fldCharType="begin"/>
      </w:r>
      <w:r w:rsidR="009C7C86" w:rsidRPr="004D59C5">
        <w:rPr>
          <w:rFonts w:cstheme="minorHAnsi"/>
        </w:rPr>
        <w:instrText xml:space="preserve"> SEQ Table \* ARABIC </w:instrText>
      </w:r>
      <w:r w:rsidR="009C7C86" w:rsidRPr="004D59C5">
        <w:rPr>
          <w:rFonts w:cstheme="minorHAnsi"/>
        </w:rPr>
        <w:fldChar w:fldCharType="separate"/>
      </w:r>
      <w:r w:rsidR="007E327C">
        <w:rPr>
          <w:rFonts w:cstheme="minorHAnsi"/>
        </w:rPr>
        <w:t>19</w:t>
      </w:r>
      <w:r w:rsidR="009C7C86"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A.5 – SSB Step-up Coupon Rates File (couponrates_sbond.txt) Data Dictionary</w:t>
      </w:r>
      <w:r w:rsidRPr="004D59C5">
        <w:rPr>
          <w:rFonts w:cstheme="minorHAnsi"/>
        </w:rPr>
        <w:fldChar w:fldCharType="end"/>
      </w:r>
    </w:p>
    <w:p w14:paraId="53362C2D" w14:textId="1777DE4E" w:rsidR="00D527F7" w:rsidRPr="004D59C5" w:rsidRDefault="00D527F7" w:rsidP="005412D7">
      <w:pPr>
        <w:pStyle w:val="Heading3"/>
      </w:pPr>
      <w:bookmarkStart w:id="337" w:name="_Appendix_A.6_-"/>
      <w:bookmarkStart w:id="338" w:name="_Appendix_A.6_–"/>
      <w:bookmarkStart w:id="339" w:name="_Toc215758868"/>
      <w:bookmarkStart w:id="340" w:name="_Toc215759919"/>
      <w:bookmarkStart w:id="341" w:name="_Toc218075338"/>
      <w:bookmarkEnd w:id="337"/>
      <w:bookmarkEnd w:id="338"/>
      <w:r w:rsidRPr="004D59C5">
        <w:t>Appendix A.</w:t>
      </w:r>
      <w:r w:rsidR="00FB0D4F" w:rsidRPr="004D59C5">
        <w:t>6</w:t>
      </w:r>
      <w:r w:rsidR="00F551EF" w:rsidRPr="004D59C5">
        <w:t xml:space="preserve"> </w:t>
      </w:r>
      <w:r w:rsidR="00F551EF">
        <w:t xml:space="preserve">– </w:t>
      </w:r>
      <w:r w:rsidRPr="004D59C5">
        <w:t xml:space="preserve">SSB </w:t>
      </w:r>
      <w:r w:rsidR="0012729B" w:rsidRPr="004D59C5">
        <w:t>Allotment Results</w:t>
      </w:r>
      <w:r w:rsidRPr="004D59C5">
        <w:t xml:space="preserve"> File </w:t>
      </w:r>
      <w:r w:rsidR="005D7243">
        <w:t xml:space="preserve">(auction_sbond.txt) </w:t>
      </w:r>
      <w:r w:rsidRPr="004D59C5">
        <w:t>Data Dictionary</w:t>
      </w:r>
      <w:bookmarkEnd w:id="339"/>
      <w:bookmarkEnd w:id="340"/>
      <w:bookmarkEnd w:id="341"/>
    </w:p>
    <w:tbl>
      <w:tblPr>
        <w:tblStyle w:val="TableGrid"/>
        <w:tblW w:w="14184" w:type="dxa"/>
        <w:tblLook w:val="04A0" w:firstRow="1" w:lastRow="0" w:firstColumn="1" w:lastColumn="0" w:noHBand="0" w:noVBand="1"/>
      </w:tblPr>
      <w:tblGrid>
        <w:gridCol w:w="790"/>
        <w:gridCol w:w="2591"/>
        <w:gridCol w:w="1416"/>
        <w:gridCol w:w="960"/>
        <w:gridCol w:w="2598"/>
        <w:gridCol w:w="2891"/>
        <w:gridCol w:w="2938"/>
      </w:tblGrid>
      <w:tr w:rsidR="00004DFA" w:rsidRPr="004D59C5" w14:paraId="449447E0" w14:textId="77777777" w:rsidTr="00DB5BFA">
        <w:tc>
          <w:tcPr>
            <w:tcW w:w="790" w:type="dxa"/>
            <w:shd w:val="clear" w:color="auto" w:fill="D9D9D9" w:themeFill="background1" w:themeFillShade="D9"/>
          </w:tcPr>
          <w:p w14:paraId="69CBC5B4" w14:textId="77777777" w:rsidR="00386F06" w:rsidRPr="004D59C5" w:rsidRDefault="00386F06"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91" w:type="dxa"/>
            <w:shd w:val="clear" w:color="auto" w:fill="D9D9D9" w:themeFill="background1" w:themeFillShade="D9"/>
          </w:tcPr>
          <w:p w14:paraId="496C6714" w14:textId="77777777" w:rsidR="00386F06" w:rsidRPr="004D59C5" w:rsidRDefault="00386F06"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6" w:type="dxa"/>
            <w:shd w:val="clear" w:color="auto" w:fill="D9D9D9" w:themeFill="background1" w:themeFillShade="D9"/>
          </w:tcPr>
          <w:p w14:paraId="5EBB3831" w14:textId="77777777" w:rsidR="00386F06" w:rsidRPr="004D59C5" w:rsidRDefault="00386F06"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4F67860B" w14:textId="77777777" w:rsidR="00386F06" w:rsidRPr="004D59C5" w:rsidRDefault="00386F06"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598" w:type="dxa"/>
            <w:shd w:val="clear" w:color="auto" w:fill="D9D9D9" w:themeFill="background1" w:themeFillShade="D9"/>
          </w:tcPr>
          <w:p w14:paraId="518E3075" w14:textId="77777777" w:rsidR="00386F06" w:rsidRPr="004D59C5" w:rsidRDefault="00386F06"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2891" w:type="dxa"/>
            <w:shd w:val="clear" w:color="auto" w:fill="D9D9D9" w:themeFill="background1" w:themeFillShade="D9"/>
          </w:tcPr>
          <w:p w14:paraId="56E5D7E3" w14:textId="77777777" w:rsidR="00386F06" w:rsidRPr="004D59C5" w:rsidRDefault="00386F06"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938" w:type="dxa"/>
            <w:shd w:val="clear" w:color="auto" w:fill="D9D9D9" w:themeFill="background1" w:themeFillShade="D9"/>
          </w:tcPr>
          <w:p w14:paraId="4A980212" w14:textId="77777777" w:rsidR="00386F06" w:rsidRPr="004D59C5" w:rsidRDefault="00386F06"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004DFA" w:rsidRPr="004D59C5" w14:paraId="48A7D362" w14:textId="77777777" w:rsidTr="00DB5BFA">
        <w:tc>
          <w:tcPr>
            <w:tcW w:w="790" w:type="dxa"/>
          </w:tcPr>
          <w:p w14:paraId="07964654" w14:textId="77777777" w:rsidR="00386F06" w:rsidRPr="004D59C5" w:rsidRDefault="00386F06" w:rsidP="00CF54C2">
            <w:pPr>
              <w:spacing w:line="276" w:lineRule="auto"/>
              <w:rPr>
                <w:rFonts w:asciiTheme="minorHAnsi" w:hAnsiTheme="minorHAnsi" w:cstheme="minorHAnsi"/>
                <w:lang w:val="en-AU"/>
              </w:rPr>
            </w:pPr>
          </w:p>
        </w:tc>
        <w:tc>
          <w:tcPr>
            <w:tcW w:w="2591" w:type="dxa"/>
          </w:tcPr>
          <w:p w14:paraId="2B14B1D9" w14:textId="77777777" w:rsidR="00386F06" w:rsidRPr="004D59C5" w:rsidRDefault="00386F06"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Security Information</w:t>
            </w:r>
          </w:p>
        </w:tc>
        <w:tc>
          <w:tcPr>
            <w:tcW w:w="1416" w:type="dxa"/>
          </w:tcPr>
          <w:p w14:paraId="53F7A78D" w14:textId="77777777" w:rsidR="00386F06" w:rsidRPr="004D59C5" w:rsidRDefault="00386F06" w:rsidP="00CF54C2">
            <w:pPr>
              <w:pStyle w:val="Normalwithspace"/>
              <w:spacing w:before="0" w:line="276" w:lineRule="auto"/>
              <w:jc w:val="left"/>
              <w:rPr>
                <w:rFonts w:asciiTheme="minorHAnsi" w:hAnsiTheme="minorHAnsi" w:cstheme="minorHAnsi"/>
                <w:lang w:val="en-AU"/>
              </w:rPr>
            </w:pPr>
          </w:p>
        </w:tc>
        <w:tc>
          <w:tcPr>
            <w:tcW w:w="960" w:type="dxa"/>
          </w:tcPr>
          <w:p w14:paraId="5EE39E44" w14:textId="77777777" w:rsidR="00386F06" w:rsidRPr="004D59C5" w:rsidRDefault="00386F06" w:rsidP="00CF54C2">
            <w:pPr>
              <w:pStyle w:val="Normalwithspace"/>
              <w:spacing w:before="0" w:line="276" w:lineRule="auto"/>
              <w:jc w:val="left"/>
              <w:rPr>
                <w:rFonts w:asciiTheme="minorHAnsi" w:hAnsiTheme="minorHAnsi" w:cstheme="minorHAnsi"/>
                <w:lang w:val="en-AU"/>
              </w:rPr>
            </w:pPr>
          </w:p>
        </w:tc>
        <w:tc>
          <w:tcPr>
            <w:tcW w:w="2598" w:type="dxa"/>
          </w:tcPr>
          <w:p w14:paraId="5D3B92EF" w14:textId="77777777" w:rsidR="00386F06" w:rsidRPr="004D59C5" w:rsidRDefault="00386F06" w:rsidP="00CF54C2">
            <w:pPr>
              <w:pStyle w:val="Normalwithspace"/>
              <w:spacing w:before="0" w:line="276" w:lineRule="auto"/>
              <w:jc w:val="left"/>
              <w:rPr>
                <w:rFonts w:asciiTheme="minorHAnsi" w:hAnsiTheme="minorHAnsi" w:cstheme="minorHAnsi"/>
                <w:lang w:val="en-AU"/>
              </w:rPr>
            </w:pPr>
          </w:p>
        </w:tc>
        <w:tc>
          <w:tcPr>
            <w:tcW w:w="2891" w:type="dxa"/>
          </w:tcPr>
          <w:p w14:paraId="5180BACE" w14:textId="77777777" w:rsidR="00386F06" w:rsidRPr="004D59C5" w:rsidRDefault="00386F06" w:rsidP="00CF54C2">
            <w:pPr>
              <w:pStyle w:val="Normalwithspace"/>
              <w:spacing w:before="0" w:line="276" w:lineRule="auto"/>
              <w:jc w:val="left"/>
              <w:rPr>
                <w:rFonts w:asciiTheme="minorHAnsi" w:hAnsiTheme="minorHAnsi" w:cstheme="minorHAnsi"/>
                <w:lang w:val="en-AU"/>
              </w:rPr>
            </w:pPr>
          </w:p>
        </w:tc>
        <w:tc>
          <w:tcPr>
            <w:tcW w:w="2938" w:type="dxa"/>
          </w:tcPr>
          <w:p w14:paraId="528B64D3" w14:textId="77777777" w:rsidR="00386F06" w:rsidRPr="004D59C5" w:rsidRDefault="00386F06" w:rsidP="00CF54C2">
            <w:pPr>
              <w:pStyle w:val="Normalwithspace"/>
              <w:spacing w:before="0" w:line="276" w:lineRule="auto"/>
              <w:jc w:val="left"/>
              <w:rPr>
                <w:rFonts w:asciiTheme="minorHAnsi" w:hAnsiTheme="minorHAnsi" w:cstheme="minorHAnsi"/>
                <w:lang w:val="en-AU"/>
              </w:rPr>
            </w:pPr>
          </w:p>
        </w:tc>
      </w:tr>
      <w:tr w:rsidR="00004DFA" w:rsidRPr="004D59C5" w14:paraId="40DFFF4F" w14:textId="77777777" w:rsidTr="00DB5BFA">
        <w:tc>
          <w:tcPr>
            <w:tcW w:w="790" w:type="dxa"/>
          </w:tcPr>
          <w:p w14:paraId="6965438C" w14:textId="77777777" w:rsidR="00386F06" w:rsidRPr="004D59C5" w:rsidRDefault="00386F06" w:rsidP="001065FE">
            <w:pPr>
              <w:pStyle w:val="ListParagraph"/>
              <w:numPr>
                <w:ilvl w:val="0"/>
                <w:numId w:val="39"/>
              </w:numPr>
            </w:pPr>
          </w:p>
        </w:tc>
        <w:tc>
          <w:tcPr>
            <w:tcW w:w="2591" w:type="dxa"/>
          </w:tcPr>
          <w:p w14:paraId="6CDD2FBE" w14:textId="77777777" w:rsidR="00386F06" w:rsidRPr="004D59C5" w:rsidRDefault="00386F06"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ISIN_CODE</w:t>
            </w:r>
          </w:p>
        </w:tc>
        <w:tc>
          <w:tcPr>
            <w:tcW w:w="1416" w:type="dxa"/>
          </w:tcPr>
          <w:p w14:paraId="7C7D7CB6" w14:textId="77777777" w:rsidR="00386F06" w:rsidRPr="004D59C5" w:rsidRDefault="00386F06"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X(12)</w:t>
            </w:r>
          </w:p>
        </w:tc>
        <w:tc>
          <w:tcPr>
            <w:tcW w:w="960" w:type="dxa"/>
          </w:tcPr>
          <w:p w14:paraId="75265982" w14:textId="6303CC6F" w:rsidR="00386F06" w:rsidRPr="004D59C5" w:rsidRDefault="009C5FCC"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598" w:type="dxa"/>
          </w:tcPr>
          <w:p w14:paraId="5B44D91F" w14:textId="77777777" w:rsidR="00386F06" w:rsidRPr="004D59C5" w:rsidRDefault="00386F06"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ISIN code</w:t>
            </w:r>
          </w:p>
        </w:tc>
        <w:tc>
          <w:tcPr>
            <w:tcW w:w="2891" w:type="dxa"/>
          </w:tcPr>
          <w:p w14:paraId="7B4A4EB4" w14:textId="77777777" w:rsidR="00386F06" w:rsidRPr="004D59C5" w:rsidRDefault="00386F06"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ISIN code.</w:t>
            </w:r>
          </w:p>
        </w:tc>
        <w:tc>
          <w:tcPr>
            <w:tcW w:w="2938" w:type="dxa"/>
          </w:tcPr>
          <w:p w14:paraId="6CBA446D" w14:textId="77777777" w:rsidR="00386F06" w:rsidRPr="004D59C5" w:rsidRDefault="00386F06" w:rsidP="00CF54C2">
            <w:pPr>
              <w:pStyle w:val="Normalwithspace"/>
              <w:spacing w:before="0" w:line="276" w:lineRule="auto"/>
              <w:jc w:val="left"/>
              <w:rPr>
                <w:rFonts w:asciiTheme="minorHAnsi" w:hAnsiTheme="minorHAnsi" w:cstheme="minorHAnsi"/>
                <w:strike/>
                <w:lang w:val="en-AU"/>
              </w:rPr>
            </w:pPr>
          </w:p>
        </w:tc>
      </w:tr>
      <w:tr w:rsidR="00874AE8" w:rsidRPr="004D59C5" w14:paraId="7C6B57A1" w14:textId="77777777" w:rsidTr="00DB5BFA">
        <w:tc>
          <w:tcPr>
            <w:tcW w:w="790" w:type="dxa"/>
          </w:tcPr>
          <w:p w14:paraId="6C526153" w14:textId="77777777" w:rsidR="00874AE8" w:rsidRPr="004D59C5" w:rsidRDefault="00874AE8" w:rsidP="001065FE">
            <w:pPr>
              <w:pStyle w:val="ListParagraph"/>
            </w:pPr>
          </w:p>
        </w:tc>
        <w:tc>
          <w:tcPr>
            <w:tcW w:w="2591" w:type="dxa"/>
          </w:tcPr>
          <w:p w14:paraId="2F6C8F03" w14:textId="77777777" w:rsidR="00874AE8" w:rsidRPr="004D59C5" w:rsidRDefault="00874AE8"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ISSUE_CODE</w:t>
            </w:r>
          </w:p>
        </w:tc>
        <w:tc>
          <w:tcPr>
            <w:tcW w:w="1416" w:type="dxa"/>
          </w:tcPr>
          <w:p w14:paraId="72B72241" w14:textId="77777777" w:rsidR="00874AE8" w:rsidRPr="004D59C5" w:rsidRDefault="00874AE8"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X(8)</w:t>
            </w:r>
          </w:p>
        </w:tc>
        <w:tc>
          <w:tcPr>
            <w:tcW w:w="960" w:type="dxa"/>
          </w:tcPr>
          <w:p w14:paraId="76AA1258" w14:textId="3E8200D7" w:rsidR="00874AE8" w:rsidRPr="004D59C5" w:rsidRDefault="00C3029D"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w:t>
            </w:r>
          </w:p>
        </w:tc>
        <w:tc>
          <w:tcPr>
            <w:tcW w:w="2598" w:type="dxa"/>
          </w:tcPr>
          <w:p w14:paraId="758EA82F" w14:textId="77777777" w:rsidR="00874AE8" w:rsidRPr="004D59C5" w:rsidRDefault="00874AE8"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 xml:space="preserve">Issue code </w:t>
            </w:r>
          </w:p>
        </w:tc>
        <w:tc>
          <w:tcPr>
            <w:tcW w:w="2891" w:type="dxa"/>
          </w:tcPr>
          <w:p w14:paraId="7CD71AC4"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issue code</w:t>
            </w:r>
          </w:p>
        </w:tc>
        <w:tc>
          <w:tcPr>
            <w:tcW w:w="2938" w:type="dxa"/>
          </w:tcPr>
          <w:p w14:paraId="632ACF9B" w14:textId="77777777" w:rsidR="00874AE8" w:rsidRPr="004D59C5" w:rsidRDefault="00874AE8" w:rsidP="00CF54C2">
            <w:pPr>
              <w:spacing w:line="276" w:lineRule="auto"/>
              <w:jc w:val="left"/>
              <w:rPr>
                <w:rFonts w:asciiTheme="minorHAnsi" w:hAnsiTheme="minorHAnsi" w:cstheme="minorHAnsi"/>
                <w:strike/>
              </w:rPr>
            </w:pPr>
          </w:p>
        </w:tc>
      </w:tr>
      <w:tr w:rsidR="00874AE8" w:rsidRPr="004D59C5" w14:paraId="6DBF8F27" w14:textId="77777777" w:rsidTr="00DB5BFA">
        <w:tc>
          <w:tcPr>
            <w:tcW w:w="790" w:type="dxa"/>
          </w:tcPr>
          <w:p w14:paraId="3D0DB206" w14:textId="77777777" w:rsidR="00874AE8" w:rsidRPr="004D59C5" w:rsidRDefault="00874AE8" w:rsidP="001065FE">
            <w:pPr>
              <w:pStyle w:val="ListParagraph"/>
            </w:pPr>
          </w:p>
        </w:tc>
        <w:tc>
          <w:tcPr>
            <w:tcW w:w="2591" w:type="dxa"/>
          </w:tcPr>
          <w:p w14:paraId="517377CE" w14:textId="77777777" w:rsidR="00874AE8" w:rsidRPr="004D59C5" w:rsidRDefault="00874AE8"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ISSUE_DATE</w:t>
            </w:r>
          </w:p>
        </w:tc>
        <w:tc>
          <w:tcPr>
            <w:tcW w:w="1416" w:type="dxa"/>
          </w:tcPr>
          <w:p w14:paraId="55C7FBB1" w14:textId="3658F767" w:rsidR="00874AE8" w:rsidRPr="004D59C5" w:rsidRDefault="00353C2D" w:rsidP="00CF54C2">
            <w:pPr>
              <w:pStyle w:val="Normalwithspace"/>
              <w:spacing w:before="0" w:line="276" w:lineRule="auto"/>
              <w:jc w:val="left"/>
              <w:rPr>
                <w:rFonts w:asciiTheme="minorHAnsi" w:hAnsiTheme="minorHAnsi" w:cstheme="minorHAnsi"/>
                <w:szCs w:val="22"/>
              </w:rPr>
            </w:pPr>
            <w:commentRangeStart w:id="342"/>
            <w:ins w:id="343" w:author="Han Xie CHAI (MAS)" w:date="2026-01-14T18:04:00Z" w16du:dateUtc="2026-01-14T10:04:00Z">
              <w:r>
                <w:rPr>
                  <w:rFonts w:asciiTheme="minorHAnsi" w:hAnsiTheme="minorHAnsi" w:cstheme="minorHAnsi"/>
                  <w:szCs w:val="22"/>
                </w:rPr>
                <w:t>9</w:t>
              </w:r>
              <w:commentRangeEnd w:id="342"/>
              <w:r>
                <w:rPr>
                  <w:rStyle w:val="CommentReference"/>
                  <w:lang w:val="en-US"/>
                </w:rPr>
                <w:commentReference w:id="342"/>
              </w:r>
            </w:ins>
            <w:del w:id="344" w:author="Han Xie CHAI (MAS)" w:date="2026-01-14T18:04:00Z" w16du:dateUtc="2026-01-14T10:04:00Z">
              <w:r w:rsidR="00874AE8" w:rsidRPr="004D59C5">
                <w:rPr>
                  <w:rFonts w:asciiTheme="minorHAnsi" w:hAnsiTheme="minorHAnsi" w:cstheme="minorHAnsi"/>
                  <w:szCs w:val="22"/>
                </w:rPr>
                <w:delText>X</w:delText>
              </w:r>
            </w:del>
            <w:r w:rsidR="00874AE8" w:rsidRPr="004D59C5">
              <w:rPr>
                <w:rFonts w:asciiTheme="minorHAnsi" w:hAnsiTheme="minorHAnsi" w:cstheme="minorHAnsi"/>
                <w:szCs w:val="22"/>
              </w:rPr>
              <w:t>(8)</w:t>
            </w:r>
          </w:p>
        </w:tc>
        <w:tc>
          <w:tcPr>
            <w:tcW w:w="960" w:type="dxa"/>
          </w:tcPr>
          <w:p w14:paraId="740F97AE" w14:textId="72745C5D" w:rsidR="00874AE8" w:rsidRPr="004D59C5" w:rsidRDefault="00C3029D"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w:t>
            </w:r>
          </w:p>
        </w:tc>
        <w:tc>
          <w:tcPr>
            <w:tcW w:w="2598" w:type="dxa"/>
          </w:tcPr>
          <w:p w14:paraId="153ADB02"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Issue date</w:t>
            </w:r>
          </w:p>
        </w:tc>
        <w:tc>
          <w:tcPr>
            <w:tcW w:w="2891" w:type="dxa"/>
          </w:tcPr>
          <w:p w14:paraId="0DF0ABAE"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date in YYYYMMDD.</w:t>
            </w:r>
          </w:p>
        </w:tc>
        <w:tc>
          <w:tcPr>
            <w:tcW w:w="2938" w:type="dxa"/>
          </w:tcPr>
          <w:p w14:paraId="64F6DE6B"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43D8AFD3" w14:textId="77777777" w:rsidTr="00DB5BFA">
        <w:tc>
          <w:tcPr>
            <w:tcW w:w="790" w:type="dxa"/>
          </w:tcPr>
          <w:p w14:paraId="68E3B4AA" w14:textId="77777777" w:rsidR="00874AE8" w:rsidRPr="004D59C5" w:rsidRDefault="00874AE8" w:rsidP="001065FE">
            <w:pPr>
              <w:pStyle w:val="ListParagraph"/>
            </w:pPr>
          </w:p>
        </w:tc>
        <w:tc>
          <w:tcPr>
            <w:tcW w:w="2591" w:type="dxa"/>
          </w:tcPr>
          <w:p w14:paraId="0296D460"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REC_NUM</w:t>
            </w:r>
          </w:p>
        </w:tc>
        <w:tc>
          <w:tcPr>
            <w:tcW w:w="1416" w:type="dxa"/>
          </w:tcPr>
          <w:p w14:paraId="6F5E0897"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9(3)</w:t>
            </w:r>
          </w:p>
        </w:tc>
        <w:tc>
          <w:tcPr>
            <w:tcW w:w="960" w:type="dxa"/>
          </w:tcPr>
          <w:p w14:paraId="057C7F06" w14:textId="6BD92B8D" w:rsidR="00874AE8" w:rsidRPr="004D59C5" w:rsidRDefault="00C3029D"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32</w:t>
            </w:r>
          </w:p>
        </w:tc>
        <w:tc>
          <w:tcPr>
            <w:tcW w:w="2598" w:type="dxa"/>
          </w:tcPr>
          <w:p w14:paraId="1421BE75" w14:textId="31C66B94"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Total number of allotment details</w:t>
            </w:r>
          </w:p>
        </w:tc>
        <w:tc>
          <w:tcPr>
            <w:tcW w:w="2891" w:type="dxa"/>
          </w:tcPr>
          <w:p w14:paraId="6D944799" w14:textId="644396B1"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equal the number of repetitive lines of this batch’s allotment details</w:t>
            </w:r>
          </w:p>
        </w:tc>
        <w:tc>
          <w:tcPr>
            <w:tcW w:w="2938" w:type="dxa"/>
          </w:tcPr>
          <w:p w14:paraId="6C8BA227"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092BE260" w14:textId="77777777" w:rsidTr="00DB5BFA">
        <w:tc>
          <w:tcPr>
            <w:tcW w:w="790" w:type="dxa"/>
          </w:tcPr>
          <w:p w14:paraId="6ADDFCA7" w14:textId="77777777" w:rsidR="00874AE8" w:rsidRPr="004D59C5" w:rsidRDefault="00874AE8" w:rsidP="00CF54C2">
            <w:pPr>
              <w:spacing w:line="276" w:lineRule="auto"/>
              <w:ind w:left="720"/>
              <w:rPr>
                <w:rFonts w:asciiTheme="minorHAnsi" w:hAnsiTheme="minorHAnsi" w:cstheme="minorHAnsi"/>
                <w:lang w:val="en-AU"/>
              </w:rPr>
            </w:pPr>
          </w:p>
        </w:tc>
        <w:tc>
          <w:tcPr>
            <w:tcW w:w="2591" w:type="dxa"/>
          </w:tcPr>
          <w:p w14:paraId="61328C0D" w14:textId="7EC6D1E1"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b/>
                <w:bCs/>
                <w:szCs w:val="22"/>
              </w:rPr>
              <w:t>Repetitive Allotment Details</w:t>
            </w:r>
          </w:p>
        </w:tc>
        <w:tc>
          <w:tcPr>
            <w:tcW w:w="1416" w:type="dxa"/>
          </w:tcPr>
          <w:p w14:paraId="6B33B273" w14:textId="77777777" w:rsidR="00874AE8" w:rsidRPr="004D59C5" w:rsidRDefault="00874AE8" w:rsidP="00CF54C2">
            <w:pPr>
              <w:pStyle w:val="Normalwithspace"/>
              <w:spacing w:before="0" w:line="276" w:lineRule="auto"/>
              <w:jc w:val="left"/>
              <w:rPr>
                <w:rFonts w:asciiTheme="minorHAnsi" w:hAnsiTheme="minorHAnsi" w:cstheme="minorHAnsi"/>
                <w:szCs w:val="22"/>
              </w:rPr>
            </w:pPr>
          </w:p>
        </w:tc>
        <w:tc>
          <w:tcPr>
            <w:tcW w:w="960" w:type="dxa"/>
          </w:tcPr>
          <w:p w14:paraId="3951DCEA" w14:textId="77777777" w:rsidR="00874AE8" w:rsidRPr="004D59C5" w:rsidRDefault="00874AE8" w:rsidP="00CF54C2">
            <w:pPr>
              <w:pStyle w:val="Normalwithspace"/>
              <w:spacing w:before="0" w:line="276" w:lineRule="auto"/>
              <w:jc w:val="left"/>
              <w:rPr>
                <w:rFonts w:asciiTheme="minorHAnsi" w:hAnsiTheme="minorHAnsi" w:cstheme="minorHAnsi"/>
                <w:szCs w:val="22"/>
              </w:rPr>
            </w:pPr>
          </w:p>
        </w:tc>
        <w:tc>
          <w:tcPr>
            <w:tcW w:w="2598" w:type="dxa"/>
          </w:tcPr>
          <w:p w14:paraId="1494CFA8" w14:textId="77777777" w:rsidR="00874AE8" w:rsidRPr="004D59C5" w:rsidRDefault="00874AE8" w:rsidP="00CF54C2">
            <w:pPr>
              <w:spacing w:line="276" w:lineRule="auto"/>
              <w:jc w:val="left"/>
              <w:rPr>
                <w:rFonts w:asciiTheme="minorHAnsi" w:hAnsiTheme="minorHAnsi" w:cstheme="minorHAnsi"/>
                <w:szCs w:val="22"/>
              </w:rPr>
            </w:pPr>
          </w:p>
        </w:tc>
        <w:tc>
          <w:tcPr>
            <w:tcW w:w="2891" w:type="dxa"/>
          </w:tcPr>
          <w:p w14:paraId="2BEF20EC" w14:textId="77777777" w:rsidR="00874AE8" w:rsidRPr="004D59C5" w:rsidRDefault="00874AE8" w:rsidP="00CF54C2">
            <w:pPr>
              <w:pStyle w:val="Normalwithspace"/>
              <w:spacing w:before="0" w:line="276" w:lineRule="auto"/>
              <w:jc w:val="left"/>
              <w:rPr>
                <w:rFonts w:asciiTheme="minorHAnsi" w:hAnsiTheme="minorHAnsi" w:cstheme="minorHAnsi"/>
                <w:szCs w:val="22"/>
              </w:rPr>
            </w:pPr>
          </w:p>
        </w:tc>
        <w:tc>
          <w:tcPr>
            <w:tcW w:w="2938" w:type="dxa"/>
          </w:tcPr>
          <w:p w14:paraId="0FCEBCC1"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56BE3BF0" w14:textId="77777777" w:rsidTr="00DB5BFA">
        <w:tc>
          <w:tcPr>
            <w:tcW w:w="790" w:type="dxa"/>
          </w:tcPr>
          <w:p w14:paraId="7398416E" w14:textId="77777777" w:rsidR="00874AE8" w:rsidRPr="004D59C5" w:rsidRDefault="00874AE8" w:rsidP="001065FE">
            <w:pPr>
              <w:pStyle w:val="ListParagraph"/>
            </w:pPr>
          </w:p>
        </w:tc>
        <w:tc>
          <w:tcPr>
            <w:tcW w:w="2591" w:type="dxa"/>
          </w:tcPr>
          <w:p w14:paraId="331320E2" w14:textId="77777777" w:rsidR="00874AE8" w:rsidRPr="004D59C5" w:rsidRDefault="00874AE8" w:rsidP="00CF54C2">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szCs w:val="22"/>
              </w:rPr>
              <w:t>MBR_CODE</w:t>
            </w:r>
          </w:p>
        </w:tc>
        <w:tc>
          <w:tcPr>
            <w:tcW w:w="1416" w:type="dxa"/>
          </w:tcPr>
          <w:p w14:paraId="7FE144C1"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X(8)</w:t>
            </w:r>
          </w:p>
        </w:tc>
        <w:tc>
          <w:tcPr>
            <w:tcW w:w="960" w:type="dxa"/>
          </w:tcPr>
          <w:p w14:paraId="0017AB56" w14:textId="0568A48E" w:rsidR="00874AE8" w:rsidRPr="004D59C5" w:rsidRDefault="00C3029D"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w:t>
            </w:r>
          </w:p>
        </w:tc>
        <w:tc>
          <w:tcPr>
            <w:tcW w:w="2598" w:type="dxa"/>
          </w:tcPr>
          <w:p w14:paraId="2714A23D" w14:textId="77777777"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Member code</w:t>
            </w:r>
          </w:p>
        </w:tc>
        <w:tc>
          <w:tcPr>
            <w:tcW w:w="2891" w:type="dxa"/>
          </w:tcPr>
          <w:p w14:paraId="3348B056" w14:textId="354EEF0A"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8-character Bic code of the member.</w:t>
            </w:r>
          </w:p>
          <w:p w14:paraId="5DA0C724" w14:textId="162F652A"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This member must be a participant.</w:t>
            </w:r>
          </w:p>
        </w:tc>
        <w:tc>
          <w:tcPr>
            <w:tcW w:w="2938" w:type="dxa"/>
          </w:tcPr>
          <w:p w14:paraId="7C049467"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50E560D3" w14:textId="77777777" w:rsidTr="00DB5BFA">
        <w:tc>
          <w:tcPr>
            <w:tcW w:w="790" w:type="dxa"/>
          </w:tcPr>
          <w:p w14:paraId="5B0E3E3A" w14:textId="77777777" w:rsidR="00874AE8" w:rsidRPr="004D59C5" w:rsidRDefault="00874AE8" w:rsidP="001065FE">
            <w:pPr>
              <w:pStyle w:val="ListParagraph"/>
            </w:pPr>
          </w:p>
        </w:tc>
        <w:tc>
          <w:tcPr>
            <w:tcW w:w="2591" w:type="dxa"/>
          </w:tcPr>
          <w:p w14:paraId="4C762151"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BANK_CODE</w:t>
            </w:r>
          </w:p>
        </w:tc>
        <w:tc>
          <w:tcPr>
            <w:tcW w:w="1416" w:type="dxa"/>
          </w:tcPr>
          <w:p w14:paraId="6AE90FFE"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9(4)</w:t>
            </w:r>
          </w:p>
        </w:tc>
        <w:tc>
          <w:tcPr>
            <w:tcW w:w="960" w:type="dxa"/>
          </w:tcPr>
          <w:p w14:paraId="0A176EE0" w14:textId="4FC3B372" w:rsidR="00874AE8" w:rsidRPr="004D59C5" w:rsidRDefault="00EB5C37"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10</w:t>
            </w:r>
          </w:p>
        </w:tc>
        <w:tc>
          <w:tcPr>
            <w:tcW w:w="2598" w:type="dxa"/>
          </w:tcPr>
          <w:p w14:paraId="4005348F" w14:textId="77777777"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rPr>
              <w:t>Member’s bank code</w:t>
            </w:r>
          </w:p>
        </w:tc>
        <w:tc>
          <w:tcPr>
            <w:tcW w:w="2891" w:type="dxa"/>
          </w:tcPr>
          <w:p w14:paraId="22BE19BC" w14:textId="52C5A394"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4-digit bank code of the member.</w:t>
            </w:r>
          </w:p>
        </w:tc>
        <w:tc>
          <w:tcPr>
            <w:tcW w:w="2938" w:type="dxa"/>
          </w:tcPr>
          <w:p w14:paraId="71EDF538"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7BCE8DB5" w14:textId="77777777" w:rsidTr="00DB5BFA">
        <w:tc>
          <w:tcPr>
            <w:tcW w:w="790" w:type="dxa"/>
          </w:tcPr>
          <w:p w14:paraId="0AC065AF" w14:textId="77777777" w:rsidR="00874AE8" w:rsidRPr="004D59C5" w:rsidRDefault="00874AE8" w:rsidP="001065FE">
            <w:pPr>
              <w:pStyle w:val="ListParagraph"/>
            </w:pPr>
            <w:commentRangeStart w:id="345"/>
          </w:p>
        </w:tc>
        <w:tc>
          <w:tcPr>
            <w:tcW w:w="2591" w:type="dxa"/>
          </w:tcPr>
          <w:p w14:paraId="120994B0" w14:textId="7771DA83" w:rsidR="00874AE8" w:rsidRPr="004D59C5" w:rsidRDefault="00874AE8" w:rsidP="00CF54C2">
            <w:pPr>
              <w:pStyle w:val="Normalwithspace"/>
              <w:spacing w:before="0" w:line="276" w:lineRule="auto"/>
              <w:jc w:val="left"/>
              <w:rPr>
                <w:rFonts w:asciiTheme="minorHAnsi" w:hAnsiTheme="minorHAnsi" w:cstheme="minorHAnsi"/>
                <w:szCs w:val="22"/>
              </w:rPr>
            </w:pPr>
            <w:commentRangeStart w:id="346"/>
            <w:r w:rsidRPr="004D59C5">
              <w:rPr>
                <w:rFonts w:asciiTheme="minorHAnsi" w:hAnsiTheme="minorHAnsi" w:cstheme="minorHAnsi"/>
                <w:szCs w:val="22"/>
              </w:rPr>
              <w:t>CUSTODY_CODE</w:t>
            </w:r>
            <w:commentRangeEnd w:id="346"/>
            <w:r w:rsidR="00954B92">
              <w:rPr>
                <w:rStyle w:val="CommentReference"/>
                <w:lang w:val="en-US"/>
              </w:rPr>
              <w:commentReference w:id="346"/>
            </w:r>
          </w:p>
        </w:tc>
        <w:tc>
          <w:tcPr>
            <w:tcW w:w="1416" w:type="dxa"/>
          </w:tcPr>
          <w:p w14:paraId="1499DA90"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X(3)</w:t>
            </w:r>
          </w:p>
        </w:tc>
        <w:tc>
          <w:tcPr>
            <w:tcW w:w="960" w:type="dxa"/>
          </w:tcPr>
          <w:p w14:paraId="6D6289BF" w14:textId="6EF6A6C9" w:rsidR="00874AE8" w:rsidRPr="004D59C5" w:rsidRDefault="00EB5C37" w:rsidP="00CF54C2">
            <w:pPr>
              <w:pStyle w:val="Normalwithspace"/>
              <w:spacing w:before="0" w:line="276" w:lineRule="auto"/>
              <w:jc w:val="left"/>
              <w:rPr>
                <w:rFonts w:asciiTheme="minorHAnsi" w:hAnsiTheme="minorHAnsi" w:cstheme="minorHAnsi"/>
              </w:rPr>
            </w:pPr>
            <w:r>
              <w:rPr>
                <w:rFonts w:asciiTheme="minorHAnsi" w:hAnsiTheme="minorHAnsi" w:cstheme="minorHAnsi"/>
              </w:rPr>
              <w:t>15</w:t>
            </w:r>
          </w:p>
        </w:tc>
        <w:tc>
          <w:tcPr>
            <w:tcW w:w="2598" w:type="dxa"/>
          </w:tcPr>
          <w:p w14:paraId="784B5081" w14:textId="77777777"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rPr>
              <w:t>Member’s custody code</w:t>
            </w:r>
          </w:p>
        </w:tc>
        <w:tc>
          <w:tcPr>
            <w:tcW w:w="2891" w:type="dxa"/>
          </w:tcPr>
          <w:p w14:paraId="7C5C6942" w14:textId="2EBC7F2D"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highlight w:val="yellow"/>
              </w:rPr>
              <w:t>Must be ‘CUS’ for SSB.</w:t>
            </w:r>
            <w:commentRangeEnd w:id="345"/>
            <w:r w:rsidR="00632E0D">
              <w:rPr>
                <w:rStyle w:val="CommentReference"/>
                <w:lang w:val="en-US"/>
              </w:rPr>
              <w:commentReference w:id="345"/>
            </w:r>
          </w:p>
        </w:tc>
        <w:tc>
          <w:tcPr>
            <w:tcW w:w="2938" w:type="dxa"/>
          </w:tcPr>
          <w:p w14:paraId="32EE520D" w14:textId="79438336"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 xml:space="preserve"> </w:t>
            </w:r>
          </w:p>
        </w:tc>
      </w:tr>
      <w:tr w:rsidR="00874AE8" w:rsidRPr="004D59C5" w14:paraId="363481F7" w14:textId="77777777" w:rsidTr="00DB5BFA">
        <w:tc>
          <w:tcPr>
            <w:tcW w:w="790" w:type="dxa"/>
          </w:tcPr>
          <w:p w14:paraId="3E1F5745" w14:textId="77777777" w:rsidR="00874AE8" w:rsidRPr="004D59C5" w:rsidRDefault="00874AE8" w:rsidP="001065FE">
            <w:pPr>
              <w:pStyle w:val="ListParagraph"/>
            </w:pPr>
          </w:p>
        </w:tc>
        <w:tc>
          <w:tcPr>
            <w:tcW w:w="2591" w:type="dxa"/>
          </w:tcPr>
          <w:p w14:paraId="5363D3B2"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PRICE</w:t>
            </w:r>
          </w:p>
        </w:tc>
        <w:tc>
          <w:tcPr>
            <w:tcW w:w="1416" w:type="dxa"/>
          </w:tcPr>
          <w:p w14:paraId="37BD4781"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9(3)v9(5)</w:t>
            </w:r>
          </w:p>
        </w:tc>
        <w:tc>
          <w:tcPr>
            <w:tcW w:w="960" w:type="dxa"/>
          </w:tcPr>
          <w:p w14:paraId="736CF2A8" w14:textId="2725808A" w:rsidR="00874AE8" w:rsidRPr="004D59C5" w:rsidRDefault="00EB5C37" w:rsidP="00CF54C2">
            <w:pPr>
              <w:pStyle w:val="Normalwithspace"/>
              <w:spacing w:before="0" w:line="276" w:lineRule="auto"/>
              <w:jc w:val="left"/>
              <w:rPr>
                <w:rFonts w:asciiTheme="minorHAnsi" w:hAnsiTheme="minorHAnsi" w:cstheme="minorHAnsi"/>
              </w:rPr>
            </w:pPr>
            <w:r>
              <w:rPr>
                <w:rFonts w:asciiTheme="minorHAnsi" w:hAnsiTheme="minorHAnsi" w:cstheme="minorHAnsi"/>
              </w:rPr>
              <w:t>19</w:t>
            </w:r>
          </w:p>
        </w:tc>
        <w:tc>
          <w:tcPr>
            <w:tcW w:w="2598" w:type="dxa"/>
          </w:tcPr>
          <w:p w14:paraId="35A60C38" w14:textId="77777777"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Cutoff price for the allotted security</w:t>
            </w:r>
          </w:p>
        </w:tc>
        <w:tc>
          <w:tcPr>
            <w:tcW w:w="2891" w:type="dxa"/>
          </w:tcPr>
          <w:p w14:paraId="3E2F9D7B" w14:textId="54AEF462"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numeric with 3 digits before decimal and 5 digits after.</w:t>
            </w:r>
          </w:p>
        </w:tc>
        <w:tc>
          <w:tcPr>
            <w:tcW w:w="2938" w:type="dxa"/>
          </w:tcPr>
          <w:p w14:paraId="43B9490E"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7C81201E" w14:textId="77777777" w:rsidTr="00DB5BFA">
        <w:tc>
          <w:tcPr>
            <w:tcW w:w="790" w:type="dxa"/>
          </w:tcPr>
          <w:p w14:paraId="176ABF71" w14:textId="77777777" w:rsidR="00874AE8" w:rsidRPr="004D59C5" w:rsidRDefault="00874AE8" w:rsidP="001065FE">
            <w:pPr>
              <w:pStyle w:val="ListParagraph"/>
            </w:pPr>
          </w:p>
        </w:tc>
        <w:tc>
          <w:tcPr>
            <w:tcW w:w="2591" w:type="dxa"/>
          </w:tcPr>
          <w:p w14:paraId="753F1C4D" w14:textId="79D5F945"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NOMINAL_AMOUNT</w:t>
            </w:r>
          </w:p>
        </w:tc>
        <w:tc>
          <w:tcPr>
            <w:tcW w:w="1416" w:type="dxa"/>
          </w:tcPr>
          <w:p w14:paraId="112DB667"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9(13)</w:t>
            </w:r>
          </w:p>
        </w:tc>
        <w:tc>
          <w:tcPr>
            <w:tcW w:w="960" w:type="dxa"/>
          </w:tcPr>
          <w:p w14:paraId="21BB4DC9" w14:textId="6251D367" w:rsidR="00874AE8" w:rsidRPr="004D59C5" w:rsidRDefault="00C43EBD"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28</w:t>
            </w:r>
          </w:p>
        </w:tc>
        <w:tc>
          <w:tcPr>
            <w:tcW w:w="2598" w:type="dxa"/>
          </w:tcPr>
          <w:p w14:paraId="29A3CC9F" w14:textId="77777777"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Total nominal amount</w:t>
            </w:r>
          </w:p>
        </w:tc>
        <w:tc>
          <w:tcPr>
            <w:tcW w:w="2891" w:type="dxa"/>
          </w:tcPr>
          <w:p w14:paraId="0BEDB6DF" w14:textId="56E23096"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equal the nominal amount allotted under this member.</w:t>
            </w:r>
          </w:p>
        </w:tc>
        <w:tc>
          <w:tcPr>
            <w:tcW w:w="2938" w:type="dxa"/>
          </w:tcPr>
          <w:p w14:paraId="398D4AF3"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358FDAC5" w14:textId="77777777" w:rsidTr="00DB5BFA">
        <w:tc>
          <w:tcPr>
            <w:tcW w:w="790" w:type="dxa"/>
          </w:tcPr>
          <w:p w14:paraId="00BA28EC" w14:textId="77777777" w:rsidR="00874AE8" w:rsidRPr="004D59C5" w:rsidRDefault="00874AE8" w:rsidP="001065FE">
            <w:pPr>
              <w:pStyle w:val="ListParagraph"/>
            </w:pPr>
          </w:p>
        </w:tc>
        <w:tc>
          <w:tcPr>
            <w:tcW w:w="2591" w:type="dxa"/>
          </w:tcPr>
          <w:p w14:paraId="00C08954" w14:textId="2BBB2789"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SETTLEMENT_AMOUNT</w:t>
            </w:r>
          </w:p>
        </w:tc>
        <w:tc>
          <w:tcPr>
            <w:tcW w:w="1416" w:type="dxa"/>
          </w:tcPr>
          <w:p w14:paraId="756119B4"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9(13)v9(2)</w:t>
            </w:r>
          </w:p>
        </w:tc>
        <w:tc>
          <w:tcPr>
            <w:tcW w:w="960" w:type="dxa"/>
          </w:tcPr>
          <w:p w14:paraId="292410F4" w14:textId="72E972B6" w:rsidR="00874AE8" w:rsidRPr="004D59C5" w:rsidRDefault="00C43EBD"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42</w:t>
            </w:r>
          </w:p>
        </w:tc>
        <w:tc>
          <w:tcPr>
            <w:tcW w:w="2598" w:type="dxa"/>
          </w:tcPr>
          <w:p w14:paraId="67AB23D9" w14:textId="77777777"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Total settlement amount</w:t>
            </w:r>
          </w:p>
        </w:tc>
        <w:tc>
          <w:tcPr>
            <w:tcW w:w="2891" w:type="dxa"/>
          </w:tcPr>
          <w:p w14:paraId="2B8B396A" w14:textId="3E6ED44B"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equal the total settlement amount paid by this member.</w:t>
            </w:r>
          </w:p>
        </w:tc>
        <w:tc>
          <w:tcPr>
            <w:tcW w:w="2938" w:type="dxa"/>
          </w:tcPr>
          <w:p w14:paraId="17265B78"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1B0E4A64" w14:textId="77777777" w:rsidTr="00DB5BFA">
        <w:tc>
          <w:tcPr>
            <w:tcW w:w="790" w:type="dxa"/>
          </w:tcPr>
          <w:p w14:paraId="6AC878AD" w14:textId="77777777" w:rsidR="00874AE8" w:rsidRPr="004D59C5" w:rsidRDefault="00874AE8" w:rsidP="00CF54C2">
            <w:pPr>
              <w:spacing w:line="276" w:lineRule="auto"/>
              <w:ind w:left="720"/>
              <w:rPr>
                <w:rFonts w:asciiTheme="minorHAnsi" w:hAnsiTheme="minorHAnsi" w:cstheme="minorHAnsi"/>
                <w:lang w:val="en-AU"/>
              </w:rPr>
            </w:pPr>
          </w:p>
        </w:tc>
        <w:tc>
          <w:tcPr>
            <w:tcW w:w="2591" w:type="dxa"/>
          </w:tcPr>
          <w:p w14:paraId="27CA7F22" w14:textId="26461652"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b/>
                <w:bCs/>
                <w:szCs w:val="22"/>
              </w:rPr>
              <w:t>End of Allotment Indicator</w:t>
            </w:r>
          </w:p>
        </w:tc>
        <w:tc>
          <w:tcPr>
            <w:tcW w:w="1416" w:type="dxa"/>
          </w:tcPr>
          <w:p w14:paraId="1E7BFF9D" w14:textId="77777777" w:rsidR="00874AE8" w:rsidRPr="004D59C5" w:rsidRDefault="00874AE8" w:rsidP="00CF54C2">
            <w:pPr>
              <w:pStyle w:val="Normalwithspace"/>
              <w:spacing w:before="0" w:line="276" w:lineRule="auto"/>
              <w:jc w:val="left"/>
              <w:rPr>
                <w:rFonts w:asciiTheme="minorHAnsi" w:hAnsiTheme="minorHAnsi" w:cstheme="minorHAnsi"/>
                <w:szCs w:val="22"/>
              </w:rPr>
            </w:pPr>
          </w:p>
        </w:tc>
        <w:tc>
          <w:tcPr>
            <w:tcW w:w="960" w:type="dxa"/>
          </w:tcPr>
          <w:p w14:paraId="1609EFB9" w14:textId="77777777" w:rsidR="00874AE8" w:rsidRPr="004D59C5" w:rsidRDefault="00874AE8" w:rsidP="00CF54C2">
            <w:pPr>
              <w:pStyle w:val="Normalwithspace"/>
              <w:spacing w:before="0" w:line="276" w:lineRule="auto"/>
              <w:jc w:val="left"/>
              <w:rPr>
                <w:rFonts w:asciiTheme="minorHAnsi" w:hAnsiTheme="minorHAnsi" w:cstheme="minorHAnsi"/>
                <w:szCs w:val="22"/>
              </w:rPr>
            </w:pPr>
          </w:p>
        </w:tc>
        <w:tc>
          <w:tcPr>
            <w:tcW w:w="2598" w:type="dxa"/>
          </w:tcPr>
          <w:p w14:paraId="163E3CD7" w14:textId="77777777" w:rsidR="00874AE8" w:rsidRPr="004D59C5" w:rsidRDefault="00874AE8" w:rsidP="00CF54C2">
            <w:pPr>
              <w:spacing w:line="276" w:lineRule="auto"/>
              <w:jc w:val="left"/>
              <w:rPr>
                <w:rFonts w:asciiTheme="minorHAnsi" w:hAnsiTheme="minorHAnsi" w:cstheme="minorHAnsi"/>
                <w:szCs w:val="22"/>
              </w:rPr>
            </w:pPr>
          </w:p>
        </w:tc>
        <w:tc>
          <w:tcPr>
            <w:tcW w:w="2891" w:type="dxa"/>
          </w:tcPr>
          <w:p w14:paraId="6CB0B328" w14:textId="77777777" w:rsidR="00874AE8" w:rsidRPr="004D59C5" w:rsidRDefault="00874AE8" w:rsidP="00CF54C2">
            <w:pPr>
              <w:pStyle w:val="Normalwithspace"/>
              <w:spacing w:before="0" w:line="276" w:lineRule="auto"/>
              <w:jc w:val="left"/>
              <w:rPr>
                <w:rFonts w:asciiTheme="minorHAnsi" w:hAnsiTheme="minorHAnsi" w:cstheme="minorHAnsi"/>
                <w:szCs w:val="22"/>
              </w:rPr>
            </w:pPr>
          </w:p>
        </w:tc>
        <w:tc>
          <w:tcPr>
            <w:tcW w:w="2938" w:type="dxa"/>
          </w:tcPr>
          <w:p w14:paraId="51D6086E" w14:textId="77777777" w:rsidR="00874AE8" w:rsidRPr="004D59C5" w:rsidRDefault="00874AE8" w:rsidP="00CF54C2">
            <w:pPr>
              <w:spacing w:line="276" w:lineRule="auto"/>
              <w:jc w:val="left"/>
              <w:rPr>
                <w:rFonts w:asciiTheme="minorHAnsi" w:hAnsiTheme="minorHAnsi" w:cstheme="minorHAnsi"/>
                <w:szCs w:val="22"/>
              </w:rPr>
            </w:pPr>
          </w:p>
        </w:tc>
      </w:tr>
      <w:tr w:rsidR="00874AE8" w:rsidRPr="004D59C5" w14:paraId="42634842" w14:textId="77777777" w:rsidTr="00DB5BFA">
        <w:tc>
          <w:tcPr>
            <w:tcW w:w="790" w:type="dxa"/>
          </w:tcPr>
          <w:p w14:paraId="0E489D6C" w14:textId="77777777" w:rsidR="00874AE8" w:rsidRPr="004D59C5" w:rsidRDefault="00874AE8" w:rsidP="001065FE">
            <w:pPr>
              <w:pStyle w:val="ListParagraph"/>
            </w:pPr>
          </w:p>
        </w:tc>
        <w:tc>
          <w:tcPr>
            <w:tcW w:w="2591" w:type="dxa"/>
          </w:tcPr>
          <w:p w14:paraId="12CBE977" w14:textId="77777777" w:rsidR="00874AE8" w:rsidRPr="004D59C5" w:rsidRDefault="00874AE8" w:rsidP="00CF54C2">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szCs w:val="22"/>
              </w:rPr>
              <w:t>END_TXN</w:t>
            </w:r>
          </w:p>
        </w:tc>
        <w:tc>
          <w:tcPr>
            <w:tcW w:w="1416" w:type="dxa"/>
          </w:tcPr>
          <w:p w14:paraId="33C83AAB" w14:textId="77777777"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X(6)</w:t>
            </w:r>
          </w:p>
        </w:tc>
        <w:tc>
          <w:tcPr>
            <w:tcW w:w="960" w:type="dxa"/>
          </w:tcPr>
          <w:p w14:paraId="237F940E" w14:textId="00E2AAC7" w:rsidR="00874AE8" w:rsidRPr="004D59C5" w:rsidRDefault="00C43EBD"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1</w:t>
            </w:r>
          </w:p>
        </w:tc>
        <w:tc>
          <w:tcPr>
            <w:tcW w:w="2598" w:type="dxa"/>
          </w:tcPr>
          <w:p w14:paraId="705FA012" w14:textId="65115F72"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szCs w:val="22"/>
                <w:lang w:val="en-AU"/>
              </w:rPr>
              <w:t>End of this allotment batch</w:t>
            </w:r>
          </w:p>
        </w:tc>
        <w:tc>
          <w:tcPr>
            <w:tcW w:w="2891" w:type="dxa"/>
          </w:tcPr>
          <w:p w14:paraId="1F8CBB37" w14:textId="1530EB3B" w:rsidR="00874AE8" w:rsidRPr="004D59C5" w:rsidRDefault="00874AE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‘ENDTXN’ in the last line of this allotment batch.</w:t>
            </w:r>
          </w:p>
        </w:tc>
        <w:tc>
          <w:tcPr>
            <w:tcW w:w="2938" w:type="dxa"/>
          </w:tcPr>
          <w:p w14:paraId="74F6FD60" w14:textId="25D625BD" w:rsidR="00874AE8" w:rsidRPr="004D59C5" w:rsidRDefault="00874AE8"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While monthly SSB allotments typically generate one batch per file, multiple batches are supported if delimited by this line of ‘ENDTXN’.</w:t>
            </w:r>
          </w:p>
        </w:tc>
      </w:tr>
    </w:tbl>
    <w:p w14:paraId="75D7D388" w14:textId="66021E81" w:rsidR="00386F06" w:rsidRPr="004D59C5" w:rsidRDefault="00386F06" w:rsidP="00386F06">
      <w:pPr>
        <w:pStyle w:val="Caption"/>
        <w:rPr>
          <w:rFonts w:cstheme="minorHAnsi"/>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20</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A.6 – SSB Allotment Results File (auction_sbond.txt) Data Dictionary</w:t>
      </w:r>
      <w:r w:rsidRPr="004D59C5">
        <w:rPr>
          <w:rFonts w:cstheme="minorHAnsi"/>
        </w:rPr>
        <w:fldChar w:fldCharType="end"/>
      </w:r>
    </w:p>
    <w:p w14:paraId="13489068" w14:textId="5C070936" w:rsidR="009330CA" w:rsidRPr="004D59C5" w:rsidRDefault="009330CA" w:rsidP="00A0767E">
      <w:pPr>
        <w:pStyle w:val="Caption"/>
        <w:jc w:val="both"/>
        <w:rPr>
          <w:rFonts w:cstheme="minorHAnsi"/>
        </w:rPr>
      </w:pPr>
    </w:p>
    <w:p w14:paraId="78165571" w14:textId="0B8E31D1" w:rsidR="008F5E44" w:rsidRPr="004D59C5" w:rsidRDefault="00D527F7" w:rsidP="005412D7">
      <w:pPr>
        <w:pStyle w:val="Heading3"/>
      </w:pPr>
      <w:bookmarkStart w:id="347" w:name="_Appendix_A.7_-"/>
      <w:bookmarkStart w:id="348" w:name="_Appendix_A.7_–"/>
      <w:bookmarkStart w:id="349" w:name="_Toc215758869"/>
      <w:bookmarkStart w:id="350" w:name="_Toc215759920"/>
      <w:bookmarkStart w:id="351" w:name="_Toc218075339"/>
      <w:bookmarkEnd w:id="347"/>
      <w:bookmarkEnd w:id="348"/>
      <w:r w:rsidRPr="004D59C5">
        <w:lastRenderedPageBreak/>
        <w:t>Appendix A.</w:t>
      </w:r>
      <w:r w:rsidR="00E657BE" w:rsidRPr="004D59C5">
        <w:t>7</w:t>
      </w:r>
      <w:r w:rsidR="00F551EF" w:rsidRPr="004D59C5">
        <w:t xml:space="preserve"> </w:t>
      </w:r>
      <w:r w:rsidR="00F551EF">
        <w:t xml:space="preserve">– </w:t>
      </w:r>
      <w:r w:rsidRPr="004D59C5">
        <w:t xml:space="preserve">SSB </w:t>
      </w:r>
      <w:r w:rsidR="005B0550" w:rsidRPr="004D59C5">
        <w:t>Partial Redemption</w:t>
      </w:r>
      <w:r w:rsidRPr="004D59C5">
        <w:t xml:space="preserve"> File </w:t>
      </w:r>
      <w:r w:rsidR="005D7243">
        <w:t>(</w:t>
      </w:r>
      <w:r w:rsidR="00240762" w:rsidRPr="00240762">
        <w:t>rdmpartial_sbond.txt</w:t>
      </w:r>
      <w:r w:rsidR="005D7243">
        <w:t xml:space="preserve">) </w:t>
      </w:r>
      <w:r w:rsidRPr="004D59C5">
        <w:t>Data Dictionary</w:t>
      </w:r>
      <w:bookmarkEnd w:id="349"/>
      <w:bookmarkEnd w:id="350"/>
      <w:bookmarkEnd w:id="351"/>
    </w:p>
    <w:tbl>
      <w:tblPr>
        <w:tblStyle w:val="TableGrid"/>
        <w:tblW w:w="14184" w:type="dxa"/>
        <w:tblLook w:val="04A0" w:firstRow="1" w:lastRow="0" w:firstColumn="1" w:lastColumn="0" w:noHBand="0" w:noVBand="1"/>
      </w:tblPr>
      <w:tblGrid>
        <w:gridCol w:w="797"/>
        <w:gridCol w:w="2415"/>
        <w:gridCol w:w="1417"/>
        <w:gridCol w:w="960"/>
        <w:gridCol w:w="2647"/>
        <w:gridCol w:w="2947"/>
        <w:gridCol w:w="3001"/>
      </w:tblGrid>
      <w:tr w:rsidR="00102DBC" w:rsidRPr="004D59C5" w14:paraId="0AF93E7C" w14:textId="77777777" w:rsidTr="000B3397">
        <w:tc>
          <w:tcPr>
            <w:tcW w:w="797" w:type="dxa"/>
            <w:shd w:val="clear" w:color="auto" w:fill="D9D9D9" w:themeFill="background1" w:themeFillShade="D9"/>
          </w:tcPr>
          <w:p w14:paraId="765F9E47" w14:textId="77777777" w:rsidR="00102DBC" w:rsidRPr="004D59C5" w:rsidRDefault="00102DBC"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415" w:type="dxa"/>
            <w:shd w:val="clear" w:color="auto" w:fill="D9D9D9" w:themeFill="background1" w:themeFillShade="D9"/>
          </w:tcPr>
          <w:p w14:paraId="4D47F8D6" w14:textId="77777777" w:rsidR="00102DBC" w:rsidRPr="004D59C5" w:rsidRDefault="00102DBC"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7" w:type="dxa"/>
            <w:shd w:val="clear" w:color="auto" w:fill="D9D9D9" w:themeFill="background1" w:themeFillShade="D9"/>
          </w:tcPr>
          <w:p w14:paraId="5D220B13" w14:textId="77777777" w:rsidR="00102DBC" w:rsidRPr="004D59C5" w:rsidRDefault="00102DBC"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7E0FAFDD" w14:textId="77777777" w:rsidR="00102DBC" w:rsidRPr="004D59C5" w:rsidRDefault="00102DBC"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647" w:type="dxa"/>
            <w:shd w:val="clear" w:color="auto" w:fill="D9D9D9" w:themeFill="background1" w:themeFillShade="D9"/>
          </w:tcPr>
          <w:p w14:paraId="3ADABAEE" w14:textId="77777777" w:rsidR="00102DBC" w:rsidRPr="004D59C5" w:rsidRDefault="00102DBC"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2947" w:type="dxa"/>
            <w:shd w:val="clear" w:color="auto" w:fill="D9D9D9" w:themeFill="background1" w:themeFillShade="D9"/>
          </w:tcPr>
          <w:p w14:paraId="744209DC" w14:textId="77777777" w:rsidR="00102DBC" w:rsidRPr="004D59C5" w:rsidRDefault="00102DBC"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3001" w:type="dxa"/>
            <w:shd w:val="clear" w:color="auto" w:fill="D9D9D9" w:themeFill="background1" w:themeFillShade="D9"/>
          </w:tcPr>
          <w:p w14:paraId="24812F1D" w14:textId="77777777" w:rsidR="00102DBC" w:rsidRPr="004D59C5" w:rsidRDefault="00102DBC"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263651" w:rsidRPr="004D59C5" w14:paraId="1CD4C1FD" w14:textId="77777777" w:rsidTr="000B3397">
        <w:tc>
          <w:tcPr>
            <w:tcW w:w="797" w:type="dxa"/>
          </w:tcPr>
          <w:p w14:paraId="0B28B8D1" w14:textId="77777777" w:rsidR="00263651" w:rsidRPr="004D59C5" w:rsidRDefault="00263651" w:rsidP="001065FE">
            <w:pPr>
              <w:pStyle w:val="ListParagraph"/>
              <w:numPr>
                <w:ilvl w:val="0"/>
                <w:numId w:val="35"/>
              </w:numPr>
            </w:pPr>
          </w:p>
        </w:tc>
        <w:tc>
          <w:tcPr>
            <w:tcW w:w="2415" w:type="dxa"/>
          </w:tcPr>
          <w:p w14:paraId="3446E2A6" w14:textId="15CC15CF" w:rsidR="00263651" w:rsidRPr="004D59C5" w:rsidRDefault="00263651"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ISIN_CODE</w:t>
            </w:r>
          </w:p>
        </w:tc>
        <w:tc>
          <w:tcPr>
            <w:tcW w:w="1417" w:type="dxa"/>
          </w:tcPr>
          <w:p w14:paraId="1E71C10A" w14:textId="46CB70EA" w:rsidR="00263651" w:rsidRPr="004D59C5" w:rsidRDefault="00263651" w:rsidP="00CF54C2">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X(12)</w:t>
            </w:r>
          </w:p>
        </w:tc>
        <w:tc>
          <w:tcPr>
            <w:tcW w:w="960" w:type="dxa"/>
          </w:tcPr>
          <w:p w14:paraId="0D076218" w14:textId="77777777" w:rsidR="00263651" w:rsidRPr="004D59C5" w:rsidRDefault="00263651"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1</w:t>
            </w:r>
          </w:p>
        </w:tc>
        <w:tc>
          <w:tcPr>
            <w:tcW w:w="2647" w:type="dxa"/>
          </w:tcPr>
          <w:p w14:paraId="6F4AF4CE" w14:textId="606A62BE" w:rsidR="00263651" w:rsidRPr="004D59C5" w:rsidRDefault="00E24D8F" w:rsidP="00CF54C2">
            <w:pPr>
              <w:pStyle w:val="Normalwithspace"/>
              <w:spacing w:before="0" w:line="276" w:lineRule="auto"/>
              <w:rPr>
                <w:rFonts w:asciiTheme="minorHAnsi" w:hAnsiTheme="minorHAnsi" w:cstheme="minorHAnsi"/>
                <w:lang w:val="en-AU"/>
              </w:rPr>
            </w:pPr>
            <w:r w:rsidRPr="004D59C5">
              <w:rPr>
                <w:rFonts w:asciiTheme="minorHAnsi" w:hAnsiTheme="minorHAnsi" w:cstheme="minorHAnsi"/>
                <w:lang w:val="en-AU"/>
              </w:rPr>
              <w:t>ISIN code</w:t>
            </w:r>
          </w:p>
        </w:tc>
        <w:tc>
          <w:tcPr>
            <w:tcW w:w="2947" w:type="dxa"/>
          </w:tcPr>
          <w:p w14:paraId="299E649E" w14:textId="214D746C" w:rsidR="00263651" w:rsidRPr="004D59C5" w:rsidRDefault="002E3133"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ISIN code of SSB</w:t>
            </w:r>
          </w:p>
        </w:tc>
        <w:tc>
          <w:tcPr>
            <w:tcW w:w="3001" w:type="dxa"/>
          </w:tcPr>
          <w:p w14:paraId="3C86DCE3" w14:textId="77777777" w:rsidR="00263651" w:rsidRPr="004D59C5" w:rsidRDefault="00263651" w:rsidP="00CF54C2">
            <w:pPr>
              <w:pStyle w:val="Normalwithspace"/>
              <w:spacing w:before="0" w:line="276" w:lineRule="auto"/>
              <w:jc w:val="left"/>
              <w:rPr>
                <w:rFonts w:asciiTheme="minorHAnsi" w:hAnsiTheme="minorHAnsi" w:cstheme="minorHAnsi"/>
                <w:strike/>
                <w:lang w:val="en-AU"/>
              </w:rPr>
            </w:pPr>
          </w:p>
        </w:tc>
      </w:tr>
      <w:tr w:rsidR="00263651" w:rsidRPr="004D59C5" w14:paraId="57AFC3FD" w14:textId="77777777" w:rsidTr="000B3397">
        <w:tc>
          <w:tcPr>
            <w:tcW w:w="797" w:type="dxa"/>
          </w:tcPr>
          <w:p w14:paraId="2922D25D" w14:textId="77777777" w:rsidR="00263651" w:rsidRPr="004D59C5" w:rsidRDefault="00263651" w:rsidP="001065FE">
            <w:pPr>
              <w:pStyle w:val="ListParagraph"/>
            </w:pPr>
          </w:p>
        </w:tc>
        <w:tc>
          <w:tcPr>
            <w:tcW w:w="2415" w:type="dxa"/>
          </w:tcPr>
          <w:p w14:paraId="37ED1041" w14:textId="7BB5BD0D"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ISSUE_CODE</w:t>
            </w:r>
          </w:p>
        </w:tc>
        <w:tc>
          <w:tcPr>
            <w:tcW w:w="1417" w:type="dxa"/>
          </w:tcPr>
          <w:p w14:paraId="1C95589E" w14:textId="6EF8D14C"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X(8)</w:t>
            </w:r>
          </w:p>
        </w:tc>
        <w:tc>
          <w:tcPr>
            <w:tcW w:w="960" w:type="dxa"/>
          </w:tcPr>
          <w:p w14:paraId="2875786C" w14:textId="7FA58F5B" w:rsidR="00263651" w:rsidRPr="004D59C5" w:rsidRDefault="00263651"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14</w:t>
            </w:r>
          </w:p>
        </w:tc>
        <w:tc>
          <w:tcPr>
            <w:tcW w:w="2647" w:type="dxa"/>
          </w:tcPr>
          <w:p w14:paraId="3D99849A" w14:textId="6EDD86FA" w:rsidR="00263651" w:rsidRPr="004D59C5" w:rsidRDefault="00E24D8F"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code</w:t>
            </w:r>
          </w:p>
        </w:tc>
        <w:tc>
          <w:tcPr>
            <w:tcW w:w="2947" w:type="dxa"/>
          </w:tcPr>
          <w:p w14:paraId="4580D8B8" w14:textId="3D4FAB6D" w:rsidR="00263651" w:rsidRPr="004D59C5" w:rsidRDefault="002E3133"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Issue code of SSB</w:t>
            </w:r>
          </w:p>
        </w:tc>
        <w:tc>
          <w:tcPr>
            <w:tcW w:w="3001" w:type="dxa"/>
          </w:tcPr>
          <w:p w14:paraId="51662BEB" w14:textId="2DFF0F1C" w:rsidR="00263651" w:rsidRPr="004D59C5" w:rsidRDefault="00263651" w:rsidP="00CF54C2">
            <w:pPr>
              <w:pStyle w:val="Normalwithspace"/>
              <w:spacing w:before="0" w:line="276" w:lineRule="auto"/>
              <w:jc w:val="left"/>
              <w:rPr>
                <w:rFonts w:asciiTheme="minorHAnsi" w:hAnsiTheme="minorHAnsi" w:cstheme="minorHAnsi"/>
                <w:strike/>
                <w:lang w:val="en-AU"/>
              </w:rPr>
            </w:pPr>
          </w:p>
        </w:tc>
      </w:tr>
      <w:tr w:rsidR="00263651" w:rsidRPr="004D59C5" w14:paraId="2E5BDB42" w14:textId="77777777" w:rsidTr="000B3397">
        <w:tc>
          <w:tcPr>
            <w:tcW w:w="797" w:type="dxa"/>
          </w:tcPr>
          <w:p w14:paraId="0CFEB727" w14:textId="77777777" w:rsidR="00263651" w:rsidRPr="004D59C5" w:rsidRDefault="00263651" w:rsidP="001065FE">
            <w:pPr>
              <w:pStyle w:val="ListParagraph"/>
            </w:pPr>
          </w:p>
        </w:tc>
        <w:tc>
          <w:tcPr>
            <w:tcW w:w="2415" w:type="dxa"/>
          </w:tcPr>
          <w:p w14:paraId="22C4F869" w14:textId="155CE629"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REDEMPTION_DATE</w:t>
            </w:r>
          </w:p>
        </w:tc>
        <w:tc>
          <w:tcPr>
            <w:tcW w:w="1417" w:type="dxa"/>
          </w:tcPr>
          <w:p w14:paraId="797A922F" w14:textId="28FDE4E4" w:rsidR="00263651" w:rsidRPr="004D59C5" w:rsidRDefault="003C2569" w:rsidP="00CF54C2">
            <w:pPr>
              <w:pStyle w:val="Normalwithspace"/>
              <w:spacing w:before="0" w:line="276" w:lineRule="auto"/>
              <w:jc w:val="left"/>
              <w:rPr>
                <w:rFonts w:asciiTheme="minorHAnsi" w:hAnsiTheme="minorHAnsi" w:cstheme="minorHAnsi"/>
              </w:rPr>
            </w:pPr>
            <w:commentRangeStart w:id="352"/>
            <w:ins w:id="353" w:author="Han Xie CHAI (MAS)" w:date="2026-01-14T18:01:00Z" w16du:dateUtc="2026-01-14T10:01:00Z">
              <w:r>
                <w:rPr>
                  <w:rFonts w:asciiTheme="minorHAnsi" w:hAnsiTheme="minorHAnsi" w:cstheme="minorHAnsi"/>
                  <w:szCs w:val="22"/>
                </w:rPr>
                <w:t>9</w:t>
              </w:r>
            </w:ins>
            <w:commentRangeEnd w:id="352"/>
            <w:ins w:id="354" w:author="Han Xie CHAI (MAS)" w:date="2026-01-14T18:02:00Z" w16du:dateUtc="2026-01-14T10:02:00Z">
              <w:r>
                <w:rPr>
                  <w:rStyle w:val="CommentReference"/>
                  <w:lang w:val="en-US"/>
                </w:rPr>
                <w:commentReference w:id="352"/>
              </w:r>
            </w:ins>
            <w:del w:id="355" w:author="Han Xie CHAI (MAS)" w:date="2026-01-14T18:01:00Z" w16du:dateUtc="2026-01-14T10:01:00Z">
              <w:r w:rsidR="00263651" w:rsidRPr="004D59C5">
                <w:rPr>
                  <w:rFonts w:asciiTheme="minorHAnsi" w:hAnsiTheme="minorHAnsi" w:cstheme="minorHAnsi"/>
                  <w:szCs w:val="22"/>
                </w:rPr>
                <w:delText>X</w:delText>
              </w:r>
            </w:del>
            <w:r w:rsidR="00263651" w:rsidRPr="004D59C5">
              <w:rPr>
                <w:rFonts w:asciiTheme="minorHAnsi" w:hAnsiTheme="minorHAnsi" w:cstheme="minorHAnsi"/>
                <w:szCs w:val="22"/>
              </w:rPr>
              <w:t>(8)</w:t>
            </w:r>
          </w:p>
        </w:tc>
        <w:tc>
          <w:tcPr>
            <w:tcW w:w="960" w:type="dxa"/>
          </w:tcPr>
          <w:p w14:paraId="6E46FE32" w14:textId="0288A47A"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23</w:t>
            </w:r>
          </w:p>
        </w:tc>
        <w:tc>
          <w:tcPr>
            <w:tcW w:w="2647" w:type="dxa"/>
          </w:tcPr>
          <w:p w14:paraId="3492BE60" w14:textId="010BC222" w:rsidR="00263651" w:rsidRPr="004D59C5" w:rsidRDefault="00E24D8F" w:rsidP="00CF54C2">
            <w:pPr>
              <w:spacing w:line="276" w:lineRule="auto"/>
              <w:rPr>
                <w:rFonts w:asciiTheme="minorHAnsi" w:hAnsiTheme="minorHAnsi" w:cstheme="minorHAnsi"/>
                <w:szCs w:val="22"/>
              </w:rPr>
            </w:pPr>
            <w:r w:rsidRPr="004D59C5">
              <w:rPr>
                <w:rFonts w:asciiTheme="minorHAnsi" w:hAnsiTheme="minorHAnsi" w:cstheme="minorHAnsi"/>
                <w:szCs w:val="22"/>
              </w:rPr>
              <w:t>Redemption date</w:t>
            </w:r>
          </w:p>
        </w:tc>
        <w:tc>
          <w:tcPr>
            <w:tcW w:w="2947" w:type="dxa"/>
          </w:tcPr>
          <w:p w14:paraId="7C9E263D" w14:textId="0C1701B3" w:rsidR="00263651" w:rsidRPr="004D59C5" w:rsidRDefault="002E3133"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 xml:space="preserve">Must be a valid </w:t>
            </w:r>
            <w:commentRangeStart w:id="356"/>
            <w:r w:rsidR="00353993" w:rsidRPr="004D59C5">
              <w:rPr>
                <w:rFonts w:asciiTheme="minorHAnsi" w:hAnsiTheme="minorHAnsi" w:cstheme="minorHAnsi"/>
                <w:szCs w:val="22"/>
              </w:rPr>
              <w:t xml:space="preserve">future </w:t>
            </w:r>
            <w:commentRangeEnd w:id="356"/>
            <w:r w:rsidR="00954B92">
              <w:rPr>
                <w:rStyle w:val="CommentReference"/>
                <w:lang w:val="en-US"/>
              </w:rPr>
              <w:commentReference w:id="356"/>
            </w:r>
            <w:r w:rsidRPr="004D59C5">
              <w:rPr>
                <w:rFonts w:asciiTheme="minorHAnsi" w:hAnsiTheme="minorHAnsi" w:cstheme="minorHAnsi"/>
                <w:szCs w:val="22"/>
              </w:rPr>
              <w:t>date in YYYYMMDD format.</w:t>
            </w:r>
          </w:p>
        </w:tc>
        <w:tc>
          <w:tcPr>
            <w:tcW w:w="3001" w:type="dxa"/>
          </w:tcPr>
          <w:p w14:paraId="5A2DE94B" w14:textId="77777777" w:rsidR="00263651" w:rsidRPr="004D59C5" w:rsidRDefault="00263651" w:rsidP="00CF54C2">
            <w:pPr>
              <w:spacing w:line="276" w:lineRule="auto"/>
              <w:jc w:val="left"/>
              <w:rPr>
                <w:rFonts w:asciiTheme="minorHAnsi" w:hAnsiTheme="minorHAnsi" w:cstheme="minorHAnsi"/>
                <w:szCs w:val="22"/>
              </w:rPr>
            </w:pPr>
          </w:p>
        </w:tc>
      </w:tr>
      <w:tr w:rsidR="00263651" w:rsidRPr="004D59C5" w14:paraId="53199AE0" w14:textId="77777777" w:rsidTr="000B3397">
        <w:tc>
          <w:tcPr>
            <w:tcW w:w="797" w:type="dxa"/>
          </w:tcPr>
          <w:p w14:paraId="4EBBCF3C" w14:textId="77777777" w:rsidR="00263651" w:rsidRPr="004D59C5" w:rsidRDefault="00263651" w:rsidP="001065FE">
            <w:pPr>
              <w:pStyle w:val="ListParagraph"/>
            </w:pPr>
            <w:commentRangeStart w:id="357"/>
          </w:p>
        </w:tc>
        <w:tc>
          <w:tcPr>
            <w:tcW w:w="2415" w:type="dxa"/>
          </w:tcPr>
          <w:p w14:paraId="160A16A1" w14:textId="5ED20A6B"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MEMBER_CODE</w:t>
            </w:r>
          </w:p>
        </w:tc>
        <w:tc>
          <w:tcPr>
            <w:tcW w:w="1417" w:type="dxa"/>
          </w:tcPr>
          <w:p w14:paraId="1C12CC32" w14:textId="3EBFC0CE"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X(8)</w:t>
            </w:r>
          </w:p>
        </w:tc>
        <w:tc>
          <w:tcPr>
            <w:tcW w:w="960" w:type="dxa"/>
          </w:tcPr>
          <w:p w14:paraId="18306C5D" w14:textId="6978A0CC"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32</w:t>
            </w:r>
          </w:p>
        </w:tc>
        <w:tc>
          <w:tcPr>
            <w:tcW w:w="2647" w:type="dxa"/>
          </w:tcPr>
          <w:p w14:paraId="14B9E93B" w14:textId="0440BE52" w:rsidR="00263651" w:rsidRPr="004D59C5" w:rsidRDefault="002E3133" w:rsidP="00CF54C2">
            <w:pPr>
              <w:spacing w:line="276" w:lineRule="auto"/>
              <w:rPr>
                <w:rFonts w:asciiTheme="minorHAnsi" w:hAnsiTheme="minorHAnsi" w:cstheme="minorHAnsi"/>
              </w:rPr>
            </w:pPr>
            <w:r w:rsidRPr="004D59C5">
              <w:rPr>
                <w:rFonts w:asciiTheme="minorHAnsi" w:hAnsiTheme="minorHAnsi" w:cstheme="minorHAnsi"/>
              </w:rPr>
              <w:t>Member code</w:t>
            </w:r>
          </w:p>
        </w:tc>
        <w:tc>
          <w:tcPr>
            <w:tcW w:w="2947" w:type="dxa"/>
          </w:tcPr>
          <w:p w14:paraId="40C5AA92" w14:textId="592E3F84" w:rsidR="00263651" w:rsidRPr="004D59C5" w:rsidRDefault="002E3133" w:rsidP="00CF54C2">
            <w:pPr>
              <w:pStyle w:val="Normalwithspace"/>
              <w:spacing w:before="0" w:line="276" w:lineRule="auto"/>
              <w:jc w:val="left"/>
              <w:rPr>
                <w:rFonts w:asciiTheme="minorHAnsi" w:hAnsiTheme="minorHAnsi" w:cstheme="minorHAnsi"/>
              </w:rPr>
            </w:pPr>
            <w:commentRangeStart w:id="358"/>
            <w:r w:rsidRPr="004D59C5">
              <w:rPr>
                <w:rFonts w:asciiTheme="minorHAnsi" w:hAnsiTheme="minorHAnsi" w:cstheme="minorHAnsi"/>
              </w:rPr>
              <w:t xml:space="preserve">For Participants, must be their 8-character BIC code. </w:t>
            </w:r>
          </w:p>
          <w:p w14:paraId="3B352DD0" w14:textId="01833E07" w:rsidR="002E3133" w:rsidRPr="004D59C5" w:rsidRDefault="002E3133"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For Non-Participants, must be the 8-character member code assigned to them.</w:t>
            </w:r>
            <w:commentRangeEnd w:id="358"/>
            <w:r w:rsidR="009700DE">
              <w:rPr>
                <w:rStyle w:val="CommentReference"/>
                <w:lang w:val="en-US"/>
              </w:rPr>
              <w:commentReference w:id="358"/>
            </w:r>
          </w:p>
        </w:tc>
        <w:tc>
          <w:tcPr>
            <w:tcW w:w="3001" w:type="dxa"/>
          </w:tcPr>
          <w:p w14:paraId="022B52F1" w14:textId="77777777" w:rsidR="00263651" w:rsidRPr="004D59C5" w:rsidRDefault="00263651" w:rsidP="00CF54C2">
            <w:pPr>
              <w:spacing w:line="276" w:lineRule="auto"/>
              <w:jc w:val="left"/>
              <w:rPr>
                <w:rFonts w:asciiTheme="minorHAnsi" w:hAnsiTheme="minorHAnsi" w:cstheme="minorHAnsi"/>
                <w:szCs w:val="22"/>
              </w:rPr>
            </w:pPr>
          </w:p>
        </w:tc>
      </w:tr>
      <w:tr w:rsidR="00263651" w:rsidRPr="004D59C5" w14:paraId="7BAEFC40" w14:textId="77777777" w:rsidTr="000B3397">
        <w:tc>
          <w:tcPr>
            <w:tcW w:w="797" w:type="dxa"/>
          </w:tcPr>
          <w:p w14:paraId="1C2642C7" w14:textId="77777777" w:rsidR="00263651" w:rsidRPr="004D59C5" w:rsidRDefault="00263651" w:rsidP="001065FE">
            <w:pPr>
              <w:pStyle w:val="ListParagraph"/>
            </w:pPr>
          </w:p>
        </w:tc>
        <w:tc>
          <w:tcPr>
            <w:tcW w:w="2415" w:type="dxa"/>
          </w:tcPr>
          <w:p w14:paraId="02DC7D9A" w14:textId="0CBD9E10" w:rsidR="00263651" w:rsidRPr="004D59C5" w:rsidRDefault="00263651"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BANK_CODE</w:t>
            </w:r>
          </w:p>
        </w:tc>
        <w:tc>
          <w:tcPr>
            <w:tcW w:w="1417" w:type="dxa"/>
          </w:tcPr>
          <w:p w14:paraId="5FCB1DFD" w14:textId="08390BF1" w:rsidR="00263651" w:rsidRPr="004D59C5" w:rsidRDefault="00263651"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9(4)</w:t>
            </w:r>
          </w:p>
        </w:tc>
        <w:tc>
          <w:tcPr>
            <w:tcW w:w="960" w:type="dxa"/>
          </w:tcPr>
          <w:p w14:paraId="0E4A50BA" w14:textId="2AA30FF5"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41</w:t>
            </w:r>
          </w:p>
        </w:tc>
        <w:tc>
          <w:tcPr>
            <w:tcW w:w="2647" w:type="dxa"/>
          </w:tcPr>
          <w:p w14:paraId="5407A392" w14:textId="1B4111D6" w:rsidR="00263651" w:rsidRPr="004D59C5" w:rsidRDefault="002E3133" w:rsidP="00CF54C2">
            <w:pPr>
              <w:spacing w:line="276" w:lineRule="auto"/>
              <w:rPr>
                <w:rFonts w:asciiTheme="minorHAnsi" w:hAnsiTheme="minorHAnsi" w:cstheme="minorHAnsi"/>
                <w:szCs w:val="22"/>
              </w:rPr>
            </w:pPr>
            <w:r w:rsidRPr="004D59C5">
              <w:rPr>
                <w:rFonts w:asciiTheme="minorHAnsi" w:hAnsiTheme="minorHAnsi" w:cstheme="minorHAnsi"/>
                <w:szCs w:val="22"/>
              </w:rPr>
              <w:t>Member’s bank code</w:t>
            </w:r>
          </w:p>
        </w:tc>
        <w:tc>
          <w:tcPr>
            <w:tcW w:w="2947" w:type="dxa"/>
          </w:tcPr>
          <w:p w14:paraId="441AF420" w14:textId="51003B24" w:rsidR="00263651" w:rsidRPr="004D59C5" w:rsidRDefault="002E3133"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the valid 4-digit bank code.</w:t>
            </w:r>
            <w:commentRangeEnd w:id="357"/>
            <w:r w:rsidR="00375AF4">
              <w:rPr>
                <w:rStyle w:val="CommentReference"/>
                <w:lang w:val="en-US"/>
              </w:rPr>
              <w:commentReference w:id="357"/>
            </w:r>
          </w:p>
        </w:tc>
        <w:tc>
          <w:tcPr>
            <w:tcW w:w="3001" w:type="dxa"/>
          </w:tcPr>
          <w:p w14:paraId="59145287" w14:textId="14DB1AAD" w:rsidR="00263651" w:rsidRPr="004D59C5" w:rsidRDefault="00263651" w:rsidP="00CF54C2">
            <w:pPr>
              <w:spacing w:line="276" w:lineRule="auto"/>
              <w:jc w:val="left"/>
              <w:rPr>
                <w:rFonts w:asciiTheme="minorHAnsi" w:hAnsiTheme="minorHAnsi" w:cstheme="minorHAnsi"/>
                <w:szCs w:val="22"/>
              </w:rPr>
            </w:pPr>
          </w:p>
        </w:tc>
      </w:tr>
      <w:tr w:rsidR="00263651" w:rsidRPr="004D59C5" w14:paraId="50C33CEF" w14:textId="77777777" w:rsidTr="000B3397">
        <w:tc>
          <w:tcPr>
            <w:tcW w:w="797" w:type="dxa"/>
          </w:tcPr>
          <w:p w14:paraId="094EDD83" w14:textId="77777777" w:rsidR="00263651" w:rsidRPr="004D59C5" w:rsidRDefault="00263651" w:rsidP="001065FE">
            <w:pPr>
              <w:pStyle w:val="ListParagraph"/>
            </w:pPr>
          </w:p>
        </w:tc>
        <w:tc>
          <w:tcPr>
            <w:tcW w:w="2415" w:type="dxa"/>
          </w:tcPr>
          <w:p w14:paraId="319498AC" w14:textId="2C726614" w:rsidR="00263651" w:rsidRPr="004D59C5" w:rsidRDefault="00263651"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CUSTODY_CODE</w:t>
            </w:r>
          </w:p>
        </w:tc>
        <w:tc>
          <w:tcPr>
            <w:tcW w:w="1417" w:type="dxa"/>
          </w:tcPr>
          <w:p w14:paraId="2CB1CD29" w14:textId="3BFCA4F5" w:rsidR="00263651" w:rsidRPr="004D59C5" w:rsidRDefault="00263651"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X(3)</w:t>
            </w:r>
          </w:p>
        </w:tc>
        <w:tc>
          <w:tcPr>
            <w:tcW w:w="960" w:type="dxa"/>
          </w:tcPr>
          <w:p w14:paraId="3C186D18" w14:textId="63D67094"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46</w:t>
            </w:r>
          </w:p>
        </w:tc>
        <w:tc>
          <w:tcPr>
            <w:tcW w:w="2647" w:type="dxa"/>
          </w:tcPr>
          <w:p w14:paraId="101E0B56" w14:textId="7AD7D6AA" w:rsidR="00263651" w:rsidRPr="004D59C5" w:rsidRDefault="002E3133" w:rsidP="00CF54C2">
            <w:pPr>
              <w:spacing w:line="276" w:lineRule="auto"/>
              <w:rPr>
                <w:rFonts w:asciiTheme="minorHAnsi" w:hAnsiTheme="minorHAnsi" w:cstheme="minorHAnsi"/>
                <w:szCs w:val="22"/>
              </w:rPr>
            </w:pPr>
            <w:r w:rsidRPr="004D59C5">
              <w:rPr>
                <w:rFonts w:asciiTheme="minorHAnsi" w:hAnsiTheme="minorHAnsi" w:cstheme="minorHAnsi"/>
                <w:szCs w:val="22"/>
              </w:rPr>
              <w:t>Member’s custody code</w:t>
            </w:r>
          </w:p>
        </w:tc>
        <w:tc>
          <w:tcPr>
            <w:tcW w:w="2947" w:type="dxa"/>
          </w:tcPr>
          <w:p w14:paraId="6BA59F02" w14:textId="3E949046" w:rsidR="00263651" w:rsidRPr="004D59C5" w:rsidRDefault="002E3133" w:rsidP="00CF54C2">
            <w:pPr>
              <w:pStyle w:val="Normalwithspace"/>
              <w:spacing w:before="0" w:line="276" w:lineRule="auto"/>
              <w:jc w:val="left"/>
              <w:rPr>
                <w:rFonts w:asciiTheme="minorHAnsi" w:hAnsiTheme="minorHAnsi" w:cstheme="minorHAnsi"/>
                <w:szCs w:val="22"/>
                <w:highlight w:val="yellow"/>
              </w:rPr>
            </w:pPr>
            <w:r w:rsidRPr="004D59C5">
              <w:rPr>
                <w:rFonts w:asciiTheme="minorHAnsi" w:hAnsiTheme="minorHAnsi" w:cstheme="minorHAnsi"/>
                <w:szCs w:val="22"/>
                <w:highlight w:val="yellow"/>
              </w:rPr>
              <w:t>Must be ‘CUS’</w:t>
            </w:r>
            <w:r w:rsidR="000468E5" w:rsidRPr="004D59C5">
              <w:rPr>
                <w:rFonts w:asciiTheme="minorHAnsi" w:hAnsiTheme="minorHAnsi" w:cstheme="minorHAnsi"/>
                <w:szCs w:val="22"/>
                <w:highlight w:val="yellow"/>
              </w:rPr>
              <w:t xml:space="preserve"> for SSB</w:t>
            </w:r>
            <w:r w:rsidRPr="004D59C5">
              <w:rPr>
                <w:rFonts w:asciiTheme="minorHAnsi" w:hAnsiTheme="minorHAnsi" w:cstheme="minorHAnsi"/>
                <w:szCs w:val="22"/>
                <w:highlight w:val="yellow"/>
              </w:rPr>
              <w:t>.</w:t>
            </w:r>
          </w:p>
        </w:tc>
        <w:tc>
          <w:tcPr>
            <w:tcW w:w="3001" w:type="dxa"/>
          </w:tcPr>
          <w:p w14:paraId="4BD1F57B" w14:textId="77777777" w:rsidR="00263651" w:rsidRPr="004D59C5" w:rsidRDefault="00263651" w:rsidP="00CF54C2">
            <w:pPr>
              <w:spacing w:line="276" w:lineRule="auto"/>
              <w:jc w:val="left"/>
              <w:rPr>
                <w:rFonts w:asciiTheme="minorHAnsi" w:hAnsiTheme="minorHAnsi" w:cstheme="minorHAnsi"/>
                <w:szCs w:val="22"/>
              </w:rPr>
            </w:pPr>
          </w:p>
        </w:tc>
      </w:tr>
      <w:tr w:rsidR="00263651" w:rsidRPr="004D59C5" w14:paraId="21D867A4" w14:textId="77777777" w:rsidTr="000B3397">
        <w:tc>
          <w:tcPr>
            <w:tcW w:w="797" w:type="dxa"/>
          </w:tcPr>
          <w:p w14:paraId="377408AE" w14:textId="77777777" w:rsidR="00263651" w:rsidRPr="004D59C5" w:rsidRDefault="00263651" w:rsidP="001065FE">
            <w:pPr>
              <w:pStyle w:val="ListParagraph"/>
            </w:pPr>
          </w:p>
        </w:tc>
        <w:tc>
          <w:tcPr>
            <w:tcW w:w="2415" w:type="dxa"/>
          </w:tcPr>
          <w:p w14:paraId="797DCA2F" w14:textId="3CCAEA7E" w:rsidR="00263651" w:rsidRPr="004D59C5" w:rsidRDefault="00263651"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NOMINAL_A</w:t>
            </w:r>
            <w:r w:rsidR="008427B0" w:rsidRPr="004D59C5">
              <w:rPr>
                <w:rFonts w:asciiTheme="minorHAnsi" w:hAnsiTheme="minorHAnsi" w:cstheme="minorHAnsi"/>
                <w:szCs w:val="22"/>
              </w:rPr>
              <w:t>MOUNT</w:t>
            </w:r>
          </w:p>
        </w:tc>
        <w:tc>
          <w:tcPr>
            <w:tcW w:w="1417" w:type="dxa"/>
          </w:tcPr>
          <w:p w14:paraId="69C25825" w14:textId="1210864B" w:rsidR="00263651" w:rsidRPr="004D59C5" w:rsidRDefault="00263651"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9(13)</w:t>
            </w:r>
          </w:p>
        </w:tc>
        <w:tc>
          <w:tcPr>
            <w:tcW w:w="960" w:type="dxa"/>
          </w:tcPr>
          <w:p w14:paraId="5FBC7302" w14:textId="122DF01C"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50</w:t>
            </w:r>
          </w:p>
        </w:tc>
        <w:tc>
          <w:tcPr>
            <w:tcW w:w="2647" w:type="dxa"/>
          </w:tcPr>
          <w:p w14:paraId="5B94FF52" w14:textId="010ADDF2" w:rsidR="00263651" w:rsidRPr="004D59C5" w:rsidRDefault="002B33A3" w:rsidP="00CF54C2">
            <w:pPr>
              <w:spacing w:line="276" w:lineRule="auto"/>
              <w:rPr>
                <w:rFonts w:asciiTheme="minorHAnsi" w:hAnsiTheme="minorHAnsi" w:cstheme="minorHAnsi"/>
                <w:szCs w:val="22"/>
              </w:rPr>
            </w:pPr>
            <w:r w:rsidRPr="004D59C5">
              <w:rPr>
                <w:rFonts w:asciiTheme="minorHAnsi" w:hAnsiTheme="minorHAnsi" w:cstheme="minorHAnsi"/>
                <w:szCs w:val="22"/>
              </w:rPr>
              <w:t>Nominal amount to be redeemed</w:t>
            </w:r>
          </w:p>
        </w:tc>
        <w:tc>
          <w:tcPr>
            <w:tcW w:w="2947" w:type="dxa"/>
          </w:tcPr>
          <w:p w14:paraId="7E13E6B2" w14:textId="2A6EF37F" w:rsidR="00263651" w:rsidRPr="004D59C5" w:rsidRDefault="00263651" w:rsidP="00CF54C2">
            <w:pPr>
              <w:pStyle w:val="Normalwithspace"/>
              <w:spacing w:before="0" w:line="276" w:lineRule="auto"/>
              <w:jc w:val="left"/>
              <w:rPr>
                <w:rFonts w:asciiTheme="minorHAnsi" w:hAnsiTheme="minorHAnsi" w:cstheme="minorHAnsi"/>
              </w:rPr>
            </w:pPr>
          </w:p>
        </w:tc>
        <w:tc>
          <w:tcPr>
            <w:tcW w:w="3001" w:type="dxa"/>
          </w:tcPr>
          <w:p w14:paraId="5C8628CF" w14:textId="77777777" w:rsidR="00263651" w:rsidRPr="004D59C5" w:rsidRDefault="00263651" w:rsidP="00CF54C2">
            <w:pPr>
              <w:spacing w:line="276" w:lineRule="auto"/>
              <w:jc w:val="left"/>
              <w:rPr>
                <w:rFonts w:asciiTheme="minorHAnsi" w:hAnsiTheme="minorHAnsi" w:cstheme="minorHAnsi"/>
                <w:szCs w:val="22"/>
              </w:rPr>
            </w:pPr>
          </w:p>
        </w:tc>
      </w:tr>
      <w:tr w:rsidR="00263651" w:rsidRPr="004D59C5" w14:paraId="6369A432" w14:textId="77777777" w:rsidTr="000B3397">
        <w:tc>
          <w:tcPr>
            <w:tcW w:w="797" w:type="dxa"/>
          </w:tcPr>
          <w:p w14:paraId="7AF518D6" w14:textId="77777777" w:rsidR="00263651" w:rsidRPr="004D59C5" w:rsidRDefault="00263651" w:rsidP="001065FE">
            <w:pPr>
              <w:pStyle w:val="ListParagraph"/>
            </w:pPr>
          </w:p>
        </w:tc>
        <w:tc>
          <w:tcPr>
            <w:tcW w:w="2415" w:type="dxa"/>
          </w:tcPr>
          <w:p w14:paraId="27C6D376" w14:textId="07467410" w:rsidR="00263651" w:rsidRPr="004D59C5" w:rsidRDefault="00263651" w:rsidP="00CF54C2">
            <w:pPr>
              <w:pStyle w:val="Normalwithspace"/>
              <w:spacing w:before="0" w:line="276" w:lineRule="auto"/>
              <w:jc w:val="left"/>
              <w:rPr>
                <w:rFonts w:asciiTheme="minorHAnsi" w:hAnsiTheme="minorHAnsi" w:cstheme="minorHAnsi"/>
                <w:b/>
                <w:szCs w:val="22"/>
              </w:rPr>
            </w:pPr>
            <w:r w:rsidRPr="004D59C5">
              <w:rPr>
                <w:rFonts w:asciiTheme="minorHAnsi" w:hAnsiTheme="minorHAnsi" w:cstheme="minorHAnsi"/>
                <w:szCs w:val="22"/>
              </w:rPr>
              <w:t>CALL_PRICE</w:t>
            </w:r>
          </w:p>
        </w:tc>
        <w:tc>
          <w:tcPr>
            <w:tcW w:w="1417" w:type="dxa"/>
          </w:tcPr>
          <w:p w14:paraId="11AB2A51" w14:textId="151BA922" w:rsidR="00263651" w:rsidRPr="004D59C5" w:rsidRDefault="00263651"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9(3)v9(5)</w:t>
            </w:r>
          </w:p>
        </w:tc>
        <w:tc>
          <w:tcPr>
            <w:tcW w:w="960" w:type="dxa"/>
          </w:tcPr>
          <w:p w14:paraId="6E830DBC" w14:textId="75FCAA84" w:rsidR="00263651" w:rsidRPr="004D59C5" w:rsidRDefault="00263651" w:rsidP="00CF54C2">
            <w:pPr>
              <w:pStyle w:val="Normalwithspace"/>
              <w:spacing w:before="0" w:line="276" w:lineRule="auto"/>
              <w:jc w:val="left"/>
              <w:rPr>
                <w:rFonts w:asciiTheme="minorHAnsi" w:hAnsiTheme="minorHAnsi" w:cstheme="minorHAnsi"/>
              </w:rPr>
            </w:pPr>
            <w:r w:rsidRPr="004D59C5">
              <w:rPr>
                <w:rFonts w:asciiTheme="minorHAnsi" w:hAnsiTheme="minorHAnsi" w:cstheme="minorHAnsi"/>
              </w:rPr>
              <w:t>64</w:t>
            </w:r>
          </w:p>
        </w:tc>
        <w:tc>
          <w:tcPr>
            <w:tcW w:w="2647" w:type="dxa"/>
          </w:tcPr>
          <w:p w14:paraId="34B2DADC" w14:textId="18FCF1A7" w:rsidR="00263651" w:rsidRPr="004D59C5" w:rsidRDefault="000563E5" w:rsidP="00CF54C2">
            <w:pPr>
              <w:spacing w:line="276" w:lineRule="auto"/>
              <w:rPr>
                <w:rFonts w:asciiTheme="minorHAnsi" w:hAnsiTheme="minorHAnsi" w:cstheme="minorHAnsi"/>
                <w:szCs w:val="22"/>
              </w:rPr>
            </w:pPr>
            <w:commentRangeStart w:id="359"/>
            <w:r w:rsidRPr="004D59C5">
              <w:rPr>
                <w:rFonts w:asciiTheme="minorHAnsi" w:hAnsiTheme="minorHAnsi" w:cstheme="minorHAnsi"/>
                <w:szCs w:val="22"/>
              </w:rPr>
              <w:t>Call price per lot</w:t>
            </w:r>
            <w:commentRangeEnd w:id="359"/>
            <w:r w:rsidR="00954B92">
              <w:rPr>
                <w:rStyle w:val="CommentReference"/>
                <w:lang w:val="en-US"/>
              </w:rPr>
              <w:commentReference w:id="359"/>
            </w:r>
          </w:p>
        </w:tc>
        <w:tc>
          <w:tcPr>
            <w:tcW w:w="2947" w:type="dxa"/>
          </w:tcPr>
          <w:p w14:paraId="4C83039C" w14:textId="7D80180A" w:rsidR="00263651" w:rsidRPr="004D59C5" w:rsidRDefault="00263651" w:rsidP="00CF54C2">
            <w:pPr>
              <w:pStyle w:val="Normalwithspace"/>
              <w:spacing w:before="0" w:line="276" w:lineRule="auto"/>
              <w:jc w:val="left"/>
              <w:rPr>
                <w:rFonts w:asciiTheme="minorHAnsi" w:hAnsiTheme="minorHAnsi" w:cstheme="minorHAnsi"/>
                <w:szCs w:val="22"/>
              </w:rPr>
            </w:pPr>
          </w:p>
        </w:tc>
        <w:tc>
          <w:tcPr>
            <w:tcW w:w="3001" w:type="dxa"/>
          </w:tcPr>
          <w:p w14:paraId="592E61C5" w14:textId="77777777" w:rsidR="00263651" w:rsidRPr="004D59C5" w:rsidRDefault="00263651" w:rsidP="00CF54C2">
            <w:pPr>
              <w:spacing w:line="276" w:lineRule="auto"/>
              <w:jc w:val="left"/>
              <w:rPr>
                <w:rFonts w:asciiTheme="minorHAnsi" w:hAnsiTheme="minorHAnsi" w:cstheme="minorHAnsi"/>
                <w:szCs w:val="22"/>
              </w:rPr>
            </w:pPr>
          </w:p>
        </w:tc>
      </w:tr>
    </w:tbl>
    <w:p w14:paraId="590A0CD0" w14:textId="302B34E0" w:rsidR="00F524AB" w:rsidRPr="004D59C5" w:rsidRDefault="00C22643" w:rsidP="00C22643">
      <w:pPr>
        <w:pStyle w:val="Caption"/>
        <w:rPr>
          <w:rFonts w:cstheme="minorHAnsi"/>
          <w:lang w:val="en-AU"/>
        </w:rPr>
      </w:pPr>
      <w:r w:rsidRPr="004D59C5">
        <w:rPr>
          <w:rFonts w:cstheme="minorHAnsi"/>
        </w:rPr>
        <w:t xml:space="preserve">Table </w:t>
      </w:r>
      <w:r w:rsidR="009C7C86" w:rsidRPr="004D59C5">
        <w:rPr>
          <w:rFonts w:cstheme="minorHAnsi"/>
        </w:rPr>
        <w:fldChar w:fldCharType="begin"/>
      </w:r>
      <w:r w:rsidR="009C7C86" w:rsidRPr="004D59C5">
        <w:rPr>
          <w:rFonts w:cstheme="minorHAnsi"/>
        </w:rPr>
        <w:instrText xml:space="preserve"> SEQ Table \* ARABIC </w:instrText>
      </w:r>
      <w:r w:rsidR="009C7C86" w:rsidRPr="004D59C5">
        <w:rPr>
          <w:rFonts w:cstheme="minorHAnsi"/>
        </w:rPr>
        <w:fldChar w:fldCharType="separate"/>
      </w:r>
      <w:r w:rsidR="007E327C">
        <w:rPr>
          <w:rFonts w:cstheme="minorHAnsi"/>
        </w:rPr>
        <w:t>21</w:t>
      </w:r>
      <w:r w:rsidR="009C7C86"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A.7 – SSB Partial Redemption File (rdmpartial_sbond.txt) Data Dictionary</w:t>
      </w:r>
      <w:r w:rsidRPr="004D59C5">
        <w:rPr>
          <w:rFonts w:cstheme="minorHAnsi"/>
        </w:rPr>
        <w:fldChar w:fldCharType="end"/>
      </w:r>
    </w:p>
    <w:p w14:paraId="76D94AAE" w14:textId="77777777" w:rsidR="00C4554B" w:rsidRPr="004D59C5" w:rsidRDefault="00C4554B" w:rsidP="00C4554B">
      <w:pPr>
        <w:pStyle w:val="Normalwithspace"/>
        <w:jc w:val="left"/>
        <w:rPr>
          <w:rFonts w:asciiTheme="minorHAnsi" w:hAnsiTheme="minorHAnsi" w:cstheme="minorHAnsi"/>
        </w:rPr>
      </w:pPr>
    </w:p>
    <w:p w14:paraId="5016274C" w14:textId="782C8786" w:rsidR="00C4554B" w:rsidRPr="004D59C5" w:rsidRDefault="00C4554B" w:rsidP="005412D7">
      <w:pPr>
        <w:pStyle w:val="Heading3"/>
      </w:pPr>
      <w:bookmarkStart w:id="360" w:name="_Appendix_A.8_-"/>
      <w:bookmarkStart w:id="361" w:name="_Appendix_A.8_–"/>
      <w:bookmarkStart w:id="362" w:name="_Toc218075340"/>
      <w:bookmarkEnd w:id="360"/>
      <w:bookmarkEnd w:id="361"/>
      <w:r w:rsidRPr="004D59C5">
        <w:t xml:space="preserve">Appendix A.8 </w:t>
      </w:r>
      <w:r w:rsidR="008C00C6" w:rsidRPr="004D59C5">
        <w:t>–</w:t>
      </w:r>
      <w:r w:rsidRPr="004D59C5">
        <w:t xml:space="preserve"> </w:t>
      </w:r>
      <w:r w:rsidR="008C00C6" w:rsidRPr="004D59C5">
        <w:t>Daily Bank List File</w:t>
      </w:r>
      <w:r w:rsidRPr="004D59C5">
        <w:t xml:space="preserve"> </w:t>
      </w:r>
      <w:r w:rsidR="000A3217">
        <w:t xml:space="preserve">(bank.txt) </w:t>
      </w:r>
      <w:r w:rsidRPr="004D59C5">
        <w:t>Data Dictionary</w:t>
      </w:r>
      <w:bookmarkEnd w:id="362"/>
    </w:p>
    <w:tbl>
      <w:tblPr>
        <w:tblStyle w:val="TableGrid"/>
        <w:tblW w:w="14184" w:type="dxa"/>
        <w:tblLook w:val="04A0" w:firstRow="1" w:lastRow="0" w:firstColumn="1" w:lastColumn="0" w:noHBand="0" w:noVBand="1"/>
      </w:tblPr>
      <w:tblGrid>
        <w:gridCol w:w="791"/>
        <w:gridCol w:w="2517"/>
        <w:gridCol w:w="1417"/>
        <w:gridCol w:w="960"/>
        <w:gridCol w:w="2624"/>
        <w:gridCol w:w="2908"/>
        <w:gridCol w:w="2967"/>
      </w:tblGrid>
      <w:tr w:rsidR="000C1275" w:rsidRPr="004D59C5" w14:paraId="0B415CB7" w14:textId="77777777" w:rsidTr="005655A5">
        <w:tc>
          <w:tcPr>
            <w:tcW w:w="791" w:type="dxa"/>
            <w:shd w:val="clear" w:color="auto" w:fill="D9D9D9" w:themeFill="background1" w:themeFillShade="D9"/>
          </w:tcPr>
          <w:p w14:paraId="2DC16879" w14:textId="77777777" w:rsidR="000C1275" w:rsidRPr="004D59C5" w:rsidRDefault="000C1275"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17" w:type="dxa"/>
            <w:shd w:val="clear" w:color="auto" w:fill="D9D9D9" w:themeFill="background1" w:themeFillShade="D9"/>
          </w:tcPr>
          <w:p w14:paraId="6FD1B362" w14:textId="77777777" w:rsidR="000C1275" w:rsidRPr="004D59C5" w:rsidRDefault="000C1275"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7" w:type="dxa"/>
            <w:shd w:val="clear" w:color="auto" w:fill="D9D9D9" w:themeFill="background1" w:themeFillShade="D9"/>
          </w:tcPr>
          <w:p w14:paraId="5ADBB71A" w14:textId="77777777" w:rsidR="000C1275" w:rsidRPr="004D59C5" w:rsidRDefault="000C1275"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3A0C4E11" w14:textId="77777777" w:rsidR="000C1275" w:rsidRPr="004D59C5" w:rsidRDefault="000C1275"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624" w:type="dxa"/>
            <w:shd w:val="clear" w:color="auto" w:fill="D9D9D9" w:themeFill="background1" w:themeFillShade="D9"/>
          </w:tcPr>
          <w:p w14:paraId="051BB20E" w14:textId="77777777" w:rsidR="000C1275" w:rsidRPr="004D59C5" w:rsidRDefault="000C1275"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2908" w:type="dxa"/>
            <w:shd w:val="clear" w:color="auto" w:fill="D9D9D9" w:themeFill="background1" w:themeFillShade="D9"/>
          </w:tcPr>
          <w:p w14:paraId="128A6854" w14:textId="77777777" w:rsidR="000C1275" w:rsidRPr="004D59C5" w:rsidRDefault="000C1275"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967" w:type="dxa"/>
            <w:shd w:val="clear" w:color="auto" w:fill="D9D9D9" w:themeFill="background1" w:themeFillShade="D9"/>
          </w:tcPr>
          <w:p w14:paraId="62D11C8E" w14:textId="77777777" w:rsidR="000C1275" w:rsidRPr="004D59C5" w:rsidRDefault="000C1275" w:rsidP="00CF54C2">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0C1275" w:rsidRPr="004D59C5" w14:paraId="41BCD60E" w14:textId="77777777" w:rsidTr="005655A5">
        <w:tc>
          <w:tcPr>
            <w:tcW w:w="791" w:type="dxa"/>
          </w:tcPr>
          <w:p w14:paraId="372E2C08" w14:textId="77777777" w:rsidR="000C1275" w:rsidRPr="004D59C5" w:rsidRDefault="000C1275" w:rsidP="001065FE">
            <w:pPr>
              <w:pStyle w:val="ListParagraph"/>
              <w:numPr>
                <w:ilvl w:val="0"/>
                <w:numId w:val="34"/>
              </w:numPr>
            </w:pPr>
          </w:p>
        </w:tc>
        <w:tc>
          <w:tcPr>
            <w:tcW w:w="2517" w:type="dxa"/>
          </w:tcPr>
          <w:p w14:paraId="015BF378" w14:textId="4DA30691" w:rsidR="000C1275" w:rsidRPr="004D59C5" w:rsidRDefault="00FE21D5" w:rsidP="00CF54C2">
            <w:pPr>
              <w:pStyle w:val="Normalwithspace"/>
              <w:spacing w:before="0" w:line="276" w:lineRule="auto"/>
              <w:jc w:val="left"/>
              <w:rPr>
                <w:rFonts w:asciiTheme="minorHAnsi" w:hAnsiTheme="minorHAnsi" w:cstheme="minorHAnsi"/>
                <w:szCs w:val="22"/>
                <w:lang w:val="en-AU"/>
              </w:rPr>
            </w:pPr>
            <w:commentRangeStart w:id="363"/>
            <w:r w:rsidRPr="004D59C5">
              <w:rPr>
                <w:rFonts w:asciiTheme="minorHAnsi" w:hAnsiTheme="minorHAnsi" w:cstheme="minorHAnsi"/>
                <w:szCs w:val="22"/>
              </w:rPr>
              <w:t>BANK_CODE</w:t>
            </w:r>
            <w:commentRangeEnd w:id="363"/>
            <w:r w:rsidR="00C2492F">
              <w:rPr>
                <w:rStyle w:val="CommentReference"/>
                <w:lang w:val="en-US"/>
              </w:rPr>
              <w:commentReference w:id="363"/>
            </w:r>
          </w:p>
        </w:tc>
        <w:tc>
          <w:tcPr>
            <w:tcW w:w="1417" w:type="dxa"/>
          </w:tcPr>
          <w:p w14:paraId="3F97FDCA" w14:textId="4722F916" w:rsidR="000C1275" w:rsidRPr="004D59C5" w:rsidRDefault="00044902"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9</w:t>
            </w:r>
            <w:r w:rsidR="000C1275" w:rsidRPr="004D59C5">
              <w:rPr>
                <w:rFonts w:asciiTheme="minorHAnsi" w:hAnsiTheme="minorHAnsi" w:cstheme="minorHAnsi"/>
                <w:szCs w:val="22"/>
              </w:rPr>
              <w:t>(</w:t>
            </w:r>
            <w:r w:rsidRPr="004D59C5">
              <w:rPr>
                <w:rFonts w:asciiTheme="minorHAnsi" w:hAnsiTheme="minorHAnsi" w:cstheme="minorHAnsi"/>
                <w:szCs w:val="22"/>
              </w:rPr>
              <w:t>4</w:t>
            </w:r>
            <w:r w:rsidR="000C1275" w:rsidRPr="004D59C5">
              <w:rPr>
                <w:rFonts w:asciiTheme="minorHAnsi" w:hAnsiTheme="minorHAnsi" w:cstheme="minorHAnsi"/>
                <w:szCs w:val="22"/>
              </w:rPr>
              <w:t>)</w:t>
            </w:r>
          </w:p>
        </w:tc>
        <w:tc>
          <w:tcPr>
            <w:tcW w:w="960" w:type="dxa"/>
          </w:tcPr>
          <w:p w14:paraId="44EFF4E4" w14:textId="77777777" w:rsidR="000C1275" w:rsidRPr="004D59C5" w:rsidRDefault="000C1275"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1</w:t>
            </w:r>
          </w:p>
        </w:tc>
        <w:tc>
          <w:tcPr>
            <w:tcW w:w="2624" w:type="dxa"/>
          </w:tcPr>
          <w:p w14:paraId="4492B136" w14:textId="450AC6BA" w:rsidR="000C1275" w:rsidRPr="004D59C5" w:rsidRDefault="00207768"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Bank code</w:t>
            </w:r>
          </w:p>
        </w:tc>
        <w:tc>
          <w:tcPr>
            <w:tcW w:w="2908" w:type="dxa"/>
          </w:tcPr>
          <w:p w14:paraId="4AA52B0D" w14:textId="3617F821" w:rsidR="000C1275" w:rsidRPr="004D59C5" w:rsidRDefault="00207768"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4-digit bank code.</w:t>
            </w:r>
          </w:p>
        </w:tc>
        <w:tc>
          <w:tcPr>
            <w:tcW w:w="2967" w:type="dxa"/>
          </w:tcPr>
          <w:p w14:paraId="3D7161AC" w14:textId="59F89504" w:rsidR="000C1275" w:rsidRPr="004D59C5" w:rsidRDefault="00D93385"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e.g. </w:t>
            </w:r>
            <w:r w:rsidR="00207768" w:rsidRPr="004D59C5">
              <w:rPr>
                <w:rFonts w:asciiTheme="minorHAnsi" w:hAnsiTheme="minorHAnsi" w:cstheme="minorHAnsi"/>
                <w:szCs w:val="22"/>
                <w:lang w:val="en-AU"/>
              </w:rPr>
              <w:t>2500 for MAS.</w:t>
            </w:r>
          </w:p>
        </w:tc>
      </w:tr>
      <w:tr w:rsidR="00F24950" w:rsidRPr="004D59C5" w14:paraId="50483416" w14:textId="77777777" w:rsidTr="005655A5">
        <w:tc>
          <w:tcPr>
            <w:tcW w:w="791" w:type="dxa"/>
          </w:tcPr>
          <w:p w14:paraId="046CB75F" w14:textId="77777777" w:rsidR="00F24950" w:rsidRPr="004D59C5" w:rsidRDefault="00F24950" w:rsidP="001065FE">
            <w:pPr>
              <w:pStyle w:val="ListParagraph"/>
            </w:pPr>
          </w:p>
        </w:tc>
        <w:tc>
          <w:tcPr>
            <w:tcW w:w="2517" w:type="dxa"/>
          </w:tcPr>
          <w:p w14:paraId="59C37AA5" w14:textId="366C55A8"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BANK_NAME</w:t>
            </w:r>
          </w:p>
        </w:tc>
        <w:tc>
          <w:tcPr>
            <w:tcW w:w="1417" w:type="dxa"/>
          </w:tcPr>
          <w:p w14:paraId="3B45028E" w14:textId="26588331"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X(40)</w:t>
            </w:r>
          </w:p>
        </w:tc>
        <w:tc>
          <w:tcPr>
            <w:tcW w:w="960" w:type="dxa"/>
          </w:tcPr>
          <w:p w14:paraId="617FC9AA" w14:textId="397365F3" w:rsidR="00F24950" w:rsidRPr="004D59C5" w:rsidRDefault="00F57F1C"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5</w:t>
            </w:r>
          </w:p>
        </w:tc>
        <w:tc>
          <w:tcPr>
            <w:tcW w:w="2624" w:type="dxa"/>
          </w:tcPr>
          <w:p w14:paraId="7E6874EB" w14:textId="758D99FA" w:rsidR="00F24950" w:rsidRPr="004D59C5" w:rsidRDefault="00F24950"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Member’s name</w:t>
            </w:r>
          </w:p>
        </w:tc>
        <w:tc>
          <w:tcPr>
            <w:tcW w:w="2908" w:type="dxa"/>
          </w:tcPr>
          <w:p w14:paraId="085A465F" w14:textId="4D5AB594" w:rsidR="00F24950" w:rsidRPr="004D59C5" w:rsidRDefault="00F24950"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No hard validation.</w:t>
            </w:r>
          </w:p>
        </w:tc>
        <w:tc>
          <w:tcPr>
            <w:tcW w:w="2967" w:type="dxa"/>
          </w:tcPr>
          <w:p w14:paraId="6437EB3B" w14:textId="40C86467" w:rsidR="00F24950" w:rsidRPr="004D59C5" w:rsidRDefault="00F24950" w:rsidP="00CF54C2">
            <w:pPr>
              <w:spacing w:line="276" w:lineRule="auto"/>
              <w:jc w:val="left"/>
              <w:rPr>
                <w:rFonts w:asciiTheme="minorHAnsi" w:hAnsiTheme="minorHAnsi" w:cstheme="minorHAnsi"/>
                <w:szCs w:val="22"/>
              </w:rPr>
            </w:pPr>
          </w:p>
        </w:tc>
      </w:tr>
      <w:tr w:rsidR="00F24950" w:rsidRPr="004D59C5" w14:paraId="4FB080BE" w14:textId="77777777" w:rsidTr="005655A5">
        <w:tc>
          <w:tcPr>
            <w:tcW w:w="791" w:type="dxa"/>
          </w:tcPr>
          <w:p w14:paraId="5D39078F" w14:textId="77777777" w:rsidR="00F24950" w:rsidRPr="004D59C5" w:rsidRDefault="00F24950" w:rsidP="001065FE">
            <w:pPr>
              <w:pStyle w:val="ListParagraph"/>
            </w:pPr>
          </w:p>
        </w:tc>
        <w:tc>
          <w:tcPr>
            <w:tcW w:w="2517" w:type="dxa"/>
          </w:tcPr>
          <w:p w14:paraId="6FE3E7D7" w14:textId="3520C54C"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BANK_SHORTNAME</w:t>
            </w:r>
          </w:p>
        </w:tc>
        <w:tc>
          <w:tcPr>
            <w:tcW w:w="1417" w:type="dxa"/>
          </w:tcPr>
          <w:p w14:paraId="15421CB8" w14:textId="535CC67D"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X(15)</w:t>
            </w:r>
          </w:p>
        </w:tc>
        <w:tc>
          <w:tcPr>
            <w:tcW w:w="960" w:type="dxa"/>
          </w:tcPr>
          <w:p w14:paraId="24546AD4" w14:textId="71A9C864" w:rsidR="00F24950" w:rsidRPr="004D59C5" w:rsidRDefault="00F57F1C" w:rsidP="00CF54C2">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45</w:t>
            </w:r>
          </w:p>
        </w:tc>
        <w:tc>
          <w:tcPr>
            <w:tcW w:w="2624" w:type="dxa"/>
          </w:tcPr>
          <w:p w14:paraId="55931264" w14:textId="771DE802" w:rsidR="00F24950" w:rsidRPr="004D59C5" w:rsidRDefault="00F24950" w:rsidP="00CF54C2">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Member’s short</w:t>
            </w:r>
            <w:ins w:id="364" w:author="Akila BALAKRISHNAN from.OPTIMUM (MAS)" w:date="2026-01-14T16:37:00Z" w16du:dateUtc="2026-01-14T08:37:00Z">
              <w:r w:rsidR="009D5FE2">
                <w:rPr>
                  <w:rFonts w:asciiTheme="minorHAnsi" w:hAnsiTheme="minorHAnsi" w:cstheme="minorHAnsi"/>
                  <w:szCs w:val="22"/>
                </w:rPr>
                <w:t xml:space="preserve"> </w:t>
              </w:r>
            </w:ins>
            <w:r w:rsidRPr="004D59C5">
              <w:rPr>
                <w:rFonts w:asciiTheme="minorHAnsi" w:hAnsiTheme="minorHAnsi" w:cstheme="minorHAnsi"/>
                <w:szCs w:val="22"/>
              </w:rPr>
              <w:t>name</w:t>
            </w:r>
          </w:p>
        </w:tc>
        <w:tc>
          <w:tcPr>
            <w:tcW w:w="2908" w:type="dxa"/>
          </w:tcPr>
          <w:p w14:paraId="06357C32" w14:textId="7BFE38B5" w:rsidR="00F24950" w:rsidRPr="004D59C5" w:rsidRDefault="00F24950"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Must be an 8-character member code</w:t>
            </w:r>
          </w:p>
        </w:tc>
        <w:tc>
          <w:tcPr>
            <w:tcW w:w="2967" w:type="dxa"/>
          </w:tcPr>
          <w:p w14:paraId="4CEA32ED" w14:textId="725AAA50" w:rsidR="00F24950" w:rsidRPr="004D59C5" w:rsidRDefault="00F24950"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e.g. OCBCSGSG</w:t>
            </w:r>
          </w:p>
        </w:tc>
      </w:tr>
      <w:tr w:rsidR="00F24950" w:rsidRPr="004D59C5" w14:paraId="5E3BC12A" w14:textId="77777777" w:rsidTr="005655A5">
        <w:tc>
          <w:tcPr>
            <w:tcW w:w="791" w:type="dxa"/>
          </w:tcPr>
          <w:p w14:paraId="26A65893" w14:textId="77777777" w:rsidR="00F24950" w:rsidRPr="004D59C5" w:rsidRDefault="00F24950" w:rsidP="001065FE">
            <w:pPr>
              <w:pStyle w:val="ListParagraph"/>
            </w:pPr>
          </w:p>
        </w:tc>
        <w:tc>
          <w:tcPr>
            <w:tcW w:w="2517" w:type="dxa"/>
          </w:tcPr>
          <w:p w14:paraId="56A0C2C3" w14:textId="680D241F"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AUTODEBIT_INDICATOR</w:t>
            </w:r>
          </w:p>
        </w:tc>
        <w:tc>
          <w:tcPr>
            <w:tcW w:w="1417" w:type="dxa"/>
          </w:tcPr>
          <w:p w14:paraId="705C97FE" w14:textId="7466007C"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X(1)</w:t>
            </w:r>
          </w:p>
        </w:tc>
        <w:tc>
          <w:tcPr>
            <w:tcW w:w="960" w:type="dxa"/>
          </w:tcPr>
          <w:p w14:paraId="2B3FCD5B" w14:textId="4378C79B" w:rsidR="00F24950" w:rsidRPr="004D59C5" w:rsidRDefault="00F57F1C"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60</w:t>
            </w:r>
          </w:p>
        </w:tc>
        <w:tc>
          <w:tcPr>
            <w:tcW w:w="2624" w:type="dxa"/>
          </w:tcPr>
          <w:p w14:paraId="49B5ED0E" w14:textId="3B85D53D"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Auto</w:t>
            </w:r>
            <w:ins w:id="365" w:author="Akila BALAKRISHNAN from.OPTIMUM (MAS)" w:date="2026-01-14T16:37:00Z" w16du:dateUtc="2026-01-14T08:37:00Z">
              <w:r w:rsidR="009D5FE2">
                <w:rPr>
                  <w:rFonts w:asciiTheme="minorHAnsi" w:hAnsiTheme="minorHAnsi" w:cstheme="minorHAnsi"/>
                  <w:szCs w:val="22"/>
                </w:rPr>
                <w:t xml:space="preserve"> </w:t>
              </w:r>
            </w:ins>
            <w:r w:rsidRPr="004D59C5">
              <w:rPr>
                <w:rFonts w:asciiTheme="minorHAnsi" w:hAnsiTheme="minorHAnsi" w:cstheme="minorHAnsi"/>
                <w:szCs w:val="22"/>
              </w:rPr>
              <w:t>debit indicator</w:t>
            </w:r>
          </w:p>
        </w:tc>
        <w:tc>
          <w:tcPr>
            <w:tcW w:w="2908" w:type="dxa"/>
          </w:tcPr>
          <w:p w14:paraId="6354197C" w14:textId="7485879D" w:rsidR="00F24950" w:rsidRPr="004D59C5" w:rsidRDefault="00F24950"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Must be ‘Y’ or ‘N’.</w:t>
            </w:r>
          </w:p>
        </w:tc>
        <w:tc>
          <w:tcPr>
            <w:tcW w:w="2967" w:type="dxa"/>
          </w:tcPr>
          <w:p w14:paraId="2C629D5D" w14:textId="77777777" w:rsidR="00F24950" w:rsidRPr="004D59C5" w:rsidRDefault="00F24950" w:rsidP="00CF54C2">
            <w:pPr>
              <w:spacing w:line="276" w:lineRule="auto"/>
              <w:jc w:val="left"/>
              <w:rPr>
                <w:rFonts w:asciiTheme="minorHAnsi" w:hAnsiTheme="minorHAnsi" w:cstheme="minorHAnsi"/>
                <w:szCs w:val="22"/>
              </w:rPr>
            </w:pPr>
          </w:p>
        </w:tc>
      </w:tr>
      <w:tr w:rsidR="00F24950" w:rsidRPr="004D59C5" w14:paraId="631A08D3" w14:textId="77777777" w:rsidTr="005655A5">
        <w:tc>
          <w:tcPr>
            <w:tcW w:w="791" w:type="dxa"/>
          </w:tcPr>
          <w:p w14:paraId="5871F533" w14:textId="77777777" w:rsidR="00F24950" w:rsidRPr="004D59C5" w:rsidRDefault="00F24950" w:rsidP="001065FE">
            <w:pPr>
              <w:pStyle w:val="ListParagraph"/>
            </w:pPr>
          </w:p>
        </w:tc>
        <w:tc>
          <w:tcPr>
            <w:tcW w:w="2517" w:type="dxa"/>
          </w:tcPr>
          <w:p w14:paraId="26D877CD" w14:textId="1D802EDF"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PARTICIPANT_INDICATOR</w:t>
            </w:r>
          </w:p>
        </w:tc>
        <w:tc>
          <w:tcPr>
            <w:tcW w:w="1417" w:type="dxa"/>
          </w:tcPr>
          <w:p w14:paraId="5978B7E2" w14:textId="2C00997A"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X(1)</w:t>
            </w:r>
          </w:p>
        </w:tc>
        <w:tc>
          <w:tcPr>
            <w:tcW w:w="960" w:type="dxa"/>
          </w:tcPr>
          <w:p w14:paraId="07332CBA" w14:textId="57D475A1" w:rsidR="00F24950" w:rsidRPr="004D59C5" w:rsidRDefault="00F57F1C" w:rsidP="00CF54C2">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61</w:t>
            </w:r>
          </w:p>
        </w:tc>
        <w:tc>
          <w:tcPr>
            <w:tcW w:w="2624" w:type="dxa"/>
          </w:tcPr>
          <w:p w14:paraId="514783F5" w14:textId="0F48C6EA" w:rsidR="00F24950" w:rsidRPr="004D59C5" w:rsidRDefault="00F24950" w:rsidP="00CF54C2">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Participant indicator</w:t>
            </w:r>
          </w:p>
        </w:tc>
        <w:tc>
          <w:tcPr>
            <w:tcW w:w="2908" w:type="dxa"/>
          </w:tcPr>
          <w:p w14:paraId="3F9E242C" w14:textId="43CE8DE6" w:rsidR="00F24950" w:rsidRPr="004D59C5" w:rsidRDefault="00F24950"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Must be ‘Y’ or ‘N’.</w:t>
            </w:r>
          </w:p>
        </w:tc>
        <w:tc>
          <w:tcPr>
            <w:tcW w:w="2967" w:type="dxa"/>
          </w:tcPr>
          <w:p w14:paraId="4462EDEC" w14:textId="77777777" w:rsidR="00F24950" w:rsidRPr="004D59C5" w:rsidRDefault="00F24950"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Y – Participant or MAS</w:t>
            </w:r>
          </w:p>
          <w:p w14:paraId="30DE817B" w14:textId="0603AD2E" w:rsidR="00F24950" w:rsidRPr="004D59C5" w:rsidRDefault="00F24950" w:rsidP="00CF54C2">
            <w:pPr>
              <w:spacing w:line="276" w:lineRule="auto"/>
              <w:jc w:val="left"/>
              <w:rPr>
                <w:rFonts w:asciiTheme="minorHAnsi" w:hAnsiTheme="minorHAnsi" w:cstheme="minorHAnsi"/>
                <w:szCs w:val="22"/>
              </w:rPr>
            </w:pPr>
            <w:r w:rsidRPr="004D59C5">
              <w:rPr>
                <w:rFonts w:asciiTheme="minorHAnsi" w:hAnsiTheme="minorHAnsi" w:cstheme="minorHAnsi"/>
                <w:szCs w:val="22"/>
              </w:rPr>
              <w:t>N – Non-Participant or Vostros</w:t>
            </w:r>
          </w:p>
        </w:tc>
      </w:tr>
    </w:tbl>
    <w:p w14:paraId="2DFD43DA" w14:textId="03E5F59D" w:rsidR="00C80642" w:rsidRPr="004D59C5" w:rsidRDefault="00E316DD" w:rsidP="00E316DD">
      <w:pPr>
        <w:pStyle w:val="Caption"/>
        <w:rPr>
          <w:rFonts w:cstheme="minorHAnsi"/>
          <w:lang w:val="en-AU"/>
        </w:rPr>
      </w:pPr>
      <w:r w:rsidRPr="004D59C5">
        <w:rPr>
          <w:rFonts w:cstheme="minorHAnsi"/>
        </w:rPr>
        <w:t xml:space="preserve">Table </w:t>
      </w:r>
      <w:r w:rsidR="009C7C86" w:rsidRPr="004D59C5">
        <w:rPr>
          <w:rFonts w:cstheme="minorHAnsi"/>
        </w:rPr>
        <w:fldChar w:fldCharType="begin"/>
      </w:r>
      <w:r w:rsidR="009C7C86" w:rsidRPr="004D59C5">
        <w:rPr>
          <w:rFonts w:cstheme="minorHAnsi"/>
        </w:rPr>
        <w:instrText xml:space="preserve"> SEQ Table \* ARABIC </w:instrText>
      </w:r>
      <w:r w:rsidR="009C7C86" w:rsidRPr="004D59C5">
        <w:rPr>
          <w:rFonts w:cstheme="minorHAnsi"/>
        </w:rPr>
        <w:fldChar w:fldCharType="separate"/>
      </w:r>
      <w:r w:rsidR="007E327C">
        <w:rPr>
          <w:rFonts w:cstheme="minorHAnsi"/>
        </w:rPr>
        <w:t>22</w:t>
      </w:r>
      <w:r w:rsidR="009C7C86"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A.8 – Daily Bank List File (bank.txt) Data Dictionary</w:t>
      </w:r>
      <w:r w:rsidRPr="004D59C5">
        <w:rPr>
          <w:rFonts w:cstheme="minorHAnsi"/>
        </w:rPr>
        <w:fldChar w:fldCharType="end"/>
      </w:r>
    </w:p>
    <w:p w14:paraId="09676A48" w14:textId="284FB6AE" w:rsidR="00C4554B" w:rsidRPr="004D59C5" w:rsidRDefault="00C4554B" w:rsidP="005412D7">
      <w:pPr>
        <w:pStyle w:val="Heading3"/>
      </w:pPr>
      <w:bookmarkStart w:id="366" w:name="_Appendix_A.9_-"/>
      <w:bookmarkStart w:id="367" w:name="_Toc218075341"/>
      <w:bookmarkEnd w:id="366"/>
      <w:r w:rsidRPr="004D59C5">
        <w:t xml:space="preserve">Appendix A.9 </w:t>
      </w:r>
      <w:r w:rsidR="000B04E1" w:rsidRPr="004D59C5">
        <w:t>–</w:t>
      </w:r>
      <w:r w:rsidRPr="004D59C5">
        <w:t xml:space="preserve"> </w:t>
      </w:r>
      <w:r w:rsidR="000B04E1" w:rsidRPr="004D59C5">
        <w:t>Daily Closing Prices</w:t>
      </w:r>
      <w:r w:rsidRPr="004D59C5">
        <w:t xml:space="preserve"> File </w:t>
      </w:r>
      <w:r w:rsidR="000A3217">
        <w:t xml:space="preserve">(closingprice.txt) </w:t>
      </w:r>
      <w:r w:rsidRPr="004D59C5">
        <w:t>Data Dictionary</w:t>
      </w:r>
      <w:bookmarkEnd w:id="367"/>
    </w:p>
    <w:p w14:paraId="315D6320" w14:textId="77777777" w:rsidR="006D27BE" w:rsidRPr="004D59C5" w:rsidRDefault="006D27BE" w:rsidP="006D27BE">
      <w:pPr>
        <w:pStyle w:val="Normalwithspace"/>
        <w:rPr>
          <w:rFonts w:asciiTheme="minorHAnsi" w:hAnsiTheme="minorHAnsi" w:cstheme="minorHAnsi"/>
          <w:b/>
          <w:bCs/>
          <w:i/>
          <w:iCs/>
          <w:lang w:val="en-AU"/>
        </w:rPr>
      </w:pPr>
      <w:bookmarkStart w:id="368" w:name="_Appendix_A.10_-"/>
      <w:bookmarkStart w:id="369" w:name="_Appendix_A.11_-"/>
      <w:bookmarkStart w:id="370" w:name="_Appendix_A.12_-"/>
      <w:bookmarkStart w:id="371" w:name="_Appendix_A.13_-"/>
      <w:bookmarkStart w:id="372" w:name="_Appendix_B_-"/>
      <w:bookmarkStart w:id="373" w:name="_Toc215758877"/>
      <w:bookmarkStart w:id="374" w:name="_Toc215759928"/>
      <w:bookmarkEnd w:id="368"/>
      <w:bookmarkEnd w:id="369"/>
      <w:bookmarkEnd w:id="370"/>
      <w:bookmarkEnd w:id="371"/>
      <w:bookmarkEnd w:id="372"/>
      <w:r w:rsidRPr="004D59C5">
        <w:rPr>
          <w:rFonts w:asciiTheme="minorHAnsi" w:hAnsiTheme="minorHAnsi" w:cstheme="minorHAnsi"/>
          <w:b/>
          <w:bCs/>
          <w:i/>
          <w:iCs/>
          <w:lang w:val="en-AU"/>
        </w:rPr>
        <w:t>[To be added in R2.]</w:t>
      </w:r>
    </w:p>
    <w:p w14:paraId="4AB1F7FA" w14:textId="1CD409AF" w:rsidR="000F3063" w:rsidRPr="004D59C5" w:rsidRDefault="00313140" w:rsidP="005412D7">
      <w:pPr>
        <w:pStyle w:val="Heading2"/>
      </w:pPr>
      <w:bookmarkStart w:id="375" w:name="_Appendix_B_–"/>
      <w:bookmarkStart w:id="376" w:name="_Toc218075342"/>
      <w:bookmarkEnd w:id="375"/>
      <w:r w:rsidRPr="004D59C5">
        <w:t>Appendix B</w:t>
      </w:r>
      <w:r w:rsidR="00FA5EA2" w:rsidRPr="004D59C5">
        <w:t xml:space="preserve"> </w:t>
      </w:r>
      <w:r w:rsidR="004B1CE3" w:rsidRPr="004D59C5">
        <w:t>–</w:t>
      </w:r>
      <w:r w:rsidR="00FA5EA2" w:rsidRPr="004D59C5">
        <w:t xml:space="preserve"> </w:t>
      </w:r>
      <w:bookmarkStart w:id="377" w:name="_Appendix_B.1_-"/>
      <w:bookmarkStart w:id="378" w:name="_Toc215758878"/>
      <w:bookmarkStart w:id="379" w:name="_Toc215759929"/>
      <w:bookmarkEnd w:id="373"/>
      <w:bookmarkEnd w:id="374"/>
      <w:bookmarkEnd w:id="377"/>
      <w:r w:rsidR="004B1CE3" w:rsidRPr="004D59C5">
        <w:t xml:space="preserve">Data Dictionary of </w:t>
      </w:r>
      <w:r w:rsidR="00EC103F" w:rsidRPr="004D59C5">
        <w:t>FMBS</w:t>
      </w:r>
      <w:bookmarkEnd w:id="376"/>
    </w:p>
    <w:p w14:paraId="2C270A7E" w14:textId="33B31FD5" w:rsidR="00FA5EA2" w:rsidRPr="004D59C5" w:rsidRDefault="00FA5EA2" w:rsidP="005412D7">
      <w:pPr>
        <w:pStyle w:val="Heading3"/>
      </w:pPr>
      <w:bookmarkStart w:id="380" w:name="_Appendix_B.1_-_1"/>
      <w:bookmarkStart w:id="381" w:name="_Appendix_B.1_–"/>
      <w:bookmarkStart w:id="382" w:name="_Toc218075343"/>
      <w:bookmarkEnd w:id="380"/>
      <w:bookmarkEnd w:id="381"/>
      <w:r w:rsidRPr="004D59C5">
        <w:t xml:space="preserve">Appendix B.1 </w:t>
      </w:r>
      <w:r w:rsidR="005C23BD" w:rsidRPr="004D59C5">
        <w:t>–</w:t>
      </w:r>
      <w:r w:rsidRPr="004D59C5">
        <w:t xml:space="preserve"> </w:t>
      </w:r>
      <w:bookmarkEnd w:id="378"/>
      <w:bookmarkEnd w:id="379"/>
      <w:r w:rsidR="005C23BD" w:rsidRPr="004D59C5">
        <w:t>Securities Update After Auction File</w:t>
      </w:r>
      <w:r w:rsidR="00E47753">
        <w:t xml:space="preserve"> (secupdt_fmbs.txt)</w:t>
      </w:r>
      <w:r w:rsidR="005C23BD" w:rsidRPr="004D59C5">
        <w:t xml:space="preserve"> Data Dictionary</w:t>
      </w:r>
      <w:bookmarkEnd w:id="382"/>
    </w:p>
    <w:p w14:paraId="42070C2D" w14:textId="23519BBA" w:rsidR="00192034" w:rsidRDefault="002F32FA" w:rsidP="001065FE">
      <w:pPr>
        <w:pStyle w:val="Normalwithspace"/>
        <w:spacing w:line="360" w:lineRule="auto"/>
        <w:rPr>
          <w:rFonts w:asciiTheme="minorHAnsi" w:hAnsiTheme="minorHAnsi" w:cstheme="minorHAnsi"/>
          <w:lang w:val="en-AU"/>
        </w:rPr>
      </w:pPr>
      <w:commentRangeStart w:id="383"/>
      <w:commentRangeStart w:id="384"/>
      <w:commentRangeStart w:id="385"/>
      <w:commentRangeStart w:id="386"/>
      <w:commentRangeStart w:id="387"/>
      <w:r w:rsidRPr="004D59C5">
        <w:rPr>
          <w:rFonts w:asciiTheme="minorHAnsi" w:hAnsiTheme="minorHAnsi" w:cstheme="minorHAnsi"/>
          <w:lang w:val="en-AU"/>
        </w:rPr>
        <w:t xml:space="preserve">This file </w:t>
      </w:r>
      <w:r w:rsidRPr="004D59C5">
        <w:rPr>
          <w:rFonts w:asciiTheme="minorHAnsi" w:hAnsiTheme="minorHAnsi" w:cstheme="minorHAnsi"/>
          <w:b/>
          <w:bCs/>
          <w:i/>
          <w:iCs/>
          <w:lang w:val="en-AU"/>
        </w:rPr>
        <w:t>secupdt_fmbs.txt</w:t>
      </w:r>
      <w:r w:rsidRPr="004D59C5">
        <w:rPr>
          <w:rFonts w:asciiTheme="minorHAnsi" w:hAnsiTheme="minorHAnsi" w:cstheme="minorHAnsi"/>
          <w:lang w:val="en-AU"/>
        </w:rPr>
        <w:t xml:space="preserve"> contain the exact same record</w:t>
      </w:r>
      <w:r w:rsidR="00C21B98" w:rsidRPr="004D59C5">
        <w:rPr>
          <w:rFonts w:asciiTheme="minorHAnsi" w:hAnsiTheme="minorHAnsi" w:cstheme="minorHAnsi"/>
          <w:lang w:val="en-AU"/>
        </w:rPr>
        <w:t>s</w:t>
      </w:r>
      <w:r w:rsidRPr="004D59C5">
        <w:rPr>
          <w:rFonts w:asciiTheme="minorHAnsi" w:hAnsiTheme="minorHAnsi" w:cstheme="minorHAnsi"/>
          <w:lang w:val="en-AU"/>
        </w:rPr>
        <w:t xml:space="preserve"> with the same format as </w:t>
      </w:r>
      <w:r w:rsidRPr="004D59C5">
        <w:rPr>
          <w:rFonts w:asciiTheme="minorHAnsi" w:hAnsiTheme="minorHAnsi" w:cstheme="minorHAnsi"/>
          <w:b/>
          <w:bCs/>
          <w:i/>
          <w:iCs/>
          <w:lang w:val="en-AU"/>
        </w:rPr>
        <w:t>secupdt.txt</w:t>
      </w:r>
      <w:r w:rsidRPr="004D59C5">
        <w:rPr>
          <w:rFonts w:asciiTheme="minorHAnsi" w:hAnsiTheme="minorHAnsi" w:cstheme="minorHAnsi"/>
          <w:lang w:val="en-AU"/>
        </w:rPr>
        <w:t>.</w:t>
      </w:r>
      <w:commentRangeEnd w:id="383"/>
      <w:r w:rsidR="00444139">
        <w:rPr>
          <w:rStyle w:val="CommentReference"/>
          <w:lang w:val="en-US"/>
        </w:rPr>
        <w:commentReference w:id="383"/>
      </w:r>
      <w:commentRangeEnd w:id="384"/>
      <w:r w:rsidR="00785A91">
        <w:rPr>
          <w:rStyle w:val="CommentReference"/>
          <w:lang w:val="en-US"/>
        </w:rPr>
        <w:commentReference w:id="384"/>
      </w:r>
      <w:commentRangeEnd w:id="385"/>
      <w:r w:rsidR="003C2569">
        <w:rPr>
          <w:rStyle w:val="CommentReference"/>
          <w:lang w:val="en-US"/>
        </w:rPr>
        <w:commentReference w:id="385"/>
      </w:r>
      <w:commentRangeEnd w:id="386"/>
      <w:r w:rsidR="00160456">
        <w:rPr>
          <w:rStyle w:val="CommentReference"/>
          <w:lang w:val="en-US"/>
        </w:rPr>
        <w:commentReference w:id="386"/>
      </w:r>
      <w:commentRangeEnd w:id="387"/>
      <w:r w:rsidR="006628D0">
        <w:rPr>
          <w:rStyle w:val="CommentReference"/>
          <w:lang w:val="en-US"/>
        </w:rPr>
        <w:commentReference w:id="387"/>
      </w:r>
    </w:p>
    <w:tbl>
      <w:tblPr>
        <w:tblStyle w:val="TableGrid"/>
        <w:tblW w:w="0" w:type="auto"/>
        <w:tblLook w:val="04A0" w:firstRow="1" w:lastRow="0" w:firstColumn="1" w:lastColumn="0" w:noHBand="0" w:noVBand="1"/>
      </w:tblPr>
      <w:tblGrid>
        <w:gridCol w:w="776"/>
        <w:gridCol w:w="2519"/>
        <w:gridCol w:w="1417"/>
        <w:gridCol w:w="960"/>
        <w:gridCol w:w="2120"/>
        <w:gridCol w:w="3293"/>
        <w:gridCol w:w="2863"/>
      </w:tblGrid>
      <w:tr w:rsidR="001065FE" w:rsidRPr="004D59C5" w14:paraId="37FECE0E" w14:textId="77777777" w:rsidTr="00256E8C">
        <w:tc>
          <w:tcPr>
            <w:tcW w:w="776" w:type="dxa"/>
            <w:shd w:val="clear" w:color="auto" w:fill="D9D9D9" w:themeFill="background1" w:themeFillShade="D9"/>
          </w:tcPr>
          <w:p w14:paraId="0C308C6A" w14:textId="77777777" w:rsidR="001065FE" w:rsidRPr="004D59C5" w:rsidRDefault="001065FE" w:rsidP="00256E8C">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19" w:type="dxa"/>
            <w:shd w:val="clear" w:color="auto" w:fill="D9D9D9" w:themeFill="background1" w:themeFillShade="D9"/>
          </w:tcPr>
          <w:p w14:paraId="3D87647F" w14:textId="77777777" w:rsidR="001065FE" w:rsidRPr="004D59C5" w:rsidRDefault="001065FE" w:rsidP="00256E8C">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7" w:type="dxa"/>
            <w:shd w:val="clear" w:color="auto" w:fill="D9D9D9" w:themeFill="background1" w:themeFillShade="D9"/>
          </w:tcPr>
          <w:p w14:paraId="0E273980" w14:textId="77777777" w:rsidR="001065FE" w:rsidRPr="004D59C5" w:rsidRDefault="001065FE" w:rsidP="00256E8C">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11D5A36B" w14:textId="77777777" w:rsidR="001065FE" w:rsidRPr="004D59C5" w:rsidRDefault="001065FE" w:rsidP="00256E8C">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120" w:type="dxa"/>
            <w:shd w:val="clear" w:color="auto" w:fill="D9D9D9" w:themeFill="background1" w:themeFillShade="D9"/>
          </w:tcPr>
          <w:p w14:paraId="4BEAF106" w14:textId="77777777" w:rsidR="001065FE" w:rsidRPr="004D59C5" w:rsidRDefault="001065FE" w:rsidP="00256E8C">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3293" w:type="dxa"/>
            <w:shd w:val="clear" w:color="auto" w:fill="D9D9D9" w:themeFill="background1" w:themeFillShade="D9"/>
          </w:tcPr>
          <w:p w14:paraId="0F2D5304" w14:textId="77777777" w:rsidR="001065FE" w:rsidRPr="004D59C5" w:rsidRDefault="001065FE" w:rsidP="00256E8C">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863" w:type="dxa"/>
            <w:shd w:val="clear" w:color="auto" w:fill="D9D9D9" w:themeFill="background1" w:themeFillShade="D9"/>
          </w:tcPr>
          <w:p w14:paraId="58D68024" w14:textId="77777777" w:rsidR="001065FE" w:rsidRPr="004D59C5" w:rsidRDefault="001065FE" w:rsidP="00256E8C">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1065FE" w:rsidRPr="004D59C5" w14:paraId="232BDA36" w14:textId="77777777" w:rsidTr="00256E8C">
        <w:tc>
          <w:tcPr>
            <w:tcW w:w="776" w:type="dxa"/>
          </w:tcPr>
          <w:p w14:paraId="4533B4EB" w14:textId="77777777" w:rsidR="001065FE" w:rsidRPr="004D59C5" w:rsidRDefault="001065FE" w:rsidP="001065FE">
            <w:pPr>
              <w:pStyle w:val="ListParagraph"/>
              <w:numPr>
                <w:ilvl w:val="0"/>
                <w:numId w:val="72"/>
              </w:numPr>
            </w:pPr>
          </w:p>
        </w:tc>
        <w:tc>
          <w:tcPr>
            <w:tcW w:w="2519" w:type="dxa"/>
          </w:tcPr>
          <w:p w14:paraId="6BB0804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ISSUE_CODE</w:t>
            </w:r>
          </w:p>
        </w:tc>
        <w:tc>
          <w:tcPr>
            <w:tcW w:w="1417" w:type="dxa"/>
          </w:tcPr>
          <w:p w14:paraId="6D36D72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X(8)</w:t>
            </w:r>
          </w:p>
        </w:tc>
        <w:tc>
          <w:tcPr>
            <w:tcW w:w="960" w:type="dxa"/>
          </w:tcPr>
          <w:p w14:paraId="6BE8AA3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120" w:type="dxa"/>
          </w:tcPr>
          <w:p w14:paraId="57D7D37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code</w:t>
            </w:r>
          </w:p>
        </w:tc>
        <w:tc>
          <w:tcPr>
            <w:tcW w:w="3293" w:type="dxa"/>
          </w:tcPr>
          <w:p w14:paraId="0DD8F02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5680B85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3124913C" w14:textId="77777777" w:rsidTr="00256E8C">
        <w:tc>
          <w:tcPr>
            <w:tcW w:w="776" w:type="dxa"/>
          </w:tcPr>
          <w:p w14:paraId="645F1AD6" w14:textId="77777777" w:rsidR="001065FE" w:rsidRPr="004D59C5" w:rsidRDefault="001065FE" w:rsidP="001065FE">
            <w:pPr>
              <w:pStyle w:val="ListParagraph"/>
            </w:pPr>
          </w:p>
        </w:tc>
        <w:tc>
          <w:tcPr>
            <w:tcW w:w="2519" w:type="dxa"/>
          </w:tcPr>
          <w:p w14:paraId="2F95800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ISSUE_NO</w:t>
            </w:r>
          </w:p>
        </w:tc>
        <w:tc>
          <w:tcPr>
            <w:tcW w:w="1417" w:type="dxa"/>
          </w:tcPr>
          <w:p w14:paraId="155E335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9(2)</w:t>
            </w:r>
          </w:p>
        </w:tc>
        <w:tc>
          <w:tcPr>
            <w:tcW w:w="960" w:type="dxa"/>
          </w:tcPr>
          <w:p w14:paraId="59E34D9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w:t>
            </w:r>
          </w:p>
        </w:tc>
        <w:tc>
          <w:tcPr>
            <w:tcW w:w="2120" w:type="dxa"/>
          </w:tcPr>
          <w:p w14:paraId="002394C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number</w:t>
            </w:r>
          </w:p>
        </w:tc>
        <w:tc>
          <w:tcPr>
            <w:tcW w:w="3293" w:type="dxa"/>
          </w:tcPr>
          <w:p w14:paraId="700FA61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23633CEA"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6FF0EB1F" w14:textId="77777777" w:rsidTr="00256E8C">
        <w:tc>
          <w:tcPr>
            <w:tcW w:w="776" w:type="dxa"/>
          </w:tcPr>
          <w:p w14:paraId="62E4756C" w14:textId="77777777" w:rsidR="001065FE" w:rsidRPr="004D59C5" w:rsidRDefault="001065FE" w:rsidP="001065FE">
            <w:pPr>
              <w:pStyle w:val="ListParagraph"/>
            </w:pPr>
          </w:p>
        </w:tc>
        <w:tc>
          <w:tcPr>
            <w:tcW w:w="2519" w:type="dxa"/>
          </w:tcPr>
          <w:p w14:paraId="7179AD2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ISSUE_TYPE</w:t>
            </w:r>
          </w:p>
        </w:tc>
        <w:tc>
          <w:tcPr>
            <w:tcW w:w="1417" w:type="dxa"/>
          </w:tcPr>
          <w:p w14:paraId="63F4100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251891C6"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w:t>
            </w:r>
          </w:p>
        </w:tc>
        <w:tc>
          <w:tcPr>
            <w:tcW w:w="2120" w:type="dxa"/>
          </w:tcPr>
          <w:p w14:paraId="3A9D249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type</w:t>
            </w:r>
          </w:p>
        </w:tc>
        <w:tc>
          <w:tcPr>
            <w:tcW w:w="3293" w:type="dxa"/>
          </w:tcPr>
          <w:p w14:paraId="399239A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39BBAD37"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015D900B" w14:textId="77777777" w:rsidTr="00256E8C">
        <w:tc>
          <w:tcPr>
            <w:tcW w:w="776" w:type="dxa"/>
          </w:tcPr>
          <w:p w14:paraId="087903CB" w14:textId="77777777" w:rsidR="001065FE" w:rsidRPr="004D59C5" w:rsidRDefault="001065FE" w:rsidP="001065FE">
            <w:pPr>
              <w:pStyle w:val="ListParagraph"/>
            </w:pPr>
          </w:p>
        </w:tc>
        <w:tc>
          <w:tcPr>
            <w:tcW w:w="2519" w:type="dxa"/>
          </w:tcPr>
          <w:p w14:paraId="25933C3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CURR</w:t>
            </w:r>
          </w:p>
        </w:tc>
        <w:tc>
          <w:tcPr>
            <w:tcW w:w="1417" w:type="dxa"/>
          </w:tcPr>
          <w:p w14:paraId="1C79F00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X(3)</w:t>
            </w:r>
          </w:p>
        </w:tc>
        <w:tc>
          <w:tcPr>
            <w:tcW w:w="960" w:type="dxa"/>
          </w:tcPr>
          <w:p w14:paraId="0CFA4BE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w:t>
            </w:r>
          </w:p>
        </w:tc>
        <w:tc>
          <w:tcPr>
            <w:tcW w:w="2120" w:type="dxa"/>
          </w:tcPr>
          <w:p w14:paraId="793DE2E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Currency</w:t>
            </w:r>
          </w:p>
        </w:tc>
        <w:tc>
          <w:tcPr>
            <w:tcW w:w="3293" w:type="dxa"/>
          </w:tcPr>
          <w:p w14:paraId="5637CFC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3629EC5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3D763D6E" w14:textId="77777777" w:rsidTr="00256E8C">
        <w:tc>
          <w:tcPr>
            <w:tcW w:w="776" w:type="dxa"/>
          </w:tcPr>
          <w:p w14:paraId="7D6BAAD1" w14:textId="77777777" w:rsidR="001065FE" w:rsidRPr="004D59C5" w:rsidRDefault="001065FE" w:rsidP="001065FE">
            <w:pPr>
              <w:pStyle w:val="ListParagraph"/>
            </w:pPr>
          </w:p>
        </w:tc>
        <w:tc>
          <w:tcPr>
            <w:tcW w:w="2519" w:type="dxa"/>
          </w:tcPr>
          <w:p w14:paraId="2685164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ISSUE_DESC</w:t>
            </w:r>
          </w:p>
        </w:tc>
        <w:tc>
          <w:tcPr>
            <w:tcW w:w="1417" w:type="dxa"/>
          </w:tcPr>
          <w:p w14:paraId="5AB56F7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X(30)</w:t>
            </w:r>
          </w:p>
        </w:tc>
        <w:tc>
          <w:tcPr>
            <w:tcW w:w="960" w:type="dxa"/>
          </w:tcPr>
          <w:p w14:paraId="7D8162B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w:t>
            </w:r>
          </w:p>
        </w:tc>
        <w:tc>
          <w:tcPr>
            <w:tcW w:w="2120" w:type="dxa"/>
          </w:tcPr>
          <w:p w14:paraId="67B4314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description</w:t>
            </w:r>
          </w:p>
        </w:tc>
        <w:tc>
          <w:tcPr>
            <w:tcW w:w="3293" w:type="dxa"/>
          </w:tcPr>
          <w:p w14:paraId="06D3A9A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011FD68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7F56CA97" w14:textId="77777777" w:rsidTr="00256E8C">
        <w:tc>
          <w:tcPr>
            <w:tcW w:w="776" w:type="dxa"/>
          </w:tcPr>
          <w:p w14:paraId="7C1F81DF" w14:textId="77777777" w:rsidR="001065FE" w:rsidRPr="004D59C5" w:rsidRDefault="001065FE" w:rsidP="001065FE">
            <w:pPr>
              <w:pStyle w:val="ListParagraph"/>
            </w:pPr>
          </w:p>
        </w:tc>
        <w:tc>
          <w:tcPr>
            <w:tcW w:w="2519" w:type="dxa"/>
          </w:tcPr>
          <w:p w14:paraId="5FC6364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ISSUE_DATE</w:t>
            </w:r>
          </w:p>
        </w:tc>
        <w:tc>
          <w:tcPr>
            <w:tcW w:w="1417" w:type="dxa"/>
          </w:tcPr>
          <w:p w14:paraId="521E368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6C1FFF3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45</w:t>
            </w:r>
          </w:p>
        </w:tc>
        <w:tc>
          <w:tcPr>
            <w:tcW w:w="2120" w:type="dxa"/>
          </w:tcPr>
          <w:p w14:paraId="228DBC37"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Issue date</w:t>
            </w:r>
          </w:p>
        </w:tc>
        <w:tc>
          <w:tcPr>
            <w:tcW w:w="3293" w:type="dxa"/>
          </w:tcPr>
          <w:p w14:paraId="327A537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19E19D28" w14:textId="77777777" w:rsidR="001065FE" w:rsidRPr="004D59C5" w:rsidRDefault="001065FE" w:rsidP="00256E8C">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293A7531" w14:textId="77777777" w:rsidTr="00256E8C">
        <w:trPr>
          <w:trHeight w:val="438"/>
        </w:trPr>
        <w:tc>
          <w:tcPr>
            <w:tcW w:w="776" w:type="dxa"/>
          </w:tcPr>
          <w:p w14:paraId="3FA6F280" w14:textId="77777777" w:rsidR="001065FE" w:rsidRPr="004D59C5" w:rsidRDefault="001065FE" w:rsidP="001065FE">
            <w:pPr>
              <w:pStyle w:val="ListParagraph"/>
            </w:pPr>
          </w:p>
        </w:tc>
        <w:tc>
          <w:tcPr>
            <w:tcW w:w="2519" w:type="dxa"/>
          </w:tcPr>
          <w:p w14:paraId="02B1E4D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TENDER_DATE</w:t>
            </w:r>
          </w:p>
        </w:tc>
        <w:tc>
          <w:tcPr>
            <w:tcW w:w="1417" w:type="dxa"/>
          </w:tcPr>
          <w:p w14:paraId="7DA55C8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4BDC99D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53</w:t>
            </w:r>
          </w:p>
        </w:tc>
        <w:tc>
          <w:tcPr>
            <w:tcW w:w="2120" w:type="dxa"/>
          </w:tcPr>
          <w:p w14:paraId="6907A1C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Tender date</w:t>
            </w:r>
          </w:p>
        </w:tc>
        <w:tc>
          <w:tcPr>
            <w:tcW w:w="3293" w:type="dxa"/>
          </w:tcPr>
          <w:p w14:paraId="64D7329A"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2EBD24D3" w14:textId="77777777" w:rsidR="001065FE" w:rsidRPr="004D59C5" w:rsidRDefault="001065FE" w:rsidP="00256E8C">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435A448B" w14:textId="77777777" w:rsidTr="00256E8C">
        <w:tc>
          <w:tcPr>
            <w:tcW w:w="776" w:type="dxa"/>
          </w:tcPr>
          <w:p w14:paraId="42AE97AA" w14:textId="77777777" w:rsidR="001065FE" w:rsidRPr="004D59C5" w:rsidRDefault="001065FE" w:rsidP="001065FE">
            <w:pPr>
              <w:pStyle w:val="ListParagraph"/>
            </w:pPr>
          </w:p>
        </w:tc>
        <w:tc>
          <w:tcPr>
            <w:tcW w:w="2519" w:type="dxa"/>
          </w:tcPr>
          <w:p w14:paraId="3EFD3DC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QTY_OFFERED</w:t>
            </w:r>
          </w:p>
        </w:tc>
        <w:tc>
          <w:tcPr>
            <w:tcW w:w="1417" w:type="dxa"/>
          </w:tcPr>
          <w:p w14:paraId="1438FB0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69020FC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61</w:t>
            </w:r>
          </w:p>
        </w:tc>
        <w:tc>
          <w:tcPr>
            <w:tcW w:w="2120" w:type="dxa"/>
          </w:tcPr>
          <w:p w14:paraId="0F2545C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nominal amount offered (Issue size)</w:t>
            </w:r>
          </w:p>
        </w:tc>
        <w:tc>
          <w:tcPr>
            <w:tcW w:w="3293" w:type="dxa"/>
          </w:tcPr>
          <w:p w14:paraId="23F1B08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0A0D82A9" w14:textId="77777777" w:rsidR="001065FE" w:rsidRPr="004D59C5" w:rsidRDefault="001065FE" w:rsidP="00256E8C">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39A53A94" w14:textId="77777777" w:rsidTr="00256E8C">
        <w:tc>
          <w:tcPr>
            <w:tcW w:w="776" w:type="dxa"/>
          </w:tcPr>
          <w:p w14:paraId="79045658" w14:textId="77777777" w:rsidR="001065FE" w:rsidRPr="004D59C5" w:rsidRDefault="001065FE" w:rsidP="001065FE">
            <w:pPr>
              <w:pStyle w:val="ListParagraph"/>
            </w:pPr>
          </w:p>
        </w:tc>
        <w:tc>
          <w:tcPr>
            <w:tcW w:w="2519" w:type="dxa"/>
          </w:tcPr>
          <w:p w14:paraId="3671639B"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QTY_APPLIED</w:t>
            </w:r>
          </w:p>
        </w:tc>
        <w:tc>
          <w:tcPr>
            <w:tcW w:w="1417" w:type="dxa"/>
          </w:tcPr>
          <w:p w14:paraId="3707120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254BF69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74</w:t>
            </w:r>
          </w:p>
        </w:tc>
        <w:tc>
          <w:tcPr>
            <w:tcW w:w="2120" w:type="dxa"/>
          </w:tcPr>
          <w:p w14:paraId="6E3F69A6"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nominal amount applied</w:t>
            </w:r>
          </w:p>
        </w:tc>
        <w:tc>
          <w:tcPr>
            <w:tcW w:w="3293" w:type="dxa"/>
          </w:tcPr>
          <w:p w14:paraId="11C4F60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4C1E18A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1552269D" w14:textId="77777777" w:rsidTr="00256E8C">
        <w:tc>
          <w:tcPr>
            <w:tcW w:w="776" w:type="dxa"/>
          </w:tcPr>
          <w:p w14:paraId="12C50D2B" w14:textId="77777777" w:rsidR="001065FE" w:rsidRPr="004D59C5" w:rsidRDefault="001065FE" w:rsidP="001065FE">
            <w:pPr>
              <w:pStyle w:val="ListParagraph"/>
            </w:pPr>
          </w:p>
        </w:tc>
        <w:tc>
          <w:tcPr>
            <w:tcW w:w="2519" w:type="dxa"/>
          </w:tcPr>
          <w:p w14:paraId="2C96F673"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AVE_YIELD</w:t>
            </w:r>
          </w:p>
        </w:tc>
        <w:tc>
          <w:tcPr>
            <w:tcW w:w="1417" w:type="dxa"/>
          </w:tcPr>
          <w:p w14:paraId="36796CB9"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S9(3)v9(2)</w:t>
            </w:r>
          </w:p>
        </w:tc>
        <w:tc>
          <w:tcPr>
            <w:tcW w:w="960" w:type="dxa"/>
          </w:tcPr>
          <w:p w14:paraId="6B4CD1F7"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87</w:t>
            </w:r>
          </w:p>
        </w:tc>
        <w:tc>
          <w:tcPr>
            <w:tcW w:w="2120" w:type="dxa"/>
          </w:tcPr>
          <w:p w14:paraId="7D1FEBF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Average yield</w:t>
            </w:r>
          </w:p>
        </w:tc>
        <w:tc>
          <w:tcPr>
            <w:tcW w:w="3293" w:type="dxa"/>
          </w:tcPr>
          <w:p w14:paraId="4CAD1B1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27F5BEB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in the format with +/- sign followed by the 5 digits.</w:t>
            </w:r>
          </w:p>
        </w:tc>
        <w:tc>
          <w:tcPr>
            <w:tcW w:w="2863" w:type="dxa"/>
          </w:tcPr>
          <w:p w14:paraId="19A144A6"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E.g.,</w:t>
            </w:r>
          </w:p>
          <w:p w14:paraId="5AD35E8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123.45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‘+12345’</w:t>
            </w:r>
          </w:p>
          <w:p w14:paraId="79DF6E0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‘+02345’</w:t>
            </w:r>
          </w:p>
          <w:p w14:paraId="0B8C4FA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0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‘+00000’</w:t>
            </w:r>
          </w:p>
          <w:p w14:paraId="20D9203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-3.4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‘-00340’</w:t>
            </w:r>
          </w:p>
          <w:p w14:paraId="44B60106"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-123.45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‘-12345’</w:t>
            </w:r>
          </w:p>
        </w:tc>
      </w:tr>
      <w:tr w:rsidR="001065FE" w:rsidRPr="004D59C5" w14:paraId="415143E2" w14:textId="77777777" w:rsidTr="00256E8C">
        <w:tc>
          <w:tcPr>
            <w:tcW w:w="776" w:type="dxa"/>
          </w:tcPr>
          <w:p w14:paraId="0BA009F0" w14:textId="77777777" w:rsidR="001065FE" w:rsidRPr="004D59C5" w:rsidRDefault="001065FE" w:rsidP="001065FE">
            <w:pPr>
              <w:pStyle w:val="ListParagraph"/>
            </w:pPr>
          </w:p>
        </w:tc>
        <w:tc>
          <w:tcPr>
            <w:tcW w:w="2519" w:type="dxa"/>
          </w:tcPr>
          <w:p w14:paraId="15A9F8CF"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CUT_OFF_YIELD</w:t>
            </w:r>
          </w:p>
        </w:tc>
        <w:tc>
          <w:tcPr>
            <w:tcW w:w="1417" w:type="dxa"/>
          </w:tcPr>
          <w:p w14:paraId="34BACEA7"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S9(3)v9(2)</w:t>
            </w:r>
          </w:p>
        </w:tc>
        <w:tc>
          <w:tcPr>
            <w:tcW w:w="960" w:type="dxa"/>
          </w:tcPr>
          <w:p w14:paraId="7D96B20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93</w:t>
            </w:r>
          </w:p>
        </w:tc>
        <w:tc>
          <w:tcPr>
            <w:tcW w:w="2120" w:type="dxa"/>
          </w:tcPr>
          <w:p w14:paraId="1937F2A9" w14:textId="34D2E8B2" w:rsidR="001065FE" w:rsidRPr="004D59C5" w:rsidRDefault="001065FE" w:rsidP="00256E8C">
            <w:pPr>
              <w:pStyle w:val="Normalwithspace"/>
              <w:spacing w:before="0" w:line="276" w:lineRule="auto"/>
              <w:jc w:val="left"/>
              <w:rPr>
                <w:rFonts w:asciiTheme="minorHAnsi" w:hAnsiTheme="minorHAnsi" w:cstheme="minorHAnsi"/>
                <w:szCs w:val="22"/>
                <w:lang w:val="en-AU"/>
              </w:rPr>
            </w:pPr>
            <w:del w:id="388" w:author="Wilmond YANG (MAS)" w:date="2026-01-14T18:03:00Z" w16du:dateUtc="2026-01-14T10:03:00Z">
              <w:r w:rsidRPr="004D59C5">
                <w:rPr>
                  <w:rFonts w:asciiTheme="minorHAnsi" w:hAnsiTheme="minorHAnsi" w:cstheme="minorHAnsi"/>
                  <w:szCs w:val="22"/>
                  <w:lang w:val="en-AU"/>
                </w:rPr>
                <w:delText>Cutof</w:delText>
              </w:r>
            </w:del>
            <w:ins w:id="389" w:author="Wilmond YANG (MAS)" w:date="2026-01-14T18:03:00Z" w16du:dateUtc="2026-01-14T10:03:00Z">
              <w:r w:rsidR="0048762F" w:rsidRPr="004D59C5">
                <w:rPr>
                  <w:rFonts w:asciiTheme="minorHAnsi" w:hAnsiTheme="minorHAnsi" w:cstheme="minorHAnsi"/>
                  <w:szCs w:val="22"/>
                  <w:lang w:val="en-AU"/>
                </w:rPr>
                <w:t>Cut off</w:t>
              </w:r>
            </w:ins>
            <w:r w:rsidRPr="004D59C5">
              <w:rPr>
                <w:rFonts w:asciiTheme="minorHAnsi" w:hAnsiTheme="minorHAnsi" w:cstheme="minorHAnsi"/>
                <w:szCs w:val="22"/>
                <w:lang w:val="en-AU"/>
              </w:rPr>
              <w:t xml:space="preserve"> yield</w:t>
            </w:r>
          </w:p>
        </w:tc>
        <w:tc>
          <w:tcPr>
            <w:tcW w:w="3293" w:type="dxa"/>
          </w:tcPr>
          <w:p w14:paraId="126501A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47FD4FB7"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Must be in the format with +/- sign followed by the 5 digits.</w:t>
            </w:r>
          </w:p>
        </w:tc>
        <w:tc>
          <w:tcPr>
            <w:tcW w:w="2863" w:type="dxa"/>
          </w:tcPr>
          <w:p w14:paraId="5BE7F67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E.g.,</w:t>
            </w:r>
          </w:p>
          <w:p w14:paraId="6CE7555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123.45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‘+12345’</w:t>
            </w:r>
          </w:p>
          <w:p w14:paraId="01C3206A"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‘+02345’</w:t>
            </w:r>
          </w:p>
          <w:p w14:paraId="35BF429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0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‘+00000’</w:t>
            </w:r>
          </w:p>
          <w:p w14:paraId="0569C08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-3.4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‘-00340’</w:t>
            </w:r>
          </w:p>
          <w:p w14:paraId="450A905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-123.45 </w:t>
            </w:r>
            <w:r w:rsidRPr="004D59C5">
              <w:rPr>
                <w:rFonts w:asciiTheme="minorHAnsi" w:hAnsiTheme="minorHAnsi" w:cstheme="minorHAnsi"/>
                <w:szCs w:val="22"/>
                <w:lang w:val="en-AU"/>
              </w:rPr>
              <w:sym w:font="Wingdings" w:char="F0E0"/>
            </w:r>
            <w:r w:rsidRPr="004D59C5">
              <w:rPr>
                <w:rFonts w:asciiTheme="minorHAnsi" w:hAnsiTheme="minorHAnsi" w:cstheme="minorHAnsi"/>
                <w:szCs w:val="22"/>
                <w:lang w:val="en-AU"/>
              </w:rPr>
              <w:t xml:space="preserve"> ‘-12345’</w:t>
            </w:r>
          </w:p>
        </w:tc>
      </w:tr>
      <w:tr w:rsidR="001065FE" w:rsidRPr="004D59C5" w14:paraId="64F807F8" w14:textId="77777777" w:rsidTr="00256E8C">
        <w:tc>
          <w:tcPr>
            <w:tcW w:w="776" w:type="dxa"/>
          </w:tcPr>
          <w:p w14:paraId="65A617DB" w14:textId="77777777" w:rsidR="001065FE" w:rsidRPr="004D59C5" w:rsidRDefault="001065FE" w:rsidP="001065FE">
            <w:pPr>
              <w:pStyle w:val="ListParagraph"/>
            </w:pPr>
          </w:p>
        </w:tc>
        <w:tc>
          <w:tcPr>
            <w:tcW w:w="2519" w:type="dxa"/>
          </w:tcPr>
          <w:p w14:paraId="2FEE15D6"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MATURITY_DATE</w:t>
            </w:r>
          </w:p>
        </w:tc>
        <w:tc>
          <w:tcPr>
            <w:tcW w:w="1417" w:type="dxa"/>
          </w:tcPr>
          <w:p w14:paraId="5BC86E16"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3334167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99</w:t>
            </w:r>
          </w:p>
        </w:tc>
        <w:tc>
          <w:tcPr>
            <w:tcW w:w="2120" w:type="dxa"/>
          </w:tcPr>
          <w:p w14:paraId="704D955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 date</w:t>
            </w:r>
          </w:p>
        </w:tc>
        <w:tc>
          <w:tcPr>
            <w:tcW w:w="3293" w:type="dxa"/>
          </w:tcPr>
          <w:p w14:paraId="6B67DFF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0B08A03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68A826FA" w14:textId="77777777" w:rsidTr="00256E8C">
        <w:tc>
          <w:tcPr>
            <w:tcW w:w="776" w:type="dxa"/>
          </w:tcPr>
          <w:p w14:paraId="1A569DB2" w14:textId="77777777" w:rsidR="001065FE" w:rsidRPr="004D59C5" w:rsidRDefault="001065FE" w:rsidP="001065FE">
            <w:pPr>
              <w:pStyle w:val="ListParagraph"/>
            </w:pPr>
          </w:p>
        </w:tc>
        <w:tc>
          <w:tcPr>
            <w:tcW w:w="2519" w:type="dxa"/>
          </w:tcPr>
          <w:p w14:paraId="07EC7F06"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PERCENT_COY</w:t>
            </w:r>
          </w:p>
        </w:tc>
        <w:tc>
          <w:tcPr>
            <w:tcW w:w="1417" w:type="dxa"/>
          </w:tcPr>
          <w:p w14:paraId="16D1B5F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063F763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107</w:t>
            </w:r>
          </w:p>
        </w:tc>
        <w:tc>
          <w:tcPr>
            <w:tcW w:w="2120" w:type="dxa"/>
          </w:tcPr>
          <w:p w14:paraId="4BA6E48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Percentage of competitive </w:t>
            </w:r>
            <w:r w:rsidRPr="004D59C5">
              <w:rPr>
                <w:rFonts w:asciiTheme="minorHAnsi" w:hAnsiTheme="minorHAnsi" w:cstheme="minorHAnsi"/>
                <w:szCs w:val="22"/>
                <w:lang w:val="en-AU"/>
              </w:rPr>
              <w:lastRenderedPageBreak/>
              <w:t>applications at cutoff allotted</w:t>
            </w:r>
          </w:p>
        </w:tc>
        <w:tc>
          <w:tcPr>
            <w:tcW w:w="3293" w:type="dxa"/>
          </w:tcPr>
          <w:p w14:paraId="5C9948D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lastRenderedPageBreak/>
              <w:t>OMEGA to update the value after auction.</w:t>
            </w:r>
          </w:p>
          <w:p w14:paraId="7F8C0C0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lastRenderedPageBreak/>
              <w:t xml:space="preserve">Equal </w:t>
            </w:r>
            <w:r w:rsidRPr="004D59C5">
              <w:rPr>
                <w:rFonts w:asciiTheme="minorHAnsi" w:hAnsiTheme="minorHAnsi" w:cstheme="minorHAnsi"/>
                <w:szCs w:val="22"/>
              </w:rPr>
              <w:t>the percentage of allotment given to applicants who bid exactly at the Cut-off Yield for the auction.</w:t>
            </w:r>
          </w:p>
        </w:tc>
        <w:tc>
          <w:tcPr>
            <w:tcW w:w="2863" w:type="dxa"/>
          </w:tcPr>
          <w:p w14:paraId="3AB5B9D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0EFFDE65" w14:textId="77777777" w:rsidTr="00256E8C">
        <w:tc>
          <w:tcPr>
            <w:tcW w:w="776" w:type="dxa"/>
          </w:tcPr>
          <w:p w14:paraId="15EC40E8" w14:textId="77777777" w:rsidR="001065FE" w:rsidRPr="004D59C5" w:rsidRDefault="001065FE" w:rsidP="001065FE">
            <w:pPr>
              <w:pStyle w:val="ListParagraph"/>
            </w:pPr>
          </w:p>
        </w:tc>
        <w:tc>
          <w:tcPr>
            <w:tcW w:w="2519" w:type="dxa"/>
          </w:tcPr>
          <w:p w14:paraId="2382AFF7"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PERCENT_SUB</w:t>
            </w:r>
          </w:p>
        </w:tc>
        <w:tc>
          <w:tcPr>
            <w:tcW w:w="1417" w:type="dxa"/>
          </w:tcPr>
          <w:p w14:paraId="67A56C9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5044099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112</w:t>
            </w:r>
          </w:p>
        </w:tc>
        <w:tc>
          <w:tcPr>
            <w:tcW w:w="2120" w:type="dxa"/>
          </w:tcPr>
          <w:p w14:paraId="5D2FCD4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applied amount</w:t>
            </w:r>
          </w:p>
        </w:tc>
        <w:tc>
          <w:tcPr>
            <w:tcW w:w="3293" w:type="dxa"/>
          </w:tcPr>
          <w:p w14:paraId="0DE3E3B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7AA35D5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(QTY_APPLIED / QTY_OFFERED) in percentage.</w:t>
            </w:r>
          </w:p>
        </w:tc>
        <w:tc>
          <w:tcPr>
            <w:tcW w:w="2863" w:type="dxa"/>
          </w:tcPr>
          <w:p w14:paraId="68408A2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6688CB41" w14:textId="77777777" w:rsidTr="00256E8C">
        <w:tc>
          <w:tcPr>
            <w:tcW w:w="776" w:type="dxa"/>
          </w:tcPr>
          <w:p w14:paraId="09038A55" w14:textId="77777777" w:rsidR="001065FE" w:rsidRPr="004D59C5" w:rsidRDefault="001065FE" w:rsidP="001065FE">
            <w:pPr>
              <w:pStyle w:val="ListParagraph"/>
            </w:pPr>
          </w:p>
        </w:tc>
        <w:tc>
          <w:tcPr>
            <w:tcW w:w="2519" w:type="dxa"/>
          </w:tcPr>
          <w:p w14:paraId="67DE96D9"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NC_PERCENT</w:t>
            </w:r>
          </w:p>
        </w:tc>
        <w:tc>
          <w:tcPr>
            <w:tcW w:w="1417" w:type="dxa"/>
          </w:tcPr>
          <w:p w14:paraId="614DF6F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9(3)v9(2)</w:t>
            </w:r>
          </w:p>
        </w:tc>
        <w:tc>
          <w:tcPr>
            <w:tcW w:w="960" w:type="dxa"/>
          </w:tcPr>
          <w:p w14:paraId="070876C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117</w:t>
            </w:r>
          </w:p>
        </w:tc>
        <w:tc>
          <w:tcPr>
            <w:tcW w:w="2120" w:type="dxa"/>
          </w:tcPr>
          <w:p w14:paraId="6AC0FB8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Percentage of Non-competitive applications allotted</w:t>
            </w:r>
          </w:p>
        </w:tc>
        <w:tc>
          <w:tcPr>
            <w:tcW w:w="3293" w:type="dxa"/>
          </w:tcPr>
          <w:p w14:paraId="087EE22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06B5F5A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Equal the percentage of allotment given to non-competitive applications for the auction.</w:t>
            </w:r>
          </w:p>
        </w:tc>
        <w:tc>
          <w:tcPr>
            <w:tcW w:w="2863" w:type="dxa"/>
          </w:tcPr>
          <w:p w14:paraId="0D9D4C67"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17992717" w14:textId="77777777" w:rsidTr="00256E8C">
        <w:tc>
          <w:tcPr>
            <w:tcW w:w="776" w:type="dxa"/>
          </w:tcPr>
          <w:p w14:paraId="28EA7387" w14:textId="77777777" w:rsidR="001065FE" w:rsidRPr="004D59C5" w:rsidRDefault="001065FE" w:rsidP="001065FE">
            <w:pPr>
              <w:pStyle w:val="ListParagraph"/>
            </w:pPr>
          </w:p>
        </w:tc>
        <w:tc>
          <w:tcPr>
            <w:tcW w:w="2519" w:type="dxa"/>
          </w:tcPr>
          <w:p w14:paraId="455EBFA2"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NC_QTY_ALLOT</w:t>
            </w:r>
          </w:p>
        </w:tc>
        <w:tc>
          <w:tcPr>
            <w:tcW w:w="1417" w:type="dxa"/>
          </w:tcPr>
          <w:p w14:paraId="5EEA8F87"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67911A8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122</w:t>
            </w:r>
          </w:p>
        </w:tc>
        <w:tc>
          <w:tcPr>
            <w:tcW w:w="2120" w:type="dxa"/>
          </w:tcPr>
          <w:p w14:paraId="44B3FA9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 xml:space="preserve">Non-competitive amount allotted </w:t>
            </w:r>
          </w:p>
        </w:tc>
        <w:tc>
          <w:tcPr>
            <w:tcW w:w="3293" w:type="dxa"/>
          </w:tcPr>
          <w:p w14:paraId="47A0961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76AAF58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743CA4E4" w14:textId="77777777" w:rsidTr="00256E8C">
        <w:tc>
          <w:tcPr>
            <w:tcW w:w="776" w:type="dxa"/>
          </w:tcPr>
          <w:p w14:paraId="697D4CEF" w14:textId="77777777" w:rsidR="001065FE" w:rsidRPr="004D59C5" w:rsidRDefault="001065FE" w:rsidP="001065FE">
            <w:pPr>
              <w:pStyle w:val="ListParagraph"/>
            </w:pPr>
          </w:p>
        </w:tc>
        <w:tc>
          <w:tcPr>
            <w:tcW w:w="2519" w:type="dxa"/>
          </w:tcPr>
          <w:p w14:paraId="06FD53C8"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INT_RATE</w:t>
            </w:r>
          </w:p>
        </w:tc>
        <w:tc>
          <w:tcPr>
            <w:tcW w:w="1417" w:type="dxa"/>
          </w:tcPr>
          <w:p w14:paraId="3F83C2C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3CD4ED3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135</w:t>
            </w:r>
          </w:p>
        </w:tc>
        <w:tc>
          <w:tcPr>
            <w:tcW w:w="2120" w:type="dxa"/>
          </w:tcPr>
          <w:p w14:paraId="4F9D4067"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Interest rate</w:t>
            </w:r>
          </w:p>
        </w:tc>
        <w:tc>
          <w:tcPr>
            <w:tcW w:w="3293" w:type="dxa"/>
          </w:tcPr>
          <w:p w14:paraId="5EBC9F0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For new issuance (ISSUE_NO = 01), OMEGA to update the value after auction.</w:t>
            </w:r>
          </w:p>
          <w:p w14:paraId="052EF50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For reopening, keep existing OMEGA value.</w:t>
            </w:r>
          </w:p>
        </w:tc>
        <w:tc>
          <w:tcPr>
            <w:tcW w:w="2863" w:type="dxa"/>
          </w:tcPr>
          <w:p w14:paraId="757A69E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783B0C70" w14:textId="77777777" w:rsidTr="00256E8C">
        <w:tc>
          <w:tcPr>
            <w:tcW w:w="776" w:type="dxa"/>
          </w:tcPr>
          <w:p w14:paraId="558EBC08" w14:textId="77777777" w:rsidR="001065FE" w:rsidRPr="004D59C5" w:rsidRDefault="001065FE" w:rsidP="001065FE">
            <w:pPr>
              <w:pStyle w:val="ListParagraph"/>
            </w:pPr>
          </w:p>
        </w:tc>
        <w:tc>
          <w:tcPr>
            <w:tcW w:w="2519" w:type="dxa"/>
          </w:tcPr>
          <w:p w14:paraId="5FD06CD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TAX_STATUS</w:t>
            </w:r>
          </w:p>
        </w:tc>
        <w:tc>
          <w:tcPr>
            <w:tcW w:w="1417" w:type="dxa"/>
          </w:tcPr>
          <w:p w14:paraId="59EBC666"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4527188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142</w:t>
            </w:r>
          </w:p>
        </w:tc>
        <w:tc>
          <w:tcPr>
            <w:tcW w:w="2120" w:type="dxa"/>
          </w:tcPr>
          <w:p w14:paraId="07E525A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Tax status</w:t>
            </w:r>
          </w:p>
        </w:tc>
        <w:tc>
          <w:tcPr>
            <w:tcW w:w="3293" w:type="dxa"/>
          </w:tcPr>
          <w:p w14:paraId="7CE3128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2E4A6CC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7EE65537" w14:textId="77777777" w:rsidTr="00256E8C">
        <w:tc>
          <w:tcPr>
            <w:tcW w:w="776" w:type="dxa"/>
          </w:tcPr>
          <w:p w14:paraId="0C592D36" w14:textId="77777777" w:rsidR="001065FE" w:rsidRPr="004D59C5" w:rsidRDefault="001065FE" w:rsidP="001065FE">
            <w:pPr>
              <w:pStyle w:val="ListParagraph"/>
            </w:pPr>
          </w:p>
        </w:tc>
        <w:tc>
          <w:tcPr>
            <w:tcW w:w="2519" w:type="dxa"/>
          </w:tcPr>
          <w:p w14:paraId="5428224B"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CUT_OFF_YIELD_PRICE</w:t>
            </w:r>
          </w:p>
        </w:tc>
        <w:tc>
          <w:tcPr>
            <w:tcW w:w="1417" w:type="dxa"/>
          </w:tcPr>
          <w:p w14:paraId="22B8817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1B4CAE5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143</w:t>
            </w:r>
          </w:p>
        </w:tc>
        <w:tc>
          <w:tcPr>
            <w:tcW w:w="2120" w:type="dxa"/>
          </w:tcPr>
          <w:p w14:paraId="67C92B33" w14:textId="5D3A1DA1"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Cut</w:t>
            </w:r>
            <w:ins w:id="390" w:author="Wilmond YANG (MAS)" w:date="2026-01-14T18:03:00Z" w16du:dateUtc="2026-01-14T10:03:00Z">
              <w:r w:rsidR="0048762F">
                <w:rPr>
                  <w:rFonts w:asciiTheme="minorHAnsi" w:hAnsiTheme="minorHAnsi" w:cstheme="minorHAnsi"/>
                  <w:szCs w:val="22"/>
                  <w:lang w:val="en-AU"/>
                </w:rPr>
                <w:t xml:space="preserve"> </w:t>
              </w:r>
            </w:ins>
            <w:r w:rsidRPr="004D59C5">
              <w:rPr>
                <w:rFonts w:asciiTheme="minorHAnsi" w:hAnsiTheme="minorHAnsi" w:cstheme="minorHAnsi"/>
                <w:szCs w:val="22"/>
                <w:lang w:val="en-AU"/>
              </w:rPr>
              <w:t>of</w:t>
            </w:r>
            <w:r w:rsidR="00202B40">
              <w:rPr>
                <w:rFonts w:asciiTheme="minorHAnsi" w:hAnsiTheme="minorHAnsi" w:cstheme="minorHAnsi"/>
                <w:szCs w:val="22"/>
                <w:lang w:val="en-AU"/>
              </w:rPr>
              <w:t>f</w:t>
            </w:r>
            <w:r w:rsidRPr="004D59C5">
              <w:rPr>
                <w:rFonts w:asciiTheme="minorHAnsi" w:hAnsiTheme="minorHAnsi" w:cstheme="minorHAnsi"/>
                <w:szCs w:val="22"/>
                <w:lang w:val="en-AU"/>
              </w:rPr>
              <w:t xml:space="preserve"> yield price</w:t>
            </w:r>
          </w:p>
        </w:tc>
        <w:tc>
          <w:tcPr>
            <w:tcW w:w="3293" w:type="dxa"/>
          </w:tcPr>
          <w:p w14:paraId="2B8B3D70"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p w14:paraId="17C0B97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c>
          <w:tcPr>
            <w:tcW w:w="2863" w:type="dxa"/>
          </w:tcPr>
          <w:p w14:paraId="57980AE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08CDDFE3" w14:textId="77777777" w:rsidTr="00256E8C">
        <w:tc>
          <w:tcPr>
            <w:tcW w:w="776" w:type="dxa"/>
          </w:tcPr>
          <w:p w14:paraId="65602C5E" w14:textId="77777777" w:rsidR="001065FE" w:rsidRPr="004D59C5" w:rsidRDefault="001065FE" w:rsidP="001065FE">
            <w:pPr>
              <w:pStyle w:val="ListParagraph"/>
            </w:pPr>
          </w:p>
        </w:tc>
        <w:tc>
          <w:tcPr>
            <w:tcW w:w="2519" w:type="dxa"/>
          </w:tcPr>
          <w:p w14:paraId="35930910"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AVE_YIELD_PRICE</w:t>
            </w:r>
          </w:p>
        </w:tc>
        <w:tc>
          <w:tcPr>
            <w:tcW w:w="1417" w:type="dxa"/>
          </w:tcPr>
          <w:p w14:paraId="64CF6867"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03E51D1A"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150</w:t>
            </w:r>
          </w:p>
        </w:tc>
        <w:tc>
          <w:tcPr>
            <w:tcW w:w="2120" w:type="dxa"/>
          </w:tcPr>
          <w:p w14:paraId="079A0E3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Average yield price</w:t>
            </w:r>
          </w:p>
        </w:tc>
        <w:tc>
          <w:tcPr>
            <w:tcW w:w="3293" w:type="dxa"/>
          </w:tcPr>
          <w:p w14:paraId="3C202E6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39A1A1E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1D9F3405" w14:textId="77777777" w:rsidTr="00256E8C">
        <w:tc>
          <w:tcPr>
            <w:tcW w:w="776" w:type="dxa"/>
          </w:tcPr>
          <w:p w14:paraId="5D12B253" w14:textId="77777777" w:rsidR="001065FE" w:rsidRPr="004D59C5" w:rsidRDefault="001065FE" w:rsidP="001065FE">
            <w:pPr>
              <w:pStyle w:val="ListParagraph"/>
            </w:pPr>
          </w:p>
        </w:tc>
        <w:tc>
          <w:tcPr>
            <w:tcW w:w="2519" w:type="dxa"/>
          </w:tcPr>
          <w:p w14:paraId="314FF019"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CLOSING_PRICE</w:t>
            </w:r>
          </w:p>
        </w:tc>
        <w:tc>
          <w:tcPr>
            <w:tcW w:w="1417" w:type="dxa"/>
          </w:tcPr>
          <w:p w14:paraId="62BAAFA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9(3)v9(4)</w:t>
            </w:r>
          </w:p>
        </w:tc>
        <w:tc>
          <w:tcPr>
            <w:tcW w:w="960" w:type="dxa"/>
          </w:tcPr>
          <w:p w14:paraId="2EF222F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157</w:t>
            </w:r>
          </w:p>
        </w:tc>
        <w:tc>
          <w:tcPr>
            <w:tcW w:w="2120" w:type="dxa"/>
          </w:tcPr>
          <w:p w14:paraId="1A35250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Closing price of the security</w:t>
            </w:r>
          </w:p>
        </w:tc>
        <w:tc>
          <w:tcPr>
            <w:tcW w:w="3293" w:type="dxa"/>
          </w:tcPr>
          <w:p w14:paraId="03D9F3E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5B6DC80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053D9D07" w14:textId="77777777" w:rsidTr="00256E8C">
        <w:tc>
          <w:tcPr>
            <w:tcW w:w="776" w:type="dxa"/>
          </w:tcPr>
          <w:p w14:paraId="7F9B733D" w14:textId="77777777" w:rsidR="001065FE" w:rsidRPr="004D59C5" w:rsidRDefault="001065FE" w:rsidP="001065FE">
            <w:pPr>
              <w:pStyle w:val="ListParagraph"/>
            </w:pPr>
          </w:p>
        </w:tc>
        <w:tc>
          <w:tcPr>
            <w:tcW w:w="2519" w:type="dxa"/>
          </w:tcPr>
          <w:p w14:paraId="09A0D9A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ISIN_CODE</w:t>
            </w:r>
          </w:p>
        </w:tc>
        <w:tc>
          <w:tcPr>
            <w:tcW w:w="1417" w:type="dxa"/>
          </w:tcPr>
          <w:p w14:paraId="7ACBBF0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X(12)</w:t>
            </w:r>
          </w:p>
        </w:tc>
        <w:tc>
          <w:tcPr>
            <w:tcW w:w="960" w:type="dxa"/>
          </w:tcPr>
          <w:p w14:paraId="756D439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164</w:t>
            </w:r>
          </w:p>
        </w:tc>
        <w:tc>
          <w:tcPr>
            <w:tcW w:w="2120" w:type="dxa"/>
          </w:tcPr>
          <w:p w14:paraId="7BC5F69A"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 code</w:t>
            </w:r>
          </w:p>
        </w:tc>
        <w:tc>
          <w:tcPr>
            <w:tcW w:w="3293" w:type="dxa"/>
          </w:tcPr>
          <w:p w14:paraId="7492658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2F4F034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222477AB" w14:textId="77777777" w:rsidTr="00256E8C">
        <w:tc>
          <w:tcPr>
            <w:tcW w:w="776" w:type="dxa"/>
          </w:tcPr>
          <w:p w14:paraId="27BDCE0A" w14:textId="77777777" w:rsidR="001065FE" w:rsidRPr="004D59C5" w:rsidRDefault="001065FE" w:rsidP="001065FE">
            <w:pPr>
              <w:pStyle w:val="ListParagraph"/>
            </w:pPr>
          </w:p>
        </w:tc>
        <w:tc>
          <w:tcPr>
            <w:tcW w:w="2519" w:type="dxa"/>
          </w:tcPr>
          <w:p w14:paraId="37962DD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TENOR</w:t>
            </w:r>
          </w:p>
        </w:tc>
        <w:tc>
          <w:tcPr>
            <w:tcW w:w="1417" w:type="dxa"/>
          </w:tcPr>
          <w:p w14:paraId="1768C97A"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w:t>
            </w:r>
          </w:p>
        </w:tc>
        <w:tc>
          <w:tcPr>
            <w:tcW w:w="960" w:type="dxa"/>
          </w:tcPr>
          <w:p w14:paraId="2A060E4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176</w:t>
            </w:r>
          </w:p>
        </w:tc>
        <w:tc>
          <w:tcPr>
            <w:tcW w:w="2120" w:type="dxa"/>
          </w:tcPr>
          <w:p w14:paraId="455ECC8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Tenor value</w:t>
            </w:r>
          </w:p>
        </w:tc>
        <w:tc>
          <w:tcPr>
            <w:tcW w:w="3293" w:type="dxa"/>
          </w:tcPr>
          <w:p w14:paraId="60D83D5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62B7041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71DAEA37" w14:textId="77777777" w:rsidTr="00256E8C">
        <w:tc>
          <w:tcPr>
            <w:tcW w:w="776" w:type="dxa"/>
          </w:tcPr>
          <w:p w14:paraId="6C0F8D05" w14:textId="77777777" w:rsidR="001065FE" w:rsidRPr="004D59C5" w:rsidRDefault="001065FE" w:rsidP="001065FE">
            <w:pPr>
              <w:pStyle w:val="ListParagraph"/>
            </w:pPr>
          </w:p>
        </w:tc>
        <w:tc>
          <w:tcPr>
            <w:tcW w:w="2519" w:type="dxa"/>
          </w:tcPr>
          <w:p w14:paraId="2BA1F7F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ETENDER_IND</w:t>
            </w:r>
          </w:p>
        </w:tc>
        <w:tc>
          <w:tcPr>
            <w:tcW w:w="1417" w:type="dxa"/>
          </w:tcPr>
          <w:p w14:paraId="7FB2C85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08BDD83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179</w:t>
            </w:r>
          </w:p>
        </w:tc>
        <w:tc>
          <w:tcPr>
            <w:tcW w:w="2120" w:type="dxa"/>
          </w:tcPr>
          <w:p w14:paraId="761C07BF" w14:textId="77777777" w:rsidR="001065FE" w:rsidRPr="004D59C5" w:rsidRDefault="001065FE" w:rsidP="00256E8C">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E-tender indicator</w:t>
            </w:r>
          </w:p>
        </w:tc>
        <w:tc>
          <w:tcPr>
            <w:tcW w:w="3293" w:type="dxa"/>
          </w:tcPr>
          <w:p w14:paraId="2C6227D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4C9E5976" w14:textId="77777777" w:rsidR="001065FE" w:rsidRPr="004D59C5" w:rsidRDefault="001065FE" w:rsidP="00256E8C">
            <w:pPr>
              <w:spacing w:after="24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49094072" w14:textId="77777777" w:rsidTr="00256E8C">
        <w:tc>
          <w:tcPr>
            <w:tcW w:w="776" w:type="dxa"/>
          </w:tcPr>
          <w:p w14:paraId="765844D3" w14:textId="77777777" w:rsidR="001065FE" w:rsidRPr="004D59C5" w:rsidRDefault="001065FE" w:rsidP="001065FE">
            <w:pPr>
              <w:pStyle w:val="ListParagraph"/>
            </w:pPr>
          </w:p>
        </w:tc>
        <w:tc>
          <w:tcPr>
            <w:tcW w:w="2519" w:type="dxa"/>
          </w:tcPr>
          <w:p w14:paraId="335554C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MAS_APPLIED</w:t>
            </w:r>
          </w:p>
        </w:tc>
        <w:tc>
          <w:tcPr>
            <w:tcW w:w="1417" w:type="dxa"/>
          </w:tcPr>
          <w:p w14:paraId="6BA329F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6D8CEAD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180</w:t>
            </w:r>
          </w:p>
        </w:tc>
        <w:tc>
          <w:tcPr>
            <w:tcW w:w="2120" w:type="dxa"/>
          </w:tcPr>
          <w:p w14:paraId="521A810A"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 applied amount</w:t>
            </w:r>
          </w:p>
        </w:tc>
        <w:tc>
          <w:tcPr>
            <w:tcW w:w="3293" w:type="dxa"/>
          </w:tcPr>
          <w:p w14:paraId="5DD5405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Keep existing OMEGA value.</w:t>
            </w:r>
          </w:p>
        </w:tc>
        <w:tc>
          <w:tcPr>
            <w:tcW w:w="2863" w:type="dxa"/>
          </w:tcPr>
          <w:p w14:paraId="5913008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3BFFA88F" w14:textId="77777777" w:rsidTr="00256E8C">
        <w:tc>
          <w:tcPr>
            <w:tcW w:w="776" w:type="dxa"/>
          </w:tcPr>
          <w:p w14:paraId="02FA2EBC" w14:textId="77777777" w:rsidR="001065FE" w:rsidRPr="004D59C5" w:rsidRDefault="001065FE" w:rsidP="001065FE">
            <w:pPr>
              <w:pStyle w:val="ListParagraph"/>
            </w:pPr>
          </w:p>
        </w:tc>
        <w:tc>
          <w:tcPr>
            <w:tcW w:w="2519" w:type="dxa"/>
          </w:tcPr>
          <w:p w14:paraId="52DF8331" w14:textId="77777777" w:rsidR="001065FE" w:rsidRPr="004D59C5" w:rsidRDefault="001065FE" w:rsidP="00256E8C">
            <w:pPr>
              <w:pStyle w:val="Normalwithspace"/>
              <w:spacing w:before="0" w:line="276" w:lineRule="auto"/>
              <w:jc w:val="left"/>
              <w:rPr>
                <w:rFonts w:asciiTheme="minorHAnsi" w:hAnsiTheme="minorHAnsi" w:cstheme="minorHAnsi"/>
                <w:b/>
                <w:bCs/>
                <w:szCs w:val="22"/>
                <w:lang w:val="en-AU"/>
              </w:rPr>
            </w:pPr>
            <w:r w:rsidRPr="004D59C5">
              <w:rPr>
                <w:rFonts w:asciiTheme="minorHAnsi" w:hAnsiTheme="minorHAnsi" w:cstheme="minorHAnsi"/>
                <w:b/>
                <w:bCs/>
                <w:szCs w:val="22"/>
                <w:lang w:val="en-AU"/>
              </w:rPr>
              <w:t>MAS_ALLOTTED</w:t>
            </w:r>
          </w:p>
        </w:tc>
        <w:tc>
          <w:tcPr>
            <w:tcW w:w="1417" w:type="dxa"/>
          </w:tcPr>
          <w:p w14:paraId="63B8BEA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9(13)</w:t>
            </w:r>
          </w:p>
        </w:tc>
        <w:tc>
          <w:tcPr>
            <w:tcW w:w="960" w:type="dxa"/>
          </w:tcPr>
          <w:p w14:paraId="4177D57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193</w:t>
            </w:r>
          </w:p>
        </w:tc>
        <w:tc>
          <w:tcPr>
            <w:tcW w:w="2120" w:type="dxa"/>
          </w:tcPr>
          <w:p w14:paraId="2D449E7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MAS allotted amount</w:t>
            </w:r>
          </w:p>
        </w:tc>
        <w:tc>
          <w:tcPr>
            <w:tcW w:w="3293" w:type="dxa"/>
          </w:tcPr>
          <w:p w14:paraId="3C80984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OMEGA to update the value after auction.</w:t>
            </w:r>
          </w:p>
        </w:tc>
        <w:tc>
          <w:tcPr>
            <w:tcW w:w="2863" w:type="dxa"/>
          </w:tcPr>
          <w:p w14:paraId="2C5E62C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p>
        </w:tc>
      </w:tr>
      <w:tr w:rsidR="001065FE" w:rsidRPr="004D59C5" w14:paraId="4211CEF9" w14:textId="77777777" w:rsidTr="00256E8C">
        <w:tc>
          <w:tcPr>
            <w:tcW w:w="776" w:type="dxa"/>
          </w:tcPr>
          <w:p w14:paraId="59F247FF" w14:textId="77777777" w:rsidR="001065FE" w:rsidRPr="004D59C5" w:rsidRDefault="001065FE" w:rsidP="001065FE">
            <w:pPr>
              <w:pStyle w:val="ListParagraph"/>
            </w:pPr>
          </w:p>
        </w:tc>
        <w:tc>
          <w:tcPr>
            <w:tcW w:w="2519" w:type="dxa"/>
          </w:tcPr>
          <w:p w14:paraId="3EC0D78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INT_PAID_IND</w:t>
            </w:r>
          </w:p>
        </w:tc>
        <w:tc>
          <w:tcPr>
            <w:tcW w:w="1417" w:type="dxa"/>
          </w:tcPr>
          <w:p w14:paraId="07184FDA"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X(1)</w:t>
            </w:r>
          </w:p>
        </w:tc>
        <w:tc>
          <w:tcPr>
            <w:tcW w:w="960" w:type="dxa"/>
          </w:tcPr>
          <w:p w14:paraId="4ABC057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206</w:t>
            </w:r>
          </w:p>
        </w:tc>
        <w:tc>
          <w:tcPr>
            <w:tcW w:w="2120" w:type="dxa"/>
          </w:tcPr>
          <w:p w14:paraId="2A2A3A3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Interest paid indicator</w:t>
            </w:r>
          </w:p>
        </w:tc>
        <w:tc>
          <w:tcPr>
            <w:tcW w:w="3293" w:type="dxa"/>
          </w:tcPr>
          <w:p w14:paraId="3108FCB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40D4E2E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38FE8042" w14:textId="77777777" w:rsidTr="00256E8C">
        <w:tc>
          <w:tcPr>
            <w:tcW w:w="776" w:type="dxa"/>
          </w:tcPr>
          <w:p w14:paraId="403E077D" w14:textId="77777777" w:rsidR="001065FE" w:rsidRPr="004D59C5" w:rsidRDefault="001065FE" w:rsidP="001065FE">
            <w:pPr>
              <w:pStyle w:val="ListParagraph"/>
            </w:pPr>
          </w:p>
        </w:tc>
        <w:tc>
          <w:tcPr>
            <w:tcW w:w="2519" w:type="dxa"/>
          </w:tcPr>
          <w:p w14:paraId="26B228D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LAST_INT_DATE</w:t>
            </w:r>
          </w:p>
        </w:tc>
        <w:tc>
          <w:tcPr>
            <w:tcW w:w="1417" w:type="dxa"/>
          </w:tcPr>
          <w:p w14:paraId="1BD69A0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12E0B08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207</w:t>
            </w:r>
          </w:p>
        </w:tc>
        <w:tc>
          <w:tcPr>
            <w:tcW w:w="2120" w:type="dxa"/>
          </w:tcPr>
          <w:p w14:paraId="50E1E42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 coupon payment date / Issue date for new issuance</w:t>
            </w:r>
          </w:p>
        </w:tc>
        <w:tc>
          <w:tcPr>
            <w:tcW w:w="3293" w:type="dxa"/>
          </w:tcPr>
          <w:p w14:paraId="04FB226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3162DE7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4E039AD8" w14:textId="77777777" w:rsidTr="00256E8C">
        <w:tc>
          <w:tcPr>
            <w:tcW w:w="776" w:type="dxa"/>
          </w:tcPr>
          <w:p w14:paraId="168B40D1" w14:textId="77777777" w:rsidR="001065FE" w:rsidRPr="004D59C5" w:rsidRDefault="001065FE" w:rsidP="001065FE">
            <w:pPr>
              <w:pStyle w:val="ListParagraph"/>
            </w:pPr>
          </w:p>
        </w:tc>
        <w:tc>
          <w:tcPr>
            <w:tcW w:w="2519" w:type="dxa"/>
          </w:tcPr>
          <w:p w14:paraId="7742476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NEXT_INT_DATE</w:t>
            </w:r>
          </w:p>
        </w:tc>
        <w:tc>
          <w:tcPr>
            <w:tcW w:w="1417" w:type="dxa"/>
          </w:tcPr>
          <w:p w14:paraId="44BAEE9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526040D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215</w:t>
            </w:r>
          </w:p>
        </w:tc>
        <w:tc>
          <w:tcPr>
            <w:tcW w:w="2120" w:type="dxa"/>
          </w:tcPr>
          <w:p w14:paraId="51A563F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 coupon payment date / 1</w:t>
            </w:r>
            <w:r w:rsidRPr="004D59C5">
              <w:rPr>
                <w:rFonts w:asciiTheme="minorHAnsi" w:hAnsiTheme="minorHAnsi" w:cstheme="minorHAnsi"/>
                <w:szCs w:val="22"/>
                <w:vertAlign w:val="superscript"/>
                <w:lang w:val="en-AU"/>
              </w:rPr>
              <w:t>st</w:t>
            </w:r>
            <w:r w:rsidRPr="004D59C5">
              <w:rPr>
                <w:rFonts w:asciiTheme="minorHAnsi" w:hAnsiTheme="minorHAnsi" w:cstheme="minorHAnsi"/>
                <w:szCs w:val="22"/>
                <w:lang w:val="en-AU"/>
              </w:rPr>
              <w:t xml:space="preserve"> coupon payment date for new issuance</w:t>
            </w:r>
          </w:p>
        </w:tc>
        <w:tc>
          <w:tcPr>
            <w:tcW w:w="3293" w:type="dxa"/>
          </w:tcPr>
          <w:p w14:paraId="50F889A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69C5380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079C7CDB" w14:textId="77777777" w:rsidTr="00256E8C">
        <w:tc>
          <w:tcPr>
            <w:tcW w:w="776" w:type="dxa"/>
          </w:tcPr>
          <w:p w14:paraId="7B5827AF" w14:textId="77777777" w:rsidR="001065FE" w:rsidRPr="004D59C5" w:rsidRDefault="001065FE" w:rsidP="001065FE">
            <w:pPr>
              <w:pStyle w:val="ListParagraph"/>
            </w:pPr>
          </w:p>
        </w:tc>
        <w:tc>
          <w:tcPr>
            <w:tcW w:w="2519" w:type="dxa"/>
          </w:tcPr>
          <w:p w14:paraId="7FF74EE5"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ACCRUED_INT_DAYS</w:t>
            </w:r>
          </w:p>
        </w:tc>
        <w:tc>
          <w:tcPr>
            <w:tcW w:w="1417" w:type="dxa"/>
          </w:tcPr>
          <w:p w14:paraId="4D9A9DC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9(3)</w:t>
            </w:r>
          </w:p>
        </w:tc>
        <w:tc>
          <w:tcPr>
            <w:tcW w:w="960" w:type="dxa"/>
          </w:tcPr>
          <w:p w14:paraId="3FA4AFF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223</w:t>
            </w:r>
          </w:p>
        </w:tc>
        <w:tc>
          <w:tcPr>
            <w:tcW w:w="2120" w:type="dxa"/>
          </w:tcPr>
          <w:p w14:paraId="2C007A0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Accrued interest days</w:t>
            </w:r>
          </w:p>
        </w:tc>
        <w:tc>
          <w:tcPr>
            <w:tcW w:w="3293" w:type="dxa"/>
          </w:tcPr>
          <w:p w14:paraId="2956B88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7EF13C1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54C1A675" w14:textId="77777777" w:rsidTr="00256E8C">
        <w:tc>
          <w:tcPr>
            <w:tcW w:w="776" w:type="dxa"/>
          </w:tcPr>
          <w:p w14:paraId="196EA053" w14:textId="77777777" w:rsidR="001065FE" w:rsidRPr="004D59C5" w:rsidRDefault="001065FE" w:rsidP="001065FE">
            <w:pPr>
              <w:pStyle w:val="ListParagraph"/>
            </w:pPr>
          </w:p>
        </w:tc>
        <w:tc>
          <w:tcPr>
            <w:tcW w:w="2519" w:type="dxa"/>
          </w:tcPr>
          <w:p w14:paraId="44093D8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INT_DATE1</w:t>
            </w:r>
          </w:p>
        </w:tc>
        <w:tc>
          <w:tcPr>
            <w:tcW w:w="1417" w:type="dxa"/>
          </w:tcPr>
          <w:p w14:paraId="318B73A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9(4)</w:t>
            </w:r>
          </w:p>
        </w:tc>
        <w:tc>
          <w:tcPr>
            <w:tcW w:w="960" w:type="dxa"/>
          </w:tcPr>
          <w:p w14:paraId="4DE00224"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226</w:t>
            </w:r>
          </w:p>
        </w:tc>
        <w:tc>
          <w:tcPr>
            <w:tcW w:w="2120" w:type="dxa"/>
          </w:tcPr>
          <w:p w14:paraId="25BEF55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payment date 1</w:t>
            </w:r>
          </w:p>
        </w:tc>
        <w:tc>
          <w:tcPr>
            <w:tcW w:w="3293" w:type="dxa"/>
          </w:tcPr>
          <w:p w14:paraId="29D62741"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17ACA1A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7CDA4F28" w14:textId="77777777" w:rsidTr="00256E8C">
        <w:tc>
          <w:tcPr>
            <w:tcW w:w="776" w:type="dxa"/>
          </w:tcPr>
          <w:p w14:paraId="241BB1D8" w14:textId="77777777" w:rsidR="001065FE" w:rsidRPr="004D59C5" w:rsidRDefault="001065FE" w:rsidP="001065FE">
            <w:pPr>
              <w:pStyle w:val="ListParagraph"/>
            </w:pPr>
          </w:p>
        </w:tc>
        <w:tc>
          <w:tcPr>
            <w:tcW w:w="2519" w:type="dxa"/>
          </w:tcPr>
          <w:p w14:paraId="55826F0E"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INT_DATE2</w:t>
            </w:r>
          </w:p>
        </w:tc>
        <w:tc>
          <w:tcPr>
            <w:tcW w:w="1417" w:type="dxa"/>
          </w:tcPr>
          <w:p w14:paraId="07EB3FC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9(4)</w:t>
            </w:r>
          </w:p>
        </w:tc>
        <w:tc>
          <w:tcPr>
            <w:tcW w:w="960" w:type="dxa"/>
          </w:tcPr>
          <w:p w14:paraId="66FAB15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230</w:t>
            </w:r>
          </w:p>
        </w:tc>
        <w:tc>
          <w:tcPr>
            <w:tcW w:w="2120" w:type="dxa"/>
          </w:tcPr>
          <w:p w14:paraId="3A7381EC"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payment date 2</w:t>
            </w:r>
          </w:p>
        </w:tc>
        <w:tc>
          <w:tcPr>
            <w:tcW w:w="3293" w:type="dxa"/>
          </w:tcPr>
          <w:p w14:paraId="7C4C1099"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0D25C3E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r w:rsidR="001065FE" w:rsidRPr="004D59C5" w14:paraId="5662BC9A" w14:textId="77777777" w:rsidTr="00256E8C">
        <w:tc>
          <w:tcPr>
            <w:tcW w:w="776" w:type="dxa"/>
          </w:tcPr>
          <w:p w14:paraId="5E1BBF98" w14:textId="77777777" w:rsidR="001065FE" w:rsidRPr="004D59C5" w:rsidRDefault="001065FE" w:rsidP="001065FE">
            <w:pPr>
              <w:pStyle w:val="ListParagraph"/>
            </w:pPr>
          </w:p>
        </w:tc>
        <w:tc>
          <w:tcPr>
            <w:tcW w:w="2519" w:type="dxa"/>
          </w:tcPr>
          <w:p w14:paraId="6992130B"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EX_INT_DATE</w:t>
            </w:r>
          </w:p>
        </w:tc>
        <w:tc>
          <w:tcPr>
            <w:tcW w:w="1417" w:type="dxa"/>
          </w:tcPr>
          <w:p w14:paraId="23F16B42"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9(8)</w:t>
            </w:r>
          </w:p>
        </w:tc>
        <w:tc>
          <w:tcPr>
            <w:tcW w:w="960" w:type="dxa"/>
          </w:tcPr>
          <w:p w14:paraId="7FAC89C8"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234</w:t>
            </w:r>
          </w:p>
        </w:tc>
        <w:tc>
          <w:tcPr>
            <w:tcW w:w="2120" w:type="dxa"/>
          </w:tcPr>
          <w:p w14:paraId="192EB073"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The next Ex-date</w:t>
            </w:r>
          </w:p>
        </w:tc>
        <w:tc>
          <w:tcPr>
            <w:tcW w:w="3293" w:type="dxa"/>
          </w:tcPr>
          <w:p w14:paraId="2F33E9BF"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Keep existing OMEGA value.</w:t>
            </w:r>
          </w:p>
        </w:tc>
        <w:tc>
          <w:tcPr>
            <w:tcW w:w="2863" w:type="dxa"/>
          </w:tcPr>
          <w:p w14:paraId="759B002D" w14:textId="77777777" w:rsidR="001065FE" w:rsidRPr="004D59C5" w:rsidRDefault="001065FE" w:rsidP="00256E8C">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Created via secmast.txt. No update after auction.</w:t>
            </w:r>
          </w:p>
        </w:tc>
      </w:tr>
    </w:tbl>
    <w:p w14:paraId="67C01063" w14:textId="630E2546" w:rsidR="00202B40" w:rsidRPr="004D59C5" w:rsidRDefault="00202B40" w:rsidP="00202B40">
      <w:pPr>
        <w:pStyle w:val="Caption"/>
        <w:rPr>
          <w:rFonts w:cstheme="minorHAnsi"/>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23</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B.1 – Securities Update After Auction File (secupdt_fmbs.txt) Data Dictionary</w:t>
      </w:r>
      <w:r w:rsidRPr="004D59C5">
        <w:rPr>
          <w:rFonts w:cstheme="minorHAnsi"/>
        </w:rPr>
        <w:fldChar w:fldCharType="end"/>
      </w:r>
    </w:p>
    <w:p w14:paraId="3E33E30D" w14:textId="77777777" w:rsidR="001065FE" w:rsidRPr="00202B40" w:rsidRDefault="001065FE" w:rsidP="00192034">
      <w:pPr>
        <w:pStyle w:val="Normalwithspace"/>
        <w:rPr>
          <w:rFonts w:asciiTheme="minorHAnsi" w:hAnsiTheme="minorHAnsi" w:cstheme="minorHAnsi"/>
        </w:rPr>
      </w:pPr>
    </w:p>
    <w:p w14:paraId="5B385B71" w14:textId="50437445" w:rsidR="00A907FE" w:rsidRPr="004D59C5" w:rsidRDefault="00A907FE" w:rsidP="005412D7">
      <w:pPr>
        <w:pStyle w:val="Heading3"/>
      </w:pPr>
      <w:bookmarkStart w:id="391" w:name="_Appendix_B.2_-_1"/>
      <w:bookmarkStart w:id="392" w:name="_Appendix_B.2_–"/>
      <w:bookmarkStart w:id="393" w:name="_Toc218075344"/>
      <w:bookmarkEnd w:id="391"/>
      <w:bookmarkEnd w:id="392"/>
      <w:r w:rsidRPr="004D59C5">
        <w:t xml:space="preserve">Appendix B.2 </w:t>
      </w:r>
      <w:r w:rsidR="00B9149A" w:rsidRPr="004D59C5">
        <w:t>–</w:t>
      </w:r>
      <w:r w:rsidRPr="004D59C5">
        <w:t xml:space="preserve"> </w:t>
      </w:r>
      <w:r w:rsidR="00EE78A0" w:rsidRPr="004D59C5">
        <w:t>Auction</w:t>
      </w:r>
      <w:r w:rsidR="00B9149A" w:rsidRPr="004D59C5">
        <w:t xml:space="preserve"> Results</w:t>
      </w:r>
      <w:r w:rsidRPr="004D59C5">
        <w:t xml:space="preserve"> File</w:t>
      </w:r>
      <w:r w:rsidR="00B9149A" w:rsidRPr="004D59C5">
        <w:t xml:space="preserve"> </w:t>
      </w:r>
      <w:r w:rsidR="00E47753">
        <w:t xml:space="preserve">(auction_fmbs.txt) </w:t>
      </w:r>
      <w:r w:rsidR="00B9149A" w:rsidRPr="004D59C5">
        <w:t>Data Dictionary</w:t>
      </w:r>
      <w:bookmarkEnd w:id="393"/>
    </w:p>
    <w:tbl>
      <w:tblPr>
        <w:tblStyle w:val="TableGrid"/>
        <w:tblW w:w="14184" w:type="dxa"/>
        <w:tblLook w:val="04A0" w:firstRow="1" w:lastRow="0" w:firstColumn="1" w:lastColumn="0" w:noHBand="0" w:noVBand="1"/>
      </w:tblPr>
      <w:tblGrid>
        <w:gridCol w:w="790"/>
        <w:gridCol w:w="2572"/>
        <w:gridCol w:w="1416"/>
        <w:gridCol w:w="960"/>
        <w:gridCol w:w="2604"/>
        <w:gridCol w:w="2898"/>
        <w:gridCol w:w="2944"/>
      </w:tblGrid>
      <w:tr w:rsidR="00812113" w:rsidRPr="004D59C5" w14:paraId="335D9799" w14:textId="77777777" w:rsidTr="00812113">
        <w:tc>
          <w:tcPr>
            <w:tcW w:w="790" w:type="dxa"/>
            <w:shd w:val="clear" w:color="auto" w:fill="D9D9D9" w:themeFill="background1" w:themeFillShade="D9"/>
          </w:tcPr>
          <w:p w14:paraId="05BEBD20" w14:textId="77777777" w:rsidR="00812113" w:rsidRPr="004D59C5" w:rsidRDefault="00812113" w:rsidP="00016B9B">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72" w:type="dxa"/>
            <w:shd w:val="clear" w:color="auto" w:fill="D9D9D9" w:themeFill="background1" w:themeFillShade="D9"/>
          </w:tcPr>
          <w:p w14:paraId="016A38AA" w14:textId="77777777" w:rsidR="00812113" w:rsidRPr="004D59C5" w:rsidRDefault="00812113" w:rsidP="00016B9B">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6" w:type="dxa"/>
            <w:shd w:val="clear" w:color="auto" w:fill="D9D9D9" w:themeFill="background1" w:themeFillShade="D9"/>
          </w:tcPr>
          <w:p w14:paraId="630C8289" w14:textId="77777777" w:rsidR="00812113" w:rsidRPr="004D59C5" w:rsidRDefault="00812113" w:rsidP="00016B9B">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71F8A51F" w14:textId="77777777" w:rsidR="00812113" w:rsidRPr="004D59C5" w:rsidRDefault="00812113" w:rsidP="00016B9B">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604" w:type="dxa"/>
            <w:shd w:val="clear" w:color="auto" w:fill="D9D9D9" w:themeFill="background1" w:themeFillShade="D9"/>
          </w:tcPr>
          <w:p w14:paraId="6AE39C62" w14:textId="77777777" w:rsidR="00812113" w:rsidRPr="004D59C5" w:rsidRDefault="00812113" w:rsidP="00016B9B">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2898" w:type="dxa"/>
            <w:shd w:val="clear" w:color="auto" w:fill="D9D9D9" w:themeFill="background1" w:themeFillShade="D9"/>
          </w:tcPr>
          <w:p w14:paraId="38F33AD6" w14:textId="77777777" w:rsidR="00812113" w:rsidRPr="004D59C5" w:rsidRDefault="00812113" w:rsidP="00016B9B">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944" w:type="dxa"/>
            <w:shd w:val="clear" w:color="auto" w:fill="D9D9D9" w:themeFill="background1" w:themeFillShade="D9"/>
          </w:tcPr>
          <w:p w14:paraId="6624F87C" w14:textId="77777777" w:rsidR="00812113" w:rsidRPr="004D59C5" w:rsidRDefault="00812113" w:rsidP="00016B9B">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CB3D7E" w:rsidRPr="004D59C5" w14:paraId="18579335" w14:textId="77777777" w:rsidTr="00812113">
        <w:trPr>
          <w:ins w:id="394" w:author="Han Xie CHAI (MAS)" w:date="2026-01-15T09:28:00Z"/>
        </w:trPr>
        <w:tc>
          <w:tcPr>
            <w:tcW w:w="790" w:type="dxa"/>
          </w:tcPr>
          <w:p w14:paraId="3A318B2B" w14:textId="77777777" w:rsidR="00CB3D7E" w:rsidRPr="004D59C5" w:rsidRDefault="00CB3D7E">
            <w:pPr>
              <w:pStyle w:val="ListParagraph"/>
              <w:numPr>
                <w:ilvl w:val="0"/>
                <w:numId w:val="0"/>
              </w:numPr>
              <w:ind w:left="720"/>
              <w:rPr>
                <w:ins w:id="395" w:author="Han Xie CHAI (MAS)" w:date="2026-01-15T09:28:00Z" w16du:dateUtc="2026-01-15T01:28:00Z"/>
              </w:rPr>
              <w:pPrChange w:id="396" w:author="Han Xie CHAI (MAS)" w:date="2026-01-15T09:28:00Z" w16du:dateUtc="2026-01-15T01:28:00Z">
                <w:pPr>
                  <w:pStyle w:val="ListParagraph"/>
                  <w:numPr>
                    <w:numId w:val="44"/>
                  </w:numPr>
                </w:pPr>
              </w:pPrChange>
            </w:pPr>
          </w:p>
        </w:tc>
        <w:tc>
          <w:tcPr>
            <w:tcW w:w="2572" w:type="dxa"/>
          </w:tcPr>
          <w:p w14:paraId="19B4BD93" w14:textId="0070EB9C" w:rsidR="00CB3D7E" w:rsidRPr="004D59C5" w:rsidRDefault="00CB3D7E" w:rsidP="00016B9B">
            <w:pPr>
              <w:pStyle w:val="Normalwithspace"/>
              <w:spacing w:before="0" w:line="276" w:lineRule="auto"/>
              <w:jc w:val="left"/>
              <w:rPr>
                <w:ins w:id="397" w:author="Han Xie CHAI (MAS)" w:date="2026-01-15T09:28:00Z" w16du:dateUtc="2026-01-15T01:28:00Z"/>
                <w:rFonts w:asciiTheme="minorHAnsi" w:hAnsiTheme="minorHAnsi" w:cstheme="minorHAnsi"/>
              </w:rPr>
            </w:pPr>
            <w:ins w:id="398" w:author="Han Xie CHAI (MAS)" w:date="2026-01-15T09:28:00Z" w16du:dateUtc="2026-01-15T01:28:00Z">
              <w:r w:rsidRPr="004D59C5">
                <w:rPr>
                  <w:rFonts w:asciiTheme="minorHAnsi" w:hAnsiTheme="minorHAnsi" w:cstheme="minorHAnsi"/>
                  <w:b/>
                  <w:bCs/>
                  <w:szCs w:val="22"/>
                </w:rPr>
                <w:t>Repetitive Details</w:t>
              </w:r>
            </w:ins>
          </w:p>
        </w:tc>
        <w:tc>
          <w:tcPr>
            <w:tcW w:w="1416" w:type="dxa"/>
          </w:tcPr>
          <w:p w14:paraId="45D978C8" w14:textId="77777777" w:rsidR="00CB3D7E" w:rsidRPr="004D59C5" w:rsidRDefault="00CB3D7E" w:rsidP="00016B9B">
            <w:pPr>
              <w:pStyle w:val="Normalwithspace"/>
              <w:spacing w:before="0" w:line="276" w:lineRule="auto"/>
              <w:jc w:val="left"/>
              <w:rPr>
                <w:ins w:id="399" w:author="Han Xie CHAI (MAS)" w:date="2026-01-15T09:28:00Z" w16du:dateUtc="2026-01-15T01:28:00Z"/>
                <w:rFonts w:asciiTheme="minorHAnsi" w:hAnsiTheme="minorHAnsi" w:cstheme="minorHAnsi"/>
              </w:rPr>
            </w:pPr>
          </w:p>
        </w:tc>
        <w:tc>
          <w:tcPr>
            <w:tcW w:w="960" w:type="dxa"/>
          </w:tcPr>
          <w:p w14:paraId="42FB7C54" w14:textId="77777777" w:rsidR="00CB3D7E" w:rsidRDefault="00CB3D7E" w:rsidP="00016B9B">
            <w:pPr>
              <w:pStyle w:val="Normalwithspace"/>
              <w:spacing w:before="0" w:line="276" w:lineRule="auto"/>
              <w:jc w:val="left"/>
              <w:rPr>
                <w:ins w:id="400" w:author="Han Xie CHAI (MAS)" w:date="2026-01-15T09:28:00Z" w16du:dateUtc="2026-01-15T01:28:00Z"/>
                <w:rFonts w:asciiTheme="minorHAnsi" w:hAnsiTheme="minorHAnsi" w:cstheme="minorHAnsi"/>
                <w:szCs w:val="22"/>
                <w:lang w:val="en-AU"/>
              </w:rPr>
            </w:pPr>
          </w:p>
        </w:tc>
        <w:tc>
          <w:tcPr>
            <w:tcW w:w="2604" w:type="dxa"/>
          </w:tcPr>
          <w:p w14:paraId="44DD7D07" w14:textId="77777777" w:rsidR="00CB3D7E" w:rsidRPr="004D59C5" w:rsidRDefault="00CB3D7E" w:rsidP="00016B9B">
            <w:pPr>
              <w:pStyle w:val="Normalwithspace"/>
              <w:spacing w:before="0" w:line="276" w:lineRule="auto"/>
              <w:jc w:val="left"/>
              <w:rPr>
                <w:ins w:id="401" w:author="Han Xie CHAI (MAS)" w:date="2026-01-15T09:28:00Z" w16du:dateUtc="2026-01-15T01:28:00Z"/>
                <w:rFonts w:asciiTheme="minorHAnsi" w:hAnsiTheme="minorHAnsi" w:cstheme="minorHAnsi"/>
                <w:szCs w:val="22"/>
                <w:lang w:val="en-AU"/>
              </w:rPr>
            </w:pPr>
          </w:p>
        </w:tc>
        <w:tc>
          <w:tcPr>
            <w:tcW w:w="2898" w:type="dxa"/>
          </w:tcPr>
          <w:p w14:paraId="00125F92" w14:textId="77777777" w:rsidR="00CB3D7E" w:rsidRPr="004D59C5" w:rsidRDefault="00CB3D7E" w:rsidP="00016B9B">
            <w:pPr>
              <w:pStyle w:val="Normalwithspace"/>
              <w:spacing w:before="0" w:line="276" w:lineRule="auto"/>
              <w:jc w:val="left"/>
              <w:rPr>
                <w:ins w:id="402" w:author="Han Xie CHAI (MAS)" w:date="2026-01-15T09:28:00Z" w16du:dateUtc="2026-01-15T01:28:00Z"/>
                <w:rFonts w:asciiTheme="minorHAnsi" w:hAnsiTheme="minorHAnsi" w:cstheme="minorHAnsi"/>
              </w:rPr>
            </w:pPr>
          </w:p>
        </w:tc>
        <w:tc>
          <w:tcPr>
            <w:tcW w:w="2944" w:type="dxa"/>
          </w:tcPr>
          <w:p w14:paraId="5BE91856" w14:textId="77777777" w:rsidR="00CB3D7E" w:rsidRPr="004D59C5" w:rsidRDefault="00CB3D7E" w:rsidP="00016B9B">
            <w:pPr>
              <w:pStyle w:val="Normalwithspace"/>
              <w:spacing w:before="0" w:line="276" w:lineRule="auto"/>
              <w:jc w:val="left"/>
              <w:rPr>
                <w:ins w:id="403" w:author="Han Xie CHAI (MAS)" w:date="2026-01-15T09:28:00Z" w16du:dateUtc="2026-01-15T01:28:00Z"/>
                <w:rFonts w:asciiTheme="minorHAnsi" w:hAnsiTheme="minorHAnsi" w:cstheme="minorHAnsi"/>
              </w:rPr>
            </w:pPr>
          </w:p>
        </w:tc>
      </w:tr>
      <w:tr w:rsidR="00812113" w:rsidRPr="004D59C5" w14:paraId="5911B716" w14:textId="77777777" w:rsidTr="00812113">
        <w:tc>
          <w:tcPr>
            <w:tcW w:w="790" w:type="dxa"/>
          </w:tcPr>
          <w:p w14:paraId="08581789" w14:textId="77777777" w:rsidR="00812113" w:rsidRPr="004D59C5" w:rsidRDefault="00812113" w:rsidP="001065FE">
            <w:pPr>
              <w:pStyle w:val="ListParagraph"/>
              <w:numPr>
                <w:ilvl w:val="0"/>
                <w:numId w:val="44"/>
              </w:numPr>
            </w:pPr>
          </w:p>
        </w:tc>
        <w:tc>
          <w:tcPr>
            <w:tcW w:w="2572" w:type="dxa"/>
          </w:tcPr>
          <w:p w14:paraId="368B9F50" w14:textId="77777777" w:rsidR="00812113" w:rsidRPr="004D59C5" w:rsidRDefault="00812113" w:rsidP="00016B9B">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ISIN_CODE</w:t>
            </w:r>
          </w:p>
        </w:tc>
        <w:tc>
          <w:tcPr>
            <w:tcW w:w="1416" w:type="dxa"/>
          </w:tcPr>
          <w:p w14:paraId="256B90E9" w14:textId="77777777" w:rsidR="00812113" w:rsidRPr="004D59C5" w:rsidRDefault="00812113" w:rsidP="00016B9B">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X(12)</w:t>
            </w:r>
          </w:p>
        </w:tc>
        <w:tc>
          <w:tcPr>
            <w:tcW w:w="960" w:type="dxa"/>
          </w:tcPr>
          <w:p w14:paraId="2AA3141C" w14:textId="6224C72A" w:rsidR="00812113" w:rsidRPr="004D59C5" w:rsidRDefault="00F20EBC" w:rsidP="00016B9B">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604" w:type="dxa"/>
          </w:tcPr>
          <w:p w14:paraId="4D474B5D" w14:textId="77777777" w:rsidR="00812113" w:rsidRPr="004D59C5" w:rsidRDefault="00812113" w:rsidP="00016B9B">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ISIN code</w:t>
            </w:r>
          </w:p>
        </w:tc>
        <w:tc>
          <w:tcPr>
            <w:tcW w:w="2898" w:type="dxa"/>
          </w:tcPr>
          <w:p w14:paraId="43231CC8" w14:textId="15DFAECA" w:rsidR="00812113" w:rsidRPr="004D59C5" w:rsidRDefault="00812113" w:rsidP="00016B9B">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ISIN code.</w:t>
            </w:r>
          </w:p>
        </w:tc>
        <w:tc>
          <w:tcPr>
            <w:tcW w:w="2944" w:type="dxa"/>
          </w:tcPr>
          <w:p w14:paraId="3513F102" w14:textId="7D69C197" w:rsidR="00812113" w:rsidRPr="004D59C5" w:rsidRDefault="00ED60F2" w:rsidP="00016B9B">
            <w:pPr>
              <w:pStyle w:val="Normalwithspace"/>
              <w:spacing w:before="0" w:line="276" w:lineRule="auto"/>
              <w:jc w:val="left"/>
              <w:rPr>
                <w:rFonts w:asciiTheme="minorHAnsi" w:hAnsiTheme="minorHAnsi" w:cstheme="minorHAnsi"/>
              </w:rPr>
            </w:pPr>
            <w:r w:rsidRPr="004D59C5">
              <w:rPr>
                <w:rFonts w:asciiTheme="minorHAnsi" w:hAnsiTheme="minorHAnsi" w:cstheme="minorHAnsi"/>
              </w:rPr>
              <w:t>The auction record is available in this file only if MAS is allotted bids</w:t>
            </w:r>
            <w:r w:rsidR="007D49C3" w:rsidRPr="004D59C5">
              <w:rPr>
                <w:rFonts w:asciiTheme="minorHAnsi" w:hAnsiTheme="minorHAnsi" w:cstheme="minorHAnsi"/>
              </w:rPr>
              <w:t xml:space="preserve"> for this security</w:t>
            </w:r>
            <w:r w:rsidRPr="004D59C5">
              <w:rPr>
                <w:rFonts w:asciiTheme="minorHAnsi" w:hAnsiTheme="minorHAnsi" w:cstheme="minorHAnsi"/>
              </w:rPr>
              <w:t>.</w:t>
            </w:r>
          </w:p>
        </w:tc>
      </w:tr>
      <w:tr w:rsidR="00812113" w:rsidRPr="004D59C5" w14:paraId="58E0E732" w14:textId="77777777" w:rsidTr="00812113">
        <w:tc>
          <w:tcPr>
            <w:tcW w:w="790" w:type="dxa"/>
          </w:tcPr>
          <w:p w14:paraId="17A9AD46" w14:textId="77777777" w:rsidR="00812113" w:rsidRPr="004D59C5" w:rsidRDefault="00812113" w:rsidP="001065FE">
            <w:pPr>
              <w:pStyle w:val="ListParagraph"/>
            </w:pPr>
          </w:p>
        </w:tc>
        <w:tc>
          <w:tcPr>
            <w:tcW w:w="2572" w:type="dxa"/>
          </w:tcPr>
          <w:p w14:paraId="63690795" w14:textId="77777777" w:rsidR="00812113" w:rsidRPr="004D59C5" w:rsidRDefault="00812113" w:rsidP="00016B9B">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ISSUE_CODE</w:t>
            </w:r>
          </w:p>
        </w:tc>
        <w:tc>
          <w:tcPr>
            <w:tcW w:w="1416" w:type="dxa"/>
          </w:tcPr>
          <w:p w14:paraId="4F54BEF6" w14:textId="77777777" w:rsidR="00812113" w:rsidRPr="004D59C5" w:rsidRDefault="00812113" w:rsidP="00016B9B">
            <w:pPr>
              <w:pStyle w:val="Normalwithspace"/>
              <w:spacing w:before="0" w:line="276" w:lineRule="auto"/>
              <w:jc w:val="left"/>
              <w:rPr>
                <w:rFonts w:asciiTheme="minorHAnsi" w:hAnsiTheme="minorHAnsi" w:cstheme="minorHAnsi"/>
              </w:rPr>
            </w:pPr>
            <w:r w:rsidRPr="004D59C5">
              <w:rPr>
                <w:rFonts w:asciiTheme="minorHAnsi" w:hAnsiTheme="minorHAnsi" w:cstheme="minorHAnsi"/>
                <w:szCs w:val="22"/>
              </w:rPr>
              <w:t>X(8)</w:t>
            </w:r>
          </w:p>
        </w:tc>
        <w:tc>
          <w:tcPr>
            <w:tcW w:w="960" w:type="dxa"/>
          </w:tcPr>
          <w:p w14:paraId="012EC96C" w14:textId="30BB3DCB" w:rsidR="00812113" w:rsidRPr="004D59C5" w:rsidRDefault="00F20EBC" w:rsidP="00016B9B">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w:t>
            </w:r>
          </w:p>
        </w:tc>
        <w:tc>
          <w:tcPr>
            <w:tcW w:w="2604" w:type="dxa"/>
          </w:tcPr>
          <w:p w14:paraId="7AF1F6D8" w14:textId="77777777" w:rsidR="00812113" w:rsidRPr="004D59C5" w:rsidRDefault="00812113" w:rsidP="00016B9B">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 xml:space="preserve">Issue code </w:t>
            </w:r>
          </w:p>
        </w:tc>
        <w:tc>
          <w:tcPr>
            <w:tcW w:w="2898" w:type="dxa"/>
          </w:tcPr>
          <w:p w14:paraId="2F97A8AB" w14:textId="5D34CA92"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issue code</w:t>
            </w:r>
            <w:r w:rsidR="007D49C3" w:rsidRPr="004D59C5">
              <w:rPr>
                <w:rFonts w:asciiTheme="minorHAnsi" w:hAnsiTheme="minorHAnsi" w:cstheme="minorHAnsi"/>
                <w:szCs w:val="22"/>
              </w:rPr>
              <w:t>.</w:t>
            </w:r>
          </w:p>
        </w:tc>
        <w:tc>
          <w:tcPr>
            <w:tcW w:w="2944" w:type="dxa"/>
          </w:tcPr>
          <w:p w14:paraId="682E7239" w14:textId="77777777" w:rsidR="00812113" w:rsidRPr="004D59C5" w:rsidRDefault="00812113" w:rsidP="00016B9B">
            <w:pPr>
              <w:spacing w:line="276" w:lineRule="auto"/>
              <w:jc w:val="left"/>
              <w:rPr>
                <w:rFonts w:asciiTheme="minorHAnsi" w:hAnsiTheme="minorHAnsi" w:cstheme="minorHAnsi"/>
              </w:rPr>
            </w:pPr>
          </w:p>
        </w:tc>
      </w:tr>
      <w:tr w:rsidR="00812113" w:rsidRPr="004D59C5" w14:paraId="13C21DF6" w14:textId="77777777" w:rsidTr="00812113">
        <w:tc>
          <w:tcPr>
            <w:tcW w:w="790" w:type="dxa"/>
          </w:tcPr>
          <w:p w14:paraId="471257FC" w14:textId="77777777" w:rsidR="00812113" w:rsidRPr="004D59C5" w:rsidRDefault="00812113" w:rsidP="001065FE">
            <w:pPr>
              <w:pStyle w:val="ListParagraph"/>
            </w:pPr>
          </w:p>
        </w:tc>
        <w:tc>
          <w:tcPr>
            <w:tcW w:w="2572" w:type="dxa"/>
          </w:tcPr>
          <w:p w14:paraId="25C62AD3" w14:textId="77777777" w:rsidR="00812113" w:rsidRPr="004D59C5" w:rsidRDefault="00812113" w:rsidP="00016B9B">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rPr>
              <w:t>ISSUE_DATE</w:t>
            </w:r>
          </w:p>
        </w:tc>
        <w:tc>
          <w:tcPr>
            <w:tcW w:w="1416" w:type="dxa"/>
          </w:tcPr>
          <w:p w14:paraId="3E65B70C"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X(8)</w:t>
            </w:r>
          </w:p>
        </w:tc>
        <w:tc>
          <w:tcPr>
            <w:tcW w:w="960" w:type="dxa"/>
          </w:tcPr>
          <w:p w14:paraId="5F2C0B65" w14:textId="5A28D618" w:rsidR="00812113" w:rsidRPr="004D59C5" w:rsidRDefault="00F20EBC" w:rsidP="00016B9B">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w:t>
            </w:r>
          </w:p>
        </w:tc>
        <w:tc>
          <w:tcPr>
            <w:tcW w:w="2604" w:type="dxa"/>
          </w:tcPr>
          <w:p w14:paraId="37BDF8D5"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Issue date</w:t>
            </w:r>
          </w:p>
        </w:tc>
        <w:tc>
          <w:tcPr>
            <w:tcW w:w="2898" w:type="dxa"/>
          </w:tcPr>
          <w:p w14:paraId="0DFFE6BD"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a valid date in YYYYMMDD.</w:t>
            </w:r>
          </w:p>
        </w:tc>
        <w:tc>
          <w:tcPr>
            <w:tcW w:w="2944" w:type="dxa"/>
          </w:tcPr>
          <w:p w14:paraId="2D438E98" w14:textId="77777777" w:rsidR="00812113" w:rsidRPr="004D59C5" w:rsidRDefault="00812113" w:rsidP="00016B9B">
            <w:pPr>
              <w:spacing w:line="276" w:lineRule="auto"/>
              <w:jc w:val="left"/>
              <w:rPr>
                <w:rFonts w:asciiTheme="minorHAnsi" w:hAnsiTheme="minorHAnsi" w:cstheme="minorHAnsi"/>
                <w:szCs w:val="22"/>
              </w:rPr>
            </w:pPr>
          </w:p>
        </w:tc>
      </w:tr>
      <w:tr w:rsidR="00812113" w:rsidRPr="004D59C5" w14:paraId="4D4A5696" w14:textId="77777777" w:rsidTr="00812113">
        <w:tc>
          <w:tcPr>
            <w:tcW w:w="790" w:type="dxa"/>
          </w:tcPr>
          <w:p w14:paraId="19041773" w14:textId="77777777" w:rsidR="00812113" w:rsidRPr="004D59C5" w:rsidRDefault="00812113" w:rsidP="001065FE">
            <w:pPr>
              <w:pStyle w:val="ListParagraph"/>
            </w:pPr>
          </w:p>
        </w:tc>
        <w:tc>
          <w:tcPr>
            <w:tcW w:w="2572" w:type="dxa"/>
          </w:tcPr>
          <w:p w14:paraId="4D044947"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REC_NUM</w:t>
            </w:r>
          </w:p>
        </w:tc>
        <w:tc>
          <w:tcPr>
            <w:tcW w:w="1416" w:type="dxa"/>
          </w:tcPr>
          <w:p w14:paraId="387C12F8"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9(3)</w:t>
            </w:r>
          </w:p>
        </w:tc>
        <w:tc>
          <w:tcPr>
            <w:tcW w:w="960" w:type="dxa"/>
          </w:tcPr>
          <w:p w14:paraId="0AF07655" w14:textId="712CBA43" w:rsidR="00812113" w:rsidRPr="004D59C5" w:rsidRDefault="00F20EBC" w:rsidP="00016B9B">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32</w:t>
            </w:r>
          </w:p>
        </w:tc>
        <w:tc>
          <w:tcPr>
            <w:tcW w:w="2604" w:type="dxa"/>
          </w:tcPr>
          <w:p w14:paraId="45F8643C"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Total number of auction details</w:t>
            </w:r>
          </w:p>
        </w:tc>
        <w:tc>
          <w:tcPr>
            <w:tcW w:w="2898" w:type="dxa"/>
          </w:tcPr>
          <w:p w14:paraId="652A24F7" w14:textId="357C52A4" w:rsidR="00812113" w:rsidRPr="004D59C5" w:rsidRDefault="0082339C"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001.</w:t>
            </w:r>
          </w:p>
        </w:tc>
        <w:tc>
          <w:tcPr>
            <w:tcW w:w="2944" w:type="dxa"/>
          </w:tcPr>
          <w:p w14:paraId="1CD90966" w14:textId="77777777" w:rsidR="00812113" w:rsidRPr="004D59C5" w:rsidRDefault="00812113" w:rsidP="00016B9B">
            <w:pPr>
              <w:spacing w:line="276" w:lineRule="auto"/>
              <w:jc w:val="left"/>
              <w:rPr>
                <w:rFonts w:asciiTheme="minorHAnsi" w:hAnsiTheme="minorHAnsi" w:cstheme="minorHAnsi"/>
                <w:szCs w:val="22"/>
              </w:rPr>
            </w:pPr>
          </w:p>
        </w:tc>
      </w:tr>
      <w:tr w:rsidR="00812113" w:rsidRPr="004D59C5" w14:paraId="4B01887B" w14:textId="77777777" w:rsidTr="00812113">
        <w:tc>
          <w:tcPr>
            <w:tcW w:w="790" w:type="dxa"/>
          </w:tcPr>
          <w:p w14:paraId="54113DF8" w14:textId="77777777" w:rsidR="00812113" w:rsidRPr="004D59C5" w:rsidRDefault="00812113" w:rsidP="001065FE">
            <w:pPr>
              <w:pStyle w:val="ListParagraph"/>
            </w:pPr>
          </w:p>
        </w:tc>
        <w:tc>
          <w:tcPr>
            <w:tcW w:w="2572" w:type="dxa"/>
          </w:tcPr>
          <w:p w14:paraId="348342E3" w14:textId="77777777" w:rsidR="00812113" w:rsidRPr="004D59C5" w:rsidRDefault="00812113" w:rsidP="00016B9B">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szCs w:val="22"/>
              </w:rPr>
              <w:t>MBR_CODE</w:t>
            </w:r>
          </w:p>
        </w:tc>
        <w:tc>
          <w:tcPr>
            <w:tcW w:w="1416" w:type="dxa"/>
          </w:tcPr>
          <w:p w14:paraId="2AA9D89B"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X(8)</w:t>
            </w:r>
          </w:p>
        </w:tc>
        <w:tc>
          <w:tcPr>
            <w:tcW w:w="960" w:type="dxa"/>
          </w:tcPr>
          <w:p w14:paraId="50E7797D" w14:textId="6AECADA6" w:rsidR="00812113" w:rsidRPr="004D59C5" w:rsidRDefault="00F20EBC" w:rsidP="00016B9B">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36</w:t>
            </w:r>
          </w:p>
        </w:tc>
        <w:tc>
          <w:tcPr>
            <w:tcW w:w="2604" w:type="dxa"/>
          </w:tcPr>
          <w:p w14:paraId="5B2C9FAD" w14:textId="77777777" w:rsidR="00812113" w:rsidRPr="004D59C5" w:rsidRDefault="00812113" w:rsidP="00016B9B">
            <w:pPr>
              <w:spacing w:line="276" w:lineRule="auto"/>
              <w:jc w:val="left"/>
              <w:rPr>
                <w:rFonts w:asciiTheme="minorHAnsi" w:hAnsiTheme="minorHAnsi" w:cstheme="minorHAnsi"/>
                <w:szCs w:val="22"/>
              </w:rPr>
            </w:pPr>
            <w:r w:rsidRPr="004D59C5">
              <w:rPr>
                <w:rFonts w:asciiTheme="minorHAnsi" w:hAnsiTheme="minorHAnsi" w:cstheme="minorHAnsi"/>
                <w:szCs w:val="22"/>
              </w:rPr>
              <w:t>Member code</w:t>
            </w:r>
          </w:p>
        </w:tc>
        <w:tc>
          <w:tcPr>
            <w:tcW w:w="2898" w:type="dxa"/>
          </w:tcPr>
          <w:p w14:paraId="6648A5DA" w14:textId="7C2F7A17" w:rsidR="00812113" w:rsidRPr="004D59C5" w:rsidRDefault="00DD3681"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Must be ‘MASGSGSG’.</w:t>
            </w:r>
          </w:p>
        </w:tc>
        <w:tc>
          <w:tcPr>
            <w:tcW w:w="2944" w:type="dxa"/>
          </w:tcPr>
          <w:p w14:paraId="0C0F88D8" w14:textId="77777777" w:rsidR="00812113" w:rsidRPr="004D59C5" w:rsidRDefault="00812113" w:rsidP="00016B9B">
            <w:pPr>
              <w:spacing w:line="276" w:lineRule="auto"/>
              <w:jc w:val="left"/>
              <w:rPr>
                <w:rFonts w:asciiTheme="minorHAnsi" w:hAnsiTheme="minorHAnsi" w:cstheme="minorHAnsi"/>
                <w:szCs w:val="22"/>
              </w:rPr>
            </w:pPr>
          </w:p>
        </w:tc>
      </w:tr>
      <w:tr w:rsidR="00812113" w:rsidRPr="004D59C5" w14:paraId="0264CA67" w14:textId="77777777" w:rsidTr="00812113">
        <w:tc>
          <w:tcPr>
            <w:tcW w:w="790" w:type="dxa"/>
          </w:tcPr>
          <w:p w14:paraId="14DDB180" w14:textId="77777777" w:rsidR="00812113" w:rsidRPr="004D59C5" w:rsidRDefault="00812113" w:rsidP="001065FE">
            <w:pPr>
              <w:pStyle w:val="ListParagraph"/>
            </w:pPr>
          </w:p>
        </w:tc>
        <w:tc>
          <w:tcPr>
            <w:tcW w:w="2572" w:type="dxa"/>
          </w:tcPr>
          <w:p w14:paraId="17EF34AC"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BANK_CODE</w:t>
            </w:r>
          </w:p>
        </w:tc>
        <w:tc>
          <w:tcPr>
            <w:tcW w:w="1416" w:type="dxa"/>
          </w:tcPr>
          <w:p w14:paraId="4EC474AA"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9(4)</w:t>
            </w:r>
          </w:p>
        </w:tc>
        <w:tc>
          <w:tcPr>
            <w:tcW w:w="960" w:type="dxa"/>
          </w:tcPr>
          <w:p w14:paraId="61BC70DA" w14:textId="7D00ED9C" w:rsidR="00812113" w:rsidRPr="004D59C5" w:rsidRDefault="00F20EBC" w:rsidP="00016B9B">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45</w:t>
            </w:r>
          </w:p>
        </w:tc>
        <w:tc>
          <w:tcPr>
            <w:tcW w:w="2604" w:type="dxa"/>
          </w:tcPr>
          <w:p w14:paraId="154245E5" w14:textId="77777777" w:rsidR="00812113" w:rsidRPr="004D59C5" w:rsidRDefault="00812113" w:rsidP="00016B9B">
            <w:pPr>
              <w:spacing w:line="276" w:lineRule="auto"/>
              <w:jc w:val="left"/>
              <w:rPr>
                <w:rFonts w:asciiTheme="minorHAnsi" w:hAnsiTheme="minorHAnsi" w:cstheme="minorHAnsi"/>
                <w:szCs w:val="22"/>
              </w:rPr>
            </w:pPr>
            <w:r w:rsidRPr="004D59C5">
              <w:rPr>
                <w:rFonts w:asciiTheme="minorHAnsi" w:hAnsiTheme="minorHAnsi" w:cstheme="minorHAnsi"/>
              </w:rPr>
              <w:t>Member’s bank code</w:t>
            </w:r>
          </w:p>
        </w:tc>
        <w:tc>
          <w:tcPr>
            <w:tcW w:w="2898" w:type="dxa"/>
          </w:tcPr>
          <w:p w14:paraId="2A802ED8" w14:textId="65DC0660"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 xml:space="preserve">Must be </w:t>
            </w:r>
            <w:r w:rsidR="0033013C" w:rsidRPr="004D59C5">
              <w:rPr>
                <w:rFonts w:asciiTheme="minorHAnsi" w:hAnsiTheme="minorHAnsi" w:cstheme="minorHAnsi"/>
                <w:szCs w:val="22"/>
              </w:rPr>
              <w:t>2500.</w:t>
            </w:r>
          </w:p>
        </w:tc>
        <w:tc>
          <w:tcPr>
            <w:tcW w:w="2944" w:type="dxa"/>
          </w:tcPr>
          <w:p w14:paraId="1291E758" w14:textId="77777777" w:rsidR="00812113" w:rsidRPr="004D59C5" w:rsidRDefault="00812113" w:rsidP="00016B9B">
            <w:pPr>
              <w:spacing w:line="276" w:lineRule="auto"/>
              <w:jc w:val="left"/>
              <w:rPr>
                <w:rFonts w:asciiTheme="minorHAnsi" w:hAnsiTheme="minorHAnsi" w:cstheme="minorHAnsi"/>
                <w:szCs w:val="22"/>
              </w:rPr>
            </w:pPr>
          </w:p>
        </w:tc>
      </w:tr>
      <w:tr w:rsidR="00812113" w:rsidRPr="004D59C5" w14:paraId="2E92F735" w14:textId="77777777" w:rsidTr="00812113">
        <w:tc>
          <w:tcPr>
            <w:tcW w:w="790" w:type="dxa"/>
          </w:tcPr>
          <w:p w14:paraId="6FB58411" w14:textId="77777777" w:rsidR="00812113" w:rsidRPr="004D59C5" w:rsidRDefault="00812113" w:rsidP="001065FE">
            <w:pPr>
              <w:pStyle w:val="ListParagraph"/>
            </w:pPr>
          </w:p>
        </w:tc>
        <w:tc>
          <w:tcPr>
            <w:tcW w:w="2572" w:type="dxa"/>
          </w:tcPr>
          <w:p w14:paraId="2198784A"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CUSTODY_CODE</w:t>
            </w:r>
          </w:p>
        </w:tc>
        <w:tc>
          <w:tcPr>
            <w:tcW w:w="1416" w:type="dxa"/>
          </w:tcPr>
          <w:p w14:paraId="714B7FE1"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X(3)</w:t>
            </w:r>
          </w:p>
        </w:tc>
        <w:tc>
          <w:tcPr>
            <w:tcW w:w="960" w:type="dxa"/>
          </w:tcPr>
          <w:p w14:paraId="7875C223" w14:textId="245D4AA8" w:rsidR="00812113" w:rsidRPr="004D59C5" w:rsidRDefault="00F20EBC" w:rsidP="00016B9B">
            <w:pPr>
              <w:pStyle w:val="Normalwithspace"/>
              <w:spacing w:before="0" w:line="276" w:lineRule="auto"/>
              <w:jc w:val="left"/>
              <w:rPr>
                <w:rFonts w:asciiTheme="minorHAnsi" w:hAnsiTheme="minorHAnsi" w:cstheme="minorHAnsi"/>
              </w:rPr>
            </w:pPr>
            <w:r>
              <w:rPr>
                <w:rFonts w:asciiTheme="minorHAnsi" w:hAnsiTheme="minorHAnsi" w:cstheme="minorHAnsi"/>
              </w:rPr>
              <w:t>50</w:t>
            </w:r>
          </w:p>
        </w:tc>
        <w:tc>
          <w:tcPr>
            <w:tcW w:w="2604" w:type="dxa"/>
          </w:tcPr>
          <w:p w14:paraId="58A5AC07" w14:textId="77777777" w:rsidR="00812113" w:rsidRPr="004D59C5" w:rsidRDefault="00812113" w:rsidP="00016B9B">
            <w:pPr>
              <w:spacing w:line="276" w:lineRule="auto"/>
              <w:jc w:val="left"/>
              <w:rPr>
                <w:rFonts w:asciiTheme="minorHAnsi" w:hAnsiTheme="minorHAnsi" w:cstheme="minorHAnsi"/>
                <w:szCs w:val="22"/>
              </w:rPr>
            </w:pPr>
            <w:r w:rsidRPr="004D59C5">
              <w:rPr>
                <w:rFonts w:asciiTheme="minorHAnsi" w:hAnsiTheme="minorHAnsi" w:cstheme="minorHAnsi"/>
              </w:rPr>
              <w:t>Member’s custody code</w:t>
            </w:r>
          </w:p>
        </w:tc>
        <w:tc>
          <w:tcPr>
            <w:tcW w:w="2898" w:type="dxa"/>
          </w:tcPr>
          <w:p w14:paraId="66C5775C" w14:textId="3BAB1A79" w:rsidR="00812113" w:rsidRPr="004D59C5" w:rsidRDefault="00812113" w:rsidP="00016B9B">
            <w:pPr>
              <w:pStyle w:val="Normalwithspace"/>
              <w:spacing w:before="0" w:line="276" w:lineRule="auto"/>
              <w:jc w:val="left"/>
              <w:rPr>
                <w:rFonts w:asciiTheme="minorHAnsi" w:hAnsiTheme="minorHAnsi" w:cstheme="minorHAnsi"/>
                <w:szCs w:val="22"/>
                <w:highlight w:val="yellow"/>
              </w:rPr>
            </w:pPr>
            <w:r w:rsidRPr="004D59C5">
              <w:rPr>
                <w:rFonts w:asciiTheme="minorHAnsi" w:hAnsiTheme="minorHAnsi" w:cstheme="minorHAnsi"/>
                <w:szCs w:val="22"/>
              </w:rPr>
              <w:t xml:space="preserve">Must be </w:t>
            </w:r>
            <w:r w:rsidR="00675835" w:rsidRPr="004D59C5">
              <w:rPr>
                <w:rFonts w:asciiTheme="minorHAnsi" w:hAnsiTheme="minorHAnsi" w:cstheme="minorHAnsi"/>
                <w:szCs w:val="22"/>
              </w:rPr>
              <w:t>‘TRD’.</w:t>
            </w:r>
          </w:p>
        </w:tc>
        <w:tc>
          <w:tcPr>
            <w:tcW w:w="2944" w:type="dxa"/>
          </w:tcPr>
          <w:p w14:paraId="4080F710" w14:textId="77777777" w:rsidR="00812113" w:rsidRPr="004D59C5" w:rsidRDefault="00812113" w:rsidP="00016B9B">
            <w:pPr>
              <w:spacing w:line="276" w:lineRule="auto"/>
              <w:jc w:val="left"/>
              <w:rPr>
                <w:rFonts w:asciiTheme="minorHAnsi" w:hAnsiTheme="minorHAnsi" w:cstheme="minorHAnsi"/>
                <w:szCs w:val="22"/>
                <w:highlight w:val="yellow"/>
              </w:rPr>
            </w:pPr>
          </w:p>
        </w:tc>
      </w:tr>
      <w:tr w:rsidR="00812113" w:rsidRPr="004D59C5" w14:paraId="385504C1" w14:textId="77777777" w:rsidTr="00812113">
        <w:tc>
          <w:tcPr>
            <w:tcW w:w="790" w:type="dxa"/>
          </w:tcPr>
          <w:p w14:paraId="5722704A" w14:textId="77777777" w:rsidR="00812113" w:rsidRPr="004D59C5" w:rsidRDefault="00812113" w:rsidP="001065FE">
            <w:pPr>
              <w:pStyle w:val="ListParagraph"/>
            </w:pPr>
          </w:p>
        </w:tc>
        <w:tc>
          <w:tcPr>
            <w:tcW w:w="2572" w:type="dxa"/>
          </w:tcPr>
          <w:p w14:paraId="5F3A9E06"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PRICE</w:t>
            </w:r>
          </w:p>
        </w:tc>
        <w:tc>
          <w:tcPr>
            <w:tcW w:w="1416" w:type="dxa"/>
          </w:tcPr>
          <w:p w14:paraId="66CD2F88" w14:textId="446703FE" w:rsidR="00812113" w:rsidRPr="004D59C5" w:rsidRDefault="00812113" w:rsidP="00016B9B">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b/>
                <w:bCs/>
                <w:szCs w:val="22"/>
              </w:rPr>
              <w:t>9(3)v9(</w:t>
            </w:r>
            <w:r w:rsidR="00773BCD" w:rsidRPr="004D59C5">
              <w:rPr>
                <w:rFonts w:asciiTheme="minorHAnsi" w:hAnsiTheme="minorHAnsi" w:cstheme="minorHAnsi"/>
                <w:b/>
                <w:bCs/>
                <w:szCs w:val="22"/>
              </w:rPr>
              <w:t>9</w:t>
            </w:r>
            <w:r w:rsidRPr="004D59C5">
              <w:rPr>
                <w:rFonts w:asciiTheme="minorHAnsi" w:hAnsiTheme="minorHAnsi" w:cstheme="minorHAnsi"/>
                <w:b/>
                <w:bCs/>
                <w:szCs w:val="22"/>
              </w:rPr>
              <w:t>)</w:t>
            </w:r>
          </w:p>
        </w:tc>
        <w:tc>
          <w:tcPr>
            <w:tcW w:w="960" w:type="dxa"/>
          </w:tcPr>
          <w:p w14:paraId="68A56F10" w14:textId="75892157" w:rsidR="00812113" w:rsidRPr="004D59C5" w:rsidRDefault="00F20EBC" w:rsidP="00016B9B">
            <w:pPr>
              <w:pStyle w:val="Normalwithspace"/>
              <w:spacing w:before="0" w:line="276" w:lineRule="auto"/>
              <w:jc w:val="left"/>
              <w:rPr>
                <w:rFonts w:asciiTheme="minorHAnsi" w:hAnsiTheme="minorHAnsi" w:cstheme="minorHAnsi"/>
              </w:rPr>
            </w:pPr>
            <w:r>
              <w:rPr>
                <w:rFonts w:asciiTheme="minorHAnsi" w:hAnsiTheme="minorHAnsi" w:cstheme="minorHAnsi"/>
              </w:rPr>
              <w:t>54</w:t>
            </w:r>
          </w:p>
        </w:tc>
        <w:tc>
          <w:tcPr>
            <w:tcW w:w="2604" w:type="dxa"/>
          </w:tcPr>
          <w:p w14:paraId="2DA29FEA" w14:textId="77777777" w:rsidR="00812113" w:rsidRPr="004D59C5" w:rsidRDefault="00812113" w:rsidP="00016B9B">
            <w:pPr>
              <w:spacing w:line="276" w:lineRule="auto"/>
              <w:jc w:val="left"/>
              <w:rPr>
                <w:rFonts w:asciiTheme="minorHAnsi" w:hAnsiTheme="minorHAnsi" w:cstheme="minorHAnsi"/>
                <w:szCs w:val="22"/>
              </w:rPr>
            </w:pPr>
            <w:r w:rsidRPr="004D59C5">
              <w:rPr>
                <w:rFonts w:asciiTheme="minorHAnsi" w:hAnsiTheme="minorHAnsi" w:cstheme="minorHAnsi"/>
                <w:szCs w:val="22"/>
              </w:rPr>
              <w:t>Cutoff price for the allotted security</w:t>
            </w:r>
          </w:p>
        </w:tc>
        <w:tc>
          <w:tcPr>
            <w:tcW w:w="2898" w:type="dxa"/>
          </w:tcPr>
          <w:p w14:paraId="52DDAB73" w14:textId="56CBF7F2"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 xml:space="preserve">Must be numeric with 3 digits before decimal and </w:t>
            </w:r>
            <w:del w:id="404" w:author="Akila BALAKRISHNAN from.OPTIMUM (MAS)" w:date="2026-01-14T16:42:00Z" w16du:dateUtc="2026-01-14T08:42:00Z">
              <w:r w:rsidRPr="004D59C5">
                <w:rPr>
                  <w:rFonts w:asciiTheme="minorHAnsi" w:hAnsiTheme="minorHAnsi" w:cstheme="minorHAnsi"/>
                  <w:szCs w:val="22"/>
                </w:rPr>
                <w:delText xml:space="preserve">5 </w:delText>
              </w:r>
            </w:del>
            <w:ins w:id="405" w:author="Akila BALAKRISHNAN from.OPTIMUM (MAS)" w:date="2026-01-14T16:42:00Z" w16du:dateUtc="2026-01-14T08:42:00Z">
              <w:r w:rsidR="00AB755B">
                <w:rPr>
                  <w:rFonts w:asciiTheme="minorHAnsi" w:hAnsiTheme="minorHAnsi" w:cstheme="minorHAnsi"/>
                  <w:szCs w:val="22"/>
                </w:rPr>
                <w:t>9</w:t>
              </w:r>
              <w:r w:rsidR="00AB755B" w:rsidRPr="004D59C5">
                <w:rPr>
                  <w:rFonts w:asciiTheme="minorHAnsi" w:hAnsiTheme="minorHAnsi" w:cstheme="minorHAnsi"/>
                  <w:szCs w:val="22"/>
                </w:rPr>
                <w:t xml:space="preserve"> </w:t>
              </w:r>
            </w:ins>
            <w:r w:rsidRPr="004D59C5">
              <w:rPr>
                <w:rFonts w:asciiTheme="minorHAnsi" w:hAnsiTheme="minorHAnsi" w:cstheme="minorHAnsi"/>
                <w:szCs w:val="22"/>
              </w:rPr>
              <w:t>digits after</w:t>
            </w:r>
            <w:r w:rsidR="00C81E7F" w:rsidRPr="004D59C5">
              <w:rPr>
                <w:rFonts w:asciiTheme="minorHAnsi" w:hAnsiTheme="minorHAnsi" w:cstheme="minorHAnsi"/>
                <w:szCs w:val="22"/>
              </w:rPr>
              <w:t>, modified clean price.</w:t>
            </w:r>
          </w:p>
        </w:tc>
        <w:tc>
          <w:tcPr>
            <w:tcW w:w="2944" w:type="dxa"/>
          </w:tcPr>
          <w:p w14:paraId="1D0733A5" w14:textId="77777777" w:rsidR="00812113" w:rsidRPr="004D59C5" w:rsidRDefault="00812113" w:rsidP="00016B9B">
            <w:pPr>
              <w:spacing w:line="276" w:lineRule="auto"/>
              <w:jc w:val="left"/>
              <w:rPr>
                <w:rFonts w:asciiTheme="minorHAnsi" w:hAnsiTheme="minorHAnsi" w:cstheme="minorHAnsi"/>
                <w:szCs w:val="22"/>
              </w:rPr>
            </w:pPr>
          </w:p>
        </w:tc>
      </w:tr>
      <w:tr w:rsidR="00812113" w:rsidRPr="004D59C5" w14:paraId="370173A5" w14:textId="77777777" w:rsidTr="00812113">
        <w:tc>
          <w:tcPr>
            <w:tcW w:w="790" w:type="dxa"/>
          </w:tcPr>
          <w:p w14:paraId="30A4225A" w14:textId="77777777" w:rsidR="00812113" w:rsidRPr="004D59C5" w:rsidRDefault="00812113" w:rsidP="001065FE">
            <w:pPr>
              <w:pStyle w:val="ListParagraph"/>
            </w:pPr>
          </w:p>
        </w:tc>
        <w:tc>
          <w:tcPr>
            <w:tcW w:w="2572" w:type="dxa"/>
          </w:tcPr>
          <w:p w14:paraId="23C6A00D"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NOMINAL_AMT</w:t>
            </w:r>
          </w:p>
        </w:tc>
        <w:tc>
          <w:tcPr>
            <w:tcW w:w="1416" w:type="dxa"/>
          </w:tcPr>
          <w:p w14:paraId="15F6E5E5"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9(13)</w:t>
            </w:r>
          </w:p>
        </w:tc>
        <w:tc>
          <w:tcPr>
            <w:tcW w:w="960" w:type="dxa"/>
          </w:tcPr>
          <w:p w14:paraId="3BDE4D7F" w14:textId="6B6799C1" w:rsidR="00812113" w:rsidRPr="004D59C5" w:rsidRDefault="00F20EBC" w:rsidP="00016B9B">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67</w:t>
            </w:r>
          </w:p>
        </w:tc>
        <w:tc>
          <w:tcPr>
            <w:tcW w:w="2604" w:type="dxa"/>
          </w:tcPr>
          <w:p w14:paraId="5A4FC9AB" w14:textId="77777777" w:rsidR="00812113" w:rsidRPr="004D59C5" w:rsidRDefault="00812113" w:rsidP="00016B9B">
            <w:pPr>
              <w:spacing w:line="276" w:lineRule="auto"/>
              <w:jc w:val="left"/>
              <w:rPr>
                <w:rFonts w:asciiTheme="minorHAnsi" w:hAnsiTheme="minorHAnsi" w:cstheme="minorHAnsi"/>
                <w:szCs w:val="22"/>
              </w:rPr>
            </w:pPr>
            <w:r w:rsidRPr="004D59C5">
              <w:rPr>
                <w:rFonts w:asciiTheme="minorHAnsi" w:hAnsiTheme="minorHAnsi" w:cstheme="minorHAnsi"/>
                <w:szCs w:val="22"/>
              </w:rPr>
              <w:t>Total nominal amount</w:t>
            </w:r>
          </w:p>
        </w:tc>
        <w:tc>
          <w:tcPr>
            <w:tcW w:w="2898" w:type="dxa"/>
          </w:tcPr>
          <w:p w14:paraId="41F8785E" w14:textId="02A92540"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 xml:space="preserve">Must equal the </w:t>
            </w:r>
            <w:r w:rsidR="005B0C68" w:rsidRPr="004D59C5">
              <w:rPr>
                <w:rFonts w:asciiTheme="minorHAnsi" w:hAnsiTheme="minorHAnsi" w:cstheme="minorHAnsi"/>
                <w:szCs w:val="22"/>
              </w:rPr>
              <w:t xml:space="preserve">total </w:t>
            </w:r>
            <w:r w:rsidRPr="004D59C5">
              <w:rPr>
                <w:rFonts w:asciiTheme="minorHAnsi" w:hAnsiTheme="minorHAnsi" w:cstheme="minorHAnsi"/>
                <w:szCs w:val="22"/>
              </w:rPr>
              <w:t xml:space="preserve">nominal amount allotted </w:t>
            </w:r>
            <w:r w:rsidR="00675835" w:rsidRPr="004D59C5">
              <w:rPr>
                <w:rFonts w:asciiTheme="minorHAnsi" w:hAnsiTheme="minorHAnsi" w:cstheme="minorHAnsi"/>
                <w:szCs w:val="22"/>
              </w:rPr>
              <w:t>for MAS.</w:t>
            </w:r>
          </w:p>
        </w:tc>
        <w:tc>
          <w:tcPr>
            <w:tcW w:w="2944" w:type="dxa"/>
          </w:tcPr>
          <w:p w14:paraId="742E806B" w14:textId="77777777" w:rsidR="00812113" w:rsidRPr="004D59C5" w:rsidRDefault="00812113" w:rsidP="00016B9B">
            <w:pPr>
              <w:spacing w:line="276" w:lineRule="auto"/>
              <w:jc w:val="left"/>
              <w:rPr>
                <w:rFonts w:asciiTheme="minorHAnsi" w:hAnsiTheme="minorHAnsi" w:cstheme="minorHAnsi"/>
                <w:szCs w:val="22"/>
              </w:rPr>
            </w:pPr>
          </w:p>
        </w:tc>
      </w:tr>
      <w:tr w:rsidR="00812113" w:rsidRPr="004D59C5" w14:paraId="598BF431" w14:textId="77777777" w:rsidTr="00812113">
        <w:tc>
          <w:tcPr>
            <w:tcW w:w="790" w:type="dxa"/>
          </w:tcPr>
          <w:p w14:paraId="4DBE54A3" w14:textId="77777777" w:rsidR="00812113" w:rsidRPr="004D59C5" w:rsidRDefault="00812113" w:rsidP="001065FE">
            <w:pPr>
              <w:pStyle w:val="ListParagraph"/>
            </w:pPr>
          </w:p>
        </w:tc>
        <w:tc>
          <w:tcPr>
            <w:tcW w:w="2572" w:type="dxa"/>
          </w:tcPr>
          <w:p w14:paraId="19C1C6EF" w14:textId="77777777"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SETT_AMT</w:t>
            </w:r>
          </w:p>
        </w:tc>
        <w:tc>
          <w:tcPr>
            <w:tcW w:w="1416" w:type="dxa"/>
          </w:tcPr>
          <w:p w14:paraId="39F990DF" w14:textId="0AFA007C" w:rsidR="00812113" w:rsidRPr="004D59C5" w:rsidRDefault="00812113" w:rsidP="00016B9B">
            <w:pPr>
              <w:pStyle w:val="Normalwithspace"/>
              <w:spacing w:before="0" w:line="276" w:lineRule="auto"/>
              <w:jc w:val="left"/>
              <w:rPr>
                <w:rFonts w:asciiTheme="minorHAnsi" w:hAnsiTheme="minorHAnsi" w:cstheme="minorHAnsi"/>
                <w:b/>
                <w:bCs/>
                <w:szCs w:val="22"/>
              </w:rPr>
            </w:pPr>
            <w:r w:rsidRPr="004D59C5">
              <w:rPr>
                <w:rFonts w:asciiTheme="minorHAnsi" w:hAnsiTheme="minorHAnsi" w:cstheme="minorHAnsi"/>
                <w:b/>
                <w:bCs/>
                <w:szCs w:val="22"/>
              </w:rPr>
              <w:t>9(1</w:t>
            </w:r>
            <w:r w:rsidR="00773BCD" w:rsidRPr="004D59C5">
              <w:rPr>
                <w:rFonts w:asciiTheme="minorHAnsi" w:hAnsiTheme="minorHAnsi" w:cstheme="minorHAnsi"/>
                <w:b/>
                <w:bCs/>
                <w:szCs w:val="22"/>
              </w:rPr>
              <w:t>5</w:t>
            </w:r>
            <w:r w:rsidRPr="004D59C5">
              <w:rPr>
                <w:rFonts w:asciiTheme="minorHAnsi" w:hAnsiTheme="minorHAnsi" w:cstheme="minorHAnsi"/>
                <w:b/>
                <w:bCs/>
                <w:szCs w:val="22"/>
              </w:rPr>
              <w:t>)v9(2)</w:t>
            </w:r>
          </w:p>
        </w:tc>
        <w:tc>
          <w:tcPr>
            <w:tcW w:w="960" w:type="dxa"/>
          </w:tcPr>
          <w:p w14:paraId="363790E1" w14:textId="3887DD3F" w:rsidR="00812113" w:rsidRPr="004D59C5" w:rsidRDefault="00F20EBC" w:rsidP="00016B9B">
            <w:pPr>
              <w:pStyle w:val="Normalwithspace"/>
              <w:spacing w:before="0" w:line="276" w:lineRule="auto"/>
              <w:jc w:val="left"/>
              <w:rPr>
                <w:rFonts w:asciiTheme="minorHAnsi" w:hAnsiTheme="minorHAnsi" w:cstheme="minorHAnsi"/>
                <w:szCs w:val="22"/>
              </w:rPr>
            </w:pPr>
            <w:r>
              <w:rPr>
                <w:rFonts w:asciiTheme="minorHAnsi" w:hAnsiTheme="minorHAnsi" w:cstheme="minorHAnsi"/>
                <w:szCs w:val="22"/>
              </w:rPr>
              <w:t>81</w:t>
            </w:r>
          </w:p>
        </w:tc>
        <w:tc>
          <w:tcPr>
            <w:tcW w:w="2604" w:type="dxa"/>
          </w:tcPr>
          <w:p w14:paraId="0CBDE7BA" w14:textId="77777777" w:rsidR="00812113" w:rsidRPr="004D59C5" w:rsidRDefault="00812113" w:rsidP="00016B9B">
            <w:pPr>
              <w:spacing w:line="276" w:lineRule="auto"/>
              <w:jc w:val="left"/>
              <w:rPr>
                <w:rFonts w:asciiTheme="minorHAnsi" w:hAnsiTheme="minorHAnsi" w:cstheme="minorHAnsi"/>
                <w:szCs w:val="22"/>
              </w:rPr>
            </w:pPr>
            <w:r w:rsidRPr="004D59C5">
              <w:rPr>
                <w:rFonts w:asciiTheme="minorHAnsi" w:hAnsiTheme="minorHAnsi" w:cstheme="minorHAnsi"/>
                <w:szCs w:val="22"/>
              </w:rPr>
              <w:t>Total settlement amount</w:t>
            </w:r>
          </w:p>
        </w:tc>
        <w:tc>
          <w:tcPr>
            <w:tcW w:w="2898" w:type="dxa"/>
          </w:tcPr>
          <w:p w14:paraId="6C6F71D5" w14:textId="7660CBDB" w:rsidR="00812113" w:rsidRPr="004D59C5" w:rsidRDefault="00812113" w:rsidP="00016B9B">
            <w:pPr>
              <w:pStyle w:val="Normalwithspace"/>
              <w:spacing w:before="0" w:line="276" w:lineRule="auto"/>
              <w:jc w:val="left"/>
              <w:rPr>
                <w:rFonts w:asciiTheme="minorHAnsi" w:hAnsiTheme="minorHAnsi" w:cstheme="minorHAnsi"/>
                <w:szCs w:val="22"/>
              </w:rPr>
            </w:pPr>
            <w:r w:rsidRPr="004D59C5">
              <w:rPr>
                <w:rFonts w:asciiTheme="minorHAnsi" w:hAnsiTheme="minorHAnsi" w:cstheme="minorHAnsi"/>
                <w:szCs w:val="22"/>
              </w:rPr>
              <w:t xml:space="preserve">Must equal the total settlement amount paid by </w:t>
            </w:r>
            <w:r w:rsidR="00675835" w:rsidRPr="004D59C5">
              <w:rPr>
                <w:rFonts w:asciiTheme="minorHAnsi" w:hAnsiTheme="minorHAnsi" w:cstheme="minorHAnsi"/>
                <w:szCs w:val="22"/>
              </w:rPr>
              <w:t>MAS</w:t>
            </w:r>
            <w:r w:rsidRPr="004D59C5">
              <w:rPr>
                <w:rFonts w:asciiTheme="minorHAnsi" w:hAnsiTheme="minorHAnsi" w:cstheme="minorHAnsi"/>
                <w:szCs w:val="22"/>
              </w:rPr>
              <w:t>.</w:t>
            </w:r>
          </w:p>
        </w:tc>
        <w:tc>
          <w:tcPr>
            <w:tcW w:w="2944" w:type="dxa"/>
          </w:tcPr>
          <w:p w14:paraId="0A6ED91D" w14:textId="77777777" w:rsidR="00812113" w:rsidRPr="004D59C5" w:rsidRDefault="00812113" w:rsidP="00016B9B">
            <w:pPr>
              <w:spacing w:line="276" w:lineRule="auto"/>
              <w:jc w:val="left"/>
              <w:rPr>
                <w:rFonts w:asciiTheme="minorHAnsi" w:hAnsiTheme="minorHAnsi" w:cstheme="minorHAnsi"/>
                <w:szCs w:val="22"/>
              </w:rPr>
            </w:pPr>
          </w:p>
        </w:tc>
      </w:tr>
    </w:tbl>
    <w:p w14:paraId="2D9711F3" w14:textId="0A6370A9" w:rsidR="00812113" w:rsidRPr="004D59C5" w:rsidRDefault="00812113" w:rsidP="00812113">
      <w:pPr>
        <w:pStyle w:val="Caption"/>
        <w:rPr>
          <w:rFonts w:cstheme="minorHAnsi"/>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24</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B.2 – Auction Results File (auction_fmbs.txt) Data Dictionary</w:t>
      </w:r>
      <w:r w:rsidRPr="004D59C5">
        <w:rPr>
          <w:rFonts w:cstheme="minorHAnsi"/>
        </w:rPr>
        <w:fldChar w:fldCharType="end"/>
      </w:r>
    </w:p>
    <w:p w14:paraId="61C741CD" w14:textId="77777777" w:rsidR="00C62892" w:rsidRPr="004D59C5" w:rsidRDefault="00C62892" w:rsidP="00C62892">
      <w:pPr>
        <w:pStyle w:val="Normalwithspace"/>
        <w:rPr>
          <w:rFonts w:asciiTheme="minorHAnsi" w:hAnsiTheme="minorHAnsi" w:cstheme="minorHAnsi"/>
        </w:rPr>
      </w:pPr>
    </w:p>
    <w:p w14:paraId="7BAE574D" w14:textId="4CDB230E" w:rsidR="00F344D2" w:rsidRPr="004D59C5" w:rsidRDefault="00F344D2" w:rsidP="005412D7">
      <w:pPr>
        <w:pStyle w:val="Heading3"/>
      </w:pPr>
      <w:bookmarkStart w:id="406" w:name="_Toc218075345"/>
      <w:r w:rsidRPr="004D59C5">
        <w:t xml:space="preserve">Appendix B.3 – Daily Closing Prices File </w:t>
      </w:r>
      <w:r w:rsidR="00E47753">
        <w:t xml:space="preserve">(closingprice_fmbs.txt) </w:t>
      </w:r>
      <w:r w:rsidRPr="004D59C5">
        <w:t>Data Dictionary</w:t>
      </w:r>
      <w:bookmarkEnd w:id="406"/>
    </w:p>
    <w:p w14:paraId="6698283F" w14:textId="7CCCB4C6" w:rsidR="006D27BE" w:rsidRPr="004D59C5" w:rsidRDefault="006D27BE" w:rsidP="006D27BE">
      <w:pPr>
        <w:pStyle w:val="Normalwithspace"/>
        <w:rPr>
          <w:rFonts w:asciiTheme="minorHAnsi" w:hAnsiTheme="minorHAnsi" w:cstheme="minorHAnsi"/>
          <w:b/>
          <w:bCs/>
          <w:i/>
          <w:iCs/>
          <w:lang w:val="en-AU"/>
        </w:rPr>
      </w:pPr>
      <w:r w:rsidRPr="004D59C5">
        <w:rPr>
          <w:rFonts w:asciiTheme="minorHAnsi" w:hAnsiTheme="minorHAnsi" w:cstheme="minorHAnsi"/>
          <w:b/>
          <w:bCs/>
          <w:i/>
          <w:iCs/>
          <w:lang w:val="en-AU"/>
        </w:rPr>
        <w:t>[To be added in R2.]</w:t>
      </w:r>
    </w:p>
    <w:p w14:paraId="2DB2FC7B" w14:textId="5E01852C" w:rsidR="00DE4FE0" w:rsidRPr="004D59C5" w:rsidRDefault="00DE4FE0" w:rsidP="005412D7">
      <w:pPr>
        <w:pStyle w:val="Heading3"/>
      </w:pPr>
      <w:bookmarkStart w:id="407" w:name="_Toc218075346"/>
      <w:r w:rsidRPr="004D59C5">
        <w:t xml:space="preserve">Appendix B.4 – ERF Results File </w:t>
      </w:r>
      <w:r w:rsidR="00E47753">
        <w:t xml:space="preserve">(fmbs_erf.txt) </w:t>
      </w:r>
      <w:r w:rsidRPr="004D59C5">
        <w:t>Data Dictionary</w:t>
      </w:r>
      <w:bookmarkEnd w:id="407"/>
    </w:p>
    <w:p w14:paraId="1D6CF590" w14:textId="680E4B95" w:rsidR="006D27BE" w:rsidRPr="004D59C5" w:rsidRDefault="006D27BE" w:rsidP="006D27BE">
      <w:pPr>
        <w:pStyle w:val="Normalwithspace"/>
        <w:rPr>
          <w:rFonts w:asciiTheme="minorHAnsi" w:hAnsiTheme="minorHAnsi" w:cstheme="minorHAnsi"/>
          <w:b/>
          <w:bCs/>
          <w:i/>
          <w:iCs/>
          <w:lang w:val="en-AU"/>
        </w:rPr>
      </w:pPr>
      <w:r w:rsidRPr="004D59C5">
        <w:rPr>
          <w:rFonts w:asciiTheme="minorHAnsi" w:hAnsiTheme="minorHAnsi" w:cstheme="minorHAnsi"/>
          <w:b/>
          <w:bCs/>
          <w:i/>
          <w:iCs/>
          <w:lang w:val="en-AU"/>
        </w:rPr>
        <w:t>[To be added in R2.]</w:t>
      </w:r>
    </w:p>
    <w:p w14:paraId="4832B631" w14:textId="2D95C9D1" w:rsidR="00E47753" w:rsidRPr="004D59C5" w:rsidRDefault="00E47753" w:rsidP="00E47753">
      <w:pPr>
        <w:pStyle w:val="Heading3"/>
      </w:pPr>
      <w:bookmarkStart w:id="408" w:name="_Toc218075347"/>
      <w:r w:rsidRPr="004D59C5">
        <w:t>Appendix B.</w:t>
      </w:r>
      <w:r>
        <w:t>5</w:t>
      </w:r>
      <w:r w:rsidRPr="004D59C5">
        <w:t xml:space="preserve"> – ERF Results File </w:t>
      </w:r>
      <w:r>
        <w:t>(</w:t>
      </w:r>
      <w:r w:rsidRPr="00E47753">
        <w:t>fmbs_erf_agg_bids.csv</w:t>
      </w:r>
      <w:r>
        <w:t xml:space="preserve">) </w:t>
      </w:r>
      <w:r w:rsidRPr="004D59C5">
        <w:t>Data Dictionary</w:t>
      </w:r>
      <w:bookmarkEnd w:id="408"/>
    </w:p>
    <w:p w14:paraId="5C8456FB" w14:textId="77777777" w:rsidR="00E47753" w:rsidRPr="004D59C5" w:rsidRDefault="00E47753" w:rsidP="00E47753">
      <w:pPr>
        <w:pStyle w:val="Normalwithspace"/>
        <w:rPr>
          <w:rFonts w:asciiTheme="minorHAnsi" w:hAnsiTheme="minorHAnsi" w:cstheme="minorHAnsi"/>
          <w:b/>
          <w:bCs/>
          <w:i/>
          <w:iCs/>
          <w:lang w:val="en-AU"/>
        </w:rPr>
      </w:pPr>
      <w:r w:rsidRPr="004D59C5">
        <w:rPr>
          <w:rFonts w:asciiTheme="minorHAnsi" w:hAnsiTheme="minorHAnsi" w:cstheme="minorHAnsi"/>
          <w:b/>
          <w:bCs/>
          <w:i/>
          <w:iCs/>
          <w:lang w:val="en-AU"/>
        </w:rPr>
        <w:t>[To be added in R2.]</w:t>
      </w:r>
    </w:p>
    <w:p w14:paraId="4900CA44" w14:textId="77777777" w:rsidR="00F344D2" w:rsidRPr="004D59C5" w:rsidRDefault="00F344D2" w:rsidP="00F344D2">
      <w:pPr>
        <w:pStyle w:val="Normalwithspace"/>
        <w:rPr>
          <w:rFonts w:asciiTheme="minorHAnsi" w:hAnsiTheme="minorHAnsi" w:cstheme="minorHAnsi"/>
          <w:lang w:val="en-AU"/>
        </w:rPr>
      </w:pPr>
    </w:p>
    <w:p w14:paraId="780C3A7D" w14:textId="3C07EECF" w:rsidR="00D475CF" w:rsidRPr="004D59C5" w:rsidRDefault="005844E8" w:rsidP="005412D7">
      <w:pPr>
        <w:pStyle w:val="Heading2"/>
      </w:pPr>
      <w:bookmarkStart w:id="409" w:name="_Appendix_B.2_-"/>
      <w:bookmarkStart w:id="410" w:name="_Appendix_B.3_-"/>
      <w:bookmarkStart w:id="411" w:name="_Appendix_C_–"/>
      <w:bookmarkStart w:id="412" w:name="_Toc218075348"/>
      <w:bookmarkEnd w:id="409"/>
      <w:bookmarkEnd w:id="410"/>
      <w:bookmarkEnd w:id="411"/>
      <w:r w:rsidRPr="004D59C5">
        <w:t xml:space="preserve">Appendix </w:t>
      </w:r>
      <w:r w:rsidR="00D475CF" w:rsidRPr="004D59C5">
        <w:t>C</w:t>
      </w:r>
      <w:r w:rsidRPr="004D59C5">
        <w:t xml:space="preserve"> </w:t>
      </w:r>
      <w:r w:rsidR="00D475CF" w:rsidRPr="004D59C5">
        <w:t>–</w:t>
      </w:r>
      <w:r w:rsidRPr="004D59C5">
        <w:t xml:space="preserve"> </w:t>
      </w:r>
      <w:r w:rsidR="00967033" w:rsidRPr="004D59C5">
        <w:t>Data Dictionary of AGD</w:t>
      </w:r>
      <w:bookmarkEnd w:id="412"/>
    </w:p>
    <w:p w14:paraId="1E062DD8" w14:textId="43D0D664" w:rsidR="00D475CF" w:rsidRPr="004D59C5" w:rsidRDefault="00D475CF" w:rsidP="005412D7">
      <w:pPr>
        <w:pStyle w:val="Heading3"/>
      </w:pPr>
      <w:bookmarkStart w:id="413" w:name="_Appendix_C.1_–"/>
      <w:bookmarkStart w:id="414" w:name="_Toc218075349"/>
      <w:bookmarkEnd w:id="413"/>
      <w:r w:rsidRPr="004D59C5">
        <w:t xml:space="preserve">Appendix </w:t>
      </w:r>
      <w:r w:rsidR="00271BB5" w:rsidRPr="004D59C5">
        <w:t>C</w:t>
      </w:r>
      <w:r w:rsidRPr="004D59C5">
        <w:t xml:space="preserve">.1 </w:t>
      </w:r>
      <w:r w:rsidR="00E105EA" w:rsidRPr="004D59C5">
        <w:t>–</w:t>
      </w:r>
      <w:r w:rsidRPr="004D59C5">
        <w:t xml:space="preserve"> </w:t>
      </w:r>
      <w:r w:rsidR="005B5792" w:rsidRPr="004D59C5">
        <w:t>Static</w:t>
      </w:r>
      <w:r w:rsidR="00681539" w:rsidRPr="004D59C5">
        <w:t xml:space="preserve"> </w:t>
      </w:r>
      <w:r w:rsidR="002535F1" w:rsidRPr="004D59C5">
        <w:t xml:space="preserve">Data </w:t>
      </w:r>
      <w:r w:rsidR="005B5792" w:rsidRPr="004D59C5">
        <w:t>File</w:t>
      </w:r>
      <w:r w:rsidR="00EC7ACF">
        <w:t xml:space="preserve"> (IT030048.txt &amp; </w:t>
      </w:r>
      <w:r w:rsidR="00EC7ACF" w:rsidRPr="00EC7ACF">
        <w:t>IT032048.txt</w:t>
      </w:r>
      <w:r w:rsidR="00EC7ACF">
        <w:t>)</w:t>
      </w:r>
      <w:r w:rsidR="005B5792" w:rsidRPr="004D59C5">
        <w:t xml:space="preserve"> Data Dictionary</w:t>
      </w:r>
      <w:bookmarkEnd w:id="414"/>
    </w:p>
    <w:tbl>
      <w:tblPr>
        <w:tblStyle w:val="TableGrid"/>
        <w:tblW w:w="14184" w:type="dxa"/>
        <w:tblLook w:val="04A0" w:firstRow="1" w:lastRow="0" w:firstColumn="1" w:lastColumn="0" w:noHBand="0" w:noVBand="1"/>
      </w:tblPr>
      <w:tblGrid>
        <w:gridCol w:w="740"/>
        <w:gridCol w:w="2549"/>
        <w:gridCol w:w="1416"/>
        <w:gridCol w:w="960"/>
        <w:gridCol w:w="2308"/>
        <w:gridCol w:w="3390"/>
        <w:gridCol w:w="2821"/>
      </w:tblGrid>
      <w:tr w:rsidR="00932E88" w:rsidRPr="004D59C5" w14:paraId="5BEFE553" w14:textId="77777777" w:rsidTr="002D18E2">
        <w:tc>
          <w:tcPr>
            <w:tcW w:w="790" w:type="dxa"/>
            <w:shd w:val="clear" w:color="auto" w:fill="D9D9D9" w:themeFill="background1" w:themeFillShade="D9"/>
          </w:tcPr>
          <w:p w14:paraId="17DE932A"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72" w:type="dxa"/>
            <w:shd w:val="clear" w:color="auto" w:fill="D9D9D9" w:themeFill="background1" w:themeFillShade="D9"/>
          </w:tcPr>
          <w:p w14:paraId="50C07BE9"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6" w:type="dxa"/>
            <w:shd w:val="clear" w:color="auto" w:fill="D9D9D9" w:themeFill="background1" w:themeFillShade="D9"/>
          </w:tcPr>
          <w:p w14:paraId="035E88B1"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5CAEA91E"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604" w:type="dxa"/>
            <w:shd w:val="clear" w:color="auto" w:fill="D9D9D9" w:themeFill="background1" w:themeFillShade="D9"/>
          </w:tcPr>
          <w:p w14:paraId="339AD44B"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2898" w:type="dxa"/>
            <w:shd w:val="clear" w:color="auto" w:fill="D9D9D9" w:themeFill="background1" w:themeFillShade="D9"/>
          </w:tcPr>
          <w:p w14:paraId="55CF0667"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944" w:type="dxa"/>
            <w:shd w:val="clear" w:color="auto" w:fill="D9D9D9" w:themeFill="background1" w:themeFillShade="D9"/>
          </w:tcPr>
          <w:p w14:paraId="0235905D"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932E88" w:rsidRPr="004D59C5" w14:paraId="39282C79" w14:textId="77777777" w:rsidTr="002D18E2">
        <w:tc>
          <w:tcPr>
            <w:tcW w:w="790" w:type="dxa"/>
          </w:tcPr>
          <w:p w14:paraId="1D3D7B12" w14:textId="77777777" w:rsidR="00932E88" w:rsidRPr="004D59C5" w:rsidRDefault="00932E88" w:rsidP="000012F9">
            <w:pPr>
              <w:spacing w:line="276" w:lineRule="auto"/>
              <w:ind w:left="720"/>
              <w:rPr>
                <w:rFonts w:asciiTheme="minorHAnsi" w:hAnsiTheme="minorHAnsi" w:cstheme="minorHAnsi"/>
              </w:rPr>
            </w:pPr>
          </w:p>
        </w:tc>
        <w:tc>
          <w:tcPr>
            <w:tcW w:w="2572" w:type="dxa"/>
          </w:tcPr>
          <w:p w14:paraId="5AA72AD1" w14:textId="70E10FE3" w:rsidR="00932E88" w:rsidRPr="004D59C5" w:rsidRDefault="00D277F3"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Header Record</w:t>
            </w:r>
            <w:r w:rsidR="009F1D36">
              <w:rPr>
                <w:rFonts w:asciiTheme="minorHAnsi" w:hAnsiTheme="minorHAnsi" w:cstheme="minorHAnsi"/>
                <w:b/>
                <w:bCs/>
                <w:lang w:val="en-AU"/>
              </w:rPr>
              <w:t xml:space="preserve"> (First </w:t>
            </w:r>
            <w:r w:rsidR="009B43F4">
              <w:rPr>
                <w:rFonts w:asciiTheme="minorHAnsi" w:hAnsiTheme="minorHAnsi" w:cstheme="minorHAnsi"/>
                <w:b/>
                <w:bCs/>
                <w:lang w:val="en-AU"/>
              </w:rPr>
              <w:t>l</w:t>
            </w:r>
            <w:r w:rsidR="009F1D36">
              <w:rPr>
                <w:rFonts w:asciiTheme="minorHAnsi" w:hAnsiTheme="minorHAnsi" w:cstheme="minorHAnsi"/>
                <w:b/>
                <w:bCs/>
                <w:lang w:val="en-AU"/>
              </w:rPr>
              <w:t>ine of the file)</w:t>
            </w:r>
          </w:p>
        </w:tc>
        <w:tc>
          <w:tcPr>
            <w:tcW w:w="1416" w:type="dxa"/>
          </w:tcPr>
          <w:p w14:paraId="5A22867D" w14:textId="209E14E9" w:rsidR="00932E88" w:rsidRPr="004D59C5" w:rsidRDefault="00932E88" w:rsidP="000012F9">
            <w:pPr>
              <w:pStyle w:val="Normalwithspace"/>
              <w:spacing w:before="0" w:line="276" w:lineRule="auto"/>
              <w:jc w:val="left"/>
              <w:rPr>
                <w:rFonts w:asciiTheme="minorHAnsi" w:hAnsiTheme="minorHAnsi" w:cstheme="minorHAnsi"/>
                <w:lang w:val="en-AU"/>
              </w:rPr>
            </w:pPr>
          </w:p>
        </w:tc>
        <w:tc>
          <w:tcPr>
            <w:tcW w:w="960" w:type="dxa"/>
          </w:tcPr>
          <w:p w14:paraId="798E5F32" w14:textId="77777777" w:rsidR="00932E88" w:rsidRPr="004D59C5" w:rsidRDefault="00932E88" w:rsidP="000012F9">
            <w:pPr>
              <w:pStyle w:val="Normalwithspace"/>
              <w:spacing w:before="0" w:line="276" w:lineRule="auto"/>
              <w:jc w:val="left"/>
              <w:rPr>
                <w:rFonts w:asciiTheme="minorHAnsi" w:hAnsiTheme="minorHAnsi" w:cstheme="minorHAnsi"/>
                <w:szCs w:val="22"/>
                <w:lang w:val="en-AU"/>
              </w:rPr>
            </w:pPr>
          </w:p>
        </w:tc>
        <w:tc>
          <w:tcPr>
            <w:tcW w:w="2604" w:type="dxa"/>
          </w:tcPr>
          <w:p w14:paraId="65E6EFAE" w14:textId="43B8B900" w:rsidR="00932E88" w:rsidRPr="004D59C5" w:rsidRDefault="00932E88" w:rsidP="000012F9">
            <w:pPr>
              <w:pStyle w:val="Normalwithspace"/>
              <w:spacing w:before="0" w:line="276" w:lineRule="auto"/>
              <w:jc w:val="left"/>
              <w:rPr>
                <w:rFonts w:asciiTheme="minorHAnsi" w:hAnsiTheme="minorHAnsi" w:cstheme="minorHAnsi"/>
                <w:lang w:val="en-AU"/>
              </w:rPr>
            </w:pPr>
          </w:p>
        </w:tc>
        <w:tc>
          <w:tcPr>
            <w:tcW w:w="2898" w:type="dxa"/>
          </w:tcPr>
          <w:p w14:paraId="6785E36A" w14:textId="534CC89B" w:rsidR="00932E88" w:rsidRPr="004D59C5" w:rsidRDefault="00932E88" w:rsidP="000012F9">
            <w:pPr>
              <w:pStyle w:val="Normalwithspace"/>
              <w:spacing w:before="0" w:line="276" w:lineRule="auto"/>
              <w:jc w:val="left"/>
              <w:rPr>
                <w:rFonts w:asciiTheme="minorHAnsi" w:hAnsiTheme="minorHAnsi" w:cstheme="minorHAnsi"/>
              </w:rPr>
            </w:pPr>
          </w:p>
        </w:tc>
        <w:tc>
          <w:tcPr>
            <w:tcW w:w="2944" w:type="dxa"/>
          </w:tcPr>
          <w:p w14:paraId="1672475B" w14:textId="32FA5839" w:rsidR="00932E88" w:rsidRPr="004D59C5" w:rsidRDefault="00EA35D7" w:rsidP="000012F9">
            <w:pPr>
              <w:pStyle w:val="Normalwithspace"/>
              <w:spacing w:before="0" w:line="276" w:lineRule="auto"/>
              <w:jc w:val="left"/>
              <w:rPr>
                <w:rFonts w:asciiTheme="minorHAnsi" w:hAnsiTheme="minorHAnsi" w:cstheme="minorHAnsi"/>
              </w:rPr>
            </w:pPr>
            <w:ins w:id="415" w:author="Sophia TAN (MAS)" w:date="2026-01-17T01:33:00Z" w16du:dateUtc="2026-01-16T17:33:00Z">
              <w:r w:rsidRPr="00EA35D7">
                <w:rPr>
                  <w:rFonts w:asciiTheme="minorHAnsi" w:hAnsiTheme="minorHAnsi" w:cstheme="minorHAnsi"/>
                </w:rPr>
                <w:t xml:space="preserve">If there are no records for the week, the file will contain only the Control Header and Trailer.  </w:t>
              </w:r>
            </w:ins>
          </w:p>
        </w:tc>
      </w:tr>
      <w:tr w:rsidR="00D277F3" w:rsidRPr="004D59C5" w14:paraId="56D41093" w14:textId="77777777" w:rsidTr="002D18E2">
        <w:tc>
          <w:tcPr>
            <w:tcW w:w="790" w:type="dxa"/>
          </w:tcPr>
          <w:p w14:paraId="273431D8" w14:textId="77777777" w:rsidR="00D277F3" w:rsidRPr="004D59C5" w:rsidRDefault="00D277F3" w:rsidP="001065FE">
            <w:pPr>
              <w:pStyle w:val="ListParagraph"/>
              <w:numPr>
                <w:ilvl w:val="0"/>
                <w:numId w:val="45"/>
              </w:numPr>
            </w:pPr>
          </w:p>
        </w:tc>
        <w:tc>
          <w:tcPr>
            <w:tcW w:w="2572" w:type="dxa"/>
          </w:tcPr>
          <w:p w14:paraId="1868FA12" w14:textId="36390482" w:rsidR="00D277F3" w:rsidRPr="004D59C5" w:rsidRDefault="007B2432"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ROW_IDENTIFIER</w:t>
            </w:r>
          </w:p>
        </w:tc>
        <w:tc>
          <w:tcPr>
            <w:tcW w:w="1416" w:type="dxa"/>
          </w:tcPr>
          <w:p w14:paraId="0E4E4CC6" w14:textId="02DC8D10" w:rsidR="00D277F3" w:rsidRPr="004D59C5" w:rsidRDefault="000C58DC"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w:t>
            </w:r>
            <w:r w:rsidR="00731BE9" w:rsidRPr="004D59C5">
              <w:rPr>
                <w:rFonts w:asciiTheme="minorHAnsi" w:hAnsiTheme="minorHAnsi" w:cstheme="minorHAnsi"/>
              </w:rPr>
              <w:t>(3)</w:t>
            </w:r>
          </w:p>
        </w:tc>
        <w:tc>
          <w:tcPr>
            <w:tcW w:w="960" w:type="dxa"/>
          </w:tcPr>
          <w:p w14:paraId="6CE3FF4D" w14:textId="6AE49C8B" w:rsidR="00D277F3" w:rsidRPr="004D59C5" w:rsidRDefault="009F1D36"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604" w:type="dxa"/>
          </w:tcPr>
          <w:p w14:paraId="01C60FBB" w14:textId="09E9C191" w:rsidR="00D277F3" w:rsidRPr="004D59C5" w:rsidRDefault="00F1769D"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Record indicator</w:t>
            </w:r>
          </w:p>
        </w:tc>
        <w:tc>
          <w:tcPr>
            <w:tcW w:w="2898" w:type="dxa"/>
          </w:tcPr>
          <w:p w14:paraId="26563BFF" w14:textId="5E9540A8" w:rsidR="00D277F3" w:rsidRPr="004D59C5" w:rsidRDefault="000C58DC"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w:t>
            </w:r>
            <w:commentRangeStart w:id="416"/>
            <w:r w:rsidRPr="004D59C5">
              <w:rPr>
                <w:rFonts w:asciiTheme="minorHAnsi" w:hAnsiTheme="minorHAnsi" w:cstheme="minorHAnsi"/>
              </w:rPr>
              <w:t xml:space="preserve">be </w:t>
            </w:r>
            <w:r w:rsidR="005734AC" w:rsidRPr="004D59C5">
              <w:rPr>
                <w:rFonts w:asciiTheme="minorHAnsi" w:hAnsiTheme="minorHAnsi" w:cstheme="minorHAnsi"/>
              </w:rPr>
              <w:t>‘</w:t>
            </w:r>
            <w:r w:rsidRPr="004D59C5">
              <w:rPr>
                <w:rFonts w:asciiTheme="minorHAnsi" w:hAnsiTheme="minorHAnsi" w:cstheme="minorHAnsi"/>
              </w:rPr>
              <w:t>999</w:t>
            </w:r>
            <w:r w:rsidR="005734AC" w:rsidRPr="004D59C5">
              <w:rPr>
                <w:rFonts w:asciiTheme="minorHAnsi" w:hAnsiTheme="minorHAnsi" w:cstheme="minorHAnsi"/>
              </w:rPr>
              <w:t>’</w:t>
            </w:r>
            <w:r w:rsidRPr="004D59C5">
              <w:rPr>
                <w:rFonts w:asciiTheme="minorHAnsi" w:hAnsiTheme="minorHAnsi" w:cstheme="minorHAnsi"/>
              </w:rPr>
              <w:t>.</w:t>
            </w:r>
            <w:commentRangeEnd w:id="416"/>
            <w:r w:rsidR="0048762F">
              <w:rPr>
                <w:rStyle w:val="CommentReference"/>
                <w:lang w:val="en-US"/>
              </w:rPr>
              <w:commentReference w:id="416"/>
            </w:r>
          </w:p>
        </w:tc>
        <w:tc>
          <w:tcPr>
            <w:tcW w:w="2944" w:type="dxa"/>
          </w:tcPr>
          <w:p w14:paraId="55486EEB"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0EE83D8F" w14:textId="77777777" w:rsidTr="002D18E2">
        <w:tc>
          <w:tcPr>
            <w:tcW w:w="790" w:type="dxa"/>
          </w:tcPr>
          <w:p w14:paraId="1ACB0736" w14:textId="77777777" w:rsidR="00D277F3" w:rsidRPr="004D59C5" w:rsidRDefault="00D277F3" w:rsidP="001065FE">
            <w:pPr>
              <w:pStyle w:val="ListParagraph"/>
              <w:numPr>
                <w:ilvl w:val="0"/>
                <w:numId w:val="45"/>
              </w:numPr>
            </w:pPr>
          </w:p>
        </w:tc>
        <w:tc>
          <w:tcPr>
            <w:tcW w:w="2572" w:type="dxa"/>
          </w:tcPr>
          <w:p w14:paraId="79E07017" w14:textId="3779FC02" w:rsidR="00D277F3" w:rsidRPr="004D59C5" w:rsidRDefault="000A59A8"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TRANSACTION_ID</w:t>
            </w:r>
          </w:p>
        </w:tc>
        <w:tc>
          <w:tcPr>
            <w:tcW w:w="1416" w:type="dxa"/>
          </w:tcPr>
          <w:p w14:paraId="32391B84" w14:textId="09B41AA1" w:rsidR="00D277F3" w:rsidRPr="004D59C5" w:rsidRDefault="00731BE9"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X(15)</w:t>
            </w:r>
          </w:p>
        </w:tc>
        <w:tc>
          <w:tcPr>
            <w:tcW w:w="960" w:type="dxa"/>
          </w:tcPr>
          <w:p w14:paraId="53E165DA" w14:textId="35C6CC82" w:rsidR="00D277F3" w:rsidRPr="004D59C5" w:rsidRDefault="009F1D36"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604" w:type="dxa"/>
          </w:tcPr>
          <w:p w14:paraId="090D404E" w14:textId="22B6C234" w:rsidR="00D277F3" w:rsidRPr="004D59C5" w:rsidRDefault="00F1769D"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Transaction ID of the file</w:t>
            </w:r>
          </w:p>
        </w:tc>
        <w:tc>
          <w:tcPr>
            <w:tcW w:w="2898" w:type="dxa"/>
          </w:tcPr>
          <w:p w14:paraId="5C689739" w14:textId="17130AB0" w:rsidR="00D277F3" w:rsidRPr="004D59C5" w:rsidRDefault="005D19C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‘GTSD’ padded with trailing spaces.</w:t>
            </w:r>
          </w:p>
        </w:tc>
        <w:tc>
          <w:tcPr>
            <w:tcW w:w="2944" w:type="dxa"/>
          </w:tcPr>
          <w:p w14:paraId="337E49F6"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6FA79D2E" w14:textId="77777777" w:rsidTr="002D18E2">
        <w:tc>
          <w:tcPr>
            <w:tcW w:w="790" w:type="dxa"/>
          </w:tcPr>
          <w:p w14:paraId="1940C51A" w14:textId="77777777" w:rsidR="00D277F3" w:rsidRPr="004D59C5" w:rsidRDefault="00D277F3" w:rsidP="001065FE">
            <w:pPr>
              <w:pStyle w:val="ListParagraph"/>
              <w:numPr>
                <w:ilvl w:val="0"/>
                <w:numId w:val="45"/>
              </w:numPr>
            </w:pPr>
          </w:p>
        </w:tc>
        <w:tc>
          <w:tcPr>
            <w:tcW w:w="2572" w:type="dxa"/>
          </w:tcPr>
          <w:p w14:paraId="64D63323" w14:textId="7D937C9D" w:rsidR="00D277F3" w:rsidRPr="004D59C5" w:rsidRDefault="00005550"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FILLER</w:t>
            </w:r>
          </w:p>
        </w:tc>
        <w:tc>
          <w:tcPr>
            <w:tcW w:w="1416" w:type="dxa"/>
          </w:tcPr>
          <w:p w14:paraId="0874A481" w14:textId="5E5A4E32" w:rsidR="00D277F3" w:rsidRPr="004D59C5" w:rsidRDefault="00731BE9"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X(4)</w:t>
            </w:r>
          </w:p>
        </w:tc>
        <w:tc>
          <w:tcPr>
            <w:tcW w:w="960" w:type="dxa"/>
          </w:tcPr>
          <w:p w14:paraId="7DD793B8" w14:textId="53E00837" w:rsidR="00D277F3" w:rsidRPr="004D59C5" w:rsidRDefault="009F1D36"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19</w:t>
            </w:r>
          </w:p>
        </w:tc>
        <w:tc>
          <w:tcPr>
            <w:tcW w:w="2604" w:type="dxa"/>
          </w:tcPr>
          <w:p w14:paraId="524AF626" w14:textId="69686303" w:rsidR="00D277F3" w:rsidRPr="004D59C5" w:rsidRDefault="00F1769D"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Filler1</w:t>
            </w:r>
          </w:p>
        </w:tc>
        <w:tc>
          <w:tcPr>
            <w:tcW w:w="2898" w:type="dxa"/>
          </w:tcPr>
          <w:p w14:paraId="20D1F6D5" w14:textId="3F13BD84" w:rsidR="00D277F3" w:rsidRPr="004D59C5" w:rsidRDefault="00F1769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padded with spaces.</w:t>
            </w:r>
          </w:p>
        </w:tc>
        <w:tc>
          <w:tcPr>
            <w:tcW w:w="2944" w:type="dxa"/>
          </w:tcPr>
          <w:p w14:paraId="31F719DA"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7B18D22C" w14:textId="77777777" w:rsidTr="002D18E2">
        <w:tc>
          <w:tcPr>
            <w:tcW w:w="790" w:type="dxa"/>
          </w:tcPr>
          <w:p w14:paraId="183D2831" w14:textId="77777777" w:rsidR="00D277F3" w:rsidRPr="004D59C5" w:rsidRDefault="00D277F3" w:rsidP="001065FE">
            <w:pPr>
              <w:pStyle w:val="ListParagraph"/>
              <w:numPr>
                <w:ilvl w:val="0"/>
                <w:numId w:val="45"/>
              </w:numPr>
            </w:pPr>
          </w:p>
        </w:tc>
        <w:tc>
          <w:tcPr>
            <w:tcW w:w="2572" w:type="dxa"/>
          </w:tcPr>
          <w:p w14:paraId="7D3B9213" w14:textId="56D0B456" w:rsidR="00D277F3" w:rsidRPr="004D59C5" w:rsidRDefault="00005550"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FILE_ORIGIN</w:t>
            </w:r>
          </w:p>
        </w:tc>
        <w:tc>
          <w:tcPr>
            <w:tcW w:w="1416" w:type="dxa"/>
          </w:tcPr>
          <w:p w14:paraId="715FECE6" w14:textId="4F0D4FFB" w:rsidR="00D277F3" w:rsidRPr="004D59C5" w:rsidRDefault="00731BE9"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X(16)</w:t>
            </w:r>
          </w:p>
        </w:tc>
        <w:tc>
          <w:tcPr>
            <w:tcW w:w="960" w:type="dxa"/>
          </w:tcPr>
          <w:p w14:paraId="08102BAB" w14:textId="6943A98A" w:rsidR="00D277F3" w:rsidRPr="004D59C5" w:rsidRDefault="009F1D36"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w:t>
            </w:r>
          </w:p>
        </w:tc>
        <w:tc>
          <w:tcPr>
            <w:tcW w:w="2604" w:type="dxa"/>
          </w:tcPr>
          <w:p w14:paraId="6F67F930" w14:textId="663690F5" w:rsidR="00D277F3" w:rsidRPr="004D59C5" w:rsidRDefault="004E3AFE"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File originated from</w:t>
            </w:r>
          </w:p>
        </w:tc>
        <w:tc>
          <w:tcPr>
            <w:tcW w:w="2898" w:type="dxa"/>
          </w:tcPr>
          <w:p w14:paraId="02CF9DE1" w14:textId="4E5EEBC9" w:rsidR="00D277F3" w:rsidRPr="004D59C5" w:rsidRDefault="00F1769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‘MAS’ padded with trailing spaces.</w:t>
            </w:r>
          </w:p>
        </w:tc>
        <w:tc>
          <w:tcPr>
            <w:tcW w:w="2944" w:type="dxa"/>
          </w:tcPr>
          <w:p w14:paraId="71E86287"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4B654951" w14:textId="77777777" w:rsidTr="002D18E2">
        <w:tc>
          <w:tcPr>
            <w:tcW w:w="790" w:type="dxa"/>
          </w:tcPr>
          <w:p w14:paraId="46436300" w14:textId="77777777" w:rsidR="00D277F3" w:rsidRPr="004D59C5" w:rsidRDefault="00D277F3" w:rsidP="001065FE">
            <w:pPr>
              <w:pStyle w:val="ListParagraph"/>
              <w:numPr>
                <w:ilvl w:val="0"/>
                <w:numId w:val="45"/>
              </w:numPr>
            </w:pPr>
          </w:p>
        </w:tc>
        <w:tc>
          <w:tcPr>
            <w:tcW w:w="2572" w:type="dxa"/>
          </w:tcPr>
          <w:p w14:paraId="2239C72D" w14:textId="77CCB34B" w:rsidR="00D277F3" w:rsidRPr="004D59C5" w:rsidRDefault="00005550"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FILLER</w:t>
            </w:r>
          </w:p>
        </w:tc>
        <w:tc>
          <w:tcPr>
            <w:tcW w:w="1416" w:type="dxa"/>
          </w:tcPr>
          <w:p w14:paraId="1D9ACA76" w14:textId="79422C69" w:rsidR="00D277F3" w:rsidRPr="004D59C5" w:rsidRDefault="00731BE9"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X(20)</w:t>
            </w:r>
          </w:p>
        </w:tc>
        <w:tc>
          <w:tcPr>
            <w:tcW w:w="960" w:type="dxa"/>
          </w:tcPr>
          <w:p w14:paraId="5655E4C9" w14:textId="69CF00DE" w:rsidR="00D277F3" w:rsidRPr="004D59C5" w:rsidRDefault="009F1D36"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39</w:t>
            </w:r>
          </w:p>
        </w:tc>
        <w:tc>
          <w:tcPr>
            <w:tcW w:w="2604" w:type="dxa"/>
          </w:tcPr>
          <w:p w14:paraId="3836DDA5" w14:textId="64AB662B" w:rsidR="00D277F3" w:rsidRPr="004D59C5" w:rsidRDefault="00F1769D"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Filler2</w:t>
            </w:r>
          </w:p>
        </w:tc>
        <w:tc>
          <w:tcPr>
            <w:tcW w:w="2898" w:type="dxa"/>
          </w:tcPr>
          <w:p w14:paraId="2BE1C8A0" w14:textId="04078743" w:rsidR="00D277F3" w:rsidRPr="004D59C5" w:rsidRDefault="00F1769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padded with spaces.</w:t>
            </w:r>
          </w:p>
        </w:tc>
        <w:tc>
          <w:tcPr>
            <w:tcW w:w="2944" w:type="dxa"/>
          </w:tcPr>
          <w:p w14:paraId="0FDA791F"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1EA42A4B" w14:textId="77777777" w:rsidTr="002D18E2">
        <w:tc>
          <w:tcPr>
            <w:tcW w:w="790" w:type="dxa"/>
          </w:tcPr>
          <w:p w14:paraId="07BA84F7" w14:textId="77777777" w:rsidR="00D277F3" w:rsidRPr="004D59C5" w:rsidRDefault="00D277F3" w:rsidP="001065FE">
            <w:pPr>
              <w:pStyle w:val="ListParagraph"/>
              <w:numPr>
                <w:ilvl w:val="0"/>
                <w:numId w:val="45"/>
              </w:numPr>
            </w:pPr>
          </w:p>
        </w:tc>
        <w:tc>
          <w:tcPr>
            <w:tcW w:w="2572" w:type="dxa"/>
          </w:tcPr>
          <w:p w14:paraId="198BB7B9" w14:textId="0F7273FD" w:rsidR="00D277F3" w:rsidRPr="004D59C5" w:rsidRDefault="00005550"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CREATION_DATETIME</w:t>
            </w:r>
          </w:p>
        </w:tc>
        <w:tc>
          <w:tcPr>
            <w:tcW w:w="1416" w:type="dxa"/>
          </w:tcPr>
          <w:p w14:paraId="2013EC55" w14:textId="1C92599C" w:rsidR="00D277F3" w:rsidRPr="004D59C5" w:rsidRDefault="00731BE9" w:rsidP="000012F9">
            <w:pPr>
              <w:pStyle w:val="Normalwithspace"/>
              <w:spacing w:before="0" w:line="276" w:lineRule="auto"/>
              <w:jc w:val="left"/>
              <w:rPr>
                <w:rFonts w:asciiTheme="minorHAnsi" w:hAnsiTheme="minorHAnsi" w:cstheme="minorHAnsi"/>
              </w:rPr>
            </w:pPr>
            <w:commentRangeStart w:id="417"/>
            <w:r w:rsidRPr="004D59C5">
              <w:rPr>
                <w:rFonts w:asciiTheme="minorHAnsi" w:hAnsiTheme="minorHAnsi" w:cstheme="minorHAnsi"/>
              </w:rPr>
              <w:t>X</w:t>
            </w:r>
            <w:commentRangeEnd w:id="417"/>
            <w:r w:rsidR="00CB3D7E">
              <w:rPr>
                <w:rStyle w:val="CommentReference"/>
                <w:lang w:val="en-US"/>
              </w:rPr>
              <w:commentReference w:id="417"/>
            </w:r>
            <w:r w:rsidRPr="004D59C5">
              <w:rPr>
                <w:rFonts w:asciiTheme="minorHAnsi" w:hAnsiTheme="minorHAnsi" w:cstheme="minorHAnsi"/>
              </w:rPr>
              <w:t>(26)</w:t>
            </w:r>
          </w:p>
        </w:tc>
        <w:tc>
          <w:tcPr>
            <w:tcW w:w="960" w:type="dxa"/>
          </w:tcPr>
          <w:p w14:paraId="375E2E3B" w14:textId="0BB462FF" w:rsidR="00D277F3" w:rsidRPr="004D59C5" w:rsidRDefault="009F1D36"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59</w:t>
            </w:r>
          </w:p>
        </w:tc>
        <w:tc>
          <w:tcPr>
            <w:tcW w:w="2604" w:type="dxa"/>
          </w:tcPr>
          <w:p w14:paraId="33204D80" w14:textId="11A3A61A" w:rsidR="00D277F3" w:rsidRPr="004D59C5" w:rsidRDefault="00F1769D"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File creation datetime</w:t>
            </w:r>
          </w:p>
        </w:tc>
        <w:tc>
          <w:tcPr>
            <w:tcW w:w="2898" w:type="dxa"/>
          </w:tcPr>
          <w:p w14:paraId="2C119B3E" w14:textId="453391C2" w:rsidR="00D277F3" w:rsidRPr="004D59C5" w:rsidRDefault="00F1769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be </w:t>
            </w:r>
            <w:r w:rsidR="00041AEC" w:rsidRPr="004D59C5">
              <w:rPr>
                <w:rFonts w:asciiTheme="minorHAnsi" w:hAnsiTheme="minorHAnsi" w:cstheme="minorHAnsi"/>
              </w:rPr>
              <w:t>26 characters in this datetime format MM/DD/YYYYBHH:MM:SSBBBBBBB</w:t>
            </w:r>
          </w:p>
          <w:p w14:paraId="5A5FC282" w14:textId="26B5D1EA" w:rsidR="00DF3EBE" w:rsidRPr="004D59C5" w:rsidRDefault="00DF3EBE" w:rsidP="000012F9">
            <w:pPr>
              <w:pStyle w:val="Normalwithspace"/>
              <w:spacing w:before="0" w:line="276" w:lineRule="auto"/>
              <w:jc w:val="left"/>
              <w:rPr>
                <w:rFonts w:asciiTheme="minorHAnsi" w:hAnsiTheme="minorHAnsi" w:cstheme="minorHAnsi"/>
              </w:rPr>
            </w:pPr>
          </w:p>
          <w:p w14:paraId="2842CBEF" w14:textId="651664BD" w:rsidR="00DF3EBE" w:rsidRPr="004D59C5" w:rsidRDefault="00DF3EBE"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B denotes spaces here</w:t>
            </w:r>
            <w:r w:rsidR="00D161B7" w:rsidRPr="004D59C5">
              <w:rPr>
                <w:rFonts w:asciiTheme="minorHAnsi" w:hAnsiTheme="minorHAnsi" w:cstheme="minorHAnsi"/>
              </w:rPr>
              <w:t>:</w:t>
            </w:r>
          </w:p>
          <w:p w14:paraId="7949E696" w14:textId="28BE7165" w:rsidR="00041AEC" w:rsidRPr="004D59C5" w:rsidRDefault="00D161B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1 space is appended after the date</w:t>
            </w:r>
            <w:r w:rsidR="005B57BB">
              <w:rPr>
                <w:rFonts w:asciiTheme="minorHAnsi" w:hAnsiTheme="minorHAnsi" w:cstheme="minorHAnsi"/>
              </w:rPr>
              <w:t>;</w:t>
            </w:r>
            <w:r w:rsidRPr="004D59C5">
              <w:rPr>
                <w:rFonts w:asciiTheme="minorHAnsi" w:hAnsiTheme="minorHAnsi" w:cstheme="minorHAnsi"/>
              </w:rPr>
              <w:t xml:space="preserve"> 7 spaces is appended after the time.</w:t>
            </w:r>
          </w:p>
        </w:tc>
        <w:tc>
          <w:tcPr>
            <w:tcW w:w="2944" w:type="dxa"/>
          </w:tcPr>
          <w:p w14:paraId="3B7FF564" w14:textId="49EB883D" w:rsidR="00D277F3" w:rsidRPr="004D59C5" w:rsidRDefault="0085499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e.g.,</w:t>
            </w:r>
          </w:p>
          <w:p w14:paraId="6BD662A0" w14:textId="4D7E1697" w:rsidR="00CE3BCC" w:rsidRPr="004D59C5" w:rsidRDefault="00CE3BCC"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28 Feb 2025 at 23:59:38 </w:t>
            </w:r>
            <w:r w:rsidRPr="004D59C5">
              <w:rPr>
                <w:rFonts w:asciiTheme="minorHAnsi" w:hAnsiTheme="minorHAnsi" w:cstheme="minorHAnsi"/>
              </w:rPr>
              <w:sym w:font="Wingdings" w:char="F0E0"/>
            </w:r>
          </w:p>
          <w:p w14:paraId="23200673" w14:textId="681C0E1E" w:rsidR="00854997" w:rsidRPr="004D59C5" w:rsidRDefault="00565182"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w:t>
            </w:r>
            <w:r w:rsidR="00041AEC" w:rsidRPr="004D59C5">
              <w:rPr>
                <w:rFonts w:asciiTheme="minorHAnsi" w:hAnsiTheme="minorHAnsi" w:cstheme="minorHAnsi"/>
              </w:rPr>
              <w:t>02/28/2025 23:59</w:t>
            </w:r>
            <w:r w:rsidRPr="004D59C5">
              <w:rPr>
                <w:rFonts w:asciiTheme="minorHAnsi" w:hAnsiTheme="minorHAnsi" w:cstheme="minorHAnsi"/>
              </w:rPr>
              <w:t>:38       ’</w:t>
            </w:r>
          </w:p>
        </w:tc>
      </w:tr>
      <w:tr w:rsidR="00D277F3" w:rsidRPr="004D59C5" w14:paraId="45AD3320" w14:textId="77777777" w:rsidTr="002D18E2">
        <w:tc>
          <w:tcPr>
            <w:tcW w:w="790" w:type="dxa"/>
          </w:tcPr>
          <w:p w14:paraId="1AF741C9" w14:textId="77777777" w:rsidR="00D277F3" w:rsidRPr="004D59C5" w:rsidRDefault="00D277F3" w:rsidP="000012F9">
            <w:pPr>
              <w:spacing w:line="276" w:lineRule="auto"/>
              <w:ind w:left="720"/>
              <w:rPr>
                <w:rFonts w:asciiTheme="minorHAnsi" w:hAnsiTheme="minorHAnsi" w:cstheme="minorHAnsi"/>
              </w:rPr>
            </w:pPr>
          </w:p>
        </w:tc>
        <w:tc>
          <w:tcPr>
            <w:tcW w:w="2572" w:type="dxa"/>
          </w:tcPr>
          <w:p w14:paraId="1AA37AE3" w14:textId="60E240DB" w:rsidR="00D277F3" w:rsidRPr="004D59C5" w:rsidRDefault="00DF1569" w:rsidP="000012F9">
            <w:pPr>
              <w:pStyle w:val="Normalwithspace"/>
              <w:spacing w:before="0" w:line="276" w:lineRule="auto"/>
              <w:jc w:val="left"/>
              <w:rPr>
                <w:rFonts w:asciiTheme="minorHAnsi" w:hAnsiTheme="minorHAnsi" w:cstheme="minorHAnsi"/>
                <w:b/>
                <w:bCs/>
              </w:rPr>
            </w:pPr>
            <w:r w:rsidRPr="004D59C5">
              <w:rPr>
                <w:rFonts w:asciiTheme="minorHAnsi" w:hAnsiTheme="minorHAnsi" w:cstheme="minorHAnsi"/>
                <w:b/>
                <w:bCs/>
              </w:rPr>
              <w:t xml:space="preserve">Repetitive </w:t>
            </w:r>
            <w:r w:rsidR="00D277F3" w:rsidRPr="004D59C5">
              <w:rPr>
                <w:rFonts w:asciiTheme="minorHAnsi" w:hAnsiTheme="minorHAnsi" w:cstheme="minorHAnsi"/>
                <w:b/>
                <w:bCs/>
              </w:rPr>
              <w:t>Static Data</w:t>
            </w:r>
            <w:r w:rsidR="00852E01" w:rsidRPr="004D59C5">
              <w:rPr>
                <w:rFonts w:asciiTheme="minorHAnsi" w:hAnsiTheme="minorHAnsi" w:cstheme="minorHAnsi"/>
                <w:b/>
                <w:bCs/>
              </w:rPr>
              <w:t xml:space="preserve"> Record</w:t>
            </w:r>
            <w:r w:rsidR="008D02AA" w:rsidRPr="004D59C5">
              <w:rPr>
                <w:rFonts w:asciiTheme="minorHAnsi" w:hAnsiTheme="minorHAnsi" w:cstheme="minorHAnsi"/>
                <w:b/>
                <w:bCs/>
              </w:rPr>
              <w:t xml:space="preserve"> </w:t>
            </w:r>
            <w:r w:rsidR="0073243F" w:rsidRPr="004D59C5">
              <w:rPr>
                <w:rFonts w:asciiTheme="minorHAnsi" w:hAnsiTheme="minorHAnsi" w:cstheme="minorHAnsi"/>
                <w:b/>
                <w:bCs/>
              </w:rPr>
              <w:t>(T-Bills)</w:t>
            </w:r>
          </w:p>
        </w:tc>
        <w:tc>
          <w:tcPr>
            <w:tcW w:w="1416" w:type="dxa"/>
          </w:tcPr>
          <w:p w14:paraId="0CAE1928" w14:textId="77777777" w:rsidR="00D277F3" w:rsidRPr="004D59C5" w:rsidRDefault="00D277F3" w:rsidP="000012F9">
            <w:pPr>
              <w:pStyle w:val="Normalwithspace"/>
              <w:spacing w:before="0" w:line="276" w:lineRule="auto"/>
              <w:jc w:val="left"/>
              <w:rPr>
                <w:rFonts w:asciiTheme="minorHAnsi" w:hAnsiTheme="minorHAnsi" w:cstheme="minorHAnsi"/>
              </w:rPr>
            </w:pPr>
          </w:p>
        </w:tc>
        <w:tc>
          <w:tcPr>
            <w:tcW w:w="960" w:type="dxa"/>
          </w:tcPr>
          <w:p w14:paraId="0E07B9F9" w14:textId="77777777" w:rsidR="00D277F3" w:rsidRPr="004D59C5" w:rsidRDefault="00D277F3" w:rsidP="000012F9">
            <w:pPr>
              <w:pStyle w:val="Normalwithspace"/>
              <w:spacing w:before="0" w:line="276" w:lineRule="auto"/>
              <w:jc w:val="left"/>
              <w:rPr>
                <w:rFonts w:asciiTheme="minorHAnsi" w:hAnsiTheme="minorHAnsi" w:cstheme="minorHAnsi"/>
                <w:szCs w:val="22"/>
                <w:lang w:val="en-AU"/>
              </w:rPr>
            </w:pPr>
          </w:p>
        </w:tc>
        <w:tc>
          <w:tcPr>
            <w:tcW w:w="2604" w:type="dxa"/>
          </w:tcPr>
          <w:p w14:paraId="59763FE6" w14:textId="77777777" w:rsidR="00D277F3" w:rsidRPr="004D59C5" w:rsidRDefault="00D277F3" w:rsidP="000012F9">
            <w:pPr>
              <w:pStyle w:val="Normalwithspace"/>
              <w:spacing w:before="0" w:line="276" w:lineRule="auto"/>
              <w:jc w:val="left"/>
              <w:rPr>
                <w:rFonts w:asciiTheme="minorHAnsi" w:hAnsiTheme="minorHAnsi" w:cstheme="minorHAnsi"/>
                <w:szCs w:val="22"/>
                <w:lang w:val="en-AU"/>
              </w:rPr>
            </w:pPr>
          </w:p>
        </w:tc>
        <w:tc>
          <w:tcPr>
            <w:tcW w:w="2898" w:type="dxa"/>
          </w:tcPr>
          <w:p w14:paraId="287E4E78" w14:textId="77777777" w:rsidR="00D277F3" w:rsidRPr="004D59C5" w:rsidRDefault="00D277F3" w:rsidP="000012F9">
            <w:pPr>
              <w:pStyle w:val="Normalwithspace"/>
              <w:spacing w:before="0" w:line="276" w:lineRule="auto"/>
              <w:jc w:val="left"/>
              <w:rPr>
                <w:rFonts w:asciiTheme="minorHAnsi" w:hAnsiTheme="minorHAnsi" w:cstheme="minorHAnsi"/>
              </w:rPr>
            </w:pPr>
          </w:p>
        </w:tc>
        <w:tc>
          <w:tcPr>
            <w:tcW w:w="2944" w:type="dxa"/>
          </w:tcPr>
          <w:p w14:paraId="10952B5C"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5CE7A58C" w14:textId="77777777" w:rsidTr="002D18E2">
        <w:tc>
          <w:tcPr>
            <w:tcW w:w="790" w:type="dxa"/>
          </w:tcPr>
          <w:p w14:paraId="208F3023" w14:textId="77777777" w:rsidR="00D277F3" w:rsidRPr="004D59C5" w:rsidRDefault="00D277F3" w:rsidP="001065FE">
            <w:pPr>
              <w:pStyle w:val="ListParagraph"/>
              <w:numPr>
                <w:ilvl w:val="0"/>
                <w:numId w:val="47"/>
              </w:numPr>
            </w:pPr>
          </w:p>
        </w:tc>
        <w:tc>
          <w:tcPr>
            <w:tcW w:w="2572" w:type="dxa"/>
          </w:tcPr>
          <w:p w14:paraId="30367C91" w14:textId="20ED47DA" w:rsidR="00D277F3" w:rsidRPr="004D59C5" w:rsidRDefault="00B135D5"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ROW_IDENTIFIER</w:t>
            </w:r>
          </w:p>
        </w:tc>
        <w:tc>
          <w:tcPr>
            <w:tcW w:w="1416" w:type="dxa"/>
          </w:tcPr>
          <w:p w14:paraId="355595F3" w14:textId="5C06AC18" w:rsidR="00D277F3" w:rsidRPr="004D59C5" w:rsidRDefault="00B733A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w:t>
            </w:r>
            <w:r w:rsidR="00B354A3" w:rsidRPr="004D59C5">
              <w:rPr>
                <w:rFonts w:asciiTheme="minorHAnsi" w:hAnsiTheme="minorHAnsi" w:cstheme="minorHAnsi"/>
              </w:rPr>
              <w:t>(3)</w:t>
            </w:r>
          </w:p>
        </w:tc>
        <w:tc>
          <w:tcPr>
            <w:tcW w:w="960" w:type="dxa"/>
          </w:tcPr>
          <w:p w14:paraId="2F666BDC" w14:textId="409DB5E2" w:rsidR="00D277F3" w:rsidRPr="004D59C5" w:rsidRDefault="00CF472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604" w:type="dxa"/>
          </w:tcPr>
          <w:p w14:paraId="0744B5EF" w14:textId="2EE41168" w:rsidR="00D277F3" w:rsidRPr="004D59C5" w:rsidRDefault="00804E50"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Record indicator</w:t>
            </w:r>
          </w:p>
        </w:tc>
        <w:tc>
          <w:tcPr>
            <w:tcW w:w="2898" w:type="dxa"/>
          </w:tcPr>
          <w:p w14:paraId="72045196" w14:textId="4BE09BAC" w:rsidR="00D277F3" w:rsidRPr="004D59C5" w:rsidRDefault="00660CE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‘000’.</w:t>
            </w:r>
          </w:p>
        </w:tc>
        <w:tc>
          <w:tcPr>
            <w:tcW w:w="2944" w:type="dxa"/>
          </w:tcPr>
          <w:p w14:paraId="2ABAD770"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3467FB6C" w14:textId="77777777" w:rsidTr="002D18E2">
        <w:tc>
          <w:tcPr>
            <w:tcW w:w="790" w:type="dxa"/>
          </w:tcPr>
          <w:p w14:paraId="2C829F06" w14:textId="77777777" w:rsidR="00D277F3" w:rsidRPr="004D59C5" w:rsidRDefault="00D277F3" w:rsidP="001065FE">
            <w:pPr>
              <w:pStyle w:val="ListParagraph"/>
              <w:numPr>
                <w:ilvl w:val="0"/>
                <w:numId w:val="45"/>
              </w:numPr>
            </w:pPr>
          </w:p>
        </w:tc>
        <w:tc>
          <w:tcPr>
            <w:tcW w:w="2572" w:type="dxa"/>
          </w:tcPr>
          <w:p w14:paraId="2A1B6F77" w14:textId="15D9C027" w:rsidR="00D277F3" w:rsidRPr="004D59C5" w:rsidRDefault="00E35158"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SD_TYPE</w:t>
            </w:r>
          </w:p>
        </w:tc>
        <w:tc>
          <w:tcPr>
            <w:tcW w:w="1416" w:type="dxa"/>
          </w:tcPr>
          <w:p w14:paraId="798FEA3D" w14:textId="0DEE4BAF" w:rsidR="00D277F3" w:rsidRPr="004D59C5" w:rsidRDefault="00EF766B"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X(5)</w:t>
            </w:r>
          </w:p>
        </w:tc>
        <w:tc>
          <w:tcPr>
            <w:tcW w:w="960" w:type="dxa"/>
          </w:tcPr>
          <w:p w14:paraId="211A2757" w14:textId="7E318B3C" w:rsidR="00D277F3" w:rsidRPr="004D59C5" w:rsidRDefault="00CF472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604" w:type="dxa"/>
          </w:tcPr>
          <w:p w14:paraId="0363EDC8" w14:textId="0A396922" w:rsidR="00D277F3" w:rsidRPr="004D59C5" w:rsidRDefault="00013BE4"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Security type</w:t>
            </w:r>
          </w:p>
        </w:tc>
        <w:tc>
          <w:tcPr>
            <w:tcW w:w="2898" w:type="dxa"/>
          </w:tcPr>
          <w:p w14:paraId="2BA5B579" w14:textId="6926364B" w:rsidR="00D277F3" w:rsidRPr="004D59C5" w:rsidRDefault="00013BE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‘TBILL’.</w:t>
            </w:r>
          </w:p>
        </w:tc>
        <w:tc>
          <w:tcPr>
            <w:tcW w:w="2944" w:type="dxa"/>
          </w:tcPr>
          <w:p w14:paraId="0F2FB60E"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21C50269" w14:textId="77777777" w:rsidTr="002D18E2">
        <w:tc>
          <w:tcPr>
            <w:tcW w:w="790" w:type="dxa"/>
          </w:tcPr>
          <w:p w14:paraId="5044DA1B" w14:textId="77777777" w:rsidR="00D277F3" w:rsidRPr="004D59C5" w:rsidRDefault="00D277F3" w:rsidP="001065FE">
            <w:pPr>
              <w:pStyle w:val="ListParagraph"/>
              <w:numPr>
                <w:ilvl w:val="0"/>
                <w:numId w:val="45"/>
              </w:numPr>
            </w:pPr>
          </w:p>
        </w:tc>
        <w:tc>
          <w:tcPr>
            <w:tcW w:w="2572" w:type="dxa"/>
          </w:tcPr>
          <w:p w14:paraId="7C701519" w14:textId="0EBABB99" w:rsidR="00D277F3" w:rsidRPr="004D59C5" w:rsidRDefault="00E35158"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ISIN_CODE</w:t>
            </w:r>
          </w:p>
        </w:tc>
        <w:tc>
          <w:tcPr>
            <w:tcW w:w="1416" w:type="dxa"/>
          </w:tcPr>
          <w:p w14:paraId="72E6515F" w14:textId="7A8E9AA6" w:rsidR="00D277F3" w:rsidRPr="004D59C5" w:rsidRDefault="00EF766B"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X(30)</w:t>
            </w:r>
          </w:p>
        </w:tc>
        <w:tc>
          <w:tcPr>
            <w:tcW w:w="960" w:type="dxa"/>
          </w:tcPr>
          <w:p w14:paraId="08CC9BEE" w14:textId="29516038" w:rsidR="00D277F3" w:rsidRPr="004D59C5" w:rsidRDefault="00CF472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w:t>
            </w:r>
          </w:p>
        </w:tc>
        <w:tc>
          <w:tcPr>
            <w:tcW w:w="2604" w:type="dxa"/>
          </w:tcPr>
          <w:p w14:paraId="2C86BB06" w14:textId="71AEE5BC" w:rsidR="00D277F3" w:rsidRPr="004D59C5" w:rsidRDefault="00013BE4"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 code</w:t>
            </w:r>
            <w:r w:rsidR="00D87E6F" w:rsidRPr="004D59C5">
              <w:rPr>
                <w:rFonts w:asciiTheme="minorHAnsi" w:hAnsiTheme="minorHAnsi" w:cstheme="minorHAnsi"/>
                <w:szCs w:val="22"/>
                <w:lang w:val="en-AU"/>
              </w:rPr>
              <w:t xml:space="preserve"> of T-Bills</w:t>
            </w:r>
          </w:p>
        </w:tc>
        <w:tc>
          <w:tcPr>
            <w:tcW w:w="2898" w:type="dxa"/>
          </w:tcPr>
          <w:p w14:paraId="47C1AC8C" w14:textId="7272FFEC" w:rsidR="00D277F3" w:rsidRPr="004D59C5" w:rsidRDefault="00EA1EBB"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alphanumeric ISIN code.</w:t>
            </w:r>
          </w:p>
        </w:tc>
        <w:tc>
          <w:tcPr>
            <w:tcW w:w="2944" w:type="dxa"/>
          </w:tcPr>
          <w:p w14:paraId="6C0548C1"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D277F3" w:rsidRPr="004D59C5" w14:paraId="148F59B0" w14:textId="77777777" w:rsidTr="002D18E2">
        <w:tc>
          <w:tcPr>
            <w:tcW w:w="790" w:type="dxa"/>
          </w:tcPr>
          <w:p w14:paraId="1DFA3802" w14:textId="77777777" w:rsidR="00D277F3" w:rsidRPr="004D59C5" w:rsidRDefault="00D277F3" w:rsidP="001065FE">
            <w:pPr>
              <w:pStyle w:val="ListParagraph"/>
              <w:numPr>
                <w:ilvl w:val="0"/>
                <w:numId w:val="45"/>
              </w:numPr>
            </w:pPr>
          </w:p>
        </w:tc>
        <w:tc>
          <w:tcPr>
            <w:tcW w:w="2572" w:type="dxa"/>
          </w:tcPr>
          <w:p w14:paraId="2343719B" w14:textId="592527EE" w:rsidR="00D277F3" w:rsidRPr="004D59C5" w:rsidRDefault="00E35158"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DESCRIPTION</w:t>
            </w:r>
          </w:p>
        </w:tc>
        <w:tc>
          <w:tcPr>
            <w:tcW w:w="1416" w:type="dxa"/>
          </w:tcPr>
          <w:p w14:paraId="6D6A08B8" w14:textId="61DF0C64" w:rsidR="00D277F3" w:rsidRPr="004D59C5" w:rsidRDefault="00EF766B"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X(50)</w:t>
            </w:r>
          </w:p>
        </w:tc>
        <w:tc>
          <w:tcPr>
            <w:tcW w:w="960" w:type="dxa"/>
          </w:tcPr>
          <w:p w14:paraId="17DD6AA4" w14:textId="41678280" w:rsidR="00D277F3" w:rsidRPr="004D59C5" w:rsidRDefault="00CF472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39</w:t>
            </w:r>
          </w:p>
        </w:tc>
        <w:tc>
          <w:tcPr>
            <w:tcW w:w="2604" w:type="dxa"/>
          </w:tcPr>
          <w:p w14:paraId="2450C95B" w14:textId="7D313EF6" w:rsidR="00D277F3" w:rsidRPr="004D59C5" w:rsidRDefault="00D87E6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Description</w:t>
            </w:r>
          </w:p>
        </w:tc>
        <w:tc>
          <w:tcPr>
            <w:tcW w:w="2898" w:type="dxa"/>
          </w:tcPr>
          <w:p w14:paraId="4A496F3D" w14:textId="496BE028" w:rsidR="00D277F3" w:rsidRPr="004D59C5" w:rsidRDefault="00D87E6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No hard validation.</w:t>
            </w:r>
          </w:p>
        </w:tc>
        <w:tc>
          <w:tcPr>
            <w:tcW w:w="2944" w:type="dxa"/>
          </w:tcPr>
          <w:p w14:paraId="7E3D666D" w14:textId="77777777" w:rsidR="00D277F3" w:rsidRPr="004D59C5" w:rsidRDefault="00D277F3" w:rsidP="000012F9">
            <w:pPr>
              <w:pStyle w:val="Normalwithspace"/>
              <w:spacing w:before="0" w:line="276" w:lineRule="auto"/>
              <w:jc w:val="left"/>
              <w:rPr>
                <w:rFonts w:asciiTheme="minorHAnsi" w:hAnsiTheme="minorHAnsi" w:cstheme="minorHAnsi"/>
              </w:rPr>
            </w:pPr>
          </w:p>
        </w:tc>
      </w:tr>
      <w:tr w:rsidR="00760E67" w:rsidRPr="004D59C5" w14:paraId="7DA59903" w14:textId="77777777" w:rsidTr="002D18E2">
        <w:tc>
          <w:tcPr>
            <w:tcW w:w="790" w:type="dxa"/>
          </w:tcPr>
          <w:p w14:paraId="14252AE4" w14:textId="77777777" w:rsidR="00760E67" w:rsidRPr="004D59C5" w:rsidRDefault="00760E67" w:rsidP="001065FE">
            <w:pPr>
              <w:pStyle w:val="ListParagraph"/>
              <w:numPr>
                <w:ilvl w:val="0"/>
                <w:numId w:val="45"/>
              </w:numPr>
            </w:pPr>
          </w:p>
        </w:tc>
        <w:tc>
          <w:tcPr>
            <w:tcW w:w="2572" w:type="dxa"/>
          </w:tcPr>
          <w:p w14:paraId="70EB1955" w14:textId="0CE07F81"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ISSUANCE_DATE</w:t>
            </w:r>
          </w:p>
        </w:tc>
        <w:tc>
          <w:tcPr>
            <w:tcW w:w="1416" w:type="dxa"/>
          </w:tcPr>
          <w:p w14:paraId="0637CE0A" w14:textId="62B0CCFB"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25E8085C" w14:textId="47BD2983" w:rsidR="00760E67" w:rsidRPr="004D59C5" w:rsidRDefault="00CF472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89</w:t>
            </w:r>
          </w:p>
        </w:tc>
        <w:tc>
          <w:tcPr>
            <w:tcW w:w="2604" w:type="dxa"/>
          </w:tcPr>
          <w:p w14:paraId="51958A23" w14:textId="307F0297"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Issuance date</w:t>
            </w:r>
          </w:p>
        </w:tc>
        <w:tc>
          <w:tcPr>
            <w:tcW w:w="2898" w:type="dxa"/>
          </w:tcPr>
          <w:p w14:paraId="70E13CF3" w14:textId="20081D2D"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 format.</w:t>
            </w:r>
          </w:p>
        </w:tc>
        <w:tc>
          <w:tcPr>
            <w:tcW w:w="2944" w:type="dxa"/>
          </w:tcPr>
          <w:p w14:paraId="0BEC271F" w14:textId="77777777" w:rsidR="00760E67" w:rsidRPr="004D59C5" w:rsidRDefault="00760E67" w:rsidP="000012F9">
            <w:pPr>
              <w:pStyle w:val="Normalwithspace"/>
              <w:spacing w:before="0" w:line="276" w:lineRule="auto"/>
              <w:jc w:val="left"/>
              <w:rPr>
                <w:rFonts w:asciiTheme="minorHAnsi" w:hAnsiTheme="minorHAnsi" w:cstheme="minorHAnsi"/>
              </w:rPr>
            </w:pPr>
          </w:p>
        </w:tc>
      </w:tr>
      <w:tr w:rsidR="00760E67" w:rsidRPr="004D59C5" w14:paraId="4073AC1C" w14:textId="77777777" w:rsidTr="002D18E2">
        <w:tc>
          <w:tcPr>
            <w:tcW w:w="790" w:type="dxa"/>
          </w:tcPr>
          <w:p w14:paraId="54EC169A" w14:textId="77777777" w:rsidR="00760E67" w:rsidRPr="004D59C5" w:rsidRDefault="00760E67" w:rsidP="001065FE">
            <w:pPr>
              <w:pStyle w:val="ListParagraph"/>
              <w:numPr>
                <w:ilvl w:val="0"/>
                <w:numId w:val="45"/>
              </w:numPr>
            </w:pPr>
          </w:p>
        </w:tc>
        <w:tc>
          <w:tcPr>
            <w:tcW w:w="2572" w:type="dxa"/>
          </w:tcPr>
          <w:p w14:paraId="002BFE5F" w14:textId="5C4D3FFE"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MATURITY_DATE</w:t>
            </w:r>
          </w:p>
        </w:tc>
        <w:tc>
          <w:tcPr>
            <w:tcW w:w="1416" w:type="dxa"/>
          </w:tcPr>
          <w:p w14:paraId="32CA2F9F" w14:textId="341F8055"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1191A794" w14:textId="437A97A4"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97</w:t>
            </w:r>
          </w:p>
        </w:tc>
        <w:tc>
          <w:tcPr>
            <w:tcW w:w="2604" w:type="dxa"/>
          </w:tcPr>
          <w:p w14:paraId="1BD69F33" w14:textId="1155D530"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 date</w:t>
            </w:r>
          </w:p>
        </w:tc>
        <w:tc>
          <w:tcPr>
            <w:tcW w:w="2898" w:type="dxa"/>
          </w:tcPr>
          <w:p w14:paraId="13A6377B" w14:textId="72540802"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 format.</w:t>
            </w:r>
          </w:p>
        </w:tc>
        <w:tc>
          <w:tcPr>
            <w:tcW w:w="2944" w:type="dxa"/>
          </w:tcPr>
          <w:p w14:paraId="6AAB15E4" w14:textId="77777777" w:rsidR="00760E67" w:rsidRPr="004D59C5" w:rsidRDefault="00760E67" w:rsidP="000012F9">
            <w:pPr>
              <w:pStyle w:val="Normalwithspace"/>
              <w:spacing w:before="0" w:line="276" w:lineRule="auto"/>
              <w:jc w:val="left"/>
              <w:rPr>
                <w:rFonts w:asciiTheme="minorHAnsi" w:hAnsiTheme="minorHAnsi" w:cstheme="minorHAnsi"/>
              </w:rPr>
            </w:pPr>
          </w:p>
        </w:tc>
      </w:tr>
      <w:tr w:rsidR="00760E67" w:rsidRPr="004D59C5" w14:paraId="07366F96" w14:textId="77777777" w:rsidTr="002D18E2">
        <w:tc>
          <w:tcPr>
            <w:tcW w:w="790" w:type="dxa"/>
          </w:tcPr>
          <w:p w14:paraId="309E97AC" w14:textId="77777777" w:rsidR="00760E67" w:rsidRPr="004D59C5" w:rsidRDefault="00760E67" w:rsidP="001065FE">
            <w:pPr>
              <w:pStyle w:val="ListParagraph"/>
              <w:numPr>
                <w:ilvl w:val="0"/>
                <w:numId w:val="45"/>
              </w:numPr>
            </w:pPr>
          </w:p>
        </w:tc>
        <w:tc>
          <w:tcPr>
            <w:tcW w:w="2572" w:type="dxa"/>
          </w:tcPr>
          <w:p w14:paraId="4F2D71BB" w14:textId="1D3D6672"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NOMINAL_VALUE</w:t>
            </w:r>
          </w:p>
        </w:tc>
        <w:tc>
          <w:tcPr>
            <w:tcW w:w="1416" w:type="dxa"/>
          </w:tcPr>
          <w:p w14:paraId="1D710161" w14:textId="420A14CD"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9(13).9(4)</w:t>
            </w:r>
          </w:p>
        </w:tc>
        <w:tc>
          <w:tcPr>
            <w:tcW w:w="960" w:type="dxa"/>
          </w:tcPr>
          <w:p w14:paraId="134EB60A" w14:textId="1681F96F"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105</w:t>
            </w:r>
          </w:p>
        </w:tc>
        <w:tc>
          <w:tcPr>
            <w:tcW w:w="2604" w:type="dxa"/>
          </w:tcPr>
          <w:p w14:paraId="4DAA6244" w14:textId="0DBA5C73"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Amount offered for this security (Issue size)</w:t>
            </w:r>
          </w:p>
        </w:tc>
        <w:tc>
          <w:tcPr>
            <w:tcW w:w="2898" w:type="dxa"/>
          </w:tcPr>
          <w:p w14:paraId="1C88B33B" w14:textId="09071EEE"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18 characters with 13 digits before the decimal place ‘.’ and 4 digits after.</w:t>
            </w:r>
          </w:p>
        </w:tc>
        <w:tc>
          <w:tcPr>
            <w:tcW w:w="2944" w:type="dxa"/>
          </w:tcPr>
          <w:p w14:paraId="5A7F558C" w14:textId="77777777"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e.g.,</w:t>
            </w:r>
          </w:p>
          <w:p w14:paraId="4350A0D2" w14:textId="7A647A80"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123456.12 </w:t>
            </w:r>
            <w:r w:rsidRPr="004D59C5">
              <w:rPr>
                <w:rFonts w:asciiTheme="minorHAnsi" w:hAnsiTheme="minorHAnsi" w:cstheme="minorHAnsi"/>
              </w:rPr>
              <w:sym w:font="Wingdings" w:char="F0E0"/>
            </w:r>
            <w:r w:rsidRPr="004D59C5">
              <w:rPr>
                <w:rFonts w:asciiTheme="minorHAnsi" w:hAnsiTheme="minorHAnsi" w:cstheme="minorHAnsi"/>
              </w:rPr>
              <w:t xml:space="preserve"> ‘0000000123456.1200’</w:t>
            </w:r>
          </w:p>
        </w:tc>
      </w:tr>
      <w:tr w:rsidR="00760E67" w:rsidRPr="004D59C5" w14:paraId="57B6DE0D" w14:textId="77777777" w:rsidTr="002D18E2">
        <w:tc>
          <w:tcPr>
            <w:tcW w:w="790" w:type="dxa"/>
          </w:tcPr>
          <w:p w14:paraId="4E63720F" w14:textId="77777777" w:rsidR="00760E67" w:rsidRPr="004D59C5" w:rsidRDefault="00760E67" w:rsidP="001065FE">
            <w:pPr>
              <w:pStyle w:val="ListParagraph"/>
              <w:numPr>
                <w:ilvl w:val="0"/>
                <w:numId w:val="45"/>
              </w:numPr>
            </w:pPr>
          </w:p>
        </w:tc>
        <w:tc>
          <w:tcPr>
            <w:tcW w:w="2572" w:type="dxa"/>
          </w:tcPr>
          <w:p w14:paraId="581B7580" w14:textId="0D5E5FCF"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DISCOUNT_PREMIUM</w:t>
            </w:r>
          </w:p>
        </w:tc>
        <w:tc>
          <w:tcPr>
            <w:tcW w:w="1416" w:type="dxa"/>
          </w:tcPr>
          <w:p w14:paraId="3077975A" w14:textId="26576265"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S9(13).9(4)</w:t>
            </w:r>
          </w:p>
        </w:tc>
        <w:tc>
          <w:tcPr>
            <w:tcW w:w="960" w:type="dxa"/>
          </w:tcPr>
          <w:p w14:paraId="76F62817" w14:textId="09BE21BD"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123</w:t>
            </w:r>
          </w:p>
        </w:tc>
        <w:tc>
          <w:tcPr>
            <w:tcW w:w="2604" w:type="dxa"/>
          </w:tcPr>
          <w:p w14:paraId="5C6CF6BC" w14:textId="276D0A70"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settlement amount minus Issue size</w:t>
            </w:r>
          </w:p>
        </w:tc>
        <w:tc>
          <w:tcPr>
            <w:tcW w:w="2898" w:type="dxa"/>
          </w:tcPr>
          <w:p w14:paraId="0CA2B6F4" w14:textId="77777777"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-ve sign because T-Bills only have discount.</w:t>
            </w:r>
          </w:p>
          <w:p w14:paraId="5B427837" w14:textId="610ED54E"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19 characters with the ‘-’ sign, followed by 13 digits before the decimal place ‘.’ and 4 digits after.</w:t>
            </w:r>
          </w:p>
        </w:tc>
        <w:tc>
          <w:tcPr>
            <w:tcW w:w="2944" w:type="dxa"/>
          </w:tcPr>
          <w:p w14:paraId="3A5B4C77" w14:textId="77777777"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e.g.,</w:t>
            </w:r>
          </w:p>
          <w:p w14:paraId="148DA77B" w14:textId="77777777" w:rsidR="00CA0D51" w:rsidRPr="004D59C5" w:rsidRDefault="00CA0D5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w:t>
            </w:r>
            <w:r w:rsidR="00760E67" w:rsidRPr="004D59C5">
              <w:rPr>
                <w:rFonts w:asciiTheme="minorHAnsi" w:hAnsiTheme="minorHAnsi" w:cstheme="minorHAnsi"/>
              </w:rPr>
              <w:t xml:space="preserve">123456.12 </w:t>
            </w:r>
            <w:r w:rsidR="00760E67" w:rsidRPr="004D59C5">
              <w:rPr>
                <w:rFonts w:asciiTheme="minorHAnsi" w:hAnsiTheme="minorHAnsi" w:cstheme="minorHAnsi"/>
              </w:rPr>
              <w:sym w:font="Wingdings" w:char="F0E0"/>
            </w:r>
            <w:r w:rsidR="00760E67" w:rsidRPr="004D59C5">
              <w:rPr>
                <w:rFonts w:asciiTheme="minorHAnsi" w:hAnsiTheme="minorHAnsi" w:cstheme="minorHAnsi"/>
              </w:rPr>
              <w:t xml:space="preserve"> </w:t>
            </w:r>
          </w:p>
          <w:p w14:paraId="200AC1BB" w14:textId="4DDF8F6A"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w:t>
            </w:r>
            <w:r w:rsidR="00CA0D51" w:rsidRPr="004D59C5">
              <w:rPr>
                <w:rFonts w:asciiTheme="minorHAnsi" w:hAnsiTheme="minorHAnsi" w:cstheme="minorHAnsi"/>
              </w:rPr>
              <w:t>-</w:t>
            </w:r>
            <w:r w:rsidRPr="004D59C5">
              <w:rPr>
                <w:rFonts w:asciiTheme="minorHAnsi" w:hAnsiTheme="minorHAnsi" w:cstheme="minorHAnsi"/>
              </w:rPr>
              <w:t>0000000123456.1200’</w:t>
            </w:r>
          </w:p>
        </w:tc>
      </w:tr>
      <w:tr w:rsidR="00760E67" w:rsidRPr="004D59C5" w14:paraId="417B73CB" w14:textId="77777777" w:rsidTr="002D18E2">
        <w:tc>
          <w:tcPr>
            <w:tcW w:w="790" w:type="dxa"/>
          </w:tcPr>
          <w:p w14:paraId="243EC41A" w14:textId="77777777" w:rsidR="00760E67" w:rsidRPr="004D59C5" w:rsidRDefault="00760E67" w:rsidP="000012F9">
            <w:pPr>
              <w:spacing w:line="276" w:lineRule="auto"/>
              <w:ind w:left="720"/>
              <w:rPr>
                <w:rFonts w:asciiTheme="minorHAnsi" w:hAnsiTheme="minorHAnsi" w:cstheme="minorHAnsi"/>
              </w:rPr>
            </w:pPr>
          </w:p>
        </w:tc>
        <w:tc>
          <w:tcPr>
            <w:tcW w:w="2572" w:type="dxa"/>
          </w:tcPr>
          <w:p w14:paraId="16F5CC40" w14:textId="1B37FA42"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bCs/>
              </w:rPr>
              <w:t>Repetitive Static Data Record (SGS Bonds)</w:t>
            </w:r>
          </w:p>
        </w:tc>
        <w:tc>
          <w:tcPr>
            <w:tcW w:w="1416" w:type="dxa"/>
          </w:tcPr>
          <w:p w14:paraId="6EA96C91" w14:textId="77777777" w:rsidR="00760E67" w:rsidRPr="004D59C5" w:rsidRDefault="00760E67" w:rsidP="000012F9">
            <w:pPr>
              <w:pStyle w:val="Normalwithspace"/>
              <w:spacing w:before="0" w:line="276" w:lineRule="auto"/>
              <w:jc w:val="left"/>
              <w:rPr>
                <w:rFonts w:asciiTheme="minorHAnsi" w:hAnsiTheme="minorHAnsi" w:cstheme="minorHAnsi"/>
              </w:rPr>
            </w:pPr>
          </w:p>
        </w:tc>
        <w:tc>
          <w:tcPr>
            <w:tcW w:w="960" w:type="dxa"/>
          </w:tcPr>
          <w:p w14:paraId="74B6F527" w14:textId="77777777" w:rsidR="00760E67" w:rsidRPr="004D59C5" w:rsidRDefault="00760E67" w:rsidP="000012F9">
            <w:pPr>
              <w:pStyle w:val="Normalwithspace"/>
              <w:spacing w:before="0" w:line="276" w:lineRule="auto"/>
              <w:jc w:val="left"/>
              <w:rPr>
                <w:rFonts w:asciiTheme="minorHAnsi" w:hAnsiTheme="minorHAnsi" w:cstheme="minorHAnsi"/>
                <w:szCs w:val="22"/>
                <w:lang w:val="en-AU"/>
              </w:rPr>
            </w:pPr>
          </w:p>
        </w:tc>
        <w:tc>
          <w:tcPr>
            <w:tcW w:w="2604" w:type="dxa"/>
          </w:tcPr>
          <w:p w14:paraId="29E7CA63" w14:textId="77777777" w:rsidR="00760E67" w:rsidRPr="004D59C5" w:rsidRDefault="00760E67" w:rsidP="000012F9">
            <w:pPr>
              <w:pStyle w:val="Normalwithspace"/>
              <w:spacing w:before="0" w:line="276" w:lineRule="auto"/>
              <w:jc w:val="left"/>
              <w:rPr>
                <w:rFonts w:asciiTheme="minorHAnsi" w:hAnsiTheme="minorHAnsi" w:cstheme="minorHAnsi"/>
                <w:szCs w:val="22"/>
                <w:lang w:val="en-AU"/>
              </w:rPr>
            </w:pPr>
          </w:p>
        </w:tc>
        <w:tc>
          <w:tcPr>
            <w:tcW w:w="2898" w:type="dxa"/>
          </w:tcPr>
          <w:p w14:paraId="3C4BFD20" w14:textId="77777777" w:rsidR="00760E67" w:rsidRPr="004D59C5" w:rsidRDefault="00760E67" w:rsidP="000012F9">
            <w:pPr>
              <w:pStyle w:val="Normalwithspace"/>
              <w:spacing w:before="0" w:line="276" w:lineRule="auto"/>
              <w:jc w:val="left"/>
              <w:rPr>
                <w:rFonts w:asciiTheme="minorHAnsi" w:hAnsiTheme="minorHAnsi" w:cstheme="minorHAnsi"/>
              </w:rPr>
            </w:pPr>
          </w:p>
        </w:tc>
        <w:tc>
          <w:tcPr>
            <w:tcW w:w="2944" w:type="dxa"/>
          </w:tcPr>
          <w:p w14:paraId="4A3A8134" w14:textId="73E8873F" w:rsidR="00760E67" w:rsidRPr="004D59C5" w:rsidRDefault="00EA35D7" w:rsidP="000012F9">
            <w:pPr>
              <w:pStyle w:val="Normalwithspace"/>
              <w:spacing w:before="0" w:line="276" w:lineRule="auto"/>
              <w:jc w:val="left"/>
              <w:rPr>
                <w:rFonts w:asciiTheme="minorHAnsi" w:hAnsiTheme="minorHAnsi" w:cstheme="minorHAnsi"/>
              </w:rPr>
            </w:pPr>
            <w:ins w:id="418" w:author="Sophia TAN (MAS)" w:date="2026-01-17T01:33:00Z" w16du:dateUtc="2026-01-16T17:33:00Z">
              <w:r w:rsidRPr="00EA35D7">
                <w:rPr>
                  <w:rFonts w:asciiTheme="minorHAnsi" w:hAnsiTheme="minorHAnsi" w:cstheme="minorHAnsi"/>
                </w:rPr>
                <w:t>For SGS re-opening, static data file is not required.</w:t>
              </w:r>
            </w:ins>
          </w:p>
        </w:tc>
      </w:tr>
      <w:tr w:rsidR="00760E67" w:rsidRPr="004D59C5" w14:paraId="5DB12CA2" w14:textId="77777777" w:rsidTr="002D18E2">
        <w:tc>
          <w:tcPr>
            <w:tcW w:w="790" w:type="dxa"/>
          </w:tcPr>
          <w:p w14:paraId="38160CA9" w14:textId="77777777" w:rsidR="00760E67" w:rsidRPr="004D59C5" w:rsidRDefault="00760E67" w:rsidP="001065FE">
            <w:pPr>
              <w:pStyle w:val="ListParagraph"/>
              <w:numPr>
                <w:ilvl w:val="0"/>
                <w:numId w:val="48"/>
              </w:numPr>
            </w:pPr>
          </w:p>
        </w:tc>
        <w:tc>
          <w:tcPr>
            <w:tcW w:w="2572" w:type="dxa"/>
          </w:tcPr>
          <w:p w14:paraId="40F08809" w14:textId="1D2F4F2C"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ROW_IDENTIFIER</w:t>
            </w:r>
          </w:p>
        </w:tc>
        <w:tc>
          <w:tcPr>
            <w:tcW w:w="1416" w:type="dxa"/>
          </w:tcPr>
          <w:p w14:paraId="669F9689" w14:textId="1D1AF165"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w:t>
            </w:r>
          </w:p>
        </w:tc>
        <w:tc>
          <w:tcPr>
            <w:tcW w:w="960" w:type="dxa"/>
          </w:tcPr>
          <w:p w14:paraId="135EFABC" w14:textId="5E20FB58"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604" w:type="dxa"/>
          </w:tcPr>
          <w:p w14:paraId="3DC5C687" w14:textId="5A8670C8"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Record indicator</w:t>
            </w:r>
          </w:p>
        </w:tc>
        <w:tc>
          <w:tcPr>
            <w:tcW w:w="2898" w:type="dxa"/>
          </w:tcPr>
          <w:p w14:paraId="675E06C7" w14:textId="3D1DC473"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‘000’.</w:t>
            </w:r>
          </w:p>
        </w:tc>
        <w:tc>
          <w:tcPr>
            <w:tcW w:w="2944" w:type="dxa"/>
          </w:tcPr>
          <w:p w14:paraId="1D36E30D" w14:textId="77777777" w:rsidR="00760E67" w:rsidRPr="004D59C5" w:rsidRDefault="00760E67" w:rsidP="000012F9">
            <w:pPr>
              <w:pStyle w:val="Normalwithspace"/>
              <w:spacing w:before="0" w:line="276" w:lineRule="auto"/>
              <w:jc w:val="left"/>
              <w:rPr>
                <w:rFonts w:asciiTheme="minorHAnsi" w:hAnsiTheme="minorHAnsi" w:cstheme="minorHAnsi"/>
              </w:rPr>
            </w:pPr>
          </w:p>
        </w:tc>
      </w:tr>
      <w:tr w:rsidR="00760E67" w:rsidRPr="004D59C5" w14:paraId="01F356C3" w14:textId="77777777" w:rsidTr="002D18E2">
        <w:tc>
          <w:tcPr>
            <w:tcW w:w="790" w:type="dxa"/>
          </w:tcPr>
          <w:p w14:paraId="710A248E" w14:textId="77777777" w:rsidR="00760E67" w:rsidRPr="004D59C5" w:rsidRDefault="00760E67" w:rsidP="001065FE">
            <w:pPr>
              <w:pStyle w:val="ListParagraph"/>
              <w:numPr>
                <w:ilvl w:val="0"/>
                <w:numId w:val="45"/>
              </w:numPr>
            </w:pPr>
          </w:p>
        </w:tc>
        <w:tc>
          <w:tcPr>
            <w:tcW w:w="2572" w:type="dxa"/>
          </w:tcPr>
          <w:p w14:paraId="2D295665" w14:textId="1A8C1A92"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SD_TYPE</w:t>
            </w:r>
          </w:p>
        </w:tc>
        <w:tc>
          <w:tcPr>
            <w:tcW w:w="1416" w:type="dxa"/>
          </w:tcPr>
          <w:p w14:paraId="25E42F71" w14:textId="0BE4185A"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X(5)</w:t>
            </w:r>
          </w:p>
        </w:tc>
        <w:tc>
          <w:tcPr>
            <w:tcW w:w="960" w:type="dxa"/>
          </w:tcPr>
          <w:p w14:paraId="3DFCD838" w14:textId="5A1E0E32"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604" w:type="dxa"/>
          </w:tcPr>
          <w:p w14:paraId="27FFB1D7" w14:textId="72A188B6"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Security type</w:t>
            </w:r>
          </w:p>
        </w:tc>
        <w:tc>
          <w:tcPr>
            <w:tcW w:w="2898" w:type="dxa"/>
          </w:tcPr>
          <w:p w14:paraId="17564240" w14:textId="7FB605D8"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‘SGS’ padded with trailing spaces.</w:t>
            </w:r>
          </w:p>
        </w:tc>
        <w:tc>
          <w:tcPr>
            <w:tcW w:w="2944" w:type="dxa"/>
          </w:tcPr>
          <w:p w14:paraId="63384D1E" w14:textId="77777777" w:rsidR="00760E67" w:rsidRPr="004D59C5" w:rsidRDefault="00760E67" w:rsidP="000012F9">
            <w:pPr>
              <w:pStyle w:val="Normalwithspace"/>
              <w:spacing w:before="0" w:line="276" w:lineRule="auto"/>
              <w:jc w:val="left"/>
              <w:rPr>
                <w:rFonts w:asciiTheme="minorHAnsi" w:hAnsiTheme="minorHAnsi" w:cstheme="minorHAnsi"/>
              </w:rPr>
            </w:pPr>
          </w:p>
        </w:tc>
      </w:tr>
      <w:tr w:rsidR="00760E67" w:rsidRPr="004D59C5" w14:paraId="3E1647ED" w14:textId="77777777" w:rsidTr="002D18E2">
        <w:tc>
          <w:tcPr>
            <w:tcW w:w="790" w:type="dxa"/>
          </w:tcPr>
          <w:p w14:paraId="6F5428AA" w14:textId="77777777" w:rsidR="00760E67" w:rsidRPr="004D59C5" w:rsidRDefault="00760E67" w:rsidP="001065FE">
            <w:pPr>
              <w:pStyle w:val="ListParagraph"/>
              <w:numPr>
                <w:ilvl w:val="0"/>
                <w:numId w:val="45"/>
              </w:numPr>
            </w:pPr>
          </w:p>
        </w:tc>
        <w:tc>
          <w:tcPr>
            <w:tcW w:w="2572" w:type="dxa"/>
          </w:tcPr>
          <w:p w14:paraId="0AA8F9F3" w14:textId="4886E8D8"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ISIN_CODE</w:t>
            </w:r>
          </w:p>
        </w:tc>
        <w:tc>
          <w:tcPr>
            <w:tcW w:w="1416" w:type="dxa"/>
          </w:tcPr>
          <w:p w14:paraId="0F8990F5" w14:textId="7A9F907D"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X(30)</w:t>
            </w:r>
          </w:p>
        </w:tc>
        <w:tc>
          <w:tcPr>
            <w:tcW w:w="960" w:type="dxa"/>
          </w:tcPr>
          <w:p w14:paraId="2B8ACAE4" w14:textId="3459B69A"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w:t>
            </w:r>
          </w:p>
        </w:tc>
        <w:tc>
          <w:tcPr>
            <w:tcW w:w="2604" w:type="dxa"/>
          </w:tcPr>
          <w:p w14:paraId="06965609" w14:textId="0C5BA35F"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 code of SGS Bonds</w:t>
            </w:r>
          </w:p>
        </w:tc>
        <w:tc>
          <w:tcPr>
            <w:tcW w:w="2898" w:type="dxa"/>
          </w:tcPr>
          <w:p w14:paraId="506F5C81" w14:textId="61CB5822" w:rsidR="00760E67" w:rsidRPr="004D59C5" w:rsidRDefault="00C252E8"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alphanumeric ISIN code.</w:t>
            </w:r>
          </w:p>
        </w:tc>
        <w:tc>
          <w:tcPr>
            <w:tcW w:w="2944" w:type="dxa"/>
          </w:tcPr>
          <w:p w14:paraId="5B3C9468" w14:textId="77777777" w:rsidR="00760E67" w:rsidRPr="004D59C5" w:rsidRDefault="00760E67" w:rsidP="000012F9">
            <w:pPr>
              <w:pStyle w:val="Normalwithspace"/>
              <w:spacing w:before="0" w:line="276" w:lineRule="auto"/>
              <w:jc w:val="left"/>
              <w:rPr>
                <w:rFonts w:asciiTheme="minorHAnsi" w:hAnsiTheme="minorHAnsi" w:cstheme="minorHAnsi"/>
              </w:rPr>
            </w:pPr>
          </w:p>
        </w:tc>
      </w:tr>
      <w:tr w:rsidR="00760E67" w:rsidRPr="004D59C5" w14:paraId="21741086" w14:textId="77777777" w:rsidTr="002D18E2">
        <w:tc>
          <w:tcPr>
            <w:tcW w:w="790" w:type="dxa"/>
          </w:tcPr>
          <w:p w14:paraId="77D22962" w14:textId="77777777" w:rsidR="00760E67" w:rsidRPr="004D59C5" w:rsidRDefault="00760E67" w:rsidP="001065FE">
            <w:pPr>
              <w:pStyle w:val="ListParagraph"/>
              <w:numPr>
                <w:ilvl w:val="0"/>
                <w:numId w:val="45"/>
              </w:numPr>
            </w:pPr>
          </w:p>
        </w:tc>
        <w:tc>
          <w:tcPr>
            <w:tcW w:w="2572" w:type="dxa"/>
          </w:tcPr>
          <w:p w14:paraId="548A9015" w14:textId="56770C70"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DESCRIPTION</w:t>
            </w:r>
          </w:p>
        </w:tc>
        <w:tc>
          <w:tcPr>
            <w:tcW w:w="1416" w:type="dxa"/>
          </w:tcPr>
          <w:p w14:paraId="62C65CA7" w14:textId="19F42271"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X(70)</w:t>
            </w:r>
          </w:p>
        </w:tc>
        <w:tc>
          <w:tcPr>
            <w:tcW w:w="960" w:type="dxa"/>
          </w:tcPr>
          <w:p w14:paraId="6EDD6980" w14:textId="0F217067"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39</w:t>
            </w:r>
          </w:p>
        </w:tc>
        <w:tc>
          <w:tcPr>
            <w:tcW w:w="2604" w:type="dxa"/>
          </w:tcPr>
          <w:p w14:paraId="3F2556DA" w14:textId="2C911A97"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Description</w:t>
            </w:r>
          </w:p>
        </w:tc>
        <w:tc>
          <w:tcPr>
            <w:tcW w:w="2898" w:type="dxa"/>
          </w:tcPr>
          <w:p w14:paraId="1681ACB5" w14:textId="22F0F4BF"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No hard validation.</w:t>
            </w:r>
          </w:p>
        </w:tc>
        <w:tc>
          <w:tcPr>
            <w:tcW w:w="2944" w:type="dxa"/>
          </w:tcPr>
          <w:p w14:paraId="07CB687C" w14:textId="77777777" w:rsidR="00760E67" w:rsidRPr="004D59C5" w:rsidRDefault="00760E67" w:rsidP="000012F9">
            <w:pPr>
              <w:pStyle w:val="Normalwithspace"/>
              <w:spacing w:before="0" w:line="276" w:lineRule="auto"/>
              <w:jc w:val="left"/>
              <w:rPr>
                <w:rFonts w:asciiTheme="minorHAnsi" w:hAnsiTheme="minorHAnsi" w:cstheme="minorHAnsi"/>
              </w:rPr>
            </w:pPr>
          </w:p>
        </w:tc>
      </w:tr>
      <w:tr w:rsidR="00760E67" w:rsidRPr="004D59C5" w14:paraId="26F67B9B" w14:textId="77777777" w:rsidTr="002D18E2">
        <w:tc>
          <w:tcPr>
            <w:tcW w:w="790" w:type="dxa"/>
          </w:tcPr>
          <w:p w14:paraId="7CAAB659" w14:textId="77777777" w:rsidR="00760E67" w:rsidRPr="004D59C5" w:rsidRDefault="00760E67" w:rsidP="001065FE">
            <w:pPr>
              <w:pStyle w:val="ListParagraph"/>
              <w:numPr>
                <w:ilvl w:val="0"/>
                <w:numId w:val="45"/>
              </w:numPr>
            </w:pPr>
          </w:p>
        </w:tc>
        <w:tc>
          <w:tcPr>
            <w:tcW w:w="2572" w:type="dxa"/>
          </w:tcPr>
          <w:p w14:paraId="3C227416" w14:textId="150EE0AF"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ISSUANCE_DATE</w:t>
            </w:r>
          </w:p>
        </w:tc>
        <w:tc>
          <w:tcPr>
            <w:tcW w:w="1416" w:type="dxa"/>
          </w:tcPr>
          <w:p w14:paraId="10CC3E4C" w14:textId="76CE63AD"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067E95F9" w14:textId="7D88591C"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109</w:t>
            </w:r>
          </w:p>
        </w:tc>
        <w:tc>
          <w:tcPr>
            <w:tcW w:w="2604" w:type="dxa"/>
          </w:tcPr>
          <w:p w14:paraId="414C12F3" w14:textId="55B5E0C8"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Issuance date</w:t>
            </w:r>
          </w:p>
        </w:tc>
        <w:tc>
          <w:tcPr>
            <w:tcW w:w="2898" w:type="dxa"/>
          </w:tcPr>
          <w:p w14:paraId="1E7FD589" w14:textId="7119D29C"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 format.</w:t>
            </w:r>
          </w:p>
        </w:tc>
        <w:tc>
          <w:tcPr>
            <w:tcW w:w="2944" w:type="dxa"/>
          </w:tcPr>
          <w:p w14:paraId="292FB9C5" w14:textId="77777777" w:rsidR="00760E67" w:rsidRPr="004D59C5" w:rsidRDefault="00760E67" w:rsidP="000012F9">
            <w:pPr>
              <w:pStyle w:val="Normalwithspace"/>
              <w:spacing w:before="0" w:line="276" w:lineRule="auto"/>
              <w:jc w:val="left"/>
              <w:rPr>
                <w:rFonts w:asciiTheme="minorHAnsi" w:hAnsiTheme="minorHAnsi" w:cstheme="minorHAnsi"/>
              </w:rPr>
            </w:pPr>
          </w:p>
        </w:tc>
      </w:tr>
      <w:tr w:rsidR="00760E67" w:rsidRPr="004D59C5" w14:paraId="2C60BAC0" w14:textId="77777777" w:rsidTr="002D18E2">
        <w:tc>
          <w:tcPr>
            <w:tcW w:w="790" w:type="dxa"/>
          </w:tcPr>
          <w:p w14:paraId="58F0B642" w14:textId="77777777" w:rsidR="00760E67" w:rsidRPr="004D59C5" w:rsidRDefault="00760E67" w:rsidP="001065FE">
            <w:pPr>
              <w:pStyle w:val="ListParagraph"/>
              <w:numPr>
                <w:ilvl w:val="0"/>
                <w:numId w:val="45"/>
              </w:numPr>
            </w:pPr>
          </w:p>
        </w:tc>
        <w:tc>
          <w:tcPr>
            <w:tcW w:w="2572" w:type="dxa"/>
          </w:tcPr>
          <w:p w14:paraId="258CF0B9" w14:textId="66D2D656"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MATURITY_DATE</w:t>
            </w:r>
          </w:p>
        </w:tc>
        <w:tc>
          <w:tcPr>
            <w:tcW w:w="1416" w:type="dxa"/>
          </w:tcPr>
          <w:p w14:paraId="2AFBAE84" w14:textId="41759010"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1462D878" w14:textId="21277070" w:rsidR="00760E67"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117</w:t>
            </w:r>
          </w:p>
        </w:tc>
        <w:tc>
          <w:tcPr>
            <w:tcW w:w="2604" w:type="dxa"/>
          </w:tcPr>
          <w:p w14:paraId="2F173741" w14:textId="3D7D2EE6" w:rsidR="00760E67" w:rsidRPr="004D59C5" w:rsidRDefault="00760E67"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 date</w:t>
            </w:r>
          </w:p>
        </w:tc>
        <w:tc>
          <w:tcPr>
            <w:tcW w:w="2898" w:type="dxa"/>
          </w:tcPr>
          <w:p w14:paraId="28AF9347" w14:textId="06B1A02A" w:rsidR="00760E67" w:rsidRPr="004D59C5" w:rsidRDefault="00760E6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 format.</w:t>
            </w:r>
          </w:p>
        </w:tc>
        <w:tc>
          <w:tcPr>
            <w:tcW w:w="2944" w:type="dxa"/>
          </w:tcPr>
          <w:p w14:paraId="72B1DC63" w14:textId="77777777" w:rsidR="00760E67" w:rsidRPr="004D59C5" w:rsidRDefault="00760E67" w:rsidP="000012F9">
            <w:pPr>
              <w:pStyle w:val="Normalwithspace"/>
              <w:spacing w:before="0" w:line="276" w:lineRule="auto"/>
              <w:jc w:val="left"/>
              <w:rPr>
                <w:rFonts w:asciiTheme="minorHAnsi" w:hAnsiTheme="minorHAnsi" w:cstheme="minorHAnsi"/>
              </w:rPr>
            </w:pPr>
          </w:p>
        </w:tc>
      </w:tr>
      <w:tr w:rsidR="003E2974" w:rsidRPr="004D59C5" w14:paraId="44BF4B7B" w14:textId="77777777" w:rsidTr="002D18E2">
        <w:tc>
          <w:tcPr>
            <w:tcW w:w="790" w:type="dxa"/>
          </w:tcPr>
          <w:p w14:paraId="15E92A19" w14:textId="77777777" w:rsidR="003E2974" w:rsidRPr="004D59C5" w:rsidRDefault="003E2974" w:rsidP="001065FE">
            <w:pPr>
              <w:pStyle w:val="ListParagraph"/>
              <w:numPr>
                <w:ilvl w:val="0"/>
                <w:numId w:val="45"/>
              </w:numPr>
            </w:pPr>
          </w:p>
        </w:tc>
        <w:tc>
          <w:tcPr>
            <w:tcW w:w="2572" w:type="dxa"/>
          </w:tcPr>
          <w:p w14:paraId="2D00CC76" w14:textId="56248217"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NOMINAL_VALUE</w:t>
            </w:r>
          </w:p>
        </w:tc>
        <w:tc>
          <w:tcPr>
            <w:tcW w:w="1416" w:type="dxa"/>
          </w:tcPr>
          <w:p w14:paraId="12B09A5F" w14:textId="519F82BF"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9(13).9(4)</w:t>
            </w:r>
          </w:p>
        </w:tc>
        <w:tc>
          <w:tcPr>
            <w:tcW w:w="960" w:type="dxa"/>
          </w:tcPr>
          <w:p w14:paraId="1C1ED746" w14:textId="4F440DC0" w:rsidR="003E2974"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125</w:t>
            </w:r>
          </w:p>
        </w:tc>
        <w:tc>
          <w:tcPr>
            <w:tcW w:w="2604" w:type="dxa"/>
          </w:tcPr>
          <w:p w14:paraId="66356B13" w14:textId="067D0A05" w:rsidR="003E2974" w:rsidRPr="004D59C5" w:rsidRDefault="003E2974"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Amount offered for this security (Issue size)</w:t>
            </w:r>
          </w:p>
        </w:tc>
        <w:tc>
          <w:tcPr>
            <w:tcW w:w="2898" w:type="dxa"/>
          </w:tcPr>
          <w:p w14:paraId="2A599F28" w14:textId="3DB4E882"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18 characters with 13 digits before the decimal place ‘.’ and 4 digits after.</w:t>
            </w:r>
          </w:p>
        </w:tc>
        <w:tc>
          <w:tcPr>
            <w:tcW w:w="2944" w:type="dxa"/>
          </w:tcPr>
          <w:p w14:paraId="60489C9D" w14:textId="77777777"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e.g.,</w:t>
            </w:r>
          </w:p>
          <w:p w14:paraId="4B3B808C" w14:textId="5CAD279F"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123456.12 </w:t>
            </w:r>
            <w:r w:rsidRPr="004D59C5">
              <w:rPr>
                <w:rFonts w:asciiTheme="minorHAnsi" w:hAnsiTheme="minorHAnsi" w:cstheme="minorHAnsi"/>
              </w:rPr>
              <w:sym w:font="Wingdings" w:char="F0E0"/>
            </w:r>
            <w:r w:rsidRPr="004D59C5">
              <w:rPr>
                <w:rFonts w:asciiTheme="minorHAnsi" w:hAnsiTheme="minorHAnsi" w:cstheme="minorHAnsi"/>
              </w:rPr>
              <w:t xml:space="preserve"> ‘0000000123456.1200’</w:t>
            </w:r>
          </w:p>
        </w:tc>
      </w:tr>
      <w:tr w:rsidR="003E2974" w:rsidRPr="004D59C5" w14:paraId="153B2DAE" w14:textId="77777777" w:rsidTr="002D18E2">
        <w:tc>
          <w:tcPr>
            <w:tcW w:w="790" w:type="dxa"/>
          </w:tcPr>
          <w:p w14:paraId="79BF989A" w14:textId="77777777" w:rsidR="003E2974" w:rsidRPr="004D59C5" w:rsidRDefault="003E2974" w:rsidP="001065FE">
            <w:pPr>
              <w:pStyle w:val="ListParagraph"/>
              <w:numPr>
                <w:ilvl w:val="0"/>
                <w:numId w:val="45"/>
              </w:numPr>
            </w:pPr>
          </w:p>
        </w:tc>
        <w:tc>
          <w:tcPr>
            <w:tcW w:w="2572" w:type="dxa"/>
          </w:tcPr>
          <w:p w14:paraId="464E53DD" w14:textId="6F67C3C8"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DISCOUNT_PREMIUM</w:t>
            </w:r>
          </w:p>
        </w:tc>
        <w:tc>
          <w:tcPr>
            <w:tcW w:w="1416" w:type="dxa"/>
          </w:tcPr>
          <w:p w14:paraId="45F4324E" w14:textId="7ACECD28"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S9(13).9(4)</w:t>
            </w:r>
          </w:p>
        </w:tc>
        <w:tc>
          <w:tcPr>
            <w:tcW w:w="960" w:type="dxa"/>
          </w:tcPr>
          <w:p w14:paraId="443ABF31" w14:textId="7705A9E5" w:rsidR="003E2974"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143</w:t>
            </w:r>
          </w:p>
        </w:tc>
        <w:tc>
          <w:tcPr>
            <w:tcW w:w="2604" w:type="dxa"/>
          </w:tcPr>
          <w:p w14:paraId="1CC58103" w14:textId="05F61AD7" w:rsidR="003E2974" w:rsidRPr="004D59C5" w:rsidRDefault="003E2974"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settlement amount minus Issue size</w:t>
            </w:r>
          </w:p>
        </w:tc>
        <w:tc>
          <w:tcPr>
            <w:tcW w:w="2898" w:type="dxa"/>
          </w:tcPr>
          <w:p w14:paraId="2DE37C94" w14:textId="286ECEB7" w:rsidR="00CA0D51" w:rsidRPr="004D59C5" w:rsidRDefault="00CA0D5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Premium uses +ve sign.</w:t>
            </w:r>
          </w:p>
          <w:p w14:paraId="79D5F0E0" w14:textId="22478C70" w:rsidR="003E2974" w:rsidRPr="004D59C5" w:rsidRDefault="007C45DC"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Discount uses -ve sign.</w:t>
            </w:r>
          </w:p>
          <w:p w14:paraId="5FF30B22" w14:textId="454087D5"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be 19 characters with </w:t>
            </w:r>
            <w:r w:rsidR="007C45DC" w:rsidRPr="004D59C5">
              <w:rPr>
                <w:rFonts w:asciiTheme="minorHAnsi" w:hAnsiTheme="minorHAnsi" w:cstheme="minorHAnsi"/>
              </w:rPr>
              <w:t>‘+’</w:t>
            </w:r>
            <w:r w:rsidR="00A2237C" w:rsidRPr="004D59C5">
              <w:rPr>
                <w:rFonts w:asciiTheme="minorHAnsi" w:hAnsiTheme="minorHAnsi" w:cstheme="minorHAnsi"/>
              </w:rPr>
              <w:t xml:space="preserve"> or </w:t>
            </w:r>
            <w:r w:rsidRPr="004D59C5">
              <w:rPr>
                <w:rFonts w:asciiTheme="minorHAnsi" w:hAnsiTheme="minorHAnsi" w:cstheme="minorHAnsi"/>
              </w:rPr>
              <w:t>‘-’ sign, followed by 13 digits before the decimal place ‘.’ and 4 digits after.</w:t>
            </w:r>
          </w:p>
        </w:tc>
        <w:tc>
          <w:tcPr>
            <w:tcW w:w="2944" w:type="dxa"/>
          </w:tcPr>
          <w:p w14:paraId="0DA95484" w14:textId="77777777"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e.g.,</w:t>
            </w:r>
          </w:p>
          <w:p w14:paraId="5E38596B" w14:textId="32CB3CCE" w:rsidR="00E558CA"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123456.12 </w:t>
            </w:r>
            <w:r w:rsidRPr="004D59C5">
              <w:rPr>
                <w:rFonts w:asciiTheme="minorHAnsi" w:hAnsiTheme="minorHAnsi" w:cstheme="minorHAnsi"/>
              </w:rPr>
              <w:sym w:font="Wingdings" w:char="F0E0"/>
            </w:r>
            <w:r w:rsidR="00CA0D51" w:rsidRPr="004D59C5">
              <w:rPr>
                <w:rFonts w:asciiTheme="minorHAnsi" w:hAnsiTheme="minorHAnsi" w:cstheme="minorHAnsi"/>
              </w:rPr>
              <w:t xml:space="preserve"> </w:t>
            </w:r>
            <w:r w:rsidRPr="004D59C5">
              <w:rPr>
                <w:rFonts w:asciiTheme="minorHAnsi" w:hAnsiTheme="minorHAnsi" w:cstheme="minorHAnsi"/>
              </w:rPr>
              <w:t>‘+0000000123456.1200’</w:t>
            </w:r>
          </w:p>
          <w:p w14:paraId="380F41C0" w14:textId="77777777" w:rsidR="00CA0D51" w:rsidRPr="004D59C5" w:rsidRDefault="00CA0D5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w:t>
            </w:r>
            <w:r w:rsidR="00C23405" w:rsidRPr="004D59C5">
              <w:rPr>
                <w:rFonts w:asciiTheme="minorHAnsi" w:hAnsiTheme="minorHAnsi" w:cstheme="minorHAnsi"/>
              </w:rPr>
              <w:t>123456.12</w:t>
            </w:r>
            <w:r w:rsidRPr="004D59C5">
              <w:rPr>
                <w:rFonts w:asciiTheme="minorHAnsi" w:hAnsiTheme="minorHAnsi" w:cstheme="minorHAnsi"/>
              </w:rPr>
              <w:t>34</w:t>
            </w:r>
            <w:r w:rsidR="00C23405" w:rsidRPr="004D59C5">
              <w:rPr>
                <w:rFonts w:asciiTheme="minorHAnsi" w:hAnsiTheme="minorHAnsi" w:cstheme="minorHAnsi"/>
              </w:rPr>
              <w:t xml:space="preserve"> </w:t>
            </w:r>
            <w:r w:rsidR="00C23405" w:rsidRPr="004D59C5">
              <w:rPr>
                <w:rFonts w:asciiTheme="minorHAnsi" w:hAnsiTheme="minorHAnsi" w:cstheme="minorHAnsi"/>
              </w:rPr>
              <w:sym w:font="Wingdings" w:char="F0E0"/>
            </w:r>
          </w:p>
          <w:p w14:paraId="09FEF64A" w14:textId="00203961" w:rsidR="00C23405" w:rsidRPr="004D59C5" w:rsidRDefault="00C23405"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w:t>
            </w:r>
            <w:r w:rsidR="00CA0D51" w:rsidRPr="004D59C5">
              <w:rPr>
                <w:rFonts w:asciiTheme="minorHAnsi" w:hAnsiTheme="minorHAnsi" w:cstheme="minorHAnsi"/>
              </w:rPr>
              <w:t>-</w:t>
            </w:r>
            <w:r w:rsidRPr="004D59C5">
              <w:rPr>
                <w:rFonts w:asciiTheme="minorHAnsi" w:hAnsiTheme="minorHAnsi" w:cstheme="minorHAnsi"/>
              </w:rPr>
              <w:t>0000000123456.12</w:t>
            </w:r>
            <w:r w:rsidR="00E558CA" w:rsidRPr="004D59C5">
              <w:rPr>
                <w:rFonts w:asciiTheme="minorHAnsi" w:hAnsiTheme="minorHAnsi" w:cstheme="minorHAnsi"/>
              </w:rPr>
              <w:t>34</w:t>
            </w:r>
            <w:r w:rsidRPr="004D59C5">
              <w:rPr>
                <w:rFonts w:asciiTheme="minorHAnsi" w:hAnsiTheme="minorHAnsi" w:cstheme="minorHAnsi"/>
              </w:rPr>
              <w:t>’</w:t>
            </w:r>
          </w:p>
        </w:tc>
      </w:tr>
      <w:tr w:rsidR="003E2974" w:rsidRPr="004D59C5" w14:paraId="14EB8C3B" w14:textId="77777777" w:rsidTr="002D18E2">
        <w:tc>
          <w:tcPr>
            <w:tcW w:w="790" w:type="dxa"/>
          </w:tcPr>
          <w:p w14:paraId="1A5439EA" w14:textId="77777777" w:rsidR="003E2974" w:rsidRPr="004D59C5" w:rsidRDefault="003E2974" w:rsidP="001065FE">
            <w:pPr>
              <w:pStyle w:val="ListParagraph"/>
              <w:numPr>
                <w:ilvl w:val="0"/>
                <w:numId w:val="45"/>
              </w:numPr>
            </w:pPr>
          </w:p>
        </w:tc>
        <w:tc>
          <w:tcPr>
            <w:tcW w:w="2572" w:type="dxa"/>
          </w:tcPr>
          <w:p w14:paraId="2C3E8759" w14:textId="6AA18152"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COUPON_RATE</w:t>
            </w:r>
          </w:p>
        </w:tc>
        <w:tc>
          <w:tcPr>
            <w:tcW w:w="1416" w:type="dxa"/>
          </w:tcPr>
          <w:p w14:paraId="75DB23CA" w14:textId="50EB287D"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9(3).9(4)</w:t>
            </w:r>
          </w:p>
        </w:tc>
        <w:tc>
          <w:tcPr>
            <w:tcW w:w="960" w:type="dxa"/>
          </w:tcPr>
          <w:p w14:paraId="72F90101" w14:textId="134889C8" w:rsidR="003E2974"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162</w:t>
            </w:r>
          </w:p>
        </w:tc>
        <w:tc>
          <w:tcPr>
            <w:tcW w:w="2604" w:type="dxa"/>
          </w:tcPr>
          <w:p w14:paraId="55A870AF" w14:textId="7D6F99F1" w:rsidR="003E2974" w:rsidRPr="004D59C5" w:rsidRDefault="003E2974"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rate</w:t>
            </w:r>
            <w:r w:rsidR="008A763C" w:rsidRPr="004D59C5">
              <w:rPr>
                <w:rFonts w:asciiTheme="minorHAnsi" w:hAnsiTheme="minorHAnsi" w:cstheme="minorHAnsi"/>
                <w:szCs w:val="22"/>
                <w:lang w:val="en-AU"/>
              </w:rPr>
              <w:t xml:space="preserve"> of SGS Bonds</w:t>
            </w:r>
          </w:p>
        </w:tc>
        <w:tc>
          <w:tcPr>
            <w:tcW w:w="2898" w:type="dxa"/>
          </w:tcPr>
          <w:p w14:paraId="39F7C403" w14:textId="4C472347" w:rsidR="003E2974" w:rsidRPr="004D59C5" w:rsidRDefault="00D97DF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8 characters with 3 digits before the decimal place ‘.’ and 4 digits after.</w:t>
            </w:r>
          </w:p>
        </w:tc>
        <w:tc>
          <w:tcPr>
            <w:tcW w:w="2944" w:type="dxa"/>
          </w:tcPr>
          <w:p w14:paraId="71278A24" w14:textId="2121B883" w:rsidR="003E2974" w:rsidRPr="004D59C5" w:rsidRDefault="003E2974" w:rsidP="000012F9">
            <w:pPr>
              <w:pStyle w:val="Normalwithspace"/>
              <w:spacing w:before="0" w:line="276" w:lineRule="auto"/>
              <w:jc w:val="left"/>
              <w:rPr>
                <w:rFonts w:asciiTheme="minorHAnsi" w:hAnsiTheme="minorHAnsi" w:cstheme="minorHAnsi"/>
              </w:rPr>
            </w:pPr>
          </w:p>
        </w:tc>
      </w:tr>
      <w:tr w:rsidR="003E2974" w:rsidRPr="004D59C5" w14:paraId="11A0EE2E" w14:textId="77777777" w:rsidTr="002D18E2">
        <w:tc>
          <w:tcPr>
            <w:tcW w:w="790" w:type="dxa"/>
          </w:tcPr>
          <w:p w14:paraId="2B6F5E5E" w14:textId="77777777" w:rsidR="003E2974" w:rsidRPr="004D59C5" w:rsidRDefault="003E2974" w:rsidP="001065FE">
            <w:pPr>
              <w:pStyle w:val="ListParagraph"/>
              <w:numPr>
                <w:ilvl w:val="0"/>
                <w:numId w:val="45"/>
              </w:numPr>
            </w:pPr>
          </w:p>
        </w:tc>
        <w:tc>
          <w:tcPr>
            <w:tcW w:w="2572" w:type="dxa"/>
          </w:tcPr>
          <w:p w14:paraId="6A84190F" w14:textId="687D2D5B"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FIRST_COUPON_DATE</w:t>
            </w:r>
          </w:p>
        </w:tc>
        <w:tc>
          <w:tcPr>
            <w:tcW w:w="1416" w:type="dxa"/>
          </w:tcPr>
          <w:p w14:paraId="68C23747" w14:textId="2541F61E"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7DCF8F08" w14:textId="2F947D9B" w:rsidR="003E2974"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170</w:t>
            </w:r>
          </w:p>
        </w:tc>
        <w:tc>
          <w:tcPr>
            <w:tcW w:w="2604" w:type="dxa"/>
          </w:tcPr>
          <w:p w14:paraId="1EAF29DB" w14:textId="5658A916" w:rsidR="003E2974" w:rsidRPr="004D59C5" w:rsidRDefault="003E2974"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 coupon payment date / Issue date for new issuance</w:t>
            </w:r>
          </w:p>
        </w:tc>
        <w:tc>
          <w:tcPr>
            <w:tcW w:w="2898" w:type="dxa"/>
          </w:tcPr>
          <w:p w14:paraId="40E58B74" w14:textId="5A3C939D" w:rsidR="003E2974" w:rsidRPr="004D59C5" w:rsidRDefault="0080469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w:t>
            </w:r>
          </w:p>
        </w:tc>
        <w:tc>
          <w:tcPr>
            <w:tcW w:w="2944" w:type="dxa"/>
          </w:tcPr>
          <w:p w14:paraId="4123B343" w14:textId="77777777" w:rsidR="003E2974" w:rsidRPr="004D59C5" w:rsidRDefault="003E2974" w:rsidP="000012F9">
            <w:pPr>
              <w:pStyle w:val="Normalwithspace"/>
              <w:spacing w:before="0" w:line="276" w:lineRule="auto"/>
              <w:jc w:val="left"/>
              <w:rPr>
                <w:rFonts w:asciiTheme="minorHAnsi" w:hAnsiTheme="minorHAnsi" w:cstheme="minorHAnsi"/>
              </w:rPr>
            </w:pPr>
          </w:p>
        </w:tc>
      </w:tr>
      <w:tr w:rsidR="003E2974" w:rsidRPr="004D59C5" w14:paraId="6E2F6444" w14:textId="77777777" w:rsidTr="002D18E2">
        <w:tc>
          <w:tcPr>
            <w:tcW w:w="790" w:type="dxa"/>
          </w:tcPr>
          <w:p w14:paraId="65DE1035" w14:textId="77777777" w:rsidR="003E2974" w:rsidRPr="004D59C5" w:rsidRDefault="003E2974" w:rsidP="001065FE">
            <w:pPr>
              <w:pStyle w:val="ListParagraph"/>
              <w:numPr>
                <w:ilvl w:val="0"/>
                <w:numId w:val="45"/>
              </w:numPr>
            </w:pPr>
          </w:p>
        </w:tc>
        <w:tc>
          <w:tcPr>
            <w:tcW w:w="2572" w:type="dxa"/>
          </w:tcPr>
          <w:p w14:paraId="1320B59F" w14:textId="6E8BB29D"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SECOND_COUPON_DATE</w:t>
            </w:r>
          </w:p>
        </w:tc>
        <w:tc>
          <w:tcPr>
            <w:tcW w:w="1416" w:type="dxa"/>
          </w:tcPr>
          <w:p w14:paraId="68E44B9B" w14:textId="00502973"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19357804" w14:textId="4175E8D3" w:rsidR="003E2974"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178</w:t>
            </w:r>
          </w:p>
        </w:tc>
        <w:tc>
          <w:tcPr>
            <w:tcW w:w="2604" w:type="dxa"/>
          </w:tcPr>
          <w:p w14:paraId="3349EAD9" w14:textId="225B8B48" w:rsidR="003E2974" w:rsidRPr="004D59C5" w:rsidRDefault="003E2974"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 coupon payment date / 1</w:t>
            </w:r>
            <w:r w:rsidRPr="004D59C5">
              <w:rPr>
                <w:rFonts w:asciiTheme="minorHAnsi" w:hAnsiTheme="minorHAnsi" w:cstheme="minorHAnsi"/>
                <w:szCs w:val="22"/>
                <w:vertAlign w:val="superscript"/>
                <w:lang w:val="en-AU"/>
              </w:rPr>
              <w:t>st</w:t>
            </w:r>
            <w:r w:rsidRPr="004D59C5">
              <w:rPr>
                <w:rFonts w:asciiTheme="minorHAnsi" w:hAnsiTheme="minorHAnsi" w:cstheme="minorHAnsi"/>
                <w:szCs w:val="22"/>
                <w:lang w:val="en-AU"/>
              </w:rPr>
              <w:t xml:space="preserve"> coupon payment date for new issuance</w:t>
            </w:r>
          </w:p>
        </w:tc>
        <w:tc>
          <w:tcPr>
            <w:tcW w:w="2898" w:type="dxa"/>
          </w:tcPr>
          <w:p w14:paraId="35C365EB" w14:textId="573E29B4" w:rsidR="003E2974" w:rsidRPr="004D59C5" w:rsidRDefault="0080469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w:t>
            </w:r>
          </w:p>
        </w:tc>
        <w:tc>
          <w:tcPr>
            <w:tcW w:w="2944" w:type="dxa"/>
          </w:tcPr>
          <w:p w14:paraId="2429AF1B" w14:textId="77777777" w:rsidR="003E2974" w:rsidRPr="004D59C5" w:rsidRDefault="003E2974" w:rsidP="000012F9">
            <w:pPr>
              <w:pStyle w:val="Normalwithspace"/>
              <w:spacing w:before="0" w:line="276" w:lineRule="auto"/>
              <w:jc w:val="left"/>
              <w:rPr>
                <w:rFonts w:asciiTheme="minorHAnsi" w:hAnsiTheme="minorHAnsi" w:cstheme="minorHAnsi"/>
              </w:rPr>
            </w:pPr>
          </w:p>
        </w:tc>
      </w:tr>
      <w:tr w:rsidR="003E2974" w:rsidRPr="004D59C5" w14:paraId="325E31B0" w14:textId="77777777" w:rsidTr="002D18E2">
        <w:tc>
          <w:tcPr>
            <w:tcW w:w="790" w:type="dxa"/>
          </w:tcPr>
          <w:p w14:paraId="6B851DA9" w14:textId="77777777" w:rsidR="003E2974" w:rsidRPr="004D59C5" w:rsidRDefault="003E2974" w:rsidP="000012F9">
            <w:pPr>
              <w:spacing w:line="276" w:lineRule="auto"/>
              <w:ind w:left="720"/>
              <w:rPr>
                <w:rFonts w:asciiTheme="minorHAnsi" w:hAnsiTheme="minorHAnsi" w:cstheme="minorHAnsi"/>
              </w:rPr>
            </w:pPr>
          </w:p>
        </w:tc>
        <w:tc>
          <w:tcPr>
            <w:tcW w:w="2572" w:type="dxa"/>
          </w:tcPr>
          <w:p w14:paraId="0EC3A741" w14:textId="084EF8AA" w:rsidR="003E2974" w:rsidRPr="004D59C5" w:rsidRDefault="003E2974" w:rsidP="000012F9">
            <w:pPr>
              <w:pStyle w:val="Normalwithspace"/>
              <w:spacing w:before="0" w:line="276" w:lineRule="auto"/>
              <w:jc w:val="left"/>
              <w:rPr>
                <w:rFonts w:asciiTheme="minorHAnsi" w:hAnsiTheme="minorHAnsi" w:cstheme="minorHAnsi"/>
                <w:b/>
                <w:bCs/>
              </w:rPr>
            </w:pPr>
            <w:r w:rsidRPr="004D59C5">
              <w:rPr>
                <w:rFonts w:asciiTheme="minorHAnsi" w:hAnsiTheme="minorHAnsi" w:cstheme="minorHAnsi"/>
                <w:b/>
                <w:bCs/>
              </w:rPr>
              <w:t>Repetitive Static Data Record</w:t>
            </w:r>
          </w:p>
          <w:p w14:paraId="6CCFD9BF" w14:textId="401C0A4B" w:rsidR="003E2974" w:rsidRPr="004D59C5" w:rsidRDefault="003E297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bCs/>
              </w:rPr>
              <w:t>(SSB)</w:t>
            </w:r>
          </w:p>
        </w:tc>
        <w:tc>
          <w:tcPr>
            <w:tcW w:w="1416" w:type="dxa"/>
          </w:tcPr>
          <w:p w14:paraId="7CE1703D" w14:textId="77777777" w:rsidR="003E2974" w:rsidRPr="004D59C5" w:rsidRDefault="003E2974" w:rsidP="000012F9">
            <w:pPr>
              <w:pStyle w:val="Normalwithspace"/>
              <w:spacing w:before="0" w:line="276" w:lineRule="auto"/>
              <w:jc w:val="left"/>
              <w:rPr>
                <w:rFonts w:asciiTheme="minorHAnsi" w:hAnsiTheme="minorHAnsi" w:cstheme="minorHAnsi"/>
              </w:rPr>
            </w:pPr>
          </w:p>
        </w:tc>
        <w:tc>
          <w:tcPr>
            <w:tcW w:w="960" w:type="dxa"/>
          </w:tcPr>
          <w:p w14:paraId="6F9BDE1A" w14:textId="77777777" w:rsidR="003E2974" w:rsidRPr="004D59C5" w:rsidRDefault="003E2974" w:rsidP="000012F9">
            <w:pPr>
              <w:pStyle w:val="Normalwithspace"/>
              <w:spacing w:before="0" w:line="276" w:lineRule="auto"/>
              <w:jc w:val="left"/>
              <w:rPr>
                <w:rFonts w:asciiTheme="minorHAnsi" w:hAnsiTheme="minorHAnsi" w:cstheme="minorHAnsi"/>
                <w:szCs w:val="22"/>
                <w:lang w:val="en-AU"/>
              </w:rPr>
            </w:pPr>
          </w:p>
        </w:tc>
        <w:tc>
          <w:tcPr>
            <w:tcW w:w="2604" w:type="dxa"/>
          </w:tcPr>
          <w:p w14:paraId="49A474B8" w14:textId="77777777" w:rsidR="003E2974" w:rsidRPr="004D59C5" w:rsidRDefault="003E2974" w:rsidP="000012F9">
            <w:pPr>
              <w:pStyle w:val="Normalwithspace"/>
              <w:spacing w:before="0" w:line="276" w:lineRule="auto"/>
              <w:jc w:val="left"/>
              <w:rPr>
                <w:rFonts w:asciiTheme="minorHAnsi" w:hAnsiTheme="minorHAnsi" w:cstheme="minorHAnsi"/>
                <w:szCs w:val="22"/>
                <w:lang w:val="en-AU"/>
              </w:rPr>
            </w:pPr>
          </w:p>
        </w:tc>
        <w:tc>
          <w:tcPr>
            <w:tcW w:w="2898" w:type="dxa"/>
          </w:tcPr>
          <w:p w14:paraId="451E98A0" w14:textId="77777777" w:rsidR="003E2974" w:rsidRPr="004D59C5" w:rsidRDefault="003E2974" w:rsidP="000012F9">
            <w:pPr>
              <w:pStyle w:val="Normalwithspace"/>
              <w:spacing w:before="0" w:line="276" w:lineRule="auto"/>
              <w:jc w:val="left"/>
              <w:rPr>
                <w:rFonts w:asciiTheme="minorHAnsi" w:hAnsiTheme="minorHAnsi" w:cstheme="minorHAnsi"/>
              </w:rPr>
            </w:pPr>
          </w:p>
        </w:tc>
        <w:tc>
          <w:tcPr>
            <w:tcW w:w="2944" w:type="dxa"/>
          </w:tcPr>
          <w:p w14:paraId="41D20D8A" w14:textId="77777777" w:rsidR="003E2974" w:rsidRPr="004D59C5" w:rsidRDefault="003E2974" w:rsidP="000012F9">
            <w:pPr>
              <w:pStyle w:val="Normalwithspace"/>
              <w:spacing w:before="0" w:line="276" w:lineRule="auto"/>
              <w:jc w:val="left"/>
              <w:rPr>
                <w:rFonts w:asciiTheme="minorHAnsi" w:hAnsiTheme="minorHAnsi" w:cstheme="minorHAnsi"/>
              </w:rPr>
            </w:pPr>
          </w:p>
        </w:tc>
      </w:tr>
      <w:tr w:rsidR="007F22FF" w:rsidRPr="004D59C5" w14:paraId="75AD9A43" w14:textId="77777777" w:rsidTr="002D18E2">
        <w:tc>
          <w:tcPr>
            <w:tcW w:w="790" w:type="dxa"/>
          </w:tcPr>
          <w:p w14:paraId="62A4FC82" w14:textId="77777777" w:rsidR="007F22FF" w:rsidRPr="004D59C5" w:rsidRDefault="007F22FF" w:rsidP="001065FE">
            <w:pPr>
              <w:pStyle w:val="ListParagraph"/>
              <w:numPr>
                <w:ilvl w:val="0"/>
                <w:numId w:val="49"/>
              </w:numPr>
            </w:pPr>
          </w:p>
        </w:tc>
        <w:tc>
          <w:tcPr>
            <w:tcW w:w="2572" w:type="dxa"/>
          </w:tcPr>
          <w:p w14:paraId="6E7803AE" w14:textId="595603F2" w:rsidR="007F22FF" w:rsidRPr="004D59C5" w:rsidRDefault="007F22F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ROW_IDENTIFIER</w:t>
            </w:r>
          </w:p>
        </w:tc>
        <w:tc>
          <w:tcPr>
            <w:tcW w:w="1416" w:type="dxa"/>
          </w:tcPr>
          <w:p w14:paraId="0D321F1A" w14:textId="26B31708" w:rsidR="007F22FF" w:rsidRPr="004D59C5" w:rsidRDefault="007F22F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w:t>
            </w:r>
          </w:p>
        </w:tc>
        <w:tc>
          <w:tcPr>
            <w:tcW w:w="960" w:type="dxa"/>
          </w:tcPr>
          <w:p w14:paraId="56DFE9B5" w14:textId="6371BB52" w:rsidR="007F22F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604" w:type="dxa"/>
          </w:tcPr>
          <w:p w14:paraId="6715A69C" w14:textId="7F2AF7F7" w:rsidR="007F22FF" w:rsidRPr="004D59C5" w:rsidRDefault="007F22F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Record indicator</w:t>
            </w:r>
          </w:p>
        </w:tc>
        <w:tc>
          <w:tcPr>
            <w:tcW w:w="2898" w:type="dxa"/>
          </w:tcPr>
          <w:p w14:paraId="44A5910E" w14:textId="40A3110C" w:rsidR="007F22FF" w:rsidRPr="004D59C5" w:rsidRDefault="007F22F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‘000’.</w:t>
            </w:r>
          </w:p>
        </w:tc>
        <w:tc>
          <w:tcPr>
            <w:tcW w:w="2944" w:type="dxa"/>
          </w:tcPr>
          <w:p w14:paraId="1EBA8C85" w14:textId="77777777" w:rsidR="007F22FF" w:rsidRPr="004D59C5" w:rsidRDefault="007F22FF" w:rsidP="000012F9">
            <w:pPr>
              <w:pStyle w:val="Normalwithspace"/>
              <w:spacing w:before="0" w:line="276" w:lineRule="auto"/>
              <w:jc w:val="left"/>
              <w:rPr>
                <w:rFonts w:asciiTheme="minorHAnsi" w:hAnsiTheme="minorHAnsi" w:cstheme="minorHAnsi"/>
              </w:rPr>
            </w:pPr>
          </w:p>
        </w:tc>
      </w:tr>
      <w:tr w:rsidR="00A32C4F" w:rsidRPr="004D59C5" w14:paraId="42EBC4BA" w14:textId="77777777" w:rsidTr="002D18E2">
        <w:tc>
          <w:tcPr>
            <w:tcW w:w="790" w:type="dxa"/>
          </w:tcPr>
          <w:p w14:paraId="2003F547" w14:textId="77777777" w:rsidR="00A32C4F" w:rsidRPr="004D59C5" w:rsidRDefault="00A32C4F" w:rsidP="001065FE">
            <w:pPr>
              <w:pStyle w:val="ListParagraph"/>
              <w:numPr>
                <w:ilvl w:val="0"/>
                <w:numId w:val="45"/>
              </w:numPr>
            </w:pPr>
          </w:p>
        </w:tc>
        <w:tc>
          <w:tcPr>
            <w:tcW w:w="2572" w:type="dxa"/>
          </w:tcPr>
          <w:p w14:paraId="52E55EDD" w14:textId="283C9FB8"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SD_TYPE</w:t>
            </w:r>
          </w:p>
        </w:tc>
        <w:tc>
          <w:tcPr>
            <w:tcW w:w="1416" w:type="dxa"/>
          </w:tcPr>
          <w:p w14:paraId="4475155C" w14:textId="38C813A9"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X(5)</w:t>
            </w:r>
          </w:p>
        </w:tc>
        <w:tc>
          <w:tcPr>
            <w:tcW w:w="960" w:type="dxa"/>
          </w:tcPr>
          <w:p w14:paraId="5AC1326D" w14:textId="5210D012"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604" w:type="dxa"/>
          </w:tcPr>
          <w:p w14:paraId="40B86ECB" w14:textId="2E77C8E6"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Security type</w:t>
            </w:r>
          </w:p>
        </w:tc>
        <w:tc>
          <w:tcPr>
            <w:tcW w:w="2898" w:type="dxa"/>
          </w:tcPr>
          <w:p w14:paraId="7E7F2A7F" w14:textId="13C05B64"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‘SB’ padded with trailing spaces.</w:t>
            </w:r>
          </w:p>
        </w:tc>
        <w:tc>
          <w:tcPr>
            <w:tcW w:w="2944" w:type="dxa"/>
          </w:tcPr>
          <w:p w14:paraId="6F8E58A6"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3180507B" w14:textId="77777777" w:rsidTr="002D18E2">
        <w:tc>
          <w:tcPr>
            <w:tcW w:w="790" w:type="dxa"/>
          </w:tcPr>
          <w:p w14:paraId="69E6E71D" w14:textId="77777777" w:rsidR="00A32C4F" w:rsidRPr="004D59C5" w:rsidRDefault="00A32C4F" w:rsidP="001065FE">
            <w:pPr>
              <w:pStyle w:val="ListParagraph"/>
              <w:numPr>
                <w:ilvl w:val="0"/>
                <w:numId w:val="45"/>
              </w:numPr>
            </w:pPr>
          </w:p>
        </w:tc>
        <w:tc>
          <w:tcPr>
            <w:tcW w:w="2572" w:type="dxa"/>
          </w:tcPr>
          <w:p w14:paraId="5A3D31AE" w14:textId="6EA70E9D"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ISIN_CODE</w:t>
            </w:r>
          </w:p>
        </w:tc>
        <w:tc>
          <w:tcPr>
            <w:tcW w:w="1416" w:type="dxa"/>
          </w:tcPr>
          <w:p w14:paraId="78A7BA7F" w14:textId="19E87D2C"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X(30)</w:t>
            </w:r>
          </w:p>
        </w:tc>
        <w:tc>
          <w:tcPr>
            <w:tcW w:w="960" w:type="dxa"/>
          </w:tcPr>
          <w:p w14:paraId="55AA959E" w14:textId="0B3369E5"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w:t>
            </w:r>
          </w:p>
        </w:tc>
        <w:tc>
          <w:tcPr>
            <w:tcW w:w="2604" w:type="dxa"/>
          </w:tcPr>
          <w:p w14:paraId="0C3AB56E" w14:textId="25A63207"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ISIN code of</w:t>
            </w:r>
            <w:ins w:id="419" w:author="Akila BALAKRISHNAN from.OPTIMUM (MAS)" w:date="2026-01-14T16:51:00Z" w16du:dateUtc="2026-01-14T08:51:00Z">
              <w:r w:rsidRPr="004D59C5">
                <w:rPr>
                  <w:rFonts w:asciiTheme="minorHAnsi" w:hAnsiTheme="minorHAnsi" w:cstheme="minorHAnsi"/>
                  <w:szCs w:val="22"/>
                  <w:lang w:val="en-AU"/>
                </w:rPr>
                <w:t xml:space="preserve"> </w:t>
              </w:r>
              <w:r w:rsidR="008900DA">
                <w:rPr>
                  <w:rFonts w:asciiTheme="minorHAnsi" w:hAnsiTheme="minorHAnsi" w:cstheme="minorHAnsi"/>
                  <w:szCs w:val="22"/>
                  <w:lang w:val="en-AU"/>
                </w:rPr>
                <w:t>SSB</w:t>
              </w:r>
            </w:ins>
            <w:r w:rsidRPr="004D59C5">
              <w:rPr>
                <w:rFonts w:asciiTheme="minorHAnsi" w:hAnsiTheme="minorHAnsi" w:cstheme="minorHAnsi"/>
                <w:szCs w:val="22"/>
                <w:lang w:val="en-AU"/>
              </w:rPr>
              <w:t xml:space="preserve"> </w:t>
            </w:r>
            <w:del w:id="420" w:author="Akila BALAKRISHNAN from.OPTIMUM (MAS)" w:date="2026-01-14T16:51:00Z" w16du:dateUtc="2026-01-14T08:51:00Z">
              <w:r w:rsidRPr="004D59C5">
                <w:rPr>
                  <w:rFonts w:asciiTheme="minorHAnsi" w:hAnsiTheme="minorHAnsi" w:cstheme="minorHAnsi"/>
                  <w:szCs w:val="22"/>
                  <w:lang w:val="en-AU"/>
                </w:rPr>
                <w:delText>SGS Bonds</w:delText>
              </w:r>
            </w:del>
          </w:p>
        </w:tc>
        <w:tc>
          <w:tcPr>
            <w:tcW w:w="2898" w:type="dxa"/>
          </w:tcPr>
          <w:p w14:paraId="434EE712" w14:textId="2D741239"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alphanumeric ISIN code.</w:t>
            </w:r>
          </w:p>
        </w:tc>
        <w:tc>
          <w:tcPr>
            <w:tcW w:w="2944" w:type="dxa"/>
          </w:tcPr>
          <w:p w14:paraId="45037A86"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02F22CE7" w14:textId="77777777" w:rsidTr="002D18E2">
        <w:tc>
          <w:tcPr>
            <w:tcW w:w="790" w:type="dxa"/>
          </w:tcPr>
          <w:p w14:paraId="229C4472" w14:textId="77777777" w:rsidR="00A32C4F" w:rsidRPr="004D59C5" w:rsidRDefault="00A32C4F" w:rsidP="001065FE">
            <w:pPr>
              <w:pStyle w:val="ListParagraph"/>
              <w:numPr>
                <w:ilvl w:val="0"/>
                <w:numId w:val="45"/>
              </w:numPr>
            </w:pPr>
          </w:p>
        </w:tc>
        <w:tc>
          <w:tcPr>
            <w:tcW w:w="2572" w:type="dxa"/>
          </w:tcPr>
          <w:p w14:paraId="5FFA8102" w14:textId="0716B643"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DESCRIPTION</w:t>
            </w:r>
          </w:p>
        </w:tc>
        <w:tc>
          <w:tcPr>
            <w:tcW w:w="1416" w:type="dxa"/>
          </w:tcPr>
          <w:p w14:paraId="28342164" w14:textId="10992653"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X(70)</w:t>
            </w:r>
          </w:p>
        </w:tc>
        <w:tc>
          <w:tcPr>
            <w:tcW w:w="960" w:type="dxa"/>
          </w:tcPr>
          <w:p w14:paraId="72F1AFE0" w14:textId="7D8732F0"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39</w:t>
            </w:r>
          </w:p>
        </w:tc>
        <w:tc>
          <w:tcPr>
            <w:tcW w:w="2604" w:type="dxa"/>
          </w:tcPr>
          <w:p w14:paraId="3CF50735" w14:textId="23B5ECFD"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Description</w:t>
            </w:r>
          </w:p>
        </w:tc>
        <w:tc>
          <w:tcPr>
            <w:tcW w:w="2898" w:type="dxa"/>
          </w:tcPr>
          <w:p w14:paraId="1F224636" w14:textId="6A0F31DD"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No hard validation.</w:t>
            </w:r>
          </w:p>
        </w:tc>
        <w:tc>
          <w:tcPr>
            <w:tcW w:w="2944" w:type="dxa"/>
          </w:tcPr>
          <w:p w14:paraId="00EC43D0"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0D6BEBDE" w14:textId="77777777" w:rsidTr="002D18E2">
        <w:tc>
          <w:tcPr>
            <w:tcW w:w="790" w:type="dxa"/>
          </w:tcPr>
          <w:p w14:paraId="1FB13F16" w14:textId="77777777" w:rsidR="00A32C4F" w:rsidRPr="004D59C5" w:rsidRDefault="00A32C4F" w:rsidP="001065FE">
            <w:pPr>
              <w:pStyle w:val="ListParagraph"/>
              <w:numPr>
                <w:ilvl w:val="0"/>
                <w:numId w:val="45"/>
              </w:numPr>
            </w:pPr>
          </w:p>
        </w:tc>
        <w:tc>
          <w:tcPr>
            <w:tcW w:w="2572" w:type="dxa"/>
          </w:tcPr>
          <w:p w14:paraId="6DCDF190" w14:textId="728748E5"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ISSUANCE_DATE</w:t>
            </w:r>
          </w:p>
        </w:tc>
        <w:tc>
          <w:tcPr>
            <w:tcW w:w="1416" w:type="dxa"/>
          </w:tcPr>
          <w:p w14:paraId="10B90635" w14:textId="4B0476C5"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252FD5E1" w14:textId="571EE7B2"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109</w:t>
            </w:r>
          </w:p>
        </w:tc>
        <w:tc>
          <w:tcPr>
            <w:tcW w:w="2604" w:type="dxa"/>
          </w:tcPr>
          <w:p w14:paraId="372CDC2D" w14:textId="1551593D"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Issuance date</w:t>
            </w:r>
          </w:p>
        </w:tc>
        <w:tc>
          <w:tcPr>
            <w:tcW w:w="2898" w:type="dxa"/>
          </w:tcPr>
          <w:p w14:paraId="4F07701B" w14:textId="63F8D0D0"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 format.</w:t>
            </w:r>
          </w:p>
        </w:tc>
        <w:tc>
          <w:tcPr>
            <w:tcW w:w="2944" w:type="dxa"/>
          </w:tcPr>
          <w:p w14:paraId="6B6499C4"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6FA218A5" w14:textId="77777777" w:rsidTr="002D18E2">
        <w:tc>
          <w:tcPr>
            <w:tcW w:w="790" w:type="dxa"/>
          </w:tcPr>
          <w:p w14:paraId="00445A46" w14:textId="77777777" w:rsidR="00A32C4F" w:rsidRPr="004D59C5" w:rsidRDefault="00A32C4F" w:rsidP="001065FE">
            <w:pPr>
              <w:pStyle w:val="ListParagraph"/>
              <w:numPr>
                <w:ilvl w:val="0"/>
                <w:numId w:val="45"/>
              </w:numPr>
            </w:pPr>
          </w:p>
        </w:tc>
        <w:tc>
          <w:tcPr>
            <w:tcW w:w="2572" w:type="dxa"/>
          </w:tcPr>
          <w:p w14:paraId="5947F2DD" w14:textId="054D4DE5"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MATURITY_DATE</w:t>
            </w:r>
          </w:p>
        </w:tc>
        <w:tc>
          <w:tcPr>
            <w:tcW w:w="1416" w:type="dxa"/>
          </w:tcPr>
          <w:p w14:paraId="383CF469" w14:textId="01B1F401"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15792621" w14:textId="459BBC5C"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117</w:t>
            </w:r>
          </w:p>
        </w:tc>
        <w:tc>
          <w:tcPr>
            <w:tcW w:w="2604" w:type="dxa"/>
          </w:tcPr>
          <w:p w14:paraId="63B88C7D" w14:textId="6CD93CE5"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Maturity date</w:t>
            </w:r>
          </w:p>
        </w:tc>
        <w:tc>
          <w:tcPr>
            <w:tcW w:w="2898" w:type="dxa"/>
          </w:tcPr>
          <w:p w14:paraId="39F282B5" w14:textId="5B6F9A1F"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 format.</w:t>
            </w:r>
          </w:p>
        </w:tc>
        <w:tc>
          <w:tcPr>
            <w:tcW w:w="2944" w:type="dxa"/>
          </w:tcPr>
          <w:p w14:paraId="278D37CA"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696440AB" w14:textId="77777777" w:rsidTr="002D18E2">
        <w:tc>
          <w:tcPr>
            <w:tcW w:w="790" w:type="dxa"/>
          </w:tcPr>
          <w:p w14:paraId="38987118" w14:textId="77777777" w:rsidR="00A32C4F" w:rsidRPr="004D59C5" w:rsidRDefault="00A32C4F" w:rsidP="001065FE">
            <w:pPr>
              <w:pStyle w:val="ListParagraph"/>
              <w:numPr>
                <w:ilvl w:val="0"/>
                <w:numId w:val="45"/>
              </w:numPr>
            </w:pPr>
          </w:p>
        </w:tc>
        <w:tc>
          <w:tcPr>
            <w:tcW w:w="2572" w:type="dxa"/>
          </w:tcPr>
          <w:p w14:paraId="4B378900" w14:textId="22EA8B7A"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NOMINAL_VALUE</w:t>
            </w:r>
          </w:p>
        </w:tc>
        <w:tc>
          <w:tcPr>
            <w:tcW w:w="1416" w:type="dxa"/>
          </w:tcPr>
          <w:p w14:paraId="2C8F9254" w14:textId="1AF59B3F"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9(13).9(4)</w:t>
            </w:r>
          </w:p>
        </w:tc>
        <w:tc>
          <w:tcPr>
            <w:tcW w:w="960" w:type="dxa"/>
          </w:tcPr>
          <w:p w14:paraId="1AED6561" w14:textId="4CDFB835"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125</w:t>
            </w:r>
          </w:p>
        </w:tc>
        <w:tc>
          <w:tcPr>
            <w:tcW w:w="2604" w:type="dxa"/>
          </w:tcPr>
          <w:p w14:paraId="2056EAF2" w14:textId="4365CF14"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Amount allotted for this SSB</w:t>
            </w:r>
          </w:p>
        </w:tc>
        <w:tc>
          <w:tcPr>
            <w:tcW w:w="2898" w:type="dxa"/>
          </w:tcPr>
          <w:p w14:paraId="417FFBF0" w14:textId="50C0547A"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18 characters with 13 digits before the decimal place ‘.’ and 4 digits after.</w:t>
            </w:r>
          </w:p>
        </w:tc>
        <w:tc>
          <w:tcPr>
            <w:tcW w:w="2944" w:type="dxa"/>
          </w:tcPr>
          <w:p w14:paraId="65F0FE9A"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7B58A343" w14:textId="77777777" w:rsidTr="002D18E2">
        <w:tc>
          <w:tcPr>
            <w:tcW w:w="790" w:type="dxa"/>
          </w:tcPr>
          <w:p w14:paraId="4611E173" w14:textId="77777777" w:rsidR="00A32C4F" w:rsidRPr="004D59C5" w:rsidRDefault="00A32C4F" w:rsidP="001065FE">
            <w:pPr>
              <w:pStyle w:val="ListParagraph"/>
              <w:numPr>
                <w:ilvl w:val="0"/>
                <w:numId w:val="45"/>
              </w:numPr>
            </w:pPr>
          </w:p>
        </w:tc>
        <w:tc>
          <w:tcPr>
            <w:tcW w:w="2572" w:type="dxa"/>
          </w:tcPr>
          <w:p w14:paraId="3702BFE3" w14:textId="5B5174C9"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DISCOUNT_PREMIUM</w:t>
            </w:r>
          </w:p>
        </w:tc>
        <w:tc>
          <w:tcPr>
            <w:tcW w:w="1416" w:type="dxa"/>
          </w:tcPr>
          <w:p w14:paraId="7F882966" w14:textId="5EFA2600"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S9(13).9(4)</w:t>
            </w:r>
          </w:p>
        </w:tc>
        <w:tc>
          <w:tcPr>
            <w:tcW w:w="960" w:type="dxa"/>
          </w:tcPr>
          <w:p w14:paraId="25A92844" w14:textId="7DA800DF"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143</w:t>
            </w:r>
          </w:p>
        </w:tc>
        <w:tc>
          <w:tcPr>
            <w:tcW w:w="2604" w:type="dxa"/>
          </w:tcPr>
          <w:p w14:paraId="657A7611" w14:textId="38D5E14C"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Discount or premium not applicable to SSB</w:t>
            </w:r>
          </w:p>
        </w:tc>
        <w:tc>
          <w:tcPr>
            <w:tcW w:w="2898" w:type="dxa"/>
          </w:tcPr>
          <w:p w14:paraId="26106150" w14:textId="19DB07A3" w:rsidR="00A32C4F" w:rsidRPr="004D59C5" w:rsidRDefault="00A32C4F" w:rsidP="000012F9">
            <w:pPr>
              <w:pStyle w:val="Normalwithspace"/>
              <w:spacing w:before="0" w:line="276" w:lineRule="auto"/>
              <w:jc w:val="left"/>
              <w:rPr>
                <w:rFonts w:asciiTheme="minorHAnsi" w:hAnsiTheme="minorHAnsi" w:cstheme="minorHAnsi"/>
              </w:rPr>
            </w:pPr>
            <w:commentRangeStart w:id="421"/>
            <w:r w:rsidRPr="004D59C5">
              <w:rPr>
                <w:rFonts w:asciiTheme="minorHAnsi" w:hAnsiTheme="minorHAnsi" w:cstheme="minorHAnsi"/>
              </w:rPr>
              <w:t>Must be ‘+0000000000000.0000’.</w:t>
            </w:r>
            <w:commentRangeEnd w:id="421"/>
            <w:r w:rsidR="0048762F">
              <w:rPr>
                <w:rStyle w:val="CommentReference"/>
                <w:lang w:val="en-US"/>
              </w:rPr>
              <w:commentReference w:id="421"/>
            </w:r>
          </w:p>
        </w:tc>
        <w:tc>
          <w:tcPr>
            <w:tcW w:w="2944" w:type="dxa"/>
          </w:tcPr>
          <w:p w14:paraId="5D720C8F"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02C0AE30" w14:textId="77777777" w:rsidTr="002D18E2">
        <w:tc>
          <w:tcPr>
            <w:tcW w:w="790" w:type="dxa"/>
          </w:tcPr>
          <w:p w14:paraId="127C2EF7" w14:textId="77777777" w:rsidR="00A32C4F" w:rsidRPr="004D59C5" w:rsidRDefault="00A32C4F" w:rsidP="001065FE">
            <w:pPr>
              <w:pStyle w:val="ListParagraph"/>
              <w:numPr>
                <w:ilvl w:val="0"/>
                <w:numId w:val="45"/>
              </w:numPr>
            </w:pPr>
          </w:p>
        </w:tc>
        <w:tc>
          <w:tcPr>
            <w:tcW w:w="2572" w:type="dxa"/>
          </w:tcPr>
          <w:p w14:paraId="41226351" w14:textId="3D90A5D1"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COUPON_RATE</w:t>
            </w:r>
          </w:p>
        </w:tc>
        <w:tc>
          <w:tcPr>
            <w:tcW w:w="1416" w:type="dxa"/>
          </w:tcPr>
          <w:p w14:paraId="5F48ECFF" w14:textId="71361844"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9(3).9(4)</w:t>
            </w:r>
          </w:p>
        </w:tc>
        <w:tc>
          <w:tcPr>
            <w:tcW w:w="960" w:type="dxa"/>
          </w:tcPr>
          <w:p w14:paraId="0BB8D2EC" w14:textId="52DECDAA"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162</w:t>
            </w:r>
          </w:p>
        </w:tc>
        <w:tc>
          <w:tcPr>
            <w:tcW w:w="2604" w:type="dxa"/>
          </w:tcPr>
          <w:p w14:paraId="4C806ADF" w14:textId="42476FC5"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Coupon rate</w:t>
            </w:r>
            <w:r w:rsidR="008A763C" w:rsidRPr="004D59C5">
              <w:rPr>
                <w:rFonts w:asciiTheme="minorHAnsi" w:hAnsiTheme="minorHAnsi" w:cstheme="minorHAnsi"/>
                <w:szCs w:val="22"/>
                <w:lang w:val="en-AU"/>
              </w:rPr>
              <w:t xml:space="preserve"> of SSB</w:t>
            </w:r>
          </w:p>
        </w:tc>
        <w:tc>
          <w:tcPr>
            <w:tcW w:w="2898" w:type="dxa"/>
          </w:tcPr>
          <w:p w14:paraId="7590BD42" w14:textId="6DEE4F4B"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8 characters with 3 digits before the decimal place ‘.’ and 4 digits after.</w:t>
            </w:r>
          </w:p>
        </w:tc>
        <w:tc>
          <w:tcPr>
            <w:tcW w:w="2944" w:type="dxa"/>
          </w:tcPr>
          <w:p w14:paraId="4CB97B6C" w14:textId="1542F120" w:rsidR="00A32C4F" w:rsidRPr="004D59C5" w:rsidRDefault="00990DD1" w:rsidP="000012F9">
            <w:pPr>
              <w:pStyle w:val="Normalwithspace"/>
              <w:spacing w:before="0" w:line="276" w:lineRule="auto"/>
              <w:jc w:val="left"/>
              <w:rPr>
                <w:rFonts w:asciiTheme="minorHAnsi" w:hAnsiTheme="minorHAnsi" w:cstheme="minorHAnsi"/>
              </w:rPr>
            </w:pPr>
            <w:ins w:id="422" w:author="Akila BALAKRISHNAN from.OPTIMUM (MAS)" w:date="2026-01-14T16:54:00Z" w16du:dateUtc="2026-01-14T08:54:00Z">
              <w:r>
                <w:rPr>
                  <w:rFonts w:cs="Arial"/>
                  <w:sz w:val="20"/>
                </w:rPr>
                <w:t>Interest rate of the issue from coupon rate details (1</w:t>
              </w:r>
              <w:r w:rsidRPr="00552AD3">
                <w:rPr>
                  <w:rFonts w:cs="Arial"/>
                  <w:sz w:val="20"/>
                  <w:vertAlign w:val="superscript"/>
                </w:rPr>
                <w:t>st</w:t>
              </w:r>
              <w:r>
                <w:rPr>
                  <w:rFonts w:cs="Arial"/>
                  <w:sz w:val="20"/>
                </w:rPr>
                <w:t xml:space="preserve"> coupon rate)</w:t>
              </w:r>
            </w:ins>
          </w:p>
        </w:tc>
      </w:tr>
      <w:tr w:rsidR="00A32C4F" w:rsidRPr="004D59C5" w14:paraId="52E54F56" w14:textId="77777777" w:rsidTr="002D18E2">
        <w:tc>
          <w:tcPr>
            <w:tcW w:w="790" w:type="dxa"/>
          </w:tcPr>
          <w:p w14:paraId="34E713A5" w14:textId="77777777" w:rsidR="00A32C4F" w:rsidRPr="004D59C5" w:rsidRDefault="00A32C4F" w:rsidP="001065FE">
            <w:pPr>
              <w:pStyle w:val="ListParagraph"/>
              <w:numPr>
                <w:ilvl w:val="0"/>
                <w:numId w:val="45"/>
              </w:numPr>
            </w:pPr>
          </w:p>
        </w:tc>
        <w:tc>
          <w:tcPr>
            <w:tcW w:w="2572" w:type="dxa"/>
          </w:tcPr>
          <w:p w14:paraId="1FE9813B" w14:textId="434DE4A2"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FIRST_COUPON_DATE</w:t>
            </w:r>
          </w:p>
        </w:tc>
        <w:tc>
          <w:tcPr>
            <w:tcW w:w="1416" w:type="dxa"/>
          </w:tcPr>
          <w:p w14:paraId="5C0F6835" w14:textId="1E49057A"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561DA6CC" w14:textId="79CF4FCD"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170</w:t>
            </w:r>
          </w:p>
        </w:tc>
        <w:tc>
          <w:tcPr>
            <w:tcW w:w="2604" w:type="dxa"/>
          </w:tcPr>
          <w:p w14:paraId="4A94CF61" w14:textId="6A64F158"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Last coupon payment date / Issue date for new issuance</w:t>
            </w:r>
          </w:p>
        </w:tc>
        <w:tc>
          <w:tcPr>
            <w:tcW w:w="2898" w:type="dxa"/>
          </w:tcPr>
          <w:p w14:paraId="49E48BF6" w14:textId="3D8BBBF9"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w:t>
            </w:r>
          </w:p>
        </w:tc>
        <w:tc>
          <w:tcPr>
            <w:tcW w:w="2944" w:type="dxa"/>
          </w:tcPr>
          <w:p w14:paraId="5FDA4065"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61A5E535" w14:textId="77777777" w:rsidTr="002D18E2">
        <w:tc>
          <w:tcPr>
            <w:tcW w:w="790" w:type="dxa"/>
          </w:tcPr>
          <w:p w14:paraId="42217E9E" w14:textId="77777777" w:rsidR="00A32C4F" w:rsidRPr="004D59C5" w:rsidRDefault="00A32C4F" w:rsidP="001065FE">
            <w:pPr>
              <w:pStyle w:val="ListParagraph"/>
              <w:numPr>
                <w:ilvl w:val="0"/>
                <w:numId w:val="45"/>
              </w:numPr>
            </w:pPr>
          </w:p>
        </w:tc>
        <w:tc>
          <w:tcPr>
            <w:tcW w:w="2572" w:type="dxa"/>
          </w:tcPr>
          <w:p w14:paraId="1A034E37" w14:textId="7263DF00"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SECOND_COUPON_DATE</w:t>
            </w:r>
          </w:p>
        </w:tc>
        <w:tc>
          <w:tcPr>
            <w:tcW w:w="1416" w:type="dxa"/>
          </w:tcPr>
          <w:p w14:paraId="0BDC4D27" w14:textId="7C6F005A"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1D889B59" w14:textId="05C40CA5"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178</w:t>
            </w:r>
          </w:p>
        </w:tc>
        <w:tc>
          <w:tcPr>
            <w:tcW w:w="2604" w:type="dxa"/>
          </w:tcPr>
          <w:p w14:paraId="1CBC786E" w14:textId="34B714BA"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Next coupon payment date / 1</w:t>
            </w:r>
            <w:r w:rsidRPr="004D59C5">
              <w:rPr>
                <w:rFonts w:asciiTheme="minorHAnsi" w:hAnsiTheme="minorHAnsi" w:cstheme="minorHAnsi"/>
                <w:szCs w:val="22"/>
                <w:vertAlign w:val="superscript"/>
                <w:lang w:val="en-AU"/>
              </w:rPr>
              <w:t>st</w:t>
            </w:r>
            <w:r w:rsidRPr="004D59C5">
              <w:rPr>
                <w:rFonts w:asciiTheme="minorHAnsi" w:hAnsiTheme="minorHAnsi" w:cstheme="minorHAnsi"/>
                <w:szCs w:val="22"/>
                <w:lang w:val="en-AU"/>
              </w:rPr>
              <w:t xml:space="preserve"> coupon payment date for new issuance</w:t>
            </w:r>
          </w:p>
        </w:tc>
        <w:tc>
          <w:tcPr>
            <w:tcW w:w="2898" w:type="dxa"/>
          </w:tcPr>
          <w:p w14:paraId="0564D84D" w14:textId="6EA2F22B"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w:t>
            </w:r>
          </w:p>
        </w:tc>
        <w:tc>
          <w:tcPr>
            <w:tcW w:w="2944" w:type="dxa"/>
          </w:tcPr>
          <w:p w14:paraId="08CAA844"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2E0312C2" w14:textId="77777777" w:rsidTr="002D18E2">
        <w:tc>
          <w:tcPr>
            <w:tcW w:w="790" w:type="dxa"/>
          </w:tcPr>
          <w:p w14:paraId="34014466" w14:textId="77777777" w:rsidR="00A32C4F" w:rsidRPr="004D59C5" w:rsidRDefault="00A32C4F" w:rsidP="000012F9">
            <w:pPr>
              <w:spacing w:line="276" w:lineRule="auto"/>
              <w:ind w:left="720"/>
              <w:rPr>
                <w:rFonts w:asciiTheme="minorHAnsi" w:hAnsiTheme="minorHAnsi" w:cstheme="minorHAnsi"/>
              </w:rPr>
            </w:pPr>
          </w:p>
        </w:tc>
        <w:tc>
          <w:tcPr>
            <w:tcW w:w="2572" w:type="dxa"/>
          </w:tcPr>
          <w:p w14:paraId="2FA9D5FF" w14:textId="10C36975" w:rsidR="00A32C4F" w:rsidRPr="004D59C5" w:rsidRDefault="00A32C4F" w:rsidP="000012F9">
            <w:pPr>
              <w:pStyle w:val="Normalwithspace"/>
              <w:spacing w:before="0" w:line="276" w:lineRule="auto"/>
              <w:jc w:val="left"/>
              <w:rPr>
                <w:rFonts w:asciiTheme="minorHAnsi" w:hAnsiTheme="minorHAnsi" w:cstheme="minorHAnsi"/>
                <w:b/>
                <w:bCs/>
              </w:rPr>
            </w:pPr>
            <w:r w:rsidRPr="004D59C5">
              <w:rPr>
                <w:rFonts w:asciiTheme="minorHAnsi" w:hAnsiTheme="minorHAnsi" w:cstheme="minorHAnsi"/>
                <w:b/>
                <w:bCs/>
              </w:rPr>
              <w:t>Trailer Record</w:t>
            </w:r>
            <w:r w:rsidR="009F1D36">
              <w:rPr>
                <w:rFonts w:asciiTheme="minorHAnsi" w:hAnsiTheme="minorHAnsi" w:cstheme="minorHAnsi"/>
                <w:b/>
                <w:bCs/>
              </w:rPr>
              <w:t xml:space="preserve"> (Last line of the file)</w:t>
            </w:r>
          </w:p>
        </w:tc>
        <w:tc>
          <w:tcPr>
            <w:tcW w:w="1416" w:type="dxa"/>
          </w:tcPr>
          <w:p w14:paraId="2183626B" w14:textId="77777777" w:rsidR="00A32C4F" w:rsidRPr="004D59C5" w:rsidRDefault="00A32C4F" w:rsidP="000012F9">
            <w:pPr>
              <w:pStyle w:val="Normalwithspace"/>
              <w:spacing w:before="0" w:line="276" w:lineRule="auto"/>
              <w:jc w:val="left"/>
              <w:rPr>
                <w:rFonts w:asciiTheme="minorHAnsi" w:hAnsiTheme="minorHAnsi" w:cstheme="minorHAnsi"/>
              </w:rPr>
            </w:pPr>
          </w:p>
        </w:tc>
        <w:tc>
          <w:tcPr>
            <w:tcW w:w="960" w:type="dxa"/>
          </w:tcPr>
          <w:p w14:paraId="486360FD" w14:textId="77777777" w:rsidR="00A32C4F" w:rsidRPr="004D59C5" w:rsidRDefault="00A32C4F" w:rsidP="000012F9">
            <w:pPr>
              <w:pStyle w:val="Normalwithspace"/>
              <w:spacing w:before="0" w:line="276" w:lineRule="auto"/>
              <w:jc w:val="left"/>
              <w:rPr>
                <w:rFonts w:asciiTheme="minorHAnsi" w:hAnsiTheme="minorHAnsi" w:cstheme="minorHAnsi"/>
                <w:szCs w:val="22"/>
                <w:lang w:val="en-AU"/>
              </w:rPr>
            </w:pPr>
          </w:p>
        </w:tc>
        <w:tc>
          <w:tcPr>
            <w:tcW w:w="2604" w:type="dxa"/>
          </w:tcPr>
          <w:p w14:paraId="278C93A4" w14:textId="77777777" w:rsidR="00A32C4F" w:rsidRPr="004D59C5" w:rsidRDefault="00A32C4F" w:rsidP="000012F9">
            <w:pPr>
              <w:pStyle w:val="Normalwithspace"/>
              <w:spacing w:before="0" w:line="276" w:lineRule="auto"/>
              <w:jc w:val="left"/>
              <w:rPr>
                <w:rFonts w:asciiTheme="minorHAnsi" w:hAnsiTheme="minorHAnsi" w:cstheme="minorHAnsi"/>
                <w:szCs w:val="22"/>
                <w:lang w:val="en-AU"/>
              </w:rPr>
            </w:pPr>
          </w:p>
        </w:tc>
        <w:tc>
          <w:tcPr>
            <w:tcW w:w="2898" w:type="dxa"/>
          </w:tcPr>
          <w:p w14:paraId="5708CA3A" w14:textId="77777777" w:rsidR="00A32C4F" w:rsidRPr="004D59C5" w:rsidRDefault="00A32C4F" w:rsidP="000012F9">
            <w:pPr>
              <w:pStyle w:val="Normalwithspace"/>
              <w:spacing w:before="0" w:line="276" w:lineRule="auto"/>
              <w:jc w:val="left"/>
              <w:rPr>
                <w:rFonts w:asciiTheme="minorHAnsi" w:hAnsiTheme="minorHAnsi" w:cstheme="minorHAnsi"/>
              </w:rPr>
            </w:pPr>
          </w:p>
        </w:tc>
        <w:tc>
          <w:tcPr>
            <w:tcW w:w="2944" w:type="dxa"/>
          </w:tcPr>
          <w:p w14:paraId="0742F023"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03843DE0" w14:textId="77777777" w:rsidTr="002D18E2">
        <w:tc>
          <w:tcPr>
            <w:tcW w:w="790" w:type="dxa"/>
          </w:tcPr>
          <w:p w14:paraId="04B551B9" w14:textId="77777777" w:rsidR="00A32C4F" w:rsidRPr="004D59C5" w:rsidRDefault="00A32C4F" w:rsidP="001065FE">
            <w:pPr>
              <w:pStyle w:val="ListParagraph"/>
              <w:numPr>
                <w:ilvl w:val="0"/>
                <w:numId w:val="50"/>
              </w:numPr>
            </w:pPr>
          </w:p>
        </w:tc>
        <w:tc>
          <w:tcPr>
            <w:tcW w:w="2572" w:type="dxa"/>
          </w:tcPr>
          <w:p w14:paraId="3B0CD38A" w14:textId="1F7AF5D3"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ROW_IDENTIFIER</w:t>
            </w:r>
          </w:p>
        </w:tc>
        <w:tc>
          <w:tcPr>
            <w:tcW w:w="1416" w:type="dxa"/>
          </w:tcPr>
          <w:p w14:paraId="761C2AD9" w14:textId="31E619DC"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w:t>
            </w:r>
          </w:p>
        </w:tc>
        <w:tc>
          <w:tcPr>
            <w:tcW w:w="960" w:type="dxa"/>
          </w:tcPr>
          <w:p w14:paraId="31A4BF3E" w14:textId="4D25CA9E"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604" w:type="dxa"/>
          </w:tcPr>
          <w:p w14:paraId="18498378" w14:textId="227811B6" w:rsidR="00A32C4F" w:rsidRPr="004D59C5" w:rsidRDefault="00D31142"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Record indicator</w:t>
            </w:r>
          </w:p>
        </w:tc>
        <w:tc>
          <w:tcPr>
            <w:tcW w:w="2898" w:type="dxa"/>
          </w:tcPr>
          <w:p w14:paraId="5745532E" w14:textId="147580FA"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‘TRL’.</w:t>
            </w:r>
          </w:p>
        </w:tc>
        <w:tc>
          <w:tcPr>
            <w:tcW w:w="2944" w:type="dxa"/>
          </w:tcPr>
          <w:p w14:paraId="1994FB95"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213C3C94" w14:textId="77777777" w:rsidTr="002D18E2">
        <w:tc>
          <w:tcPr>
            <w:tcW w:w="790" w:type="dxa"/>
          </w:tcPr>
          <w:p w14:paraId="03467D71" w14:textId="77777777" w:rsidR="00A32C4F" w:rsidRPr="004D59C5" w:rsidRDefault="00A32C4F" w:rsidP="001065FE">
            <w:pPr>
              <w:pStyle w:val="ListParagraph"/>
              <w:numPr>
                <w:ilvl w:val="0"/>
                <w:numId w:val="45"/>
              </w:numPr>
            </w:pPr>
          </w:p>
        </w:tc>
        <w:tc>
          <w:tcPr>
            <w:tcW w:w="2572" w:type="dxa"/>
          </w:tcPr>
          <w:p w14:paraId="4246FAF8" w14:textId="5F6E0AA7"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TRANSACTION_ID</w:t>
            </w:r>
          </w:p>
        </w:tc>
        <w:tc>
          <w:tcPr>
            <w:tcW w:w="1416" w:type="dxa"/>
          </w:tcPr>
          <w:p w14:paraId="3816C84D" w14:textId="699FB913"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X(15)</w:t>
            </w:r>
          </w:p>
        </w:tc>
        <w:tc>
          <w:tcPr>
            <w:tcW w:w="960" w:type="dxa"/>
          </w:tcPr>
          <w:p w14:paraId="5D0EF209" w14:textId="193BC5F0"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604" w:type="dxa"/>
          </w:tcPr>
          <w:p w14:paraId="216828BA" w14:textId="69B3EBD6" w:rsidR="00A32C4F" w:rsidRPr="004D59C5" w:rsidRDefault="00A32C4F"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Transaction ID of the file</w:t>
            </w:r>
          </w:p>
        </w:tc>
        <w:tc>
          <w:tcPr>
            <w:tcW w:w="2898" w:type="dxa"/>
          </w:tcPr>
          <w:p w14:paraId="33EF18CD" w14:textId="366B4FE7"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‘GTSD’ padded with trailing spaces.</w:t>
            </w:r>
          </w:p>
        </w:tc>
        <w:tc>
          <w:tcPr>
            <w:tcW w:w="2944" w:type="dxa"/>
          </w:tcPr>
          <w:p w14:paraId="769730E8" w14:textId="77777777" w:rsidR="00A32C4F" w:rsidRPr="004D59C5" w:rsidRDefault="00A32C4F" w:rsidP="000012F9">
            <w:pPr>
              <w:pStyle w:val="Normalwithspace"/>
              <w:spacing w:before="0" w:line="276" w:lineRule="auto"/>
              <w:jc w:val="left"/>
              <w:rPr>
                <w:rFonts w:asciiTheme="minorHAnsi" w:hAnsiTheme="minorHAnsi" w:cstheme="minorHAnsi"/>
              </w:rPr>
            </w:pPr>
          </w:p>
        </w:tc>
      </w:tr>
      <w:tr w:rsidR="00A32C4F" w:rsidRPr="004D59C5" w14:paraId="7D2DDCDD" w14:textId="77777777" w:rsidTr="002D18E2">
        <w:tc>
          <w:tcPr>
            <w:tcW w:w="790" w:type="dxa"/>
          </w:tcPr>
          <w:p w14:paraId="1EECBCD4" w14:textId="77777777" w:rsidR="00A32C4F" w:rsidRPr="004D59C5" w:rsidRDefault="00A32C4F" w:rsidP="001065FE">
            <w:pPr>
              <w:pStyle w:val="ListParagraph"/>
              <w:numPr>
                <w:ilvl w:val="0"/>
                <w:numId w:val="45"/>
              </w:numPr>
            </w:pPr>
          </w:p>
        </w:tc>
        <w:tc>
          <w:tcPr>
            <w:tcW w:w="2572" w:type="dxa"/>
          </w:tcPr>
          <w:p w14:paraId="7B14DA4B" w14:textId="18C748B4"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TOTAL_FEED_LINE</w:t>
            </w:r>
          </w:p>
        </w:tc>
        <w:tc>
          <w:tcPr>
            <w:tcW w:w="1416" w:type="dxa"/>
          </w:tcPr>
          <w:p w14:paraId="6A0761CF" w14:textId="023D09E0" w:rsidR="00A32C4F" w:rsidRPr="004D59C5" w:rsidRDefault="00A32C4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9(9)</w:t>
            </w:r>
          </w:p>
        </w:tc>
        <w:tc>
          <w:tcPr>
            <w:tcW w:w="960" w:type="dxa"/>
          </w:tcPr>
          <w:p w14:paraId="38403810" w14:textId="11BF1489" w:rsidR="00A32C4F" w:rsidRPr="004D59C5" w:rsidRDefault="00EC204D"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19</w:t>
            </w:r>
          </w:p>
        </w:tc>
        <w:tc>
          <w:tcPr>
            <w:tcW w:w="2604" w:type="dxa"/>
          </w:tcPr>
          <w:p w14:paraId="12B38CF1" w14:textId="2A1CD012" w:rsidR="00A32C4F" w:rsidRPr="004D59C5" w:rsidRDefault="00CB5E5A" w:rsidP="000012F9">
            <w:pPr>
              <w:pStyle w:val="Normalwithspace"/>
              <w:spacing w:before="0" w:line="276" w:lineRule="auto"/>
              <w:jc w:val="left"/>
              <w:rPr>
                <w:rFonts w:asciiTheme="minorHAnsi" w:hAnsiTheme="minorHAnsi" w:cstheme="minorHAnsi"/>
                <w:szCs w:val="22"/>
                <w:lang w:val="en-AU"/>
              </w:rPr>
            </w:pPr>
            <w:r w:rsidRPr="004D59C5">
              <w:rPr>
                <w:rFonts w:asciiTheme="minorHAnsi" w:hAnsiTheme="minorHAnsi" w:cstheme="minorHAnsi"/>
                <w:szCs w:val="22"/>
                <w:lang w:val="en-AU"/>
              </w:rPr>
              <w:t>Total number of records</w:t>
            </w:r>
          </w:p>
        </w:tc>
        <w:tc>
          <w:tcPr>
            <w:tcW w:w="2898" w:type="dxa"/>
          </w:tcPr>
          <w:p w14:paraId="0D32A5D6" w14:textId="58426ACA" w:rsidR="00A32C4F" w:rsidRPr="004D59C5" w:rsidRDefault="00CB5E5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equal the total number of records including Header and Trailer in this file.</w:t>
            </w:r>
          </w:p>
        </w:tc>
        <w:tc>
          <w:tcPr>
            <w:tcW w:w="2944" w:type="dxa"/>
          </w:tcPr>
          <w:p w14:paraId="6B10C3A1" w14:textId="77777777" w:rsidR="00A32C4F" w:rsidRPr="004D59C5" w:rsidRDefault="00A32C4F" w:rsidP="000012F9">
            <w:pPr>
              <w:pStyle w:val="Normalwithspace"/>
              <w:spacing w:before="0" w:line="276" w:lineRule="auto"/>
              <w:jc w:val="left"/>
              <w:rPr>
                <w:rFonts w:asciiTheme="minorHAnsi" w:hAnsiTheme="minorHAnsi" w:cstheme="minorHAnsi"/>
              </w:rPr>
            </w:pPr>
          </w:p>
        </w:tc>
      </w:tr>
    </w:tbl>
    <w:p w14:paraId="04A73624" w14:textId="75CDD67B" w:rsidR="00D277F3" w:rsidRPr="004D59C5" w:rsidRDefault="00D277F3" w:rsidP="00D277F3">
      <w:pPr>
        <w:pStyle w:val="Caption"/>
        <w:rPr>
          <w:rFonts w:cstheme="minorHAnsi"/>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25</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C.1 – Static Data File (IT030048.txt &amp; IT032048.txt) Data Dictionary</w:t>
      </w:r>
      <w:r w:rsidRPr="004D59C5">
        <w:rPr>
          <w:rFonts w:cstheme="minorHAnsi"/>
        </w:rPr>
        <w:fldChar w:fldCharType="end"/>
      </w:r>
    </w:p>
    <w:p w14:paraId="1A1E4F8D" w14:textId="77777777" w:rsidR="00932E88" w:rsidRPr="004D59C5" w:rsidRDefault="00932E88" w:rsidP="00932E88">
      <w:pPr>
        <w:pStyle w:val="Normalwithspace"/>
        <w:rPr>
          <w:rFonts w:asciiTheme="minorHAnsi" w:hAnsiTheme="minorHAnsi" w:cstheme="minorHAnsi"/>
        </w:rPr>
      </w:pPr>
    </w:p>
    <w:p w14:paraId="5F66623E" w14:textId="417E9407" w:rsidR="000132EA" w:rsidRPr="004D59C5" w:rsidRDefault="00D475CF" w:rsidP="005412D7">
      <w:pPr>
        <w:pStyle w:val="Heading3"/>
      </w:pPr>
      <w:bookmarkStart w:id="423" w:name="_Appendix_C.2_–"/>
      <w:bookmarkStart w:id="424" w:name="_Toc218075350"/>
      <w:bookmarkEnd w:id="423"/>
      <w:r w:rsidRPr="004D59C5">
        <w:t xml:space="preserve">Appendix </w:t>
      </w:r>
      <w:r w:rsidR="00271BB5" w:rsidRPr="004D59C5">
        <w:t>C</w:t>
      </w:r>
      <w:r w:rsidRPr="004D59C5">
        <w:t xml:space="preserve">.2 </w:t>
      </w:r>
      <w:r w:rsidR="00E105EA" w:rsidRPr="004D59C5">
        <w:t>–</w:t>
      </w:r>
      <w:r w:rsidRPr="004D59C5">
        <w:t xml:space="preserve"> </w:t>
      </w:r>
      <w:r w:rsidR="005B5792" w:rsidRPr="004D59C5">
        <w:t>Transaction</w:t>
      </w:r>
      <w:r w:rsidR="00681539" w:rsidRPr="004D59C5">
        <w:t xml:space="preserve"> </w:t>
      </w:r>
      <w:r w:rsidR="002535F1" w:rsidRPr="004D59C5">
        <w:t xml:space="preserve">Data </w:t>
      </w:r>
      <w:r w:rsidR="005B5792" w:rsidRPr="004D59C5">
        <w:t xml:space="preserve">File </w:t>
      </w:r>
      <w:r w:rsidR="00EC7ACF">
        <w:t>(</w:t>
      </w:r>
      <w:r w:rsidR="00EC7ACF" w:rsidRPr="00EC7ACF">
        <w:t>IT0</w:t>
      </w:r>
      <w:r w:rsidR="00EC7ACF">
        <w:t>40</w:t>
      </w:r>
      <w:r w:rsidR="00EC7ACF" w:rsidRPr="00EC7ACF">
        <w:t>048.txt</w:t>
      </w:r>
      <w:r w:rsidR="00EC7ACF">
        <w:t xml:space="preserve"> &amp; </w:t>
      </w:r>
      <w:r w:rsidR="00EC7ACF" w:rsidRPr="00EC7ACF">
        <w:t>IT0</w:t>
      </w:r>
      <w:r w:rsidR="00EC7ACF">
        <w:t>42</w:t>
      </w:r>
      <w:r w:rsidR="00EC7ACF" w:rsidRPr="00EC7ACF">
        <w:t>048.txt</w:t>
      </w:r>
      <w:r w:rsidR="00EC7ACF">
        <w:t xml:space="preserve">) </w:t>
      </w:r>
      <w:r w:rsidR="005B5792" w:rsidRPr="004D59C5">
        <w:t>Data Dictionary</w:t>
      </w:r>
      <w:bookmarkEnd w:id="424"/>
    </w:p>
    <w:tbl>
      <w:tblPr>
        <w:tblStyle w:val="TableGrid"/>
        <w:tblW w:w="14184" w:type="dxa"/>
        <w:tblLook w:val="04A0" w:firstRow="1" w:lastRow="0" w:firstColumn="1" w:lastColumn="0" w:noHBand="0" w:noVBand="1"/>
      </w:tblPr>
      <w:tblGrid>
        <w:gridCol w:w="716"/>
        <w:gridCol w:w="2529"/>
        <w:gridCol w:w="1416"/>
        <w:gridCol w:w="960"/>
        <w:gridCol w:w="2176"/>
        <w:gridCol w:w="3390"/>
        <w:gridCol w:w="2997"/>
      </w:tblGrid>
      <w:tr w:rsidR="00932E88" w:rsidRPr="004D59C5" w14:paraId="541F6F03" w14:textId="77777777" w:rsidTr="00C75C3D">
        <w:tc>
          <w:tcPr>
            <w:tcW w:w="716" w:type="dxa"/>
            <w:shd w:val="clear" w:color="auto" w:fill="D9D9D9" w:themeFill="background1" w:themeFillShade="D9"/>
          </w:tcPr>
          <w:p w14:paraId="3A5143ED"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S/N</w:t>
            </w:r>
          </w:p>
        </w:tc>
        <w:tc>
          <w:tcPr>
            <w:tcW w:w="2529" w:type="dxa"/>
            <w:shd w:val="clear" w:color="auto" w:fill="D9D9D9" w:themeFill="background1" w:themeFillShade="D9"/>
          </w:tcPr>
          <w:p w14:paraId="5AA7B589"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Field Name</w:t>
            </w:r>
          </w:p>
        </w:tc>
        <w:tc>
          <w:tcPr>
            <w:tcW w:w="1416" w:type="dxa"/>
            <w:shd w:val="clear" w:color="auto" w:fill="D9D9D9" w:themeFill="background1" w:themeFillShade="D9"/>
          </w:tcPr>
          <w:p w14:paraId="6EEC2BD2"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Type(Length)</w:t>
            </w:r>
          </w:p>
        </w:tc>
        <w:tc>
          <w:tcPr>
            <w:tcW w:w="960" w:type="dxa"/>
            <w:shd w:val="clear" w:color="auto" w:fill="D9D9D9" w:themeFill="background1" w:themeFillShade="D9"/>
          </w:tcPr>
          <w:p w14:paraId="755A1C6F"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Position From</w:t>
            </w:r>
          </w:p>
        </w:tc>
        <w:tc>
          <w:tcPr>
            <w:tcW w:w="2176" w:type="dxa"/>
            <w:shd w:val="clear" w:color="auto" w:fill="D9D9D9" w:themeFill="background1" w:themeFillShade="D9"/>
          </w:tcPr>
          <w:p w14:paraId="1D01C5FD"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Definition</w:t>
            </w:r>
          </w:p>
        </w:tc>
        <w:tc>
          <w:tcPr>
            <w:tcW w:w="3390" w:type="dxa"/>
            <w:shd w:val="clear" w:color="auto" w:fill="D9D9D9" w:themeFill="background1" w:themeFillShade="D9"/>
          </w:tcPr>
          <w:p w14:paraId="68153188"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Validation Rules</w:t>
            </w:r>
          </w:p>
        </w:tc>
        <w:tc>
          <w:tcPr>
            <w:tcW w:w="2997" w:type="dxa"/>
            <w:shd w:val="clear" w:color="auto" w:fill="D9D9D9" w:themeFill="background1" w:themeFillShade="D9"/>
          </w:tcPr>
          <w:p w14:paraId="101A1835" w14:textId="77777777" w:rsidR="00932E88" w:rsidRPr="004D59C5" w:rsidRDefault="00932E88"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b/>
                <w:bCs/>
                <w:lang w:val="en-AU"/>
              </w:rPr>
              <w:t>Remarks</w:t>
            </w:r>
          </w:p>
        </w:tc>
      </w:tr>
      <w:tr w:rsidR="006B34DD" w:rsidRPr="004D59C5" w14:paraId="668FE4B3" w14:textId="77777777" w:rsidTr="00C75C3D">
        <w:tc>
          <w:tcPr>
            <w:tcW w:w="716" w:type="dxa"/>
          </w:tcPr>
          <w:p w14:paraId="54F2A40D" w14:textId="77777777" w:rsidR="006B34DD" w:rsidRPr="004D59C5" w:rsidRDefault="006B34DD" w:rsidP="000012F9">
            <w:pPr>
              <w:spacing w:line="276" w:lineRule="auto"/>
              <w:ind w:left="720"/>
              <w:rPr>
                <w:rFonts w:asciiTheme="minorHAnsi" w:hAnsiTheme="minorHAnsi" w:cstheme="minorHAnsi"/>
              </w:rPr>
            </w:pPr>
          </w:p>
        </w:tc>
        <w:tc>
          <w:tcPr>
            <w:tcW w:w="2529" w:type="dxa"/>
          </w:tcPr>
          <w:p w14:paraId="7B8C5804" w14:textId="04D3F3AB" w:rsidR="006B34DD" w:rsidRPr="004D59C5" w:rsidRDefault="006B34DD"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b/>
                <w:bCs/>
                <w:lang w:val="en-AU"/>
              </w:rPr>
              <w:t>Header Record</w:t>
            </w:r>
            <w:r w:rsidR="009F1D36">
              <w:rPr>
                <w:rFonts w:asciiTheme="minorHAnsi" w:hAnsiTheme="minorHAnsi" w:cstheme="minorHAnsi"/>
                <w:b/>
                <w:bCs/>
                <w:lang w:val="en-AU"/>
              </w:rPr>
              <w:t xml:space="preserve"> (First </w:t>
            </w:r>
            <w:r w:rsidR="009B43F4">
              <w:rPr>
                <w:rFonts w:asciiTheme="minorHAnsi" w:hAnsiTheme="minorHAnsi" w:cstheme="minorHAnsi"/>
                <w:b/>
                <w:bCs/>
                <w:lang w:val="en-AU"/>
              </w:rPr>
              <w:t>l</w:t>
            </w:r>
            <w:r w:rsidR="009F1D36">
              <w:rPr>
                <w:rFonts w:asciiTheme="minorHAnsi" w:hAnsiTheme="minorHAnsi" w:cstheme="minorHAnsi"/>
                <w:b/>
                <w:bCs/>
                <w:lang w:val="en-AU"/>
              </w:rPr>
              <w:t>ine of the file)</w:t>
            </w:r>
          </w:p>
        </w:tc>
        <w:tc>
          <w:tcPr>
            <w:tcW w:w="1416" w:type="dxa"/>
          </w:tcPr>
          <w:p w14:paraId="521994BA" w14:textId="1E1FB589" w:rsidR="006B34DD" w:rsidRPr="004D59C5" w:rsidRDefault="006B34DD" w:rsidP="000012F9">
            <w:pPr>
              <w:pStyle w:val="Normalwithspace"/>
              <w:spacing w:before="0" w:line="276" w:lineRule="auto"/>
              <w:jc w:val="left"/>
              <w:rPr>
                <w:rFonts w:asciiTheme="minorHAnsi" w:hAnsiTheme="minorHAnsi" w:cstheme="minorHAnsi"/>
                <w:lang w:val="en-AU"/>
              </w:rPr>
            </w:pPr>
          </w:p>
        </w:tc>
        <w:tc>
          <w:tcPr>
            <w:tcW w:w="960" w:type="dxa"/>
          </w:tcPr>
          <w:p w14:paraId="3A6B8667" w14:textId="77777777" w:rsidR="006B34DD" w:rsidRPr="004D59C5" w:rsidRDefault="006B34DD" w:rsidP="000012F9">
            <w:pPr>
              <w:pStyle w:val="Normalwithspace"/>
              <w:spacing w:before="0" w:line="276" w:lineRule="auto"/>
              <w:jc w:val="left"/>
              <w:rPr>
                <w:rFonts w:asciiTheme="minorHAnsi" w:hAnsiTheme="minorHAnsi" w:cstheme="minorHAnsi"/>
                <w:szCs w:val="22"/>
                <w:lang w:val="en-AU"/>
              </w:rPr>
            </w:pPr>
          </w:p>
        </w:tc>
        <w:tc>
          <w:tcPr>
            <w:tcW w:w="2176" w:type="dxa"/>
          </w:tcPr>
          <w:p w14:paraId="4A0FE74C" w14:textId="41841905" w:rsidR="006B34DD" w:rsidRPr="004D59C5" w:rsidRDefault="006B34DD" w:rsidP="000012F9">
            <w:pPr>
              <w:pStyle w:val="Normalwithspace"/>
              <w:spacing w:before="0" w:line="276" w:lineRule="auto"/>
              <w:jc w:val="left"/>
              <w:rPr>
                <w:rFonts w:asciiTheme="minorHAnsi" w:hAnsiTheme="minorHAnsi" w:cstheme="minorHAnsi"/>
                <w:lang w:val="en-AU"/>
              </w:rPr>
            </w:pPr>
          </w:p>
        </w:tc>
        <w:tc>
          <w:tcPr>
            <w:tcW w:w="3390" w:type="dxa"/>
          </w:tcPr>
          <w:p w14:paraId="5F292C31" w14:textId="1F5A9BBE" w:rsidR="006B34DD" w:rsidRPr="004D59C5" w:rsidRDefault="006B34DD" w:rsidP="000012F9">
            <w:pPr>
              <w:pStyle w:val="Normalwithspace"/>
              <w:spacing w:before="0" w:line="276" w:lineRule="auto"/>
              <w:jc w:val="left"/>
              <w:rPr>
                <w:rFonts w:asciiTheme="minorHAnsi" w:hAnsiTheme="minorHAnsi" w:cstheme="minorHAnsi"/>
              </w:rPr>
            </w:pPr>
          </w:p>
        </w:tc>
        <w:tc>
          <w:tcPr>
            <w:tcW w:w="2997" w:type="dxa"/>
          </w:tcPr>
          <w:p w14:paraId="49914EFC" w14:textId="75CAD5FF" w:rsidR="006B34DD" w:rsidRPr="004D59C5" w:rsidRDefault="0030473F" w:rsidP="000012F9">
            <w:pPr>
              <w:pStyle w:val="Normalwithspace"/>
              <w:spacing w:before="0" w:line="276" w:lineRule="auto"/>
              <w:jc w:val="left"/>
              <w:rPr>
                <w:rFonts w:asciiTheme="minorHAnsi" w:hAnsiTheme="minorHAnsi" w:cstheme="minorHAnsi"/>
              </w:rPr>
            </w:pPr>
            <w:ins w:id="425" w:author="Sophia TAN (MAS)" w:date="2026-01-17T01:36:00Z" w16du:dateUtc="2026-01-16T17:36:00Z">
              <w:r w:rsidRPr="0030473F">
                <w:rPr>
                  <w:rFonts w:asciiTheme="minorHAnsi" w:hAnsiTheme="minorHAnsi" w:cstheme="minorHAnsi"/>
                </w:rPr>
                <w:t>If there are no records for the week, the file will contain only the Control Header and Trailer.</w:t>
              </w:r>
            </w:ins>
          </w:p>
        </w:tc>
      </w:tr>
      <w:tr w:rsidR="00D433D1" w:rsidRPr="004D59C5" w14:paraId="353FC113" w14:textId="77777777" w:rsidTr="00C75C3D">
        <w:tc>
          <w:tcPr>
            <w:tcW w:w="716" w:type="dxa"/>
          </w:tcPr>
          <w:p w14:paraId="22EF603D" w14:textId="77777777" w:rsidR="00D433D1" w:rsidRPr="004D59C5" w:rsidRDefault="00D433D1" w:rsidP="001065FE">
            <w:pPr>
              <w:pStyle w:val="ListParagraph"/>
              <w:numPr>
                <w:ilvl w:val="0"/>
                <w:numId w:val="46"/>
              </w:numPr>
            </w:pPr>
          </w:p>
        </w:tc>
        <w:tc>
          <w:tcPr>
            <w:tcW w:w="2529" w:type="dxa"/>
          </w:tcPr>
          <w:p w14:paraId="544BD6A8" w14:textId="69DEC267" w:rsidR="00D433D1" w:rsidRPr="004D59C5" w:rsidRDefault="00D433D1" w:rsidP="000012F9">
            <w:pPr>
              <w:pStyle w:val="Normalwithspace"/>
              <w:spacing w:before="0" w:line="276" w:lineRule="auto"/>
              <w:jc w:val="left"/>
              <w:rPr>
                <w:rFonts w:asciiTheme="minorHAnsi" w:hAnsiTheme="minorHAnsi" w:cstheme="minorHAnsi"/>
                <w:b/>
                <w:bCs/>
                <w:lang w:val="en-AU"/>
              </w:rPr>
            </w:pPr>
            <w:r w:rsidRPr="004D59C5">
              <w:rPr>
                <w:rFonts w:asciiTheme="minorHAnsi" w:hAnsiTheme="minorHAnsi" w:cstheme="minorHAnsi"/>
              </w:rPr>
              <w:t>ROW_IDENTIFIER</w:t>
            </w:r>
          </w:p>
        </w:tc>
        <w:tc>
          <w:tcPr>
            <w:tcW w:w="1416" w:type="dxa"/>
          </w:tcPr>
          <w:p w14:paraId="7C76C458" w14:textId="430F3C55" w:rsidR="00D433D1" w:rsidRPr="004D59C5" w:rsidRDefault="00D433D1"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rPr>
              <w:t>X(3)</w:t>
            </w:r>
          </w:p>
        </w:tc>
        <w:tc>
          <w:tcPr>
            <w:tcW w:w="960" w:type="dxa"/>
          </w:tcPr>
          <w:p w14:paraId="73575196" w14:textId="23B53B5D"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176" w:type="dxa"/>
          </w:tcPr>
          <w:p w14:paraId="77E1DDCD" w14:textId="13FE98CC" w:rsidR="00D433D1" w:rsidRPr="004D59C5" w:rsidRDefault="00D433D1"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Record indicator</w:t>
            </w:r>
          </w:p>
        </w:tc>
        <w:tc>
          <w:tcPr>
            <w:tcW w:w="3390" w:type="dxa"/>
          </w:tcPr>
          <w:p w14:paraId="2F06FA7C" w14:textId="75819394"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‘999’.</w:t>
            </w:r>
          </w:p>
        </w:tc>
        <w:tc>
          <w:tcPr>
            <w:tcW w:w="2997" w:type="dxa"/>
          </w:tcPr>
          <w:p w14:paraId="39C42803"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7D773414" w14:textId="77777777" w:rsidTr="00C75C3D">
        <w:tc>
          <w:tcPr>
            <w:tcW w:w="716" w:type="dxa"/>
          </w:tcPr>
          <w:p w14:paraId="56E4EDB7" w14:textId="77777777" w:rsidR="00D433D1" w:rsidRPr="004D59C5" w:rsidRDefault="00D433D1" w:rsidP="001065FE">
            <w:pPr>
              <w:pStyle w:val="ListParagraph"/>
              <w:numPr>
                <w:ilvl w:val="0"/>
                <w:numId w:val="46"/>
              </w:numPr>
            </w:pPr>
          </w:p>
        </w:tc>
        <w:tc>
          <w:tcPr>
            <w:tcW w:w="2529" w:type="dxa"/>
          </w:tcPr>
          <w:p w14:paraId="278056DB" w14:textId="6115DB00"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TRANSACTION_ID</w:t>
            </w:r>
          </w:p>
        </w:tc>
        <w:tc>
          <w:tcPr>
            <w:tcW w:w="1416" w:type="dxa"/>
          </w:tcPr>
          <w:p w14:paraId="0190CD14" w14:textId="1E7F7308"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X(15)</w:t>
            </w:r>
          </w:p>
        </w:tc>
        <w:tc>
          <w:tcPr>
            <w:tcW w:w="960" w:type="dxa"/>
          </w:tcPr>
          <w:p w14:paraId="2B18309D" w14:textId="5F7AD262"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176" w:type="dxa"/>
          </w:tcPr>
          <w:p w14:paraId="5A0DC14A" w14:textId="293892B7" w:rsidR="00D433D1" w:rsidRPr="004D59C5" w:rsidRDefault="00D433D1"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Transaction ID of the file</w:t>
            </w:r>
          </w:p>
        </w:tc>
        <w:tc>
          <w:tcPr>
            <w:tcW w:w="3390" w:type="dxa"/>
          </w:tcPr>
          <w:p w14:paraId="5CBD1972" w14:textId="3F4C969C"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‘GTTD’ padded with trailing spaces.</w:t>
            </w:r>
          </w:p>
        </w:tc>
        <w:tc>
          <w:tcPr>
            <w:tcW w:w="2997" w:type="dxa"/>
          </w:tcPr>
          <w:p w14:paraId="5D861F9A"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2BF4EC88" w14:textId="77777777" w:rsidTr="00C75C3D">
        <w:tc>
          <w:tcPr>
            <w:tcW w:w="716" w:type="dxa"/>
          </w:tcPr>
          <w:p w14:paraId="6649E3CB" w14:textId="77777777" w:rsidR="00D433D1" w:rsidRPr="004D59C5" w:rsidRDefault="00D433D1" w:rsidP="001065FE">
            <w:pPr>
              <w:pStyle w:val="ListParagraph"/>
              <w:numPr>
                <w:ilvl w:val="0"/>
                <w:numId w:val="46"/>
              </w:numPr>
            </w:pPr>
          </w:p>
        </w:tc>
        <w:tc>
          <w:tcPr>
            <w:tcW w:w="2529" w:type="dxa"/>
          </w:tcPr>
          <w:p w14:paraId="3BB4D89C" w14:textId="6E22FAD7"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FILLER</w:t>
            </w:r>
          </w:p>
        </w:tc>
        <w:tc>
          <w:tcPr>
            <w:tcW w:w="1416" w:type="dxa"/>
          </w:tcPr>
          <w:p w14:paraId="23E6A7CC" w14:textId="4EFDF75A"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X(4)</w:t>
            </w:r>
          </w:p>
        </w:tc>
        <w:tc>
          <w:tcPr>
            <w:tcW w:w="960" w:type="dxa"/>
          </w:tcPr>
          <w:p w14:paraId="62C00FC1" w14:textId="7B3103E9"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19</w:t>
            </w:r>
          </w:p>
        </w:tc>
        <w:tc>
          <w:tcPr>
            <w:tcW w:w="2176" w:type="dxa"/>
          </w:tcPr>
          <w:p w14:paraId="7D29465C" w14:textId="7A6150B1" w:rsidR="00D433D1" w:rsidRPr="004D59C5" w:rsidRDefault="00D433D1"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Filler1</w:t>
            </w:r>
          </w:p>
        </w:tc>
        <w:tc>
          <w:tcPr>
            <w:tcW w:w="3390" w:type="dxa"/>
          </w:tcPr>
          <w:p w14:paraId="337D432A" w14:textId="46331F23"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padded with spaces.</w:t>
            </w:r>
          </w:p>
        </w:tc>
        <w:tc>
          <w:tcPr>
            <w:tcW w:w="2997" w:type="dxa"/>
          </w:tcPr>
          <w:p w14:paraId="678672F4"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0179C59F" w14:textId="77777777" w:rsidTr="00C75C3D">
        <w:tc>
          <w:tcPr>
            <w:tcW w:w="716" w:type="dxa"/>
          </w:tcPr>
          <w:p w14:paraId="53A24456" w14:textId="77777777" w:rsidR="00D433D1" w:rsidRPr="004D59C5" w:rsidRDefault="00D433D1" w:rsidP="001065FE">
            <w:pPr>
              <w:pStyle w:val="ListParagraph"/>
              <w:numPr>
                <w:ilvl w:val="0"/>
                <w:numId w:val="46"/>
              </w:numPr>
            </w:pPr>
          </w:p>
        </w:tc>
        <w:tc>
          <w:tcPr>
            <w:tcW w:w="2529" w:type="dxa"/>
          </w:tcPr>
          <w:p w14:paraId="13246D6A" w14:textId="379F261A"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FILE_ORIGIN</w:t>
            </w:r>
          </w:p>
        </w:tc>
        <w:tc>
          <w:tcPr>
            <w:tcW w:w="1416" w:type="dxa"/>
          </w:tcPr>
          <w:p w14:paraId="77862AA2" w14:textId="6F8575E8"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X(16)</w:t>
            </w:r>
          </w:p>
        </w:tc>
        <w:tc>
          <w:tcPr>
            <w:tcW w:w="960" w:type="dxa"/>
          </w:tcPr>
          <w:p w14:paraId="711E92B8" w14:textId="4B7F8E71"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23</w:t>
            </w:r>
          </w:p>
        </w:tc>
        <w:tc>
          <w:tcPr>
            <w:tcW w:w="2176" w:type="dxa"/>
          </w:tcPr>
          <w:p w14:paraId="3CEF7F13" w14:textId="1EC653F6" w:rsidR="00D433D1" w:rsidRPr="004D59C5" w:rsidRDefault="00D433D1"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File originated from</w:t>
            </w:r>
          </w:p>
        </w:tc>
        <w:tc>
          <w:tcPr>
            <w:tcW w:w="3390" w:type="dxa"/>
          </w:tcPr>
          <w:p w14:paraId="4AEADAD6" w14:textId="323E61ED"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‘MAS’ padded with trailing spaces.</w:t>
            </w:r>
          </w:p>
        </w:tc>
        <w:tc>
          <w:tcPr>
            <w:tcW w:w="2997" w:type="dxa"/>
          </w:tcPr>
          <w:p w14:paraId="2EDA22E7"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076CE4EA" w14:textId="77777777" w:rsidTr="00C75C3D">
        <w:tc>
          <w:tcPr>
            <w:tcW w:w="716" w:type="dxa"/>
          </w:tcPr>
          <w:p w14:paraId="2AE439F3" w14:textId="77777777" w:rsidR="00D433D1" w:rsidRPr="004D59C5" w:rsidRDefault="00D433D1" w:rsidP="001065FE">
            <w:pPr>
              <w:pStyle w:val="ListParagraph"/>
              <w:numPr>
                <w:ilvl w:val="0"/>
                <w:numId w:val="46"/>
              </w:numPr>
            </w:pPr>
          </w:p>
        </w:tc>
        <w:tc>
          <w:tcPr>
            <w:tcW w:w="2529" w:type="dxa"/>
          </w:tcPr>
          <w:p w14:paraId="108FE5F0" w14:textId="7796A9CA"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FILLER</w:t>
            </w:r>
          </w:p>
        </w:tc>
        <w:tc>
          <w:tcPr>
            <w:tcW w:w="1416" w:type="dxa"/>
          </w:tcPr>
          <w:p w14:paraId="7B74E6AD" w14:textId="69FCA0D8"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X(20)</w:t>
            </w:r>
          </w:p>
        </w:tc>
        <w:tc>
          <w:tcPr>
            <w:tcW w:w="960" w:type="dxa"/>
          </w:tcPr>
          <w:p w14:paraId="4EC2676B" w14:textId="19DC358A"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39</w:t>
            </w:r>
          </w:p>
        </w:tc>
        <w:tc>
          <w:tcPr>
            <w:tcW w:w="2176" w:type="dxa"/>
          </w:tcPr>
          <w:p w14:paraId="1306555B" w14:textId="02618AD2" w:rsidR="00D433D1" w:rsidRPr="004D59C5" w:rsidRDefault="00D433D1"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Filler2</w:t>
            </w:r>
          </w:p>
        </w:tc>
        <w:tc>
          <w:tcPr>
            <w:tcW w:w="3390" w:type="dxa"/>
          </w:tcPr>
          <w:p w14:paraId="75054398" w14:textId="1E3F7D44"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padded with spaces.</w:t>
            </w:r>
          </w:p>
        </w:tc>
        <w:tc>
          <w:tcPr>
            <w:tcW w:w="2997" w:type="dxa"/>
          </w:tcPr>
          <w:p w14:paraId="65FF1F9E"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68E22CA9" w14:textId="77777777" w:rsidTr="00C75C3D">
        <w:tc>
          <w:tcPr>
            <w:tcW w:w="716" w:type="dxa"/>
          </w:tcPr>
          <w:p w14:paraId="29E997F8" w14:textId="77777777" w:rsidR="00D433D1" w:rsidRPr="004D59C5" w:rsidRDefault="00D433D1" w:rsidP="001065FE">
            <w:pPr>
              <w:pStyle w:val="ListParagraph"/>
              <w:numPr>
                <w:ilvl w:val="0"/>
                <w:numId w:val="46"/>
              </w:numPr>
            </w:pPr>
          </w:p>
        </w:tc>
        <w:tc>
          <w:tcPr>
            <w:tcW w:w="2529" w:type="dxa"/>
          </w:tcPr>
          <w:p w14:paraId="0177BFEB" w14:textId="47D8494D"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CREATION_DATETIME</w:t>
            </w:r>
          </w:p>
        </w:tc>
        <w:tc>
          <w:tcPr>
            <w:tcW w:w="1416" w:type="dxa"/>
          </w:tcPr>
          <w:p w14:paraId="6A0A3E09" w14:textId="4F80FD1E" w:rsidR="00D433D1" w:rsidRPr="004D59C5" w:rsidRDefault="00D433D1" w:rsidP="000012F9">
            <w:pPr>
              <w:pStyle w:val="Normalwithspace"/>
              <w:spacing w:before="0" w:line="276" w:lineRule="auto"/>
              <w:jc w:val="left"/>
              <w:rPr>
                <w:rFonts w:asciiTheme="minorHAnsi" w:hAnsiTheme="minorHAnsi" w:cstheme="minorHAnsi"/>
              </w:rPr>
            </w:pPr>
            <w:commentRangeStart w:id="426"/>
            <w:r w:rsidRPr="004D59C5">
              <w:rPr>
                <w:rFonts w:asciiTheme="minorHAnsi" w:hAnsiTheme="minorHAnsi" w:cstheme="minorHAnsi"/>
              </w:rPr>
              <w:t>X(26)</w:t>
            </w:r>
            <w:commentRangeEnd w:id="426"/>
            <w:r w:rsidR="00CB3D7E">
              <w:rPr>
                <w:rStyle w:val="CommentReference"/>
                <w:lang w:val="en-US"/>
              </w:rPr>
              <w:commentReference w:id="426"/>
            </w:r>
          </w:p>
        </w:tc>
        <w:tc>
          <w:tcPr>
            <w:tcW w:w="960" w:type="dxa"/>
          </w:tcPr>
          <w:p w14:paraId="25FACACB" w14:textId="0F859819"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59</w:t>
            </w:r>
          </w:p>
        </w:tc>
        <w:tc>
          <w:tcPr>
            <w:tcW w:w="2176" w:type="dxa"/>
          </w:tcPr>
          <w:p w14:paraId="2142A5CA" w14:textId="731738C8" w:rsidR="00D433D1" w:rsidRPr="004D59C5" w:rsidRDefault="00D433D1"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File creation datetime</w:t>
            </w:r>
          </w:p>
        </w:tc>
        <w:tc>
          <w:tcPr>
            <w:tcW w:w="3390" w:type="dxa"/>
          </w:tcPr>
          <w:p w14:paraId="07F23329" w14:textId="49490B69"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26 characters in this datetime format MM/DD/YYYYBHH:MM:SSBBBBBBB</w:t>
            </w:r>
          </w:p>
          <w:p w14:paraId="71A16BE1" w14:textId="77777777" w:rsidR="00D433D1" w:rsidRPr="004D59C5" w:rsidRDefault="00D433D1" w:rsidP="000012F9">
            <w:pPr>
              <w:pStyle w:val="Normalwithspace"/>
              <w:spacing w:before="0" w:line="276" w:lineRule="auto"/>
              <w:jc w:val="left"/>
              <w:rPr>
                <w:rFonts w:asciiTheme="minorHAnsi" w:hAnsiTheme="minorHAnsi" w:cstheme="minorHAnsi"/>
              </w:rPr>
            </w:pPr>
          </w:p>
          <w:p w14:paraId="58B49B96" w14:textId="77777777"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B denotes spaces here:</w:t>
            </w:r>
          </w:p>
          <w:p w14:paraId="14DEFA45" w14:textId="23C1A548"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1 space is appended after the date, 7 spaces is appended after the time.</w:t>
            </w:r>
          </w:p>
        </w:tc>
        <w:tc>
          <w:tcPr>
            <w:tcW w:w="2997" w:type="dxa"/>
          </w:tcPr>
          <w:p w14:paraId="56EE8230" w14:textId="77777777"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e.g.,</w:t>
            </w:r>
          </w:p>
          <w:p w14:paraId="17054CC6" w14:textId="77777777"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28 Feb 2025 at 23:59:38 </w:t>
            </w:r>
            <w:r w:rsidRPr="004D59C5">
              <w:rPr>
                <w:rFonts w:asciiTheme="minorHAnsi" w:hAnsiTheme="minorHAnsi" w:cstheme="minorHAnsi"/>
              </w:rPr>
              <w:sym w:font="Wingdings" w:char="F0E0"/>
            </w:r>
          </w:p>
          <w:p w14:paraId="4933F245" w14:textId="415EF988"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‘02/28/2025 23:59:38       ’</w:t>
            </w:r>
          </w:p>
        </w:tc>
      </w:tr>
      <w:tr w:rsidR="00D433D1" w:rsidRPr="004D59C5" w14:paraId="5EA9674D" w14:textId="77777777" w:rsidTr="00C75C3D">
        <w:tc>
          <w:tcPr>
            <w:tcW w:w="716" w:type="dxa"/>
          </w:tcPr>
          <w:p w14:paraId="60BA528A" w14:textId="77777777" w:rsidR="00D433D1" w:rsidRPr="004D59C5" w:rsidRDefault="00D433D1" w:rsidP="000012F9">
            <w:pPr>
              <w:spacing w:line="276" w:lineRule="auto"/>
              <w:ind w:left="720"/>
              <w:rPr>
                <w:rFonts w:asciiTheme="minorHAnsi" w:hAnsiTheme="minorHAnsi" w:cstheme="minorHAnsi"/>
              </w:rPr>
            </w:pPr>
          </w:p>
        </w:tc>
        <w:tc>
          <w:tcPr>
            <w:tcW w:w="2529" w:type="dxa"/>
          </w:tcPr>
          <w:p w14:paraId="66FD5890" w14:textId="14942362" w:rsidR="00D433D1" w:rsidRPr="004D59C5" w:rsidRDefault="00D433D1" w:rsidP="000012F9">
            <w:pPr>
              <w:pStyle w:val="Normalwithspace"/>
              <w:spacing w:before="0" w:line="276" w:lineRule="auto"/>
              <w:jc w:val="left"/>
              <w:rPr>
                <w:rFonts w:asciiTheme="minorHAnsi" w:hAnsiTheme="minorHAnsi" w:cstheme="minorHAnsi"/>
                <w:b/>
              </w:rPr>
            </w:pPr>
            <w:r w:rsidRPr="004D59C5">
              <w:rPr>
                <w:rFonts w:asciiTheme="minorHAnsi" w:hAnsiTheme="minorHAnsi" w:cstheme="minorHAnsi"/>
                <w:b/>
              </w:rPr>
              <w:t>Repetitive Transaction Data Record (T-Bills and SGS Bonds)</w:t>
            </w:r>
          </w:p>
        </w:tc>
        <w:tc>
          <w:tcPr>
            <w:tcW w:w="1416" w:type="dxa"/>
          </w:tcPr>
          <w:p w14:paraId="203B83C0" w14:textId="77777777" w:rsidR="00D433D1" w:rsidRPr="004D59C5" w:rsidRDefault="00D433D1" w:rsidP="000012F9">
            <w:pPr>
              <w:pStyle w:val="Normalwithspace"/>
              <w:spacing w:before="0" w:line="276" w:lineRule="auto"/>
              <w:jc w:val="left"/>
              <w:rPr>
                <w:rFonts w:asciiTheme="minorHAnsi" w:hAnsiTheme="minorHAnsi" w:cstheme="minorHAnsi"/>
              </w:rPr>
            </w:pPr>
          </w:p>
        </w:tc>
        <w:tc>
          <w:tcPr>
            <w:tcW w:w="960" w:type="dxa"/>
          </w:tcPr>
          <w:p w14:paraId="263A24C2" w14:textId="77777777" w:rsidR="00D433D1" w:rsidRPr="004D59C5" w:rsidRDefault="00D433D1" w:rsidP="000012F9">
            <w:pPr>
              <w:pStyle w:val="Normalwithspace"/>
              <w:spacing w:before="0" w:line="276" w:lineRule="auto"/>
              <w:jc w:val="left"/>
              <w:rPr>
                <w:rFonts w:asciiTheme="minorHAnsi" w:hAnsiTheme="minorHAnsi" w:cstheme="minorHAnsi"/>
                <w:szCs w:val="22"/>
                <w:lang w:val="en-AU"/>
              </w:rPr>
            </w:pPr>
          </w:p>
        </w:tc>
        <w:tc>
          <w:tcPr>
            <w:tcW w:w="2176" w:type="dxa"/>
          </w:tcPr>
          <w:p w14:paraId="1FA0EF4F" w14:textId="77777777" w:rsidR="00D433D1" w:rsidRPr="004D59C5" w:rsidRDefault="00D433D1" w:rsidP="000012F9">
            <w:pPr>
              <w:pStyle w:val="Normalwithspace"/>
              <w:spacing w:before="0" w:line="276" w:lineRule="auto"/>
              <w:jc w:val="left"/>
              <w:rPr>
                <w:rFonts w:asciiTheme="minorHAnsi" w:hAnsiTheme="minorHAnsi" w:cstheme="minorHAnsi"/>
                <w:lang w:val="en-AU"/>
              </w:rPr>
            </w:pPr>
          </w:p>
        </w:tc>
        <w:tc>
          <w:tcPr>
            <w:tcW w:w="3390" w:type="dxa"/>
          </w:tcPr>
          <w:p w14:paraId="7C097274" w14:textId="77777777" w:rsidR="00D433D1" w:rsidRPr="004D59C5" w:rsidRDefault="00D433D1" w:rsidP="000012F9">
            <w:pPr>
              <w:pStyle w:val="Normalwithspace"/>
              <w:spacing w:before="0" w:line="276" w:lineRule="auto"/>
              <w:jc w:val="left"/>
              <w:rPr>
                <w:rFonts w:asciiTheme="minorHAnsi" w:hAnsiTheme="minorHAnsi" w:cstheme="minorHAnsi"/>
              </w:rPr>
            </w:pPr>
          </w:p>
        </w:tc>
        <w:tc>
          <w:tcPr>
            <w:tcW w:w="2997" w:type="dxa"/>
          </w:tcPr>
          <w:p w14:paraId="1178B44B"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4284405A" w14:textId="77777777" w:rsidTr="00C75C3D">
        <w:tc>
          <w:tcPr>
            <w:tcW w:w="716" w:type="dxa"/>
          </w:tcPr>
          <w:p w14:paraId="4B54C2A2" w14:textId="77777777" w:rsidR="00D433D1" w:rsidRPr="004D59C5" w:rsidRDefault="00D433D1" w:rsidP="001065FE">
            <w:pPr>
              <w:pStyle w:val="ListParagraph"/>
              <w:numPr>
                <w:ilvl w:val="0"/>
                <w:numId w:val="51"/>
              </w:numPr>
            </w:pPr>
          </w:p>
        </w:tc>
        <w:tc>
          <w:tcPr>
            <w:tcW w:w="2529" w:type="dxa"/>
          </w:tcPr>
          <w:p w14:paraId="0DBBA0EA" w14:textId="5DEFCA74"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ROW_IDENTIFIER</w:t>
            </w:r>
          </w:p>
        </w:tc>
        <w:tc>
          <w:tcPr>
            <w:tcW w:w="1416" w:type="dxa"/>
          </w:tcPr>
          <w:p w14:paraId="7218DF3C" w14:textId="6C24C58E"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w:t>
            </w:r>
          </w:p>
        </w:tc>
        <w:tc>
          <w:tcPr>
            <w:tcW w:w="960" w:type="dxa"/>
          </w:tcPr>
          <w:p w14:paraId="3F3903C6" w14:textId="1328B068"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176" w:type="dxa"/>
          </w:tcPr>
          <w:p w14:paraId="095289E4" w14:textId="00CF6E30" w:rsidR="00D433D1" w:rsidRPr="004D59C5" w:rsidRDefault="002F61C5"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Record indicator</w:t>
            </w:r>
          </w:p>
        </w:tc>
        <w:tc>
          <w:tcPr>
            <w:tcW w:w="3390" w:type="dxa"/>
          </w:tcPr>
          <w:p w14:paraId="3E80A3D4" w14:textId="623EE90D"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‘000’.</w:t>
            </w:r>
          </w:p>
        </w:tc>
        <w:tc>
          <w:tcPr>
            <w:tcW w:w="2997" w:type="dxa"/>
          </w:tcPr>
          <w:p w14:paraId="6819D81A"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6F0DE671" w14:textId="77777777" w:rsidTr="00C75C3D">
        <w:tc>
          <w:tcPr>
            <w:tcW w:w="716" w:type="dxa"/>
          </w:tcPr>
          <w:p w14:paraId="66A58D8A" w14:textId="77777777" w:rsidR="00D433D1" w:rsidRPr="004D59C5" w:rsidRDefault="00D433D1" w:rsidP="001065FE">
            <w:pPr>
              <w:pStyle w:val="ListParagraph"/>
              <w:numPr>
                <w:ilvl w:val="0"/>
                <w:numId w:val="46"/>
              </w:numPr>
            </w:pPr>
          </w:p>
        </w:tc>
        <w:tc>
          <w:tcPr>
            <w:tcW w:w="2529" w:type="dxa"/>
          </w:tcPr>
          <w:p w14:paraId="7833E6F5" w14:textId="05EBBA37"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TRANSACTION_TYPE</w:t>
            </w:r>
          </w:p>
        </w:tc>
        <w:tc>
          <w:tcPr>
            <w:tcW w:w="1416" w:type="dxa"/>
          </w:tcPr>
          <w:p w14:paraId="7A30408F" w14:textId="4592D068"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w:t>
            </w:r>
          </w:p>
        </w:tc>
        <w:tc>
          <w:tcPr>
            <w:tcW w:w="960" w:type="dxa"/>
          </w:tcPr>
          <w:p w14:paraId="28299C05" w14:textId="4455B835"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176" w:type="dxa"/>
          </w:tcPr>
          <w:p w14:paraId="5F533F36" w14:textId="08A45EAE" w:rsidR="00D433D1" w:rsidRPr="004D59C5" w:rsidRDefault="002F61C5"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Transaction type</w:t>
            </w:r>
          </w:p>
        </w:tc>
        <w:tc>
          <w:tcPr>
            <w:tcW w:w="3390" w:type="dxa"/>
          </w:tcPr>
          <w:p w14:paraId="17ACDAD4" w14:textId="16AB1E63" w:rsidR="00D433D1" w:rsidRPr="004D59C5" w:rsidRDefault="00B4779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w:t>
            </w:r>
            <w:r w:rsidR="0076371E" w:rsidRPr="004D59C5">
              <w:rPr>
                <w:rFonts w:asciiTheme="minorHAnsi" w:hAnsiTheme="minorHAnsi" w:cstheme="minorHAnsi"/>
              </w:rPr>
              <w:t>be ‘ISS’, ‘MAT’, ‘REO’ or ‘CPN’.</w:t>
            </w:r>
          </w:p>
        </w:tc>
        <w:tc>
          <w:tcPr>
            <w:tcW w:w="2997" w:type="dxa"/>
          </w:tcPr>
          <w:p w14:paraId="0A5F2096" w14:textId="37E2AD03" w:rsidR="00CA43A5" w:rsidRPr="004D59C5" w:rsidRDefault="009E5F8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ISS</w:t>
            </w:r>
            <w:r w:rsidR="00D874AB" w:rsidRPr="004D59C5">
              <w:rPr>
                <w:rFonts w:asciiTheme="minorHAnsi" w:hAnsiTheme="minorHAnsi" w:cstheme="minorHAnsi"/>
                <w:b/>
              </w:rPr>
              <w:t>:</w:t>
            </w:r>
            <w:r w:rsidR="00D874AB" w:rsidRPr="004D59C5">
              <w:rPr>
                <w:rFonts w:asciiTheme="minorHAnsi" w:hAnsiTheme="minorHAnsi" w:cstheme="minorHAnsi"/>
              </w:rPr>
              <w:t xml:space="preserve"> </w:t>
            </w:r>
            <w:r w:rsidRPr="004D59C5">
              <w:rPr>
                <w:rFonts w:asciiTheme="minorHAnsi" w:hAnsiTheme="minorHAnsi" w:cstheme="minorHAnsi"/>
              </w:rPr>
              <w:t>new</w:t>
            </w:r>
            <w:r w:rsidR="00CA43A5" w:rsidRPr="004D59C5">
              <w:rPr>
                <w:rFonts w:asciiTheme="minorHAnsi" w:hAnsiTheme="minorHAnsi" w:cstheme="minorHAnsi"/>
              </w:rPr>
              <w:t xml:space="preserve"> issue</w:t>
            </w:r>
          </w:p>
          <w:p w14:paraId="786B113C" w14:textId="0392DDDC" w:rsidR="009E5F8A" w:rsidRPr="004D59C5" w:rsidRDefault="009E5F8A" w:rsidP="000012F9">
            <w:pPr>
              <w:pStyle w:val="Normalwithspace"/>
              <w:spacing w:before="0" w:line="276" w:lineRule="auto"/>
              <w:jc w:val="left"/>
              <w:rPr>
                <w:rFonts w:asciiTheme="minorHAnsi" w:hAnsiTheme="minorHAnsi" w:cstheme="minorHAnsi"/>
              </w:rPr>
            </w:pPr>
            <w:commentRangeStart w:id="427"/>
            <w:r w:rsidRPr="004D59C5">
              <w:rPr>
                <w:rFonts w:asciiTheme="minorHAnsi" w:hAnsiTheme="minorHAnsi" w:cstheme="minorHAnsi"/>
                <w:b/>
              </w:rPr>
              <w:t>MAT</w:t>
            </w:r>
            <w:r w:rsidR="00D874AB" w:rsidRPr="004D59C5">
              <w:rPr>
                <w:rFonts w:asciiTheme="minorHAnsi" w:hAnsiTheme="minorHAnsi" w:cstheme="minorHAnsi"/>
                <w:b/>
              </w:rPr>
              <w:t>:</w:t>
            </w:r>
            <w:r w:rsidR="00D874AB" w:rsidRPr="004D59C5">
              <w:rPr>
                <w:rFonts w:asciiTheme="minorHAnsi" w:hAnsiTheme="minorHAnsi" w:cstheme="minorHAnsi"/>
              </w:rPr>
              <w:t xml:space="preserve"> </w:t>
            </w:r>
            <w:r w:rsidRPr="004D59C5">
              <w:rPr>
                <w:rFonts w:asciiTheme="minorHAnsi" w:hAnsiTheme="minorHAnsi" w:cstheme="minorHAnsi"/>
              </w:rPr>
              <w:t>maturity</w:t>
            </w:r>
            <w:commentRangeEnd w:id="427"/>
            <w:r w:rsidR="00016160">
              <w:rPr>
                <w:rStyle w:val="CommentReference"/>
                <w:lang w:val="en-US"/>
              </w:rPr>
              <w:commentReference w:id="427"/>
            </w:r>
          </w:p>
          <w:p w14:paraId="3E812934" w14:textId="6CCD565E" w:rsidR="009E5F8A" w:rsidRPr="004D59C5" w:rsidRDefault="009E5F8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REO</w:t>
            </w:r>
            <w:r w:rsidR="00D874AB" w:rsidRPr="004D59C5">
              <w:rPr>
                <w:rFonts w:asciiTheme="minorHAnsi" w:hAnsiTheme="minorHAnsi" w:cstheme="minorHAnsi"/>
                <w:b/>
              </w:rPr>
              <w:t>:</w:t>
            </w:r>
            <w:r w:rsidR="00D874AB" w:rsidRPr="004D59C5">
              <w:rPr>
                <w:rFonts w:asciiTheme="minorHAnsi" w:hAnsiTheme="minorHAnsi" w:cstheme="minorHAnsi"/>
              </w:rPr>
              <w:t xml:space="preserve"> </w:t>
            </w:r>
            <w:r w:rsidRPr="004D59C5">
              <w:rPr>
                <w:rFonts w:asciiTheme="minorHAnsi" w:hAnsiTheme="minorHAnsi" w:cstheme="minorHAnsi"/>
              </w:rPr>
              <w:t>reopen</w:t>
            </w:r>
          </w:p>
          <w:p w14:paraId="5D53B32E" w14:textId="254B5C24" w:rsidR="00D433D1" w:rsidRPr="004D59C5" w:rsidRDefault="009E5F8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CPN</w:t>
            </w:r>
            <w:r w:rsidR="00D874AB" w:rsidRPr="004D59C5">
              <w:rPr>
                <w:rFonts w:asciiTheme="minorHAnsi" w:hAnsiTheme="minorHAnsi" w:cstheme="minorHAnsi"/>
                <w:b/>
              </w:rPr>
              <w:t>:</w:t>
            </w:r>
            <w:r w:rsidR="00CA43A5" w:rsidRPr="004D59C5">
              <w:rPr>
                <w:rFonts w:asciiTheme="minorHAnsi" w:hAnsiTheme="minorHAnsi" w:cstheme="minorHAnsi"/>
              </w:rPr>
              <w:t xml:space="preserve"> </w:t>
            </w:r>
            <w:r w:rsidRPr="004D59C5">
              <w:rPr>
                <w:rFonts w:asciiTheme="minorHAnsi" w:hAnsiTheme="minorHAnsi" w:cstheme="minorHAnsi"/>
              </w:rPr>
              <w:t>coupon payment</w:t>
            </w:r>
          </w:p>
        </w:tc>
      </w:tr>
      <w:tr w:rsidR="00D433D1" w:rsidRPr="004D59C5" w14:paraId="614DE926" w14:textId="77777777" w:rsidTr="00C75C3D">
        <w:tc>
          <w:tcPr>
            <w:tcW w:w="716" w:type="dxa"/>
          </w:tcPr>
          <w:p w14:paraId="034E6B20" w14:textId="77777777" w:rsidR="00D433D1" w:rsidRPr="004D59C5" w:rsidRDefault="00D433D1" w:rsidP="001065FE">
            <w:pPr>
              <w:pStyle w:val="ListParagraph"/>
              <w:numPr>
                <w:ilvl w:val="0"/>
                <w:numId w:val="46"/>
              </w:numPr>
            </w:pPr>
          </w:p>
        </w:tc>
        <w:tc>
          <w:tcPr>
            <w:tcW w:w="2529" w:type="dxa"/>
          </w:tcPr>
          <w:p w14:paraId="727057A7" w14:textId="3EEC6CCB"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ISIN_CODE</w:t>
            </w:r>
          </w:p>
        </w:tc>
        <w:tc>
          <w:tcPr>
            <w:tcW w:w="1416" w:type="dxa"/>
          </w:tcPr>
          <w:p w14:paraId="5ADFA83D" w14:textId="02A8EB6E"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X(30)</w:t>
            </w:r>
          </w:p>
        </w:tc>
        <w:tc>
          <w:tcPr>
            <w:tcW w:w="960" w:type="dxa"/>
          </w:tcPr>
          <w:p w14:paraId="514625C5" w14:textId="25FD6C43"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7</w:t>
            </w:r>
          </w:p>
        </w:tc>
        <w:tc>
          <w:tcPr>
            <w:tcW w:w="2176" w:type="dxa"/>
          </w:tcPr>
          <w:p w14:paraId="0B23C8D7" w14:textId="6C9188EC" w:rsidR="00D433D1" w:rsidRPr="004D59C5" w:rsidRDefault="002F61C5"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ISIN code of T-Bills or SGS Bonds</w:t>
            </w:r>
          </w:p>
        </w:tc>
        <w:tc>
          <w:tcPr>
            <w:tcW w:w="3390" w:type="dxa"/>
          </w:tcPr>
          <w:p w14:paraId="76DCA483" w14:textId="0C22641B" w:rsidR="00D433D1" w:rsidRPr="004D59C5" w:rsidRDefault="00EA1EBB"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alphanumeric ISIN code.</w:t>
            </w:r>
          </w:p>
        </w:tc>
        <w:tc>
          <w:tcPr>
            <w:tcW w:w="2997" w:type="dxa"/>
          </w:tcPr>
          <w:p w14:paraId="09A02F94"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3F4B258A" w14:textId="77777777" w:rsidTr="00C75C3D">
        <w:tc>
          <w:tcPr>
            <w:tcW w:w="716" w:type="dxa"/>
          </w:tcPr>
          <w:p w14:paraId="04F65357" w14:textId="77777777" w:rsidR="00D433D1" w:rsidRPr="004D59C5" w:rsidRDefault="00D433D1" w:rsidP="001065FE">
            <w:pPr>
              <w:pStyle w:val="ListParagraph"/>
              <w:numPr>
                <w:ilvl w:val="0"/>
                <w:numId w:val="46"/>
              </w:numPr>
            </w:pPr>
          </w:p>
        </w:tc>
        <w:tc>
          <w:tcPr>
            <w:tcW w:w="2529" w:type="dxa"/>
          </w:tcPr>
          <w:p w14:paraId="78E7DFBB" w14:textId="7C608A85"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TRANSACTION_NUMBER</w:t>
            </w:r>
          </w:p>
        </w:tc>
        <w:tc>
          <w:tcPr>
            <w:tcW w:w="1416" w:type="dxa"/>
          </w:tcPr>
          <w:p w14:paraId="727F12CD" w14:textId="316E8601"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9(10)</w:t>
            </w:r>
          </w:p>
        </w:tc>
        <w:tc>
          <w:tcPr>
            <w:tcW w:w="960" w:type="dxa"/>
          </w:tcPr>
          <w:p w14:paraId="100124B5" w14:textId="37BED198"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37</w:t>
            </w:r>
          </w:p>
        </w:tc>
        <w:tc>
          <w:tcPr>
            <w:tcW w:w="2176" w:type="dxa"/>
          </w:tcPr>
          <w:p w14:paraId="16E9EC54" w14:textId="36572ACC" w:rsidR="00D433D1" w:rsidRPr="004D59C5" w:rsidRDefault="00B32785"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Transaction number</w:t>
            </w:r>
          </w:p>
        </w:tc>
        <w:tc>
          <w:tcPr>
            <w:tcW w:w="3390" w:type="dxa"/>
          </w:tcPr>
          <w:p w14:paraId="271C0B50" w14:textId="24F63AC7" w:rsidR="00D433D1" w:rsidRPr="004D59C5" w:rsidRDefault="00B32785" w:rsidP="000012F9">
            <w:pPr>
              <w:pStyle w:val="Normalwithspace"/>
              <w:spacing w:before="0" w:line="276" w:lineRule="auto"/>
              <w:jc w:val="left"/>
              <w:rPr>
                <w:rFonts w:asciiTheme="minorHAnsi" w:hAnsiTheme="minorHAnsi" w:cstheme="minorHAnsi"/>
              </w:rPr>
            </w:pPr>
            <w:commentRangeStart w:id="428"/>
            <w:commentRangeStart w:id="429"/>
            <w:r w:rsidRPr="004D59C5">
              <w:rPr>
                <w:rFonts w:asciiTheme="minorHAnsi" w:hAnsiTheme="minorHAnsi" w:cstheme="minorHAnsi"/>
              </w:rPr>
              <w:t xml:space="preserve">Must be numeric with </w:t>
            </w:r>
            <w:del w:id="430" w:author="Akila BALAKRISHNAN from.OPTIMUM (MAS)" w:date="2026-01-14T17:00:00Z" w16du:dateUtc="2026-01-14T09:00:00Z">
              <w:r w:rsidRPr="004D59C5">
                <w:rPr>
                  <w:rFonts w:asciiTheme="minorHAnsi" w:hAnsiTheme="minorHAnsi" w:cstheme="minorHAnsi"/>
                </w:rPr>
                <w:delText>8</w:delText>
              </w:r>
            </w:del>
            <w:ins w:id="431" w:author="Akila BALAKRISHNAN from.OPTIMUM (MAS)" w:date="2026-01-14T17:00:00Z" w16du:dateUtc="2026-01-14T09:00:00Z">
              <w:r w:rsidR="00A43763">
                <w:rPr>
                  <w:rFonts w:asciiTheme="minorHAnsi" w:hAnsiTheme="minorHAnsi" w:cstheme="minorHAnsi"/>
                </w:rPr>
                <w:t>6</w:t>
              </w:r>
            </w:ins>
            <w:r w:rsidRPr="004D59C5">
              <w:rPr>
                <w:rFonts w:asciiTheme="minorHAnsi" w:hAnsiTheme="minorHAnsi" w:cstheme="minorHAnsi"/>
              </w:rPr>
              <w:t>-digit file creation date YY</w:t>
            </w:r>
            <w:del w:id="432" w:author="Akila BALAKRISHNAN from.OPTIMUM (MAS)" w:date="2026-01-14T17:00:00Z" w16du:dateUtc="2026-01-14T09:00:00Z">
              <w:r w:rsidRPr="004D59C5">
                <w:rPr>
                  <w:rFonts w:asciiTheme="minorHAnsi" w:hAnsiTheme="minorHAnsi" w:cstheme="minorHAnsi"/>
                </w:rPr>
                <w:delText>YY</w:delText>
              </w:r>
            </w:del>
            <w:r w:rsidRPr="004D59C5">
              <w:rPr>
                <w:rFonts w:asciiTheme="minorHAnsi" w:hAnsiTheme="minorHAnsi" w:cstheme="minorHAnsi"/>
              </w:rPr>
              <w:t>MMDD followed by a 4-digit sequential number.</w:t>
            </w:r>
            <w:commentRangeEnd w:id="428"/>
            <w:r w:rsidR="00A43763">
              <w:rPr>
                <w:rStyle w:val="CommentReference"/>
                <w:lang w:val="en-US"/>
              </w:rPr>
              <w:commentReference w:id="428"/>
            </w:r>
            <w:commentRangeEnd w:id="429"/>
            <w:r w:rsidR="00EE628A">
              <w:rPr>
                <w:rStyle w:val="CommentReference"/>
                <w:lang w:val="en-US"/>
              </w:rPr>
              <w:commentReference w:id="429"/>
            </w:r>
          </w:p>
        </w:tc>
        <w:tc>
          <w:tcPr>
            <w:tcW w:w="2997" w:type="dxa"/>
          </w:tcPr>
          <w:p w14:paraId="79EAC9C3" w14:textId="08873677" w:rsidR="00D433D1" w:rsidRPr="004D59C5" w:rsidRDefault="008140F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Auto-increment</w:t>
            </w:r>
            <w:del w:id="433" w:author="Yichen GU from.TOPPAN (MAS)" w:date="2026-01-14T19:40:00Z" w16du:dateUtc="2026-01-14T11:40:00Z">
              <w:r w:rsidRPr="004D59C5" w:rsidDel="00EE628A">
                <w:rPr>
                  <w:rFonts w:asciiTheme="minorHAnsi" w:hAnsiTheme="minorHAnsi" w:cstheme="minorHAnsi"/>
                </w:rPr>
                <w:delText xml:space="preserve"> for</w:delText>
              </w:r>
            </w:del>
            <w:r w:rsidRPr="004D59C5">
              <w:rPr>
                <w:rFonts w:asciiTheme="minorHAnsi" w:hAnsiTheme="minorHAnsi" w:cstheme="minorHAnsi"/>
              </w:rPr>
              <w:t xml:space="preserve"> the sequential number</w:t>
            </w:r>
            <w:ins w:id="434" w:author="Yichen GU from.TOPPAN (MAS)" w:date="2026-01-14T19:40:00Z" w16du:dateUtc="2026-01-14T11:40:00Z">
              <w:r w:rsidR="00EE628A">
                <w:rPr>
                  <w:rFonts w:asciiTheme="minorHAnsi" w:hAnsiTheme="minorHAnsi" w:cstheme="minorHAnsi"/>
                </w:rPr>
                <w:t xml:space="preserve"> starting from 0001 for each file</w:t>
              </w:r>
            </w:ins>
            <w:r w:rsidRPr="004D59C5">
              <w:rPr>
                <w:rFonts w:asciiTheme="minorHAnsi" w:hAnsiTheme="minorHAnsi" w:cstheme="minorHAnsi"/>
              </w:rPr>
              <w:t>.</w:t>
            </w:r>
          </w:p>
        </w:tc>
      </w:tr>
      <w:tr w:rsidR="00D433D1" w:rsidRPr="004D59C5" w14:paraId="00DF8975" w14:textId="77777777" w:rsidTr="00C75C3D">
        <w:tc>
          <w:tcPr>
            <w:tcW w:w="716" w:type="dxa"/>
          </w:tcPr>
          <w:p w14:paraId="40EC07F5" w14:textId="77777777" w:rsidR="00D433D1" w:rsidRPr="004D59C5" w:rsidRDefault="00D433D1" w:rsidP="001065FE">
            <w:pPr>
              <w:pStyle w:val="ListParagraph"/>
              <w:numPr>
                <w:ilvl w:val="0"/>
                <w:numId w:val="46"/>
              </w:numPr>
            </w:pPr>
          </w:p>
        </w:tc>
        <w:tc>
          <w:tcPr>
            <w:tcW w:w="2529" w:type="dxa"/>
          </w:tcPr>
          <w:p w14:paraId="39FA2044" w14:textId="6148E1C8"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TRANSACTION_DATE</w:t>
            </w:r>
          </w:p>
        </w:tc>
        <w:tc>
          <w:tcPr>
            <w:tcW w:w="1416" w:type="dxa"/>
          </w:tcPr>
          <w:p w14:paraId="4BB49783" w14:textId="49F577C3"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6A254904" w14:textId="10BB2A78"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47</w:t>
            </w:r>
          </w:p>
        </w:tc>
        <w:tc>
          <w:tcPr>
            <w:tcW w:w="2176" w:type="dxa"/>
          </w:tcPr>
          <w:p w14:paraId="336F02C8" w14:textId="769F4B24" w:rsidR="00D433D1" w:rsidRPr="004D59C5" w:rsidRDefault="00B32785"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Transaction date</w:t>
            </w:r>
          </w:p>
        </w:tc>
        <w:tc>
          <w:tcPr>
            <w:tcW w:w="3390" w:type="dxa"/>
          </w:tcPr>
          <w:p w14:paraId="55AFDCF9" w14:textId="0B89E527" w:rsidR="00051344" w:rsidRPr="004D59C5" w:rsidRDefault="00157675"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 based on the respective TRANSACTION_TYPE.</w:t>
            </w:r>
          </w:p>
          <w:p w14:paraId="44CA94D0" w14:textId="051A736B" w:rsidR="00051344" w:rsidRPr="004D59C5" w:rsidRDefault="0005134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fall within the </w:t>
            </w:r>
            <w:ins w:id="435" w:author="Han Xie CHAI (MAS)" w:date="2026-01-14T17:36:00Z" w16du:dateUtc="2026-01-14T09:36:00Z">
              <w:r w:rsidR="00B83B21" w:rsidRPr="00B83B21">
                <w:rPr>
                  <w:rFonts w:asciiTheme="minorHAnsi" w:hAnsiTheme="minorHAnsi" w:cstheme="minorHAnsi"/>
                </w:rPr>
                <w:t>d</w:t>
              </w:r>
              <w:r w:rsidR="00B83B21" w:rsidRPr="00B83B21">
                <w:rPr>
                  <w:rFonts w:asciiTheme="minorHAnsi" w:hAnsiTheme="minorHAnsi" w:cstheme="minorHAnsi"/>
                  <w:lang w:val="en-AU"/>
                  <w:rPrChange w:id="436" w:author="Han Xie CHAI (MAS)" w:date="2026-01-14T17:36:00Z" w16du:dateUtc="2026-01-14T09:36:00Z">
                    <w:rPr>
                      <w:rFonts w:asciiTheme="minorHAnsi" w:hAnsiTheme="minorHAnsi" w:cstheme="minorHAnsi"/>
                      <w:b/>
                      <w:bCs/>
                      <w:lang w:val="en-AU"/>
                    </w:rPr>
                  </w:rPrChange>
                </w:rPr>
                <w:t>ata extraction range</w:t>
              </w:r>
            </w:ins>
            <w:del w:id="437" w:author="Han Xie CHAI (MAS)" w:date="2026-01-14T17:36:00Z" w16du:dateUtc="2026-01-14T09:36:00Z">
              <w:r w:rsidRPr="004D59C5">
                <w:rPr>
                  <w:rFonts w:asciiTheme="minorHAnsi" w:hAnsiTheme="minorHAnsi" w:cstheme="minorHAnsi"/>
                </w:rPr>
                <w:delText>specified start end date range</w:delText>
              </w:r>
            </w:del>
            <w:ins w:id="438" w:author="Han Xie CHAI (MAS)" w:date="2026-01-14T17:36:00Z" w16du:dateUtc="2026-01-14T09:36:00Z">
              <w:r w:rsidR="00B83B21">
                <w:rPr>
                  <w:rFonts w:asciiTheme="minorHAnsi" w:hAnsiTheme="minorHAnsi" w:cstheme="minorHAnsi"/>
                </w:rPr>
                <w:t xml:space="preserve"> in 3.3.2</w:t>
              </w:r>
            </w:ins>
            <w:r w:rsidRPr="004D59C5">
              <w:rPr>
                <w:rFonts w:asciiTheme="minorHAnsi" w:hAnsiTheme="minorHAnsi" w:cstheme="minorHAnsi"/>
              </w:rPr>
              <w:t>.</w:t>
            </w:r>
          </w:p>
        </w:tc>
        <w:tc>
          <w:tcPr>
            <w:tcW w:w="2997" w:type="dxa"/>
          </w:tcPr>
          <w:p w14:paraId="0F6B310F" w14:textId="5EA6E1A8" w:rsidR="00E86E64" w:rsidRDefault="00E86E64" w:rsidP="00E86E64">
            <w:pPr>
              <w:pStyle w:val="Normalwithspace"/>
              <w:spacing w:before="0" w:line="276" w:lineRule="auto"/>
              <w:ind w:left="720" w:hanging="720"/>
              <w:jc w:val="left"/>
              <w:rPr>
                <w:rFonts w:asciiTheme="minorHAnsi" w:hAnsiTheme="minorHAnsi" w:cstheme="minorHAnsi"/>
                <w:b/>
                <w:bCs/>
              </w:rPr>
            </w:pPr>
            <w:r>
              <w:rPr>
                <w:rFonts w:asciiTheme="minorHAnsi" w:hAnsiTheme="minorHAnsi" w:cstheme="minorHAnsi"/>
                <w:b/>
                <w:bCs/>
              </w:rPr>
              <w:t xml:space="preserve">ISS: </w:t>
            </w:r>
            <w:r w:rsidRPr="00E86E64">
              <w:rPr>
                <w:rFonts w:asciiTheme="minorHAnsi" w:hAnsiTheme="minorHAnsi" w:cstheme="minorHAnsi"/>
              </w:rPr>
              <w:t>auction date / syndication allotment date</w:t>
            </w:r>
          </w:p>
          <w:p w14:paraId="46F0364C" w14:textId="3D0993F1" w:rsidR="00157675" w:rsidRPr="00E86E64" w:rsidRDefault="00157675" w:rsidP="00E86E64">
            <w:pPr>
              <w:pStyle w:val="Normalwithspace"/>
              <w:spacing w:before="0" w:line="276" w:lineRule="auto"/>
              <w:ind w:left="720" w:hanging="720"/>
              <w:jc w:val="left"/>
              <w:rPr>
                <w:rFonts w:asciiTheme="minorHAnsi" w:hAnsiTheme="minorHAnsi" w:cstheme="minorHAnsi"/>
                <w:b/>
                <w:bCs/>
              </w:rPr>
            </w:pPr>
            <w:r w:rsidRPr="00E86E64">
              <w:rPr>
                <w:rFonts w:asciiTheme="minorHAnsi" w:hAnsiTheme="minorHAnsi" w:cstheme="minorHAnsi"/>
                <w:b/>
                <w:bCs/>
              </w:rPr>
              <w:t>MAT</w:t>
            </w:r>
            <w:r w:rsidR="00AF51A4" w:rsidRPr="00E86E64">
              <w:rPr>
                <w:rFonts w:asciiTheme="minorHAnsi" w:hAnsiTheme="minorHAnsi" w:cstheme="minorHAnsi"/>
                <w:b/>
                <w:bCs/>
              </w:rPr>
              <w:t>:</w:t>
            </w:r>
            <w:r w:rsidRPr="00E86E64">
              <w:rPr>
                <w:rFonts w:asciiTheme="minorHAnsi" w:hAnsiTheme="minorHAnsi" w:cstheme="minorHAnsi"/>
              </w:rPr>
              <w:t xml:space="preserve"> maturity date</w:t>
            </w:r>
          </w:p>
          <w:p w14:paraId="085FCBF2" w14:textId="48EBEFD4" w:rsidR="00157675" w:rsidRPr="00E86E64" w:rsidRDefault="00157675" w:rsidP="00E86E64">
            <w:pPr>
              <w:pStyle w:val="Normalwithspace"/>
              <w:spacing w:before="0" w:line="276" w:lineRule="auto"/>
              <w:jc w:val="left"/>
              <w:rPr>
                <w:rFonts w:asciiTheme="minorHAnsi" w:hAnsiTheme="minorHAnsi" w:cstheme="minorHAnsi"/>
              </w:rPr>
            </w:pPr>
            <w:r w:rsidRPr="00E86E64">
              <w:rPr>
                <w:rFonts w:asciiTheme="minorHAnsi" w:hAnsiTheme="minorHAnsi" w:cstheme="minorHAnsi"/>
                <w:b/>
                <w:bCs/>
              </w:rPr>
              <w:t>REO</w:t>
            </w:r>
            <w:r w:rsidR="00AF51A4" w:rsidRPr="00E86E64">
              <w:rPr>
                <w:rFonts w:asciiTheme="minorHAnsi" w:hAnsiTheme="minorHAnsi" w:cstheme="minorHAnsi"/>
                <w:b/>
                <w:bCs/>
              </w:rPr>
              <w:t>:</w:t>
            </w:r>
            <w:r w:rsidRPr="00E86E64">
              <w:rPr>
                <w:rFonts w:asciiTheme="minorHAnsi" w:hAnsiTheme="minorHAnsi" w:cstheme="minorHAnsi"/>
              </w:rPr>
              <w:t xml:space="preserve"> auction date</w:t>
            </w:r>
            <w:r w:rsidR="00E86E64">
              <w:rPr>
                <w:rFonts w:asciiTheme="minorHAnsi" w:hAnsiTheme="minorHAnsi" w:cstheme="minorHAnsi"/>
              </w:rPr>
              <w:t xml:space="preserve"> / syndication allotment date</w:t>
            </w:r>
          </w:p>
          <w:p w14:paraId="2ABBC774" w14:textId="2DE7A252" w:rsidR="00D433D1" w:rsidRPr="004D59C5" w:rsidRDefault="00157675" w:rsidP="00E86E64">
            <w:pPr>
              <w:pStyle w:val="Normalwithspace"/>
              <w:spacing w:before="0" w:line="276" w:lineRule="auto"/>
              <w:jc w:val="left"/>
              <w:rPr>
                <w:rFonts w:asciiTheme="minorHAnsi" w:hAnsiTheme="minorHAnsi" w:cstheme="minorHAnsi"/>
              </w:rPr>
            </w:pPr>
            <w:r w:rsidRPr="00E86E64">
              <w:rPr>
                <w:rFonts w:asciiTheme="minorHAnsi" w:hAnsiTheme="minorHAnsi" w:cstheme="minorHAnsi"/>
                <w:b/>
                <w:bCs/>
              </w:rPr>
              <w:t>CPN</w:t>
            </w:r>
            <w:r w:rsidR="00AF51A4" w:rsidRPr="00E86E64">
              <w:rPr>
                <w:rFonts w:asciiTheme="minorHAnsi" w:hAnsiTheme="minorHAnsi" w:cstheme="minorHAnsi"/>
                <w:b/>
                <w:bCs/>
              </w:rPr>
              <w:t>:</w:t>
            </w:r>
            <w:r w:rsidRPr="00E86E64">
              <w:rPr>
                <w:rFonts w:asciiTheme="minorHAnsi" w:hAnsiTheme="minorHAnsi" w:cstheme="minorHAnsi"/>
              </w:rPr>
              <w:t xml:space="preserve"> last coupon payment date</w:t>
            </w:r>
          </w:p>
        </w:tc>
      </w:tr>
      <w:tr w:rsidR="00D433D1" w:rsidRPr="004D59C5" w14:paraId="7760996E" w14:textId="77777777" w:rsidTr="00C75C3D">
        <w:tc>
          <w:tcPr>
            <w:tcW w:w="716" w:type="dxa"/>
          </w:tcPr>
          <w:p w14:paraId="1AA8F897" w14:textId="77777777" w:rsidR="00D433D1" w:rsidRPr="004D59C5" w:rsidRDefault="00D433D1" w:rsidP="001065FE">
            <w:pPr>
              <w:pStyle w:val="ListParagraph"/>
              <w:numPr>
                <w:ilvl w:val="0"/>
                <w:numId w:val="46"/>
              </w:numPr>
            </w:pPr>
          </w:p>
        </w:tc>
        <w:tc>
          <w:tcPr>
            <w:tcW w:w="2529" w:type="dxa"/>
          </w:tcPr>
          <w:p w14:paraId="5F557D57" w14:textId="49D8358C"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INTEREST_PAID</w:t>
            </w:r>
          </w:p>
        </w:tc>
        <w:tc>
          <w:tcPr>
            <w:tcW w:w="1416" w:type="dxa"/>
          </w:tcPr>
          <w:p w14:paraId="6DB658B1" w14:textId="51B12C32"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9(13).9(4)</w:t>
            </w:r>
          </w:p>
        </w:tc>
        <w:tc>
          <w:tcPr>
            <w:tcW w:w="960" w:type="dxa"/>
          </w:tcPr>
          <w:p w14:paraId="07757DFB" w14:textId="46EEA26D"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55</w:t>
            </w:r>
          </w:p>
        </w:tc>
        <w:tc>
          <w:tcPr>
            <w:tcW w:w="2176" w:type="dxa"/>
          </w:tcPr>
          <w:p w14:paraId="416ECD71" w14:textId="3142C2A7" w:rsidR="00D433D1" w:rsidRPr="004D59C5" w:rsidRDefault="00BE2C27"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Interest paid</w:t>
            </w:r>
          </w:p>
        </w:tc>
        <w:tc>
          <w:tcPr>
            <w:tcW w:w="3390" w:type="dxa"/>
          </w:tcPr>
          <w:p w14:paraId="1779BC07" w14:textId="77777777" w:rsidR="003C07F2" w:rsidRPr="004D59C5" w:rsidRDefault="00BE2C2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18 characters with 13 digits before the decimal place ‘.’ and 4 digits after.</w:t>
            </w:r>
            <w:r w:rsidR="005D5055" w:rsidRPr="004D59C5">
              <w:rPr>
                <w:rFonts w:asciiTheme="minorHAnsi" w:hAnsiTheme="minorHAnsi" w:cstheme="minorHAnsi"/>
              </w:rPr>
              <w:t xml:space="preserve"> </w:t>
            </w:r>
          </w:p>
          <w:p w14:paraId="52CC37EC" w14:textId="1176D944" w:rsidR="00D433D1" w:rsidRPr="004D59C5" w:rsidRDefault="005D5055"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The value depends on the respective TRANSACTION_TYPE</w:t>
            </w:r>
            <w:r w:rsidR="00AF51A4" w:rsidRPr="004D59C5">
              <w:rPr>
                <w:rFonts w:asciiTheme="minorHAnsi" w:hAnsiTheme="minorHAnsi" w:cstheme="minorHAnsi"/>
              </w:rPr>
              <w:t xml:space="preserve"> </w:t>
            </w:r>
            <w:r w:rsidR="000B05B5" w:rsidRPr="004D59C5">
              <w:rPr>
                <w:rFonts w:asciiTheme="minorHAnsi" w:hAnsiTheme="minorHAnsi" w:cstheme="minorHAnsi"/>
              </w:rPr>
              <w:t>(</w:t>
            </w:r>
            <w:r w:rsidR="00AF51A4" w:rsidRPr="004D59C5">
              <w:rPr>
                <w:rFonts w:asciiTheme="minorHAnsi" w:hAnsiTheme="minorHAnsi" w:cstheme="minorHAnsi"/>
              </w:rPr>
              <w:t>and security type</w:t>
            </w:r>
            <w:r w:rsidR="000B05B5" w:rsidRPr="004D59C5">
              <w:rPr>
                <w:rFonts w:asciiTheme="minorHAnsi" w:hAnsiTheme="minorHAnsi" w:cstheme="minorHAnsi"/>
              </w:rPr>
              <w:t>)</w:t>
            </w:r>
            <w:r w:rsidRPr="004D59C5">
              <w:rPr>
                <w:rFonts w:asciiTheme="minorHAnsi" w:hAnsiTheme="minorHAnsi" w:cstheme="minorHAnsi"/>
              </w:rPr>
              <w:t>.</w:t>
            </w:r>
          </w:p>
        </w:tc>
        <w:tc>
          <w:tcPr>
            <w:tcW w:w="2997" w:type="dxa"/>
          </w:tcPr>
          <w:p w14:paraId="4EB39290" w14:textId="3CD5DAE1" w:rsidR="00A569AB" w:rsidRPr="004D59C5" w:rsidRDefault="00A569AB" w:rsidP="000012F9">
            <w:pPr>
              <w:pStyle w:val="Normalwithspace"/>
              <w:spacing w:before="0" w:line="276" w:lineRule="auto"/>
              <w:ind w:left="720" w:hanging="720"/>
              <w:jc w:val="left"/>
              <w:rPr>
                <w:rFonts w:asciiTheme="minorHAnsi" w:hAnsiTheme="minorHAnsi" w:cstheme="minorHAnsi"/>
                <w:i/>
              </w:rPr>
            </w:pPr>
            <w:r w:rsidRPr="004D59C5">
              <w:rPr>
                <w:rFonts w:asciiTheme="minorHAnsi" w:hAnsiTheme="minorHAnsi" w:cstheme="minorHAnsi"/>
                <w:b/>
              </w:rPr>
              <w:t>ISS</w:t>
            </w:r>
            <w:r w:rsidR="00AF51A4" w:rsidRPr="004D59C5">
              <w:rPr>
                <w:rFonts w:asciiTheme="minorHAnsi" w:hAnsiTheme="minorHAnsi" w:cstheme="minorHAnsi"/>
                <w:b/>
              </w:rPr>
              <w:t>:</w:t>
            </w:r>
            <w:r w:rsidR="00AF51A4" w:rsidRPr="004D59C5">
              <w:rPr>
                <w:rFonts w:asciiTheme="minorHAnsi" w:hAnsiTheme="minorHAnsi" w:cstheme="minorHAnsi"/>
              </w:rPr>
              <w:t xml:space="preserve"> </w:t>
            </w:r>
            <w:r w:rsidR="00BB3726" w:rsidRPr="004D59C5">
              <w:rPr>
                <w:rFonts w:asciiTheme="minorHAnsi" w:hAnsiTheme="minorHAnsi" w:cstheme="minorHAnsi"/>
              </w:rPr>
              <w:t>0000000000000.0000</w:t>
            </w:r>
          </w:p>
          <w:p w14:paraId="5A0A9021" w14:textId="53CB7FB9" w:rsidR="00A569AB" w:rsidRPr="004D59C5" w:rsidRDefault="00A569AB"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MAT</w:t>
            </w:r>
            <w:r w:rsidR="00132648" w:rsidRPr="004D59C5">
              <w:rPr>
                <w:rFonts w:asciiTheme="minorHAnsi" w:hAnsiTheme="minorHAnsi" w:cstheme="minorHAnsi"/>
                <w:b/>
              </w:rPr>
              <w:t xml:space="preserve"> </w:t>
            </w:r>
            <w:r w:rsidR="00AF51A4" w:rsidRPr="004D59C5">
              <w:rPr>
                <w:rFonts w:asciiTheme="minorHAnsi" w:hAnsiTheme="minorHAnsi" w:cstheme="minorHAnsi"/>
                <w:b/>
              </w:rPr>
              <w:t>(T-Bills):</w:t>
            </w:r>
            <w:r w:rsidR="00AF51A4" w:rsidRPr="004D59C5">
              <w:rPr>
                <w:rFonts w:asciiTheme="minorHAnsi" w:hAnsiTheme="minorHAnsi" w:cstheme="minorHAnsi"/>
              </w:rPr>
              <w:t xml:space="preserve"> </w:t>
            </w:r>
            <w:r w:rsidR="00BB3726" w:rsidRPr="004D59C5">
              <w:rPr>
                <w:rFonts w:asciiTheme="minorHAnsi" w:hAnsiTheme="minorHAnsi" w:cstheme="minorHAnsi"/>
              </w:rPr>
              <w:t>0000000000000.0000</w:t>
            </w:r>
          </w:p>
          <w:p w14:paraId="0EF2B348" w14:textId="40EFBFB6" w:rsidR="00AF51A4" w:rsidRPr="004D59C5" w:rsidRDefault="00AF51A4"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MAT</w:t>
            </w:r>
            <w:r w:rsidR="00132648" w:rsidRPr="004D59C5">
              <w:rPr>
                <w:rFonts w:asciiTheme="minorHAnsi" w:hAnsiTheme="minorHAnsi" w:cstheme="minorHAnsi"/>
                <w:b/>
              </w:rPr>
              <w:t xml:space="preserve"> </w:t>
            </w:r>
            <w:r w:rsidRPr="004D59C5">
              <w:rPr>
                <w:rFonts w:asciiTheme="minorHAnsi" w:hAnsiTheme="minorHAnsi" w:cstheme="minorHAnsi"/>
                <w:b/>
              </w:rPr>
              <w:t>(SGS Bonds):</w:t>
            </w:r>
            <w:r w:rsidR="008D5780" w:rsidRPr="004D59C5">
              <w:rPr>
                <w:rFonts w:asciiTheme="minorHAnsi" w:hAnsiTheme="minorHAnsi" w:cstheme="minorHAnsi"/>
                <w:b/>
              </w:rPr>
              <w:t xml:space="preserve"> </w:t>
            </w:r>
            <w:commentRangeStart w:id="439"/>
            <w:r w:rsidR="008D5780" w:rsidRPr="004D59C5">
              <w:rPr>
                <w:rFonts w:asciiTheme="minorHAnsi" w:hAnsiTheme="minorHAnsi" w:cstheme="minorHAnsi"/>
              </w:rPr>
              <w:t>Interest paid</w:t>
            </w:r>
            <w:r w:rsidRPr="004D59C5">
              <w:rPr>
                <w:rFonts w:asciiTheme="minorHAnsi" w:hAnsiTheme="minorHAnsi" w:cstheme="minorHAnsi"/>
              </w:rPr>
              <w:t xml:space="preserve"> </w:t>
            </w:r>
            <w:r w:rsidR="00BB3726" w:rsidRPr="004D59C5">
              <w:rPr>
                <w:rFonts w:asciiTheme="minorHAnsi" w:hAnsiTheme="minorHAnsi" w:cstheme="minorHAnsi"/>
              </w:rPr>
              <w:t>=</w:t>
            </w:r>
            <w:r w:rsidR="008D5780" w:rsidRPr="004D59C5">
              <w:rPr>
                <w:rFonts w:asciiTheme="minorHAnsi" w:hAnsiTheme="minorHAnsi" w:cstheme="minorHAnsi"/>
              </w:rPr>
              <w:t xml:space="preserve"> </w:t>
            </w:r>
            <w:r w:rsidRPr="004D59C5">
              <w:rPr>
                <w:rFonts w:asciiTheme="minorHAnsi" w:hAnsiTheme="minorHAnsi" w:cstheme="minorHAnsi"/>
              </w:rPr>
              <w:t>(</w:t>
            </w:r>
            <w:r w:rsidR="007968A7" w:rsidRPr="004D59C5">
              <w:rPr>
                <w:rFonts w:asciiTheme="minorHAnsi" w:hAnsiTheme="minorHAnsi" w:cstheme="minorHAnsi"/>
              </w:rPr>
              <w:t>Coupon rate</w:t>
            </w:r>
            <w:r w:rsidRPr="004D59C5">
              <w:rPr>
                <w:rFonts w:asciiTheme="minorHAnsi" w:hAnsiTheme="minorHAnsi" w:cstheme="minorHAnsi"/>
              </w:rPr>
              <w:t xml:space="preserve">/2) * </w:t>
            </w:r>
            <w:r w:rsidR="001E5AED" w:rsidRPr="004D59C5">
              <w:rPr>
                <w:rFonts w:asciiTheme="minorHAnsi" w:hAnsiTheme="minorHAnsi" w:cstheme="minorHAnsi"/>
              </w:rPr>
              <w:t>Total nominal amount</w:t>
            </w:r>
            <w:commentRangeEnd w:id="439"/>
            <w:r w:rsidR="00016160">
              <w:rPr>
                <w:rStyle w:val="CommentReference"/>
                <w:lang w:val="en-US"/>
              </w:rPr>
              <w:commentReference w:id="439"/>
            </w:r>
          </w:p>
          <w:p w14:paraId="62481874" w14:textId="3F69CC26" w:rsidR="00A569AB" w:rsidRPr="004D59C5" w:rsidRDefault="00A569AB"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REO</w:t>
            </w:r>
            <w:r w:rsidR="00AF51A4" w:rsidRPr="004D59C5">
              <w:rPr>
                <w:rFonts w:asciiTheme="minorHAnsi" w:hAnsiTheme="minorHAnsi" w:cstheme="minorHAnsi"/>
                <w:b/>
              </w:rPr>
              <w:t>:</w:t>
            </w:r>
            <w:r w:rsidRPr="004D59C5">
              <w:rPr>
                <w:rFonts w:asciiTheme="minorHAnsi" w:hAnsiTheme="minorHAnsi" w:cstheme="minorHAnsi"/>
              </w:rPr>
              <w:t xml:space="preserve"> </w:t>
            </w:r>
            <w:r w:rsidR="00BB3726" w:rsidRPr="004D59C5">
              <w:rPr>
                <w:rFonts w:asciiTheme="minorHAnsi" w:hAnsiTheme="minorHAnsi" w:cstheme="minorHAnsi"/>
              </w:rPr>
              <w:t>0000000000000.0000</w:t>
            </w:r>
          </w:p>
          <w:p w14:paraId="7F8A4AB2" w14:textId="17F4EB57" w:rsidR="00A569AB" w:rsidRPr="004D59C5" w:rsidRDefault="00A569AB"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CPN</w:t>
            </w:r>
            <w:r w:rsidR="00AF51A4" w:rsidRPr="004D59C5">
              <w:rPr>
                <w:rFonts w:asciiTheme="minorHAnsi" w:hAnsiTheme="minorHAnsi" w:cstheme="minorHAnsi"/>
                <w:b/>
              </w:rPr>
              <w:t>:</w:t>
            </w:r>
            <w:r w:rsidR="00AF51A4" w:rsidRPr="004D59C5">
              <w:rPr>
                <w:rFonts w:asciiTheme="minorHAnsi" w:hAnsiTheme="minorHAnsi" w:cstheme="minorHAnsi"/>
              </w:rPr>
              <w:t xml:space="preserve"> </w:t>
            </w:r>
            <w:r w:rsidR="008D5780" w:rsidRPr="004D59C5">
              <w:rPr>
                <w:rFonts w:asciiTheme="minorHAnsi" w:hAnsiTheme="minorHAnsi" w:cstheme="minorHAnsi"/>
              </w:rPr>
              <w:t xml:space="preserve">Interest paid </w:t>
            </w:r>
            <w:r w:rsidR="00BB3726" w:rsidRPr="004D59C5">
              <w:rPr>
                <w:rFonts w:asciiTheme="minorHAnsi" w:hAnsiTheme="minorHAnsi" w:cstheme="minorHAnsi"/>
              </w:rPr>
              <w:t>=</w:t>
            </w:r>
            <w:r w:rsidR="008D5780" w:rsidRPr="004D59C5">
              <w:rPr>
                <w:rFonts w:asciiTheme="minorHAnsi" w:hAnsiTheme="minorHAnsi" w:cstheme="minorHAnsi"/>
              </w:rPr>
              <w:t xml:space="preserve"> </w:t>
            </w:r>
            <w:r w:rsidRPr="004D59C5">
              <w:rPr>
                <w:rFonts w:asciiTheme="minorHAnsi" w:hAnsiTheme="minorHAnsi" w:cstheme="minorHAnsi"/>
              </w:rPr>
              <w:t>(</w:t>
            </w:r>
            <w:r w:rsidR="001E5AED" w:rsidRPr="004D59C5">
              <w:rPr>
                <w:rFonts w:asciiTheme="minorHAnsi" w:hAnsiTheme="minorHAnsi" w:cstheme="minorHAnsi"/>
              </w:rPr>
              <w:t>Coupon rate</w:t>
            </w:r>
            <w:r w:rsidRPr="004D59C5">
              <w:rPr>
                <w:rFonts w:asciiTheme="minorHAnsi" w:hAnsiTheme="minorHAnsi" w:cstheme="minorHAnsi"/>
              </w:rPr>
              <w:t xml:space="preserve">/2) * </w:t>
            </w:r>
            <w:r w:rsidR="001E5AED" w:rsidRPr="004D59C5">
              <w:rPr>
                <w:rFonts w:asciiTheme="minorHAnsi" w:hAnsiTheme="minorHAnsi" w:cstheme="minorHAnsi"/>
              </w:rPr>
              <w:t>Total nominal amount</w:t>
            </w:r>
          </w:p>
        </w:tc>
      </w:tr>
      <w:tr w:rsidR="00D433D1" w:rsidRPr="004D59C5" w14:paraId="6DBD3FB0" w14:textId="77777777" w:rsidTr="00C75C3D">
        <w:tc>
          <w:tcPr>
            <w:tcW w:w="716" w:type="dxa"/>
          </w:tcPr>
          <w:p w14:paraId="4FEAFA16" w14:textId="77777777" w:rsidR="00D433D1" w:rsidRPr="004D59C5" w:rsidRDefault="00D433D1" w:rsidP="001065FE">
            <w:pPr>
              <w:pStyle w:val="ListParagraph"/>
              <w:numPr>
                <w:ilvl w:val="0"/>
                <w:numId w:val="46"/>
              </w:numPr>
            </w:pPr>
          </w:p>
        </w:tc>
        <w:tc>
          <w:tcPr>
            <w:tcW w:w="2529" w:type="dxa"/>
          </w:tcPr>
          <w:p w14:paraId="0488F1D7" w14:textId="76C1682D"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ACCRUED_INTEREST</w:t>
            </w:r>
          </w:p>
        </w:tc>
        <w:tc>
          <w:tcPr>
            <w:tcW w:w="1416" w:type="dxa"/>
          </w:tcPr>
          <w:p w14:paraId="14B28266" w14:textId="2F18DD1D"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S9(13).9(4)</w:t>
            </w:r>
          </w:p>
        </w:tc>
        <w:tc>
          <w:tcPr>
            <w:tcW w:w="960" w:type="dxa"/>
          </w:tcPr>
          <w:p w14:paraId="1F414CDD" w14:textId="78ADCF3F"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73</w:t>
            </w:r>
          </w:p>
        </w:tc>
        <w:tc>
          <w:tcPr>
            <w:tcW w:w="2176" w:type="dxa"/>
          </w:tcPr>
          <w:p w14:paraId="272E6A8A" w14:textId="0253799D" w:rsidR="00D433D1" w:rsidRPr="004D59C5" w:rsidRDefault="00C52E16"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Accrued interest</w:t>
            </w:r>
          </w:p>
        </w:tc>
        <w:tc>
          <w:tcPr>
            <w:tcW w:w="3390" w:type="dxa"/>
          </w:tcPr>
          <w:p w14:paraId="3ABA0913" w14:textId="25A242B7" w:rsidR="00D433D1" w:rsidRPr="004D59C5" w:rsidRDefault="00930B0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19 characters with ‘+’ or ‘-’ sign, followed by 13 digits before the decimal place ‘.’ and 4 digits after.</w:t>
            </w:r>
            <w:r w:rsidR="00FB5D11" w:rsidRPr="004D59C5">
              <w:rPr>
                <w:rFonts w:asciiTheme="minorHAnsi" w:hAnsiTheme="minorHAnsi" w:cstheme="minorHAnsi"/>
              </w:rPr>
              <w:t xml:space="preserve"> The value depends on the respective TRANSACTION_TYPE.</w:t>
            </w:r>
          </w:p>
        </w:tc>
        <w:tc>
          <w:tcPr>
            <w:tcW w:w="2997" w:type="dxa"/>
          </w:tcPr>
          <w:p w14:paraId="6B60FC8D" w14:textId="6D03E3AB" w:rsidR="00BB3726" w:rsidRPr="004D59C5" w:rsidRDefault="00BB3726" w:rsidP="000012F9">
            <w:pPr>
              <w:pStyle w:val="Normalwithspace"/>
              <w:spacing w:before="0" w:line="276" w:lineRule="auto"/>
              <w:ind w:left="720" w:hanging="720"/>
              <w:jc w:val="left"/>
              <w:rPr>
                <w:rFonts w:asciiTheme="minorHAnsi" w:hAnsiTheme="minorHAnsi" w:cstheme="minorHAnsi"/>
                <w:i/>
              </w:rPr>
            </w:pPr>
            <w:r w:rsidRPr="004D59C5">
              <w:rPr>
                <w:rFonts w:asciiTheme="minorHAnsi" w:hAnsiTheme="minorHAnsi" w:cstheme="minorHAnsi"/>
                <w:b/>
              </w:rPr>
              <w:t xml:space="preserve">ISS: </w:t>
            </w:r>
            <w:r w:rsidRPr="004D59C5">
              <w:rPr>
                <w:rFonts w:asciiTheme="minorHAnsi" w:hAnsiTheme="minorHAnsi" w:cstheme="minorHAnsi"/>
              </w:rPr>
              <w:t>+0000000000000.0000</w:t>
            </w:r>
          </w:p>
          <w:p w14:paraId="02C5AF3A" w14:textId="7D86556C" w:rsidR="00BB3726" w:rsidRPr="004D59C5" w:rsidRDefault="00BB3726"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MAT:</w:t>
            </w:r>
            <w:r w:rsidR="003B5A02" w:rsidRPr="004D59C5">
              <w:rPr>
                <w:rFonts w:asciiTheme="minorHAnsi" w:hAnsiTheme="minorHAnsi" w:cstheme="minorHAnsi"/>
                <w:b/>
              </w:rPr>
              <w:t xml:space="preserve"> </w:t>
            </w:r>
            <w:r w:rsidR="003B5A02" w:rsidRPr="004D59C5">
              <w:rPr>
                <w:rFonts w:asciiTheme="minorHAnsi" w:hAnsiTheme="minorHAnsi" w:cstheme="minorHAnsi"/>
              </w:rPr>
              <w:t>+0000000000000.0000</w:t>
            </w:r>
          </w:p>
          <w:p w14:paraId="74DFFD3D" w14:textId="72C00BB1" w:rsidR="00BB3726" w:rsidRPr="004D59C5" w:rsidRDefault="00BB3726"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 xml:space="preserve">REO: </w:t>
            </w:r>
            <w:r w:rsidR="00792E60" w:rsidRPr="004D59C5">
              <w:rPr>
                <w:rFonts w:asciiTheme="minorHAnsi" w:hAnsiTheme="minorHAnsi" w:cstheme="minorHAnsi"/>
              </w:rPr>
              <w:t>T</w:t>
            </w:r>
            <w:r w:rsidR="003A78B9" w:rsidRPr="004D59C5">
              <w:rPr>
                <w:rFonts w:asciiTheme="minorHAnsi" w:hAnsiTheme="minorHAnsi" w:cstheme="minorHAnsi"/>
              </w:rPr>
              <w:t>otal sum of accrued interest</w:t>
            </w:r>
          </w:p>
          <w:p w14:paraId="0DFAE8AF" w14:textId="7D6BA835" w:rsidR="00D433D1" w:rsidRPr="004D59C5" w:rsidRDefault="00BB3726"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CPN:</w:t>
            </w:r>
            <w:r w:rsidRPr="004D59C5">
              <w:rPr>
                <w:rFonts w:asciiTheme="minorHAnsi" w:hAnsiTheme="minorHAnsi" w:cstheme="minorHAnsi"/>
              </w:rPr>
              <w:t xml:space="preserve"> </w:t>
            </w:r>
            <w:r w:rsidR="003A78B9" w:rsidRPr="004D59C5">
              <w:rPr>
                <w:rFonts w:asciiTheme="minorHAnsi" w:hAnsiTheme="minorHAnsi" w:cstheme="minorHAnsi"/>
              </w:rPr>
              <w:t>+0000000000000.0000</w:t>
            </w:r>
          </w:p>
        </w:tc>
      </w:tr>
      <w:tr w:rsidR="00D433D1" w:rsidRPr="004D59C5" w14:paraId="72374C37" w14:textId="77777777" w:rsidTr="00C75C3D">
        <w:tc>
          <w:tcPr>
            <w:tcW w:w="716" w:type="dxa"/>
          </w:tcPr>
          <w:p w14:paraId="2224E119" w14:textId="77777777" w:rsidR="00D433D1" w:rsidRPr="004D59C5" w:rsidRDefault="00D433D1" w:rsidP="001065FE">
            <w:pPr>
              <w:pStyle w:val="ListParagraph"/>
              <w:numPr>
                <w:ilvl w:val="0"/>
                <w:numId w:val="46"/>
              </w:numPr>
            </w:pPr>
          </w:p>
        </w:tc>
        <w:tc>
          <w:tcPr>
            <w:tcW w:w="2529" w:type="dxa"/>
          </w:tcPr>
          <w:p w14:paraId="7BDC36E6" w14:textId="7EDD2D04"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NOMINAL_AMOUNT</w:t>
            </w:r>
          </w:p>
        </w:tc>
        <w:tc>
          <w:tcPr>
            <w:tcW w:w="1416" w:type="dxa"/>
          </w:tcPr>
          <w:p w14:paraId="4A3305F2" w14:textId="33899CB7"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9(13).9(4)</w:t>
            </w:r>
          </w:p>
        </w:tc>
        <w:tc>
          <w:tcPr>
            <w:tcW w:w="960" w:type="dxa"/>
          </w:tcPr>
          <w:p w14:paraId="22780070" w14:textId="655BC9CA"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92</w:t>
            </w:r>
          </w:p>
        </w:tc>
        <w:tc>
          <w:tcPr>
            <w:tcW w:w="2176" w:type="dxa"/>
          </w:tcPr>
          <w:p w14:paraId="70B59543" w14:textId="2222F93E" w:rsidR="00D433D1" w:rsidRPr="004D59C5" w:rsidRDefault="00C52E16"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Total nominal amount</w:t>
            </w:r>
            <w:r w:rsidR="003A1040" w:rsidRPr="004D59C5">
              <w:rPr>
                <w:rFonts w:asciiTheme="minorHAnsi" w:hAnsiTheme="minorHAnsi" w:cstheme="minorHAnsi"/>
                <w:lang w:val="en-AU"/>
              </w:rPr>
              <w:t xml:space="preserve"> (Issue size)</w:t>
            </w:r>
          </w:p>
        </w:tc>
        <w:tc>
          <w:tcPr>
            <w:tcW w:w="3390" w:type="dxa"/>
          </w:tcPr>
          <w:p w14:paraId="074CE754" w14:textId="77777777" w:rsidR="006A47B9" w:rsidRPr="004D59C5" w:rsidRDefault="00930B0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18 characters with 13 digits before the decimal place ‘.’ and 4 digits after.</w:t>
            </w:r>
            <w:r w:rsidR="006A47B9" w:rsidRPr="004D59C5">
              <w:rPr>
                <w:rFonts w:asciiTheme="minorHAnsi" w:hAnsiTheme="minorHAnsi" w:cstheme="minorHAnsi"/>
              </w:rPr>
              <w:t xml:space="preserve"> </w:t>
            </w:r>
          </w:p>
          <w:p w14:paraId="0CCC00FA" w14:textId="77777777" w:rsidR="006A47B9" w:rsidRPr="004D59C5" w:rsidRDefault="006A47B9"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The value is issue size of the security. </w:t>
            </w:r>
          </w:p>
          <w:p w14:paraId="012C1D9C" w14:textId="36EA1346" w:rsidR="00D433D1" w:rsidRPr="004D59C5" w:rsidRDefault="006A47B9" w:rsidP="000012F9">
            <w:pPr>
              <w:pStyle w:val="Normalwithspace"/>
              <w:spacing w:before="0" w:line="276" w:lineRule="auto"/>
              <w:jc w:val="left"/>
              <w:rPr>
                <w:rFonts w:asciiTheme="minorHAnsi" w:hAnsiTheme="minorHAnsi" w:cstheme="minorHAnsi"/>
              </w:rPr>
            </w:pPr>
            <w:commentRangeStart w:id="440"/>
            <w:r w:rsidRPr="004D59C5">
              <w:rPr>
                <w:rFonts w:asciiTheme="minorHAnsi" w:hAnsiTheme="minorHAnsi" w:cstheme="minorHAnsi"/>
              </w:rPr>
              <w:lastRenderedPageBreak/>
              <w:t xml:space="preserve">If there are reopened issues for SGS Bonds, the value is the sum of issue size for the </w:t>
            </w:r>
            <w:r w:rsidR="00562C4B" w:rsidRPr="004D59C5">
              <w:rPr>
                <w:rFonts w:asciiTheme="minorHAnsi" w:hAnsiTheme="minorHAnsi" w:cstheme="minorHAnsi"/>
              </w:rPr>
              <w:t>primary</w:t>
            </w:r>
            <w:r w:rsidRPr="004D59C5">
              <w:rPr>
                <w:rFonts w:asciiTheme="minorHAnsi" w:hAnsiTheme="minorHAnsi" w:cstheme="minorHAnsi"/>
              </w:rPr>
              <w:t xml:space="preserve"> issue and all reopened issues.</w:t>
            </w:r>
            <w:commentRangeEnd w:id="440"/>
            <w:r w:rsidR="006C6B68">
              <w:rPr>
                <w:rStyle w:val="CommentReference"/>
                <w:lang w:val="en-US"/>
              </w:rPr>
              <w:commentReference w:id="440"/>
            </w:r>
          </w:p>
        </w:tc>
        <w:tc>
          <w:tcPr>
            <w:tcW w:w="2997" w:type="dxa"/>
          </w:tcPr>
          <w:p w14:paraId="14789D4D" w14:textId="1CF2E70A" w:rsidR="00D433D1" w:rsidRPr="004D59C5" w:rsidRDefault="00D433D1" w:rsidP="000012F9">
            <w:pPr>
              <w:pStyle w:val="Normalwithspace"/>
              <w:spacing w:before="0" w:line="276" w:lineRule="auto"/>
              <w:jc w:val="left"/>
              <w:rPr>
                <w:rFonts w:asciiTheme="minorHAnsi" w:hAnsiTheme="minorHAnsi" w:cstheme="minorHAnsi"/>
              </w:rPr>
            </w:pPr>
          </w:p>
        </w:tc>
      </w:tr>
      <w:tr w:rsidR="00D433D1" w:rsidRPr="004D59C5" w14:paraId="1FB08943" w14:textId="77777777" w:rsidTr="00C75C3D">
        <w:tc>
          <w:tcPr>
            <w:tcW w:w="716" w:type="dxa"/>
          </w:tcPr>
          <w:p w14:paraId="4E73DCFE" w14:textId="77777777" w:rsidR="00D433D1" w:rsidRPr="004D59C5" w:rsidRDefault="00D433D1" w:rsidP="001065FE">
            <w:pPr>
              <w:pStyle w:val="ListParagraph"/>
              <w:numPr>
                <w:ilvl w:val="0"/>
                <w:numId w:val="46"/>
              </w:numPr>
            </w:pPr>
          </w:p>
        </w:tc>
        <w:tc>
          <w:tcPr>
            <w:tcW w:w="2529" w:type="dxa"/>
          </w:tcPr>
          <w:p w14:paraId="4DF1DA02" w14:textId="19C28308"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DISCOUNT_PREMIUM</w:t>
            </w:r>
          </w:p>
        </w:tc>
        <w:tc>
          <w:tcPr>
            <w:tcW w:w="1416" w:type="dxa"/>
          </w:tcPr>
          <w:p w14:paraId="5245617B" w14:textId="248A9B8F"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S9(13).9(4)</w:t>
            </w:r>
          </w:p>
        </w:tc>
        <w:tc>
          <w:tcPr>
            <w:tcW w:w="960" w:type="dxa"/>
          </w:tcPr>
          <w:p w14:paraId="4AB994F5" w14:textId="3F2F2736" w:rsidR="00D433D1"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110</w:t>
            </w:r>
          </w:p>
        </w:tc>
        <w:tc>
          <w:tcPr>
            <w:tcW w:w="2176" w:type="dxa"/>
          </w:tcPr>
          <w:p w14:paraId="4C945CB6" w14:textId="4297BDF2" w:rsidR="00D433D1" w:rsidRPr="004D59C5" w:rsidRDefault="00C52E16"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Discount or premium</w:t>
            </w:r>
          </w:p>
        </w:tc>
        <w:tc>
          <w:tcPr>
            <w:tcW w:w="3390" w:type="dxa"/>
          </w:tcPr>
          <w:p w14:paraId="75FAB6FF" w14:textId="77777777" w:rsidR="00930B0D" w:rsidRPr="004D59C5" w:rsidRDefault="00930B0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Premium uses +ve sign.</w:t>
            </w:r>
          </w:p>
          <w:p w14:paraId="2E4B5CA2" w14:textId="77777777" w:rsidR="00930B0D" w:rsidRPr="004D59C5" w:rsidRDefault="00930B0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Discount uses -ve sign.</w:t>
            </w:r>
          </w:p>
          <w:p w14:paraId="1C65C947" w14:textId="77777777" w:rsidR="00D433D1" w:rsidRPr="004D59C5" w:rsidRDefault="00930B0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19 characters with ‘+’ or ‘-’ sign, followed by 13 digits before the decimal place ‘.’ and 4 digits after.</w:t>
            </w:r>
          </w:p>
          <w:p w14:paraId="72B5868F" w14:textId="07E75DC5" w:rsidR="00F2262E" w:rsidRPr="004D59C5" w:rsidRDefault="00F2262E"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The value depends on the respective TRANSACTION_TYPE.</w:t>
            </w:r>
          </w:p>
        </w:tc>
        <w:tc>
          <w:tcPr>
            <w:tcW w:w="2997" w:type="dxa"/>
          </w:tcPr>
          <w:p w14:paraId="2D9627C7" w14:textId="3E4BBCBB" w:rsidR="003A1040" w:rsidRPr="004D59C5" w:rsidRDefault="003A1040"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ISS:</w:t>
            </w:r>
            <w:r w:rsidR="00304D98" w:rsidRPr="004D59C5">
              <w:rPr>
                <w:rFonts w:asciiTheme="minorHAnsi" w:hAnsiTheme="minorHAnsi" w:cstheme="minorHAnsi"/>
              </w:rPr>
              <w:t xml:space="preserve"> Total settlement amount minus issue size</w:t>
            </w:r>
          </w:p>
          <w:p w14:paraId="7480B928" w14:textId="77777777" w:rsidR="003A1040" w:rsidRPr="004D59C5" w:rsidRDefault="003A1040"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 xml:space="preserve">MAT: </w:t>
            </w:r>
            <w:r w:rsidRPr="004D59C5">
              <w:rPr>
                <w:rFonts w:asciiTheme="minorHAnsi" w:hAnsiTheme="minorHAnsi" w:cstheme="minorHAnsi"/>
              </w:rPr>
              <w:t>+0000000000000.0000</w:t>
            </w:r>
          </w:p>
          <w:p w14:paraId="094C38C2" w14:textId="29123B06" w:rsidR="003A1040" w:rsidRPr="004D59C5" w:rsidRDefault="003A1040"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 xml:space="preserve">REO: </w:t>
            </w:r>
            <w:r w:rsidR="00304D98" w:rsidRPr="004D59C5">
              <w:rPr>
                <w:rFonts w:asciiTheme="minorHAnsi" w:hAnsiTheme="minorHAnsi" w:cstheme="minorHAnsi"/>
              </w:rPr>
              <w:t>T</w:t>
            </w:r>
            <w:r w:rsidRPr="004D59C5">
              <w:rPr>
                <w:rFonts w:asciiTheme="minorHAnsi" w:hAnsiTheme="minorHAnsi" w:cstheme="minorHAnsi"/>
              </w:rPr>
              <w:t>otal settlement amount minus issue size</w:t>
            </w:r>
          </w:p>
          <w:p w14:paraId="38F810FD" w14:textId="4C2A1C74" w:rsidR="00D433D1" w:rsidRPr="004D59C5" w:rsidRDefault="003A1040"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CPN:</w:t>
            </w:r>
            <w:r w:rsidRPr="004D59C5">
              <w:rPr>
                <w:rFonts w:asciiTheme="minorHAnsi" w:hAnsiTheme="minorHAnsi" w:cstheme="minorHAnsi"/>
              </w:rPr>
              <w:t xml:space="preserve"> +0000000000000.0000</w:t>
            </w:r>
          </w:p>
        </w:tc>
      </w:tr>
      <w:tr w:rsidR="00D433D1" w:rsidRPr="004D59C5" w14:paraId="23B6E45A" w14:textId="77777777" w:rsidTr="00C75C3D">
        <w:tc>
          <w:tcPr>
            <w:tcW w:w="716" w:type="dxa"/>
          </w:tcPr>
          <w:p w14:paraId="528E9087" w14:textId="77777777" w:rsidR="00D433D1" w:rsidRPr="004D59C5" w:rsidRDefault="00D433D1" w:rsidP="000012F9">
            <w:pPr>
              <w:spacing w:line="276" w:lineRule="auto"/>
              <w:ind w:left="720"/>
              <w:rPr>
                <w:rFonts w:asciiTheme="minorHAnsi" w:hAnsiTheme="minorHAnsi" w:cstheme="minorHAnsi"/>
              </w:rPr>
            </w:pPr>
          </w:p>
        </w:tc>
        <w:tc>
          <w:tcPr>
            <w:tcW w:w="2529" w:type="dxa"/>
          </w:tcPr>
          <w:p w14:paraId="424B65EE" w14:textId="62C8C422" w:rsidR="00D433D1" w:rsidRPr="004D59C5" w:rsidRDefault="00D433D1"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Repetitive Transaction Data Record (SSB)</w:t>
            </w:r>
          </w:p>
        </w:tc>
        <w:tc>
          <w:tcPr>
            <w:tcW w:w="1416" w:type="dxa"/>
          </w:tcPr>
          <w:p w14:paraId="619241F6" w14:textId="77777777" w:rsidR="00D433D1" w:rsidRPr="004D59C5" w:rsidRDefault="00D433D1" w:rsidP="000012F9">
            <w:pPr>
              <w:pStyle w:val="Normalwithspace"/>
              <w:spacing w:before="0" w:line="276" w:lineRule="auto"/>
              <w:jc w:val="left"/>
              <w:rPr>
                <w:rFonts w:asciiTheme="minorHAnsi" w:hAnsiTheme="minorHAnsi" w:cstheme="minorHAnsi"/>
              </w:rPr>
            </w:pPr>
          </w:p>
        </w:tc>
        <w:tc>
          <w:tcPr>
            <w:tcW w:w="960" w:type="dxa"/>
          </w:tcPr>
          <w:p w14:paraId="42F966CA" w14:textId="77777777" w:rsidR="00D433D1" w:rsidRPr="004D59C5" w:rsidRDefault="00D433D1" w:rsidP="000012F9">
            <w:pPr>
              <w:pStyle w:val="Normalwithspace"/>
              <w:spacing w:before="0" w:line="276" w:lineRule="auto"/>
              <w:jc w:val="left"/>
              <w:rPr>
                <w:rFonts w:asciiTheme="minorHAnsi" w:hAnsiTheme="minorHAnsi" w:cstheme="minorHAnsi"/>
                <w:szCs w:val="22"/>
                <w:lang w:val="en-AU"/>
              </w:rPr>
            </w:pPr>
          </w:p>
        </w:tc>
        <w:tc>
          <w:tcPr>
            <w:tcW w:w="2176" w:type="dxa"/>
          </w:tcPr>
          <w:p w14:paraId="74E926DA" w14:textId="77777777" w:rsidR="00D433D1" w:rsidRPr="004D59C5" w:rsidRDefault="00D433D1" w:rsidP="000012F9">
            <w:pPr>
              <w:pStyle w:val="Normalwithspace"/>
              <w:spacing w:before="0" w:line="276" w:lineRule="auto"/>
              <w:jc w:val="left"/>
              <w:rPr>
                <w:rFonts w:asciiTheme="minorHAnsi" w:hAnsiTheme="minorHAnsi" w:cstheme="minorHAnsi"/>
                <w:lang w:val="en-AU"/>
              </w:rPr>
            </w:pPr>
          </w:p>
        </w:tc>
        <w:tc>
          <w:tcPr>
            <w:tcW w:w="3390" w:type="dxa"/>
          </w:tcPr>
          <w:p w14:paraId="2F84605F" w14:textId="77777777" w:rsidR="00D433D1" w:rsidRPr="004D59C5" w:rsidRDefault="00D433D1" w:rsidP="000012F9">
            <w:pPr>
              <w:pStyle w:val="Normalwithspace"/>
              <w:spacing w:before="0" w:line="276" w:lineRule="auto"/>
              <w:jc w:val="left"/>
              <w:rPr>
                <w:rFonts w:asciiTheme="minorHAnsi" w:hAnsiTheme="minorHAnsi" w:cstheme="minorHAnsi"/>
              </w:rPr>
            </w:pPr>
          </w:p>
        </w:tc>
        <w:tc>
          <w:tcPr>
            <w:tcW w:w="2997" w:type="dxa"/>
          </w:tcPr>
          <w:p w14:paraId="0471FB00" w14:textId="77777777" w:rsidR="00D433D1" w:rsidRPr="004D59C5" w:rsidRDefault="00D433D1" w:rsidP="000012F9">
            <w:pPr>
              <w:pStyle w:val="Normalwithspace"/>
              <w:spacing w:before="0" w:line="276" w:lineRule="auto"/>
              <w:jc w:val="left"/>
              <w:rPr>
                <w:rFonts w:asciiTheme="minorHAnsi" w:hAnsiTheme="minorHAnsi" w:cstheme="minorHAnsi"/>
              </w:rPr>
            </w:pPr>
          </w:p>
        </w:tc>
      </w:tr>
      <w:tr w:rsidR="00C75C3D" w:rsidRPr="004D59C5" w14:paraId="04E8FDFE" w14:textId="77777777" w:rsidTr="00C75C3D">
        <w:tc>
          <w:tcPr>
            <w:tcW w:w="716" w:type="dxa"/>
          </w:tcPr>
          <w:p w14:paraId="3A6310C2" w14:textId="77777777" w:rsidR="00C75C3D" w:rsidRPr="004D59C5" w:rsidRDefault="00C75C3D" w:rsidP="001065FE">
            <w:pPr>
              <w:pStyle w:val="ListParagraph"/>
              <w:numPr>
                <w:ilvl w:val="0"/>
                <w:numId w:val="52"/>
              </w:numPr>
            </w:pPr>
          </w:p>
        </w:tc>
        <w:tc>
          <w:tcPr>
            <w:tcW w:w="2529" w:type="dxa"/>
          </w:tcPr>
          <w:p w14:paraId="0586C7EF" w14:textId="77A549CB" w:rsidR="00C75C3D" w:rsidRPr="004D59C5" w:rsidRDefault="00C75C3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ROW_IDENTIFIER</w:t>
            </w:r>
          </w:p>
        </w:tc>
        <w:tc>
          <w:tcPr>
            <w:tcW w:w="1416" w:type="dxa"/>
          </w:tcPr>
          <w:p w14:paraId="1EB0CD0E" w14:textId="1231607B" w:rsidR="00C75C3D" w:rsidRPr="004D59C5" w:rsidRDefault="00C75C3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w:t>
            </w:r>
          </w:p>
        </w:tc>
        <w:tc>
          <w:tcPr>
            <w:tcW w:w="960" w:type="dxa"/>
          </w:tcPr>
          <w:p w14:paraId="7FB75285" w14:textId="0F001E7C" w:rsidR="00C75C3D"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176" w:type="dxa"/>
          </w:tcPr>
          <w:p w14:paraId="36E5C09D" w14:textId="5475E991" w:rsidR="00C75C3D" w:rsidRPr="004D59C5" w:rsidRDefault="00C75C3D"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Record indicator</w:t>
            </w:r>
          </w:p>
        </w:tc>
        <w:tc>
          <w:tcPr>
            <w:tcW w:w="3390" w:type="dxa"/>
          </w:tcPr>
          <w:p w14:paraId="271B0A19" w14:textId="20500CAF" w:rsidR="00C75C3D" w:rsidRPr="004D59C5" w:rsidRDefault="00C75C3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‘000’.</w:t>
            </w:r>
          </w:p>
        </w:tc>
        <w:tc>
          <w:tcPr>
            <w:tcW w:w="2997" w:type="dxa"/>
          </w:tcPr>
          <w:p w14:paraId="535F2A5C" w14:textId="77777777" w:rsidR="00C75C3D" w:rsidRPr="004D59C5" w:rsidRDefault="00C75C3D" w:rsidP="000012F9">
            <w:pPr>
              <w:pStyle w:val="Normalwithspace"/>
              <w:spacing w:before="0" w:line="276" w:lineRule="auto"/>
              <w:jc w:val="left"/>
              <w:rPr>
                <w:rFonts w:asciiTheme="minorHAnsi" w:hAnsiTheme="minorHAnsi" w:cstheme="minorHAnsi"/>
              </w:rPr>
            </w:pPr>
          </w:p>
        </w:tc>
      </w:tr>
      <w:tr w:rsidR="00C75C3D" w:rsidRPr="004D59C5" w14:paraId="75AB61A3" w14:textId="77777777" w:rsidTr="00C75C3D">
        <w:tc>
          <w:tcPr>
            <w:tcW w:w="716" w:type="dxa"/>
          </w:tcPr>
          <w:p w14:paraId="7964A255" w14:textId="77777777" w:rsidR="00C75C3D" w:rsidRPr="004D59C5" w:rsidRDefault="00C75C3D" w:rsidP="001065FE">
            <w:pPr>
              <w:pStyle w:val="ListParagraph"/>
              <w:numPr>
                <w:ilvl w:val="0"/>
                <w:numId w:val="46"/>
              </w:numPr>
            </w:pPr>
          </w:p>
        </w:tc>
        <w:tc>
          <w:tcPr>
            <w:tcW w:w="2529" w:type="dxa"/>
          </w:tcPr>
          <w:p w14:paraId="24B48566" w14:textId="1B0CF692" w:rsidR="00C75C3D" w:rsidRPr="004D59C5" w:rsidRDefault="00C75C3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TRANSACTION_TYPE</w:t>
            </w:r>
          </w:p>
        </w:tc>
        <w:tc>
          <w:tcPr>
            <w:tcW w:w="1416" w:type="dxa"/>
          </w:tcPr>
          <w:p w14:paraId="3C6E70E6" w14:textId="4C7A0F3D" w:rsidR="00C75C3D" w:rsidRPr="004D59C5" w:rsidRDefault="00C75C3D"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w:t>
            </w:r>
          </w:p>
        </w:tc>
        <w:tc>
          <w:tcPr>
            <w:tcW w:w="960" w:type="dxa"/>
          </w:tcPr>
          <w:p w14:paraId="73EDEF09" w14:textId="00E4A75D" w:rsidR="00C75C3D"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176" w:type="dxa"/>
          </w:tcPr>
          <w:p w14:paraId="09F8110D" w14:textId="4A8E3638" w:rsidR="00C75C3D" w:rsidRPr="004D59C5" w:rsidRDefault="00C75C3D"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Transaction type</w:t>
            </w:r>
          </w:p>
        </w:tc>
        <w:tc>
          <w:tcPr>
            <w:tcW w:w="3390" w:type="dxa"/>
          </w:tcPr>
          <w:p w14:paraId="0CB2DF0A" w14:textId="26F24337" w:rsidR="00C75C3D" w:rsidRPr="004D59C5" w:rsidRDefault="00F8434C"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‘ISS’, ‘MAT’, ‘RED’ or ‘CPN’.</w:t>
            </w:r>
          </w:p>
        </w:tc>
        <w:tc>
          <w:tcPr>
            <w:tcW w:w="2997" w:type="dxa"/>
          </w:tcPr>
          <w:p w14:paraId="2469BB05" w14:textId="76E40A82" w:rsidR="00C75C3D" w:rsidRPr="004D59C5" w:rsidRDefault="00E407CE"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ISS:</w:t>
            </w:r>
            <w:r w:rsidR="007765AD" w:rsidRPr="004D59C5">
              <w:rPr>
                <w:rFonts w:asciiTheme="minorHAnsi" w:hAnsiTheme="minorHAnsi" w:cstheme="minorHAnsi"/>
              </w:rPr>
              <w:t xml:space="preserve"> new issue</w:t>
            </w:r>
          </w:p>
          <w:p w14:paraId="7BE96E38" w14:textId="306322BC" w:rsidR="00E407CE" w:rsidRPr="004D59C5" w:rsidRDefault="00E407CE"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MAT:</w:t>
            </w:r>
            <w:r w:rsidR="007765AD" w:rsidRPr="004D59C5">
              <w:rPr>
                <w:rFonts w:asciiTheme="minorHAnsi" w:hAnsiTheme="minorHAnsi" w:cstheme="minorHAnsi"/>
              </w:rPr>
              <w:t xml:space="preserve"> maturity</w:t>
            </w:r>
          </w:p>
          <w:p w14:paraId="1EB167F8" w14:textId="7D327CD4" w:rsidR="00E407CE" w:rsidRPr="004D59C5" w:rsidRDefault="00E407CE"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RED:</w:t>
            </w:r>
            <w:r w:rsidR="007765AD" w:rsidRPr="004D59C5">
              <w:rPr>
                <w:rFonts w:asciiTheme="minorHAnsi" w:hAnsiTheme="minorHAnsi" w:cstheme="minorHAnsi"/>
              </w:rPr>
              <w:t xml:space="preserve"> early redemption</w:t>
            </w:r>
          </w:p>
          <w:p w14:paraId="452348C4" w14:textId="1A06D480" w:rsidR="00E407CE" w:rsidRPr="004D59C5" w:rsidRDefault="00E407CE"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CPN:</w:t>
            </w:r>
            <w:r w:rsidR="007765AD" w:rsidRPr="004D59C5">
              <w:rPr>
                <w:rFonts w:asciiTheme="minorHAnsi" w:hAnsiTheme="minorHAnsi" w:cstheme="minorHAnsi"/>
              </w:rPr>
              <w:t xml:space="preserve"> coupon payment</w:t>
            </w:r>
          </w:p>
        </w:tc>
      </w:tr>
      <w:tr w:rsidR="00112A3F" w:rsidRPr="004D59C5" w14:paraId="5397C32F" w14:textId="77777777" w:rsidTr="00C75C3D">
        <w:tc>
          <w:tcPr>
            <w:tcW w:w="716" w:type="dxa"/>
          </w:tcPr>
          <w:p w14:paraId="4ACDB3A2" w14:textId="77777777" w:rsidR="00112A3F" w:rsidRPr="004D59C5" w:rsidRDefault="00112A3F" w:rsidP="001065FE">
            <w:pPr>
              <w:pStyle w:val="ListParagraph"/>
              <w:numPr>
                <w:ilvl w:val="0"/>
                <w:numId w:val="46"/>
              </w:numPr>
            </w:pPr>
          </w:p>
        </w:tc>
        <w:tc>
          <w:tcPr>
            <w:tcW w:w="2529" w:type="dxa"/>
          </w:tcPr>
          <w:p w14:paraId="50712CC9" w14:textId="5B5C0266" w:rsidR="00112A3F" w:rsidRPr="004D59C5" w:rsidRDefault="00112A3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ISIN_CODE</w:t>
            </w:r>
          </w:p>
        </w:tc>
        <w:tc>
          <w:tcPr>
            <w:tcW w:w="1416" w:type="dxa"/>
          </w:tcPr>
          <w:p w14:paraId="20CFFA2E" w14:textId="01A772F4" w:rsidR="00112A3F" w:rsidRPr="004D59C5" w:rsidRDefault="00112A3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X(30)</w:t>
            </w:r>
          </w:p>
        </w:tc>
        <w:tc>
          <w:tcPr>
            <w:tcW w:w="960" w:type="dxa"/>
          </w:tcPr>
          <w:p w14:paraId="65BD8469" w14:textId="39EE2F4E" w:rsidR="00112A3F"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7</w:t>
            </w:r>
          </w:p>
        </w:tc>
        <w:tc>
          <w:tcPr>
            <w:tcW w:w="2176" w:type="dxa"/>
          </w:tcPr>
          <w:p w14:paraId="328D97D9" w14:textId="110F9366" w:rsidR="00112A3F" w:rsidRPr="004D59C5" w:rsidRDefault="00112A3F"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 xml:space="preserve">ISIN code of </w:t>
            </w:r>
            <w:r w:rsidR="006F375E" w:rsidRPr="004D59C5">
              <w:rPr>
                <w:rFonts w:asciiTheme="minorHAnsi" w:hAnsiTheme="minorHAnsi" w:cstheme="minorHAnsi"/>
                <w:lang w:val="en-AU"/>
              </w:rPr>
              <w:t>SSB</w:t>
            </w:r>
          </w:p>
        </w:tc>
        <w:tc>
          <w:tcPr>
            <w:tcW w:w="3390" w:type="dxa"/>
          </w:tcPr>
          <w:p w14:paraId="7D07224A" w14:textId="51C727D0" w:rsidR="00112A3F" w:rsidRPr="004D59C5" w:rsidRDefault="00112A3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alphanumeric ISIN code.</w:t>
            </w:r>
          </w:p>
        </w:tc>
        <w:tc>
          <w:tcPr>
            <w:tcW w:w="2997" w:type="dxa"/>
          </w:tcPr>
          <w:p w14:paraId="15BB7582" w14:textId="77777777" w:rsidR="00112A3F" w:rsidRPr="004D59C5" w:rsidRDefault="00112A3F" w:rsidP="000012F9">
            <w:pPr>
              <w:pStyle w:val="Normalwithspace"/>
              <w:spacing w:before="0" w:line="276" w:lineRule="auto"/>
              <w:jc w:val="left"/>
              <w:rPr>
                <w:rFonts w:asciiTheme="minorHAnsi" w:hAnsiTheme="minorHAnsi" w:cstheme="minorHAnsi"/>
              </w:rPr>
            </w:pPr>
          </w:p>
        </w:tc>
      </w:tr>
      <w:tr w:rsidR="00112A3F" w:rsidRPr="004D59C5" w14:paraId="6F28738A" w14:textId="77777777" w:rsidTr="00C75C3D">
        <w:tc>
          <w:tcPr>
            <w:tcW w:w="716" w:type="dxa"/>
          </w:tcPr>
          <w:p w14:paraId="0027BC71" w14:textId="77777777" w:rsidR="00112A3F" w:rsidRPr="004D59C5" w:rsidRDefault="00112A3F" w:rsidP="001065FE">
            <w:pPr>
              <w:pStyle w:val="ListParagraph"/>
              <w:numPr>
                <w:ilvl w:val="0"/>
                <w:numId w:val="46"/>
              </w:numPr>
            </w:pPr>
          </w:p>
        </w:tc>
        <w:tc>
          <w:tcPr>
            <w:tcW w:w="2529" w:type="dxa"/>
          </w:tcPr>
          <w:p w14:paraId="0F74F0C7" w14:textId="73D4E834" w:rsidR="00112A3F" w:rsidRPr="004D59C5" w:rsidRDefault="00112A3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TRANSACTION_NUMBER</w:t>
            </w:r>
          </w:p>
        </w:tc>
        <w:tc>
          <w:tcPr>
            <w:tcW w:w="1416" w:type="dxa"/>
          </w:tcPr>
          <w:p w14:paraId="1445BED7" w14:textId="0FF19B50" w:rsidR="00112A3F" w:rsidRPr="004D59C5" w:rsidRDefault="00112A3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9(10)</w:t>
            </w:r>
          </w:p>
        </w:tc>
        <w:tc>
          <w:tcPr>
            <w:tcW w:w="960" w:type="dxa"/>
          </w:tcPr>
          <w:p w14:paraId="52B6F6F5" w14:textId="5D14D941" w:rsidR="00112A3F"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37</w:t>
            </w:r>
          </w:p>
        </w:tc>
        <w:tc>
          <w:tcPr>
            <w:tcW w:w="2176" w:type="dxa"/>
          </w:tcPr>
          <w:p w14:paraId="502CF185" w14:textId="6957F653" w:rsidR="00112A3F" w:rsidRPr="004D59C5" w:rsidRDefault="00112A3F"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Transaction number</w:t>
            </w:r>
          </w:p>
        </w:tc>
        <w:tc>
          <w:tcPr>
            <w:tcW w:w="3390" w:type="dxa"/>
          </w:tcPr>
          <w:p w14:paraId="673A6989" w14:textId="7430815A" w:rsidR="00112A3F" w:rsidRPr="004D59C5" w:rsidRDefault="00112A3F" w:rsidP="000012F9">
            <w:pPr>
              <w:pStyle w:val="Normalwithspace"/>
              <w:spacing w:before="0" w:line="276" w:lineRule="auto"/>
              <w:jc w:val="left"/>
              <w:rPr>
                <w:rFonts w:asciiTheme="minorHAnsi" w:hAnsiTheme="minorHAnsi" w:cstheme="minorHAnsi"/>
              </w:rPr>
            </w:pPr>
            <w:commentRangeStart w:id="441"/>
            <w:r w:rsidRPr="004D59C5">
              <w:rPr>
                <w:rFonts w:asciiTheme="minorHAnsi" w:hAnsiTheme="minorHAnsi" w:cstheme="minorHAnsi"/>
              </w:rPr>
              <w:t xml:space="preserve">Must be numeric with </w:t>
            </w:r>
            <w:del w:id="442" w:author="Akila BALAKRISHNAN from.OPTIMUM (MAS)" w:date="2026-01-14T17:04:00Z" w16du:dateUtc="2026-01-14T09:04:00Z">
              <w:r w:rsidRPr="004D59C5">
                <w:rPr>
                  <w:rFonts w:asciiTheme="minorHAnsi" w:hAnsiTheme="minorHAnsi" w:cstheme="minorHAnsi"/>
                </w:rPr>
                <w:delText>8</w:delText>
              </w:r>
            </w:del>
            <w:ins w:id="443" w:author="Akila BALAKRISHNAN from.OPTIMUM (MAS)" w:date="2026-01-14T17:04:00Z" w16du:dateUtc="2026-01-14T09:04:00Z">
              <w:r w:rsidR="00B2387E">
                <w:rPr>
                  <w:rFonts w:asciiTheme="minorHAnsi" w:hAnsiTheme="minorHAnsi" w:cstheme="minorHAnsi"/>
                </w:rPr>
                <w:t>6</w:t>
              </w:r>
            </w:ins>
            <w:r w:rsidRPr="004D59C5">
              <w:rPr>
                <w:rFonts w:asciiTheme="minorHAnsi" w:hAnsiTheme="minorHAnsi" w:cstheme="minorHAnsi"/>
              </w:rPr>
              <w:t>-digit file creation date YY</w:t>
            </w:r>
            <w:del w:id="444" w:author="Akila BALAKRISHNAN from.OPTIMUM (MAS)" w:date="2026-01-14T17:04:00Z" w16du:dateUtc="2026-01-14T09:04:00Z">
              <w:r w:rsidRPr="004D59C5">
                <w:rPr>
                  <w:rFonts w:asciiTheme="minorHAnsi" w:hAnsiTheme="minorHAnsi" w:cstheme="minorHAnsi"/>
                </w:rPr>
                <w:delText>YY</w:delText>
              </w:r>
            </w:del>
            <w:r w:rsidRPr="004D59C5">
              <w:rPr>
                <w:rFonts w:asciiTheme="minorHAnsi" w:hAnsiTheme="minorHAnsi" w:cstheme="minorHAnsi"/>
              </w:rPr>
              <w:t>MMDD followed by a 4-digit sequential number</w:t>
            </w:r>
            <w:commentRangeEnd w:id="441"/>
            <w:r w:rsidR="00B2387E">
              <w:rPr>
                <w:rStyle w:val="CommentReference"/>
                <w:lang w:val="en-US"/>
              </w:rPr>
              <w:commentReference w:id="441"/>
            </w:r>
            <w:r w:rsidRPr="004D59C5">
              <w:rPr>
                <w:rFonts w:asciiTheme="minorHAnsi" w:hAnsiTheme="minorHAnsi" w:cstheme="minorHAnsi"/>
              </w:rPr>
              <w:t>.</w:t>
            </w:r>
          </w:p>
        </w:tc>
        <w:tc>
          <w:tcPr>
            <w:tcW w:w="2997" w:type="dxa"/>
          </w:tcPr>
          <w:p w14:paraId="46EF8E07" w14:textId="6618985F" w:rsidR="00112A3F" w:rsidRPr="004D59C5" w:rsidRDefault="008140F7"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Auto-increment for the sequential number.</w:t>
            </w:r>
          </w:p>
        </w:tc>
      </w:tr>
      <w:tr w:rsidR="00112A3F" w:rsidRPr="004D59C5" w14:paraId="291A04D2" w14:textId="77777777" w:rsidTr="00C75C3D">
        <w:tc>
          <w:tcPr>
            <w:tcW w:w="716" w:type="dxa"/>
          </w:tcPr>
          <w:p w14:paraId="7DE55C88" w14:textId="77777777" w:rsidR="00112A3F" w:rsidRPr="004D59C5" w:rsidRDefault="00112A3F" w:rsidP="001065FE">
            <w:pPr>
              <w:pStyle w:val="ListParagraph"/>
              <w:numPr>
                <w:ilvl w:val="0"/>
                <w:numId w:val="46"/>
              </w:numPr>
            </w:pPr>
          </w:p>
        </w:tc>
        <w:tc>
          <w:tcPr>
            <w:tcW w:w="2529" w:type="dxa"/>
          </w:tcPr>
          <w:p w14:paraId="631BC0B8" w14:textId="49DD1B56" w:rsidR="00112A3F" w:rsidRPr="004D59C5" w:rsidRDefault="00112A3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TRANSACTION_DATE</w:t>
            </w:r>
          </w:p>
        </w:tc>
        <w:tc>
          <w:tcPr>
            <w:tcW w:w="1416" w:type="dxa"/>
          </w:tcPr>
          <w:p w14:paraId="3ABD41AA" w14:textId="42E00708" w:rsidR="00112A3F" w:rsidRPr="004D59C5" w:rsidRDefault="00112A3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9(8)</w:t>
            </w:r>
          </w:p>
        </w:tc>
        <w:tc>
          <w:tcPr>
            <w:tcW w:w="960" w:type="dxa"/>
          </w:tcPr>
          <w:p w14:paraId="098CE30A" w14:textId="4734E192" w:rsidR="00112A3F" w:rsidRPr="004D59C5" w:rsidRDefault="00153951" w:rsidP="000012F9">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47</w:t>
            </w:r>
          </w:p>
        </w:tc>
        <w:tc>
          <w:tcPr>
            <w:tcW w:w="2176" w:type="dxa"/>
          </w:tcPr>
          <w:p w14:paraId="7CEEA6A9" w14:textId="6E91B241" w:rsidR="00112A3F" w:rsidRPr="004D59C5" w:rsidRDefault="00112A3F" w:rsidP="000012F9">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Transaction date</w:t>
            </w:r>
          </w:p>
        </w:tc>
        <w:tc>
          <w:tcPr>
            <w:tcW w:w="3390" w:type="dxa"/>
          </w:tcPr>
          <w:p w14:paraId="6E3EED9B" w14:textId="77777777" w:rsidR="00112A3F" w:rsidRPr="004D59C5" w:rsidRDefault="00112A3F"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a valid date in YYYYMMDD based on the respective TRANSACTION_TYPE.</w:t>
            </w:r>
          </w:p>
          <w:p w14:paraId="6A7C8BCA" w14:textId="3D4A6083" w:rsidR="00861C4A" w:rsidRPr="004D59C5" w:rsidRDefault="00861C4A" w:rsidP="000012F9">
            <w:pPr>
              <w:pStyle w:val="Normalwithspace"/>
              <w:spacing w:before="0" w:line="276" w:lineRule="auto"/>
              <w:jc w:val="left"/>
              <w:rPr>
                <w:rFonts w:asciiTheme="minorHAnsi" w:hAnsiTheme="minorHAnsi" w:cstheme="minorHAnsi"/>
              </w:rPr>
            </w:pPr>
            <w:r w:rsidRPr="004D59C5">
              <w:rPr>
                <w:rFonts w:asciiTheme="minorHAnsi" w:hAnsiTheme="minorHAnsi" w:cstheme="minorHAnsi"/>
              </w:rPr>
              <w:lastRenderedPageBreak/>
              <w:t xml:space="preserve">Must fall within the </w:t>
            </w:r>
            <w:ins w:id="445" w:author="Han Xie CHAI (MAS)" w:date="2026-01-14T17:38:00Z" w16du:dateUtc="2026-01-14T09:38:00Z">
              <w:r w:rsidR="00B83B21" w:rsidRPr="00B83B21">
                <w:rPr>
                  <w:rFonts w:asciiTheme="minorHAnsi" w:hAnsiTheme="minorHAnsi" w:cstheme="minorHAnsi"/>
                </w:rPr>
                <w:t>d</w:t>
              </w:r>
              <w:r w:rsidR="00B83B21" w:rsidRPr="002646C5">
                <w:rPr>
                  <w:rFonts w:asciiTheme="minorHAnsi" w:hAnsiTheme="minorHAnsi" w:cstheme="minorHAnsi"/>
                  <w:lang w:val="en-AU"/>
                </w:rPr>
                <w:t>ata extraction range</w:t>
              </w:r>
              <w:r w:rsidR="00B83B21">
                <w:rPr>
                  <w:rFonts w:asciiTheme="minorHAnsi" w:hAnsiTheme="minorHAnsi" w:cstheme="minorHAnsi"/>
                </w:rPr>
                <w:t xml:space="preserve"> in 3.3.2</w:t>
              </w:r>
            </w:ins>
            <w:del w:id="446" w:author="Han Xie CHAI (MAS)" w:date="2026-01-14T17:38:00Z" w16du:dateUtc="2026-01-14T09:38:00Z">
              <w:r w:rsidRPr="004D59C5">
                <w:rPr>
                  <w:rFonts w:asciiTheme="minorHAnsi" w:hAnsiTheme="minorHAnsi" w:cstheme="minorHAnsi"/>
                </w:rPr>
                <w:delText>specified start end date range</w:delText>
              </w:r>
            </w:del>
            <w:r w:rsidRPr="004D59C5">
              <w:rPr>
                <w:rFonts w:asciiTheme="minorHAnsi" w:hAnsiTheme="minorHAnsi" w:cstheme="minorHAnsi"/>
              </w:rPr>
              <w:t>.</w:t>
            </w:r>
          </w:p>
        </w:tc>
        <w:tc>
          <w:tcPr>
            <w:tcW w:w="2997" w:type="dxa"/>
          </w:tcPr>
          <w:p w14:paraId="4AD6675E" w14:textId="723A7744" w:rsidR="004333E1" w:rsidRPr="004D59C5" w:rsidRDefault="004333E1" w:rsidP="004333E1">
            <w:pPr>
              <w:pStyle w:val="Normalwithspace"/>
              <w:spacing w:before="0" w:line="276" w:lineRule="auto"/>
              <w:jc w:val="left"/>
              <w:rPr>
                <w:rFonts w:asciiTheme="minorHAnsi" w:hAnsiTheme="minorHAnsi" w:cstheme="minorHAnsi"/>
              </w:rPr>
            </w:pPr>
            <w:r w:rsidRPr="004D59C5">
              <w:rPr>
                <w:rFonts w:asciiTheme="minorHAnsi" w:hAnsiTheme="minorHAnsi" w:cstheme="minorHAnsi"/>
                <w:b/>
              </w:rPr>
              <w:lastRenderedPageBreak/>
              <w:t>ISS:</w:t>
            </w:r>
            <w:r w:rsidRPr="004D59C5">
              <w:rPr>
                <w:rFonts w:asciiTheme="minorHAnsi" w:hAnsiTheme="minorHAnsi" w:cstheme="minorHAnsi"/>
              </w:rPr>
              <w:t xml:space="preserve"> </w:t>
            </w:r>
            <w:r w:rsidR="00D947AC">
              <w:rPr>
                <w:rFonts w:asciiTheme="minorHAnsi" w:hAnsiTheme="minorHAnsi" w:cstheme="minorHAnsi"/>
              </w:rPr>
              <w:t>issue date</w:t>
            </w:r>
          </w:p>
          <w:p w14:paraId="1E486BC6" w14:textId="3DB8C411" w:rsidR="004333E1" w:rsidRPr="004D59C5" w:rsidRDefault="004333E1" w:rsidP="004333E1">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MAT:</w:t>
            </w:r>
            <w:r w:rsidRPr="004D59C5">
              <w:rPr>
                <w:rFonts w:asciiTheme="minorHAnsi" w:hAnsiTheme="minorHAnsi" w:cstheme="minorHAnsi"/>
              </w:rPr>
              <w:t xml:space="preserve"> maturity date</w:t>
            </w:r>
          </w:p>
          <w:p w14:paraId="5B5B509D" w14:textId="18C5A635" w:rsidR="004333E1" w:rsidRPr="004D59C5" w:rsidRDefault="004333E1" w:rsidP="004333E1">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RED:</w:t>
            </w:r>
            <w:r w:rsidRPr="004D59C5">
              <w:rPr>
                <w:rFonts w:asciiTheme="minorHAnsi" w:hAnsiTheme="minorHAnsi" w:cstheme="minorHAnsi"/>
              </w:rPr>
              <w:t xml:space="preserve"> early redemption date</w:t>
            </w:r>
          </w:p>
          <w:p w14:paraId="470BC1E3" w14:textId="63D5217C" w:rsidR="00112A3F" w:rsidRPr="004D59C5" w:rsidRDefault="004333E1" w:rsidP="004333E1">
            <w:pPr>
              <w:pStyle w:val="Normalwithspace"/>
              <w:spacing w:before="0" w:line="276" w:lineRule="auto"/>
              <w:jc w:val="left"/>
              <w:rPr>
                <w:rFonts w:asciiTheme="minorHAnsi" w:hAnsiTheme="minorHAnsi" w:cstheme="minorHAnsi"/>
              </w:rPr>
            </w:pPr>
            <w:r w:rsidRPr="004D59C5">
              <w:rPr>
                <w:rFonts w:asciiTheme="minorHAnsi" w:hAnsiTheme="minorHAnsi" w:cstheme="minorHAnsi"/>
                <w:b/>
              </w:rPr>
              <w:lastRenderedPageBreak/>
              <w:t>CPN:</w:t>
            </w:r>
            <w:r w:rsidRPr="004D59C5">
              <w:rPr>
                <w:rFonts w:asciiTheme="minorHAnsi" w:hAnsiTheme="minorHAnsi" w:cstheme="minorHAnsi"/>
              </w:rPr>
              <w:t xml:space="preserve"> </w:t>
            </w:r>
            <w:r w:rsidR="00AA2ED6" w:rsidRPr="004D59C5">
              <w:rPr>
                <w:rFonts w:asciiTheme="minorHAnsi" w:hAnsiTheme="minorHAnsi" w:cstheme="minorHAnsi"/>
              </w:rPr>
              <w:t>last/next</w:t>
            </w:r>
            <w:r w:rsidR="009B78B1" w:rsidRPr="004D59C5">
              <w:rPr>
                <w:rFonts w:asciiTheme="minorHAnsi" w:hAnsiTheme="minorHAnsi" w:cstheme="minorHAnsi"/>
              </w:rPr>
              <w:t xml:space="preserve"> </w:t>
            </w:r>
            <w:r w:rsidRPr="004D59C5">
              <w:rPr>
                <w:rFonts w:asciiTheme="minorHAnsi" w:hAnsiTheme="minorHAnsi" w:cstheme="minorHAnsi"/>
              </w:rPr>
              <w:t>coupon payment date</w:t>
            </w:r>
          </w:p>
        </w:tc>
      </w:tr>
      <w:tr w:rsidR="005E526D" w:rsidRPr="004D59C5" w14:paraId="3DC7030C" w14:textId="77777777" w:rsidTr="00C75C3D">
        <w:tc>
          <w:tcPr>
            <w:tcW w:w="716" w:type="dxa"/>
          </w:tcPr>
          <w:p w14:paraId="199FA0CE" w14:textId="77777777" w:rsidR="005E526D" w:rsidRPr="004D59C5" w:rsidRDefault="005E526D" w:rsidP="001065FE">
            <w:pPr>
              <w:pStyle w:val="ListParagraph"/>
              <w:numPr>
                <w:ilvl w:val="0"/>
                <w:numId w:val="46"/>
              </w:numPr>
            </w:pPr>
          </w:p>
        </w:tc>
        <w:tc>
          <w:tcPr>
            <w:tcW w:w="2529" w:type="dxa"/>
          </w:tcPr>
          <w:p w14:paraId="1BE8CA24" w14:textId="426E833D"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INTEREST_PAID</w:t>
            </w:r>
          </w:p>
        </w:tc>
        <w:tc>
          <w:tcPr>
            <w:tcW w:w="1416" w:type="dxa"/>
          </w:tcPr>
          <w:p w14:paraId="4C9F8F9C" w14:textId="277AA160"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9(13).9(4)</w:t>
            </w:r>
          </w:p>
        </w:tc>
        <w:tc>
          <w:tcPr>
            <w:tcW w:w="960" w:type="dxa"/>
          </w:tcPr>
          <w:p w14:paraId="205526EB" w14:textId="100F8A14" w:rsidR="005E526D" w:rsidRPr="004D59C5" w:rsidRDefault="00153951" w:rsidP="005E526D">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55</w:t>
            </w:r>
          </w:p>
        </w:tc>
        <w:tc>
          <w:tcPr>
            <w:tcW w:w="2176" w:type="dxa"/>
          </w:tcPr>
          <w:p w14:paraId="7DC2D7A4" w14:textId="66705B3A" w:rsidR="005E526D" w:rsidRPr="004D59C5" w:rsidRDefault="005E526D" w:rsidP="005E526D">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Interest paid</w:t>
            </w:r>
          </w:p>
        </w:tc>
        <w:tc>
          <w:tcPr>
            <w:tcW w:w="3390" w:type="dxa"/>
          </w:tcPr>
          <w:p w14:paraId="508BD332" w14:textId="77777777"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be 18 characters with 13 digits before the decimal place ‘.’ and 4 digits after. </w:t>
            </w:r>
          </w:p>
          <w:p w14:paraId="36D7995A" w14:textId="54666680"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The value depends on the respective TRANSACTION_TYPE.</w:t>
            </w:r>
          </w:p>
        </w:tc>
        <w:tc>
          <w:tcPr>
            <w:tcW w:w="2997" w:type="dxa"/>
          </w:tcPr>
          <w:p w14:paraId="70A347A9" w14:textId="75C935C6" w:rsidR="00302C9E" w:rsidRPr="004D59C5" w:rsidRDefault="00302C9E" w:rsidP="00302C9E">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ISS:</w:t>
            </w:r>
            <w:r w:rsidR="005E1F6D" w:rsidRPr="004D59C5">
              <w:rPr>
                <w:rFonts w:asciiTheme="minorHAnsi" w:hAnsiTheme="minorHAnsi" w:cstheme="minorHAnsi"/>
              </w:rPr>
              <w:t xml:space="preserve"> 0000000000000.0000</w:t>
            </w:r>
          </w:p>
          <w:p w14:paraId="33C25F01" w14:textId="1C1C5E8D" w:rsidR="004A32F8" w:rsidRPr="004D59C5" w:rsidRDefault="00302C9E" w:rsidP="00302C9E">
            <w:pPr>
              <w:pStyle w:val="Normalwithspace"/>
              <w:spacing w:before="0" w:line="276" w:lineRule="auto"/>
              <w:jc w:val="left"/>
              <w:rPr>
                <w:rFonts w:asciiTheme="minorHAnsi" w:hAnsiTheme="minorHAnsi" w:cstheme="minorHAnsi"/>
                <w:b/>
              </w:rPr>
            </w:pPr>
            <w:r w:rsidRPr="004D59C5">
              <w:rPr>
                <w:rFonts w:asciiTheme="minorHAnsi" w:hAnsiTheme="minorHAnsi" w:cstheme="minorHAnsi"/>
                <w:b/>
              </w:rPr>
              <w:t>MAT:</w:t>
            </w:r>
            <w:r w:rsidR="005E1F6D" w:rsidRPr="004D59C5">
              <w:rPr>
                <w:rFonts w:asciiTheme="minorHAnsi" w:hAnsiTheme="minorHAnsi" w:cstheme="minorHAnsi"/>
                <w:b/>
              </w:rPr>
              <w:t xml:space="preserve"> </w:t>
            </w:r>
            <w:r w:rsidR="007B467B" w:rsidRPr="004D59C5">
              <w:rPr>
                <w:rFonts w:asciiTheme="minorHAnsi" w:hAnsiTheme="minorHAnsi" w:cstheme="minorHAnsi"/>
              </w:rPr>
              <w:t>Interest paid = (Coupon rate/2) * Total nominal amount</w:t>
            </w:r>
          </w:p>
          <w:p w14:paraId="6F479ACC" w14:textId="290A88CF" w:rsidR="003E285F" w:rsidRPr="004D59C5" w:rsidRDefault="00302C9E" w:rsidP="00302C9E">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RED:</w:t>
            </w:r>
            <w:r w:rsidR="003E285F" w:rsidRPr="004D59C5">
              <w:rPr>
                <w:rFonts w:asciiTheme="minorHAnsi" w:hAnsiTheme="minorHAnsi" w:cstheme="minorHAnsi"/>
                <w:b/>
              </w:rPr>
              <w:t xml:space="preserve"> </w:t>
            </w:r>
            <w:r w:rsidR="003E285F" w:rsidRPr="004D59C5">
              <w:rPr>
                <w:rFonts w:asciiTheme="minorHAnsi" w:hAnsiTheme="minorHAnsi" w:cstheme="minorHAnsi"/>
              </w:rPr>
              <w:t>Interest paid = ((Coupon rate/2) * Total nominal amount) * (DCS/E)</w:t>
            </w:r>
          </w:p>
          <w:p w14:paraId="49D2A538" w14:textId="6A75064D" w:rsidR="005E526D" w:rsidRPr="004D59C5" w:rsidRDefault="00302C9E" w:rsidP="00302C9E">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CPN:</w:t>
            </w:r>
            <w:r w:rsidR="004A32F8" w:rsidRPr="004D59C5">
              <w:rPr>
                <w:rFonts w:asciiTheme="minorHAnsi" w:hAnsiTheme="minorHAnsi" w:cstheme="minorHAnsi"/>
                <w:b/>
              </w:rPr>
              <w:t xml:space="preserve"> </w:t>
            </w:r>
            <w:r w:rsidR="004A32F8" w:rsidRPr="004D59C5">
              <w:rPr>
                <w:rFonts w:asciiTheme="minorHAnsi" w:hAnsiTheme="minorHAnsi" w:cstheme="minorHAnsi"/>
              </w:rPr>
              <w:t>For regular coupon payment,</w:t>
            </w:r>
            <w:r w:rsidR="002C0D84" w:rsidRPr="004D59C5">
              <w:rPr>
                <w:rFonts w:asciiTheme="minorHAnsi" w:hAnsiTheme="minorHAnsi" w:cstheme="minorHAnsi"/>
              </w:rPr>
              <w:t xml:space="preserve"> Interest paid</w:t>
            </w:r>
            <w:r w:rsidR="008B7823" w:rsidRPr="004D59C5">
              <w:rPr>
                <w:rFonts w:asciiTheme="minorHAnsi" w:hAnsiTheme="minorHAnsi" w:cstheme="minorHAnsi"/>
              </w:rPr>
              <w:t xml:space="preserve"> = (Coupon rate/2) * Total nominal amount;</w:t>
            </w:r>
          </w:p>
          <w:p w14:paraId="0A175596" w14:textId="34A0B3A2" w:rsidR="004A32F8" w:rsidRPr="004D59C5" w:rsidRDefault="004A32F8" w:rsidP="00302C9E">
            <w:pPr>
              <w:pStyle w:val="Normalwithspace"/>
              <w:spacing w:before="0" w:line="276" w:lineRule="auto"/>
              <w:jc w:val="left"/>
              <w:rPr>
                <w:rFonts w:asciiTheme="minorHAnsi" w:hAnsiTheme="minorHAnsi" w:cstheme="minorHAnsi"/>
              </w:rPr>
            </w:pPr>
            <w:r w:rsidRPr="004D59C5">
              <w:rPr>
                <w:rFonts w:asciiTheme="minorHAnsi" w:hAnsiTheme="minorHAnsi" w:cstheme="minorHAnsi"/>
              </w:rPr>
              <w:t>For irregular first coupon payment,</w:t>
            </w:r>
            <w:r w:rsidR="008B7823" w:rsidRPr="004D59C5">
              <w:rPr>
                <w:rFonts w:asciiTheme="minorHAnsi" w:hAnsiTheme="minorHAnsi" w:cstheme="minorHAnsi"/>
              </w:rPr>
              <w:t xml:space="preserve"> </w:t>
            </w:r>
            <w:r w:rsidR="002C0D84" w:rsidRPr="004D59C5">
              <w:rPr>
                <w:rFonts w:asciiTheme="minorHAnsi" w:hAnsiTheme="minorHAnsi" w:cstheme="minorHAnsi"/>
              </w:rPr>
              <w:t xml:space="preserve">Interest paid </w:t>
            </w:r>
            <w:r w:rsidR="008B7823" w:rsidRPr="004D59C5">
              <w:rPr>
                <w:rFonts w:asciiTheme="minorHAnsi" w:hAnsiTheme="minorHAnsi" w:cstheme="minorHAnsi"/>
              </w:rPr>
              <w:t xml:space="preserve">= ((Coupon rate/2) * Total nominal amount) * </w:t>
            </w:r>
            <w:r w:rsidR="002E237B" w:rsidRPr="004D59C5">
              <w:rPr>
                <w:rFonts w:asciiTheme="minorHAnsi" w:hAnsiTheme="minorHAnsi" w:cstheme="minorHAnsi"/>
              </w:rPr>
              <w:t>(</w:t>
            </w:r>
            <w:r w:rsidR="008B7823" w:rsidRPr="004D59C5">
              <w:rPr>
                <w:rFonts w:asciiTheme="minorHAnsi" w:hAnsiTheme="minorHAnsi" w:cstheme="minorHAnsi"/>
              </w:rPr>
              <w:t>DCS/E</w:t>
            </w:r>
            <w:r w:rsidR="002E237B" w:rsidRPr="004D59C5">
              <w:rPr>
                <w:rFonts w:asciiTheme="minorHAnsi" w:hAnsiTheme="minorHAnsi" w:cstheme="minorHAnsi"/>
              </w:rPr>
              <w:t>)</w:t>
            </w:r>
          </w:p>
          <w:p w14:paraId="14182406" w14:textId="77777777" w:rsidR="002517C2" w:rsidRPr="004D59C5" w:rsidRDefault="002517C2" w:rsidP="00302C9E">
            <w:pPr>
              <w:pStyle w:val="Normalwithspace"/>
              <w:spacing w:before="0" w:line="276" w:lineRule="auto"/>
              <w:jc w:val="left"/>
              <w:rPr>
                <w:rFonts w:asciiTheme="minorHAnsi" w:hAnsiTheme="minorHAnsi" w:cstheme="minorHAnsi"/>
              </w:rPr>
            </w:pPr>
          </w:p>
          <w:p w14:paraId="4360733F" w14:textId="086E347D" w:rsidR="008B7823" w:rsidRPr="004D59C5" w:rsidRDefault="002C0D84" w:rsidP="00302C9E">
            <w:pPr>
              <w:pStyle w:val="Normalwithspace"/>
              <w:spacing w:before="0" w:line="276" w:lineRule="auto"/>
              <w:jc w:val="left"/>
              <w:rPr>
                <w:rFonts w:asciiTheme="minorHAnsi" w:hAnsiTheme="minorHAnsi" w:cstheme="minorHAnsi"/>
              </w:rPr>
            </w:pPr>
            <w:r w:rsidRPr="004D59C5">
              <w:rPr>
                <w:rFonts w:asciiTheme="minorHAnsi" w:hAnsiTheme="minorHAnsi" w:cstheme="minorHAnsi"/>
              </w:rPr>
              <w:t>where</w:t>
            </w:r>
          </w:p>
          <w:p w14:paraId="6856BB81" w14:textId="57DC6559" w:rsidR="008B7823" w:rsidRPr="004D59C5" w:rsidRDefault="002E237B" w:rsidP="00302C9E">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DCS = (Issue date - </w:t>
            </w:r>
            <w:commentRangeStart w:id="447"/>
            <w:r w:rsidRPr="004D59C5">
              <w:rPr>
                <w:rFonts w:asciiTheme="minorHAnsi" w:hAnsiTheme="minorHAnsi" w:cstheme="minorHAnsi"/>
              </w:rPr>
              <w:t>Settlement date</w:t>
            </w:r>
            <w:commentRangeEnd w:id="447"/>
            <w:r w:rsidR="006475FA">
              <w:rPr>
                <w:rStyle w:val="CommentReference"/>
                <w:lang w:val="en-US"/>
              </w:rPr>
              <w:commentReference w:id="447"/>
            </w:r>
            <w:r w:rsidRPr="004D59C5">
              <w:rPr>
                <w:rFonts w:asciiTheme="minorHAnsi" w:hAnsiTheme="minorHAnsi" w:cstheme="minorHAnsi"/>
              </w:rPr>
              <w:t>)</w:t>
            </w:r>
          </w:p>
          <w:p w14:paraId="0822E565" w14:textId="1BD6D023" w:rsidR="002E237B" w:rsidRPr="004D59C5" w:rsidRDefault="002E237B" w:rsidP="00302C9E">
            <w:pPr>
              <w:pStyle w:val="Normalwithspace"/>
              <w:spacing w:before="0" w:line="276" w:lineRule="auto"/>
              <w:jc w:val="left"/>
              <w:rPr>
                <w:rFonts w:asciiTheme="minorHAnsi" w:hAnsiTheme="minorHAnsi" w:cstheme="minorHAnsi"/>
              </w:rPr>
            </w:pPr>
            <w:r w:rsidRPr="004D59C5">
              <w:rPr>
                <w:rFonts w:asciiTheme="minorHAnsi" w:hAnsiTheme="minorHAnsi" w:cstheme="minorHAnsi"/>
              </w:rPr>
              <w:t>E = Number of days in assumed coupon period</w:t>
            </w:r>
          </w:p>
        </w:tc>
      </w:tr>
      <w:tr w:rsidR="005E526D" w:rsidRPr="004D59C5" w14:paraId="2D45EF68" w14:textId="77777777" w:rsidTr="00C75C3D">
        <w:tc>
          <w:tcPr>
            <w:tcW w:w="716" w:type="dxa"/>
          </w:tcPr>
          <w:p w14:paraId="16CCB569" w14:textId="77777777" w:rsidR="005E526D" w:rsidRPr="004D59C5" w:rsidRDefault="005E526D" w:rsidP="001065FE">
            <w:pPr>
              <w:pStyle w:val="ListParagraph"/>
              <w:numPr>
                <w:ilvl w:val="0"/>
                <w:numId w:val="46"/>
              </w:numPr>
            </w:pPr>
          </w:p>
        </w:tc>
        <w:tc>
          <w:tcPr>
            <w:tcW w:w="2529" w:type="dxa"/>
          </w:tcPr>
          <w:p w14:paraId="46582CA6" w14:textId="24ADA290"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ACCRUED_INTEREST</w:t>
            </w:r>
          </w:p>
        </w:tc>
        <w:tc>
          <w:tcPr>
            <w:tcW w:w="1416" w:type="dxa"/>
          </w:tcPr>
          <w:p w14:paraId="3FB5BC4A" w14:textId="268DAB68"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S9(13).9(4)</w:t>
            </w:r>
          </w:p>
        </w:tc>
        <w:tc>
          <w:tcPr>
            <w:tcW w:w="960" w:type="dxa"/>
          </w:tcPr>
          <w:p w14:paraId="3A053082" w14:textId="1D37458B" w:rsidR="005E526D" w:rsidRPr="004D59C5" w:rsidRDefault="00153951" w:rsidP="005E526D">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73</w:t>
            </w:r>
          </w:p>
        </w:tc>
        <w:tc>
          <w:tcPr>
            <w:tcW w:w="2176" w:type="dxa"/>
          </w:tcPr>
          <w:p w14:paraId="7422CBF5" w14:textId="7F68A465" w:rsidR="005E526D" w:rsidRPr="004D59C5" w:rsidRDefault="005E526D" w:rsidP="005E526D">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Accrued interest</w:t>
            </w:r>
          </w:p>
        </w:tc>
        <w:tc>
          <w:tcPr>
            <w:tcW w:w="3390" w:type="dxa"/>
          </w:tcPr>
          <w:p w14:paraId="75F762F2" w14:textId="6066C43D"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be </w:t>
            </w:r>
            <w:r w:rsidR="00A23ADE" w:rsidRPr="004D59C5">
              <w:rPr>
                <w:rFonts w:asciiTheme="minorHAnsi" w:hAnsiTheme="minorHAnsi" w:cstheme="minorHAnsi"/>
              </w:rPr>
              <w:t>‘+0000000000000.0000’.</w:t>
            </w:r>
          </w:p>
        </w:tc>
        <w:tc>
          <w:tcPr>
            <w:tcW w:w="2997" w:type="dxa"/>
          </w:tcPr>
          <w:p w14:paraId="2E9BE250" w14:textId="271B53C3" w:rsidR="00A23ADE" w:rsidRPr="004D59C5" w:rsidRDefault="00DB37C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Always 0 for SSB transaction data.</w:t>
            </w:r>
          </w:p>
        </w:tc>
      </w:tr>
      <w:tr w:rsidR="005E526D" w:rsidRPr="004D59C5" w14:paraId="7303E68A" w14:textId="77777777" w:rsidTr="00C75C3D">
        <w:tc>
          <w:tcPr>
            <w:tcW w:w="716" w:type="dxa"/>
          </w:tcPr>
          <w:p w14:paraId="6EFE222C" w14:textId="77777777" w:rsidR="005E526D" w:rsidRPr="004D59C5" w:rsidRDefault="005E526D" w:rsidP="001065FE">
            <w:pPr>
              <w:pStyle w:val="ListParagraph"/>
              <w:numPr>
                <w:ilvl w:val="0"/>
                <w:numId w:val="46"/>
              </w:numPr>
            </w:pPr>
          </w:p>
        </w:tc>
        <w:tc>
          <w:tcPr>
            <w:tcW w:w="2529" w:type="dxa"/>
          </w:tcPr>
          <w:p w14:paraId="2671F76F" w14:textId="34423B44"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NOMINAL_AMOUNT</w:t>
            </w:r>
          </w:p>
        </w:tc>
        <w:tc>
          <w:tcPr>
            <w:tcW w:w="1416" w:type="dxa"/>
          </w:tcPr>
          <w:p w14:paraId="7D2E2421" w14:textId="23F56BDB"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9(13).9(4)</w:t>
            </w:r>
          </w:p>
        </w:tc>
        <w:tc>
          <w:tcPr>
            <w:tcW w:w="960" w:type="dxa"/>
          </w:tcPr>
          <w:p w14:paraId="6E2CF8C7" w14:textId="21479105" w:rsidR="005E526D" w:rsidRPr="004D59C5" w:rsidRDefault="00153951" w:rsidP="005E526D">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92</w:t>
            </w:r>
          </w:p>
        </w:tc>
        <w:tc>
          <w:tcPr>
            <w:tcW w:w="2176" w:type="dxa"/>
          </w:tcPr>
          <w:p w14:paraId="4E50CE9F" w14:textId="236325AC" w:rsidR="005E526D" w:rsidRPr="004D59C5" w:rsidRDefault="005E526D" w:rsidP="005E526D">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Total nominal amount</w:t>
            </w:r>
          </w:p>
        </w:tc>
        <w:tc>
          <w:tcPr>
            <w:tcW w:w="3390" w:type="dxa"/>
          </w:tcPr>
          <w:p w14:paraId="66D6760F" w14:textId="77777777"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 xml:space="preserve">Must be 18 characters with 13 digits before the decimal place ‘.’ and 4 digits after. </w:t>
            </w:r>
          </w:p>
          <w:p w14:paraId="0D138BFF" w14:textId="71344EBF" w:rsidR="005E526D" w:rsidRPr="004D59C5" w:rsidRDefault="00F2262E"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lastRenderedPageBreak/>
              <w:t>The value depends on the respective TRANSACTION_TYPE.</w:t>
            </w:r>
          </w:p>
        </w:tc>
        <w:tc>
          <w:tcPr>
            <w:tcW w:w="2997" w:type="dxa"/>
          </w:tcPr>
          <w:p w14:paraId="4878EC83" w14:textId="17668B37" w:rsidR="005E526D" w:rsidRPr="004D59C5" w:rsidRDefault="000F1D26" w:rsidP="005E526D">
            <w:pPr>
              <w:pStyle w:val="Normalwithspace"/>
              <w:spacing w:before="0" w:line="276" w:lineRule="auto"/>
              <w:jc w:val="left"/>
              <w:rPr>
                <w:rFonts w:asciiTheme="minorHAnsi" w:hAnsiTheme="minorHAnsi" w:cstheme="minorHAnsi"/>
                <w:b/>
              </w:rPr>
            </w:pPr>
            <w:r w:rsidRPr="004D59C5">
              <w:rPr>
                <w:rFonts w:asciiTheme="minorHAnsi" w:hAnsiTheme="minorHAnsi" w:cstheme="minorHAnsi"/>
                <w:b/>
              </w:rPr>
              <w:lastRenderedPageBreak/>
              <w:t>ISS:</w:t>
            </w:r>
            <w:r w:rsidR="00771D74" w:rsidRPr="004D59C5">
              <w:rPr>
                <w:rFonts w:asciiTheme="minorHAnsi" w:hAnsiTheme="minorHAnsi" w:cstheme="minorHAnsi"/>
                <w:b/>
              </w:rPr>
              <w:t xml:space="preserve"> </w:t>
            </w:r>
            <w:r w:rsidR="00771D74" w:rsidRPr="004D59C5">
              <w:rPr>
                <w:rFonts w:asciiTheme="minorHAnsi" w:hAnsiTheme="minorHAnsi" w:cstheme="minorHAnsi"/>
              </w:rPr>
              <w:t>Total amount allotted</w:t>
            </w:r>
          </w:p>
          <w:p w14:paraId="7F4D18FF" w14:textId="28145810" w:rsidR="00870DAF" w:rsidRPr="004D59C5" w:rsidRDefault="00870DAF"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b/>
              </w:rPr>
              <w:lastRenderedPageBreak/>
              <w:t>MAT:</w:t>
            </w:r>
            <w:r w:rsidR="00771D74" w:rsidRPr="004D59C5">
              <w:rPr>
                <w:rFonts w:asciiTheme="minorHAnsi" w:hAnsiTheme="minorHAnsi" w:cstheme="minorHAnsi"/>
                <w:b/>
              </w:rPr>
              <w:t xml:space="preserve"> </w:t>
            </w:r>
            <w:r w:rsidR="00771D74" w:rsidRPr="004D59C5">
              <w:rPr>
                <w:rFonts w:asciiTheme="minorHAnsi" w:hAnsiTheme="minorHAnsi" w:cstheme="minorHAnsi"/>
              </w:rPr>
              <w:t>Total outstanding amount</w:t>
            </w:r>
            <w:r w:rsidR="00DD3366" w:rsidRPr="004D59C5">
              <w:rPr>
                <w:rFonts w:asciiTheme="minorHAnsi" w:hAnsiTheme="minorHAnsi" w:cstheme="minorHAnsi"/>
              </w:rPr>
              <w:t xml:space="preserve"> </w:t>
            </w:r>
            <w:r w:rsidR="00771D74" w:rsidRPr="004D59C5">
              <w:rPr>
                <w:rFonts w:asciiTheme="minorHAnsi" w:hAnsiTheme="minorHAnsi" w:cstheme="minorHAnsi"/>
              </w:rPr>
              <w:t>(Total amount allotted</w:t>
            </w:r>
            <w:r w:rsidR="00DD3366" w:rsidRPr="004D59C5">
              <w:rPr>
                <w:rFonts w:asciiTheme="minorHAnsi" w:hAnsiTheme="minorHAnsi" w:cstheme="minorHAnsi"/>
              </w:rPr>
              <w:t xml:space="preserve"> </w:t>
            </w:r>
            <w:r w:rsidR="00CF1EC7" w:rsidRPr="004D59C5">
              <w:rPr>
                <w:rFonts w:asciiTheme="minorHAnsi" w:hAnsiTheme="minorHAnsi" w:cstheme="minorHAnsi"/>
              </w:rPr>
              <w:t>-</w:t>
            </w:r>
            <w:r w:rsidR="00771D74" w:rsidRPr="004D59C5">
              <w:rPr>
                <w:rFonts w:asciiTheme="minorHAnsi" w:hAnsiTheme="minorHAnsi" w:cstheme="minorHAnsi"/>
              </w:rPr>
              <w:t xml:space="preserve"> Total amount redeemed)</w:t>
            </w:r>
          </w:p>
          <w:p w14:paraId="203E24BB" w14:textId="689E862D" w:rsidR="00870DAF" w:rsidRPr="004D59C5" w:rsidRDefault="00870DAF"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RED:</w:t>
            </w:r>
            <w:r w:rsidR="00EC233C" w:rsidRPr="004D59C5">
              <w:rPr>
                <w:rFonts w:asciiTheme="minorHAnsi" w:hAnsiTheme="minorHAnsi" w:cstheme="minorHAnsi"/>
                <w:b/>
              </w:rPr>
              <w:t xml:space="preserve"> </w:t>
            </w:r>
            <w:r w:rsidR="00EC233C" w:rsidRPr="004D59C5">
              <w:rPr>
                <w:rFonts w:asciiTheme="minorHAnsi" w:hAnsiTheme="minorHAnsi" w:cstheme="minorHAnsi"/>
              </w:rPr>
              <w:t>Redemption amount of the current issue</w:t>
            </w:r>
          </w:p>
          <w:p w14:paraId="41EE6E22" w14:textId="339AD6A9" w:rsidR="00870DAF" w:rsidRPr="004D59C5" w:rsidRDefault="00870DAF"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b/>
              </w:rPr>
              <w:t>CPN:</w:t>
            </w:r>
            <w:r w:rsidR="0032749D" w:rsidRPr="004D59C5">
              <w:rPr>
                <w:rFonts w:asciiTheme="minorHAnsi" w:hAnsiTheme="minorHAnsi" w:cstheme="minorHAnsi"/>
                <w:b/>
              </w:rPr>
              <w:t xml:space="preserve"> </w:t>
            </w:r>
            <w:r w:rsidR="00CF1EC7" w:rsidRPr="004D59C5">
              <w:rPr>
                <w:rFonts w:asciiTheme="minorHAnsi" w:hAnsiTheme="minorHAnsi" w:cstheme="minorHAnsi"/>
              </w:rPr>
              <w:t>Total outstanding amount (Total amount allotted - Total amount redeemed + Amount redeemed after the transaction date)</w:t>
            </w:r>
          </w:p>
        </w:tc>
      </w:tr>
      <w:tr w:rsidR="005E526D" w:rsidRPr="004D59C5" w14:paraId="67DCA698" w14:textId="77777777" w:rsidTr="00C75C3D">
        <w:tc>
          <w:tcPr>
            <w:tcW w:w="716" w:type="dxa"/>
          </w:tcPr>
          <w:p w14:paraId="77B03451" w14:textId="77777777" w:rsidR="005E526D" w:rsidRPr="004D59C5" w:rsidRDefault="005E526D" w:rsidP="001065FE">
            <w:pPr>
              <w:pStyle w:val="ListParagraph"/>
              <w:numPr>
                <w:ilvl w:val="0"/>
                <w:numId w:val="46"/>
              </w:numPr>
            </w:pPr>
          </w:p>
        </w:tc>
        <w:tc>
          <w:tcPr>
            <w:tcW w:w="2529" w:type="dxa"/>
          </w:tcPr>
          <w:p w14:paraId="3DD3EEC1" w14:textId="6BE86815"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DISCOUNT_PREMIUM</w:t>
            </w:r>
          </w:p>
        </w:tc>
        <w:tc>
          <w:tcPr>
            <w:tcW w:w="1416" w:type="dxa"/>
          </w:tcPr>
          <w:p w14:paraId="067B282D" w14:textId="19377772"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S9(13).9(4)</w:t>
            </w:r>
          </w:p>
        </w:tc>
        <w:tc>
          <w:tcPr>
            <w:tcW w:w="960" w:type="dxa"/>
          </w:tcPr>
          <w:p w14:paraId="3DC0F374" w14:textId="58382AAF" w:rsidR="005E526D" w:rsidRPr="004D59C5" w:rsidRDefault="00153951" w:rsidP="005E526D">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110</w:t>
            </w:r>
          </w:p>
        </w:tc>
        <w:tc>
          <w:tcPr>
            <w:tcW w:w="2176" w:type="dxa"/>
          </w:tcPr>
          <w:p w14:paraId="2E489051" w14:textId="0128FC18" w:rsidR="005E526D" w:rsidRPr="004D59C5" w:rsidRDefault="005E526D" w:rsidP="005E526D">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Discount or premium</w:t>
            </w:r>
            <w:r w:rsidR="006E319D" w:rsidRPr="004D59C5">
              <w:rPr>
                <w:rFonts w:asciiTheme="minorHAnsi" w:hAnsiTheme="minorHAnsi" w:cstheme="minorHAnsi"/>
                <w:lang w:val="en-AU"/>
              </w:rPr>
              <w:t xml:space="preserve"> </w:t>
            </w:r>
            <w:del w:id="448" w:author="Han Xie CHAI (MAS)" w:date="2026-01-14T17:39:00Z" w16du:dateUtc="2026-01-14T09:39:00Z">
              <w:r w:rsidR="006E319D" w:rsidRPr="004D59C5">
                <w:rPr>
                  <w:rFonts w:asciiTheme="minorHAnsi" w:hAnsiTheme="minorHAnsi" w:cstheme="minorHAnsi"/>
                  <w:lang w:val="en-AU"/>
                </w:rPr>
                <w:delText>not applicable to SSB</w:delText>
              </w:r>
            </w:del>
          </w:p>
        </w:tc>
        <w:tc>
          <w:tcPr>
            <w:tcW w:w="3390" w:type="dxa"/>
          </w:tcPr>
          <w:p w14:paraId="30D551D6" w14:textId="64953063" w:rsidR="005E526D" w:rsidRPr="004D59C5" w:rsidRDefault="006E319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‘+0000000000000.0000’.</w:t>
            </w:r>
          </w:p>
        </w:tc>
        <w:tc>
          <w:tcPr>
            <w:tcW w:w="2997" w:type="dxa"/>
          </w:tcPr>
          <w:p w14:paraId="02B1537D" w14:textId="541FBBD8" w:rsidR="005E526D" w:rsidRPr="004D59C5" w:rsidRDefault="00B83B21" w:rsidP="00870DAF">
            <w:pPr>
              <w:pStyle w:val="Normalwithspace"/>
              <w:spacing w:before="0" w:line="276" w:lineRule="auto"/>
              <w:jc w:val="left"/>
              <w:rPr>
                <w:rFonts w:asciiTheme="minorHAnsi" w:hAnsiTheme="minorHAnsi" w:cstheme="minorHAnsi"/>
              </w:rPr>
            </w:pPr>
            <w:ins w:id="449" w:author="Han Xie CHAI (MAS)" w:date="2026-01-14T17:39:00Z" w16du:dateUtc="2026-01-14T09:39:00Z">
              <w:r w:rsidRPr="004D59C5">
                <w:rPr>
                  <w:rFonts w:asciiTheme="minorHAnsi" w:hAnsiTheme="minorHAnsi" w:cstheme="minorHAnsi"/>
                </w:rPr>
                <w:t>Always 0 for SSB transaction data.</w:t>
              </w:r>
            </w:ins>
          </w:p>
        </w:tc>
      </w:tr>
      <w:tr w:rsidR="005E526D" w:rsidRPr="004D59C5" w14:paraId="49F62CAB" w14:textId="77777777" w:rsidTr="00C75C3D">
        <w:tc>
          <w:tcPr>
            <w:tcW w:w="716" w:type="dxa"/>
          </w:tcPr>
          <w:p w14:paraId="16EFFA4D" w14:textId="77777777" w:rsidR="005E526D" w:rsidRPr="004D59C5" w:rsidRDefault="005E526D" w:rsidP="001065FE">
            <w:pPr>
              <w:pStyle w:val="ListParagraph"/>
              <w:numPr>
                <w:ilvl w:val="0"/>
                <w:numId w:val="46"/>
              </w:numPr>
            </w:pPr>
          </w:p>
        </w:tc>
        <w:tc>
          <w:tcPr>
            <w:tcW w:w="2529" w:type="dxa"/>
          </w:tcPr>
          <w:p w14:paraId="0F6227BA" w14:textId="4FE564E8"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COUPON_RATE</w:t>
            </w:r>
          </w:p>
        </w:tc>
        <w:tc>
          <w:tcPr>
            <w:tcW w:w="1416" w:type="dxa"/>
          </w:tcPr>
          <w:p w14:paraId="439AD68C" w14:textId="7D126433"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9(3).9(4)</w:t>
            </w:r>
          </w:p>
        </w:tc>
        <w:tc>
          <w:tcPr>
            <w:tcW w:w="960" w:type="dxa"/>
          </w:tcPr>
          <w:p w14:paraId="262599BE" w14:textId="79581623" w:rsidR="005E526D" w:rsidRPr="004D59C5" w:rsidRDefault="00153951" w:rsidP="005E526D">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129</w:t>
            </w:r>
          </w:p>
        </w:tc>
        <w:tc>
          <w:tcPr>
            <w:tcW w:w="2176" w:type="dxa"/>
          </w:tcPr>
          <w:p w14:paraId="0B87E28C" w14:textId="11BC96C3" w:rsidR="005E526D" w:rsidRPr="004D59C5" w:rsidRDefault="009A5CC5" w:rsidP="005E526D">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lang w:val="en-AU"/>
              </w:rPr>
              <w:t>Prevailing c</w:t>
            </w:r>
            <w:r w:rsidR="005E526D" w:rsidRPr="004D59C5">
              <w:rPr>
                <w:rFonts w:asciiTheme="minorHAnsi" w:hAnsiTheme="minorHAnsi" w:cstheme="minorHAnsi"/>
                <w:lang w:val="en-AU"/>
              </w:rPr>
              <w:t>oupon rate</w:t>
            </w:r>
          </w:p>
        </w:tc>
        <w:tc>
          <w:tcPr>
            <w:tcW w:w="3390" w:type="dxa"/>
          </w:tcPr>
          <w:p w14:paraId="770AC423" w14:textId="24DB41F4" w:rsidR="005E526D" w:rsidRPr="004D59C5" w:rsidRDefault="00B620DB" w:rsidP="009A5CC5">
            <w:pPr>
              <w:pStyle w:val="Normalwithspace"/>
              <w:spacing w:before="0" w:line="276" w:lineRule="auto"/>
              <w:jc w:val="left"/>
              <w:rPr>
                <w:rFonts w:asciiTheme="minorHAnsi" w:hAnsiTheme="minorHAnsi" w:cstheme="minorHAnsi"/>
              </w:rPr>
            </w:pPr>
            <w:commentRangeStart w:id="450"/>
            <w:r w:rsidRPr="004D59C5">
              <w:rPr>
                <w:rFonts w:asciiTheme="minorHAnsi" w:hAnsiTheme="minorHAnsi" w:cstheme="minorHAnsi"/>
              </w:rPr>
              <w:t>Must be 8 characters with 3 digits before the decimal place ‘.’ and 4 digits after.</w:t>
            </w:r>
            <w:commentRangeEnd w:id="450"/>
            <w:r w:rsidR="00B83B21">
              <w:rPr>
                <w:rStyle w:val="CommentReference"/>
                <w:lang w:val="en-US"/>
              </w:rPr>
              <w:commentReference w:id="450"/>
            </w:r>
          </w:p>
        </w:tc>
        <w:tc>
          <w:tcPr>
            <w:tcW w:w="2997" w:type="dxa"/>
          </w:tcPr>
          <w:p w14:paraId="73136427" w14:textId="77777777" w:rsidR="005E526D" w:rsidRPr="004D59C5" w:rsidRDefault="005E526D" w:rsidP="005E526D">
            <w:pPr>
              <w:pStyle w:val="Normalwithspace"/>
              <w:spacing w:before="0" w:line="276" w:lineRule="auto"/>
              <w:jc w:val="left"/>
              <w:rPr>
                <w:rFonts w:asciiTheme="minorHAnsi" w:hAnsiTheme="minorHAnsi" w:cstheme="minorHAnsi"/>
              </w:rPr>
            </w:pPr>
          </w:p>
        </w:tc>
      </w:tr>
      <w:tr w:rsidR="005E526D" w:rsidRPr="004D59C5" w14:paraId="41D71849" w14:textId="77777777" w:rsidTr="00C75C3D">
        <w:tc>
          <w:tcPr>
            <w:tcW w:w="716" w:type="dxa"/>
          </w:tcPr>
          <w:p w14:paraId="041C89BF" w14:textId="77777777" w:rsidR="005E526D" w:rsidRPr="004D59C5" w:rsidRDefault="005E526D" w:rsidP="005E526D">
            <w:pPr>
              <w:spacing w:line="276" w:lineRule="auto"/>
              <w:ind w:left="720"/>
              <w:rPr>
                <w:rFonts w:asciiTheme="minorHAnsi" w:hAnsiTheme="minorHAnsi" w:cstheme="minorHAnsi"/>
              </w:rPr>
            </w:pPr>
          </w:p>
        </w:tc>
        <w:tc>
          <w:tcPr>
            <w:tcW w:w="2529" w:type="dxa"/>
          </w:tcPr>
          <w:p w14:paraId="55DD0DE5" w14:textId="4AE32778" w:rsidR="005E526D" w:rsidRPr="004D59C5" w:rsidRDefault="005E526D" w:rsidP="005E526D">
            <w:pPr>
              <w:pStyle w:val="Normalwithspace"/>
              <w:spacing w:before="0" w:line="276" w:lineRule="auto"/>
              <w:jc w:val="left"/>
              <w:rPr>
                <w:rFonts w:asciiTheme="minorHAnsi" w:hAnsiTheme="minorHAnsi" w:cstheme="minorHAnsi"/>
                <w:b/>
              </w:rPr>
            </w:pPr>
            <w:r w:rsidRPr="004D59C5">
              <w:rPr>
                <w:rFonts w:asciiTheme="minorHAnsi" w:hAnsiTheme="minorHAnsi" w:cstheme="minorHAnsi"/>
                <w:b/>
              </w:rPr>
              <w:t>Trailer Record</w:t>
            </w:r>
            <w:r w:rsidR="00861780">
              <w:rPr>
                <w:rFonts w:asciiTheme="minorHAnsi" w:hAnsiTheme="minorHAnsi" w:cstheme="minorHAnsi"/>
                <w:b/>
              </w:rPr>
              <w:t xml:space="preserve"> (Last line of the file)</w:t>
            </w:r>
          </w:p>
        </w:tc>
        <w:tc>
          <w:tcPr>
            <w:tcW w:w="1416" w:type="dxa"/>
          </w:tcPr>
          <w:p w14:paraId="1C6AFC29" w14:textId="77777777" w:rsidR="005E526D" w:rsidRPr="004D59C5" w:rsidRDefault="005E526D" w:rsidP="005E526D">
            <w:pPr>
              <w:pStyle w:val="Normalwithspace"/>
              <w:spacing w:before="0" w:line="276" w:lineRule="auto"/>
              <w:jc w:val="left"/>
              <w:rPr>
                <w:rFonts w:asciiTheme="minorHAnsi" w:hAnsiTheme="minorHAnsi" w:cstheme="minorHAnsi"/>
              </w:rPr>
            </w:pPr>
          </w:p>
        </w:tc>
        <w:tc>
          <w:tcPr>
            <w:tcW w:w="960" w:type="dxa"/>
          </w:tcPr>
          <w:p w14:paraId="4F586EEF" w14:textId="77777777" w:rsidR="005E526D" w:rsidRPr="004D59C5" w:rsidRDefault="005E526D" w:rsidP="005E526D">
            <w:pPr>
              <w:pStyle w:val="Normalwithspace"/>
              <w:spacing w:before="0" w:line="276" w:lineRule="auto"/>
              <w:jc w:val="left"/>
              <w:rPr>
                <w:rFonts w:asciiTheme="minorHAnsi" w:hAnsiTheme="minorHAnsi" w:cstheme="minorHAnsi"/>
                <w:szCs w:val="22"/>
                <w:lang w:val="en-AU"/>
              </w:rPr>
            </w:pPr>
          </w:p>
        </w:tc>
        <w:tc>
          <w:tcPr>
            <w:tcW w:w="2176" w:type="dxa"/>
          </w:tcPr>
          <w:p w14:paraId="0EA4AFF4" w14:textId="77777777" w:rsidR="005E526D" w:rsidRPr="004D59C5" w:rsidRDefault="005E526D" w:rsidP="005E526D">
            <w:pPr>
              <w:pStyle w:val="Normalwithspace"/>
              <w:spacing w:before="0" w:line="276" w:lineRule="auto"/>
              <w:jc w:val="left"/>
              <w:rPr>
                <w:rFonts w:asciiTheme="minorHAnsi" w:hAnsiTheme="minorHAnsi" w:cstheme="minorHAnsi"/>
                <w:lang w:val="en-AU"/>
              </w:rPr>
            </w:pPr>
          </w:p>
        </w:tc>
        <w:tc>
          <w:tcPr>
            <w:tcW w:w="3390" w:type="dxa"/>
          </w:tcPr>
          <w:p w14:paraId="5EFED10C" w14:textId="77777777" w:rsidR="005E526D" w:rsidRPr="004D59C5" w:rsidRDefault="005E526D" w:rsidP="005E526D">
            <w:pPr>
              <w:pStyle w:val="Normalwithspace"/>
              <w:spacing w:before="0" w:line="276" w:lineRule="auto"/>
              <w:jc w:val="left"/>
              <w:rPr>
                <w:rFonts w:asciiTheme="minorHAnsi" w:hAnsiTheme="minorHAnsi" w:cstheme="minorHAnsi"/>
              </w:rPr>
            </w:pPr>
          </w:p>
        </w:tc>
        <w:tc>
          <w:tcPr>
            <w:tcW w:w="2997" w:type="dxa"/>
          </w:tcPr>
          <w:p w14:paraId="70A6960B" w14:textId="77777777" w:rsidR="005E526D" w:rsidRPr="004D59C5" w:rsidRDefault="005E526D" w:rsidP="005E526D">
            <w:pPr>
              <w:pStyle w:val="Normalwithspace"/>
              <w:spacing w:before="0" w:line="276" w:lineRule="auto"/>
              <w:jc w:val="left"/>
              <w:rPr>
                <w:rFonts w:asciiTheme="minorHAnsi" w:hAnsiTheme="minorHAnsi" w:cstheme="minorHAnsi"/>
              </w:rPr>
            </w:pPr>
          </w:p>
        </w:tc>
      </w:tr>
      <w:tr w:rsidR="005E526D" w:rsidRPr="004D59C5" w14:paraId="0EB85C89" w14:textId="77777777" w:rsidTr="00C75C3D">
        <w:tc>
          <w:tcPr>
            <w:tcW w:w="716" w:type="dxa"/>
          </w:tcPr>
          <w:p w14:paraId="73CB7EC2" w14:textId="77777777" w:rsidR="005E526D" w:rsidRPr="004D59C5" w:rsidRDefault="005E526D" w:rsidP="001065FE">
            <w:pPr>
              <w:pStyle w:val="ListParagraph"/>
              <w:numPr>
                <w:ilvl w:val="0"/>
                <w:numId w:val="53"/>
              </w:numPr>
            </w:pPr>
          </w:p>
        </w:tc>
        <w:tc>
          <w:tcPr>
            <w:tcW w:w="2529" w:type="dxa"/>
          </w:tcPr>
          <w:p w14:paraId="60CADB4D" w14:textId="2A659759"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ROW_IDENTIFIER</w:t>
            </w:r>
          </w:p>
        </w:tc>
        <w:tc>
          <w:tcPr>
            <w:tcW w:w="1416" w:type="dxa"/>
          </w:tcPr>
          <w:p w14:paraId="614BF881" w14:textId="758499C6"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X(3)</w:t>
            </w:r>
          </w:p>
        </w:tc>
        <w:tc>
          <w:tcPr>
            <w:tcW w:w="960" w:type="dxa"/>
          </w:tcPr>
          <w:p w14:paraId="3A895D68" w14:textId="435627A3" w:rsidR="005E526D" w:rsidRPr="004D59C5" w:rsidRDefault="00153951" w:rsidP="005E526D">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w:t>
            </w:r>
          </w:p>
        </w:tc>
        <w:tc>
          <w:tcPr>
            <w:tcW w:w="2176" w:type="dxa"/>
          </w:tcPr>
          <w:p w14:paraId="42D131E0" w14:textId="785288BD" w:rsidR="005E526D" w:rsidRPr="004D59C5" w:rsidRDefault="005E526D" w:rsidP="005E526D">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Record indicator</w:t>
            </w:r>
          </w:p>
        </w:tc>
        <w:tc>
          <w:tcPr>
            <w:tcW w:w="3390" w:type="dxa"/>
          </w:tcPr>
          <w:p w14:paraId="6E734912" w14:textId="24D1B1C4"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‘TRL’.</w:t>
            </w:r>
          </w:p>
        </w:tc>
        <w:tc>
          <w:tcPr>
            <w:tcW w:w="2997" w:type="dxa"/>
          </w:tcPr>
          <w:p w14:paraId="57C72A8E" w14:textId="77777777" w:rsidR="005E526D" w:rsidRPr="004D59C5" w:rsidRDefault="005E526D" w:rsidP="005E526D">
            <w:pPr>
              <w:pStyle w:val="Normalwithspace"/>
              <w:spacing w:before="0" w:line="276" w:lineRule="auto"/>
              <w:jc w:val="left"/>
              <w:rPr>
                <w:rFonts w:asciiTheme="minorHAnsi" w:hAnsiTheme="minorHAnsi" w:cstheme="minorHAnsi"/>
              </w:rPr>
            </w:pPr>
          </w:p>
        </w:tc>
      </w:tr>
      <w:tr w:rsidR="005E526D" w:rsidRPr="004D59C5" w14:paraId="4667AE93" w14:textId="77777777" w:rsidTr="00C75C3D">
        <w:tc>
          <w:tcPr>
            <w:tcW w:w="716" w:type="dxa"/>
          </w:tcPr>
          <w:p w14:paraId="51C2AA2B" w14:textId="77777777" w:rsidR="005E526D" w:rsidRPr="004D59C5" w:rsidRDefault="005E526D" w:rsidP="001065FE">
            <w:pPr>
              <w:pStyle w:val="ListParagraph"/>
              <w:numPr>
                <w:ilvl w:val="0"/>
                <w:numId w:val="46"/>
              </w:numPr>
            </w:pPr>
          </w:p>
        </w:tc>
        <w:tc>
          <w:tcPr>
            <w:tcW w:w="2529" w:type="dxa"/>
          </w:tcPr>
          <w:p w14:paraId="34070884" w14:textId="1A1BDC0F"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TRANSACTION_ID</w:t>
            </w:r>
          </w:p>
        </w:tc>
        <w:tc>
          <w:tcPr>
            <w:tcW w:w="1416" w:type="dxa"/>
          </w:tcPr>
          <w:p w14:paraId="0CDE8214" w14:textId="57E9F32F"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X(15)</w:t>
            </w:r>
          </w:p>
        </w:tc>
        <w:tc>
          <w:tcPr>
            <w:tcW w:w="960" w:type="dxa"/>
          </w:tcPr>
          <w:p w14:paraId="4F30EFBD" w14:textId="05C27480" w:rsidR="005E526D" w:rsidRPr="004D59C5" w:rsidRDefault="00153951" w:rsidP="005E526D">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4</w:t>
            </w:r>
          </w:p>
        </w:tc>
        <w:tc>
          <w:tcPr>
            <w:tcW w:w="2176" w:type="dxa"/>
          </w:tcPr>
          <w:p w14:paraId="236A0186" w14:textId="1154AF40" w:rsidR="005E526D" w:rsidRPr="004D59C5" w:rsidRDefault="005E526D" w:rsidP="005E526D">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Transaction ID of the file</w:t>
            </w:r>
          </w:p>
        </w:tc>
        <w:tc>
          <w:tcPr>
            <w:tcW w:w="3390" w:type="dxa"/>
          </w:tcPr>
          <w:p w14:paraId="34C93FAE" w14:textId="508DCF7D"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be ‘GTTD’ padded with trailing spaces.</w:t>
            </w:r>
          </w:p>
        </w:tc>
        <w:tc>
          <w:tcPr>
            <w:tcW w:w="2997" w:type="dxa"/>
          </w:tcPr>
          <w:p w14:paraId="279CD36C" w14:textId="77777777" w:rsidR="005E526D" w:rsidRPr="004D59C5" w:rsidRDefault="005E526D" w:rsidP="005E526D">
            <w:pPr>
              <w:pStyle w:val="Normalwithspace"/>
              <w:spacing w:before="0" w:line="276" w:lineRule="auto"/>
              <w:jc w:val="left"/>
              <w:rPr>
                <w:rFonts w:asciiTheme="minorHAnsi" w:hAnsiTheme="minorHAnsi" w:cstheme="minorHAnsi"/>
              </w:rPr>
            </w:pPr>
          </w:p>
        </w:tc>
      </w:tr>
      <w:tr w:rsidR="005E526D" w:rsidRPr="004D59C5" w14:paraId="5175E49E" w14:textId="77777777" w:rsidTr="00C75C3D">
        <w:tc>
          <w:tcPr>
            <w:tcW w:w="716" w:type="dxa"/>
          </w:tcPr>
          <w:p w14:paraId="12A11D2A" w14:textId="77777777" w:rsidR="005E526D" w:rsidRPr="004D59C5" w:rsidRDefault="005E526D" w:rsidP="001065FE">
            <w:pPr>
              <w:pStyle w:val="ListParagraph"/>
              <w:numPr>
                <w:ilvl w:val="0"/>
                <w:numId w:val="46"/>
              </w:numPr>
            </w:pPr>
          </w:p>
        </w:tc>
        <w:tc>
          <w:tcPr>
            <w:tcW w:w="2529" w:type="dxa"/>
          </w:tcPr>
          <w:p w14:paraId="49E88CFA" w14:textId="3F50C51B"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TOTAL_FEED_LINE</w:t>
            </w:r>
          </w:p>
        </w:tc>
        <w:tc>
          <w:tcPr>
            <w:tcW w:w="1416" w:type="dxa"/>
          </w:tcPr>
          <w:p w14:paraId="79753FEA" w14:textId="70C20FD5"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9(9)</w:t>
            </w:r>
          </w:p>
        </w:tc>
        <w:tc>
          <w:tcPr>
            <w:tcW w:w="960" w:type="dxa"/>
          </w:tcPr>
          <w:p w14:paraId="2221DFD5" w14:textId="35478A13" w:rsidR="005E526D" w:rsidRPr="004D59C5" w:rsidRDefault="00153951" w:rsidP="005E526D">
            <w:pPr>
              <w:pStyle w:val="Normalwithspace"/>
              <w:spacing w:before="0" w:line="276" w:lineRule="auto"/>
              <w:jc w:val="left"/>
              <w:rPr>
                <w:rFonts w:asciiTheme="minorHAnsi" w:hAnsiTheme="minorHAnsi" w:cstheme="minorHAnsi"/>
                <w:szCs w:val="22"/>
                <w:lang w:val="en-AU"/>
              </w:rPr>
            </w:pPr>
            <w:r>
              <w:rPr>
                <w:rFonts w:asciiTheme="minorHAnsi" w:hAnsiTheme="minorHAnsi" w:cstheme="minorHAnsi"/>
                <w:szCs w:val="22"/>
                <w:lang w:val="en-AU"/>
              </w:rPr>
              <w:t>19</w:t>
            </w:r>
          </w:p>
        </w:tc>
        <w:tc>
          <w:tcPr>
            <w:tcW w:w="2176" w:type="dxa"/>
          </w:tcPr>
          <w:p w14:paraId="0894B08B" w14:textId="78D3F600" w:rsidR="005E526D" w:rsidRPr="004D59C5" w:rsidRDefault="005E526D" w:rsidP="005E526D">
            <w:pPr>
              <w:pStyle w:val="Normalwithspace"/>
              <w:spacing w:before="0" w:line="276" w:lineRule="auto"/>
              <w:jc w:val="left"/>
              <w:rPr>
                <w:rFonts w:asciiTheme="minorHAnsi" w:hAnsiTheme="minorHAnsi" w:cstheme="minorHAnsi"/>
                <w:lang w:val="en-AU"/>
              </w:rPr>
            </w:pPr>
            <w:r w:rsidRPr="004D59C5">
              <w:rPr>
                <w:rFonts w:asciiTheme="minorHAnsi" w:hAnsiTheme="minorHAnsi" w:cstheme="minorHAnsi"/>
                <w:szCs w:val="22"/>
                <w:lang w:val="en-AU"/>
              </w:rPr>
              <w:t>Total number of records</w:t>
            </w:r>
          </w:p>
        </w:tc>
        <w:tc>
          <w:tcPr>
            <w:tcW w:w="3390" w:type="dxa"/>
          </w:tcPr>
          <w:p w14:paraId="4B4586E2" w14:textId="25C8AA87" w:rsidR="005E526D" w:rsidRPr="004D59C5" w:rsidRDefault="005E526D" w:rsidP="005E526D">
            <w:pPr>
              <w:pStyle w:val="Normalwithspace"/>
              <w:spacing w:before="0" w:line="276" w:lineRule="auto"/>
              <w:jc w:val="left"/>
              <w:rPr>
                <w:rFonts w:asciiTheme="minorHAnsi" w:hAnsiTheme="minorHAnsi" w:cstheme="minorHAnsi"/>
              </w:rPr>
            </w:pPr>
            <w:r w:rsidRPr="004D59C5">
              <w:rPr>
                <w:rFonts w:asciiTheme="minorHAnsi" w:hAnsiTheme="minorHAnsi" w:cstheme="minorHAnsi"/>
              </w:rPr>
              <w:t>Must equal the total number of records including Header and Trailer in this file.</w:t>
            </w:r>
          </w:p>
        </w:tc>
        <w:tc>
          <w:tcPr>
            <w:tcW w:w="2997" w:type="dxa"/>
          </w:tcPr>
          <w:p w14:paraId="45546365" w14:textId="77777777" w:rsidR="005E526D" w:rsidRPr="004D59C5" w:rsidRDefault="005E526D" w:rsidP="005E526D">
            <w:pPr>
              <w:pStyle w:val="Normalwithspace"/>
              <w:spacing w:before="0" w:line="276" w:lineRule="auto"/>
              <w:jc w:val="left"/>
              <w:rPr>
                <w:rFonts w:asciiTheme="minorHAnsi" w:hAnsiTheme="minorHAnsi" w:cstheme="minorHAnsi"/>
              </w:rPr>
            </w:pPr>
          </w:p>
        </w:tc>
      </w:tr>
    </w:tbl>
    <w:p w14:paraId="44D2A265" w14:textId="7648D8EA" w:rsidR="005412D7" w:rsidRPr="004D59C5" w:rsidRDefault="005412D7" w:rsidP="005412D7">
      <w:pPr>
        <w:pStyle w:val="Caption"/>
        <w:rPr>
          <w:rFonts w:cstheme="minorHAnsi"/>
        </w:rPr>
      </w:pPr>
      <w:r w:rsidRPr="004D59C5">
        <w:rPr>
          <w:rFonts w:cstheme="minorHAnsi"/>
        </w:rPr>
        <w:t xml:space="preserve">Table </w:t>
      </w:r>
      <w:r w:rsidRPr="004D59C5">
        <w:rPr>
          <w:rFonts w:cstheme="minorHAnsi"/>
        </w:rPr>
        <w:fldChar w:fldCharType="begin"/>
      </w:r>
      <w:r w:rsidRPr="004D59C5">
        <w:rPr>
          <w:rFonts w:cstheme="minorHAnsi"/>
        </w:rPr>
        <w:instrText xml:space="preserve"> SEQ Table \* ARABIC </w:instrText>
      </w:r>
      <w:r w:rsidRPr="004D59C5">
        <w:rPr>
          <w:rFonts w:cstheme="minorHAnsi"/>
        </w:rPr>
        <w:fldChar w:fldCharType="separate"/>
      </w:r>
      <w:r w:rsidR="007E327C">
        <w:rPr>
          <w:rFonts w:cstheme="minorHAnsi"/>
        </w:rPr>
        <w:t>26</w:t>
      </w:r>
      <w:r w:rsidRPr="004D59C5">
        <w:rPr>
          <w:rFonts w:cstheme="minorHAnsi"/>
        </w:rPr>
        <w:fldChar w:fldCharType="end"/>
      </w:r>
      <w:r w:rsidRPr="004D59C5">
        <w:rPr>
          <w:rFonts w:cstheme="minorHAnsi"/>
        </w:rPr>
        <w:t xml:space="preserve"> </w:t>
      </w:r>
      <w:r w:rsidRPr="004D59C5">
        <w:rPr>
          <w:rFonts w:cstheme="minorHAnsi"/>
        </w:rPr>
        <w:fldChar w:fldCharType="begin"/>
      </w:r>
      <w:r w:rsidRPr="004D59C5">
        <w:rPr>
          <w:rFonts w:cstheme="minorHAnsi"/>
        </w:rPr>
        <w:instrText xml:space="preserve"> STYLEREF "Heading 3" </w:instrText>
      </w:r>
      <w:r w:rsidRPr="004D59C5">
        <w:rPr>
          <w:rFonts w:cstheme="minorHAnsi"/>
        </w:rPr>
        <w:fldChar w:fldCharType="separate"/>
      </w:r>
      <w:r w:rsidR="007E327C">
        <w:rPr>
          <w:rFonts w:cstheme="minorHAnsi"/>
        </w:rPr>
        <w:t>Appendix C.2 – Transaction Data File (IT040048.txt &amp; IT042048.txt) Data Dictionary</w:t>
      </w:r>
      <w:r w:rsidRPr="004D59C5">
        <w:rPr>
          <w:rFonts w:cstheme="minorHAnsi"/>
        </w:rPr>
        <w:fldChar w:fldCharType="end"/>
      </w:r>
    </w:p>
    <w:p w14:paraId="660BF2E6" w14:textId="77777777" w:rsidR="005962BA" w:rsidRDefault="005962BA" w:rsidP="005962BA">
      <w:pPr>
        <w:rPr>
          <w:rFonts w:asciiTheme="minorHAnsi" w:hAnsiTheme="minorHAnsi" w:cstheme="minorHAnsi"/>
        </w:rPr>
      </w:pPr>
    </w:p>
    <w:p w14:paraId="09BBAB28" w14:textId="3EBFAB58" w:rsidR="005412D7" w:rsidRPr="004D59C5" w:rsidRDefault="005412D7" w:rsidP="005412D7">
      <w:pPr>
        <w:pStyle w:val="Heading3"/>
      </w:pPr>
      <w:bookmarkStart w:id="451" w:name="_Toc218075351"/>
      <w:r w:rsidRPr="004D59C5">
        <w:t>Appendix C.</w:t>
      </w:r>
      <w:r>
        <w:t>3</w:t>
      </w:r>
      <w:r w:rsidRPr="004D59C5">
        <w:t xml:space="preserve"> – </w:t>
      </w:r>
      <w:r>
        <w:t>ERF</w:t>
      </w:r>
      <w:r w:rsidRPr="004D59C5">
        <w:t xml:space="preserve"> Data File</w:t>
      </w:r>
      <w:r w:rsidR="00A81A4F">
        <w:t xml:space="preserve"> </w:t>
      </w:r>
      <w:r w:rsidR="00A81A4F" w:rsidRPr="00A81A4F">
        <w:t>(IT0</w:t>
      </w:r>
      <w:r w:rsidR="00A81A4F">
        <w:t>5</w:t>
      </w:r>
      <w:r w:rsidR="00A81A4F" w:rsidRPr="00A81A4F">
        <w:t>0048.TXT &amp; IT0</w:t>
      </w:r>
      <w:r w:rsidR="00A81A4F">
        <w:t>5</w:t>
      </w:r>
      <w:r w:rsidR="00A81A4F" w:rsidRPr="00A81A4F">
        <w:t>2048.TXT)</w:t>
      </w:r>
      <w:r w:rsidRPr="004D59C5">
        <w:t xml:space="preserve"> Data Dictionary</w:t>
      </w:r>
      <w:bookmarkEnd w:id="451"/>
    </w:p>
    <w:p w14:paraId="644A99D8" w14:textId="2FF952D8" w:rsidR="005962BA" w:rsidRPr="004D59C5" w:rsidRDefault="00290296" w:rsidP="00915777">
      <w:pPr>
        <w:pStyle w:val="Normalwithspace"/>
        <w:rPr>
          <w:rFonts w:asciiTheme="minorHAnsi" w:hAnsiTheme="minorHAnsi" w:cstheme="minorHAnsi"/>
          <w:b/>
          <w:bCs/>
          <w:i/>
          <w:iCs/>
          <w:lang w:val="en-AU"/>
        </w:rPr>
      </w:pPr>
      <w:r w:rsidRPr="004D59C5">
        <w:rPr>
          <w:rFonts w:asciiTheme="minorHAnsi" w:hAnsiTheme="minorHAnsi" w:cstheme="minorHAnsi"/>
          <w:b/>
          <w:bCs/>
          <w:i/>
          <w:iCs/>
          <w:lang w:val="en-AU"/>
        </w:rPr>
        <w:t>[To be added in R2.]</w:t>
      </w:r>
    </w:p>
    <w:sectPr w:rsidR="005962BA" w:rsidRPr="004D59C5" w:rsidSect="00C04A47">
      <w:pgSz w:w="16838" w:h="11906" w:orient="landscape" w:code="9"/>
      <w:pgMar w:top="1440" w:right="1440" w:bottom="1559"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Sophia TAN (MAS)" w:date="2026-01-16T10:31:00Z" w:initials="ST">
    <w:p w14:paraId="43E18CE0" w14:textId="77777777" w:rsidR="001A7B57" w:rsidRDefault="001A7B57" w:rsidP="001A7B57">
      <w:pPr>
        <w:pStyle w:val="CommentText"/>
        <w:jc w:val="left"/>
      </w:pPr>
      <w:r>
        <w:rPr>
          <w:rStyle w:val="CommentReference"/>
        </w:rPr>
        <w:annotationRef/>
      </w:r>
      <w:r>
        <w:rPr>
          <w:lang w:val="en-SG"/>
        </w:rPr>
        <w:t>For both MEPS+ and FMBS files. I feel there is merit in retaining the File Description wordings from the original interface specifications - esp since MEPS+ and FMBS are not changing (for now).</w:t>
      </w:r>
    </w:p>
    <w:p w14:paraId="3EE653E1" w14:textId="77777777" w:rsidR="001A7B57" w:rsidRDefault="001A7B57" w:rsidP="001A7B57">
      <w:pPr>
        <w:pStyle w:val="CommentText"/>
        <w:jc w:val="left"/>
      </w:pPr>
    </w:p>
    <w:p w14:paraId="252CA4CC" w14:textId="77777777" w:rsidR="001A7B57" w:rsidRDefault="001A7B57" w:rsidP="001A7B57">
      <w:pPr>
        <w:pStyle w:val="CommentText"/>
        <w:jc w:val="left"/>
      </w:pPr>
      <w:r>
        <w:rPr>
          <w:lang w:val="en-SG"/>
        </w:rPr>
        <w:t xml:space="preserve">E.g. MEPS+: for the secmast file, it should be </w:t>
      </w:r>
      <w:r>
        <w:rPr>
          <w:b/>
          <w:bCs/>
          <w:lang w:val="en-SG"/>
        </w:rPr>
        <w:t>New Issuance or Reopening of ISINs;</w:t>
      </w:r>
    </w:p>
    <w:p w14:paraId="3CBAF994" w14:textId="77777777" w:rsidR="001A7B57" w:rsidRDefault="001A7B57" w:rsidP="001A7B57">
      <w:pPr>
        <w:pStyle w:val="CommentText"/>
        <w:jc w:val="left"/>
      </w:pPr>
      <w:r>
        <w:rPr>
          <w:lang w:val="en-SG"/>
        </w:rPr>
        <w:t xml:space="preserve">Secupdt should be </w:t>
      </w:r>
      <w:r>
        <w:rPr>
          <w:b/>
          <w:bCs/>
          <w:lang w:val="en-SG"/>
        </w:rPr>
        <w:t>ISIN Summary after auctions</w:t>
      </w:r>
    </w:p>
    <w:p w14:paraId="6C0589F1" w14:textId="77777777" w:rsidR="001A7B57" w:rsidRDefault="001A7B57" w:rsidP="001A7B57">
      <w:pPr>
        <w:pStyle w:val="CommentText"/>
        <w:jc w:val="left"/>
      </w:pPr>
    </w:p>
    <w:p w14:paraId="7146A025" w14:textId="77777777" w:rsidR="001A7B57" w:rsidRDefault="001A7B57" w:rsidP="001A7B57">
      <w:pPr>
        <w:pStyle w:val="CommentText"/>
        <w:jc w:val="left"/>
      </w:pPr>
      <w:r>
        <w:rPr>
          <w:lang w:val="en-SG"/>
        </w:rPr>
        <w:t xml:space="preserve">FMBS: secupdt should be </w:t>
      </w:r>
      <w:r>
        <w:rPr>
          <w:b/>
          <w:bCs/>
          <w:lang w:val="en-SG"/>
        </w:rPr>
        <w:t>Security update file</w:t>
      </w:r>
    </w:p>
  </w:comment>
  <w:comment w:id="71" w:author="Sophia TAN (MAS)" w:date="2026-01-16T21:42:00Z" w:initials="ST">
    <w:p w14:paraId="79F44CD4" w14:textId="77777777" w:rsidR="000461FE" w:rsidRDefault="000461FE" w:rsidP="000461FE">
      <w:pPr>
        <w:pStyle w:val="CommentText"/>
        <w:jc w:val="left"/>
      </w:pPr>
      <w:r>
        <w:rPr>
          <w:rStyle w:val="CommentReference"/>
        </w:rPr>
        <w:annotationRef/>
      </w:r>
      <w:r>
        <w:rPr>
          <w:lang w:val="en-SG"/>
        </w:rPr>
        <w:t>Since the earlier section mentioned closing prices though only implemented in R2, thought it should be included here too.</w:t>
      </w:r>
    </w:p>
  </w:comment>
  <w:comment w:id="76" w:author="Han Xie CHAI (MAS)" w:date="2026-01-14T16:22:00Z" w:initials="HC">
    <w:p w14:paraId="79277DAA" w14:textId="634217E5" w:rsidR="00DE6ED2" w:rsidRDefault="00DE6ED2" w:rsidP="00DE6ED2">
      <w:pPr>
        <w:pStyle w:val="CommentText"/>
        <w:jc w:val="left"/>
      </w:pPr>
      <w:r>
        <w:rPr>
          <w:rStyle w:val="CommentReference"/>
        </w:rPr>
        <w:annotationRef/>
      </w:r>
      <w:r>
        <w:rPr>
          <w:lang w:val="en-SG"/>
        </w:rPr>
        <w:t>As mentioned in the CDP/FI interface FSD, we may need to add special characters to ‘X’ for certain fields, and we should have the same definition across both FSDs.</w:t>
      </w:r>
    </w:p>
  </w:comment>
  <w:comment w:id="88" w:author="Balamurugan DHANDAPANI from.OPTIMUM (MAS)" w:date="2025-12-29T09:46:00Z" w:initials="BD">
    <w:p w14:paraId="7D7CB939" w14:textId="326DE169" w:rsidR="00110124" w:rsidRDefault="00110124" w:rsidP="00110124">
      <w:pPr>
        <w:pStyle w:val="CommentText"/>
        <w:jc w:val="left"/>
      </w:pPr>
      <w:r>
        <w:rPr>
          <w:rStyle w:val="CommentReference"/>
        </w:rPr>
        <w:annotationRef/>
      </w:r>
      <w:r>
        <w:rPr>
          <w:lang w:val="en-SG"/>
        </w:rPr>
        <w:t>MEPS+ and FMBS files will not be encrypted. Only AGD files will be encrypted.</w:t>
      </w:r>
    </w:p>
  </w:comment>
  <w:comment w:id="89" w:author="Yichen GU from.TOPPAN (MAS)" w:date="2025-12-31T09:43:00Z" w:initials="YG">
    <w:p w14:paraId="50B66312" w14:textId="77777777" w:rsidR="00F90FAE" w:rsidRDefault="00F90FAE" w:rsidP="00F90FAE">
      <w:pPr>
        <w:pStyle w:val="CommentText"/>
        <w:jc w:val="left"/>
      </w:pPr>
      <w:r>
        <w:rPr>
          <w:rStyle w:val="CommentReference"/>
        </w:rPr>
        <w:annotationRef/>
      </w:r>
      <w:r>
        <w:rPr>
          <w:lang w:val="en-SG"/>
        </w:rPr>
        <w:t>Updated.</w:t>
      </w:r>
    </w:p>
  </w:comment>
  <w:comment w:id="98" w:author="Balamurugan DHANDAPANI from.OPTIMUM (MAS)" w:date="2025-12-29T09:24:00Z" w:initials="BD">
    <w:p w14:paraId="4094BAB8" w14:textId="4A496BDE" w:rsidR="00110124" w:rsidRDefault="00DC332F" w:rsidP="00110124">
      <w:pPr>
        <w:pStyle w:val="CommentText"/>
        <w:jc w:val="left"/>
      </w:pPr>
      <w:r>
        <w:rPr>
          <w:rStyle w:val="CommentReference"/>
        </w:rPr>
        <w:annotationRef/>
      </w:r>
      <w:r w:rsidR="00110124">
        <w:rPr>
          <w:lang w:val="en-SG"/>
        </w:rPr>
        <w:t>Add a table here to list all the MEPS+ file names, source, destination, In/Out and delimiter. This is  to give the overview of the MEPS+ interface files.</w:t>
      </w:r>
    </w:p>
  </w:comment>
  <w:comment w:id="99" w:author="Yichen GU from.TOPPAN (MAS)" w:date="2025-12-31T09:45:00Z" w:initials="YG">
    <w:p w14:paraId="606A41D6" w14:textId="77777777" w:rsidR="00F90FAE" w:rsidRDefault="00F90FAE" w:rsidP="00F90FAE">
      <w:pPr>
        <w:pStyle w:val="CommentText"/>
        <w:jc w:val="left"/>
      </w:pPr>
      <w:r>
        <w:rPr>
          <w:rStyle w:val="CommentReference"/>
        </w:rPr>
        <w:annotationRef/>
      </w:r>
      <w:r>
        <w:rPr>
          <w:lang w:val="en-SG"/>
        </w:rPr>
        <w:t>The list of all files are mentioned in Section 1.2 Scope, the additional table here might be repetitive.</w:t>
      </w:r>
    </w:p>
  </w:comment>
  <w:comment w:id="108" w:author="Sharmaine TAN (MAS)" w:date="2026-01-14T13:31:00Z" w:initials="ST">
    <w:p w14:paraId="56A57304" w14:textId="77777777" w:rsidR="00763652" w:rsidRDefault="00022A9D" w:rsidP="00763652">
      <w:pPr>
        <w:pStyle w:val="CommentText"/>
        <w:jc w:val="left"/>
      </w:pPr>
      <w:r>
        <w:rPr>
          <w:rStyle w:val="CommentReference"/>
        </w:rPr>
        <w:annotationRef/>
      </w:r>
      <w:r w:rsidR="00763652">
        <w:rPr>
          <w:lang w:val="en-SG"/>
        </w:rPr>
        <w:t xml:space="preserve">At Announcement MEPS+ validation OMEGA will validate secmast file based on the security created by FD from MEPS+ prior to status change of Pending Publication/ Publish </w:t>
      </w:r>
    </w:p>
    <w:p w14:paraId="2339717A" w14:textId="77777777" w:rsidR="00763652" w:rsidRDefault="00763652" w:rsidP="00763652">
      <w:pPr>
        <w:pStyle w:val="CommentText"/>
        <w:jc w:val="left"/>
      </w:pPr>
      <w:r>
        <w:rPr>
          <w:lang w:val="en-SG"/>
        </w:rPr>
        <w:t xml:space="preserve">Syndication announcement will not rely on MEPS+ validation secmast file for publication </w:t>
      </w:r>
    </w:p>
  </w:comment>
  <w:comment w:id="109" w:author="Sophia TAN (MAS)" w:date="2026-01-16T21:57:00Z" w:initials="ST">
    <w:p w14:paraId="29819214" w14:textId="77777777" w:rsidR="005B772D" w:rsidRDefault="005B772D" w:rsidP="005B772D">
      <w:pPr>
        <w:pStyle w:val="CommentText"/>
        <w:jc w:val="left"/>
      </w:pPr>
      <w:r>
        <w:rPr>
          <w:rStyle w:val="CommentReference"/>
        </w:rPr>
        <w:annotationRef/>
      </w:r>
      <w:r>
        <w:rPr>
          <w:lang w:val="en-SG"/>
        </w:rPr>
        <w:t>ISINs with auction type Syndication will still be validated in OMEGA through the secmast file yes? However the process flow (of announcement) is different from that of normal auction.</w:t>
      </w:r>
    </w:p>
  </w:comment>
  <w:comment w:id="110" w:author="Balamurugan DHANDAPANI from.OPTIMUM (MAS)" w:date="2025-12-29T16:02:00Z" w:initials="BD">
    <w:p w14:paraId="19710259" w14:textId="62584822" w:rsidR="00F25776" w:rsidRDefault="00F25776" w:rsidP="00F25776">
      <w:pPr>
        <w:pStyle w:val="CommentText"/>
        <w:jc w:val="left"/>
      </w:pPr>
      <w:r>
        <w:rPr>
          <w:rStyle w:val="CommentReference"/>
        </w:rPr>
        <w:annotationRef/>
      </w:r>
      <w:r>
        <w:rPr>
          <w:lang w:val="en-SG"/>
        </w:rPr>
        <w:t>Move this Filename and table as the first section 3.1.1.1 and then provide the Description as 3.1.1.2. Follow the same for all the files.</w:t>
      </w:r>
    </w:p>
  </w:comment>
  <w:comment w:id="111" w:author="Yichen GU from.TOPPAN (MAS)" w:date="2025-12-31T09:46:00Z" w:initials="YG">
    <w:p w14:paraId="4521569C" w14:textId="77777777" w:rsidR="00F90FAE" w:rsidRDefault="00F90FAE" w:rsidP="00F90FAE">
      <w:pPr>
        <w:pStyle w:val="CommentText"/>
        <w:jc w:val="left"/>
      </w:pPr>
      <w:r>
        <w:rPr>
          <w:rStyle w:val="CommentReference"/>
        </w:rPr>
        <w:annotationRef/>
      </w:r>
      <w:r>
        <w:rPr>
          <w:lang w:val="en-SG"/>
        </w:rPr>
        <w:t>Added filename in section headers for easier navigation, thus I will still keep this here to maintain a consistent template with Interface FSD (FIs and CDP).</w:t>
      </w:r>
    </w:p>
  </w:comment>
  <w:comment w:id="116" w:author="Han Xie CHAI (MAS)" w:date="2026-01-14T16:50:00Z" w:initials="HC">
    <w:p w14:paraId="080601A3" w14:textId="77777777" w:rsidR="00742C69" w:rsidRDefault="00552243" w:rsidP="00742C69">
      <w:pPr>
        <w:pStyle w:val="CommentText"/>
        <w:jc w:val="left"/>
      </w:pPr>
      <w:r>
        <w:rPr>
          <w:rStyle w:val="CommentReference"/>
        </w:rPr>
        <w:annotationRef/>
      </w:r>
      <w:r w:rsidR="00742C69">
        <w:rPr>
          <w:lang w:val="en-SG"/>
        </w:rPr>
        <w:t>Is this only on certain days and period? Or every day? This comment applies to subsequent sections too where OMEGA polls the MEFT folder.</w:t>
      </w:r>
    </w:p>
  </w:comment>
  <w:comment w:id="117" w:author="Sin Fong TAN (MAS)" w:date="2026-01-13T14:29:00Z" w:initials="ST">
    <w:p w14:paraId="53FE13A2" w14:textId="77777777" w:rsidR="00C855D3" w:rsidRDefault="00C855D3" w:rsidP="00C855D3">
      <w:pPr>
        <w:pStyle w:val="CommentText"/>
        <w:jc w:val="left"/>
      </w:pPr>
      <w:r>
        <w:rPr>
          <w:rStyle w:val="CommentReference"/>
        </w:rPr>
        <w:annotationRef/>
      </w:r>
      <w:r>
        <w:rPr>
          <w:lang w:val="en-SG"/>
        </w:rPr>
        <w:t>@TECQ, is this correct? Please check with WK.</w:t>
      </w:r>
    </w:p>
  </w:comment>
  <w:comment w:id="118" w:author="Jasmine WL TEO (MAS)" w:date="2026-01-15T10:07:00Z" w:initials="JT">
    <w:p w14:paraId="3A68374C" w14:textId="77777777" w:rsidR="00631001" w:rsidRDefault="00631001" w:rsidP="00631001">
      <w:pPr>
        <w:pStyle w:val="CommentText"/>
        <w:jc w:val="left"/>
      </w:pPr>
      <w:r>
        <w:rPr>
          <w:rStyle w:val="CommentReference"/>
        </w:rPr>
        <w:annotationRef/>
      </w:r>
      <w:r>
        <w:t xml:space="preserve">How is OMEGA going to match the record? Based on issue code and tender date? </w:t>
      </w:r>
    </w:p>
  </w:comment>
  <w:comment w:id="120" w:author="Han Xie CHAI (MAS)" w:date="2026-01-14T18:15:00Z" w:initials="HC">
    <w:p w14:paraId="0E4836A8" w14:textId="1F1C27B4" w:rsidR="00742C69" w:rsidRDefault="00742C69" w:rsidP="00742C69">
      <w:pPr>
        <w:pStyle w:val="CommentText"/>
        <w:jc w:val="left"/>
      </w:pPr>
      <w:r>
        <w:rPr>
          <w:rStyle w:val="CommentReference"/>
        </w:rPr>
        <w:annotationRef/>
      </w:r>
      <w:r>
        <w:rPr>
          <w:lang w:val="en-SG"/>
        </w:rPr>
        <w:t>Should there be a file level validation before this step?</w:t>
      </w:r>
    </w:p>
  </w:comment>
  <w:comment w:id="121" w:author="Han Xie CHAI (MAS)" w:date="2026-01-14T18:15:00Z" w:initials="HC">
    <w:p w14:paraId="6820AA69" w14:textId="77777777" w:rsidR="00742C69" w:rsidRDefault="00742C69" w:rsidP="00742C69">
      <w:pPr>
        <w:pStyle w:val="CommentText"/>
        <w:jc w:val="left"/>
      </w:pPr>
      <w:r>
        <w:rPr>
          <w:rStyle w:val="CommentReference"/>
        </w:rPr>
        <w:annotationRef/>
      </w:r>
      <w:r>
        <w:rPr>
          <w:lang w:val="en-SG"/>
        </w:rPr>
        <w:t>And I suppose the file is identified by the filename?</w:t>
      </w:r>
    </w:p>
  </w:comment>
  <w:comment w:id="123" w:author="Sin Fong TAN (MAS)" w:date="2026-01-13T14:34:00Z" w:initials="ST">
    <w:p w14:paraId="7D36FCE7" w14:textId="77777777" w:rsidR="00C855D3" w:rsidRDefault="00C855D3" w:rsidP="00C855D3">
      <w:pPr>
        <w:pStyle w:val="CommentText"/>
        <w:jc w:val="left"/>
      </w:pPr>
      <w:r>
        <w:rPr>
          <w:rStyle w:val="CommentReference"/>
        </w:rPr>
        <w:annotationRef/>
      </w:r>
      <w:r>
        <w:rPr>
          <w:lang w:val="en-SG"/>
        </w:rPr>
        <w:t>Any processing logic? Any data mapping/translation/derivation/calculation? Or is it a plain read and insert ALL fields in the record into DB. Even if it’s the latter, please document what are we doing with each record in the file.</w:t>
      </w:r>
    </w:p>
  </w:comment>
  <w:comment w:id="122" w:author="Jasmine WL TEO (MAS)" w:date="2026-01-13T16:15:00Z" w:initials="JT">
    <w:p w14:paraId="466F2C70" w14:textId="77777777" w:rsidR="00C2492F" w:rsidRDefault="00C2492F" w:rsidP="00C2492F">
      <w:pPr>
        <w:pStyle w:val="CommentText"/>
        <w:jc w:val="left"/>
      </w:pPr>
      <w:r>
        <w:rPr>
          <w:rStyle w:val="CommentReference"/>
        </w:rPr>
        <w:annotationRef/>
      </w:r>
      <w:r>
        <w:rPr>
          <w:lang w:val="en-SG"/>
        </w:rPr>
        <w:t>After the record is updated, whats next? Status updated to Pending Publication if it is non ssb? Will there be email sent to user if it is successful or if it fails?</w:t>
      </w:r>
    </w:p>
  </w:comment>
  <w:comment w:id="124" w:author="Sin Fong TAN (MAS)" w:date="2026-01-13T14:40:00Z" w:initials="ST">
    <w:p w14:paraId="306952ED" w14:textId="2232A8C9" w:rsidR="00293857" w:rsidRDefault="00293857" w:rsidP="00293857">
      <w:pPr>
        <w:pStyle w:val="CommentText"/>
        <w:jc w:val="left"/>
      </w:pPr>
      <w:r>
        <w:rPr>
          <w:rStyle w:val="CommentReference"/>
        </w:rPr>
        <w:annotationRef/>
      </w:r>
      <w:r>
        <w:rPr>
          <w:lang w:val="en-SG"/>
        </w:rPr>
        <w:t>I think I commented somewhere as well on error handling and recovery. For all file processing and generation, please document (1) the contingency/recovery requirement ie. can we re-run or re-generate it again, discuss the impact? (2) will the file processed/generated half way rollback? If not, discuss the recovery (3) handling of duplicate records. Discuss the impact. (4) any issue if we process/generate file the following day? E.g. if OMEGA has issue and unable to process today’s secmast file. We are only able to process it tomorrow.</w:t>
      </w:r>
    </w:p>
  </w:comment>
  <w:comment w:id="125" w:author="Sophia TAN (MAS)" w:date="2026-01-16T22:08:00Z" w:initials="ST">
    <w:p w14:paraId="681215B7" w14:textId="77777777" w:rsidR="002D2F0C" w:rsidRDefault="002D2F0C" w:rsidP="002D2F0C">
      <w:pPr>
        <w:pStyle w:val="CommentText"/>
        <w:jc w:val="left"/>
      </w:pPr>
      <w:r>
        <w:rPr>
          <w:rStyle w:val="CommentReference"/>
        </w:rPr>
        <w:annotationRef/>
      </w:r>
      <w:r>
        <w:rPr>
          <w:lang w:val="en-SG"/>
        </w:rPr>
        <w:t>Adding on to this comment - there should also be mention of how OMEGA is able to process file of the same name multiple times, ingest/disregard records appropriately. E.g.</w:t>
      </w:r>
      <w:r>
        <w:rPr>
          <w:lang w:val="en-SG"/>
        </w:rPr>
        <w:br/>
        <w:t>1) MEPS+ sends secmast.txt file at 10am - contains ISINs A, B, C.</w:t>
      </w:r>
    </w:p>
    <w:p w14:paraId="18D7F868" w14:textId="77777777" w:rsidR="002D2F0C" w:rsidRDefault="002D2F0C" w:rsidP="002D2F0C">
      <w:pPr>
        <w:pStyle w:val="CommentText"/>
        <w:jc w:val="left"/>
      </w:pPr>
      <w:r>
        <w:rPr>
          <w:lang w:val="en-SG"/>
        </w:rPr>
        <w:t>2) MEPS+ sends secmast,txt file at 1030am - contains ISINs A,D,E.</w:t>
      </w:r>
    </w:p>
    <w:p w14:paraId="306168FA" w14:textId="77777777" w:rsidR="002D2F0C" w:rsidRDefault="002D2F0C" w:rsidP="002D2F0C">
      <w:pPr>
        <w:pStyle w:val="CommentText"/>
        <w:jc w:val="left"/>
      </w:pPr>
    </w:p>
    <w:p w14:paraId="631CAE61" w14:textId="77777777" w:rsidR="002D2F0C" w:rsidRDefault="002D2F0C" w:rsidP="002D2F0C">
      <w:pPr>
        <w:pStyle w:val="CommentText"/>
        <w:jc w:val="left"/>
      </w:pPr>
      <w:r>
        <w:rPr>
          <w:lang w:val="en-SG"/>
        </w:rPr>
        <w:t xml:space="preserve">OMEGA should accept ISINs A,B,C,D,E; OMEGA disregards ISIN A as long as the status of the ISIN in OMEGA is </w:t>
      </w:r>
      <w:r>
        <w:rPr>
          <w:b/>
          <w:bCs/>
          <w:lang w:val="en-SG"/>
        </w:rPr>
        <w:t>not</w:t>
      </w:r>
      <w:r>
        <w:rPr>
          <w:lang w:val="en-SG"/>
        </w:rPr>
        <w:t xml:space="preserve"> PENDING MEPS+ or MEPS+ VALIDATION ERROR.</w:t>
      </w:r>
    </w:p>
  </w:comment>
  <w:comment w:id="126" w:author="Jasmine WL TEO (MAS)" w:date="2026-01-13T16:16:00Z" w:initials="JT">
    <w:p w14:paraId="24FBAB1E" w14:textId="6FAA3E6E" w:rsidR="00C2492F" w:rsidRDefault="00C2492F" w:rsidP="00C2492F">
      <w:pPr>
        <w:pStyle w:val="CommentText"/>
        <w:jc w:val="left"/>
      </w:pPr>
      <w:r>
        <w:rPr>
          <w:rStyle w:val="CommentReference"/>
        </w:rPr>
        <w:annotationRef/>
      </w:r>
      <w:r>
        <w:rPr>
          <w:lang w:val="en-SG"/>
        </w:rPr>
        <w:t>Will there be logging for any exception?</w:t>
      </w:r>
    </w:p>
  </w:comment>
  <w:comment w:id="132" w:author="Sophia TAN (MAS)" w:date="2026-01-16T22:46:00Z" w:initials="ST">
    <w:p w14:paraId="6CC8CE5B" w14:textId="77777777" w:rsidR="002628CC" w:rsidRDefault="002628CC" w:rsidP="002628CC">
      <w:pPr>
        <w:pStyle w:val="CommentText"/>
        <w:jc w:val="left"/>
      </w:pPr>
      <w:r>
        <w:rPr>
          <w:rStyle w:val="CommentReference"/>
        </w:rPr>
        <w:annotationRef/>
      </w:r>
      <w:r>
        <w:rPr>
          <w:lang w:val="en-SG"/>
        </w:rPr>
        <w:t>This interpretation does not seem correct. I interpreted as M+ will extract as long as ISINs have the ISIN Status New, Active, Suspended; in the generation of this secint.txt file, the issue no field is always defaulted to 01.</w:t>
      </w:r>
    </w:p>
    <w:p w14:paraId="6EA1754A" w14:textId="77777777" w:rsidR="002628CC" w:rsidRDefault="002628CC" w:rsidP="002628CC">
      <w:pPr>
        <w:pStyle w:val="CommentText"/>
        <w:jc w:val="left"/>
      </w:pPr>
    </w:p>
    <w:p w14:paraId="431D7804" w14:textId="77777777" w:rsidR="002628CC" w:rsidRDefault="002628CC" w:rsidP="002628CC">
      <w:pPr>
        <w:pStyle w:val="CommentText"/>
        <w:jc w:val="left"/>
      </w:pPr>
      <w:r>
        <w:rPr>
          <w:lang w:val="en-SG"/>
        </w:rPr>
        <w:t xml:space="preserve">From the MEPS+ interface specs &gt;&gt; </w:t>
      </w:r>
    </w:p>
    <w:p w14:paraId="5C920D17" w14:textId="77777777" w:rsidR="002628CC" w:rsidRDefault="002628CC" w:rsidP="002628CC">
      <w:pPr>
        <w:pStyle w:val="CommentText"/>
        <w:jc w:val="left"/>
      </w:pPr>
      <w:r>
        <w:rPr>
          <w:color w:val="000000"/>
          <w:lang w:val="en-SG"/>
        </w:rPr>
        <w:t xml:space="preserve">ISSUE_NO </w:t>
      </w:r>
    </w:p>
    <w:p w14:paraId="29808AA0" w14:textId="77777777" w:rsidR="002628CC" w:rsidRDefault="002628CC" w:rsidP="002628CC">
      <w:pPr>
        <w:pStyle w:val="CommentText"/>
        <w:jc w:val="left"/>
      </w:pPr>
      <w:r>
        <w:rPr>
          <w:b/>
          <w:bCs/>
          <w:color w:val="000000"/>
          <w:lang w:val="en-SG"/>
        </w:rPr>
        <w:t>This value will always be 01</w:t>
      </w:r>
      <w:r>
        <w:rPr>
          <w:color w:val="000000"/>
          <w:lang w:val="en-SG"/>
        </w:rPr>
        <w:t xml:space="preserve">. Other fields such as ISSUE_DATE, TENDER_DATE and QTY_OFFERED will contain the values based on the first issuance data. </w:t>
      </w:r>
    </w:p>
  </w:comment>
  <w:comment w:id="133" w:author="Sophia TAN (MAS)" w:date="2026-01-16T22:49:00Z" w:initials="ST">
    <w:p w14:paraId="12D27A20" w14:textId="77777777" w:rsidR="00911E98" w:rsidRDefault="00911E98" w:rsidP="00911E98">
      <w:pPr>
        <w:pStyle w:val="CommentText"/>
        <w:jc w:val="left"/>
      </w:pPr>
      <w:r>
        <w:rPr>
          <w:rStyle w:val="CommentReference"/>
        </w:rPr>
        <w:annotationRef/>
      </w:r>
      <w:r>
        <w:rPr>
          <w:lang w:val="en-SG"/>
        </w:rPr>
        <w:t>Once OMEGA ingests this file, is the information reflected anywhere in the UI?</w:t>
      </w:r>
    </w:p>
    <w:p w14:paraId="2FA3C663" w14:textId="77777777" w:rsidR="00911E98" w:rsidRDefault="00911E98" w:rsidP="00911E98">
      <w:pPr>
        <w:pStyle w:val="CommentText"/>
        <w:jc w:val="left"/>
      </w:pPr>
    </w:p>
    <w:p w14:paraId="39E08B76" w14:textId="77777777" w:rsidR="00911E98" w:rsidRDefault="00911E98" w:rsidP="00911E98">
      <w:pPr>
        <w:pStyle w:val="CommentText"/>
        <w:jc w:val="left"/>
      </w:pPr>
      <w:r>
        <w:rPr>
          <w:lang w:val="en-SG"/>
        </w:rPr>
        <w:t>Also, is the term “issuance records” the most appropriate term to use?</w:t>
      </w:r>
    </w:p>
  </w:comment>
  <w:comment w:id="136" w:author="Sin Fong TAN (MAS)" w:date="2026-01-13T16:17:00Z" w:initials="ST">
    <w:p w14:paraId="7C71EE2D" w14:textId="19E4C5ED" w:rsidR="00C84798" w:rsidRDefault="00C84798" w:rsidP="00C84798">
      <w:pPr>
        <w:pStyle w:val="CommentText"/>
        <w:jc w:val="left"/>
      </w:pPr>
      <w:r>
        <w:rPr>
          <w:rStyle w:val="CommentReference"/>
        </w:rPr>
        <w:annotationRef/>
      </w:r>
      <w:r>
        <w:rPr>
          <w:lang w:val="en-SG"/>
        </w:rPr>
        <w:t>Is the generation of the file a simple read from DB and write as is into the file? Any mapping/translation/calculation/rounding? Do document here. This comment is similar to other file generation process as well.</w:t>
      </w:r>
    </w:p>
  </w:comment>
  <w:comment w:id="137" w:author="Jasmine WL TEO (MAS)" w:date="2026-01-13T16:17:00Z" w:initials="JT">
    <w:p w14:paraId="6A8F092C" w14:textId="77777777" w:rsidR="009C4FFD" w:rsidRDefault="009C4FFD" w:rsidP="009C4FFD">
      <w:pPr>
        <w:pStyle w:val="CommentText"/>
        <w:jc w:val="left"/>
      </w:pPr>
      <w:r>
        <w:rPr>
          <w:rStyle w:val="CommentReference"/>
        </w:rPr>
        <w:annotationRef/>
      </w:r>
      <w:r>
        <w:rPr>
          <w:lang w:val="en-SG"/>
        </w:rPr>
        <w:t xml:space="preserve">Currently, Secint is processed at 8pm. Just to confirm that there is a change in timing and pls share the reason </w:t>
      </w:r>
    </w:p>
  </w:comment>
  <w:comment w:id="138" w:author="Akila BALAKRISHNAN from.OPTIMUM (MAS)" w:date="2026-01-14T14:03:00Z" w:initials="AB">
    <w:p w14:paraId="74B6878D" w14:textId="77777777" w:rsidR="00A06783" w:rsidRDefault="00A06783" w:rsidP="00A06783">
      <w:pPr>
        <w:pStyle w:val="CommentText"/>
        <w:jc w:val="left"/>
      </w:pPr>
      <w:r>
        <w:rPr>
          <w:rStyle w:val="CommentReference"/>
        </w:rPr>
        <w:annotationRef/>
      </w:r>
      <w:r>
        <w:rPr>
          <w:lang w:val="en-SG"/>
        </w:rPr>
        <w:t>Even in M+ interface spec it is mentioned EOD file.</w:t>
      </w:r>
    </w:p>
  </w:comment>
  <w:comment w:id="139" w:author="Sophia TAN (MAS)" w:date="2026-01-16T22:54:00Z" w:initials="ST">
    <w:p w14:paraId="5966B71B" w14:textId="77777777" w:rsidR="00FF459E" w:rsidRDefault="00FF459E" w:rsidP="00FF459E">
      <w:pPr>
        <w:pStyle w:val="CommentText"/>
        <w:jc w:val="left"/>
      </w:pPr>
      <w:r>
        <w:rPr>
          <w:rStyle w:val="CommentReference"/>
        </w:rPr>
        <w:annotationRef/>
      </w:r>
      <w:r>
        <w:rPr>
          <w:lang w:val="en-SG"/>
        </w:rPr>
        <w:t>MEPS+ generates the file as part of its daily end of day batch job - late evening ~late8ish-9pm. However, does not necessarily mean that eApps processes the file at this timing. TECQ to confirm with CL on the timing.</w:t>
      </w:r>
    </w:p>
  </w:comment>
  <w:comment w:id="140" w:author="Sin Fong TAN (MAS)" w:date="2026-01-13T16:19:00Z" w:initials="ST">
    <w:p w14:paraId="7F60ECDE" w14:textId="6D6C24BA" w:rsidR="00C84798" w:rsidRDefault="00C84798" w:rsidP="00C84798">
      <w:pPr>
        <w:pStyle w:val="CommentText"/>
        <w:jc w:val="left"/>
      </w:pPr>
      <w:r>
        <w:rPr>
          <w:rStyle w:val="CommentReference"/>
        </w:rPr>
        <w:annotationRef/>
      </w:r>
      <w:r>
        <w:rPr>
          <w:lang w:val="en-SG"/>
        </w:rPr>
        <w:t>Is file generation and sending it to MEFT in the same process? Can we resend without generating? E.g. if MEFT/MEPS+ is down or having issue which requires OMEGA to resend. Please also document this.</w:t>
      </w:r>
    </w:p>
  </w:comment>
  <w:comment w:id="145" w:author="Balamurugan DHANDAPANI from.OPTIMUM (MAS)" w:date="2025-12-29T16:16:00Z" w:initials="BD">
    <w:p w14:paraId="2F3750A3" w14:textId="081FA00D" w:rsidR="003C1D85" w:rsidRDefault="003C1D85" w:rsidP="003C1D85">
      <w:pPr>
        <w:pStyle w:val="CommentText"/>
        <w:jc w:val="left"/>
      </w:pPr>
      <w:r>
        <w:rPr>
          <w:rStyle w:val="CommentReference"/>
        </w:rPr>
        <w:annotationRef/>
      </w:r>
      <w:r>
        <w:rPr>
          <w:lang w:val="en-SG"/>
        </w:rPr>
        <w:t>Verified by whom, please mention.</w:t>
      </w:r>
    </w:p>
  </w:comment>
  <w:comment w:id="146" w:author="Yichen GU from.TOPPAN (MAS)" w:date="2025-12-29T16:51:00Z" w:initials="YG">
    <w:p w14:paraId="4980C085" w14:textId="77777777" w:rsidR="00967917" w:rsidRDefault="00967917" w:rsidP="00967917">
      <w:pPr>
        <w:pStyle w:val="CommentText"/>
        <w:jc w:val="left"/>
      </w:pPr>
      <w:r>
        <w:rPr>
          <w:rStyle w:val="CommentReference"/>
        </w:rPr>
        <w:annotationRef/>
      </w:r>
      <w:r>
        <w:rPr>
          <w:lang w:val="en-SG"/>
        </w:rPr>
        <w:t>Updated.</w:t>
      </w:r>
    </w:p>
  </w:comment>
  <w:comment w:id="147" w:author="Sharmaine TAN (MAS)" w:date="2026-01-16T17:15:00Z" w:initials="ST">
    <w:p w14:paraId="27D6E91D" w14:textId="77777777" w:rsidR="00E94EC3" w:rsidRDefault="00E94EC3" w:rsidP="00E94EC3">
      <w:pPr>
        <w:pStyle w:val="CommentText"/>
        <w:jc w:val="left"/>
      </w:pPr>
      <w:r>
        <w:rPr>
          <w:rStyle w:val="CommentReference"/>
        </w:rPr>
        <w:annotationRef/>
      </w:r>
      <w:r>
        <w:rPr>
          <w:lang w:val="en-SG"/>
        </w:rPr>
        <w:t xml:space="preserve">This is referring to the MAS Users/ B&amp;D Bank ? </w:t>
      </w:r>
    </w:p>
  </w:comment>
  <w:comment w:id="148" w:author="Jasmine WL TEO (MAS)" w:date="2026-01-13T16:30:00Z" w:initials="JT">
    <w:p w14:paraId="036C027A" w14:textId="46B36D7D" w:rsidR="00C56E0D" w:rsidRDefault="00C56E0D" w:rsidP="00C56E0D">
      <w:pPr>
        <w:pStyle w:val="CommentText"/>
        <w:jc w:val="left"/>
      </w:pPr>
      <w:r>
        <w:rPr>
          <w:rStyle w:val="CommentReference"/>
        </w:rPr>
        <w:annotationRef/>
      </w:r>
      <w:r>
        <w:rPr>
          <w:lang w:val="en-SG"/>
        </w:rPr>
        <w:t>Is secupdt.txt generated for SSB?</w:t>
      </w:r>
    </w:p>
  </w:comment>
  <w:comment w:id="149" w:author="Jasmine WL TEO (MAS)" w:date="2026-01-13T16:32:00Z" w:initials="JT">
    <w:p w14:paraId="281534D2" w14:textId="77777777" w:rsidR="00631001" w:rsidRDefault="00C56E0D" w:rsidP="00631001">
      <w:pPr>
        <w:pStyle w:val="CommentText"/>
        <w:jc w:val="left"/>
      </w:pPr>
      <w:r>
        <w:rPr>
          <w:rStyle w:val="CommentReference"/>
        </w:rPr>
        <w:annotationRef/>
      </w:r>
      <w:r w:rsidR="00631001">
        <w:rPr>
          <w:lang w:val="en-SG"/>
        </w:rPr>
        <w:t>For the results release, there are a few files to send e.g. auctiontxt. secupdt.txt to be sent to MEPS+, files to banks, cdp. When you mention ‘Status will be updated to published’ -&gt; what status are u referring to? Is it by file or by each release?</w:t>
      </w:r>
    </w:p>
    <w:p w14:paraId="50982F3C" w14:textId="77777777" w:rsidR="00631001" w:rsidRDefault="00631001" w:rsidP="00631001">
      <w:pPr>
        <w:pStyle w:val="CommentText"/>
        <w:jc w:val="left"/>
      </w:pPr>
    </w:p>
    <w:p w14:paraId="52D213FA" w14:textId="77777777" w:rsidR="00631001" w:rsidRDefault="00631001" w:rsidP="00631001">
      <w:pPr>
        <w:pStyle w:val="CommentText"/>
        <w:jc w:val="left"/>
      </w:pPr>
      <w:r>
        <w:rPr>
          <w:lang w:val="en-SG"/>
        </w:rPr>
        <w:t>Comments apply to all the results files which OMEGA is generating</w:t>
      </w:r>
    </w:p>
  </w:comment>
  <w:comment w:id="150" w:author="Wilmond YANG (MAS)" w:date="2026-01-14T16:45:00Z" w:initials="WY">
    <w:p w14:paraId="2D015E08" w14:textId="639E5BD7" w:rsidR="00601430" w:rsidRDefault="00601430" w:rsidP="00601430">
      <w:pPr>
        <w:pStyle w:val="CommentText"/>
        <w:jc w:val="left"/>
      </w:pPr>
      <w:r>
        <w:rPr>
          <w:rStyle w:val="CommentReference"/>
        </w:rPr>
        <w:annotationRef/>
      </w:r>
      <w:r>
        <w:rPr>
          <w:lang w:val="en-SG"/>
        </w:rPr>
        <w:t>What Auction?</w:t>
      </w:r>
    </w:p>
  </w:comment>
  <w:comment w:id="151" w:author="Han Xie CHAI (MAS)" w:date="2026-01-14T16:43:00Z" w:initials="HC">
    <w:p w14:paraId="52B73298" w14:textId="77777777" w:rsidR="00552243" w:rsidRDefault="00552243" w:rsidP="00552243">
      <w:pPr>
        <w:pStyle w:val="CommentText"/>
        <w:jc w:val="left"/>
      </w:pPr>
      <w:r>
        <w:rPr>
          <w:rStyle w:val="CommentReference"/>
        </w:rPr>
        <w:annotationRef/>
      </w:r>
      <w:r>
        <w:rPr>
          <w:lang w:val="en-SG"/>
        </w:rPr>
        <w:t>As mentioned in the CDP/FI interface FSD, if the auction date is not a validation check, suggest to remove it. The same goes for all subsequent sections.</w:t>
      </w:r>
    </w:p>
  </w:comment>
  <w:comment w:id="152" w:author="Sin Fong TAN (MAS)" w:date="2026-01-13T16:29:00Z" w:initials="ST">
    <w:p w14:paraId="4E873031" w14:textId="77777777" w:rsidR="00EF7C21" w:rsidRDefault="00EF7C21" w:rsidP="00EF7C21">
      <w:pPr>
        <w:pStyle w:val="CommentText"/>
        <w:jc w:val="left"/>
      </w:pPr>
      <w:r>
        <w:rPr>
          <w:rStyle w:val="CommentReference"/>
        </w:rPr>
        <w:annotationRef/>
      </w:r>
      <w:r>
        <w:rPr>
          <w:lang w:val="en-SG"/>
        </w:rPr>
        <w:t>Side question. Can I assume auction results release time can be easily changed by users as a parameter? Let’s say the auction result time is 1pm. In the situation when there are issues after the allotment is completed and MDD need more time (exceeding 1pm) to confirm, MDD will need to quickly update the auction results release time to 2pm and it will be immediately effective?</w:t>
      </w:r>
    </w:p>
  </w:comment>
  <w:comment w:id="153" w:author="Sin Fong TAN (MAS)" w:date="2026-01-13T16:31:00Z" w:initials="ST">
    <w:p w14:paraId="02B5352C" w14:textId="77777777" w:rsidR="00EF7C21" w:rsidRDefault="00EF7C21" w:rsidP="00EF7C21">
      <w:pPr>
        <w:pStyle w:val="CommentText"/>
        <w:jc w:val="left"/>
      </w:pPr>
      <w:r>
        <w:rPr>
          <w:rStyle w:val="CommentReference"/>
        </w:rPr>
        <w:annotationRef/>
      </w:r>
      <w:r>
        <w:rPr>
          <w:lang w:val="en-SG"/>
        </w:rPr>
        <w:t>This step is not clear. Will the file be only generated when we hit the auction result release time? Or generated when the allotment is completed and just to send the generated when this scheduled time is hit?</w:t>
      </w:r>
    </w:p>
  </w:comment>
  <w:comment w:id="154" w:author="Balamurugan DHANDAPANI from.OPTIMUM (MAS)" w:date="2025-12-29T16:17:00Z" w:initials="BD">
    <w:p w14:paraId="129CA0AD" w14:textId="4A78D3EE" w:rsidR="003C1D85" w:rsidRDefault="003C1D85" w:rsidP="003C1D85">
      <w:pPr>
        <w:pStyle w:val="CommentText"/>
        <w:jc w:val="left"/>
      </w:pPr>
      <w:r>
        <w:rPr>
          <w:rStyle w:val="CommentReference"/>
        </w:rPr>
        <w:annotationRef/>
      </w:r>
      <w:r>
        <w:rPr>
          <w:lang w:val="en-SG"/>
        </w:rPr>
        <w:t>Who will verify (system or manual) and How is the Pending Publication status set ?</w:t>
      </w:r>
    </w:p>
  </w:comment>
  <w:comment w:id="155" w:author="Yichen GU from.TOPPAN (MAS)" w:date="2025-12-29T16:52:00Z" w:initials="YG">
    <w:p w14:paraId="1923CBF0" w14:textId="77777777" w:rsidR="00FF66CA" w:rsidRDefault="00FF66CA" w:rsidP="00FF66CA">
      <w:pPr>
        <w:pStyle w:val="CommentText"/>
        <w:jc w:val="left"/>
      </w:pPr>
      <w:r>
        <w:rPr>
          <w:rStyle w:val="CommentReference"/>
        </w:rPr>
        <w:annotationRef/>
      </w:r>
      <w:r>
        <w:rPr>
          <w:lang w:val="en-SG"/>
        </w:rPr>
        <w:t>Updated.</w:t>
      </w:r>
    </w:p>
  </w:comment>
  <w:comment w:id="156" w:author="Akila BALAKRISHNAN from.OPTIMUM (MAS)" w:date="2026-01-14T14:42:00Z" w:initials="AB">
    <w:p w14:paraId="5BDFD6FA" w14:textId="77777777" w:rsidR="00076045" w:rsidRDefault="00076045" w:rsidP="00076045">
      <w:pPr>
        <w:pStyle w:val="CommentText"/>
        <w:jc w:val="left"/>
      </w:pPr>
      <w:r>
        <w:rPr>
          <w:rStyle w:val="CommentReference"/>
        </w:rPr>
        <w:annotationRef/>
      </w:r>
      <w:r>
        <w:rPr>
          <w:lang w:val="en-SG"/>
        </w:rPr>
        <w:t>The precondition mentioned here for syndication will be applicable only if the retail syndication allotment is done within OMEGA.</w:t>
      </w:r>
    </w:p>
    <w:p w14:paraId="35472237" w14:textId="77777777" w:rsidR="00076045" w:rsidRDefault="00076045" w:rsidP="00076045">
      <w:pPr>
        <w:pStyle w:val="CommentText"/>
        <w:jc w:val="left"/>
      </w:pPr>
    </w:p>
    <w:p w14:paraId="04F87951" w14:textId="77777777" w:rsidR="00076045" w:rsidRDefault="00076045" w:rsidP="00076045">
      <w:pPr>
        <w:pStyle w:val="CommentText"/>
        <w:jc w:val="left"/>
      </w:pPr>
      <w:r>
        <w:rPr>
          <w:lang w:val="en-SG"/>
        </w:rPr>
        <w:t>If the retail syndication is done via ESA, the precondition should be based on the retail allotment file being uploaded and approved?</w:t>
      </w:r>
    </w:p>
    <w:p w14:paraId="4B52CA07" w14:textId="77777777" w:rsidR="00076045" w:rsidRDefault="00076045" w:rsidP="00076045">
      <w:pPr>
        <w:pStyle w:val="CommentText"/>
        <w:jc w:val="left"/>
      </w:pPr>
    </w:p>
    <w:p w14:paraId="57FD7318" w14:textId="77777777" w:rsidR="00076045" w:rsidRDefault="00076045" w:rsidP="00076045">
      <w:pPr>
        <w:pStyle w:val="CommentText"/>
        <w:jc w:val="left"/>
      </w:pPr>
      <w:r>
        <w:rPr>
          <w:lang w:val="en-SG"/>
        </w:rPr>
        <w:t>Instead can we have a general precondition for syndication?</w:t>
      </w:r>
    </w:p>
  </w:comment>
  <w:comment w:id="163" w:author="Sophia TAN (MAS)" w:date="2026-01-16T23:08:00Z" w:initials="ST">
    <w:p w14:paraId="2E2F131D" w14:textId="77777777" w:rsidR="005F5522" w:rsidRDefault="005F5522" w:rsidP="005F5522">
      <w:pPr>
        <w:pStyle w:val="CommentText"/>
        <w:jc w:val="left"/>
      </w:pPr>
      <w:r>
        <w:rPr>
          <w:rStyle w:val="CommentReference"/>
        </w:rPr>
        <w:annotationRef/>
      </w:r>
      <w:r>
        <w:rPr>
          <w:lang w:val="en-SG"/>
        </w:rPr>
        <w:t>Placeholder to align this term with the button in the UI - is it “Reviewed” or “Verified”?</w:t>
      </w:r>
    </w:p>
  </w:comment>
  <w:comment w:id="166" w:author="Balamurugan DHANDAPANI from.OPTIMUM (MAS)" w:date="2025-12-29T12:18:00Z" w:initials="BD">
    <w:p w14:paraId="17E30D27" w14:textId="6B1CFC7B" w:rsidR="00755053" w:rsidRDefault="00755053" w:rsidP="00755053">
      <w:pPr>
        <w:pStyle w:val="CommentText"/>
        <w:jc w:val="left"/>
      </w:pPr>
      <w:r>
        <w:rPr>
          <w:rStyle w:val="CommentReference"/>
        </w:rPr>
        <w:annotationRef/>
      </w:r>
      <w:r>
        <w:rPr>
          <w:lang w:val="en-SG"/>
        </w:rPr>
        <w:t>Who will verify the Auction Result and How is the Pending Publication status set ?</w:t>
      </w:r>
    </w:p>
  </w:comment>
  <w:comment w:id="167" w:author="Yichen GU from.TOPPAN (MAS)" w:date="2025-12-29T16:56:00Z" w:initials="YG">
    <w:p w14:paraId="3DBD347F" w14:textId="77777777" w:rsidR="00B70E5F" w:rsidRDefault="00B70E5F" w:rsidP="00B70E5F">
      <w:pPr>
        <w:pStyle w:val="CommentText"/>
        <w:jc w:val="left"/>
      </w:pPr>
      <w:r>
        <w:rPr>
          <w:rStyle w:val="CommentReference"/>
        </w:rPr>
        <w:annotationRef/>
      </w:r>
      <w:r>
        <w:rPr>
          <w:lang w:val="en-SG"/>
        </w:rPr>
        <w:t>Updated.</w:t>
      </w:r>
    </w:p>
  </w:comment>
  <w:comment w:id="168" w:author="Sophia TAN (MAS)" w:date="2026-01-16T23:32:00Z" w:initials="ST">
    <w:p w14:paraId="393DC044" w14:textId="77777777" w:rsidR="00F06ECB" w:rsidRDefault="00460972" w:rsidP="00F06ECB">
      <w:pPr>
        <w:pStyle w:val="CommentText"/>
        <w:jc w:val="left"/>
      </w:pPr>
      <w:r>
        <w:rPr>
          <w:rStyle w:val="CommentReference"/>
        </w:rPr>
        <w:annotationRef/>
      </w:r>
      <w:r w:rsidR="00F06ECB">
        <w:rPr>
          <w:lang w:val="en-SG"/>
        </w:rPr>
        <w:t>Noted this comment has been mentioned a couple of times above. Where/ How do users “trigger manually”?</w:t>
      </w:r>
    </w:p>
  </w:comment>
  <w:comment w:id="169" w:author="Akila BALAKRISHNAN from.OPTIMUM (MAS)" w:date="2026-01-14T14:44:00Z" w:initials="AB">
    <w:p w14:paraId="5430A639" w14:textId="5BE1E306" w:rsidR="00076045" w:rsidRDefault="00076045" w:rsidP="00076045">
      <w:pPr>
        <w:pStyle w:val="CommentText"/>
        <w:jc w:val="left"/>
      </w:pPr>
      <w:r>
        <w:rPr>
          <w:rStyle w:val="CommentReference"/>
        </w:rPr>
        <w:annotationRef/>
      </w:r>
      <w:r>
        <w:rPr>
          <w:lang w:val="en-SG"/>
        </w:rPr>
        <w:t>Same as above.</w:t>
      </w:r>
    </w:p>
  </w:comment>
  <w:comment w:id="170" w:author="Sharmaine TAN (MAS)" w:date="2026-01-16T17:36:00Z" w:initials="ST">
    <w:p w14:paraId="40C99434" w14:textId="77777777" w:rsidR="005C0F5D" w:rsidRDefault="005C0F5D" w:rsidP="005C0F5D">
      <w:pPr>
        <w:pStyle w:val="CommentText"/>
        <w:jc w:val="left"/>
      </w:pPr>
      <w:r>
        <w:rPr>
          <w:rStyle w:val="CommentReference"/>
        </w:rPr>
        <w:annotationRef/>
      </w:r>
      <w:r>
        <w:rPr>
          <w:lang w:val="en-SG"/>
        </w:rPr>
        <w:t xml:space="preserve">For Syndication, auction.txt file should be send to MEPS+ upon the completion of Institutional Allotment </w:t>
      </w:r>
    </w:p>
  </w:comment>
  <w:comment w:id="171" w:author="Sophia TAN (MAS)" w:date="2026-01-16T23:30:00Z" w:initials="ST">
    <w:p w14:paraId="17FBA2E2" w14:textId="77777777" w:rsidR="00460972" w:rsidRDefault="00460972" w:rsidP="00460972">
      <w:pPr>
        <w:pStyle w:val="CommentText"/>
        <w:jc w:val="left"/>
      </w:pPr>
      <w:r>
        <w:rPr>
          <w:rStyle w:val="CommentReference"/>
        </w:rPr>
        <w:annotationRef/>
      </w:r>
      <w:r>
        <w:rPr>
          <w:lang w:val="en-SG"/>
        </w:rPr>
        <w:t>In other words, for syndication, the auction.txt file should consolidate results of both insti and retail allotment.</w:t>
      </w:r>
    </w:p>
  </w:comment>
  <w:comment w:id="174" w:author="Balamurugan DHANDAPANI from.OPTIMUM (MAS)" w:date="2025-12-29T15:23:00Z" w:initials="BD">
    <w:p w14:paraId="68D34847" w14:textId="241E1B9D" w:rsidR="009D28CD" w:rsidRDefault="009D28CD" w:rsidP="009D28CD">
      <w:pPr>
        <w:pStyle w:val="CommentText"/>
        <w:jc w:val="left"/>
      </w:pPr>
      <w:r>
        <w:rPr>
          <w:rStyle w:val="CommentReference"/>
        </w:rPr>
        <w:annotationRef/>
      </w:r>
      <w:r>
        <w:rPr>
          <w:lang w:val="en-SG"/>
        </w:rPr>
        <w:t>Can explain what values are validated</w:t>
      </w:r>
    </w:p>
  </w:comment>
  <w:comment w:id="175" w:author="Yichen GU from.TOPPAN (MAS)" w:date="2025-12-31T08:26:00Z" w:initials="YG">
    <w:p w14:paraId="19EAD520" w14:textId="77777777" w:rsidR="00EB203E" w:rsidRDefault="00EB203E" w:rsidP="00EB203E">
      <w:pPr>
        <w:pStyle w:val="CommentText"/>
        <w:jc w:val="left"/>
      </w:pPr>
      <w:r>
        <w:rPr>
          <w:rStyle w:val="CommentReference"/>
        </w:rPr>
        <w:annotationRef/>
      </w:r>
      <w:r>
        <w:rPr>
          <w:lang w:val="en-SG"/>
        </w:rPr>
        <w:t>Added validation rules.</w:t>
      </w:r>
    </w:p>
  </w:comment>
  <w:comment w:id="177" w:author="Sophia TAN (MAS)" w:date="2026-01-16T23:35:00Z" w:initials="ST">
    <w:p w14:paraId="7CC437F9" w14:textId="77777777" w:rsidR="00C30DD5" w:rsidRDefault="00C30DD5" w:rsidP="00C30DD5">
      <w:pPr>
        <w:pStyle w:val="CommentText"/>
        <w:jc w:val="left"/>
      </w:pPr>
      <w:r>
        <w:rPr>
          <w:rStyle w:val="CommentReference"/>
        </w:rPr>
        <w:annotationRef/>
      </w:r>
      <w:r>
        <w:rPr>
          <w:lang w:val="en-SG"/>
        </w:rPr>
        <w:t>@MDD - “generated” or “entered”?</w:t>
      </w:r>
    </w:p>
  </w:comment>
  <w:comment w:id="178" w:author="Sophia TAN (MAS)" w:date="2026-01-16T23:39:00Z" w:initials="ST">
    <w:p w14:paraId="57171A8E" w14:textId="77777777" w:rsidR="00FD41B5" w:rsidRDefault="00FD41B5" w:rsidP="00FD41B5">
      <w:pPr>
        <w:pStyle w:val="CommentText"/>
        <w:jc w:val="left"/>
      </w:pPr>
      <w:r>
        <w:rPr>
          <w:rStyle w:val="CommentReference"/>
        </w:rPr>
        <w:annotationRef/>
      </w:r>
      <w:r>
        <w:rPr>
          <w:lang w:val="en-SG"/>
        </w:rPr>
        <w:t>Why is there a writeup on validation rules just for 3.1.5? In the description section of other M+ files, there is no validation rule stated.</w:t>
      </w:r>
    </w:p>
  </w:comment>
  <w:comment w:id="183" w:author="Sophia TAN (MAS)" w:date="2026-01-16T23:43:00Z" w:initials="ST">
    <w:p w14:paraId="61C1475B" w14:textId="77777777" w:rsidR="00E3567E" w:rsidRDefault="00E3567E" w:rsidP="00E3567E">
      <w:pPr>
        <w:pStyle w:val="CommentText"/>
        <w:jc w:val="left"/>
      </w:pPr>
      <w:r>
        <w:rPr>
          <w:rStyle w:val="CommentReference"/>
        </w:rPr>
        <w:annotationRef/>
      </w:r>
      <w:r>
        <w:rPr>
          <w:lang w:val="en-SG"/>
        </w:rPr>
        <w:t>Not sure where would be a good place to mention that for SSB, both files (secmast and couponrates_sbond) must be received before status of ISIN moves from “PENDING MEPS+” or “MEPS+ VALIDATION ERROR”.</w:t>
      </w:r>
    </w:p>
  </w:comment>
  <w:comment w:id="182" w:author="Jasmine WL TEO (MAS)" w:date="2026-01-13T14:03:00Z" w:initials="JT">
    <w:p w14:paraId="0642E8BA" w14:textId="28794F4D" w:rsidR="005C1B80" w:rsidRDefault="005C1B80" w:rsidP="005C1B80">
      <w:pPr>
        <w:pStyle w:val="CommentText"/>
        <w:numPr>
          <w:ilvl w:val="0"/>
          <w:numId w:val="77"/>
        </w:numPr>
        <w:jc w:val="left"/>
      </w:pPr>
      <w:r>
        <w:rPr>
          <w:rStyle w:val="CommentReference"/>
        </w:rPr>
        <w:annotationRef/>
      </w:r>
      <w:r>
        <w:rPr>
          <w:lang w:val="en-SG"/>
        </w:rPr>
        <w:t xml:space="preserve">What happens if there are invalid and valid records within the file?  Will the file be rejected? </w:t>
      </w:r>
    </w:p>
    <w:p w14:paraId="4FE6ED67" w14:textId="77777777" w:rsidR="005C1B80" w:rsidRDefault="005C1B80" w:rsidP="005C1B80">
      <w:pPr>
        <w:pStyle w:val="CommentText"/>
        <w:numPr>
          <w:ilvl w:val="0"/>
          <w:numId w:val="77"/>
        </w:numPr>
        <w:jc w:val="left"/>
      </w:pPr>
      <w:r>
        <w:rPr>
          <w:lang w:val="en-SG"/>
        </w:rPr>
        <w:t xml:space="preserve">What will be the status of the announcement record if it is updated? --&gt; Update to Pending Publication? </w:t>
      </w:r>
    </w:p>
    <w:p w14:paraId="1B3522D6" w14:textId="77777777" w:rsidR="005C1B80" w:rsidRDefault="005C1B80" w:rsidP="005C1B80">
      <w:pPr>
        <w:pStyle w:val="CommentText"/>
        <w:numPr>
          <w:ilvl w:val="0"/>
          <w:numId w:val="77"/>
        </w:numPr>
        <w:jc w:val="left"/>
      </w:pPr>
      <w:r>
        <w:rPr>
          <w:lang w:val="en-SG"/>
        </w:rPr>
        <w:t>What will be the status when there are errors?</w:t>
      </w:r>
    </w:p>
  </w:comment>
  <w:comment w:id="184" w:author="Sin Fong TAN (MAS)" w:date="2026-01-13T16:41:00Z" w:initials="ST">
    <w:p w14:paraId="39884DA8" w14:textId="77777777" w:rsidR="008D274E" w:rsidRDefault="008D274E" w:rsidP="008D274E">
      <w:pPr>
        <w:pStyle w:val="CommentText"/>
        <w:jc w:val="left"/>
      </w:pPr>
      <w:r>
        <w:rPr>
          <w:rStyle w:val="CommentReference"/>
        </w:rPr>
        <w:annotationRef/>
      </w:r>
      <w:r>
        <w:rPr>
          <w:lang w:val="en-SG"/>
        </w:rPr>
        <w:t>So if MEPS+ resend the same file after OMEGA has successfully processed it, OMEGA will ignore. Will there be an alert?</w:t>
      </w:r>
    </w:p>
  </w:comment>
  <w:comment w:id="190" w:author="Balamurugan DHANDAPANI from.OPTIMUM (MAS)" w:date="2025-12-29T15:24:00Z" w:initials="BD">
    <w:p w14:paraId="0D40DB62" w14:textId="5D149F26" w:rsidR="009D28CD" w:rsidRDefault="009D28CD" w:rsidP="009D28CD">
      <w:pPr>
        <w:pStyle w:val="CommentText"/>
        <w:jc w:val="left"/>
      </w:pPr>
      <w:r>
        <w:rPr>
          <w:rStyle w:val="CommentReference"/>
        </w:rPr>
        <w:annotationRef/>
      </w:r>
      <w:r>
        <w:rPr>
          <w:lang w:val="en-SG"/>
        </w:rPr>
        <w:t>How is this verified, system or manual ?</w:t>
      </w:r>
    </w:p>
  </w:comment>
  <w:comment w:id="191" w:author="Yichen GU from.TOPPAN (MAS)" w:date="2025-12-29T16:59:00Z" w:initials="YG">
    <w:p w14:paraId="0263106B" w14:textId="77777777" w:rsidR="0046079A" w:rsidRDefault="0046079A" w:rsidP="0046079A">
      <w:pPr>
        <w:pStyle w:val="CommentText"/>
        <w:jc w:val="left"/>
      </w:pPr>
      <w:r>
        <w:rPr>
          <w:rStyle w:val="CommentReference"/>
        </w:rPr>
        <w:annotationRef/>
      </w:r>
      <w:r>
        <w:rPr>
          <w:lang w:val="en-SG"/>
        </w:rPr>
        <w:t>Updated.</w:t>
      </w:r>
    </w:p>
  </w:comment>
  <w:comment w:id="192" w:author="Balamurugan DHANDAPANI from.OPTIMUM (MAS)" w:date="2025-12-29T15:25:00Z" w:initials="BD">
    <w:p w14:paraId="35A1C545" w14:textId="221492AE" w:rsidR="009D28CD" w:rsidRDefault="009D28CD" w:rsidP="009D28CD">
      <w:pPr>
        <w:pStyle w:val="CommentText"/>
        <w:jc w:val="left"/>
      </w:pPr>
      <w:r>
        <w:rPr>
          <w:rStyle w:val="CommentReference"/>
        </w:rPr>
        <w:annotationRef/>
      </w:r>
      <w:r>
        <w:rPr>
          <w:lang w:val="en-SG"/>
        </w:rPr>
        <w:t>Who verifies the result and how is the status changed, system or manually from UI ?</w:t>
      </w:r>
    </w:p>
  </w:comment>
  <w:comment w:id="193" w:author="Yichen GU from.TOPPAN (MAS)" w:date="2025-12-29T17:01:00Z" w:initials="YG">
    <w:p w14:paraId="744E117C" w14:textId="77777777" w:rsidR="00AB05CB" w:rsidRDefault="00AB05CB" w:rsidP="00AB05CB">
      <w:pPr>
        <w:pStyle w:val="CommentText"/>
        <w:jc w:val="left"/>
      </w:pPr>
      <w:r>
        <w:rPr>
          <w:rStyle w:val="CommentReference"/>
        </w:rPr>
        <w:annotationRef/>
      </w:r>
      <w:r>
        <w:rPr>
          <w:lang w:val="en-SG"/>
        </w:rPr>
        <w:t>Updated.</w:t>
      </w:r>
    </w:p>
  </w:comment>
  <w:comment w:id="194" w:author="Jasmine WL TEO (MAS)" w:date="2026-01-13T14:52:00Z" w:initials="JT">
    <w:p w14:paraId="60910CE9" w14:textId="77777777" w:rsidR="00662CEA" w:rsidRDefault="00662CEA" w:rsidP="00662CEA">
      <w:pPr>
        <w:pStyle w:val="CommentText"/>
        <w:jc w:val="left"/>
      </w:pPr>
      <w:r>
        <w:rPr>
          <w:rStyle w:val="CommentReference"/>
        </w:rPr>
        <w:annotationRef/>
      </w:r>
      <w:r>
        <w:rPr>
          <w:lang w:val="en-SG"/>
        </w:rPr>
        <w:t>For the SSB results release, there are a few files to send e.g. auction_sbond.txt, rdmpartial_sbond.txt to be sent to MEPS+, files to banks, cdp. Status will be updated to published -&gt; what status are u referring to? Is it by file or by each release?</w:t>
      </w:r>
    </w:p>
  </w:comment>
  <w:comment w:id="198" w:author="Sophia TAN (MAS)" w:date="2026-01-16T23:49:00Z" w:initials="ST">
    <w:p w14:paraId="4FE6ABC6" w14:textId="77777777" w:rsidR="00DC5F9E" w:rsidRDefault="00DC5F9E" w:rsidP="00DC5F9E">
      <w:pPr>
        <w:pStyle w:val="CommentText"/>
        <w:jc w:val="left"/>
      </w:pPr>
      <w:r>
        <w:rPr>
          <w:rStyle w:val="CommentReference"/>
        </w:rPr>
        <w:annotationRef/>
      </w:r>
      <w:r>
        <w:rPr>
          <w:lang w:val="en-SG"/>
        </w:rPr>
        <w:t>Pls double check if its on SSB allotment date or one day prior to SSB allotment date?</w:t>
      </w:r>
    </w:p>
  </w:comment>
  <w:comment w:id="212" w:author="Jasmine WL TEO (MAS)" w:date="2026-01-13T16:10:00Z" w:initials="JT">
    <w:p w14:paraId="5B486282" w14:textId="7E2D3AA6" w:rsidR="00C2492F" w:rsidRDefault="00C2492F" w:rsidP="00C2492F">
      <w:pPr>
        <w:pStyle w:val="CommentText"/>
        <w:jc w:val="left"/>
      </w:pPr>
      <w:r>
        <w:rPr>
          <w:rStyle w:val="CommentReference"/>
        </w:rPr>
        <w:annotationRef/>
      </w:r>
      <w:r>
        <w:rPr>
          <w:lang w:val="en-SG"/>
        </w:rPr>
        <w:t xml:space="preserve">This should be documented in the bids collation and External user specs. </w:t>
      </w:r>
    </w:p>
  </w:comment>
  <w:comment w:id="213" w:author="Sin Fong TAN (MAS)" w:date="2026-01-13T16:49:00Z" w:initials="ST">
    <w:p w14:paraId="13144A85" w14:textId="77777777" w:rsidR="003676D1" w:rsidRDefault="003676D1" w:rsidP="003676D1">
      <w:pPr>
        <w:pStyle w:val="CommentText"/>
        <w:jc w:val="left"/>
      </w:pPr>
      <w:r>
        <w:rPr>
          <w:rStyle w:val="CommentReference"/>
        </w:rPr>
        <w:annotationRef/>
      </w:r>
      <w:r>
        <w:rPr>
          <w:lang w:val="en-SG"/>
        </w:rPr>
        <w:t>@TECQ, what you be documenting instead is how are you processing each record? Do you just read and insert the fields in the file AS IS and INSERT OR UPDATE into the database? Any mapping, compare, deletion etc.. Duplicate handling?</w:t>
      </w:r>
    </w:p>
  </w:comment>
  <w:comment w:id="215" w:author="Akila BALAKRISHNAN from.OPTIMUM (MAS)" w:date="2026-01-14T14:51:00Z" w:initials="AB">
    <w:p w14:paraId="0282D62C" w14:textId="77777777" w:rsidR="00076045" w:rsidRDefault="00076045" w:rsidP="00076045">
      <w:pPr>
        <w:pStyle w:val="CommentText"/>
        <w:jc w:val="left"/>
      </w:pPr>
      <w:r>
        <w:rPr>
          <w:rStyle w:val="CommentReference"/>
        </w:rPr>
        <w:annotationRef/>
      </w:r>
      <w:r>
        <w:rPr>
          <w:lang w:val="en-SG"/>
        </w:rPr>
        <w:t>As per M+ interface spec this is EOD file.</w:t>
      </w:r>
      <w:r>
        <w:rPr>
          <w:lang w:val="en-SG"/>
        </w:rPr>
        <w:br/>
        <w:t>Please check once.</w:t>
      </w:r>
    </w:p>
  </w:comment>
  <w:comment w:id="220" w:author="Balamurugan DHANDAPANI from.OPTIMUM (MAS)" w:date="2025-12-29T09:25:00Z" w:initials="BD">
    <w:p w14:paraId="6AFBDD9F" w14:textId="42D24D62" w:rsidR="00110124" w:rsidRDefault="00DC332F" w:rsidP="00110124">
      <w:pPr>
        <w:pStyle w:val="CommentText"/>
        <w:jc w:val="left"/>
      </w:pPr>
      <w:r>
        <w:rPr>
          <w:rStyle w:val="CommentReference"/>
        </w:rPr>
        <w:annotationRef/>
      </w:r>
      <w:r w:rsidR="00110124">
        <w:rPr>
          <w:lang w:val="en-SG"/>
        </w:rPr>
        <w:t>Add a table here to list all the FMBS file names, source, destination and In/Out and delimiter. This is  to give the overview of the FMBS interface files.</w:t>
      </w:r>
    </w:p>
  </w:comment>
  <w:comment w:id="221" w:author="Yichen GU from.TOPPAN (MAS)" w:date="2025-12-31T09:47:00Z" w:initials="YG">
    <w:p w14:paraId="60C63943" w14:textId="77777777" w:rsidR="00F90FAE" w:rsidRDefault="00F90FAE" w:rsidP="00F90FAE">
      <w:pPr>
        <w:pStyle w:val="CommentText"/>
        <w:jc w:val="left"/>
      </w:pPr>
      <w:r>
        <w:rPr>
          <w:rStyle w:val="CommentReference"/>
        </w:rPr>
        <w:annotationRef/>
      </w:r>
      <w:r>
        <w:rPr>
          <w:lang w:val="en-SG"/>
        </w:rPr>
        <w:t>The list of all files are mentioned in Section 1.2 Scope, the additional table here might be repetitive.</w:t>
      </w:r>
    </w:p>
  </w:comment>
  <w:comment w:id="224" w:author="Sin Fong TAN (MAS)" w:date="2026-01-13T16:55:00Z" w:initials="ST">
    <w:p w14:paraId="6799E916" w14:textId="77777777" w:rsidR="00444139" w:rsidRDefault="00444139" w:rsidP="00444139">
      <w:pPr>
        <w:pStyle w:val="CommentText"/>
        <w:jc w:val="left"/>
      </w:pPr>
      <w:r>
        <w:rPr>
          <w:rStyle w:val="CommentReference"/>
        </w:rPr>
        <w:annotationRef/>
      </w:r>
      <w:r>
        <w:rPr>
          <w:lang w:val="en-SG"/>
        </w:rPr>
        <w:t>Please move this important filtering requirement to the file generation processing logic instead of keeping it under Description?</w:t>
      </w:r>
    </w:p>
  </w:comment>
  <w:comment w:id="225" w:author="Wilmond YANG (MAS)" w:date="2026-01-14T16:54:00Z" w:initials="WY">
    <w:p w14:paraId="7553C23A" w14:textId="77777777" w:rsidR="00601430" w:rsidRDefault="00601430" w:rsidP="00601430">
      <w:pPr>
        <w:pStyle w:val="CommentText"/>
        <w:jc w:val="left"/>
      </w:pPr>
      <w:r>
        <w:rPr>
          <w:rStyle w:val="CommentReference"/>
        </w:rPr>
        <w:annotationRef/>
      </w:r>
      <w:r>
        <w:rPr>
          <w:lang w:val="en-SG"/>
        </w:rPr>
        <w:t>Same comment as above. Understand that this is referring to auctions other than Syndication and mini-auction. Does it include MAS-bills. CMTB? I think better to be clear.</w:t>
      </w:r>
    </w:p>
  </w:comment>
  <w:comment w:id="226" w:author="Sharmaine TAN (MAS)" w:date="2026-01-16T22:44:00Z" w:initials="ST">
    <w:p w14:paraId="48BA6D7F" w14:textId="77777777" w:rsidR="00F646E5" w:rsidRDefault="00B20BA9" w:rsidP="00F646E5">
      <w:pPr>
        <w:pStyle w:val="CommentText"/>
        <w:jc w:val="left"/>
      </w:pPr>
      <w:r>
        <w:rPr>
          <w:rStyle w:val="CommentReference"/>
        </w:rPr>
        <w:annotationRef/>
      </w:r>
      <w:r w:rsidR="00F646E5">
        <w:rPr>
          <w:color w:val="454953"/>
          <w:highlight w:val="white"/>
        </w:rPr>
        <w:t>At which status—Pending Publication or Published—will secupdt_fmbs.txt be generated?</w:t>
      </w:r>
      <w:r w:rsidR="00F646E5">
        <w:t xml:space="preserve"> </w:t>
      </w:r>
    </w:p>
    <w:p w14:paraId="7EE11FAD" w14:textId="77777777" w:rsidR="00F646E5" w:rsidRDefault="00F646E5" w:rsidP="00F646E5">
      <w:pPr>
        <w:pStyle w:val="CommentText"/>
        <w:jc w:val="left"/>
      </w:pPr>
      <w:r>
        <w:t>Similar qn apply for auction_fmbs.txt</w:t>
      </w:r>
    </w:p>
  </w:comment>
  <w:comment w:id="227" w:author="Sin Fong TAN (MAS)" w:date="2026-01-13T16:59:00Z" w:initials="ST">
    <w:p w14:paraId="7828B077" w14:textId="75F26947" w:rsidR="00ED5688" w:rsidRDefault="00ED5688" w:rsidP="00ED5688">
      <w:pPr>
        <w:pStyle w:val="CommentText"/>
        <w:jc w:val="left"/>
      </w:pPr>
      <w:r>
        <w:rPr>
          <w:rStyle w:val="CommentReference"/>
        </w:rPr>
        <w:annotationRef/>
      </w:r>
      <w:r>
        <w:rPr>
          <w:lang w:val="en-SG"/>
        </w:rPr>
        <w:t>If MAS did not participate in an auction, will there still be a record to FMBS?</w:t>
      </w:r>
    </w:p>
  </w:comment>
  <w:comment w:id="228" w:author="Jasmine WL TEO (MAS)" w:date="2026-01-14T17:44:00Z" w:initials="JT">
    <w:p w14:paraId="34FCF49B" w14:textId="77777777" w:rsidR="0002567D" w:rsidRDefault="0002567D" w:rsidP="0002567D">
      <w:pPr>
        <w:pStyle w:val="CommentText"/>
        <w:jc w:val="left"/>
      </w:pPr>
      <w:r>
        <w:rPr>
          <w:rStyle w:val="CommentReference"/>
        </w:rPr>
        <w:annotationRef/>
      </w:r>
      <w:r>
        <w:rPr>
          <w:lang w:val="en-SG"/>
        </w:rPr>
        <w:t>For secupdt_fmbs.txt, it will still be sent to FMBS regardless of whether MAS participate. It is the auction_fmbs.txt that will not be sent if MAS did not participate.</w:t>
      </w:r>
    </w:p>
  </w:comment>
  <w:comment w:id="230" w:author="Sharmaine TAN (MAS)" w:date="2026-01-14T18:33:00Z" w:initials="ST">
    <w:p w14:paraId="2B50F51B" w14:textId="77777777" w:rsidR="006C665B" w:rsidRDefault="006C665B" w:rsidP="006C665B">
      <w:pPr>
        <w:pStyle w:val="CommentText"/>
        <w:jc w:val="left"/>
      </w:pPr>
      <w:r>
        <w:rPr>
          <w:rStyle w:val="CommentReference"/>
        </w:rPr>
        <w:annotationRef/>
      </w:r>
      <w:r>
        <w:rPr>
          <w:lang w:val="en-SG"/>
        </w:rPr>
        <w:t xml:space="preserve">Syndication Result file should comprise of both Retail and Institutional allotment result file for downstream processing </w:t>
      </w:r>
    </w:p>
  </w:comment>
  <w:comment w:id="232" w:author="Sin Fong TAN (MAS)" w:date="2026-01-13T17:02:00Z" w:initials="ST">
    <w:p w14:paraId="10DAD465" w14:textId="452E04D3" w:rsidR="00241593" w:rsidRDefault="00241593" w:rsidP="00241593">
      <w:pPr>
        <w:pStyle w:val="CommentText"/>
        <w:jc w:val="left"/>
      </w:pPr>
      <w:r>
        <w:rPr>
          <w:rStyle w:val="CommentReference"/>
        </w:rPr>
        <w:annotationRef/>
      </w:r>
      <w:r>
        <w:rPr>
          <w:lang w:val="en-SG"/>
        </w:rPr>
        <w:t xml:space="preserve">Similar to the earlier comment. This is filtering requirement and should not be mentioned in description. It should be documented in how the file is generated. </w:t>
      </w:r>
    </w:p>
    <w:p w14:paraId="3612ED5A" w14:textId="77777777" w:rsidR="00241593" w:rsidRDefault="00241593" w:rsidP="00241593">
      <w:pPr>
        <w:pStyle w:val="CommentText"/>
        <w:jc w:val="left"/>
      </w:pPr>
    </w:p>
    <w:p w14:paraId="6A1D9F60" w14:textId="77777777" w:rsidR="00241593" w:rsidRDefault="00241593" w:rsidP="00241593">
      <w:pPr>
        <w:pStyle w:val="CommentText"/>
        <w:jc w:val="left"/>
      </w:pPr>
      <w:r>
        <w:rPr>
          <w:lang w:val="en-SG"/>
        </w:rPr>
        <w:t>And do document the condition, if MAS didn’t bid or bidded but not alloted.</w:t>
      </w:r>
    </w:p>
  </w:comment>
  <w:comment w:id="234" w:author="Akila BALAKRISHNAN from.OPTIMUM (MAS)" w:date="2026-01-14T14:55:00Z" w:initials="AB">
    <w:p w14:paraId="38F837D0" w14:textId="77777777" w:rsidR="0043526B" w:rsidRDefault="0043526B" w:rsidP="0043526B">
      <w:pPr>
        <w:pStyle w:val="CommentText"/>
        <w:jc w:val="left"/>
      </w:pPr>
      <w:r>
        <w:rPr>
          <w:rStyle w:val="CommentReference"/>
        </w:rPr>
        <w:annotationRef/>
      </w:r>
      <w:r>
        <w:rPr>
          <w:lang w:val="en-SG"/>
        </w:rPr>
        <w:t>MAS can’t bid for MAS Bills.</w:t>
      </w:r>
    </w:p>
    <w:p w14:paraId="269C5528" w14:textId="77777777" w:rsidR="0043526B" w:rsidRDefault="0043526B" w:rsidP="0043526B">
      <w:pPr>
        <w:pStyle w:val="CommentText"/>
        <w:jc w:val="left"/>
      </w:pPr>
      <w:r>
        <w:rPr>
          <w:lang w:val="en-SG"/>
        </w:rPr>
        <w:t>Please check the list of securities applicable in this file.</w:t>
      </w:r>
    </w:p>
  </w:comment>
  <w:comment w:id="238" w:author="Balamurugan DHANDAPANI from.OPTIMUM (MAS)" w:date="2025-12-29T09:25:00Z" w:initials="BD">
    <w:p w14:paraId="262BD05E" w14:textId="05A7147E" w:rsidR="00110124" w:rsidRDefault="00DC332F" w:rsidP="00110124">
      <w:pPr>
        <w:pStyle w:val="CommentText"/>
        <w:jc w:val="left"/>
      </w:pPr>
      <w:r>
        <w:rPr>
          <w:rStyle w:val="CommentReference"/>
        </w:rPr>
        <w:annotationRef/>
      </w:r>
      <w:r w:rsidR="00110124">
        <w:rPr>
          <w:lang w:val="en-SG"/>
        </w:rPr>
        <w:t>Add a table here to list all the AGD file names, source, destination and In/Out and delimiter. This is  to give the overview of the AGD interface files.</w:t>
      </w:r>
    </w:p>
  </w:comment>
  <w:comment w:id="239" w:author="Yichen GU from.TOPPAN (MAS)" w:date="2025-12-31T09:47:00Z" w:initials="YG">
    <w:p w14:paraId="4939433B" w14:textId="77777777" w:rsidR="00F90FAE" w:rsidRDefault="00F90FAE" w:rsidP="00F90FAE">
      <w:pPr>
        <w:pStyle w:val="CommentText"/>
        <w:jc w:val="left"/>
      </w:pPr>
      <w:r>
        <w:rPr>
          <w:rStyle w:val="CommentReference"/>
        </w:rPr>
        <w:annotationRef/>
      </w:r>
      <w:r>
        <w:rPr>
          <w:lang w:val="en-SG"/>
        </w:rPr>
        <w:t>The list of all files are mentioned in Section 1.2 Scope, the additional table here might be repetitive.</w:t>
      </w:r>
    </w:p>
  </w:comment>
  <w:comment w:id="241" w:author="Akila BALAKRISHNAN from.OPTIMUM (MAS)" w:date="2026-01-14T16:58:00Z" w:initials="AB">
    <w:p w14:paraId="0B736E14" w14:textId="77777777" w:rsidR="00905885" w:rsidRDefault="00905885" w:rsidP="00905885">
      <w:pPr>
        <w:pStyle w:val="CommentText"/>
        <w:jc w:val="left"/>
      </w:pPr>
      <w:r>
        <w:rPr>
          <w:rStyle w:val="CommentReference"/>
        </w:rPr>
        <w:annotationRef/>
      </w:r>
      <w:r>
        <w:rPr>
          <w:lang w:val="en-SG"/>
        </w:rPr>
        <w:t>This file should not include re-open SGS Bonds I guess.</w:t>
      </w:r>
    </w:p>
    <w:p w14:paraId="1A710FB2" w14:textId="77777777" w:rsidR="00905885" w:rsidRDefault="00905885" w:rsidP="00905885">
      <w:pPr>
        <w:pStyle w:val="CommentText"/>
        <w:jc w:val="left"/>
      </w:pPr>
      <w:r>
        <w:rPr>
          <w:lang w:val="en-SG"/>
        </w:rPr>
        <w:t>Please check the existing logic and document it.</w:t>
      </w:r>
    </w:p>
  </w:comment>
  <w:comment w:id="242" w:author="Sin Fong TAN (MAS)" w:date="2026-01-13T17:22:00Z" w:initials="ST">
    <w:p w14:paraId="5DA0216B" w14:textId="0AE420ED" w:rsidR="00AA6116" w:rsidRDefault="00AA6116" w:rsidP="00AA6116">
      <w:pPr>
        <w:pStyle w:val="CommentText"/>
        <w:jc w:val="left"/>
      </w:pPr>
      <w:r>
        <w:rPr>
          <w:rStyle w:val="CommentReference"/>
        </w:rPr>
        <w:annotationRef/>
      </w:r>
      <w:r>
        <w:rPr>
          <w:lang w:val="en-SG"/>
        </w:rPr>
        <w:t>Can we re-run? If we can, what is the difference between 30048 and 32048?</w:t>
      </w:r>
    </w:p>
  </w:comment>
  <w:comment w:id="243" w:author="Sharmaine TAN (MAS)" w:date="2026-01-16T23:11:00Z" w:initials="ST">
    <w:p w14:paraId="0B1390D1" w14:textId="77777777" w:rsidR="00F646E5" w:rsidRDefault="00F646E5" w:rsidP="00F646E5">
      <w:pPr>
        <w:pStyle w:val="CommentText"/>
        <w:jc w:val="left"/>
      </w:pPr>
      <w:r>
        <w:rPr>
          <w:rStyle w:val="CommentReference"/>
        </w:rPr>
        <w:annotationRef/>
      </w:r>
      <w:r>
        <w:rPr>
          <w:lang w:val="en-SG"/>
        </w:rPr>
        <w:t xml:space="preserve">To ensure consistency across all FSD if its business day or working day </w:t>
      </w:r>
    </w:p>
  </w:comment>
  <w:comment w:id="244" w:author="Sin Fong TAN (MAS)" w:date="2026-01-13T17:21:00Z" w:initials="ST">
    <w:p w14:paraId="433A3A16" w14:textId="54C3A704" w:rsidR="00616739" w:rsidRDefault="00616739" w:rsidP="00616739">
      <w:pPr>
        <w:pStyle w:val="CommentText"/>
        <w:jc w:val="left"/>
      </w:pPr>
      <w:r>
        <w:rPr>
          <w:rStyle w:val="CommentReference"/>
        </w:rPr>
        <w:annotationRef/>
      </w:r>
      <w:r>
        <w:rPr>
          <w:lang w:val="en-SG"/>
        </w:rPr>
        <w:t>Please align with 3.3.1.3. 32048 is also for adhoc purpose.</w:t>
      </w:r>
    </w:p>
  </w:comment>
  <w:comment w:id="245" w:author="Akila BALAKRISHNAN from.OPTIMUM (MAS)" w:date="2026-01-14T15:20:00Z" w:initials="AB">
    <w:p w14:paraId="001BE02D" w14:textId="77777777" w:rsidR="00200A4C" w:rsidRDefault="00200A4C" w:rsidP="00200A4C">
      <w:pPr>
        <w:pStyle w:val="CommentText"/>
        <w:jc w:val="left"/>
      </w:pPr>
      <w:r>
        <w:rPr>
          <w:rStyle w:val="CommentReference"/>
        </w:rPr>
        <w:annotationRef/>
      </w:r>
      <w:r>
        <w:rPr>
          <w:lang w:val="en-SG"/>
        </w:rPr>
        <w:t>@MDD/FD</w:t>
      </w:r>
    </w:p>
    <w:p w14:paraId="4873DB0A" w14:textId="77777777" w:rsidR="00200A4C" w:rsidRDefault="00200A4C" w:rsidP="00200A4C">
      <w:pPr>
        <w:pStyle w:val="CommentText"/>
        <w:jc w:val="left"/>
      </w:pPr>
      <w:r>
        <w:rPr>
          <w:lang w:val="en-SG"/>
        </w:rPr>
        <w:t>Do we still need the adhoc AGD file generation for syndication on syndication allotment day in OMEGA?</w:t>
      </w:r>
    </w:p>
    <w:p w14:paraId="1FA6ED6C" w14:textId="77777777" w:rsidR="00200A4C" w:rsidRDefault="00200A4C" w:rsidP="00200A4C">
      <w:pPr>
        <w:pStyle w:val="CommentText"/>
        <w:jc w:val="left"/>
      </w:pPr>
    </w:p>
    <w:p w14:paraId="61EF017A" w14:textId="77777777" w:rsidR="00200A4C" w:rsidRDefault="00200A4C" w:rsidP="00200A4C">
      <w:pPr>
        <w:pStyle w:val="CommentText"/>
        <w:jc w:val="left"/>
      </w:pPr>
      <w:r>
        <w:rPr>
          <w:lang w:val="en-SG"/>
        </w:rPr>
        <w:t>I thought since the syndication security is created in M+ on the pricing day itself, the syndication details can be sent to AGD as part of the regular scheduling itself and no need for the adhoc file.</w:t>
      </w:r>
    </w:p>
    <w:p w14:paraId="29189CD5" w14:textId="77777777" w:rsidR="00200A4C" w:rsidRDefault="00200A4C" w:rsidP="00200A4C">
      <w:pPr>
        <w:pStyle w:val="CommentText"/>
        <w:jc w:val="left"/>
      </w:pPr>
    </w:p>
    <w:p w14:paraId="54688800" w14:textId="77777777" w:rsidR="00200A4C" w:rsidRDefault="00200A4C" w:rsidP="00200A4C">
      <w:pPr>
        <w:pStyle w:val="CommentText"/>
        <w:jc w:val="left"/>
      </w:pPr>
      <w:r>
        <w:rPr>
          <w:lang w:val="en-SG"/>
        </w:rPr>
        <w:t>In current eApps system - we do the adhoc file generation is because the syndication security is created in M+ later on the syndication allotment day only and there is a chance that the syndication details being missed in the regular scheduling.</w:t>
      </w:r>
    </w:p>
  </w:comment>
  <w:comment w:id="246" w:author="Sophia TAN (MAS)" w:date="2026-01-17T00:34:00Z" w:initials="ST">
    <w:p w14:paraId="6BE242F6" w14:textId="77777777" w:rsidR="002D3664" w:rsidRDefault="002D3664" w:rsidP="002D3664">
      <w:pPr>
        <w:pStyle w:val="CommentText"/>
        <w:jc w:val="left"/>
      </w:pPr>
      <w:r>
        <w:rPr>
          <w:rStyle w:val="CommentReference"/>
        </w:rPr>
        <w:annotationRef/>
      </w:r>
      <w:r>
        <w:rPr>
          <w:lang w:val="en-SG"/>
        </w:rPr>
        <w:t xml:space="preserve">“Pricing date” in syndication is the equivalent of “Auction date” for normal auctions yes? The pricing date referred to here is for the retail? </w:t>
      </w:r>
      <w:r>
        <w:rPr>
          <w:lang w:val="en-SG"/>
        </w:rPr>
        <w:br/>
        <w:t>The point you are making here is that because we are now creating the ISIN way earlier in MEPS+, hence no need to do an adhoc run for AGD files?</w:t>
      </w:r>
    </w:p>
  </w:comment>
  <w:comment w:id="247" w:author="Sin Fong TAN (MAS)" w:date="2026-01-13T17:28:00Z" w:initials="ST">
    <w:p w14:paraId="2F5F399B" w14:textId="505F320F" w:rsidR="00AA6116" w:rsidRDefault="00AA6116" w:rsidP="00AA6116">
      <w:pPr>
        <w:pStyle w:val="CommentText"/>
        <w:jc w:val="left"/>
      </w:pPr>
      <w:r>
        <w:rPr>
          <w:rStyle w:val="CommentReference"/>
        </w:rPr>
        <w:annotationRef/>
      </w:r>
      <w:r>
        <w:rPr>
          <w:lang w:val="en-SG"/>
        </w:rPr>
        <w:t>You need to consider for non-syndication adhoc run as well.</w:t>
      </w:r>
    </w:p>
  </w:comment>
  <w:comment w:id="248" w:author="Sin Fong TAN (MAS)" w:date="2026-01-13T17:29:00Z" w:initials="ST">
    <w:p w14:paraId="2020DDC3" w14:textId="77777777" w:rsidR="00AA6116" w:rsidRDefault="00AA6116" w:rsidP="00AA6116">
      <w:pPr>
        <w:pStyle w:val="CommentText"/>
        <w:jc w:val="left"/>
      </w:pPr>
      <w:r>
        <w:rPr>
          <w:rStyle w:val="CommentReference"/>
        </w:rPr>
        <w:annotationRef/>
      </w:r>
      <w:r>
        <w:rPr>
          <w:lang w:val="en-SG"/>
        </w:rPr>
        <w:t>Not clear. Is this for 30048 or 32048?</w:t>
      </w:r>
    </w:p>
  </w:comment>
  <w:comment w:id="251" w:author="Sin Fong TAN (MAS)" w:date="2026-01-13T17:33:00Z" w:initials="ST">
    <w:p w14:paraId="472B286A" w14:textId="77777777" w:rsidR="002A3079" w:rsidRDefault="00BA4F19" w:rsidP="002A3079">
      <w:pPr>
        <w:pStyle w:val="CommentText"/>
        <w:jc w:val="left"/>
      </w:pPr>
      <w:r>
        <w:rPr>
          <w:rStyle w:val="CommentReference"/>
        </w:rPr>
        <w:annotationRef/>
      </w:r>
      <w:r w:rsidR="002A3079">
        <w:rPr>
          <w:lang w:val="en-SG"/>
        </w:rPr>
        <w:t xml:space="preserve">Similarly, this is for 30048 or 32048? You may want to check the current program code. If I am not wrong, 32048 window is configurable. </w:t>
      </w:r>
    </w:p>
  </w:comment>
  <w:comment w:id="252" w:author="Sin Fong TAN (MAS)" w:date="2026-01-13T17:37:00Z" w:initials="ST">
    <w:p w14:paraId="019E2A33" w14:textId="77777777" w:rsidR="002A3079" w:rsidRDefault="002A3079" w:rsidP="002A3079">
      <w:pPr>
        <w:pStyle w:val="CommentText"/>
        <w:jc w:val="left"/>
      </w:pPr>
      <w:r>
        <w:rPr>
          <w:rStyle w:val="CommentReference"/>
        </w:rPr>
        <w:annotationRef/>
      </w:r>
      <w:r>
        <w:rPr>
          <w:lang w:val="en-SG"/>
        </w:rPr>
        <w:t>If its configurable in OMEGA, ensure its parameterised in the front end for user to change the window.</w:t>
      </w:r>
    </w:p>
  </w:comment>
  <w:comment w:id="254" w:author="Sin Fong TAN (MAS)" w:date="2026-01-13T17:37:00Z" w:initials="ST">
    <w:p w14:paraId="59451EC6" w14:textId="77777777" w:rsidR="00C90977" w:rsidRDefault="00C90977" w:rsidP="00C90977">
      <w:pPr>
        <w:pStyle w:val="CommentText"/>
        <w:jc w:val="left"/>
      </w:pPr>
      <w:r>
        <w:rPr>
          <w:rStyle w:val="CommentReference"/>
        </w:rPr>
        <w:annotationRef/>
      </w:r>
      <w:r>
        <w:rPr>
          <w:lang w:val="en-SG"/>
        </w:rPr>
        <w:t>Same comment as the static file</w:t>
      </w:r>
    </w:p>
  </w:comment>
  <w:comment w:id="255" w:author="Sin Fong TAN (MAS)" w:date="2026-01-13T17:39:00Z" w:initials="ST">
    <w:p w14:paraId="5269C1ED" w14:textId="77777777" w:rsidR="00C90977" w:rsidRDefault="00C90977" w:rsidP="00C90977">
      <w:pPr>
        <w:pStyle w:val="CommentText"/>
        <w:jc w:val="left"/>
      </w:pPr>
      <w:r>
        <w:rPr>
          <w:rStyle w:val="CommentReference"/>
        </w:rPr>
        <w:annotationRef/>
      </w:r>
      <w:r>
        <w:rPr>
          <w:lang w:val="en-SG"/>
        </w:rPr>
        <w:t>Is this the full list of transaction types? Are we filtering specifically for it? Document this under processing logic and consider the case if we ever include a new transaction type, how it will impact this file generation.</w:t>
      </w:r>
    </w:p>
  </w:comment>
  <w:comment w:id="271" w:author="Balamurugan DHANDAPANI from.OPTIMUM (MAS)" w:date="2025-12-29T09:17:00Z" w:initials="BD">
    <w:p w14:paraId="0C169360" w14:textId="671B97AB" w:rsidR="00436E81" w:rsidRDefault="00436E81" w:rsidP="00436E81">
      <w:pPr>
        <w:pStyle w:val="CommentText"/>
        <w:jc w:val="left"/>
      </w:pPr>
      <w:r>
        <w:rPr>
          <w:rStyle w:val="CommentReference"/>
        </w:rPr>
        <w:annotationRef/>
      </w:r>
      <w:r>
        <w:rPr>
          <w:lang w:val="en-SG"/>
        </w:rPr>
        <w:t>Provide the file name as well, so it would be easy to navigate</w:t>
      </w:r>
    </w:p>
  </w:comment>
  <w:comment w:id="272" w:author="Yichen GU from.TOPPAN (MAS)" w:date="2025-12-30T22:59:00Z" w:initials="YG">
    <w:p w14:paraId="53D160B5" w14:textId="77777777" w:rsidR="00125424" w:rsidRDefault="00125424" w:rsidP="00125424">
      <w:pPr>
        <w:pStyle w:val="CommentText"/>
        <w:jc w:val="left"/>
      </w:pPr>
      <w:r>
        <w:rPr>
          <w:rStyle w:val="CommentReference"/>
        </w:rPr>
        <w:annotationRef/>
      </w:r>
      <w:r>
        <w:rPr>
          <w:lang w:val="en-SG"/>
        </w:rPr>
        <w:t>Added the file names for easier navigation.</w:t>
      </w:r>
    </w:p>
  </w:comment>
  <w:comment w:id="273" w:author="Sin Fong TAN (MAS)" w:date="2026-01-13T17:42:00Z" w:initials="ST">
    <w:p w14:paraId="3A2DDEDA" w14:textId="77777777" w:rsidR="00C90977" w:rsidRDefault="00C90977" w:rsidP="00C90977">
      <w:pPr>
        <w:pStyle w:val="CommentText"/>
        <w:jc w:val="left"/>
      </w:pPr>
      <w:r>
        <w:rPr>
          <w:rStyle w:val="CommentReference"/>
        </w:rPr>
        <w:annotationRef/>
      </w:r>
      <w:r>
        <w:rPr>
          <w:lang w:val="en-SG"/>
        </w:rPr>
        <w:t>Is this field name matching the OMEGA database field name?</w:t>
      </w:r>
    </w:p>
  </w:comment>
  <w:comment w:id="274" w:author="Jasmine WL TEO (MAS)" w:date="2026-01-15T10:11:00Z" w:initials="JT">
    <w:p w14:paraId="733DA951" w14:textId="77777777" w:rsidR="00631001" w:rsidRDefault="00631001" w:rsidP="00631001">
      <w:pPr>
        <w:pStyle w:val="CommentText"/>
        <w:jc w:val="left"/>
      </w:pPr>
      <w:r>
        <w:rPr>
          <w:rStyle w:val="CommentReference"/>
        </w:rPr>
        <w:annotationRef/>
      </w:r>
      <w:r>
        <w:t>Is OMEGA matching the data from secmast based on issue code? What happen if it is a reopen issue? Will it map to the wrong record?</w:t>
      </w:r>
    </w:p>
  </w:comment>
  <w:comment w:id="275" w:author="Jasmine WL TEO (MAS)" w:date="2026-01-13T16:23:00Z" w:initials="JT">
    <w:p w14:paraId="0E116FA1" w14:textId="7956B928" w:rsidR="009C4FFD" w:rsidRDefault="009C4FFD" w:rsidP="009C4FFD">
      <w:pPr>
        <w:pStyle w:val="CommentText"/>
        <w:jc w:val="left"/>
      </w:pPr>
      <w:r>
        <w:rPr>
          <w:rStyle w:val="CommentReference"/>
        </w:rPr>
        <w:annotationRef/>
      </w:r>
      <w:r>
        <w:rPr>
          <w:lang w:val="en-SG"/>
        </w:rPr>
        <w:t>Are we updating the issue description from MEPS+?</w:t>
      </w:r>
    </w:p>
  </w:comment>
  <w:comment w:id="285" w:author="Han Xie CHAI (MAS)" w:date="2026-01-14T17:21:00Z" w:initials="HC">
    <w:p w14:paraId="1CA7CB14" w14:textId="77777777" w:rsidR="00EF40E4" w:rsidRDefault="00EF40E4" w:rsidP="00EF40E4">
      <w:pPr>
        <w:pStyle w:val="CommentText"/>
        <w:jc w:val="left"/>
      </w:pPr>
      <w:r>
        <w:rPr>
          <w:rStyle w:val="CommentReference"/>
        </w:rPr>
        <w:annotationRef/>
      </w:r>
      <w:r>
        <w:rPr>
          <w:lang w:val="en-SG"/>
        </w:rPr>
        <w:t>Does the bolding have any meaning?</w:t>
      </w:r>
    </w:p>
  </w:comment>
  <w:comment w:id="286" w:author="Sophia TAN (MAS)" w:date="2026-01-17T01:01:00Z" w:initials="ST">
    <w:p w14:paraId="4F85C909" w14:textId="77777777" w:rsidR="002E3838" w:rsidRDefault="002E3838" w:rsidP="002E3838">
      <w:pPr>
        <w:pStyle w:val="CommentText"/>
        <w:jc w:val="left"/>
      </w:pPr>
      <w:r>
        <w:rPr>
          <w:rStyle w:val="CommentReference"/>
        </w:rPr>
        <w:annotationRef/>
      </w:r>
      <w:r>
        <w:rPr>
          <w:lang w:val="en-SG"/>
        </w:rPr>
        <w:t>Is this correct? The issue number in this file is always 01.</w:t>
      </w:r>
    </w:p>
  </w:comment>
  <w:comment w:id="287" w:author="Wilmond YANG (MAS)" w:date="2026-01-14T17:24:00Z" w:initials="WY">
    <w:p w14:paraId="5ED0DFB9" w14:textId="5524F183" w:rsidR="004953AC" w:rsidRDefault="004953AC" w:rsidP="004953AC">
      <w:pPr>
        <w:pStyle w:val="CommentText"/>
        <w:jc w:val="left"/>
      </w:pPr>
      <w:r>
        <w:rPr>
          <w:rStyle w:val="CommentReference"/>
        </w:rPr>
        <w:annotationRef/>
      </w:r>
      <w:r>
        <w:rPr>
          <w:lang w:val="en-SG"/>
        </w:rPr>
        <w:t>Are you saying this must be 2 digits or fixed to value ‘01’</w:t>
      </w:r>
    </w:p>
  </w:comment>
  <w:comment w:id="297" w:author="Sophia TAN (MAS)" w:date="2026-01-17T01:14:00Z" w:initials="ST">
    <w:p w14:paraId="5AB375CE" w14:textId="77777777" w:rsidR="002907FB" w:rsidRDefault="002907FB" w:rsidP="002907FB">
      <w:pPr>
        <w:pStyle w:val="CommentText"/>
        <w:jc w:val="left"/>
      </w:pPr>
      <w:r>
        <w:rPr>
          <w:rStyle w:val="CommentReference"/>
        </w:rPr>
        <w:annotationRef/>
      </w:r>
      <w:r>
        <w:rPr>
          <w:lang w:val="en-SG"/>
        </w:rPr>
        <w:t>Will Omega store Issue no fed from MEPS+ via secmast? Otherwise, if issue no in this file is always 01, is there a need to use with issue code?</w:t>
      </w:r>
    </w:p>
  </w:comment>
  <w:comment w:id="301" w:author="Jasmine WL TEO (MAS)" w:date="2026-01-15T10:15:00Z" w:initials="JT">
    <w:p w14:paraId="18402E3B" w14:textId="0DC2C6DC" w:rsidR="00352EC6" w:rsidRDefault="00631001" w:rsidP="00352EC6">
      <w:pPr>
        <w:pStyle w:val="CommentText"/>
        <w:jc w:val="left"/>
      </w:pPr>
      <w:r>
        <w:rPr>
          <w:rStyle w:val="CommentReference"/>
        </w:rPr>
        <w:annotationRef/>
      </w:r>
      <w:r w:rsidR="00352EC6">
        <w:t xml:space="preserve">@ITD, @TECQ, </w:t>
      </w:r>
    </w:p>
    <w:p w14:paraId="713A41A8" w14:textId="77777777" w:rsidR="00352EC6" w:rsidRDefault="00352EC6" w:rsidP="00352EC6">
      <w:pPr>
        <w:pStyle w:val="CommentText"/>
        <w:jc w:val="left"/>
      </w:pPr>
      <w:r>
        <w:t xml:space="preserve">when the secint interest dates come in from MEPS+, the interest dates will be updated into the security details record for the issue no 01. </w:t>
      </w:r>
      <w:r>
        <w:rPr>
          <w:b/>
          <w:bCs/>
          <w:u w:val="single"/>
        </w:rPr>
        <w:t xml:space="preserve">Please make sure that  (1) the details sent to website for the announcement are not affected by this update and (2) preview PDF for the announcement should not be affected. </w:t>
      </w:r>
    </w:p>
    <w:p w14:paraId="62F5BB05" w14:textId="77777777" w:rsidR="00352EC6" w:rsidRDefault="00352EC6" w:rsidP="00352EC6">
      <w:pPr>
        <w:pStyle w:val="CommentText"/>
        <w:jc w:val="left"/>
      </w:pPr>
      <w:r>
        <w:t>E.g.</w:t>
      </w:r>
    </w:p>
    <w:p w14:paraId="0814ABBA" w14:textId="77777777" w:rsidR="00352EC6" w:rsidRDefault="00352EC6" w:rsidP="00352EC6">
      <w:pPr>
        <w:pStyle w:val="CommentText"/>
        <w:jc w:val="left"/>
      </w:pPr>
      <w:r>
        <w:rPr>
          <w:u w:val="single"/>
        </w:rPr>
        <w:t>Announcement</w:t>
      </w:r>
    </w:p>
    <w:p w14:paraId="1C0CAA2E" w14:textId="77777777" w:rsidR="00352EC6" w:rsidRDefault="00352EC6" w:rsidP="00352EC6">
      <w:pPr>
        <w:pStyle w:val="CommentText"/>
        <w:jc w:val="left"/>
      </w:pPr>
      <w:r>
        <w:t xml:space="preserve">Issue Code: N123456B </w:t>
      </w:r>
    </w:p>
    <w:p w14:paraId="2CE9759D" w14:textId="77777777" w:rsidR="00352EC6" w:rsidRDefault="00352EC6" w:rsidP="00352EC6">
      <w:pPr>
        <w:pStyle w:val="CommentText"/>
        <w:jc w:val="left"/>
      </w:pPr>
      <w:r>
        <w:t>Issue No: 01</w:t>
      </w:r>
    </w:p>
    <w:p w14:paraId="1351C5C7" w14:textId="77777777" w:rsidR="00352EC6" w:rsidRDefault="00352EC6" w:rsidP="00352EC6">
      <w:pPr>
        <w:pStyle w:val="CommentText"/>
        <w:jc w:val="left"/>
      </w:pPr>
      <w:r>
        <w:t>Issue Date: 01/12/2025</w:t>
      </w:r>
    </w:p>
    <w:p w14:paraId="431D308B" w14:textId="77777777" w:rsidR="00352EC6" w:rsidRDefault="00352EC6" w:rsidP="00352EC6">
      <w:pPr>
        <w:pStyle w:val="CommentText"/>
        <w:jc w:val="left"/>
      </w:pPr>
      <w:r>
        <w:t>Last Coupon Payment Date: 01/12/2025</w:t>
      </w:r>
    </w:p>
    <w:p w14:paraId="51DC28C0" w14:textId="77777777" w:rsidR="00352EC6" w:rsidRDefault="00352EC6" w:rsidP="00352EC6">
      <w:pPr>
        <w:pStyle w:val="CommentText"/>
        <w:jc w:val="left"/>
      </w:pPr>
      <w:r>
        <w:t>Next Coupon Payment Date: 01/06/2026</w:t>
      </w:r>
    </w:p>
    <w:p w14:paraId="061428F1" w14:textId="77777777" w:rsidR="00352EC6" w:rsidRDefault="00352EC6" w:rsidP="00352EC6">
      <w:pPr>
        <w:pStyle w:val="CommentText"/>
        <w:jc w:val="left"/>
      </w:pPr>
    </w:p>
    <w:p w14:paraId="4E735B33" w14:textId="77777777" w:rsidR="00352EC6" w:rsidRDefault="00352EC6" w:rsidP="00352EC6">
      <w:pPr>
        <w:pStyle w:val="CommentText"/>
        <w:jc w:val="left"/>
      </w:pPr>
      <w:r>
        <w:t>On 02/06/2026, when the secint file comes in, the Last coupon payment date for this security will be 01/06/2026 and the next coupon payment date will be 01/12/2026.</w:t>
      </w:r>
    </w:p>
    <w:p w14:paraId="3A7E8F77" w14:textId="77777777" w:rsidR="00352EC6" w:rsidRDefault="00352EC6" w:rsidP="00352EC6">
      <w:pPr>
        <w:pStyle w:val="CommentText"/>
        <w:jc w:val="left"/>
      </w:pPr>
    </w:p>
    <w:p w14:paraId="24529D33" w14:textId="77777777" w:rsidR="00352EC6" w:rsidRDefault="00352EC6" w:rsidP="00352EC6">
      <w:pPr>
        <w:pStyle w:val="CommentText"/>
        <w:jc w:val="left"/>
      </w:pPr>
      <w:r>
        <w:t>If the interest dates are updated to the issue no 01 record, it should not affect the display on website for the announcement of N123456B for issue date 01/12/2025 as well as the PDF for the announcement (if we re-generate)</w:t>
      </w:r>
    </w:p>
    <w:p w14:paraId="1065869F" w14:textId="77777777" w:rsidR="00352EC6" w:rsidRDefault="00352EC6" w:rsidP="00352EC6">
      <w:pPr>
        <w:pStyle w:val="CommentText"/>
        <w:jc w:val="left"/>
      </w:pPr>
    </w:p>
    <w:p w14:paraId="3F758F60" w14:textId="77777777" w:rsidR="00352EC6" w:rsidRDefault="00352EC6" w:rsidP="00352EC6">
      <w:pPr>
        <w:pStyle w:val="CommentText"/>
        <w:jc w:val="left"/>
      </w:pPr>
      <w:r>
        <w:t>Please take note.</w:t>
      </w:r>
    </w:p>
  </w:comment>
  <w:comment w:id="300" w:author="Han Xie CHAI (MAS)" w:date="2026-01-15T10:41:00Z" w:initials="HC">
    <w:p w14:paraId="31F90B9D" w14:textId="77777777" w:rsidR="005A7635" w:rsidRDefault="005A7635" w:rsidP="005A7635">
      <w:pPr>
        <w:pStyle w:val="CommentText"/>
        <w:jc w:val="left"/>
      </w:pPr>
      <w:r>
        <w:rPr>
          <w:rStyle w:val="CommentReference"/>
        </w:rPr>
        <w:annotationRef/>
      </w:r>
      <w:r>
        <w:rPr>
          <w:lang w:val="en-SG"/>
        </w:rPr>
        <w:t>Just to add to take note of accrued interest days for the above as well.</w:t>
      </w:r>
    </w:p>
  </w:comment>
  <w:comment w:id="302" w:author="Akila BALAKRISHNAN from.OPTIMUM (MAS)" w:date="2026-01-14T15:45:00Z" w:initials="AB">
    <w:p w14:paraId="38B34FFD" w14:textId="26D930EF" w:rsidR="00EF199C" w:rsidRDefault="00EF199C" w:rsidP="00EF199C">
      <w:pPr>
        <w:pStyle w:val="CommentText"/>
        <w:jc w:val="left"/>
      </w:pPr>
      <w:r>
        <w:rPr>
          <w:rStyle w:val="CommentReference"/>
        </w:rPr>
        <w:annotationRef/>
      </w:r>
      <w:r>
        <w:rPr>
          <w:lang w:val="en-SG"/>
        </w:rPr>
        <w:t>No need to update the Int Date 1 and 2 since it is based on the Last and Next int date?</w:t>
      </w:r>
    </w:p>
    <w:p w14:paraId="38E9AD7C" w14:textId="77777777" w:rsidR="00EF199C" w:rsidRDefault="00EF199C" w:rsidP="00EF199C">
      <w:pPr>
        <w:pStyle w:val="CommentText"/>
        <w:jc w:val="left"/>
      </w:pPr>
      <w:r>
        <w:rPr>
          <w:lang w:val="en-SG"/>
        </w:rPr>
        <w:t>Please check the existing logic.</w:t>
      </w:r>
    </w:p>
  </w:comment>
  <w:comment w:id="303" w:author="Jasmine WL TEO (MAS)" w:date="2026-01-13T16:21:00Z" w:initials="JT">
    <w:p w14:paraId="674BE316" w14:textId="5CCAF3DE" w:rsidR="009C4FFD" w:rsidRDefault="009C4FFD" w:rsidP="009C4FFD">
      <w:pPr>
        <w:pStyle w:val="CommentText"/>
        <w:jc w:val="left"/>
      </w:pPr>
      <w:r>
        <w:rPr>
          <w:rStyle w:val="CommentReference"/>
        </w:rPr>
        <w:annotationRef/>
      </w:r>
      <w:r>
        <w:rPr>
          <w:lang w:val="en-SG"/>
        </w:rPr>
        <w:t>If this is implemented in MEPS+, it should not be strikethrough. It should remain in this specs but marked as unused,</w:t>
      </w:r>
    </w:p>
  </w:comment>
  <w:comment w:id="309" w:author="Jasmine WL TEO (MAS)" w:date="2026-01-13T16:29:00Z" w:initials="JT">
    <w:p w14:paraId="4BA220DC" w14:textId="77777777" w:rsidR="00994650" w:rsidRDefault="00C56E0D" w:rsidP="00994650">
      <w:pPr>
        <w:pStyle w:val="CommentText"/>
        <w:jc w:val="left"/>
      </w:pPr>
      <w:r>
        <w:rPr>
          <w:rStyle w:val="CommentReference"/>
        </w:rPr>
        <w:annotationRef/>
      </w:r>
      <w:r w:rsidR="00994650">
        <w:rPr>
          <w:lang w:val="en-SG"/>
        </w:rPr>
        <w:t>For syndication, there will not be any average yield. To populate with cutoff yield.</w:t>
      </w:r>
    </w:p>
  </w:comment>
  <w:comment w:id="310" w:author="Sin Fong TAN (MAS)" w:date="2026-01-13T17:47:00Z" w:initials="ST">
    <w:p w14:paraId="4F221BB7" w14:textId="56131C5E" w:rsidR="00F422EC" w:rsidRDefault="00F422EC" w:rsidP="00F422EC">
      <w:pPr>
        <w:pStyle w:val="CommentText"/>
        <w:jc w:val="left"/>
      </w:pPr>
      <w:r>
        <w:rPr>
          <w:rStyle w:val="CommentReference"/>
        </w:rPr>
        <w:annotationRef/>
      </w:r>
      <w:r>
        <w:rPr>
          <w:lang w:val="en-SG"/>
        </w:rPr>
        <w:t>I saw some similar contents. Just to be sure that the value is not calculated during the file generation. It should be reading from PERCENT_COY which OMEGA would have already calculated.</w:t>
      </w:r>
    </w:p>
    <w:p w14:paraId="6A8E1265" w14:textId="77777777" w:rsidR="00F422EC" w:rsidRDefault="00F422EC" w:rsidP="00F422EC">
      <w:pPr>
        <w:pStyle w:val="CommentText"/>
        <w:jc w:val="left"/>
      </w:pPr>
    </w:p>
    <w:p w14:paraId="72B5BD3E" w14:textId="77777777" w:rsidR="00F422EC" w:rsidRDefault="00F422EC" w:rsidP="00F422EC">
      <w:pPr>
        <w:pStyle w:val="CommentText"/>
        <w:jc w:val="left"/>
      </w:pPr>
      <w:r>
        <w:rPr>
          <w:lang w:val="en-SG"/>
        </w:rPr>
        <w:t>Do avoid including similar content at different places to avoid inconsistency or spot the difference situation.</w:t>
      </w:r>
    </w:p>
  </w:comment>
  <w:comment w:id="312" w:author="Akila BALAKRISHNAN from.OPTIMUM (MAS)" w:date="2026-01-14T15:54:00Z" w:initials="AB">
    <w:p w14:paraId="06F7B134" w14:textId="497ADB7B" w:rsidR="00E5689F" w:rsidRDefault="00E5689F" w:rsidP="00E5689F">
      <w:pPr>
        <w:pStyle w:val="CommentText"/>
        <w:jc w:val="left"/>
      </w:pPr>
      <w:r>
        <w:rPr>
          <w:rStyle w:val="CommentReference"/>
        </w:rPr>
        <w:annotationRef/>
      </w:r>
      <w:r>
        <w:rPr>
          <w:lang w:val="en-SG"/>
        </w:rPr>
        <w:t>For syndication, there is no average yield price.</w:t>
      </w:r>
    </w:p>
    <w:p w14:paraId="4E9763F6" w14:textId="77777777" w:rsidR="00E5689F" w:rsidRDefault="00E5689F" w:rsidP="00E5689F">
      <w:pPr>
        <w:pStyle w:val="CommentText"/>
        <w:jc w:val="left"/>
      </w:pPr>
      <w:r>
        <w:rPr>
          <w:lang w:val="en-SG"/>
        </w:rPr>
        <w:t>To put it as zero.</w:t>
      </w:r>
    </w:p>
  </w:comment>
  <w:comment w:id="313" w:author="Jasmine WL TEO (MAS)" w:date="2026-01-15T10:25:00Z" w:initials="JT">
    <w:p w14:paraId="4E577E2E" w14:textId="77777777" w:rsidR="00994650" w:rsidRDefault="00994650" w:rsidP="00994650">
      <w:pPr>
        <w:pStyle w:val="CommentText"/>
        <w:jc w:val="left"/>
      </w:pPr>
      <w:r>
        <w:rPr>
          <w:rStyle w:val="CommentReference"/>
        </w:rPr>
        <w:annotationRef/>
      </w:r>
      <w:r>
        <w:t xml:space="preserve">To be consistent, for syndication, to </w:t>
      </w:r>
      <w:r>
        <w:rPr>
          <w:lang w:val="en-SG"/>
        </w:rPr>
        <w:t>populate with cutoff yield price.</w:t>
      </w:r>
    </w:p>
  </w:comment>
  <w:comment w:id="319" w:author="Akila BALAKRISHNAN from.OPTIMUM (MAS)" w:date="2026-01-14T16:10:00Z" w:initials="AB">
    <w:p w14:paraId="6C2386BD" w14:textId="77777777" w:rsidR="002E7A6F" w:rsidRDefault="00155010" w:rsidP="002E7A6F">
      <w:pPr>
        <w:pStyle w:val="CommentText"/>
        <w:jc w:val="left"/>
      </w:pPr>
      <w:r>
        <w:rPr>
          <w:rStyle w:val="CommentReference"/>
        </w:rPr>
        <w:annotationRef/>
      </w:r>
      <w:r w:rsidR="002E7A6F">
        <w:rPr>
          <w:lang w:val="en-SG"/>
        </w:rPr>
        <w:t>There will be max 3 records for each bank based on the different application type Cash, CPF and SRS.</w:t>
      </w:r>
    </w:p>
    <w:p w14:paraId="29F4F7CC" w14:textId="77777777" w:rsidR="002E7A6F" w:rsidRDefault="002E7A6F" w:rsidP="002E7A6F">
      <w:pPr>
        <w:pStyle w:val="CommentText"/>
        <w:jc w:val="left"/>
      </w:pPr>
      <w:r>
        <w:rPr>
          <w:lang w:val="en-SG"/>
        </w:rPr>
        <w:t>One for CASH, one for CPF and another for SRS.</w:t>
      </w:r>
    </w:p>
    <w:p w14:paraId="35D31FC2" w14:textId="77777777" w:rsidR="002E7A6F" w:rsidRDefault="002E7A6F" w:rsidP="002E7A6F">
      <w:pPr>
        <w:pStyle w:val="CommentText"/>
        <w:jc w:val="left"/>
      </w:pPr>
      <w:r>
        <w:rPr>
          <w:lang w:val="en-SG"/>
        </w:rPr>
        <w:t>If a bank does not have any CPF applications, then there will be 2 records only for that bank one for Cash and another for SRS.</w:t>
      </w:r>
    </w:p>
    <w:p w14:paraId="7F76165C" w14:textId="77777777" w:rsidR="002E7A6F" w:rsidRDefault="002E7A6F" w:rsidP="002E7A6F">
      <w:pPr>
        <w:pStyle w:val="CommentText"/>
        <w:jc w:val="left"/>
      </w:pPr>
      <w:r>
        <w:rPr>
          <w:lang w:val="en-SG"/>
        </w:rPr>
        <w:t>Please check the existing logic.</w:t>
      </w:r>
    </w:p>
    <w:p w14:paraId="7044D329" w14:textId="77777777" w:rsidR="002E7A6F" w:rsidRDefault="002E7A6F" w:rsidP="002E7A6F">
      <w:pPr>
        <w:pStyle w:val="CommentText"/>
        <w:jc w:val="left"/>
      </w:pPr>
    </w:p>
    <w:p w14:paraId="4F547A0A" w14:textId="77777777" w:rsidR="002E7A6F" w:rsidRDefault="002E7A6F" w:rsidP="002E7A6F">
      <w:pPr>
        <w:pStyle w:val="CommentText"/>
        <w:jc w:val="left"/>
      </w:pPr>
      <w:r>
        <w:rPr>
          <w:lang w:val="en-SG"/>
        </w:rPr>
        <w:t>Also, where these details will be documented?</w:t>
      </w:r>
    </w:p>
  </w:comment>
  <w:comment w:id="320" w:author="Jasmine WL TEO (MAS)" w:date="2026-01-15T10:34:00Z" w:initials="JT">
    <w:p w14:paraId="576B0432" w14:textId="77777777" w:rsidR="008706A3" w:rsidRDefault="008706A3" w:rsidP="008706A3">
      <w:pPr>
        <w:pStyle w:val="CommentText"/>
        <w:jc w:val="left"/>
      </w:pPr>
      <w:r>
        <w:rPr>
          <w:rStyle w:val="CommentReference"/>
        </w:rPr>
        <w:annotationRef/>
      </w:r>
      <w:r>
        <w:t>Will these be covered in the allotment FSD?</w:t>
      </w:r>
    </w:p>
  </w:comment>
  <w:comment w:id="321" w:author="Sin Fong TAN (MAS)" w:date="2026-01-13T17:55:00Z" w:initials="ST">
    <w:p w14:paraId="6EE9316C" w14:textId="1E820403" w:rsidR="00EB013C" w:rsidRDefault="00EB013C" w:rsidP="00EB013C">
      <w:pPr>
        <w:pStyle w:val="CommentText"/>
        <w:jc w:val="left"/>
      </w:pPr>
      <w:r>
        <w:rPr>
          <w:rStyle w:val="CommentReference"/>
        </w:rPr>
        <w:annotationRef/>
      </w:r>
      <w:r>
        <w:rPr>
          <w:lang w:val="en-SG"/>
        </w:rPr>
        <w:t>A bit confusing to call this Validation Rules since OMEGA is generating this file.</w:t>
      </w:r>
    </w:p>
    <w:p w14:paraId="0F1A3696" w14:textId="77777777" w:rsidR="00EB013C" w:rsidRDefault="00EB013C" w:rsidP="00EB013C">
      <w:pPr>
        <w:pStyle w:val="CommentText"/>
        <w:jc w:val="left"/>
      </w:pPr>
      <w:r>
        <w:rPr>
          <w:lang w:val="en-SG"/>
        </w:rPr>
        <w:t xml:space="preserve">For fields such as SETT_AMT, is it something that is calculated on the fly when the file is generated? Or is it calculated during allotment process and when this file is generated, it simply read off the value AS-IS from the database </w:t>
      </w:r>
    </w:p>
  </w:comment>
  <w:comment w:id="322" w:author="Han Xie CHAI (MAS)" w:date="2026-01-14T18:05:00Z" w:initials="HC">
    <w:p w14:paraId="40E2E682" w14:textId="77777777" w:rsidR="00353C2D" w:rsidRDefault="00353C2D" w:rsidP="00353C2D">
      <w:pPr>
        <w:pStyle w:val="CommentText"/>
        <w:jc w:val="left"/>
      </w:pPr>
      <w:r>
        <w:rPr>
          <w:rStyle w:val="CommentReference"/>
        </w:rPr>
        <w:annotationRef/>
      </w:r>
      <w:r>
        <w:rPr>
          <w:lang w:val="en-SG"/>
        </w:rPr>
        <w:t>Should this be numeric? Since it’s just a date</w:t>
      </w:r>
    </w:p>
  </w:comment>
  <w:comment w:id="327" w:author="Sin Fong TAN (MAS)" w:date="2026-01-13T17:50:00Z" w:initials="ST">
    <w:p w14:paraId="2B8AEBFA" w14:textId="7721F67F" w:rsidR="00F422EC" w:rsidRDefault="00F422EC" w:rsidP="00F422EC">
      <w:pPr>
        <w:pStyle w:val="CommentText"/>
        <w:jc w:val="left"/>
      </w:pPr>
      <w:r>
        <w:rPr>
          <w:rStyle w:val="CommentReference"/>
        </w:rPr>
        <w:annotationRef/>
      </w:r>
      <w:r>
        <w:rPr>
          <w:lang w:val="en-SG"/>
        </w:rPr>
        <w:t>Is “CUS”, “TRD” and “RES” the exact 3 different possible values in CUSTODY_CODE? Or you will be mapping the values in the database to these 3 possible values?</w:t>
      </w:r>
    </w:p>
  </w:comment>
  <w:comment w:id="334" w:author="Akila BALAKRISHNAN from.OPTIMUM (MAS)" w:date="2026-01-14T16:14:00Z" w:initials="AB">
    <w:p w14:paraId="4AB27074" w14:textId="77777777" w:rsidR="00A61C9C" w:rsidRDefault="00A61C9C" w:rsidP="00A61C9C">
      <w:pPr>
        <w:pStyle w:val="CommentText"/>
        <w:jc w:val="left"/>
      </w:pPr>
      <w:r>
        <w:rPr>
          <w:rStyle w:val="CommentReference"/>
        </w:rPr>
        <w:annotationRef/>
      </w:r>
      <w:r>
        <w:rPr>
          <w:lang w:val="en-SG"/>
        </w:rPr>
        <w:t>This should be 9(8).</w:t>
      </w:r>
    </w:p>
  </w:comment>
  <w:comment w:id="342" w:author="Han Xie CHAI (MAS)" w:date="2026-01-14T18:04:00Z" w:initials="HC">
    <w:p w14:paraId="277BFDE4" w14:textId="77777777" w:rsidR="00353C2D" w:rsidRDefault="00353C2D" w:rsidP="00353C2D">
      <w:pPr>
        <w:pStyle w:val="CommentText"/>
        <w:jc w:val="left"/>
      </w:pPr>
      <w:r>
        <w:rPr>
          <w:rStyle w:val="CommentReference"/>
        </w:rPr>
        <w:annotationRef/>
      </w:r>
      <w:r>
        <w:rPr>
          <w:lang w:val="en-SG"/>
        </w:rPr>
        <w:t>Should this be numeric? Since it’s just a date</w:t>
      </w:r>
    </w:p>
  </w:comment>
  <w:comment w:id="346" w:author="Akila BALAKRISHNAN from.OPTIMUM (MAS)" w:date="2026-01-14T16:35:00Z" w:initials="AB">
    <w:p w14:paraId="06397CD5" w14:textId="5C3881CD" w:rsidR="00954B92" w:rsidRDefault="00954B92" w:rsidP="00954B92">
      <w:pPr>
        <w:pStyle w:val="CommentText"/>
        <w:jc w:val="left"/>
      </w:pPr>
      <w:r>
        <w:rPr>
          <w:rStyle w:val="CommentReference"/>
        </w:rPr>
        <w:annotationRef/>
      </w:r>
      <w:r>
        <w:t xml:space="preserve">If there is no allotment for SRS or CASH for a particular bank </w:t>
      </w:r>
      <w:r>
        <w:rPr>
          <w:lang w:val="en-SG"/>
        </w:rPr>
        <w:t>- will there be a record with nominal amount and settlement amount as 0?</w:t>
      </w:r>
    </w:p>
    <w:p w14:paraId="288BC7A5" w14:textId="77777777" w:rsidR="00954B92" w:rsidRDefault="00954B92" w:rsidP="00954B92">
      <w:pPr>
        <w:pStyle w:val="CommentText"/>
        <w:jc w:val="left"/>
      </w:pPr>
      <w:r>
        <w:rPr>
          <w:lang w:val="en-SG"/>
        </w:rPr>
        <w:t>Please check the existing logic.</w:t>
      </w:r>
    </w:p>
  </w:comment>
  <w:comment w:id="345" w:author="Jasmine WL TEO (MAS)" w:date="2026-01-13T15:05:00Z" w:initials="JT">
    <w:p w14:paraId="720DAACA" w14:textId="73EC898D" w:rsidR="00632E0D" w:rsidRDefault="00632E0D" w:rsidP="00632E0D">
      <w:pPr>
        <w:pStyle w:val="CommentText"/>
        <w:jc w:val="left"/>
      </w:pPr>
      <w:r>
        <w:rPr>
          <w:rStyle w:val="CommentReference"/>
        </w:rPr>
        <w:annotationRef/>
      </w:r>
      <w:r>
        <w:rPr>
          <w:lang w:val="en-SG"/>
        </w:rPr>
        <w:t>Where is the logic for separate entries for Cash and SRS for each bank code documented?</w:t>
      </w:r>
    </w:p>
  </w:comment>
  <w:comment w:id="352" w:author="Han Xie CHAI (MAS)" w:date="2026-01-14T18:02:00Z" w:initials="HC">
    <w:p w14:paraId="7C5A03F9" w14:textId="77777777" w:rsidR="00353C2D" w:rsidRDefault="003C2569" w:rsidP="00353C2D">
      <w:pPr>
        <w:pStyle w:val="CommentText"/>
        <w:jc w:val="left"/>
      </w:pPr>
      <w:r>
        <w:rPr>
          <w:rStyle w:val="CommentReference"/>
        </w:rPr>
        <w:annotationRef/>
      </w:r>
      <w:r w:rsidR="00353C2D">
        <w:rPr>
          <w:lang w:val="en-SG"/>
        </w:rPr>
        <w:t>Should this be numeric? Since it’s just a date</w:t>
      </w:r>
    </w:p>
  </w:comment>
  <w:comment w:id="356" w:author="Akila BALAKRISHNAN from.OPTIMUM (MAS)" w:date="2026-01-14T16:29:00Z" w:initials="AB">
    <w:p w14:paraId="165D8C80" w14:textId="065ABB69" w:rsidR="00954B92" w:rsidRDefault="00954B92" w:rsidP="00954B92">
      <w:pPr>
        <w:pStyle w:val="CommentText"/>
        <w:jc w:val="left"/>
      </w:pPr>
      <w:r>
        <w:rPr>
          <w:rStyle w:val="CommentReference"/>
        </w:rPr>
        <w:annotationRef/>
      </w:r>
      <w:r>
        <w:rPr>
          <w:lang w:val="en-SG"/>
        </w:rPr>
        <w:t>Should generate the redemption date which is the first working day of the following month.</w:t>
      </w:r>
    </w:p>
    <w:p w14:paraId="1DE3B7AF" w14:textId="77777777" w:rsidR="00954B92" w:rsidRDefault="00954B92" w:rsidP="00954B92">
      <w:pPr>
        <w:pStyle w:val="CommentText"/>
        <w:jc w:val="left"/>
      </w:pPr>
    </w:p>
    <w:p w14:paraId="46A3735C" w14:textId="77777777" w:rsidR="00954B92" w:rsidRDefault="00954B92" w:rsidP="00954B92">
      <w:pPr>
        <w:pStyle w:val="CommentText"/>
        <w:jc w:val="left"/>
      </w:pPr>
      <w:r>
        <w:rPr>
          <w:lang w:val="en-SG"/>
        </w:rPr>
        <w:t>Please check if this the existing logic, if so please mention that here.</w:t>
      </w:r>
    </w:p>
  </w:comment>
  <w:comment w:id="358" w:author="Jasmine WL TEO (MAS)" w:date="2026-01-13T16:06:00Z" w:initials="JT">
    <w:p w14:paraId="4B4B2692" w14:textId="77777777" w:rsidR="008706A3" w:rsidRDefault="009700DE" w:rsidP="008706A3">
      <w:pPr>
        <w:pStyle w:val="CommentText"/>
        <w:jc w:val="left"/>
      </w:pPr>
      <w:r>
        <w:rPr>
          <w:rStyle w:val="CommentReference"/>
        </w:rPr>
        <w:annotationRef/>
      </w:r>
      <w:r w:rsidR="008706A3">
        <w:rPr>
          <w:lang w:val="en-SG"/>
        </w:rPr>
        <w:t>The member code for redemption file should be to CDP. Please check. Is this documented in the SSB specs?</w:t>
      </w:r>
    </w:p>
  </w:comment>
  <w:comment w:id="357" w:author="Jasmine WL TEO (MAS)" w:date="2026-01-13T16:08:00Z" w:initials="JT">
    <w:p w14:paraId="1AE7B3B4" w14:textId="77777777" w:rsidR="008706A3" w:rsidRDefault="00375AF4" w:rsidP="008706A3">
      <w:pPr>
        <w:pStyle w:val="CommentText"/>
        <w:jc w:val="left"/>
      </w:pPr>
      <w:r>
        <w:rPr>
          <w:rStyle w:val="CommentReference"/>
        </w:rPr>
        <w:annotationRef/>
      </w:r>
      <w:r w:rsidR="008706A3">
        <w:rPr>
          <w:lang w:val="en-SG"/>
        </w:rPr>
        <w:t>If there are cash redemption and SRS redemption for DBS, OCBC and UOB, how many records will be generated? What is the member code for each? Can check the existing program?  Is this documented in the SSB specs?</w:t>
      </w:r>
    </w:p>
  </w:comment>
  <w:comment w:id="359" w:author="Akila BALAKRISHNAN from.OPTIMUM (MAS)" w:date="2026-01-14T16:30:00Z" w:initials="AB">
    <w:p w14:paraId="7BA4F321" w14:textId="4E2F6960" w:rsidR="00954B92" w:rsidRDefault="00954B92" w:rsidP="00954B92">
      <w:pPr>
        <w:pStyle w:val="CommentText"/>
        <w:jc w:val="left"/>
      </w:pPr>
      <w:r>
        <w:rPr>
          <w:rStyle w:val="CommentReference"/>
        </w:rPr>
        <w:annotationRef/>
      </w:r>
      <w:r>
        <w:rPr>
          <w:lang w:val="en-SG"/>
        </w:rPr>
        <w:t>I think this is the default value of 100. Please check the existing logic and update.</w:t>
      </w:r>
    </w:p>
  </w:comment>
  <w:comment w:id="363" w:author="Jasmine WL TEO (MAS)" w:date="2026-01-13T16:11:00Z" w:initials="JT">
    <w:p w14:paraId="6EF5946A" w14:textId="4DCE0DFC" w:rsidR="00C2492F" w:rsidRDefault="00C2492F" w:rsidP="00C2492F">
      <w:pPr>
        <w:pStyle w:val="CommentText"/>
        <w:jc w:val="left"/>
      </w:pPr>
      <w:r>
        <w:rPr>
          <w:rStyle w:val="CommentReference"/>
        </w:rPr>
        <w:annotationRef/>
      </w:r>
      <w:r>
        <w:rPr>
          <w:lang w:val="en-SG"/>
        </w:rPr>
        <w:t>I think it is possible to have duplicate bank code in the same file. Not too sure what is the handling now. Can check the existing codes?</w:t>
      </w:r>
    </w:p>
  </w:comment>
  <w:comment w:id="383" w:author="Sin Fong TAN (MAS)" w:date="2026-01-13T16:57:00Z" w:initials="ST">
    <w:p w14:paraId="48ADABF4" w14:textId="77777777" w:rsidR="00444139" w:rsidRDefault="00444139" w:rsidP="00444139">
      <w:pPr>
        <w:pStyle w:val="CommentText"/>
        <w:jc w:val="left"/>
      </w:pPr>
      <w:r>
        <w:rPr>
          <w:rStyle w:val="CommentReference"/>
        </w:rPr>
        <w:annotationRef/>
      </w:r>
      <w:r>
        <w:rPr>
          <w:lang w:val="en-SG"/>
        </w:rPr>
        <w:t>Is this correct?</w:t>
      </w:r>
    </w:p>
  </w:comment>
  <w:comment w:id="384" w:author="Akila BALAKRISHNAN from.OPTIMUM (MAS)" w:date="2026-01-14T16:40:00Z" w:initials="AB">
    <w:p w14:paraId="0FF5FD2D" w14:textId="77777777" w:rsidR="00785A91" w:rsidRDefault="00785A91" w:rsidP="00785A91">
      <w:pPr>
        <w:pStyle w:val="CommentText"/>
        <w:jc w:val="left"/>
      </w:pPr>
      <w:r>
        <w:rPr>
          <w:rStyle w:val="CommentReference"/>
        </w:rPr>
        <w:annotationRef/>
      </w:r>
      <w:r>
        <w:rPr>
          <w:lang w:val="en-SG"/>
        </w:rPr>
        <w:t>I remember it is same. Please check once.</w:t>
      </w:r>
    </w:p>
    <w:p w14:paraId="6AFE4F5B" w14:textId="77777777" w:rsidR="00785A91" w:rsidRDefault="00785A91" w:rsidP="00785A91">
      <w:pPr>
        <w:pStyle w:val="CommentText"/>
        <w:jc w:val="left"/>
      </w:pPr>
    </w:p>
    <w:p w14:paraId="62770311" w14:textId="77777777" w:rsidR="00785A91" w:rsidRDefault="00785A91" w:rsidP="00785A91">
      <w:pPr>
        <w:pStyle w:val="CommentText"/>
        <w:jc w:val="left"/>
      </w:pPr>
      <w:r>
        <w:rPr>
          <w:lang w:val="en-SG"/>
        </w:rPr>
        <w:t>If its same, then we can refer to the secupdt,txt section instead of duplicating the table here again.</w:t>
      </w:r>
    </w:p>
  </w:comment>
  <w:comment w:id="385" w:author="Han Xie CHAI (MAS)" w:date="2026-01-14T18:00:00Z" w:initials="HC">
    <w:p w14:paraId="0A81264B" w14:textId="77777777" w:rsidR="003C2569" w:rsidRDefault="003C2569" w:rsidP="003C2569">
      <w:pPr>
        <w:pStyle w:val="CommentText"/>
        <w:jc w:val="left"/>
      </w:pPr>
      <w:r>
        <w:rPr>
          <w:rStyle w:val="CommentReference"/>
        </w:rPr>
        <w:annotationRef/>
      </w:r>
      <w:r>
        <w:rPr>
          <w:lang w:val="en-SG"/>
        </w:rPr>
        <w:t>Agree with Akila. This saves us from the hassle of updating twice, or missing out updates.</w:t>
      </w:r>
    </w:p>
  </w:comment>
  <w:comment w:id="386" w:author="Jasmine WL TEO (MAS)" w:date="2026-01-15T10:43:00Z" w:initials="JT">
    <w:p w14:paraId="6F65A5F8" w14:textId="77777777" w:rsidR="00160456" w:rsidRDefault="00160456" w:rsidP="00160456">
      <w:pPr>
        <w:pStyle w:val="CommentText"/>
        <w:jc w:val="left"/>
      </w:pPr>
      <w:r>
        <w:rPr>
          <w:rStyle w:val="CommentReference"/>
        </w:rPr>
        <w:annotationRef/>
      </w:r>
      <w:r>
        <w:t>Agree that we can refer if it is the same format.</w:t>
      </w:r>
    </w:p>
  </w:comment>
  <w:comment w:id="387" w:author="Sophia TAN (MAS)" w:date="2026-01-17T01:26:00Z" w:initials="ST">
    <w:p w14:paraId="32D76954" w14:textId="77777777" w:rsidR="006628D0" w:rsidRDefault="006628D0" w:rsidP="006628D0">
      <w:pPr>
        <w:pStyle w:val="CommentText"/>
        <w:jc w:val="left"/>
      </w:pPr>
      <w:r>
        <w:rPr>
          <w:rStyle w:val="CommentReference"/>
        </w:rPr>
        <w:annotationRef/>
      </w:r>
      <w:r>
        <w:rPr>
          <w:lang w:val="en-SG"/>
        </w:rPr>
        <w:t>Agree!</w:t>
      </w:r>
    </w:p>
  </w:comment>
  <w:comment w:id="416" w:author="Wilmond YANG (MAS)" w:date="2026-01-14T18:05:00Z" w:initials="WY">
    <w:p w14:paraId="39F00B88" w14:textId="3D36E822" w:rsidR="0048762F" w:rsidRDefault="0048762F" w:rsidP="0048762F">
      <w:pPr>
        <w:pStyle w:val="CommentText"/>
        <w:jc w:val="left"/>
      </w:pPr>
      <w:r>
        <w:rPr>
          <w:rStyle w:val="CommentReference"/>
        </w:rPr>
        <w:annotationRef/>
      </w:r>
      <w:r>
        <w:rPr>
          <w:lang w:val="en-SG"/>
        </w:rPr>
        <w:t>Same comment above, must be 3 digits or must be ‘999’</w:t>
      </w:r>
    </w:p>
  </w:comment>
  <w:comment w:id="417" w:author="Han Xie CHAI (MAS)" w:date="2026-01-15T09:21:00Z" w:initials="HC">
    <w:p w14:paraId="7FEB8FE1" w14:textId="77777777" w:rsidR="00CB3D7E" w:rsidRDefault="00CB3D7E" w:rsidP="00CB3D7E">
      <w:pPr>
        <w:pStyle w:val="CommentText"/>
        <w:jc w:val="left"/>
      </w:pPr>
      <w:r>
        <w:rPr>
          <w:rStyle w:val="CommentReference"/>
        </w:rPr>
        <w:annotationRef/>
      </w:r>
      <w:r>
        <w:rPr>
          <w:lang w:val="en-SG"/>
        </w:rPr>
        <w:t>‘X’ here includes “:" and “/”</w:t>
      </w:r>
    </w:p>
  </w:comment>
  <w:comment w:id="421" w:author="Wilmond YANG (MAS)" w:date="2026-01-14T18:10:00Z" w:initials="WY">
    <w:p w14:paraId="34626106" w14:textId="575B553D" w:rsidR="0048762F" w:rsidRDefault="0048762F" w:rsidP="0048762F">
      <w:pPr>
        <w:pStyle w:val="CommentText"/>
        <w:jc w:val="left"/>
      </w:pPr>
      <w:r>
        <w:rPr>
          <w:rStyle w:val="CommentReference"/>
        </w:rPr>
        <w:annotationRef/>
      </w:r>
      <w:r>
        <w:rPr>
          <w:lang w:val="en-SG"/>
        </w:rPr>
        <w:t>Same comment as above, this may be mistaken as fixed value. If is fixed format, please be clear.</w:t>
      </w:r>
    </w:p>
  </w:comment>
  <w:comment w:id="426" w:author="Han Xie CHAI (MAS)" w:date="2026-01-15T09:19:00Z" w:initials="HC">
    <w:p w14:paraId="43414B36" w14:textId="77777777" w:rsidR="00CB3D7E" w:rsidRDefault="00CB3D7E" w:rsidP="00CB3D7E">
      <w:pPr>
        <w:pStyle w:val="CommentText"/>
        <w:jc w:val="left"/>
      </w:pPr>
      <w:r>
        <w:rPr>
          <w:rStyle w:val="CommentReference"/>
        </w:rPr>
        <w:annotationRef/>
      </w:r>
      <w:r>
        <w:rPr>
          <w:lang w:val="en-SG"/>
        </w:rPr>
        <w:t>‘X’ here includes “:" and “/”</w:t>
      </w:r>
    </w:p>
  </w:comment>
  <w:comment w:id="427" w:author="Sin Fong TAN (MAS)" w:date="2026-01-13T18:08:00Z" w:initials="ST">
    <w:p w14:paraId="0E4B0B8A" w14:textId="3965B234" w:rsidR="00016160" w:rsidRDefault="00016160" w:rsidP="00016160">
      <w:pPr>
        <w:pStyle w:val="CommentText"/>
        <w:jc w:val="left"/>
      </w:pPr>
      <w:r>
        <w:rPr>
          <w:rStyle w:val="CommentReference"/>
        </w:rPr>
        <w:annotationRef/>
      </w:r>
      <w:r>
        <w:rPr>
          <w:lang w:val="en-SG"/>
        </w:rPr>
        <w:t>Is TRANSACTION_TYPE a field in database? If so, when will it be updated? If this is mapped when the file is generated, how do you map ie how do you determine a transaction is of Maturity Type? And are these the only 4?</w:t>
      </w:r>
    </w:p>
    <w:p w14:paraId="70066DB8" w14:textId="77777777" w:rsidR="00016160" w:rsidRDefault="00016160" w:rsidP="00016160">
      <w:pPr>
        <w:pStyle w:val="CommentText"/>
        <w:jc w:val="left"/>
      </w:pPr>
    </w:p>
    <w:p w14:paraId="3E982CD5" w14:textId="77777777" w:rsidR="00016160" w:rsidRDefault="00016160" w:rsidP="00016160">
      <w:pPr>
        <w:pStyle w:val="CommentText"/>
        <w:jc w:val="left"/>
      </w:pPr>
      <w:r>
        <w:rPr>
          <w:lang w:val="en-SG"/>
        </w:rPr>
        <w:t>This comment also applies to the rest of the fields. For file generation, we need to be clear where and how the data is coming from?</w:t>
      </w:r>
    </w:p>
  </w:comment>
  <w:comment w:id="428" w:author="Akila BALAKRISHNAN from.OPTIMUM (MAS)" w:date="2026-01-14T17:01:00Z" w:initials="AB">
    <w:p w14:paraId="4DA0A6C9" w14:textId="04341FB7" w:rsidR="00A43763" w:rsidRDefault="00A43763" w:rsidP="00A43763">
      <w:pPr>
        <w:pStyle w:val="CommentText"/>
        <w:jc w:val="left"/>
      </w:pPr>
      <w:r>
        <w:rPr>
          <w:rStyle w:val="CommentReference"/>
        </w:rPr>
        <w:annotationRef/>
      </w:r>
      <w:r>
        <w:rPr>
          <w:lang w:val="en-SG"/>
        </w:rPr>
        <w:t>Please check the update is correct.</w:t>
      </w:r>
    </w:p>
    <w:p w14:paraId="272B54DF" w14:textId="77777777" w:rsidR="00A43763" w:rsidRDefault="00A43763" w:rsidP="00A43763">
      <w:pPr>
        <w:pStyle w:val="CommentText"/>
        <w:jc w:val="left"/>
      </w:pPr>
    </w:p>
    <w:p w14:paraId="30872C7B" w14:textId="77777777" w:rsidR="00A43763" w:rsidRDefault="00A43763" w:rsidP="00A43763">
      <w:pPr>
        <w:pStyle w:val="CommentText"/>
        <w:jc w:val="left"/>
      </w:pPr>
      <w:r>
        <w:rPr>
          <w:lang w:val="en-SG"/>
        </w:rPr>
        <w:t>Also mention the first sequential number will be 0000 or 0001.</w:t>
      </w:r>
    </w:p>
  </w:comment>
  <w:comment w:id="429" w:author="Yichen GU from.TOPPAN (MAS)" w:date="2026-01-14T19:41:00Z" w:initials="YG">
    <w:p w14:paraId="62873680" w14:textId="77777777" w:rsidR="00EE628A" w:rsidRDefault="00EE628A" w:rsidP="00EE628A">
      <w:pPr>
        <w:pStyle w:val="CommentText"/>
        <w:jc w:val="left"/>
      </w:pPr>
      <w:r>
        <w:rPr>
          <w:rStyle w:val="CommentReference"/>
        </w:rPr>
        <w:annotationRef/>
      </w:r>
      <w:r>
        <w:rPr>
          <w:lang w:val="en-SG"/>
        </w:rPr>
        <w:t>Checked both existing specs and code, your update is correct. Thanks.</w:t>
      </w:r>
    </w:p>
  </w:comment>
  <w:comment w:id="439" w:author="Sin Fong TAN (MAS)" w:date="2026-01-13T18:12:00Z" w:initials="ST">
    <w:p w14:paraId="7E41C71B" w14:textId="65861C44" w:rsidR="00016160" w:rsidRDefault="00016160" w:rsidP="00016160">
      <w:pPr>
        <w:pStyle w:val="CommentText"/>
        <w:jc w:val="left"/>
      </w:pPr>
      <w:r>
        <w:rPr>
          <w:rStyle w:val="CommentReference"/>
        </w:rPr>
        <w:annotationRef/>
      </w:r>
      <w:r>
        <w:rPr>
          <w:lang w:val="en-SG"/>
        </w:rPr>
        <w:t>Is this calculated on the fly when this specific file is generated? Please be careful on recalculating the same value at different places.</w:t>
      </w:r>
    </w:p>
  </w:comment>
  <w:comment w:id="440" w:author="Akila BALAKRISHNAN from.OPTIMUM (MAS)" w:date="2026-01-14T17:15:00Z" w:initials="AB">
    <w:p w14:paraId="36C9B5DB" w14:textId="77777777" w:rsidR="006475FA" w:rsidRDefault="006C6B68" w:rsidP="006475FA">
      <w:pPr>
        <w:pStyle w:val="CommentText"/>
        <w:jc w:val="left"/>
      </w:pPr>
      <w:r>
        <w:rPr>
          <w:rStyle w:val="CommentReference"/>
        </w:rPr>
        <w:annotationRef/>
      </w:r>
      <w:r w:rsidR="006475FA">
        <w:rPr>
          <w:lang w:val="en-SG"/>
        </w:rPr>
        <w:t>Is this logic applicable for all transaction type - REO, CPN, MAT?</w:t>
      </w:r>
    </w:p>
  </w:comment>
  <w:comment w:id="441" w:author="Akila BALAKRISHNAN from.OPTIMUM (MAS)" w:date="2026-01-14T17:04:00Z" w:initials="AB">
    <w:p w14:paraId="36C5B736" w14:textId="2DE2DDB9" w:rsidR="00B2387E" w:rsidRDefault="00B2387E" w:rsidP="00B2387E">
      <w:pPr>
        <w:pStyle w:val="CommentText"/>
        <w:jc w:val="left"/>
      </w:pPr>
      <w:r>
        <w:rPr>
          <w:rStyle w:val="CommentReference"/>
        </w:rPr>
        <w:annotationRef/>
      </w:r>
      <w:r>
        <w:rPr>
          <w:lang w:val="en-SG"/>
        </w:rPr>
        <w:t>Same as above</w:t>
      </w:r>
    </w:p>
  </w:comment>
  <w:comment w:id="447" w:author="Akila BALAKRISHNAN from.OPTIMUM (MAS)" w:date="2026-01-14T17:21:00Z" w:initials="AB">
    <w:p w14:paraId="76A5F420" w14:textId="77777777" w:rsidR="006475FA" w:rsidRDefault="006475FA" w:rsidP="006475FA">
      <w:pPr>
        <w:pStyle w:val="CommentText"/>
        <w:jc w:val="left"/>
      </w:pPr>
      <w:r>
        <w:rPr>
          <w:rStyle w:val="CommentReference"/>
        </w:rPr>
        <w:annotationRef/>
      </w:r>
      <w:r>
        <w:rPr>
          <w:lang w:val="en-SG"/>
        </w:rPr>
        <w:t>What is the value of settlement date?</w:t>
      </w:r>
    </w:p>
    <w:p w14:paraId="57670269" w14:textId="77777777" w:rsidR="006475FA" w:rsidRDefault="006475FA" w:rsidP="006475FA">
      <w:pPr>
        <w:pStyle w:val="CommentText"/>
        <w:jc w:val="left"/>
      </w:pPr>
      <w:r>
        <w:rPr>
          <w:lang w:val="en-SG"/>
        </w:rPr>
        <w:t>Is it derived? If so please explain.</w:t>
      </w:r>
    </w:p>
  </w:comment>
  <w:comment w:id="450" w:author="Han Xie CHAI (MAS)" w:date="2026-01-14T17:40:00Z" w:initials="HC">
    <w:p w14:paraId="02257A12" w14:textId="77777777" w:rsidR="00B81518" w:rsidRDefault="00B83B21" w:rsidP="00B81518">
      <w:pPr>
        <w:pStyle w:val="CommentText"/>
        <w:jc w:val="left"/>
      </w:pPr>
      <w:r>
        <w:rPr>
          <w:rStyle w:val="CommentReference"/>
        </w:rPr>
        <w:annotationRef/>
      </w:r>
      <w:r w:rsidR="00B81518">
        <w:rPr>
          <w:lang w:val="en-SG"/>
        </w:rPr>
        <w:t>What will this be for SSB, given that there are 10 different coupon rates? Is it the first year coupon rate like the previous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6A025" w15:done="0"/>
  <w15:commentEx w15:paraId="79F44CD4" w15:done="0"/>
  <w15:commentEx w15:paraId="79277DAA" w15:done="0"/>
  <w15:commentEx w15:paraId="7D7CB939" w15:done="1"/>
  <w15:commentEx w15:paraId="50B66312" w15:paraIdParent="7D7CB939" w15:done="1"/>
  <w15:commentEx w15:paraId="4094BAB8" w15:done="1"/>
  <w15:commentEx w15:paraId="606A41D6" w15:paraIdParent="4094BAB8" w15:done="1"/>
  <w15:commentEx w15:paraId="2339717A" w15:done="0"/>
  <w15:commentEx w15:paraId="29819214" w15:paraIdParent="2339717A" w15:done="0"/>
  <w15:commentEx w15:paraId="19710259" w15:done="1"/>
  <w15:commentEx w15:paraId="4521569C" w15:paraIdParent="19710259" w15:done="1"/>
  <w15:commentEx w15:paraId="080601A3" w15:done="0"/>
  <w15:commentEx w15:paraId="53FE13A2" w15:done="0"/>
  <w15:commentEx w15:paraId="3A68374C" w15:done="0"/>
  <w15:commentEx w15:paraId="0E4836A8" w15:done="0"/>
  <w15:commentEx w15:paraId="6820AA69" w15:paraIdParent="0E4836A8" w15:done="0"/>
  <w15:commentEx w15:paraId="7D36FCE7" w15:done="0"/>
  <w15:commentEx w15:paraId="466F2C70" w15:done="0"/>
  <w15:commentEx w15:paraId="306952ED" w15:done="0"/>
  <w15:commentEx w15:paraId="631CAE61" w15:paraIdParent="306952ED" w15:done="0"/>
  <w15:commentEx w15:paraId="24FBAB1E" w15:done="0"/>
  <w15:commentEx w15:paraId="29808AA0" w15:done="0"/>
  <w15:commentEx w15:paraId="39E08B76" w15:done="0"/>
  <w15:commentEx w15:paraId="7C71EE2D" w15:done="0"/>
  <w15:commentEx w15:paraId="6A8F092C" w15:done="0"/>
  <w15:commentEx w15:paraId="74B6878D" w15:paraIdParent="6A8F092C" w15:done="0"/>
  <w15:commentEx w15:paraId="5966B71B" w15:paraIdParent="6A8F092C" w15:done="0"/>
  <w15:commentEx w15:paraId="7F60ECDE" w15:done="0"/>
  <w15:commentEx w15:paraId="2F3750A3" w15:done="1"/>
  <w15:commentEx w15:paraId="4980C085" w15:paraIdParent="2F3750A3" w15:done="1"/>
  <w15:commentEx w15:paraId="27D6E91D" w15:done="0"/>
  <w15:commentEx w15:paraId="036C027A" w15:done="0"/>
  <w15:commentEx w15:paraId="52D213FA" w15:done="0"/>
  <w15:commentEx w15:paraId="2D015E08" w15:done="0"/>
  <w15:commentEx w15:paraId="52B73298" w15:done="0"/>
  <w15:commentEx w15:paraId="4E873031" w15:done="0"/>
  <w15:commentEx w15:paraId="02B5352C" w15:done="0"/>
  <w15:commentEx w15:paraId="129CA0AD" w15:done="1"/>
  <w15:commentEx w15:paraId="1923CBF0" w15:paraIdParent="129CA0AD" w15:done="1"/>
  <w15:commentEx w15:paraId="57FD7318" w15:done="0"/>
  <w15:commentEx w15:paraId="2E2F131D" w15:done="0"/>
  <w15:commentEx w15:paraId="17E30D27" w15:done="1"/>
  <w15:commentEx w15:paraId="3DBD347F" w15:paraIdParent="17E30D27" w15:done="1"/>
  <w15:commentEx w15:paraId="393DC044" w15:done="0"/>
  <w15:commentEx w15:paraId="5430A639" w15:done="0"/>
  <w15:commentEx w15:paraId="40C99434" w15:done="0"/>
  <w15:commentEx w15:paraId="17FBA2E2" w15:paraIdParent="40C99434" w15:done="0"/>
  <w15:commentEx w15:paraId="68D34847" w15:done="1"/>
  <w15:commentEx w15:paraId="19EAD520" w15:paraIdParent="68D34847" w15:done="1"/>
  <w15:commentEx w15:paraId="7CC437F9" w15:done="0"/>
  <w15:commentEx w15:paraId="57171A8E" w15:done="0"/>
  <w15:commentEx w15:paraId="61C1475B" w15:done="0"/>
  <w15:commentEx w15:paraId="1B3522D6" w15:done="0"/>
  <w15:commentEx w15:paraId="39884DA8" w15:done="0"/>
  <w15:commentEx w15:paraId="0D40DB62" w15:done="1"/>
  <w15:commentEx w15:paraId="0263106B" w15:paraIdParent="0D40DB62" w15:done="1"/>
  <w15:commentEx w15:paraId="35A1C545" w15:done="1"/>
  <w15:commentEx w15:paraId="744E117C" w15:paraIdParent="35A1C545" w15:done="1"/>
  <w15:commentEx w15:paraId="60910CE9" w15:done="0"/>
  <w15:commentEx w15:paraId="4FE6ABC6" w15:done="0"/>
  <w15:commentEx w15:paraId="5B486282" w15:done="0"/>
  <w15:commentEx w15:paraId="13144A85" w15:paraIdParent="5B486282" w15:done="0"/>
  <w15:commentEx w15:paraId="0282D62C" w15:done="0"/>
  <w15:commentEx w15:paraId="6AFBDD9F" w15:done="1"/>
  <w15:commentEx w15:paraId="60C63943" w15:paraIdParent="6AFBDD9F" w15:done="1"/>
  <w15:commentEx w15:paraId="6799E916" w15:done="0"/>
  <w15:commentEx w15:paraId="7553C23A" w15:done="0"/>
  <w15:commentEx w15:paraId="7EE11FAD" w15:done="0"/>
  <w15:commentEx w15:paraId="7828B077" w15:done="0"/>
  <w15:commentEx w15:paraId="34FCF49B" w15:paraIdParent="7828B077" w15:done="0"/>
  <w15:commentEx w15:paraId="2B50F51B" w15:done="0"/>
  <w15:commentEx w15:paraId="6A1D9F60" w15:done="0"/>
  <w15:commentEx w15:paraId="269C5528" w15:done="0"/>
  <w15:commentEx w15:paraId="262BD05E" w15:done="1"/>
  <w15:commentEx w15:paraId="4939433B" w15:paraIdParent="262BD05E" w15:done="1"/>
  <w15:commentEx w15:paraId="1A710FB2" w15:done="0"/>
  <w15:commentEx w15:paraId="5DA0216B" w15:done="0"/>
  <w15:commentEx w15:paraId="0B1390D1" w15:done="0"/>
  <w15:commentEx w15:paraId="433A3A16" w15:done="0"/>
  <w15:commentEx w15:paraId="54688800" w15:done="0"/>
  <w15:commentEx w15:paraId="6BE242F6" w15:paraIdParent="54688800" w15:done="0"/>
  <w15:commentEx w15:paraId="2F5F399B" w15:done="0"/>
  <w15:commentEx w15:paraId="2020DDC3" w15:done="0"/>
  <w15:commentEx w15:paraId="472B286A" w15:done="0"/>
  <w15:commentEx w15:paraId="019E2A33" w15:done="0"/>
  <w15:commentEx w15:paraId="59451EC6" w15:done="0"/>
  <w15:commentEx w15:paraId="5269C1ED" w15:done="0"/>
  <w15:commentEx w15:paraId="0C169360" w15:done="1"/>
  <w15:commentEx w15:paraId="53D160B5" w15:paraIdParent="0C169360" w15:done="1"/>
  <w15:commentEx w15:paraId="3A2DDEDA" w15:done="0"/>
  <w15:commentEx w15:paraId="733DA951" w15:done="0"/>
  <w15:commentEx w15:paraId="0E116FA1" w15:done="0"/>
  <w15:commentEx w15:paraId="1CA7CB14" w15:done="0"/>
  <w15:commentEx w15:paraId="4F85C909" w15:done="0"/>
  <w15:commentEx w15:paraId="5ED0DFB9" w15:done="0"/>
  <w15:commentEx w15:paraId="5AB375CE" w15:done="0"/>
  <w15:commentEx w15:paraId="3F758F60" w15:done="0"/>
  <w15:commentEx w15:paraId="31F90B9D" w15:paraIdParent="3F758F60" w15:done="0"/>
  <w15:commentEx w15:paraId="38E9AD7C" w15:done="0"/>
  <w15:commentEx w15:paraId="674BE316" w15:done="0"/>
  <w15:commentEx w15:paraId="4BA220DC" w15:done="0"/>
  <w15:commentEx w15:paraId="72B5BD3E" w15:done="0"/>
  <w15:commentEx w15:paraId="4E9763F6" w15:done="0"/>
  <w15:commentEx w15:paraId="4E577E2E" w15:paraIdParent="4E9763F6" w15:done="0"/>
  <w15:commentEx w15:paraId="4F547A0A" w15:done="0"/>
  <w15:commentEx w15:paraId="576B0432" w15:paraIdParent="4F547A0A" w15:done="0"/>
  <w15:commentEx w15:paraId="0F1A3696" w15:done="0"/>
  <w15:commentEx w15:paraId="40E2E682" w15:done="0"/>
  <w15:commentEx w15:paraId="2B8AEBFA" w15:done="0"/>
  <w15:commentEx w15:paraId="4AB27074" w15:done="0"/>
  <w15:commentEx w15:paraId="277BFDE4" w15:done="0"/>
  <w15:commentEx w15:paraId="288BC7A5" w15:done="0"/>
  <w15:commentEx w15:paraId="720DAACA" w15:done="0"/>
  <w15:commentEx w15:paraId="7C5A03F9" w15:done="0"/>
  <w15:commentEx w15:paraId="46A3735C" w15:done="0"/>
  <w15:commentEx w15:paraId="4B4B2692" w15:done="0"/>
  <w15:commentEx w15:paraId="1AE7B3B4" w15:done="0"/>
  <w15:commentEx w15:paraId="7BA4F321" w15:done="0"/>
  <w15:commentEx w15:paraId="6EF5946A" w15:done="0"/>
  <w15:commentEx w15:paraId="48ADABF4" w15:done="0"/>
  <w15:commentEx w15:paraId="62770311" w15:paraIdParent="48ADABF4" w15:done="0"/>
  <w15:commentEx w15:paraId="0A81264B" w15:paraIdParent="48ADABF4" w15:done="0"/>
  <w15:commentEx w15:paraId="6F65A5F8" w15:paraIdParent="48ADABF4" w15:done="0"/>
  <w15:commentEx w15:paraId="32D76954" w15:paraIdParent="48ADABF4" w15:done="0"/>
  <w15:commentEx w15:paraId="39F00B88" w15:done="0"/>
  <w15:commentEx w15:paraId="7FEB8FE1" w15:done="0"/>
  <w15:commentEx w15:paraId="34626106" w15:done="0"/>
  <w15:commentEx w15:paraId="43414B36" w15:done="0"/>
  <w15:commentEx w15:paraId="3E982CD5" w15:done="0"/>
  <w15:commentEx w15:paraId="30872C7B" w15:done="0"/>
  <w15:commentEx w15:paraId="62873680" w15:paraIdParent="30872C7B" w15:done="0"/>
  <w15:commentEx w15:paraId="7E41C71B" w15:done="0"/>
  <w15:commentEx w15:paraId="36C9B5DB" w15:done="0"/>
  <w15:commentEx w15:paraId="36C5B736" w15:done="0"/>
  <w15:commentEx w15:paraId="57670269" w15:done="0"/>
  <w15:commentEx w15:paraId="02257A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342B2" w16cex:dateUtc="2026-01-16T02:31:00Z"/>
  <w16cex:commentExtensible w16cex:durableId="7713BBDE" w16cex:dateUtc="2026-01-16T13:42:00Z"/>
  <w16cex:commentExtensible w16cex:durableId="580FA2C2" w16cex:dateUtc="2026-01-14T08:22:00Z"/>
  <w16cex:commentExtensible w16cex:durableId="5388E2A4" w16cex:dateUtc="2025-12-29T01:46:00Z"/>
  <w16cex:commentExtensible w16cex:durableId="6517E97C" w16cex:dateUtc="2025-12-31T01:43:00Z"/>
  <w16cex:commentExtensible w16cex:durableId="0BC23DD2" w16cex:dateUtc="2025-12-29T01:24:00Z"/>
  <w16cex:commentExtensible w16cex:durableId="7600EB8A" w16cex:dateUtc="2025-12-31T01:45:00Z"/>
  <w16cex:commentExtensible w16cex:durableId="6F42C0EF" w16cex:dateUtc="2026-01-14T05:31:00Z"/>
  <w16cex:commentExtensible w16cex:durableId="179183CC" w16cex:dateUtc="2026-01-16T13:57:00Z"/>
  <w16cex:commentExtensible w16cex:durableId="23AFFB7A" w16cex:dateUtc="2025-12-29T08:02:00Z"/>
  <w16cex:commentExtensible w16cex:durableId="5D0AF2E3" w16cex:dateUtc="2025-12-31T01:46:00Z"/>
  <w16cex:commentExtensible w16cex:durableId="44DA7FF0" w16cex:dateUtc="2026-01-14T08:50:00Z"/>
  <w16cex:commentExtensible w16cex:durableId="5DC71BD1" w16cex:dateUtc="2026-01-13T06:29:00Z"/>
  <w16cex:commentExtensible w16cex:durableId="19341C32" w16cex:dateUtc="2026-01-15T02:07:00Z"/>
  <w16cex:commentExtensible w16cex:durableId="6DF1EBD3" w16cex:dateUtc="2026-01-14T10:15:00Z"/>
  <w16cex:commentExtensible w16cex:durableId="3A2803DE" w16cex:dateUtc="2026-01-14T10:15:00Z"/>
  <w16cex:commentExtensible w16cex:durableId="07DBE7AE" w16cex:dateUtc="2026-01-13T06:34:00Z"/>
  <w16cex:commentExtensible w16cex:durableId="00FFE55F" w16cex:dateUtc="2026-01-13T08:15:00Z"/>
  <w16cex:commentExtensible w16cex:durableId="174D0531" w16cex:dateUtc="2026-01-13T06:40:00Z"/>
  <w16cex:commentExtensible w16cex:durableId="5CE98D03" w16cex:dateUtc="2026-01-16T14:08:00Z"/>
  <w16cex:commentExtensible w16cex:durableId="70F20AD1" w16cex:dateUtc="2026-01-13T08:16:00Z"/>
  <w16cex:commentExtensible w16cex:durableId="475CD589" w16cex:dateUtc="2026-01-16T14:46:00Z"/>
  <w16cex:commentExtensible w16cex:durableId="55A1C309" w16cex:dateUtc="2026-01-16T14:49:00Z"/>
  <w16cex:commentExtensible w16cex:durableId="08E2DFC7" w16cex:dateUtc="2026-01-13T08:17:00Z"/>
  <w16cex:commentExtensible w16cex:durableId="0680E7F7" w16cex:dateUtc="2026-01-13T08:17:00Z"/>
  <w16cex:commentExtensible w16cex:durableId="34CBAC6B" w16cex:dateUtc="2026-01-14T06:03:00Z"/>
  <w16cex:commentExtensible w16cex:durableId="799021F6" w16cex:dateUtc="2026-01-16T14:54:00Z"/>
  <w16cex:commentExtensible w16cex:durableId="265773A3" w16cex:dateUtc="2026-01-13T08:19:00Z"/>
  <w16cex:commentExtensible w16cex:durableId="62F35B18" w16cex:dateUtc="2025-12-29T08:16:00Z"/>
  <w16cex:commentExtensible w16cex:durableId="119513AC" w16cex:dateUtc="2025-12-29T08:51:00Z"/>
  <w16cex:commentExtensible w16cex:durableId="10E0C407" w16cex:dateUtc="2026-01-16T09:15:00Z"/>
  <w16cex:commentExtensible w16cex:durableId="17F1D88D" w16cex:dateUtc="2026-01-13T08:30:00Z"/>
  <w16cex:commentExtensible w16cex:durableId="69520C4E" w16cex:dateUtc="2026-01-13T08:32:00Z"/>
  <w16cex:commentExtensible w16cex:durableId="0896220D" w16cex:dateUtc="2026-01-14T08:45:00Z"/>
  <w16cex:commentExtensible w16cex:durableId="7A89F0C7" w16cex:dateUtc="2026-01-14T08:43:00Z"/>
  <w16cex:commentExtensible w16cex:durableId="21B06F84" w16cex:dateUtc="2026-01-13T08:29:00Z"/>
  <w16cex:commentExtensible w16cex:durableId="3D2976A2" w16cex:dateUtc="2026-01-13T08:31:00Z"/>
  <w16cex:commentExtensible w16cex:durableId="2B88C8EE" w16cex:dateUtc="2025-12-29T08:17:00Z"/>
  <w16cex:commentExtensible w16cex:durableId="110754E3" w16cex:dateUtc="2025-12-29T08:52:00Z"/>
  <w16cex:commentExtensible w16cex:durableId="021832C8" w16cex:dateUtc="2026-01-14T06:42:00Z"/>
  <w16cex:commentExtensible w16cex:durableId="0E5CA619" w16cex:dateUtc="2026-01-16T15:08:00Z"/>
  <w16cex:commentExtensible w16cex:durableId="6A92D17B" w16cex:dateUtc="2025-12-29T04:18:00Z"/>
  <w16cex:commentExtensible w16cex:durableId="42F9B670" w16cex:dateUtc="2025-12-29T08:56:00Z"/>
  <w16cex:commentExtensible w16cex:durableId="21A2159D" w16cex:dateUtc="2026-01-16T15:32:00Z"/>
  <w16cex:commentExtensible w16cex:durableId="7DF8C738" w16cex:dateUtc="2026-01-14T06:44:00Z"/>
  <w16cex:commentExtensible w16cex:durableId="091AE6BA" w16cex:dateUtc="2026-01-16T09:36:00Z"/>
  <w16cex:commentExtensible w16cex:durableId="2568DB0B" w16cex:dateUtc="2026-01-16T15:30:00Z"/>
  <w16cex:commentExtensible w16cex:durableId="4D1692ED" w16cex:dateUtc="2025-12-29T07:23:00Z"/>
  <w16cex:commentExtensible w16cex:durableId="793F7097" w16cex:dateUtc="2025-12-31T00:26:00Z"/>
  <w16cex:commentExtensible w16cex:durableId="259F71AC" w16cex:dateUtc="2026-01-16T15:35:00Z"/>
  <w16cex:commentExtensible w16cex:durableId="08A12FE6" w16cex:dateUtc="2026-01-16T15:39:00Z"/>
  <w16cex:commentExtensible w16cex:durableId="794C6009" w16cex:dateUtc="2026-01-16T15:43:00Z"/>
  <w16cex:commentExtensible w16cex:durableId="11B8AA2C" w16cex:dateUtc="2026-01-13T06:03:00Z"/>
  <w16cex:commentExtensible w16cex:durableId="72EDE6F2" w16cex:dateUtc="2026-01-13T08:41:00Z"/>
  <w16cex:commentExtensible w16cex:durableId="07E4F8FE" w16cex:dateUtc="2025-12-29T07:24:00Z"/>
  <w16cex:commentExtensible w16cex:durableId="7B3BF075" w16cex:dateUtc="2025-12-29T08:59:00Z"/>
  <w16cex:commentExtensible w16cex:durableId="161FC50C" w16cex:dateUtc="2025-12-29T07:25:00Z"/>
  <w16cex:commentExtensible w16cex:durableId="7BDF7411" w16cex:dateUtc="2025-12-29T09:01:00Z"/>
  <w16cex:commentExtensible w16cex:durableId="7523DC3F" w16cex:dateUtc="2026-01-13T06:52:00Z"/>
  <w16cex:commentExtensible w16cex:durableId="13F1EA44" w16cex:dateUtc="2026-01-16T15:49:00Z"/>
  <w16cex:commentExtensible w16cex:durableId="096E10F7" w16cex:dateUtc="2026-01-13T08:10:00Z"/>
  <w16cex:commentExtensible w16cex:durableId="668AAE59" w16cex:dateUtc="2026-01-13T08:49:00Z"/>
  <w16cex:commentExtensible w16cex:durableId="05B8A968" w16cex:dateUtc="2026-01-14T06:51:00Z"/>
  <w16cex:commentExtensible w16cex:durableId="1FF547D0" w16cex:dateUtc="2025-12-29T01:25:00Z"/>
  <w16cex:commentExtensible w16cex:durableId="7C1C37EA" w16cex:dateUtc="2025-12-31T01:47:00Z"/>
  <w16cex:commentExtensible w16cex:durableId="771F8650" w16cex:dateUtc="2026-01-13T08:55:00Z"/>
  <w16cex:commentExtensible w16cex:durableId="2054DD50" w16cex:dateUtc="2026-01-14T08:54:00Z"/>
  <w16cex:commentExtensible w16cex:durableId="55B7F227" w16cex:dateUtc="2026-01-16T14:44:00Z"/>
  <w16cex:commentExtensible w16cex:durableId="062B2485" w16cex:dateUtc="2026-01-13T08:59:00Z"/>
  <w16cex:commentExtensible w16cex:durableId="44EFDED9" w16cex:dateUtc="2026-01-14T09:44:00Z"/>
  <w16cex:commentExtensible w16cex:durableId="2A43AD62" w16cex:dateUtc="2026-01-14T10:33:00Z"/>
  <w16cex:commentExtensible w16cex:durableId="0EF80CC6" w16cex:dateUtc="2026-01-13T09:02:00Z"/>
  <w16cex:commentExtensible w16cex:durableId="66DF3160" w16cex:dateUtc="2026-01-14T06:55:00Z"/>
  <w16cex:commentExtensible w16cex:durableId="22855106" w16cex:dateUtc="2025-12-29T01:25:00Z"/>
  <w16cex:commentExtensible w16cex:durableId="1D271BBA" w16cex:dateUtc="2025-12-31T01:47:00Z"/>
  <w16cex:commentExtensible w16cex:durableId="7C0531E2" w16cex:dateUtc="2026-01-14T08:58:00Z">
    <w16cex:extLst>
      <w16:ext w16:uri="{CE6994B0-6A32-4C9F-8C6B-6E91EDA988CE}">
        <cr:reactions xmlns:cr="http://schemas.microsoft.com/office/comments/2020/reactions">
          <cr:reaction reactionType="1">
            <cr:reactionInfo dateUtc="2026-01-16T16:14:22Z">
              <cr:user userId="S::Sophia_TAN@mas.gov.sg::2b779c5d-e84f-4f2c-9be8-274fc36c60ae" userProvider="AD" userName="Sophia TAN (MAS)"/>
            </cr:reactionInfo>
          </cr:reaction>
        </cr:reactions>
      </w16:ext>
    </w16cex:extLst>
  </w16cex:commentExtensible>
  <w16cex:commentExtensible w16cex:durableId="5DB058EB" w16cex:dateUtc="2026-01-13T09:22:00Z"/>
  <w16cex:commentExtensible w16cex:durableId="6E920799" w16cex:dateUtc="2026-01-16T15:11:00Z"/>
  <w16cex:commentExtensible w16cex:durableId="0A2BA067" w16cex:dateUtc="2026-01-13T09:21:00Z"/>
  <w16cex:commentExtensible w16cex:durableId="2732B3CD" w16cex:dateUtc="2026-01-14T07:20:00Z"/>
  <w16cex:commentExtensible w16cex:durableId="4B570DE4" w16cex:dateUtc="2026-01-16T16:34:00Z"/>
  <w16cex:commentExtensible w16cex:durableId="20484E3E" w16cex:dateUtc="2026-01-13T09:28:00Z"/>
  <w16cex:commentExtensible w16cex:durableId="17032367" w16cex:dateUtc="2026-01-13T09:29:00Z"/>
  <w16cex:commentExtensible w16cex:durableId="59700E6F" w16cex:dateUtc="2026-01-13T09:33:00Z"/>
  <w16cex:commentExtensible w16cex:durableId="0C2D4734" w16cex:dateUtc="2026-01-13T09:37:00Z"/>
  <w16cex:commentExtensible w16cex:durableId="57D1A0B7" w16cex:dateUtc="2026-01-13T09:37:00Z"/>
  <w16cex:commentExtensible w16cex:durableId="686F018A" w16cex:dateUtc="2026-01-13T09:39:00Z"/>
  <w16cex:commentExtensible w16cex:durableId="72CAC0A4" w16cex:dateUtc="2025-12-29T01:17:00Z"/>
  <w16cex:commentExtensible w16cex:durableId="3C8C05B7" w16cex:dateUtc="2025-12-30T14:59:00Z"/>
  <w16cex:commentExtensible w16cex:durableId="3B093458" w16cex:dateUtc="2026-01-13T09:42:00Z"/>
  <w16cex:commentExtensible w16cex:durableId="739DAEBD" w16cex:dateUtc="2026-01-15T02:11:00Z"/>
  <w16cex:commentExtensible w16cex:durableId="2B202036" w16cex:dateUtc="2026-01-13T08:23:00Z"/>
  <w16cex:commentExtensible w16cex:durableId="48A46E5C" w16cex:dateUtc="2026-01-14T09:21:00Z"/>
  <w16cex:commentExtensible w16cex:durableId="1785B302" w16cex:dateUtc="2026-01-16T17:01:00Z"/>
  <w16cex:commentExtensible w16cex:durableId="77C381C7" w16cex:dateUtc="2026-01-14T09:24:00Z"/>
  <w16cex:commentExtensible w16cex:durableId="20E43110" w16cex:dateUtc="2026-01-16T17:14:00Z"/>
  <w16cex:commentExtensible w16cex:durableId="6A77864E" w16cex:dateUtc="2026-01-15T02:15:00Z"/>
  <w16cex:commentExtensible w16cex:durableId="74AE7D3E" w16cex:dateUtc="2026-01-15T02:41:00Z"/>
  <w16cex:commentExtensible w16cex:durableId="24DB34EA" w16cex:dateUtc="2026-01-14T07:45:00Z"/>
  <w16cex:commentExtensible w16cex:durableId="78A33AB0" w16cex:dateUtc="2026-01-13T08:21:00Z"/>
  <w16cex:commentExtensible w16cex:durableId="329C19B0" w16cex:dateUtc="2026-01-13T08:29:00Z"/>
  <w16cex:commentExtensible w16cex:durableId="6BF3F416" w16cex:dateUtc="2026-01-13T09:47:00Z"/>
  <w16cex:commentExtensible w16cex:durableId="6D45F0FC" w16cex:dateUtc="2026-01-14T07:54:00Z"/>
  <w16cex:commentExtensible w16cex:durableId="4C2D7651" w16cex:dateUtc="2026-01-15T02:25:00Z"/>
  <w16cex:commentExtensible w16cex:durableId="79DB9A5F" w16cex:dateUtc="2026-01-14T08:10:00Z"/>
  <w16cex:commentExtensible w16cex:durableId="70CFCE4E" w16cex:dateUtc="2026-01-15T02:34:00Z"/>
  <w16cex:commentExtensible w16cex:durableId="39BD7BB8" w16cex:dateUtc="2026-01-13T09:55:00Z"/>
  <w16cex:commentExtensible w16cex:durableId="463C5746" w16cex:dateUtc="2026-01-14T10:05:00Z"/>
  <w16cex:commentExtensible w16cex:durableId="2BAE8606" w16cex:dateUtc="2026-01-13T09:50:00Z"/>
  <w16cex:commentExtensible w16cex:durableId="0683182E" w16cex:dateUtc="2026-01-14T08:14:00Z"/>
  <w16cex:commentExtensible w16cex:durableId="28C5CE54" w16cex:dateUtc="2026-01-14T10:04:00Z"/>
  <w16cex:commentExtensible w16cex:durableId="61ACD743" w16cex:dateUtc="2026-01-14T08:35:00Z"/>
  <w16cex:commentExtensible w16cex:durableId="1ED35265" w16cex:dateUtc="2026-01-13T07:05:00Z"/>
  <w16cex:commentExtensible w16cex:durableId="695599A8" w16cex:dateUtc="2026-01-14T10:02:00Z"/>
  <w16cex:commentExtensible w16cex:durableId="347602CB" w16cex:dateUtc="2026-01-14T08:29:00Z"/>
  <w16cex:commentExtensible w16cex:durableId="3E3391E0" w16cex:dateUtc="2026-01-13T08:06:00Z"/>
  <w16cex:commentExtensible w16cex:durableId="4F0A556C" w16cex:dateUtc="2026-01-13T08:08:00Z"/>
  <w16cex:commentExtensible w16cex:durableId="59AE8561" w16cex:dateUtc="2026-01-14T08:30:00Z"/>
  <w16cex:commentExtensible w16cex:durableId="6434F9E7" w16cex:dateUtc="2026-01-13T08:11:00Z"/>
  <w16cex:commentExtensible w16cex:durableId="2C6B9470" w16cex:dateUtc="2026-01-13T08:57:00Z"/>
  <w16cex:commentExtensible w16cex:durableId="51C87EE6" w16cex:dateUtc="2026-01-14T08:40:00Z"/>
  <w16cex:commentExtensible w16cex:durableId="348D117A" w16cex:dateUtc="2026-01-14T10:00:00Z"/>
  <w16cex:commentExtensible w16cex:durableId="7A4D32B8" w16cex:dateUtc="2026-01-15T02:43:00Z"/>
  <w16cex:commentExtensible w16cex:durableId="5178DE19" w16cex:dateUtc="2026-01-16T17:26:00Z"/>
  <w16cex:commentExtensible w16cex:durableId="6F7C8BFE" w16cex:dateUtc="2026-01-14T10:05:00Z"/>
  <w16cex:commentExtensible w16cex:durableId="19D8310F" w16cex:dateUtc="2026-01-15T01:21:00Z"/>
  <w16cex:commentExtensible w16cex:durableId="3F0EA3DD" w16cex:dateUtc="2026-01-14T10:10:00Z"/>
  <w16cex:commentExtensible w16cex:durableId="7D9BB5A1" w16cex:dateUtc="2026-01-15T01:19:00Z"/>
  <w16cex:commentExtensible w16cex:durableId="40985050" w16cex:dateUtc="2026-01-13T10:08:00Z"/>
  <w16cex:commentExtensible w16cex:durableId="7395FF66" w16cex:dateUtc="2026-01-14T09:01:00Z"/>
  <w16cex:commentExtensible w16cex:durableId="7EA25BAB" w16cex:dateUtc="2026-01-14T11:41:00Z"/>
  <w16cex:commentExtensible w16cex:durableId="5B03ED67" w16cex:dateUtc="2026-01-13T10:12:00Z"/>
  <w16cex:commentExtensible w16cex:durableId="0B3A4E5C" w16cex:dateUtc="2026-01-14T09:15:00Z"/>
  <w16cex:commentExtensible w16cex:durableId="3E2A3058" w16cex:dateUtc="2026-01-14T09:04:00Z"/>
  <w16cex:commentExtensible w16cex:durableId="50F47F7D" w16cex:dateUtc="2026-01-14T09:21:00Z"/>
  <w16cex:commentExtensible w16cex:durableId="0E38AD7C" w16cex:dateUtc="2026-01-14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6A025" w16cid:durableId="6DB342B2"/>
  <w16cid:commentId w16cid:paraId="79F44CD4" w16cid:durableId="7713BBDE"/>
  <w16cid:commentId w16cid:paraId="79277DAA" w16cid:durableId="580FA2C2"/>
  <w16cid:commentId w16cid:paraId="7D7CB939" w16cid:durableId="5388E2A4"/>
  <w16cid:commentId w16cid:paraId="50B66312" w16cid:durableId="6517E97C"/>
  <w16cid:commentId w16cid:paraId="4094BAB8" w16cid:durableId="0BC23DD2"/>
  <w16cid:commentId w16cid:paraId="606A41D6" w16cid:durableId="7600EB8A"/>
  <w16cid:commentId w16cid:paraId="2339717A" w16cid:durableId="6F42C0EF"/>
  <w16cid:commentId w16cid:paraId="29819214" w16cid:durableId="179183CC"/>
  <w16cid:commentId w16cid:paraId="19710259" w16cid:durableId="23AFFB7A"/>
  <w16cid:commentId w16cid:paraId="4521569C" w16cid:durableId="5D0AF2E3"/>
  <w16cid:commentId w16cid:paraId="080601A3" w16cid:durableId="44DA7FF0"/>
  <w16cid:commentId w16cid:paraId="53FE13A2" w16cid:durableId="5DC71BD1"/>
  <w16cid:commentId w16cid:paraId="3A68374C" w16cid:durableId="19341C32"/>
  <w16cid:commentId w16cid:paraId="0E4836A8" w16cid:durableId="6DF1EBD3"/>
  <w16cid:commentId w16cid:paraId="6820AA69" w16cid:durableId="3A2803DE"/>
  <w16cid:commentId w16cid:paraId="7D36FCE7" w16cid:durableId="07DBE7AE"/>
  <w16cid:commentId w16cid:paraId="466F2C70" w16cid:durableId="00FFE55F"/>
  <w16cid:commentId w16cid:paraId="306952ED" w16cid:durableId="174D0531"/>
  <w16cid:commentId w16cid:paraId="631CAE61" w16cid:durableId="5CE98D03"/>
  <w16cid:commentId w16cid:paraId="24FBAB1E" w16cid:durableId="70F20AD1"/>
  <w16cid:commentId w16cid:paraId="29808AA0" w16cid:durableId="475CD589"/>
  <w16cid:commentId w16cid:paraId="39E08B76" w16cid:durableId="55A1C309"/>
  <w16cid:commentId w16cid:paraId="7C71EE2D" w16cid:durableId="08E2DFC7"/>
  <w16cid:commentId w16cid:paraId="6A8F092C" w16cid:durableId="0680E7F7"/>
  <w16cid:commentId w16cid:paraId="74B6878D" w16cid:durableId="34CBAC6B"/>
  <w16cid:commentId w16cid:paraId="5966B71B" w16cid:durableId="799021F6"/>
  <w16cid:commentId w16cid:paraId="7F60ECDE" w16cid:durableId="265773A3"/>
  <w16cid:commentId w16cid:paraId="2F3750A3" w16cid:durableId="62F35B18"/>
  <w16cid:commentId w16cid:paraId="4980C085" w16cid:durableId="119513AC"/>
  <w16cid:commentId w16cid:paraId="27D6E91D" w16cid:durableId="10E0C407"/>
  <w16cid:commentId w16cid:paraId="036C027A" w16cid:durableId="17F1D88D"/>
  <w16cid:commentId w16cid:paraId="52D213FA" w16cid:durableId="69520C4E"/>
  <w16cid:commentId w16cid:paraId="2D015E08" w16cid:durableId="0896220D"/>
  <w16cid:commentId w16cid:paraId="52B73298" w16cid:durableId="7A89F0C7"/>
  <w16cid:commentId w16cid:paraId="4E873031" w16cid:durableId="21B06F84"/>
  <w16cid:commentId w16cid:paraId="02B5352C" w16cid:durableId="3D2976A2"/>
  <w16cid:commentId w16cid:paraId="129CA0AD" w16cid:durableId="2B88C8EE"/>
  <w16cid:commentId w16cid:paraId="1923CBF0" w16cid:durableId="110754E3"/>
  <w16cid:commentId w16cid:paraId="57FD7318" w16cid:durableId="021832C8"/>
  <w16cid:commentId w16cid:paraId="2E2F131D" w16cid:durableId="0E5CA619"/>
  <w16cid:commentId w16cid:paraId="17E30D27" w16cid:durableId="6A92D17B"/>
  <w16cid:commentId w16cid:paraId="3DBD347F" w16cid:durableId="42F9B670"/>
  <w16cid:commentId w16cid:paraId="393DC044" w16cid:durableId="21A2159D"/>
  <w16cid:commentId w16cid:paraId="5430A639" w16cid:durableId="7DF8C738"/>
  <w16cid:commentId w16cid:paraId="40C99434" w16cid:durableId="091AE6BA"/>
  <w16cid:commentId w16cid:paraId="17FBA2E2" w16cid:durableId="2568DB0B"/>
  <w16cid:commentId w16cid:paraId="68D34847" w16cid:durableId="4D1692ED"/>
  <w16cid:commentId w16cid:paraId="19EAD520" w16cid:durableId="793F7097"/>
  <w16cid:commentId w16cid:paraId="7CC437F9" w16cid:durableId="259F71AC"/>
  <w16cid:commentId w16cid:paraId="57171A8E" w16cid:durableId="08A12FE6"/>
  <w16cid:commentId w16cid:paraId="61C1475B" w16cid:durableId="794C6009"/>
  <w16cid:commentId w16cid:paraId="1B3522D6" w16cid:durableId="11B8AA2C"/>
  <w16cid:commentId w16cid:paraId="39884DA8" w16cid:durableId="72EDE6F2"/>
  <w16cid:commentId w16cid:paraId="0D40DB62" w16cid:durableId="07E4F8FE"/>
  <w16cid:commentId w16cid:paraId="0263106B" w16cid:durableId="7B3BF075"/>
  <w16cid:commentId w16cid:paraId="35A1C545" w16cid:durableId="161FC50C"/>
  <w16cid:commentId w16cid:paraId="744E117C" w16cid:durableId="7BDF7411"/>
  <w16cid:commentId w16cid:paraId="60910CE9" w16cid:durableId="7523DC3F"/>
  <w16cid:commentId w16cid:paraId="4FE6ABC6" w16cid:durableId="13F1EA44"/>
  <w16cid:commentId w16cid:paraId="5B486282" w16cid:durableId="096E10F7"/>
  <w16cid:commentId w16cid:paraId="13144A85" w16cid:durableId="668AAE59"/>
  <w16cid:commentId w16cid:paraId="0282D62C" w16cid:durableId="05B8A968"/>
  <w16cid:commentId w16cid:paraId="6AFBDD9F" w16cid:durableId="1FF547D0"/>
  <w16cid:commentId w16cid:paraId="60C63943" w16cid:durableId="7C1C37EA"/>
  <w16cid:commentId w16cid:paraId="6799E916" w16cid:durableId="771F8650"/>
  <w16cid:commentId w16cid:paraId="7553C23A" w16cid:durableId="2054DD50"/>
  <w16cid:commentId w16cid:paraId="7EE11FAD" w16cid:durableId="55B7F227"/>
  <w16cid:commentId w16cid:paraId="7828B077" w16cid:durableId="062B2485"/>
  <w16cid:commentId w16cid:paraId="34FCF49B" w16cid:durableId="44EFDED9"/>
  <w16cid:commentId w16cid:paraId="2B50F51B" w16cid:durableId="2A43AD62"/>
  <w16cid:commentId w16cid:paraId="6A1D9F60" w16cid:durableId="0EF80CC6"/>
  <w16cid:commentId w16cid:paraId="269C5528" w16cid:durableId="66DF3160"/>
  <w16cid:commentId w16cid:paraId="262BD05E" w16cid:durableId="22855106"/>
  <w16cid:commentId w16cid:paraId="4939433B" w16cid:durableId="1D271BBA"/>
  <w16cid:commentId w16cid:paraId="1A710FB2" w16cid:durableId="7C0531E2"/>
  <w16cid:commentId w16cid:paraId="5DA0216B" w16cid:durableId="5DB058EB"/>
  <w16cid:commentId w16cid:paraId="0B1390D1" w16cid:durableId="6E920799"/>
  <w16cid:commentId w16cid:paraId="433A3A16" w16cid:durableId="0A2BA067"/>
  <w16cid:commentId w16cid:paraId="54688800" w16cid:durableId="2732B3CD"/>
  <w16cid:commentId w16cid:paraId="6BE242F6" w16cid:durableId="4B570DE4"/>
  <w16cid:commentId w16cid:paraId="2F5F399B" w16cid:durableId="20484E3E"/>
  <w16cid:commentId w16cid:paraId="2020DDC3" w16cid:durableId="17032367"/>
  <w16cid:commentId w16cid:paraId="472B286A" w16cid:durableId="59700E6F"/>
  <w16cid:commentId w16cid:paraId="019E2A33" w16cid:durableId="0C2D4734"/>
  <w16cid:commentId w16cid:paraId="59451EC6" w16cid:durableId="57D1A0B7"/>
  <w16cid:commentId w16cid:paraId="5269C1ED" w16cid:durableId="686F018A"/>
  <w16cid:commentId w16cid:paraId="0C169360" w16cid:durableId="72CAC0A4"/>
  <w16cid:commentId w16cid:paraId="53D160B5" w16cid:durableId="3C8C05B7"/>
  <w16cid:commentId w16cid:paraId="3A2DDEDA" w16cid:durableId="3B093458"/>
  <w16cid:commentId w16cid:paraId="733DA951" w16cid:durableId="739DAEBD"/>
  <w16cid:commentId w16cid:paraId="0E116FA1" w16cid:durableId="2B202036"/>
  <w16cid:commentId w16cid:paraId="1CA7CB14" w16cid:durableId="48A46E5C"/>
  <w16cid:commentId w16cid:paraId="4F85C909" w16cid:durableId="1785B302"/>
  <w16cid:commentId w16cid:paraId="5ED0DFB9" w16cid:durableId="77C381C7"/>
  <w16cid:commentId w16cid:paraId="5AB375CE" w16cid:durableId="20E43110"/>
  <w16cid:commentId w16cid:paraId="3F758F60" w16cid:durableId="6A77864E"/>
  <w16cid:commentId w16cid:paraId="31F90B9D" w16cid:durableId="74AE7D3E"/>
  <w16cid:commentId w16cid:paraId="38E9AD7C" w16cid:durableId="24DB34EA"/>
  <w16cid:commentId w16cid:paraId="674BE316" w16cid:durableId="78A33AB0"/>
  <w16cid:commentId w16cid:paraId="4BA220DC" w16cid:durableId="329C19B0"/>
  <w16cid:commentId w16cid:paraId="72B5BD3E" w16cid:durableId="6BF3F416"/>
  <w16cid:commentId w16cid:paraId="4E9763F6" w16cid:durableId="6D45F0FC"/>
  <w16cid:commentId w16cid:paraId="4E577E2E" w16cid:durableId="4C2D7651"/>
  <w16cid:commentId w16cid:paraId="4F547A0A" w16cid:durableId="79DB9A5F"/>
  <w16cid:commentId w16cid:paraId="576B0432" w16cid:durableId="70CFCE4E"/>
  <w16cid:commentId w16cid:paraId="0F1A3696" w16cid:durableId="39BD7BB8"/>
  <w16cid:commentId w16cid:paraId="40E2E682" w16cid:durableId="463C5746"/>
  <w16cid:commentId w16cid:paraId="2B8AEBFA" w16cid:durableId="2BAE8606"/>
  <w16cid:commentId w16cid:paraId="4AB27074" w16cid:durableId="0683182E"/>
  <w16cid:commentId w16cid:paraId="277BFDE4" w16cid:durableId="28C5CE54"/>
  <w16cid:commentId w16cid:paraId="288BC7A5" w16cid:durableId="61ACD743"/>
  <w16cid:commentId w16cid:paraId="720DAACA" w16cid:durableId="1ED35265"/>
  <w16cid:commentId w16cid:paraId="7C5A03F9" w16cid:durableId="695599A8"/>
  <w16cid:commentId w16cid:paraId="46A3735C" w16cid:durableId="347602CB"/>
  <w16cid:commentId w16cid:paraId="4B4B2692" w16cid:durableId="3E3391E0"/>
  <w16cid:commentId w16cid:paraId="1AE7B3B4" w16cid:durableId="4F0A556C"/>
  <w16cid:commentId w16cid:paraId="7BA4F321" w16cid:durableId="59AE8561"/>
  <w16cid:commentId w16cid:paraId="6EF5946A" w16cid:durableId="6434F9E7"/>
  <w16cid:commentId w16cid:paraId="48ADABF4" w16cid:durableId="2C6B9470"/>
  <w16cid:commentId w16cid:paraId="62770311" w16cid:durableId="51C87EE6"/>
  <w16cid:commentId w16cid:paraId="0A81264B" w16cid:durableId="348D117A"/>
  <w16cid:commentId w16cid:paraId="6F65A5F8" w16cid:durableId="7A4D32B8"/>
  <w16cid:commentId w16cid:paraId="32D76954" w16cid:durableId="5178DE19"/>
  <w16cid:commentId w16cid:paraId="39F00B88" w16cid:durableId="6F7C8BFE"/>
  <w16cid:commentId w16cid:paraId="7FEB8FE1" w16cid:durableId="19D8310F"/>
  <w16cid:commentId w16cid:paraId="34626106" w16cid:durableId="3F0EA3DD"/>
  <w16cid:commentId w16cid:paraId="43414B36" w16cid:durableId="7D9BB5A1"/>
  <w16cid:commentId w16cid:paraId="3E982CD5" w16cid:durableId="40985050"/>
  <w16cid:commentId w16cid:paraId="30872C7B" w16cid:durableId="7395FF66"/>
  <w16cid:commentId w16cid:paraId="62873680" w16cid:durableId="7EA25BAB"/>
  <w16cid:commentId w16cid:paraId="7E41C71B" w16cid:durableId="5B03ED67"/>
  <w16cid:commentId w16cid:paraId="36C9B5DB" w16cid:durableId="0B3A4E5C"/>
  <w16cid:commentId w16cid:paraId="36C5B736" w16cid:durableId="3E2A3058"/>
  <w16cid:commentId w16cid:paraId="57670269" w16cid:durableId="50F47F7D"/>
  <w16cid:commentId w16cid:paraId="02257A12" w16cid:durableId="0E38AD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B6FB7" w14:textId="77777777" w:rsidR="0036556E" w:rsidRDefault="0036556E">
      <w:r>
        <w:separator/>
      </w:r>
    </w:p>
  </w:endnote>
  <w:endnote w:type="continuationSeparator" w:id="0">
    <w:p w14:paraId="69B2D088" w14:textId="77777777" w:rsidR="0036556E" w:rsidRDefault="0036556E">
      <w:r>
        <w:continuationSeparator/>
      </w:r>
    </w:p>
  </w:endnote>
  <w:endnote w:type="continuationNotice" w:id="1">
    <w:p w14:paraId="198357A9" w14:textId="77777777" w:rsidR="0036556E" w:rsidRDefault="003655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ide Latin">
    <w:panose1 w:val="020A0A070505050204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A12FE" w14:textId="77777777" w:rsidR="0036556E" w:rsidRDefault="0036556E">
      <w:r>
        <w:separator/>
      </w:r>
    </w:p>
  </w:footnote>
  <w:footnote w:type="continuationSeparator" w:id="0">
    <w:p w14:paraId="3C6D0ABB" w14:textId="77777777" w:rsidR="0036556E" w:rsidRDefault="0036556E">
      <w:r>
        <w:continuationSeparator/>
      </w:r>
    </w:p>
  </w:footnote>
  <w:footnote w:type="continuationNotice" w:id="1">
    <w:p w14:paraId="739D8945" w14:textId="77777777" w:rsidR="0036556E" w:rsidRDefault="003655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63F7" w14:textId="5DB5DCAD" w:rsidR="00041AEC" w:rsidRPr="00545094" w:rsidRDefault="00041AEC" w:rsidP="00587A02">
    <w:pPr>
      <w:pStyle w:val="Header"/>
      <w:spacing w:line="360" w:lineRule="auto"/>
    </w:pPr>
    <w:r>
      <w:rPr>
        <w:noProof/>
        <w:lang w:eastAsia="zh-CN"/>
      </w:rPr>
      <w:drawing>
        <wp:anchor distT="0" distB="0" distL="114300" distR="114300" simplePos="0" relativeHeight="251658240" behindDoc="0" locked="0" layoutInCell="1" allowOverlap="1" wp14:anchorId="5AA6FCBA" wp14:editId="779038E0">
          <wp:simplePos x="0" y="0"/>
          <wp:positionH relativeFrom="margin">
            <wp:align>right</wp:align>
          </wp:positionH>
          <wp:positionV relativeFrom="paragraph">
            <wp:posOffset>-345440</wp:posOffset>
          </wp:positionV>
          <wp:extent cx="1548130" cy="792480"/>
          <wp:effectExtent l="0" t="0" r="0" b="7620"/>
          <wp:wrapNone/>
          <wp:docPr id="97107772" name="Picture 97107772" descr="M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_logo"/>
                  <pic:cNvPicPr>
                    <a:picLocks noChangeAspect="1" noChangeArrowheads="1"/>
                  </pic:cNvPicPr>
                </pic:nvPicPr>
                <pic:blipFill>
                  <a:blip r:embed="rId1"/>
                  <a:srcRect/>
                  <a:stretch>
                    <a:fillRect/>
                  </a:stretch>
                </pic:blipFill>
                <pic:spPr bwMode="auto">
                  <a:xfrm>
                    <a:off x="0" y="0"/>
                    <a:ext cx="1548130" cy="792480"/>
                  </a:xfrm>
                  <a:prstGeom prst="rect">
                    <a:avLst/>
                  </a:prstGeom>
                  <a:noFill/>
                  <a:ln w="9525">
                    <a:noFill/>
                    <a:miter lim="800000"/>
                    <a:headEnd/>
                    <a:tailEnd/>
                  </a:ln>
                </pic:spPr>
              </pic:pic>
            </a:graphicData>
          </a:graphic>
        </wp:anchor>
      </w:drawing>
    </w:r>
    <w:r>
      <w:t>OMEGA – Open Market Execution Gateway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20E8BEE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FCF00B54"/>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9"/>
    <w:multiLevelType w:val="singleLevel"/>
    <w:tmpl w:val="AE9C346E"/>
    <w:lvl w:ilvl="0">
      <w:start w:val="1"/>
      <w:numFmt w:val="decimal"/>
      <w:pStyle w:val="BEST-Cell-ListNum-1"/>
      <w:lvlText w:val="%1."/>
      <w:lvlJc w:val="left"/>
      <w:pPr>
        <w:tabs>
          <w:tab w:val="num" w:pos="450"/>
        </w:tabs>
        <w:ind w:left="450"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rPr>
    </w:lvl>
  </w:abstractNum>
  <w:abstractNum w:abstractNumId="3" w15:restartNumberingAfterBreak="0">
    <w:nsid w:val="013576E6"/>
    <w:multiLevelType w:val="hybridMultilevel"/>
    <w:tmpl w:val="592A0236"/>
    <w:lvl w:ilvl="0" w:tplc="4F8C42BA">
      <w:start w:val="1"/>
      <w:numFmt w:val="bullet"/>
      <w:pStyle w:val="BulletSymbol"/>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9971E76"/>
    <w:multiLevelType w:val="hybridMultilevel"/>
    <w:tmpl w:val="D302A04A"/>
    <w:lvl w:ilvl="0" w:tplc="FFFFFFF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AE53109"/>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A655D7"/>
    <w:multiLevelType w:val="hybridMultilevel"/>
    <w:tmpl w:val="AF4CABFC"/>
    <w:lvl w:ilvl="0" w:tplc="80B2990A">
      <w:start w:val="1"/>
      <w:numFmt w:val="decimal"/>
      <w:lvlText w:val="%1."/>
      <w:lvlJc w:val="left"/>
      <w:pPr>
        <w:ind w:left="1020" w:hanging="360"/>
      </w:pPr>
    </w:lvl>
    <w:lvl w:ilvl="1" w:tplc="B13E291A">
      <w:start w:val="1"/>
      <w:numFmt w:val="decimal"/>
      <w:lvlText w:val="%2."/>
      <w:lvlJc w:val="left"/>
      <w:pPr>
        <w:ind w:left="1020" w:hanging="360"/>
      </w:pPr>
    </w:lvl>
    <w:lvl w:ilvl="2" w:tplc="154C681E">
      <w:start w:val="1"/>
      <w:numFmt w:val="decimal"/>
      <w:lvlText w:val="%3."/>
      <w:lvlJc w:val="left"/>
      <w:pPr>
        <w:ind w:left="1020" w:hanging="360"/>
      </w:pPr>
    </w:lvl>
    <w:lvl w:ilvl="3" w:tplc="AADC3A8C">
      <w:start w:val="1"/>
      <w:numFmt w:val="decimal"/>
      <w:lvlText w:val="%4."/>
      <w:lvlJc w:val="left"/>
      <w:pPr>
        <w:ind w:left="1020" w:hanging="360"/>
      </w:pPr>
    </w:lvl>
    <w:lvl w:ilvl="4" w:tplc="5D584BD6">
      <w:start w:val="1"/>
      <w:numFmt w:val="decimal"/>
      <w:lvlText w:val="%5."/>
      <w:lvlJc w:val="left"/>
      <w:pPr>
        <w:ind w:left="1020" w:hanging="360"/>
      </w:pPr>
    </w:lvl>
    <w:lvl w:ilvl="5" w:tplc="D5D26380">
      <w:start w:val="1"/>
      <w:numFmt w:val="decimal"/>
      <w:lvlText w:val="%6."/>
      <w:lvlJc w:val="left"/>
      <w:pPr>
        <w:ind w:left="1020" w:hanging="360"/>
      </w:pPr>
    </w:lvl>
    <w:lvl w:ilvl="6" w:tplc="B29A2AF4">
      <w:start w:val="1"/>
      <w:numFmt w:val="decimal"/>
      <w:lvlText w:val="%7."/>
      <w:lvlJc w:val="left"/>
      <w:pPr>
        <w:ind w:left="1020" w:hanging="360"/>
      </w:pPr>
    </w:lvl>
    <w:lvl w:ilvl="7" w:tplc="3DF8C260">
      <w:start w:val="1"/>
      <w:numFmt w:val="decimal"/>
      <w:lvlText w:val="%8."/>
      <w:lvlJc w:val="left"/>
      <w:pPr>
        <w:ind w:left="1020" w:hanging="360"/>
      </w:pPr>
    </w:lvl>
    <w:lvl w:ilvl="8" w:tplc="55C023E4">
      <w:start w:val="1"/>
      <w:numFmt w:val="decimal"/>
      <w:lvlText w:val="%9."/>
      <w:lvlJc w:val="left"/>
      <w:pPr>
        <w:ind w:left="1020" w:hanging="360"/>
      </w:pPr>
    </w:lvl>
  </w:abstractNum>
  <w:abstractNum w:abstractNumId="7" w15:restartNumberingAfterBreak="0">
    <w:nsid w:val="0E2541A3"/>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033A55"/>
    <w:multiLevelType w:val="hybridMultilevel"/>
    <w:tmpl w:val="716253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2001F0"/>
    <w:multiLevelType w:val="hybridMultilevel"/>
    <w:tmpl w:val="D2C21246"/>
    <w:lvl w:ilvl="0" w:tplc="6F6CFEFC">
      <w:start w:val="1"/>
      <w:numFmt w:val="upperLetter"/>
      <w:pStyle w:val="GrayHeading"/>
      <w:lvlText w:val="%1."/>
      <w:lvlJc w:val="left"/>
      <w:pPr>
        <w:ind w:left="720" w:hanging="360"/>
      </w:pPr>
      <w:rPr>
        <w:rFonts w:hint="default"/>
      </w:rPr>
    </w:lvl>
    <w:lvl w:ilvl="1" w:tplc="0809001B">
      <w:start w:val="1"/>
      <w:numFmt w:val="lowerRoman"/>
      <w:lvlText w:val="%2."/>
      <w:lvlJc w:val="right"/>
      <w:pPr>
        <w:ind w:left="1440" w:hanging="360"/>
      </w:pPr>
    </w:lvl>
    <w:lvl w:ilvl="2" w:tplc="04090005">
      <w:start w:val="1"/>
      <w:numFmt w:val="bullet"/>
      <w:lvlText w:val=""/>
      <w:lvlJc w:val="left"/>
      <w:pPr>
        <w:ind w:left="2160" w:hanging="18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48090019">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64D2F1D"/>
    <w:multiLevelType w:val="hybridMultilevel"/>
    <w:tmpl w:val="AF748DAE"/>
    <w:lvl w:ilvl="0" w:tplc="54547EB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6DB12C8"/>
    <w:multiLevelType w:val="hybridMultilevel"/>
    <w:tmpl w:val="3A94CB2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7188FB20">
      <w:start w:val="20"/>
      <w:numFmt w:val="bullet"/>
      <w:lvlText w:val="-"/>
      <w:lvlJc w:val="left"/>
      <w:pPr>
        <w:ind w:left="2160" w:hanging="360"/>
      </w:pPr>
      <w:rPr>
        <w:rFonts w:ascii="Calibri" w:eastAsia="Times New Roman" w:hAnsi="Calibri" w:cs="Calibri"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8436532"/>
    <w:multiLevelType w:val="hybridMultilevel"/>
    <w:tmpl w:val="80D868C0"/>
    <w:lvl w:ilvl="0" w:tplc="F442182C">
      <w:start w:val="1"/>
      <w:numFmt w:val="bullet"/>
      <w:pStyle w:val="CheckedListing"/>
      <w:lvlText w:val="R"/>
      <w:lvlJc w:val="left"/>
      <w:pPr>
        <w:ind w:left="502" w:hanging="360"/>
      </w:pPr>
      <w:rPr>
        <w:rFonts w:ascii="Wingdings 2" w:hAnsi="Wingdings 2" w:hint="default"/>
        <w:sz w:val="20"/>
        <w:szCs w:val="20"/>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15:restartNumberingAfterBreak="0">
    <w:nsid w:val="1B2918DD"/>
    <w:multiLevelType w:val="hybridMultilevel"/>
    <w:tmpl w:val="716253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500C99"/>
    <w:multiLevelType w:val="multilevel"/>
    <w:tmpl w:val="9D5A2D00"/>
    <w:lvl w:ilvl="0">
      <w:start w:val="1"/>
      <w:numFmt w:val="decimal"/>
      <w:pStyle w:val="Numberedlist21"/>
      <w:lvlText w:val="%1."/>
      <w:lvlJc w:val="left"/>
      <w:pPr>
        <w:tabs>
          <w:tab w:val="num" w:pos="360"/>
        </w:tabs>
        <w:ind w:left="360" w:hanging="360"/>
      </w:pPr>
      <w:rPr>
        <w:rFonts w:hint="default"/>
      </w:rPr>
    </w:lvl>
    <w:lvl w:ilvl="1">
      <w:start w:val="1"/>
      <w:numFmt w:val="decimal"/>
      <w:pStyle w:val="Numberedlist22"/>
      <w:lvlText w:val="%1.%2."/>
      <w:lvlJc w:val="left"/>
      <w:pPr>
        <w:tabs>
          <w:tab w:val="num" w:pos="1080"/>
        </w:tabs>
        <w:ind w:left="720" w:hanging="360"/>
      </w:pPr>
      <w:rPr>
        <w:rFonts w:hint="default"/>
      </w:rPr>
    </w:lvl>
    <w:lvl w:ilvl="2">
      <w:start w:val="1"/>
      <w:numFmt w:val="decimal"/>
      <w:pStyle w:val="Numberedlist23"/>
      <w:lvlText w:val="%1.%2.%3."/>
      <w:lvlJc w:val="left"/>
      <w:pPr>
        <w:tabs>
          <w:tab w:val="num" w:pos="1440"/>
        </w:tabs>
        <w:ind w:left="1080" w:hanging="360"/>
      </w:pPr>
      <w:rPr>
        <w:rFonts w:hint="default"/>
        <w:b w:val="0"/>
      </w:rPr>
    </w:lvl>
    <w:lvl w:ilvl="3">
      <w:start w:val="1"/>
      <w:numFmt w:val="decimal"/>
      <w:pStyle w:val="Numberedlist24"/>
      <w:lvlText w:val="%1.%2.%3.%4."/>
      <w:lvlJc w:val="left"/>
      <w:pPr>
        <w:tabs>
          <w:tab w:val="num" w:pos="2160"/>
        </w:tabs>
        <w:ind w:left="1440" w:hanging="360"/>
      </w:pPr>
      <w:rPr>
        <w:rFonts w:cs="Times New Roman" w:hint="default"/>
        <w:b w:val="0"/>
        <w:bCs w:val="0"/>
        <w:i w:val="0"/>
        <w:iCs w:val="0"/>
        <w:caps w:val="0"/>
        <w:smallCaps w:val="0"/>
        <w:strike w:val="0"/>
        <w:dstrike w:val="0"/>
        <w:vanish w:val="0"/>
        <w:color w:val="000000"/>
        <w:spacing w:val="0"/>
        <w:kern w:val="0"/>
        <w:position w:val="0"/>
        <w:u w:val="none"/>
        <w:vertAlign w:val="baseline"/>
        <w:em w:val="none"/>
      </w:rPr>
    </w:lvl>
    <w:lvl w:ilvl="4">
      <w:start w:val="1"/>
      <w:numFmt w:val="decimal"/>
      <w:lvlRestart w:val="0"/>
      <w:pStyle w:val="Numberedlist25"/>
      <w:lvlText w:val="%1.%2.%3.%4.%5."/>
      <w:lvlJc w:val="left"/>
      <w:pPr>
        <w:tabs>
          <w:tab w:val="num" w:pos="3080"/>
        </w:tabs>
        <w:ind w:left="2360" w:hanging="360"/>
      </w:pPr>
      <w:rPr>
        <w:rFonts w:hint="default"/>
      </w:rPr>
    </w:lvl>
    <w:lvl w:ilvl="5">
      <w:start w:val="1"/>
      <w:numFmt w:val="lowerRoman"/>
      <w:lvlText w:val="(%6)"/>
      <w:lvlJc w:val="left"/>
      <w:pPr>
        <w:tabs>
          <w:tab w:val="num" w:pos="3240"/>
        </w:tabs>
        <w:ind w:left="3240" w:hanging="36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5" w15:restartNumberingAfterBreak="0">
    <w:nsid w:val="1CAD5E4E"/>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D8D55A7"/>
    <w:multiLevelType w:val="multilevel"/>
    <w:tmpl w:val="0FBCDCF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lang w:val="en-AU"/>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44B0C4B"/>
    <w:multiLevelType w:val="hybridMultilevel"/>
    <w:tmpl w:val="7162530A"/>
    <w:lvl w:ilvl="0" w:tplc="4809000F">
      <w:start w:val="1"/>
      <w:numFmt w:val="decimal"/>
      <w:lvlText w:val="%1."/>
      <w:lvlJc w:val="left"/>
      <w:pPr>
        <w:ind w:left="720" w:hanging="360"/>
      </w:pPr>
      <w:rPr>
        <w:rFonts w:hint="default"/>
      </w:rPr>
    </w:lvl>
    <w:lvl w:ilvl="1" w:tplc="0B9EFA46">
      <w:start w:val="1"/>
      <w:numFmt w:val="lowerLetter"/>
      <w:lvlText w:val="%2."/>
      <w:lvlJc w:val="left"/>
      <w:pPr>
        <w:ind w:left="1440" w:hanging="360"/>
      </w:pPr>
      <w:rPr>
        <w:b/>
        <w:bCs/>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59B6C66"/>
    <w:multiLevelType w:val="hybridMultilevel"/>
    <w:tmpl w:val="C3E6F0AA"/>
    <w:lvl w:ilvl="0" w:tplc="F258DDCA">
      <w:start w:val="1"/>
      <w:numFmt w:val="lowerLetter"/>
      <w:lvlText w:val="%1."/>
      <w:lvlJc w:val="left"/>
      <w:pPr>
        <w:ind w:left="1440" w:hanging="360"/>
      </w:pPr>
      <w:rPr>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5A55EE6"/>
    <w:multiLevelType w:val="hybridMultilevel"/>
    <w:tmpl w:val="EDAA30B2"/>
    <w:lvl w:ilvl="0" w:tplc="FFFFFFF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6D547D"/>
    <w:multiLevelType w:val="hybridMultilevel"/>
    <w:tmpl w:val="EF7AC6D0"/>
    <w:lvl w:ilvl="0" w:tplc="5B46F928">
      <w:start w:val="1"/>
      <w:numFmt w:val="decimal"/>
      <w:pStyle w:val="NumberedList"/>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6DB5289"/>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79544CE"/>
    <w:multiLevelType w:val="hybridMultilevel"/>
    <w:tmpl w:val="D2E2A6A6"/>
    <w:lvl w:ilvl="0" w:tplc="FFFFFFFF">
      <w:start w:val="1"/>
      <w:numFmt w:val="lowerRoman"/>
      <w:lvlText w:val="(%1)"/>
      <w:lvlJc w:val="left"/>
      <w:pPr>
        <w:ind w:left="1710" w:hanging="720"/>
      </w:pPr>
      <w:rPr>
        <w:rFonts w:asciiTheme="minorHAnsi" w:hAnsiTheme="minorHAnsi" w:cstheme="minorHAnsi" w:hint="default"/>
        <w:color w:val="000000"/>
      </w:rPr>
    </w:lvl>
    <w:lvl w:ilvl="1" w:tplc="FFFFFFFF">
      <w:start w:val="1"/>
      <w:numFmt w:val="lowerLetter"/>
      <w:lvlText w:val="%2."/>
      <w:lvlJc w:val="left"/>
      <w:pPr>
        <w:ind w:left="1068" w:hanging="360"/>
      </w:pPr>
    </w:lvl>
    <w:lvl w:ilvl="2" w:tplc="BC44F488">
      <w:start w:val="1"/>
      <w:numFmt w:val="decimal"/>
      <w:pStyle w:val="SecondLevelListParagraph"/>
      <w:lvlText w:val="%3)"/>
      <w:lvlJc w:val="left"/>
      <w:pPr>
        <w:ind w:left="1494" w:hanging="36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3" w15:restartNumberingAfterBreak="0">
    <w:nsid w:val="2AED7720"/>
    <w:multiLevelType w:val="hybridMultilevel"/>
    <w:tmpl w:val="A980325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30DE7DAB"/>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5036648"/>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57A5253"/>
    <w:multiLevelType w:val="multilevel"/>
    <w:tmpl w:val="5CE89AEC"/>
    <w:lvl w:ilvl="0">
      <w:start w:val="1"/>
      <w:numFmt w:val="decimal"/>
      <w:pStyle w:val="TableNumber1"/>
      <w:lvlText w:val="%1."/>
      <w:lvlJc w:val="left"/>
      <w:pPr>
        <w:tabs>
          <w:tab w:val="num" w:pos="360"/>
        </w:tabs>
        <w:ind w:left="360" w:hanging="360"/>
      </w:pPr>
      <w:rPr>
        <w:rFonts w:hint="default"/>
        <w:b w:val="0"/>
        <w:i w:val="0"/>
      </w:rPr>
    </w:lvl>
    <w:lvl w:ilvl="1">
      <w:start w:val="1"/>
      <w:numFmt w:val="lowerLetter"/>
      <w:pStyle w:val="TableNumber2"/>
      <w:lvlText w:val="%2)"/>
      <w:lvlJc w:val="left"/>
      <w:pPr>
        <w:tabs>
          <w:tab w:val="num" w:pos="720"/>
        </w:tabs>
        <w:ind w:left="720" w:hanging="360"/>
      </w:pPr>
      <w:rPr>
        <w:rFonts w:hint="default"/>
      </w:rPr>
    </w:lvl>
    <w:lvl w:ilvl="2">
      <w:start w:val="1"/>
      <w:numFmt w:val="bullet"/>
      <w:lvlText w:val=""/>
      <w:lvlJc w:val="left"/>
      <w:pPr>
        <w:tabs>
          <w:tab w:val="num" w:pos="792"/>
        </w:tabs>
        <w:ind w:left="792" w:hanging="288"/>
      </w:pPr>
      <w:rPr>
        <w:rFonts w:ascii="Symbol" w:hAnsi="Symbol" w:hint="default"/>
      </w:rPr>
    </w:lvl>
    <w:lvl w:ilvl="3">
      <w:start w:val="1"/>
      <w:numFmt w:val="decimal"/>
      <w:lvlText w:val="%1.%2.%3.%4."/>
      <w:lvlJc w:val="left"/>
      <w:pPr>
        <w:tabs>
          <w:tab w:val="num" w:pos="1138"/>
        </w:tabs>
        <w:ind w:left="1138" w:hanging="113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370901DC"/>
    <w:multiLevelType w:val="hybridMultilevel"/>
    <w:tmpl w:val="0694A8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37784876"/>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A14D9D"/>
    <w:multiLevelType w:val="multilevel"/>
    <w:tmpl w:val="BCB64AD6"/>
    <w:lvl w:ilvl="0">
      <w:start w:val="1"/>
      <w:numFmt w:val="decimal"/>
      <w:lvlText w:val="%1.0"/>
      <w:lvlJc w:val="left"/>
      <w:pPr>
        <w:tabs>
          <w:tab w:val="num" w:pos="720"/>
        </w:tabs>
        <w:ind w:left="720" w:hanging="720"/>
      </w:pPr>
      <w:rPr>
        <w:rFonts w:hint="default"/>
      </w:rPr>
    </w:lvl>
    <w:lvl w:ilvl="1">
      <w:start w:val="1"/>
      <w:numFmt w:val="decimal"/>
      <w:pStyle w:val="BlockText"/>
      <w:suff w:val="space"/>
      <w:lvlText w:val="%1.%2"/>
      <w:lvlJc w:val="left"/>
      <w:pPr>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0" w15:restartNumberingAfterBreak="0">
    <w:nsid w:val="3A080160"/>
    <w:multiLevelType w:val="hybridMultilevel"/>
    <w:tmpl w:val="02363CD4"/>
    <w:lvl w:ilvl="0" w:tplc="BAC6BF0C">
      <w:start w:val="1"/>
      <w:numFmt w:val="bullet"/>
      <w:pStyle w:val="Normal10pt"/>
      <w:lvlText w:val=""/>
      <w:lvlJc w:val="left"/>
      <w:pPr>
        <w:tabs>
          <w:tab w:val="num" w:pos="720"/>
        </w:tabs>
        <w:ind w:left="720" w:hanging="360"/>
      </w:pPr>
      <w:rPr>
        <w:rFonts w:ascii="Symbol" w:hAnsi="Symbol" w:hint="default"/>
      </w:rPr>
    </w:lvl>
    <w:lvl w:ilvl="1" w:tplc="B48CFABC">
      <w:start w:val="1"/>
      <w:numFmt w:val="bullet"/>
      <w:lvlText w:val="o"/>
      <w:lvlJc w:val="left"/>
      <w:pPr>
        <w:tabs>
          <w:tab w:val="num" w:pos="1440"/>
        </w:tabs>
        <w:ind w:left="1440" w:hanging="360"/>
      </w:pPr>
      <w:rPr>
        <w:rFonts w:ascii="Courier New" w:hAnsi="Courier New" w:cs="Courier New" w:hint="default"/>
      </w:rPr>
    </w:lvl>
    <w:lvl w:ilvl="2" w:tplc="9048B086" w:tentative="1">
      <w:start w:val="1"/>
      <w:numFmt w:val="bullet"/>
      <w:lvlText w:val=""/>
      <w:lvlJc w:val="left"/>
      <w:pPr>
        <w:tabs>
          <w:tab w:val="num" w:pos="2160"/>
        </w:tabs>
        <w:ind w:left="2160" w:hanging="360"/>
      </w:pPr>
      <w:rPr>
        <w:rFonts w:ascii="Wingdings" w:hAnsi="Wingdings" w:hint="default"/>
      </w:rPr>
    </w:lvl>
    <w:lvl w:ilvl="3" w:tplc="7F28BFFE">
      <w:start w:val="1"/>
      <w:numFmt w:val="bullet"/>
      <w:lvlText w:val=""/>
      <w:lvlJc w:val="left"/>
      <w:pPr>
        <w:tabs>
          <w:tab w:val="num" w:pos="2880"/>
        </w:tabs>
        <w:ind w:left="2880" w:hanging="360"/>
      </w:pPr>
      <w:rPr>
        <w:rFonts w:ascii="Symbol" w:hAnsi="Symbol" w:hint="default"/>
      </w:rPr>
    </w:lvl>
    <w:lvl w:ilvl="4" w:tplc="F47CFB5C" w:tentative="1">
      <w:start w:val="1"/>
      <w:numFmt w:val="bullet"/>
      <w:lvlText w:val="o"/>
      <w:lvlJc w:val="left"/>
      <w:pPr>
        <w:tabs>
          <w:tab w:val="num" w:pos="3600"/>
        </w:tabs>
        <w:ind w:left="3600" w:hanging="360"/>
      </w:pPr>
      <w:rPr>
        <w:rFonts w:ascii="Courier New" w:hAnsi="Courier New" w:cs="Courier New" w:hint="default"/>
      </w:rPr>
    </w:lvl>
    <w:lvl w:ilvl="5" w:tplc="840AE360" w:tentative="1">
      <w:start w:val="1"/>
      <w:numFmt w:val="bullet"/>
      <w:lvlText w:val=""/>
      <w:lvlJc w:val="left"/>
      <w:pPr>
        <w:tabs>
          <w:tab w:val="num" w:pos="4320"/>
        </w:tabs>
        <w:ind w:left="4320" w:hanging="360"/>
      </w:pPr>
      <w:rPr>
        <w:rFonts w:ascii="Wingdings" w:hAnsi="Wingdings" w:hint="default"/>
      </w:rPr>
    </w:lvl>
    <w:lvl w:ilvl="6" w:tplc="888CE636" w:tentative="1">
      <w:start w:val="1"/>
      <w:numFmt w:val="bullet"/>
      <w:lvlText w:val=""/>
      <w:lvlJc w:val="left"/>
      <w:pPr>
        <w:tabs>
          <w:tab w:val="num" w:pos="5040"/>
        </w:tabs>
        <w:ind w:left="5040" w:hanging="360"/>
      </w:pPr>
      <w:rPr>
        <w:rFonts w:ascii="Symbol" w:hAnsi="Symbol" w:hint="default"/>
      </w:rPr>
    </w:lvl>
    <w:lvl w:ilvl="7" w:tplc="5F468424" w:tentative="1">
      <w:start w:val="1"/>
      <w:numFmt w:val="bullet"/>
      <w:lvlText w:val="o"/>
      <w:lvlJc w:val="left"/>
      <w:pPr>
        <w:tabs>
          <w:tab w:val="num" w:pos="5760"/>
        </w:tabs>
        <w:ind w:left="5760" w:hanging="360"/>
      </w:pPr>
      <w:rPr>
        <w:rFonts w:ascii="Courier New" w:hAnsi="Courier New" w:cs="Courier New" w:hint="default"/>
      </w:rPr>
    </w:lvl>
    <w:lvl w:ilvl="8" w:tplc="FEFA6AA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A145D72"/>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A6E41B8"/>
    <w:multiLevelType w:val="hybridMultilevel"/>
    <w:tmpl w:val="20F4781A"/>
    <w:lvl w:ilvl="0" w:tplc="48090001">
      <w:start w:val="1"/>
      <w:numFmt w:val="bullet"/>
      <w:lvlText w:val=""/>
      <w:lvlJc w:val="left"/>
      <w:pPr>
        <w:ind w:left="720" w:hanging="360"/>
      </w:pPr>
      <w:rPr>
        <w:rFonts w:ascii="Symbol" w:hAnsi="Symbol" w:hint="default"/>
      </w:rPr>
    </w:lvl>
    <w:lvl w:ilvl="1" w:tplc="EA520F5C">
      <w:start w:val="1"/>
      <w:numFmt w:val="decimal"/>
      <w:lvlText w:val="%2."/>
      <w:lvlJc w:val="left"/>
      <w:pPr>
        <w:ind w:left="1440" w:hanging="360"/>
      </w:pPr>
      <w:rPr>
        <w:rFonts w:asciiTheme="minorHAnsi" w:eastAsia="Times New Roman" w:hAnsiTheme="minorHAnsi" w:cstheme="minorHAnsi"/>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A796532"/>
    <w:multiLevelType w:val="hybridMultilevel"/>
    <w:tmpl w:val="91B675C8"/>
    <w:lvl w:ilvl="0" w:tplc="0809000F">
      <w:start w:val="1"/>
      <w:numFmt w:val="decimal"/>
      <w:pStyle w:val="Listing"/>
      <w:lvlText w:val="%1."/>
      <w:lvlJc w:val="left"/>
      <w:pPr>
        <w:ind w:left="990" w:hanging="360"/>
      </w:pPr>
      <w:rPr>
        <w:rFonts w:hint="default"/>
        <w:b w:val="0"/>
      </w:rPr>
    </w:lvl>
    <w:lvl w:ilvl="1" w:tplc="08090019">
      <w:start w:val="1"/>
      <w:numFmt w:val="lowerLetter"/>
      <w:lvlText w:val="%2."/>
      <w:lvlJc w:val="left"/>
      <w:pPr>
        <w:ind w:left="1710" w:hanging="360"/>
      </w:pPr>
      <w:rPr>
        <w:rFonts w:ascii="Calibri" w:hAnsi="Calibri" w:hint="default"/>
      </w:rPr>
    </w:lvl>
    <w:lvl w:ilvl="2" w:tplc="0809001B">
      <w:start w:val="1"/>
      <w:numFmt w:val="lowerRoman"/>
      <w:lvlText w:val="%3."/>
      <w:lvlJc w:val="right"/>
      <w:pPr>
        <w:ind w:left="2430" w:hanging="180"/>
      </w:pPr>
    </w:lvl>
    <w:lvl w:ilvl="3" w:tplc="0809000F">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34" w15:restartNumberingAfterBreak="0">
    <w:nsid w:val="3ADE1C8C"/>
    <w:multiLevelType w:val="hybridMultilevel"/>
    <w:tmpl w:val="3104F3D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3DD55ED7"/>
    <w:multiLevelType w:val="hybridMultilevel"/>
    <w:tmpl w:val="654477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404C53BF"/>
    <w:multiLevelType w:val="hybridMultilevel"/>
    <w:tmpl w:val="1EBEE4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404F489E"/>
    <w:multiLevelType w:val="hybridMultilevel"/>
    <w:tmpl w:val="716253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11D2C2F"/>
    <w:multiLevelType w:val="hybridMultilevel"/>
    <w:tmpl w:val="5EC0470A"/>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420C093F"/>
    <w:multiLevelType w:val="hybridMultilevel"/>
    <w:tmpl w:val="716253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607440F"/>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64045B0"/>
    <w:multiLevelType w:val="hybridMultilevel"/>
    <w:tmpl w:val="788E7A28"/>
    <w:lvl w:ilvl="0" w:tplc="9B802BE6">
      <w:start w:val="1"/>
      <w:numFmt w:val="lowerLetter"/>
      <w:pStyle w:val="Listing1"/>
      <w:lvlText w:val="%1."/>
      <w:lvlJc w:val="left"/>
      <w:pPr>
        <w:ind w:left="1440" w:hanging="360"/>
      </w:pPr>
      <w:rPr>
        <w:b w:val="0"/>
      </w:rPr>
    </w:lvl>
    <w:lvl w:ilvl="1" w:tplc="48090019">
      <w:start w:val="1"/>
      <w:numFmt w:val="lowerRoman"/>
      <w:lvlText w:val="%2."/>
      <w:lvlJc w:val="right"/>
      <w:pPr>
        <w:ind w:left="2160" w:hanging="360"/>
      </w:pPr>
    </w:lvl>
    <w:lvl w:ilvl="2" w:tplc="4809001B">
      <w:start w:val="1"/>
      <w:numFmt w:val="decimal"/>
      <w:lvlText w:val="%3)"/>
      <w:lvlJc w:val="left"/>
      <w:pPr>
        <w:ind w:left="2880" w:hanging="180"/>
      </w:pPr>
    </w:lvl>
    <w:lvl w:ilvl="3" w:tplc="4809000F">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2" w15:restartNumberingAfterBreak="0">
    <w:nsid w:val="482D30C2"/>
    <w:multiLevelType w:val="hybridMultilevel"/>
    <w:tmpl w:val="7C10E5EA"/>
    <w:lvl w:ilvl="0" w:tplc="8708A994">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3" w15:restartNumberingAfterBreak="0">
    <w:nsid w:val="498A08AF"/>
    <w:multiLevelType w:val="hybridMultilevel"/>
    <w:tmpl w:val="34C4B33E"/>
    <w:lvl w:ilvl="0" w:tplc="944ED77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538C76BC"/>
    <w:multiLevelType w:val="hybridMultilevel"/>
    <w:tmpl w:val="1B505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3CB4E3F"/>
    <w:multiLevelType w:val="hybridMultilevel"/>
    <w:tmpl w:val="072A3CC4"/>
    <w:lvl w:ilvl="0" w:tplc="B0088EB2">
      <w:start w:val="1"/>
      <w:numFmt w:val="decimal"/>
      <w:lvlText w:val="%1."/>
      <w:lvlJc w:val="left"/>
      <w:pPr>
        <w:ind w:left="1020" w:hanging="360"/>
      </w:pPr>
    </w:lvl>
    <w:lvl w:ilvl="1" w:tplc="B628A47C">
      <w:start w:val="1"/>
      <w:numFmt w:val="decimal"/>
      <w:lvlText w:val="%2."/>
      <w:lvlJc w:val="left"/>
      <w:pPr>
        <w:ind w:left="1020" w:hanging="360"/>
      </w:pPr>
    </w:lvl>
    <w:lvl w:ilvl="2" w:tplc="A4364F84">
      <w:start w:val="1"/>
      <w:numFmt w:val="decimal"/>
      <w:lvlText w:val="%3."/>
      <w:lvlJc w:val="left"/>
      <w:pPr>
        <w:ind w:left="1020" w:hanging="360"/>
      </w:pPr>
    </w:lvl>
    <w:lvl w:ilvl="3" w:tplc="050050D8">
      <w:start w:val="1"/>
      <w:numFmt w:val="decimal"/>
      <w:lvlText w:val="%4."/>
      <w:lvlJc w:val="left"/>
      <w:pPr>
        <w:ind w:left="1020" w:hanging="360"/>
      </w:pPr>
    </w:lvl>
    <w:lvl w:ilvl="4" w:tplc="D53A92DA">
      <w:start w:val="1"/>
      <w:numFmt w:val="decimal"/>
      <w:lvlText w:val="%5."/>
      <w:lvlJc w:val="left"/>
      <w:pPr>
        <w:ind w:left="1020" w:hanging="360"/>
      </w:pPr>
    </w:lvl>
    <w:lvl w:ilvl="5" w:tplc="26AAC9A8">
      <w:start w:val="1"/>
      <w:numFmt w:val="decimal"/>
      <w:lvlText w:val="%6."/>
      <w:lvlJc w:val="left"/>
      <w:pPr>
        <w:ind w:left="1020" w:hanging="360"/>
      </w:pPr>
    </w:lvl>
    <w:lvl w:ilvl="6" w:tplc="C3C02E8C">
      <w:start w:val="1"/>
      <w:numFmt w:val="decimal"/>
      <w:lvlText w:val="%7."/>
      <w:lvlJc w:val="left"/>
      <w:pPr>
        <w:ind w:left="1020" w:hanging="360"/>
      </w:pPr>
    </w:lvl>
    <w:lvl w:ilvl="7" w:tplc="1AFA4058">
      <w:start w:val="1"/>
      <w:numFmt w:val="decimal"/>
      <w:lvlText w:val="%8."/>
      <w:lvlJc w:val="left"/>
      <w:pPr>
        <w:ind w:left="1020" w:hanging="360"/>
      </w:pPr>
    </w:lvl>
    <w:lvl w:ilvl="8" w:tplc="E424C80E">
      <w:start w:val="1"/>
      <w:numFmt w:val="decimal"/>
      <w:lvlText w:val="%9."/>
      <w:lvlJc w:val="left"/>
      <w:pPr>
        <w:ind w:left="1020" w:hanging="360"/>
      </w:pPr>
    </w:lvl>
  </w:abstractNum>
  <w:abstractNum w:abstractNumId="46" w15:restartNumberingAfterBreak="0">
    <w:nsid w:val="586A3249"/>
    <w:multiLevelType w:val="hybridMultilevel"/>
    <w:tmpl w:val="97C876F0"/>
    <w:lvl w:ilvl="0" w:tplc="3ABC886A">
      <w:start w:val="1"/>
      <w:numFmt w:val="decimal"/>
      <w:pStyle w:val="ListParagraph"/>
      <w:lvlText w:val="%1"/>
      <w:lvlJc w:val="center"/>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59D20EE6"/>
    <w:multiLevelType w:val="singleLevel"/>
    <w:tmpl w:val="E2742174"/>
    <w:lvl w:ilvl="0">
      <w:start w:val="1"/>
      <w:numFmt w:val="lowerLetter"/>
      <w:pStyle w:val="Headinga"/>
      <w:lvlText w:val="%1)"/>
      <w:lvlJc w:val="left"/>
      <w:pPr>
        <w:tabs>
          <w:tab w:val="num" w:pos="360"/>
        </w:tabs>
        <w:ind w:left="360" w:hanging="360"/>
      </w:pPr>
    </w:lvl>
  </w:abstractNum>
  <w:abstractNum w:abstractNumId="48" w15:restartNumberingAfterBreak="0">
    <w:nsid w:val="5EA705E8"/>
    <w:multiLevelType w:val="hybridMultilevel"/>
    <w:tmpl w:val="C3A29AFC"/>
    <w:lvl w:ilvl="0" w:tplc="FFFFFFFF">
      <w:start w:val="1"/>
      <w:numFmt w:val="bullet"/>
      <w:pStyle w:val="BEST-Cell-ListBul-1"/>
      <w:lvlText w:val=""/>
      <w:lvlJc w:val="left"/>
      <w:pPr>
        <w:tabs>
          <w:tab w:val="num" w:pos="360"/>
        </w:tabs>
        <w:ind w:left="360" w:hanging="360"/>
      </w:pPr>
      <w:rPr>
        <w:rFonts w:ascii="Symbol" w:hAnsi="Symbol" w:hint="default"/>
      </w:rPr>
    </w:lvl>
    <w:lvl w:ilvl="1" w:tplc="08090019">
      <w:start w:val="1"/>
      <w:numFmt w:val="decimal"/>
      <w:lvlText w:val="%2."/>
      <w:lvlJc w:val="left"/>
      <w:pPr>
        <w:tabs>
          <w:tab w:val="num" w:pos="-1440"/>
        </w:tabs>
        <w:ind w:left="-1440" w:hanging="360"/>
      </w:pPr>
    </w:lvl>
    <w:lvl w:ilvl="2" w:tplc="0809001B" w:tentative="1">
      <w:start w:val="1"/>
      <w:numFmt w:val="bullet"/>
      <w:lvlText w:val=""/>
      <w:lvlJc w:val="left"/>
      <w:pPr>
        <w:tabs>
          <w:tab w:val="num" w:pos="-720"/>
        </w:tabs>
        <w:ind w:left="-720" w:hanging="360"/>
      </w:pPr>
      <w:rPr>
        <w:rFonts w:ascii="Wingdings" w:hAnsi="Wingdings" w:hint="default"/>
      </w:rPr>
    </w:lvl>
    <w:lvl w:ilvl="3" w:tplc="0809000F" w:tentative="1">
      <w:start w:val="1"/>
      <w:numFmt w:val="bullet"/>
      <w:lvlText w:val=""/>
      <w:lvlJc w:val="left"/>
      <w:pPr>
        <w:tabs>
          <w:tab w:val="num" w:pos="0"/>
        </w:tabs>
        <w:ind w:left="0" w:hanging="360"/>
      </w:pPr>
      <w:rPr>
        <w:rFonts w:ascii="Symbol" w:hAnsi="Symbol" w:hint="default"/>
      </w:rPr>
    </w:lvl>
    <w:lvl w:ilvl="4" w:tplc="08090019" w:tentative="1">
      <w:start w:val="1"/>
      <w:numFmt w:val="bullet"/>
      <w:lvlText w:val="o"/>
      <w:lvlJc w:val="left"/>
      <w:pPr>
        <w:tabs>
          <w:tab w:val="num" w:pos="720"/>
        </w:tabs>
        <w:ind w:left="720" w:hanging="360"/>
      </w:pPr>
      <w:rPr>
        <w:rFonts w:ascii="Courier New" w:hAnsi="Courier New" w:hint="default"/>
      </w:rPr>
    </w:lvl>
    <w:lvl w:ilvl="5" w:tplc="0809001B" w:tentative="1">
      <w:start w:val="1"/>
      <w:numFmt w:val="bullet"/>
      <w:lvlText w:val=""/>
      <w:lvlJc w:val="left"/>
      <w:pPr>
        <w:tabs>
          <w:tab w:val="num" w:pos="1440"/>
        </w:tabs>
        <w:ind w:left="1440" w:hanging="360"/>
      </w:pPr>
      <w:rPr>
        <w:rFonts w:ascii="Wingdings" w:hAnsi="Wingdings" w:hint="default"/>
      </w:rPr>
    </w:lvl>
    <w:lvl w:ilvl="6" w:tplc="0809000F" w:tentative="1">
      <w:start w:val="1"/>
      <w:numFmt w:val="bullet"/>
      <w:lvlText w:val=""/>
      <w:lvlJc w:val="left"/>
      <w:pPr>
        <w:tabs>
          <w:tab w:val="num" w:pos="2160"/>
        </w:tabs>
        <w:ind w:left="2160" w:hanging="360"/>
      </w:pPr>
      <w:rPr>
        <w:rFonts w:ascii="Symbol" w:hAnsi="Symbol" w:hint="default"/>
      </w:rPr>
    </w:lvl>
    <w:lvl w:ilvl="7" w:tplc="08090019" w:tentative="1">
      <w:start w:val="1"/>
      <w:numFmt w:val="bullet"/>
      <w:lvlText w:val="o"/>
      <w:lvlJc w:val="left"/>
      <w:pPr>
        <w:tabs>
          <w:tab w:val="num" w:pos="2880"/>
        </w:tabs>
        <w:ind w:left="2880" w:hanging="360"/>
      </w:pPr>
      <w:rPr>
        <w:rFonts w:ascii="Courier New" w:hAnsi="Courier New" w:hint="default"/>
      </w:rPr>
    </w:lvl>
    <w:lvl w:ilvl="8" w:tplc="0809001B" w:tentative="1">
      <w:start w:val="1"/>
      <w:numFmt w:val="bullet"/>
      <w:lvlText w:val=""/>
      <w:lvlJc w:val="left"/>
      <w:pPr>
        <w:tabs>
          <w:tab w:val="num" w:pos="3600"/>
        </w:tabs>
        <w:ind w:left="3600" w:hanging="360"/>
      </w:pPr>
      <w:rPr>
        <w:rFonts w:ascii="Wingdings" w:hAnsi="Wingdings" w:hint="default"/>
      </w:rPr>
    </w:lvl>
  </w:abstractNum>
  <w:abstractNum w:abstractNumId="49" w15:restartNumberingAfterBreak="0">
    <w:nsid w:val="63DD733D"/>
    <w:multiLevelType w:val="hybridMultilevel"/>
    <w:tmpl w:val="896C71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647654F0"/>
    <w:multiLevelType w:val="hybridMultilevel"/>
    <w:tmpl w:val="6E0C2212"/>
    <w:lvl w:ilvl="0" w:tplc="9DC294E4">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 w15:restartNumberingAfterBreak="0">
    <w:nsid w:val="648054DC"/>
    <w:multiLevelType w:val="hybridMultilevel"/>
    <w:tmpl w:val="6C74028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1F2748"/>
    <w:multiLevelType w:val="hybridMultilevel"/>
    <w:tmpl w:val="716253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9A413B4"/>
    <w:multiLevelType w:val="hybridMultilevel"/>
    <w:tmpl w:val="5A70D340"/>
    <w:lvl w:ilvl="0" w:tplc="FFFFFFFF">
      <w:start w:val="1"/>
      <w:numFmt w:val="decimal"/>
      <w:lvlText w:val="%1."/>
      <w:lvlJc w:val="left"/>
      <w:pPr>
        <w:ind w:left="1080" w:hanging="360"/>
      </w:pPr>
      <w:rPr>
        <w:rFonts w:hint="default"/>
      </w:rPr>
    </w:lvl>
    <w:lvl w:ilvl="1" w:tplc="F258DDCA">
      <w:start w:val="1"/>
      <w:numFmt w:val="lowerLetter"/>
      <w:lvlText w:val="%2."/>
      <w:lvlJc w:val="left"/>
      <w:pPr>
        <w:ind w:left="1800" w:hanging="360"/>
      </w:pPr>
      <w:rPr>
        <w:b/>
        <w:bCs/>
      </w:rPr>
    </w:lvl>
    <w:lvl w:ilvl="2" w:tplc="DD3A9AAA">
      <w:start w:val="1"/>
      <w:numFmt w:val="lowerRoman"/>
      <w:lvlText w:val="%3."/>
      <w:lvlJc w:val="right"/>
      <w:pPr>
        <w:ind w:left="2520" w:hanging="180"/>
      </w:pPr>
      <w:rPr>
        <w:b w:val="0"/>
        <w:bCs w:val="0"/>
      </w:r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4" w15:restartNumberingAfterBreak="0">
    <w:nsid w:val="69FD637E"/>
    <w:multiLevelType w:val="hybridMultilevel"/>
    <w:tmpl w:val="AF5CD3DC"/>
    <w:lvl w:ilvl="0" w:tplc="499C7B00">
      <w:start w:val="1"/>
      <w:numFmt w:val="decimal"/>
      <w:pStyle w:val="OrderedList"/>
      <w:lvlText w:val="%1."/>
      <w:lvlJc w:val="left"/>
      <w:pPr>
        <w:ind w:left="1710" w:hanging="720"/>
      </w:pPr>
      <w:rPr>
        <w:rFonts w:asciiTheme="minorHAnsi" w:eastAsia="Times New Roman" w:hAnsiTheme="minorHAnsi" w:cstheme="minorHAnsi"/>
        <w:color w:val="000000"/>
      </w:r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55" w15:restartNumberingAfterBreak="0">
    <w:nsid w:val="748B57C7"/>
    <w:multiLevelType w:val="hybridMultilevel"/>
    <w:tmpl w:val="691A903A"/>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6" w15:restartNumberingAfterBreak="0">
    <w:nsid w:val="770E1476"/>
    <w:multiLevelType w:val="hybridMultilevel"/>
    <w:tmpl w:val="1B50570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7" w15:restartNumberingAfterBreak="0">
    <w:nsid w:val="7AC1105D"/>
    <w:multiLevelType w:val="hybridMultilevel"/>
    <w:tmpl w:val="359CF8FA"/>
    <w:lvl w:ilvl="0" w:tplc="101C508A">
      <w:start w:val="1"/>
      <w:numFmt w:val="bullet"/>
      <w:pStyle w:val="UnorderedLis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862328440">
    <w:abstractNumId w:val="29"/>
  </w:num>
  <w:num w:numId="2" w16cid:durableId="662440086">
    <w:abstractNumId w:val="0"/>
  </w:num>
  <w:num w:numId="3" w16cid:durableId="9506264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8370272">
    <w:abstractNumId w:val="14"/>
  </w:num>
  <w:num w:numId="5" w16cid:durableId="1307197884">
    <w:abstractNumId w:val="30"/>
  </w:num>
  <w:num w:numId="6" w16cid:durableId="2066635063">
    <w:abstractNumId w:val="1"/>
  </w:num>
  <w:num w:numId="7" w16cid:durableId="1765148499">
    <w:abstractNumId w:val="2"/>
  </w:num>
  <w:num w:numId="8" w16cid:durableId="42103588">
    <w:abstractNumId w:val="48"/>
  </w:num>
  <w:num w:numId="9" w16cid:durableId="1117213019">
    <w:abstractNumId w:val="12"/>
  </w:num>
  <w:num w:numId="10" w16cid:durableId="777987228">
    <w:abstractNumId w:val="41"/>
  </w:num>
  <w:num w:numId="11" w16cid:durableId="1145077216">
    <w:abstractNumId w:val="33"/>
  </w:num>
  <w:num w:numId="12" w16cid:durableId="376904196">
    <w:abstractNumId w:val="47"/>
  </w:num>
  <w:num w:numId="13" w16cid:durableId="768425600">
    <w:abstractNumId w:val="9"/>
  </w:num>
  <w:num w:numId="14" w16cid:durableId="1976057346">
    <w:abstractNumId w:val="57"/>
  </w:num>
  <w:num w:numId="15" w16cid:durableId="103890742">
    <w:abstractNumId w:val="54"/>
  </w:num>
  <w:num w:numId="16" w16cid:durableId="94519937">
    <w:abstractNumId w:val="3"/>
    <w:lvlOverride w:ilvl="0">
      <w:startOverride w:val="1"/>
    </w:lvlOverride>
  </w:num>
  <w:num w:numId="17" w16cid:durableId="1934851795">
    <w:abstractNumId w:val="16"/>
  </w:num>
  <w:num w:numId="18" w16cid:durableId="1741445155">
    <w:abstractNumId w:val="22"/>
  </w:num>
  <w:num w:numId="19" w16cid:durableId="785343940">
    <w:abstractNumId w:val="20"/>
  </w:num>
  <w:num w:numId="20" w16cid:durableId="1794664247">
    <w:abstractNumId w:val="56"/>
  </w:num>
  <w:num w:numId="21" w16cid:durableId="474222826">
    <w:abstractNumId w:val="40"/>
  </w:num>
  <w:num w:numId="22" w16cid:durableId="1697922722">
    <w:abstractNumId w:val="32"/>
  </w:num>
  <w:num w:numId="23" w16cid:durableId="179635451">
    <w:abstractNumId w:val="21"/>
  </w:num>
  <w:num w:numId="24" w16cid:durableId="1361276689">
    <w:abstractNumId w:val="34"/>
  </w:num>
  <w:num w:numId="25" w16cid:durableId="2080319541">
    <w:abstractNumId w:val="24"/>
  </w:num>
  <w:num w:numId="26" w16cid:durableId="1879275912">
    <w:abstractNumId w:val="5"/>
  </w:num>
  <w:num w:numId="27" w16cid:durableId="440027910">
    <w:abstractNumId w:val="15"/>
  </w:num>
  <w:num w:numId="28" w16cid:durableId="303509974">
    <w:abstractNumId w:val="7"/>
  </w:num>
  <w:num w:numId="29" w16cid:durableId="1100489635">
    <w:abstractNumId w:val="49"/>
  </w:num>
  <w:num w:numId="30" w16cid:durableId="2061828826">
    <w:abstractNumId w:val="11"/>
  </w:num>
  <w:num w:numId="31" w16cid:durableId="2104452486">
    <w:abstractNumId w:val="50"/>
  </w:num>
  <w:num w:numId="32" w16cid:durableId="1293949962">
    <w:abstractNumId w:val="46"/>
  </w:num>
  <w:num w:numId="33" w16cid:durableId="154956870">
    <w:abstractNumId w:val="46"/>
    <w:lvlOverride w:ilvl="0">
      <w:startOverride w:val="1"/>
    </w:lvlOverride>
  </w:num>
  <w:num w:numId="34" w16cid:durableId="1583834020">
    <w:abstractNumId w:val="46"/>
    <w:lvlOverride w:ilvl="0">
      <w:startOverride w:val="1"/>
    </w:lvlOverride>
  </w:num>
  <w:num w:numId="35" w16cid:durableId="1106733206">
    <w:abstractNumId w:val="46"/>
    <w:lvlOverride w:ilvl="0">
      <w:startOverride w:val="1"/>
    </w:lvlOverride>
  </w:num>
  <w:num w:numId="36" w16cid:durableId="566302839">
    <w:abstractNumId w:val="46"/>
    <w:lvlOverride w:ilvl="0">
      <w:startOverride w:val="1"/>
    </w:lvlOverride>
  </w:num>
  <w:num w:numId="37" w16cid:durableId="961423122">
    <w:abstractNumId w:val="46"/>
    <w:lvlOverride w:ilvl="0">
      <w:startOverride w:val="1"/>
    </w:lvlOverride>
  </w:num>
  <w:num w:numId="38" w16cid:durableId="427309441">
    <w:abstractNumId w:val="46"/>
    <w:lvlOverride w:ilvl="0">
      <w:startOverride w:val="1"/>
    </w:lvlOverride>
  </w:num>
  <w:num w:numId="39" w16cid:durableId="459618852">
    <w:abstractNumId w:val="46"/>
    <w:lvlOverride w:ilvl="0">
      <w:startOverride w:val="1"/>
    </w:lvlOverride>
  </w:num>
  <w:num w:numId="40" w16cid:durableId="1439830785">
    <w:abstractNumId w:val="46"/>
    <w:lvlOverride w:ilvl="0">
      <w:startOverride w:val="1"/>
    </w:lvlOverride>
  </w:num>
  <w:num w:numId="41" w16cid:durableId="1770466259">
    <w:abstractNumId w:val="42"/>
  </w:num>
  <w:num w:numId="42" w16cid:durableId="1728913456">
    <w:abstractNumId w:val="10"/>
  </w:num>
  <w:num w:numId="43" w16cid:durableId="1949845655">
    <w:abstractNumId w:val="43"/>
  </w:num>
  <w:num w:numId="44" w16cid:durableId="2044211792">
    <w:abstractNumId w:val="46"/>
    <w:lvlOverride w:ilvl="0">
      <w:startOverride w:val="1"/>
    </w:lvlOverride>
  </w:num>
  <w:num w:numId="45" w16cid:durableId="1027635288">
    <w:abstractNumId w:val="46"/>
    <w:lvlOverride w:ilvl="0">
      <w:startOverride w:val="1"/>
    </w:lvlOverride>
  </w:num>
  <w:num w:numId="46" w16cid:durableId="1946963885">
    <w:abstractNumId w:val="46"/>
    <w:lvlOverride w:ilvl="0">
      <w:startOverride w:val="1"/>
    </w:lvlOverride>
  </w:num>
  <w:num w:numId="47" w16cid:durableId="1781144948">
    <w:abstractNumId w:val="46"/>
    <w:lvlOverride w:ilvl="0">
      <w:startOverride w:val="1"/>
    </w:lvlOverride>
  </w:num>
  <w:num w:numId="48" w16cid:durableId="1483620395">
    <w:abstractNumId w:val="46"/>
    <w:lvlOverride w:ilvl="0">
      <w:startOverride w:val="1"/>
    </w:lvlOverride>
  </w:num>
  <w:num w:numId="49" w16cid:durableId="1044906908">
    <w:abstractNumId w:val="46"/>
    <w:lvlOverride w:ilvl="0">
      <w:startOverride w:val="1"/>
    </w:lvlOverride>
  </w:num>
  <w:num w:numId="50" w16cid:durableId="1326859746">
    <w:abstractNumId w:val="46"/>
    <w:lvlOverride w:ilvl="0">
      <w:startOverride w:val="1"/>
    </w:lvlOverride>
  </w:num>
  <w:num w:numId="51" w16cid:durableId="980882985">
    <w:abstractNumId w:val="46"/>
    <w:lvlOverride w:ilvl="0">
      <w:startOverride w:val="1"/>
    </w:lvlOverride>
  </w:num>
  <w:num w:numId="52" w16cid:durableId="308166842">
    <w:abstractNumId w:val="46"/>
    <w:lvlOverride w:ilvl="0">
      <w:startOverride w:val="1"/>
    </w:lvlOverride>
  </w:num>
  <w:num w:numId="53" w16cid:durableId="1322386322">
    <w:abstractNumId w:val="46"/>
    <w:lvlOverride w:ilvl="0">
      <w:startOverride w:val="1"/>
    </w:lvlOverride>
  </w:num>
  <w:num w:numId="54" w16cid:durableId="1640572280">
    <w:abstractNumId w:val="27"/>
  </w:num>
  <w:num w:numId="55" w16cid:durableId="656425186">
    <w:abstractNumId w:val="25"/>
  </w:num>
  <w:num w:numId="56" w16cid:durableId="317734201">
    <w:abstractNumId w:val="28"/>
  </w:num>
  <w:num w:numId="57" w16cid:durableId="1097365934">
    <w:abstractNumId w:val="17"/>
  </w:num>
  <w:num w:numId="58" w16cid:durableId="368654192">
    <w:abstractNumId w:val="8"/>
  </w:num>
  <w:num w:numId="59" w16cid:durableId="1498569033">
    <w:abstractNumId w:val="19"/>
  </w:num>
  <w:num w:numId="60" w16cid:durableId="2125149336">
    <w:abstractNumId w:val="55"/>
  </w:num>
  <w:num w:numId="61" w16cid:durableId="239095186">
    <w:abstractNumId w:val="23"/>
  </w:num>
  <w:num w:numId="62" w16cid:durableId="1326320558">
    <w:abstractNumId w:val="44"/>
  </w:num>
  <w:num w:numId="63" w16cid:durableId="505360462">
    <w:abstractNumId w:val="52"/>
  </w:num>
  <w:num w:numId="64" w16cid:durableId="453250429">
    <w:abstractNumId w:val="31"/>
  </w:num>
  <w:num w:numId="65" w16cid:durableId="1805468356">
    <w:abstractNumId w:val="39"/>
  </w:num>
  <w:num w:numId="66" w16cid:durableId="232859671">
    <w:abstractNumId w:val="53"/>
  </w:num>
  <w:num w:numId="67" w16cid:durableId="403181260">
    <w:abstractNumId w:val="37"/>
  </w:num>
  <w:num w:numId="68" w16cid:durableId="128519881">
    <w:abstractNumId w:val="13"/>
  </w:num>
  <w:num w:numId="69" w16cid:durableId="1407606813">
    <w:abstractNumId w:val="51"/>
  </w:num>
  <w:num w:numId="70" w16cid:durableId="1084181187">
    <w:abstractNumId w:val="4"/>
  </w:num>
  <w:num w:numId="71" w16cid:durableId="1391877194">
    <w:abstractNumId w:val="36"/>
  </w:num>
  <w:num w:numId="72" w16cid:durableId="2040466598">
    <w:abstractNumId w:val="46"/>
    <w:lvlOverride w:ilvl="0">
      <w:startOverride w:val="1"/>
    </w:lvlOverride>
  </w:num>
  <w:num w:numId="73" w16cid:durableId="1845516116">
    <w:abstractNumId w:val="16"/>
  </w:num>
  <w:num w:numId="74" w16cid:durableId="1869174711">
    <w:abstractNumId w:val="35"/>
  </w:num>
  <w:num w:numId="75" w16cid:durableId="2068920214">
    <w:abstractNumId w:val="38"/>
  </w:num>
  <w:num w:numId="76" w16cid:durableId="541134187">
    <w:abstractNumId w:val="45"/>
  </w:num>
  <w:num w:numId="77" w16cid:durableId="479270272">
    <w:abstractNumId w:val="6"/>
  </w:num>
  <w:num w:numId="78" w16cid:durableId="1513256605">
    <w:abstractNumId w:val="18"/>
  </w:num>
  <w:numIdMacAtCleanup w:val="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 Xie CHAI (MAS)">
    <w15:presenceInfo w15:providerId="AD" w15:userId="S::CHAI_Han_Xie@mas.gov.sg::80f12148-06b1-492b-b8c7-aac420d8e99b"/>
  </w15:person>
  <w15:person w15:author="Sophia TAN (MAS)">
    <w15:presenceInfo w15:providerId="AD" w15:userId="S::Sophia_TAN@mas.gov.sg::2b779c5d-e84f-4f2c-9be8-274fc36c60ae"/>
  </w15:person>
  <w15:person w15:author="Balamurugan DHANDAPANI from.OPTIMUM (MAS)">
    <w15:presenceInfo w15:providerId="AD" w15:userId="S::Balamurugan_DHANDAPANI_from.OPTIMUM@mas.gov.sg::9e88e506-a1b2-482f-9634-d81911566756"/>
  </w15:person>
  <w15:person w15:author="Yichen GU from.TOPPAN (MAS)">
    <w15:presenceInfo w15:providerId="AD" w15:userId="S::Yichen_GU_from.TOPPAN@mas.gov.sg::9782995b-acfe-428a-acff-4978cf85921e"/>
  </w15:person>
  <w15:person w15:author="Sharmaine TAN (MAS)">
    <w15:presenceInfo w15:providerId="AD" w15:userId="S::Sharmaine_TAN@mas.gov.sg::53d78515-1965-4127-ba12-71ff653a0afb"/>
  </w15:person>
  <w15:person w15:author="Sin Fong TAN (MAS)">
    <w15:presenceInfo w15:providerId="AD" w15:userId="S::TAN_Sin_Fong@mas.gov.sg::17185652-61b4-4297-a0c6-262e8c7209d5"/>
  </w15:person>
  <w15:person w15:author="Jasmine WL TEO (MAS)">
    <w15:presenceInfo w15:providerId="AD" w15:userId="S::Jasmine_WL_TEO@mas.gov.sg::34413f05-e986-4e09-8778-ae4fd1a20dfb"/>
  </w15:person>
  <w15:person w15:author="Akila BALAKRISHNAN from.OPTIMUM (MAS)">
    <w15:presenceInfo w15:providerId="AD" w15:userId="S::Akila_BALAKRISHNAN_from.OPTIMUM@mas.gov.sg::bb367706-a359-4b5d-b399-1cbc174d69bd"/>
  </w15:person>
  <w15:person w15:author="Wilmond YANG (MAS)">
    <w15:presenceInfo w15:providerId="AD" w15:userId="S::Wilmond_YANG@mas.gov.sg::7f27a599-5523-4268-9d1a-68073c821b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357"/>
  <w:drawingGridHorizontalSpacing w:val="110"/>
  <w:displayHorizontalDrawingGridEvery w:val="2"/>
  <w:noPunctuationKerning/>
  <w:characterSpacingControl w:val="doNotCompress"/>
  <w:hdrShapeDefaults>
    <o:shapedefaults v:ext="edit" spidmax="2050">
      <o:colormru v:ext="edit" colors="#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3D"/>
    <w:rsid w:val="000000D9"/>
    <w:rsid w:val="00000168"/>
    <w:rsid w:val="000002DE"/>
    <w:rsid w:val="00000AD9"/>
    <w:rsid w:val="00000C5C"/>
    <w:rsid w:val="000011E9"/>
    <w:rsid w:val="000012F9"/>
    <w:rsid w:val="00001AF2"/>
    <w:rsid w:val="00001E65"/>
    <w:rsid w:val="00002072"/>
    <w:rsid w:val="00002083"/>
    <w:rsid w:val="00002254"/>
    <w:rsid w:val="0000228D"/>
    <w:rsid w:val="00002644"/>
    <w:rsid w:val="00002A63"/>
    <w:rsid w:val="00003037"/>
    <w:rsid w:val="000035F7"/>
    <w:rsid w:val="0000379A"/>
    <w:rsid w:val="000037AC"/>
    <w:rsid w:val="00003857"/>
    <w:rsid w:val="00003932"/>
    <w:rsid w:val="00003B18"/>
    <w:rsid w:val="00003B61"/>
    <w:rsid w:val="00004142"/>
    <w:rsid w:val="00004322"/>
    <w:rsid w:val="000043B5"/>
    <w:rsid w:val="0000454A"/>
    <w:rsid w:val="00004569"/>
    <w:rsid w:val="00004AC8"/>
    <w:rsid w:val="00004C48"/>
    <w:rsid w:val="00004DFA"/>
    <w:rsid w:val="00004E4E"/>
    <w:rsid w:val="00005080"/>
    <w:rsid w:val="0000518F"/>
    <w:rsid w:val="000054DB"/>
    <w:rsid w:val="00005550"/>
    <w:rsid w:val="00005573"/>
    <w:rsid w:val="000055B7"/>
    <w:rsid w:val="00005CAE"/>
    <w:rsid w:val="00005ECF"/>
    <w:rsid w:val="00005F38"/>
    <w:rsid w:val="00005F88"/>
    <w:rsid w:val="00005FEA"/>
    <w:rsid w:val="00006050"/>
    <w:rsid w:val="00006497"/>
    <w:rsid w:val="00006613"/>
    <w:rsid w:val="0000680C"/>
    <w:rsid w:val="00006BD9"/>
    <w:rsid w:val="00006D22"/>
    <w:rsid w:val="000070CE"/>
    <w:rsid w:val="0000743A"/>
    <w:rsid w:val="00007677"/>
    <w:rsid w:val="00007831"/>
    <w:rsid w:val="00007A67"/>
    <w:rsid w:val="00007BAF"/>
    <w:rsid w:val="00007DE0"/>
    <w:rsid w:val="00007FA7"/>
    <w:rsid w:val="00010073"/>
    <w:rsid w:val="00010D89"/>
    <w:rsid w:val="00011278"/>
    <w:rsid w:val="0001140D"/>
    <w:rsid w:val="00011477"/>
    <w:rsid w:val="0001182E"/>
    <w:rsid w:val="00011DAF"/>
    <w:rsid w:val="00011F4E"/>
    <w:rsid w:val="0001214D"/>
    <w:rsid w:val="00012BAF"/>
    <w:rsid w:val="00012E31"/>
    <w:rsid w:val="000132EA"/>
    <w:rsid w:val="000137B5"/>
    <w:rsid w:val="000137E8"/>
    <w:rsid w:val="00013902"/>
    <w:rsid w:val="00013BE4"/>
    <w:rsid w:val="0001415F"/>
    <w:rsid w:val="0001433C"/>
    <w:rsid w:val="000144D8"/>
    <w:rsid w:val="000144E1"/>
    <w:rsid w:val="00014BCE"/>
    <w:rsid w:val="0001545B"/>
    <w:rsid w:val="000158FA"/>
    <w:rsid w:val="00015C54"/>
    <w:rsid w:val="00015CA6"/>
    <w:rsid w:val="00015D6C"/>
    <w:rsid w:val="00015F89"/>
    <w:rsid w:val="00016160"/>
    <w:rsid w:val="00016534"/>
    <w:rsid w:val="0001666F"/>
    <w:rsid w:val="00016B9B"/>
    <w:rsid w:val="0001700B"/>
    <w:rsid w:val="0001714B"/>
    <w:rsid w:val="0001716E"/>
    <w:rsid w:val="00017E0A"/>
    <w:rsid w:val="00017EA6"/>
    <w:rsid w:val="00017FC0"/>
    <w:rsid w:val="00017FDC"/>
    <w:rsid w:val="00020151"/>
    <w:rsid w:val="00020198"/>
    <w:rsid w:val="00020648"/>
    <w:rsid w:val="0002072A"/>
    <w:rsid w:val="00020942"/>
    <w:rsid w:val="00020B73"/>
    <w:rsid w:val="00020BB2"/>
    <w:rsid w:val="00020F7C"/>
    <w:rsid w:val="000210BC"/>
    <w:rsid w:val="0002112A"/>
    <w:rsid w:val="000214E5"/>
    <w:rsid w:val="000215A2"/>
    <w:rsid w:val="00021B53"/>
    <w:rsid w:val="000227E2"/>
    <w:rsid w:val="00022866"/>
    <w:rsid w:val="00022A9D"/>
    <w:rsid w:val="00022C33"/>
    <w:rsid w:val="00022CCA"/>
    <w:rsid w:val="00022DE8"/>
    <w:rsid w:val="00022ECD"/>
    <w:rsid w:val="000238C5"/>
    <w:rsid w:val="00023D4D"/>
    <w:rsid w:val="00024068"/>
    <w:rsid w:val="000241FA"/>
    <w:rsid w:val="000244E6"/>
    <w:rsid w:val="00025538"/>
    <w:rsid w:val="00025624"/>
    <w:rsid w:val="00025634"/>
    <w:rsid w:val="0002567D"/>
    <w:rsid w:val="00025891"/>
    <w:rsid w:val="00025AFA"/>
    <w:rsid w:val="00025DAF"/>
    <w:rsid w:val="00025F81"/>
    <w:rsid w:val="00026427"/>
    <w:rsid w:val="000267F0"/>
    <w:rsid w:val="00026B2B"/>
    <w:rsid w:val="00026F39"/>
    <w:rsid w:val="00027379"/>
    <w:rsid w:val="00027983"/>
    <w:rsid w:val="000279BC"/>
    <w:rsid w:val="00027AEC"/>
    <w:rsid w:val="00027E3F"/>
    <w:rsid w:val="000303FE"/>
    <w:rsid w:val="0003042B"/>
    <w:rsid w:val="00030A0E"/>
    <w:rsid w:val="00030B47"/>
    <w:rsid w:val="00030B4F"/>
    <w:rsid w:val="00031092"/>
    <w:rsid w:val="00031303"/>
    <w:rsid w:val="000317E4"/>
    <w:rsid w:val="00031F89"/>
    <w:rsid w:val="00032012"/>
    <w:rsid w:val="000323C2"/>
    <w:rsid w:val="000325A5"/>
    <w:rsid w:val="00032935"/>
    <w:rsid w:val="00032E0F"/>
    <w:rsid w:val="00033186"/>
    <w:rsid w:val="000332E5"/>
    <w:rsid w:val="000333FD"/>
    <w:rsid w:val="00033403"/>
    <w:rsid w:val="00033440"/>
    <w:rsid w:val="0003363B"/>
    <w:rsid w:val="000339E9"/>
    <w:rsid w:val="0003466B"/>
    <w:rsid w:val="00034A1D"/>
    <w:rsid w:val="00034D1C"/>
    <w:rsid w:val="00034EE9"/>
    <w:rsid w:val="00035A42"/>
    <w:rsid w:val="00036900"/>
    <w:rsid w:val="000369A0"/>
    <w:rsid w:val="00036A1E"/>
    <w:rsid w:val="00036A43"/>
    <w:rsid w:val="0003707A"/>
    <w:rsid w:val="00037666"/>
    <w:rsid w:val="000377B3"/>
    <w:rsid w:val="00037876"/>
    <w:rsid w:val="00037A8D"/>
    <w:rsid w:val="00037B2A"/>
    <w:rsid w:val="00037B7C"/>
    <w:rsid w:val="00037BFE"/>
    <w:rsid w:val="00037CF8"/>
    <w:rsid w:val="00037F61"/>
    <w:rsid w:val="00040067"/>
    <w:rsid w:val="000400B3"/>
    <w:rsid w:val="00040319"/>
    <w:rsid w:val="00040459"/>
    <w:rsid w:val="0004052E"/>
    <w:rsid w:val="00040538"/>
    <w:rsid w:val="00040B4D"/>
    <w:rsid w:val="00040B9D"/>
    <w:rsid w:val="000412BD"/>
    <w:rsid w:val="00041AA9"/>
    <w:rsid w:val="00041AEC"/>
    <w:rsid w:val="000424FC"/>
    <w:rsid w:val="000424FE"/>
    <w:rsid w:val="00042802"/>
    <w:rsid w:val="00042A8D"/>
    <w:rsid w:val="00042F85"/>
    <w:rsid w:val="00043410"/>
    <w:rsid w:val="00043446"/>
    <w:rsid w:val="0004352E"/>
    <w:rsid w:val="00043755"/>
    <w:rsid w:val="0004388F"/>
    <w:rsid w:val="00043D50"/>
    <w:rsid w:val="00043DE3"/>
    <w:rsid w:val="0004446E"/>
    <w:rsid w:val="000447E1"/>
    <w:rsid w:val="00044902"/>
    <w:rsid w:val="00044957"/>
    <w:rsid w:val="00044F7B"/>
    <w:rsid w:val="0004500D"/>
    <w:rsid w:val="000451CD"/>
    <w:rsid w:val="0004574E"/>
    <w:rsid w:val="000458C2"/>
    <w:rsid w:val="00045B59"/>
    <w:rsid w:val="00045E57"/>
    <w:rsid w:val="00045FB6"/>
    <w:rsid w:val="000461FE"/>
    <w:rsid w:val="000463AB"/>
    <w:rsid w:val="000468E5"/>
    <w:rsid w:val="00047674"/>
    <w:rsid w:val="00047860"/>
    <w:rsid w:val="00047BFD"/>
    <w:rsid w:val="00047DB5"/>
    <w:rsid w:val="00050499"/>
    <w:rsid w:val="00050642"/>
    <w:rsid w:val="0005065E"/>
    <w:rsid w:val="00050810"/>
    <w:rsid w:val="00050D24"/>
    <w:rsid w:val="0005112D"/>
    <w:rsid w:val="00051213"/>
    <w:rsid w:val="00051344"/>
    <w:rsid w:val="000516AF"/>
    <w:rsid w:val="00051800"/>
    <w:rsid w:val="00051864"/>
    <w:rsid w:val="00051BE1"/>
    <w:rsid w:val="00051FBB"/>
    <w:rsid w:val="000525CA"/>
    <w:rsid w:val="00052695"/>
    <w:rsid w:val="00052A08"/>
    <w:rsid w:val="00052D33"/>
    <w:rsid w:val="0005303C"/>
    <w:rsid w:val="000530AB"/>
    <w:rsid w:val="00053334"/>
    <w:rsid w:val="00053501"/>
    <w:rsid w:val="00053683"/>
    <w:rsid w:val="00053BE1"/>
    <w:rsid w:val="00054B56"/>
    <w:rsid w:val="00054B65"/>
    <w:rsid w:val="00054FA6"/>
    <w:rsid w:val="000553AD"/>
    <w:rsid w:val="0005585A"/>
    <w:rsid w:val="000559D8"/>
    <w:rsid w:val="00055D24"/>
    <w:rsid w:val="00055E83"/>
    <w:rsid w:val="000563E5"/>
    <w:rsid w:val="000577A4"/>
    <w:rsid w:val="00057996"/>
    <w:rsid w:val="00060B0C"/>
    <w:rsid w:val="00060DE1"/>
    <w:rsid w:val="0006186F"/>
    <w:rsid w:val="00061CBD"/>
    <w:rsid w:val="00061D4F"/>
    <w:rsid w:val="00061E7A"/>
    <w:rsid w:val="00062602"/>
    <w:rsid w:val="00062FE6"/>
    <w:rsid w:val="000639E9"/>
    <w:rsid w:val="00063B81"/>
    <w:rsid w:val="00063DA6"/>
    <w:rsid w:val="0006406D"/>
    <w:rsid w:val="00064071"/>
    <w:rsid w:val="000646A0"/>
    <w:rsid w:val="00064CB3"/>
    <w:rsid w:val="00064E61"/>
    <w:rsid w:val="00065029"/>
    <w:rsid w:val="000651E6"/>
    <w:rsid w:val="000652F6"/>
    <w:rsid w:val="0006530B"/>
    <w:rsid w:val="00065494"/>
    <w:rsid w:val="00065541"/>
    <w:rsid w:val="00065929"/>
    <w:rsid w:val="00065E19"/>
    <w:rsid w:val="0006615C"/>
    <w:rsid w:val="0006629F"/>
    <w:rsid w:val="0006633D"/>
    <w:rsid w:val="0006633F"/>
    <w:rsid w:val="0006690D"/>
    <w:rsid w:val="00066AB1"/>
    <w:rsid w:val="00066F69"/>
    <w:rsid w:val="00066F7D"/>
    <w:rsid w:val="00067A09"/>
    <w:rsid w:val="00067EEA"/>
    <w:rsid w:val="00067F1C"/>
    <w:rsid w:val="00070206"/>
    <w:rsid w:val="0007132E"/>
    <w:rsid w:val="000718EE"/>
    <w:rsid w:val="00071BA2"/>
    <w:rsid w:val="00071D45"/>
    <w:rsid w:val="000722F3"/>
    <w:rsid w:val="0007246A"/>
    <w:rsid w:val="00072502"/>
    <w:rsid w:val="00072B1E"/>
    <w:rsid w:val="00072CD1"/>
    <w:rsid w:val="000730EB"/>
    <w:rsid w:val="000733FF"/>
    <w:rsid w:val="00073B1D"/>
    <w:rsid w:val="00073D51"/>
    <w:rsid w:val="000740B2"/>
    <w:rsid w:val="00074583"/>
    <w:rsid w:val="000745FB"/>
    <w:rsid w:val="00074C22"/>
    <w:rsid w:val="00074E8A"/>
    <w:rsid w:val="000755DF"/>
    <w:rsid w:val="00075AD7"/>
    <w:rsid w:val="00076045"/>
    <w:rsid w:val="00076E41"/>
    <w:rsid w:val="00077315"/>
    <w:rsid w:val="00077339"/>
    <w:rsid w:val="00077627"/>
    <w:rsid w:val="00077D12"/>
    <w:rsid w:val="00080226"/>
    <w:rsid w:val="000802E3"/>
    <w:rsid w:val="000803BC"/>
    <w:rsid w:val="00080498"/>
    <w:rsid w:val="0008063C"/>
    <w:rsid w:val="00080985"/>
    <w:rsid w:val="000810F3"/>
    <w:rsid w:val="00081211"/>
    <w:rsid w:val="00081ADE"/>
    <w:rsid w:val="00081E0B"/>
    <w:rsid w:val="000826D5"/>
    <w:rsid w:val="00082BB6"/>
    <w:rsid w:val="00083656"/>
    <w:rsid w:val="00083851"/>
    <w:rsid w:val="00083AB6"/>
    <w:rsid w:val="00083BEA"/>
    <w:rsid w:val="00084404"/>
    <w:rsid w:val="00084FE5"/>
    <w:rsid w:val="0008516C"/>
    <w:rsid w:val="000855A9"/>
    <w:rsid w:val="000855EA"/>
    <w:rsid w:val="00086606"/>
    <w:rsid w:val="00086AAB"/>
    <w:rsid w:val="00087BAA"/>
    <w:rsid w:val="00087D66"/>
    <w:rsid w:val="00087F86"/>
    <w:rsid w:val="000900EA"/>
    <w:rsid w:val="00090240"/>
    <w:rsid w:val="00090783"/>
    <w:rsid w:val="00090E45"/>
    <w:rsid w:val="0009110B"/>
    <w:rsid w:val="0009115A"/>
    <w:rsid w:val="000914AA"/>
    <w:rsid w:val="000916E6"/>
    <w:rsid w:val="00091D3A"/>
    <w:rsid w:val="000925E2"/>
    <w:rsid w:val="00092663"/>
    <w:rsid w:val="00092776"/>
    <w:rsid w:val="00093197"/>
    <w:rsid w:val="000935CC"/>
    <w:rsid w:val="000938C0"/>
    <w:rsid w:val="00094047"/>
    <w:rsid w:val="000944F5"/>
    <w:rsid w:val="00094910"/>
    <w:rsid w:val="00094AA8"/>
    <w:rsid w:val="00094C99"/>
    <w:rsid w:val="00095120"/>
    <w:rsid w:val="000955B4"/>
    <w:rsid w:val="000959C4"/>
    <w:rsid w:val="00095D2A"/>
    <w:rsid w:val="00095F44"/>
    <w:rsid w:val="0009621C"/>
    <w:rsid w:val="00096233"/>
    <w:rsid w:val="00096277"/>
    <w:rsid w:val="00096397"/>
    <w:rsid w:val="000963BF"/>
    <w:rsid w:val="000967F0"/>
    <w:rsid w:val="000969E6"/>
    <w:rsid w:val="00096D3F"/>
    <w:rsid w:val="0009701C"/>
    <w:rsid w:val="0009708F"/>
    <w:rsid w:val="0009722C"/>
    <w:rsid w:val="00097291"/>
    <w:rsid w:val="00097298"/>
    <w:rsid w:val="0009736F"/>
    <w:rsid w:val="000976F4"/>
    <w:rsid w:val="00097915"/>
    <w:rsid w:val="00097E08"/>
    <w:rsid w:val="000A011D"/>
    <w:rsid w:val="000A014A"/>
    <w:rsid w:val="000A06FC"/>
    <w:rsid w:val="000A0832"/>
    <w:rsid w:val="000A0EE1"/>
    <w:rsid w:val="000A13FD"/>
    <w:rsid w:val="000A1590"/>
    <w:rsid w:val="000A1700"/>
    <w:rsid w:val="000A17EE"/>
    <w:rsid w:val="000A19AA"/>
    <w:rsid w:val="000A1C97"/>
    <w:rsid w:val="000A1CBC"/>
    <w:rsid w:val="000A20EF"/>
    <w:rsid w:val="000A24A8"/>
    <w:rsid w:val="000A2661"/>
    <w:rsid w:val="000A27E3"/>
    <w:rsid w:val="000A2FDC"/>
    <w:rsid w:val="000A3217"/>
    <w:rsid w:val="000A369C"/>
    <w:rsid w:val="000A3ADE"/>
    <w:rsid w:val="000A41BA"/>
    <w:rsid w:val="000A41E0"/>
    <w:rsid w:val="000A4381"/>
    <w:rsid w:val="000A4425"/>
    <w:rsid w:val="000A4BA6"/>
    <w:rsid w:val="000A4F77"/>
    <w:rsid w:val="000A4FCD"/>
    <w:rsid w:val="000A5295"/>
    <w:rsid w:val="000A53BB"/>
    <w:rsid w:val="000A5529"/>
    <w:rsid w:val="000A59A8"/>
    <w:rsid w:val="000A5CBC"/>
    <w:rsid w:val="000A5CEF"/>
    <w:rsid w:val="000A5D1B"/>
    <w:rsid w:val="000A5EB2"/>
    <w:rsid w:val="000A60BF"/>
    <w:rsid w:val="000A6F51"/>
    <w:rsid w:val="000A7293"/>
    <w:rsid w:val="000A73C1"/>
    <w:rsid w:val="000A7604"/>
    <w:rsid w:val="000A794B"/>
    <w:rsid w:val="000A7D67"/>
    <w:rsid w:val="000A7F4D"/>
    <w:rsid w:val="000B0008"/>
    <w:rsid w:val="000B00DF"/>
    <w:rsid w:val="000B02B8"/>
    <w:rsid w:val="000B04E1"/>
    <w:rsid w:val="000B05B5"/>
    <w:rsid w:val="000B0AF3"/>
    <w:rsid w:val="000B1188"/>
    <w:rsid w:val="000B16AF"/>
    <w:rsid w:val="000B1854"/>
    <w:rsid w:val="000B19DC"/>
    <w:rsid w:val="000B220B"/>
    <w:rsid w:val="000B2704"/>
    <w:rsid w:val="000B2A0F"/>
    <w:rsid w:val="000B2A54"/>
    <w:rsid w:val="000B2C40"/>
    <w:rsid w:val="000B2C5C"/>
    <w:rsid w:val="000B2E58"/>
    <w:rsid w:val="000B3397"/>
    <w:rsid w:val="000B3505"/>
    <w:rsid w:val="000B35D0"/>
    <w:rsid w:val="000B36A0"/>
    <w:rsid w:val="000B37CC"/>
    <w:rsid w:val="000B3AB2"/>
    <w:rsid w:val="000B3EB4"/>
    <w:rsid w:val="000B3FC5"/>
    <w:rsid w:val="000B4690"/>
    <w:rsid w:val="000B504D"/>
    <w:rsid w:val="000B57A1"/>
    <w:rsid w:val="000B6541"/>
    <w:rsid w:val="000B6AFE"/>
    <w:rsid w:val="000B6B04"/>
    <w:rsid w:val="000B6C18"/>
    <w:rsid w:val="000B708A"/>
    <w:rsid w:val="000B71AD"/>
    <w:rsid w:val="000B7211"/>
    <w:rsid w:val="000B76CD"/>
    <w:rsid w:val="000B78DF"/>
    <w:rsid w:val="000B7CBB"/>
    <w:rsid w:val="000C04A8"/>
    <w:rsid w:val="000C0B53"/>
    <w:rsid w:val="000C1275"/>
    <w:rsid w:val="000C1665"/>
    <w:rsid w:val="000C18CC"/>
    <w:rsid w:val="000C19CC"/>
    <w:rsid w:val="000C1BD2"/>
    <w:rsid w:val="000C20B1"/>
    <w:rsid w:val="000C2BA7"/>
    <w:rsid w:val="000C2D94"/>
    <w:rsid w:val="000C3236"/>
    <w:rsid w:val="000C3287"/>
    <w:rsid w:val="000C4102"/>
    <w:rsid w:val="000C4362"/>
    <w:rsid w:val="000C4808"/>
    <w:rsid w:val="000C4CE9"/>
    <w:rsid w:val="000C5543"/>
    <w:rsid w:val="000C573E"/>
    <w:rsid w:val="000C57DB"/>
    <w:rsid w:val="000C58DC"/>
    <w:rsid w:val="000C6170"/>
    <w:rsid w:val="000C617D"/>
    <w:rsid w:val="000C6265"/>
    <w:rsid w:val="000C6A16"/>
    <w:rsid w:val="000C6A6C"/>
    <w:rsid w:val="000C6F6B"/>
    <w:rsid w:val="000C7E9A"/>
    <w:rsid w:val="000D001A"/>
    <w:rsid w:val="000D05BB"/>
    <w:rsid w:val="000D06EA"/>
    <w:rsid w:val="000D0711"/>
    <w:rsid w:val="000D0968"/>
    <w:rsid w:val="000D0D2C"/>
    <w:rsid w:val="000D0ED0"/>
    <w:rsid w:val="000D0F5D"/>
    <w:rsid w:val="000D1174"/>
    <w:rsid w:val="000D154F"/>
    <w:rsid w:val="000D17A2"/>
    <w:rsid w:val="000D193D"/>
    <w:rsid w:val="000D1D6E"/>
    <w:rsid w:val="000D2049"/>
    <w:rsid w:val="000D21C8"/>
    <w:rsid w:val="000D2761"/>
    <w:rsid w:val="000D2962"/>
    <w:rsid w:val="000D2981"/>
    <w:rsid w:val="000D2F0C"/>
    <w:rsid w:val="000D333F"/>
    <w:rsid w:val="000D3513"/>
    <w:rsid w:val="000D3620"/>
    <w:rsid w:val="000D3F57"/>
    <w:rsid w:val="000D3F85"/>
    <w:rsid w:val="000D44A7"/>
    <w:rsid w:val="000D4762"/>
    <w:rsid w:val="000D498C"/>
    <w:rsid w:val="000D4BA7"/>
    <w:rsid w:val="000D4DDB"/>
    <w:rsid w:val="000D5204"/>
    <w:rsid w:val="000D5377"/>
    <w:rsid w:val="000D5430"/>
    <w:rsid w:val="000D5583"/>
    <w:rsid w:val="000D5605"/>
    <w:rsid w:val="000D578F"/>
    <w:rsid w:val="000D5A19"/>
    <w:rsid w:val="000D5D4D"/>
    <w:rsid w:val="000D6343"/>
    <w:rsid w:val="000E007B"/>
    <w:rsid w:val="000E06C1"/>
    <w:rsid w:val="000E0B2A"/>
    <w:rsid w:val="000E0BEA"/>
    <w:rsid w:val="000E0CA6"/>
    <w:rsid w:val="000E0D6A"/>
    <w:rsid w:val="000E0FFC"/>
    <w:rsid w:val="000E1093"/>
    <w:rsid w:val="000E1F05"/>
    <w:rsid w:val="000E1F8D"/>
    <w:rsid w:val="000E20FD"/>
    <w:rsid w:val="000E2275"/>
    <w:rsid w:val="000E2602"/>
    <w:rsid w:val="000E2786"/>
    <w:rsid w:val="000E288F"/>
    <w:rsid w:val="000E2C11"/>
    <w:rsid w:val="000E343D"/>
    <w:rsid w:val="000E3B8F"/>
    <w:rsid w:val="000E3C5D"/>
    <w:rsid w:val="000E3E65"/>
    <w:rsid w:val="000E3F9B"/>
    <w:rsid w:val="000E4518"/>
    <w:rsid w:val="000E47FD"/>
    <w:rsid w:val="000E4BB3"/>
    <w:rsid w:val="000E6088"/>
    <w:rsid w:val="000E6388"/>
    <w:rsid w:val="000E6B77"/>
    <w:rsid w:val="000E7328"/>
    <w:rsid w:val="000E7CB5"/>
    <w:rsid w:val="000F00A5"/>
    <w:rsid w:val="000F07C2"/>
    <w:rsid w:val="000F0B9F"/>
    <w:rsid w:val="000F0CC8"/>
    <w:rsid w:val="000F0DA0"/>
    <w:rsid w:val="000F1072"/>
    <w:rsid w:val="000F1213"/>
    <w:rsid w:val="000F170F"/>
    <w:rsid w:val="000F1D26"/>
    <w:rsid w:val="000F1E8C"/>
    <w:rsid w:val="000F1F21"/>
    <w:rsid w:val="000F1F44"/>
    <w:rsid w:val="000F23C6"/>
    <w:rsid w:val="000F2865"/>
    <w:rsid w:val="000F2B46"/>
    <w:rsid w:val="000F2C8C"/>
    <w:rsid w:val="000F3063"/>
    <w:rsid w:val="000F329F"/>
    <w:rsid w:val="000F3B3E"/>
    <w:rsid w:val="000F4EE1"/>
    <w:rsid w:val="000F4F59"/>
    <w:rsid w:val="000F4FEB"/>
    <w:rsid w:val="000F534E"/>
    <w:rsid w:val="000F5C06"/>
    <w:rsid w:val="000F5E6F"/>
    <w:rsid w:val="000F60D9"/>
    <w:rsid w:val="000F63C7"/>
    <w:rsid w:val="000F66A8"/>
    <w:rsid w:val="000F6941"/>
    <w:rsid w:val="000F6D87"/>
    <w:rsid w:val="000F6F8C"/>
    <w:rsid w:val="000F7301"/>
    <w:rsid w:val="000F7BDE"/>
    <w:rsid w:val="000F7CEB"/>
    <w:rsid w:val="001003DA"/>
    <w:rsid w:val="00100954"/>
    <w:rsid w:val="00100A42"/>
    <w:rsid w:val="00100AD7"/>
    <w:rsid w:val="00100B3B"/>
    <w:rsid w:val="0010166D"/>
    <w:rsid w:val="00101721"/>
    <w:rsid w:val="00101CBA"/>
    <w:rsid w:val="00101CD5"/>
    <w:rsid w:val="00101D02"/>
    <w:rsid w:val="00101E75"/>
    <w:rsid w:val="00102334"/>
    <w:rsid w:val="00102525"/>
    <w:rsid w:val="00102552"/>
    <w:rsid w:val="001028F6"/>
    <w:rsid w:val="001029E0"/>
    <w:rsid w:val="001029EC"/>
    <w:rsid w:val="00102D48"/>
    <w:rsid w:val="00102DBC"/>
    <w:rsid w:val="00102FDA"/>
    <w:rsid w:val="001030D7"/>
    <w:rsid w:val="001030EE"/>
    <w:rsid w:val="001031D3"/>
    <w:rsid w:val="001033A3"/>
    <w:rsid w:val="001033A5"/>
    <w:rsid w:val="0010345D"/>
    <w:rsid w:val="00103B28"/>
    <w:rsid w:val="001043D1"/>
    <w:rsid w:val="00104876"/>
    <w:rsid w:val="001048BC"/>
    <w:rsid w:val="00104BE0"/>
    <w:rsid w:val="00105300"/>
    <w:rsid w:val="00105399"/>
    <w:rsid w:val="001058E1"/>
    <w:rsid w:val="00105C35"/>
    <w:rsid w:val="00105D8F"/>
    <w:rsid w:val="00105EA9"/>
    <w:rsid w:val="00105FB4"/>
    <w:rsid w:val="0010607B"/>
    <w:rsid w:val="001065FE"/>
    <w:rsid w:val="00106D66"/>
    <w:rsid w:val="00106F0B"/>
    <w:rsid w:val="0010716E"/>
    <w:rsid w:val="00107E4B"/>
    <w:rsid w:val="00107FEE"/>
    <w:rsid w:val="00110124"/>
    <w:rsid w:val="0011017E"/>
    <w:rsid w:val="00110288"/>
    <w:rsid w:val="00110443"/>
    <w:rsid w:val="00110BE2"/>
    <w:rsid w:val="00110F01"/>
    <w:rsid w:val="00111389"/>
    <w:rsid w:val="001114A6"/>
    <w:rsid w:val="001114A8"/>
    <w:rsid w:val="00111EF6"/>
    <w:rsid w:val="00112089"/>
    <w:rsid w:val="00112801"/>
    <w:rsid w:val="00112A3F"/>
    <w:rsid w:val="00112B0B"/>
    <w:rsid w:val="00112B68"/>
    <w:rsid w:val="00112F25"/>
    <w:rsid w:val="00112F7B"/>
    <w:rsid w:val="00112FF9"/>
    <w:rsid w:val="00113206"/>
    <w:rsid w:val="001137CD"/>
    <w:rsid w:val="00113A1F"/>
    <w:rsid w:val="00113A97"/>
    <w:rsid w:val="001140E9"/>
    <w:rsid w:val="0011434F"/>
    <w:rsid w:val="001146ED"/>
    <w:rsid w:val="001148C8"/>
    <w:rsid w:val="00114939"/>
    <w:rsid w:val="00114DE8"/>
    <w:rsid w:val="00115333"/>
    <w:rsid w:val="00116087"/>
    <w:rsid w:val="00116131"/>
    <w:rsid w:val="00116908"/>
    <w:rsid w:val="00116CAF"/>
    <w:rsid w:val="00116CD3"/>
    <w:rsid w:val="0011769C"/>
    <w:rsid w:val="00117720"/>
    <w:rsid w:val="001177B3"/>
    <w:rsid w:val="0011789F"/>
    <w:rsid w:val="00117BF9"/>
    <w:rsid w:val="00117EF0"/>
    <w:rsid w:val="00120385"/>
    <w:rsid w:val="0012072C"/>
    <w:rsid w:val="0012093B"/>
    <w:rsid w:val="00121769"/>
    <w:rsid w:val="00121B88"/>
    <w:rsid w:val="00121D75"/>
    <w:rsid w:val="00121DBD"/>
    <w:rsid w:val="00122356"/>
    <w:rsid w:val="0012236A"/>
    <w:rsid w:val="001226C2"/>
    <w:rsid w:val="00122736"/>
    <w:rsid w:val="00122A8D"/>
    <w:rsid w:val="00122CDD"/>
    <w:rsid w:val="001234F1"/>
    <w:rsid w:val="001236C3"/>
    <w:rsid w:val="001244FC"/>
    <w:rsid w:val="00124523"/>
    <w:rsid w:val="00124A11"/>
    <w:rsid w:val="00124D20"/>
    <w:rsid w:val="00124F4D"/>
    <w:rsid w:val="00125424"/>
    <w:rsid w:val="0012546A"/>
    <w:rsid w:val="0012548F"/>
    <w:rsid w:val="00125C66"/>
    <w:rsid w:val="00125E84"/>
    <w:rsid w:val="00126A6A"/>
    <w:rsid w:val="00126B6D"/>
    <w:rsid w:val="00126C9E"/>
    <w:rsid w:val="00126FE8"/>
    <w:rsid w:val="001271FB"/>
    <w:rsid w:val="0012729B"/>
    <w:rsid w:val="00127578"/>
    <w:rsid w:val="001279CA"/>
    <w:rsid w:val="00127A90"/>
    <w:rsid w:val="001301F9"/>
    <w:rsid w:val="0013048E"/>
    <w:rsid w:val="0013050C"/>
    <w:rsid w:val="00130875"/>
    <w:rsid w:val="00130D2F"/>
    <w:rsid w:val="001310CB"/>
    <w:rsid w:val="0013153E"/>
    <w:rsid w:val="00131952"/>
    <w:rsid w:val="00131FD6"/>
    <w:rsid w:val="0013235C"/>
    <w:rsid w:val="00132648"/>
    <w:rsid w:val="001326E3"/>
    <w:rsid w:val="0013277F"/>
    <w:rsid w:val="00132DAB"/>
    <w:rsid w:val="00133CDB"/>
    <w:rsid w:val="00133FFE"/>
    <w:rsid w:val="00134019"/>
    <w:rsid w:val="00134045"/>
    <w:rsid w:val="001342B8"/>
    <w:rsid w:val="0013546B"/>
    <w:rsid w:val="0013598A"/>
    <w:rsid w:val="001364BF"/>
    <w:rsid w:val="00136927"/>
    <w:rsid w:val="0013696C"/>
    <w:rsid w:val="0013697E"/>
    <w:rsid w:val="00136B2B"/>
    <w:rsid w:val="0013720F"/>
    <w:rsid w:val="00137456"/>
    <w:rsid w:val="001374EC"/>
    <w:rsid w:val="00137A96"/>
    <w:rsid w:val="00137FD3"/>
    <w:rsid w:val="00140370"/>
    <w:rsid w:val="001403A6"/>
    <w:rsid w:val="00140642"/>
    <w:rsid w:val="00140B0C"/>
    <w:rsid w:val="00140EA4"/>
    <w:rsid w:val="001411E9"/>
    <w:rsid w:val="001416DD"/>
    <w:rsid w:val="001417FD"/>
    <w:rsid w:val="00141B65"/>
    <w:rsid w:val="001422A3"/>
    <w:rsid w:val="00142D74"/>
    <w:rsid w:val="00142DBC"/>
    <w:rsid w:val="00142FC7"/>
    <w:rsid w:val="0014328C"/>
    <w:rsid w:val="00144154"/>
    <w:rsid w:val="00144249"/>
    <w:rsid w:val="0014427D"/>
    <w:rsid w:val="00144B26"/>
    <w:rsid w:val="00144C29"/>
    <w:rsid w:val="00144E8C"/>
    <w:rsid w:val="00144E9A"/>
    <w:rsid w:val="00145507"/>
    <w:rsid w:val="0014580F"/>
    <w:rsid w:val="001458B9"/>
    <w:rsid w:val="00145C96"/>
    <w:rsid w:val="00145F9E"/>
    <w:rsid w:val="001462C8"/>
    <w:rsid w:val="001463CA"/>
    <w:rsid w:val="00146A3F"/>
    <w:rsid w:val="00147042"/>
    <w:rsid w:val="00147B9A"/>
    <w:rsid w:val="001500B7"/>
    <w:rsid w:val="001507C2"/>
    <w:rsid w:val="00150C2A"/>
    <w:rsid w:val="0015127B"/>
    <w:rsid w:val="001514F9"/>
    <w:rsid w:val="0015158B"/>
    <w:rsid w:val="00151832"/>
    <w:rsid w:val="00151DA3"/>
    <w:rsid w:val="00151DCA"/>
    <w:rsid w:val="0015217C"/>
    <w:rsid w:val="001527C7"/>
    <w:rsid w:val="001527E7"/>
    <w:rsid w:val="0015298E"/>
    <w:rsid w:val="00152D2C"/>
    <w:rsid w:val="00152D52"/>
    <w:rsid w:val="00153100"/>
    <w:rsid w:val="0015328C"/>
    <w:rsid w:val="001534D7"/>
    <w:rsid w:val="00153951"/>
    <w:rsid w:val="00153986"/>
    <w:rsid w:val="00153C69"/>
    <w:rsid w:val="00153F6A"/>
    <w:rsid w:val="0015425B"/>
    <w:rsid w:val="00154408"/>
    <w:rsid w:val="00154B78"/>
    <w:rsid w:val="00154C10"/>
    <w:rsid w:val="00155010"/>
    <w:rsid w:val="001550E4"/>
    <w:rsid w:val="00155149"/>
    <w:rsid w:val="00155306"/>
    <w:rsid w:val="001555E5"/>
    <w:rsid w:val="0015574B"/>
    <w:rsid w:val="00155847"/>
    <w:rsid w:val="00155A51"/>
    <w:rsid w:val="0015600A"/>
    <w:rsid w:val="001560A1"/>
    <w:rsid w:val="001561C8"/>
    <w:rsid w:val="0015623E"/>
    <w:rsid w:val="001563C2"/>
    <w:rsid w:val="00156537"/>
    <w:rsid w:val="00156657"/>
    <w:rsid w:val="00156935"/>
    <w:rsid w:val="001569CB"/>
    <w:rsid w:val="00156A95"/>
    <w:rsid w:val="00157675"/>
    <w:rsid w:val="0015786E"/>
    <w:rsid w:val="00157A1C"/>
    <w:rsid w:val="00157F30"/>
    <w:rsid w:val="00157F37"/>
    <w:rsid w:val="00157F3F"/>
    <w:rsid w:val="00160456"/>
    <w:rsid w:val="00160938"/>
    <w:rsid w:val="00160BC6"/>
    <w:rsid w:val="00160F56"/>
    <w:rsid w:val="001611B9"/>
    <w:rsid w:val="001611F2"/>
    <w:rsid w:val="00161332"/>
    <w:rsid w:val="00161B21"/>
    <w:rsid w:val="00161CCD"/>
    <w:rsid w:val="001622F2"/>
    <w:rsid w:val="001625CF"/>
    <w:rsid w:val="00162C30"/>
    <w:rsid w:val="00162C55"/>
    <w:rsid w:val="00163206"/>
    <w:rsid w:val="001632C1"/>
    <w:rsid w:val="001636A3"/>
    <w:rsid w:val="00163FEE"/>
    <w:rsid w:val="001641D6"/>
    <w:rsid w:val="00164438"/>
    <w:rsid w:val="00164464"/>
    <w:rsid w:val="0016466F"/>
    <w:rsid w:val="00164A0E"/>
    <w:rsid w:val="00164AA1"/>
    <w:rsid w:val="00164CEA"/>
    <w:rsid w:val="001657C3"/>
    <w:rsid w:val="001660DA"/>
    <w:rsid w:val="00166599"/>
    <w:rsid w:val="001668AA"/>
    <w:rsid w:val="00166AE2"/>
    <w:rsid w:val="00166C90"/>
    <w:rsid w:val="00166E86"/>
    <w:rsid w:val="0016711B"/>
    <w:rsid w:val="00167166"/>
    <w:rsid w:val="0016720C"/>
    <w:rsid w:val="001674BE"/>
    <w:rsid w:val="001675BD"/>
    <w:rsid w:val="00167858"/>
    <w:rsid w:val="00170932"/>
    <w:rsid w:val="00170CDF"/>
    <w:rsid w:val="00171492"/>
    <w:rsid w:val="0017177C"/>
    <w:rsid w:val="00171D34"/>
    <w:rsid w:val="00171F91"/>
    <w:rsid w:val="00171FCE"/>
    <w:rsid w:val="00172481"/>
    <w:rsid w:val="001727F1"/>
    <w:rsid w:val="00172A33"/>
    <w:rsid w:val="00172AAA"/>
    <w:rsid w:val="00172B2E"/>
    <w:rsid w:val="00172D76"/>
    <w:rsid w:val="00172E36"/>
    <w:rsid w:val="00172E69"/>
    <w:rsid w:val="00173028"/>
    <w:rsid w:val="001733BF"/>
    <w:rsid w:val="001735B8"/>
    <w:rsid w:val="00173758"/>
    <w:rsid w:val="0017379B"/>
    <w:rsid w:val="0017441C"/>
    <w:rsid w:val="00174897"/>
    <w:rsid w:val="00175063"/>
    <w:rsid w:val="00175482"/>
    <w:rsid w:val="001758B5"/>
    <w:rsid w:val="001758D8"/>
    <w:rsid w:val="001759E9"/>
    <w:rsid w:val="00175AA7"/>
    <w:rsid w:val="00175E74"/>
    <w:rsid w:val="0017638E"/>
    <w:rsid w:val="001767DD"/>
    <w:rsid w:val="00176F74"/>
    <w:rsid w:val="00176FC9"/>
    <w:rsid w:val="00177062"/>
    <w:rsid w:val="0017716D"/>
    <w:rsid w:val="00177CAE"/>
    <w:rsid w:val="00177E82"/>
    <w:rsid w:val="001807F2"/>
    <w:rsid w:val="001809ED"/>
    <w:rsid w:val="00180D98"/>
    <w:rsid w:val="00180F4C"/>
    <w:rsid w:val="0018109C"/>
    <w:rsid w:val="00181D18"/>
    <w:rsid w:val="0018234F"/>
    <w:rsid w:val="0018240F"/>
    <w:rsid w:val="0018259F"/>
    <w:rsid w:val="00182680"/>
    <w:rsid w:val="00182836"/>
    <w:rsid w:val="00182DF0"/>
    <w:rsid w:val="00183237"/>
    <w:rsid w:val="001833B3"/>
    <w:rsid w:val="00183581"/>
    <w:rsid w:val="00183A63"/>
    <w:rsid w:val="00183AFB"/>
    <w:rsid w:val="00183B0A"/>
    <w:rsid w:val="00184255"/>
    <w:rsid w:val="00184356"/>
    <w:rsid w:val="0018463C"/>
    <w:rsid w:val="00184C23"/>
    <w:rsid w:val="00184C60"/>
    <w:rsid w:val="001854DF"/>
    <w:rsid w:val="00185537"/>
    <w:rsid w:val="001857F2"/>
    <w:rsid w:val="00185F32"/>
    <w:rsid w:val="0018618B"/>
    <w:rsid w:val="001865DB"/>
    <w:rsid w:val="0018666B"/>
    <w:rsid w:val="00186E80"/>
    <w:rsid w:val="00187235"/>
    <w:rsid w:val="00187425"/>
    <w:rsid w:val="00187577"/>
    <w:rsid w:val="0018770A"/>
    <w:rsid w:val="00190650"/>
    <w:rsid w:val="001909CE"/>
    <w:rsid w:val="00190A47"/>
    <w:rsid w:val="00190EA4"/>
    <w:rsid w:val="00191092"/>
    <w:rsid w:val="00191547"/>
    <w:rsid w:val="00191AF6"/>
    <w:rsid w:val="00191C1E"/>
    <w:rsid w:val="00192034"/>
    <w:rsid w:val="0019220E"/>
    <w:rsid w:val="0019229F"/>
    <w:rsid w:val="001922E8"/>
    <w:rsid w:val="00192C4E"/>
    <w:rsid w:val="00192D66"/>
    <w:rsid w:val="00192D8B"/>
    <w:rsid w:val="00192E3A"/>
    <w:rsid w:val="00192EEB"/>
    <w:rsid w:val="0019332D"/>
    <w:rsid w:val="001934F5"/>
    <w:rsid w:val="00193552"/>
    <w:rsid w:val="00193D59"/>
    <w:rsid w:val="001941F9"/>
    <w:rsid w:val="001942D1"/>
    <w:rsid w:val="001944CF"/>
    <w:rsid w:val="00194AD3"/>
    <w:rsid w:val="00194F07"/>
    <w:rsid w:val="00194FDB"/>
    <w:rsid w:val="0019565A"/>
    <w:rsid w:val="001958BF"/>
    <w:rsid w:val="00195AFC"/>
    <w:rsid w:val="00195BB3"/>
    <w:rsid w:val="00195C76"/>
    <w:rsid w:val="00195F0E"/>
    <w:rsid w:val="00196113"/>
    <w:rsid w:val="0019651E"/>
    <w:rsid w:val="001965DD"/>
    <w:rsid w:val="00196B89"/>
    <w:rsid w:val="001970D6"/>
    <w:rsid w:val="00197327"/>
    <w:rsid w:val="001976AB"/>
    <w:rsid w:val="001979FF"/>
    <w:rsid w:val="001A0068"/>
    <w:rsid w:val="001A036E"/>
    <w:rsid w:val="001A05DD"/>
    <w:rsid w:val="001A0D87"/>
    <w:rsid w:val="001A0FA7"/>
    <w:rsid w:val="001A158F"/>
    <w:rsid w:val="001A2362"/>
    <w:rsid w:val="001A25D4"/>
    <w:rsid w:val="001A2BB0"/>
    <w:rsid w:val="001A35AE"/>
    <w:rsid w:val="001A3972"/>
    <w:rsid w:val="001A39A2"/>
    <w:rsid w:val="001A3AAC"/>
    <w:rsid w:val="001A3B4A"/>
    <w:rsid w:val="001A43A0"/>
    <w:rsid w:val="001A4538"/>
    <w:rsid w:val="001A497C"/>
    <w:rsid w:val="001A49F6"/>
    <w:rsid w:val="001A51B1"/>
    <w:rsid w:val="001A542C"/>
    <w:rsid w:val="001A56A3"/>
    <w:rsid w:val="001A5AE7"/>
    <w:rsid w:val="001A5B41"/>
    <w:rsid w:val="001A5D40"/>
    <w:rsid w:val="001A62B6"/>
    <w:rsid w:val="001A6537"/>
    <w:rsid w:val="001A69F4"/>
    <w:rsid w:val="001A69FF"/>
    <w:rsid w:val="001A6F32"/>
    <w:rsid w:val="001A730F"/>
    <w:rsid w:val="001A74CF"/>
    <w:rsid w:val="001A7527"/>
    <w:rsid w:val="001A7727"/>
    <w:rsid w:val="001A7739"/>
    <w:rsid w:val="001A79DD"/>
    <w:rsid w:val="001A7B57"/>
    <w:rsid w:val="001B03E3"/>
    <w:rsid w:val="001B049F"/>
    <w:rsid w:val="001B0569"/>
    <w:rsid w:val="001B06AD"/>
    <w:rsid w:val="001B06D1"/>
    <w:rsid w:val="001B160D"/>
    <w:rsid w:val="001B164B"/>
    <w:rsid w:val="001B165F"/>
    <w:rsid w:val="001B16A4"/>
    <w:rsid w:val="001B19CE"/>
    <w:rsid w:val="001B1B61"/>
    <w:rsid w:val="001B216A"/>
    <w:rsid w:val="001B228B"/>
    <w:rsid w:val="001B25E9"/>
    <w:rsid w:val="001B2B01"/>
    <w:rsid w:val="001B2B7F"/>
    <w:rsid w:val="001B44BD"/>
    <w:rsid w:val="001B4E60"/>
    <w:rsid w:val="001B501E"/>
    <w:rsid w:val="001B51BD"/>
    <w:rsid w:val="001B54FE"/>
    <w:rsid w:val="001B56B7"/>
    <w:rsid w:val="001B5E62"/>
    <w:rsid w:val="001B5EB9"/>
    <w:rsid w:val="001B5F8D"/>
    <w:rsid w:val="001B63FE"/>
    <w:rsid w:val="001B66F4"/>
    <w:rsid w:val="001B69AD"/>
    <w:rsid w:val="001B69CC"/>
    <w:rsid w:val="001B6A7F"/>
    <w:rsid w:val="001B6B2B"/>
    <w:rsid w:val="001B6C8A"/>
    <w:rsid w:val="001B6D51"/>
    <w:rsid w:val="001B7259"/>
    <w:rsid w:val="001B7377"/>
    <w:rsid w:val="001B7C8F"/>
    <w:rsid w:val="001B7E8A"/>
    <w:rsid w:val="001C06C1"/>
    <w:rsid w:val="001C0B41"/>
    <w:rsid w:val="001C0C57"/>
    <w:rsid w:val="001C0D29"/>
    <w:rsid w:val="001C0D5B"/>
    <w:rsid w:val="001C0DE1"/>
    <w:rsid w:val="001C12C9"/>
    <w:rsid w:val="001C130C"/>
    <w:rsid w:val="001C13F7"/>
    <w:rsid w:val="001C1555"/>
    <w:rsid w:val="001C158A"/>
    <w:rsid w:val="001C1773"/>
    <w:rsid w:val="001C1789"/>
    <w:rsid w:val="001C1CF3"/>
    <w:rsid w:val="001C21C2"/>
    <w:rsid w:val="001C245D"/>
    <w:rsid w:val="001C2A5B"/>
    <w:rsid w:val="001C35DA"/>
    <w:rsid w:val="001C3873"/>
    <w:rsid w:val="001C3AFD"/>
    <w:rsid w:val="001C3C54"/>
    <w:rsid w:val="001C3D31"/>
    <w:rsid w:val="001C419C"/>
    <w:rsid w:val="001C430E"/>
    <w:rsid w:val="001C4354"/>
    <w:rsid w:val="001C45AE"/>
    <w:rsid w:val="001C47C4"/>
    <w:rsid w:val="001C4CF4"/>
    <w:rsid w:val="001C5228"/>
    <w:rsid w:val="001C52DF"/>
    <w:rsid w:val="001C53F5"/>
    <w:rsid w:val="001C5FD8"/>
    <w:rsid w:val="001C61D1"/>
    <w:rsid w:val="001C630D"/>
    <w:rsid w:val="001C69DC"/>
    <w:rsid w:val="001C6A71"/>
    <w:rsid w:val="001C6BA9"/>
    <w:rsid w:val="001C6D3C"/>
    <w:rsid w:val="001C7042"/>
    <w:rsid w:val="001C7267"/>
    <w:rsid w:val="001C76D7"/>
    <w:rsid w:val="001C783C"/>
    <w:rsid w:val="001C7CCC"/>
    <w:rsid w:val="001C7CE1"/>
    <w:rsid w:val="001C7E7E"/>
    <w:rsid w:val="001C7E8B"/>
    <w:rsid w:val="001C7FAA"/>
    <w:rsid w:val="001D0133"/>
    <w:rsid w:val="001D0A8F"/>
    <w:rsid w:val="001D0B98"/>
    <w:rsid w:val="001D0CA8"/>
    <w:rsid w:val="001D0CD2"/>
    <w:rsid w:val="001D0DE2"/>
    <w:rsid w:val="001D0F9D"/>
    <w:rsid w:val="001D0FE9"/>
    <w:rsid w:val="001D13D2"/>
    <w:rsid w:val="001D1420"/>
    <w:rsid w:val="001D1C1C"/>
    <w:rsid w:val="001D1DD9"/>
    <w:rsid w:val="001D244F"/>
    <w:rsid w:val="001D28D6"/>
    <w:rsid w:val="001D28D9"/>
    <w:rsid w:val="001D298F"/>
    <w:rsid w:val="001D2AC8"/>
    <w:rsid w:val="001D2CA1"/>
    <w:rsid w:val="001D2D8F"/>
    <w:rsid w:val="001D3197"/>
    <w:rsid w:val="001D3268"/>
    <w:rsid w:val="001D32BB"/>
    <w:rsid w:val="001D3C95"/>
    <w:rsid w:val="001D3ED1"/>
    <w:rsid w:val="001D42DE"/>
    <w:rsid w:val="001D4E08"/>
    <w:rsid w:val="001D5020"/>
    <w:rsid w:val="001D52C0"/>
    <w:rsid w:val="001D5524"/>
    <w:rsid w:val="001D5AE6"/>
    <w:rsid w:val="001D5B89"/>
    <w:rsid w:val="001D5D49"/>
    <w:rsid w:val="001D5F54"/>
    <w:rsid w:val="001D6507"/>
    <w:rsid w:val="001D65E6"/>
    <w:rsid w:val="001D667F"/>
    <w:rsid w:val="001D69D9"/>
    <w:rsid w:val="001D6C8C"/>
    <w:rsid w:val="001D6E2F"/>
    <w:rsid w:val="001D6E83"/>
    <w:rsid w:val="001D7124"/>
    <w:rsid w:val="001D7384"/>
    <w:rsid w:val="001D7450"/>
    <w:rsid w:val="001D7860"/>
    <w:rsid w:val="001D7A88"/>
    <w:rsid w:val="001D7C83"/>
    <w:rsid w:val="001D7FCF"/>
    <w:rsid w:val="001E04A6"/>
    <w:rsid w:val="001E05DD"/>
    <w:rsid w:val="001E084F"/>
    <w:rsid w:val="001E0C75"/>
    <w:rsid w:val="001E18F0"/>
    <w:rsid w:val="001E1AEB"/>
    <w:rsid w:val="001E1F81"/>
    <w:rsid w:val="001E21F8"/>
    <w:rsid w:val="001E2293"/>
    <w:rsid w:val="001E2992"/>
    <w:rsid w:val="001E29CB"/>
    <w:rsid w:val="001E29D0"/>
    <w:rsid w:val="001E29EA"/>
    <w:rsid w:val="001E2A5B"/>
    <w:rsid w:val="001E2C65"/>
    <w:rsid w:val="001E34FA"/>
    <w:rsid w:val="001E39CA"/>
    <w:rsid w:val="001E3B7F"/>
    <w:rsid w:val="001E40D9"/>
    <w:rsid w:val="001E42DD"/>
    <w:rsid w:val="001E43D4"/>
    <w:rsid w:val="001E45AC"/>
    <w:rsid w:val="001E4FAA"/>
    <w:rsid w:val="001E5AED"/>
    <w:rsid w:val="001E5D4C"/>
    <w:rsid w:val="001E5E7B"/>
    <w:rsid w:val="001E5F8C"/>
    <w:rsid w:val="001E6033"/>
    <w:rsid w:val="001E6380"/>
    <w:rsid w:val="001E6755"/>
    <w:rsid w:val="001E6907"/>
    <w:rsid w:val="001E6946"/>
    <w:rsid w:val="001E6E1B"/>
    <w:rsid w:val="001E7496"/>
    <w:rsid w:val="001E74D6"/>
    <w:rsid w:val="001E7B15"/>
    <w:rsid w:val="001F02ED"/>
    <w:rsid w:val="001F031E"/>
    <w:rsid w:val="001F07DD"/>
    <w:rsid w:val="001F0823"/>
    <w:rsid w:val="001F0975"/>
    <w:rsid w:val="001F1039"/>
    <w:rsid w:val="001F116C"/>
    <w:rsid w:val="001F1A64"/>
    <w:rsid w:val="001F1E9B"/>
    <w:rsid w:val="001F1F27"/>
    <w:rsid w:val="001F1F61"/>
    <w:rsid w:val="001F2760"/>
    <w:rsid w:val="001F2B8A"/>
    <w:rsid w:val="001F2F45"/>
    <w:rsid w:val="001F31C9"/>
    <w:rsid w:val="001F31F8"/>
    <w:rsid w:val="001F3343"/>
    <w:rsid w:val="001F3F1C"/>
    <w:rsid w:val="001F406F"/>
    <w:rsid w:val="001F4546"/>
    <w:rsid w:val="001F455A"/>
    <w:rsid w:val="001F472F"/>
    <w:rsid w:val="001F4CB3"/>
    <w:rsid w:val="001F4F39"/>
    <w:rsid w:val="001F518E"/>
    <w:rsid w:val="001F5740"/>
    <w:rsid w:val="001F5AD8"/>
    <w:rsid w:val="001F61A3"/>
    <w:rsid w:val="001F65F4"/>
    <w:rsid w:val="001F676E"/>
    <w:rsid w:val="001F6BF5"/>
    <w:rsid w:val="001F6C36"/>
    <w:rsid w:val="001F732E"/>
    <w:rsid w:val="001F74F3"/>
    <w:rsid w:val="001F751A"/>
    <w:rsid w:val="002009A7"/>
    <w:rsid w:val="00200A4C"/>
    <w:rsid w:val="00200B63"/>
    <w:rsid w:val="0020108C"/>
    <w:rsid w:val="0020188B"/>
    <w:rsid w:val="00201B01"/>
    <w:rsid w:val="00201B2C"/>
    <w:rsid w:val="00202052"/>
    <w:rsid w:val="002021C1"/>
    <w:rsid w:val="002027A8"/>
    <w:rsid w:val="002027D8"/>
    <w:rsid w:val="002028FC"/>
    <w:rsid w:val="00202B40"/>
    <w:rsid w:val="00202D58"/>
    <w:rsid w:val="00202F8D"/>
    <w:rsid w:val="00203678"/>
    <w:rsid w:val="0020378A"/>
    <w:rsid w:val="002039AD"/>
    <w:rsid w:val="00203AF7"/>
    <w:rsid w:val="0020440A"/>
    <w:rsid w:val="00204AD6"/>
    <w:rsid w:val="00204B1A"/>
    <w:rsid w:val="00204CB8"/>
    <w:rsid w:val="00204DB0"/>
    <w:rsid w:val="00205793"/>
    <w:rsid w:val="0020583F"/>
    <w:rsid w:val="00205C13"/>
    <w:rsid w:val="00205FE7"/>
    <w:rsid w:val="00206408"/>
    <w:rsid w:val="0020645D"/>
    <w:rsid w:val="00206642"/>
    <w:rsid w:val="002069A3"/>
    <w:rsid w:val="0020708D"/>
    <w:rsid w:val="002073F8"/>
    <w:rsid w:val="0020774E"/>
    <w:rsid w:val="00207768"/>
    <w:rsid w:val="002078DB"/>
    <w:rsid w:val="00207928"/>
    <w:rsid w:val="002079CD"/>
    <w:rsid w:val="002079EB"/>
    <w:rsid w:val="00210448"/>
    <w:rsid w:val="0021055A"/>
    <w:rsid w:val="002107DA"/>
    <w:rsid w:val="00210850"/>
    <w:rsid w:val="002108E4"/>
    <w:rsid w:val="0021099B"/>
    <w:rsid w:val="00210E82"/>
    <w:rsid w:val="002110A2"/>
    <w:rsid w:val="002118D3"/>
    <w:rsid w:val="00211A97"/>
    <w:rsid w:val="0021215D"/>
    <w:rsid w:val="00212230"/>
    <w:rsid w:val="002126AF"/>
    <w:rsid w:val="00212BDA"/>
    <w:rsid w:val="00212DCD"/>
    <w:rsid w:val="0021338C"/>
    <w:rsid w:val="002134F2"/>
    <w:rsid w:val="00213CEB"/>
    <w:rsid w:val="00213D41"/>
    <w:rsid w:val="00213F10"/>
    <w:rsid w:val="00213FF3"/>
    <w:rsid w:val="0021414C"/>
    <w:rsid w:val="0021424B"/>
    <w:rsid w:val="0021439B"/>
    <w:rsid w:val="0021481E"/>
    <w:rsid w:val="00214960"/>
    <w:rsid w:val="00214B7D"/>
    <w:rsid w:val="00214D72"/>
    <w:rsid w:val="00214F8F"/>
    <w:rsid w:val="00215609"/>
    <w:rsid w:val="00215683"/>
    <w:rsid w:val="00215B9E"/>
    <w:rsid w:val="00215C92"/>
    <w:rsid w:val="00216394"/>
    <w:rsid w:val="002163B7"/>
    <w:rsid w:val="0021656C"/>
    <w:rsid w:val="002165CC"/>
    <w:rsid w:val="0021670A"/>
    <w:rsid w:val="00216A65"/>
    <w:rsid w:val="00216A6C"/>
    <w:rsid w:val="00216CC8"/>
    <w:rsid w:val="00216D9C"/>
    <w:rsid w:val="00216ED4"/>
    <w:rsid w:val="0021701E"/>
    <w:rsid w:val="0021724B"/>
    <w:rsid w:val="002175F8"/>
    <w:rsid w:val="00217A00"/>
    <w:rsid w:val="00217AB5"/>
    <w:rsid w:val="00217CA0"/>
    <w:rsid w:val="00217DCD"/>
    <w:rsid w:val="0022030B"/>
    <w:rsid w:val="00220386"/>
    <w:rsid w:val="00220557"/>
    <w:rsid w:val="002210E5"/>
    <w:rsid w:val="00221145"/>
    <w:rsid w:val="0022122D"/>
    <w:rsid w:val="0022134D"/>
    <w:rsid w:val="00221752"/>
    <w:rsid w:val="0022195B"/>
    <w:rsid w:val="00222370"/>
    <w:rsid w:val="00222396"/>
    <w:rsid w:val="00222961"/>
    <w:rsid w:val="00222D24"/>
    <w:rsid w:val="002231D3"/>
    <w:rsid w:val="00223897"/>
    <w:rsid w:val="00223A0B"/>
    <w:rsid w:val="00223C20"/>
    <w:rsid w:val="00223FDF"/>
    <w:rsid w:val="002240F3"/>
    <w:rsid w:val="00224317"/>
    <w:rsid w:val="002246B4"/>
    <w:rsid w:val="002246E4"/>
    <w:rsid w:val="002247EF"/>
    <w:rsid w:val="002248CC"/>
    <w:rsid w:val="00224C93"/>
    <w:rsid w:val="00224EE3"/>
    <w:rsid w:val="0022516C"/>
    <w:rsid w:val="002254FE"/>
    <w:rsid w:val="00225576"/>
    <w:rsid w:val="002258B4"/>
    <w:rsid w:val="0022592D"/>
    <w:rsid w:val="00225CE0"/>
    <w:rsid w:val="00225DA8"/>
    <w:rsid w:val="00225E73"/>
    <w:rsid w:val="00225F77"/>
    <w:rsid w:val="00225FB5"/>
    <w:rsid w:val="00227079"/>
    <w:rsid w:val="00227286"/>
    <w:rsid w:val="002273C4"/>
    <w:rsid w:val="00227454"/>
    <w:rsid w:val="0022756C"/>
    <w:rsid w:val="00227639"/>
    <w:rsid w:val="00227966"/>
    <w:rsid w:val="00227D04"/>
    <w:rsid w:val="00227D22"/>
    <w:rsid w:val="00227E9F"/>
    <w:rsid w:val="00230A41"/>
    <w:rsid w:val="00230D96"/>
    <w:rsid w:val="002315C3"/>
    <w:rsid w:val="00231BF7"/>
    <w:rsid w:val="00231E87"/>
    <w:rsid w:val="0023214E"/>
    <w:rsid w:val="00232734"/>
    <w:rsid w:val="00232C5B"/>
    <w:rsid w:val="00232F5E"/>
    <w:rsid w:val="00232F75"/>
    <w:rsid w:val="00232F9C"/>
    <w:rsid w:val="00233357"/>
    <w:rsid w:val="00233459"/>
    <w:rsid w:val="0023348D"/>
    <w:rsid w:val="00233B7C"/>
    <w:rsid w:val="00234308"/>
    <w:rsid w:val="00234589"/>
    <w:rsid w:val="002349CB"/>
    <w:rsid w:val="00234B2B"/>
    <w:rsid w:val="00234B37"/>
    <w:rsid w:val="00234DB5"/>
    <w:rsid w:val="002351C2"/>
    <w:rsid w:val="0023596F"/>
    <w:rsid w:val="00235AC6"/>
    <w:rsid w:val="002360BF"/>
    <w:rsid w:val="002361AD"/>
    <w:rsid w:val="0023628A"/>
    <w:rsid w:val="0023662E"/>
    <w:rsid w:val="00236A0D"/>
    <w:rsid w:val="00236D31"/>
    <w:rsid w:val="00236F48"/>
    <w:rsid w:val="00236F7B"/>
    <w:rsid w:val="00236FA0"/>
    <w:rsid w:val="00237057"/>
    <w:rsid w:val="002372B7"/>
    <w:rsid w:val="002372C3"/>
    <w:rsid w:val="0023733E"/>
    <w:rsid w:val="00237342"/>
    <w:rsid w:val="002374F1"/>
    <w:rsid w:val="002377E0"/>
    <w:rsid w:val="00237B72"/>
    <w:rsid w:val="00237C0B"/>
    <w:rsid w:val="00237F52"/>
    <w:rsid w:val="0024034D"/>
    <w:rsid w:val="0024034F"/>
    <w:rsid w:val="002405EE"/>
    <w:rsid w:val="00240762"/>
    <w:rsid w:val="002407B4"/>
    <w:rsid w:val="002411BA"/>
    <w:rsid w:val="002412D3"/>
    <w:rsid w:val="002413A3"/>
    <w:rsid w:val="00241447"/>
    <w:rsid w:val="00241455"/>
    <w:rsid w:val="00241593"/>
    <w:rsid w:val="002415AA"/>
    <w:rsid w:val="00241D43"/>
    <w:rsid w:val="0024219C"/>
    <w:rsid w:val="00242B3F"/>
    <w:rsid w:val="00242B53"/>
    <w:rsid w:val="00242CC9"/>
    <w:rsid w:val="00242D7F"/>
    <w:rsid w:val="00242FDF"/>
    <w:rsid w:val="002430D3"/>
    <w:rsid w:val="0024320D"/>
    <w:rsid w:val="0024379B"/>
    <w:rsid w:val="00243999"/>
    <w:rsid w:val="00243AB4"/>
    <w:rsid w:val="00243F25"/>
    <w:rsid w:val="002440B1"/>
    <w:rsid w:val="0024457B"/>
    <w:rsid w:val="00244668"/>
    <w:rsid w:val="0024498C"/>
    <w:rsid w:val="00244EEE"/>
    <w:rsid w:val="002451F5"/>
    <w:rsid w:val="00245365"/>
    <w:rsid w:val="00245537"/>
    <w:rsid w:val="002456F5"/>
    <w:rsid w:val="00245B73"/>
    <w:rsid w:val="00245B89"/>
    <w:rsid w:val="00245C18"/>
    <w:rsid w:val="00245D06"/>
    <w:rsid w:val="00245FFC"/>
    <w:rsid w:val="0024612E"/>
    <w:rsid w:val="002462A8"/>
    <w:rsid w:val="002463C8"/>
    <w:rsid w:val="00246807"/>
    <w:rsid w:val="00246855"/>
    <w:rsid w:val="00246DB9"/>
    <w:rsid w:val="002471D5"/>
    <w:rsid w:val="00247A84"/>
    <w:rsid w:val="00247BDB"/>
    <w:rsid w:val="00247E81"/>
    <w:rsid w:val="0025029B"/>
    <w:rsid w:val="0025039B"/>
    <w:rsid w:val="00250468"/>
    <w:rsid w:val="00250655"/>
    <w:rsid w:val="00250863"/>
    <w:rsid w:val="00250BE6"/>
    <w:rsid w:val="00250E75"/>
    <w:rsid w:val="0025157E"/>
    <w:rsid w:val="002517C2"/>
    <w:rsid w:val="002517FC"/>
    <w:rsid w:val="00251EA4"/>
    <w:rsid w:val="00252329"/>
    <w:rsid w:val="00252993"/>
    <w:rsid w:val="002529E4"/>
    <w:rsid w:val="002531B9"/>
    <w:rsid w:val="002535F1"/>
    <w:rsid w:val="0025360A"/>
    <w:rsid w:val="002541BD"/>
    <w:rsid w:val="00254F6B"/>
    <w:rsid w:val="00255057"/>
    <w:rsid w:val="002550EA"/>
    <w:rsid w:val="002553CF"/>
    <w:rsid w:val="0025559C"/>
    <w:rsid w:val="00255B2E"/>
    <w:rsid w:val="00255D3F"/>
    <w:rsid w:val="0025602B"/>
    <w:rsid w:val="002563D8"/>
    <w:rsid w:val="00256679"/>
    <w:rsid w:val="0025680F"/>
    <w:rsid w:val="0025684C"/>
    <w:rsid w:val="00256883"/>
    <w:rsid w:val="002569D3"/>
    <w:rsid w:val="00256A52"/>
    <w:rsid w:val="00256B25"/>
    <w:rsid w:val="0025712E"/>
    <w:rsid w:val="002575CD"/>
    <w:rsid w:val="00257898"/>
    <w:rsid w:val="00257C50"/>
    <w:rsid w:val="00260CFF"/>
    <w:rsid w:val="00260EDB"/>
    <w:rsid w:val="00261653"/>
    <w:rsid w:val="00261E56"/>
    <w:rsid w:val="002622D5"/>
    <w:rsid w:val="002623D8"/>
    <w:rsid w:val="00262590"/>
    <w:rsid w:val="002628CC"/>
    <w:rsid w:val="002629A4"/>
    <w:rsid w:val="00262A64"/>
    <w:rsid w:val="00262CE1"/>
    <w:rsid w:val="0026321E"/>
    <w:rsid w:val="00263651"/>
    <w:rsid w:val="00263686"/>
    <w:rsid w:val="0026387B"/>
    <w:rsid w:val="00263A6F"/>
    <w:rsid w:val="00263C84"/>
    <w:rsid w:val="00263F0A"/>
    <w:rsid w:val="00264064"/>
    <w:rsid w:val="002640AA"/>
    <w:rsid w:val="00264713"/>
    <w:rsid w:val="0026579F"/>
    <w:rsid w:val="00265C3B"/>
    <w:rsid w:val="00265CE5"/>
    <w:rsid w:val="00265D1B"/>
    <w:rsid w:val="00265EB6"/>
    <w:rsid w:val="00266075"/>
    <w:rsid w:val="00266647"/>
    <w:rsid w:val="002668DF"/>
    <w:rsid w:val="002672FE"/>
    <w:rsid w:val="00267A6D"/>
    <w:rsid w:val="00267A7A"/>
    <w:rsid w:val="00270229"/>
    <w:rsid w:val="002702A6"/>
    <w:rsid w:val="0027053F"/>
    <w:rsid w:val="00270698"/>
    <w:rsid w:val="00270A74"/>
    <w:rsid w:val="00270CE7"/>
    <w:rsid w:val="00271062"/>
    <w:rsid w:val="0027138B"/>
    <w:rsid w:val="0027189E"/>
    <w:rsid w:val="00271AAD"/>
    <w:rsid w:val="00271B14"/>
    <w:rsid w:val="00271BB5"/>
    <w:rsid w:val="00271F42"/>
    <w:rsid w:val="0027207E"/>
    <w:rsid w:val="002722DE"/>
    <w:rsid w:val="00272755"/>
    <w:rsid w:val="002729F2"/>
    <w:rsid w:val="00272B39"/>
    <w:rsid w:val="002730CD"/>
    <w:rsid w:val="002733A6"/>
    <w:rsid w:val="002736E4"/>
    <w:rsid w:val="00273D7B"/>
    <w:rsid w:val="00273EAF"/>
    <w:rsid w:val="00273F6E"/>
    <w:rsid w:val="0027402C"/>
    <w:rsid w:val="002744F0"/>
    <w:rsid w:val="002748F7"/>
    <w:rsid w:val="00274A65"/>
    <w:rsid w:val="00274B79"/>
    <w:rsid w:val="00274FB4"/>
    <w:rsid w:val="002755A0"/>
    <w:rsid w:val="00275CBC"/>
    <w:rsid w:val="0027624D"/>
    <w:rsid w:val="00276748"/>
    <w:rsid w:val="00276BE1"/>
    <w:rsid w:val="00276D6F"/>
    <w:rsid w:val="00276F33"/>
    <w:rsid w:val="00276FEE"/>
    <w:rsid w:val="002774B5"/>
    <w:rsid w:val="00277716"/>
    <w:rsid w:val="002779C0"/>
    <w:rsid w:val="00277D2B"/>
    <w:rsid w:val="00280065"/>
    <w:rsid w:val="00280093"/>
    <w:rsid w:val="00280294"/>
    <w:rsid w:val="002803E6"/>
    <w:rsid w:val="002804CC"/>
    <w:rsid w:val="002806FE"/>
    <w:rsid w:val="00280BCB"/>
    <w:rsid w:val="00280CCA"/>
    <w:rsid w:val="00280D6E"/>
    <w:rsid w:val="00280E75"/>
    <w:rsid w:val="002815CB"/>
    <w:rsid w:val="002821B8"/>
    <w:rsid w:val="00282207"/>
    <w:rsid w:val="00282832"/>
    <w:rsid w:val="0028337E"/>
    <w:rsid w:val="00283391"/>
    <w:rsid w:val="002833BF"/>
    <w:rsid w:val="00284D9A"/>
    <w:rsid w:val="00284F1A"/>
    <w:rsid w:val="00285055"/>
    <w:rsid w:val="00285B1C"/>
    <w:rsid w:val="00285B78"/>
    <w:rsid w:val="00285CF0"/>
    <w:rsid w:val="00286166"/>
    <w:rsid w:val="0028630A"/>
    <w:rsid w:val="002865D2"/>
    <w:rsid w:val="002867E9"/>
    <w:rsid w:val="0028697D"/>
    <w:rsid w:val="00286D23"/>
    <w:rsid w:val="00286D74"/>
    <w:rsid w:val="00286F70"/>
    <w:rsid w:val="00286FEB"/>
    <w:rsid w:val="00287163"/>
    <w:rsid w:val="00287379"/>
    <w:rsid w:val="00287444"/>
    <w:rsid w:val="0028761F"/>
    <w:rsid w:val="00287991"/>
    <w:rsid w:val="00287DC4"/>
    <w:rsid w:val="00290296"/>
    <w:rsid w:val="0029032F"/>
    <w:rsid w:val="0029053F"/>
    <w:rsid w:val="002906C1"/>
    <w:rsid w:val="002907FB"/>
    <w:rsid w:val="002910EE"/>
    <w:rsid w:val="00291276"/>
    <w:rsid w:val="002914B1"/>
    <w:rsid w:val="002915B5"/>
    <w:rsid w:val="002917F4"/>
    <w:rsid w:val="00291EAC"/>
    <w:rsid w:val="002923FD"/>
    <w:rsid w:val="002928BF"/>
    <w:rsid w:val="00292927"/>
    <w:rsid w:val="00292AF7"/>
    <w:rsid w:val="00292F98"/>
    <w:rsid w:val="00292FB9"/>
    <w:rsid w:val="002932DC"/>
    <w:rsid w:val="002934A2"/>
    <w:rsid w:val="00293857"/>
    <w:rsid w:val="00293ABE"/>
    <w:rsid w:val="00293BD7"/>
    <w:rsid w:val="002943ED"/>
    <w:rsid w:val="00294414"/>
    <w:rsid w:val="002946E2"/>
    <w:rsid w:val="00294BCE"/>
    <w:rsid w:val="00294F89"/>
    <w:rsid w:val="0029561F"/>
    <w:rsid w:val="00295A74"/>
    <w:rsid w:val="00295B7C"/>
    <w:rsid w:val="0029636F"/>
    <w:rsid w:val="00296798"/>
    <w:rsid w:val="00296B3D"/>
    <w:rsid w:val="00296EAB"/>
    <w:rsid w:val="00296FA5"/>
    <w:rsid w:val="00296FE7"/>
    <w:rsid w:val="0029762B"/>
    <w:rsid w:val="00297728"/>
    <w:rsid w:val="0029785F"/>
    <w:rsid w:val="00297FE4"/>
    <w:rsid w:val="002A0479"/>
    <w:rsid w:val="002A04B8"/>
    <w:rsid w:val="002A06DB"/>
    <w:rsid w:val="002A0878"/>
    <w:rsid w:val="002A0932"/>
    <w:rsid w:val="002A0A74"/>
    <w:rsid w:val="002A1409"/>
    <w:rsid w:val="002A1AFE"/>
    <w:rsid w:val="002A1D04"/>
    <w:rsid w:val="002A1D3E"/>
    <w:rsid w:val="002A2140"/>
    <w:rsid w:val="002A2572"/>
    <w:rsid w:val="002A2B47"/>
    <w:rsid w:val="002A3079"/>
    <w:rsid w:val="002A30AA"/>
    <w:rsid w:val="002A3224"/>
    <w:rsid w:val="002A32BB"/>
    <w:rsid w:val="002A3C49"/>
    <w:rsid w:val="002A42A5"/>
    <w:rsid w:val="002A4C84"/>
    <w:rsid w:val="002A4ED3"/>
    <w:rsid w:val="002A5218"/>
    <w:rsid w:val="002A53DC"/>
    <w:rsid w:val="002A548C"/>
    <w:rsid w:val="002A54B4"/>
    <w:rsid w:val="002A54DB"/>
    <w:rsid w:val="002A5570"/>
    <w:rsid w:val="002A5634"/>
    <w:rsid w:val="002A5BE3"/>
    <w:rsid w:val="002A5BF6"/>
    <w:rsid w:val="002A60D9"/>
    <w:rsid w:val="002A61C3"/>
    <w:rsid w:val="002A68F8"/>
    <w:rsid w:val="002A691B"/>
    <w:rsid w:val="002A69F4"/>
    <w:rsid w:val="002A6D25"/>
    <w:rsid w:val="002A6DCD"/>
    <w:rsid w:val="002A7173"/>
    <w:rsid w:val="002A734A"/>
    <w:rsid w:val="002A759A"/>
    <w:rsid w:val="002A76DD"/>
    <w:rsid w:val="002A7793"/>
    <w:rsid w:val="002A7C38"/>
    <w:rsid w:val="002A7EDB"/>
    <w:rsid w:val="002B0118"/>
    <w:rsid w:val="002B02CB"/>
    <w:rsid w:val="002B07B3"/>
    <w:rsid w:val="002B0CCD"/>
    <w:rsid w:val="002B0DB9"/>
    <w:rsid w:val="002B0ECE"/>
    <w:rsid w:val="002B13D5"/>
    <w:rsid w:val="002B1679"/>
    <w:rsid w:val="002B1756"/>
    <w:rsid w:val="002B1795"/>
    <w:rsid w:val="002B1C0A"/>
    <w:rsid w:val="002B21CE"/>
    <w:rsid w:val="002B24C0"/>
    <w:rsid w:val="002B27B8"/>
    <w:rsid w:val="002B2840"/>
    <w:rsid w:val="002B2A6A"/>
    <w:rsid w:val="002B2AEE"/>
    <w:rsid w:val="002B33A3"/>
    <w:rsid w:val="002B37A7"/>
    <w:rsid w:val="002B3D34"/>
    <w:rsid w:val="002B3D7A"/>
    <w:rsid w:val="002B3E42"/>
    <w:rsid w:val="002B3EF6"/>
    <w:rsid w:val="002B3FDE"/>
    <w:rsid w:val="002B4093"/>
    <w:rsid w:val="002B4346"/>
    <w:rsid w:val="002B462E"/>
    <w:rsid w:val="002B588C"/>
    <w:rsid w:val="002B5B20"/>
    <w:rsid w:val="002B5F57"/>
    <w:rsid w:val="002B608D"/>
    <w:rsid w:val="002B60A8"/>
    <w:rsid w:val="002B6469"/>
    <w:rsid w:val="002B69F4"/>
    <w:rsid w:val="002B6A45"/>
    <w:rsid w:val="002B6B5C"/>
    <w:rsid w:val="002B6B7C"/>
    <w:rsid w:val="002B70DB"/>
    <w:rsid w:val="002B7257"/>
    <w:rsid w:val="002B7E33"/>
    <w:rsid w:val="002C009C"/>
    <w:rsid w:val="002C0536"/>
    <w:rsid w:val="002C067B"/>
    <w:rsid w:val="002C0B89"/>
    <w:rsid w:val="002C0D84"/>
    <w:rsid w:val="002C131C"/>
    <w:rsid w:val="002C1AB9"/>
    <w:rsid w:val="002C1CDF"/>
    <w:rsid w:val="002C210B"/>
    <w:rsid w:val="002C2261"/>
    <w:rsid w:val="002C226E"/>
    <w:rsid w:val="002C294F"/>
    <w:rsid w:val="002C2BE9"/>
    <w:rsid w:val="002C2C49"/>
    <w:rsid w:val="002C2D15"/>
    <w:rsid w:val="002C2E4A"/>
    <w:rsid w:val="002C2F61"/>
    <w:rsid w:val="002C2FDD"/>
    <w:rsid w:val="002C310E"/>
    <w:rsid w:val="002C3572"/>
    <w:rsid w:val="002C367E"/>
    <w:rsid w:val="002C3809"/>
    <w:rsid w:val="002C3F15"/>
    <w:rsid w:val="002C429B"/>
    <w:rsid w:val="002C4517"/>
    <w:rsid w:val="002C4784"/>
    <w:rsid w:val="002C48B6"/>
    <w:rsid w:val="002C4955"/>
    <w:rsid w:val="002C4BCF"/>
    <w:rsid w:val="002C537B"/>
    <w:rsid w:val="002C5400"/>
    <w:rsid w:val="002C5436"/>
    <w:rsid w:val="002C54B9"/>
    <w:rsid w:val="002C5807"/>
    <w:rsid w:val="002C5B9F"/>
    <w:rsid w:val="002C62FC"/>
    <w:rsid w:val="002C640E"/>
    <w:rsid w:val="002C6B9A"/>
    <w:rsid w:val="002C6D2D"/>
    <w:rsid w:val="002C6FA6"/>
    <w:rsid w:val="002C744C"/>
    <w:rsid w:val="002C7540"/>
    <w:rsid w:val="002C762F"/>
    <w:rsid w:val="002C777F"/>
    <w:rsid w:val="002C77FF"/>
    <w:rsid w:val="002C7901"/>
    <w:rsid w:val="002C7B22"/>
    <w:rsid w:val="002C7C02"/>
    <w:rsid w:val="002D0B39"/>
    <w:rsid w:val="002D135C"/>
    <w:rsid w:val="002D173A"/>
    <w:rsid w:val="002D17E1"/>
    <w:rsid w:val="002D18B6"/>
    <w:rsid w:val="002D18E2"/>
    <w:rsid w:val="002D1FAA"/>
    <w:rsid w:val="002D23EB"/>
    <w:rsid w:val="002D271B"/>
    <w:rsid w:val="002D2C2E"/>
    <w:rsid w:val="002D2CD8"/>
    <w:rsid w:val="002D2F05"/>
    <w:rsid w:val="002D2F0C"/>
    <w:rsid w:val="002D304B"/>
    <w:rsid w:val="002D3280"/>
    <w:rsid w:val="002D331A"/>
    <w:rsid w:val="002D34EC"/>
    <w:rsid w:val="002D3664"/>
    <w:rsid w:val="002D366E"/>
    <w:rsid w:val="002D3808"/>
    <w:rsid w:val="002D3FC6"/>
    <w:rsid w:val="002D404E"/>
    <w:rsid w:val="002D4586"/>
    <w:rsid w:val="002D4735"/>
    <w:rsid w:val="002D4AC5"/>
    <w:rsid w:val="002D52D5"/>
    <w:rsid w:val="002D6039"/>
    <w:rsid w:val="002D67CA"/>
    <w:rsid w:val="002D6B98"/>
    <w:rsid w:val="002D6BD4"/>
    <w:rsid w:val="002D6C4A"/>
    <w:rsid w:val="002D6D65"/>
    <w:rsid w:val="002D7038"/>
    <w:rsid w:val="002D76F8"/>
    <w:rsid w:val="002D772D"/>
    <w:rsid w:val="002D7F91"/>
    <w:rsid w:val="002E014B"/>
    <w:rsid w:val="002E03C8"/>
    <w:rsid w:val="002E0967"/>
    <w:rsid w:val="002E1287"/>
    <w:rsid w:val="002E1F14"/>
    <w:rsid w:val="002E237B"/>
    <w:rsid w:val="002E28C3"/>
    <w:rsid w:val="002E3133"/>
    <w:rsid w:val="002E326E"/>
    <w:rsid w:val="002E3430"/>
    <w:rsid w:val="002E3592"/>
    <w:rsid w:val="002E371F"/>
    <w:rsid w:val="002E3838"/>
    <w:rsid w:val="002E3A02"/>
    <w:rsid w:val="002E3F76"/>
    <w:rsid w:val="002E3FA1"/>
    <w:rsid w:val="002E4367"/>
    <w:rsid w:val="002E438D"/>
    <w:rsid w:val="002E4869"/>
    <w:rsid w:val="002E491F"/>
    <w:rsid w:val="002E4A33"/>
    <w:rsid w:val="002E4A36"/>
    <w:rsid w:val="002E4E25"/>
    <w:rsid w:val="002E501C"/>
    <w:rsid w:val="002E547E"/>
    <w:rsid w:val="002E56CB"/>
    <w:rsid w:val="002E58B5"/>
    <w:rsid w:val="002E5F94"/>
    <w:rsid w:val="002E653C"/>
    <w:rsid w:val="002E6913"/>
    <w:rsid w:val="002E7649"/>
    <w:rsid w:val="002E7A6F"/>
    <w:rsid w:val="002E7ACC"/>
    <w:rsid w:val="002E7B63"/>
    <w:rsid w:val="002E7B71"/>
    <w:rsid w:val="002F058A"/>
    <w:rsid w:val="002F1993"/>
    <w:rsid w:val="002F19DA"/>
    <w:rsid w:val="002F1B98"/>
    <w:rsid w:val="002F1BAA"/>
    <w:rsid w:val="002F1E83"/>
    <w:rsid w:val="002F1FBD"/>
    <w:rsid w:val="002F25C9"/>
    <w:rsid w:val="002F30E5"/>
    <w:rsid w:val="002F32FA"/>
    <w:rsid w:val="002F3661"/>
    <w:rsid w:val="002F371A"/>
    <w:rsid w:val="002F391D"/>
    <w:rsid w:val="002F426E"/>
    <w:rsid w:val="002F43B5"/>
    <w:rsid w:val="002F47C6"/>
    <w:rsid w:val="002F4989"/>
    <w:rsid w:val="002F4F10"/>
    <w:rsid w:val="002F4FA4"/>
    <w:rsid w:val="002F517E"/>
    <w:rsid w:val="002F59CD"/>
    <w:rsid w:val="002F5DAE"/>
    <w:rsid w:val="002F5EC1"/>
    <w:rsid w:val="002F61C5"/>
    <w:rsid w:val="002F6388"/>
    <w:rsid w:val="002F646C"/>
    <w:rsid w:val="002F648E"/>
    <w:rsid w:val="002F694B"/>
    <w:rsid w:val="002F6C20"/>
    <w:rsid w:val="002F722A"/>
    <w:rsid w:val="002F7338"/>
    <w:rsid w:val="002F7FB7"/>
    <w:rsid w:val="00300519"/>
    <w:rsid w:val="003005AA"/>
    <w:rsid w:val="00300889"/>
    <w:rsid w:val="00300D5F"/>
    <w:rsid w:val="00300ED2"/>
    <w:rsid w:val="003012E1"/>
    <w:rsid w:val="003015D9"/>
    <w:rsid w:val="003017E9"/>
    <w:rsid w:val="00301965"/>
    <w:rsid w:val="00301B42"/>
    <w:rsid w:val="00301E26"/>
    <w:rsid w:val="00301EAF"/>
    <w:rsid w:val="00301FBA"/>
    <w:rsid w:val="00302435"/>
    <w:rsid w:val="003024F1"/>
    <w:rsid w:val="003028B3"/>
    <w:rsid w:val="00302AD1"/>
    <w:rsid w:val="00302C9E"/>
    <w:rsid w:val="00302CC6"/>
    <w:rsid w:val="00303060"/>
    <w:rsid w:val="003036E8"/>
    <w:rsid w:val="0030414F"/>
    <w:rsid w:val="0030470A"/>
    <w:rsid w:val="0030473F"/>
    <w:rsid w:val="00304D98"/>
    <w:rsid w:val="00304F76"/>
    <w:rsid w:val="003058B9"/>
    <w:rsid w:val="00305A63"/>
    <w:rsid w:val="003060CD"/>
    <w:rsid w:val="003062E7"/>
    <w:rsid w:val="003065E6"/>
    <w:rsid w:val="003067B1"/>
    <w:rsid w:val="00306F12"/>
    <w:rsid w:val="003070AD"/>
    <w:rsid w:val="003072E9"/>
    <w:rsid w:val="003074D5"/>
    <w:rsid w:val="00307AEB"/>
    <w:rsid w:val="00307BC4"/>
    <w:rsid w:val="00307C62"/>
    <w:rsid w:val="00307CE3"/>
    <w:rsid w:val="00310009"/>
    <w:rsid w:val="0031001E"/>
    <w:rsid w:val="0031021A"/>
    <w:rsid w:val="00310993"/>
    <w:rsid w:val="00310AFA"/>
    <w:rsid w:val="00310EC6"/>
    <w:rsid w:val="00311007"/>
    <w:rsid w:val="00311068"/>
    <w:rsid w:val="00311082"/>
    <w:rsid w:val="00311172"/>
    <w:rsid w:val="003116E3"/>
    <w:rsid w:val="00312073"/>
    <w:rsid w:val="0031215C"/>
    <w:rsid w:val="003127D8"/>
    <w:rsid w:val="003128AE"/>
    <w:rsid w:val="00312E6D"/>
    <w:rsid w:val="00313006"/>
    <w:rsid w:val="0031305C"/>
    <w:rsid w:val="00313140"/>
    <w:rsid w:val="003135F5"/>
    <w:rsid w:val="00313BF1"/>
    <w:rsid w:val="00313D14"/>
    <w:rsid w:val="00313FAB"/>
    <w:rsid w:val="003141B9"/>
    <w:rsid w:val="003143B5"/>
    <w:rsid w:val="0031440B"/>
    <w:rsid w:val="00314777"/>
    <w:rsid w:val="00314C8B"/>
    <w:rsid w:val="00315027"/>
    <w:rsid w:val="00315238"/>
    <w:rsid w:val="00315239"/>
    <w:rsid w:val="0031534C"/>
    <w:rsid w:val="00315830"/>
    <w:rsid w:val="00315835"/>
    <w:rsid w:val="00315B81"/>
    <w:rsid w:val="00315FB9"/>
    <w:rsid w:val="00316339"/>
    <w:rsid w:val="0031660D"/>
    <w:rsid w:val="0031664C"/>
    <w:rsid w:val="00316A17"/>
    <w:rsid w:val="00316E15"/>
    <w:rsid w:val="00317099"/>
    <w:rsid w:val="0031757E"/>
    <w:rsid w:val="003175A2"/>
    <w:rsid w:val="0031790C"/>
    <w:rsid w:val="00317C47"/>
    <w:rsid w:val="003202F8"/>
    <w:rsid w:val="00320391"/>
    <w:rsid w:val="00320405"/>
    <w:rsid w:val="00320A26"/>
    <w:rsid w:val="00320CBA"/>
    <w:rsid w:val="00320DD0"/>
    <w:rsid w:val="00320E82"/>
    <w:rsid w:val="00320E9B"/>
    <w:rsid w:val="003213A9"/>
    <w:rsid w:val="003213B0"/>
    <w:rsid w:val="00321662"/>
    <w:rsid w:val="0032187D"/>
    <w:rsid w:val="00321B3F"/>
    <w:rsid w:val="00321BF8"/>
    <w:rsid w:val="0032267C"/>
    <w:rsid w:val="00322CE3"/>
    <w:rsid w:val="00322D6C"/>
    <w:rsid w:val="00322FF9"/>
    <w:rsid w:val="00323178"/>
    <w:rsid w:val="003235D8"/>
    <w:rsid w:val="00323A14"/>
    <w:rsid w:val="00323D2E"/>
    <w:rsid w:val="003244FF"/>
    <w:rsid w:val="003246AA"/>
    <w:rsid w:val="00324859"/>
    <w:rsid w:val="00324D8E"/>
    <w:rsid w:val="00325479"/>
    <w:rsid w:val="00325AC3"/>
    <w:rsid w:val="00325BFE"/>
    <w:rsid w:val="0032648B"/>
    <w:rsid w:val="00326A31"/>
    <w:rsid w:val="0032704A"/>
    <w:rsid w:val="0032713D"/>
    <w:rsid w:val="00327178"/>
    <w:rsid w:val="00327308"/>
    <w:rsid w:val="0032749D"/>
    <w:rsid w:val="0032758A"/>
    <w:rsid w:val="003277DC"/>
    <w:rsid w:val="003278B0"/>
    <w:rsid w:val="00327D44"/>
    <w:rsid w:val="00327F66"/>
    <w:rsid w:val="00330085"/>
    <w:rsid w:val="0033013C"/>
    <w:rsid w:val="003307B0"/>
    <w:rsid w:val="00330913"/>
    <w:rsid w:val="00330A04"/>
    <w:rsid w:val="00330C38"/>
    <w:rsid w:val="00330D49"/>
    <w:rsid w:val="0033125B"/>
    <w:rsid w:val="00331840"/>
    <w:rsid w:val="00331922"/>
    <w:rsid w:val="00331ABC"/>
    <w:rsid w:val="00331DA5"/>
    <w:rsid w:val="00331DAB"/>
    <w:rsid w:val="00331EDE"/>
    <w:rsid w:val="0033206B"/>
    <w:rsid w:val="003320A1"/>
    <w:rsid w:val="003321AB"/>
    <w:rsid w:val="00332316"/>
    <w:rsid w:val="003328F0"/>
    <w:rsid w:val="00332A32"/>
    <w:rsid w:val="00333058"/>
    <w:rsid w:val="0033325B"/>
    <w:rsid w:val="00333450"/>
    <w:rsid w:val="003335CC"/>
    <w:rsid w:val="003338CB"/>
    <w:rsid w:val="00334E04"/>
    <w:rsid w:val="0033509B"/>
    <w:rsid w:val="00335A63"/>
    <w:rsid w:val="00336161"/>
    <w:rsid w:val="0033638B"/>
    <w:rsid w:val="00336763"/>
    <w:rsid w:val="0033683A"/>
    <w:rsid w:val="00336A3C"/>
    <w:rsid w:val="00336C44"/>
    <w:rsid w:val="00336FFC"/>
    <w:rsid w:val="003371E2"/>
    <w:rsid w:val="00337794"/>
    <w:rsid w:val="00337CA3"/>
    <w:rsid w:val="00337FDF"/>
    <w:rsid w:val="00340BAF"/>
    <w:rsid w:val="00340EBE"/>
    <w:rsid w:val="0034143A"/>
    <w:rsid w:val="00341A05"/>
    <w:rsid w:val="0034203E"/>
    <w:rsid w:val="00342579"/>
    <w:rsid w:val="003426D5"/>
    <w:rsid w:val="00342B44"/>
    <w:rsid w:val="00342BC2"/>
    <w:rsid w:val="0034347B"/>
    <w:rsid w:val="00343535"/>
    <w:rsid w:val="00343AB0"/>
    <w:rsid w:val="00343D18"/>
    <w:rsid w:val="00343E20"/>
    <w:rsid w:val="00343ED3"/>
    <w:rsid w:val="0034450C"/>
    <w:rsid w:val="0034454A"/>
    <w:rsid w:val="00344577"/>
    <w:rsid w:val="003446A3"/>
    <w:rsid w:val="00344ADB"/>
    <w:rsid w:val="00344D65"/>
    <w:rsid w:val="00344ECC"/>
    <w:rsid w:val="003451D2"/>
    <w:rsid w:val="00345B98"/>
    <w:rsid w:val="00345C53"/>
    <w:rsid w:val="00345DEB"/>
    <w:rsid w:val="0034638E"/>
    <w:rsid w:val="00346D8A"/>
    <w:rsid w:val="00346DFC"/>
    <w:rsid w:val="00346E85"/>
    <w:rsid w:val="00346FCF"/>
    <w:rsid w:val="00347028"/>
    <w:rsid w:val="003471B2"/>
    <w:rsid w:val="0034756E"/>
    <w:rsid w:val="00347749"/>
    <w:rsid w:val="00350CF5"/>
    <w:rsid w:val="00351061"/>
    <w:rsid w:val="00351294"/>
    <w:rsid w:val="003518B5"/>
    <w:rsid w:val="00351B3F"/>
    <w:rsid w:val="00351EA2"/>
    <w:rsid w:val="00351F90"/>
    <w:rsid w:val="00352208"/>
    <w:rsid w:val="00352360"/>
    <w:rsid w:val="003523BE"/>
    <w:rsid w:val="00352443"/>
    <w:rsid w:val="0035270D"/>
    <w:rsid w:val="003529F6"/>
    <w:rsid w:val="00352B01"/>
    <w:rsid w:val="00352EC6"/>
    <w:rsid w:val="00352F47"/>
    <w:rsid w:val="003530A3"/>
    <w:rsid w:val="003531E0"/>
    <w:rsid w:val="0035337D"/>
    <w:rsid w:val="003537CF"/>
    <w:rsid w:val="0035390B"/>
    <w:rsid w:val="00353993"/>
    <w:rsid w:val="00353A2C"/>
    <w:rsid w:val="00353C2D"/>
    <w:rsid w:val="003543D7"/>
    <w:rsid w:val="00354548"/>
    <w:rsid w:val="003545CF"/>
    <w:rsid w:val="0035462E"/>
    <w:rsid w:val="0035478E"/>
    <w:rsid w:val="003547BE"/>
    <w:rsid w:val="00354889"/>
    <w:rsid w:val="00354AB6"/>
    <w:rsid w:val="00354BAA"/>
    <w:rsid w:val="00355381"/>
    <w:rsid w:val="00355699"/>
    <w:rsid w:val="00355717"/>
    <w:rsid w:val="00355879"/>
    <w:rsid w:val="0035600F"/>
    <w:rsid w:val="003562DA"/>
    <w:rsid w:val="0035668F"/>
    <w:rsid w:val="003569EF"/>
    <w:rsid w:val="00356E2B"/>
    <w:rsid w:val="003571C6"/>
    <w:rsid w:val="00357372"/>
    <w:rsid w:val="003574F6"/>
    <w:rsid w:val="00357AD2"/>
    <w:rsid w:val="00357B48"/>
    <w:rsid w:val="00360002"/>
    <w:rsid w:val="00360264"/>
    <w:rsid w:val="003603D9"/>
    <w:rsid w:val="0036067D"/>
    <w:rsid w:val="00360D4F"/>
    <w:rsid w:val="00360DD4"/>
    <w:rsid w:val="00360E4F"/>
    <w:rsid w:val="0036100A"/>
    <w:rsid w:val="00361175"/>
    <w:rsid w:val="003613FA"/>
    <w:rsid w:val="00361EC3"/>
    <w:rsid w:val="00362A67"/>
    <w:rsid w:val="00362B97"/>
    <w:rsid w:val="003635FF"/>
    <w:rsid w:val="0036385C"/>
    <w:rsid w:val="0036396C"/>
    <w:rsid w:val="00364144"/>
    <w:rsid w:val="003641EA"/>
    <w:rsid w:val="0036481F"/>
    <w:rsid w:val="003650CB"/>
    <w:rsid w:val="0036523B"/>
    <w:rsid w:val="0036556E"/>
    <w:rsid w:val="0036561D"/>
    <w:rsid w:val="003656B5"/>
    <w:rsid w:val="00365877"/>
    <w:rsid w:val="00365C0C"/>
    <w:rsid w:val="00365CB2"/>
    <w:rsid w:val="00365E2C"/>
    <w:rsid w:val="00365EF7"/>
    <w:rsid w:val="00365FFE"/>
    <w:rsid w:val="003661EA"/>
    <w:rsid w:val="00366609"/>
    <w:rsid w:val="0036728E"/>
    <w:rsid w:val="003675D7"/>
    <w:rsid w:val="0036767A"/>
    <w:rsid w:val="003676D1"/>
    <w:rsid w:val="003679D1"/>
    <w:rsid w:val="00367A4B"/>
    <w:rsid w:val="00367BAD"/>
    <w:rsid w:val="00367C1F"/>
    <w:rsid w:val="00367FBF"/>
    <w:rsid w:val="00370002"/>
    <w:rsid w:val="0037008E"/>
    <w:rsid w:val="00370443"/>
    <w:rsid w:val="003713E8"/>
    <w:rsid w:val="00371C81"/>
    <w:rsid w:val="00372647"/>
    <w:rsid w:val="00372808"/>
    <w:rsid w:val="00372840"/>
    <w:rsid w:val="00372AF6"/>
    <w:rsid w:val="00372BA1"/>
    <w:rsid w:val="00372E10"/>
    <w:rsid w:val="00372F22"/>
    <w:rsid w:val="00373049"/>
    <w:rsid w:val="00373198"/>
    <w:rsid w:val="00373400"/>
    <w:rsid w:val="0037381C"/>
    <w:rsid w:val="00373CEC"/>
    <w:rsid w:val="00373E55"/>
    <w:rsid w:val="00374537"/>
    <w:rsid w:val="00374BAD"/>
    <w:rsid w:val="00374DA9"/>
    <w:rsid w:val="00374E60"/>
    <w:rsid w:val="00375596"/>
    <w:rsid w:val="00375AA9"/>
    <w:rsid w:val="00375AF4"/>
    <w:rsid w:val="00375B38"/>
    <w:rsid w:val="00375B84"/>
    <w:rsid w:val="0037642A"/>
    <w:rsid w:val="00376EE2"/>
    <w:rsid w:val="003772E9"/>
    <w:rsid w:val="0037745B"/>
    <w:rsid w:val="00377922"/>
    <w:rsid w:val="00377F87"/>
    <w:rsid w:val="0038063B"/>
    <w:rsid w:val="00380659"/>
    <w:rsid w:val="00380690"/>
    <w:rsid w:val="003809E2"/>
    <w:rsid w:val="00380FEC"/>
    <w:rsid w:val="003811F0"/>
    <w:rsid w:val="003814BF"/>
    <w:rsid w:val="003814DA"/>
    <w:rsid w:val="003819BD"/>
    <w:rsid w:val="00381B50"/>
    <w:rsid w:val="00382131"/>
    <w:rsid w:val="003822AD"/>
    <w:rsid w:val="00382307"/>
    <w:rsid w:val="00382378"/>
    <w:rsid w:val="003824FE"/>
    <w:rsid w:val="00382B07"/>
    <w:rsid w:val="00382C5C"/>
    <w:rsid w:val="00382FFF"/>
    <w:rsid w:val="0038300E"/>
    <w:rsid w:val="00383264"/>
    <w:rsid w:val="003836FC"/>
    <w:rsid w:val="00383B43"/>
    <w:rsid w:val="003840BB"/>
    <w:rsid w:val="0038418C"/>
    <w:rsid w:val="00384AD3"/>
    <w:rsid w:val="00385054"/>
    <w:rsid w:val="00385131"/>
    <w:rsid w:val="00385867"/>
    <w:rsid w:val="00385D92"/>
    <w:rsid w:val="00385FB5"/>
    <w:rsid w:val="00385FBE"/>
    <w:rsid w:val="00386817"/>
    <w:rsid w:val="00386989"/>
    <w:rsid w:val="00386C23"/>
    <w:rsid w:val="00386D54"/>
    <w:rsid w:val="00386E12"/>
    <w:rsid w:val="00386F06"/>
    <w:rsid w:val="00386F81"/>
    <w:rsid w:val="003872A4"/>
    <w:rsid w:val="00387543"/>
    <w:rsid w:val="00387718"/>
    <w:rsid w:val="00387851"/>
    <w:rsid w:val="00390439"/>
    <w:rsid w:val="0039085E"/>
    <w:rsid w:val="00390A34"/>
    <w:rsid w:val="00390A78"/>
    <w:rsid w:val="003911D3"/>
    <w:rsid w:val="0039120B"/>
    <w:rsid w:val="0039143A"/>
    <w:rsid w:val="003915C3"/>
    <w:rsid w:val="00392439"/>
    <w:rsid w:val="00392A15"/>
    <w:rsid w:val="00392C3A"/>
    <w:rsid w:val="00392FF2"/>
    <w:rsid w:val="00393407"/>
    <w:rsid w:val="00393623"/>
    <w:rsid w:val="00393649"/>
    <w:rsid w:val="0039473F"/>
    <w:rsid w:val="00394A12"/>
    <w:rsid w:val="00394C68"/>
    <w:rsid w:val="003958CF"/>
    <w:rsid w:val="00395C15"/>
    <w:rsid w:val="00395E95"/>
    <w:rsid w:val="00395ED6"/>
    <w:rsid w:val="00396283"/>
    <w:rsid w:val="00396515"/>
    <w:rsid w:val="003968A7"/>
    <w:rsid w:val="003968FD"/>
    <w:rsid w:val="00396AE3"/>
    <w:rsid w:val="00396C6F"/>
    <w:rsid w:val="00396DE9"/>
    <w:rsid w:val="00396FCA"/>
    <w:rsid w:val="003976F2"/>
    <w:rsid w:val="003A0950"/>
    <w:rsid w:val="003A0C63"/>
    <w:rsid w:val="003A0EAF"/>
    <w:rsid w:val="003A0F8A"/>
    <w:rsid w:val="003A1040"/>
    <w:rsid w:val="003A1381"/>
    <w:rsid w:val="003A14EE"/>
    <w:rsid w:val="003A1982"/>
    <w:rsid w:val="003A19A9"/>
    <w:rsid w:val="003A1C20"/>
    <w:rsid w:val="003A1DC0"/>
    <w:rsid w:val="003A1FF7"/>
    <w:rsid w:val="003A2277"/>
    <w:rsid w:val="003A251A"/>
    <w:rsid w:val="003A2610"/>
    <w:rsid w:val="003A2B71"/>
    <w:rsid w:val="003A32A0"/>
    <w:rsid w:val="003A4365"/>
    <w:rsid w:val="003A4395"/>
    <w:rsid w:val="003A4437"/>
    <w:rsid w:val="003A4512"/>
    <w:rsid w:val="003A47D0"/>
    <w:rsid w:val="003A47DD"/>
    <w:rsid w:val="003A4D0A"/>
    <w:rsid w:val="003A4F38"/>
    <w:rsid w:val="003A5289"/>
    <w:rsid w:val="003A53DB"/>
    <w:rsid w:val="003A5FDA"/>
    <w:rsid w:val="003A604D"/>
    <w:rsid w:val="003A6454"/>
    <w:rsid w:val="003A6665"/>
    <w:rsid w:val="003A668D"/>
    <w:rsid w:val="003A67D9"/>
    <w:rsid w:val="003A686E"/>
    <w:rsid w:val="003A68EB"/>
    <w:rsid w:val="003A695F"/>
    <w:rsid w:val="003A6AFB"/>
    <w:rsid w:val="003A73BD"/>
    <w:rsid w:val="003A74D1"/>
    <w:rsid w:val="003A76AF"/>
    <w:rsid w:val="003A78A0"/>
    <w:rsid w:val="003A78B9"/>
    <w:rsid w:val="003B02CB"/>
    <w:rsid w:val="003B03C6"/>
    <w:rsid w:val="003B0672"/>
    <w:rsid w:val="003B0C4A"/>
    <w:rsid w:val="003B0F61"/>
    <w:rsid w:val="003B140D"/>
    <w:rsid w:val="003B17B7"/>
    <w:rsid w:val="003B1E01"/>
    <w:rsid w:val="003B1E22"/>
    <w:rsid w:val="003B1FD0"/>
    <w:rsid w:val="003B2A30"/>
    <w:rsid w:val="003B2C6F"/>
    <w:rsid w:val="003B2EC4"/>
    <w:rsid w:val="003B2FE9"/>
    <w:rsid w:val="003B2FF1"/>
    <w:rsid w:val="003B3C37"/>
    <w:rsid w:val="003B432A"/>
    <w:rsid w:val="003B4FB0"/>
    <w:rsid w:val="003B5048"/>
    <w:rsid w:val="003B52FE"/>
    <w:rsid w:val="003B54F3"/>
    <w:rsid w:val="003B55DC"/>
    <w:rsid w:val="003B5814"/>
    <w:rsid w:val="003B5A02"/>
    <w:rsid w:val="003B5BBB"/>
    <w:rsid w:val="003B5BCC"/>
    <w:rsid w:val="003B5C67"/>
    <w:rsid w:val="003B637D"/>
    <w:rsid w:val="003B6470"/>
    <w:rsid w:val="003B67A7"/>
    <w:rsid w:val="003B6AD5"/>
    <w:rsid w:val="003B6E66"/>
    <w:rsid w:val="003B715A"/>
    <w:rsid w:val="003B721A"/>
    <w:rsid w:val="003B7476"/>
    <w:rsid w:val="003B74FA"/>
    <w:rsid w:val="003B7B4D"/>
    <w:rsid w:val="003C00F0"/>
    <w:rsid w:val="003C0439"/>
    <w:rsid w:val="003C072B"/>
    <w:rsid w:val="003C07F2"/>
    <w:rsid w:val="003C081A"/>
    <w:rsid w:val="003C089F"/>
    <w:rsid w:val="003C0B69"/>
    <w:rsid w:val="003C1075"/>
    <w:rsid w:val="003C14EC"/>
    <w:rsid w:val="003C15CC"/>
    <w:rsid w:val="003C184C"/>
    <w:rsid w:val="003C1AEC"/>
    <w:rsid w:val="003C1D85"/>
    <w:rsid w:val="003C2569"/>
    <w:rsid w:val="003C25F2"/>
    <w:rsid w:val="003C370B"/>
    <w:rsid w:val="003C3CDA"/>
    <w:rsid w:val="003C3DA7"/>
    <w:rsid w:val="003C3DCA"/>
    <w:rsid w:val="003C3E05"/>
    <w:rsid w:val="003C45C5"/>
    <w:rsid w:val="003C463B"/>
    <w:rsid w:val="003C4650"/>
    <w:rsid w:val="003C4AF5"/>
    <w:rsid w:val="003C5027"/>
    <w:rsid w:val="003C51F4"/>
    <w:rsid w:val="003C5602"/>
    <w:rsid w:val="003C5BF9"/>
    <w:rsid w:val="003C5CAA"/>
    <w:rsid w:val="003C64B6"/>
    <w:rsid w:val="003C6810"/>
    <w:rsid w:val="003C6C8C"/>
    <w:rsid w:val="003C746E"/>
    <w:rsid w:val="003C7670"/>
    <w:rsid w:val="003C7B23"/>
    <w:rsid w:val="003C7B57"/>
    <w:rsid w:val="003C7B82"/>
    <w:rsid w:val="003C7E2A"/>
    <w:rsid w:val="003D041C"/>
    <w:rsid w:val="003D04F7"/>
    <w:rsid w:val="003D05C6"/>
    <w:rsid w:val="003D07E6"/>
    <w:rsid w:val="003D0E70"/>
    <w:rsid w:val="003D124A"/>
    <w:rsid w:val="003D133B"/>
    <w:rsid w:val="003D13B3"/>
    <w:rsid w:val="003D1B06"/>
    <w:rsid w:val="003D1BCB"/>
    <w:rsid w:val="003D23A5"/>
    <w:rsid w:val="003D25A6"/>
    <w:rsid w:val="003D31A2"/>
    <w:rsid w:val="003D36C0"/>
    <w:rsid w:val="003D395B"/>
    <w:rsid w:val="003D39C4"/>
    <w:rsid w:val="003D418B"/>
    <w:rsid w:val="003D44F4"/>
    <w:rsid w:val="003D45C0"/>
    <w:rsid w:val="003D49AB"/>
    <w:rsid w:val="003D49CD"/>
    <w:rsid w:val="003D4D7C"/>
    <w:rsid w:val="003D5692"/>
    <w:rsid w:val="003D57D1"/>
    <w:rsid w:val="003D58EE"/>
    <w:rsid w:val="003D5B5A"/>
    <w:rsid w:val="003D5BBA"/>
    <w:rsid w:val="003D6010"/>
    <w:rsid w:val="003D648B"/>
    <w:rsid w:val="003D64D3"/>
    <w:rsid w:val="003D68C9"/>
    <w:rsid w:val="003D68FA"/>
    <w:rsid w:val="003D6A0E"/>
    <w:rsid w:val="003D6A31"/>
    <w:rsid w:val="003D6AD4"/>
    <w:rsid w:val="003D6E74"/>
    <w:rsid w:val="003D7599"/>
    <w:rsid w:val="003D7899"/>
    <w:rsid w:val="003D7E41"/>
    <w:rsid w:val="003D7EA6"/>
    <w:rsid w:val="003E0188"/>
    <w:rsid w:val="003E03CB"/>
    <w:rsid w:val="003E05B2"/>
    <w:rsid w:val="003E05DC"/>
    <w:rsid w:val="003E095E"/>
    <w:rsid w:val="003E0A5A"/>
    <w:rsid w:val="003E136A"/>
    <w:rsid w:val="003E1D45"/>
    <w:rsid w:val="003E1F8A"/>
    <w:rsid w:val="003E20CE"/>
    <w:rsid w:val="003E22BD"/>
    <w:rsid w:val="003E23CD"/>
    <w:rsid w:val="003E23E4"/>
    <w:rsid w:val="003E24EE"/>
    <w:rsid w:val="003E257B"/>
    <w:rsid w:val="003E2699"/>
    <w:rsid w:val="003E283C"/>
    <w:rsid w:val="003E285F"/>
    <w:rsid w:val="003E2974"/>
    <w:rsid w:val="003E2BAA"/>
    <w:rsid w:val="003E36B3"/>
    <w:rsid w:val="003E3A52"/>
    <w:rsid w:val="003E3B52"/>
    <w:rsid w:val="003E3C1E"/>
    <w:rsid w:val="003E47E8"/>
    <w:rsid w:val="003E4A87"/>
    <w:rsid w:val="003E4B8B"/>
    <w:rsid w:val="003E4E1F"/>
    <w:rsid w:val="003E53AE"/>
    <w:rsid w:val="003E56E3"/>
    <w:rsid w:val="003E5976"/>
    <w:rsid w:val="003E5C3C"/>
    <w:rsid w:val="003E5C3D"/>
    <w:rsid w:val="003E5DA1"/>
    <w:rsid w:val="003E6164"/>
    <w:rsid w:val="003E61CF"/>
    <w:rsid w:val="003E68A9"/>
    <w:rsid w:val="003E6FC2"/>
    <w:rsid w:val="003E75E1"/>
    <w:rsid w:val="003E78D4"/>
    <w:rsid w:val="003E7F7F"/>
    <w:rsid w:val="003F00A9"/>
    <w:rsid w:val="003F02AD"/>
    <w:rsid w:val="003F05E7"/>
    <w:rsid w:val="003F0643"/>
    <w:rsid w:val="003F0ACD"/>
    <w:rsid w:val="003F0CCB"/>
    <w:rsid w:val="003F0D33"/>
    <w:rsid w:val="003F0E53"/>
    <w:rsid w:val="003F15EB"/>
    <w:rsid w:val="003F205A"/>
    <w:rsid w:val="003F2A04"/>
    <w:rsid w:val="003F2B0C"/>
    <w:rsid w:val="003F2CF9"/>
    <w:rsid w:val="003F3164"/>
    <w:rsid w:val="003F330F"/>
    <w:rsid w:val="003F352D"/>
    <w:rsid w:val="003F363D"/>
    <w:rsid w:val="003F3643"/>
    <w:rsid w:val="003F41C5"/>
    <w:rsid w:val="003F503B"/>
    <w:rsid w:val="003F504B"/>
    <w:rsid w:val="003F50D8"/>
    <w:rsid w:val="003F54A3"/>
    <w:rsid w:val="003F5A21"/>
    <w:rsid w:val="003F5A91"/>
    <w:rsid w:val="003F5DED"/>
    <w:rsid w:val="003F65FC"/>
    <w:rsid w:val="003F6982"/>
    <w:rsid w:val="003F6983"/>
    <w:rsid w:val="003F6BD8"/>
    <w:rsid w:val="003F6BE6"/>
    <w:rsid w:val="003F6D16"/>
    <w:rsid w:val="003F7386"/>
    <w:rsid w:val="003F794D"/>
    <w:rsid w:val="003F7A2E"/>
    <w:rsid w:val="003F7B6F"/>
    <w:rsid w:val="003F7CC6"/>
    <w:rsid w:val="004002A0"/>
    <w:rsid w:val="004005C3"/>
    <w:rsid w:val="00400988"/>
    <w:rsid w:val="00400ACE"/>
    <w:rsid w:val="00400D5C"/>
    <w:rsid w:val="00400E60"/>
    <w:rsid w:val="00401151"/>
    <w:rsid w:val="00401174"/>
    <w:rsid w:val="004016DA"/>
    <w:rsid w:val="00401795"/>
    <w:rsid w:val="00401977"/>
    <w:rsid w:val="00401A00"/>
    <w:rsid w:val="00401D5B"/>
    <w:rsid w:val="00401E5A"/>
    <w:rsid w:val="00401EBB"/>
    <w:rsid w:val="00401EEE"/>
    <w:rsid w:val="00401F69"/>
    <w:rsid w:val="0040202F"/>
    <w:rsid w:val="0040233F"/>
    <w:rsid w:val="0040268B"/>
    <w:rsid w:val="00402935"/>
    <w:rsid w:val="00402B33"/>
    <w:rsid w:val="00402C02"/>
    <w:rsid w:val="00402C62"/>
    <w:rsid w:val="00402FF9"/>
    <w:rsid w:val="00403110"/>
    <w:rsid w:val="0040328C"/>
    <w:rsid w:val="004036FD"/>
    <w:rsid w:val="00403744"/>
    <w:rsid w:val="00403E3A"/>
    <w:rsid w:val="0040424E"/>
    <w:rsid w:val="0040426B"/>
    <w:rsid w:val="00404661"/>
    <w:rsid w:val="0040471E"/>
    <w:rsid w:val="0040478F"/>
    <w:rsid w:val="00404DA6"/>
    <w:rsid w:val="00404EE0"/>
    <w:rsid w:val="00405052"/>
    <w:rsid w:val="00405159"/>
    <w:rsid w:val="004052F1"/>
    <w:rsid w:val="004054F4"/>
    <w:rsid w:val="00405A77"/>
    <w:rsid w:val="00405AEF"/>
    <w:rsid w:val="00405D6F"/>
    <w:rsid w:val="00406CFF"/>
    <w:rsid w:val="00406EE2"/>
    <w:rsid w:val="0040739E"/>
    <w:rsid w:val="004076CE"/>
    <w:rsid w:val="0040783F"/>
    <w:rsid w:val="0040796E"/>
    <w:rsid w:val="00407FDB"/>
    <w:rsid w:val="004101EF"/>
    <w:rsid w:val="0041020D"/>
    <w:rsid w:val="004102B8"/>
    <w:rsid w:val="0041034C"/>
    <w:rsid w:val="00410391"/>
    <w:rsid w:val="00410769"/>
    <w:rsid w:val="00410975"/>
    <w:rsid w:val="00410A0B"/>
    <w:rsid w:val="00410A33"/>
    <w:rsid w:val="00410E1F"/>
    <w:rsid w:val="00411008"/>
    <w:rsid w:val="004114DA"/>
    <w:rsid w:val="00411560"/>
    <w:rsid w:val="00411AA8"/>
    <w:rsid w:val="00411BCA"/>
    <w:rsid w:val="00411E02"/>
    <w:rsid w:val="00412727"/>
    <w:rsid w:val="00412A6E"/>
    <w:rsid w:val="00412BCD"/>
    <w:rsid w:val="00412E92"/>
    <w:rsid w:val="00412F79"/>
    <w:rsid w:val="00413568"/>
    <w:rsid w:val="0041376E"/>
    <w:rsid w:val="0041425B"/>
    <w:rsid w:val="004142C4"/>
    <w:rsid w:val="004143B7"/>
    <w:rsid w:val="004144A2"/>
    <w:rsid w:val="0041484A"/>
    <w:rsid w:val="004148F7"/>
    <w:rsid w:val="00414DAB"/>
    <w:rsid w:val="00415104"/>
    <w:rsid w:val="0041529F"/>
    <w:rsid w:val="004152CA"/>
    <w:rsid w:val="004153C4"/>
    <w:rsid w:val="00415529"/>
    <w:rsid w:val="00415A0B"/>
    <w:rsid w:val="00415ACB"/>
    <w:rsid w:val="00415CFC"/>
    <w:rsid w:val="004162D0"/>
    <w:rsid w:val="0041660C"/>
    <w:rsid w:val="00416CF8"/>
    <w:rsid w:val="00417186"/>
    <w:rsid w:val="004175FB"/>
    <w:rsid w:val="00417D04"/>
    <w:rsid w:val="00417F17"/>
    <w:rsid w:val="00420069"/>
    <w:rsid w:val="00420117"/>
    <w:rsid w:val="00420552"/>
    <w:rsid w:val="004208C0"/>
    <w:rsid w:val="004208FC"/>
    <w:rsid w:val="00420B7C"/>
    <w:rsid w:val="00421043"/>
    <w:rsid w:val="0042125D"/>
    <w:rsid w:val="0042152D"/>
    <w:rsid w:val="004218F1"/>
    <w:rsid w:val="004219E4"/>
    <w:rsid w:val="00421DB2"/>
    <w:rsid w:val="00421DD2"/>
    <w:rsid w:val="0042242D"/>
    <w:rsid w:val="00422882"/>
    <w:rsid w:val="00423028"/>
    <w:rsid w:val="0042349D"/>
    <w:rsid w:val="00424F43"/>
    <w:rsid w:val="00425180"/>
    <w:rsid w:val="0042568E"/>
    <w:rsid w:val="004256CF"/>
    <w:rsid w:val="00425869"/>
    <w:rsid w:val="00425EE0"/>
    <w:rsid w:val="00425FAD"/>
    <w:rsid w:val="00425FBC"/>
    <w:rsid w:val="004271D3"/>
    <w:rsid w:val="00427852"/>
    <w:rsid w:val="00427B05"/>
    <w:rsid w:val="00427BF3"/>
    <w:rsid w:val="00427CBE"/>
    <w:rsid w:val="00427D15"/>
    <w:rsid w:val="00427F6C"/>
    <w:rsid w:val="0043057B"/>
    <w:rsid w:val="00430C9E"/>
    <w:rsid w:val="00430D9C"/>
    <w:rsid w:val="00430DE1"/>
    <w:rsid w:val="00430EF2"/>
    <w:rsid w:val="004310BA"/>
    <w:rsid w:val="00431595"/>
    <w:rsid w:val="00431A2E"/>
    <w:rsid w:val="00431A6C"/>
    <w:rsid w:val="00431E39"/>
    <w:rsid w:val="004321C0"/>
    <w:rsid w:val="00432485"/>
    <w:rsid w:val="0043272A"/>
    <w:rsid w:val="00432756"/>
    <w:rsid w:val="00432B6C"/>
    <w:rsid w:val="004333E1"/>
    <w:rsid w:val="00433412"/>
    <w:rsid w:val="004335DC"/>
    <w:rsid w:val="00433910"/>
    <w:rsid w:val="00433CB8"/>
    <w:rsid w:val="00433E1B"/>
    <w:rsid w:val="00433E2A"/>
    <w:rsid w:val="00433EC9"/>
    <w:rsid w:val="00434022"/>
    <w:rsid w:val="00434086"/>
    <w:rsid w:val="004340DA"/>
    <w:rsid w:val="004342D0"/>
    <w:rsid w:val="004346AC"/>
    <w:rsid w:val="00434807"/>
    <w:rsid w:val="0043526B"/>
    <w:rsid w:val="00435CD5"/>
    <w:rsid w:val="004366B3"/>
    <w:rsid w:val="00436D91"/>
    <w:rsid w:val="00436E81"/>
    <w:rsid w:val="00437578"/>
    <w:rsid w:val="00437A0A"/>
    <w:rsid w:val="00440BDB"/>
    <w:rsid w:val="00440E16"/>
    <w:rsid w:val="00441017"/>
    <w:rsid w:val="004410CF"/>
    <w:rsid w:val="00441815"/>
    <w:rsid w:val="004418B3"/>
    <w:rsid w:val="00441FBB"/>
    <w:rsid w:val="0044217D"/>
    <w:rsid w:val="004427B7"/>
    <w:rsid w:val="00442A4A"/>
    <w:rsid w:val="00442F95"/>
    <w:rsid w:val="0044367E"/>
    <w:rsid w:val="0044378D"/>
    <w:rsid w:val="00443B3C"/>
    <w:rsid w:val="00443D64"/>
    <w:rsid w:val="00444139"/>
    <w:rsid w:val="00444259"/>
    <w:rsid w:val="004444AC"/>
    <w:rsid w:val="00444DB1"/>
    <w:rsid w:val="0044502C"/>
    <w:rsid w:val="0044504A"/>
    <w:rsid w:val="00445093"/>
    <w:rsid w:val="004450FE"/>
    <w:rsid w:val="0044513B"/>
    <w:rsid w:val="0044550E"/>
    <w:rsid w:val="00445516"/>
    <w:rsid w:val="004457EC"/>
    <w:rsid w:val="00445A70"/>
    <w:rsid w:val="00445E8C"/>
    <w:rsid w:val="0044607F"/>
    <w:rsid w:val="00446567"/>
    <w:rsid w:val="00446629"/>
    <w:rsid w:val="00446795"/>
    <w:rsid w:val="00446E42"/>
    <w:rsid w:val="004476B4"/>
    <w:rsid w:val="00447E65"/>
    <w:rsid w:val="00450123"/>
    <w:rsid w:val="0045026F"/>
    <w:rsid w:val="0045068C"/>
    <w:rsid w:val="00450819"/>
    <w:rsid w:val="00450955"/>
    <w:rsid w:val="00450987"/>
    <w:rsid w:val="00450AE1"/>
    <w:rsid w:val="00450B41"/>
    <w:rsid w:val="00450D61"/>
    <w:rsid w:val="00451090"/>
    <w:rsid w:val="00451380"/>
    <w:rsid w:val="00451552"/>
    <w:rsid w:val="00451B3F"/>
    <w:rsid w:val="00451B43"/>
    <w:rsid w:val="00451D07"/>
    <w:rsid w:val="004520CB"/>
    <w:rsid w:val="004522DA"/>
    <w:rsid w:val="0045266D"/>
    <w:rsid w:val="00452B95"/>
    <w:rsid w:val="00452C8E"/>
    <w:rsid w:val="00453681"/>
    <w:rsid w:val="004537CC"/>
    <w:rsid w:val="00453863"/>
    <w:rsid w:val="0045387C"/>
    <w:rsid w:val="00453A38"/>
    <w:rsid w:val="00453B8F"/>
    <w:rsid w:val="004543C9"/>
    <w:rsid w:val="004548FC"/>
    <w:rsid w:val="00454B70"/>
    <w:rsid w:val="00454DBE"/>
    <w:rsid w:val="00455D23"/>
    <w:rsid w:val="00455E05"/>
    <w:rsid w:val="00455F4D"/>
    <w:rsid w:val="004566A3"/>
    <w:rsid w:val="00456A83"/>
    <w:rsid w:val="00456D21"/>
    <w:rsid w:val="0045707E"/>
    <w:rsid w:val="00457098"/>
    <w:rsid w:val="00457192"/>
    <w:rsid w:val="00457450"/>
    <w:rsid w:val="00457568"/>
    <w:rsid w:val="0045775D"/>
    <w:rsid w:val="00457A24"/>
    <w:rsid w:val="00457CB0"/>
    <w:rsid w:val="00457CCC"/>
    <w:rsid w:val="00460056"/>
    <w:rsid w:val="00460381"/>
    <w:rsid w:val="00460392"/>
    <w:rsid w:val="0046079A"/>
    <w:rsid w:val="00460818"/>
    <w:rsid w:val="00460972"/>
    <w:rsid w:val="004609E8"/>
    <w:rsid w:val="00461867"/>
    <w:rsid w:val="004619D7"/>
    <w:rsid w:val="00461BC6"/>
    <w:rsid w:val="00461E25"/>
    <w:rsid w:val="00461F9A"/>
    <w:rsid w:val="00462575"/>
    <w:rsid w:val="004628B5"/>
    <w:rsid w:val="004629F0"/>
    <w:rsid w:val="00462A79"/>
    <w:rsid w:val="00462CAB"/>
    <w:rsid w:val="00462DC2"/>
    <w:rsid w:val="00462EB3"/>
    <w:rsid w:val="00463252"/>
    <w:rsid w:val="0046397B"/>
    <w:rsid w:val="00463F4C"/>
    <w:rsid w:val="00463F80"/>
    <w:rsid w:val="00464047"/>
    <w:rsid w:val="0046408F"/>
    <w:rsid w:val="004647A6"/>
    <w:rsid w:val="004648BF"/>
    <w:rsid w:val="00464F4F"/>
    <w:rsid w:val="00465017"/>
    <w:rsid w:val="00465057"/>
    <w:rsid w:val="00465583"/>
    <w:rsid w:val="0046561F"/>
    <w:rsid w:val="0046589E"/>
    <w:rsid w:val="004659FB"/>
    <w:rsid w:val="00465DD1"/>
    <w:rsid w:val="004660A0"/>
    <w:rsid w:val="00466481"/>
    <w:rsid w:val="004664C1"/>
    <w:rsid w:val="00466520"/>
    <w:rsid w:val="004668B7"/>
    <w:rsid w:val="00466FBC"/>
    <w:rsid w:val="004672A5"/>
    <w:rsid w:val="004672FA"/>
    <w:rsid w:val="00467374"/>
    <w:rsid w:val="004675C0"/>
    <w:rsid w:val="0046761A"/>
    <w:rsid w:val="00467859"/>
    <w:rsid w:val="00467DA8"/>
    <w:rsid w:val="004707C5"/>
    <w:rsid w:val="004707D6"/>
    <w:rsid w:val="00470905"/>
    <w:rsid w:val="00470925"/>
    <w:rsid w:val="0047110C"/>
    <w:rsid w:val="004711A8"/>
    <w:rsid w:val="00471467"/>
    <w:rsid w:val="0047162E"/>
    <w:rsid w:val="004716F9"/>
    <w:rsid w:val="00471DAE"/>
    <w:rsid w:val="0047219A"/>
    <w:rsid w:val="004721D2"/>
    <w:rsid w:val="004722BF"/>
    <w:rsid w:val="0047253C"/>
    <w:rsid w:val="0047265E"/>
    <w:rsid w:val="0047276C"/>
    <w:rsid w:val="00472B0C"/>
    <w:rsid w:val="00472B2D"/>
    <w:rsid w:val="00472BCC"/>
    <w:rsid w:val="00472DF9"/>
    <w:rsid w:val="004730C3"/>
    <w:rsid w:val="00473449"/>
    <w:rsid w:val="00473482"/>
    <w:rsid w:val="004735FA"/>
    <w:rsid w:val="0047390E"/>
    <w:rsid w:val="004743EA"/>
    <w:rsid w:val="004744BF"/>
    <w:rsid w:val="004746B1"/>
    <w:rsid w:val="00474935"/>
    <w:rsid w:val="00475095"/>
    <w:rsid w:val="004758D2"/>
    <w:rsid w:val="0047598A"/>
    <w:rsid w:val="00475D88"/>
    <w:rsid w:val="00476693"/>
    <w:rsid w:val="004766B2"/>
    <w:rsid w:val="00476B4D"/>
    <w:rsid w:val="00477006"/>
    <w:rsid w:val="0047776C"/>
    <w:rsid w:val="00477A7C"/>
    <w:rsid w:val="00477D64"/>
    <w:rsid w:val="00477DA9"/>
    <w:rsid w:val="0048032D"/>
    <w:rsid w:val="00480A3D"/>
    <w:rsid w:val="00480D4E"/>
    <w:rsid w:val="004810EA"/>
    <w:rsid w:val="00481F6D"/>
    <w:rsid w:val="004820F9"/>
    <w:rsid w:val="00482208"/>
    <w:rsid w:val="004822C4"/>
    <w:rsid w:val="004823ED"/>
    <w:rsid w:val="00482410"/>
    <w:rsid w:val="004825E0"/>
    <w:rsid w:val="00482603"/>
    <w:rsid w:val="00482AA9"/>
    <w:rsid w:val="00482CC3"/>
    <w:rsid w:val="00483143"/>
    <w:rsid w:val="00483261"/>
    <w:rsid w:val="004833D2"/>
    <w:rsid w:val="00483845"/>
    <w:rsid w:val="00483B5A"/>
    <w:rsid w:val="00483B8F"/>
    <w:rsid w:val="00483FA0"/>
    <w:rsid w:val="00484221"/>
    <w:rsid w:val="004844BF"/>
    <w:rsid w:val="00484965"/>
    <w:rsid w:val="00484A73"/>
    <w:rsid w:val="004851DE"/>
    <w:rsid w:val="00485231"/>
    <w:rsid w:val="00485444"/>
    <w:rsid w:val="00485850"/>
    <w:rsid w:val="004858BC"/>
    <w:rsid w:val="00485944"/>
    <w:rsid w:val="00485C63"/>
    <w:rsid w:val="00485E74"/>
    <w:rsid w:val="00485EEF"/>
    <w:rsid w:val="00486024"/>
    <w:rsid w:val="00486073"/>
    <w:rsid w:val="0048625F"/>
    <w:rsid w:val="004863C6"/>
    <w:rsid w:val="00486618"/>
    <w:rsid w:val="00486B21"/>
    <w:rsid w:val="00487104"/>
    <w:rsid w:val="004874EF"/>
    <w:rsid w:val="00487567"/>
    <w:rsid w:val="0048762F"/>
    <w:rsid w:val="00487AB8"/>
    <w:rsid w:val="00487C96"/>
    <w:rsid w:val="00490003"/>
    <w:rsid w:val="00490019"/>
    <w:rsid w:val="00490353"/>
    <w:rsid w:val="0049062A"/>
    <w:rsid w:val="00490B56"/>
    <w:rsid w:val="004912B9"/>
    <w:rsid w:val="0049166C"/>
    <w:rsid w:val="00491B4B"/>
    <w:rsid w:val="00491DFC"/>
    <w:rsid w:val="0049222F"/>
    <w:rsid w:val="004922A6"/>
    <w:rsid w:val="0049235F"/>
    <w:rsid w:val="004923F7"/>
    <w:rsid w:val="004924B2"/>
    <w:rsid w:val="00492682"/>
    <w:rsid w:val="00492949"/>
    <w:rsid w:val="00492ADA"/>
    <w:rsid w:val="0049373E"/>
    <w:rsid w:val="004938E2"/>
    <w:rsid w:val="00493C59"/>
    <w:rsid w:val="0049408D"/>
    <w:rsid w:val="00494119"/>
    <w:rsid w:val="00494499"/>
    <w:rsid w:val="004948D5"/>
    <w:rsid w:val="00494AB0"/>
    <w:rsid w:val="00494C57"/>
    <w:rsid w:val="00494D17"/>
    <w:rsid w:val="0049521B"/>
    <w:rsid w:val="004953AC"/>
    <w:rsid w:val="00495418"/>
    <w:rsid w:val="0049554C"/>
    <w:rsid w:val="00495733"/>
    <w:rsid w:val="004969C4"/>
    <w:rsid w:val="00496C87"/>
    <w:rsid w:val="00496CAA"/>
    <w:rsid w:val="00496ECC"/>
    <w:rsid w:val="004970CB"/>
    <w:rsid w:val="004971D0"/>
    <w:rsid w:val="00497741"/>
    <w:rsid w:val="00497915"/>
    <w:rsid w:val="00497A15"/>
    <w:rsid w:val="00497EF6"/>
    <w:rsid w:val="00497F4A"/>
    <w:rsid w:val="004A0317"/>
    <w:rsid w:val="004A042D"/>
    <w:rsid w:val="004A05D3"/>
    <w:rsid w:val="004A0611"/>
    <w:rsid w:val="004A0993"/>
    <w:rsid w:val="004A0AEF"/>
    <w:rsid w:val="004A0CE8"/>
    <w:rsid w:val="004A0E1F"/>
    <w:rsid w:val="004A128F"/>
    <w:rsid w:val="004A1322"/>
    <w:rsid w:val="004A14FB"/>
    <w:rsid w:val="004A1681"/>
    <w:rsid w:val="004A17A7"/>
    <w:rsid w:val="004A1A51"/>
    <w:rsid w:val="004A1F7E"/>
    <w:rsid w:val="004A289A"/>
    <w:rsid w:val="004A2D50"/>
    <w:rsid w:val="004A2D5B"/>
    <w:rsid w:val="004A2ED3"/>
    <w:rsid w:val="004A308C"/>
    <w:rsid w:val="004A32F8"/>
    <w:rsid w:val="004A3591"/>
    <w:rsid w:val="004A3698"/>
    <w:rsid w:val="004A3C88"/>
    <w:rsid w:val="004A3CD9"/>
    <w:rsid w:val="004A47F0"/>
    <w:rsid w:val="004A48D6"/>
    <w:rsid w:val="004A4ACF"/>
    <w:rsid w:val="004A50AF"/>
    <w:rsid w:val="004A5156"/>
    <w:rsid w:val="004A531C"/>
    <w:rsid w:val="004A53DA"/>
    <w:rsid w:val="004A577B"/>
    <w:rsid w:val="004A5A07"/>
    <w:rsid w:val="004A5A12"/>
    <w:rsid w:val="004A5B86"/>
    <w:rsid w:val="004A5C43"/>
    <w:rsid w:val="004A5F05"/>
    <w:rsid w:val="004A5FF3"/>
    <w:rsid w:val="004A63E8"/>
    <w:rsid w:val="004A648B"/>
    <w:rsid w:val="004A67F7"/>
    <w:rsid w:val="004A69DD"/>
    <w:rsid w:val="004A737A"/>
    <w:rsid w:val="004A7DBD"/>
    <w:rsid w:val="004B073D"/>
    <w:rsid w:val="004B0997"/>
    <w:rsid w:val="004B0A02"/>
    <w:rsid w:val="004B11E8"/>
    <w:rsid w:val="004B16DC"/>
    <w:rsid w:val="004B1ACC"/>
    <w:rsid w:val="004B1CE3"/>
    <w:rsid w:val="004B23B7"/>
    <w:rsid w:val="004B2CA5"/>
    <w:rsid w:val="004B2E01"/>
    <w:rsid w:val="004B2E31"/>
    <w:rsid w:val="004B2E35"/>
    <w:rsid w:val="004B2E67"/>
    <w:rsid w:val="004B3AEC"/>
    <w:rsid w:val="004B3B9A"/>
    <w:rsid w:val="004B5187"/>
    <w:rsid w:val="004B569A"/>
    <w:rsid w:val="004B579D"/>
    <w:rsid w:val="004B5AB5"/>
    <w:rsid w:val="004B5AB8"/>
    <w:rsid w:val="004B5DF2"/>
    <w:rsid w:val="004B6405"/>
    <w:rsid w:val="004B79A3"/>
    <w:rsid w:val="004B7CF9"/>
    <w:rsid w:val="004C006B"/>
    <w:rsid w:val="004C0321"/>
    <w:rsid w:val="004C032D"/>
    <w:rsid w:val="004C0A92"/>
    <w:rsid w:val="004C0F68"/>
    <w:rsid w:val="004C1625"/>
    <w:rsid w:val="004C163E"/>
    <w:rsid w:val="004C1718"/>
    <w:rsid w:val="004C1743"/>
    <w:rsid w:val="004C1B1D"/>
    <w:rsid w:val="004C1CDB"/>
    <w:rsid w:val="004C1D43"/>
    <w:rsid w:val="004C1DEF"/>
    <w:rsid w:val="004C230A"/>
    <w:rsid w:val="004C2341"/>
    <w:rsid w:val="004C29B5"/>
    <w:rsid w:val="004C2BFB"/>
    <w:rsid w:val="004C2C0A"/>
    <w:rsid w:val="004C2E3E"/>
    <w:rsid w:val="004C305D"/>
    <w:rsid w:val="004C315F"/>
    <w:rsid w:val="004C36D4"/>
    <w:rsid w:val="004C3704"/>
    <w:rsid w:val="004C37C2"/>
    <w:rsid w:val="004C4186"/>
    <w:rsid w:val="004C4275"/>
    <w:rsid w:val="004C4280"/>
    <w:rsid w:val="004C44FF"/>
    <w:rsid w:val="004C5191"/>
    <w:rsid w:val="004C5215"/>
    <w:rsid w:val="004C521E"/>
    <w:rsid w:val="004C556A"/>
    <w:rsid w:val="004C5C35"/>
    <w:rsid w:val="004C5E25"/>
    <w:rsid w:val="004C609C"/>
    <w:rsid w:val="004C60C2"/>
    <w:rsid w:val="004C651A"/>
    <w:rsid w:val="004C665C"/>
    <w:rsid w:val="004C69A7"/>
    <w:rsid w:val="004C69EC"/>
    <w:rsid w:val="004C7141"/>
    <w:rsid w:val="004C719B"/>
    <w:rsid w:val="004C721D"/>
    <w:rsid w:val="004C752D"/>
    <w:rsid w:val="004C7F35"/>
    <w:rsid w:val="004D00FC"/>
    <w:rsid w:val="004D021C"/>
    <w:rsid w:val="004D0754"/>
    <w:rsid w:val="004D1194"/>
    <w:rsid w:val="004D15A1"/>
    <w:rsid w:val="004D174B"/>
    <w:rsid w:val="004D1A5A"/>
    <w:rsid w:val="004D1E6B"/>
    <w:rsid w:val="004D1FAF"/>
    <w:rsid w:val="004D223D"/>
    <w:rsid w:val="004D22A7"/>
    <w:rsid w:val="004D235F"/>
    <w:rsid w:val="004D2718"/>
    <w:rsid w:val="004D29AA"/>
    <w:rsid w:val="004D2D31"/>
    <w:rsid w:val="004D2EA4"/>
    <w:rsid w:val="004D3452"/>
    <w:rsid w:val="004D35E8"/>
    <w:rsid w:val="004D3601"/>
    <w:rsid w:val="004D376D"/>
    <w:rsid w:val="004D3785"/>
    <w:rsid w:val="004D3863"/>
    <w:rsid w:val="004D3B1B"/>
    <w:rsid w:val="004D3E57"/>
    <w:rsid w:val="004D4026"/>
    <w:rsid w:val="004D4B5B"/>
    <w:rsid w:val="004D50D3"/>
    <w:rsid w:val="004D5186"/>
    <w:rsid w:val="004D53F2"/>
    <w:rsid w:val="004D55B1"/>
    <w:rsid w:val="004D585F"/>
    <w:rsid w:val="004D59C5"/>
    <w:rsid w:val="004D5F80"/>
    <w:rsid w:val="004D6371"/>
    <w:rsid w:val="004D64AF"/>
    <w:rsid w:val="004D64D4"/>
    <w:rsid w:val="004D65D3"/>
    <w:rsid w:val="004D710E"/>
    <w:rsid w:val="004D714F"/>
    <w:rsid w:val="004D7C63"/>
    <w:rsid w:val="004E0259"/>
    <w:rsid w:val="004E0377"/>
    <w:rsid w:val="004E0D3A"/>
    <w:rsid w:val="004E0FB4"/>
    <w:rsid w:val="004E1698"/>
    <w:rsid w:val="004E19AF"/>
    <w:rsid w:val="004E1F2E"/>
    <w:rsid w:val="004E203C"/>
    <w:rsid w:val="004E2204"/>
    <w:rsid w:val="004E22FF"/>
    <w:rsid w:val="004E27CE"/>
    <w:rsid w:val="004E2920"/>
    <w:rsid w:val="004E2B82"/>
    <w:rsid w:val="004E2EC4"/>
    <w:rsid w:val="004E315E"/>
    <w:rsid w:val="004E3A39"/>
    <w:rsid w:val="004E3AFE"/>
    <w:rsid w:val="004E3BA3"/>
    <w:rsid w:val="004E3BCC"/>
    <w:rsid w:val="004E3D56"/>
    <w:rsid w:val="004E3FF9"/>
    <w:rsid w:val="004E4655"/>
    <w:rsid w:val="004E4F99"/>
    <w:rsid w:val="004E5619"/>
    <w:rsid w:val="004E5718"/>
    <w:rsid w:val="004E5A9C"/>
    <w:rsid w:val="004E5C1F"/>
    <w:rsid w:val="004E65E5"/>
    <w:rsid w:val="004E695F"/>
    <w:rsid w:val="004E69EB"/>
    <w:rsid w:val="004E6BE6"/>
    <w:rsid w:val="004E6C35"/>
    <w:rsid w:val="004E7FB5"/>
    <w:rsid w:val="004F03EE"/>
    <w:rsid w:val="004F0897"/>
    <w:rsid w:val="004F0C02"/>
    <w:rsid w:val="004F0C10"/>
    <w:rsid w:val="004F0FA2"/>
    <w:rsid w:val="004F1506"/>
    <w:rsid w:val="004F1C56"/>
    <w:rsid w:val="004F1ED0"/>
    <w:rsid w:val="004F218F"/>
    <w:rsid w:val="004F21DA"/>
    <w:rsid w:val="004F2288"/>
    <w:rsid w:val="004F258C"/>
    <w:rsid w:val="004F2AF2"/>
    <w:rsid w:val="004F2E99"/>
    <w:rsid w:val="004F4767"/>
    <w:rsid w:val="004F48C1"/>
    <w:rsid w:val="004F4928"/>
    <w:rsid w:val="004F4FF5"/>
    <w:rsid w:val="004F52DF"/>
    <w:rsid w:val="004F54A2"/>
    <w:rsid w:val="004F5FF1"/>
    <w:rsid w:val="004F61AF"/>
    <w:rsid w:val="004F7246"/>
    <w:rsid w:val="004F7DC1"/>
    <w:rsid w:val="004F7E7F"/>
    <w:rsid w:val="005001AD"/>
    <w:rsid w:val="005002BB"/>
    <w:rsid w:val="00500AB0"/>
    <w:rsid w:val="00500AB9"/>
    <w:rsid w:val="00501074"/>
    <w:rsid w:val="00501288"/>
    <w:rsid w:val="00501859"/>
    <w:rsid w:val="005018A9"/>
    <w:rsid w:val="00501C5E"/>
    <w:rsid w:val="005022D7"/>
    <w:rsid w:val="00502648"/>
    <w:rsid w:val="005028A0"/>
    <w:rsid w:val="00502934"/>
    <w:rsid w:val="00503230"/>
    <w:rsid w:val="00503426"/>
    <w:rsid w:val="00503C9F"/>
    <w:rsid w:val="00503D6A"/>
    <w:rsid w:val="00503E42"/>
    <w:rsid w:val="00503FB7"/>
    <w:rsid w:val="0050402A"/>
    <w:rsid w:val="00504464"/>
    <w:rsid w:val="00504859"/>
    <w:rsid w:val="005049B3"/>
    <w:rsid w:val="00504CA9"/>
    <w:rsid w:val="005050AF"/>
    <w:rsid w:val="00505710"/>
    <w:rsid w:val="00505A11"/>
    <w:rsid w:val="00505BFE"/>
    <w:rsid w:val="00505D53"/>
    <w:rsid w:val="00505EA5"/>
    <w:rsid w:val="00506133"/>
    <w:rsid w:val="0050650B"/>
    <w:rsid w:val="0050655A"/>
    <w:rsid w:val="00506A97"/>
    <w:rsid w:val="00506AF0"/>
    <w:rsid w:val="00506DBE"/>
    <w:rsid w:val="00506E26"/>
    <w:rsid w:val="00506E36"/>
    <w:rsid w:val="005079C4"/>
    <w:rsid w:val="00507A7C"/>
    <w:rsid w:val="00507A7D"/>
    <w:rsid w:val="00507B6D"/>
    <w:rsid w:val="00507C0C"/>
    <w:rsid w:val="00507DDD"/>
    <w:rsid w:val="005100A3"/>
    <w:rsid w:val="00510142"/>
    <w:rsid w:val="0051032B"/>
    <w:rsid w:val="0051058E"/>
    <w:rsid w:val="00510C7E"/>
    <w:rsid w:val="00510E73"/>
    <w:rsid w:val="0051134B"/>
    <w:rsid w:val="005114E7"/>
    <w:rsid w:val="005117D6"/>
    <w:rsid w:val="00512129"/>
    <w:rsid w:val="00512220"/>
    <w:rsid w:val="005122EE"/>
    <w:rsid w:val="00512478"/>
    <w:rsid w:val="005128C3"/>
    <w:rsid w:val="00512AA6"/>
    <w:rsid w:val="00512C8A"/>
    <w:rsid w:val="005130B4"/>
    <w:rsid w:val="005142FA"/>
    <w:rsid w:val="00514330"/>
    <w:rsid w:val="005144D8"/>
    <w:rsid w:val="005144F9"/>
    <w:rsid w:val="0051455E"/>
    <w:rsid w:val="005146C3"/>
    <w:rsid w:val="00514A74"/>
    <w:rsid w:val="00514C01"/>
    <w:rsid w:val="0051511C"/>
    <w:rsid w:val="005156A1"/>
    <w:rsid w:val="005157C9"/>
    <w:rsid w:val="005157D4"/>
    <w:rsid w:val="0051588F"/>
    <w:rsid w:val="00515BFC"/>
    <w:rsid w:val="00515D56"/>
    <w:rsid w:val="00515F8C"/>
    <w:rsid w:val="0051667F"/>
    <w:rsid w:val="00516687"/>
    <w:rsid w:val="00516C64"/>
    <w:rsid w:val="00516E71"/>
    <w:rsid w:val="00517359"/>
    <w:rsid w:val="00517CF3"/>
    <w:rsid w:val="00517E17"/>
    <w:rsid w:val="00517F57"/>
    <w:rsid w:val="00517FCC"/>
    <w:rsid w:val="0052056F"/>
    <w:rsid w:val="005205E1"/>
    <w:rsid w:val="00520636"/>
    <w:rsid w:val="00520BAC"/>
    <w:rsid w:val="00520C68"/>
    <w:rsid w:val="00520CF5"/>
    <w:rsid w:val="005213A8"/>
    <w:rsid w:val="005218EF"/>
    <w:rsid w:val="00521EC3"/>
    <w:rsid w:val="00521F21"/>
    <w:rsid w:val="00522120"/>
    <w:rsid w:val="005225CC"/>
    <w:rsid w:val="00522DAF"/>
    <w:rsid w:val="00522E4A"/>
    <w:rsid w:val="00523676"/>
    <w:rsid w:val="00523711"/>
    <w:rsid w:val="0052385D"/>
    <w:rsid w:val="00523BE1"/>
    <w:rsid w:val="00523CE7"/>
    <w:rsid w:val="005241FC"/>
    <w:rsid w:val="0052437D"/>
    <w:rsid w:val="0052467C"/>
    <w:rsid w:val="0052484C"/>
    <w:rsid w:val="005248CB"/>
    <w:rsid w:val="00524AC0"/>
    <w:rsid w:val="00524B32"/>
    <w:rsid w:val="00524B36"/>
    <w:rsid w:val="00524C00"/>
    <w:rsid w:val="00524C15"/>
    <w:rsid w:val="00524CBB"/>
    <w:rsid w:val="0052592C"/>
    <w:rsid w:val="00525A76"/>
    <w:rsid w:val="00525B09"/>
    <w:rsid w:val="00526423"/>
    <w:rsid w:val="005265BB"/>
    <w:rsid w:val="00526896"/>
    <w:rsid w:val="005268AD"/>
    <w:rsid w:val="005269B5"/>
    <w:rsid w:val="005269EF"/>
    <w:rsid w:val="00526A26"/>
    <w:rsid w:val="00526A59"/>
    <w:rsid w:val="00526AA0"/>
    <w:rsid w:val="00526C7E"/>
    <w:rsid w:val="00526D83"/>
    <w:rsid w:val="00526E36"/>
    <w:rsid w:val="00526F2F"/>
    <w:rsid w:val="00527119"/>
    <w:rsid w:val="00527184"/>
    <w:rsid w:val="00527AFB"/>
    <w:rsid w:val="0053055E"/>
    <w:rsid w:val="00530C88"/>
    <w:rsid w:val="00530DEC"/>
    <w:rsid w:val="00531222"/>
    <w:rsid w:val="0053157B"/>
    <w:rsid w:val="005319B9"/>
    <w:rsid w:val="00531B12"/>
    <w:rsid w:val="00531C01"/>
    <w:rsid w:val="00531C1F"/>
    <w:rsid w:val="00531EFE"/>
    <w:rsid w:val="00532373"/>
    <w:rsid w:val="0053252F"/>
    <w:rsid w:val="00532578"/>
    <w:rsid w:val="005326FC"/>
    <w:rsid w:val="00532DDC"/>
    <w:rsid w:val="00532E67"/>
    <w:rsid w:val="00532F0A"/>
    <w:rsid w:val="00533498"/>
    <w:rsid w:val="00533558"/>
    <w:rsid w:val="0053369B"/>
    <w:rsid w:val="00533C86"/>
    <w:rsid w:val="00533E5B"/>
    <w:rsid w:val="005341E1"/>
    <w:rsid w:val="005343F1"/>
    <w:rsid w:val="00534632"/>
    <w:rsid w:val="005348CD"/>
    <w:rsid w:val="0053563B"/>
    <w:rsid w:val="005358D7"/>
    <w:rsid w:val="005358E8"/>
    <w:rsid w:val="00535AB6"/>
    <w:rsid w:val="00536AB1"/>
    <w:rsid w:val="00536D90"/>
    <w:rsid w:val="00536DFC"/>
    <w:rsid w:val="00536E93"/>
    <w:rsid w:val="00536F94"/>
    <w:rsid w:val="00536FA7"/>
    <w:rsid w:val="00537075"/>
    <w:rsid w:val="005371ED"/>
    <w:rsid w:val="005373EF"/>
    <w:rsid w:val="005374EB"/>
    <w:rsid w:val="00537B3A"/>
    <w:rsid w:val="00537B59"/>
    <w:rsid w:val="00537DEE"/>
    <w:rsid w:val="00540847"/>
    <w:rsid w:val="005408B3"/>
    <w:rsid w:val="00540F0B"/>
    <w:rsid w:val="00540F42"/>
    <w:rsid w:val="005412D7"/>
    <w:rsid w:val="00541400"/>
    <w:rsid w:val="00541498"/>
    <w:rsid w:val="00541A20"/>
    <w:rsid w:val="00541CC7"/>
    <w:rsid w:val="005420ED"/>
    <w:rsid w:val="00542202"/>
    <w:rsid w:val="00542312"/>
    <w:rsid w:val="0054269E"/>
    <w:rsid w:val="00542AF3"/>
    <w:rsid w:val="00542FCE"/>
    <w:rsid w:val="00543139"/>
    <w:rsid w:val="0054358F"/>
    <w:rsid w:val="005435CB"/>
    <w:rsid w:val="0054382F"/>
    <w:rsid w:val="00543BB2"/>
    <w:rsid w:val="00543BF7"/>
    <w:rsid w:val="00543C6D"/>
    <w:rsid w:val="00543DC0"/>
    <w:rsid w:val="00543FE0"/>
    <w:rsid w:val="0054441B"/>
    <w:rsid w:val="00544839"/>
    <w:rsid w:val="00544EBA"/>
    <w:rsid w:val="00545094"/>
    <w:rsid w:val="00545213"/>
    <w:rsid w:val="0054522B"/>
    <w:rsid w:val="0054533C"/>
    <w:rsid w:val="0054537A"/>
    <w:rsid w:val="00545512"/>
    <w:rsid w:val="0054582D"/>
    <w:rsid w:val="0054599B"/>
    <w:rsid w:val="00546F00"/>
    <w:rsid w:val="00547093"/>
    <w:rsid w:val="005477E3"/>
    <w:rsid w:val="00547C38"/>
    <w:rsid w:val="00550661"/>
    <w:rsid w:val="00550FC3"/>
    <w:rsid w:val="00551090"/>
    <w:rsid w:val="005514BE"/>
    <w:rsid w:val="00551CB0"/>
    <w:rsid w:val="00551D07"/>
    <w:rsid w:val="00552102"/>
    <w:rsid w:val="00552159"/>
    <w:rsid w:val="00552243"/>
    <w:rsid w:val="005523AD"/>
    <w:rsid w:val="00552982"/>
    <w:rsid w:val="005529C9"/>
    <w:rsid w:val="00552CCE"/>
    <w:rsid w:val="00553214"/>
    <w:rsid w:val="005535B3"/>
    <w:rsid w:val="005540B2"/>
    <w:rsid w:val="00554441"/>
    <w:rsid w:val="00554486"/>
    <w:rsid w:val="005546AA"/>
    <w:rsid w:val="005547EC"/>
    <w:rsid w:val="005548DA"/>
    <w:rsid w:val="00554B5E"/>
    <w:rsid w:val="00554DFB"/>
    <w:rsid w:val="00554E79"/>
    <w:rsid w:val="00555098"/>
    <w:rsid w:val="00555127"/>
    <w:rsid w:val="00555159"/>
    <w:rsid w:val="00555273"/>
    <w:rsid w:val="0055533B"/>
    <w:rsid w:val="00555536"/>
    <w:rsid w:val="00555943"/>
    <w:rsid w:val="00555AF0"/>
    <w:rsid w:val="00555C36"/>
    <w:rsid w:val="00555D40"/>
    <w:rsid w:val="00555E29"/>
    <w:rsid w:val="0055613F"/>
    <w:rsid w:val="005564A4"/>
    <w:rsid w:val="00556712"/>
    <w:rsid w:val="00556E7E"/>
    <w:rsid w:val="00556F4C"/>
    <w:rsid w:val="0055700E"/>
    <w:rsid w:val="00557548"/>
    <w:rsid w:val="005575A4"/>
    <w:rsid w:val="00557935"/>
    <w:rsid w:val="00557B8E"/>
    <w:rsid w:val="00557E86"/>
    <w:rsid w:val="0056028B"/>
    <w:rsid w:val="005602A9"/>
    <w:rsid w:val="005602C0"/>
    <w:rsid w:val="005605D0"/>
    <w:rsid w:val="005608F3"/>
    <w:rsid w:val="00560ACE"/>
    <w:rsid w:val="0056154A"/>
    <w:rsid w:val="0056185F"/>
    <w:rsid w:val="005624E3"/>
    <w:rsid w:val="005625F5"/>
    <w:rsid w:val="00562730"/>
    <w:rsid w:val="0056289E"/>
    <w:rsid w:val="00562C4B"/>
    <w:rsid w:val="00562C68"/>
    <w:rsid w:val="00562EA5"/>
    <w:rsid w:val="005631FA"/>
    <w:rsid w:val="00563702"/>
    <w:rsid w:val="005639DE"/>
    <w:rsid w:val="00563A2F"/>
    <w:rsid w:val="00563B40"/>
    <w:rsid w:val="00563E83"/>
    <w:rsid w:val="005640C5"/>
    <w:rsid w:val="00564166"/>
    <w:rsid w:val="005641F8"/>
    <w:rsid w:val="005643B9"/>
    <w:rsid w:val="005645D6"/>
    <w:rsid w:val="00565167"/>
    <w:rsid w:val="00565182"/>
    <w:rsid w:val="0056524D"/>
    <w:rsid w:val="005655A5"/>
    <w:rsid w:val="00565AD8"/>
    <w:rsid w:val="00565AF9"/>
    <w:rsid w:val="00566713"/>
    <w:rsid w:val="0056671E"/>
    <w:rsid w:val="0056676F"/>
    <w:rsid w:val="00566829"/>
    <w:rsid w:val="00566D57"/>
    <w:rsid w:val="005670F3"/>
    <w:rsid w:val="005671D3"/>
    <w:rsid w:val="00567451"/>
    <w:rsid w:val="00567772"/>
    <w:rsid w:val="005678B6"/>
    <w:rsid w:val="00567A6A"/>
    <w:rsid w:val="00567D83"/>
    <w:rsid w:val="00570620"/>
    <w:rsid w:val="0057091E"/>
    <w:rsid w:val="00570A56"/>
    <w:rsid w:val="00570AD8"/>
    <w:rsid w:val="00570E62"/>
    <w:rsid w:val="0057121A"/>
    <w:rsid w:val="00571E51"/>
    <w:rsid w:val="00572068"/>
    <w:rsid w:val="005726BF"/>
    <w:rsid w:val="00572704"/>
    <w:rsid w:val="00572D2A"/>
    <w:rsid w:val="00572D9A"/>
    <w:rsid w:val="0057303F"/>
    <w:rsid w:val="005734AC"/>
    <w:rsid w:val="00573C23"/>
    <w:rsid w:val="00573FA9"/>
    <w:rsid w:val="00574280"/>
    <w:rsid w:val="0057431F"/>
    <w:rsid w:val="00574484"/>
    <w:rsid w:val="00574510"/>
    <w:rsid w:val="0057452A"/>
    <w:rsid w:val="0057468E"/>
    <w:rsid w:val="005747C8"/>
    <w:rsid w:val="005749C1"/>
    <w:rsid w:val="00574E8A"/>
    <w:rsid w:val="005750B1"/>
    <w:rsid w:val="005750C5"/>
    <w:rsid w:val="0057581E"/>
    <w:rsid w:val="00575957"/>
    <w:rsid w:val="00575A01"/>
    <w:rsid w:val="00575A4E"/>
    <w:rsid w:val="00575AE3"/>
    <w:rsid w:val="00575EDB"/>
    <w:rsid w:val="00575FC2"/>
    <w:rsid w:val="00576306"/>
    <w:rsid w:val="005763EA"/>
    <w:rsid w:val="0057688E"/>
    <w:rsid w:val="00576983"/>
    <w:rsid w:val="005769DE"/>
    <w:rsid w:val="00577D31"/>
    <w:rsid w:val="00580038"/>
    <w:rsid w:val="005803B4"/>
    <w:rsid w:val="00580CBF"/>
    <w:rsid w:val="00581594"/>
    <w:rsid w:val="0058173C"/>
    <w:rsid w:val="00581868"/>
    <w:rsid w:val="005819A2"/>
    <w:rsid w:val="00581A84"/>
    <w:rsid w:val="00581C73"/>
    <w:rsid w:val="00581DF1"/>
    <w:rsid w:val="00581FE9"/>
    <w:rsid w:val="0058204F"/>
    <w:rsid w:val="005821F7"/>
    <w:rsid w:val="005822A2"/>
    <w:rsid w:val="00582B1D"/>
    <w:rsid w:val="00582E79"/>
    <w:rsid w:val="0058332B"/>
    <w:rsid w:val="005835F1"/>
    <w:rsid w:val="0058372F"/>
    <w:rsid w:val="00583EF9"/>
    <w:rsid w:val="005844E8"/>
    <w:rsid w:val="0058470E"/>
    <w:rsid w:val="00584A0C"/>
    <w:rsid w:val="005851F1"/>
    <w:rsid w:val="00585556"/>
    <w:rsid w:val="00585598"/>
    <w:rsid w:val="005857C6"/>
    <w:rsid w:val="00586539"/>
    <w:rsid w:val="005865F2"/>
    <w:rsid w:val="00586640"/>
    <w:rsid w:val="005868B3"/>
    <w:rsid w:val="00586C5E"/>
    <w:rsid w:val="00586F7B"/>
    <w:rsid w:val="00587182"/>
    <w:rsid w:val="005878FB"/>
    <w:rsid w:val="00587A02"/>
    <w:rsid w:val="00587BCB"/>
    <w:rsid w:val="00587D04"/>
    <w:rsid w:val="00587E64"/>
    <w:rsid w:val="00590C0B"/>
    <w:rsid w:val="00590EBF"/>
    <w:rsid w:val="00590F39"/>
    <w:rsid w:val="005914D9"/>
    <w:rsid w:val="005915E8"/>
    <w:rsid w:val="005919A4"/>
    <w:rsid w:val="005921CA"/>
    <w:rsid w:val="00592296"/>
    <w:rsid w:val="005927C1"/>
    <w:rsid w:val="00592F5A"/>
    <w:rsid w:val="00592FC9"/>
    <w:rsid w:val="00593486"/>
    <w:rsid w:val="005934CA"/>
    <w:rsid w:val="005937CB"/>
    <w:rsid w:val="0059386D"/>
    <w:rsid w:val="00593A84"/>
    <w:rsid w:val="00593B7F"/>
    <w:rsid w:val="00593F38"/>
    <w:rsid w:val="005941D8"/>
    <w:rsid w:val="005942A9"/>
    <w:rsid w:val="0059437E"/>
    <w:rsid w:val="00594464"/>
    <w:rsid w:val="005946D3"/>
    <w:rsid w:val="00594BAA"/>
    <w:rsid w:val="0059500C"/>
    <w:rsid w:val="0059518B"/>
    <w:rsid w:val="005955C9"/>
    <w:rsid w:val="005962BA"/>
    <w:rsid w:val="005962D5"/>
    <w:rsid w:val="005966DF"/>
    <w:rsid w:val="00596EF6"/>
    <w:rsid w:val="0059764F"/>
    <w:rsid w:val="00597B67"/>
    <w:rsid w:val="00597C15"/>
    <w:rsid w:val="00597E42"/>
    <w:rsid w:val="00597FEE"/>
    <w:rsid w:val="005A0633"/>
    <w:rsid w:val="005A0B66"/>
    <w:rsid w:val="005A0CF2"/>
    <w:rsid w:val="005A10B9"/>
    <w:rsid w:val="005A1BFE"/>
    <w:rsid w:val="005A1CEE"/>
    <w:rsid w:val="005A1D33"/>
    <w:rsid w:val="005A1E80"/>
    <w:rsid w:val="005A1F18"/>
    <w:rsid w:val="005A20EB"/>
    <w:rsid w:val="005A2278"/>
    <w:rsid w:val="005A227F"/>
    <w:rsid w:val="005A267C"/>
    <w:rsid w:val="005A307D"/>
    <w:rsid w:val="005A3541"/>
    <w:rsid w:val="005A3756"/>
    <w:rsid w:val="005A3BF6"/>
    <w:rsid w:val="005A41FD"/>
    <w:rsid w:val="005A4898"/>
    <w:rsid w:val="005A493D"/>
    <w:rsid w:val="005A496D"/>
    <w:rsid w:val="005A5154"/>
    <w:rsid w:val="005A5B04"/>
    <w:rsid w:val="005A5B9E"/>
    <w:rsid w:val="005A5F4C"/>
    <w:rsid w:val="005A6055"/>
    <w:rsid w:val="005A66AB"/>
    <w:rsid w:val="005A6B49"/>
    <w:rsid w:val="005A70E2"/>
    <w:rsid w:val="005A70F8"/>
    <w:rsid w:val="005A7635"/>
    <w:rsid w:val="005A78C4"/>
    <w:rsid w:val="005A7938"/>
    <w:rsid w:val="005A7D39"/>
    <w:rsid w:val="005A7EF3"/>
    <w:rsid w:val="005B003E"/>
    <w:rsid w:val="005B0550"/>
    <w:rsid w:val="005B09F1"/>
    <w:rsid w:val="005B0C68"/>
    <w:rsid w:val="005B0F01"/>
    <w:rsid w:val="005B1150"/>
    <w:rsid w:val="005B17A3"/>
    <w:rsid w:val="005B2734"/>
    <w:rsid w:val="005B312C"/>
    <w:rsid w:val="005B35E8"/>
    <w:rsid w:val="005B3670"/>
    <w:rsid w:val="005B3769"/>
    <w:rsid w:val="005B3B45"/>
    <w:rsid w:val="005B3B4C"/>
    <w:rsid w:val="005B4259"/>
    <w:rsid w:val="005B43BB"/>
    <w:rsid w:val="005B43CF"/>
    <w:rsid w:val="005B4D27"/>
    <w:rsid w:val="005B525F"/>
    <w:rsid w:val="005B5792"/>
    <w:rsid w:val="005B57BB"/>
    <w:rsid w:val="005B59F5"/>
    <w:rsid w:val="005B6B74"/>
    <w:rsid w:val="005B6F52"/>
    <w:rsid w:val="005B7279"/>
    <w:rsid w:val="005B72B3"/>
    <w:rsid w:val="005B72FD"/>
    <w:rsid w:val="005B74BB"/>
    <w:rsid w:val="005B757D"/>
    <w:rsid w:val="005B7717"/>
    <w:rsid w:val="005B772D"/>
    <w:rsid w:val="005B7943"/>
    <w:rsid w:val="005B7D30"/>
    <w:rsid w:val="005B7E5A"/>
    <w:rsid w:val="005B7EEF"/>
    <w:rsid w:val="005C032D"/>
    <w:rsid w:val="005C065D"/>
    <w:rsid w:val="005C080E"/>
    <w:rsid w:val="005C0F5D"/>
    <w:rsid w:val="005C1241"/>
    <w:rsid w:val="005C146D"/>
    <w:rsid w:val="005C1B80"/>
    <w:rsid w:val="005C1CCC"/>
    <w:rsid w:val="005C1E6A"/>
    <w:rsid w:val="005C2076"/>
    <w:rsid w:val="005C23BD"/>
    <w:rsid w:val="005C23C1"/>
    <w:rsid w:val="005C25D2"/>
    <w:rsid w:val="005C2926"/>
    <w:rsid w:val="005C29BC"/>
    <w:rsid w:val="005C29FC"/>
    <w:rsid w:val="005C2E82"/>
    <w:rsid w:val="005C34E7"/>
    <w:rsid w:val="005C3DA6"/>
    <w:rsid w:val="005C3E86"/>
    <w:rsid w:val="005C43DA"/>
    <w:rsid w:val="005C43E5"/>
    <w:rsid w:val="005C44F9"/>
    <w:rsid w:val="005C48B7"/>
    <w:rsid w:val="005C5186"/>
    <w:rsid w:val="005C54A0"/>
    <w:rsid w:val="005C565E"/>
    <w:rsid w:val="005C5995"/>
    <w:rsid w:val="005C5B42"/>
    <w:rsid w:val="005C5DEF"/>
    <w:rsid w:val="005C626C"/>
    <w:rsid w:val="005C648D"/>
    <w:rsid w:val="005C68BE"/>
    <w:rsid w:val="005C69F2"/>
    <w:rsid w:val="005C6F54"/>
    <w:rsid w:val="005C792B"/>
    <w:rsid w:val="005C7D49"/>
    <w:rsid w:val="005C7EE4"/>
    <w:rsid w:val="005C7FAD"/>
    <w:rsid w:val="005D0073"/>
    <w:rsid w:val="005D0490"/>
    <w:rsid w:val="005D0A59"/>
    <w:rsid w:val="005D0CDB"/>
    <w:rsid w:val="005D19C4"/>
    <w:rsid w:val="005D1D24"/>
    <w:rsid w:val="005D1DAC"/>
    <w:rsid w:val="005D1F58"/>
    <w:rsid w:val="005D211E"/>
    <w:rsid w:val="005D2347"/>
    <w:rsid w:val="005D27BB"/>
    <w:rsid w:val="005D285B"/>
    <w:rsid w:val="005D28CB"/>
    <w:rsid w:val="005D2B9E"/>
    <w:rsid w:val="005D2BA9"/>
    <w:rsid w:val="005D2E23"/>
    <w:rsid w:val="005D2F80"/>
    <w:rsid w:val="005D361A"/>
    <w:rsid w:val="005D36B7"/>
    <w:rsid w:val="005D3CFA"/>
    <w:rsid w:val="005D3D70"/>
    <w:rsid w:val="005D41A0"/>
    <w:rsid w:val="005D455B"/>
    <w:rsid w:val="005D46C2"/>
    <w:rsid w:val="005D4862"/>
    <w:rsid w:val="005D5055"/>
    <w:rsid w:val="005D5186"/>
    <w:rsid w:val="005D5995"/>
    <w:rsid w:val="005D5A54"/>
    <w:rsid w:val="005D5DAA"/>
    <w:rsid w:val="005D5FE9"/>
    <w:rsid w:val="005D643E"/>
    <w:rsid w:val="005D6A67"/>
    <w:rsid w:val="005D6DAF"/>
    <w:rsid w:val="005D6E77"/>
    <w:rsid w:val="005D6FDC"/>
    <w:rsid w:val="005D7243"/>
    <w:rsid w:val="005D72CC"/>
    <w:rsid w:val="005D7452"/>
    <w:rsid w:val="005D74AC"/>
    <w:rsid w:val="005D762C"/>
    <w:rsid w:val="005E031E"/>
    <w:rsid w:val="005E04AA"/>
    <w:rsid w:val="005E078F"/>
    <w:rsid w:val="005E1009"/>
    <w:rsid w:val="005E1764"/>
    <w:rsid w:val="005E18E4"/>
    <w:rsid w:val="005E1F6D"/>
    <w:rsid w:val="005E1F9F"/>
    <w:rsid w:val="005E1FE5"/>
    <w:rsid w:val="005E2535"/>
    <w:rsid w:val="005E25F0"/>
    <w:rsid w:val="005E2740"/>
    <w:rsid w:val="005E289F"/>
    <w:rsid w:val="005E2AE8"/>
    <w:rsid w:val="005E2BD2"/>
    <w:rsid w:val="005E2E84"/>
    <w:rsid w:val="005E2FB8"/>
    <w:rsid w:val="005E31C6"/>
    <w:rsid w:val="005E3B7C"/>
    <w:rsid w:val="005E3BD1"/>
    <w:rsid w:val="005E4162"/>
    <w:rsid w:val="005E4279"/>
    <w:rsid w:val="005E42E1"/>
    <w:rsid w:val="005E4491"/>
    <w:rsid w:val="005E4AA2"/>
    <w:rsid w:val="005E4EA6"/>
    <w:rsid w:val="005E509E"/>
    <w:rsid w:val="005E526D"/>
    <w:rsid w:val="005E567A"/>
    <w:rsid w:val="005E598C"/>
    <w:rsid w:val="005E5CC4"/>
    <w:rsid w:val="005E5D65"/>
    <w:rsid w:val="005E623D"/>
    <w:rsid w:val="005E6301"/>
    <w:rsid w:val="005E64D4"/>
    <w:rsid w:val="005E69F2"/>
    <w:rsid w:val="005E6AB0"/>
    <w:rsid w:val="005E721E"/>
    <w:rsid w:val="005E7A55"/>
    <w:rsid w:val="005E7F97"/>
    <w:rsid w:val="005F0A54"/>
    <w:rsid w:val="005F0A8B"/>
    <w:rsid w:val="005F0D7C"/>
    <w:rsid w:val="005F0DD3"/>
    <w:rsid w:val="005F10B2"/>
    <w:rsid w:val="005F1360"/>
    <w:rsid w:val="005F1E71"/>
    <w:rsid w:val="005F1EBC"/>
    <w:rsid w:val="005F21D1"/>
    <w:rsid w:val="005F2702"/>
    <w:rsid w:val="005F2B69"/>
    <w:rsid w:val="005F3017"/>
    <w:rsid w:val="005F32BC"/>
    <w:rsid w:val="005F3609"/>
    <w:rsid w:val="005F382D"/>
    <w:rsid w:val="005F387F"/>
    <w:rsid w:val="005F43E8"/>
    <w:rsid w:val="005F4427"/>
    <w:rsid w:val="005F47D3"/>
    <w:rsid w:val="005F4C00"/>
    <w:rsid w:val="005F5054"/>
    <w:rsid w:val="005F5433"/>
    <w:rsid w:val="005F5522"/>
    <w:rsid w:val="005F55AB"/>
    <w:rsid w:val="005F57B9"/>
    <w:rsid w:val="005F5C8A"/>
    <w:rsid w:val="005F5CF8"/>
    <w:rsid w:val="005F5E0D"/>
    <w:rsid w:val="005F613F"/>
    <w:rsid w:val="005F61DB"/>
    <w:rsid w:val="005F627A"/>
    <w:rsid w:val="005F6FEE"/>
    <w:rsid w:val="005F76D2"/>
    <w:rsid w:val="005F78A6"/>
    <w:rsid w:val="005F793F"/>
    <w:rsid w:val="005F7B06"/>
    <w:rsid w:val="005F7C03"/>
    <w:rsid w:val="005F7CBC"/>
    <w:rsid w:val="0060018A"/>
    <w:rsid w:val="00600322"/>
    <w:rsid w:val="006003B6"/>
    <w:rsid w:val="006005F0"/>
    <w:rsid w:val="006008A0"/>
    <w:rsid w:val="006009DD"/>
    <w:rsid w:val="00600D9A"/>
    <w:rsid w:val="0060119C"/>
    <w:rsid w:val="006012D5"/>
    <w:rsid w:val="00601430"/>
    <w:rsid w:val="0060167B"/>
    <w:rsid w:val="006016B7"/>
    <w:rsid w:val="00601879"/>
    <w:rsid w:val="006018FA"/>
    <w:rsid w:val="00601ADF"/>
    <w:rsid w:val="00601BEA"/>
    <w:rsid w:val="00601DDC"/>
    <w:rsid w:val="00602144"/>
    <w:rsid w:val="00602191"/>
    <w:rsid w:val="00602498"/>
    <w:rsid w:val="006026E0"/>
    <w:rsid w:val="00602845"/>
    <w:rsid w:val="00602D8C"/>
    <w:rsid w:val="00602EA4"/>
    <w:rsid w:val="006033D9"/>
    <w:rsid w:val="0060361A"/>
    <w:rsid w:val="00603B95"/>
    <w:rsid w:val="00603C48"/>
    <w:rsid w:val="00603CEC"/>
    <w:rsid w:val="00603CFA"/>
    <w:rsid w:val="0060471D"/>
    <w:rsid w:val="006048A5"/>
    <w:rsid w:val="00604F9F"/>
    <w:rsid w:val="006050CB"/>
    <w:rsid w:val="006050D3"/>
    <w:rsid w:val="00605461"/>
    <w:rsid w:val="0060579C"/>
    <w:rsid w:val="00605BC5"/>
    <w:rsid w:val="00605F18"/>
    <w:rsid w:val="00605F74"/>
    <w:rsid w:val="00605F75"/>
    <w:rsid w:val="00606023"/>
    <w:rsid w:val="006064DE"/>
    <w:rsid w:val="00606884"/>
    <w:rsid w:val="006071D5"/>
    <w:rsid w:val="0060754F"/>
    <w:rsid w:val="006078D1"/>
    <w:rsid w:val="00607A74"/>
    <w:rsid w:val="00607C43"/>
    <w:rsid w:val="00607D46"/>
    <w:rsid w:val="00607DB6"/>
    <w:rsid w:val="00610121"/>
    <w:rsid w:val="00610FB8"/>
    <w:rsid w:val="0061124E"/>
    <w:rsid w:val="0061168E"/>
    <w:rsid w:val="00611C38"/>
    <w:rsid w:val="00611D9B"/>
    <w:rsid w:val="00611E58"/>
    <w:rsid w:val="0061217B"/>
    <w:rsid w:val="0061218A"/>
    <w:rsid w:val="0061236E"/>
    <w:rsid w:val="0061250F"/>
    <w:rsid w:val="00612920"/>
    <w:rsid w:val="00612A71"/>
    <w:rsid w:val="00612F77"/>
    <w:rsid w:val="00613334"/>
    <w:rsid w:val="00613807"/>
    <w:rsid w:val="00613E15"/>
    <w:rsid w:val="006140FF"/>
    <w:rsid w:val="0061448E"/>
    <w:rsid w:val="006148C1"/>
    <w:rsid w:val="0061494F"/>
    <w:rsid w:val="00614AD7"/>
    <w:rsid w:val="00615202"/>
    <w:rsid w:val="006159B4"/>
    <w:rsid w:val="00615AED"/>
    <w:rsid w:val="00615E06"/>
    <w:rsid w:val="00615F6B"/>
    <w:rsid w:val="00616486"/>
    <w:rsid w:val="006166EF"/>
    <w:rsid w:val="00616739"/>
    <w:rsid w:val="006168C6"/>
    <w:rsid w:val="00616924"/>
    <w:rsid w:val="00616D09"/>
    <w:rsid w:val="00616E85"/>
    <w:rsid w:val="00616EE5"/>
    <w:rsid w:val="00617003"/>
    <w:rsid w:val="00617289"/>
    <w:rsid w:val="00617A66"/>
    <w:rsid w:val="00617EBB"/>
    <w:rsid w:val="00617F80"/>
    <w:rsid w:val="006206F5"/>
    <w:rsid w:val="006209C0"/>
    <w:rsid w:val="00620A8E"/>
    <w:rsid w:val="00621073"/>
    <w:rsid w:val="0062139E"/>
    <w:rsid w:val="0062147D"/>
    <w:rsid w:val="00621873"/>
    <w:rsid w:val="00621958"/>
    <w:rsid w:val="00621A17"/>
    <w:rsid w:val="00621A81"/>
    <w:rsid w:val="00621C2F"/>
    <w:rsid w:val="00621FD0"/>
    <w:rsid w:val="00622156"/>
    <w:rsid w:val="006223FD"/>
    <w:rsid w:val="006224D3"/>
    <w:rsid w:val="00622DE8"/>
    <w:rsid w:val="00622DF3"/>
    <w:rsid w:val="0062326E"/>
    <w:rsid w:val="006234BA"/>
    <w:rsid w:val="0062356A"/>
    <w:rsid w:val="00624300"/>
    <w:rsid w:val="00624B66"/>
    <w:rsid w:val="00624C8D"/>
    <w:rsid w:val="00625240"/>
    <w:rsid w:val="00625381"/>
    <w:rsid w:val="00625567"/>
    <w:rsid w:val="00625701"/>
    <w:rsid w:val="00625A1B"/>
    <w:rsid w:val="00625EF7"/>
    <w:rsid w:val="00625FBF"/>
    <w:rsid w:val="006262ED"/>
    <w:rsid w:val="00626D25"/>
    <w:rsid w:val="00626E1C"/>
    <w:rsid w:val="00626FB6"/>
    <w:rsid w:val="0062754F"/>
    <w:rsid w:val="0062777C"/>
    <w:rsid w:val="00627808"/>
    <w:rsid w:val="00627819"/>
    <w:rsid w:val="006279CF"/>
    <w:rsid w:val="00627AA6"/>
    <w:rsid w:val="00627C20"/>
    <w:rsid w:val="00627CB0"/>
    <w:rsid w:val="00627CBC"/>
    <w:rsid w:val="0063040D"/>
    <w:rsid w:val="00630604"/>
    <w:rsid w:val="0063068A"/>
    <w:rsid w:val="00630C9F"/>
    <w:rsid w:val="00631001"/>
    <w:rsid w:val="006311FB"/>
    <w:rsid w:val="00631585"/>
    <w:rsid w:val="00631D5B"/>
    <w:rsid w:val="0063286D"/>
    <w:rsid w:val="00632E0D"/>
    <w:rsid w:val="00632FE6"/>
    <w:rsid w:val="0063321B"/>
    <w:rsid w:val="006338DA"/>
    <w:rsid w:val="006338F6"/>
    <w:rsid w:val="00634352"/>
    <w:rsid w:val="00634CF3"/>
    <w:rsid w:val="00634DAE"/>
    <w:rsid w:val="00634E53"/>
    <w:rsid w:val="006353BC"/>
    <w:rsid w:val="00635736"/>
    <w:rsid w:val="0063595D"/>
    <w:rsid w:val="00635F55"/>
    <w:rsid w:val="00635FD8"/>
    <w:rsid w:val="006360B9"/>
    <w:rsid w:val="00636591"/>
    <w:rsid w:val="0063684E"/>
    <w:rsid w:val="006368DA"/>
    <w:rsid w:val="00636ACF"/>
    <w:rsid w:val="00636C8A"/>
    <w:rsid w:val="00637132"/>
    <w:rsid w:val="0063744C"/>
    <w:rsid w:val="00637AD1"/>
    <w:rsid w:val="00640095"/>
    <w:rsid w:val="00640115"/>
    <w:rsid w:val="0064028F"/>
    <w:rsid w:val="006407C0"/>
    <w:rsid w:val="00640BB0"/>
    <w:rsid w:val="00640C90"/>
    <w:rsid w:val="00640E76"/>
    <w:rsid w:val="00641012"/>
    <w:rsid w:val="006413BA"/>
    <w:rsid w:val="006427D3"/>
    <w:rsid w:val="00642909"/>
    <w:rsid w:val="00642FD5"/>
    <w:rsid w:val="00643030"/>
    <w:rsid w:val="006432EF"/>
    <w:rsid w:val="006435F1"/>
    <w:rsid w:val="006446A8"/>
    <w:rsid w:val="00644745"/>
    <w:rsid w:val="006449A1"/>
    <w:rsid w:val="00644E5B"/>
    <w:rsid w:val="00644ECD"/>
    <w:rsid w:val="00645502"/>
    <w:rsid w:val="00645758"/>
    <w:rsid w:val="0064585D"/>
    <w:rsid w:val="006462C3"/>
    <w:rsid w:val="00646499"/>
    <w:rsid w:val="006465AC"/>
    <w:rsid w:val="0064671D"/>
    <w:rsid w:val="006469DF"/>
    <w:rsid w:val="00646A4A"/>
    <w:rsid w:val="00646B91"/>
    <w:rsid w:val="00647315"/>
    <w:rsid w:val="006475FA"/>
    <w:rsid w:val="00647AAD"/>
    <w:rsid w:val="00647BC6"/>
    <w:rsid w:val="00647DD0"/>
    <w:rsid w:val="0065026D"/>
    <w:rsid w:val="006504B2"/>
    <w:rsid w:val="0065086A"/>
    <w:rsid w:val="00650ACD"/>
    <w:rsid w:val="00650D1B"/>
    <w:rsid w:val="00650ED0"/>
    <w:rsid w:val="0065100B"/>
    <w:rsid w:val="00651780"/>
    <w:rsid w:val="006517C7"/>
    <w:rsid w:val="006519C4"/>
    <w:rsid w:val="00651B55"/>
    <w:rsid w:val="00651BBC"/>
    <w:rsid w:val="00651C33"/>
    <w:rsid w:val="00651D03"/>
    <w:rsid w:val="00652644"/>
    <w:rsid w:val="0065297E"/>
    <w:rsid w:val="006529CB"/>
    <w:rsid w:val="00652C21"/>
    <w:rsid w:val="00652DC2"/>
    <w:rsid w:val="00652DEE"/>
    <w:rsid w:val="00653076"/>
    <w:rsid w:val="0065340F"/>
    <w:rsid w:val="0065346F"/>
    <w:rsid w:val="006534A6"/>
    <w:rsid w:val="006539F9"/>
    <w:rsid w:val="00654071"/>
    <w:rsid w:val="006543E7"/>
    <w:rsid w:val="00654577"/>
    <w:rsid w:val="00654934"/>
    <w:rsid w:val="00654B36"/>
    <w:rsid w:val="00655046"/>
    <w:rsid w:val="006551E6"/>
    <w:rsid w:val="006555F0"/>
    <w:rsid w:val="00655A59"/>
    <w:rsid w:val="00656265"/>
    <w:rsid w:val="00656347"/>
    <w:rsid w:val="006565E0"/>
    <w:rsid w:val="00656730"/>
    <w:rsid w:val="00656BE6"/>
    <w:rsid w:val="00656F6D"/>
    <w:rsid w:val="00657A86"/>
    <w:rsid w:val="00660242"/>
    <w:rsid w:val="0066046F"/>
    <w:rsid w:val="0066065C"/>
    <w:rsid w:val="00660CEA"/>
    <w:rsid w:val="0066129D"/>
    <w:rsid w:val="006612B1"/>
    <w:rsid w:val="006614DB"/>
    <w:rsid w:val="0066153F"/>
    <w:rsid w:val="0066170B"/>
    <w:rsid w:val="006618ED"/>
    <w:rsid w:val="00661F5C"/>
    <w:rsid w:val="006621E7"/>
    <w:rsid w:val="0066268A"/>
    <w:rsid w:val="00662881"/>
    <w:rsid w:val="006628D0"/>
    <w:rsid w:val="0066290A"/>
    <w:rsid w:val="00662987"/>
    <w:rsid w:val="00662CE6"/>
    <w:rsid w:val="00662CEA"/>
    <w:rsid w:val="00662D2C"/>
    <w:rsid w:val="00662F57"/>
    <w:rsid w:val="00663268"/>
    <w:rsid w:val="00663691"/>
    <w:rsid w:val="006636EB"/>
    <w:rsid w:val="00663AAE"/>
    <w:rsid w:val="006645F3"/>
    <w:rsid w:val="0066517B"/>
    <w:rsid w:val="006651D1"/>
    <w:rsid w:val="00665224"/>
    <w:rsid w:val="00665340"/>
    <w:rsid w:val="00665592"/>
    <w:rsid w:val="00666344"/>
    <w:rsid w:val="006665FC"/>
    <w:rsid w:val="00666699"/>
    <w:rsid w:val="006667B0"/>
    <w:rsid w:val="00666948"/>
    <w:rsid w:val="00666A0A"/>
    <w:rsid w:val="00666C81"/>
    <w:rsid w:val="006675FE"/>
    <w:rsid w:val="006676DB"/>
    <w:rsid w:val="0066791E"/>
    <w:rsid w:val="00667A14"/>
    <w:rsid w:val="00667EA4"/>
    <w:rsid w:val="00670169"/>
    <w:rsid w:val="00670238"/>
    <w:rsid w:val="006703CA"/>
    <w:rsid w:val="00670759"/>
    <w:rsid w:val="006709A2"/>
    <w:rsid w:val="00670AEB"/>
    <w:rsid w:val="00670DF3"/>
    <w:rsid w:val="0067196E"/>
    <w:rsid w:val="00671A8E"/>
    <w:rsid w:val="0067205C"/>
    <w:rsid w:val="006723E4"/>
    <w:rsid w:val="00672487"/>
    <w:rsid w:val="006727BE"/>
    <w:rsid w:val="00672D12"/>
    <w:rsid w:val="00673274"/>
    <w:rsid w:val="0067344D"/>
    <w:rsid w:val="006738CD"/>
    <w:rsid w:val="006739F5"/>
    <w:rsid w:val="00674475"/>
    <w:rsid w:val="0067476F"/>
    <w:rsid w:val="00674B3F"/>
    <w:rsid w:val="0067553D"/>
    <w:rsid w:val="00675835"/>
    <w:rsid w:val="00675B0B"/>
    <w:rsid w:val="00675B89"/>
    <w:rsid w:val="006765A1"/>
    <w:rsid w:val="006765B1"/>
    <w:rsid w:val="006765EC"/>
    <w:rsid w:val="00676682"/>
    <w:rsid w:val="006767D4"/>
    <w:rsid w:val="0067699D"/>
    <w:rsid w:val="00676C9B"/>
    <w:rsid w:val="00676CF5"/>
    <w:rsid w:val="00677277"/>
    <w:rsid w:val="0067778B"/>
    <w:rsid w:val="00677804"/>
    <w:rsid w:val="00677C9E"/>
    <w:rsid w:val="00677D24"/>
    <w:rsid w:val="00680F1A"/>
    <w:rsid w:val="006812E6"/>
    <w:rsid w:val="00681539"/>
    <w:rsid w:val="00682165"/>
    <w:rsid w:val="00682345"/>
    <w:rsid w:val="00682A40"/>
    <w:rsid w:val="00682CF7"/>
    <w:rsid w:val="00682DB4"/>
    <w:rsid w:val="00682E8D"/>
    <w:rsid w:val="0068315C"/>
    <w:rsid w:val="00683254"/>
    <w:rsid w:val="0068353B"/>
    <w:rsid w:val="0068385E"/>
    <w:rsid w:val="00683EC1"/>
    <w:rsid w:val="006841F7"/>
    <w:rsid w:val="006852CA"/>
    <w:rsid w:val="00685412"/>
    <w:rsid w:val="006856BE"/>
    <w:rsid w:val="0068595C"/>
    <w:rsid w:val="0068603F"/>
    <w:rsid w:val="006863C9"/>
    <w:rsid w:val="006865A2"/>
    <w:rsid w:val="00686B9F"/>
    <w:rsid w:val="00686C7D"/>
    <w:rsid w:val="00686D6C"/>
    <w:rsid w:val="006870FF"/>
    <w:rsid w:val="0068760B"/>
    <w:rsid w:val="00687C1B"/>
    <w:rsid w:val="00687DC2"/>
    <w:rsid w:val="00687EF8"/>
    <w:rsid w:val="00690119"/>
    <w:rsid w:val="00690272"/>
    <w:rsid w:val="006903DE"/>
    <w:rsid w:val="006904EE"/>
    <w:rsid w:val="00690558"/>
    <w:rsid w:val="006906D6"/>
    <w:rsid w:val="00690D8D"/>
    <w:rsid w:val="0069109D"/>
    <w:rsid w:val="00691600"/>
    <w:rsid w:val="006916F5"/>
    <w:rsid w:val="00691FDE"/>
    <w:rsid w:val="006923A9"/>
    <w:rsid w:val="00692A3C"/>
    <w:rsid w:val="006934AA"/>
    <w:rsid w:val="00693566"/>
    <w:rsid w:val="00693EFC"/>
    <w:rsid w:val="0069421A"/>
    <w:rsid w:val="00694BB3"/>
    <w:rsid w:val="00694F26"/>
    <w:rsid w:val="00694FEB"/>
    <w:rsid w:val="0069532D"/>
    <w:rsid w:val="0069544A"/>
    <w:rsid w:val="006954AB"/>
    <w:rsid w:val="006954B8"/>
    <w:rsid w:val="00695A7E"/>
    <w:rsid w:val="00696559"/>
    <w:rsid w:val="00696ABE"/>
    <w:rsid w:val="00697031"/>
    <w:rsid w:val="006976DF"/>
    <w:rsid w:val="00697DFD"/>
    <w:rsid w:val="00697E25"/>
    <w:rsid w:val="006A07F0"/>
    <w:rsid w:val="006A0AAA"/>
    <w:rsid w:val="006A0CF3"/>
    <w:rsid w:val="006A112C"/>
    <w:rsid w:val="006A141D"/>
    <w:rsid w:val="006A172F"/>
    <w:rsid w:val="006A17CF"/>
    <w:rsid w:val="006A23DC"/>
    <w:rsid w:val="006A248A"/>
    <w:rsid w:val="006A24EA"/>
    <w:rsid w:val="006A256E"/>
    <w:rsid w:val="006A2623"/>
    <w:rsid w:val="006A267E"/>
    <w:rsid w:val="006A2803"/>
    <w:rsid w:val="006A2A48"/>
    <w:rsid w:val="006A34AE"/>
    <w:rsid w:val="006A3702"/>
    <w:rsid w:val="006A391A"/>
    <w:rsid w:val="006A39D2"/>
    <w:rsid w:val="006A3F83"/>
    <w:rsid w:val="006A3FA8"/>
    <w:rsid w:val="006A45A0"/>
    <w:rsid w:val="006A47B9"/>
    <w:rsid w:val="006A47ED"/>
    <w:rsid w:val="006A4B43"/>
    <w:rsid w:val="006A4D3B"/>
    <w:rsid w:val="006A5540"/>
    <w:rsid w:val="006A5672"/>
    <w:rsid w:val="006A5C40"/>
    <w:rsid w:val="006A5F0F"/>
    <w:rsid w:val="006A5F8E"/>
    <w:rsid w:val="006A6018"/>
    <w:rsid w:val="006A62D2"/>
    <w:rsid w:val="006A6867"/>
    <w:rsid w:val="006A6A57"/>
    <w:rsid w:val="006A6C99"/>
    <w:rsid w:val="006A6E05"/>
    <w:rsid w:val="006A6E28"/>
    <w:rsid w:val="006A7FB8"/>
    <w:rsid w:val="006B0242"/>
    <w:rsid w:val="006B052F"/>
    <w:rsid w:val="006B07BC"/>
    <w:rsid w:val="006B0C09"/>
    <w:rsid w:val="006B159B"/>
    <w:rsid w:val="006B15FA"/>
    <w:rsid w:val="006B1739"/>
    <w:rsid w:val="006B1784"/>
    <w:rsid w:val="006B1FA9"/>
    <w:rsid w:val="006B1FF2"/>
    <w:rsid w:val="006B2037"/>
    <w:rsid w:val="006B2264"/>
    <w:rsid w:val="006B2B38"/>
    <w:rsid w:val="006B2C03"/>
    <w:rsid w:val="006B2C9C"/>
    <w:rsid w:val="006B34DD"/>
    <w:rsid w:val="006B3A96"/>
    <w:rsid w:val="006B3DB4"/>
    <w:rsid w:val="006B3F77"/>
    <w:rsid w:val="006B4BCA"/>
    <w:rsid w:val="006B4D6C"/>
    <w:rsid w:val="006B50B5"/>
    <w:rsid w:val="006B581B"/>
    <w:rsid w:val="006B58F6"/>
    <w:rsid w:val="006B58F7"/>
    <w:rsid w:val="006B5A13"/>
    <w:rsid w:val="006B62B1"/>
    <w:rsid w:val="006B732E"/>
    <w:rsid w:val="006B778F"/>
    <w:rsid w:val="006B7805"/>
    <w:rsid w:val="006B78B2"/>
    <w:rsid w:val="006B7D27"/>
    <w:rsid w:val="006C0193"/>
    <w:rsid w:val="006C022A"/>
    <w:rsid w:val="006C0AFF"/>
    <w:rsid w:val="006C0B4E"/>
    <w:rsid w:val="006C0CA3"/>
    <w:rsid w:val="006C105F"/>
    <w:rsid w:val="006C1E8A"/>
    <w:rsid w:val="006C27A7"/>
    <w:rsid w:val="006C2B90"/>
    <w:rsid w:val="006C30E1"/>
    <w:rsid w:val="006C317D"/>
    <w:rsid w:val="006C3685"/>
    <w:rsid w:val="006C4168"/>
    <w:rsid w:val="006C4200"/>
    <w:rsid w:val="006C4438"/>
    <w:rsid w:val="006C4827"/>
    <w:rsid w:val="006C5195"/>
    <w:rsid w:val="006C5717"/>
    <w:rsid w:val="006C5949"/>
    <w:rsid w:val="006C5BC5"/>
    <w:rsid w:val="006C5E68"/>
    <w:rsid w:val="006C64D0"/>
    <w:rsid w:val="006C6590"/>
    <w:rsid w:val="006C665B"/>
    <w:rsid w:val="006C6693"/>
    <w:rsid w:val="006C68C6"/>
    <w:rsid w:val="006C694D"/>
    <w:rsid w:val="006C6B4F"/>
    <w:rsid w:val="006C6B68"/>
    <w:rsid w:val="006C7020"/>
    <w:rsid w:val="006C70D4"/>
    <w:rsid w:val="006C7237"/>
    <w:rsid w:val="006C7517"/>
    <w:rsid w:val="006C7659"/>
    <w:rsid w:val="006C778E"/>
    <w:rsid w:val="006D070D"/>
    <w:rsid w:val="006D0B40"/>
    <w:rsid w:val="006D0CB9"/>
    <w:rsid w:val="006D0DA0"/>
    <w:rsid w:val="006D0E79"/>
    <w:rsid w:val="006D11C7"/>
    <w:rsid w:val="006D15B0"/>
    <w:rsid w:val="006D2041"/>
    <w:rsid w:val="006D2106"/>
    <w:rsid w:val="006D2148"/>
    <w:rsid w:val="006D2149"/>
    <w:rsid w:val="006D2277"/>
    <w:rsid w:val="006D232E"/>
    <w:rsid w:val="006D24D8"/>
    <w:rsid w:val="006D274A"/>
    <w:rsid w:val="006D2755"/>
    <w:rsid w:val="006D27BE"/>
    <w:rsid w:val="006D32FD"/>
    <w:rsid w:val="006D3873"/>
    <w:rsid w:val="006D39AB"/>
    <w:rsid w:val="006D3D45"/>
    <w:rsid w:val="006D4CC1"/>
    <w:rsid w:val="006D5796"/>
    <w:rsid w:val="006D5A52"/>
    <w:rsid w:val="006D5B11"/>
    <w:rsid w:val="006D5DE3"/>
    <w:rsid w:val="006D5E63"/>
    <w:rsid w:val="006D6759"/>
    <w:rsid w:val="006D6977"/>
    <w:rsid w:val="006D6B8C"/>
    <w:rsid w:val="006D6BBD"/>
    <w:rsid w:val="006D6CE4"/>
    <w:rsid w:val="006D6FBB"/>
    <w:rsid w:val="006D70AC"/>
    <w:rsid w:val="006D7228"/>
    <w:rsid w:val="006D722E"/>
    <w:rsid w:val="006D73B2"/>
    <w:rsid w:val="006D79E6"/>
    <w:rsid w:val="006D7CA1"/>
    <w:rsid w:val="006E0159"/>
    <w:rsid w:val="006E03F4"/>
    <w:rsid w:val="006E08B1"/>
    <w:rsid w:val="006E0937"/>
    <w:rsid w:val="006E15BB"/>
    <w:rsid w:val="006E16CC"/>
    <w:rsid w:val="006E185E"/>
    <w:rsid w:val="006E188C"/>
    <w:rsid w:val="006E1B33"/>
    <w:rsid w:val="006E1B90"/>
    <w:rsid w:val="006E1B99"/>
    <w:rsid w:val="006E1C2E"/>
    <w:rsid w:val="006E1FBD"/>
    <w:rsid w:val="006E2202"/>
    <w:rsid w:val="006E2631"/>
    <w:rsid w:val="006E298C"/>
    <w:rsid w:val="006E30BF"/>
    <w:rsid w:val="006E319D"/>
    <w:rsid w:val="006E3501"/>
    <w:rsid w:val="006E35BD"/>
    <w:rsid w:val="006E3644"/>
    <w:rsid w:val="006E3B62"/>
    <w:rsid w:val="006E3BB2"/>
    <w:rsid w:val="006E3F54"/>
    <w:rsid w:val="006E4348"/>
    <w:rsid w:val="006E4459"/>
    <w:rsid w:val="006E45D4"/>
    <w:rsid w:val="006E4657"/>
    <w:rsid w:val="006E473D"/>
    <w:rsid w:val="006E47BD"/>
    <w:rsid w:val="006E4B57"/>
    <w:rsid w:val="006E50E9"/>
    <w:rsid w:val="006E534E"/>
    <w:rsid w:val="006E55AD"/>
    <w:rsid w:val="006E5684"/>
    <w:rsid w:val="006E57F3"/>
    <w:rsid w:val="006E582A"/>
    <w:rsid w:val="006E5AB0"/>
    <w:rsid w:val="006E5C0D"/>
    <w:rsid w:val="006E5F21"/>
    <w:rsid w:val="006E668C"/>
    <w:rsid w:val="006E6A99"/>
    <w:rsid w:val="006E6C18"/>
    <w:rsid w:val="006E7469"/>
    <w:rsid w:val="006E7B02"/>
    <w:rsid w:val="006F0458"/>
    <w:rsid w:val="006F0541"/>
    <w:rsid w:val="006F06B8"/>
    <w:rsid w:val="006F0780"/>
    <w:rsid w:val="006F0BA0"/>
    <w:rsid w:val="006F17E2"/>
    <w:rsid w:val="006F1C2A"/>
    <w:rsid w:val="006F1CDA"/>
    <w:rsid w:val="006F1E5D"/>
    <w:rsid w:val="006F21BC"/>
    <w:rsid w:val="006F24B2"/>
    <w:rsid w:val="006F2679"/>
    <w:rsid w:val="006F273A"/>
    <w:rsid w:val="006F2B38"/>
    <w:rsid w:val="006F2C65"/>
    <w:rsid w:val="006F2E50"/>
    <w:rsid w:val="006F375E"/>
    <w:rsid w:val="006F3C79"/>
    <w:rsid w:val="006F41AD"/>
    <w:rsid w:val="006F4258"/>
    <w:rsid w:val="006F444A"/>
    <w:rsid w:val="006F47E5"/>
    <w:rsid w:val="006F490B"/>
    <w:rsid w:val="006F4910"/>
    <w:rsid w:val="006F4AA9"/>
    <w:rsid w:val="006F4F3B"/>
    <w:rsid w:val="006F5073"/>
    <w:rsid w:val="006F5079"/>
    <w:rsid w:val="006F532B"/>
    <w:rsid w:val="006F5E89"/>
    <w:rsid w:val="006F5F79"/>
    <w:rsid w:val="006F6776"/>
    <w:rsid w:val="006F6D28"/>
    <w:rsid w:val="006F6D50"/>
    <w:rsid w:val="006F6E2A"/>
    <w:rsid w:val="006F7200"/>
    <w:rsid w:val="006F76F9"/>
    <w:rsid w:val="006F7F12"/>
    <w:rsid w:val="0070042E"/>
    <w:rsid w:val="0070088B"/>
    <w:rsid w:val="00700AF1"/>
    <w:rsid w:val="00700E4F"/>
    <w:rsid w:val="0070144C"/>
    <w:rsid w:val="00702053"/>
    <w:rsid w:val="007022DD"/>
    <w:rsid w:val="00702404"/>
    <w:rsid w:val="00702D9F"/>
    <w:rsid w:val="00702E7A"/>
    <w:rsid w:val="007034A0"/>
    <w:rsid w:val="0070364C"/>
    <w:rsid w:val="00703696"/>
    <w:rsid w:val="00703A7C"/>
    <w:rsid w:val="00703ADD"/>
    <w:rsid w:val="00703CB6"/>
    <w:rsid w:val="007040CB"/>
    <w:rsid w:val="0070410C"/>
    <w:rsid w:val="007042D1"/>
    <w:rsid w:val="00704377"/>
    <w:rsid w:val="007047F7"/>
    <w:rsid w:val="00704EB8"/>
    <w:rsid w:val="00704EDB"/>
    <w:rsid w:val="0070555C"/>
    <w:rsid w:val="00705BC5"/>
    <w:rsid w:val="00705CF6"/>
    <w:rsid w:val="007060DC"/>
    <w:rsid w:val="00706168"/>
    <w:rsid w:val="007068DD"/>
    <w:rsid w:val="00706BBD"/>
    <w:rsid w:val="00706DE0"/>
    <w:rsid w:val="00706DE3"/>
    <w:rsid w:val="00706F05"/>
    <w:rsid w:val="0070750E"/>
    <w:rsid w:val="00707756"/>
    <w:rsid w:val="00707846"/>
    <w:rsid w:val="00711151"/>
    <w:rsid w:val="007114A7"/>
    <w:rsid w:val="0071166C"/>
    <w:rsid w:val="007117FB"/>
    <w:rsid w:val="007118DD"/>
    <w:rsid w:val="007118E6"/>
    <w:rsid w:val="00711A47"/>
    <w:rsid w:val="00711B7B"/>
    <w:rsid w:val="00711C23"/>
    <w:rsid w:val="00711C5F"/>
    <w:rsid w:val="00711CAB"/>
    <w:rsid w:val="00711F8B"/>
    <w:rsid w:val="00712240"/>
    <w:rsid w:val="0071225E"/>
    <w:rsid w:val="007124C1"/>
    <w:rsid w:val="00712669"/>
    <w:rsid w:val="007129C1"/>
    <w:rsid w:val="007129CA"/>
    <w:rsid w:val="00712FE3"/>
    <w:rsid w:val="00713094"/>
    <w:rsid w:val="007137C3"/>
    <w:rsid w:val="007137CE"/>
    <w:rsid w:val="00713862"/>
    <w:rsid w:val="00713AE7"/>
    <w:rsid w:val="00713D43"/>
    <w:rsid w:val="00714202"/>
    <w:rsid w:val="00714A5D"/>
    <w:rsid w:val="00715025"/>
    <w:rsid w:val="0071515F"/>
    <w:rsid w:val="0071567A"/>
    <w:rsid w:val="007156CA"/>
    <w:rsid w:val="0071576D"/>
    <w:rsid w:val="0071589F"/>
    <w:rsid w:val="00715931"/>
    <w:rsid w:val="00715E17"/>
    <w:rsid w:val="00716318"/>
    <w:rsid w:val="007163AF"/>
    <w:rsid w:val="007166C0"/>
    <w:rsid w:val="007168AE"/>
    <w:rsid w:val="007168F2"/>
    <w:rsid w:val="00716AF2"/>
    <w:rsid w:val="0071750C"/>
    <w:rsid w:val="0071768D"/>
    <w:rsid w:val="007176B1"/>
    <w:rsid w:val="007178B8"/>
    <w:rsid w:val="00717917"/>
    <w:rsid w:val="00717CDA"/>
    <w:rsid w:val="00717D32"/>
    <w:rsid w:val="00720095"/>
    <w:rsid w:val="00720272"/>
    <w:rsid w:val="00720C5C"/>
    <w:rsid w:val="0072104E"/>
    <w:rsid w:val="0072145A"/>
    <w:rsid w:val="007214B9"/>
    <w:rsid w:val="007217B7"/>
    <w:rsid w:val="00721836"/>
    <w:rsid w:val="00721BEF"/>
    <w:rsid w:val="00722708"/>
    <w:rsid w:val="00722870"/>
    <w:rsid w:val="00722C86"/>
    <w:rsid w:val="00722D24"/>
    <w:rsid w:val="007232D6"/>
    <w:rsid w:val="007237B0"/>
    <w:rsid w:val="007239C1"/>
    <w:rsid w:val="007242D9"/>
    <w:rsid w:val="00724FB7"/>
    <w:rsid w:val="007252DB"/>
    <w:rsid w:val="007254B2"/>
    <w:rsid w:val="007254CA"/>
    <w:rsid w:val="007258A7"/>
    <w:rsid w:val="007258C9"/>
    <w:rsid w:val="00725BA5"/>
    <w:rsid w:val="007265E4"/>
    <w:rsid w:val="007266AA"/>
    <w:rsid w:val="0072686F"/>
    <w:rsid w:val="00726971"/>
    <w:rsid w:val="00726CDB"/>
    <w:rsid w:val="00726DE9"/>
    <w:rsid w:val="007275E5"/>
    <w:rsid w:val="007276AA"/>
    <w:rsid w:val="00727855"/>
    <w:rsid w:val="00727AFD"/>
    <w:rsid w:val="00727B64"/>
    <w:rsid w:val="00730498"/>
    <w:rsid w:val="00730A59"/>
    <w:rsid w:val="0073123C"/>
    <w:rsid w:val="00731494"/>
    <w:rsid w:val="007315AA"/>
    <w:rsid w:val="0073171F"/>
    <w:rsid w:val="00731B45"/>
    <w:rsid w:val="00731BE9"/>
    <w:rsid w:val="00731E84"/>
    <w:rsid w:val="00731F2C"/>
    <w:rsid w:val="0073243F"/>
    <w:rsid w:val="00733173"/>
    <w:rsid w:val="00733EE7"/>
    <w:rsid w:val="0073472F"/>
    <w:rsid w:val="007347B0"/>
    <w:rsid w:val="0073496F"/>
    <w:rsid w:val="00734B41"/>
    <w:rsid w:val="0073515D"/>
    <w:rsid w:val="00735A48"/>
    <w:rsid w:val="00735CE4"/>
    <w:rsid w:val="007362A4"/>
    <w:rsid w:val="00736321"/>
    <w:rsid w:val="00736C1A"/>
    <w:rsid w:val="00736D06"/>
    <w:rsid w:val="007370EB"/>
    <w:rsid w:val="00737329"/>
    <w:rsid w:val="007374A9"/>
    <w:rsid w:val="0073751C"/>
    <w:rsid w:val="00737730"/>
    <w:rsid w:val="00737E7F"/>
    <w:rsid w:val="0074002B"/>
    <w:rsid w:val="00740076"/>
    <w:rsid w:val="0074026F"/>
    <w:rsid w:val="007403D7"/>
    <w:rsid w:val="007404DA"/>
    <w:rsid w:val="007405E2"/>
    <w:rsid w:val="0074079A"/>
    <w:rsid w:val="0074080A"/>
    <w:rsid w:val="007408A7"/>
    <w:rsid w:val="00740E46"/>
    <w:rsid w:val="00740F3C"/>
    <w:rsid w:val="007410DE"/>
    <w:rsid w:val="00741649"/>
    <w:rsid w:val="0074170A"/>
    <w:rsid w:val="00741A0A"/>
    <w:rsid w:val="00741E80"/>
    <w:rsid w:val="0074228D"/>
    <w:rsid w:val="007423EA"/>
    <w:rsid w:val="007423F7"/>
    <w:rsid w:val="0074251B"/>
    <w:rsid w:val="00742764"/>
    <w:rsid w:val="007427B2"/>
    <w:rsid w:val="007428D8"/>
    <w:rsid w:val="0074298B"/>
    <w:rsid w:val="00742C69"/>
    <w:rsid w:val="007436D7"/>
    <w:rsid w:val="007437BC"/>
    <w:rsid w:val="00743F77"/>
    <w:rsid w:val="00744318"/>
    <w:rsid w:val="00744439"/>
    <w:rsid w:val="007447B1"/>
    <w:rsid w:val="00744BD4"/>
    <w:rsid w:val="00745035"/>
    <w:rsid w:val="00745B3C"/>
    <w:rsid w:val="00745CDD"/>
    <w:rsid w:val="00745FD9"/>
    <w:rsid w:val="007468CF"/>
    <w:rsid w:val="00746A81"/>
    <w:rsid w:val="00746C49"/>
    <w:rsid w:val="00746DF0"/>
    <w:rsid w:val="00747A52"/>
    <w:rsid w:val="00747CB7"/>
    <w:rsid w:val="00750136"/>
    <w:rsid w:val="007501FC"/>
    <w:rsid w:val="00750217"/>
    <w:rsid w:val="00750ACE"/>
    <w:rsid w:val="00750B72"/>
    <w:rsid w:val="00750C0C"/>
    <w:rsid w:val="00750D27"/>
    <w:rsid w:val="00750F66"/>
    <w:rsid w:val="00750FA2"/>
    <w:rsid w:val="007511BE"/>
    <w:rsid w:val="007513AD"/>
    <w:rsid w:val="0075179A"/>
    <w:rsid w:val="0075182D"/>
    <w:rsid w:val="007518A2"/>
    <w:rsid w:val="00751AE8"/>
    <w:rsid w:val="00751C69"/>
    <w:rsid w:val="00751E14"/>
    <w:rsid w:val="00751E35"/>
    <w:rsid w:val="00751F26"/>
    <w:rsid w:val="00752146"/>
    <w:rsid w:val="007521D1"/>
    <w:rsid w:val="007522A8"/>
    <w:rsid w:val="007522E7"/>
    <w:rsid w:val="00752461"/>
    <w:rsid w:val="0075266C"/>
    <w:rsid w:val="007527E1"/>
    <w:rsid w:val="007528D1"/>
    <w:rsid w:val="0075337F"/>
    <w:rsid w:val="007535D1"/>
    <w:rsid w:val="00753729"/>
    <w:rsid w:val="00753C4C"/>
    <w:rsid w:val="00753CFE"/>
    <w:rsid w:val="00753F1C"/>
    <w:rsid w:val="007545CD"/>
    <w:rsid w:val="007545E6"/>
    <w:rsid w:val="00754808"/>
    <w:rsid w:val="00754CC3"/>
    <w:rsid w:val="00754D86"/>
    <w:rsid w:val="00754F56"/>
    <w:rsid w:val="00755053"/>
    <w:rsid w:val="00755594"/>
    <w:rsid w:val="007557CD"/>
    <w:rsid w:val="0075597E"/>
    <w:rsid w:val="00755A35"/>
    <w:rsid w:val="00755D2B"/>
    <w:rsid w:val="00756077"/>
    <w:rsid w:val="0075634E"/>
    <w:rsid w:val="00756426"/>
    <w:rsid w:val="007568CD"/>
    <w:rsid w:val="00757165"/>
    <w:rsid w:val="0075733D"/>
    <w:rsid w:val="00760098"/>
    <w:rsid w:val="00760102"/>
    <w:rsid w:val="0076015B"/>
    <w:rsid w:val="0076052C"/>
    <w:rsid w:val="00760658"/>
    <w:rsid w:val="00760DEF"/>
    <w:rsid w:val="00760E67"/>
    <w:rsid w:val="00760FE3"/>
    <w:rsid w:val="00761278"/>
    <w:rsid w:val="00761C92"/>
    <w:rsid w:val="00762507"/>
    <w:rsid w:val="00762632"/>
    <w:rsid w:val="0076265F"/>
    <w:rsid w:val="007626E9"/>
    <w:rsid w:val="00763059"/>
    <w:rsid w:val="00763162"/>
    <w:rsid w:val="00763652"/>
    <w:rsid w:val="0076371E"/>
    <w:rsid w:val="007645FF"/>
    <w:rsid w:val="007647BA"/>
    <w:rsid w:val="00764E4E"/>
    <w:rsid w:val="00765404"/>
    <w:rsid w:val="007659EE"/>
    <w:rsid w:val="00765A79"/>
    <w:rsid w:val="00765BB4"/>
    <w:rsid w:val="00765F9C"/>
    <w:rsid w:val="007662F4"/>
    <w:rsid w:val="007663DA"/>
    <w:rsid w:val="007668D1"/>
    <w:rsid w:val="007669A8"/>
    <w:rsid w:val="00766A63"/>
    <w:rsid w:val="00766BE7"/>
    <w:rsid w:val="00766C23"/>
    <w:rsid w:val="00766EFE"/>
    <w:rsid w:val="00767085"/>
    <w:rsid w:val="007670CA"/>
    <w:rsid w:val="00767321"/>
    <w:rsid w:val="00767490"/>
    <w:rsid w:val="00767CAF"/>
    <w:rsid w:val="00770197"/>
    <w:rsid w:val="007701A8"/>
    <w:rsid w:val="0077043C"/>
    <w:rsid w:val="00770589"/>
    <w:rsid w:val="007705E7"/>
    <w:rsid w:val="007707CE"/>
    <w:rsid w:val="00770A5B"/>
    <w:rsid w:val="00770CDF"/>
    <w:rsid w:val="00770F81"/>
    <w:rsid w:val="007717B1"/>
    <w:rsid w:val="00771D74"/>
    <w:rsid w:val="007723E4"/>
    <w:rsid w:val="00772628"/>
    <w:rsid w:val="0077262A"/>
    <w:rsid w:val="00772817"/>
    <w:rsid w:val="00772A0C"/>
    <w:rsid w:val="00772D51"/>
    <w:rsid w:val="00772E5C"/>
    <w:rsid w:val="00772EE4"/>
    <w:rsid w:val="0077303A"/>
    <w:rsid w:val="00773656"/>
    <w:rsid w:val="007737F6"/>
    <w:rsid w:val="00773B1D"/>
    <w:rsid w:val="00773BCD"/>
    <w:rsid w:val="0077403A"/>
    <w:rsid w:val="007741E5"/>
    <w:rsid w:val="0077434D"/>
    <w:rsid w:val="0077444E"/>
    <w:rsid w:val="0077481F"/>
    <w:rsid w:val="00774EF4"/>
    <w:rsid w:val="00774FB7"/>
    <w:rsid w:val="0077566E"/>
    <w:rsid w:val="00775835"/>
    <w:rsid w:val="00775A6D"/>
    <w:rsid w:val="00775C39"/>
    <w:rsid w:val="00775E99"/>
    <w:rsid w:val="0077652E"/>
    <w:rsid w:val="007765AD"/>
    <w:rsid w:val="00776A40"/>
    <w:rsid w:val="00776B3D"/>
    <w:rsid w:val="00776B7A"/>
    <w:rsid w:val="00777521"/>
    <w:rsid w:val="007778CF"/>
    <w:rsid w:val="00777B8F"/>
    <w:rsid w:val="00777E0D"/>
    <w:rsid w:val="00777EF8"/>
    <w:rsid w:val="00777FED"/>
    <w:rsid w:val="00780A9D"/>
    <w:rsid w:val="00780BD9"/>
    <w:rsid w:val="007811BE"/>
    <w:rsid w:val="00781550"/>
    <w:rsid w:val="00781873"/>
    <w:rsid w:val="00781CC5"/>
    <w:rsid w:val="00781D17"/>
    <w:rsid w:val="007821B8"/>
    <w:rsid w:val="007827A4"/>
    <w:rsid w:val="0078299A"/>
    <w:rsid w:val="00782A66"/>
    <w:rsid w:val="00782A99"/>
    <w:rsid w:val="00782B3A"/>
    <w:rsid w:val="00783260"/>
    <w:rsid w:val="00783CE6"/>
    <w:rsid w:val="00783F12"/>
    <w:rsid w:val="0078468F"/>
    <w:rsid w:val="007847A2"/>
    <w:rsid w:val="00784E0D"/>
    <w:rsid w:val="007851E1"/>
    <w:rsid w:val="00785683"/>
    <w:rsid w:val="00785A91"/>
    <w:rsid w:val="00785C9D"/>
    <w:rsid w:val="007860CB"/>
    <w:rsid w:val="007862DA"/>
    <w:rsid w:val="00786559"/>
    <w:rsid w:val="0078656B"/>
    <w:rsid w:val="007868A9"/>
    <w:rsid w:val="0078698F"/>
    <w:rsid w:val="00787F10"/>
    <w:rsid w:val="00787F1C"/>
    <w:rsid w:val="00787F94"/>
    <w:rsid w:val="007901FB"/>
    <w:rsid w:val="00790246"/>
    <w:rsid w:val="0079050B"/>
    <w:rsid w:val="00790A80"/>
    <w:rsid w:val="00790C31"/>
    <w:rsid w:val="00790C4A"/>
    <w:rsid w:val="00790D3F"/>
    <w:rsid w:val="00790E8B"/>
    <w:rsid w:val="00791269"/>
    <w:rsid w:val="00791376"/>
    <w:rsid w:val="007913D1"/>
    <w:rsid w:val="007914F0"/>
    <w:rsid w:val="0079215C"/>
    <w:rsid w:val="0079216B"/>
    <w:rsid w:val="0079223C"/>
    <w:rsid w:val="007927A4"/>
    <w:rsid w:val="00792A39"/>
    <w:rsid w:val="00792CAC"/>
    <w:rsid w:val="00792D64"/>
    <w:rsid w:val="00792E60"/>
    <w:rsid w:val="00792FA9"/>
    <w:rsid w:val="007932E4"/>
    <w:rsid w:val="0079348C"/>
    <w:rsid w:val="007937C2"/>
    <w:rsid w:val="007942D7"/>
    <w:rsid w:val="00794380"/>
    <w:rsid w:val="00794CCD"/>
    <w:rsid w:val="00794E47"/>
    <w:rsid w:val="00794F1A"/>
    <w:rsid w:val="0079559E"/>
    <w:rsid w:val="007957C1"/>
    <w:rsid w:val="00796403"/>
    <w:rsid w:val="0079644F"/>
    <w:rsid w:val="00796561"/>
    <w:rsid w:val="00796860"/>
    <w:rsid w:val="007968A7"/>
    <w:rsid w:val="007969A6"/>
    <w:rsid w:val="00796A57"/>
    <w:rsid w:val="00796ADE"/>
    <w:rsid w:val="00796DF8"/>
    <w:rsid w:val="00796E3E"/>
    <w:rsid w:val="007973FF"/>
    <w:rsid w:val="007974D7"/>
    <w:rsid w:val="007974E4"/>
    <w:rsid w:val="00797575"/>
    <w:rsid w:val="007975F9"/>
    <w:rsid w:val="00797669"/>
    <w:rsid w:val="00797929"/>
    <w:rsid w:val="007979DA"/>
    <w:rsid w:val="007A004B"/>
    <w:rsid w:val="007A0614"/>
    <w:rsid w:val="007A08B9"/>
    <w:rsid w:val="007A0B89"/>
    <w:rsid w:val="007A0C0D"/>
    <w:rsid w:val="007A0D5A"/>
    <w:rsid w:val="007A0F2B"/>
    <w:rsid w:val="007A0F53"/>
    <w:rsid w:val="007A0FB9"/>
    <w:rsid w:val="007A10B7"/>
    <w:rsid w:val="007A17D4"/>
    <w:rsid w:val="007A1B89"/>
    <w:rsid w:val="007A1E40"/>
    <w:rsid w:val="007A2020"/>
    <w:rsid w:val="007A20DF"/>
    <w:rsid w:val="007A21F3"/>
    <w:rsid w:val="007A260D"/>
    <w:rsid w:val="007A29BA"/>
    <w:rsid w:val="007A2AF7"/>
    <w:rsid w:val="007A2B40"/>
    <w:rsid w:val="007A2F76"/>
    <w:rsid w:val="007A3237"/>
    <w:rsid w:val="007A33A0"/>
    <w:rsid w:val="007A379B"/>
    <w:rsid w:val="007A37BD"/>
    <w:rsid w:val="007A380F"/>
    <w:rsid w:val="007A3B00"/>
    <w:rsid w:val="007A3E37"/>
    <w:rsid w:val="007A3E5B"/>
    <w:rsid w:val="007A42F5"/>
    <w:rsid w:val="007A4A44"/>
    <w:rsid w:val="007A4DDA"/>
    <w:rsid w:val="007A508E"/>
    <w:rsid w:val="007A56F1"/>
    <w:rsid w:val="007A59CC"/>
    <w:rsid w:val="007A5D9B"/>
    <w:rsid w:val="007A5E7E"/>
    <w:rsid w:val="007A5EC5"/>
    <w:rsid w:val="007A6181"/>
    <w:rsid w:val="007A61AC"/>
    <w:rsid w:val="007A65E7"/>
    <w:rsid w:val="007A685F"/>
    <w:rsid w:val="007A6EC6"/>
    <w:rsid w:val="007A700F"/>
    <w:rsid w:val="007A745D"/>
    <w:rsid w:val="007A7EA6"/>
    <w:rsid w:val="007B026C"/>
    <w:rsid w:val="007B046E"/>
    <w:rsid w:val="007B0838"/>
    <w:rsid w:val="007B0A4E"/>
    <w:rsid w:val="007B0AEF"/>
    <w:rsid w:val="007B173C"/>
    <w:rsid w:val="007B2432"/>
    <w:rsid w:val="007B2F1E"/>
    <w:rsid w:val="007B316F"/>
    <w:rsid w:val="007B37FD"/>
    <w:rsid w:val="007B3A2C"/>
    <w:rsid w:val="007B467B"/>
    <w:rsid w:val="007B49A0"/>
    <w:rsid w:val="007B4DDC"/>
    <w:rsid w:val="007B4EA5"/>
    <w:rsid w:val="007B4F7D"/>
    <w:rsid w:val="007B506B"/>
    <w:rsid w:val="007B5227"/>
    <w:rsid w:val="007B56EF"/>
    <w:rsid w:val="007B582F"/>
    <w:rsid w:val="007B59AA"/>
    <w:rsid w:val="007B6008"/>
    <w:rsid w:val="007B644F"/>
    <w:rsid w:val="007B657B"/>
    <w:rsid w:val="007B6691"/>
    <w:rsid w:val="007B69B8"/>
    <w:rsid w:val="007B6E6A"/>
    <w:rsid w:val="007B7194"/>
    <w:rsid w:val="007B75F4"/>
    <w:rsid w:val="007B774A"/>
    <w:rsid w:val="007B7A8F"/>
    <w:rsid w:val="007B7F9C"/>
    <w:rsid w:val="007B7F9F"/>
    <w:rsid w:val="007B7FFA"/>
    <w:rsid w:val="007C054D"/>
    <w:rsid w:val="007C05BB"/>
    <w:rsid w:val="007C0BC9"/>
    <w:rsid w:val="007C0C36"/>
    <w:rsid w:val="007C0C51"/>
    <w:rsid w:val="007C0FA4"/>
    <w:rsid w:val="007C1236"/>
    <w:rsid w:val="007C140D"/>
    <w:rsid w:val="007C18FB"/>
    <w:rsid w:val="007C1D0B"/>
    <w:rsid w:val="007C22B8"/>
    <w:rsid w:val="007C2313"/>
    <w:rsid w:val="007C2A27"/>
    <w:rsid w:val="007C2BA4"/>
    <w:rsid w:val="007C2BBA"/>
    <w:rsid w:val="007C304E"/>
    <w:rsid w:val="007C30A4"/>
    <w:rsid w:val="007C30F2"/>
    <w:rsid w:val="007C3150"/>
    <w:rsid w:val="007C3217"/>
    <w:rsid w:val="007C3244"/>
    <w:rsid w:val="007C387C"/>
    <w:rsid w:val="007C3A45"/>
    <w:rsid w:val="007C3EAF"/>
    <w:rsid w:val="007C3FB2"/>
    <w:rsid w:val="007C41B4"/>
    <w:rsid w:val="007C43AF"/>
    <w:rsid w:val="007C45DC"/>
    <w:rsid w:val="007C4ABE"/>
    <w:rsid w:val="007C4AE6"/>
    <w:rsid w:val="007C4B01"/>
    <w:rsid w:val="007C4D7F"/>
    <w:rsid w:val="007C4E91"/>
    <w:rsid w:val="007C4FC1"/>
    <w:rsid w:val="007C5515"/>
    <w:rsid w:val="007C5C32"/>
    <w:rsid w:val="007C6519"/>
    <w:rsid w:val="007C6591"/>
    <w:rsid w:val="007C7794"/>
    <w:rsid w:val="007C78B5"/>
    <w:rsid w:val="007C7DED"/>
    <w:rsid w:val="007D01D1"/>
    <w:rsid w:val="007D0255"/>
    <w:rsid w:val="007D06DF"/>
    <w:rsid w:val="007D0943"/>
    <w:rsid w:val="007D0DC6"/>
    <w:rsid w:val="007D110F"/>
    <w:rsid w:val="007D15A5"/>
    <w:rsid w:val="007D19AA"/>
    <w:rsid w:val="007D1AB6"/>
    <w:rsid w:val="007D1AC0"/>
    <w:rsid w:val="007D1BD2"/>
    <w:rsid w:val="007D1C5C"/>
    <w:rsid w:val="007D1E89"/>
    <w:rsid w:val="007D1EC1"/>
    <w:rsid w:val="007D2442"/>
    <w:rsid w:val="007D2608"/>
    <w:rsid w:val="007D2B1D"/>
    <w:rsid w:val="007D2C7F"/>
    <w:rsid w:val="007D34B7"/>
    <w:rsid w:val="007D3522"/>
    <w:rsid w:val="007D3D09"/>
    <w:rsid w:val="007D3FF9"/>
    <w:rsid w:val="007D4096"/>
    <w:rsid w:val="007D45A8"/>
    <w:rsid w:val="007D45DC"/>
    <w:rsid w:val="007D49C3"/>
    <w:rsid w:val="007D49C4"/>
    <w:rsid w:val="007D4A1F"/>
    <w:rsid w:val="007D5DB1"/>
    <w:rsid w:val="007D6474"/>
    <w:rsid w:val="007D653C"/>
    <w:rsid w:val="007D6565"/>
    <w:rsid w:val="007D7488"/>
    <w:rsid w:val="007D751D"/>
    <w:rsid w:val="007D7C91"/>
    <w:rsid w:val="007E043F"/>
    <w:rsid w:val="007E06FB"/>
    <w:rsid w:val="007E0808"/>
    <w:rsid w:val="007E0DC4"/>
    <w:rsid w:val="007E159C"/>
    <w:rsid w:val="007E15F0"/>
    <w:rsid w:val="007E18E3"/>
    <w:rsid w:val="007E1AE9"/>
    <w:rsid w:val="007E24EE"/>
    <w:rsid w:val="007E2587"/>
    <w:rsid w:val="007E25DC"/>
    <w:rsid w:val="007E2B43"/>
    <w:rsid w:val="007E2B60"/>
    <w:rsid w:val="007E2F4F"/>
    <w:rsid w:val="007E327C"/>
    <w:rsid w:val="007E353A"/>
    <w:rsid w:val="007E3D31"/>
    <w:rsid w:val="007E41C8"/>
    <w:rsid w:val="007E4252"/>
    <w:rsid w:val="007E43A3"/>
    <w:rsid w:val="007E4927"/>
    <w:rsid w:val="007E4993"/>
    <w:rsid w:val="007E49C4"/>
    <w:rsid w:val="007E4A22"/>
    <w:rsid w:val="007E4AD1"/>
    <w:rsid w:val="007E4CE8"/>
    <w:rsid w:val="007E4ED2"/>
    <w:rsid w:val="007E50A2"/>
    <w:rsid w:val="007E5112"/>
    <w:rsid w:val="007E531C"/>
    <w:rsid w:val="007E5417"/>
    <w:rsid w:val="007E58C4"/>
    <w:rsid w:val="007E58FB"/>
    <w:rsid w:val="007E5A43"/>
    <w:rsid w:val="007E5CDB"/>
    <w:rsid w:val="007E6175"/>
    <w:rsid w:val="007E6262"/>
    <w:rsid w:val="007E62A7"/>
    <w:rsid w:val="007E6426"/>
    <w:rsid w:val="007E65B2"/>
    <w:rsid w:val="007E67C7"/>
    <w:rsid w:val="007E6B2A"/>
    <w:rsid w:val="007E6CCA"/>
    <w:rsid w:val="007E77E4"/>
    <w:rsid w:val="007E78A2"/>
    <w:rsid w:val="007E7C28"/>
    <w:rsid w:val="007F0004"/>
    <w:rsid w:val="007F0658"/>
    <w:rsid w:val="007F0E1F"/>
    <w:rsid w:val="007F17DE"/>
    <w:rsid w:val="007F1C23"/>
    <w:rsid w:val="007F1E2E"/>
    <w:rsid w:val="007F21C8"/>
    <w:rsid w:val="007F21E0"/>
    <w:rsid w:val="007F22FF"/>
    <w:rsid w:val="007F2312"/>
    <w:rsid w:val="007F2AE5"/>
    <w:rsid w:val="007F2E53"/>
    <w:rsid w:val="007F34C7"/>
    <w:rsid w:val="007F3A61"/>
    <w:rsid w:val="007F3C98"/>
    <w:rsid w:val="007F3F50"/>
    <w:rsid w:val="007F45D5"/>
    <w:rsid w:val="007F4614"/>
    <w:rsid w:val="007F471D"/>
    <w:rsid w:val="007F4808"/>
    <w:rsid w:val="007F572D"/>
    <w:rsid w:val="007F5F65"/>
    <w:rsid w:val="007F6613"/>
    <w:rsid w:val="007F685E"/>
    <w:rsid w:val="007F6DB4"/>
    <w:rsid w:val="007F6E97"/>
    <w:rsid w:val="007F7A71"/>
    <w:rsid w:val="007F7BEA"/>
    <w:rsid w:val="007F7C7B"/>
    <w:rsid w:val="007F7C97"/>
    <w:rsid w:val="0080031A"/>
    <w:rsid w:val="00800746"/>
    <w:rsid w:val="008007C5"/>
    <w:rsid w:val="0080094F"/>
    <w:rsid w:val="00800D66"/>
    <w:rsid w:val="00800DB4"/>
    <w:rsid w:val="00800EB8"/>
    <w:rsid w:val="008010C8"/>
    <w:rsid w:val="008011F4"/>
    <w:rsid w:val="0080122D"/>
    <w:rsid w:val="0080141F"/>
    <w:rsid w:val="00801745"/>
    <w:rsid w:val="008019FF"/>
    <w:rsid w:val="00801D07"/>
    <w:rsid w:val="008021C4"/>
    <w:rsid w:val="00802316"/>
    <w:rsid w:val="00802478"/>
    <w:rsid w:val="00802734"/>
    <w:rsid w:val="0080291B"/>
    <w:rsid w:val="00802FFD"/>
    <w:rsid w:val="0080375D"/>
    <w:rsid w:val="00803967"/>
    <w:rsid w:val="008039E7"/>
    <w:rsid w:val="00803B3E"/>
    <w:rsid w:val="00804123"/>
    <w:rsid w:val="008042BC"/>
    <w:rsid w:val="008045F4"/>
    <w:rsid w:val="0080469A"/>
    <w:rsid w:val="00804850"/>
    <w:rsid w:val="008048F5"/>
    <w:rsid w:val="00804CF1"/>
    <w:rsid w:val="00804E50"/>
    <w:rsid w:val="0080505E"/>
    <w:rsid w:val="008050BD"/>
    <w:rsid w:val="008050F9"/>
    <w:rsid w:val="008051A9"/>
    <w:rsid w:val="00805B38"/>
    <w:rsid w:val="00805D8C"/>
    <w:rsid w:val="00806190"/>
    <w:rsid w:val="0080652C"/>
    <w:rsid w:val="008066C5"/>
    <w:rsid w:val="008068CF"/>
    <w:rsid w:val="00806DC2"/>
    <w:rsid w:val="00806E8C"/>
    <w:rsid w:val="00807583"/>
    <w:rsid w:val="00807B2B"/>
    <w:rsid w:val="00807F0A"/>
    <w:rsid w:val="00810243"/>
    <w:rsid w:val="00810A5E"/>
    <w:rsid w:val="00810C78"/>
    <w:rsid w:val="00810E2B"/>
    <w:rsid w:val="008110E5"/>
    <w:rsid w:val="008112BC"/>
    <w:rsid w:val="00811343"/>
    <w:rsid w:val="008113AC"/>
    <w:rsid w:val="00811EDB"/>
    <w:rsid w:val="008120B9"/>
    <w:rsid w:val="00812113"/>
    <w:rsid w:val="008124DE"/>
    <w:rsid w:val="008124EA"/>
    <w:rsid w:val="00812613"/>
    <w:rsid w:val="008126F6"/>
    <w:rsid w:val="00812AF4"/>
    <w:rsid w:val="00812C11"/>
    <w:rsid w:val="00813064"/>
    <w:rsid w:val="008132AD"/>
    <w:rsid w:val="00813634"/>
    <w:rsid w:val="008136C4"/>
    <w:rsid w:val="0081388E"/>
    <w:rsid w:val="00813D0F"/>
    <w:rsid w:val="008140F7"/>
    <w:rsid w:val="00814346"/>
    <w:rsid w:val="00814382"/>
    <w:rsid w:val="00814680"/>
    <w:rsid w:val="00814985"/>
    <w:rsid w:val="00814A80"/>
    <w:rsid w:val="00814FCB"/>
    <w:rsid w:val="0081501D"/>
    <w:rsid w:val="0081517B"/>
    <w:rsid w:val="00815565"/>
    <w:rsid w:val="008156ED"/>
    <w:rsid w:val="00815CAC"/>
    <w:rsid w:val="00816037"/>
    <w:rsid w:val="00816043"/>
    <w:rsid w:val="008160F9"/>
    <w:rsid w:val="008161DD"/>
    <w:rsid w:val="00816621"/>
    <w:rsid w:val="00816732"/>
    <w:rsid w:val="00816838"/>
    <w:rsid w:val="00816AC2"/>
    <w:rsid w:val="00817070"/>
    <w:rsid w:val="008172DA"/>
    <w:rsid w:val="00817438"/>
    <w:rsid w:val="00817A3F"/>
    <w:rsid w:val="008203F8"/>
    <w:rsid w:val="00820D41"/>
    <w:rsid w:val="00820D75"/>
    <w:rsid w:val="0082103E"/>
    <w:rsid w:val="008211DB"/>
    <w:rsid w:val="00821341"/>
    <w:rsid w:val="00821395"/>
    <w:rsid w:val="008215ED"/>
    <w:rsid w:val="0082197A"/>
    <w:rsid w:val="00821CB0"/>
    <w:rsid w:val="00821DCC"/>
    <w:rsid w:val="00821E37"/>
    <w:rsid w:val="00822749"/>
    <w:rsid w:val="008228CF"/>
    <w:rsid w:val="00822DBF"/>
    <w:rsid w:val="00822EFD"/>
    <w:rsid w:val="0082339C"/>
    <w:rsid w:val="00823992"/>
    <w:rsid w:val="00823A4D"/>
    <w:rsid w:val="008243CF"/>
    <w:rsid w:val="0082483E"/>
    <w:rsid w:val="00824D1F"/>
    <w:rsid w:val="00825011"/>
    <w:rsid w:val="0082527D"/>
    <w:rsid w:val="00825784"/>
    <w:rsid w:val="008257CE"/>
    <w:rsid w:val="0082585E"/>
    <w:rsid w:val="00825AA3"/>
    <w:rsid w:val="00825B46"/>
    <w:rsid w:val="008260AA"/>
    <w:rsid w:val="008262C0"/>
    <w:rsid w:val="0082643B"/>
    <w:rsid w:val="008264AB"/>
    <w:rsid w:val="008266DF"/>
    <w:rsid w:val="0082671C"/>
    <w:rsid w:val="0082683C"/>
    <w:rsid w:val="00826C16"/>
    <w:rsid w:val="00827195"/>
    <w:rsid w:val="0082720B"/>
    <w:rsid w:val="008275C7"/>
    <w:rsid w:val="00827B15"/>
    <w:rsid w:val="00830831"/>
    <w:rsid w:val="00830B38"/>
    <w:rsid w:val="00830E5B"/>
    <w:rsid w:val="008312CE"/>
    <w:rsid w:val="0083148A"/>
    <w:rsid w:val="0083150A"/>
    <w:rsid w:val="00831A41"/>
    <w:rsid w:val="00831AA7"/>
    <w:rsid w:val="00831BDF"/>
    <w:rsid w:val="00831BFE"/>
    <w:rsid w:val="00831D03"/>
    <w:rsid w:val="00831D57"/>
    <w:rsid w:val="00832460"/>
    <w:rsid w:val="00832E88"/>
    <w:rsid w:val="00833309"/>
    <w:rsid w:val="0083361C"/>
    <w:rsid w:val="00833C9C"/>
    <w:rsid w:val="00833D55"/>
    <w:rsid w:val="00833FD0"/>
    <w:rsid w:val="00834155"/>
    <w:rsid w:val="00834197"/>
    <w:rsid w:val="00834447"/>
    <w:rsid w:val="008344BA"/>
    <w:rsid w:val="00834B07"/>
    <w:rsid w:val="00835326"/>
    <w:rsid w:val="00835501"/>
    <w:rsid w:val="00835C2D"/>
    <w:rsid w:val="00836044"/>
    <w:rsid w:val="008360B8"/>
    <w:rsid w:val="00836415"/>
    <w:rsid w:val="00836A08"/>
    <w:rsid w:val="00836FD1"/>
    <w:rsid w:val="008370EA"/>
    <w:rsid w:val="0083719D"/>
    <w:rsid w:val="008376C6"/>
    <w:rsid w:val="008377A2"/>
    <w:rsid w:val="008377B5"/>
    <w:rsid w:val="00837CE2"/>
    <w:rsid w:val="008400E8"/>
    <w:rsid w:val="008407D1"/>
    <w:rsid w:val="0084083C"/>
    <w:rsid w:val="00840FBB"/>
    <w:rsid w:val="008411E9"/>
    <w:rsid w:val="008417B3"/>
    <w:rsid w:val="00841CBE"/>
    <w:rsid w:val="00841FB4"/>
    <w:rsid w:val="00841FFA"/>
    <w:rsid w:val="008423CF"/>
    <w:rsid w:val="008424B3"/>
    <w:rsid w:val="0084265B"/>
    <w:rsid w:val="008427B0"/>
    <w:rsid w:val="0084293E"/>
    <w:rsid w:val="00842F2F"/>
    <w:rsid w:val="00843088"/>
    <w:rsid w:val="0084311F"/>
    <w:rsid w:val="00843509"/>
    <w:rsid w:val="0084375A"/>
    <w:rsid w:val="008438C1"/>
    <w:rsid w:val="008440AB"/>
    <w:rsid w:val="008440C7"/>
    <w:rsid w:val="00844141"/>
    <w:rsid w:val="00844386"/>
    <w:rsid w:val="0084460F"/>
    <w:rsid w:val="008448FF"/>
    <w:rsid w:val="00844AB6"/>
    <w:rsid w:val="00845144"/>
    <w:rsid w:val="00845771"/>
    <w:rsid w:val="00845D22"/>
    <w:rsid w:val="00845F8A"/>
    <w:rsid w:val="00846595"/>
    <w:rsid w:val="008474F3"/>
    <w:rsid w:val="0084776B"/>
    <w:rsid w:val="00847966"/>
    <w:rsid w:val="00847EDF"/>
    <w:rsid w:val="008504C8"/>
    <w:rsid w:val="008507B4"/>
    <w:rsid w:val="008508C3"/>
    <w:rsid w:val="00850EC4"/>
    <w:rsid w:val="00850F29"/>
    <w:rsid w:val="008510B5"/>
    <w:rsid w:val="0085120B"/>
    <w:rsid w:val="008516A7"/>
    <w:rsid w:val="00851DD3"/>
    <w:rsid w:val="008522AC"/>
    <w:rsid w:val="008522B2"/>
    <w:rsid w:val="00852808"/>
    <w:rsid w:val="0085283E"/>
    <w:rsid w:val="00852B3B"/>
    <w:rsid w:val="00852E01"/>
    <w:rsid w:val="0085314D"/>
    <w:rsid w:val="008531AA"/>
    <w:rsid w:val="00853517"/>
    <w:rsid w:val="0085361D"/>
    <w:rsid w:val="0085378D"/>
    <w:rsid w:val="008537CA"/>
    <w:rsid w:val="00853C29"/>
    <w:rsid w:val="00853CB9"/>
    <w:rsid w:val="00854727"/>
    <w:rsid w:val="00854997"/>
    <w:rsid w:val="0085526A"/>
    <w:rsid w:val="0085539A"/>
    <w:rsid w:val="008557DD"/>
    <w:rsid w:val="00856264"/>
    <w:rsid w:val="008564EE"/>
    <w:rsid w:val="008568F2"/>
    <w:rsid w:val="008568F3"/>
    <w:rsid w:val="00856EFF"/>
    <w:rsid w:val="008573C6"/>
    <w:rsid w:val="00857519"/>
    <w:rsid w:val="008575F4"/>
    <w:rsid w:val="008578CF"/>
    <w:rsid w:val="00857D64"/>
    <w:rsid w:val="00857F40"/>
    <w:rsid w:val="008600E2"/>
    <w:rsid w:val="008604DB"/>
    <w:rsid w:val="00860517"/>
    <w:rsid w:val="00860749"/>
    <w:rsid w:val="00860919"/>
    <w:rsid w:val="00860A57"/>
    <w:rsid w:val="00860D6A"/>
    <w:rsid w:val="0086145E"/>
    <w:rsid w:val="0086164F"/>
    <w:rsid w:val="00861780"/>
    <w:rsid w:val="00861A7A"/>
    <w:rsid w:val="00861C4A"/>
    <w:rsid w:val="00861E38"/>
    <w:rsid w:val="00862B9D"/>
    <w:rsid w:val="008635C0"/>
    <w:rsid w:val="0086361D"/>
    <w:rsid w:val="008637D4"/>
    <w:rsid w:val="00863961"/>
    <w:rsid w:val="00863967"/>
    <w:rsid w:val="00863E20"/>
    <w:rsid w:val="00864235"/>
    <w:rsid w:val="00864286"/>
    <w:rsid w:val="0086492F"/>
    <w:rsid w:val="008649B3"/>
    <w:rsid w:val="00864C55"/>
    <w:rsid w:val="00864E1F"/>
    <w:rsid w:val="008662BA"/>
    <w:rsid w:val="0086648B"/>
    <w:rsid w:val="008667F1"/>
    <w:rsid w:val="00866A65"/>
    <w:rsid w:val="00866AEF"/>
    <w:rsid w:val="00866BA4"/>
    <w:rsid w:val="00866C31"/>
    <w:rsid w:val="00866C4E"/>
    <w:rsid w:val="00866DB1"/>
    <w:rsid w:val="0086725E"/>
    <w:rsid w:val="008673B6"/>
    <w:rsid w:val="0086763B"/>
    <w:rsid w:val="0086790F"/>
    <w:rsid w:val="00867DD1"/>
    <w:rsid w:val="008706A3"/>
    <w:rsid w:val="00870DAF"/>
    <w:rsid w:val="00871282"/>
    <w:rsid w:val="00871E5F"/>
    <w:rsid w:val="00871FC8"/>
    <w:rsid w:val="008720B3"/>
    <w:rsid w:val="00872215"/>
    <w:rsid w:val="00872308"/>
    <w:rsid w:val="00872803"/>
    <w:rsid w:val="00872B7B"/>
    <w:rsid w:val="00873585"/>
    <w:rsid w:val="00873C79"/>
    <w:rsid w:val="00873DF6"/>
    <w:rsid w:val="008746BA"/>
    <w:rsid w:val="00874848"/>
    <w:rsid w:val="00874AE8"/>
    <w:rsid w:val="00874B6B"/>
    <w:rsid w:val="0087524D"/>
    <w:rsid w:val="0087525F"/>
    <w:rsid w:val="008755B5"/>
    <w:rsid w:val="008756B7"/>
    <w:rsid w:val="00875752"/>
    <w:rsid w:val="008759D0"/>
    <w:rsid w:val="008761AE"/>
    <w:rsid w:val="00876364"/>
    <w:rsid w:val="00876B05"/>
    <w:rsid w:val="0087741A"/>
    <w:rsid w:val="00877AC2"/>
    <w:rsid w:val="008803BA"/>
    <w:rsid w:val="00880A20"/>
    <w:rsid w:val="008813A3"/>
    <w:rsid w:val="0088148E"/>
    <w:rsid w:val="00881612"/>
    <w:rsid w:val="008816E7"/>
    <w:rsid w:val="008819B0"/>
    <w:rsid w:val="00881CAB"/>
    <w:rsid w:val="00881EAC"/>
    <w:rsid w:val="00882184"/>
    <w:rsid w:val="008822A4"/>
    <w:rsid w:val="00882776"/>
    <w:rsid w:val="00882CB7"/>
    <w:rsid w:val="00882FE2"/>
    <w:rsid w:val="008830CC"/>
    <w:rsid w:val="008836A5"/>
    <w:rsid w:val="00884277"/>
    <w:rsid w:val="0088451E"/>
    <w:rsid w:val="008845E5"/>
    <w:rsid w:val="00884F85"/>
    <w:rsid w:val="00885A41"/>
    <w:rsid w:val="00885AF5"/>
    <w:rsid w:val="00885B90"/>
    <w:rsid w:val="00885D07"/>
    <w:rsid w:val="00885F3D"/>
    <w:rsid w:val="008862F1"/>
    <w:rsid w:val="0088684A"/>
    <w:rsid w:val="00886CFC"/>
    <w:rsid w:val="00886ED3"/>
    <w:rsid w:val="00887086"/>
    <w:rsid w:val="00887377"/>
    <w:rsid w:val="00887583"/>
    <w:rsid w:val="00887B30"/>
    <w:rsid w:val="00887BA0"/>
    <w:rsid w:val="008900DA"/>
    <w:rsid w:val="00890329"/>
    <w:rsid w:val="008904F7"/>
    <w:rsid w:val="0089116D"/>
    <w:rsid w:val="008913C7"/>
    <w:rsid w:val="00891654"/>
    <w:rsid w:val="008918ED"/>
    <w:rsid w:val="00891DFE"/>
    <w:rsid w:val="008922D4"/>
    <w:rsid w:val="00892878"/>
    <w:rsid w:val="008929F1"/>
    <w:rsid w:val="00892ACB"/>
    <w:rsid w:val="008932BB"/>
    <w:rsid w:val="0089350C"/>
    <w:rsid w:val="00893737"/>
    <w:rsid w:val="008938FF"/>
    <w:rsid w:val="008939E2"/>
    <w:rsid w:val="00893B6E"/>
    <w:rsid w:val="008940E9"/>
    <w:rsid w:val="0089442E"/>
    <w:rsid w:val="0089468B"/>
    <w:rsid w:val="00894A1F"/>
    <w:rsid w:val="00894A48"/>
    <w:rsid w:val="00894C89"/>
    <w:rsid w:val="00894E28"/>
    <w:rsid w:val="008950F5"/>
    <w:rsid w:val="00895153"/>
    <w:rsid w:val="008952CA"/>
    <w:rsid w:val="00895534"/>
    <w:rsid w:val="0089575A"/>
    <w:rsid w:val="00895B20"/>
    <w:rsid w:val="00896457"/>
    <w:rsid w:val="0089646B"/>
    <w:rsid w:val="0089661A"/>
    <w:rsid w:val="008968F2"/>
    <w:rsid w:val="00896BEA"/>
    <w:rsid w:val="00897204"/>
    <w:rsid w:val="00897239"/>
    <w:rsid w:val="0089724B"/>
    <w:rsid w:val="008972E0"/>
    <w:rsid w:val="008975EC"/>
    <w:rsid w:val="00897F46"/>
    <w:rsid w:val="008A05FF"/>
    <w:rsid w:val="008A0A54"/>
    <w:rsid w:val="008A0C7B"/>
    <w:rsid w:val="008A0F83"/>
    <w:rsid w:val="008A1006"/>
    <w:rsid w:val="008A108B"/>
    <w:rsid w:val="008A13DA"/>
    <w:rsid w:val="008A1A74"/>
    <w:rsid w:val="008A1AC7"/>
    <w:rsid w:val="008A1BA0"/>
    <w:rsid w:val="008A1EF7"/>
    <w:rsid w:val="008A20F4"/>
    <w:rsid w:val="008A2358"/>
    <w:rsid w:val="008A237E"/>
    <w:rsid w:val="008A238C"/>
    <w:rsid w:val="008A23F9"/>
    <w:rsid w:val="008A2906"/>
    <w:rsid w:val="008A296B"/>
    <w:rsid w:val="008A3074"/>
    <w:rsid w:val="008A3285"/>
    <w:rsid w:val="008A3467"/>
    <w:rsid w:val="008A36D9"/>
    <w:rsid w:val="008A392A"/>
    <w:rsid w:val="008A3B00"/>
    <w:rsid w:val="008A44FA"/>
    <w:rsid w:val="008A4AF1"/>
    <w:rsid w:val="008A4D54"/>
    <w:rsid w:val="008A503C"/>
    <w:rsid w:val="008A5250"/>
    <w:rsid w:val="008A5CF7"/>
    <w:rsid w:val="008A5E75"/>
    <w:rsid w:val="008A6058"/>
    <w:rsid w:val="008A607E"/>
    <w:rsid w:val="008A66C6"/>
    <w:rsid w:val="008A6A8F"/>
    <w:rsid w:val="008A763C"/>
    <w:rsid w:val="008A7739"/>
    <w:rsid w:val="008A7BDF"/>
    <w:rsid w:val="008A7D3F"/>
    <w:rsid w:val="008A7D5E"/>
    <w:rsid w:val="008B00BD"/>
    <w:rsid w:val="008B03D4"/>
    <w:rsid w:val="008B048B"/>
    <w:rsid w:val="008B081C"/>
    <w:rsid w:val="008B090B"/>
    <w:rsid w:val="008B0B75"/>
    <w:rsid w:val="008B16C5"/>
    <w:rsid w:val="008B180C"/>
    <w:rsid w:val="008B2561"/>
    <w:rsid w:val="008B27A5"/>
    <w:rsid w:val="008B28E1"/>
    <w:rsid w:val="008B375F"/>
    <w:rsid w:val="008B49CF"/>
    <w:rsid w:val="008B4B05"/>
    <w:rsid w:val="008B4C2F"/>
    <w:rsid w:val="008B4F1E"/>
    <w:rsid w:val="008B5083"/>
    <w:rsid w:val="008B51DC"/>
    <w:rsid w:val="008B55D8"/>
    <w:rsid w:val="008B62A1"/>
    <w:rsid w:val="008B63C7"/>
    <w:rsid w:val="008B64BB"/>
    <w:rsid w:val="008B7823"/>
    <w:rsid w:val="008B7F7A"/>
    <w:rsid w:val="008C00C6"/>
    <w:rsid w:val="008C0647"/>
    <w:rsid w:val="008C0681"/>
    <w:rsid w:val="008C07A5"/>
    <w:rsid w:val="008C085D"/>
    <w:rsid w:val="008C09A2"/>
    <w:rsid w:val="008C107C"/>
    <w:rsid w:val="008C136D"/>
    <w:rsid w:val="008C14C9"/>
    <w:rsid w:val="008C1A37"/>
    <w:rsid w:val="008C1CA3"/>
    <w:rsid w:val="008C1CDF"/>
    <w:rsid w:val="008C1FBF"/>
    <w:rsid w:val="008C23B7"/>
    <w:rsid w:val="008C25B0"/>
    <w:rsid w:val="008C268B"/>
    <w:rsid w:val="008C2866"/>
    <w:rsid w:val="008C29D9"/>
    <w:rsid w:val="008C2F32"/>
    <w:rsid w:val="008C31AA"/>
    <w:rsid w:val="008C320F"/>
    <w:rsid w:val="008C3690"/>
    <w:rsid w:val="008C36A1"/>
    <w:rsid w:val="008C3746"/>
    <w:rsid w:val="008C3C6C"/>
    <w:rsid w:val="008C3CF0"/>
    <w:rsid w:val="008C415E"/>
    <w:rsid w:val="008C419B"/>
    <w:rsid w:val="008C5555"/>
    <w:rsid w:val="008C57DF"/>
    <w:rsid w:val="008C587E"/>
    <w:rsid w:val="008C5899"/>
    <w:rsid w:val="008C5A66"/>
    <w:rsid w:val="008C5E82"/>
    <w:rsid w:val="008C615B"/>
    <w:rsid w:val="008C6268"/>
    <w:rsid w:val="008C64ED"/>
    <w:rsid w:val="008C64FA"/>
    <w:rsid w:val="008C65E4"/>
    <w:rsid w:val="008C6B69"/>
    <w:rsid w:val="008C6DA2"/>
    <w:rsid w:val="008C6E92"/>
    <w:rsid w:val="008C70B7"/>
    <w:rsid w:val="008C74D8"/>
    <w:rsid w:val="008C7838"/>
    <w:rsid w:val="008C7DD4"/>
    <w:rsid w:val="008C7E54"/>
    <w:rsid w:val="008C7E7D"/>
    <w:rsid w:val="008C7F43"/>
    <w:rsid w:val="008D02AA"/>
    <w:rsid w:val="008D0379"/>
    <w:rsid w:val="008D03B9"/>
    <w:rsid w:val="008D06AB"/>
    <w:rsid w:val="008D150A"/>
    <w:rsid w:val="008D1594"/>
    <w:rsid w:val="008D16F4"/>
    <w:rsid w:val="008D1B39"/>
    <w:rsid w:val="008D229E"/>
    <w:rsid w:val="008D274E"/>
    <w:rsid w:val="008D2897"/>
    <w:rsid w:val="008D2BAB"/>
    <w:rsid w:val="008D2EFD"/>
    <w:rsid w:val="008D34CA"/>
    <w:rsid w:val="008D36B6"/>
    <w:rsid w:val="008D43A7"/>
    <w:rsid w:val="008D4707"/>
    <w:rsid w:val="008D5026"/>
    <w:rsid w:val="008D50E5"/>
    <w:rsid w:val="008D5748"/>
    <w:rsid w:val="008D5780"/>
    <w:rsid w:val="008D5857"/>
    <w:rsid w:val="008D5929"/>
    <w:rsid w:val="008D5CD6"/>
    <w:rsid w:val="008D62CB"/>
    <w:rsid w:val="008D789D"/>
    <w:rsid w:val="008D7D18"/>
    <w:rsid w:val="008E00DA"/>
    <w:rsid w:val="008E0787"/>
    <w:rsid w:val="008E12E3"/>
    <w:rsid w:val="008E1399"/>
    <w:rsid w:val="008E141E"/>
    <w:rsid w:val="008E143D"/>
    <w:rsid w:val="008E1834"/>
    <w:rsid w:val="008E19D6"/>
    <w:rsid w:val="008E1C09"/>
    <w:rsid w:val="008E1E6E"/>
    <w:rsid w:val="008E1FD0"/>
    <w:rsid w:val="008E210B"/>
    <w:rsid w:val="008E2359"/>
    <w:rsid w:val="008E243A"/>
    <w:rsid w:val="008E25A0"/>
    <w:rsid w:val="008E2753"/>
    <w:rsid w:val="008E2D7D"/>
    <w:rsid w:val="008E2EC8"/>
    <w:rsid w:val="008E328C"/>
    <w:rsid w:val="008E3505"/>
    <w:rsid w:val="008E3699"/>
    <w:rsid w:val="008E3A3C"/>
    <w:rsid w:val="008E3BED"/>
    <w:rsid w:val="008E3C02"/>
    <w:rsid w:val="008E3C3F"/>
    <w:rsid w:val="008E3E15"/>
    <w:rsid w:val="008E4507"/>
    <w:rsid w:val="008E4548"/>
    <w:rsid w:val="008E4D52"/>
    <w:rsid w:val="008E4F65"/>
    <w:rsid w:val="008E566F"/>
    <w:rsid w:val="008E58C6"/>
    <w:rsid w:val="008E6200"/>
    <w:rsid w:val="008E623A"/>
    <w:rsid w:val="008E6317"/>
    <w:rsid w:val="008E635F"/>
    <w:rsid w:val="008E694C"/>
    <w:rsid w:val="008E6AC7"/>
    <w:rsid w:val="008E6AE5"/>
    <w:rsid w:val="008E6C78"/>
    <w:rsid w:val="008E6F57"/>
    <w:rsid w:val="008E7350"/>
    <w:rsid w:val="008E73A4"/>
    <w:rsid w:val="008E743D"/>
    <w:rsid w:val="008E76C5"/>
    <w:rsid w:val="008F0128"/>
    <w:rsid w:val="008F0258"/>
    <w:rsid w:val="008F0331"/>
    <w:rsid w:val="008F03B8"/>
    <w:rsid w:val="008F0A40"/>
    <w:rsid w:val="008F0AE5"/>
    <w:rsid w:val="008F0CCC"/>
    <w:rsid w:val="008F1113"/>
    <w:rsid w:val="008F125B"/>
    <w:rsid w:val="008F1920"/>
    <w:rsid w:val="008F1B7D"/>
    <w:rsid w:val="008F1CBF"/>
    <w:rsid w:val="008F1EF8"/>
    <w:rsid w:val="008F29C9"/>
    <w:rsid w:val="008F2D14"/>
    <w:rsid w:val="008F37BD"/>
    <w:rsid w:val="008F3CCA"/>
    <w:rsid w:val="008F3CEE"/>
    <w:rsid w:val="008F3DBD"/>
    <w:rsid w:val="008F3E67"/>
    <w:rsid w:val="008F3EC4"/>
    <w:rsid w:val="008F3F2B"/>
    <w:rsid w:val="008F42DB"/>
    <w:rsid w:val="008F5044"/>
    <w:rsid w:val="008F55CA"/>
    <w:rsid w:val="008F5A3E"/>
    <w:rsid w:val="008F5E44"/>
    <w:rsid w:val="008F649C"/>
    <w:rsid w:val="008F6948"/>
    <w:rsid w:val="008F6A07"/>
    <w:rsid w:val="008F6BC7"/>
    <w:rsid w:val="008F7172"/>
    <w:rsid w:val="008F72BB"/>
    <w:rsid w:val="008F7867"/>
    <w:rsid w:val="00900050"/>
    <w:rsid w:val="00900642"/>
    <w:rsid w:val="009009DB"/>
    <w:rsid w:val="00900D3C"/>
    <w:rsid w:val="009016FA"/>
    <w:rsid w:val="009021F3"/>
    <w:rsid w:val="0090243B"/>
    <w:rsid w:val="009026AD"/>
    <w:rsid w:val="00903045"/>
    <w:rsid w:val="009036C7"/>
    <w:rsid w:val="00903C2E"/>
    <w:rsid w:val="00903C7E"/>
    <w:rsid w:val="0090411B"/>
    <w:rsid w:val="009042D2"/>
    <w:rsid w:val="009043B3"/>
    <w:rsid w:val="00904C51"/>
    <w:rsid w:val="00904F5A"/>
    <w:rsid w:val="009053BE"/>
    <w:rsid w:val="00905652"/>
    <w:rsid w:val="009056B0"/>
    <w:rsid w:val="00905845"/>
    <w:rsid w:val="00905885"/>
    <w:rsid w:val="00905949"/>
    <w:rsid w:val="00905A9E"/>
    <w:rsid w:val="00905C87"/>
    <w:rsid w:val="00905DEC"/>
    <w:rsid w:val="00905EB8"/>
    <w:rsid w:val="00905F38"/>
    <w:rsid w:val="0090630E"/>
    <w:rsid w:val="00906D43"/>
    <w:rsid w:val="00906FBF"/>
    <w:rsid w:val="0090728D"/>
    <w:rsid w:val="00907BD3"/>
    <w:rsid w:val="00907EA1"/>
    <w:rsid w:val="009100E8"/>
    <w:rsid w:val="009110DA"/>
    <w:rsid w:val="009112AB"/>
    <w:rsid w:val="0091131F"/>
    <w:rsid w:val="00911395"/>
    <w:rsid w:val="009115CD"/>
    <w:rsid w:val="00911756"/>
    <w:rsid w:val="00911DE9"/>
    <w:rsid w:val="00911E98"/>
    <w:rsid w:val="00911FF5"/>
    <w:rsid w:val="0091219E"/>
    <w:rsid w:val="0091238E"/>
    <w:rsid w:val="00912A5A"/>
    <w:rsid w:val="00913096"/>
    <w:rsid w:val="00913474"/>
    <w:rsid w:val="00913512"/>
    <w:rsid w:val="00913534"/>
    <w:rsid w:val="0091379E"/>
    <w:rsid w:val="00913819"/>
    <w:rsid w:val="00913D13"/>
    <w:rsid w:val="00913E70"/>
    <w:rsid w:val="00914123"/>
    <w:rsid w:val="009145FC"/>
    <w:rsid w:val="009146A0"/>
    <w:rsid w:val="009148A2"/>
    <w:rsid w:val="0091503F"/>
    <w:rsid w:val="0091508B"/>
    <w:rsid w:val="00915777"/>
    <w:rsid w:val="00915A9C"/>
    <w:rsid w:val="00915E12"/>
    <w:rsid w:val="00916208"/>
    <w:rsid w:val="0091651A"/>
    <w:rsid w:val="00916AA4"/>
    <w:rsid w:val="00916C16"/>
    <w:rsid w:val="009171AE"/>
    <w:rsid w:val="009175AE"/>
    <w:rsid w:val="00917684"/>
    <w:rsid w:val="00917980"/>
    <w:rsid w:val="00917BF4"/>
    <w:rsid w:val="009205A6"/>
    <w:rsid w:val="0092060F"/>
    <w:rsid w:val="00920611"/>
    <w:rsid w:val="00920AA4"/>
    <w:rsid w:val="00921150"/>
    <w:rsid w:val="00921DD3"/>
    <w:rsid w:val="00921FC6"/>
    <w:rsid w:val="00922B3A"/>
    <w:rsid w:val="00922FA1"/>
    <w:rsid w:val="00923C63"/>
    <w:rsid w:val="00923E03"/>
    <w:rsid w:val="00923FF4"/>
    <w:rsid w:val="009241C7"/>
    <w:rsid w:val="0092441C"/>
    <w:rsid w:val="0092458C"/>
    <w:rsid w:val="0092475F"/>
    <w:rsid w:val="00924841"/>
    <w:rsid w:val="0092502B"/>
    <w:rsid w:val="00925567"/>
    <w:rsid w:val="009259D7"/>
    <w:rsid w:val="00925C71"/>
    <w:rsid w:val="00925E08"/>
    <w:rsid w:val="009260A8"/>
    <w:rsid w:val="00926237"/>
    <w:rsid w:val="00926B5C"/>
    <w:rsid w:val="00926BE9"/>
    <w:rsid w:val="00926F43"/>
    <w:rsid w:val="00926FE2"/>
    <w:rsid w:val="00927025"/>
    <w:rsid w:val="0092733D"/>
    <w:rsid w:val="0092788D"/>
    <w:rsid w:val="00927D58"/>
    <w:rsid w:val="00927F4C"/>
    <w:rsid w:val="0093025A"/>
    <w:rsid w:val="009303D7"/>
    <w:rsid w:val="009307F5"/>
    <w:rsid w:val="0093089A"/>
    <w:rsid w:val="00930B0D"/>
    <w:rsid w:val="00930B5A"/>
    <w:rsid w:val="00930DE4"/>
    <w:rsid w:val="00930F74"/>
    <w:rsid w:val="00931097"/>
    <w:rsid w:val="0093119C"/>
    <w:rsid w:val="0093126D"/>
    <w:rsid w:val="00931274"/>
    <w:rsid w:val="009313B9"/>
    <w:rsid w:val="00931475"/>
    <w:rsid w:val="009315A1"/>
    <w:rsid w:val="00931972"/>
    <w:rsid w:val="00931B86"/>
    <w:rsid w:val="00931D28"/>
    <w:rsid w:val="00931D3F"/>
    <w:rsid w:val="00931F40"/>
    <w:rsid w:val="00932230"/>
    <w:rsid w:val="00932B9C"/>
    <w:rsid w:val="00932E88"/>
    <w:rsid w:val="00932F3F"/>
    <w:rsid w:val="0093305C"/>
    <w:rsid w:val="009330CA"/>
    <w:rsid w:val="009333F2"/>
    <w:rsid w:val="009339E6"/>
    <w:rsid w:val="00933D29"/>
    <w:rsid w:val="00933E94"/>
    <w:rsid w:val="009341FA"/>
    <w:rsid w:val="00934245"/>
    <w:rsid w:val="00934293"/>
    <w:rsid w:val="009342A3"/>
    <w:rsid w:val="0093433E"/>
    <w:rsid w:val="00934D18"/>
    <w:rsid w:val="00936174"/>
    <w:rsid w:val="00936296"/>
    <w:rsid w:val="009365C9"/>
    <w:rsid w:val="0093686C"/>
    <w:rsid w:val="009368C8"/>
    <w:rsid w:val="009369C9"/>
    <w:rsid w:val="00937204"/>
    <w:rsid w:val="0093755B"/>
    <w:rsid w:val="0093755D"/>
    <w:rsid w:val="00937715"/>
    <w:rsid w:val="00937907"/>
    <w:rsid w:val="00937BD5"/>
    <w:rsid w:val="00937D2E"/>
    <w:rsid w:val="00937E96"/>
    <w:rsid w:val="0094051C"/>
    <w:rsid w:val="009408FA"/>
    <w:rsid w:val="0094097F"/>
    <w:rsid w:val="00940AA6"/>
    <w:rsid w:val="00940BA0"/>
    <w:rsid w:val="009410F9"/>
    <w:rsid w:val="00941422"/>
    <w:rsid w:val="009416BE"/>
    <w:rsid w:val="00941A23"/>
    <w:rsid w:val="00941F51"/>
    <w:rsid w:val="00942337"/>
    <w:rsid w:val="009429B6"/>
    <w:rsid w:val="00942D0A"/>
    <w:rsid w:val="00942E6C"/>
    <w:rsid w:val="00942EEE"/>
    <w:rsid w:val="00943B21"/>
    <w:rsid w:val="00943B46"/>
    <w:rsid w:val="00943E1F"/>
    <w:rsid w:val="00943FF8"/>
    <w:rsid w:val="00944055"/>
    <w:rsid w:val="0094426A"/>
    <w:rsid w:val="009444D2"/>
    <w:rsid w:val="009444F2"/>
    <w:rsid w:val="009448AE"/>
    <w:rsid w:val="00945434"/>
    <w:rsid w:val="009456C7"/>
    <w:rsid w:val="00945B76"/>
    <w:rsid w:val="00945DAF"/>
    <w:rsid w:val="00945ECD"/>
    <w:rsid w:val="0094608C"/>
    <w:rsid w:val="00946193"/>
    <w:rsid w:val="0094622A"/>
    <w:rsid w:val="00946933"/>
    <w:rsid w:val="00946BB2"/>
    <w:rsid w:val="00946CD6"/>
    <w:rsid w:val="00946D99"/>
    <w:rsid w:val="009473CE"/>
    <w:rsid w:val="009473D1"/>
    <w:rsid w:val="009475C3"/>
    <w:rsid w:val="00947D92"/>
    <w:rsid w:val="00947FA6"/>
    <w:rsid w:val="009500FB"/>
    <w:rsid w:val="009501C9"/>
    <w:rsid w:val="00950472"/>
    <w:rsid w:val="00950579"/>
    <w:rsid w:val="00950811"/>
    <w:rsid w:val="00951210"/>
    <w:rsid w:val="009513DB"/>
    <w:rsid w:val="009513FF"/>
    <w:rsid w:val="0095144A"/>
    <w:rsid w:val="00951476"/>
    <w:rsid w:val="00951843"/>
    <w:rsid w:val="009518A3"/>
    <w:rsid w:val="00951D1E"/>
    <w:rsid w:val="00952157"/>
    <w:rsid w:val="00952288"/>
    <w:rsid w:val="009524AB"/>
    <w:rsid w:val="009526E3"/>
    <w:rsid w:val="0095334D"/>
    <w:rsid w:val="009534AA"/>
    <w:rsid w:val="00953773"/>
    <w:rsid w:val="00953C6E"/>
    <w:rsid w:val="00953D69"/>
    <w:rsid w:val="00953FDA"/>
    <w:rsid w:val="00954340"/>
    <w:rsid w:val="009545AF"/>
    <w:rsid w:val="009545DC"/>
    <w:rsid w:val="00954B92"/>
    <w:rsid w:val="0095546D"/>
    <w:rsid w:val="00955750"/>
    <w:rsid w:val="00955A87"/>
    <w:rsid w:val="00955CCA"/>
    <w:rsid w:val="00955E3F"/>
    <w:rsid w:val="00956D12"/>
    <w:rsid w:val="0095739B"/>
    <w:rsid w:val="009576C5"/>
    <w:rsid w:val="0095780B"/>
    <w:rsid w:val="00957814"/>
    <w:rsid w:val="00957994"/>
    <w:rsid w:val="00960A70"/>
    <w:rsid w:val="00960B79"/>
    <w:rsid w:val="00960DC0"/>
    <w:rsid w:val="0096138E"/>
    <w:rsid w:val="009613BB"/>
    <w:rsid w:val="009613C1"/>
    <w:rsid w:val="00961574"/>
    <w:rsid w:val="00961CE6"/>
    <w:rsid w:val="009623C7"/>
    <w:rsid w:val="00962A30"/>
    <w:rsid w:val="00963E8A"/>
    <w:rsid w:val="00964629"/>
    <w:rsid w:val="00964728"/>
    <w:rsid w:val="00964BB2"/>
    <w:rsid w:val="00964F09"/>
    <w:rsid w:val="00965283"/>
    <w:rsid w:val="00965428"/>
    <w:rsid w:val="00965BCB"/>
    <w:rsid w:val="00965CB9"/>
    <w:rsid w:val="00965F3B"/>
    <w:rsid w:val="00966E6F"/>
    <w:rsid w:val="00966E77"/>
    <w:rsid w:val="00967033"/>
    <w:rsid w:val="00967917"/>
    <w:rsid w:val="00967D8E"/>
    <w:rsid w:val="00967DB2"/>
    <w:rsid w:val="00967E37"/>
    <w:rsid w:val="00967EEB"/>
    <w:rsid w:val="009700DE"/>
    <w:rsid w:val="009703EA"/>
    <w:rsid w:val="00970415"/>
    <w:rsid w:val="00970507"/>
    <w:rsid w:val="009706D5"/>
    <w:rsid w:val="00970816"/>
    <w:rsid w:val="009708D6"/>
    <w:rsid w:val="00970947"/>
    <w:rsid w:val="00970E8B"/>
    <w:rsid w:val="00970FD4"/>
    <w:rsid w:val="00971104"/>
    <w:rsid w:val="00971360"/>
    <w:rsid w:val="00971637"/>
    <w:rsid w:val="00971794"/>
    <w:rsid w:val="00971ABA"/>
    <w:rsid w:val="00971E0F"/>
    <w:rsid w:val="00971F37"/>
    <w:rsid w:val="00971F81"/>
    <w:rsid w:val="009723E5"/>
    <w:rsid w:val="0097265B"/>
    <w:rsid w:val="00972736"/>
    <w:rsid w:val="00972E58"/>
    <w:rsid w:val="00972EB5"/>
    <w:rsid w:val="009735A2"/>
    <w:rsid w:val="00973710"/>
    <w:rsid w:val="00973F77"/>
    <w:rsid w:val="0097403B"/>
    <w:rsid w:val="0097470A"/>
    <w:rsid w:val="009755B3"/>
    <w:rsid w:val="009759D8"/>
    <w:rsid w:val="00975A1E"/>
    <w:rsid w:val="00976161"/>
    <w:rsid w:val="009762A7"/>
    <w:rsid w:val="009764E9"/>
    <w:rsid w:val="00976B62"/>
    <w:rsid w:val="00976CB5"/>
    <w:rsid w:val="00976E3F"/>
    <w:rsid w:val="00977043"/>
    <w:rsid w:val="00977478"/>
    <w:rsid w:val="00977485"/>
    <w:rsid w:val="0097748D"/>
    <w:rsid w:val="009777DB"/>
    <w:rsid w:val="009777EA"/>
    <w:rsid w:val="009777F7"/>
    <w:rsid w:val="0097798D"/>
    <w:rsid w:val="009779AF"/>
    <w:rsid w:val="00977CAF"/>
    <w:rsid w:val="009801AA"/>
    <w:rsid w:val="0098042D"/>
    <w:rsid w:val="0098078E"/>
    <w:rsid w:val="00980C24"/>
    <w:rsid w:val="00980FF4"/>
    <w:rsid w:val="009811EB"/>
    <w:rsid w:val="009815A0"/>
    <w:rsid w:val="0098160B"/>
    <w:rsid w:val="0098184A"/>
    <w:rsid w:val="0098191F"/>
    <w:rsid w:val="00981F2B"/>
    <w:rsid w:val="0098225E"/>
    <w:rsid w:val="009822AA"/>
    <w:rsid w:val="00982512"/>
    <w:rsid w:val="00982578"/>
    <w:rsid w:val="00982A36"/>
    <w:rsid w:val="00982D41"/>
    <w:rsid w:val="00982F30"/>
    <w:rsid w:val="00983324"/>
    <w:rsid w:val="00983A65"/>
    <w:rsid w:val="00983AD2"/>
    <w:rsid w:val="00983C2F"/>
    <w:rsid w:val="00983E8A"/>
    <w:rsid w:val="00984069"/>
    <w:rsid w:val="0098444D"/>
    <w:rsid w:val="0098490F"/>
    <w:rsid w:val="00984B89"/>
    <w:rsid w:val="00984BD0"/>
    <w:rsid w:val="00984D63"/>
    <w:rsid w:val="00984E67"/>
    <w:rsid w:val="00985324"/>
    <w:rsid w:val="009854F7"/>
    <w:rsid w:val="009857EC"/>
    <w:rsid w:val="00985A60"/>
    <w:rsid w:val="00985A76"/>
    <w:rsid w:val="00985ACE"/>
    <w:rsid w:val="00985BF2"/>
    <w:rsid w:val="00986224"/>
    <w:rsid w:val="00986405"/>
    <w:rsid w:val="00986E52"/>
    <w:rsid w:val="009870E2"/>
    <w:rsid w:val="0098712A"/>
    <w:rsid w:val="009875FE"/>
    <w:rsid w:val="00987783"/>
    <w:rsid w:val="0099033D"/>
    <w:rsid w:val="00990B5D"/>
    <w:rsid w:val="00990C11"/>
    <w:rsid w:val="00990DD1"/>
    <w:rsid w:val="00990FBC"/>
    <w:rsid w:val="00991423"/>
    <w:rsid w:val="0099163E"/>
    <w:rsid w:val="0099230C"/>
    <w:rsid w:val="009929E6"/>
    <w:rsid w:val="00992A41"/>
    <w:rsid w:val="00992A89"/>
    <w:rsid w:val="0099309B"/>
    <w:rsid w:val="00993170"/>
    <w:rsid w:val="009932C5"/>
    <w:rsid w:val="009933DF"/>
    <w:rsid w:val="009939CA"/>
    <w:rsid w:val="00993B36"/>
    <w:rsid w:val="00994189"/>
    <w:rsid w:val="0099440A"/>
    <w:rsid w:val="0099453B"/>
    <w:rsid w:val="00994650"/>
    <w:rsid w:val="00994AD9"/>
    <w:rsid w:val="00994B5C"/>
    <w:rsid w:val="00994BA2"/>
    <w:rsid w:val="00994CFA"/>
    <w:rsid w:val="00994F09"/>
    <w:rsid w:val="00994FB6"/>
    <w:rsid w:val="00995219"/>
    <w:rsid w:val="00995276"/>
    <w:rsid w:val="0099531F"/>
    <w:rsid w:val="0099579F"/>
    <w:rsid w:val="0099587D"/>
    <w:rsid w:val="00996114"/>
    <w:rsid w:val="009962CD"/>
    <w:rsid w:val="009964E7"/>
    <w:rsid w:val="009967E7"/>
    <w:rsid w:val="009969CF"/>
    <w:rsid w:val="00996B83"/>
    <w:rsid w:val="00996E30"/>
    <w:rsid w:val="00997156"/>
    <w:rsid w:val="009973EF"/>
    <w:rsid w:val="009973F7"/>
    <w:rsid w:val="009977D2"/>
    <w:rsid w:val="009A067C"/>
    <w:rsid w:val="009A1093"/>
    <w:rsid w:val="009A10B8"/>
    <w:rsid w:val="009A1332"/>
    <w:rsid w:val="009A16FF"/>
    <w:rsid w:val="009A183E"/>
    <w:rsid w:val="009A1847"/>
    <w:rsid w:val="009A1C37"/>
    <w:rsid w:val="009A1F59"/>
    <w:rsid w:val="009A2181"/>
    <w:rsid w:val="009A21BE"/>
    <w:rsid w:val="009A2342"/>
    <w:rsid w:val="009A239B"/>
    <w:rsid w:val="009A241F"/>
    <w:rsid w:val="009A25F4"/>
    <w:rsid w:val="009A2A37"/>
    <w:rsid w:val="009A2D22"/>
    <w:rsid w:val="009A2F44"/>
    <w:rsid w:val="009A2FC5"/>
    <w:rsid w:val="009A3459"/>
    <w:rsid w:val="009A3984"/>
    <w:rsid w:val="009A4AD0"/>
    <w:rsid w:val="009A4BB2"/>
    <w:rsid w:val="009A4D0D"/>
    <w:rsid w:val="009A4F43"/>
    <w:rsid w:val="009A51E0"/>
    <w:rsid w:val="009A5535"/>
    <w:rsid w:val="009A57F0"/>
    <w:rsid w:val="009A5CB0"/>
    <w:rsid w:val="009A5CBB"/>
    <w:rsid w:val="009A5CC5"/>
    <w:rsid w:val="009A5E0F"/>
    <w:rsid w:val="009A6307"/>
    <w:rsid w:val="009A64DE"/>
    <w:rsid w:val="009A6A68"/>
    <w:rsid w:val="009A6CC4"/>
    <w:rsid w:val="009A6D5B"/>
    <w:rsid w:val="009A745F"/>
    <w:rsid w:val="009A7473"/>
    <w:rsid w:val="009A756F"/>
    <w:rsid w:val="009B0681"/>
    <w:rsid w:val="009B07E7"/>
    <w:rsid w:val="009B0915"/>
    <w:rsid w:val="009B09E7"/>
    <w:rsid w:val="009B10F3"/>
    <w:rsid w:val="009B1228"/>
    <w:rsid w:val="009B1473"/>
    <w:rsid w:val="009B14DD"/>
    <w:rsid w:val="009B1C1A"/>
    <w:rsid w:val="009B1E09"/>
    <w:rsid w:val="009B2328"/>
    <w:rsid w:val="009B26BE"/>
    <w:rsid w:val="009B281A"/>
    <w:rsid w:val="009B28A1"/>
    <w:rsid w:val="009B2987"/>
    <w:rsid w:val="009B2ABC"/>
    <w:rsid w:val="009B39C8"/>
    <w:rsid w:val="009B3A25"/>
    <w:rsid w:val="009B3A56"/>
    <w:rsid w:val="009B3D3F"/>
    <w:rsid w:val="009B3DF6"/>
    <w:rsid w:val="009B43F4"/>
    <w:rsid w:val="009B4781"/>
    <w:rsid w:val="009B4921"/>
    <w:rsid w:val="009B49B1"/>
    <w:rsid w:val="009B52B7"/>
    <w:rsid w:val="009B5611"/>
    <w:rsid w:val="009B5895"/>
    <w:rsid w:val="009B598D"/>
    <w:rsid w:val="009B5EC1"/>
    <w:rsid w:val="009B6157"/>
    <w:rsid w:val="009B645A"/>
    <w:rsid w:val="009B65DD"/>
    <w:rsid w:val="009B667B"/>
    <w:rsid w:val="009B6808"/>
    <w:rsid w:val="009B6BC6"/>
    <w:rsid w:val="009B6E11"/>
    <w:rsid w:val="009B6F04"/>
    <w:rsid w:val="009B73EC"/>
    <w:rsid w:val="009B78B1"/>
    <w:rsid w:val="009C017F"/>
    <w:rsid w:val="009C0989"/>
    <w:rsid w:val="009C1283"/>
    <w:rsid w:val="009C14CC"/>
    <w:rsid w:val="009C1559"/>
    <w:rsid w:val="009C1666"/>
    <w:rsid w:val="009C22DE"/>
    <w:rsid w:val="009C2361"/>
    <w:rsid w:val="009C2571"/>
    <w:rsid w:val="009C27C6"/>
    <w:rsid w:val="009C40EA"/>
    <w:rsid w:val="009C4514"/>
    <w:rsid w:val="009C4FFD"/>
    <w:rsid w:val="009C5627"/>
    <w:rsid w:val="009C5FCC"/>
    <w:rsid w:val="009C6516"/>
    <w:rsid w:val="009C65A0"/>
    <w:rsid w:val="009C66FA"/>
    <w:rsid w:val="009C6817"/>
    <w:rsid w:val="009C6B30"/>
    <w:rsid w:val="009C6C0A"/>
    <w:rsid w:val="009C6C96"/>
    <w:rsid w:val="009C6FAD"/>
    <w:rsid w:val="009C7C86"/>
    <w:rsid w:val="009D008E"/>
    <w:rsid w:val="009D037C"/>
    <w:rsid w:val="009D1137"/>
    <w:rsid w:val="009D12DC"/>
    <w:rsid w:val="009D132D"/>
    <w:rsid w:val="009D17CA"/>
    <w:rsid w:val="009D1A32"/>
    <w:rsid w:val="009D1B23"/>
    <w:rsid w:val="009D1C38"/>
    <w:rsid w:val="009D1D4D"/>
    <w:rsid w:val="009D1F90"/>
    <w:rsid w:val="009D2250"/>
    <w:rsid w:val="009D2523"/>
    <w:rsid w:val="009D28CD"/>
    <w:rsid w:val="009D2B32"/>
    <w:rsid w:val="009D2CDB"/>
    <w:rsid w:val="009D2D6B"/>
    <w:rsid w:val="009D2F66"/>
    <w:rsid w:val="009D33BE"/>
    <w:rsid w:val="009D34AC"/>
    <w:rsid w:val="009D35D3"/>
    <w:rsid w:val="009D3635"/>
    <w:rsid w:val="009D3FC4"/>
    <w:rsid w:val="009D444B"/>
    <w:rsid w:val="009D44FB"/>
    <w:rsid w:val="009D467A"/>
    <w:rsid w:val="009D4E3B"/>
    <w:rsid w:val="009D4EAC"/>
    <w:rsid w:val="009D51B1"/>
    <w:rsid w:val="009D51D1"/>
    <w:rsid w:val="009D589B"/>
    <w:rsid w:val="009D5D6A"/>
    <w:rsid w:val="009D5FD4"/>
    <w:rsid w:val="009D5FE2"/>
    <w:rsid w:val="009D630F"/>
    <w:rsid w:val="009D6374"/>
    <w:rsid w:val="009D6601"/>
    <w:rsid w:val="009D6BF3"/>
    <w:rsid w:val="009D6FA1"/>
    <w:rsid w:val="009D6FC8"/>
    <w:rsid w:val="009D74AE"/>
    <w:rsid w:val="009D789E"/>
    <w:rsid w:val="009D78EF"/>
    <w:rsid w:val="009D7A11"/>
    <w:rsid w:val="009D7BE3"/>
    <w:rsid w:val="009D7C28"/>
    <w:rsid w:val="009D7E23"/>
    <w:rsid w:val="009E003C"/>
    <w:rsid w:val="009E0D65"/>
    <w:rsid w:val="009E10D1"/>
    <w:rsid w:val="009E183A"/>
    <w:rsid w:val="009E1BFB"/>
    <w:rsid w:val="009E1D27"/>
    <w:rsid w:val="009E1DA5"/>
    <w:rsid w:val="009E1E74"/>
    <w:rsid w:val="009E20A8"/>
    <w:rsid w:val="009E23FE"/>
    <w:rsid w:val="009E296C"/>
    <w:rsid w:val="009E2B19"/>
    <w:rsid w:val="009E2B67"/>
    <w:rsid w:val="009E2D7F"/>
    <w:rsid w:val="009E2EBF"/>
    <w:rsid w:val="009E313D"/>
    <w:rsid w:val="009E3664"/>
    <w:rsid w:val="009E37C7"/>
    <w:rsid w:val="009E388E"/>
    <w:rsid w:val="009E3C9A"/>
    <w:rsid w:val="009E46E9"/>
    <w:rsid w:val="009E4A94"/>
    <w:rsid w:val="009E4AC7"/>
    <w:rsid w:val="009E4CC5"/>
    <w:rsid w:val="009E4DDD"/>
    <w:rsid w:val="009E4EA7"/>
    <w:rsid w:val="009E52B7"/>
    <w:rsid w:val="009E5602"/>
    <w:rsid w:val="009E5B67"/>
    <w:rsid w:val="009E5B93"/>
    <w:rsid w:val="009E5F8A"/>
    <w:rsid w:val="009E6434"/>
    <w:rsid w:val="009E6679"/>
    <w:rsid w:val="009E6795"/>
    <w:rsid w:val="009E6AA8"/>
    <w:rsid w:val="009E6AC0"/>
    <w:rsid w:val="009E6DC1"/>
    <w:rsid w:val="009E6F5B"/>
    <w:rsid w:val="009E7397"/>
    <w:rsid w:val="009E7434"/>
    <w:rsid w:val="009E7823"/>
    <w:rsid w:val="009E78A9"/>
    <w:rsid w:val="009E7A99"/>
    <w:rsid w:val="009E7C8E"/>
    <w:rsid w:val="009E7F52"/>
    <w:rsid w:val="009F0076"/>
    <w:rsid w:val="009F037B"/>
    <w:rsid w:val="009F071A"/>
    <w:rsid w:val="009F0D4C"/>
    <w:rsid w:val="009F117E"/>
    <w:rsid w:val="009F133C"/>
    <w:rsid w:val="009F1654"/>
    <w:rsid w:val="009F1C69"/>
    <w:rsid w:val="009F1D36"/>
    <w:rsid w:val="009F1F22"/>
    <w:rsid w:val="009F21FA"/>
    <w:rsid w:val="009F23EA"/>
    <w:rsid w:val="009F23F8"/>
    <w:rsid w:val="009F298B"/>
    <w:rsid w:val="009F2CB0"/>
    <w:rsid w:val="009F2EAE"/>
    <w:rsid w:val="009F3807"/>
    <w:rsid w:val="009F46AF"/>
    <w:rsid w:val="009F48A5"/>
    <w:rsid w:val="009F4FF6"/>
    <w:rsid w:val="009F54A0"/>
    <w:rsid w:val="009F5632"/>
    <w:rsid w:val="009F568A"/>
    <w:rsid w:val="009F56BB"/>
    <w:rsid w:val="009F59BE"/>
    <w:rsid w:val="009F5AC0"/>
    <w:rsid w:val="009F5CA6"/>
    <w:rsid w:val="009F6047"/>
    <w:rsid w:val="009F6114"/>
    <w:rsid w:val="009F676A"/>
    <w:rsid w:val="009F6ADB"/>
    <w:rsid w:val="009F6B62"/>
    <w:rsid w:val="009F6C0C"/>
    <w:rsid w:val="009F715A"/>
    <w:rsid w:val="009F7256"/>
    <w:rsid w:val="009F7341"/>
    <w:rsid w:val="009F7427"/>
    <w:rsid w:val="009F74B4"/>
    <w:rsid w:val="009F7986"/>
    <w:rsid w:val="009F7A02"/>
    <w:rsid w:val="009F7C1B"/>
    <w:rsid w:val="00A000CE"/>
    <w:rsid w:val="00A00513"/>
    <w:rsid w:val="00A00651"/>
    <w:rsid w:val="00A00A87"/>
    <w:rsid w:val="00A01564"/>
    <w:rsid w:val="00A0156F"/>
    <w:rsid w:val="00A01610"/>
    <w:rsid w:val="00A018AC"/>
    <w:rsid w:val="00A01AB9"/>
    <w:rsid w:val="00A01D87"/>
    <w:rsid w:val="00A01DFE"/>
    <w:rsid w:val="00A01F5D"/>
    <w:rsid w:val="00A02B1F"/>
    <w:rsid w:val="00A02FDF"/>
    <w:rsid w:val="00A0301A"/>
    <w:rsid w:val="00A0307A"/>
    <w:rsid w:val="00A0363D"/>
    <w:rsid w:val="00A036C2"/>
    <w:rsid w:val="00A03A44"/>
    <w:rsid w:val="00A03AA6"/>
    <w:rsid w:val="00A03BB9"/>
    <w:rsid w:val="00A04240"/>
    <w:rsid w:val="00A045B2"/>
    <w:rsid w:val="00A0496E"/>
    <w:rsid w:val="00A04B55"/>
    <w:rsid w:val="00A04D61"/>
    <w:rsid w:val="00A0513D"/>
    <w:rsid w:val="00A059AB"/>
    <w:rsid w:val="00A06285"/>
    <w:rsid w:val="00A0642C"/>
    <w:rsid w:val="00A06783"/>
    <w:rsid w:val="00A06CEE"/>
    <w:rsid w:val="00A06D8A"/>
    <w:rsid w:val="00A06DEA"/>
    <w:rsid w:val="00A0713D"/>
    <w:rsid w:val="00A07245"/>
    <w:rsid w:val="00A0736E"/>
    <w:rsid w:val="00A07550"/>
    <w:rsid w:val="00A0767E"/>
    <w:rsid w:val="00A076B4"/>
    <w:rsid w:val="00A07958"/>
    <w:rsid w:val="00A07A18"/>
    <w:rsid w:val="00A07BBA"/>
    <w:rsid w:val="00A10210"/>
    <w:rsid w:val="00A102DB"/>
    <w:rsid w:val="00A1038D"/>
    <w:rsid w:val="00A10D79"/>
    <w:rsid w:val="00A10F77"/>
    <w:rsid w:val="00A115BB"/>
    <w:rsid w:val="00A11652"/>
    <w:rsid w:val="00A11677"/>
    <w:rsid w:val="00A1192C"/>
    <w:rsid w:val="00A11B5D"/>
    <w:rsid w:val="00A125D0"/>
    <w:rsid w:val="00A127E9"/>
    <w:rsid w:val="00A12D7D"/>
    <w:rsid w:val="00A13076"/>
    <w:rsid w:val="00A134F4"/>
    <w:rsid w:val="00A136A2"/>
    <w:rsid w:val="00A137A8"/>
    <w:rsid w:val="00A1391E"/>
    <w:rsid w:val="00A1483E"/>
    <w:rsid w:val="00A163AE"/>
    <w:rsid w:val="00A16841"/>
    <w:rsid w:val="00A16C8D"/>
    <w:rsid w:val="00A16EED"/>
    <w:rsid w:val="00A17779"/>
    <w:rsid w:val="00A178D5"/>
    <w:rsid w:val="00A17FEB"/>
    <w:rsid w:val="00A2059C"/>
    <w:rsid w:val="00A2089B"/>
    <w:rsid w:val="00A20968"/>
    <w:rsid w:val="00A20F93"/>
    <w:rsid w:val="00A2127A"/>
    <w:rsid w:val="00A215A2"/>
    <w:rsid w:val="00A21A8B"/>
    <w:rsid w:val="00A21CC1"/>
    <w:rsid w:val="00A2237C"/>
    <w:rsid w:val="00A22653"/>
    <w:rsid w:val="00A2339F"/>
    <w:rsid w:val="00A23ADE"/>
    <w:rsid w:val="00A23CC8"/>
    <w:rsid w:val="00A24E78"/>
    <w:rsid w:val="00A256E8"/>
    <w:rsid w:val="00A25B12"/>
    <w:rsid w:val="00A25C44"/>
    <w:rsid w:val="00A260C4"/>
    <w:rsid w:val="00A271C7"/>
    <w:rsid w:val="00A27383"/>
    <w:rsid w:val="00A275B1"/>
    <w:rsid w:val="00A27BEC"/>
    <w:rsid w:val="00A27F5F"/>
    <w:rsid w:val="00A3021D"/>
    <w:rsid w:val="00A303D1"/>
    <w:rsid w:val="00A30737"/>
    <w:rsid w:val="00A30759"/>
    <w:rsid w:val="00A30CB3"/>
    <w:rsid w:val="00A31225"/>
    <w:rsid w:val="00A319E3"/>
    <w:rsid w:val="00A31A74"/>
    <w:rsid w:val="00A31E9F"/>
    <w:rsid w:val="00A31F57"/>
    <w:rsid w:val="00A3240C"/>
    <w:rsid w:val="00A32B1D"/>
    <w:rsid w:val="00A32C4F"/>
    <w:rsid w:val="00A32EE8"/>
    <w:rsid w:val="00A32FEB"/>
    <w:rsid w:val="00A332AD"/>
    <w:rsid w:val="00A33426"/>
    <w:rsid w:val="00A33571"/>
    <w:rsid w:val="00A33612"/>
    <w:rsid w:val="00A33785"/>
    <w:rsid w:val="00A338DE"/>
    <w:rsid w:val="00A33E24"/>
    <w:rsid w:val="00A340CE"/>
    <w:rsid w:val="00A345B0"/>
    <w:rsid w:val="00A3486E"/>
    <w:rsid w:val="00A35026"/>
    <w:rsid w:val="00A35764"/>
    <w:rsid w:val="00A35CAD"/>
    <w:rsid w:val="00A360AB"/>
    <w:rsid w:val="00A361F3"/>
    <w:rsid w:val="00A36BCD"/>
    <w:rsid w:val="00A36DA2"/>
    <w:rsid w:val="00A36F80"/>
    <w:rsid w:val="00A3726F"/>
    <w:rsid w:val="00A378E5"/>
    <w:rsid w:val="00A37996"/>
    <w:rsid w:val="00A37C9A"/>
    <w:rsid w:val="00A37F0F"/>
    <w:rsid w:val="00A40179"/>
    <w:rsid w:val="00A40734"/>
    <w:rsid w:val="00A407C8"/>
    <w:rsid w:val="00A409B0"/>
    <w:rsid w:val="00A41097"/>
    <w:rsid w:val="00A411F4"/>
    <w:rsid w:val="00A415FC"/>
    <w:rsid w:val="00A41AC7"/>
    <w:rsid w:val="00A41D48"/>
    <w:rsid w:val="00A41EA7"/>
    <w:rsid w:val="00A4245F"/>
    <w:rsid w:val="00A42781"/>
    <w:rsid w:val="00A42A60"/>
    <w:rsid w:val="00A4326C"/>
    <w:rsid w:val="00A4372E"/>
    <w:rsid w:val="00A43763"/>
    <w:rsid w:val="00A43CB5"/>
    <w:rsid w:val="00A43EC3"/>
    <w:rsid w:val="00A4412E"/>
    <w:rsid w:val="00A44471"/>
    <w:rsid w:val="00A4453B"/>
    <w:rsid w:val="00A446D1"/>
    <w:rsid w:val="00A446E9"/>
    <w:rsid w:val="00A44B43"/>
    <w:rsid w:val="00A45487"/>
    <w:rsid w:val="00A45589"/>
    <w:rsid w:val="00A45960"/>
    <w:rsid w:val="00A45ADE"/>
    <w:rsid w:val="00A461CF"/>
    <w:rsid w:val="00A464D1"/>
    <w:rsid w:val="00A46633"/>
    <w:rsid w:val="00A46B68"/>
    <w:rsid w:val="00A46B9D"/>
    <w:rsid w:val="00A46D3E"/>
    <w:rsid w:val="00A46FF9"/>
    <w:rsid w:val="00A470B6"/>
    <w:rsid w:val="00A4743A"/>
    <w:rsid w:val="00A47961"/>
    <w:rsid w:val="00A47E7B"/>
    <w:rsid w:val="00A50093"/>
    <w:rsid w:val="00A5054F"/>
    <w:rsid w:val="00A507E8"/>
    <w:rsid w:val="00A50921"/>
    <w:rsid w:val="00A509B7"/>
    <w:rsid w:val="00A509E2"/>
    <w:rsid w:val="00A50FE1"/>
    <w:rsid w:val="00A51057"/>
    <w:rsid w:val="00A51247"/>
    <w:rsid w:val="00A514AA"/>
    <w:rsid w:val="00A518F6"/>
    <w:rsid w:val="00A5199F"/>
    <w:rsid w:val="00A52120"/>
    <w:rsid w:val="00A52230"/>
    <w:rsid w:val="00A522D7"/>
    <w:rsid w:val="00A5283D"/>
    <w:rsid w:val="00A52D27"/>
    <w:rsid w:val="00A52D8A"/>
    <w:rsid w:val="00A53539"/>
    <w:rsid w:val="00A537E0"/>
    <w:rsid w:val="00A53B01"/>
    <w:rsid w:val="00A54300"/>
    <w:rsid w:val="00A5446C"/>
    <w:rsid w:val="00A548FD"/>
    <w:rsid w:val="00A54D9A"/>
    <w:rsid w:val="00A5504D"/>
    <w:rsid w:val="00A55230"/>
    <w:rsid w:val="00A5571E"/>
    <w:rsid w:val="00A558FB"/>
    <w:rsid w:val="00A5598C"/>
    <w:rsid w:val="00A55DBB"/>
    <w:rsid w:val="00A55E34"/>
    <w:rsid w:val="00A5654F"/>
    <w:rsid w:val="00A569AB"/>
    <w:rsid w:val="00A56E5D"/>
    <w:rsid w:val="00A56FE7"/>
    <w:rsid w:val="00A57480"/>
    <w:rsid w:val="00A57673"/>
    <w:rsid w:val="00A577B1"/>
    <w:rsid w:val="00A578AE"/>
    <w:rsid w:val="00A57FDB"/>
    <w:rsid w:val="00A6026C"/>
    <w:rsid w:val="00A609C3"/>
    <w:rsid w:val="00A60C32"/>
    <w:rsid w:val="00A60D54"/>
    <w:rsid w:val="00A60E73"/>
    <w:rsid w:val="00A6106B"/>
    <w:rsid w:val="00A6121B"/>
    <w:rsid w:val="00A6132A"/>
    <w:rsid w:val="00A61682"/>
    <w:rsid w:val="00A618F8"/>
    <w:rsid w:val="00A61C9C"/>
    <w:rsid w:val="00A61F55"/>
    <w:rsid w:val="00A62659"/>
    <w:rsid w:val="00A62FA7"/>
    <w:rsid w:val="00A63062"/>
    <w:rsid w:val="00A63287"/>
    <w:rsid w:val="00A634E0"/>
    <w:rsid w:val="00A6353E"/>
    <w:rsid w:val="00A63570"/>
    <w:rsid w:val="00A63AAF"/>
    <w:rsid w:val="00A63E13"/>
    <w:rsid w:val="00A64034"/>
    <w:rsid w:val="00A645D9"/>
    <w:rsid w:val="00A64629"/>
    <w:rsid w:val="00A6483C"/>
    <w:rsid w:val="00A64897"/>
    <w:rsid w:val="00A64A2C"/>
    <w:rsid w:val="00A64DF3"/>
    <w:rsid w:val="00A65158"/>
    <w:rsid w:val="00A65263"/>
    <w:rsid w:val="00A6616F"/>
    <w:rsid w:val="00A66263"/>
    <w:rsid w:val="00A66319"/>
    <w:rsid w:val="00A663F8"/>
    <w:rsid w:val="00A66D77"/>
    <w:rsid w:val="00A66DE3"/>
    <w:rsid w:val="00A6730F"/>
    <w:rsid w:val="00A67635"/>
    <w:rsid w:val="00A67A6C"/>
    <w:rsid w:val="00A67BAB"/>
    <w:rsid w:val="00A67F5B"/>
    <w:rsid w:val="00A70187"/>
    <w:rsid w:val="00A703A4"/>
    <w:rsid w:val="00A70478"/>
    <w:rsid w:val="00A70487"/>
    <w:rsid w:val="00A707D7"/>
    <w:rsid w:val="00A70A46"/>
    <w:rsid w:val="00A70B95"/>
    <w:rsid w:val="00A70FC0"/>
    <w:rsid w:val="00A71A59"/>
    <w:rsid w:val="00A71BBA"/>
    <w:rsid w:val="00A71BD8"/>
    <w:rsid w:val="00A726B9"/>
    <w:rsid w:val="00A727F7"/>
    <w:rsid w:val="00A72918"/>
    <w:rsid w:val="00A72ADA"/>
    <w:rsid w:val="00A72E6C"/>
    <w:rsid w:val="00A73038"/>
    <w:rsid w:val="00A730C7"/>
    <w:rsid w:val="00A7366D"/>
    <w:rsid w:val="00A73E03"/>
    <w:rsid w:val="00A73E9C"/>
    <w:rsid w:val="00A741CE"/>
    <w:rsid w:val="00A7484A"/>
    <w:rsid w:val="00A748DC"/>
    <w:rsid w:val="00A7491E"/>
    <w:rsid w:val="00A75038"/>
    <w:rsid w:val="00A75257"/>
    <w:rsid w:val="00A758E0"/>
    <w:rsid w:val="00A759C9"/>
    <w:rsid w:val="00A75B65"/>
    <w:rsid w:val="00A7610C"/>
    <w:rsid w:val="00A76469"/>
    <w:rsid w:val="00A7646C"/>
    <w:rsid w:val="00A765AE"/>
    <w:rsid w:val="00A76707"/>
    <w:rsid w:val="00A76855"/>
    <w:rsid w:val="00A7686F"/>
    <w:rsid w:val="00A76871"/>
    <w:rsid w:val="00A76BB6"/>
    <w:rsid w:val="00A77574"/>
    <w:rsid w:val="00A805F8"/>
    <w:rsid w:val="00A80686"/>
    <w:rsid w:val="00A80815"/>
    <w:rsid w:val="00A809CC"/>
    <w:rsid w:val="00A80D81"/>
    <w:rsid w:val="00A80EC1"/>
    <w:rsid w:val="00A810D4"/>
    <w:rsid w:val="00A81105"/>
    <w:rsid w:val="00A813E5"/>
    <w:rsid w:val="00A81A4F"/>
    <w:rsid w:val="00A821ED"/>
    <w:rsid w:val="00A822CE"/>
    <w:rsid w:val="00A82684"/>
    <w:rsid w:val="00A83548"/>
    <w:rsid w:val="00A8356D"/>
    <w:rsid w:val="00A8369B"/>
    <w:rsid w:val="00A83A3A"/>
    <w:rsid w:val="00A83A7E"/>
    <w:rsid w:val="00A83D7F"/>
    <w:rsid w:val="00A8444C"/>
    <w:rsid w:val="00A846DA"/>
    <w:rsid w:val="00A84866"/>
    <w:rsid w:val="00A848F6"/>
    <w:rsid w:val="00A84BD7"/>
    <w:rsid w:val="00A84C44"/>
    <w:rsid w:val="00A85204"/>
    <w:rsid w:val="00A85505"/>
    <w:rsid w:val="00A86207"/>
    <w:rsid w:val="00A86233"/>
    <w:rsid w:val="00A86303"/>
    <w:rsid w:val="00A8631F"/>
    <w:rsid w:val="00A863A3"/>
    <w:rsid w:val="00A867FC"/>
    <w:rsid w:val="00A86858"/>
    <w:rsid w:val="00A86B67"/>
    <w:rsid w:val="00A86CAA"/>
    <w:rsid w:val="00A86E46"/>
    <w:rsid w:val="00A87180"/>
    <w:rsid w:val="00A8745C"/>
    <w:rsid w:val="00A876D2"/>
    <w:rsid w:val="00A9021F"/>
    <w:rsid w:val="00A907FE"/>
    <w:rsid w:val="00A90837"/>
    <w:rsid w:val="00A90C36"/>
    <w:rsid w:val="00A90C61"/>
    <w:rsid w:val="00A91224"/>
    <w:rsid w:val="00A916F1"/>
    <w:rsid w:val="00A918C3"/>
    <w:rsid w:val="00A91E0F"/>
    <w:rsid w:val="00A91E17"/>
    <w:rsid w:val="00A92045"/>
    <w:rsid w:val="00A924AE"/>
    <w:rsid w:val="00A926C2"/>
    <w:rsid w:val="00A92AB4"/>
    <w:rsid w:val="00A92E0D"/>
    <w:rsid w:val="00A92E3D"/>
    <w:rsid w:val="00A92FB1"/>
    <w:rsid w:val="00A93074"/>
    <w:rsid w:val="00A93867"/>
    <w:rsid w:val="00A93979"/>
    <w:rsid w:val="00A93BA3"/>
    <w:rsid w:val="00A93F0C"/>
    <w:rsid w:val="00A94362"/>
    <w:rsid w:val="00A943CA"/>
    <w:rsid w:val="00A944E9"/>
    <w:rsid w:val="00A94831"/>
    <w:rsid w:val="00A95BAD"/>
    <w:rsid w:val="00A95DC6"/>
    <w:rsid w:val="00A95DCC"/>
    <w:rsid w:val="00A96000"/>
    <w:rsid w:val="00A96001"/>
    <w:rsid w:val="00A9635A"/>
    <w:rsid w:val="00A964B4"/>
    <w:rsid w:val="00A96856"/>
    <w:rsid w:val="00A96A2C"/>
    <w:rsid w:val="00A96B4D"/>
    <w:rsid w:val="00A96BF7"/>
    <w:rsid w:val="00A96C46"/>
    <w:rsid w:val="00A97023"/>
    <w:rsid w:val="00A97085"/>
    <w:rsid w:val="00A975E6"/>
    <w:rsid w:val="00A97792"/>
    <w:rsid w:val="00A979B9"/>
    <w:rsid w:val="00A97B09"/>
    <w:rsid w:val="00A97E83"/>
    <w:rsid w:val="00A97EF2"/>
    <w:rsid w:val="00A97F30"/>
    <w:rsid w:val="00A97F33"/>
    <w:rsid w:val="00A97FC0"/>
    <w:rsid w:val="00AA085C"/>
    <w:rsid w:val="00AA0AC2"/>
    <w:rsid w:val="00AA0EA6"/>
    <w:rsid w:val="00AA119C"/>
    <w:rsid w:val="00AA18C1"/>
    <w:rsid w:val="00AA197F"/>
    <w:rsid w:val="00AA1A47"/>
    <w:rsid w:val="00AA1F6D"/>
    <w:rsid w:val="00AA2253"/>
    <w:rsid w:val="00AA23A6"/>
    <w:rsid w:val="00AA246D"/>
    <w:rsid w:val="00AA2EC2"/>
    <w:rsid w:val="00AA2ED6"/>
    <w:rsid w:val="00AA3177"/>
    <w:rsid w:val="00AA3297"/>
    <w:rsid w:val="00AA335A"/>
    <w:rsid w:val="00AA3525"/>
    <w:rsid w:val="00AA3589"/>
    <w:rsid w:val="00AA3602"/>
    <w:rsid w:val="00AA37C1"/>
    <w:rsid w:val="00AA38D1"/>
    <w:rsid w:val="00AA3BDB"/>
    <w:rsid w:val="00AA3D75"/>
    <w:rsid w:val="00AA3E92"/>
    <w:rsid w:val="00AA3F88"/>
    <w:rsid w:val="00AA40A9"/>
    <w:rsid w:val="00AA43F6"/>
    <w:rsid w:val="00AA446B"/>
    <w:rsid w:val="00AA4679"/>
    <w:rsid w:val="00AA4C8C"/>
    <w:rsid w:val="00AA5B08"/>
    <w:rsid w:val="00AA6116"/>
    <w:rsid w:val="00AA6471"/>
    <w:rsid w:val="00AA65FE"/>
    <w:rsid w:val="00AA6BA7"/>
    <w:rsid w:val="00AA6DB1"/>
    <w:rsid w:val="00AA72A5"/>
    <w:rsid w:val="00AA72D2"/>
    <w:rsid w:val="00AA76C3"/>
    <w:rsid w:val="00AB0002"/>
    <w:rsid w:val="00AB00B3"/>
    <w:rsid w:val="00AB0579"/>
    <w:rsid w:val="00AB05CB"/>
    <w:rsid w:val="00AB06CC"/>
    <w:rsid w:val="00AB12EA"/>
    <w:rsid w:val="00AB1D32"/>
    <w:rsid w:val="00AB1F82"/>
    <w:rsid w:val="00AB214E"/>
    <w:rsid w:val="00AB288E"/>
    <w:rsid w:val="00AB310B"/>
    <w:rsid w:val="00AB3288"/>
    <w:rsid w:val="00AB32CC"/>
    <w:rsid w:val="00AB349D"/>
    <w:rsid w:val="00AB361C"/>
    <w:rsid w:val="00AB39BA"/>
    <w:rsid w:val="00AB3B8F"/>
    <w:rsid w:val="00AB489D"/>
    <w:rsid w:val="00AB4C00"/>
    <w:rsid w:val="00AB4D7D"/>
    <w:rsid w:val="00AB4FD5"/>
    <w:rsid w:val="00AB5006"/>
    <w:rsid w:val="00AB57BA"/>
    <w:rsid w:val="00AB5909"/>
    <w:rsid w:val="00AB5BF8"/>
    <w:rsid w:val="00AB5EB2"/>
    <w:rsid w:val="00AB60C8"/>
    <w:rsid w:val="00AB67F7"/>
    <w:rsid w:val="00AB6C31"/>
    <w:rsid w:val="00AB6C4D"/>
    <w:rsid w:val="00AB7216"/>
    <w:rsid w:val="00AB7227"/>
    <w:rsid w:val="00AB755B"/>
    <w:rsid w:val="00AB75E1"/>
    <w:rsid w:val="00AB76A9"/>
    <w:rsid w:val="00AB7B09"/>
    <w:rsid w:val="00AB7D8F"/>
    <w:rsid w:val="00AC0063"/>
    <w:rsid w:val="00AC026E"/>
    <w:rsid w:val="00AC0423"/>
    <w:rsid w:val="00AC0501"/>
    <w:rsid w:val="00AC05EE"/>
    <w:rsid w:val="00AC06AD"/>
    <w:rsid w:val="00AC07A4"/>
    <w:rsid w:val="00AC0D83"/>
    <w:rsid w:val="00AC0F3D"/>
    <w:rsid w:val="00AC10E2"/>
    <w:rsid w:val="00AC144E"/>
    <w:rsid w:val="00AC16B8"/>
    <w:rsid w:val="00AC1903"/>
    <w:rsid w:val="00AC1931"/>
    <w:rsid w:val="00AC19F8"/>
    <w:rsid w:val="00AC1F83"/>
    <w:rsid w:val="00AC2363"/>
    <w:rsid w:val="00AC266C"/>
    <w:rsid w:val="00AC292C"/>
    <w:rsid w:val="00AC2B1A"/>
    <w:rsid w:val="00AC2B27"/>
    <w:rsid w:val="00AC31FD"/>
    <w:rsid w:val="00AC3310"/>
    <w:rsid w:val="00AC3D06"/>
    <w:rsid w:val="00AC3D68"/>
    <w:rsid w:val="00AC3DAA"/>
    <w:rsid w:val="00AC3FBB"/>
    <w:rsid w:val="00AC3FFC"/>
    <w:rsid w:val="00AC42A6"/>
    <w:rsid w:val="00AC4316"/>
    <w:rsid w:val="00AC443F"/>
    <w:rsid w:val="00AC47BA"/>
    <w:rsid w:val="00AC47F9"/>
    <w:rsid w:val="00AC485F"/>
    <w:rsid w:val="00AC4B10"/>
    <w:rsid w:val="00AC4DA6"/>
    <w:rsid w:val="00AC4F4D"/>
    <w:rsid w:val="00AC5100"/>
    <w:rsid w:val="00AC541C"/>
    <w:rsid w:val="00AC5827"/>
    <w:rsid w:val="00AC58AA"/>
    <w:rsid w:val="00AC5994"/>
    <w:rsid w:val="00AC6021"/>
    <w:rsid w:val="00AC6C6F"/>
    <w:rsid w:val="00AC6DBA"/>
    <w:rsid w:val="00AC6FC0"/>
    <w:rsid w:val="00AC6FE3"/>
    <w:rsid w:val="00AC73FF"/>
    <w:rsid w:val="00AC7EC0"/>
    <w:rsid w:val="00AD0A80"/>
    <w:rsid w:val="00AD0BEB"/>
    <w:rsid w:val="00AD0E33"/>
    <w:rsid w:val="00AD12C8"/>
    <w:rsid w:val="00AD147F"/>
    <w:rsid w:val="00AD171B"/>
    <w:rsid w:val="00AD193B"/>
    <w:rsid w:val="00AD1A7C"/>
    <w:rsid w:val="00AD1D80"/>
    <w:rsid w:val="00AD200A"/>
    <w:rsid w:val="00AD2570"/>
    <w:rsid w:val="00AD27B7"/>
    <w:rsid w:val="00AD287B"/>
    <w:rsid w:val="00AD2B9E"/>
    <w:rsid w:val="00AD2E82"/>
    <w:rsid w:val="00AD386A"/>
    <w:rsid w:val="00AD3A64"/>
    <w:rsid w:val="00AD3CF7"/>
    <w:rsid w:val="00AD3FE6"/>
    <w:rsid w:val="00AD4419"/>
    <w:rsid w:val="00AD5072"/>
    <w:rsid w:val="00AD5962"/>
    <w:rsid w:val="00AD5D99"/>
    <w:rsid w:val="00AD649F"/>
    <w:rsid w:val="00AD6746"/>
    <w:rsid w:val="00AD68B5"/>
    <w:rsid w:val="00AD70ED"/>
    <w:rsid w:val="00AD74E4"/>
    <w:rsid w:val="00AD7570"/>
    <w:rsid w:val="00AD7926"/>
    <w:rsid w:val="00AD79A0"/>
    <w:rsid w:val="00AD7C45"/>
    <w:rsid w:val="00AE037C"/>
    <w:rsid w:val="00AE0A9A"/>
    <w:rsid w:val="00AE0BB7"/>
    <w:rsid w:val="00AE0E55"/>
    <w:rsid w:val="00AE12F4"/>
    <w:rsid w:val="00AE12F7"/>
    <w:rsid w:val="00AE134E"/>
    <w:rsid w:val="00AE152E"/>
    <w:rsid w:val="00AE15AC"/>
    <w:rsid w:val="00AE15D6"/>
    <w:rsid w:val="00AE1798"/>
    <w:rsid w:val="00AE1AEF"/>
    <w:rsid w:val="00AE1B3B"/>
    <w:rsid w:val="00AE1CBB"/>
    <w:rsid w:val="00AE2247"/>
    <w:rsid w:val="00AE241C"/>
    <w:rsid w:val="00AE26E1"/>
    <w:rsid w:val="00AE27B3"/>
    <w:rsid w:val="00AE2B45"/>
    <w:rsid w:val="00AE2C91"/>
    <w:rsid w:val="00AE2D93"/>
    <w:rsid w:val="00AE2E8C"/>
    <w:rsid w:val="00AE2F5D"/>
    <w:rsid w:val="00AE33DB"/>
    <w:rsid w:val="00AE35A7"/>
    <w:rsid w:val="00AE3732"/>
    <w:rsid w:val="00AE3A9E"/>
    <w:rsid w:val="00AE43FB"/>
    <w:rsid w:val="00AE44CD"/>
    <w:rsid w:val="00AE4812"/>
    <w:rsid w:val="00AE490B"/>
    <w:rsid w:val="00AE4D9F"/>
    <w:rsid w:val="00AE53EC"/>
    <w:rsid w:val="00AE54F6"/>
    <w:rsid w:val="00AE5A69"/>
    <w:rsid w:val="00AE63FC"/>
    <w:rsid w:val="00AE6603"/>
    <w:rsid w:val="00AE664B"/>
    <w:rsid w:val="00AE71F7"/>
    <w:rsid w:val="00AE7616"/>
    <w:rsid w:val="00AE7857"/>
    <w:rsid w:val="00AE7A11"/>
    <w:rsid w:val="00AE7A74"/>
    <w:rsid w:val="00AE7C99"/>
    <w:rsid w:val="00AF09C2"/>
    <w:rsid w:val="00AF0B8B"/>
    <w:rsid w:val="00AF0C60"/>
    <w:rsid w:val="00AF0D7B"/>
    <w:rsid w:val="00AF134B"/>
    <w:rsid w:val="00AF1559"/>
    <w:rsid w:val="00AF1DC8"/>
    <w:rsid w:val="00AF1F9D"/>
    <w:rsid w:val="00AF2182"/>
    <w:rsid w:val="00AF2A28"/>
    <w:rsid w:val="00AF2A5E"/>
    <w:rsid w:val="00AF2BC8"/>
    <w:rsid w:val="00AF2BF4"/>
    <w:rsid w:val="00AF335F"/>
    <w:rsid w:val="00AF34BB"/>
    <w:rsid w:val="00AF3693"/>
    <w:rsid w:val="00AF396C"/>
    <w:rsid w:val="00AF3A75"/>
    <w:rsid w:val="00AF4239"/>
    <w:rsid w:val="00AF4735"/>
    <w:rsid w:val="00AF4B1A"/>
    <w:rsid w:val="00AF4EAA"/>
    <w:rsid w:val="00AF51A4"/>
    <w:rsid w:val="00AF523F"/>
    <w:rsid w:val="00AF5380"/>
    <w:rsid w:val="00AF53EA"/>
    <w:rsid w:val="00AF5B38"/>
    <w:rsid w:val="00AF5D70"/>
    <w:rsid w:val="00AF6508"/>
    <w:rsid w:val="00AF66B6"/>
    <w:rsid w:val="00AF67FA"/>
    <w:rsid w:val="00AF6C1C"/>
    <w:rsid w:val="00AF6C38"/>
    <w:rsid w:val="00AF7042"/>
    <w:rsid w:val="00AF78F6"/>
    <w:rsid w:val="00AF7CAE"/>
    <w:rsid w:val="00B00483"/>
    <w:rsid w:val="00B004E2"/>
    <w:rsid w:val="00B00782"/>
    <w:rsid w:val="00B00896"/>
    <w:rsid w:val="00B00C0E"/>
    <w:rsid w:val="00B00DE6"/>
    <w:rsid w:val="00B00E46"/>
    <w:rsid w:val="00B00F98"/>
    <w:rsid w:val="00B014AB"/>
    <w:rsid w:val="00B0185B"/>
    <w:rsid w:val="00B023D5"/>
    <w:rsid w:val="00B02595"/>
    <w:rsid w:val="00B02640"/>
    <w:rsid w:val="00B02BF4"/>
    <w:rsid w:val="00B03165"/>
    <w:rsid w:val="00B0368F"/>
    <w:rsid w:val="00B03783"/>
    <w:rsid w:val="00B03862"/>
    <w:rsid w:val="00B0404C"/>
    <w:rsid w:val="00B0462C"/>
    <w:rsid w:val="00B049DF"/>
    <w:rsid w:val="00B04ECD"/>
    <w:rsid w:val="00B0556D"/>
    <w:rsid w:val="00B05AE2"/>
    <w:rsid w:val="00B06124"/>
    <w:rsid w:val="00B061A4"/>
    <w:rsid w:val="00B06457"/>
    <w:rsid w:val="00B065D7"/>
    <w:rsid w:val="00B068B0"/>
    <w:rsid w:val="00B068B1"/>
    <w:rsid w:val="00B068D5"/>
    <w:rsid w:val="00B06B9C"/>
    <w:rsid w:val="00B06E2D"/>
    <w:rsid w:val="00B06FE7"/>
    <w:rsid w:val="00B0703F"/>
    <w:rsid w:val="00B07315"/>
    <w:rsid w:val="00B077ED"/>
    <w:rsid w:val="00B07A1A"/>
    <w:rsid w:val="00B07AA3"/>
    <w:rsid w:val="00B07AAD"/>
    <w:rsid w:val="00B07CD7"/>
    <w:rsid w:val="00B07E06"/>
    <w:rsid w:val="00B104EC"/>
    <w:rsid w:val="00B104EE"/>
    <w:rsid w:val="00B114BA"/>
    <w:rsid w:val="00B11756"/>
    <w:rsid w:val="00B11760"/>
    <w:rsid w:val="00B11C83"/>
    <w:rsid w:val="00B11CF5"/>
    <w:rsid w:val="00B11F6A"/>
    <w:rsid w:val="00B12A0C"/>
    <w:rsid w:val="00B12CEB"/>
    <w:rsid w:val="00B12D7B"/>
    <w:rsid w:val="00B12ED1"/>
    <w:rsid w:val="00B135D5"/>
    <w:rsid w:val="00B13C67"/>
    <w:rsid w:val="00B13C6B"/>
    <w:rsid w:val="00B1413B"/>
    <w:rsid w:val="00B14196"/>
    <w:rsid w:val="00B1440C"/>
    <w:rsid w:val="00B14451"/>
    <w:rsid w:val="00B14601"/>
    <w:rsid w:val="00B14643"/>
    <w:rsid w:val="00B149B0"/>
    <w:rsid w:val="00B14CAD"/>
    <w:rsid w:val="00B15572"/>
    <w:rsid w:val="00B1584B"/>
    <w:rsid w:val="00B1589D"/>
    <w:rsid w:val="00B15B21"/>
    <w:rsid w:val="00B15C1D"/>
    <w:rsid w:val="00B15D13"/>
    <w:rsid w:val="00B15E3D"/>
    <w:rsid w:val="00B163A4"/>
    <w:rsid w:val="00B166B5"/>
    <w:rsid w:val="00B168B5"/>
    <w:rsid w:val="00B16E9A"/>
    <w:rsid w:val="00B16EC1"/>
    <w:rsid w:val="00B16F0B"/>
    <w:rsid w:val="00B1714E"/>
    <w:rsid w:val="00B177FB"/>
    <w:rsid w:val="00B17A58"/>
    <w:rsid w:val="00B17B87"/>
    <w:rsid w:val="00B17D97"/>
    <w:rsid w:val="00B2059F"/>
    <w:rsid w:val="00B20624"/>
    <w:rsid w:val="00B208FE"/>
    <w:rsid w:val="00B20BA9"/>
    <w:rsid w:val="00B20BF8"/>
    <w:rsid w:val="00B21191"/>
    <w:rsid w:val="00B21246"/>
    <w:rsid w:val="00B219A1"/>
    <w:rsid w:val="00B21A49"/>
    <w:rsid w:val="00B21E26"/>
    <w:rsid w:val="00B21F7A"/>
    <w:rsid w:val="00B22A8F"/>
    <w:rsid w:val="00B22BCA"/>
    <w:rsid w:val="00B23356"/>
    <w:rsid w:val="00B23438"/>
    <w:rsid w:val="00B236AC"/>
    <w:rsid w:val="00B2387E"/>
    <w:rsid w:val="00B23A8F"/>
    <w:rsid w:val="00B241B4"/>
    <w:rsid w:val="00B242F4"/>
    <w:rsid w:val="00B24519"/>
    <w:rsid w:val="00B24B1C"/>
    <w:rsid w:val="00B24D62"/>
    <w:rsid w:val="00B24DFD"/>
    <w:rsid w:val="00B24F20"/>
    <w:rsid w:val="00B252E5"/>
    <w:rsid w:val="00B2585A"/>
    <w:rsid w:val="00B25A87"/>
    <w:rsid w:val="00B25ACF"/>
    <w:rsid w:val="00B25DEF"/>
    <w:rsid w:val="00B264A1"/>
    <w:rsid w:val="00B26961"/>
    <w:rsid w:val="00B27946"/>
    <w:rsid w:val="00B27E72"/>
    <w:rsid w:val="00B27FEC"/>
    <w:rsid w:val="00B300B2"/>
    <w:rsid w:val="00B303DB"/>
    <w:rsid w:val="00B303DC"/>
    <w:rsid w:val="00B30712"/>
    <w:rsid w:val="00B313AF"/>
    <w:rsid w:val="00B31A89"/>
    <w:rsid w:val="00B31AFB"/>
    <w:rsid w:val="00B31C44"/>
    <w:rsid w:val="00B32057"/>
    <w:rsid w:val="00B324DA"/>
    <w:rsid w:val="00B326CB"/>
    <w:rsid w:val="00B326FA"/>
    <w:rsid w:val="00B32785"/>
    <w:rsid w:val="00B32B35"/>
    <w:rsid w:val="00B32F6D"/>
    <w:rsid w:val="00B3310D"/>
    <w:rsid w:val="00B33112"/>
    <w:rsid w:val="00B335DD"/>
    <w:rsid w:val="00B33615"/>
    <w:rsid w:val="00B33982"/>
    <w:rsid w:val="00B343FE"/>
    <w:rsid w:val="00B34648"/>
    <w:rsid w:val="00B34828"/>
    <w:rsid w:val="00B34DD7"/>
    <w:rsid w:val="00B3530B"/>
    <w:rsid w:val="00B3538D"/>
    <w:rsid w:val="00B354A3"/>
    <w:rsid w:val="00B355FC"/>
    <w:rsid w:val="00B35747"/>
    <w:rsid w:val="00B35BAF"/>
    <w:rsid w:val="00B36378"/>
    <w:rsid w:val="00B365DA"/>
    <w:rsid w:val="00B36D81"/>
    <w:rsid w:val="00B37018"/>
    <w:rsid w:val="00B3706D"/>
    <w:rsid w:val="00B3752E"/>
    <w:rsid w:val="00B37768"/>
    <w:rsid w:val="00B37985"/>
    <w:rsid w:val="00B379DB"/>
    <w:rsid w:val="00B40451"/>
    <w:rsid w:val="00B407E4"/>
    <w:rsid w:val="00B40827"/>
    <w:rsid w:val="00B409A9"/>
    <w:rsid w:val="00B40F65"/>
    <w:rsid w:val="00B40F68"/>
    <w:rsid w:val="00B41178"/>
    <w:rsid w:val="00B4213B"/>
    <w:rsid w:val="00B42A8D"/>
    <w:rsid w:val="00B439A1"/>
    <w:rsid w:val="00B439D2"/>
    <w:rsid w:val="00B43C1F"/>
    <w:rsid w:val="00B43F27"/>
    <w:rsid w:val="00B442CD"/>
    <w:rsid w:val="00B4435B"/>
    <w:rsid w:val="00B443D5"/>
    <w:rsid w:val="00B44A04"/>
    <w:rsid w:val="00B44AEA"/>
    <w:rsid w:val="00B45432"/>
    <w:rsid w:val="00B455EA"/>
    <w:rsid w:val="00B45FE0"/>
    <w:rsid w:val="00B461A3"/>
    <w:rsid w:val="00B462AC"/>
    <w:rsid w:val="00B4635E"/>
    <w:rsid w:val="00B46525"/>
    <w:rsid w:val="00B4664A"/>
    <w:rsid w:val="00B469AE"/>
    <w:rsid w:val="00B4779D"/>
    <w:rsid w:val="00B47890"/>
    <w:rsid w:val="00B47B3C"/>
    <w:rsid w:val="00B47DA7"/>
    <w:rsid w:val="00B47F48"/>
    <w:rsid w:val="00B5023B"/>
    <w:rsid w:val="00B5097A"/>
    <w:rsid w:val="00B5098A"/>
    <w:rsid w:val="00B50CA9"/>
    <w:rsid w:val="00B510C1"/>
    <w:rsid w:val="00B514C7"/>
    <w:rsid w:val="00B51E9E"/>
    <w:rsid w:val="00B5209C"/>
    <w:rsid w:val="00B523A9"/>
    <w:rsid w:val="00B5257A"/>
    <w:rsid w:val="00B52E91"/>
    <w:rsid w:val="00B530C4"/>
    <w:rsid w:val="00B534D5"/>
    <w:rsid w:val="00B539B5"/>
    <w:rsid w:val="00B53C6E"/>
    <w:rsid w:val="00B54415"/>
    <w:rsid w:val="00B5447F"/>
    <w:rsid w:val="00B5472A"/>
    <w:rsid w:val="00B54AE7"/>
    <w:rsid w:val="00B54E13"/>
    <w:rsid w:val="00B55010"/>
    <w:rsid w:val="00B551CE"/>
    <w:rsid w:val="00B553F4"/>
    <w:rsid w:val="00B553F7"/>
    <w:rsid w:val="00B55548"/>
    <w:rsid w:val="00B5573F"/>
    <w:rsid w:val="00B5596F"/>
    <w:rsid w:val="00B5597F"/>
    <w:rsid w:val="00B561A8"/>
    <w:rsid w:val="00B566AC"/>
    <w:rsid w:val="00B56AEE"/>
    <w:rsid w:val="00B56C8C"/>
    <w:rsid w:val="00B57027"/>
    <w:rsid w:val="00B57337"/>
    <w:rsid w:val="00B573DB"/>
    <w:rsid w:val="00B57B8D"/>
    <w:rsid w:val="00B601FE"/>
    <w:rsid w:val="00B6020C"/>
    <w:rsid w:val="00B608BE"/>
    <w:rsid w:val="00B60C30"/>
    <w:rsid w:val="00B61CAF"/>
    <w:rsid w:val="00B61D9A"/>
    <w:rsid w:val="00B61FD0"/>
    <w:rsid w:val="00B620DB"/>
    <w:rsid w:val="00B62684"/>
    <w:rsid w:val="00B62850"/>
    <w:rsid w:val="00B629C1"/>
    <w:rsid w:val="00B62A98"/>
    <w:rsid w:val="00B62CA8"/>
    <w:rsid w:val="00B62E0D"/>
    <w:rsid w:val="00B62EC3"/>
    <w:rsid w:val="00B641AE"/>
    <w:rsid w:val="00B64647"/>
    <w:rsid w:val="00B64AB5"/>
    <w:rsid w:val="00B64C5B"/>
    <w:rsid w:val="00B64CD0"/>
    <w:rsid w:val="00B651BB"/>
    <w:rsid w:val="00B657AA"/>
    <w:rsid w:val="00B65872"/>
    <w:rsid w:val="00B65E9D"/>
    <w:rsid w:val="00B65EE6"/>
    <w:rsid w:val="00B66390"/>
    <w:rsid w:val="00B6642E"/>
    <w:rsid w:val="00B66528"/>
    <w:rsid w:val="00B67020"/>
    <w:rsid w:val="00B672D6"/>
    <w:rsid w:val="00B67A5A"/>
    <w:rsid w:val="00B67FF1"/>
    <w:rsid w:val="00B7012B"/>
    <w:rsid w:val="00B7060C"/>
    <w:rsid w:val="00B70AE6"/>
    <w:rsid w:val="00B70CBE"/>
    <w:rsid w:val="00B70E5F"/>
    <w:rsid w:val="00B70FC3"/>
    <w:rsid w:val="00B7139C"/>
    <w:rsid w:val="00B71554"/>
    <w:rsid w:val="00B71724"/>
    <w:rsid w:val="00B71C5C"/>
    <w:rsid w:val="00B720F9"/>
    <w:rsid w:val="00B7226A"/>
    <w:rsid w:val="00B72319"/>
    <w:rsid w:val="00B72588"/>
    <w:rsid w:val="00B72B3E"/>
    <w:rsid w:val="00B72CE2"/>
    <w:rsid w:val="00B72F56"/>
    <w:rsid w:val="00B733A7"/>
    <w:rsid w:val="00B7355A"/>
    <w:rsid w:val="00B73572"/>
    <w:rsid w:val="00B73644"/>
    <w:rsid w:val="00B73697"/>
    <w:rsid w:val="00B738B2"/>
    <w:rsid w:val="00B73E7C"/>
    <w:rsid w:val="00B740EC"/>
    <w:rsid w:val="00B74126"/>
    <w:rsid w:val="00B74165"/>
    <w:rsid w:val="00B741EC"/>
    <w:rsid w:val="00B74601"/>
    <w:rsid w:val="00B7499A"/>
    <w:rsid w:val="00B74E2B"/>
    <w:rsid w:val="00B74ECB"/>
    <w:rsid w:val="00B74EF8"/>
    <w:rsid w:val="00B75622"/>
    <w:rsid w:val="00B75892"/>
    <w:rsid w:val="00B75B08"/>
    <w:rsid w:val="00B76CF9"/>
    <w:rsid w:val="00B77397"/>
    <w:rsid w:val="00B774C1"/>
    <w:rsid w:val="00B80F7F"/>
    <w:rsid w:val="00B81518"/>
    <w:rsid w:val="00B81687"/>
    <w:rsid w:val="00B81692"/>
    <w:rsid w:val="00B81E11"/>
    <w:rsid w:val="00B82225"/>
    <w:rsid w:val="00B822D5"/>
    <w:rsid w:val="00B82313"/>
    <w:rsid w:val="00B8237A"/>
    <w:rsid w:val="00B82603"/>
    <w:rsid w:val="00B83018"/>
    <w:rsid w:val="00B832C7"/>
    <w:rsid w:val="00B83B21"/>
    <w:rsid w:val="00B83C19"/>
    <w:rsid w:val="00B83C21"/>
    <w:rsid w:val="00B83C88"/>
    <w:rsid w:val="00B847A6"/>
    <w:rsid w:val="00B847EA"/>
    <w:rsid w:val="00B84A53"/>
    <w:rsid w:val="00B84A71"/>
    <w:rsid w:val="00B850FC"/>
    <w:rsid w:val="00B85221"/>
    <w:rsid w:val="00B8536C"/>
    <w:rsid w:val="00B854DD"/>
    <w:rsid w:val="00B85A98"/>
    <w:rsid w:val="00B85EBD"/>
    <w:rsid w:val="00B86121"/>
    <w:rsid w:val="00B86207"/>
    <w:rsid w:val="00B863D2"/>
    <w:rsid w:val="00B867B5"/>
    <w:rsid w:val="00B86F40"/>
    <w:rsid w:val="00B87422"/>
    <w:rsid w:val="00B8765C"/>
    <w:rsid w:val="00B87964"/>
    <w:rsid w:val="00B87D2D"/>
    <w:rsid w:val="00B87D9C"/>
    <w:rsid w:val="00B9015E"/>
    <w:rsid w:val="00B902F4"/>
    <w:rsid w:val="00B9078A"/>
    <w:rsid w:val="00B90831"/>
    <w:rsid w:val="00B90925"/>
    <w:rsid w:val="00B90FAB"/>
    <w:rsid w:val="00B910A0"/>
    <w:rsid w:val="00B9149A"/>
    <w:rsid w:val="00B91501"/>
    <w:rsid w:val="00B915EA"/>
    <w:rsid w:val="00B919BE"/>
    <w:rsid w:val="00B91EB3"/>
    <w:rsid w:val="00B9268A"/>
    <w:rsid w:val="00B927C7"/>
    <w:rsid w:val="00B92859"/>
    <w:rsid w:val="00B92C81"/>
    <w:rsid w:val="00B92CB7"/>
    <w:rsid w:val="00B92ED4"/>
    <w:rsid w:val="00B92F28"/>
    <w:rsid w:val="00B92FE9"/>
    <w:rsid w:val="00B93241"/>
    <w:rsid w:val="00B932AB"/>
    <w:rsid w:val="00B935A2"/>
    <w:rsid w:val="00B937F7"/>
    <w:rsid w:val="00B93849"/>
    <w:rsid w:val="00B93CF1"/>
    <w:rsid w:val="00B94057"/>
    <w:rsid w:val="00B9405F"/>
    <w:rsid w:val="00B955EC"/>
    <w:rsid w:val="00B95640"/>
    <w:rsid w:val="00B956D7"/>
    <w:rsid w:val="00B9580C"/>
    <w:rsid w:val="00B95944"/>
    <w:rsid w:val="00B9594C"/>
    <w:rsid w:val="00B95DD4"/>
    <w:rsid w:val="00B95DEE"/>
    <w:rsid w:val="00B95E6E"/>
    <w:rsid w:val="00B963E3"/>
    <w:rsid w:val="00B964B4"/>
    <w:rsid w:val="00B967BD"/>
    <w:rsid w:val="00B97DE6"/>
    <w:rsid w:val="00BA063F"/>
    <w:rsid w:val="00BA087C"/>
    <w:rsid w:val="00BA09AE"/>
    <w:rsid w:val="00BA12C2"/>
    <w:rsid w:val="00BA1497"/>
    <w:rsid w:val="00BA1508"/>
    <w:rsid w:val="00BA1AC2"/>
    <w:rsid w:val="00BA1BA2"/>
    <w:rsid w:val="00BA288E"/>
    <w:rsid w:val="00BA2CDA"/>
    <w:rsid w:val="00BA2D35"/>
    <w:rsid w:val="00BA2DD9"/>
    <w:rsid w:val="00BA3023"/>
    <w:rsid w:val="00BA325C"/>
    <w:rsid w:val="00BA38DE"/>
    <w:rsid w:val="00BA3984"/>
    <w:rsid w:val="00BA39E4"/>
    <w:rsid w:val="00BA3A4F"/>
    <w:rsid w:val="00BA3AD7"/>
    <w:rsid w:val="00BA3B5B"/>
    <w:rsid w:val="00BA3DFB"/>
    <w:rsid w:val="00BA40F8"/>
    <w:rsid w:val="00BA4652"/>
    <w:rsid w:val="00BA477B"/>
    <w:rsid w:val="00BA4C21"/>
    <w:rsid w:val="00BA4DAB"/>
    <w:rsid w:val="00BA4E4D"/>
    <w:rsid w:val="00BA4F19"/>
    <w:rsid w:val="00BA503F"/>
    <w:rsid w:val="00BA51AC"/>
    <w:rsid w:val="00BA55C6"/>
    <w:rsid w:val="00BA575B"/>
    <w:rsid w:val="00BA5AB5"/>
    <w:rsid w:val="00BA5BF8"/>
    <w:rsid w:val="00BA6389"/>
    <w:rsid w:val="00BA6551"/>
    <w:rsid w:val="00BA65F9"/>
    <w:rsid w:val="00BA68E6"/>
    <w:rsid w:val="00BA6E3D"/>
    <w:rsid w:val="00BA7308"/>
    <w:rsid w:val="00BA73A2"/>
    <w:rsid w:val="00BA781A"/>
    <w:rsid w:val="00BA7B50"/>
    <w:rsid w:val="00BA7DE7"/>
    <w:rsid w:val="00BB0322"/>
    <w:rsid w:val="00BB0420"/>
    <w:rsid w:val="00BB06CC"/>
    <w:rsid w:val="00BB0BBD"/>
    <w:rsid w:val="00BB0BD7"/>
    <w:rsid w:val="00BB0CF3"/>
    <w:rsid w:val="00BB1004"/>
    <w:rsid w:val="00BB1114"/>
    <w:rsid w:val="00BB120C"/>
    <w:rsid w:val="00BB14E6"/>
    <w:rsid w:val="00BB1810"/>
    <w:rsid w:val="00BB187E"/>
    <w:rsid w:val="00BB1C44"/>
    <w:rsid w:val="00BB220A"/>
    <w:rsid w:val="00BB2308"/>
    <w:rsid w:val="00BB2598"/>
    <w:rsid w:val="00BB2732"/>
    <w:rsid w:val="00BB2A3A"/>
    <w:rsid w:val="00BB2B6A"/>
    <w:rsid w:val="00BB2D9E"/>
    <w:rsid w:val="00BB30E6"/>
    <w:rsid w:val="00BB31CE"/>
    <w:rsid w:val="00BB34EB"/>
    <w:rsid w:val="00BB35E0"/>
    <w:rsid w:val="00BB3726"/>
    <w:rsid w:val="00BB3B51"/>
    <w:rsid w:val="00BB49BB"/>
    <w:rsid w:val="00BB4A30"/>
    <w:rsid w:val="00BB4B40"/>
    <w:rsid w:val="00BB4B58"/>
    <w:rsid w:val="00BB4B73"/>
    <w:rsid w:val="00BB4EA9"/>
    <w:rsid w:val="00BB4FE0"/>
    <w:rsid w:val="00BB50AF"/>
    <w:rsid w:val="00BB50DA"/>
    <w:rsid w:val="00BB588B"/>
    <w:rsid w:val="00BB5949"/>
    <w:rsid w:val="00BB59A3"/>
    <w:rsid w:val="00BB5E0E"/>
    <w:rsid w:val="00BB663F"/>
    <w:rsid w:val="00BB666E"/>
    <w:rsid w:val="00BB66E0"/>
    <w:rsid w:val="00BB6C89"/>
    <w:rsid w:val="00BB6E28"/>
    <w:rsid w:val="00BB74F2"/>
    <w:rsid w:val="00BB7621"/>
    <w:rsid w:val="00BC00FA"/>
    <w:rsid w:val="00BC013B"/>
    <w:rsid w:val="00BC0465"/>
    <w:rsid w:val="00BC0541"/>
    <w:rsid w:val="00BC0588"/>
    <w:rsid w:val="00BC100C"/>
    <w:rsid w:val="00BC1294"/>
    <w:rsid w:val="00BC15C6"/>
    <w:rsid w:val="00BC169D"/>
    <w:rsid w:val="00BC16E8"/>
    <w:rsid w:val="00BC1D19"/>
    <w:rsid w:val="00BC25D5"/>
    <w:rsid w:val="00BC2A52"/>
    <w:rsid w:val="00BC33E6"/>
    <w:rsid w:val="00BC352F"/>
    <w:rsid w:val="00BC3A9B"/>
    <w:rsid w:val="00BC3B28"/>
    <w:rsid w:val="00BC40D2"/>
    <w:rsid w:val="00BC40E2"/>
    <w:rsid w:val="00BC4C49"/>
    <w:rsid w:val="00BC4CD4"/>
    <w:rsid w:val="00BC5143"/>
    <w:rsid w:val="00BC5512"/>
    <w:rsid w:val="00BC55B3"/>
    <w:rsid w:val="00BC563F"/>
    <w:rsid w:val="00BC573B"/>
    <w:rsid w:val="00BC582B"/>
    <w:rsid w:val="00BC5CD6"/>
    <w:rsid w:val="00BC5CEA"/>
    <w:rsid w:val="00BC5F9E"/>
    <w:rsid w:val="00BC5FC1"/>
    <w:rsid w:val="00BC6207"/>
    <w:rsid w:val="00BC63F5"/>
    <w:rsid w:val="00BC6549"/>
    <w:rsid w:val="00BC6769"/>
    <w:rsid w:val="00BC6B34"/>
    <w:rsid w:val="00BC6B88"/>
    <w:rsid w:val="00BC6EF6"/>
    <w:rsid w:val="00BC6F2E"/>
    <w:rsid w:val="00BC72F9"/>
    <w:rsid w:val="00BC7654"/>
    <w:rsid w:val="00BC7677"/>
    <w:rsid w:val="00BC76F7"/>
    <w:rsid w:val="00BC77BF"/>
    <w:rsid w:val="00BC78AC"/>
    <w:rsid w:val="00BC7950"/>
    <w:rsid w:val="00BC7C7A"/>
    <w:rsid w:val="00BC7D28"/>
    <w:rsid w:val="00BD0089"/>
    <w:rsid w:val="00BD0EE4"/>
    <w:rsid w:val="00BD0F4C"/>
    <w:rsid w:val="00BD11EB"/>
    <w:rsid w:val="00BD1272"/>
    <w:rsid w:val="00BD1693"/>
    <w:rsid w:val="00BD175B"/>
    <w:rsid w:val="00BD1B82"/>
    <w:rsid w:val="00BD1DDD"/>
    <w:rsid w:val="00BD2104"/>
    <w:rsid w:val="00BD2199"/>
    <w:rsid w:val="00BD27DC"/>
    <w:rsid w:val="00BD27E4"/>
    <w:rsid w:val="00BD2C16"/>
    <w:rsid w:val="00BD3333"/>
    <w:rsid w:val="00BD336D"/>
    <w:rsid w:val="00BD33D6"/>
    <w:rsid w:val="00BD3CB7"/>
    <w:rsid w:val="00BD3F0B"/>
    <w:rsid w:val="00BD44B9"/>
    <w:rsid w:val="00BD4589"/>
    <w:rsid w:val="00BD4633"/>
    <w:rsid w:val="00BD4696"/>
    <w:rsid w:val="00BD4AA1"/>
    <w:rsid w:val="00BD4C74"/>
    <w:rsid w:val="00BD4D11"/>
    <w:rsid w:val="00BD4D63"/>
    <w:rsid w:val="00BD50AE"/>
    <w:rsid w:val="00BD5168"/>
    <w:rsid w:val="00BD52F0"/>
    <w:rsid w:val="00BD532B"/>
    <w:rsid w:val="00BD6325"/>
    <w:rsid w:val="00BD656B"/>
    <w:rsid w:val="00BD677F"/>
    <w:rsid w:val="00BD686B"/>
    <w:rsid w:val="00BD69CF"/>
    <w:rsid w:val="00BD6C1D"/>
    <w:rsid w:val="00BD7061"/>
    <w:rsid w:val="00BD7322"/>
    <w:rsid w:val="00BD736C"/>
    <w:rsid w:val="00BD7432"/>
    <w:rsid w:val="00BD7519"/>
    <w:rsid w:val="00BD7623"/>
    <w:rsid w:val="00BD78B1"/>
    <w:rsid w:val="00BD790B"/>
    <w:rsid w:val="00BD7AD4"/>
    <w:rsid w:val="00BD7B47"/>
    <w:rsid w:val="00BD7CD6"/>
    <w:rsid w:val="00BD7F52"/>
    <w:rsid w:val="00BD7FE3"/>
    <w:rsid w:val="00BE08AA"/>
    <w:rsid w:val="00BE0EC7"/>
    <w:rsid w:val="00BE1104"/>
    <w:rsid w:val="00BE1317"/>
    <w:rsid w:val="00BE1560"/>
    <w:rsid w:val="00BE168D"/>
    <w:rsid w:val="00BE19D8"/>
    <w:rsid w:val="00BE1E65"/>
    <w:rsid w:val="00BE25E8"/>
    <w:rsid w:val="00BE27B6"/>
    <w:rsid w:val="00BE2B5D"/>
    <w:rsid w:val="00BE2C27"/>
    <w:rsid w:val="00BE2C6B"/>
    <w:rsid w:val="00BE2D77"/>
    <w:rsid w:val="00BE2F61"/>
    <w:rsid w:val="00BE30BE"/>
    <w:rsid w:val="00BE33DB"/>
    <w:rsid w:val="00BE34A6"/>
    <w:rsid w:val="00BE37A9"/>
    <w:rsid w:val="00BE37F7"/>
    <w:rsid w:val="00BE3807"/>
    <w:rsid w:val="00BE3990"/>
    <w:rsid w:val="00BE3ECF"/>
    <w:rsid w:val="00BE44E8"/>
    <w:rsid w:val="00BE458B"/>
    <w:rsid w:val="00BE469D"/>
    <w:rsid w:val="00BE48FA"/>
    <w:rsid w:val="00BE49B7"/>
    <w:rsid w:val="00BE4BEC"/>
    <w:rsid w:val="00BE52E5"/>
    <w:rsid w:val="00BE5458"/>
    <w:rsid w:val="00BE5889"/>
    <w:rsid w:val="00BE5A93"/>
    <w:rsid w:val="00BE5C4C"/>
    <w:rsid w:val="00BE5F48"/>
    <w:rsid w:val="00BE62B9"/>
    <w:rsid w:val="00BE6481"/>
    <w:rsid w:val="00BE680C"/>
    <w:rsid w:val="00BE6CD1"/>
    <w:rsid w:val="00BE6E22"/>
    <w:rsid w:val="00BE6E86"/>
    <w:rsid w:val="00BE6EB5"/>
    <w:rsid w:val="00BF08A3"/>
    <w:rsid w:val="00BF0A3F"/>
    <w:rsid w:val="00BF11C6"/>
    <w:rsid w:val="00BF157B"/>
    <w:rsid w:val="00BF1FF6"/>
    <w:rsid w:val="00BF21A4"/>
    <w:rsid w:val="00BF25BD"/>
    <w:rsid w:val="00BF285E"/>
    <w:rsid w:val="00BF2EC1"/>
    <w:rsid w:val="00BF2F20"/>
    <w:rsid w:val="00BF3117"/>
    <w:rsid w:val="00BF3684"/>
    <w:rsid w:val="00BF368F"/>
    <w:rsid w:val="00BF46FD"/>
    <w:rsid w:val="00BF4A97"/>
    <w:rsid w:val="00BF4C34"/>
    <w:rsid w:val="00BF4D9D"/>
    <w:rsid w:val="00BF58E2"/>
    <w:rsid w:val="00BF5A38"/>
    <w:rsid w:val="00BF5CEC"/>
    <w:rsid w:val="00BF65CC"/>
    <w:rsid w:val="00BF667D"/>
    <w:rsid w:val="00BF668A"/>
    <w:rsid w:val="00BF68DC"/>
    <w:rsid w:val="00BF68EF"/>
    <w:rsid w:val="00BF6C52"/>
    <w:rsid w:val="00BF6C75"/>
    <w:rsid w:val="00BF6E58"/>
    <w:rsid w:val="00BF6F74"/>
    <w:rsid w:val="00BF721C"/>
    <w:rsid w:val="00BF7383"/>
    <w:rsid w:val="00BF7541"/>
    <w:rsid w:val="00BF7ABE"/>
    <w:rsid w:val="00BF7FDF"/>
    <w:rsid w:val="00C000D9"/>
    <w:rsid w:val="00C002C0"/>
    <w:rsid w:val="00C002C6"/>
    <w:rsid w:val="00C0037E"/>
    <w:rsid w:val="00C005B1"/>
    <w:rsid w:val="00C00836"/>
    <w:rsid w:val="00C00CFA"/>
    <w:rsid w:val="00C00E3D"/>
    <w:rsid w:val="00C01AC0"/>
    <w:rsid w:val="00C01BCC"/>
    <w:rsid w:val="00C025DC"/>
    <w:rsid w:val="00C02714"/>
    <w:rsid w:val="00C027E7"/>
    <w:rsid w:val="00C02D34"/>
    <w:rsid w:val="00C02D53"/>
    <w:rsid w:val="00C02FF8"/>
    <w:rsid w:val="00C031D2"/>
    <w:rsid w:val="00C03786"/>
    <w:rsid w:val="00C0383F"/>
    <w:rsid w:val="00C03B69"/>
    <w:rsid w:val="00C03DD9"/>
    <w:rsid w:val="00C041D0"/>
    <w:rsid w:val="00C04A47"/>
    <w:rsid w:val="00C04AA3"/>
    <w:rsid w:val="00C04B64"/>
    <w:rsid w:val="00C05067"/>
    <w:rsid w:val="00C053F6"/>
    <w:rsid w:val="00C05607"/>
    <w:rsid w:val="00C05A25"/>
    <w:rsid w:val="00C05DD1"/>
    <w:rsid w:val="00C06089"/>
    <w:rsid w:val="00C06436"/>
    <w:rsid w:val="00C065AC"/>
    <w:rsid w:val="00C0667C"/>
    <w:rsid w:val="00C06769"/>
    <w:rsid w:val="00C0680E"/>
    <w:rsid w:val="00C06928"/>
    <w:rsid w:val="00C06EC4"/>
    <w:rsid w:val="00C06F71"/>
    <w:rsid w:val="00C0710C"/>
    <w:rsid w:val="00C076E2"/>
    <w:rsid w:val="00C07705"/>
    <w:rsid w:val="00C07C89"/>
    <w:rsid w:val="00C100F1"/>
    <w:rsid w:val="00C10449"/>
    <w:rsid w:val="00C1044C"/>
    <w:rsid w:val="00C106F6"/>
    <w:rsid w:val="00C10851"/>
    <w:rsid w:val="00C10A78"/>
    <w:rsid w:val="00C10CE9"/>
    <w:rsid w:val="00C11012"/>
    <w:rsid w:val="00C11519"/>
    <w:rsid w:val="00C11A16"/>
    <w:rsid w:val="00C11B70"/>
    <w:rsid w:val="00C11C6A"/>
    <w:rsid w:val="00C11F4C"/>
    <w:rsid w:val="00C1209B"/>
    <w:rsid w:val="00C12551"/>
    <w:rsid w:val="00C125F2"/>
    <w:rsid w:val="00C12643"/>
    <w:rsid w:val="00C126E6"/>
    <w:rsid w:val="00C12AA5"/>
    <w:rsid w:val="00C12FDD"/>
    <w:rsid w:val="00C12FED"/>
    <w:rsid w:val="00C13076"/>
    <w:rsid w:val="00C13A30"/>
    <w:rsid w:val="00C13C91"/>
    <w:rsid w:val="00C144DE"/>
    <w:rsid w:val="00C14720"/>
    <w:rsid w:val="00C148A3"/>
    <w:rsid w:val="00C14E19"/>
    <w:rsid w:val="00C14F09"/>
    <w:rsid w:val="00C15A66"/>
    <w:rsid w:val="00C15DEE"/>
    <w:rsid w:val="00C160B2"/>
    <w:rsid w:val="00C16116"/>
    <w:rsid w:val="00C164BC"/>
    <w:rsid w:val="00C166DA"/>
    <w:rsid w:val="00C16756"/>
    <w:rsid w:val="00C16C1A"/>
    <w:rsid w:val="00C16EA4"/>
    <w:rsid w:val="00C175F6"/>
    <w:rsid w:val="00C178BB"/>
    <w:rsid w:val="00C179E4"/>
    <w:rsid w:val="00C17AC4"/>
    <w:rsid w:val="00C17C65"/>
    <w:rsid w:val="00C17E4F"/>
    <w:rsid w:val="00C2012D"/>
    <w:rsid w:val="00C2026B"/>
    <w:rsid w:val="00C20285"/>
    <w:rsid w:val="00C202CD"/>
    <w:rsid w:val="00C206C4"/>
    <w:rsid w:val="00C20DCC"/>
    <w:rsid w:val="00C21116"/>
    <w:rsid w:val="00C212C0"/>
    <w:rsid w:val="00C2131E"/>
    <w:rsid w:val="00C216AA"/>
    <w:rsid w:val="00C2174C"/>
    <w:rsid w:val="00C21B98"/>
    <w:rsid w:val="00C21EE7"/>
    <w:rsid w:val="00C21FA2"/>
    <w:rsid w:val="00C21FF0"/>
    <w:rsid w:val="00C2224A"/>
    <w:rsid w:val="00C22643"/>
    <w:rsid w:val="00C22922"/>
    <w:rsid w:val="00C2330E"/>
    <w:rsid w:val="00C233F6"/>
    <w:rsid w:val="00C23405"/>
    <w:rsid w:val="00C23579"/>
    <w:rsid w:val="00C23798"/>
    <w:rsid w:val="00C23883"/>
    <w:rsid w:val="00C23B6B"/>
    <w:rsid w:val="00C23E4C"/>
    <w:rsid w:val="00C24530"/>
    <w:rsid w:val="00C24815"/>
    <w:rsid w:val="00C2492F"/>
    <w:rsid w:val="00C2499B"/>
    <w:rsid w:val="00C24D7B"/>
    <w:rsid w:val="00C252E8"/>
    <w:rsid w:val="00C25519"/>
    <w:rsid w:val="00C255D9"/>
    <w:rsid w:val="00C2565B"/>
    <w:rsid w:val="00C2584E"/>
    <w:rsid w:val="00C25F5D"/>
    <w:rsid w:val="00C25FD7"/>
    <w:rsid w:val="00C2600A"/>
    <w:rsid w:val="00C26879"/>
    <w:rsid w:val="00C2699D"/>
    <w:rsid w:val="00C274EF"/>
    <w:rsid w:val="00C27581"/>
    <w:rsid w:val="00C27779"/>
    <w:rsid w:val="00C27AFB"/>
    <w:rsid w:val="00C27BED"/>
    <w:rsid w:val="00C27CFF"/>
    <w:rsid w:val="00C27EC9"/>
    <w:rsid w:val="00C27FF4"/>
    <w:rsid w:val="00C3029D"/>
    <w:rsid w:val="00C307A0"/>
    <w:rsid w:val="00C307AC"/>
    <w:rsid w:val="00C30AE1"/>
    <w:rsid w:val="00C30DD5"/>
    <w:rsid w:val="00C3136E"/>
    <w:rsid w:val="00C31462"/>
    <w:rsid w:val="00C31689"/>
    <w:rsid w:val="00C317EF"/>
    <w:rsid w:val="00C31997"/>
    <w:rsid w:val="00C31C7D"/>
    <w:rsid w:val="00C32091"/>
    <w:rsid w:val="00C32216"/>
    <w:rsid w:val="00C325A9"/>
    <w:rsid w:val="00C329CF"/>
    <w:rsid w:val="00C32DCA"/>
    <w:rsid w:val="00C32DEB"/>
    <w:rsid w:val="00C33270"/>
    <w:rsid w:val="00C33B20"/>
    <w:rsid w:val="00C33F83"/>
    <w:rsid w:val="00C3419E"/>
    <w:rsid w:val="00C3516B"/>
    <w:rsid w:val="00C35870"/>
    <w:rsid w:val="00C35871"/>
    <w:rsid w:val="00C35E1C"/>
    <w:rsid w:val="00C35F4D"/>
    <w:rsid w:val="00C36098"/>
    <w:rsid w:val="00C366B1"/>
    <w:rsid w:val="00C36C96"/>
    <w:rsid w:val="00C36D5C"/>
    <w:rsid w:val="00C36E27"/>
    <w:rsid w:val="00C37099"/>
    <w:rsid w:val="00C3713D"/>
    <w:rsid w:val="00C372C1"/>
    <w:rsid w:val="00C372D3"/>
    <w:rsid w:val="00C3757E"/>
    <w:rsid w:val="00C37830"/>
    <w:rsid w:val="00C37899"/>
    <w:rsid w:val="00C37A40"/>
    <w:rsid w:val="00C37AAE"/>
    <w:rsid w:val="00C37C4D"/>
    <w:rsid w:val="00C40127"/>
    <w:rsid w:val="00C403E1"/>
    <w:rsid w:val="00C40892"/>
    <w:rsid w:val="00C40A46"/>
    <w:rsid w:val="00C40C36"/>
    <w:rsid w:val="00C40D43"/>
    <w:rsid w:val="00C41191"/>
    <w:rsid w:val="00C41916"/>
    <w:rsid w:val="00C41A27"/>
    <w:rsid w:val="00C41AA2"/>
    <w:rsid w:val="00C42032"/>
    <w:rsid w:val="00C422B1"/>
    <w:rsid w:val="00C42B33"/>
    <w:rsid w:val="00C42F69"/>
    <w:rsid w:val="00C43147"/>
    <w:rsid w:val="00C43EBD"/>
    <w:rsid w:val="00C44008"/>
    <w:rsid w:val="00C442EF"/>
    <w:rsid w:val="00C444DB"/>
    <w:rsid w:val="00C445A0"/>
    <w:rsid w:val="00C44B5B"/>
    <w:rsid w:val="00C44B7D"/>
    <w:rsid w:val="00C44BC8"/>
    <w:rsid w:val="00C44BD3"/>
    <w:rsid w:val="00C44F73"/>
    <w:rsid w:val="00C44FC4"/>
    <w:rsid w:val="00C44FD6"/>
    <w:rsid w:val="00C45428"/>
    <w:rsid w:val="00C4554B"/>
    <w:rsid w:val="00C4556B"/>
    <w:rsid w:val="00C46245"/>
    <w:rsid w:val="00C4656D"/>
    <w:rsid w:val="00C47055"/>
    <w:rsid w:val="00C4787E"/>
    <w:rsid w:val="00C4795E"/>
    <w:rsid w:val="00C47E1D"/>
    <w:rsid w:val="00C5058C"/>
    <w:rsid w:val="00C5069A"/>
    <w:rsid w:val="00C507B2"/>
    <w:rsid w:val="00C507DC"/>
    <w:rsid w:val="00C508D5"/>
    <w:rsid w:val="00C50901"/>
    <w:rsid w:val="00C50AA8"/>
    <w:rsid w:val="00C50B55"/>
    <w:rsid w:val="00C50B84"/>
    <w:rsid w:val="00C50D89"/>
    <w:rsid w:val="00C50FE0"/>
    <w:rsid w:val="00C51357"/>
    <w:rsid w:val="00C515D7"/>
    <w:rsid w:val="00C516F2"/>
    <w:rsid w:val="00C5175F"/>
    <w:rsid w:val="00C517A1"/>
    <w:rsid w:val="00C5183B"/>
    <w:rsid w:val="00C5222D"/>
    <w:rsid w:val="00C52862"/>
    <w:rsid w:val="00C5296A"/>
    <w:rsid w:val="00C52E16"/>
    <w:rsid w:val="00C531A4"/>
    <w:rsid w:val="00C531AA"/>
    <w:rsid w:val="00C531E7"/>
    <w:rsid w:val="00C531E9"/>
    <w:rsid w:val="00C542D5"/>
    <w:rsid w:val="00C542E5"/>
    <w:rsid w:val="00C54564"/>
    <w:rsid w:val="00C547A2"/>
    <w:rsid w:val="00C549CE"/>
    <w:rsid w:val="00C54A36"/>
    <w:rsid w:val="00C54B51"/>
    <w:rsid w:val="00C54F5B"/>
    <w:rsid w:val="00C5584B"/>
    <w:rsid w:val="00C55AD1"/>
    <w:rsid w:val="00C55BBA"/>
    <w:rsid w:val="00C55DE5"/>
    <w:rsid w:val="00C5647F"/>
    <w:rsid w:val="00C56749"/>
    <w:rsid w:val="00C56E0A"/>
    <w:rsid w:val="00C56E0D"/>
    <w:rsid w:val="00C56E3C"/>
    <w:rsid w:val="00C56FD3"/>
    <w:rsid w:val="00C57383"/>
    <w:rsid w:val="00C5762E"/>
    <w:rsid w:val="00C5786E"/>
    <w:rsid w:val="00C57AB5"/>
    <w:rsid w:val="00C57D80"/>
    <w:rsid w:val="00C60033"/>
    <w:rsid w:val="00C605C8"/>
    <w:rsid w:val="00C60B97"/>
    <w:rsid w:val="00C60D8C"/>
    <w:rsid w:val="00C6113F"/>
    <w:rsid w:val="00C61315"/>
    <w:rsid w:val="00C6133C"/>
    <w:rsid w:val="00C6175A"/>
    <w:rsid w:val="00C61AB0"/>
    <w:rsid w:val="00C61B5B"/>
    <w:rsid w:val="00C61F98"/>
    <w:rsid w:val="00C6268D"/>
    <w:rsid w:val="00C62892"/>
    <w:rsid w:val="00C62A35"/>
    <w:rsid w:val="00C62CCA"/>
    <w:rsid w:val="00C63171"/>
    <w:rsid w:val="00C639CD"/>
    <w:rsid w:val="00C639F4"/>
    <w:rsid w:val="00C63A0F"/>
    <w:rsid w:val="00C63A17"/>
    <w:rsid w:val="00C63B64"/>
    <w:rsid w:val="00C6415D"/>
    <w:rsid w:val="00C64266"/>
    <w:rsid w:val="00C64478"/>
    <w:rsid w:val="00C64545"/>
    <w:rsid w:val="00C646A8"/>
    <w:rsid w:val="00C64FD0"/>
    <w:rsid w:val="00C650B3"/>
    <w:rsid w:val="00C650F6"/>
    <w:rsid w:val="00C6525B"/>
    <w:rsid w:val="00C652D8"/>
    <w:rsid w:val="00C65F24"/>
    <w:rsid w:val="00C66212"/>
    <w:rsid w:val="00C6622A"/>
    <w:rsid w:val="00C663A6"/>
    <w:rsid w:val="00C66570"/>
    <w:rsid w:val="00C666CC"/>
    <w:rsid w:val="00C66D8C"/>
    <w:rsid w:val="00C66EA2"/>
    <w:rsid w:val="00C66FAB"/>
    <w:rsid w:val="00C67512"/>
    <w:rsid w:val="00C676A9"/>
    <w:rsid w:val="00C67E10"/>
    <w:rsid w:val="00C67ED6"/>
    <w:rsid w:val="00C67FBB"/>
    <w:rsid w:val="00C7021C"/>
    <w:rsid w:val="00C7029F"/>
    <w:rsid w:val="00C7091A"/>
    <w:rsid w:val="00C70E03"/>
    <w:rsid w:val="00C71000"/>
    <w:rsid w:val="00C71079"/>
    <w:rsid w:val="00C715A9"/>
    <w:rsid w:val="00C71AD9"/>
    <w:rsid w:val="00C71D38"/>
    <w:rsid w:val="00C72340"/>
    <w:rsid w:val="00C72633"/>
    <w:rsid w:val="00C72797"/>
    <w:rsid w:val="00C72958"/>
    <w:rsid w:val="00C72B43"/>
    <w:rsid w:val="00C72CFA"/>
    <w:rsid w:val="00C72DA0"/>
    <w:rsid w:val="00C733BD"/>
    <w:rsid w:val="00C733D9"/>
    <w:rsid w:val="00C73679"/>
    <w:rsid w:val="00C73698"/>
    <w:rsid w:val="00C738AE"/>
    <w:rsid w:val="00C73997"/>
    <w:rsid w:val="00C73AE7"/>
    <w:rsid w:val="00C73DE4"/>
    <w:rsid w:val="00C73E45"/>
    <w:rsid w:val="00C74711"/>
    <w:rsid w:val="00C7483C"/>
    <w:rsid w:val="00C7497B"/>
    <w:rsid w:val="00C74A59"/>
    <w:rsid w:val="00C755D7"/>
    <w:rsid w:val="00C75C3D"/>
    <w:rsid w:val="00C75F0F"/>
    <w:rsid w:val="00C76211"/>
    <w:rsid w:val="00C763CC"/>
    <w:rsid w:val="00C76633"/>
    <w:rsid w:val="00C76D44"/>
    <w:rsid w:val="00C77030"/>
    <w:rsid w:val="00C7788A"/>
    <w:rsid w:val="00C778A7"/>
    <w:rsid w:val="00C77BCF"/>
    <w:rsid w:val="00C77CD6"/>
    <w:rsid w:val="00C77D8E"/>
    <w:rsid w:val="00C77E5C"/>
    <w:rsid w:val="00C77F07"/>
    <w:rsid w:val="00C8009C"/>
    <w:rsid w:val="00C8043B"/>
    <w:rsid w:val="00C80566"/>
    <w:rsid w:val="00C805FE"/>
    <w:rsid w:val="00C80642"/>
    <w:rsid w:val="00C80B70"/>
    <w:rsid w:val="00C80D0B"/>
    <w:rsid w:val="00C80D10"/>
    <w:rsid w:val="00C81268"/>
    <w:rsid w:val="00C8138B"/>
    <w:rsid w:val="00C81D4C"/>
    <w:rsid w:val="00C81E7F"/>
    <w:rsid w:val="00C821A6"/>
    <w:rsid w:val="00C823EF"/>
    <w:rsid w:val="00C8253B"/>
    <w:rsid w:val="00C82E13"/>
    <w:rsid w:val="00C839F5"/>
    <w:rsid w:val="00C83B05"/>
    <w:rsid w:val="00C83E0A"/>
    <w:rsid w:val="00C83F53"/>
    <w:rsid w:val="00C841D9"/>
    <w:rsid w:val="00C844A2"/>
    <w:rsid w:val="00C846FB"/>
    <w:rsid w:val="00C84798"/>
    <w:rsid w:val="00C847B2"/>
    <w:rsid w:val="00C847DB"/>
    <w:rsid w:val="00C84BE8"/>
    <w:rsid w:val="00C84CE2"/>
    <w:rsid w:val="00C85235"/>
    <w:rsid w:val="00C85314"/>
    <w:rsid w:val="00C855D3"/>
    <w:rsid w:val="00C8562D"/>
    <w:rsid w:val="00C85718"/>
    <w:rsid w:val="00C85737"/>
    <w:rsid w:val="00C85DEE"/>
    <w:rsid w:val="00C861B4"/>
    <w:rsid w:val="00C86C69"/>
    <w:rsid w:val="00C8713B"/>
    <w:rsid w:val="00C874B2"/>
    <w:rsid w:val="00C8753A"/>
    <w:rsid w:val="00C875EB"/>
    <w:rsid w:val="00C8780C"/>
    <w:rsid w:val="00C90294"/>
    <w:rsid w:val="00C90467"/>
    <w:rsid w:val="00C90762"/>
    <w:rsid w:val="00C90977"/>
    <w:rsid w:val="00C91395"/>
    <w:rsid w:val="00C91581"/>
    <w:rsid w:val="00C91604"/>
    <w:rsid w:val="00C918C6"/>
    <w:rsid w:val="00C919FE"/>
    <w:rsid w:val="00C91D88"/>
    <w:rsid w:val="00C92346"/>
    <w:rsid w:val="00C9238B"/>
    <w:rsid w:val="00C925F5"/>
    <w:rsid w:val="00C925FC"/>
    <w:rsid w:val="00C92834"/>
    <w:rsid w:val="00C92A25"/>
    <w:rsid w:val="00C931B2"/>
    <w:rsid w:val="00C93324"/>
    <w:rsid w:val="00C934F8"/>
    <w:rsid w:val="00C9370D"/>
    <w:rsid w:val="00C93F88"/>
    <w:rsid w:val="00C94259"/>
    <w:rsid w:val="00C94354"/>
    <w:rsid w:val="00C944DB"/>
    <w:rsid w:val="00C945E7"/>
    <w:rsid w:val="00C9468F"/>
    <w:rsid w:val="00C94800"/>
    <w:rsid w:val="00C94844"/>
    <w:rsid w:val="00C94961"/>
    <w:rsid w:val="00C952C6"/>
    <w:rsid w:val="00C953C1"/>
    <w:rsid w:val="00C95ADD"/>
    <w:rsid w:val="00C95C9F"/>
    <w:rsid w:val="00C95DF8"/>
    <w:rsid w:val="00C9639B"/>
    <w:rsid w:val="00C963CA"/>
    <w:rsid w:val="00C96494"/>
    <w:rsid w:val="00C964AC"/>
    <w:rsid w:val="00C96509"/>
    <w:rsid w:val="00C969E9"/>
    <w:rsid w:val="00C96D16"/>
    <w:rsid w:val="00C971B5"/>
    <w:rsid w:val="00C9767E"/>
    <w:rsid w:val="00C9771E"/>
    <w:rsid w:val="00C97EA3"/>
    <w:rsid w:val="00CA028D"/>
    <w:rsid w:val="00CA0344"/>
    <w:rsid w:val="00CA0525"/>
    <w:rsid w:val="00CA05A0"/>
    <w:rsid w:val="00CA0849"/>
    <w:rsid w:val="00CA08EF"/>
    <w:rsid w:val="00CA0D51"/>
    <w:rsid w:val="00CA0F2C"/>
    <w:rsid w:val="00CA140E"/>
    <w:rsid w:val="00CA14DF"/>
    <w:rsid w:val="00CA1514"/>
    <w:rsid w:val="00CA156C"/>
    <w:rsid w:val="00CA168E"/>
    <w:rsid w:val="00CA1857"/>
    <w:rsid w:val="00CA23C9"/>
    <w:rsid w:val="00CA26EA"/>
    <w:rsid w:val="00CA2D1C"/>
    <w:rsid w:val="00CA2E19"/>
    <w:rsid w:val="00CA3154"/>
    <w:rsid w:val="00CA333D"/>
    <w:rsid w:val="00CA3435"/>
    <w:rsid w:val="00CA35C8"/>
    <w:rsid w:val="00CA36E4"/>
    <w:rsid w:val="00CA43A5"/>
    <w:rsid w:val="00CA443D"/>
    <w:rsid w:val="00CA48BB"/>
    <w:rsid w:val="00CA4B28"/>
    <w:rsid w:val="00CA4B31"/>
    <w:rsid w:val="00CA4C50"/>
    <w:rsid w:val="00CA4E85"/>
    <w:rsid w:val="00CA59B3"/>
    <w:rsid w:val="00CA62CF"/>
    <w:rsid w:val="00CA6945"/>
    <w:rsid w:val="00CA7AFD"/>
    <w:rsid w:val="00CB0317"/>
    <w:rsid w:val="00CB04E4"/>
    <w:rsid w:val="00CB0C09"/>
    <w:rsid w:val="00CB0DDB"/>
    <w:rsid w:val="00CB0EFE"/>
    <w:rsid w:val="00CB1766"/>
    <w:rsid w:val="00CB19AC"/>
    <w:rsid w:val="00CB1B0F"/>
    <w:rsid w:val="00CB1C29"/>
    <w:rsid w:val="00CB1D75"/>
    <w:rsid w:val="00CB2163"/>
    <w:rsid w:val="00CB2921"/>
    <w:rsid w:val="00CB29BE"/>
    <w:rsid w:val="00CB2AC7"/>
    <w:rsid w:val="00CB2E1A"/>
    <w:rsid w:val="00CB2EEF"/>
    <w:rsid w:val="00CB35A6"/>
    <w:rsid w:val="00CB3A8E"/>
    <w:rsid w:val="00CB3D7E"/>
    <w:rsid w:val="00CB3FF8"/>
    <w:rsid w:val="00CB4529"/>
    <w:rsid w:val="00CB49DB"/>
    <w:rsid w:val="00CB5074"/>
    <w:rsid w:val="00CB5155"/>
    <w:rsid w:val="00CB5E5A"/>
    <w:rsid w:val="00CB5E6C"/>
    <w:rsid w:val="00CB6219"/>
    <w:rsid w:val="00CB6431"/>
    <w:rsid w:val="00CB64A7"/>
    <w:rsid w:val="00CB664A"/>
    <w:rsid w:val="00CB6A44"/>
    <w:rsid w:val="00CB7703"/>
    <w:rsid w:val="00CB7E5D"/>
    <w:rsid w:val="00CC0094"/>
    <w:rsid w:val="00CC042C"/>
    <w:rsid w:val="00CC047A"/>
    <w:rsid w:val="00CC0531"/>
    <w:rsid w:val="00CC09BF"/>
    <w:rsid w:val="00CC109A"/>
    <w:rsid w:val="00CC1240"/>
    <w:rsid w:val="00CC1337"/>
    <w:rsid w:val="00CC143F"/>
    <w:rsid w:val="00CC1734"/>
    <w:rsid w:val="00CC1AFF"/>
    <w:rsid w:val="00CC1FC2"/>
    <w:rsid w:val="00CC2244"/>
    <w:rsid w:val="00CC2D40"/>
    <w:rsid w:val="00CC2D42"/>
    <w:rsid w:val="00CC2F65"/>
    <w:rsid w:val="00CC3001"/>
    <w:rsid w:val="00CC39F4"/>
    <w:rsid w:val="00CC4698"/>
    <w:rsid w:val="00CC4B3B"/>
    <w:rsid w:val="00CC52DB"/>
    <w:rsid w:val="00CC52F0"/>
    <w:rsid w:val="00CC5775"/>
    <w:rsid w:val="00CC579C"/>
    <w:rsid w:val="00CC580A"/>
    <w:rsid w:val="00CC5B14"/>
    <w:rsid w:val="00CC6156"/>
    <w:rsid w:val="00CC61E7"/>
    <w:rsid w:val="00CC634F"/>
    <w:rsid w:val="00CC6775"/>
    <w:rsid w:val="00CC68A8"/>
    <w:rsid w:val="00CC6922"/>
    <w:rsid w:val="00CC6B33"/>
    <w:rsid w:val="00CC6B63"/>
    <w:rsid w:val="00CC72AC"/>
    <w:rsid w:val="00CC7735"/>
    <w:rsid w:val="00CC7AD4"/>
    <w:rsid w:val="00CD00B4"/>
    <w:rsid w:val="00CD069C"/>
    <w:rsid w:val="00CD08F0"/>
    <w:rsid w:val="00CD1183"/>
    <w:rsid w:val="00CD13C6"/>
    <w:rsid w:val="00CD15AD"/>
    <w:rsid w:val="00CD16A1"/>
    <w:rsid w:val="00CD1A9C"/>
    <w:rsid w:val="00CD2998"/>
    <w:rsid w:val="00CD2BD5"/>
    <w:rsid w:val="00CD2C04"/>
    <w:rsid w:val="00CD302B"/>
    <w:rsid w:val="00CD32D2"/>
    <w:rsid w:val="00CD33CA"/>
    <w:rsid w:val="00CD36D3"/>
    <w:rsid w:val="00CD3975"/>
    <w:rsid w:val="00CD3A9A"/>
    <w:rsid w:val="00CD3D16"/>
    <w:rsid w:val="00CD421E"/>
    <w:rsid w:val="00CD42B9"/>
    <w:rsid w:val="00CD47E8"/>
    <w:rsid w:val="00CD576D"/>
    <w:rsid w:val="00CD5921"/>
    <w:rsid w:val="00CD5A29"/>
    <w:rsid w:val="00CD5EDC"/>
    <w:rsid w:val="00CD60F3"/>
    <w:rsid w:val="00CD62DA"/>
    <w:rsid w:val="00CD63B5"/>
    <w:rsid w:val="00CD64B5"/>
    <w:rsid w:val="00CD6684"/>
    <w:rsid w:val="00CD6DEE"/>
    <w:rsid w:val="00CD6F9A"/>
    <w:rsid w:val="00CD7063"/>
    <w:rsid w:val="00CD7BEE"/>
    <w:rsid w:val="00CD7C9F"/>
    <w:rsid w:val="00CE0807"/>
    <w:rsid w:val="00CE0958"/>
    <w:rsid w:val="00CE0D84"/>
    <w:rsid w:val="00CE0E69"/>
    <w:rsid w:val="00CE112E"/>
    <w:rsid w:val="00CE164E"/>
    <w:rsid w:val="00CE181D"/>
    <w:rsid w:val="00CE18D2"/>
    <w:rsid w:val="00CE1C23"/>
    <w:rsid w:val="00CE1E64"/>
    <w:rsid w:val="00CE1EED"/>
    <w:rsid w:val="00CE265A"/>
    <w:rsid w:val="00CE278F"/>
    <w:rsid w:val="00CE2B0E"/>
    <w:rsid w:val="00CE2C44"/>
    <w:rsid w:val="00CE2D0A"/>
    <w:rsid w:val="00CE3229"/>
    <w:rsid w:val="00CE3309"/>
    <w:rsid w:val="00CE33DD"/>
    <w:rsid w:val="00CE393E"/>
    <w:rsid w:val="00CE3BCC"/>
    <w:rsid w:val="00CE3DE2"/>
    <w:rsid w:val="00CE4711"/>
    <w:rsid w:val="00CE4744"/>
    <w:rsid w:val="00CE5492"/>
    <w:rsid w:val="00CE5592"/>
    <w:rsid w:val="00CE5631"/>
    <w:rsid w:val="00CE5A4E"/>
    <w:rsid w:val="00CE5AF8"/>
    <w:rsid w:val="00CE5D23"/>
    <w:rsid w:val="00CE5F1C"/>
    <w:rsid w:val="00CE6403"/>
    <w:rsid w:val="00CE65C4"/>
    <w:rsid w:val="00CE6A4E"/>
    <w:rsid w:val="00CE7291"/>
    <w:rsid w:val="00CE72D0"/>
    <w:rsid w:val="00CE7344"/>
    <w:rsid w:val="00CE75B8"/>
    <w:rsid w:val="00CE7747"/>
    <w:rsid w:val="00CE784F"/>
    <w:rsid w:val="00CE7914"/>
    <w:rsid w:val="00CE7AA9"/>
    <w:rsid w:val="00CE7B0C"/>
    <w:rsid w:val="00CE7FA1"/>
    <w:rsid w:val="00CF00D2"/>
    <w:rsid w:val="00CF0137"/>
    <w:rsid w:val="00CF0340"/>
    <w:rsid w:val="00CF0405"/>
    <w:rsid w:val="00CF056A"/>
    <w:rsid w:val="00CF05B1"/>
    <w:rsid w:val="00CF0608"/>
    <w:rsid w:val="00CF0647"/>
    <w:rsid w:val="00CF0A77"/>
    <w:rsid w:val="00CF1635"/>
    <w:rsid w:val="00CF1D79"/>
    <w:rsid w:val="00CF1EC7"/>
    <w:rsid w:val="00CF2145"/>
    <w:rsid w:val="00CF22CA"/>
    <w:rsid w:val="00CF2385"/>
    <w:rsid w:val="00CF2D1D"/>
    <w:rsid w:val="00CF2DDA"/>
    <w:rsid w:val="00CF3070"/>
    <w:rsid w:val="00CF382E"/>
    <w:rsid w:val="00CF390B"/>
    <w:rsid w:val="00CF3971"/>
    <w:rsid w:val="00CF3F4C"/>
    <w:rsid w:val="00CF432B"/>
    <w:rsid w:val="00CF43E0"/>
    <w:rsid w:val="00CF4484"/>
    <w:rsid w:val="00CF472D"/>
    <w:rsid w:val="00CF47A5"/>
    <w:rsid w:val="00CF5177"/>
    <w:rsid w:val="00CF517D"/>
    <w:rsid w:val="00CF523B"/>
    <w:rsid w:val="00CF54AF"/>
    <w:rsid w:val="00CF54C2"/>
    <w:rsid w:val="00CF5CC2"/>
    <w:rsid w:val="00CF5CD0"/>
    <w:rsid w:val="00CF5CDE"/>
    <w:rsid w:val="00CF600A"/>
    <w:rsid w:val="00CF6800"/>
    <w:rsid w:val="00CF6F26"/>
    <w:rsid w:val="00CF71B7"/>
    <w:rsid w:val="00CF75CA"/>
    <w:rsid w:val="00CF7753"/>
    <w:rsid w:val="00CF781B"/>
    <w:rsid w:val="00CF7843"/>
    <w:rsid w:val="00CF7EA1"/>
    <w:rsid w:val="00D00020"/>
    <w:rsid w:val="00D00118"/>
    <w:rsid w:val="00D00364"/>
    <w:rsid w:val="00D00F77"/>
    <w:rsid w:val="00D012B5"/>
    <w:rsid w:val="00D01391"/>
    <w:rsid w:val="00D018E8"/>
    <w:rsid w:val="00D01B87"/>
    <w:rsid w:val="00D01D18"/>
    <w:rsid w:val="00D01F26"/>
    <w:rsid w:val="00D01F54"/>
    <w:rsid w:val="00D0209E"/>
    <w:rsid w:val="00D02664"/>
    <w:rsid w:val="00D02700"/>
    <w:rsid w:val="00D0282D"/>
    <w:rsid w:val="00D028C5"/>
    <w:rsid w:val="00D02CF7"/>
    <w:rsid w:val="00D03278"/>
    <w:rsid w:val="00D038E8"/>
    <w:rsid w:val="00D03AED"/>
    <w:rsid w:val="00D03D05"/>
    <w:rsid w:val="00D03E98"/>
    <w:rsid w:val="00D03FEA"/>
    <w:rsid w:val="00D042CB"/>
    <w:rsid w:val="00D04356"/>
    <w:rsid w:val="00D0465B"/>
    <w:rsid w:val="00D04B8F"/>
    <w:rsid w:val="00D04D54"/>
    <w:rsid w:val="00D05066"/>
    <w:rsid w:val="00D0556B"/>
    <w:rsid w:val="00D056A8"/>
    <w:rsid w:val="00D05C29"/>
    <w:rsid w:val="00D061D6"/>
    <w:rsid w:val="00D06483"/>
    <w:rsid w:val="00D0686C"/>
    <w:rsid w:val="00D075E9"/>
    <w:rsid w:val="00D07A1A"/>
    <w:rsid w:val="00D07E0E"/>
    <w:rsid w:val="00D07E14"/>
    <w:rsid w:val="00D07E65"/>
    <w:rsid w:val="00D10526"/>
    <w:rsid w:val="00D10BD1"/>
    <w:rsid w:val="00D10C45"/>
    <w:rsid w:val="00D10EAB"/>
    <w:rsid w:val="00D11059"/>
    <w:rsid w:val="00D110B8"/>
    <w:rsid w:val="00D112C7"/>
    <w:rsid w:val="00D11448"/>
    <w:rsid w:val="00D1177C"/>
    <w:rsid w:val="00D1178A"/>
    <w:rsid w:val="00D117DF"/>
    <w:rsid w:val="00D11982"/>
    <w:rsid w:val="00D12021"/>
    <w:rsid w:val="00D128F2"/>
    <w:rsid w:val="00D12A89"/>
    <w:rsid w:val="00D12D2B"/>
    <w:rsid w:val="00D12E3D"/>
    <w:rsid w:val="00D13163"/>
    <w:rsid w:val="00D1348A"/>
    <w:rsid w:val="00D134C5"/>
    <w:rsid w:val="00D13717"/>
    <w:rsid w:val="00D13B70"/>
    <w:rsid w:val="00D13EEE"/>
    <w:rsid w:val="00D1412C"/>
    <w:rsid w:val="00D14636"/>
    <w:rsid w:val="00D1482F"/>
    <w:rsid w:val="00D14A29"/>
    <w:rsid w:val="00D14BFC"/>
    <w:rsid w:val="00D15733"/>
    <w:rsid w:val="00D15BCC"/>
    <w:rsid w:val="00D15C71"/>
    <w:rsid w:val="00D15ED3"/>
    <w:rsid w:val="00D161B7"/>
    <w:rsid w:val="00D1627A"/>
    <w:rsid w:val="00D165B2"/>
    <w:rsid w:val="00D165BB"/>
    <w:rsid w:val="00D165BC"/>
    <w:rsid w:val="00D1684D"/>
    <w:rsid w:val="00D16A9E"/>
    <w:rsid w:val="00D16F30"/>
    <w:rsid w:val="00D172B7"/>
    <w:rsid w:val="00D174ED"/>
    <w:rsid w:val="00D175A6"/>
    <w:rsid w:val="00D176A1"/>
    <w:rsid w:val="00D177C8"/>
    <w:rsid w:val="00D17807"/>
    <w:rsid w:val="00D17B63"/>
    <w:rsid w:val="00D17D67"/>
    <w:rsid w:val="00D17D76"/>
    <w:rsid w:val="00D20B3C"/>
    <w:rsid w:val="00D20C5B"/>
    <w:rsid w:val="00D20EC4"/>
    <w:rsid w:val="00D211F4"/>
    <w:rsid w:val="00D21571"/>
    <w:rsid w:val="00D218B6"/>
    <w:rsid w:val="00D218C2"/>
    <w:rsid w:val="00D21CF9"/>
    <w:rsid w:val="00D220E0"/>
    <w:rsid w:val="00D221A4"/>
    <w:rsid w:val="00D22279"/>
    <w:rsid w:val="00D22339"/>
    <w:rsid w:val="00D22B2F"/>
    <w:rsid w:val="00D22BEF"/>
    <w:rsid w:val="00D22C02"/>
    <w:rsid w:val="00D23047"/>
    <w:rsid w:val="00D23E9D"/>
    <w:rsid w:val="00D24266"/>
    <w:rsid w:val="00D2430B"/>
    <w:rsid w:val="00D246B7"/>
    <w:rsid w:val="00D2475F"/>
    <w:rsid w:val="00D24A0B"/>
    <w:rsid w:val="00D24FC4"/>
    <w:rsid w:val="00D24FC9"/>
    <w:rsid w:val="00D255FB"/>
    <w:rsid w:val="00D25FB4"/>
    <w:rsid w:val="00D263CF"/>
    <w:rsid w:val="00D2676D"/>
    <w:rsid w:val="00D2689F"/>
    <w:rsid w:val="00D269D4"/>
    <w:rsid w:val="00D26A12"/>
    <w:rsid w:val="00D26BAA"/>
    <w:rsid w:val="00D2760E"/>
    <w:rsid w:val="00D277F3"/>
    <w:rsid w:val="00D27BB1"/>
    <w:rsid w:val="00D301D4"/>
    <w:rsid w:val="00D30225"/>
    <w:rsid w:val="00D304CF"/>
    <w:rsid w:val="00D31142"/>
    <w:rsid w:val="00D3154A"/>
    <w:rsid w:val="00D31877"/>
    <w:rsid w:val="00D31ACB"/>
    <w:rsid w:val="00D31F57"/>
    <w:rsid w:val="00D31F80"/>
    <w:rsid w:val="00D32109"/>
    <w:rsid w:val="00D326C5"/>
    <w:rsid w:val="00D32CE9"/>
    <w:rsid w:val="00D32F49"/>
    <w:rsid w:val="00D3306D"/>
    <w:rsid w:val="00D33207"/>
    <w:rsid w:val="00D338DA"/>
    <w:rsid w:val="00D33BBE"/>
    <w:rsid w:val="00D3435B"/>
    <w:rsid w:val="00D343D1"/>
    <w:rsid w:val="00D3455A"/>
    <w:rsid w:val="00D34580"/>
    <w:rsid w:val="00D34620"/>
    <w:rsid w:val="00D34CB0"/>
    <w:rsid w:val="00D34CC4"/>
    <w:rsid w:val="00D34E7B"/>
    <w:rsid w:val="00D35179"/>
    <w:rsid w:val="00D3563C"/>
    <w:rsid w:val="00D357D8"/>
    <w:rsid w:val="00D35A1B"/>
    <w:rsid w:val="00D35E5E"/>
    <w:rsid w:val="00D367B6"/>
    <w:rsid w:val="00D3692D"/>
    <w:rsid w:val="00D36B9B"/>
    <w:rsid w:val="00D36BEE"/>
    <w:rsid w:val="00D36C2A"/>
    <w:rsid w:val="00D36E56"/>
    <w:rsid w:val="00D371BD"/>
    <w:rsid w:val="00D3763F"/>
    <w:rsid w:val="00D37885"/>
    <w:rsid w:val="00D37B4A"/>
    <w:rsid w:val="00D37C56"/>
    <w:rsid w:val="00D37C78"/>
    <w:rsid w:val="00D37F20"/>
    <w:rsid w:val="00D405F8"/>
    <w:rsid w:val="00D4066E"/>
    <w:rsid w:val="00D4082D"/>
    <w:rsid w:val="00D40992"/>
    <w:rsid w:val="00D40D7D"/>
    <w:rsid w:val="00D40EA8"/>
    <w:rsid w:val="00D40FDD"/>
    <w:rsid w:val="00D413B3"/>
    <w:rsid w:val="00D41554"/>
    <w:rsid w:val="00D4169C"/>
    <w:rsid w:val="00D41AAE"/>
    <w:rsid w:val="00D42044"/>
    <w:rsid w:val="00D4222A"/>
    <w:rsid w:val="00D43235"/>
    <w:rsid w:val="00D4329B"/>
    <w:rsid w:val="00D43309"/>
    <w:rsid w:val="00D433D1"/>
    <w:rsid w:val="00D438C8"/>
    <w:rsid w:val="00D4588D"/>
    <w:rsid w:val="00D45C8B"/>
    <w:rsid w:val="00D45CC0"/>
    <w:rsid w:val="00D45D22"/>
    <w:rsid w:val="00D45F0A"/>
    <w:rsid w:val="00D466F3"/>
    <w:rsid w:val="00D467B7"/>
    <w:rsid w:val="00D467CC"/>
    <w:rsid w:val="00D46DB8"/>
    <w:rsid w:val="00D46FE2"/>
    <w:rsid w:val="00D47084"/>
    <w:rsid w:val="00D471DA"/>
    <w:rsid w:val="00D4732D"/>
    <w:rsid w:val="00D475CF"/>
    <w:rsid w:val="00D47B40"/>
    <w:rsid w:val="00D47C0D"/>
    <w:rsid w:val="00D47CAE"/>
    <w:rsid w:val="00D47ED0"/>
    <w:rsid w:val="00D50007"/>
    <w:rsid w:val="00D5008C"/>
    <w:rsid w:val="00D50434"/>
    <w:rsid w:val="00D50906"/>
    <w:rsid w:val="00D50ECE"/>
    <w:rsid w:val="00D50F2B"/>
    <w:rsid w:val="00D50F8A"/>
    <w:rsid w:val="00D50FE9"/>
    <w:rsid w:val="00D51365"/>
    <w:rsid w:val="00D51CBD"/>
    <w:rsid w:val="00D523AA"/>
    <w:rsid w:val="00D5242B"/>
    <w:rsid w:val="00D527F7"/>
    <w:rsid w:val="00D52AE5"/>
    <w:rsid w:val="00D52F44"/>
    <w:rsid w:val="00D53207"/>
    <w:rsid w:val="00D53358"/>
    <w:rsid w:val="00D533E2"/>
    <w:rsid w:val="00D53439"/>
    <w:rsid w:val="00D5353A"/>
    <w:rsid w:val="00D536AA"/>
    <w:rsid w:val="00D53764"/>
    <w:rsid w:val="00D538F8"/>
    <w:rsid w:val="00D53E43"/>
    <w:rsid w:val="00D53F24"/>
    <w:rsid w:val="00D541F6"/>
    <w:rsid w:val="00D54284"/>
    <w:rsid w:val="00D54CC1"/>
    <w:rsid w:val="00D54FF4"/>
    <w:rsid w:val="00D550FF"/>
    <w:rsid w:val="00D55451"/>
    <w:rsid w:val="00D555AA"/>
    <w:rsid w:val="00D5575D"/>
    <w:rsid w:val="00D55913"/>
    <w:rsid w:val="00D55938"/>
    <w:rsid w:val="00D559C8"/>
    <w:rsid w:val="00D55AAA"/>
    <w:rsid w:val="00D55DDD"/>
    <w:rsid w:val="00D56104"/>
    <w:rsid w:val="00D56127"/>
    <w:rsid w:val="00D566B6"/>
    <w:rsid w:val="00D567C6"/>
    <w:rsid w:val="00D56FE8"/>
    <w:rsid w:val="00D5700C"/>
    <w:rsid w:val="00D57089"/>
    <w:rsid w:val="00D57924"/>
    <w:rsid w:val="00D579C4"/>
    <w:rsid w:val="00D57C5E"/>
    <w:rsid w:val="00D57DE8"/>
    <w:rsid w:val="00D6031E"/>
    <w:rsid w:val="00D604E0"/>
    <w:rsid w:val="00D609DB"/>
    <w:rsid w:val="00D60DA8"/>
    <w:rsid w:val="00D60F02"/>
    <w:rsid w:val="00D6167A"/>
    <w:rsid w:val="00D61815"/>
    <w:rsid w:val="00D61EF7"/>
    <w:rsid w:val="00D61EFA"/>
    <w:rsid w:val="00D61FFF"/>
    <w:rsid w:val="00D62ADB"/>
    <w:rsid w:val="00D62BD4"/>
    <w:rsid w:val="00D62BF2"/>
    <w:rsid w:val="00D62FCD"/>
    <w:rsid w:val="00D630DA"/>
    <w:rsid w:val="00D633D4"/>
    <w:rsid w:val="00D63880"/>
    <w:rsid w:val="00D63966"/>
    <w:rsid w:val="00D640FC"/>
    <w:rsid w:val="00D647AC"/>
    <w:rsid w:val="00D64EBD"/>
    <w:rsid w:val="00D650A6"/>
    <w:rsid w:val="00D659D5"/>
    <w:rsid w:val="00D65A4E"/>
    <w:rsid w:val="00D65FF1"/>
    <w:rsid w:val="00D660D3"/>
    <w:rsid w:val="00D663A0"/>
    <w:rsid w:val="00D66D4D"/>
    <w:rsid w:val="00D670F7"/>
    <w:rsid w:val="00D6766B"/>
    <w:rsid w:val="00D677C2"/>
    <w:rsid w:val="00D67E32"/>
    <w:rsid w:val="00D7001F"/>
    <w:rsid w:val="00D700F6"/>
    <w:rsid w:val="00D709F4"/>
    <w:rsid w:val="00D70DB3"/>
    <w:rsid w:val="00D71681"/>
    <w:rsid w:val="00D71EDE"/>
    <w:rsid w:val="00D725D9"/>
    <w:rsid w:val="00D72653"/>
    <w:rsid w:val="00D72656"/>
    <w:rsid w:val="00D72AC5"/>
    <w:rsid w:val="00D73027"/>
    <w:rsid w:val="00D7333D"/>
    <w:rsid w:val="00D735F1"/>
    <w:rsid w:val="00D7361C"/>
    <w:rsid w:val="00D737D9"/>
    <w:rsid w:val="00D739E8"/>
    <w:rsid w:val="00D73DA7"/>
    <w:rsid w:val="00D73F98"/>
    <w:rsid w:val="00D74097"/>
    <w:rsid w:val="00D74210"/>
    <w:rsid w:val="00D74A19"/>
    <w:rsid w:val="00D74DB7"/>
    <w:rsid w:val="00D751FE"/>
    <w:rsid w:val="00D75E47"/>
    <w:rsid w:val="00D75F4B"/>
    <w:rsid w:val="00D76AC2"/>
    <w:rsid w:val="00D76D24"/>
    <w:rsid w:val="00D77099"/>
    <w:rsid w:val="00D772BA"/>
    <w:rsid w:val="00D77F96"/>
    <w:rsid w:val="00D808FE"/>
    <w:rsid w:val="00D80957"/>
    <w:rsid w:val="00D8172C"/>
    <w:rsid w:val="00D81AD6"/>
    <w:rsid w:val="00D81B3F"/>
    <w:rsid w:val="00D81B67"/>
    <w:rsid w:val="00D81E2F"/>
    <w:rsid w:val="00D82014"/>
    <w:rsid w:val="00D82178"/>
    <w:rsid w:val="00D822AE"/>
    <w:rsid w:val="00D82357"/>
    <w:rsid w:val="00D823C2"/>
    <w:rsid w:val="00D82A51"/>
    <w:rsid w:val="00D82A94"/>
    <w:rsid w:val="00D82B5B"/>
    <w:rsid w:val="00D82D0B"/>
    <w:rsid w:val="00D83247"/>
    <w:rsid w:val="00D8335E"/>
    <w:rsid w:val="00D833C2"/>
    <w:rsid w:val="00D8341A"/>
    <w:rsid w:val="00D835D2"/>
    <w:rsid w:val="00D84038"/>
    <w:rsid w:val="00D84471"/>
    <w:rsid w:val="00D84826"/>
    <w:rsid w:val="00D84940"/>
    <w:rsid w:val="00D84942"/>
    <w:rsid w:val="00D84B08"/>
    <w:rsid w:val="00D84CF4"/>
    <w:rsid w:val="00D8505B"/>
    <w:rsid w:val="00D85307"/>
    <w:rsid w:val="00D85362"/>
    <w:rsid w:val="00D855E3"/>
    <w:rsid w:val="00D85862"/>
    <w:rsid w:val="00D86082"/>
    <w:rsid w:val="00D8628E"/>
    <w:rsid w:val="00D86299"/>
    <w:rsid w:val="00D865D0"/>
    <w:rsid w:val="00D86657"/>
    <w:rsid w:val="00D86684"/>
    <w:rsid w:val="00D86687"/>
    <w:rsid w:val="00D86849"/>
    <w:rsid w:val="00D868D9"/>
    <w:rsid w:val="00D869AE"/>
    <w:rsid w:val="00D87377"/>
    <w:rsid w:val="00D87445"/>
    <w:rsid w:val="00D874AB"/>
    <w:rsid w:val="00D87A08"/>
    <w:rsid w:val="00D87D01"/>
    <w:rsid w:val="00D87E6F"/>
    <w:rsid w:val="00D90160"/>
    <w:rsid w:val="00D908D0"/>
    <w:rsid w:val="00D90A60"/>
    <w:rsid w:val="00D90DC2"/>
    <w:rsid w:val="00D9115F"/>
    <w:rsid w:val="00D91BB7"/>
    <w:rsid w:val="00D91CC5"/>
    <w:rsid w:val="00D91CC9"/>
    <w:rsid w:val="00D91CF8"/>
    <w:rsid w:val="00D91DB1"/>
    <w:rsid w:val="00D91FF2"/>
    <w:rsid w:val="00D921B4"/>
    <w:rsid w:val="00D92258"/>
    <w:rsid w:val="00D92416"/>
    <w:rsid w:val="00D924E8"/>
    <w:rsid w:val="00D92ACA"/>
    <w:rsid w:val="00D93047"/>
    <w:rsid w:val="00D93385"/>
    <w:rsid w:val="00D93439"/>
    <w:rsid w:val="00D9375E"/>
    <w:rsid w:val="00D93916"/>
    <w:rsid w:val="00D93923"/>
    <w:rsid w:val="00D939F4"/>
    <w:rsid w:val="00D93B71"/>
    <w:rsid w:val="00D93EFD"/>
    <w:rsid w:val="00D94147"/>
    <w:rsid w:val="00D9417C"/>
    <w:rsid w:val="00D946A6"/>
    <w:rsid w:val="00D947AC"/>
    <w:rsid w:val="00D94A56"/>
    <w:rsid w:val="00D94B35"/>
    <w:rsid w:val="00D94C4A"/>
    <w:rsid w:val="00D94F21"/>
    <w:rsid w:val="00D95F7A"/>
    <w:rsid w:val="00D960F3"/>
    <w:rsid w:val="00D963BB"/>
    <w:rsid w:val="00D96AD8"/>
    <w:rsid w:val="00D96D95"/>
    <w:rsid w:val="00D96E36"/>
    <w:rsid w:val="00D97C80"/>
    <w:rsid w:val="00D97DFA"/>
    <w:rsid w:val="00DA012A"/>
    <w:rsid w:val="00DA0203"/>
    <w:rsid w:val="00DA07A8"/>
    <w:rsid w:val="00DA0D2C"/>
    <w:rsid w:val="00DA154B"/>
    <w:rsid w:val="00DA1739"/>
    <w:rsid w:val="00DA1A97"/>
    <w:rsid w:val="00DA1BFA"/>
    <w:rsid w:val="00DA1C4F"/>
    <w:rsid w:val="00DA1D22"/>
    <w:rsid w:val="00DA1E34"/>
    <w:rsid w:val="00DA20E4"/>
    <w:rsid w:val="00DA219F"/>
    <w:rsid w:val="00DA21BA"/>
    <w:rsid w:val="00DA23F7"/>
    <w:rsid w:val="00DA27B3"/>
    <w:rsid w:val="00DA27BD"/>
    <w:rsid w:val="00DA2977"/>
    <w:rsid w:val="00DA2B57"/>
    <w:rsid w:val="00DA2CDC"/>
    <w:rsid w:val="00DA2DAF"/>
    <w:rsid w:val="00DA3154"/>
    <w:rsid w:val="00DA3159"/>
    <w:rsid w:val="00DA315F"/>
    <w:rsid w:val="00DA366F"/>
    <w:rsid w:val="00DA38F9"/>
    <w:rsid w:val="00DA39CD"/>
    <w:rsid w:val="00DA3A1A"/>
    <w:rsid w:val="00DA3A41"/>
    <w:rsid w:val="00DA3B8F"/>
    <w:rsid w:val="00DA3E78"/>
    <w:rsid w:val="00DA4507"/>
    <w:rsid w:val="00DA46C1"/>
    <w:rsid w:val="00DA5205"/>
    <w:rsid w:val="00DA5725"/>
    <w:rsid w:val="00DA5988"/>
    <w:rsid w:val="00DA5A04"/>
    <w:rsid w:val="00DA5CCF"/>
    <w:rsid w:val="00DA5E3B"/>
    <w:rsid w:val="00DA64B7"/>
    <w:rsid w:val="00DA6518"/>
    <w:rsid w:val="00DA6632"/>
    <w:rsid w:val="00DA6EFF"/>
    <w:rsid w:val="00DA7226"/>
    <w:rsid w:val="00DA7687"/>
    <w:rsid w:val="00DA79C2"/>
    <w:rsid w:val="00DB04EB"/>
    <w:rsid w:val="00DB069D"/>
    <w:rsid w:val="00DB075B"/>
    <w:rsid w:val="00DB07BA"/>
    <w:rsid w:val="00DB0B6B"/>
    <w:rsid w:val="00DB0CFE"/>
    <w:rsid w:val="00DB1398"/>
    <w:rsid w:val="00DB1641"/>
    <w:rsid w:val="00DB1944"/>
    <w:rsid w:val="00DB23EE"/>
    <w:rsid w:val="00DB25E1"/>
    <w:rsid w:val="00DB2953"/>
    <w:rsid w:val="00DB2B6F"/>
    <w:rsid w:val="00DB2C7C"/>
    <w:rsid w:val="00DB2E84"/>
    <w:rsid w:val="00DB3422"/>
    <w:rsid w:val="00DB359C"/>
    <w:rsid w:val="00DB36CB"/>
    <w:rsid w:val="00DB37CD"/>
    <w:rsid w:val="00DB3A1B"/>
    <w:rsid w:val="00DB3CE9"/>
    <w:rsid w:val="00DB3F21"/>
    <w:rsid w:val="00DB4117"/>
    <w:rsid w:val="00DB4524"/>
    <w:rsid w:val="00DB475B"/>
    <w:rsid w:val="00DB49D4"/>
    <w:rsid w:val="00DB4B5F"/>
    <w:rsid w:val="00DB4D09"/>
    <w:rsid w:val="00DB4D84"/>
    <w:rsid w:val="00DB4E47"/>
    <w:rsid w:val="00DB50F7"/>
    <w:rsid w:val="00DB5926"/>
    <w:rsid w:val="00DB5A00"/>
    <w:rsid w:val="00DB5B7F"/>
    <w:rsid w:val="00DB5BFA"/>
    <w:rsid w:val="00DB5D61"/>
    <w:rsid w:val="00DB61D2"/>
    <w:rsid w:val="00DB61F8"/>
    <w:rsid w:val="00DB6226"/>
    <w:rsid w:val="00DB644D"/>
    <w:rsid w:val="00DB6477"/>
    <w:rsid w:val="00DB6D29"/>
    <w:rsid w:val="00DB7033"/>
    <w:rsid w:val="00DB707A"/>
    <w:rsid w:val="00DB7698"/>
    <w:rsid w:val="00DB7A4E"/>
    <w:rsid w:val="00DB7C29"/>
    <w:rsid w:val="00DB7EF9"/>
    <w:rsid w:val="00DC0107"/>
    <w:rsid w:val="00DC033D"/>
    <w:rsid w:val="00DC0ACA"/>
    <w:rsid w:val="00DC12B4"/>
    <w:rsid w:val="00DC12D7"/>
    <w:rsid w:val="00DC134C"/>
    <w:rsid w:val="00DC1653"/>
    <w:rsid w:val="00DC1B08"/>
    <w:rsid w:val="00DC1B0D"/>
    <w:rsid w:val="00DC1D2C"/>
    <w:rsid w:val="00DC1EA4"/>
    <w:rsid w:val="00DC2022"/>
    <w:rsid w:val="00DC22C5"/>
    <w:rsid w:val="00DC24A9"/>
    <w:rsid w:val="00DC2630"/>
    <w:rsid w:val="00DC28BC"/>
    <w:rsid w:val="00DC2A5C"/>
    <w:rsid w:val="00DC3010"/>
    <w:rsid w:val="00DC332F"/>
    <w:rsid w:val="00DC3880"/>
    <w:rsid w:val="00DC38DE"/>
    <w:rsid w:val="00DC3905"/>
    <w:rsid w:val="00DC3BB7"/>
    <w:rsid w:val="00DC3F7B"/>
    <w:rsid w:val="00DC4373"/>
    <w:rsid w:val="00DC46B8"/>
    <w:rsid w:val="00DC4896"/>
    <w:rsid w:val="00DC4D88"/>
    <w:rsid w:val="00DC4EC9"/>
    <w:rsid w:val="00DC4FA4"/>
    <w:rsid w:val="00DC517A"/>
    <w:rsid w:val="00DC5397"/>
    <w:rsid w:val="00DC5448"/>
    <w:rsid w:val="00DC5B15"/>
    <w:rsid w:val="00DC5F9E"/>
    <w:rsid w:val="00DC634A"/>
    <w:rsid w:val="00DC6507"/>
    <w:rsid w:val="00DC6614"/>
    <w:rsid w:val="00DC6A77"/>
    <w:rsid w:val="00DC6B2F"/>
    <w:rsid w:val="00DC719F"/>
    <w:rsid w:val="00DC7231"/>
    <w:rsid w:val="00DC7916"/>
    <w:rsid w:val="00DC7A1A"/>
    <w:rsid w:val="00DC7F69"/>
    <w:rsid w:val="00DD01F4"/>
    <w:rsid w:val="00DD021B"/>
    <w:rsid w:val="00DD0469"/>
    <w:rsid w:val="00DD0680"/>
    <w:rsid w:val="00DD0CDA"/>
    <w:rsid w:val="00DD0D60"/>
    <w:rsid w:val="00DD0E91"/>
    <w:rsid w:val="00DD117E"/>
    <w:rsid w:val="00DD13B7"/>
    <w:rsid w:val="00DD1B7D"/>
    <w:rsid w:val="00DD1E13"/>
    <w:rsid w:val="00DD25DF"/>
    <w:rsid w:val="00DD2BB6"/>
    <w:rsid w:val="00DD2BDF"/>
    <w:rsid w:val="00DD31B8"/>
    <w:rsid w:val="00DD3366"/>
    <w:rsid w:val="00DD34D4"/>
    <w:rsid w:val="00DD35F4"/>
    <w:rsid w:val="00DD3681"/>
    <w:rsid w:val="00DD38DA"/>
    <w:rsid w:val="00DD3993"/>
    <w:rsid w:val="00DD510E"/>
    <w:rsid w:val="00DD5145"/>
    <w:rsid w:val="00DD5414"/>
    <w:rsid w:val="00DD5519"/>
    <w:rsid w:val="00DD5724"/>
    <w:rsid w:val="00DD586D"/>
    <w:rsid w:val="00DD6B2F"/>
    <w:rsid w:val="00DD7639"/>
    <w:rsid w:val="00DD79B6"/>
    <w:rsid w:val="00DD7B8D"/>
    <w:rsid w:val="00DE028C"/>
    <w:rsid w:val="00DE02B7"/>
    <w:rsid w:val="00DE082F"/>
    <w:rsid w:val="00DE0B28"/>
    <w:rsid w:val="00DE0CD3"/>
    <w:rsid w:val="00DE0D2C"/>
    <w:rsid w:val="00DE0F62"/>
    <w:rsid w:val="00DE13E3"/>
    <w:rsid w:val="00DE174D"/>
    <w:rsid w:val="00DE189B"/>
    <w:rsid w:val="00DE26E3"/>
    <w:rsid w:val="00DE3F30"/>
    <w:rsid w:val="00DE4686"/>
    <w:rsid w:val="00DE4A3E"/>
    <w:rsid w:val="00DE4FE0"/>
    <w:rsid w:val="00DE57C7"/>
    <w:rsid w:val="00DE5F1C"/>
    <w:rsid w:val="00DE5F89"/>
    <w:rsid w:val="00DE6554"/>
    <w:rsid w:val="00DE6ED2"/>
    <w:rsid w:val="00DE717B"/>
    <w:rsid w:val="00DE775C"/>
    <w:rsid w:val="00DE7872"/>
    <w:rsid w:val="00DE7998"/>
    <w:rsid w:val="00DE7EBE"/>
    <w:rsid w:val="00DE7F53"/>
    <w:rsid w:val="00DF0839"/>
    <w:rsid w:val="00DF0B32"/>
    <w:rsid w:val="00DF0D22"/>
    <w:rsid w:val="00DF0E2E"/>
    <w:rsid w:val="00DF1190"/>
    <w:rsid w:val="00DF1259"/>
    <w:rsid w:val="00DF13BD"/>
    <w:rsid w:val="00DF14D3"/>
    <w:rsid w:val="00DF153E"/>
    <w:rsid w:val="00DF153F"/>
    <w:rsid w:val="00DF1569"/>
    <w:rsid w:val="00DF1CA7"/>
    <w:rsid w:val="00DF1D29"/>
    <w:rsid w:val="00DF2149"/>
    <w:rsid w:val="00DF2739"/>
    <w:rsid w:val="00DF2762"/>
    <w:rsid w:val="00DF27C2"/>
    <w:rsid w:val="00DF2932"/>
    <w:rsid w:val="00DF2EF2"/>
    <w:rsid w:val="00DF3268"/>
    <w:rsid w:val="00DF3351"/>
    <w:rsid w:val="00DF34F0"/>
    <w:rsid w:val="00DF36C2"/>
    <w:rsid w:val="00DF36F9"/>
    <w:rsid w:val="00DF37E0"/>
    <w:rsid w:val="00DF3831"/>
    <w:rsid w:val="00DF39F1"/>
    <w:rsid w:val="00DF3B99"/>
    <w:rsid w:val="00DF3E60"/>
    <w:rsid w:val="00DF3EBE"/>
    <w:rsid w:val="00DF439E"/>
    <w:rsid w:val="00DF4841"/>
    <w:rsid w:val="00DF5001"/>
    <w:rsid w:val="00DF5888"/>
    <w:rsid w:val="00DF5BCE"/>
    <w:rsid w:val="00DF6074"/>
    <w:rsid w:val="00DF608B"/>
    <w:rsid w:val="00DF63A0"/>
    <w:rsid w:val="00DF6825"/>
    <w:rsid w:val="00DF71D7"/>
    <w:rsid w:val="00DF74F6"/>
    <w:rsid w:val="00DF7526"/>
    <w:rsid w:val="00DF77D1"/>
    <w:rsid w:val="00DF79DB"/>
    <w:rsid w:val="00DF7A00"/>
    <w:rsid w:val="00DF7AF7"/>
    <w:rsid w:val="00DF7CD8"/>
    <w:rsid w:val="00DF7D1C"/>
    <w:rsid w:val="00E0001D"/>
    <w:rsid w:val="00E00278"/>
    <w:rsid w:val="00E00473"/>
    <w:rsid w:val="00E0051A"/>
    <w:rsid w:val="00E007C9"/>
    <w:rsid w:val="00E00AB6"/>
    <w:rsid w:val="00E00C9B"/>
    <w:rsid w:val="00E00D82"/>
    <w:rsid w:val="00E00EDF"/>
    <w:rsid w:val="00E0127D"/>
    <w:rsid w:val="00E0144F"/>
    <w:rsid w:val="00E01543"/>
    <w:rsid w:val="00E0201B"/>
    <w:rsid w:val="00E0201D"/>
    <w:rsid w:val="00E025CE"/>
    <w:rsid w:val="00E027FD"/>
    <w:rsid w:val="00E02896"/>
    <w:rsid w:val="00E02BC5"/>
    <w:rsid w:val="00E031D3"/>
    <w:rsid w:val="00E032ED"/>
    <w:rsid w:val="00E034C7"/>
    <w:rsid w:val="00E034CF"/>
    <w:rsid w:val="00E0355D"/>
    <w:rsid w:val="00E03972"/>
    <w:rsid w:val="00E03FBB"/>
    <w:rsid w:val="00E0450B"/>
    <w:rsid w:val="00E0456C"/>
    <w:rsid w:val="00E046C6"/>
    <w:rsid w:val="00E04766"/>
    <w:rsid w:val="00E049D8"/>
    <w:rsid w:val="00E04CA9"/>
    <w:rsid w:val="00E0583C"/>
    <w:rsid w:val="00E06696"/>
    <w:rsid w:val="00E066F2"/>
    <w:rsid w:val="00E06A2A"/>
    <w:rsid w:val="00E06EC6"/>
    <w:rsid w:val="00E07550"/>
    <w:rsid w:val="00E0779A"/>
    <w:rsid w:val="00E0799C"/>
    <w:rsid w:val="00E07A0A"/>
    <w:rsid w:val="00E07D5C"/>
    <w:rsid w:val="00E10005"/>
    <w:rsid w:val="00E101ED"/>
    <w:rsid w:val="00E1028B"/>
    <w:rsid w:val="00E105EA"/>
    <w:rsid w:val="00E10FDB"/>
    <w:rsid w:val="00E110D1"/>
    <w:rsid w:val="00E11CE1"/>
    <w:rsid w:val="00E121C2"/>
    <w:rsid w:val="00E12333"/>
    <w:rsid w:val="00E12A66"/>
    <w:rsid w:val="00E12B01"/>
    <w:rsid w:val="00E12C1A"/>
    <w:rsid w:val="00E12C9C"/>
    <w:rsid w:val="00E12D3F"/>
    <w:rsid w:val="00E12ED6"/>
    <w:rsid w:val="00E1307B"/>
    <w:rsid w:val="00E1313A"/>
    <w:rsid w:val="00E135C7"/>
    <w:rsid w:val="00E13D9A"/>
    <w:rsid w:val="00E13E18"/>
    <w:rsid w:val="00E13ED6"/>
    <w:rsid w:val="00E1478C"/>
    <w:rsid w:val="00E14E21"/>
    <w:rsid w:val="00E14E6F"/>
    <w:rsid w:val="00E1525A"/>
    <w:rsid w:val="00E1580A"/>
    <w:rsid w:val="00E158FF"/>
    <w:rsid w:val="00E1614A"/>
    <w:rsid w:val="00E162D3"/>
    <w:rsid w:val="00E163EF"/>
    <w:rsid w:val="00E1668C"/>
    <w:rsid w:val="00E16928"/>
    <w:rsid w:val="00E16CAE"/>
    <w:rsid w:val="00E16FBE"/>
    <w:rsid w:val="00E17185"/>
    <w:rsid w:val="00E173A9"/>
    <w:rsid w:val="00E173EA"/>
    <w:rsid w:val="00E17496"/>
    <w:rsid w:val="00E17CDA"/>
    <w:rsid w:val="00E2009E"/>
    <w:rsid w:val="00E202ED"/>
    <w:rsid w:val="00E2042B"/>
    <w:rsid w:val="00E20C07"/>
    <w:rsid w:val="00E20C69"/>
    <w:rsid w:val="00E20F5C"/>
    <w:rsid w:val="00E2118E"/>
    <w:rsid w:val="00E211D7"/>
    <w:rsid w:val="00E21763"/>
    <w:rsid w:val="00E21C87"/>
    <w:rsid w:val="00E21E07"/>
    <w:rsid w:val="00E221A4"/>
    <w:rsid w:val="00E23072"/>
    <w:rsid w:val="00E23247"/>
    <w:rsid w:val="00E249EC"/>
    <w:rsid w:val="00E24CCA"/>
    <w:rsid w:val="00E24D8F"/>
    <w:rsid w:val="00E24F12"/>
    <w:rsid w:val="00E25371"/>
    <w:rsid w:val="00E25427"/>
    <w:rsid w:val="00E26487"/>
    <w:rsid w:val="00E26662"/>
    <w:rsid w:val="00E2691D"/>
    <w:rsid w:val="00E26976"/>
    <w:rsid w:val="00E271B4"/>
    <w:rsid w:val="00E27D7F"/>
    <w:rsid w:val="00E3007B"/>
    <w:rsid w:val="00E30118"/>
    <w:rsid w:val="00E3144B"/>
    <w:rsid w:val="00E315CF"/>
    <w:rsid w:val="00E3162A"/>
    <w:rsid w:val="00E316DD"/>
    <w:rsid w:val="00E31B93"/>
    <w:rsid w:val="00E31BE5"/>
    <w:rsid w:val="00E31D51"/>
    <w:rsid w:val="00E31ED3"/>
    <w:rsid w:val="00E321A0"/>
    <w:rsid w:val="00E32A09"/>
    <w:rsid w:val="00E32BC9"/>
    <w:rsid w:val="00E32F48"/>
    <w:rsid w:val="00E331E5"/>
    <w:rsid w:val="00E33484"/>
    <w:rsid w:val="00E337FA"/>
    <w:rsid w:val="00E33C09"/>
    <w:rsid w:val="00E33C5C"/>
    <w:rsid w:val="00E34755"/>
    <w:rsid w:val="00E34DAE"/>
    <w:rsid w:val="00E35158"/>
    <w:rsid w:val="00E353B8"/>
    <w:rsid w:val="00E353F7"/>
    <w:rsid w:val="00E3551E"/>
    <w:rsid w:val="00E3567E"/>
    <w:rsid w:val="00E356F0"/>
    <w:rsid w:val="00E3573D"/>
    <w:rsid w:val="00E36996"/>
    <w:rsid w:val="00E36A0B"/>
    <w:rsid w:val="00E36BF1"/>
    <w:rsid w:val="00E37150"/>
    <w:rsid w:val="00E37167"/>
    <w:rsid w:val="00E3741F"/>
    <w:rsid w:val="00E375D6"/>
    <w:rsid w:val="00E37644"/>
    <w:rsid w:val="00E37730"/>
    <w:rsid w:val="00E3775F"/>
    <w:rsid w:val="00E37A7B"/>
    <w:rsid w:val="00E37B1A"/>
    <w:rsid w:val="00E37B6F"/>
    <w:rsid w:val="00E37CF0"/>
    <w:rsid w:val="00E37D5F"/>
    <w:rsid w:val="00E37E36"/>
    <w:rsid w:val="00E37F90"/>
    <w:rsid w:val="00E403D9"/>
    <w:rsid w:val="00E406D0"/>
    <w:rsid w:val="00E40773"/>
    <w:rsid w:val="00E407CE"/>
    <w:rsid w:val="00E408B6"/>
    <w:rsid w:val="00E40944"/>
    <w:rsid w:val="00E40DB5"/>
    <w:rsid w:val="00E40DBF"/>
    <w:rsid w:val="00E41062"/>
    <w:rsid w:val="00E415F1"/>
    <w:rsid w:val="00E4164E"/>
    <w:rsid w:val="00E418C5"/>
    <w:rsid w:val="00E41B21"/>
    <w:rsid w:val="00E41BDD"/>
    <w:rsid w:val="00E41CEB"/>
    <w:rsid w:val="00E41FA4"/>
    <w:rsid w:val="00E4211E"/>
    <w:rsid w:val="00E42380"/>
    <w:rsid w:val="00E42BCD"/>
    <w:rsid w:val="00E43244"/>
    <w:rsid w:val="00E43394"/>
    <w:rsid w:val="00E43737"/>
    <w:rsid w:val="00E43A07"/>
    <w:rsid w:val="00E43CD7"/>
    <w:rsid w:val="00E43F9A"/>
    <w:rsid w:val="00E44050"/>
    <w:rsid w:val="00E44175"/>
    <w:rsid w:val="00E44DB3"/>
    <w:rsid w:val="00E44E6E"/>
    <w:rsid w:val="00E44FD6"/>
    <w:rsid w:val="00E45401"/>
    <w:rsid w:val="00E458D1"/>
    <w:rsid w:val="00E45B84"/>
    <w:rsid w:val="00E46255"/>
    <w:rsid w:val="00E4629F"/>
    <w:rsid w:val="00E46AA2"/>
    <w:rsid w:val="00E46B23"/>
    <w:rsid w:val="00E46E10"/>
    <w:rsid w:val="00E46F3D"/>
    <w:rsid w:val="00E4709D"/>
    <w:rsid w:val="00E470ED"/>
    <w:rsid w:val="00E47753"/>
    <w:rsid w:val="00E47CB8"/>
    <w:rsid w:val="00E504CE"/>
    <w:rsid w:val="00E50643"/>
    <w:rsid w:val="00E50650"/>
    <w:rsid w:val="00E5092E"/>
    <w:rsid w:val="00E50D4D"/>
    <w:rsid w:val="00E512BA"/>
    <w:rsid w:val="00E512F1"/>
    <w:rsid w:val="00E51BF6"/>
    <w:rsid w:val="00E5260B"/>
    <w:rsid w:val="00E52C77"/>
    <w:rsid w:val="00E52D59"/>
    <w:rsid w:val="00E52E9D"/>
    <w:rsid w:val="00E530D0"/>
    <w:rsid w:val="00E532F5"/>
    <w:rsid w:val="00E53BF2"/>
    <w:rsid w:val="00E542C2"/>
    <w:rsid w:val="00E545C0"/>
    <w:rsid w:val="00E5492C"/>
    <w:rsid w:val="00E5497F"/>
    <w:rsid w:val="00E54A88"/>
    <w:rsid w:val="00E54C2B"/>
    <w:rsid w:val="00E550E6"/>
    <w:rsid w:val="00E551AE"/>
    <w:rsid w:val="00E558CA"/>
    <w:rsid w:val="00E55BE3"/>
    <w:rsid w:val="00E55CA2"/>
    <w:rsid w:val="00E56287"/>
    <w:rsid w:val="00E5636C"/>
    <w:rsid w:val="00E564F5"/>
    <w:rsid w:val="00E5689F"/>
    <w:rsid w:val="00E568AB"/>
    <w:rsid w:val="00E56B6A"/>
    <w:rsid w:val="00E56FF6"/>
    <w:rsid w:val="00E57067"/>
    <w:rsid w:val="00E574AB"/>
    <w:rsid w:val="00E577D7"/>
    <w:rsid w:val="00E57856"/>
    <w:rsid w:val="00E57A10"/>
    <w:rsid w:val="00E57E57"/>
    <w:rsid w:val="00E602C0"/>
    <w:rsid w:val="00E60AF6"/>
    <w:rsid w:val="00E60DF4"/>
    <w:rsid w:val="00E61161"/>
    <w:rsid w:val="00E613D8"/>
    <w:rsid w:val="00E617B2"/>
    <w:rsid w:val="00E61B07"/>
    <w:rsid w:val="00E6225D"/>
    <w:rsid w:val="00E62584"/>
    <w:rsid w:val="00E62EC2"/>
    <w:rsid w:val="00E6313F"/>
    <w:rsid w:val="00E63767"/>
    <w:rsid w:val="00E638BE"/>
    <w:rsid w:val="00E6397E"/>
    <w:rsid w:val="00E63D1C"/>
    <w:rsid w:val="00E63F81"/>
    <w:rsid w:val="00E64092"/>
    <w:rsid w:val="00E64806"/>
    <w:rsid w:val="00E64A64"/>
    <w:rsid w:val="00E64A66"/>
    <w:rsid w:val="00E64BCC"/>
    <w:rsid w:val="00E6547E"/>
    <w:rsid w:val="00E657BE"/>
    <w:rsid w:val="00E65B0D"/>
    <w:rsid w:val="00E65CAA"/>
    <w:rsid w:val="00E668BE"/>
    <w:rsid w:val="00E67273"/>
    <w:rsid w:val="00E6749C"/>
    <w:rsid w:val="00E67BD7"/>
    <w:rsid w:val="00E67EE1"/>
    <w:rsid w:val="00E7094E"/>
    <w:rsid w:val="00E70A23"/>
    <w:rsid w:val="00E71702"/>
    <w:rsid w:val="00E71AA3"/>
    <w:rsid w:val="00E71C97"/>
    <w:rsid w:val="00E71F15"/>
    <w:rsid w:val="00E71FE8"/>
    <w:rsid w:val="00E72221"/>
    <w:rsid w:val="00E72799"/>
    <w:rsid w:val="00E728A2"/>
    <w:rsid w:val="00E72A87"/>
    <w:rsid w:val="00E72D6B"/>
    <w:rsid w:val="00E73143"/>
    <w:rsid w:val="00E73E47"/>
    <w:rsid w:val="00E740D4"/>
    <w:rsid w:val="00E74424"/>
    <w:rsid w:val="00E74523"/>
    <w:rsid w:val="00E748C5"/>
    <w:rsid w:val="00E74BFE"/>
    <w:rsid w:val="00E75215"/>
    <w:rsid w:val="00E75221"/>
    <w:rsid w:val="00E75262"/>
    <w:rsid w:val="00E753B5"/>
    <w:rsid w:val="00E754A4"/>
    <w:rsid w:val="00E75A53"/>
    <w:rsid w:val="00E763D2"/>
    <w:rsid w:val="00E76561"/>
    <w:rsid w:val="00E76DB5"/>
    <w:rsid w:val="00E76DB8"/>
    <w:rsid w:val="00E76F5F"/>
    <w:rsid w:val="00E7741E"/>
    <w:rsid w:val="00E77586"/>
    <w:rsid w:val="00E77662"/>
    <w:rsid w:val="00E776B3"/>
    <w:rsid w:val="00E77C2F"/>
    <w:rsid w:val="00E77D87"/>
    <w:rsid w:val="00E77FA4"/>
    <w:rsid w:val="00E80029"/>
    <w:rsid w:val="00E801DC"/>
    <w:rsid w:val="00E811E9"/>
    <w:rsid w:val="00E8123F"/>
    <w:rsid w:val="00E8145C"/>
    <w:rsid w:val="00E815C3"/>
    <w:rsid w:val="00E816D1"/>
    <w:rsid w:val="00E81746"/>
    <w:rsid w:val="00E819AB"/>
    <w:rsid w:val="00E81BE4"/>
    <w:rsid w:val="00E81C80"/>
    <w:rsid w:val="00E823DD"/>
    <w:rsid w:val="00E82C82"/>
    <w:rsid w:val="00E82E25"/>
    <w:rsid w:val="00E8303E"/>
    <w:rsid w:val="00E8309F"/>
    <w:rsid w:val="00E83294"/>
    <w:rsid w:val="00E83464"/>
    <w:rsid w:val="00E8396B"/>
    <w:rsid w:val="00E83D8E"/>
    <w:rsid w:val="00E83F2C"/>
    <w:rsid w:val="00E84059"/>
    <w:rsid w:val="00E8458D"/>
    <w:rsid w:val="00E84E41"/>
    <w:rsid w:val="00E85024"/>
    <w:rsid w:val="00E851B1"/>
    <w:rsid w:val="00E8522C"/>
    <w:rsid w:val="00E85300"/>
    <w:rsid w:val="00E853E2"/>
    <w:rsid w:val="00E8563D"/>
    <w:rsid w:val="00E85A64"/>
    <w:rsid w:val="00E85B81"/>
    <w:rsid w:val="00E86D84"/>
    <w:rsid w:val="00E86E64"/>
    <w:rsid w:val="00E874F0"/>
    <w:rsid w:val="00E8750A"/>
    <w:rsid w:val="00E8786A"/>
    <w:rsid w:val="00E878A3"/>
    <w:rsid w:val="00E87ABF"/>
    <w:rsid w:val="00E87F05"/>
    <w:rsid w:val="00E90255"/>
    <w:rsid w:val="00E902CF"/>
    <w:rsid w:val="00E90319"/>
    <w:rsid w:val="00E90712"/>
    <w:rsid w:val="00E90787"/>
    <w:rsid w:val="00E908B0"/>
    <w:rsid w:val="00E90A3A"/>
    <w:rsid w:val="00E90FD9"/>
    <w:rsid w:val="00E918EC"/>
    <w:rsid w:val="00E927A4"/>
    <w:rsid w:val="00E9296A"/>
    <w:rsid w:val="00E93069"/>
    <w:rsid w:val="00E931F0"/>
    <w:rsid w:val="00E933A5"/>
    <w:rsid w:val="00E938C8"/>
    <w:rsid w:val="00E93B50"/>
    <w:rsid w:val="00E93F75"/>
    <w:rsid w:val="00E94205"/>
    <w:rsid w:val="00E942F6"/>
    <w:rsid w:val="00E94459"/>
    <w:rsid w:val="00E945FF"/>
    <w:rsid w:val="00E949BD"/>
    <w:rsid w:val="00E94A66"/>
    <w:rsid w:val="00E94A9A"/>
    <w:rsid w:val="00E94EC3"/>
    <w:rsid w:val="00E95102"/>
    <w:rsid w:val="00E95257"/>
    <w:rsid w:val="00E95553"/>
    <w:rsid w:val="00E9578B"/>
    <w:rsid w:val="00E958AB"/>
    <w:rsid w:val="00E95A6D"/>
    <w:rsid w:val="00E95CA1"/>
    <w:rsid w:val="00E95D49"/>
    <w:rsid w:val="00E9611D"/>
    <w:rsid w:val="00E96524"/>
    <w:rsid w:val="00E96887"/>
    <w:rsid w:val="00E969C5"/>
    <w:rsid w:val="00E96D79"/>
    <w:rsid w:val="00E970AA"/>
    <w:rsid w:val="00E97392"/>
    <w:rsid w:val="00E9758A"/>
    <w:rsid w:val="00E97BA2"/>
    <w:rsid w:val="00E97D48"/>
    <w:rsid w:val="00E97EA2"/>
    <w:rsid w:val="00EA0489"/>
    <w:rsid w:val="00EA07E6"/>
    <w:rsid w:val="00EA08AA"/>
    <w:rsid w:val="00EA0A06"/>
    <w:rsid w:val="00EA157E"/>
    <w:rsid w:val="00EA1EBB"/>
    <w:rsid w:val="00EA1EED"/>
    <w:rsid w:val="00EA2253"/>
    <w:rsid w:val="00EA23AF"/>
    <w:rsid w:val="00EA2A22"/>
    <w:rsid w:val="00EA2B86"/>
    <w:rsid w:val="00EA3370"/>
    <w:rsid w:val="00EA3592"/>
    <w:rsid w:val="00EA35D7"/>
    <w:rsid w:val="00EA4005"/>
    <w:rsid w:val="00EA42FC"/>
    <w:rsid w:val="00EA4387"/>
    <w:rsid w:val="00EA4E8E"/>
    <w:rsid w:val="00EA536B"/>
    <w:rsid w:val="00EA5402"/>
    <w:rsid w:val="00EA5847"/>
    <w:rsid w:val="00EA59FC"/>
    <w:rsid w:val="00EA5C57"/>
    <w:rsid w:val="00EA65D0"/>
    <w:rsid w:val="00EA7066"/>
    <w:rsid w:val="00EA738B"/>
    <w:rsid w:val="00EA777D"/>
    <w:rsid w:val="00EA7AD5"/>
    <w:rsid w:val="00EA7CB7"/>
    <w:rsid w:val="00EA7CBA"/>
    <w:rsid w:val="00EA7FC5"/>
    <w:rsid w:val="00EB0103"/>
    <w:rsid w:val="00EB0110"/>
    <w:rsid w:val="00EB013C"/>
    <w:rsid w:val="00EB0730"/>
    <w:rsid w:val="00EB0A6F"/>
    <w:rsid w:val="00EB0D27"/>
    <w:rsid w:val="00EB0E73"/>
    <w:rsid w:val="00EB0E93"/>
    <w:rsid w:val="00EB1572"/>
    <w:rsid w:val="00EB170C"/>
    <w:rsid w:val="00EB1775"/>
    <w:rsid w:val="00EB1887"/>
    <w:rsid w:val="00EB1A37"/>
    <w:rsid w:val="00EB1B7C"/>
    <w:rsid w:val="00EB1CF9"/>
    <w:rsid w:val="00EB203E"/>
    <w:rsid w:val="00EB2918"/>
    <w:rsid w:val="00EB2A56"/>
    <w:rsid w:val="00EB2AD8"/>
    <w:rsid w:val="00EB2BBB"/>
    <w:rsid w:val="00EB30FE"/>
    <w:rsid w:val="00EB324E"/>
    <w:rsid w:val="00EB3935"/>
    <w:rsid w:val="00EB3A67"/>
    <w:rsid w:val="00EB3AD0"/>
    <w:rsid w:val="00EB3C14"/>
    <w:rsid w:val="00EB3DD1"/>
    <w:rsid w:val="00EB41BE"/>
    <w:rsid w:val="00EB4495"/>
    <w:rsid w:val="00EB488B"/>
    <w:rsid w:val="00EB4912"/>
    <w:rsid w:val="00EB4DB1"/>
    <w:rsid w:val="00EB4F0B"/>
    <w:rsid w:val="00EB5A9F"/>
    <w:rsid w:val="00EB5C37"/>
    <w:rsid w:val="00EB64A0"/>
    <w:rsid w:val="00EB676E"/>
    <w:rsid w:val="00EB68A6"/>
    <w:rsid w:val="00EB6BF8"/>
    <w:rsid w:val="00EB6C03"/>
    <w:rsid w:val="00EB6C7B"/>
    <w:rsid w:val="00EB6DAB"/>
    <w:rsid w:val="00EB6FAE"/>
    <w:rsid w:val="00EB704F"/>
    <w:rsid w:val="00EB7405"/>
    <w:rsid w:val="00EB75D0"/>
    <w:rsid w:val="00EB7835"/>
    <w:rsid w:val="00EB7BB0"/>
    <w:rsid w:val="00EC0142"/>
    <w:rsid w:val="00EC028E"/>
    <w:rsid w:val="00EC0426"/>
    <w:rsid w:val="00EC0E67"/>
    <w:rsid w:val="00EC103F"/>
    <w:rsid w:val="00EC11A6"/>
    <w:rsid w:val="00EC11D6"/>
    <w:rsid w:val="00EC12B2"/>
    <w:rsid w:val="00EC1485"/>
    <w:rsid w:val="00EC1A50"/>
    <w:rsid w:val="00EC1B9A"/>
    <w:rsid w:val="00EC1F2A"/>
    <w:rsid w:val="00EC204D"/>
    <w:rsid w:val="00EC233C"/>
    <w:rsid w:val="00EC23D5"/>
    <w:rsid w:val="00EC2427"/>
    <w:rsid w:val="00EC2585"/>
    <w:rsid w:val="00EC26A0"/>
    <w:rsid w:val="00EC27F6"/>
    <w:rsid w:val="00EC2A33"/>
    <w:rsid w:val="00EC2E82"/>
    <w:rsid w:val="00EC3C5B"/>
    <w:rsid w:val="00EC3D45"/>
    <w:rsid w:val="00EC3E46"/>
    <w:rsid w:val="00EC3F47"/>
    <w:rsid w:val="00EC3FA6"/>
    <w:rsid w:val="00EC4501"/>
    <w:rsid w:val="00EC45BD"/>
    <w:rsid w:val="00EC4854"/>
    <w:rsid w:val="00EC48CA"/>
    <w:rsid w:val="00EC4C1F"/>
    <w:rsid w:val="00EC4D74"/>
    <w:rsid w:val="00EC4F07"/>
    <w:rsid w:val="00EC5080"/>
    <w:rsid w:val="00EC5811"/>
    <w:rsid w:val="00EC5A79"/>
    <w:rsid w:val="00EC5B1F"/>
    <w:rsid w:val="00EC5BEB"/>
    <w:rsid w:val="00EC5CB2"/>
    <w:rsid w:val="00EC61B9"/>
    <w:rsid w:val="00EC6588"/>
    <w:rsid w:val="00EC6F33"/>
    <w:rsid w:val="00EC7086"/>
    <w:rsid w:val="00EC7636"/>
    <w:rsid w:val="00EC7ACF"/>
    <w:rsid w:val="00EC7B75"/>
    <w:rsid w:val="00EC7EFD"/>
    <w:rsid w:val="00ED0039"/>
    <w:rsid w:val="00ED012F"/>
    <w:rsid w:val="00ED0148"/>
    <w:rsid w:val="00ED0443"/>
    <w:rsid w:val="00ED17F6"/>
    <w:rsid w:val="00ED1CAF"/>
    <w:rsid w:val="00ED1EB4"/>
    <w:rsid w:val="00ED2042"/>
    <w:rsid w:val="00ED2359"/>
    <w:rsid w:val="00ED2439"/>
    <w:rsid w:val="00ED272D"/>
    <w:rsid w:val="00ED2827"/>
    <w:rsid w:val="00ED2B0E"/>
    <w:rsid w:val="00ED2B9D"/>
    <w:rsid w:val="00ED2C4B"/>
    <w:rsid w:val="00ED2F04"/>
    <w:rsid w:val="00ED2FDC"/>
    <w:rsid w:val="00ED38BA"/>
    <w:rsid w:val="00ED415B"/>
    <w:rsid w:val="00ED436E"/>
    <w:rsid w:val="00ED440F"/>
    <w:rsid w:val="00ED4BC3"/>
    <w:rsid w:val="00ED4C98"/>
    <w:rsid w:val="00ED552C"/>
    <w:rsid w:val="00ED5653"/>
    <w:rsid w:val="00ED5688"/>
    <w:rsid w:val="00ED60F2"/>
    <w:rsid w:val="00ED648D"/>
    <w:rsid w:val="00ED665A"/>
    <w:rsid w:val="00ED66BB"/>
    <w:rsid w:val="00ED6BD3"/>
    <w:rsid w:val="00ED6BE4"/>
    <w:rsid w:val="00ED6C26"/>
    <w:rsid w:val="00ED6FCF"/>
    <w:rsid w:val="00ED75A3"/>
    <w:rsid w:val="00ED7B55"/>
    <w:rsid w:val="00ED7E11"/>
    <w:rsid w:val="00EE0155"/>
    <w:rsid w:val="00EE0291"/>
    <w:rsid w:val="00EE0927"/>
    <w:rsid w:val="00EE0ADD"/>
    <w:rsid w:val="00EE0B3C"/>
    <w:rsid w:val="00EE0D58"/>
    <w:rsid w:val="00EE16A8"/>
    <w:rsid w:val="00EE1885"/>
    <w:rsid w:val="00EE1B4C"/>
    <w:rsid w:val="00EE1F5B"/>
    <w:rsid w:val="00EE23B7"/>
    <w:rsid w:val="00EE23D4"/>
    <w:rsid w:val="00EE2926"/>
    <w:rsid w:val="00EE2C64"/>
    <w:rsid w:val="00EE2ED2"/>
    <w:rsid w:val="00EE2FDD"/>
    <w:rsid w:val="00EE30F7"/>
    <w:rsid w:val="00EE35B6"/>
    <w:rsid w:val="00EE3840"/>
    <w:rsid w:val="00EE4B67"/>
    <w:rsid w:val="00EE4D01"/>
    <w:rsid w:val="00EE4D25"/>
    <w:rsid w:val="00EE4E25"/>
    <w:rsid w:val="00EE4FA9"/>
    <w:rsid w:val="00EE50A6"/>
    <w:rsid w:val="00EE50E6"/>
    <w:rsid w:val="00EE53EF"/>
    <w:rsid w:val="00EE5589"/>
    <w:rsid w:val="00EE5FA6"/>
    <w:rsid w:val="00EE628A"/>
    <w:rsid w:val="00EE63E3"/>
    <w:rsid w:val="00EE6AA1"/>
    <w:rsid w:val="00EE6B54"/>
    <w:rsid w:val="00EE6FCA"/>
    <w:rsid w:val="00EE74AA"/>
    <w:rsid w:val="00EE74ED"/>
    <w:rsid w:val="00EE7670"/>
    <w:rsid w:val="00EE78A0"/>
    <w:rsid w:val="00EE7A96"/>
    <w:rsid w:val="00EE7DD3"/>
    <w:rsid w:val="00EF00E8"/>
    <w:rsid w:val="00EF0452"/>
    <w:rsid w:val="00EF14BB"/>
    <w:rsid w:val="00EF199C"/>
    <w:rsid w:val="00EF1CEB"/>
    <w:rsid w:val="00EF211B"/>
    <w:rsid w:val="00EF2261"/>
    <w:rsid w:val="00EF22B1"/>
    <w:rsid w:val="00EF2E25"/>
    <w:rsid w:val="00EF3286"/>
    <w:rsid w:val="00EF32D1"/>
    <w:rsid w:val="00EF36E6"/>
    <w:rsid w:val="00EF3A8D"/>
    <w:rsid w:val="00EF3D93"/>
    <w:rsid w:val="00EF40C4"/>
    <w:rsid w:val="00EF40E4"/>
    <w:rsid w:val="00EF4810"/>
    <w:rsid w:val="00EF4B74"/>
    <w:rsid w:val="00EF5313"/>
    <w:rsid w:val="00EF5473"/>
    <w:rsid w:val="00EF5BD5"/>
    <w:rsid w:val="00EF5DBD"/>
    <w:rsid w:val="00EF60C7"/>
    <w:rsid w:val="00EF63A7"/>
    <w:rsid w:val="00EF6964"/>
    <w:rsid w:val="00EF7338"/>
    <w:rsid w:val="00EF766B"/>
    <w:rsid w:val="00EF7983"/>
    <w:rsid w:val="00EF7C21"/>
    <w:rsid w:val="00F00213"/>
    <w:rsid w:val="00F009F7"/>
    <w:rsid w:val="00F00AE7"/>
    <w:rsid w:val="00F00BB6"/>
    <w:rsid w:val="00F00CC5"/>
    <w:rsid w:val="00F00FE5"/>
    <w:rsid w:val="00F0121A"/>
    <w:rsid w:val="00F013F0"/>
    <w:rsid w:val="00F0175D"/>
    <w:rsid w:val="00F01B0D"/>
    <w:rsid w:val="00F01BB7"/>
    <w:rsid w:val="00F0213B"/>
    <w:rsid w:val="00F02740"/>
    <w:rsid w:val="00F02876"/>
    <w:rsid w:val="00F02910"/>
    <w:rsid w:val="00F032A1"/>
    <w:rsid w:val="00F03503"/>
    <w:rsid w:val="00F038AD"/>
    <w:rsid w:val="00F03F0B"/>
    <w:rsid w:val="00F03F2D"/>
    <w:rsid w:val="00F04746"/>
    <w:rsid w:val="00F05329"/>
    <w:rsid w:val="00F053F7"/>
    <w:rsid w:val="00F058B2"/>
    <w:rsid w:val="00F05ACB"/>
    <w:rsid w:val="00F05B7D"/>
    <w:rsid w:val="00F05CC3"/>
    <w:rsid w:val="00F05CEA"/>
    <w:rsid w:val="00F05FBD"/>
    <w:rsid w:val="00F06069"/>
    <w:rsid w:val="00F063B1"/>
    <w:rsid w:val="00F06ECB"/>
    <w:rsid w:val="00F07192"/>
    <w:rsid w:val="00F071AD"/>
    <w:rsid w:val="00F078BF"/>
    <w:rsid w:val="00F07AAA"/>
    <w:rsid w:val="00F10128"/>
    <w:rsid w:val="00F101C8"/>
    <w:rsid w:val="00F10539"/>
    <w:rsid w:val="00F105CE"/>
    <w:rsid w:val="00F1096C"/>
    <w:rsid w:val="00F10B00"/>
    <w:rsid w:val="00F10B60"/>
    <w:rsid w:val="00F10CD6"/>
    <w:rsid w:val="00F10E35"/>
    <w:rsid w:val="00F11162"/>
    <w:rsid w:val="00F11193"/>
    <w:rsid w:val="00F114BD"/>
    <w:rsid w:val="00F11609"/>
    <w:rsid w:val="00F11E19"/>
    <w:rsid w:val="00F124DB"/>
    <w:rsid w:val="00F12734"/>
    <w:rsid w:val="00F127B0"/>
    <w:rsid w:val="00F127E8"/>
    <w:rsid w:val="00F1332B"/>
    <w:rsid w:val="00F134DD"/>
    <w:rsid w:val="00F13558"/>
    <w:rsid w:val="00F13754"/>
    <w:rsid w:val="00F13A79"/>
    <w:rsid w:val="00F13BBA"/>
    <w:rsid w:val="00F13CC1"/>
    <w:rsid w:val="00F13F35"/>
    <w:rsid w:val="00F1436B"/>
    <w:rsid w:val="00F148FA"/>
    <w:rsid w:val="00F14DDF"/>
    <w:rsid w:val="00F14E15"/>
    <w:rsid w:val="00F15271"/>
    <w:rsid w:val="00F15409"/>
    <w:rsid w:val="00F15797"/>
    <w:rsid w:val="00F157AA"/>
    <w:rsid w:val="00F15835"/>
    <w:rsid w:val="00F1596A"/>
    <w:rsid w:val="00F15DF7"/>
    <w:rsid w:val="00F16129"/>
    <w:rsid w:val="00F16368"/>
    <w:rsid w:val="00F165FC"/>
    <w:rsid w:val="00F16838"/>
    <w:rsid w:val="00F16D80"/>
    <w:rsid w:val="00F173C9"/>
    <w:rsid w:val="00F1743B"/>
    <w:rsid w:val="00F1769D"/>
    <w:rsid w:val="00F17A11"/>
    <w:rsid w:val="00F17D14"/>
    <w:rsid w:val="00F201E9"/>
    <w:rsid w:val="00F20312"/>
    <w:rsid w:val="00F20410"/>
    <w:rsid w:val="00F2093F"/>
    <w:rsid w:val="00F20EBC"/>
    <w:rsid w:val="00F214CE"/>
    <w:rsid w:val="00F2162A"/>
    <w:rsid w:val="00F21B9F"/>
    <w:rsid w:val="00F21E84"/>
    <w:rsid w:val="00F22392"/>
    <w:rsid w:val="00F223EC"/>
    <w:rsid w:val="00F2262E"/>
    <w:rsid w:val="00F238D3"/>
    <w:rsid w:val="00F239D8"/>
    <w:rsid w:val="00F2414D"/>
    <w:rsid w:val="00F24201"/>
    <w:rsid w:val="00F24227"/>
    <w:rsid w:val="00F2424F"/>
    <w:rsid w:val="00F245CE"/>
    <w:rsid w:val="00F2473E"/>
    <w:rsid w:val="00F24950"/>
    <w:rsid w:val="00F249F1"/>
    <w:rsid w:val="00F25776"/>
    <w:rsid w:val="00F25838"/>
    <w:rsid w:val="00F25D29"/>
    <w:rsid w:val="00F25E8B"/>
    <w:rsid w:val="00F26017"/>
    <w:rsid w:val="00F26146"/>
    <w:rsid w:val="00F2638D"/>
    <w:rsid w:val="00F265F3"/>
    <w:rsid w:val="00F26642"/>
    <w:rsid w:val="00F268C4"/>
    <w:rsid w:val="00F26C38"/>
    <w:rsid w:val="00F26F22"/>
    <w:rsid w:val="00F274C6"/>
    <w:rsid w:val="00F27A22"/>
    <w:rsid w:val="00F27DDD"/>
    <w:rsid w:val="00F27F82"/>
    <w:rsid w:val="00F30166"/>
    <w:rsid w:val="00F30AB0"/>
    <w:rsid w:val="00F30B6B"/>
    <w:rsid w:val="00F31737"/>
    <w:rsid w:val="00F319F7"/>
    <w:rsid w:val="00F31B39"/>
    <w:rsid w:val="00F31BA2"/>
    <w:rsid w:val="00F31C1A"/>
    <w:rsid w:val="00F31C3A"/>
    <w:rsid w:val="00F31CEB"/>
    <w:rsid w:val="00F32577"/>
    <w:rsid w:val="00F32738"/>
    <w:rsid w:val="00F3303C"/>
    <w:rsid w:val="00F33223"/>
    <w:rsid w:val="00F33294"/>
    <w:rsid w:val="00F3349E"/>
    <w:rsid w:val="00F3352D"/>
    <w:rsid w:val="00F336AE"/>
    <w:rsid w:val="00F3375F"/>
    <w:rsid w:val="00F33869"/>
    <w:rsid w:val="00F33EAE"/>
    <w:rsid w:val="00F33EBC"/>
    <w:rsid w:val="00F3445E"/>
    <w:rsid w:val="00F344D2"/>
    <w:rsid w:val="00F3465A"/>
    <w:rsid w:val="00F34CE2"/>
    <w:rsid w:val="00F351C3"/>
    <w:rsid w:val="00F35AB0"/>
    <w:rsid w:val="00F35D40"/>
    <w:rsid w:val="00F36229"/>
    <w:rsid w:val="00F364A1"/>
    <w:rsid w:val="00F364CF"/>
    <w:rsid w:val="00F36611"/>
    <w:rsid w:val="00F366BF"/>
    <w:rsid w:val="00F36786"/>
    <w:rsid w:val="00F36B7D"/>
    <w:rsid w:val="00F36C96"/>
    <w:rsid w:val="00F36DA2"/>
    <w:rsid w:val="00F372D2"/>
    <w:rsid w:val="00F37A60"/>
    <w:rsid w:val="00F37F18"/>
    <w:rsid w:val="00F37FA1"/>
    <w:rsid w:val="00F40168"/>
    <w:rsid w:val="00F40D0A"/>
    <w:rsid w:val="00F411D3"/>
    <w:rsid w:val="00F411E0"/>
    <w:rsid w:val="00F41774"/>
    <w:rsid w:val="00F41A63"/>
    <w:rsid w:val="00F42083"/>
    <w:rsid w:val="00F422EC"/>
    <w:rsid w:val="00F4293A"/>
    <w:rsid w:val="00F42998"/>
    <w:rsid w:val="00F43B13"/>
    <w:rsid w:val="00F43EA9"/>
    <w:rsid w:val="00F43F9E"/>
    <w:rsid w:val="00F44096"/>
    <w:rsid w:val="00F44A96"/>
    <w:rsid w:val="00F4500C"/>
    <w:rsid w:val="00F45199"/>
    <w:rsid w:val="00F45245"/>
    <w:rsid w:val="00F453DE"/>
    <w:rsid w:val="00F45A1F"/>
    <w:rsid w:val="00F45D2E"/>
    <w:rsid w:val="00F45E7D"/>
    <w:rsid w:val="00F4657D"/>
    <w:rsid w:val="00F46A01"/>
    <w:rsid w:val="00F46C2C"/>
    <w:rsid w:val="00F46D46"/>
    <w:rsid w:val="00F46EAC"/>
    <w:rsid w:val="00F47183"/>
    <w:rsid w:val="00F471C8"/>
    <w:rsid w:val="00F4778F"/>
    <w:rsid w:val="00F479BA"/>
    <w:rsid w:val="00F47B91"/>
    <w:rsid w:val="00F47CA3"/>
    <w:rsid w:val="00F47FE3"/>
    <w:rsid w:val="00F50069"/>
    <w:rsid w:val="00F50745"/>
    <w:rsid w:val="00F509DE"/>
    <w:rsid w:val="00F50F14"/>
    <w:rsid w:val="00F50FDB"/>
    <w:rsid w:val="00F51066"/>
    <w:rsid w:val="00F51761"/>
    <w:rsid w:val="00F51C47"/>
    <w:rsid w:val="00F51E3D"/>
    <w:rsid w:val="00F51F02"/>
    <w:rsid w:val="00F52181"/>
    <w:rsid w:val="00F52255"/>
    <w:rsid w:val="00F5239A"/>
    <w:rsid w:val="00F524AB"/>
    <w:rsid w:val="00F5293F"/>
    <w:rsid w:val="00F52E2E"/>
    <w:rsid w:val="00F52F06"/>
    <w:rsid w:val="00F52F39"/>
    <w:rsid w:val="00F53169"/>
    <w:rsid w:val="00F533D2"/>
    <w:rsid w:val="00F53507"/>
    <w:rsid w:val="00F5359C"/>
    <w:rsid w:val="00F5392E"/>
    <w:rsid w:val="00F54010"/>
    <w:rsid w:val="00F54397"/>
    <w:rsid w:val="00F544F5"/>
    <w:rsid w:val="00F54751"/>
    <w:rsid w:val="00F55134"/>
    <w:rsid w:val="00F551EF"/>
    <w:rsid w:val="00F553FB"/>
    <w:rsid w:val="00F5541E"/>
    <w:rsid w:val="00F55562"/>
    <w:rsid w:val="00F555AD"/>
    <w:rsid w:val="00F555FE"/>
    <w:rsid w:val="00F56F00"/>
    <w:rsid w:val="00F5717F"/>
    <w:rsid w:val="00F573A0"/>
    <w:rsid w:val="00F57548"/>
    <w:rsid w:val="00F57AA5"/>
    <w:rsid w:val="00F57B0A"/>
    <w:rsid w:val="00F57F1C"/>
    <w:rsid w:val="00F6006C"/>
    <w:rsid w:val="00F604F0"/>
    <w:rsid w:val="00F605C6"/>
    <w:rsid w:val="00F60637"/>
    <w:rsid w:val="00F60640"/>
    <w:rsid w:val="00F60E44"/>
    <w:rsid w:val="00F61515"/>
    <w:rsid w:val="00F61A30"/>
    <w:rsid w:val="00F61C80"/>
    <w:rsid w:val="00F61E7C"/>
    <w:rsid w:val="00F61FE8"/>
    <w:rsid w:val="00F620E3"/>
    <w:rsid w:val="00F62240"/>
    <w:rsid w:val="00F626F9"/>
    <w:rsid w:val="00F626FD"/>
    <w:rsid w:val="00F629D5"/>
    <w:rsid w:val="00F62AB7"/>
    <w:rsid w:val="00F62B1F"/>
    <w:rsid w:val="00F62E5D"/>
    <w:rsid w:val="00F62FB9"/>
    <w:rsid w:val="00F63238"/>
    <w:rsid w:val="00F63407"/>
    <w:rsid w:val="00F6366E"/>
    <w:rsid w:val="00F63A3E"/>
    <w:rsid w:val="00F63CC6"/>
    <w:rsid w:val="00F63FA0"/>
    <w:rsid w:val="00F642B8"/>
    <w:rsid w:val="00F644A5"/>
    <w:rsid w:val="00F646E5"/>
    <w:rsid w:val="00F648AB"/>
    <w:rsid w:val="00F654EB"/>
    <w:rsid w:val="00F65D59"/>
    <w:rsid w:val="00F65DBB"/>
    <w:rsid w:val="00F65EFB"/>
    <w:rsid w:val="00F664C4"/>
    <w:rsid w:val="00F66A3C"/>
    <w:rsid w:val="00F66D14"/>
    <w:rsid w:val="00F66F9A"/>
    <w:rsid w:val="00F67016"/>
    <w:rsid w:val="00F673B3"/>
    <w:rsid w:val="00F67665"/>
    <w:rsid w:val="00F67DE5"/>
    <w:rsid w:val="00F67DE8"/>
    <w:rsid w:val="00F67EDB"/>
    <w:rsid w:val="00F7048E"/>
    <w:rsid w:val="00F7079C"/>
    <w:rsid w:val="00F70936"/>
    <w:rsid w:val="00F7163E"/>
    <w:rsid w:val="00F71928"/>
    <w:rsid w:val="00F719BA"/>
    <w:rsid w:val="00F71CE8"/>
    <w:rsid w:val="00F71D47"/>
    <w:rsid w:val="00F722D1"/>
    <w:rsid w:val="00F7240D"/>
    <w:rsid w:val="00F72429"/>
    <w:rsid w:val="00F7255E"/>
    <w:rsid w:val="00F72812"/>
    <w:rsid w:val="00F7295B"/>
    <w:rsid w:val="00F72A1B"/>
    <w:rsid w:val="00F72AF3"/>
    <w:rsid w:val="00F72E6D"/>
    <w:rsid w:val="00F72F37"/>
    <w:rsid w:val="00F7310F"/>
    <w:rsid w:val="00F7366D"/>
    <w:rsid w:val="00F73799"/>
    <w:rsid w:val="00F73879"/>
    <w:rsid w:val="00F73D22"/>
    <w:rsid w:val="00F73E73"/>
    <w:rsid w:val="00F73FC2"/>
    <w:rsid w:val="00F7425B"/>
    <w:rsid w:val="00F745BD"/>
    <w:rsid w:val="00F74772"/>
    <w:rsid w:val="00F74B17"/>
    <w:rsid w:val="00F74C32"/>
    <w:rsid w:val="00F74D21"/>
    <w:rsid w:val="00F750B4"/>
    <w:rsid w:val="00F7514B"/>
    <w:rsid w:val="00F75605"/>
    <w:rsid w:val="00F7560A"/>
    <w:rsid w:val="00F76AC3"/>
    <w:rsid w:val="00F76CD7"/>
    <w:rsid w:val="00F76CE0"/>
    <w:rsid w:val="00F76FDF"/>
    <w:rsid w:val="00F773F7"/>
    <w:rsid w:val="00F777B0"/>
    <w:rsid w:val="00F777D1"/>
    <w:rsid w:val="00F77C1F"/>
    <w:rsid w:val="00F77DD7"/>
    <w:rsid w:val="00F77DFF"/>
    <w:rsid w:val="00F801A7"/>
    <w:rsid w:val="00F8068A"/>
    <w:rsid w:val="00F80B38"/>
    <w:rsid w:val="00F80BF9"/>
    <w:rsid w:val="00F810C0"/>
    <w:rsid w:val="00F819A4"/>
    <w:rsid w:val="00F81CC2"/>
    <w:rsid w:val="00F81E33"/>
    <w:rsid w:val="00F8250E"/>
    <w:rsid w:val="00F82806"/>
    <w:rsid w:val="00F82886"/>
    <w:rsid w:val="00F8297A"/>
    <w:rsid w:val="00F82CBE"/>
    <w:rsid w:val="00F82CEC"/>
    <w:rsid w:val="00F82CF1"/>
    <w:rsid w:val="00F834CE"/>
    <w:rsid w:val="00F8382D"/>
    <w:rsid w:val="00F83CA1"/>
    <w:rsid w:val="00F83D47"/>
    <w:rsid w:val="00F8416C"/>
    <w:rsid w:val="00F842E9"/>
    <w:rsid w:val="00F842F7"/>
    <w:rsid w:val="00F8434C"/>
    <w:rsid w:val="00F84544"/>
    <w:rsid w:val="00F8469E"/>
    <w:rsid w:val="00F847A8"/>
    <w:rsid w:val="00F84FCB"/>
    <w:rsid w:val="00F85884"/>
    <w:rsid w:val="00F8601A"/>
    <w:rsid w:val="00F8650A"/>
    <w:rsid w:val="00F86A01"/>
    <w:rsid w:val="00F86BF5"/>
    <w:rsid w:val="00F87880"/>
    <w:rsid w:val="00F87A91"/>
    <w:rsid w:val="00F90FAE"/>
    <w:rsid w:val="00F913D5"/>
    <w:rsid w:val="00F9155A"/>
    <w:rsid w:val="00F91737"/>
    <w:rsid w:val="00F91BE2"/>
    <w:rsid w:val="00F91CBF"/>
    <w:rsid w:val="00F91E71"/>
    <w:rsid w:val="00F92A43"/>
    <w:rsid w:val="00F92B98"/>
    <w:rsid w:val="00F92CFD"/>
    <w:rsid w:val="00F92D2D"/>
    <w:rsid w:val="00F93041"/>
    <w:rsid w:val="00F938D1"/>
    <w:rsid w:val="00F93F4B"/>
    <w:rsid w:val="00F94095"/>
    <w:rsid w:val="00F940A4"/>
    <w:rsid w:val="00F943AF"/>
    <w:rsid w:val="00F943D4"/>
    <w:rsid w:val="00F945D5"/>
    <w:rsid w:val="00F946CB"/>
    <w:rsid w:val="00F9477E"/>
    <w:rsid w:val="00F948A8"/>
    <w:rsid w:val="00F94C14"/>
    <w:rsid w:val="00F951E6"/>
    <w:rsid w:val="00F952B1"/>
    <w:rsid w:val="00F95975"/>
    <w:rsid w:val="00F95F3A"/>
    <w:rsid w:val="00F95FEF"/>
    <w:rsid w:val="00F9615E"/>
    <w:rsid w:val="00F9619D"/>
    <w:rsid w:val="00F96584"/>
    <w:rsid w:val="00F96A32"/>
    <w:rsid w:val="00F96BA9"/>
    <w:rsid w:val="00F97595"/>
    <w:rsid w:val="00F9786C"/>
    <w:rsid w:val="00F9799D"/>
    <w:rsid w:val="00F97CF4"/>
    <w:rsid w:val="00FA0517"/>
    <w:rsid w:val="00FA0632"/>
    <w:rsid w:val="00FA0F5A"/>
    <w:rsid w:val="00FA0F6D"/>
    <w:rsid w:val="00FA1872"/>
    <w:rsid w:val="00FA21B5"/>
    <w:rsid w:val="00FA23BB"/>
    <w:rsid w:val="00FA258D"/>
    <w:rsid w:val="00FA2884"/>
    <w:rsid w:val="00FA2952"/>
    <w:rsid w:val="00FA29D1"/>
    <w:rsid w:val="00FA2BE9"/>
    <w:rsid w:val="00FA2E29"/>
    <w:rsid w:val="00FA2F57"/>
    <w:rsid w:val="00FA3024"/>
    <w:rsid w:val="00FA360F"/>
    <w:rsid w:val="00FA37F9"/>
    <w:rsid w:val="00FA3EF2"/>
    <w:rsid w:val="00FA4061"/>
    <w:rsid w:val="00FA4122"/>
    <w:rsid w:val="00FA445F"/>
    <w:rsid w:val="00FA4500"/>
    <w:rsid w:val="00FA46E5"/>
    <w:rsid w:val="00FA4BB8"/>
    <w:rsid w:val="00FA4E5A"/>
    <w:rsid w:val="00FA5009"/>
    <w:rsid w:val="00FA51D0"/>
    <w:rsid w:val="00FA57F8"/>
    <w:rsid w:val="00FA5C94"/>
    <w:rsid w:val="00FA5D49"/>
    <w:rsid w:val="00FA5EA2"/>
    <w:rsid w:val="00FA67B0"/>
    <w:rsid w:val="00FA6A0B"/>
    <w:rsid w:val="00FA6CB4"/>
    <w:rsid w:val="00FA6E08"/>
    <w:rsid w:val="00FA6FDF"/>
    <w:rsid w:val="00FA7023"/>
    <w:rsid w:val="00FA7373"/>
    <w:rsid w:val="00FA79EC"/>
    <w:rsid w:val="00FA7C8E"/>
    <w:rsid w:val="00FA7F3F"/>
    <w:rsid w:val="00FA7F8E"/>
    <w:rsid w:val="00FB03BB"/>
    <w:rsid w:val="00FB09E8"/>
    <w:rsid w:val="00FB0AA2"/>
    <w:rsid w:val="00FB0D4F"/>
    <w:rsid w:val="00FB0E25"/>
    <w:rsid w:val="00FB0E2C"/>
    <w:rsid w:val="00FB1CED"/>
    <w:rsid w:val="00FB2089"/>
    <w:rsid w:val="00FB2344"/>
    <w:rsid w:val="00FB23FF"/>
    <w:rsid w:val="00FB2846"/>
    <w:rsid w:val="00FB29C8"/>
    <w:rsid w:val="00FB2C1E"/>
    <w:rsid w:val="00FB2DFF"/>
    <w:rsid w:val="00FB3034"/>
    <w:rsid w:val="00FB3058"/>
    <w:rsid w:val="00FB30BA"/>
    <w:rsid w:val="00FB310D"/>
    <w:rsid w:val="00FB31E6"/>
    <w:rsid w:val="00FB32B4"/>
    <w:rsid w:val="00FB4101"/>
    <w:rsid w:val="00FB45AE"/>
    <w:rsid w:val="00FB4A31"/>
    <w:rsid w:val="00FB4BA0"/>
    <w:rsid w:val="00FB4BBC"/>
    <w:rsid w:val="00FB4CA1"/>
    <w:rsid w:val="00FB4CCF"/>
    <w:rsid w:val="00FB4FDD"/>
    <w:rsid w:val="00FB5014"/>
    <w:rsid w:val="00FB5196"/>
    <w:rsid w:val="00FB52ED"/>
    <w:rsid w:val="00FB5656"/>
    <w:rsid w:val="00FB58D4"/>
    <w:rsid w:val="00FB596C"/>
    <w:rsid w:val="00FB5ACD"/>
    <w:rsid w:val="00FB5D11"/>
    <w:rsid w:val="00FB604C"/>
    <w:rsid w:val="00FB60AA"/>
    <w:rsid w:val="00FB6A81"/>
    <w:rsid w:val="00FB74B7"/>
    <w:rsid w:val="00FB7633"/>
    <w:rsid w:val="00FB7708"/>
    <w:rsid w:val="00FB78E3"/>
    <w:rsid w:val="00FB796C"/>
    <w:rsid w:val="00FB7E13"/>
    <w:rsid w:val="00FB7F32"/>
    <w:rsid w:val="00FC0410"/>
    <w:rsid w:val="00FC07EE"/>
    <w:rsid w:val="00FC107C"/>
    <w:rsid w:val="00FC17CB"/>
    <w:rsid w:val="00FC1B91"/>
    <w:rsid w:val="00FC1DF8"/>
    <w:rsid w:val="00FC260B"/>
    <w:rsid w:val="00FC297C"/>
    <w:rsid w:val="00FC29BE"/>
    <w:rsid w:val="00FC3060"/>
    <w:rsid w:val="00FC35D1"/>
    <w:rsid w:val="00FC377D"/>
    <w:rsid w:val="00FC378B"/>
    <w:rsid w:val="00FC4346"/>
    <w:rsid w:val="00FC4550"/>
    <w:rsid w:val="00FC46CA"/>
    <w:rsid w:val="00FC483D"/>
    <w:rsid w:val="00FC4AB3"/>
    <w:rsid w:val="00FC53DF"/>
    <w:rsid w:val="00FC5A87"/>
    <w:rsid w:val="00FC5AE6"/>
    <w:rsid w:val="00FC5CAD"/>
    <w:rsid w:val="00FC6854"/>
    <w:rsid w:val="00FC6AC0"/>
    <w:rsid w:val="00FC6ED1"/>
    <w:rsid w:val="00FC6F43"/>
    <w:rsid w:val="00FC725D"/>
    <w:rsid w:val="00FC748B"/>
    <w:rsid w:val="00FC7988"/>
    <w:rsid w:val="00FC7D0D"/>
    <w:rsid w:val="00FC7F25"/>
    <w:rsid w:val="00FD0ACF"/>
    <w:rsid w:val="00FD0F74"/>
    <w:rsid w:val="00FD10E6"/>
    <w:rsid w:val="00FD1279"/>
    <w:rsid w:val="00FD12AC"/>
    <w:rsid w:val="00FD1BA3"/>
    <w:rsid w:val="00FD1FED"/>
    <w:rsid w:val="00FD24AE"/>
    <w:rsid w:val="00FD24DA"/>
    <w:rsid w:val="00FD2788"/>
    <w:rsid w:val="00FD27A8"/>
    <w:rsid w:val="00FD2CA0"/>
    <w:rsid w:val="00FD2D00"/>
    <w:rsid w:val="00FD2F75"/>
    <w:rsid w:val="00FD2F89"/>
    <w:rsid w:val="00FD32B7"/>
    <w:rsid w:val="00FD3B63"/>
    <w:rsid w:val="00FD3BFC"/>
    <w:rsid w:val="00FD3E9D"/>
    <w:rsid w:val="00FD4014"/>
    <w:rsid w:val="00FD41B5"/>
    <w:rsid w:val="00FD43F4"/>
    <w:rsid w:val="00FD4733"/>
    <w:rsid w:val="00FD5373"/>
    <w:rsid w:val="00FD55FD"/>
    <w:rsid w:val="00FD5F8A"/>
    <w:rsid w:val="00FD619F"/>
    <w:rsid w:val="00FD628D"/>
    <w:rsid w:val="00FD6650"/>
    <w:rsid w:val="00FD6928"/>
    <w:rsid w:val="00FD6D6F"/>
    <w:rsid w:val="00FD78DB"/>
    <w:rsid w:val="00FD7A35"/>
    <w:rsid w:val="00FD7D90"/>
    <w:rsid w:val="00FD7F1F"/>
    <w:rsid w:val="00FE031D"/>
    <w:rsid w:val="00FE045B"/>
    <w:rsid w:val="00FE0A5A"/>
    <w:rsid w:val="00FE0BFC"/>
    <w:rsid w:val="00FE0E9C"/>
    <w:rsid w:val="00FE108B"/>
    <w:rsid w:val="00FE12C2"/>
    <w:rsid w:val="00FE1322"/>
    <w:rsid w:val="00FE150A"/>
    <w:rsid w:val="00FE156C"/>
    <w:rsid w:val="00FE1733"/>
    <w:rsid w:val="00FE1871"/>
    <w:rsid w:val="00FE1B02"/>
    <w:rsid w:val="00FE1E3D"/>
    <w:rsid w:val="00FE1FF4"/>
    <w:rsid w:val="00FE21D5"/>
    <w:rsid w:val="00FE229A"/>
    <w:rsid w:val="00FE2346"/>
    <w:rsid w:val="00FE2427"/>
    <w:rsid w:val="00FE264B"/>
    <w:rsid w:val="00FE27CB"/>
    <w:rsid w:val="00FE27F9"/>
    <w:rsid w:val="00FE2843"/>
    <w:rsid w:val="00FE2A3C"/>
    <w:rsid w:val="00FE34E7"/>
    <w:rsid w:val="00FE3634"/>
    <w:rsid w:val="00FE3AD4"/>
    <w:rsid w:val="00FE3B9C"/>
    <w:rsid w:val="00FE3BB7"/>
    <w:rsid w:val="00FE3F53"/>
    <w:rsid w:val="00FE4226"/>
    <w:rsid w:val="00FE459D"/>
    <w:rsid w:val="00FE45DE"/>
    <w:rsid w:val="00FE4C8E"/>
    <w:rsid w:val="00FE4DB4"/>
    <w:rsid w:val="00FE513A"/>
    <w:rsid w:val="00FE5369"/>
    <w:rsid w:val="00FE5D09"/>
    <w:rsid w:val="00FE62A3"/>
    <w:rsid w:val="00FE65C5"/>
    <w:rsid w:val="00FE66D6"/>
    <w:rsid w:val="00FE6FD8"/>
    <w:rsid w:val="00FE71DB"/>
    <w:rsid w:val="00FE7243"/>
    <w:rsid w:val="00FE74AB"/>
    <w:rsid w:val="00FE74AF"/>
    <w:rsid w:val="00FE75A5"/>
    <w:rsid w:val="00FE75D5"/>
    <w:rsid w:val="00FE76EB"/>
    <w:rsid w:val="00FE778D"/>
    <w:rsid w:val="00FE78C0"/>
    <w:rsid w:val="00FE7AC1"/>
    <w:rsid w:val="00FE7DBA"/>
    <w:rsid w:val="00FE7E15"/>
    <w:rsid w:val="00FE7ED3"/>
    <w:rsid w:val="00FF003A"/>
    <w:rsid w:val="00FF016C"/>
    <w:rsid w:val="00FF06C8"/>
    <w:rsid w:val="00FF06FF"/>
    <w:rsid w:val="00FF09BE"/>
    <w:rsid w:val="00FF0E6E"/>
    <w:rsid w:val="00FF0F53"/>
    <w:rsid w:val="00FF17D9"/>
    <w:rsid w:val="00FF19A7"/>
    <w:rsid w:val="00FF1B1A"/>
    <w:rsid w:val="00FF1E76"/>
    <w:rsid w:val="00FF2104"/>
    <w:rsid w:val="00FF26EF"/>
    <w:rsid w:val="00FF2730"/>
    <w:rsid w:val="00FF329D"/>
    <w:rsid w:val="00FF36E6"/>
    <w:rsid w:val="00FF3962"/>
    <w:rsid w:val="00FF413E"/>
    <w:rsid w:val="00FF43B8"/>
    <w:rsid w:val="00FF4552"/>
    <w:rsid w:val="00FF455D"/>
    <w:rsid w:val="00FF459E"/>
    <w:rsid w:val="00FF47B8"/>
    <w:rsid w:val="00FF4E45"/>
    <w:rsid w:val="00FF5EDA"/>
    <w:rsid w:val="00FF66CA"/>
    <w:rsid w:val="00FF6880"/>
    <w:rsid w:val="00FF6D08"/>
    <w:rsid w:val="00FF6E36"/>
    <w:rsid w:val="00FF7623"/>
    <w:rsid w:val="00FF782E"/>
    <w:rsid w:val="00FF7845"/>
    <w:rsid w:val="00FF7964"/>
    <w:rsid w:val="00FF7A14"/>
    <w:rsid w:val="00FF7E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4FC550CB"/>
  <w15:docId w15:val="{B2053786-5002-4B32-BB23-E40E16DA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99"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iPriority="99"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uiPriority="99"/>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iPriority="99"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4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065FE"/>
    <w:pPr>
      <w:jc w:val="both"/>
    </w:pPr>
    <w:rPr>
      <w:rFonts w:ascii="Century Gothic" w:hAnsi="Century Gothic"/>
      <w:sz w:val="22"/>
      <w:szCs w:val="24"/>
      <w:lang w:eastAsia="en-US"/>
    </w:rPr>
  </w:style>
  <w:style w:type="paragraph" w:styleId="Heading1">
    <w:name w:val="heading 1"/>
    <w:aliases w:val="Heading 0,H1,1 ghost,g,dd heading 1,dh1,Section Heading,app heading 1,l1,1,h1,DMO Heading 1,Appendix,PIM 1,Head 1,Head 11,Head 12,Head 111,Head 13,Head 112,Head 14,Head 113,Head 15,Head 114,Head 16,Head 115,Head 17,Head 116,Head 18,Head 117,II"/>
    <w:basedOn w:val="Normal"/>
    <w:next w:val="Normalwithspace"/>
    <w:link w:val="Heading1Char"/>
    <w:autoRedefine/>
    <w:uiPriority w:val="9"/>
    <w:qFormat/>
    <w:rsid w:val="005412D7"/>
    <w:pPr>
      <w:keepNext/>
      <w:pageBreakBefore/>
      <w:numPr>
        <w:numId w:val="17"/>
      </w:numPr>
      <w:spacing w:before="240" w:after="60" w:line="276" w:lineRule="auto"/>
      <w:outlineLvl w:val="0"/>
    </w:pPr>
    <w:rPr>
      <w:rFonts w:ascii="Calibri" w:eastAsiaTheme="majorEastAsia" w:hAnsi="Calibri"/>
      <w:b/>
      <w:bCs/>
      <w:smallCaps/>
      <w:kern w:val="32"/>
      <w:sz w:val="32"/>
      <w:szCs w:val="28"/>
    </w:rPr>
  </w:style>
  <w:style w:type="paragraph" w:styleId="Heading2">
    <w:name w:val="heading 2"/>
    <w:basedOn w:val="Normal"/>
    <w:next w:val="Normalwithspace"/>
    <w:link w:val="Heading2Char"/>
    <w:autoRedefine/>
    <w:uiPriority w:val="9"/>
    <w:qFormat/>
    <w:rsid w:val="005412D7"/>
    <w:pPr>
      <w:keepNext/>
      <w:numPr>
        <w:ilvl w:val="1"/>
        <w:numId w:val="17"/>
      </w:numPr>
      <w:spacing w:before="240" w:after="240"/>
      <w:jc w:val="left"/>
      <w:outlineLvl w:val="1"/>
    </w:pPr>
    <w:rPr>
      <w:rFonts w:ascii="Calibri" w:hAnsi="Calibri" w:cstheme="minorHAnsi"/>
      <w:b/>
      <w:bCs/>
      <w:iCs/>
      <w:smallCaps/>
      <w:kern w:val="22"/>
      <w:sz w:val="28"/>
      <w:szCs w:val="22"/>
      <w:lang w:val="en-AU"/>
    </w:rPr>
  </w:style>
  <w:style w:type="paragraph" w:styleId="Heading3">
    <w:name w:val="heading 3"/>
    <w:aliases w:val="Head 3,H3,3,h3,Heading 3 hidden,2h,h31,h32,Section,Heading 2.3,(Alt+3),1.2.3.,alltoc,Heading 3 Char1,Heading 3 Char Char,Heading 3 Char1 Char Char,Headi...,heading 3 + Indent: Left 0.25 in,Level 1 - 1,Normal + num,DOD Heading 3,Level 3 Head"/>
    <w:basedOn w:val="Normal"/>
    <w:next w:val="Normalwithspace"/>
    <w:link w:val="Heading3Char"/>
    <w:autoRedefine/>
    <w:qFormat/>
    <w:rsid w:val="005412D7"/>
    <w:pPr>
      <w:keepNext/>
      <w:numPr>
        <w:ilvl w:val="2"/>
        <w:numId w:val="17"/>
      </w:numPr>
      <w:spacing w:before="240" w:after="60" w:line="360" w:lineRule="auto"/>
      <w:jc w:val="left"/>
      <w:outlineLvl w:val="2"/>
    </w:pPr>
    <w:rPr>
      <w:rFonts w:ascii="Calibri" w:eastAsiaTheme="majorEastAsia" w:hAnsi="Calibri"/>
      <w:b/>
      <w:bCs/>
      <w:smallCaps/>
      <w:sz w:val="24"/>
      <w:szCs w:val="22"/>
      <w:lang w:val="en-AU"/>
    </w:rPr>
  </w:style>
  <w:style w:type="paragraph" w:styleId="Heading4">
    <w:name w:val="heading 4"/>
    <w:basedOn w:val="Normal"/>
    <w:next w:val="Normalwithspace"/>
    <w:link w:val="Heading4Char"/>
    <w:uiPriority w:val="9"/>
    <w:qFormat/>
    <w:rsid w:val="00C66D8C"/>
    <w:pPr>
      <w:keepNext/>
      <w:numPr>
        <w:ilvl w:val="3"/>
        <w:numId w:val="17"/>
      </w:numPr>
      <w:spacing w:before="240" w:after="60"/>
      <w:jc w:val="left"/>
      <w:outlineLvl w:val="3"/>
    </w:pPr>
    <w:rPr>
      <w:rFonts w:ascii="Calibri" w:hAnsi="Calibri"/>
      <w:b/>
      <w:szCs w:val="22"/>
    </w:rPr>
  </w:style>
  <w:style w:type="paragraph" w:styleId="Heading5">
    <w:name w:val="heading 5"/>
    <w:basedOn w:val="Normal"/>
    <w:next w:val="Normalwithspace"/>
    <w:link w:val="Heading5Char"/>
    <w:uiPriority w:val="9"/>
    <w:qFormat/>
    <w:rsid w:val="0031021A"/>
    <w:pPr>
      <w:numPr>
        <w:ilvl w:val="4"/>
        <w:numId w:val="17"/>
      </w:numPr>
      <w:spacing w:before="480"/>
      <w:outlineLvl w:val="4"/>
    </w:pPr>
    <w:rPr>
      <w:rFonts w:ascii="Arial" w:hAnsi="Arial"/>
      <w:b/>
      <w:bCs/>
      <w:iCs/>
      <w:szCs w:val="26"/>
    </w:rPr>
  </w:style>
  <w:style w:type="paragraph" w:styleId="Heading6">
    <w:name w:val="heading 6"/>
    <w:aliases w:val="PIM 6"/>
    <w:basedOn w:val="Normal"/>
    <w:next w:val="Normal"/>
    <w:link w:val="Heading6Char"/>
    <w:uiPriority w:val="9"/>
    <w:qFormat/>
    <w:rsid w:val="00EF5DBD"/>
    <w:pPr>
      <w:numPr>
        <w:ilvl w:val="5"/>
        <w:numId w:val="17"/>
      </w:numPr>
      <w:spacing w:before="240" w:after="60"/>
      <w:outlineLvl w:val="5"/>
    </w:pPr>
    <w:rPr>
      <w:rFonts w:ascii="Times New Roman" w:hAnsi="Times New Roman"/>
      <w:b/>
      <w:bCs/>
      <w:szCs w:val="22"/>
    </w:rPr>
  </w:style>
  <w:style w:type="paragraph" w:styleId="Heading7">
    <w:name w:val="heading 7"/>
    <w:aliases w:val="PIM 7"/>
    <w:basedOn w:val="Normal"/>
    <w:next w:val="Normal"/>
    <w:uiPriority w:val="9"/>
    <w:qFormat/>
    <w:rsid w:val="0031021A"/>
    <w:pPr>
      <w:numPr>
        <w:ilvl w:val="6"/>
        <w:numId w:val="17"/>
      </w:numPr>
      <w:spacing w:before="240" w:after="60"/>
      <w:outlineLvl w:val="6"/>
    </w:pPr>
    <w:rPr>
      <w:rFonts w:ascii="Times New Roman" w:hAnsi="Times New Roman"/>
      <w:sz w:val="24"/>
    </w:rPr>
  </w:style>
  <w:style w:type="paragraph" w:styleId="Heading8">
    <w:name w:val="heading 8"/>
    <w:aliases w:val="AppendixSubHead"/>
    <w:basedOn w:val="Normal"/>
    <w:next w:val="Normal"/>
    <w:link w:val="Heading8Char"/>
    <w:uiPriority w:val="9"/>
    <w:qFormat/>
    <w:rsid w:val="00EF5DBD"/>
    <w:pPr>
      <w:numPr>
        <w:ilvl w:val="7"/>
        <w:numId w:val="17"/>
      </w:numPr>
      <w:spacing w:before="240" w:after="60"/>
      <w:outlineLvl w:val="7"/>
    </w:pPr>
    <w:rPr>
      <w:rFonts w:ascii="Times New Roman" w:hAnsi="Times New Roman"/>
      <w:i/>
      <w:iCs/>
      <w:sz w:val="24"/>
    </w:rPr>
  </w:style>
  <w:style w:type="paragraph" w:styleId="Heading9">
    <w:name w:val="heading 9"/>
    <w:aliases w:val="appendix,AppendixBodyHead,PIM 9"/>
    <w:basedOn w:val="Normal"/>
    <w:next w:val="Normal"/>
    <w:link w:val="Heading9Char"/>
    <w:uiPriority w:val="9"/>
    <w:qFormat/>
    <w:rsid w:val="00EF5DBD"/>
    <w:pPr>
      <w:numPr>
        <w:ilvl w:val="8"/>
        <w:numId w:val="17"/>
      </w:numPr>
      <w:spacing w:before="240" w:after="60"/>
      <w:outlineLvl w:val="8"/>
    </w:pPr>
    <w:rPr>
      <w:rFonts w:ascii="Arial" w:hAnsi="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space">
    <w:name w:val="Normal with space"/>
    <w:basedOn w:val="Normal"/>
    <w:link w:val="NormalwithspaceChar"/>
    <w:rsid w:val="0031021A"/>
    <w:pPr>
      <w:spacing w:before="120"/>
    </w:pPr>
  </w:style>
  <w:style w:type="paragraph" w:styleId="Footer">
    <w:name w:val="footer"/>
    <w:aliases w:val="footer"/>
    <w:basedOn w:val="Normal"/>
    <w:link w:val="FooterChar"/>
    <w:uiPriority w:val="99"/>
    <w:rsid w:val="0031021A"/>
    <w:pPr>
      <w:tabs>
        <w:tab w:val="center" w:pos="4678"/>
        <w:tab w:val="right" w:pos="9356"/>
      </w:tabs>
    </w:pPr>
    <w:rPr>
      <w:sz w:val="20"/>
    </w:rPr>
  </w:style>
  <w:style w:type="paragraph" w:styleId="Header">
    <w:name w:val="header"/>
    <w:aliases w:val="Header/Footer,header odd,header,Hyphen,hd,Header style,ho"/>
    <w:basedOn w:val="Normal"/>
    <w:link w:val="HeaderChar"/>
    <w:qFormat/>
    <w:rsid w:val="0031021A"/>
    <w:pPr>
      <w:tabs>
        <w:tab w:val="center" w:pos="4678"/>
        <w:tab w:val="right" w:pos="9356"/>
      </w:tabs>
    </w:pPr>
    <w:rPr>
      <w:szCs w:val="22"/>
    </w:rPr>
  </w:style>
  <w:style w:type="paragraph" w:styleId="Title">
    <w:name w:val="Title"/>
    <w:basedOn w:val="Normal"/>
    <w:link w:val="TitleChar"/>
    <w:uiPriority w:val="10"/>
    <w:qFormat/>
    <w:rsid w:val="0031021A"/>
    <w:pPr>
      <w:spacing w:before="240" w:after="60"/>
      <w:jc w:val="center"/>
      <w:outlineLvl w:val="0"/>
    </w:pPr>
    <w:rPr>
      <w:b/>
      <w:bCs/>
      <w:kern w:val="28"/>
      <w:sz w:val="32"/>
      <w:szCs w:val="32"/>
      <w:lang w:val="en-US"/>
    </w:rPr>
  </w:style>
  <w:style w:type="character" w:styleId="PageNumber">
    <w:name w:val="page number"/>
    <w:basedOn w:val="DefaultParagraphFont"/>
    <w:rsid w:val="0031021A"/>
  </w:style>
  <w:style w:type="character" w:styleId="Hyperlink">
    <w:name w:val="Hyperlink"/>
    <w:uiPriority w:val="99"/>
    <w:rsid w:val="0031021A"/>
    <w:rPr>
      <w:color w:val="0000FF"/>
      <w:u w:val="single"/>
    </w:rPr>
  </w:style>
  <w:style w:type="paragraph" w:styleId="TOC2">
    <w:name w:val="toc 2"/>
    <w:basedOn w:val="Normal"/>
    <w:next w:val="Normal"/>
    <w:link w:val="TOC2Char"/>
    <w:autoRedefine/>
    <w:uiPriority w:val="39"/>
    <w:qFormat/>
    <w:rsid w:val="005D72CC"/>
    <w:pPr>
      <w:tabs>
        <w:tab w:val="left" w:pos="880"/>
        <w:tab w:val="right" w:leader="dot" w:pos="8630"/>
      </w:tabs>
      <w:spacing w:after="120"/>
      <w:ind w:left="567" w:hanging="567"/>
      <w:jc w:val="right"/>
    </w:pPr>
    <w:rPr>
      <w:rFonts w:ascii="Calibri" w:hAnsi="Calibri"/>
      <w:szCs w:val="20"/>
    </w:rPr>
  </w:style>
  <w:style w:type="paragraph" w:styleId="TOC3">
    <w:name w:val="toc 3"/>
    <w:basedOn w:val="Normal"/>
    <w:next w:val="Normal"/>
    <w:autoRedefine/>
    <w:uiPriority w:val="39"/>
    <w:qFormat/>
    <w:rsid w:val="007A0B89"/>
    <w:pPr>
      <w:tabs>
        <w:tab w:val="left" w:pos="1200"/>
        <w:tab w:val="right" w:leader="dot" w:pos="10790"/>
      </w:tabs>
      <w:spacing w:after="120"/>
      <w:ind w:left="442"/>
      <w:jc w:val="left"/>
    </w:pPr>
    <w:rPr>
      <w:rFonts w:ascii="Calibri" w:hAnsi="Calibri"/>
      <w:iCs/>
      <w:noProof/>
      <w:szCs w:val="20"/>
    </w:rPr>
  </w:style>
  <w:style w:type="paragraph" w:styleId="TOC4">
    <w:name w:val="toc 4"/>
    <w:basedOn w:val="TOC2"/>
    <w:next w:val="Normal"/>
    <w:autoRedefine/>
    <w:uiPriority w:val="39"/>
    <w:qFormat/>
    <w:rsid w:val="00F509DE"/>
    <w:pPr>
      <w:tabs>
        <w:tab w:val="left" w:pos="960"/>
        <w:tab w:val="right" w:leader="dot" w:pos="10790"/>
      </w:tabs>
    </w:pPr>
    <w:rPr>
      <w:noProof/>
    </w:rPr>
  </w:style>
  <w:style w:type="paragraph" w:styleId="TOC5">
    <w:name w:val="toc 5"/>
    <w:basedOn w:val="Normal"/>
    <w:next w:val="Normal"/>
    <w:autoRedefine/>
    <w:uiPriority w:val="39"/>
    <w:qFormat/>
    <w:rsid w:val="00F620E3"/>
    <w:pPr>
      <w:ind w:left="880"/>
      <w:jc w:val="left"/>
    </w:pPr>
    <w:rPr>
      <w:rFonts w:ascii="Calibri" w:hAnsi="Calibri"/>
      <w:sz w:val="18"/>
      <w:szCs w:val="18"/>
    </w:rPr>
  </w:style>
  <w:style w:type="paragraph" w:styleId="TOC1">
    <w:name w:val="toc 1"/>
    <w:basedOn w:val="Normal"/>
    <w:next w:val="Normal"/>
    <w:autoRedefine/>
    <w:uiPriority w:val="39"/>
    <w:qFormat/>
    <w:rsid w:val="00F364A1"/>
    <w:pPr>
      <w:tabs>
        <w:tab w:val="left" w:pos="442"/>
        <w:tab w:val="right" w:leader="dot" w:pos="9000"/>
      </w:tabs>
      <w:spacing w:before="120" w:after="120"/>
    </w:pPr>
    <w:rPr>
      <w:rFonts w:ascii="Calibri" w:hAnsi="Calibri"/>
      <w:bCs/>
      <w:noProof/>
      <w:szCs w:val="28"/>
    </w:rPr>
  </w:style>
  <w:style w:type="paragraph" w:styleId="BalloonText">
    <w:name w:val="Balloon Text"/>
    <w:basedOn w:val="Normal"/>
    <w:uiPriority w:val="99"/>
    <w:semiHidden/>
    <w:rsid w:val="0031021A"/>
    <w:rPr>
      <w:rFonts w:ascii="Tahoma" w:hAnsi="Tahoma" w:cs="Tahoma"/>
      <w:sz w:val="16"/>
      <w:szCs w:val="16"/>
    </w:rPr>
  </w:style>
  <w:style w:type="paragraph" w:styleId="BlockText">
    <w:name w:val="Block Text"/>
    <w:basedOn w:val="Normal"/>
    <w:uiPriority w:val="99"/>
    <w:rsid w:val="0031021A"/>
    <w:pPr>
      <w:numPr>
        <w:ilvl w:val="1"/>
        <w:numId w:val="1"/>
      </w:numPr>
      <w:spacing w:after="120"/>
      <w:ind w:right="1440"/>
    </w:pPr>
    <w:rPr>
      <w:rFonts w:cs="Arial"/>
      <w:bCs/>
      <w:sz w:val="18"/>
      <w:szCs w:val="20"/>
    </w:rPr>
  </w:style>
  <w:style w:type="character" w:styleId="FollowedHyperlink">
    <w:name w:val="FollowedHyperlink"/>
    <w:uiPriority w:val="99"/>
    <w:rsid w:val="0031021A"/>
    <w:rPr>
      <w:color w:val="800080"/>
      <w:u w:val="single"/>
    </w:rPr>
  </w:style>
  <w:style w:type="paragraph" w:customStyle="1" w:styleId="xl24">
    <w:name w:val="xl24"/>
    <w:basedOn w:val="Normal"/>
    <w:rsid w:val="0031021A"/>
    <w:pPr>
      <w:spacing w:before="100" w:beforeAutospacing="1" w:after="100" w:afterAutospacing="1"/>
      <w:ind w:firstLineChars="100" w:firstLine="100"/>
    </w:pPr>
    <w:rPr>
      <w:rFonts w:ascii="Times New Roman" w:hAnsi="Times New Roman"/>
      <w:sz w:val="24"/>
    </w:rPr>
  </w:style>
  <w:style w:type="paragraph" w:customStyle="1" w:styleId="xl25">
    <w:name w:val="xl25"/>
    <w:basedOn w:val="Normal"/>
    <w:rsid w:val="0031021A"/>
    <w:pPr>
      <w:spacing w:before="100" w:beforeAutospacing="1" w:after="100" w:afterAutospacing="1"/>
    </w:pPr>
    <w:rPr>
      <w:rFonts w:cs="Arial"/>
      <w:b/>
      <w:bCs/>
      <w:sz w:val="24"/>
    </w:rPr>
  </w:style>
  <w:style w:type="character" w:customStyle="1" w:styleId="s41">
    <w:name w:val="s41"/>
    <w:rsid w:val="0031021A"/>
    <w:rPr>
      <w:rFonts w:ascii="Arial" w:hAnsi="Arial" w:cs="Arial" w:hint="default"/>
      <w:sz w:val="20"/>
      <w:szCs w:val="20"/>
    </w:rPr>
  </w:style>
  <w:style w:type="paragraph" w:styleId="ListBullet4">
    <w:name w:val="List Bullet 4"/>
    <w:basedOn w:val="Normal"/>
    <w:autoRedefine/>
    <w:rsid w:val="0031021A"/>
    <w:pPr>
      <w:numPr>
        <w:numId w:val="2"/>
      </w:numPr>
    </w:pPr>
    <w:rPr>
      <w:sz w:val="24"/>
      <w:szCs w:val="20"/>
    </w:rPr>
  </w:style>
  <w:style w:type="paragraph" w:customStyle="1" w:styleId="StyleNormalwithspace10ptBoldBlack">
    <w:name w:val="Style Normal with space + 10 pt Bold Black"/>
    <w:basedOn w:val="Normalwithspace"/>
    <w:rsid w:val="0031021A"/>
    <w:rPr>
      <w:b/>
      <w:bCs/>
      <w:sz w:val="20"/>
    </w:rPr>
  </w:style>
  <w:style w:type="table" w:styleId="TableGrid">
    <w:name w:val="Table Grid"/>
    <w:basedOn w:val="TableNormal"/>
    <w:uiPriority w:val="39"/>
    <w:rsid w:val="00BD3F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31021A"/>
    <w:rPr>
      <w:sz w:val="16"/>
      <w:szCs w:val="16"/>
    </w:rPr>
  </w:style>
  <w:style w:type="paragraph" w:styleId="CommentText">
    <w:name w:val="annotation text"/>
    <w:basedOn w:val="Normal"/>
    <w:link w:val="CommentTextChar"/>
    <w:uiPriority w:val="99"/>
    <w:rsid w:val="0031021A"/>
    <w:rPr>
      <w:sz w:val="20"/>
      <w:szCs w:val="20"/>
      <w:lang w:val="en-US"/>
    </w:rPr>
  </w:style>
  <w:style w:type="paragraph" w:styleId="CommentSubject">
    <w:name w:val="annotation subject"/>
    <w:basedOn w:val="CommentText"/>
    <w:next w:val="CommentText"/>
    <w:uiPriority w:val="99"/>
    <w:semiHidden/>
    <w:rsid w:val="0031021A"/>
    <w:rPr>
      <w:b/>
      <w:bCs/>
    </w:rPr>
  </w:style>
  <w:style w:type="paragraph" w:customStyle="1" w:styleId="StyleBlackCentered">
    <w:name w:val="Style Black Centered"/>
    <w:basedOn w:val="Normal"/>
    <w:rsid w:val="00BD3F0B"/>
    <w:pPr>
      <w:jc w:val="center"/>
    </w:pPr>
    <w:rPr>
      <w:szCs w:val="20"/>
    </w:rPr>
  </w:style>
  <w:style w:type="paragraph" w:styleId="BodyText">
    <w:name w:val="Body Text"/>
    <w:basedOn w:val="Normal"/>
    <w:link w:val="BodyTextChar"/>
    <w:rsid w:val="00E75215"/>
    <w:pPr>
      <w:spacing w:line="360" w:lineRule="auto"/>
      <w:jc w:val="left"/>
    </w:pPr>
    <w:rPr>
      <w:rFonts w:ascii="Arial" w:hAnsi="Arial"/>
    </w:rPr>
  </w:style>
  <w:style w:type="paragraph" w:styleId="BodyTextIndent">
    <w:name w:val="Body Text Indent"/>
    <w:basedOn w:val="Normal"/>
    <w:link w:val="BodyTextIndentChar"/>
    <w:rsid w:val="00E75215"/>
    <w:pPr>
      <w:spacing w:line="360" w:lineRule="auto"/>
      <w:ind w:left="432"/>
    </w:pPr>
    <w:rPr>
      <w:rFonts w:ascii="Arial" w:hAnsi="Arial"/>
    </w:rPr>
  </w:style>
  <w:style w:type="paragraph" w:styleId="BodyText2">
    <w:name w:val="Body Text 2"/>
    <w:basedOn w:val="Normal"/>
    <w:link w:val="BodyText2Char"/>
    <w:rsid w:val="00072B1E"/>
    <w:pPr>
      <w:spacing w:after="120" w:line="480" w:lineRule="auto"/>
    </w:pPr>
  </w:style>
  <w:style w:type="paragraph" w:customStyle="1" w:styleId="TableNumber1">
    <w:name w:val="Table Number1"/>
    <w:basedOn w:val="Normal"/>
    <w:next w:val="Normal"/>
    <w:rsid w:val="00EB64A0"/>
    <w:pPr>
      <w:numPr>
        <w:numId w:val="3"/>
      </w:numPr>
      <w:tabs>
        <w:tab w:val="left" w:pos="1701"/>
        <w:tab w:val="left" w:pos="2268"/>
        <w:tab w:val="left" w:pos="2835"/>
        <w:tab w:val="left" w:pos="3402"/>
        <w:tab w:val="left" w:pos="3969"/>
        <w:tab w:val="left" w:pos="4536"/>
      </w:tabs>
      <w:jc w:val="left"/>
    </w:pPr>
    <w:rPr>
      <w:rFonts w:ascii="Arial" w:hAnsi="Arial"/>
      <w:szCs w:val="20"/>
    </w:rPr>
  </w:style>
  <w:style w:type="paragraph" w:customStyle="1" w:styleId="TableNumber2">
    <w:name w:val="Table Number2"/>
    <w:basedOn w:val="Normal"/>
    <w:next w:val="Normal"/>
    <w:autoRedefine/>
    <w:rsid w:val="00EB64A0"/>
    <w:pPr>
      <w:numPr>
        <w:ilvl w:val="1"/>
        <w:numId w:val="3"/>
      </w:numPr>
      <w:tabs>
        <w:tab w:val="left" w:pos="1134"/>
        <w:tab w:val="left" w:pos="1701"/>
        <w:tab w:val="left" w:pos="2268"/>
        <w:tab w:val="left" w:pos="2835"/>
        <w:tab w:val="left" w:pos="3402"/>
        <w:tab w:val="left" w:pos="3969"/>
        <w:tab w:val="left" w:pos="4536"/>
      </w:tabs>
      <w:spacing w:before="120" w:after="120"/>
      <w:jc w:val="left"/>
    </w:pPr>
    <w:rPr>
      <w:rFonts w:ascii="Arial" w:hAnsi="Arial"/>
      <w:szCs w:val="20"/>
    </w:rPr>
  </w:style>
  <w:style w:type="paragraph" w:styleId="BodyText3">
    <w:name w:val="Body Text 3"/>
    <w:basedOn w:val="Normal"/>
    <w:uiPriority w:val="99"/>
    <w:rsid w:val="006A62D2"/>
    <w:pPr>
      <w:spacing w:after="120"/>
    </w:pPr>
    <w:rPr>
      <w:sz w:val="16"/>
      <w:szCs w:val="16"/>
    </w:rPr>
  </w:style>
  <w:style w:type="paragraph" w:styleId="List3">
    <w:name w:val="List 3"/>
    <w:basedOn w:val="Normal"/>
    <w:rsid w:val="007178B8"/>
    <w:pPr>
      <w:tabs>
        <w:tab w:val="left" w:pos="1134"/>
        <w:tab w:val="left" w:pos="1701"/>
        <w:tab w:val="left" w:pos="2268"/>
        <w:tab w:val="left" w:pos="2835"/>
        <w:tab w:val="left" w:pos="3402"/>
        <w:tab w:val="left" w:pos="3969"/>
        <w:tab w:val="left" w:pos="4536"/>
      </w:tabs>
      <w:ind w:left="1080" w:hanging="360"/>
    </w:pPr>
    <w:rPr>
      <w:rFonts w:ascii="Arial" w:hAnsi="Arial"/>
      <w:szCs w:val="20"/>
    </w:rPr>
  </w:style>
  <w:style w:type="paragraph" w:styleId="NormalIndent">
    <w:name w:val="Normal Indent"/>
    <w:basedOn w:val="Normal"/>
    <w:link w:val="NormalIndentChar"/>
    <w:rsid w:val="007178B8"/>
    <w:rPr>
      <w:rFonts w:ascii="Times New Roman" w:hAnsi="Times New Roman"/>
      <w:szCs w:val="20"/>
    </w:rPr>
  </w:style>
  <w:style w:type="paragraph" w:styleId="Caption">
    <w:name w:val="caption"/>
    <w:basedOn w:val="Normal"/>
    <w:next w:val="Normal"/>
    <w:qFormat/>
    <w:rsid w:val="00411560"/>
    <w:pPr>
      <w:jc w:val="center"/>
    </w:pPr>
    <w:rPr>
      <w:rFonts w:asciiTheme="minorHAnsi" w:hAnsiTheme="minorHAnsi"/>
      <w:b/>
      <w:noProof/>
      <w:sz w:val="16"/>
      <w:szCs w:val="16"/>
    </w:rPr>
  </w:style>
  <w:style w:type="paragraph" w:styleId="TOC6">
    <w:name w:val="toc 6"/>
    <w:basedOn w:val="Normal"/>
    <w:next w:val="Normal"/>
    <w:autoRedefine/>
    <w:uiPriority w:val="39"/>
    <w:qFormat/>
    <w:rsid w:val="00F620E3"/>
    <w:pPr>
      <w:ind w:left="1100"/>
      <w:jc w:val="left"/>
    </w:pPr>
    <w:rPr>
      <w:rFonts w:ascii="Calibri" w:hAnsi="Calibri"/>
      <w:sz w:val="18"/>
      <w:szCs w:val="18"/>
    </w:rPr>
  </w:style>
  <w:style w:type="paragraph" w:styleId="TOC7">
    <w:name w:val="toc 7"/>
    <w:basedOn w:val="Normal"/>
    <w:next w:val="Normal"/>
    <w:autoRedefine/>
    <w:uiPriority w:val="39"/>
    <w:qFormat/>
    <w:rsid w:val="00F620E3"/>
    <w:pPr>
      <w:ind w:left="1320"/>
      <w:jc w:val="left"/>
    </w:pPr>
    <w:rPr>
      <w:rFonts w:ascii="Calibri" w:hAnsi="Calibri"/>
      <w:sz w:val="18"/>
      <w:szCs w:val="18"/>
    </w:rPr>
  </w:style>
  <w:style w:type="paragraph" w:styleId="TOC8">
    <w:name w:val="toc 8"/>
    <w:basedOn w:val="Normal"/>
    <w:next w:val="Normal"/>
    <w:autoRedefine/>
    <w:uiPriority w:val="39"/>
    <w:qFormat/>
    <w:rsid w:val="00F620E3"/>
    <w:pPr>
      <w:ind w:left="1540"/>
      <w:jc w:val="left"/>
    </w:pPr>
    <w:rPr>
      <w:rFonts w:ascii="Calibri" w:hAnsi="Calibri"/>
      <w:sz w:val="18"/>
      <w:szCs w:val="18"/>
    </w:rPr>
  </w:style>
  <w:style w:type="paragraph" w:styleId="TOC9">
    <w:name w:val="toc 9"/>
    <w:basedOn w:val="Normal"/>
    <w:next w:val="Normal"/>
    <w:autoRedefine/>
    <w:uiPriority w:val="39"/>
    <w:qFormat/>
    <w:rsid w:val="00F620E3"/>
    <w:pPr>
      <w:ind w:left="1760"/>
      <w:jc w:val="left"/>
    </w:pPr>
    <w:rPr>
      <w:rFonts w:ascii="Calibri" w:hAnsi="Calibri"/>
      <w:sz w:val="18"/>
      <w:szCs w:val="18"/>
    </w:rPr>
  </w:style>
  <w:style w:type="paragraph" w:styleId="NormalWeb">
    <w:name w:val="Normal (Web)"/>
    <w:basedOn w:val="Normal"/>
    <w:uiPriority w:val="99"/>
    <w:rsid w:val="00167166"/>
    <w:pPr>
      <w:spacing w:before="100" w:beforeAutospacing="1" w:after="100" w:afterAutospacing="1"/>
      <w:jc w:val="left"/>
    </w:pPr>
    <w:rPr>
      <w:rFonts w:ascii="Times New Roman" w:hAnsi="Times New Roman"/>
      <w:sz w:val="24"/>
    </w:rPr>
  </w:style>
  <w:style w:type="paragraph" w:styleId="DocumentMap">
    <w:name w:val="Document Map"/>
    <w:basedOn w:val="Normal"/>
    <w:link w:val="DocumentMapChar"/>
    <w:uiPriority w:val="99"/>
    <w:rsid w:val="00EC3F47"/>
    <w:rPr>
      <w:rFonts w:ascii="Tahoma" w:hAnsi="Tahoma"/>
      <w:sz w:val="16"/>
      <w:szCs w:val="16"/>
    </w:rPr>
  </w:style>
  <w:style w:type="character" w:customStyle="1" w:styleId="DocumentMapChar">
    <w:name w:val="Document Map Char"/>
    <w:link w:val="DocumentMap"/>
    <w:uiPriority w:val="99"/>
    <w:rsid w:val="00EC3F47"/>
    <w:rPr>
      <w:rFonts w:ascii="Tahoma" w:hAnsi="Tahoma" w:cs="Tahoma"/>
      <w:sz w:val="16"/>
      <w:szCs w:val="16"/>
    </w:rPr>
  </w:style>
  <w:style w:type="paragraph" w:customStyle="1" w:styleId="Format1">
    <w:name w:val="Format 1"/>
    <w:basedOn w:val="Normal"/>
    <w:next w:val="Normal"/>
    <w:autoRedefine/>
    <w:rsid w:val="003307B0"/>
    <w:pPr>
      <w:tabs>
        <w:tab w:val="num" w:pos="561"/>
        <w:tab w:val="left" w:pos="748"/>
        <w:tab w:val="left" w:pos="2835"/>
        <w:tab w:val="left" w:pos="3402"/>
        <w:tab w:val="left" w:pos="3969"/>
        <w:tab w:val="left" w:pos="4536"/>
      </w:tabs>
      <w:ind w:left="432" w:hanging="432"/>
    </w:pPr>
    <w:rPr>
      <w:rFonts w:ascii="Arial" w:hAnsi="Arial"/>
      <w:b/>
      <w:sz w:val="20"/>
      <w:szCs w:val="20"/>
    </w:rPr>
  </w:style>
  <w:style w:type="paragraph" w:customStyle="1" w:styleId="Alphabet1">
    <w:name w:val="Alphabet1"/>
    <w:basedOn w:val="Normal"/>
    <w:next w:val="Normal"/>
    <w:autoRedefine/>
    <w:rsid w:val="003307B0"/>
    <w:pPr>
      <w:tabs>
        <w:tab w:val="num" w:pos="360"/>
        <w:tab w:val="left" w:pos="1701"/>
        <w:tab w:val="left" w:pos="2268"/>
        <w:tab w:val="left" w:pos="2835"/>
        <w:tab w:val="left" w:pos="3402"/>
        <w:tab w:val="left" w:pos="3969"/>
        <w:tab w:val="left" w:pos="4536"/>
      </w:tabs>
      <w:ind w:left="360" w:hanging="360"/>
    </w:pPr>
    <w:rPr>
      <w:rFonts w:ascii="Arial" w:hAnsi="Arial"/>
      <w:b/>
      <w:szCs w:val="20"/>
    </w:rPr>
  </w:style>
  <w:style w:type="paragraph" w:customStyle="1" w:styleId="TableNumber3">
    <w:name w:val="Table Number3"/>
    <w:basedOn w:val="Normal"/>
    <w:autoRedefine/>
    <w:rsid w:val="003307B0"/>
    <w:pPr>
      <w:tabs>
        <w:tab w:val="num" w:pos="792"/>
        <w:tab w:val="left" w:pos="1701"/>
        <w:tab w:val="left" w:pos="2268"/>
        <w:tab w:val="left" w:pos="2835"/>
        <w:tab w:val="left" w:pos="3402"/>
        <w:tab w:val="left" w:pos="3969"/>
        <w:tab w:val="left" w:pos="4536"/>
      </w:tabs>
      <w:ind w:left="792" w:hanging="288"/>
    </w:pPr>
    <w:rPr>
      <w:rFonts w:ascii="Arial" w:hAnsi="Arial"/>
      <w:szCs w:val="20"/>
    </w:rPr>
  </w:style>
  <w:style w:type="paragraph" w:customStyle="1" w:styleId="Alphabet">
    <w:name w:val="Alphabet"/>
    <w:basedOn w:val="Normal"/>
    <w:autoRedefine/>
    <w:rsid w:val="009D6374"/>
    <w:pPr>
      <w:tabs>
        <w:tab w:val="left" w:pos="1134"/>
        <w:tab w:val="num" w:pos="1494"/>
        <w:tab w:val="left" w:pos="1701"/>
        <w:tab w:val="left" w:pos="2268"/>
        <w:tab w:val="left" w:pos="2835"/>
        <w:tab w:val="left" w:pos="3402"/>
        <w:tab w:val="left" w:pos="3969"/>
        <w:tab w:val="left" w:pos="4536"/>
      </w:tabs>
      <w:spacing w:before="120" w:after="120"/>
      <w:ind w:left="1080" w:hanging="1080"/>
    </w:pPr>
    <w:rPr>
      <w:rFonts w:ascii="Arial" w:hAnsi="Arial"/>
      <w:szCs w:val="20"/>
    </w:rPr>
  </w:style>
  <w:style w:type="paragraph" w:customStyle="1" w:styleId="Format2Underline">
    <w:name w:val="Format 2 + Underline"/>
    <w:basedOn w:val="Normal"/>
    <w:autoRedefine/>
    <w:rsid w:val="00433E2A"/>
    <w:pPr>
      <w:tabs>
        <w:tab w:val="left" w:pos="748"/>
        <w:tab w:val="left" w:pos="2835"/>
        <w:tab w:val="left" w:pos="3402"/>
        <w:tab w:val="left" w:pos="3969"/>
        <w:tab w:val="left" w:pos="4536"/>
      </w:tabs>
    </w:pPr>
    <w:rPr>
      <w:rFonts w:ascii="Arial" w:hAnsi="Arial"/>
      <w:szCs w:val="20"/>
      <w:u w:val="single"/>
    </w:rPr>
  </w:style>
  <w:style w:type="paragraph" w:customStyle="1" w:styleId="Format3">
    <w:name w:val="Format 3"/>
    <w:basedOn w:val="Normal"/>
    <w:autoRedefine/>
    <w:rsid w:val="003307B0"/>
    <w:pPr>
      <w:tabs>
        <w:tab w:val="num" w:pos="720"/>
        <w:tab w:val="left" w:pos="748"/>
        <w:tab w:val="left" w:pos="2835"/>
        <w:tab w:val="left" w:pos="3402"/>
        <w:tab w:val="left" w:pos="3969"/>
        <w:tab w:val="left" w:pos="4536"/>
      </w:tabs>
      <w:ind w:left="720" w:hanging="360"/>
    </w:pPr>
    <w:rPr>
      <w:rFonts w:ascii="Arial" w:hAnsi="Arial"/>
      <w:szCs w:val="20"/>
    </w:rPr>
  </w:style>
  <w:style w:type="paragraph" w:customStyle="1" w:styleId="Format4">
    <w:name w:val="Format 4"/>
    <w:basedOn w:val="Format3"/>
    <w:autoRedefine/>
    <w:rsid w:val="003307B0"/>
    <w:pPr>
      <w:tabs>
        <w:tab w:val="clear" w:pos="720"/>
      </w:tabs>
      <w:ind w:left="0" w:firstLine="0"/>
    </w:pPr>
  </w:style>
  <w:style w:type="table" w:styleId="LightList-Accent4">
    <w:name w:val="Light List Accent 4"/>
    <w:basedOn w:val="TableNormal"/>
    <w:uiPriority w:val="44"/>
    <w:rsid w:val="000B4690"/>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customStyle="1" w:styleId="Numberedlist21">
    <w:name w:val="Numbered list 2.1"/>
    <w:basedOn w:val="Normal"/>
    <w:rsid w:val="000B4690"/>
    <w:pPr>
      <w:numPr>
        <w:numId w:val="4"/>
      </w:numPr>
      <w:jc w:val="left"/>
    </w:pPr>
    <w:rPr>
      <w:color w:val="003399"/>
      <w:sz w:val="24"/>
    </w:rPr>
  </w:style>
  <w:style w:type="paragraph" w:customStyle="1" w:styleId="Numberedlist22">
    <w:name w:val="Numbered list 2.2"/>
    <w:basedOn w:val="Normal"/>
    <w:rsid w:val="000B4690"/>
    <w:pPr>
      <w:numPr>
        <w:ilvl w:val="1"/>
        <w:numId w:val="4"/>
      </w:numPr>
      <w:jc w:val="left"/>
    </w:pPr>
    <w:rPr>
      <w:color w:val="003399"/>
      <w:sz w:val="24"/>
    </w:rPr>
  </w:style>
  <w:style w:type="paragraph" w:customStyle="1" w:styleId="Numberedlist23">
    <w:name w:val="Numbered list 2.3"/>
    <w:basedOn w:val="Normal"/>
    <w:rsid w:val="000B4690"/>
    <w:pPr>
      <w:numPr>
        <w:ilvl w:val="2"/>
        <w:numId w:val="4"/>
      </w:numPr>
      <w:jc w:val="left"/>
    </w:pPr>
    <w:rPr>
      <w:color w:val="003399"/>
      <w:sz w:val="24"/>
    </w:rPr>
  </w:style>
  <w:style w:type="paragraph" w:customStyle="1" w:styleId="Numberedlist24">
    <w:name w:val="Numbered list 2.4"/>
    <w:basedOn w:val="Normal"/>
    <w:rsid w:val="000B4690"/>
    <w:pPr>
      <w:numPr>
        <w:ilvl w:val="3"/>
        <w:numId w:val="4"/>
      </w:numPr>
      <w:jc w:val="left"/>
    </w:pPr>
    <w:rPr>
      <w:color w:val="003399"/>
      <w:sz w:val="24"/>
    </w:rPr>
  </w:style>
  <w:style w:type="paragraph" w:customStyle="1" w:styleId="Numberedlist25">
    <w:name w:val="Numbered list 2.5"/>
    <w:basedOn w:val="Normal"/>
    <w:rsid w:val="000B4690"/>
    <w:pPr>
      <w:numPr>
        <w:ilvl w:val="4"/>
        <w:numId w:val="4"/>
      </w:numPr>
      <w:jc w:val="left"/>
    </w:pPr>
    <w:rPr>
      <w:color w:val="003399"/>
      <w:sz w:val="24"/>
    </w:rPr>
  </w:style>
  <w:style w:type="paragraph" w:customStyle="1" w:styleId="EmerioHeading2">
    <w:name w:val="Emerio Heading 2"/>
    <w:basedOn w:val="Heading2"/>
    <w:rsid w:val="007E49C4"/>
    <w:pPr>
      <w:tabs>
        <w:tab w:val="left" w:pos="720"/>
        <w:tab w:val="num" w:pos="3276"/>
      </w:tabs>
      <w:ind w:left="3276"/>
    </w:pPr>
  </w:style>
  <w:style w:type="paragraph" w:customStyle="1" w:styleId="EmerioHeading3">
    <w:name w:val="Emerio Heading 3"/>
    <w:basedOn w:val="Heading3"/>
    <w:rsid w:val="007E49C4"/>
  </w:style>
  <w:style w:type="paragraph" w:styleId="PlainText">
    <w:name w:val="Plain Text"/>
    <w:basedOn w:val="Normal"/>
    <w:link w:val="PlainTextChar"/>
    <w:uiPriority w:val="99"/>
    <w:rsid w:val="00282207"/>
    <w:pPr>
      <w:jc w:val="left"/>
    </w:pPr>
    <w:rPr>
      <w:rFonts w:ascii="Courier New" w:hAnsi="Courier New"/>
      <w:sz w:val="20"/>
      <w:szCs w:val="20"/>
    </w:rPr>
  </w:style>
  <w:style w:type="character" w:customStyle="1" w:styleId="PlainTextChar">
    <w:name w:val="Plain Text Char"/>
    <w:link w:val="PlainText"/>
    <w:uiPriority w:val="99"/>
    <w:rsid w:val="00282207"/>
    <w:rPr>
      <w:rFonts w:ascii="Courier New" w:hAnsi="Courier New" w:cs="Courier New"/>
      <w:lang w:val="en-GB"/>
    </w:rPr>
  </w:style>
  <w:style w:type="paragraph" w:customStyle="1" w:styleId="Default">
    <w:name w:val="Default"/>
    <w:rsid w:val="00047674"/>
    <w:pPr>
      <w:autoSpaceDE w:val="0"/>
      <w:autoSpaceDN w:val="0"/>
      <w:adjustRightInd w:val="0"/>
      <w:jc w:val="center"/>
    </w:pPr>
    <w:rPr>
      <w:rFonts w:ascii="Arial" w:hAnsi="Arial" w:cs="Arial"/>
      <w:color w:val="000000"/>
      <w:sz w:val="24"/>
      <w:szCs w:val="24"/>
      <w:lang w:val="en-US" w:eastAsia="en-US"/>
    </w:rPr>
  </w:style>
  <w:style w:type="character" w:customStyle="1" w:styleId="NormalwithspaceChar">
    <w:name w:val="Normal with space Char"/>
    <w:link w:val="Normalwithspace"/>
    <w:rsid w:val="00E16CAE"/>
    <w:rPr>
      <w:rFonts w:ascii="Century Gothic" w:hAnsi="Century Gothic"/>
      <w:sz w:val="22"/>
      <w:szCs w:val="24"/>
    </w:rPr>
  </w:style>
  <w:style w:type="paragraph" w:customStyle="1" w:styleId="body3">
    <w:name w:val="body 3"/>
    <w:basedOn w:val="Normal"/>
    <w:rsid w:val="000B3EB4"/>
    <w:pPr>
      <w:keepLines/>
      <w:spacing w:before="120"/>
      <w:ind w:left="1418"/>
      <w:jc w:val="left"/>
    </w:pPr>
    <w:rPr>
      <w:rFonts w:ascii="Times New Roman" w:hAnsi="Times New Roman"/>
      <w:sz w:val="24"/>
      <w:szCs w:val="20"/>
    </w:rPr>
  </w:style>
  <w:style w:type="paragraph" w:styleId="Revision">
    <w:name w:val="Revision"/>
    <w:hidden/>
    <w:uiPriority w:val="99"/>
    <w:semiHidden/>
    <w:rsid w:val="007137CE"/>
    <w:pPr>
      <w:jc w:val="center"/>
    </w:pPr>
    <w:rPr>
      <w:rFonts w:ascii="Century Gothic" w:hAnsi="Century Gothic"/>
      <w:sz w:val="22"/>
      <w:szCs w:val="24"/>
      <w:lang w:val="en-US" w:eastAsia="en-US"/>
    </w:rPr>
  </w:style>
  <w:style w:type="paragraph" w:styleId="NoSpacing">
    <w:name w:val="No Spacing"/>
    <w:link w:val="NoSpacingChar"/>
    <w:uiPriority w:val="1"/>
    <w:qFormat/>
    <w:rsid w:val="00AC3FBB"/>
    <w:pPr>
      <w:jc w:val="center"/>
    </w:pPr>
    <w:rPr>
      <w:rFonts w:ascii="Arial" w:eastAsia="SimSun" w:hAnsi="Arial"/>
      <w:sz w:val="22"/>
      <w:szCs w:val="22"/>
      <w:lang w:val="en-US" w:eastAsia="zh-CN"/>
    </w:rPr>
  </w:style>
  <w:style w:type="paragraph" w:styleId="ListParagraph">
    <w:name w:val="List Paragraph"/>
    <w:basedOn w:val="Normal"/>
    <w:link w:val="ListParagraphChar"/>
    <w:autoRedefine/>
    <w:uiPriority w:val="34"/>
    <w:qFormat/>
    <w:rsid w:val="001065FE"/>
    <w:pPr>
      <w:numPr>
        <w:numId w:val="32"/>
      </w:numPr>
      <w:spacing w:line="276" w:lineRule="auto"/>
      <w:jc w:val="left"/>
    </w:pPr>
    <w:rPr>
      <w:rFonts w:asciiTheme="minorHAnsi" w:hAnsiTheme="minorHAnsi" w:cstheme="minorHAnsi"/>
      <w:szCs w:val="22"/>
    </w:rPr>
  </w:style>
  <w:style w:type="paragraph" w:customStyle="1" w:styleId="NormalText">
    <w:name w:val="Normal Text"/>
    <w:basedOn w:val="Normal"/>
    <w:link w:val="NormalTextChar"/>
    <w:rsid w:val="00A52D8A"/>
    <w:pPr>
      <w:widowControl w:val="0"/>
      <w:jc w:val="left"/>
    </w:pPr>
    <w:rPr>
      <w:rFonts w:ascii="Arial" w:hAnsi="Arial"/>
      <w:szCs w:val="20"/>
    </w:rPr>
  </w:style>
  <w:style w:type="character" w:customStyle="1" w:styleId="NormalTextChar">
    <w:name w:val="Normal Text Char"/>
    <w:link w:val="NormalText"/>
    <w:rsid w:val="00A52D8A"/>
    <w:rPr>
      <w:rFonts w:ascii="Arial" w:hAnsi="Arial" w:cs="Arial"/>
      <w:sz w:val="22"/>
    </w:rPr>
  </w:style>
  <w:style w:type="character" w:customStyle="1" w:styleId="Heading1Char">
    <w:name w:val="Heading 1 Char"/>
    <w:aliases w:val="Heading 0 Char,H1 Char,1 ghost Char,g Char,dd heading 1 Char,dh1 Char,Section Heading Char,app heading 1 Char,l1 Char,1 Char,h1 Char,DMO Heading 1 Char,Appendix Char,PIM 1 Char,Head 1 Char,Head 11 Char,Head 12 Char,Head 111 Char,II Char"/>
    <w:link w:val="Heading1"/>
    <w:uiPriority w:val="9"/>
    <w:rsid w:val="005412D7"/>
    <w:rPr>
      <w:rFonts w:ascii="Calibri" w:eastAsiaTheme="majorEastAsia" w:hAnsi="Calibri"/>
      <w:b/>
      <w:bCs/>
      <w:smallCaps/>
      <w:kern w:val="32"/>
      <w:sz w:val="32"/>
      <w:szCs w:val="28"/>
      <w:lang w:eastAsia="en-US"/>
    </w:rPr>
  </w:style>
  <w:style w:type="character" w:customStyle="1" w:styleId="Heading2Char">
    <w:name w:val="Heading 2 Char"/>
    <w:link w:val="Heading2"/>
    <w:uiPriority w:val="9"/>
    <w:rsid w:val="005412D7"/>
    <w:rPr>
      <w:rFonts w:ascii="Calibri" w:hAnsi="Calibri" w:cstheme="minorHAnsi"/>
      <w:b/>
      <w:bCs/>
      <w:iCs/>
      <w:smallCaps/>
      <w:kern w:val="22"/>
      <w:sz w:val="28"/>
      <w:szCs w:val="22"/>
      <w:lang w:val="en-AU" w:eastAsia="en-US"/>
    </w:rPr>
  </w:style>
  <w:style w:type="character" w:customStyle="1" w:styleId="Heading3Char">
    <w:name w:val="Heading 3 Char"/>
    <w:aliases w:val="Head 3 Char,H3 Char,3 Char,h3 Char,Heading 3 hidden Char,2h Char,h31 Char,h32 Char,Section Char,Heading 2.3 Char,(Alt+3) Char,1.2.3. Char,alltoc Char,Heading 3 Char1 Char,Heading 3 Char Char Char,Heading 3 Char1 Char Char Char"/>
    <w:link w:val="Heading3"/>
    <w:rsid w:val="005412D7"/>
    <w:rPr>
      <w:rFonts w:ascii="Calibri" w:eastAsiaTheme="majorEastAsia" w:hAnsi="Calibri"/>
      <w:b/>
      <w:bCs/>
      <w:smallCaps/>
      <w:sz w:val="24"/>
      <w:szCs w:val="22"/>
      <w:lang w:val="en-AU" w:eastAsia="en-US"/>
    </w:rPr>
  </w:style>
  <w:style w:type="character" w:customStyle="1" w:styleId="BodyTextChar">
    <w:name w:val="Body Text Char"/>
    <w:link w:val="BodyText"/>
    <w:rsid w:val="00A52D8A"/>
    <w:rPr>
      <w:rFonts w:ascii="Arial" w:hAnsi="Arial" w:cs="Arial"/>
      <w:sz w:val="22"/>
      <w:szCs w:val="24"/>
    </w:rPr>
  </w:style>
  <w:style w:type="character" w:customStyle="1" w:styleId="BodyTextIndentChar">
    <w:name w:val="Body Text Indent Char"/>
    <w:link w:val="BodyTextIndent"/>
    <w:rsid w:val="00541CC7"/>
    <w:rPr>
      <w:rFonts w:ascii="Arial" w:hAnsi="Arial" w:cs="Arial"/>
      <w:sz w:val="22"/>
      <w:szCs w:val="24"/>
    </w:rPr>
  </w:style>
  <w:style w:type="character" w:customStyle="1" w:styleId="Heading6Char">
    <w:name w:val="Heading 6 Char"/>
    <w:aliases w:val="PIM 6 Char"/>
    <w:link w:val="Heading6"/>
    <w:uiPriority w:val="9"/>
    <w:rsid w:val="00EF5DBD"/>
    <w:rPr>
      <w:b/>
      <w:bCs/>
      <w:sz w:val="22"/>
      <w:szCs w:val="22"/>
      <w:lang w:eastAsia="en-US"/>
    </w:rPr>
  </w:style>
  <w:style w:type="character" w:customStyle="1" w:styleId="Heading8Char">
    <w:name w:val="Heading 8 Char"/>
    <w:aliases w:val="AppendixSubHead Char"/>
    <w:link w:val="Heading8"/>
    <w:uiPriority w:val="9"/>
    <w:rsid w:val="00EF5DBD"/>
    <w:rPr>
      <w:i/>
      <w:iCs/>
      <w:sz w:val="24"/>
      <w:szCs w:val="24"/>
      <w:lang w:eastAsia="en-US"/>
    </w:rPr>
  </w:style>
  <w:style w:type="character" w:customStyle="1" w:styleId="Heading9Char">
    <w:name w:val="Heading 9 Char"/>
    <w:aliases w:val="appendix Char,AppendixBodyHead Char,PIM 9 Char"/>
    <w:link w:val="Heading9"/>
    <w:uiPriority w:val="9"/>
    <w:rsid w:val="00EF5DBD"/>
    <w:rPr>
      <w:rFonts w:ascii="Arial" w:hAnsi="Arial"/>
      <w:sz w:val="22"/>
      <w:szCs w:val="22"/>
      <w:lang w:eastAsia="en-US"/>
    </w:rPr>
  </w:style>
  <w:style w:type="paragraph" w:customStyle="1" w:styleId="Normalforsubheading2">
    <w:name w:val="Normal for sub heading 2"/>
    <w:basedOn w:val="Normal"/>
    <w:link w:val="Normalforsubheading2Char"/>
    <w:rsid w:val="00EF5DBD"/>
    <w:pPr>
      <w:spacing w:after="120"/>
      <w:ind w:left="720"/>
    </w:pPr>
    <w:rPr>
      <w:rFonts w:ascii="Times New Roman" w:hAnsi="Times New Roman"/>
      <w:sz w:val="24"/>
      <w:szCs w:val="20"/>
      <w:lang w:val="en-US"/>
    </w:rPr>
  </w:style>
  <w:style w:type="table" w:styleId="TableGrid3">
    <w:name w:val="Table Grid 3"/>
    <w:basedOn w:val="TableNormal"/>
    <w:rsid w:val="000F63C7"/>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8">
    <w:name w:val="Table Grid 8"/>
    <w:basedOn w:val="TableNormal"/>
    <w:rsid w:val="000F63C7"/>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0F63C7"/>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
    <w:name w:val="Light Shading - Accent 11"/>
    <w:basedOn w:val="TableNormal"/>
    <w:uiPriority w:val="60"/>
    <w:rsid w:val="000F63C7"/>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ableColorful3">
    <w:name w:val="Table Colorful 3"/>
    <w:basedOn w:val="TableNormal"/>
    <w:rsid w:val="000F63C7"/>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2">
    <w:name w:val="Table Classic 2"/>
    <w:basedOn w:val="TableNormal"/>
    <w:rsid w:val="000F63C7"/>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ntemporary">
    <w:name w:val="Table Contemporary"/>
    <w:basedOn w:val="TableNormal"/>
    <w:rsid w:val="00B672D6"/>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List1">
    <w:name w:val="Table List 1"/>
    <w:basedOn w:val="TableNormal"/>
    <w:rsid w:val="00B672D6"/>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Grid1">
    <w:name w:val="Light Grid1"/>
    <w:basedOn w:val="TableNormal"/>
    <w:uiPriority w:val="62"/>
    <w:rsid w:val="00B672D6"/>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B672D6"/>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2">
    <w:name w:val="Light Grid Accent 2"/>
    <w:basedOn w:val="TableNormal"/>
    <w:uiPriority w:val="62"/>
    <w:rsid w:val="00B672D6"/>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paragraph" w:customStyle="1" w:styleId="Figure1">
    <w:name w:val="Figure 1"/>
    <w:basedOn w:val="Normalwithspace"/>
    <w:link w:val="Figure1Char"/>
    <w:rsid w:val="00626D25"/>
    <w:pPr>
      <w:jc w:val="center"/>
    </w:pPr>
  </w:style>
  <w:style w:type="character" w:customStyle="1" w:styleId="Figure1Char">
    <w:name w:val="Figure 1 Char"/>
    <w:link w:val="Figure1"/>
    <w:rsid w:val="00626D25"/>
    <w:rPr>
      <w:rFonts w:ascii="Century Gothic" w:hAnsi="Century Gothic"/>
      <w:sz w:val="22"/>
      <w:szCs w:val="24"/>
    </w:rPr>
  </w:style>
  <w:style w:type="character" w:customStyle="1" w:styleId="NormalIndentChar">
    <w:name w:val="Normal Indent Char"/>
    <w:link w:val="NormalIndent"/>
    <w:rsid w:val="007F685E"/>
    <w:rPr>
      <w:sz w:val="22"/>
      <w:lang w:val="en-GB"/>
    </w:rPr>
  </w:style>
  <w:style w:type="character" w:customStyle="1" w:styleId="Heading4Char">
    <w:name w:val="Heading 4 Char"/>
    <w:link w:val="Heading4"/>
    <w:uiPriority w:val="9"/>
    <w:rsid w:val="00C66D8C"/>
    <w:rPr>
      <w:rFonts w:ascii="Calibri" w:hAnsi="Calibri"/>
      <w:b/>
      <w:sz w:val="22"/>
      <w:szCs w:val="22"/>
      <w:lang w:eastAsia="en-US"/>
    </w:rPr>
  </w:style>
  <w:style w:type="character" w:customStyle="1" w:styleId="Heading5Char">
    <w:name w:val="Heading 5 Char"/>
    <w:link w:val="Heading5"/>
    <w:uiPriority w:val="9"/>
    <w:rsid w:val="007F685E"/>
    <w:rPr>
      <w:rFonts w:ascii="Arial" w:hAnsi="Arial"/>
      <w:b/>
      <w:bCs/>
      <w:iCs/>
      <w:sz w:val="22"/>
      <w:szCs w:val="26"/>
      <w:lang w:eastAsia="en-US"/>
    </w:rPr>
  </w:style>
  <w:style w:type="paragraph" w:customStyle="1" w:styleId="Dash">
    <w:name w:val="Dash"/>
    <w:basedOn w:val="Normal"/>
    <w:rsid w:val="007F685E"/>
    <w:pPr>
      <w:tabs>
        <w:tab w:val="num" w:pos="720"/>
        <w:tab w:val="left" w:pos="1134"/>
        <w:tab w:val="left" w:pos="1701"/>
        <w:tab w:val="left" w:pos="2268"/>
        <w:tab w:val="left" w:pos="2835"/>
        <w:tab w:val="left" w:pos="3402"/>
        <w:tab w:val="left" w:pos="3969"/>
        <w:tab w:val="left" w:pos="4536"/>
      </w:tabs>
      <w:ind w:left="720" w:hanging="360"/>
    </w:pPr>
    <w:rPr>
      <w:rFonts w:ascii="Arial" w:hAnsi="Arial"/>
      <w:szCs w:val="20"/>
    </w:rPr>
  </w:style>
  <w:style w:type="paragraph" w:customStyle="1" w:styleId="BulletList">
    <w:name w:val="Bullet List"/>
    <w:basedOn w:val="Normal"/>
    <w:rsid w:val="007F685E"/>
    <w:pPr>
      <w:tabs>
        <w:tab w:val="num" w:pos="360"/>
        <w:tab w:val="left" w:pos="1134"/>
        <w:tab w:val="left" w:pos="1701"/>
        <w:tab w:val="left" w:pos="2268"/>
        <w:tab w:val="left" w:pos="2835"/>
        <w:tab w:val="left" w:pos="3402"/>
        <w:tab w:val="left" w:pos="3969"/>
        <w:tab w:val="left" w:pos="4536"/>
      </w:tabs>
      <w:ind w:left="360" w:hanging="360"/>
    </w:pPr>
    <w:rPr>
      <w:rFonts w:ascii="Arial" w:hAnsi="Arial"/>
      <w:szCs w:val="20"/>
    </w:rPr>
  </w:style>
  <w:style w:type="paragraph" w:customStyle="1" w:styleId="TableIndent">
    <w:name w:val="Table Indent"/>
    <w:basedOn w:val="Normal"/>
    <w:rsid w:val="007F685E"/>
    <w:pPr>
      <w:tabs>
        <w:tab w:val="left" w:pos="360"/>
        <w:tab w:val="left" w:pos="1134"/>
        <w:tab w:val="left" w:pos="1701"/>
        <w:tab w:val="left" w:pos="2268"/>
        <w:tab w:val="left" w:pos="2835"/>
        <w:tab w:val="left" w:pos="3402"/>
        <w:tab w:val="left" w:pos="3969"/>
        <w:tab w:val="left" w:pos="4536"/>
      </w:tabs>
      <w:spacing w:before="40" w:after="20" w:line="240" w:lineRule="exact"/>
      <w:ind w:left="360" w:hanging="360"/>
    </w:pPr>
    <w:rPr>
      <w:rFonts w:ascii="Arial" w:hAnsi="Arial"/>
      <w:kern w:val="16"/>
      <w:szCs w:val="20"/>
    </w:rPr>
  </w:style>
  <w:style w:type="character" w:customStyle="1" w:styleId="BodyText2Char">
    <w:name w:val="Body Text 2 Char"/>
    <w:link w:val="BodyText2"/>
    <w:rsid w:val="007F685E"/>
    <w:rPr>
      <w:rFonts w:ascii="Century Gothic" w:hAnsi="Century Gothic"/>
      <w:sz w:val="22"/>
      <w:szCs w:val="24"/>
    </w:rPr>
  </w:style>
  <w:style w:type="character" w:customStyle="1" w:styleId="HeaderChar">
    <w:name w:val="Header Char"/>
    <w:aliases w:val="Header/Footer Char,header odd Char,header Char,Hyphen Char,hd Char,Header style Char,ho Char"/>
    <w:link w:val="Header"/>
    <w:uiPriority w:val="99"/>
    <w:rsid w:val="007F685E"/>
    <w:rPr>
      <w:rFonts w:ascii="Century Gothic" w:hAnsi="Century Gothic"/>
      <w:sz w:val="22"/>
      <w:szCs w:val="22"/>
    </w:rPr>
  </w:style>
  <w:style w:type="paragraph" w:styleId="List2">
    <w:name w:val="List 2"/>
    <w:basedOn w:val="Normal"/>
    <w:rsid w:val="007F685E"/>
    <w:pPr>
      <w:tabs>
        <w:tab w:val="left" w:pos="1134"/>
        <w:tab w:val="left" w:pos="1701"/>
        <w:tab w:val="left" w:pos="2268"/>
        <w:tab w:val="left" w:pos="2835"/>
        <w:tab w:val="left" w:pos="3402"/>
        <w:tab w:val="left" w:pos="3969"/>
        <w:tab w:val="left" w:pos="4536"/>
      </w:tabs>
      <w:ind w:left="720" w:hanging="360"/>
    </w:pPr>
    <w:rPr>
      <w:rFonts w:ascii="Arial" w:hAnsi="Arial"/>
      <w:szCs w:val="20"/>
    </w:rPr>
  </w:style>
  <w:style w:type="character" w:customStyle="1" w:styleId="FooterChar">
    <w:name w:val="Footer Char"/>
    <w:aliases w:val="footer Char"/>
    <w:link w:val="Footer"/>
    <w:uiPriority w:val="99"/>
    <w:rsid w:val="007F685E"/>
    <w:rPr>
      <w:rFonts w:ascii="Century Gothic" w:hAnsi="Century Gothic"/>
      <w:szCs w:val="24"/>
    </w:rPr>
  </w:style>
  <w:style w:type="paragraph" w:styleId="TOCHeading">
    <w:name w:val="TOC Heading"/>
    <w:basedOn w:val="TOAHeading"/>
    <w:next w:val="Normal"/>
    <w:autoRedefine/>
    <w:uiPriority w:val="39"/>
    <w:qFormat/>
    <w:rsid w:val="00965F3B"/>
    <w:pPr>
      <w:keepLines/>
      <w:spacing w:before="480" w:line="276" w:lineRule="auto"/>
      <w:jc w:val="left"/>
    </w:pPr>
    <w:rPr>
      <w:rFonts w:ascii="Calibri" w:hAnsi="Calibri" w:cs="Calibri"/>
      <w:color w:val="365F91"/>
      <w:sz w:val="32"/>
      <w:szCs w:val="28"/>
    </w:rPr>
  </w:style>
  <w:style w:type="character" w:styleId="Emphasis">
    <w:name w:val="Emphasis"/>
    <w:uiPriority w:val="20"/>
    <w:qFormat/>
    <w:rsid w:val="009D5D6A"/>
    <w:rPr>
      <w:i/>
      <w:iCs/>
    </w:rPr>
  </w:style>
  <w:style w:type="paragraph" w:customStyle="1" w:styleId="Style1">
    <w:name w:val="Style1"/>
    <w:basedOn w:val="Normal"/>
    <w:rsid w:val="009D2CDB"/>
    <w:pPr>
      <w:tabs>
        <w:tab w:val="left" w:pos="851"/>
        <w:tab w:val="left" w:pos="1418"/>
      </w:tabs>
    </w:pPr>
    <w:rPr>
      <w:rFonts w:ascii="Arial" w:hAnsi="Arial"/>
      <w:sz w:val="20"/>
      <w:szCs w:val="20"/>
      <w:lang w:eastAsia="zh-CN"/>
    </w:rPr>
  </w:style>
  <w:style w:type="character" w:customStyle="1" w:styleId="CommentTextChar">
    <w:name w:val="Comment Text Char"/>
    <w:link w:val="CommentText"/>
    <w:uiPriority w:val="99"/>
    <w:rsid w:val="009D2CDB"/>
    <w:rPr>
      <w:rFonts w:ascii="Century Gothic" w:hAnsi="Century Gothic"/>
      <w:lang w:val="en-US" w:eastAsia="en-US"/>
    </w:rPr>
  </w:style>
  <w:style w:type="character" w:customStyle="1" w:styleId="Normalforsubheading2Char">
    <w:name w:val="Normal for sub heading 2 Char"/>
    <w:link w:val="Normalforsubheading2"/>
    <w:rsid w:val="00D04D54"/>
    <w:rPr>
      <w:sz w:val="24"/>
      <w:lang w:val="en-US" w:eastAsia="en-US"/>
    </w:rPr>
  </w:style>
  <w:style w:type="paragraph" w:customStyle="1" w:styleId="Normal10pt">
    <w:name w:val="Normal + 10 pt"/>
    <w:basedOn w:val="Normal"/>
    <w:rsid w:val="005A3BF6"/>
    <w:pPr>
      <w:numPr>
        <w:numId w:val="5"/>
      </w:numPr>
      <w:jc w:val="left"/>
    </w:pPr>
    <w:rPr>
      <w:rFonts w:ascii="Arial" w:hAnsi="Arial"/>
      <w:szCs w:val="22"/>
    </w:rPr>
  </w:style>
  <w:style w:type="character" w:customStyle="1" w:styleId="TitleChar">
    <w:name w:val="Title Char"/>
    <w:link w:val="Title"/>
    <w:uiPriority w:val="10"/>
    <w:rsid w:val="0089442E"/>
    <w:rPr>
      <w:rFonts w:ascii="Century Gothic" w:hAnsi="Century Gothic" w:cs="Arial"/>
      <w:b/>
      <w:bCs/>
      <w:kern w:val="28"/>
      <w:sz w:val="32"/>
      <w:szCs w:val="32"/>
      <w:lang w:val="en-US" w:eastAsia="en-US"/>
    </w:rPr>
  </w:style>
  <w:style w:type="paragraph" w:styleId="ListBullet3">
    <w:name w:val="List Bullet 3"/>
    <w:basedOn w:val="Normal"/>
    <w:autoRedefine/>
    <w:rsid w:val="00FB09E8"/>
    <w:pPr>
      <w:numPr>
        <w:numId w:val="6"/>
      </w:numPr>
      <w:jc w:val="left"/>
    </w:pPr>
    <w:rPr>
      <w:rFonts w:ascii="Arial" w:eastAsia="SimSun" w:hAnsi="Arial"/>
      <w:lang w:eastAsia="zh-CN"/>
    </w:rPr>
  </w:style>
  <w:style w:type="character" w:styleId="LineNumber">
    <w:name w:val="line number"/>
    <w:basedOn w:val="DefaultParagraphFont"/>
    <w:rsid w:val="005F793F"/>
  </w:style>
  <w:style w:type="paragraph" w:styleId="BodyTextIndent3">
    <w:name w:val="Body Text Indent 3"/>
    <w:basedOn w:val="Normal"/>
    <w:link w:val="BodyTextIndent3Char"/>
    <w:uiPriority w:val="99"/>
    <w:rsid w:val="00886ED3"/>
    <w:pPr>
      <w:ind w:left="360"/>
      <w:jc w:val="left"/>
    </w:pPr>
    <w:rPr>
      <w:rFonts w:ascii="Arial" w:hAnsi="Arial"/>
      <w:sz w:val="20"/>
      <w:lang w:val="en-US"/>
    </w:rPr>
  </w:style>
  <w:style w:type="character" w:customStyle="1" w:styleId="BodyTextIndent3Char">
    <w:name w:val="Body Text Indent 3 Char"/>
    <w:link w:val="BodyTextIndent3"/>
    <w:uiPriority w:val="99"/>
    <w:rsid w:val="00886ED3"/>
    <w:rPr>
      <w:rFonts w:ascii="Arial" w:hAnsi="Arial" w:cs="Arial"/>
      <w:szCs w:val="24"/>
      <w:lang w:val="en-US" w:eastAsia="en-US"/>
    </w:rPr>
  </w:style>
  <w:style w:type="paragraph" w:customStyle="1" w:styleId="Heading4Arial">
    <w:name w:val="Heading 4 + Arial"/>
    <w:aliases w:val="10 pt,Left:  0.5&quot;,First line:  0&quot;,Before:  0 pt"/>
    <w:basedOn w:val="Heading4"/>
    <w:rsid w:val="00886ED3"/>
    <w:pPr>
      <w:numPr>
        <w:numId w:val="0"/>
      </w:numPr>
      <w:tabs>
        <w:tab w:val="num" w:pos="864"/>
      </w:tabs>
      <w:spacing w:before="0"/>
      <w:ind w:left="720"/>
    </w:pPr>
    <w:rPr>
      <w:rFonts w:eastAsia="SimSun"/>
      <w:bCs/>
      <w:szCs w:val="28"/>
      <w:lang w:eastAsia="zh-CN"/>
    </w:rPr>
  </w:style>
  <w:style w:type="paragraph" w:customStyle="1" w:styleId="OpenDocumen">
    <w:name w:val="Open Documen"/>
    <w:rsid w:val="00886ED3"/>
    <w:pPr>
      <w:tabs>
        <w:tab w:val="left" w:pos="-1440"/>
        <w:tab w:val="left" w:pos="-720"/>
      </w:tabs>
      <w:suppressAutoHyphens/>
      <w:jc w:val="center"/>
    </w:pPr>
    <w:rPr>
      <w:rFonts w:ascii="Arial" w:hAnsi="Arial"/>
      <w:sz w:val="22"/>
      <w:lang w:val="en-US" w:eastAsia="en-US"/>
    </w:rPr>
  </w:style>
  <w:style w:type="paragraph" w:styleId="BodyTextIndent2">
    <w:name w:val="Body Text Indent 2"/>
    <w:basedOn w:val="Normal"/>
    <w:link w:val="BodyTextIndent2Char"/>
    <w:rsid w:val="00886ED3"/>
    <w:pPr>
      <w:widowControl w:val="0"/>
      <w:ind w:left="630"/>
      <w:jc w:val="left"/>
    </w:pPr>
    <w:rPr>
      <w:rFonts w:ascii="Arial" w:hAnsi="Arial"/>
      <w:snapToGrid w:val="0"/>
      <w:sz w:val="26"/>
      <w:szCs w:val="20"/>
    </w:rPr>
  </w:style>
  <w:style w:type="character" w:customStyle="1" w:styleId="BodyTextIndent2Char">
    <w:name w:val="Body Text Indent 2 Char"/>
    <w:link w:val="BodyTextIndent2"/>
    <w:rsid w:val="00886ED3"/>
    <w:rPr>
      <w:rFonts w:ascii="Arial" w:hAnsi="Arial"/>
      <w:snapToGrid w:val="0"/>
      <w:sz w:val="26"/>
      <w:lang w:val="en-GB" w:eastAsia="en-US"/>
    </w:rPr>
  </w:style>
  <w:style w:type="paragraph" w:customStyle="1" w:styleId="Preformatted">
    <w:name w:val="Preformatted"/>
    <w:basedOn w:val="Normal"/>
    <w:rsid w:val="00886ED3"/>
    <w:pPr>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snapToGrid w:val="0"/>
      <w:sz w:val="20"/>
      <w:szCs w:val="20"/>
    </w:rPr>
  </w:style>
  <w:style w:type="paragraph" w:customStyle="1" w:styleId="DefinitionTerm">
    <w:name w:val="Definition Term"/>
    <w:basedOn w:val="Normal"/>
    <w:next w:val="DefinitionList"/>
    <w:rsid w:val="00886ED3"/>
    <w:pPr>
      <w:jc w:val="left"/>
    </w:pPr>
    <w:rPr>
      <w:rFonts w:ascii="Arial" w:hAnsi="Arial"/>
      <w:snapToGrid w:val="0"/>
      <w:szCs w:val="20"/>
    </w:rPr>
  </w:style>
  <w:style w:type="paragraph" w:customStyle="1" w:styleId="DefinitionList">
    <w:name w:val="Definition List"/>
    <w:basedOn w:val="Normal"/>
    <w:next w:val="DefinitionTerm"/>
    <w:rsid w:val="00886ED3"/>
    <w:pPr>
      <w:ind w:left="360"/>
      <w:jc w:val="left"/>
    </w:pPr>
    <w:rPr>
      <w:rFonts w:ascii="Arial" w:hAnsi="Arial"/>
      <w:snapToGrid w:val="0"/>
      <w:szCs w:val="20"/>
    </w:rPr>
  </w:style>
  <w:style w:type="paragraph" w:customStyle="1" w:styleId="Level4">
    <w:name w:val="Level 4"/>
    <w:rsid w:val="00886ED3"/>
    <w:pPr>
      <w:tabs>
        <w:tab w:val="left" w:pos="-720"/>
        <w:tab w:val="left" w:pos="0"/>
        <w:tab w:val="left" w:pos="720"/>
      </w:tabs>
      <w:suppressAutoHyphens/>
      <w:ind w:left="1440" w:hanging="720"/>
      <w:jc w:val="center"/>
    </w:pPr>
    <w:rPr>
      <w:rFonts w:ascii="Arial" w:hAnsi="Arial"/>
      <w:sz w:val="22"/>
      <w:lang w:val="en-US" w:eastAsia="zh-CN"/>
    </w:rPr>
  </w:style>
  <w:style w:type="paragraph" w:styleId="BodyTextFirstIndent">
    <w:name w:val="Body Text First Indent"/>
    <w:basedOn w:val="BodyText"/>
    <w:link w:val="BodyTextFirstIndentChar"/>
    <w:rsid w:val="00886ED3"/>
    <w:pPr>
      <w:spacing w:after="120" w:line="240" w:lineRule="auto"/>
      <w:ind w:firstLine="210"/>
      <w:jc w:val="both"/>
    </w:pPr>
    <w:rPr>
      <w:bCs/>
    </w:rPr>
  </w:style>
  <w:style w:type="character" w:customStyle="1" w:styleId="BodyTextFirstIndentChar">
    <w:name w:val="Body Text First Indent Char"/>
    <w:link w:val="BodyTextFirstIndent"/>
    <w:rsid w:val="00886ED3"/>
    <w:rPr>
      <w:rFonts w:ascii="Arial" w:hAnsi="Arial" w:cs="Arial"/>
      <w:bCs/>
      <w:sz w:val="22"/>
      <w:szCs w:val="24"/>
      <w:lang w:val="en-GB" w:eastAsia="en-US"/>
    </w:rPr>
  </w:style>
  <w:style w:type="paragraph" w:styleId="BodyTextFirstIndent2">
    <w:name w:val="Body Text First Indent 2"/>
    <w:basedOn w:val="BodyTextIndent"/>
    <w:link w:val="BodyTextFirstIndent2Char"/>
    <w:rsid w:val="00886ED3"/>
    <w:pPr>
      <w:spacing w:after="120" w:line="240" w:lineRule="auto"/>
      <w:ind w:left="360" w:firstLine="210"/>
    </w:pPr>
  </w:style>
  <w:style w:type="character" w:customStyle="1" w:styleId="BodyTextFirstIndent2Char">
    <w:name w:val="Body Text First Indent 2 Char"/>
    <w:link w:val="BodyTextFirstIndent2"/>
    <w:rsid w:val="00886ED3"/>
    <w:rPr>
      <w:rFonts w:ascii="Arial" w:hAnsi="Arial" w:cs="Arial"/>
      <w:sz w:val="22"/>
      <w:szCs w:val="24"/>
      <w:lang w:val="en-GB" w:eastAsia="en-US"/>
    </w:rPr>
  </w:style>
  <w:style w:type="paragraph" w:styleId="Closing">
    <w:name w:val="Closing"/>
    <w:basedOn w:val="Normal"/>
    <w:link w:val="ClosingChar"/>
    <w:rsid w:val="00886ED3"/>
    <w:pPr>
      <w:ind w:left="4320"/>
    </w:pPr>
    <w:rPr>
      <w:rFonts w:ascii="Arial" w:hAnsi="Arial"/>
      <w:szCs w:val="20"/>
    </w:rPr>
  </w:style>
  <w:style w:type="character" w:customStyle="1" w:styleId="ClosingChar">
    <w:name w:val="Closing Char"/>
    <w:link w:val="Closing"/>
    <w:rsid w:val="00886ED3"/>
    <w:rPr>
      <w:rFonts w:ascii="Arial" w:hAnsi="Arial"/>
      <w:sz w:val="22"/>
      <w:lang w:val="en-GB" w:eastAsia="en-US"/>
    </w:rPr>
  </w:style>
  <w:style w:type="paragraph" w:styleId="Date">
    <w:name w:val="Date"/>
    <w:basedOn w:val="Normal"/>
    <w:next w:val="Normal"/>
    <w:link w:val="DateChar"/>
    <w:rsid w:val="00886ED3"/>
    <w:rPr>
      <w:rFonts w:ascii="Arial" w:hAnsi="Arial"/>
      <w:szCs w:val="20"/>
    </w:rPr>
  </w:style>
  <w:style w:type="character" w:customStyle="1" w:styleId="DateChar">
    <w:name w:val="Date Char"/>
    <w:link w:val="Date"/>
    <w:rsid w:val="00886ED3"/>
    <w:rPr>
      <w:rFonts w:ascii="Arial" w:hAnsi="Arial"/>
      <w:sz w:val="22"/>
      <w:lang w:val="en-GB" w:eastAsia="en-US"/>
    </w:rPr>
  </w:style>
  <w:style w:type="paragraph" w:styleId="EnvelopeAddress">
    <w:name w:val="envelope address"/>
    <w:basedOn w:val="Normal"/>
    <w:rsid w:val="00886ED3"/>
    <w:pPr>
      <w:framePr w:w="7920" w:h="1980" w:hRule="exact" w:hSpace="180" w:wrap="auto" w:hAnchor="page" w:xAlign="center" w:yAlign="bottom"/>
      <w:ind w:left="2880"/>
    </w:pPr>
    <w:rPr>
      <w:rFonts w:ascii="Arial" w:hAnsi="Arial"/>
      <w:szCs w:val="20"/>
    </w:rPr>
  </w:style>
  <w:style w:type="paragraph" w:styleId="EnvelopeReturn">
    <w:name w:val="envelope return"/>
    <w:basedOn w:val="Normal"/>
    <w:uiPriority w:val="99"/>
    <w:rsid w:val="00886ED3"/>
    <w:rPr>
      <w:rFonts w:ascii="Arial" w:hAnsi="Arial"/>
      <w:sz w:val="20"/>
      <w:szCs w:val="20"/>
    </w:rPr>
  </w:style>
  <w:style w:type="paragraph" w:styleId="List">
    <w:name w:val="List"/>
    <w:basedOn w:val="Normal"/>
    <w:rsid w:val="00886ED3"/>
    <w:pPr>
      <w:ind w:left="360" w:hanging="360"/>
    </w:pPr>
    <w:rPr>
      <w:rFonts w:ascii="Arial" w:hAnsi="Arial"/>
      <w:szCs w:val="20"/>
    </w:rPr>
  </w:style>
  <w:style w:type="paragraph" w:styleId="List4">
    <w:name w:val="List 4"/>
    <w:basedOn w:val="Normal"/>
    <w:rsid w:val="00886ED3"/>
    <w:pPr>
      <w:ind w:left="1440" w:hanging="360"/>
    </w:pPr>
    <w:rPr>
      <w:rFonts w:ascii="Arial" w:hAnsi="Arial"/>
      <w:szCs w:val="20"/>
    </w:rPr>
  </w:style>
  <w:style w:type="paragraph" w:styleId="List5">
    <w:name w:val="List 5"/>
    <w:basedOn w:val="Normal"/>
    <w:rsid w:val="00886ED3"/>
    <w:pPr>
      <w:ind w:left="1800" w:hanging="360"/>
    </w:pPr>
    <w:rPr>
      <w:rFonts w:ascii="Arial" w:hAnsi="Arial"/>
      <w:szCs w:val="20"/>
    </w:rPr>
  </w:style>
  <w:style w:type="paragraph" w:styleId="ListBullet">
    <w:name w:val="List Bullet"/>
    <w:basedOn w:val="Normal"/>
    <w:autoRedefine/>
    <w:rsid w:val="00886ED3"/>
    <w:pPr>
      <w:tabs>
        <w:tab w:val="num" w:pos="450"/>
      </w:tabs>
      <w:ind w:left="450" w:hanging="360"/>
    </w:pPr>
    <w:rPr>
      <w:rFonts w:ascii="Arial" w:hAnsi="Arial"/>
      <w:szCs w:val="20"/>
    </w:rPr>
  </w:style>
  <w:style w:type="paragraph" w:styleId="ListBullet2">
    <w:name w:val="List Bullet 2"/>
    <w:basedOn w:val="Normal"/>
    <w:autoRedefine/>
    <w:rsid w:val="00886ED3"/>
    <w:pPr>
      <w:tabs>
        <w:tab w:val="num" w:pos="720"/>
      </w:tabs>
      <w:ind w:left="720" w:hanging="360"/>
    </w:pPr>
    <w:rPr>
      <w:rFonts w:ascii="Arial" w:hAnsi="Arial"/>
      <w:szCs w:val="20"/>
    </w:rPr>
  </w:style>
  <w:style w:type="paragraph" w:styleId="ListBullet5">
    <w:name w:val="List Bullet 5"/>
    <w:basedOn w:val="Normal"/>
    <w:autoRedefine/>
    <w:rsid w:val="00886ED3"/>
    <w:pPr>
      <w:tabs>
        <w:tab w:val="num" w:pos="1800"/>
      </w:tabs>
      <w:ind w:left="1800" w:hanging="360"/>
    </w:pPr>
    <w:rPr>
      <w:rFonts w:ascii="Arial" w:hAnsi="Arial"/>
      <w:szCs w:val="20"/>
    </w:rPr>
  </w:style>
  <w:style w:type="paragraph" w:styleId="ListContinue">
    <w:name w:val="List Continue"/>
    <w:basedOn w:val="Normal"/>
    <w:rsid w:val="00886ED3"/>
    <w:pPr>
      <w:spacing w:after="120"/>
      <w:ind w:left="360"/>
    </w:pPr>
    <w:rPr>
      <w:rFonts w:ascii="Arial" w:hAnsi="Arial"/>
      <w:szCs w:val="20"/>
    </w:rPr>
  </w:style>
  <w:style w:type="paragraph" w:styleId="ListContinue2">
    <w:name w:val="List Continue 2"/>
    <w:basedOn w:val="Normal"/>
    <w:rsid w:val="00886ED3"/>
    <w:pPr>
      <w:spacing w:after="120"/>
      <w:ind w:left="720"/>
    </w:pPr>
    <w:rPr>
      <w:rFonts w:ascii="Arial" w:hAnsi="Arial"/>
      <w:szCs w:val="20"/>
    </w:rPr>
  </w:style>
  <w:style w:type="paragraph" w:styleId="ListContinue3">
    <w:name w:val="List Continue 3"/>
    <w:basedOn w:val="Normal"/>
    <w:rsid w:val="00886ED3"/>
    <w:pPr>
      <w:spacing w:after="120"/>
      <w:ind w:left="1080"/>
    </w:pPr>
    <w:rPr>
      <w:rFonts w:ascii="Arial" w:hAnsi="Arial"/>
      <w:szCs w:val="20"/>
    </w:rPr>
  </w:style>
  <w:style w:type="paragraph" w:styleId="ListContinue4">
    <w:name w:val="List Continue 4"/>
    <w:basedOn w:val="Normal"/>
    <w:rsid w:val="00886ED3"/>
    <w:pPr>
      <w:spacing w:after="120"/>
      <w:ind w:left="1440"/>
    </w:pPr>
    <w:rPr>
      <w:rFonts w:ascii="Arial" w:hAnsi="Arial"/>
      <w:szCs w:val="20"/>
    </w:rPr>
  </w:style>
  <w:style w:type="paragraph" w:styleId="ListContinue5">
    <w:name w:val="List Continue 5"/>
    <w:basedOn w:val="Normal"/>
    <w:rsid w:val="00886ED3"/>
    <w:pPr>
      <w:spacing w:after="120"/>
      <w:ind w:left="1800"/>
    </w:pPr>
    <w:rPr>
      <w:rFonts w:ascii="Arial" w:hAnsi="Arial"/>
      <w:szCs w:val="20"/>
    </w:rPr>
  </w:style>
  <w:style w:type="paragraph" w:styleId="ListNumber">
    <w:name w:val="List Number"/>
    <w:basedOn w:val="Normal"/>
    <w:rsid w:val="00886ED3"/>
    <w:pPr>
      <w:tabs>
        <w:tab w:val="num" w:pos="360"/>
      </w:tabs>
      <w:ind w:left="360" w:hanging="360"/>
    </w:pPr>
    <w:rPr>
      <w:rFonts w:ascii="Arial" w:hAnsi="Arial"/>
      <w:szCs w:val="20"/>
    </w:rPr>
  </w:style>
  <w:style w:type="paragraph" w:styleId="ListNumber2">
    <w:name w:val="List Number 2"/>
    <w:basedOn w:val="Normal"/>
    <w:rsid w:val="00886ED3"/>
    <w:pPr>
      <w:tabs>
        <w:tab w:val="num" w:pos="720"/>
      </w:tabs>
      <w:ind w:left="720" w:hanging="360"/>
    </w:pPr>
    <w:rPr>
      <w:rFonts w:ascii="Arial" w:hAnsi="Arial"/>
      <w:szCs w:val="20"/>
    </w:rPr>
  </w:style>
  <w:style w:type="paragraph" w:styleId="ListNumber3">
    <w:name w:val="List Number 3"/>
    <w:basedOn w:val="Normal"/>
    <w:rsid w:val="00886ED3"/>
    <w:pPr>
      <w:tabs>
        <w:tab w:val="num" w:pos="1080"/>
      </w:tabs>
      <w:ind w:left="1080" w:hanging="360"/>
    </w:pPr>
    <w:rPr>
      <w:rFonts w:ascii="Arial" w:hAnsi="Arial"/>
      <w:szCs w:val="20"/>
    </w:rPr>
  </w:style>
  <w:style w:type="paragraph" w:styleId="ListNumber4">
    <w:name w:val="List Number 4"/>
    <w:basedOn w:val="Normal"/>
    <w:rsid w:val="00886ED3"/>
    <w:pPr>
      <w:tabs>
        <w:tab w:val="num" w:pos="1440"/>
      </w:tabs>
      <w:ind w:left="1440" w:hanging="360"/>
    </w:pPr>
    <w:rPr>
      <w:rFonts w:ascii="Arial" w:hAnsi="Arial"/>
      <w:szCs w:val="20"/>
    </w:rPr>
  </w:style>
  <w:style w:type="paragraph" w:styleId="ListNumber5">
    <w:name w:val="List Number 5"/>
    <w:basedOn w:val="Normal"/>
    <w:rsid w:val="00886ED3"/>
    <w:pPr>
      <w:tabs>
        <w:tab w:val="num" w:pos="1800"/>
      </w:tabs>
      <w:ind w:left="1800" w:hanging="360"/>
    </w:pPr>
    <w:rPr>
      <w:rFonts w:ascii="Arial" w:hAnsi="Arial"/>
      <w:szCs w:val="20"/>
    </w:rPr>
  </w:style>
  <w:style w:type="paragraph" w:styleId="MessageHeader">
    <w:name w:val="Message Header"/>
    <w:basedOn w:val="Normal"/>
    <w:link w:val="MessageHeaderChar"/>
    <w:rsid w:val="00886ED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0"/>
    </w:rPr>
  </w:style>
  <w:style w:type="character" w:customStyle="1" w:styleId="MessageHeaderChar">
    <w:name w:val="Message Header Char"/>
    <w:link w:val="MessageHeader"/>
    <w:rsid w:val="00886ED3"/>
    <w:rPr>
      <w:rFonts w:ascii="Arial" w:hAnsi="Arial"/>
      <w:sz w:val="22"/>
      <w:shd w:val="pct20" w:color="auto" w:fill="auto"/>
      <w:lang w:val="en-GB" w:eastAsia="en-US"/>
    </w:rPr>
  </w:style>
  <w:style w:type="paragraph" w:styleId="NoteHeading">
    <w:name w:val="Note Heading"/>
    <w:basedOn w:val="Normal"/>
    <w:next w:val="Normal"/>
    <w:link w:val="NoteHeadingChar"/>
    <w:rsid w:val="00886ED3"/>
    <w:rPr>
      <w:rFonts w:ascii="Arial" w:hAnsi="Arial"/>
      <w:szCs w:val="20"/>
    </w:rPr>
  </w:style>
  <w:style w:type="character" w:customStyle="1" w:styleId="NoteHeadingChar">
    <w:name w:val="Note Heading Char"/>
    <w:link w:val="NoteHeading"/>
    <w:rsid w:val="00886ED3"/>
    <w:rPr>
      <w:rFonts w:ascii="Arial" w:hAnsi="Arial"/>
      <w:sz w:val="22"/>
      <w:lang w:val="en-GB" w:eastAsia="en-US"/>
    </w:rPr>
  </w:style>
  <w:style w:type="paragraph" w:styleId="Salutation">
    <w:name w:val="Salutation"/>
    <w:basedOn w:val="Normal"/>
    <w:next w:val="Normal"/>
    <w:link w:val="SalutationChar"/>
    <w:rsid w:val="00886ED3"/>
    <w:rPr>
      <w:rFonts w:ascii="Arial" w:hAnsi="Arial"/>
      <w:szCs w:val="20"/>
    </w:rPr>
  </w:style>
  <w:style w:type="character" w:customStyle="1" w:styleId="SalutationChar">
    <w:name w:val="Salutation Char"/>
    <w:link w:val="Salutation"/>
    <w:rsid w:val="00886ED3"/>
    <w:rPr>
      <w:rFonts w:ascii="Arial" w:hAnsi="Arial"/>
      <w:sz w:val="22"/>
      <w:lang w:val="en-GB" w:eastAsia="en-US"/>
    </w:rPr>
  </w:style>
  <w:style w:type="paragraph" w:styleId="Signature">
    <w:name w:val="Signature"/>
    <w:basedOn w:val="Normal"/>
    <w:link w:val="SignatureChar"/>
    <w:rsid w:val="00886ED3"/>
    <w:pPr>
      <w:ind w:left="4320"/>
    </w:pPr>
    <w:rPr>
      <w:rFonts w:ascii="Arial" w:hAnsi="Arial"/>
      <w:szCs w:val="20"/>
    </w:rPr>
  </w:style>
  <w:style w:type="character" w:customStyle="1" w:styleId="SignatureChar">
    <w:name w:val="Signature Char"/>
    <w:link w:val="Signature"/>
    <w:rsid w:val="00886ED3"/>
    <w:rPr>
      <w:rFonts w:ascii="Arial" w:hAnsi="Arial"/>
      <w:sz w:val="22"/>
      <w:lang w:val="en-GB" w:eastAsia="en-US"/>
    </w:rPr>
  </w:style>
  <w:style w:type="paragraph" w:styleId="Subtitle">
    <w:name w:val="Subtitle"/>
    <w:basedOn w:val="Normal"/>
    <w:link w:val="SubtitleChar"/>
    <w:uiPriority w:val="11"/>
    <w:qFormat/>
    <w:rsid w:val="00886ED3"/>
    <w:pPr>
      <w:spacing w:after="60"/>
      <w:jc w:val="center"/>
      <w:outlineLvl w:val="1"/>
    </w:pPr>
    <w:rPr>
      <w:rFonts w:ascii="Arial" w:hAnsi="Arial"/>
      <w:szCs w:val="20"/>
    </w:rPr>
  </w:style>
  <w:style w:type="character" w:customStyle="1" w:styleId="SubtitleChar">
    <w:name w:val="Subtitle Char"/>
    <w:link w:val="Subtitle"/>
    <w:uiPriority w:val="11"/>
    <w:rsid w:val="00886ED3"/>
    <w:rPr>
      <w:rFonts w:ascii="Arial" w:hAnsi="Arial"/>
      <w:sz w:val="22"/>
      <w:lang w:val="en-GB" w:eastAsia="en-US"/>
    </w:rPr>
  </w:style>
  <w:style w:type="character" w:customStyle="1" w:styleId="a1">
    <w:name w:val="a1"/>
    <w:rsid w:val="00886ED3"/>
    <w:rPr>
      <w:rFonts w:ascii="Arial" w:hAnsi="Arial"/>
      <w:noProof w:val="0"/>
      <w:sz w:val="22"/>
      <w:lang w:val="en-US"/>
    </w:rPr>
  </w:style>
  <w:style w:type="character" w:customStyle="1" w:styleId="a2">
    <w:name w:val="a2"/>
    <w:rsid w:val="00886ED3"/>
    <w:rPr>
      <w:rFonts w:ascii="Arial" w:hAnsi="Arial"/>
      <w:noProof w:val="0"/>
      <w:sz w:val="22"/>
      <w:lang w:val="en-US"/>
    </w:rPr>
  </w:style>
  <w:style w:type="character" w:customStyle="1" w:styleId="Bibliogrphy">
    <w:name w:val="Bibliogrphy"/>
    <w:basedOn w:val="DefaultParagraphFont"/>
    <w:rsid w:val="00886ED3"/>
  </w:style>
  <w:style w:type="paragraph" w:customStyle="1" w:styleId="RightPar1">
    <w:name w:val="Right Par 1"/>
    <w:rsid w:val="00886ED3"/>
    <w:pPr>
      <w:tabs>
        <w:tab w:val="left" w:pos="-720"/>
        <w:tab w:val="left" w:pos="0"/>
        <w:tab w:val="decimal" w:pos="720"/>
      </w:tabs>
      <w:suppressAutoHyphens/>
      <w:ind w:left="720" w:hanging="432"/>
      <w:jc w:val="center"/>
    </w:pPr>
    <w:rPr>
      <w:rFonts w:ascii="Arial" w:hAnsi="Arial"/>
      <w:sz w:val="22"/>
      <w:lang w:val="en-US" w:eastAsia="en-US"/>
    </w:rPr>
  </w:style>
  <w:style w:type="paragraph" w:customStyle="1" w:styleId="RightPar2">
    <w:name w:val="Right Par 2"/>
    <w:rsid w:val="00886ED3"/>
    <w:pPr>
      <w:tabs>
        <w:tab w:val="left" w:pos="-720"/>
        <w:tab w:val="left" w:pos="0"/>
        <w:tab w:val="left" w:pos="720"/>
        <w:tab w:val="decimal" w:pos="1440"/>
      </w:tabs>
      <w:suppressAutoHyphens/>
      <w:ind w:left="1440" w:hanging="432"/>
      <w:jc w:val="center"/>
    </w:pPr>
    <w:rPr>
      <w:rFonts w:ascii="Arial" w:hAnsi="Arial"/>
      <w:sz w:val="22"/>
      <w:lang w:val="en-US" w:eastAsia="en-US"/>
    </w:rPr>
  </w:style>
  <w:style w:type="paragraph" w:customStyle="1" w:styleId="RightPar3">
    <w:name w:val="Right Par 3"/>
    <w:rsid w:val="00886ED3"/>
    <w:pPr>
      <w:tabs>
        <w:tab w:val="left" w:pos="-720"/>
        <w:tab w:val="left" w:pos="0"/>
        <w:tab w:val="left" w:pos="720"/>
        <w:tab w:val="left" w:pos="1440"/>
        <w:tab w:val="decimal" w:pos="2160"/>
      </w:tabs>
      <w:suppressAutoHyphens/>
      <w:ind w:left="2160" w:hanging="432"/>
      <w:jc w:val="center"/>
    </w:pPr>
    <w:rPr>
      <w:rFonts w:ascii="Arial" w:hAnsi="Arial"/>
      <w:sz w:val="22"/>
      <w:lang w:val="en-US" w:eastAsia="en-US"/>
    </w:rPr>
  </w:style>
  <w:style w:type="paragraph" w:customStyle="1" w:styleId="RightPar4">
    <w:name w:val="Right Par 4"/>
    <w:rsid w:val="00886ED3"/>
    <w:pPr>
      <w:tabs>
        <w:tab w:val="left" w:pos="-720"/>
        <w:tab w:val="left" w:pos="0"/>
        <w:tab w:val="left" w:pos="720"/>
        <w:tab w:val="left" w:pos="1440"/>
        <w:tab w:val="left" w:pos="2160"/>
        <w:tab w:val="decimal" w:pos="2880"/>
      </w:tabs>
      <w:suppressAutoHyphens/>
      <w:ind w:left="2880" w:hanging="432"/>
      <w:jc w:val="center"/>
    </w:pPr>
    <w:rPr>
      <w:rFonts w:ascii="Arial" w:hAnsi="Arial"/>
      <w:sz w:val="22"/>
      <w:lang w:val="en-US" w:eastAsia="en-US"/>
    </w:rPr>
  </w:style>
  <w:style w:type="paragraph" w:customStyle="1" w:styleId="RightPar5">
    <w:name w:val="Right Par 5"/>
    <w:rsid w:val="00886ED3"/>
    <w:pPr>
      <w:tabs>
        <w:tab w:val="left" w:pos="-720"/>
        <w:tab w:val="left" w:pos="0"/>
        <w:tab w:val="left" w:pos="720"/>
        <w:tab w:val="left" w:pos="1440"/>
        <w:tab w:val="left" w:pos="2160"/>
        <w:tab w:val="left" w:pos="2880"/>
        <w:tab w:val="decimal" w:pos="3600"/>
      </w:tabs>
      <w:suppressAutoHyphens/>
      <w:ind w:left="3600" w:hanging="576"/>
      <w:jc w:val="center"/>
    </w:pPr>
    <w:rPr>
      <w:rFonts w:ascii="Arial" w:hAnsi="Arial"/>
      <w:sz w:val="22"/>
      <w:lang w:val="en-US" w:eastAsia="en-US"/>
    </w:rPr>
  </w:style>
  <w:style w:type="paragraph" w:customStyle="1" w:styleId="RightPar6">
    <w:name w:val="Right Par 6"/>
    <w:rsid w:val="00886ED3"/>
    <w:pPr>
      <w:tabs>
        <w:tab w:val="left" w:pos="-720"/>
        <w:tab w:val="left" w:pos="0"/>
        <w:tab w:val="left" w:pos="720"/>
        <w:tab w:val="left" w:pos="1440"/>
        <w:tab w:val="left" w:pos="2160"/>
        <w:tab w:val="left" w:pos="2880"/>
        <w:tab w:val="left" w:pos="3600"/>
        <w:tab w:val="decimal" w:pos="4320"/>
      </w:tabs>
      <w:suppressAutoHyphens/>
      <w:ind w:left="4320" w:hanging="576"/>
      <w:jc w:val="center"/>
    </w:pPr>
    <w:rPr>
      <w:rFonts w:ascii="Arial" w:hAnsi="Arial"/>
      <w:sz w:val="22"/>
      <w:lang w:val="en-US" w:eastAsia="en-US"/>
    </w:rPr>
  </w:style>
  <w:style w:type="paragraph" w:customStyle="1" w:styleId="RightPar7">
    <w:name w:val="Right Par 7"/>
    <w:rsid w:val="00886ED3"/>
    <w:pPr>
      <w:tabs>
        <w:tab w:val="left" w:pos="-720"/>
        <w:tab w:val="left" w:pos="0"/>
        <w:tab w:val="left" w:pos="720"/>
        <w:tab w:val="left" w:pos="1440"/>
        <w:tab w:val="left" w:pos="2160"/>
        <w:tab w:val="left" w:pos="2880"/>
        <w:tab w:val="left" w:pos="3600"/>
        <w:tab w:val="left" w:pos="4320"/>
        <w:tab w:val="decimal" w:pos="5040"/>
      </w:tabs>
      <w:suppressAutoHyphens/>
      <w:ind w:left="5040" w:hanging="432"/>
      <w:jc w:val="center"/>
    </w:pPr>
    <w:rPr>
      <w:rFonts w:ascii="Arial" w:hAnsi="Arial"/>
      <w:sz w:val="22"/>
      <w:lang w:val="en-US" w:eastAsia="en-US"/>
    </w:rPr>
  </w:style>
  <w:style w:type="paragraph" w:customStyle="1" w:styleId="RightPar8">
    <w:name w:val="Right Par 8"/>
    <w:rsid w:val="00886ED3"/>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jc w:val="center"/>
    </w:pPr>
    <w:rPr>
      <w:rFonts w:ascii="Arial" w:hAnsi="Arial"/>
      <w:sz w:val="22"/>
      <w:lang w:val="en-US" w:eastAsia="en-US"/>
    </w:rPr>
  </w:style>
  <w:style w:type="character" w:customStyle="1" w:styleId="DocInit">
    <w:name w:val="Doc Init"/>
    <w:basedOn w:val="DefaultParagraphFont"/>
    <w:rsid w:val="00886ED3"/>
  </w:style>
  <w:style w:type="character" w:customStyle="1" w:styleId="TechInit">
    <w:name w:val="Tech Init"/>
    <w:rsid w:val="00886ED3"/>
    <w:rPr>
      <w:rFonts w:ascii="Arial" w:hAnsi="Arial"/>
      <w:noProof w:val="0"/>
      <w:sz w:val="22"/>
      <w:lang w:val="en-US"/>
    </w:rPr>
  </w:style>
  <w:style w:type="paragraph" w:customStyle="1" w:styleId="Technical5">
    <w:name w:val="Technical 5"/>
    <w:rsid w:val="00886ED3"/>
    <w:pPr>
      <w:tabs>
        <w:tab w:val="left" w:pos="-720"/>
      </w:tabs>
      <w:suppressAutoHyphens/>
      <w:ind w:firstLine="720"/>
      <w:jc w:val="center"/>
    </w:pPr>
    <w:rPr>
      <w:rFonts w:ascii="Arial" w:hAnsi="Arial"/>
      <w:b/>
      <w:sz w:val="22"/>
      <w:lang w:val="en-US" w:eastAsia="en-US"/>
    </w:rPr>
  </w:style>
  <w:style w:type="paragraph" w:customStyle="1" w:styleId="Technical6">
    <w:name w:val="Technical 6"/>
    <w:rsid w:val="00886ED3"/>
    <w:pPr>
      <w:tabs>
        <w:tab w:val="left" w:pos="-720"/>
      </w:tabs>
      <w:suppressAutoHyphens/>
      <w:ind w:firstLine="720"/>
      <w:jc w:val="center"/>
    </w:pPr>
    <w:rPr>
      <w:rFonts w:ascii="Arial" w:hAnsi="Arial"/>
      <w:b/>
      <w:sz w:val="22"/>
      <w:lang w:val="en-US" w:eastAsia="en-US"/>
    </w:rPr>
  </w:style>
  <w:style w:type="character" w:customStyle="1" w:styleId="Technical2">
    <w:name w:val="Technical 2"/>
    <w:rsid w:val="00886ED3"/>
    <w:rPr>
      <w:rFonts w:ascii="Arial" w:hAnsi="Arial"/>
      <w:noProof w:val="0"/>
      <w:sz w:val="22"/>
      <w:lang w:val="en-US"/>
    </w:rPr>
  </w:style>
  <w:style w:type="character" w:customStyle="1" w:styleId="Technical3">
    <w:name w:val="Technical 3"/>
    <w:rsid w:val="00886ED3"/>
    <w:rPr>
      <w:rFonts w:ascii="Arial" w:hAnsi="Arial"/>
      <w:noProof w:val="0"/>
      <w:sz w:val="22"/>
      <w:lang w:val="en-US"/>
    </w:rPr>
  </w:style>
  <w:style w:type="paragraph" w:customStyle="1" w:styleId="Technical4">
    <w:name w:val="Technical 4"/>
    <w:rsid w:val="00886ED3"/>
    <w:pPr>
      <w:tabs>
        <w:tab w:val="left" w:pos="-720"/>
      </w:tabs>
      <w:suppressAutoHyphens/>
      <w:jc w:val="center"/>
    </w:pPr>
    <w:rPr>
      <w:rFonts w:ascii="Arial" w:hAnsi="Arial"/>
      <w:b/>
      <w:sz w:val="22"/>
      <w:lang w:val="en-US" w:eastAsia="en-US"/>
    </w:rPr>
  </w:style>
  <w:style w:type="character" w:customStyle="1" w:styleId="Technical1">
    <w:name w:val="Technical 1"/>
    <w:rsid w:val="00886ED3"/>
    <w:rPr>
      <w:rFonts w:ascii="Arial" w:hAnsi="Arial"/>
      <w:noProof w:val="0"/>
      <w:sz w:val="22"/>
      <w:lang w:val="en-US"/>
    </w:rPr>
  </w:style>
  <w:style w:type="paragraph" w:customStyle="1" w:styleId="Technical7">
    <w:name w:val="Technical 7"/>
    <w:rsid w:val="00886ED3"/>
    <w:pPr>
      <w:tabs>
        <w:tab w:val="left" w:pos="-720"/>
      </w:tabs>
      <w:suppressAutoHyphens/>
      <w:ind w:firstLine="720"/>
      <w:jc w:val="center"/>
    </w:pPr>
    <w:rPr>
      <w:rFonts w:ascii="Arial" w:hAnsi="Arial"/>
      <w:b/>
      <w:sz w:val="22"/>
      <w:lang w:val="en-US" w:eastAsia="en-US"/>
    </w:rPr>
  </w:style>
  <w:style w:type="paragraph" w:customStyle="1" w:styleId="Technical8">
    <w:name w:val="Technical 8"/>
    <w:rsid w:val="00886ED3"/>
    <w:pPr>
      <w:tabs>
        <w:tab w:val="left" w:pos="-720"/>
      </w:tabs>
      <w:suppressAutoHyphens/>
      <w:ind w:firstLine="720"/>
      <w:jc w:val="center"/>
    </w:pPr>
    <w:rPr>
      <w:rFonts w:ascii="Arial" w:hAnsi="Arial"/>
      <w:b/>
      <w:sz w:val="22"/>
      <w:lang w:val="en-US" w:eastAsia="en-US"/>
    </w:rPr>
  </w:style>
  <w:style w:type="paragraph" w:customStyle="1" w:styleId="Pleading">
    <w:name w:val="Pleading"/>
    <w:rsid w:val="00886ED3"/>
    <w:pPr>
      <w:tabs>
        <w:tab w:val="left" w:pos="-720"/>
      </w:tabs>
      <w:suppressAutoHyphens/>
      <w:spacing w:line="-240" w:lineRule="auto"/>
      <w:jc w:val="center"/>
    </w:pPr>
    <w:rPr>
      <w:rFonts w:ascii="Arial" w:hAnsi="Arial"/>
      <w:sz w:val="22"/>
      <w:lang w:val="en-US" w:eastAsia="en-US"/>
    </w:rPr>
  </w:style>
  <w:style w:type="character" w:customStyle="1" w:styleId="a3">
    <w:name w:val="a3"/>
    <w:rsid w:val="00886ED3"/>
    <w:rPr>
      <w:rFonts w:ascii="Arial" w:hAnsi="Arial"/>
      <w:noProof w:val="0"/>
      <w:sz w:val="22"/>
      <w:lang w:val="en-US"/>
    </w:rPr>
  </w:style>
  <w:style w:type="paragraph" w:customStyle="1" w:styleId="Heading">
    <w:name w:val="Heading"/>
    <w:rsid w:val="00886ED3"/>
    <w:pPr>
      <w:tabs>
        <w:tab w:val="center" w:pos="4680"/>
      </w:tabs>
      <w:suppressAutoHyphens/>
      <w:jc w:val="center"/>
    </w:pPr>
    <w:rPr>
      <w:rFonts w:ascii="Arial" w:hAnsi="Arial"/>
      <w:b/>
      <w:sz w:val="26"/>
      <w:lang w:val="en-US" w:eastAsia="en-US"/>
    </w:rPr>
  </w:style>
  <w:style w:type="paragraph" w:customStyle="1" w:styleId="RightPar">
    <w:name w:val="Right Par"/>
    <w:rsid w:val="00886ED3"/>
    <w:pPr>
      <w:tabs>
        <w:tab w:val="left" w:pos="-720"/>
        <w:tab w:val="left" w:pos="0"/>
        <w:tab w:val="decimal" w:pos="720"/>
      </w:tabs>
      <w:suppressAutoHyphens/>
      <w:ind w:left="720"/>
      <w:jc w:val="center"/>
    </w:pPr>
    <w:rPr>
      <w:rFonts w:ascii="Arial" w:hAnsi="Arial"/>
      <w:sz w:val="22"/>
      <w:lang w:val="en-US" w:eastAsia="en-US"/>
    </w:rPr>
  </w:style>
  <w:style w:type="paragraph" w:customStyle="1" w:styleId="Subheading">
    <w:name w:val="Subheading"/>
    <w:rsid w:val="00886ED3"/>
    <w:pPr>
      <w:tabs>
        <w:tab w:val="left" w:pos="-720"/>
      </w:tabs>
      <w:suppressAutoHyphens/>
      <w:jc w:val="center"/>
    </w:pPr>
    <w:rPr>
      <w:rFonts w:ascii="Arial" w:hAnsi="Arial"/>
      <w:b/>
      <w:sz w:val="22"/>
      <w:lang w:val="en-US" w:eastAsia="en-US"/>
    </w:rPr>
  </w:style>
  <w:style w:type="paragraph" w:customStyle="1" w:styleId="Footer1">
    <w:name w:val="Footer1"/>
    <w:rsid w:val="00886ED3"/>
    <w:pPr>
      <w:tabs>
        <w:tab w:val="center" w:pos="4680"/>
        <w:tab w:val="right" w:pos="9000"/>
      </w:tabs>
      <w:suppressAutoHyphens/>
      <w:jc w:val="center"/>
    </w:pPr>
    <w:rPr>
      <w:rFonts w:ascii="Arial" w:hAnsi="Arial"/>
      <w:sz w:val="24"/>
      <w:lang w:val="en-US" w:eastAsia="en-US"/>
    </w:rPr>
  </w:style>
  <w:style w:type="paragraph" w:customStyle="1" w:styleId="Header1">
    <w:name w:val="Header1"/>
    <w:rsid w:val="00886ED3"/>
    <w:pPr>
      <w:tabs>
        <w:tab w:val="center" w:pos="4680"/>
        <w:tab w:val="right" w:pos="9000"/>
      </w:tabs>
      <w:suppressAutoHyphens/>
      <w:jc w:val="center"/>
    </w:pPr>
    <w:rPr>
      <w:rFonts w:ascii="Arial" w:hAnsi="Arial"/>
      <w:sz w:val="24"/>
      <w:lang w:val="en-US" w:eastAsia="en-US"/>
    </w:rPr>
  </w:style>
  <w:style w:type="character" w:customStyle="1" w:styleId="BOX">
    <w:name w:val="BOX"/>
    <w:basedOn w:val="DefaultParagraphFont"/>
    <w:rsid w:val="00886ED3"/>
  </w:style>
  <w:style w:type="character" w:customStyle="1" w:styleId="BOXTIC">
    <w:name w:val="BOXTIC"/>
    <w:basedOn w:val="DefaultParagraphFont"/>
    <w:rsid w:val="00886ED3"/>
  </w:style>
  <w:style w:type="paragraph" w:customStyle="1" w:styleId="FootnoteReference1">
    <w:name w:val="Footnote Reference1"/>
    <w:rsid w:val="00886ED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sz w:val="16"/>
      <w:vertAlign w:val="superscript"/>
      <w:lang w:val="en-US" w:eastAsia="en-US"/>
    </w:rPr>
  </w:style>
  <w:style w:type="paragraph" w:customStyle="1" w:styleId="FootnoteText1">
    <w:name w:val="Footnote Text1"/>
    <w:rsid w:val="00886ED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lang w:val="en-US" w:eastAsia="en-US"/>
    </w:rPr>
  </w:style>
  <w:style w:type="paragraph" w:customStyle="1" w:styleId="Heading91">
    <w:name w:val="Heading 9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i/>
      <w:lang w:val="en-US" w:eastAsia="en-US"/>
    </w:rPr>
  </w:style>
  <w:style w:type="paragraph" w:customStyle="1" w:styleId="Heading81">
    <w:name w:val="Heading 8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i/>
      <w:lang w:val="en-US" w:eastAsia="en-US"/>
    </w:rPr>
  </w:style>
  <w:style w:type="paragraph" w:customStyle="1" w:styleId="Heading71">
    <w:name w:val="Heading 7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i/>
      <w:lang w:val="en-US" w:eastAsia="en-US"/>
    </w:rPr>
  </w:style>
  <w:style w:type="paragraph" w:customStyle="1" w:styleId="Heading61">
    <w:name w:val="Heading 6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u w:val="single"/>
      <w:lang w:val="en-US" w:eastAsia="en-US"/>
    </w:rPr>
  </w:style>
  <w:style w:type="paragraph" w:customStyle="1" w:styleId="Heading51">
    <w:name w:val="Heading 51"/>
    <w:rsid w:val="00886ED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b/>
      <w:lang w:val="en-US" w:eastAsia="en-US"/>
    </w:rPr>
  </w:style>
  <w:style w:type="paragraph" w:customStyle="1" w:styleId="Heading41">
    <w:name w:val="Heading 41"/>
    <w:rsid w:val="00886ED3"/>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sz w:val="24"/>
      <w:u w:val="single"/>
      <w:lang w:val="en-US" w:eastAsia="en-US"/>
    </w:rPr>
  </w:style>
  <w:style w:type="paragraph" w:customStyle="1" w:styleId="Heading31">
    <w:name w:val="Heading 31"/>
    <w:rsid w:val="00886ED3"/>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b/>
      <w:sz w:val="24"/>
      <w:lang w:val="en-US" w:eastAsia="en-US"/>
    </w:rPr>
  </w:style>
  <w:style w:type="paragraph" w:customStyle="1" w:styleId="Heading21">
    <w:name w:val="Heading 21"/>
    <w:rsid w:val="00886ED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center"/>
    </w:pPr>
    <w:rPr>
      <w:rFonts w:ascii="Arial" w:hAnsi="Arial"/>
      <w:b/>
      <w:sz w:val="24"/>
      <w:lang w:val="en-US" w:eastAsia="en-US"/>
    </w:rPr>
  </w:style>
  <w:style w:type="character" w:customStyle="1" w:styleId="Heading11">
    <w:name w:val="Heading 11"/>
    <w:rsid w:val="00886ED3"/>
    <w:rPr>
      <w:rFonts w:ascii="Arial" w:hAnsi="Arial"/>
      <w:noProof w:val="0"/>
      <w:sz w:val="22"/>
      <w:lang w:val="en-US"/>
    </w:rPr>
  </w:style>
  <w:style w:type="paragraph" w:customStyle="1" w:styleId="Level3">
    <w:name w:val="Level 3"/>
    <w:rsid w:val="00886ED3"/>
    <w:pPr>
      <w:tabs>
        <w:tab w:val="left" w:pos="-720"/>
      </w:tabs>
      <w:suppressAutoHyphens/>
      <w:jc w:val="center"/>
    </w:pPr>
    <w:rPr>
      <w:rFonts w:ascii="Arial" w:hAnsi="Arial"/>
      <w:sz w:val="22"/>
      <w:lang w:val="en-US" w:eastAsia="en-US"/>
    </w:rPr>
  </w:style>
  <w:style w:type="paragraph" w:customStyle="1" w:styleId="Level1">
    <w:name w:val="Level 1"/>
    <w:rsid w:val="00886ED3"/>
    <w:pPr>
      <w:tabs>
        <w:tab w:val="left" w:pos="-720"/>
      </w:tabs>
      <w:suppressAutoHyphens/>
      <w:jc w:val="center"/>
    </w:pPr>
    <w:rPr>
      <w:rFonts w:ascii="Arial" w:hAnsi="Arial"/>
      <w:b/>
      <w:sz w:val="26"/>
      <w:lang w:val="en-US" w:eastAsia="en-US"/>
    </w:rPr>
  </w:style>
  <w:style w:type="paragraph" w:customStyle="1" w:styleId="Level2">
    <w:name w:val="Level 2"/>
    <w:rsid w:val="00886ED3"/>
    <w:pPr>
      <w:tabs>
        <w:tab w:val="left" w:pos="-720"/>
      </w:tabs>
      <w:suppressAutoHyphens/>
      <w:jc w:val="center"/>
    </w:pPr>
    <w:rPr>
      <w:rFonts w:ascii="Arial" w:hAnsi="Arial"/>
      <w:b/>
      <w:sz w:val="22"/>
      <w:lang w:val="en-US" w:eastAsia="en-US"/>
    </w:rPr>
  </w:style>
  <w:style w:type="character" w:customStyle="1" w:styleId="Level0">
    <w:name w:val="Level 0"/>
    <w:rsid w:val="00886ED3"/>
    <w:rPr>
      <w:sz w:val="33"/>
    </w:rPr>
  </w:style>
  <w:style w:type="paragraph" w:customStyle="1" w:styleId="DocStart">
    <w:name w:val="Doc Start"/>
    <w:rsid w:val="00886ED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center"/>
    </w:pPr>
    <w:rPr>
      <w:rFonts w:ascii="Arial" w:hAnsi="Arial"/>
      <w:sz w:val="22"/>
      <w:lang w:val="en-US" w:eastAsia="en-US"/>
    </w:rPr>
  </w:style>
  <w:style w:type="character" w:customStyle="1" w:styleId="Level3T">
    <w:name w:val="Level 3T"/>
    <w:rsid w:val="00886ED3"/>
    <w:rPr>
      <w:rFonts w:ascii="Arial" w:hAnsi="Arial"/>
      <w:b/>
      <w:noProof w:val="0"/>
      <w:sz w:val="22"/>
      <w:lang w:val="en-US"/>
    </w:rPr>
  </w:style>
  <w:style w:type="paragraph" w:customStyle="1" w:styleId="Level5">
    <w:name w:val="Level 5"/>
    <w:rsid w:val="00886ED3"/>
    <w:pPr>
      <w:tabs>
        <w:tab w:val="left" w:pos="-720"/>
        <w:tab w:val="left" w:pos="0"/>
        <w:tab w:val="left" w:pos="720"/>
        <w:tab w:val="left" w:pos="1440"/>
      </w:tabs>
      <w:suppressAutoHyphens/>
      <w:ind w:left="2160" w:hanging="720"/>
      <w:jc w:val="center"/>
    </w:pPr>
    <w:rPr>
      <w:rFonts w:ascii="Arial" w:hAnsi="Arial"/>
      <w:sz w:val="22"/>
      <w:lang w:val="en-US" w:eastAsia="en-US"/>
    </w:rPr>
  </w:style>
  <w:style w:type="character" w:customStyle="1" w:styleId="Document8">
    <w:name w:val="Document 8"/>
    <w:basedOn w:val="DefaultParagraphFont"/>
    <w:rsid w:val="00886ED3"/>
  </w:style>
  <w:style w:type="character" w:customStyle="1" w:styleId="Document4">
    <w:name w:val="Document 4"/>
    <w:rsid w:val="00886ED3"/>
    <w:rPr>
      <w:b/>
      <w:i/>
      <w:sz w:val="22"/>
    </w:rPr>
  </w:style>
  <w:style w:type="character" w:customStyle="1" w:styleId="Document6">
    <w:name w:val="Document 6"/>
    <w:basedOn w:val="DefaultParagraphFont"/>
    <w:rsid w:val="00886ED3"/>
  </w:style>
  <w:style w:type="character" w:customStyle="1" w:styleId="Document5">
    <w:name w:val="Document 5"/>
    <w:basedOn w:val="DefaultParagraphFont"/>
    <w:rsid w:val="00886ED3"/>
  </w:style>
  <w:style w:type="character" w:customStyle="1" w:styleId="Document2">
    <w:name w:val="Document 2"/>
    <w:rsid w:val="00886ED3"/>
    <w:rPr>
      <w:rFonts w:ascii="Arial" w:hAnsi="Arial"/>
      <w:noProof w:val="0"/>
      <w:sz w:val="22"/>
      <w:lang w:val="en-US"/>
    </w:rPr>
  </w:style>
  <w:style w:type="character" w:customStyle="1" w:styleId="Document7">
    <w:name w:val="Document 7"/>
    <w:basedOn w:val="DefaultParagraphFont"/>
    <w:rsid w:val="00886ED3"/>
  </w:style>
  <w:style w:type="character" w:customStyle="1" w:styleId="Document3">
    <w:name w:val="Document 3"/>
    <w:rsid w:val="00886ED3"/>
    <w:rPr>
      <w:rFonts w:ascii="Arial" w:hAnsi="Arial"/>
      <w:noProof w:val="0"/>
      <w:sz w:val="22"/>
      <w:lang w:val="en-US"/>
    </w:rPr>
  </w:style>
  <w:style w:type="paragraph" w:customStyle="1" w:styleId="Document1">
    <w:name w:val="Document 1"/>
    <w:rsid w:val="00886ED3"/>
    <w:pPr>
      <w:keepNext/>
      <w:keepLines/>
      <w:tabs>
        <w:tab w:val="left" w:pos="-720"/>
      </w:tabs>
      <w:suppressAutoHyphens/>
      <w:jc w:val="center"/>
    </w:pPr>
    <w:rPr>
      <w:rFonts w:ascii="Arial" w:hAnsi="Arial"/>
      <w:sz w:val="22"/>
      <w:lang w:val="en-US" w:eastAsia="en-US"/>
    </w:rPr>
  </w:style>
  <w:style w:type="paragraph" w:customStyle="1" w:styleId="toa">
    <w:name w:val="toa"/>
    <w:basedOn w:val="Normal"/>
    <w:rsid w:val="00886ED3"/>
    <w:pPr>
      <w:tabs>
        <w:tab w:val="left" w:pos="9000"/>
        <w:tab w:val="right" w:pos="9360"/>
      </w:tabs>
      <w:suppressAutoHyphens/>
      <w:jc w:val="left"/>
    </w:pPr>
    <w:rPr>
      <w:rFonts w:ascii="Arial" w:hAnsi="Arial"/>
      <w:szCs w:val="20"/>
    </w:rPr>
  </w:style>
  <w:style w:type="character" w:customStyle="1" w:styleId="EquationCaption">
    <w:name w:val="_Equation Caption"/>
    <w:rsid w:val="00886ED3"/>
  </w:style>
  <w:style w:type="paragraph" w:styleId="EndnoteText">
    <w:name w:val="endnote text"/>
    <w:basedOn w:val="Normal"/>
    <w:link w:val="EndnoteTextChar"/>
    <w:uiPriority w:val="99"/>
    <w:rsid w:val="00886ED3"/>
    <w:rPr>
      <w:rFonts w:ascii="Arial" w:hAnsi="Arial"/>
      <w:sz w:val="20"/>
      <w:szCs w:val="20"/>
    </w:rPr>
  </w:style>
  <w:style w:type="character" w:customStyle="1" w:styleId="EndnoteTextChar">
    <w:name w:val="Endnote Text Char"/>
    <w:link w:val="EndnoteText"/>
    <w:uiPriority w:val="99"/>
    <w:rsid w:val="00886ED3"/>
    <w:rPr>
      <w:rFonts w:ascii="Arial" w:hAnsi="Arial"/>
      <w:lang w:val="en-GB" w:eastAsia="en-US"/>
    </w:rPr>
  </w:style>
  <w:style w:type="paragraph" w:styleId="FootnoteText">
    <w:name w:val="footnote text"/>
    <w:basedOn w:val="Normal"/>
    <w:link w:val="FootnoteTextChar"/>
    <w:uiPriority w:val="99"/>
    <w:rsid w:val="00886ED3"/>
    <w:rPr>
      <w:rFonts w:ascii="Arial" w:hAnsi="Arial"/>
      <w:sz w:val="20"/>
      <w:szCs w:val="20"/>
    </w:rPr>
  </w:style>
  <w:style w:type="character" w:customStyle="1" w:styleId="FootnoteTextChar">
    <w:name w:val="Footnote Text Char"/>
    <w:link w:val="FootnoteText"/>
    <w:uiPriority w:val="99"/>
    <w:rsid w:val="00886ED3"/>
    <w:rPr>
      <w:rFonts w:ascii="Arial" w:hAnsi="Arial"/>
      <w:lang w:val="en-GB" w:eastAsia="en-US"/>
    </w:rPr>
  </w:style>
  <w:style w:type="paragraph" w:styleId="Index1">
    <w:name w:val="index 1"/>
    <w:basedOn w:val="Normal"/>
    <w:next w:val="Normal"/>
    <w:autoRedefine/>
    <w:rsid w:val="00886ED3"/>
    <w:pPr>
      <w:ind w:left="220" w:hanging="220"/>
    </w:pPr>
    <w:rPr>
      <w:rFonts w:ascii="Arial" w:hAnsi="Arial"/>
      <w:szCs w:val="20"/>
    </w:rPr>
  </w:style>
  <w:style w:type="paragraph" w:styleId="Index2">
    <w:name w:val="index 2"/>
    <w:basedOn w:val="Normal"/>
    <w:next w:val="Normal"/>
    <w:autoRedefine/>
    <w:rsid w:val="00886ED3"/>
    <w:pPr>
      <w:ind w:left="440" w:hanging="220"/>
    </w:pPr>
    <w:rPr>
      <w:rFonts w:ascii="Arial" w:hAnsi="Arial"/>
      <w:szCs w:val="20"/>
    </w:rPr>
  </w:style>
  <w:style w:type="paragraph" w:styleId="Index3">
    <w:name w:val="index 3"/>
    <w:basedOn w:val="Normal"/>
    <w:next w:val="Normal"/>
    <w:autoRedefine/>
    <w:rsid w:val="00886ED3"/>
    <w:pPr>
      <w:ind w:left="660" w:hanging="220"/>
    </w:pPr>
    <w:rPr>
      <w:rFonts w:ascii="Arial" w:hAnsi="Arial"/>
      <w:szCs w:val="20"/>
    </w:rPr>
  </w:style>
  <w:style w:type="paragraph" w:styleId="Index4">
    <w:name w:val="index 4"/>
    <w:basedOn w:val="Normal"/>
    <w:next w:val="Normal"/>
    <w:autoRedefine/>
    <w:rsid w:val="00886ED3"/>
    <w:pPr>
      <w:ind w:left="880" w:hanging="220"/>
    </w:pPr>
    <w:rPr>
      <w:rFonts w:ascii="Arial" w:hAnsi="Arial"/>
      <w:szCs w:val="20"/>
    </w:rPr>
  </w:style>
  <w:style w:type="paragraph" w:styleId="Index5">
    <w:name w:val="index 5"/>
    <w:basedOn w:val="Normal"/>
    <w:next w:val="Normal"/>
    <w:autoRedefine/>
    <w:rsid w:val="00886ED3"/>
    <w:pPr>
      <w:ind w:left="1100" w:hanging="220"/>
    </w:pPr>
    <w:rPr>
      <w:rFonts w:ascii="Arial" w:hAnsi="Arial"/>
      <w:szCs w:val="20"/>
    </w:rPr>
  </w:style>
  <w:style w:type="paragraph" w:styleId="Index6">
    <w:name w:val="index 6"/>
    <w:basedOn w:val="Normal"/>
    <w:next w:val="Normal"/>
    <w:autoRedefine/>
    <w:rsid w:val="00886ED3"/>
    <w:pPr>
      <w:ind w:left="1320" w:hanging="220"/>
    </w:pPr>
    <w:rPr>
      <w:rFonts w:ascii="Arial" w:hAnsi="Arial"/>
      <w:szCs w:val="20"/>
    </w:rPr>
  </w:style>
  <w:style w:type="paragraph" w:styleId="Index7">
    <w:name w:val="index 7"/>
    <w:basedOn w:val="Normal"/>
    <w:next w:val="Normal"/>
    <w:autoRedefine/>
    <w:rsid w:val="00886ED3"/>
    <w:pPr>
      <w:ind w:left="1540" w:hanging="220"/>
    </w:pPr>
    <w:rPr>
      <w:rFonts w:ascii="Arial" w:hAnsi="Arial"/>
      <w:szCs w:val="20"/>
    </w:rPr>
  </w:style>
  <w:style w:type="paragraph" w:styleId="Index8">
    <w:name w:val="index 8"/>
    <w:basedOn w:val="Normal"/>
    <w:next w:val="Normal"/>
    <w:autoRedefine/>
    <w:rsid w:val="00886ED3"/>
    <w:pPr>
      <w:ind w:left="1760" w:hanging="220"/>
    </w:pPr>
    <w:rPr>
      <w:rFonts w:ascii="Arial" w:hAnsi="Arial"/>
      <w:szCs w:val="20"/>
    </w:rPr>
  </w:style>
  <w:style w:type="paragraph" w:styleId="Index9">
    <w:name w:val="index 9"/>
    <w:basedOn w:val="Normal"/>
    <w:next w:val="Normal"/>
    <w:autoRedefine/>
    <w:rsid w:val="00886ED3"/>
    <w:pPr>
      <w:ind w:left="1980" w:hanging="220"/>
    </w:pPr>
    <w:rPr>
      <w:rFonts w:ascii="Arial" w:hAnsi="Arial"/>
      <w:szCs w:val="20"/>
    </w:rPr>
  </w:style>
  <w:style w:type="paragraph" w:styleId="IndexHeading">
    <w:name w:val="index heading"/>
    <w:basedOn w:val="Normal"/>
    <w:next w:val="Index1"/>
    <w:rsid w:val="00886ED3"/>
    <w:rPr>
      <w:rFonts w:ascii="Arial" w:hAnsi="Arial"/>
      <w:b/>
      <w:szCs w:val="20"/>
    </w:rPr>
  </w:style>
  <w:style w:type="paragraph" w:styleId="MacroText">
    <w:name w:val="macro"/>
    <w:link w:val="MacroTextChar"/>
    <w:uiPriority w:val="99"/>
    <w:rsid w:val="00886ED3"/>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lang w:val="en-GB" w:eastAsia="en-US"/>
    </w:rPr>
  </w:style>
  <w:style w:type="character" w:customStyle="1" w:styleId="MacroTextChar">
    <w:name w:val="Macro Text Char"/>
    <w:link w:val="MacroText"/>
    <w:uiPriority w:val="99"/>
    <w:rsid w:val="00886ED3"/>
    <w:rPr>
      <w:rFonts w:ascii="Courier New" w:hAnsi="Courier New"/>
      <w:lang w:val="en-GB" w:eastAsia="en-US" w:bidi="ar-SA"/>
    </w:rPr>
  </w:style>
  <w:style w:type="paragraph" w:styleId="TableofAuthorities">
    <w:name w:val="table of authorities"/>
    <w:basedOn w:val="Normal"/>
    <w:next w:val="Normal"/>
    <w:rsid w:val="00886ED3"/>
    <w:pPr>
      <w:ind w:left="220" w:hanging="220"/>
    </w:pPr>
    <w:rPr>
      <w:rFonts w:ascii="Arial" w:hAnsi="Arial"/>
      <w:szCs w:val="20"/>
    </w:rPr>
  </w:style>
  <w:style w:type="paragraph" w:styleId="TableofFigures">
    <w:name w:val="table of figures"/>
    <w:basedOn w:val="Normal"/>
    <w:next w:val="Normal"/>
    <w:rsid w:val="00886ED3"/>
    <w:pPr>
      <w:ind w:left="440" w:hanging="440"/>
    </w:pPr>
    <w:rPr>
      <w:rFonts w:ascii="Arial" w:hAnsi="Arial"/>
      <w:szCs w:val="20"/>
    </w:rPr>
  </w:style>
  <w:style w:type="paragraph" w:styleId="TOAHeading">
    <w:name w:val="toa heading"/>
    <w:basedOn w:val="Normal"/>
    <w:next w:val="Normal"/>
    <w:rsid w:val="00886ED3"/>
    <w:pPr>
      <w:spacing w:before="120"/>
    </w:pPr>
    <w:rPr>
      <w:rFonts w:ascii="Arial" w:hAnsi="Arial"/>
      <w:b/>
      <w:szCs w:val="20"/>
    </w:rPr>
  </w:style>
  <w:style w:type="character" w:customStyle="1" w:styleId="EmailStyle244">
    <w:name w:val="EmailStyle244"/>
    <w:basedOn w:val="DefaultParagraphFont"/>
    <w:semiHidden/>
    <w:rsid w:val="00886ED3"/>
  </w:style>
  <w:style w:type="character" w:customStyle="1" w:styleId="EmailStyle245">
    <w:name w:val="EmailStyle245"/>
    <w:semiHidden/>
    <w:rsid w:val="00886ED3"/>
    <w:rPr>
      <w:rFonts w:ascii="Arial" w:hAnsi="Arial" w:cs="Arial"/>
      <w:color w:val="000080"/>
      <w:sz w:val="20"/>
      <w:szCs w:val="20"/>
    </w:rPr>
  </w:style>
  <w:style w:type="paragraph" w:customStyle="1" w:styleId="BEST-Cell-ListBul-1">
    <w:name w:val="BEST-Cell-ListBul-1"/>
    <w:basedOn w:val="Normal"/>
    <w:rsid w:val="00886ED3"/>
    <w:pPr>
      <w:numPr>
        <w:numId w:val="8"/>
      </w:numPr>
      <w:spacing w:after="60"/>
      <w:jc w:val="left"/>
    </w:pPr>
    <w:rPr>
      <w:rFonts w:ascii="Arial" w:hAnsi="Arial" w:cs="Arial"/>
      <w:color w:val="000000"/>
      <w:szCs w:val="20"/>
    </w:rPr>
  </w:style>
  <w:style w:type="paragraph" w:customStyle="1" w:styleId="BEST-Cover-BESTAddress">
    <w:name w:val="BEST-Cover-BESTAddress"/>
    <w:basedOn w:val="Normal"/>
    <w:rsid w:val="00886ED3"/>
    <w:pPr>
      <w:jc w:val="center"/>
    </w:pPr>
    <w:rPr>
      <w:rFonts w:ascii="Arial" w:hAnsi="Arial"/>
      <w:color w:val="000000"/>
      <w:sz w:val="28"/>
      <w:szCs w:val="20"/>
    </w:rPr>
  </w:style>
  <w:style w:type="paragraph" w:customStyle="1" w:styleId="BEST-Cover-BESTLong">
    <w:name w:val="BEST-Cover-BESTLong"/>
    <w:basedOn w:val="Normal"/>
    <w:rsid w:val="00886ED3"/>
    <w:pPr>
      <w:jc w:val="center"/>
    </w:pPr>
    <w:rPr>
      <w:rFonts w:ascii="Arial" w:hAnsi="Arial"/>
      <w:bCs/>
      <w:i/>
      <w:color w:val="000000"/>
      <w:szCs w:val="20"/>
    </w:rPr>
  </w:style>
  <w:style w:type="paragraph" w:customStyle="1" w:styleId="BEST-Cover-BESTName">
    <w:name w:val="BEST-Cover-BESTName"/>
    <w:basedOn w:val="Normal"/>
    <w:rsid w:val="00886ED3"/>
    <w:pPr>
      <w:jc w:val="center"/>
    </w:pPr>
    <w:rPr>
      <w:rFonts w:ascii="Wide Latin" w:hAnsi="Wide Latin"/>
      <w:b/>
      <w:i/>
      <w:color w:val="000000"/>
      <w:sz w:val="28"/>
      <w:szCs w:val="20"/>
      <w:u w:val="single"/>
    </w:rPr>
  </w:style>
  <w:style w:type="paragraph" w:customStyle="1" w:styleId="BEST-Cover-CustAddress">
    <w:name w:val="BEST-Cover-CustAddress"/>
    <w:basedOn w:val="Normal"/>
    <w:rsid w:val="00886ED3"/>
    <w:pPr>
      <w:jc w:val="center"/>
    </w:pPr>
    <w:rPr>
      <w:rFonts w:ascii="Arial" w:hAnsi="Arial"/>
      <w:color w:val="000000"/>
      <w:sz w:val="28"/>
      <w:szCs w:val="20"/>
    </w:rPr>
  </w:style>
  <w:style w:type="paragraph" w:customStyle="1" w:styleId="BEST-Cover-CustName">
    <w:name w:val="BEST-Cover-CustName"/>
    <w:basedOn w:val="Normal"/>
    <w:rsid w:val="00886ED3"/>
    <w:pPr>
      <w:jc w:val="center"/>
    </w:pPr>
    <w:rPr>
      <w:rFonts w:ascii="Arial" w:hAnsi="Arial"/>
      <w:b/>
      <w:color w:val="000000"/>
      <w:sz w:val="36"/>
      <w:szCs w:val="20"/>
    </w:rPr>
  </w:style>
  <w:style w:type="paragraph" w:customStyle="1" w:styleId="BEST-Cover-Date">
    <w:name w:val="BEST-Cover-Date"/>
    <w:basedOn w:val="Normal"/>
    <w:rsid w:val="00886ED3"/>
    <w:pPr>
      <w:spacing w:before="240"/>
      <w:jc w:val="center"/>
    </w:pPr>
    <w:rPr>
      <w:rFonts w:ascii="Arial" w:hAnsi="Arial"/>
      <w:color w:val="000000"/>
      <w:sz w:val="28"/>
      <w:szCs w:val="20"/>
    </w:rPr>
  </w:style>
  <w:style w:type="paragraph" w:customStyle="1" w:styleId="BEST-Cover-DocFor">
    <w:name w:val="BEST-Cover-DocFor"/>
    <w:basedOn w:val="Normal"/>
    <w:rsid w:val="00886ED3"/>
    <w:pPr>
      <w:pBdr>
        <w:top w:val="single" w:sz="30" w:space="1" w:color="auto"/>
      </w:pBdr>
      <w:jc w:val="center"/>
    </w:pPr>
    <w:rPr>
      <w:rFonts w:ascii="Arial" w:hAnsi="Arial" w:cs="Arial"/>
      <w:color w:val="000000"/>
      <w:sz w:val="32"/>
      <w:szCs w:val="20"/>
    </w:rPr>
  </w:style>
  <w:style w:type="paragraph" w:customStyle="1" w:styleId="BEST-Cover-DocName">
    <w:name w:val="BEST-Cover-DocName"/>
    <w:basedOn w:val="Normal"/>
    <w:rsid w:val="007239C1"/>
    <w:pPr>
      <w:pBdr>
        <w:top w:val="single" w:sz="30" w:space="1" w:color="auto"/>
      </w:pBdr>
      <w:spacing w:before="480" w:after="480"/>
      <w:jc w:val="center"/>
    </w:pPr>
    <w:rPr>
      <w:rFonts w:ascii="Times New Roman" w:hAnsi="Times New Roman"/>
      <w:b/>
      <w:bCs/>
      <w:color w:val="000000"/>
      <w:sz w:val="40"/>
      <w:szCs w:val="20"/>
    </w:rPr>
  </w:style>
  <w:style w:type="paragraph" w:customStyle="1" w:styleId="BEST-Cover-ISO9001">
    <w:name w:val="BEST-Cover-ISO9001"/>
    <w:basedOn w:val="Normal"/>
    <w:rsid w:val="00886ED3"/>
    <w:pPr>
      <w:jc w:val="center"/>
    </w:pPr>
    <w:rPr>
      <w:rFonts w:ascii="Arial" w:hAnsi="Arial"/>
      <w:color w:val="000000"/>
      <w:szCs w:val="20"/>
    </w:rPr>
  </w:style>
  <w:style w:type="paragraph" w:customStyle="1" w:styleId="BEST-Cover-Line">
    <w:name w:val="BEST-Cover-Line"/>
    <w:basedOn w:val="Normal"/>
    <w:rsid w:val="00886ED3"/>
    <w:pPr>
      <w:pBdr>
        <w:top w:val="single" w:sz="30" w:space="1" w:color="auto"/>
      </w:pBdr>
      <w:spacing w:before="480"/>
      <w:jc w:val="center"/>
    </w:pPr>
    <w:rPr>
      <w:rFonts w:ascii="Arial" w:hAnsi="Arial" w:cs="Arial"/>
      <w:bCs/>
      <w:color w:val="000000"/>
      <w:sz w:val="20"/>
      <w:szCs w:val="20"/>
    </w:rPr>
  </w:style>
  <w:style w:type="paragraph" w:customStyle="1" w:styleId="BEST-Cover-PreparedBy">
    <w:name w:val="BEST-Cover-PreparedBy"/>
    <w:basedOn w:val="Normal"/>
    <w:rsid w:val="00886ED3"/>
    <w:pPr>
      <w:spacing w:before="3480"/>
      <w:jc w:val="center"/>
    </w:pPr>
    <w:rPr>
      <w:rFonts w:ascii="Arial" w:hAnsi="Arial"/>
      <w:i/>
      <w:color w:val="000000"/>
      <w:sz w:val="28"/>
      <w:szCs w:val="20"/>
    </w:rPr>
  </w:style>
  <w:style w:type="paragraph" w:customStyle="1" w:styleId="BEST-Cover-PreparedFor">
    <w:name w:val="BEST-Cover-PreparedFor"/>
    <w:basedOn w:val="Normal"/>
    <w:rsid w:val="00886ED3"/>
    <w:pPr>
      <w:spacing w:before="1440"/>
      <w:jc w:val="center"/>
    </w:pPr>
    <w:rPr>
      <w:rFonts w:ascii="Arial" w:hAnsi="Arial"/>
      <w:bCs/>
      <w:i/>
      <w:color w:val="000000"/>
      <w:sz w:val="28"/>
      <w:szCs w:val="20"/>
    </w:rPr>
  </w:style>
  <w:style w:type="paragraph" w:customStyle="1" w:styleId="BEST-Cover-ProjMgr">
    <w:name w:val="BEST-Cover-ProjMgr"/>
    <w:basedOn w:val="Normal"/>
    <w:rsid w:val="00886ED3"/>
    <w:pPr>
      <w:spacing w:before="480"/>
      <w:jc w:val="center"/>
    </w:pPr>
    <w:rPr>
      <w:rFonts w:ascii="Arial" w:hAnsi="Arial"/>
      <w:color w:val="000000"/>
      <w:sz w:val="28"/>
      <w:szCs w:val="20"/>
    </w:rPr>
  </w:style>
  <w:style w:type="paragraph" w:customStyle="1" w:styleId="BEST-Cover-ProjName">
    <w:name w:val="BEST-Cover-ProjName"/>
    <w:basedOn w:val="Normal"/>
    <w:rsid w:val="00886ED3"/>
    <w:pPr>
      <w:jc w:val="center"/>
    </w:pPr>
    <w:rPr>
      <w:rFonts w:ascii="Arial" w:hAnsi="Arial"/>
      <w:b/>
      <w:color w:val="000000"/>
      <w:sz w:val="40"/>
      <w:szCs w:val="20"/>
    </w:rPr>
  </w:style>
  <w:style w:type="paragraph" w:customStyle="1" w:styleId="BEST-ListNum-2">
    <w:name w:val="BEST-ListNum-2"/>
    <w:basedOn w:val="Normal"/>
    <w:rsid w:val="00886ED3"/>
    <w:pPr>
      <w:spacing w:after="60"/>
      <w:jc w:val="left"/>
    </w:pPr>
    <w:rPr>
      <w:rFonts w:ascii="Arial" w:hAnsi="Arial"/>
      <w:color w:val="000000"/>
      <w:szCs w:val="20"/>
    </w:rPr>
  </w:style>
  <w:style w:type="paragraph" w:customStyle="1" w:styleId="BEST-Cell-ListNum-1">
    <w:name w:val="BEST-Cell-ListNum-1"/>
    <w:basedOn w:val="Normal"/>
    <w:rsid w:val="00886ED3"/>
    <w:pPr>
      <w:numPr>
        <w:numId w:val="7"/>
      </w:numPr>
      <w:spacing w:after="120"/>
    </w:pPr>
    <w:rPr>
      <w:rFonts w:ascii="Arial" w:hAnsi="Arial"/>
      <w:color w:val="000000"/>
      <w:spacing w:val="-5"/>
      <w:szCs w:val="20"/>
    </w:rPr>
  </w:style>
  <w:style w:type="paragraph" w:customStyle="1" w:styleId="BEST-Cell-Text-1">
    <w:name w:val="BEST-Cell-Text-1"/>
    <w:basedOn w:val="Normal"/>
    <w:rsid w:val="00886ED3"/>
    <w:pPr>
      <w:spacing w:after="120"/>
      <w:jc w:val="left"/>
    </w:pPr>
    <w:rPr>
      <w:rFonts w:ascii="Arial" w:hAnsi="Arial"/>
      <w:color w:val="000000"/>
      <w:sz w:val="20"/>
      <w:szCs w:val="20"/>
    </w:rPr>
  </w:style>
  <w:style w:type="paragraph" w:customStyle="1" w:styleId="BEST-Cell-Text-1B">
    <w:name w:val="BEST-Cell-Text-1B"/>
    <w:basedOn w:val="Normal"/>
    <w:rsid w:val="00886ED3"/>
    <w:pPr>
      <w:jc w:val="left"/>
    </w:pPr>
    <w:rPr>
      <w:rFonts w:ascii="Arial" w:hAnsi="Arial"/>
      <w:b/>
      <w:bCs/>
      <w:color w:val="000000"/>
      <w:sz w:val="20"/>
      <w:szCs w:val="20"/>
    </w:rPr>
  </w:style>
  <w:style w:type="paragraph" w:customStyle="1" w:styleId="BEST-Text-2">
    <w:name w:val="BEST-Text-2"/>
    <w:basedOn w:val="Normal"/>
    <w:rsid w:val="00886ED3"/>
    <w:pPr>
      <w:spacing w:after="120"/>
      <w:ind w:left="1440"/>
      <w:jc w:val="left"/>
    </w:pPr>
    <w:rPr>
      <w:rFonts w:ascii="Arial" w:hAnsi="Arial"/>
      <w:color w:val="000000"/>
      <w:szCs w:val="20"/>
    </w:rPr>
  </w:style>
  <w:style w:type="character" w:styleId="Strong">
    <w:name w:val="Strong"/>
    <w:uiPriority w:val="22"/>
    <w:qFormat/>
    <w:rsid w:val="00886ED3"/>
    <w:rPr>
      <w:b/>
      <w:bCs/>
    </w:rPr>
  </w:style>
  <w:style w:type="character" w:customStyle="1" w:styleId="Heading7Char">
    <w:name w:val="Heading 7 Char"/>
    <w:aliases w:val="PIM 7 Char"/>
    <w:uiPriority w:val="9"/>
    <w:rsid w:val="00886ED3"/>
    <w:rPr>
      <w:sz w:val="24"/>
      <w:szCs w:val="24"/>
      <w:lang w:eastAsia="zh-CN"/>
    </w:rPr>
  </w:style>
  <w:style w:type="character" w:customStyle="1" w:styleId="BodyText3Char">
    <w:name w:val="Body Text 3 Char"/>
    <w:uiPriority w:val="99"/>
    <w:semiHidden/>
    <w:rsid w:val="00886ED3"/>
    <w:rPr>
      <w:rFonts w:eastAsia="Times New Roman"/>
      <w:sz w:val="28"/>
      <w:lang w:val="en-GB"/>
    </w:rPr>
  </w:style>
  <w:style w:type="character" w:customStyle="1" w:styleId="CommentSubjectChar">
    <w:name w:val="Comment Subject Char"/>
    <w:uiPriority w:val="99"/>
    <w:semiHidden/>
    <w:rsid w:val="00886ED3"/>
    <w:rPr>
      <w:rFonts w:ascii="Century Gothic" w:hAnsi="Century Gothic"/>
      <w:b/>
      <w:bCs/>
      <w:lang w:val="en-US" w:eastAsia="zh-CN"/>
    </w:rPr>
  </w:style>
  <w:style w:type="character" w:customStyle="1" w:styleId="BalloonTextChar">
    <w:name w:val="Balloon Text Char"/>
    <w:uiPriority w:val="99"/>
    <w:semiHidden/>
    <w:rsid w:val="00886ED3"/>
    <w:rPr>
      <w:rFonts w:ascii="Tahoma" w:hAnsi="Tahoma" w:cs="Tahoma"/>
      <w:sz w:val="16"/>
      <w:szCs w:val="16"/>
      <w:lang w:eastAsia="zh-CN"/>
    </w:rPr>
  </w:style>
  <w:style w:type="character" w:customStyle="1" w:styleId="EmailStyle271">
    <w:name w:val="EmailStyle271"/>
    <w:basedOn w:val="DefaultParagraphFont"/>
    <w:semiHidden/>
    <w:rsid w:val="00886ED3"/>
  </w:style>
  <w:style w:type="character" w:customStyle="1" w:styleId="EmailStyle272">
    <w:name w:val="EmailStyle272"/>
    <w:semiHidden/>
    <w:rsid w:val="00886ED3"/>
    <w:rPr>
      <w:rFonts w:ascii="Arial" w:hAnsi="Arial" w:cs="Arial" w:hint="default"/>
      <w:color w:val="000080"/>
      <w:sz w:val="20"/>
      <w:szCs w:val="20"/>
    </w:rPr>
  </w:style>
  <w:style w:type="character" w:customStyle="1" w:styleId="EmailStyle273">
    <w:name w:val="EmailStyle273"/>
    <w:basedOn w:val="DefaultParagraphFont"/>
    <w:semiHidden/>
    <w:rsid w:val="00886ED3"/>
  </w:style>
  <w:style w:type="character" w:customStyle="1" w:styleId="EmailStyle274">
    <w:name w:val="EmailStyle274"/>
    <w:semiHidden/>
    <w:rsid w:val="00886ED3"/>
    <w:rPr>
      <w:rFonts w:ascii="Arial" w:hAnsi="Arial" w:cs="Arial"/>
      <w:color w:val="000080"/>
      <w:sz w:val="20"/>
      <w:szCs w:val="20"/>
    </w:rPr>
  </w:style>
  <w:style w:type="character" w:customStyle="1" w:styleId="EmailStyle275">
    <w:name w:val="EmailStyle275"/>
    <w:basedOn w:val="DefaultParagraphFont"/>
    <w:semiHidden/>
    <w:rsid w:val="00886ED3"/>
  </w:style>
  <w:style w:type="character" w:customStyle="1" w:styleId="EmailStyle276">
    <w:name w:val="EmailStyle276"/>
    <w:semiHidden/>
    <w:rsid w:val="00886ED3"/>
    <w:rPr>
      <w:rFonts w:ascii="Arial" w:hAnsi="Arial" w:cs="Arial" w:hint="default"/>
      <w:color w:val="000080"/>
      <w:sz w:val="20"/>
      <w:szCs w:val="20"/>
    </w:rPr>
  </w:style>
  <w:style w:type="character" w:customStyle="1" w:styleId="EmailStyle277">
    <w:name w:val="EmailStyle277"/>
    <w:basedOn w:val="DefaultParagraphFont"/>
    <w:semiHidden/>
    <w:rsid w:val="00886ED3"/>
  </w:style>
  <w:style w:type="character" w:customStyle="1" w:styleId="EmailStyle278">
    <w:name w:val="EmailStyle278"/>
    <w:semiHidden/>
    <w:rsid w:val="00886ED3"/>
    <w:rPr>
      <w:rFonts w:ascii="Arial" w:hAnsi="Arial" w:cs="Arial"/>
      <w:color w:val="000080"/>
      <w:sz w:val="20"/>
      <w:szCs w:val="20"/>
    </w:rPr>
  </w:style>
  <w:style w:type="character" w:customStyle="1" w:styleId="EmailStyle279">
    <w:name w:val="EmailStyle279"/>
    <w:basedOn w:val="DefaultParagraphFont"/>
    <w:semiHidden/>
    <w:rsid w:val="00886ED3"/>
  </w:style>
  <w:style w:type="character" w:customStyle="1" w:styleId="EmailStyle280">
    <w:name w:val="EmailStyle280"/>
    <w:semiHidden/>
    <w:rsid w:val="00886ED3"/>
    <w:rPr>
      <w:rFonts w:ascii="Arial" w:hAnsi="Arial" w:cs="Arial" w:hint="default"/>
      <w:color w:val="000080"/>
      <w:sz w:val="20"/>
      <w:szCs w:val="20"/>
    </w:rPr>
  </w:style>
  <w:style w:type="paragraph" w:customStyle="1" w:styleId="msolistparagraphcxspmiddle">
    <w:name w:val="msolistparagraphcxspmiddle"/>
    <w:basedOn w:val="Normal"/>
    <w:rsid w:val="00886ED3"/>
    <w:pPr>
      <w:spacing w:before="100" w:beforeAutospacing="1" w:after="100" w:afterAutospacing="1"/>
      <w:jc w:val="left"/>
    </w:pPr>
    <w:rPr>
      <w:rFonts w:ascii="Times New Roman" w:hAnsi="Times New Roman"/>
      <w:sz w:val="24"/>
    </w:rPr>
  </w:style>
  <w:style w:type="paragraph" w:customStyle="1" w:styleId="msolistparagraphcxsplast">
    <w:name w:val="msolistparagraphcxsplast"/>
    <w:basedOn w:val="Normal"/>
    <w:rsid w:val="00886ED3"/>
    <w:pPr>
      <w:spacing w:before="100" w:beforeAutospacing="1" w:after="100" w:afterAutospacing="1"/>
      <w:jc w:val="left"/>
    </w:pPr>
    <w:rPr>
      <w:rFonts w:ascii="Times New Roman" w:hAnsi="Times New Roman"/>
      <w:sz w:val="24"/>
    </w:rPr>
  </w:style>
  <w:style w:type="character" w:customStyle="1" w:styleId="EmailStyle283">
    <w:name w:val="EmailStyle283"/>
    <w:basedOn w:val="DefaultParagraphFont"/>
    <w:semiHidden/>
    <w:rsid w:val="00886ED3"/>
  </w:style>
  <w:style w:type="character" w:customStyle="1" w:styleId="EmailStyle284">
    <w:name w:val="EmailStyle284"/>
    <w:semiHidden/>
    <w:rsid w:val="00886ED3"/>
    <w:rPr>
      <w:rFonts w:ascii="Arial" w:hAnsi="Arial" w:cs="Arial"/>
      <w:color w:val="000080"/>
      <w:sz w:val="20"/>
      <w:szCs w:val="20"/>
    </w:rPr>
  </w:style>
  <w:style w:type="character" w:customStyle="1" w:styleId="EmailStyle285">
    <w:name w:val="EmailStyle285"/>
    <w:basedOn w:val="DefaultParagraphFont"/>
    <w:semiHidden/>
    <w:rsid w:val="00886ED3"/>
  </w:style>
  <w:style w:type="character" w:customStyle="1" w:styleId="EmailStyle286">
    <w:name w:val="EmailStyle286"/>
    <w:semiHidden/>
    <w:rsid w:val="00886ED3"/>
    <w:rPr>
      <w:rFonts w:ascii="Arial" w:hAnsi="Arial" w:cs="Arial" w:hint="default"/>
      <w:color w:val="000080"/>
      <w:sz w:val="20"/>
      <w:szCs w:val="20"/>
    </w:rPr>
  </w:style>
  <w:style w:type="character" w:customStyle="1" w:styleId="EmailStyle287">
    <w:name w:val="EmailStyle287"/>
    <w:basedOn w:val="DefaultParagraphFont"/>
    <w:semiHidden/>
    <w:rsid w:val="00886ED3"/>
  </w:style>
  <w:style w:type="character" w:customStyle="1" w:styleId="EmailStyle288">
    <w:name w:val="EmailStyle288"/>
    <w:semiHidden/>
    <w:rsid w:val="00886ED3"/>
    <w:rPr>
      <w:rFonts w:ascii="Arial" w:hAnsi="Arial" w:cs="Arial"/>
      <w:color w:val="000080"/>
      <w:sz w:val="20"/>
      <w:szCs w:val="20"/>
    </w:rPr>
  </w:style>
  <w:style w:type="character" w:customStyle="1" w:styleId="EmailStyle289">
    <w:name w:val="EmailStyle289"/>
    <w:basedOn w:val="DefaultParagraphFont"/>
    <w:semiHidden/>
    <w:rsid w:val="00886ED3"/>
  </w:style>
  <w:style w:type="character" w:customStyle="1" w:styleId="EmailStyle290">
    <w:name w:val="EmailStyle290"/>
    <w:semiHidden/>
    <w:rsid w:val="00886ED3"/>
    <w:rPr>
      <w:rFonts w:ascii="Arial" w:hAnsi="Arial" w:cs="Arial" w:hint="default"/>
      <w:color w:val="000080"/>
      <w:sz w:val="20"/>
      <w:szCs w:val="20"/>
    </w:rPr>
  </w:style>
  <w:style w:type="character" w:styleId="IntenseEmphasis">
    <w:name w:val="Intense Emphasis"/>
    <w:uiPriority w:val="21"/>
    <w:qFormat/>
    <w:rsid w:val="0073751C"/>
    <w:rPr>
      <w:b/>
      <w:bCs/>
      <w:i/>
      <w:iCs/>
      <w:color w:val="4F81BD"/>
    </w:rPr>
  </w:style>
  <w:style w:type="paragraph" w:styleId="Quote">
    <w:name w:val="Quote"/>
    <w:basedOn w:val="Normal"/>
    <w:next w:val="Normal"/>
    <w:link w:val="QuoteChar"/>
    <w:uiPriority w:val="29"/>
    <w:qFormat/>
    <w:rsid w:val="0073751C"/>
    <w:pPr>
      <w:jc w:val="left"/>
    </w:pPr>
    <w:rPr>
      <w:rFonts w:ascii="Arial" w:eastAsia="SimSun" w:hAnsi="Arial"/>
      <w:i/>
      <w:iCs/>
      <w:color w:val="000000"/>
      <w:sz w:val="20"/>
      <w:lang w:val="en-US" w:eastAsia="zh-CN"/>
    </w:rPr>
  </w:style>
  <w:style w:type="character" w:customStyle="1" w:styleId="QuoteChar">
    <w:name w:val="Quote Char"/>
    <w:link w:val="Quote"/>
    <w:uiPriority w:val="29"/>
    <w:rsid w:val="0073751C"/>
    <w:rPr>
      <w:rFonts w:ascii="Arial" w:eastAsia="SimSun" w:hAnsi="Arial"/>
      <w:i/>
      <w:iCs/>
      <w:color w:val="000000"/>
      <w:szCs w:val="24"/>
      <w:lang w:val="en-US" w:eastAsia="zh-CN"/>
    </w:rPr>
  </w:style>
  <w:style w:type="character" w:customStyle="1" w:styleId="EmailStyle2941">
    <w:name w:val="EmailStyle2941"/>
    <w:semiHidden/>
    <w:rsid w:val="00CA0F2C"/>
    <w:rPr>
      <w:rFonts w:ascii="Arial" w:hAnsi="Arial" w:cs="Arial"/>
      <w:color w:val="000080"/>
      <w:sz w:val="20"/>
      <w:szCs w:val="20"/>
    </w:rPr>
  </w:style>
  <w:style w:type="character" w:customStyle="1" w:styleId="EmailStyle2951">
    <w:name w:val="EmailStyle2951"/>
    <w:basedOn w:val="DefaultParagraphFont"/>
    <w:semiHidden/>
    <w:rsid w:val="00CA0F2C"/>
  </w:style>
  <w:style w:type="character" w:customStyle="1" w:styleId="EmailStyle2961">
    <w:name w:val="EmailStyle2961"/>
    <w:semiHidden/>
    <w:rsid w:val="00CA0F2C"/>
    <w:rPr>
      <w:rFonts w:ascii="Arial" w:hAnsi="Arial" w:cs="Arial" w:hint="default"/>
      <w:color w:val="000080"/>
      <w:sz w:val="20"/>
      <w:szCs w:val="20"/>
    </w:rPr>
  </w:style>
  <w:style w:type="character" w:customStyle="1" w:styleId="EmailStyle2971">
    <w:name w:val="EmailStyle2971"/>
    <w:basedOn w:val="DefaultParagraphFont"/>
    <w:semiHidden/>
    <w:rsid w:val="00CA0F2C"/>
  </w:style>
  <w:style w:type="character" w:customStyle="1" w:styleId="EmailStyle2981">
    <w:name w:val="EmailStyle2981"/>
    <w:semiHidden/>
    <w:rsid w:val="00CA0F2C"/>
    <w:rPr>
      <w:rFonts w:ascii="Arial" w:hAnsi="Arial" w:cs="Arial"/>
      <w:color w:val="000080"/>
      <w:sz w:val="20"/>
      <w:szCs w:val="20"/>
    </w:rPr>
  </w:style>
  <w:style w:type="character" w:customStyle="1" w:styleId="EmailStyle2991">
    <w:name w:val="EmailStyle2991"/>
    <w:basedOn w:val="DefaultParagraphFont"/>
    <w:semiHidden/>
    <w:rsid w:val="00CA0F2C"/>
  </w:style>
  <w:style w:type="character" w:customStyle="1" w:styleId="EmailStyle3001">
    <w:name w:val="EmailStyle3001"/>
    <w:semiHidden/>
    <w:rsid w:val="00CA0F2C"/>
    <w:rPr>
      <w:rFonts w:ascii="Arial" w:hAnsi="Arial" w:cs="Arial" w:hint="default"/>
      <w:color w:val="000080"/>
      <w:sz w:val="20"/>
      <w:szCs w:val="20"/>
    </w:rPr>
  </w:style>
  <w:style w:type="character" w:customStyle="1" w:styleId="EmailStyle3011">
    <w:name w:val="EmailStyle3011"/>
    <w:basedOn w:val="DefaultParagraphFont"/>
    <w:semiHidden/>
    <w:rsid w:val="00CA0F2C"/>
  </w:style>
  <w:style w:type="character" w:customStyle="1" w:styleId="EmailStyle3021">
    <w:name w:val="EmailStyle3021"/>
    <w:semiHidden/>
    <w:rsid w:val="00CA0F2C"/>
    <w:rPr>
      <w:rFonts w:ascii="Arial" w:hAnsi="Arial" w:cs="Arial"/>
      <w:color w:val="000080"/>
      <w:sz w:val="20"/>
      <w:szCs w:val="20"/>
    </w:rPr>
  </w:style>
  <w:style w:type="character" w:customStyle="1" w:styleId="EmailStyle3031">
    <w:name w:val="EmailStyle3031"/>
    <w:basedOn w:val="DefaultParagraphFont"/>
    <w:semiHidden/>
    <w:rsid w:val="00CA0F2C"/>
  </w:style>
  <w:style w:type="character" w:customStyle="1" w:styleId="EmailStyle3041">
    <w:name w:val="EmailStyle3041"/>
    <w:semiHidden/>
    <w:rsid w:val="00CA0F2C"/>
    <w:rPr>
      <w:rFonts w:ascii="Arial" w:hAnsi="Arial" w:cs="Arial" w:hint="default"/>
      <w:color w:val="000080"/>
      <w:sz w:val="20"/>
      <w:szCs w:val="20"/>
    </w:rPr>
  </w:style>
  <w:style w:type="character" w:customStyle="1" w:styleId="EmailStyle3051">
    <w:name w:val="EmailStyle3051"/>
    <w:basedOn w:val="DefaultParagraphFont"/>
    <w:semiHidden/>
    <w:rsid w:val="00CA0F2C"/>
  </w:style>
  <w:style w:type="character" w:customStyle="1" w:styleId="EmailStyle3061">
    <w:name w:val="EmailStyle3061"/>
    <w:semiHidden/>
    <w:rsid w:val="00CA0F2C"/>
    <w:rPr>
      <w:rFonts w:ascii="Arial" w:hAnsi="Arial" w:cs="Arial"/>
      <w:color w:val="000080"/>
      <w:sz w:val="20"/>
      <w:szCs w:val="20"/>
    </w:rPr>
  </w:style>
  <w:style w:type="character" w:customStyle="1" w:styleId="EmailStyle3071">
    <w:name w:val="EmailStyle3071"/>
    <w:basedOn w:val="DefaultParagraphFont"/>
    <w:semiHidden/>
    <w:rsid w:val="00CA0F2C"/>
  </w:style>
  <w:style w:type="character" w:customStyle="1" w:styleId="EmailStyle3081">
    <w:name w:val="EmailStyle3081"/>
    <w:semiHidden/>
    <w:rsid w:val="00CA0F2C"/>
    <w:rPr>
      <w:rFonts w:ascii="Arial" w:hAnsi="Arial" w:cs="Arial" w:hint="default"/>
      <w:color w:val="000080"/>
      <w:sz w:val="20"/>
      <w:szCs w:val="20"/>
    </w:rPr>
  </w:style>
  <w:style w:type="character" w:customStyle="1" w:styleId="EmailStyle3091">
    <w:name w:val="EmailStyle3091"/>
    <w:basedOn w:val="DefaultParagraphFont"/>
    <w:semiHidden/>
    <w:rsid w:val="00CA0F2C"/>
  </w:style>
  <w:style w:type="character" w:customStyle="1" w:styleId="EmailStyle3101">
    <w:name w:val="EmailStyle3101"/>
    <w:semiHidden/>
    <w:rsid w:val="00CA0F2C"/>
    <w:rPr>
      <w:rFonts w:ascii="Arial" w:hAnsi="Arial" w:cs="Arial"/>
      <w:color w:val="000080"/>
      <w:sz w:val="20"/>
      <w:szCs w:val="20"/>
    </w:rPr>
  </w:style>
  <w:style w:type="character" w:customStyle="1" w:styleId="EmailStyle3111">
    <w:name w:val="EmailStyle3111"/>
    <w:basedOn w:val="DefaultParagraphFont"/>
    <w:semiHidden/>
    <w:rsid w:val="00CA0F2C"/>
  </w:style>
  <w:style w:type="character" w:customStyle="1" w:styleId="EmailStyle3121">
    <w:name w:val="EmailStyle3121"/>
    <w:semiHidden/>
    <w:rsid w:val="00CA0F2C"/>
    <w:rPr>
      <w:rFonts w:ascii="Arial" w:hAnsi="Arial" w:cs="Arial" w:hint="default"/>
      <w:color w:val="000080"/>
      <w:sz w:val="20"/>
      <w:szCs w:val="20"/>
    </w:rPr>
  </w:style>
  <w:style w:type="character" w:customStyle="1" w:styleId="EmailStyle3131">
    <w:name w:val="EmailStyle3131"/>
    <w:basedOn w:val="DefaultParagraphFont"/>
    <w:semiHidden/>
    <w:rsid w:val="00CA0F2C"/>
  </w:style>
  <w:style w:type="character" w:customStyle="1" w:styleId="EmailStyle3141">
    <w:name w:val="EmailStyle3141"/>
    <w:semiHidden/>
    <w:rsid w:val="00CA0F2C"/>
    <w:rPr>
      <w:rFonts w:ascii="Arial" w:hAnsi="Arial" w:cs="Arial"/>
      <w:color w:val="000080"/>
      <w:sz w:val="20"/>
      <w:szCs w:val="20"/>
    </w:rPr>
  </w:style>
  <w:style w:type="character" w:customStyle="1" w:styleId="EmailStyle3151">
    <w:name w:val="EmailStyle3151"/>
    <w:basedOn w:val="DefaultParagraphFont"/>
    <w:semiHidden/>
    <w:rsid w:val="00CA0F2C"/>
  </w:style>
  <w:style w:type="character" w:customStyle="1" w:styleId="EmailStyle3161">
    <w:name w:val="EmailStyle3161"/>
    <w:semiHidden/>
    <w:rsid w:val="00CA0F2C"/>
    <w:rPr>
      <w:rFonts w:ascii="Arial" w:hAnsi="Arial" w:cs="Arial" w:hint="default"/>
      <w:color w:val="000080"/>
      <w:sz w:val="20"/>
      <w:szCs w:val="20"/>
    </w:rPr>
  </w:style>
  <w:style w:type="character" w:customStyle="1" w:styleId="EmailStyle3171">
    <w:name w:val="EmailStyle3171"/>
    <w:basedOn w:val="DefaultParagraphFont"/>
    <w:semiHidden/>
    <w:rsid w:val="00CA0F2C"/>
  </w:style>
  <w:style w:type="character" w:customStyle="1" w:styleId="EmailStyle3181">
    <w:name w:val="EmailStyle3181"/>
    <w:semiHidden/>
    <w:rsid w:val="00CA0F2C"/>
    <w:rPr>
      <w:rFonts w:ascii="Arial" w:hAnsi="Arial" w:cs="Arial"/>
      <w:color w:val="000080"/>
      <w:sz w:val="20"/>
      <w:szCs w:val="20"/>
    </w:rPr>
  </w:style>
  <w:style w:type="character" w:customStyle="1" w:styleId="EmailStyle3191">
    <w:name w:val="EmailStyle3191"/>
    <w:basedOn w:val="DefaultParagraphFont"/>
    <w:semiHidden/>
    <w:rsid w:val="00CA0F2C"/>
  </w:style>
  <w:style w:type="character" w:customStyle="1" w:styleId="EmailStyle3201">
    <w:name w:val="EmailStyle3201"/>
    <w:semiHidden/>
    <w:rsid w:val="00CA0F2C"/>
    <w:rPr>
      <w:rFonts w:ascii="Arial" w:hAnsi="Arial" w:cs="Arial" w:hint="default"/>
      <w:color w:val="000080"/>
      <w:sz w:val="20"/>
      <w:szCs w:val="20"/>
    </w:rPr>
  </w:style>
  <w:style w:type="character" w:customStyle="1" w:styleId="EmailStyle3211">
    <w:name w:val="EmailStyle3211"/>
    <w:basedOn w:val="DefaultParagraphFont"/>
    <w:semiHidden/>
    <w:rsid w:val="00CA0F2C"/>
  </w:style>
  <w:style w:type="character" w:customStyle="1" w:styleId="EmailStyle3221">
    <w:name w:val="EmailStyle3221"/>
    <w:semiHidden/>
    <w:rsid w:val="00CA0F2C"/>
    <w:rPr>
      <w:rFonts w:ascii="Arial" w:hAnsi="Arial" w:cs="Arial"/>
      <w:color w:val="000080"/>
      <w:sz w:val="20"/>
      <w:szCs w:val="20"/>
    </w:rPr>
  </w:style>
  <w:style w:type="character" w:customStyle="1" w:styleId="EmailStyle3231">
    <w:name w:val="EmailStyle3231"/>
    <w:basedOn w:val="DefaultParagraphFont"/>
    <w:semiHidden/>
    <w:rsid w:val="00CA0F2C"/>
  </w:style>
  <w:style w:type="character" w:customStyle="1" w:styleId="EmailStyle3241">
    <w:name w:val="EmailStyle3241"/>
    <w:semiHidden/>
    <w:rsid w:val="00CA0F2C"/>
    <w:rPr>
      <w:rFonts w:ascii="Arial" w:hAnsi="Arial" w:cs="Arial" w:hint="default"/>
      <w:color w:val="000080"/>
      <w:sz w:val="20"/>
      <w:szCs w:val="20"/>
    </w:rPr>
  </w:style>
  <w:style w:type="character" w:customStyle="1" w:styleId="EmailStyle3251">
    <w:name w:val="EmailStyle3251"/>
    <w:basedOn w:val="DefaultParagraphFont"/>
    <w:semiHidden/>
    <w:rsid w:val="00CA0F2C"/>
  </w:style>
  <w:style w:type="character" w:customStyle="1" w:styleId="EmailStyle3261">
    <w:name w:val="EmailStyle3261"/>
    <w:semiHidden/>
    <w:rsid w:val="00CA0F2C"/>
    <w:rPr>
      <w:rFonts w:ascii="Arial" w:hAnsi="Arial" w:cs="Arial"/>
      <w:color w:val="000080"/>
      <w:sz w:val="20"/>
      <w:szCs w:val="20"/>
    </w:rPr>
  </w:style>
  <w:style w:type="character" w:customStyle="1" w:styleId="EmailStyle3271">
    <w:name w:val="EmailStyle3271"/>
    <w:basedOn w:val="DefaultParagraphFont"/>
    <w:semiHidden/>
    <w:rsid w:val="00CA0F2C"/>
  </w:style>
  <w:style w:type="character" w:customStyle="1" w:styleId="EmailStyle3281">
    <w:name w:val="EmailStyle3281"/>
    <w:semiHidden/>
    <w:rsid w:val="00CA0F2C"/>
    <w:rPr>
      <w:rFonts w:ascii="Arial" w:hAnsi="Arial" w:cs="Arial" w:hint="default"/>
      <w:color w:val="000080"/>
      <w:sz w:val="20"/>
      <w:szCs w:val="20"/>
    </w:rPr>
  </w:style>
  <w:style w:type="character" w:customStyle="1" w:styleId="EmailStyle3291">
    <w:name w:val="EmailStyle3291"/>
    <w:basedOn w:val="DefaultParagraphFont"/>
    <w:semiHidden/>
    <w:rsid w:val="00CA0F2C"/>
  </w:style>
  <w:style w:type="character" w:customStyle="1" w:styleId="EmailStyle3301">
    <w:name w:val="EmailStyle3301"/>
    <w:semiHidden/>
    <w:rsid w:val="00CA0F2C"/>
    <w:rPr>
      <w:rFonts w:ascii="Arial" w:hAnsi="Arial" w:cs="Arial"/>
      <w:color w:val="000080"/>
      <w:sz w:val="20"/>
      <w:szCs w:val="20"/>
    </w:rPr>
  </w:style>
  <w:style w:type="character" w:customStyle="1" w:styleId="EmailStyle3311">
    <w:name w:val="EmailStyle3311"/>
    <w:basedOn w:val="DefaultParagraphFont"/>
    <w:semiHidden/>
    <w:rsid w:val="00CA0F2C"/>
  </w:style>
  <w:style w:type="character" w:customStyle="1" w:styleId="EmailStyle3321">
    <w:name w:val="EmailStyle3321"/>
    <w:semiHidden/>
    <w:rsid w:val="00CA0F2C"/>
    <w:rPr>
      <w:rFonts w:ascii="Arial" w:hAnsi="Arial" w:cs="Arial" w:hint="default"/>
      <w:color w:val="000080"/>
      <w:sz w:val="20"/>
      <w:szCs w:val="20"/>
    </w:rPr>
  </w:style>
  <w:style w:type="character" w:customStyle="1" w:styleId="Body">
    <w:name w:val="Body"/>
    <w:rsid w:val="00D90DC2"/>
    <w:rPr>
      <w:rFonts w:ascii="Arial" w:hAnsi="Arial"/>
      <w:sz w:val="20"/>
    </w:rPr>
  </w:style>
  <w:style w:type="paragraph" w:customStyle="1" w:styleId="Style2">
    <w:name w:val="Style2"/>
    <w:basedOn w:val="Heading2"/>
    <w:link w:val="Style2Char"/>
    <w:rsid w:val="00662881"/>
    <w:pPr>
      <w:tabs>
        <w:tab w:val="num" w:pos="1296"/>
      </w:tabs>
      <w:ind w:left="1296"/>
    </w:pPr>
    <w:rPr>
      <w:rFonts w:ascii="Times New Roman" w:hAnsi="Times New Roman"/>
    </w:rPr>
  </w:style>
  <w:style w:type="paragraph" w:customStyle="1" w:styleId="TableHeading">
    <w:name w:val="Table_Heading"/>
    <w:basedOn w:val="Normal"/>
    <w:next w:val="Normal"/>
    <w:qFormat/>
    <w:rsid w:val="00F620E3"/>
    <w:pPr>
      <w:keepNext/>
      <w:keepLines/>
      <w:spacing w:before="40" w:after="40"/>
      <w:jc w:val="left"/>
    </w:pPr>
    <w:rPr>
      <w:rFonts w:ascii="Calibri" w:hAnsi="Calibri"/>
      <w:b/>
      <w:szCs w:val="20"/>
    </w:rPr>
  </w:style>
  <w:style w:type="character" w:customStyle="1" w:styleId="Style2Char">
    <w:name w:val="Style2 Char"/>
    <w:basedOn w:val="Heading2Char"/>
    <w:link w:val="Style2"/>
    <w:rsid w:val="00662881"/>
    <w:rPr>
      <w:rFonts w:ascii="Calibri" w:hAnsi="Calibri" w:cstheme="minorHAnsi"/>
      <w:b/>
      <w:bCs/>
      <w:iCs/>
      <w:smallCaps/>
      <w:kern w:val="22"/>
      <w:sz w:val="28"/>
      <w:szCs w:val="22"/>
      <w:lang w:val="en-AU" w:eastAsia="en-US"/>
    </w:rPr>
  </w:style>
  <w:style w:type="character" w:styleId="FootnoteReference">
    <w:name w:val="footnote reference"/>
    <w:rsid w:val="00B84A53"/>
    <w:rPr>
      <w:vertAlign w:val="superscript"/>
    </w:rPr>
  </w:style>
  <w:style w:type="paragraph" w:customStyle="1" w:styleId="BodyHeading2">
    <w:name w:val="Body_Heading 2"/>
    <w:basedOn w:val="Normal"/>
    <w:link w:val="BodyHeading2Char"/>
    <w:rsid w:val="00FB0E2C"/>
    <w:pPr>
      <w:ind w:left="860"/>
      <w:jc w:val="left"/>
    </w:pPr>
    <w:rPr>
      <w:rFonts w:ascii="Arial" w:hAnsi="Arial"/>
      <w:szCs w:val="20"/>
      <w:lang w:val="en-US"/>
    </w:rPr>
  </w:style>
  <w:style w:type="character" w:customStyle="1" w:styleId="BodyHeading2Char">
    <w:name w:val="Body_Heading 2 Char"/>
    <w:link w:val="BodyHeading2"/>
    <w:rsid w:val="00FB0E2C"/>
    <w:rPr>
      <w:rFonts w:ascii="Arial" w:hAnsi="Arial"/>
      <w:sz w:val="22"/>
      <w:lang w:val="en-US" w:eastAsia="en-US"/>
    </w:rPr>
  </w:style>
  <w:style w:type="paragraph" w:customStyle="1" w:styleId="Head4">
    <w:name w:val="Head 4"/>
    <w:basedOn w:val="Heading4"/>
    <w:link w:val="Head4Char"/>
    <w:qFormat/>
    <w:rsid w:val="00A46D3E"/>
    <w:pPr>
      <w:numPr>
        <w:ilvl w:val="0"/>
        <w:numId w:val="0"/>
      </w:numPr>
      <w:suppressAutoHyphens/>
      <w:jc w:val="both"/>
    </w:pPr>
    <w:rPr>
      <w:b w:val="0"/>
      <w:u w:val="single"/>
      <w:lang w:val="en-US"/>
    </w:rPr>
  </w:style>
  <w:style w:type="paragraph" w:customStyle="1" w:styleId="Head2">
    <w:name w:val="Head 2"/>
    <w:basedOn w:val="Heading2"/>
    <w:link w:val="Head2Char"/>
    <w:qFormat/>
    <w:rsid w:val="0013598A"/>
    <w:pPr>
      <w:keepNext w:val="0"/>
    </w:pPr>
  </w:style>
  <w:style w:type="character" w:customStyle="1" w:styleId="Head4Char">
    <w:name w:val="Head 4 Char"/>
    <w:link w:val="Head4"/>
    <w:rsid w:val="00A46D3E"/>
    <w:rPr>
      <w:rFonts w:ascii="Calibri" w:hAnsi="Calibri"/>
      <w:sz w:val="22"/>
      <w:szCs w:val="22"/>
      <w:u w:val="single"/>
      <w:lang w:val="en-US" w:eastAsia="en-US"/>
    </w:rPr>
  </w:style>
  <w:style w:type="paragraph" w:customStyle="1" w:styleId="TextContent">
    <w:name w:val="Text Content"/>
    <w:basedOn w:val="Normal"/>
    <w:link w:val="TextContentChar"/>
    <w:qFormat/>
    <w:rsid w:val="006D4CC1"/>
    <w:pPr>
      <w:suppressAutoHyphens/>
      <w:spacing w:before="240" w:after="240"/>
      <w:ind w:left="720"/>
    </w:pPr>
    <w:rPr>
      <w:rFonts w:ascii="Calibri" w:hAnsi="Calibri"/>
      <w:szCs w:val="22"/>
    </w:rPr>
  </w:style>
  <w:style w:type="character" w:customStyle="1" w:styleId="Head2Char">
    <w:name w:val="Head 2 Char"/>
    <w:link w:val="Head2"/>
    <w:rsid w:val="0013598A"/>
    <w:rPr>
      <w:rFonts w:ascii="Calibri" w:hAnsi="Calibri" w:cstheme="minorHAnsi"/>
      <w:b/>
      <w:bCs/>
      <w:iCs/>
      <w:smallCaps/>
      <w:kern w:val="22"/>
      <w:sz w:val="28"/>
      <w:szCs w:val="22"/>
      <w:lang w:val="en-AU" w:eastAsia="en-US"/>
    </w:rPr>
  </w:style>
  <w:style w:type="paragraph" w:customStyle="1" w:styleId="CheckedListing">
    <w:name w:val="Checked Listing"/>
    <w:basedOn w:val="BodyText"/>
    <w:link w:val="CheckedListingChar"/>
    <w:qFormat/>
    <w:rsid w:val="00F620E3"/>
    <w:pPr>
      <w:numPr>
        <w:numId w:val="9"/>
      </w:numPr>
      <w:jc w:val="both"/>
    </w:pPr>
    <w:rPr>
      <w:rFonts w:ascii="Calibri" w:hAnsi="Calibri"/>
      <w:szCs w:val="22"/>
    </w:rPr>
  </w:style>
  <w:style w:type="character" w:customStyle="1" w:styleId="TextContentChar">
    <w:name w:val="Text Content Char"/>
    <w:link w:val="TextContent"/>
    <w:rsid w:val="006D4CC1"/>
    <w:rPr>
      <w:rFonts w:ascii="Calibri" w:hAnsi="Calibri"/>
      <w:sz w:val="22"/>
      <w:szCs w:val="22"/>
      <w:lang w:val="en-GB" w:eastAsia="en-US"/>
    </w:rPr>
  </w:style>
  <w:style w:type="paragraph" w:customStyle="1" w:styleId="Figure">
    <w:name w:val="Figure"/>
    <w:basedOn w:val="Figure1"/>
    <w:link w:val="FigureChar"/>
    <w:qFormat/>
    <w:rsid w:val="00F620E3"/>
    <w:pPr>
      <w:spacing w:after="120"/>
    </w:pPr>
    <w:rPr>
      <w:rFonts w:ascii="Calibri" w:hAnsi="Calibri"/>
      <w:sz w:val="18"/>
      <w:szCs w:val="22"/>
    </w:rPr>
  </w:style>
  <w:style w:type="character" w:customStyle="1" w:styleId="CheckedListingChar">
    <w:name w:val="Checked Listing Char"/>
    <w:link w:val="CheckedListing"/>
    <w:rsid w:val="00F620E3"/>
    <w:rPr>
      <w:rFonts w:ascii="Calibri" w:hAnsi="Calibri"/>
      <w:sz w:val="22"/>
      <w:szCs w:val="22"/>
      <w:lang w:eastAsia="en-US"/>
    </w:rPr>
  </w:style>
  <w:style w:type="paragraph" w:customStyle="1" w:styleId="Paragra">
    <w:name w:val="Paragra"/>
    <w:basedOn w:val="TextContent"/>
    <w:next w:val="TextContent"/>
    <w:link w:val="ParagraChar"/>
    <w:rsid w:val="000E1F8D"/>
    <w:rPr>
      <w:rFonts w:ascii="Times New Roman" w:hAnsi="Times New Roman"/>
    </w:rPr>
  </w:style>
  <w:style w:type="character" w:customStyle="1" w:styleId="FigureChar">
    <w:name w:val="Figure Char"/>
    <w:link w:val="Figure"/>
    <w:rsid w:val="00F620E3"/>
    <w:rPr>
      <w:rFonts w:ascii="Calibri" w:hAnsi="Calibri"/>
      <w:sz w:val="18"/>
      <w:szCs w:val="22"/>
    </w:rPr>
  </w:style>
  <w:style w:type="paragraph" w:customStyle="1" w:styleId="Listing">
    <w:name w:val="Listing"/>
    <w:basedOn w:val="TextContent"/>
    <w:link w:val="ListingChar"/>
    <w:qFormat/>
    <w:rsid w:val="0013598A"/>
    <w:pPr>
      <w:numPr>
        <w:numId w:val="11"/>
      </w:numPr>
      <w:spacing w:before="120" w:after="120"/>
    </w:pPr>
  </w:style>
  <w:style w:type="character" w:customStyle="1" w:styleId="ParagraChar">
    <w:name w:val="Paragra Char"/>
    <w:link w:val="Paragra"/>
    <w:rsid w:val="000E1F8D"/>
    <w:rPr>
      <w:sz w:val="22"/>
      <w:szCs w:val="22"/>
      <w:lang w:val="en-GB" w:eastAsia="en-US"/>
    </w:rPr>
  </w:style>
  <w:style w:type="paragraph" w:customStyle="1" w:styleId="Listing1">
    <w:name w:val="Listing 1"/>
    <w:basedOn w:val="Normal"/>
    <w:link w:val="Listing1Char"/>
    <w:qFormat/>
    <w:rsid w:val="00F620E3"/>
    <w:pPr>
      <w:numPr>
        <w:numId w:val="10"/>
      </w:numPr>
      <w:spacing w:before="120" w:after="120"/>
    </w:pPr>
    <w:rPr>
      <w:rFonts w:ascii="Calibri" w:hAnsi="Calibri"/>
      <w:szCs w:val="22"/>
    </w:rPr>
  </w:style>
  <w:style w:type="character" w:customStyle="1" w:styleId="ListingChar">
    <w:name w:val="Listing Char"/>
    <w:link w:val="Listing"/>
    <w:rsid w:val="0013598A"/>
    <w:rPr>
      <w:rFonts w:ascii="Calibri" w:hAnsi="Calibri"/>
      <w:sz w:val="22"/>
      <w:szCs w:val="22"/>
      <w:lang w:eastAsia="en-US"/>
    </w:rPr>
  </w:style>
  <w:style w:type="character" w:customStyle="1" w:styleId="NoSpacingChar">
    <w:name w:val="No Spacing Char"/>
    <w:link w:val="NoSpacing"/>
    <w:uiPriority w:val="1"/>
    <w:rsid w:val="007239C1"/>
    <w:rPr>
      <w:rFonts w:ascii="Arial" w:eastAsia="SimSun" w:hAnsi="Arial"/>
      <w:sz w:val="22"/>
      <w:szCs w:val="22"/>
      <w:lang w:val="en-US" w:eastAsia="zh-CN" w:bidi="ar-SA"/>
    </w:rPr>
  </w:style>
  <w:style w:type="character" w:customStyle="1" w:styleId="Listing1Char">
    <w:name w:val="Listing 1 Char"/>
    <w:link w:val="Listing1"/>
    <w:rsid w:val="00F620E3"/>
    <w:rPr>
      <w:rFonts w:ascii="Calibri" w:hAnsi="Calibri"/>
      <w:sz w:val="22"/>
      <w:szCs w:val="22"/>
      <w:lang w:eastAsia="en-US"/>
    </w:rPr>
  </w:style>
  <w:style w:type="table" w:customStyle="1" w:styleId="LightList-Accent11">
    <w:name w:val="Light List - Accent 11"/>
    <w:basedOn w:val="TableNormal"/>
    <w:uiPriority w:val="61"/>
    <w:rsid w:val="0041039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Grid3-Accent1">
    <w:name w:val="Medium Grid 3 Accent 1"/>
    <w:basedOn w:val="TableNormal"/>
    <w:uiPriority w:val="69"/>
    <w:rsid w:val="00F1012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myAppendix">
    <w:name w:val="myAppendix"/>
    <w:basedOn w:val="Head2"/>
    <w:link w:val="myAppendixChar"/>
    <w:qFormat/>
    <w:rsid w:val="003F5DED"/>
    <w:pPr>
      <w:numPr>
        <w:ilvl w:val="0"/>
        <w:numId w:val="0"/>
      </w:numPr>
      <w:ind w:left="130"/>
    </w:pPr>
    <w:rPr>
      <w:rFonts w:ascii="Arial" w:hAnsi="Arial"/>
      <w:sz w:val="24"/>
    </w:rPr>
  </w:style>
  <w:style w:type="paragraph" w:customStyle="1" w:styleId="Headinga">
    <w:name w:val="Heading a"/>
    <w:basedOn w:val="Normal"/>
    <w:rsid w:val="00330D49"/>
    <w:pPr>
      <w:numPr>
        <w:numId w:val="12"/>
      </w:numPr>
      <w:jc w:val="left"/>
    </w:pPr>
    <w:rPr>
      <w:rFonts w:ascii="Arial" w:hAnsi="Arial"/>
      <w:sz w:val="20"/>
      <w:szCs w:val="20"/>
    </w:rPr>
  </w:style>
  <w:style w:type="character" w:customStyle="1" w:styleId="myAppendixChar">
    <w:name w:val="myAppendix Char"/>
    <w:link w:val="myAppendix"/>
    <w:rsid w:val="003F5DED"/>
    <w:rPr>
      <w:rFonts w:ascii="Arial" w:hAnsi="Arial" w:cs="Arial"/>
      <w:b/>
      <w:bCs/>
      <w:iCs/>
      <w:smallCaps/>
      <w:kern w:val="22"/>
      <w:sz w:val="24"/>
      <w:szCs w:val="22"/>
      <w:lang w:val="en-AU" w:eastAsia="en-US"/>
    </w:rPr>
  </w:style>
  <w:style w:type="paragraph" w:customStyle="1" w:styleId="PMPListing">
    <w:name w:val="PMP_Listing"/>
    <w:basedOn w:val="Normal"/>
    <w:rsid w:val="00330D49"/>
    <w:pPr>
      <w:suppressAutoHyphens/>
      <w:spacing w:after="120"/>
    </w:pPr>
    <w:rPr>
      <w:rFonts w:ascii="Arial" w:hAnsi="Arial" w:cs="Arial"/>
      <w:szCs w:val="22"/>
    </w:rPr>
  </w:style>
  <w:style w:type="paragraph" w:customStyle="1" w:styleId="NormalTableHeader">
    <w:name w:val="Normal Table Header"/>
    <w:basedOn w:val="Normal"/>
    <w:rsid w:val="007C4AE6"/>
    <w:rPr>
      <w:rFonts w:ascii="Times New Roman" w:eastAsia="SimSun" w:hAnsi="Times New Roman"/>
      <w:b/>
      <w:sz w:val="24"/>
      <w:lang w:val="en-US" w:eastAsia="zh-CN"/>
    </w:rPr>
  </w:style>
  <w:style w:type="paragraph" w:customStyle="1" w:styleId="TableNormal1">
    <w:name w:val="Table Normal1"/>
    <w:basedOn w:val="Normal"/>
    <w:rsid w:val="007C4AE6"/>
    <w:rPr>
      <w:rFonts w:ascii="Times New Roman" w:eastAsia="SimSun" w:hAnsi="Times New Roman"/>
      <w:sz w:val="24"/>
      <w:lang w:val="en-US" w:eastAsia="zh-CN"/>
    </w:rPr>
  </w:style>
  <w:style w:type="paragraph" w:customStyle="1" w:styleId="GrayHeading">
    <w:name w:val="Gray Heading"/>
    <w:basedOn w:val="Heading9"/>
    <w:qFormat/>
    <w:rsid w:val="00175063"/>
    <w:pPr>
      <w:numPr>
        <w:ilvl w:val="0"/>
        <w:numId w:val="13"/>
      </w:numPr>
      <w:jc w:val="left"/>
      <w:outlineLvl w:val="4"/>
    </w:pPr>
    <w:rPr>
      <w:rFonts w:ascii="Calibri" w:eastAsia="SimSun" w:hAnsi="Calibri"/>
      <w:b/>
      <w:lang w:eastAsia="zh-CN"/>
    </w:rPr>
  </w:style>
  <w:style w:type="character" w:styleId="SubtleEmphasis">
    <w:name w:val="Subtle Emphasis"/>
    <w:uiPriority w:val="19"/>
    <w:qFormat/>
    <w:rsid w:val="009D3635"/>
    <w:rPr>
      <w:rFonts w:ascii="Arial" w:hAnsi="Arial"/>
      <w:b/>
      <w:i/>
      <w:iCs/>
      <w:noProof w:val="0"/>
      <w:color w:val="808080"/>
      <w:sz w:val="22"/>
      <w:u w:val="single"/>
      <w:lang w:val="en-US"/>
    </w:rPr>
  </w:style>
  <w:style w:type="paragraph" w:customStyle="1" w:styleId="CM31">
    <w:name w:val="CM31"/>
    <w:basedOn w:val="Default"/>
    <w:next w:val="Default"/>
    <w:rsid w:val="002F25C9"/>
    <w:pPr>
      <w:widowControl w:val="0"/>
      <w:spacing w:after="355"/>
      <w:jc w:val="left"/>
    </w:pPr>
    <w:rPr>
      <w:rFonts w:ascii="Helvetica" w:hAnsi="Helvetica" w:cs="Helvetica"/>
      <w:color w:val="auto"/>
    </w:rPr>
  </w:style>
  <w:style w:type="paragraph" w:customStyle="1" w:styleId="TableText">
    <w:name w:val="Table Text"/>
    <w:basedOn w:val="Normal"/>
    <w:rsid w:val="00B56AEE"/>
    <w:pPr>
      <w:widowControl w:val="0"/>
      <w:suppressAutoHyphens/>
      <w:spacing w:before="120" w:after="60"/>
    </w:pPr>
    <w:rPr>
      <w:rFonts w:ascii="Arial" w:hAnsi="Arial"/>
      <w:sz w:val="24"/>
    </w:rPr>
  </w:style>
  <w:style w:type="character" w:customStyle="1" w:styleId="UnresolvedMention1">
    <w:name w:val="Unresolved Mention1"/>
    <w:basedOn w:val="DefaultParagraphFont"/>
    <w:uiPriority w:val="99"/>
    <w:semiHidden/>
    <w:unhideWhenUsed/>
    <w:rsid w:val="002E1287"/>
    <w:rPr>
      <w:color w:val="605E5C"/>
      <w:shd w:val="clear" w:color="auto" w:fill="E1DFDD"/>
    </w:rPr>
  </w:style>
  <w:style w:type="paragraph" w:customStyle="1" w:styleId="BulletSymbol">
    <w:name w:val="Bullet (Symbol)"/>
    <w:basedOn w:val="Normal"/>
    <w:next w:val="Normal"/>
    <w:autoRedefine/>
    <w:rsid w:val="00FE1871"/>
    <w:pPr>
      <w:numPr>
        <w:numId w:val="16"/>
      </w:numPr>
      <w:spacing w:before="80" w:after="80"/>
      <w:jc w:val="left"/>
    </w:pPr>
    <w:rPr>
      <w:rFonts w:ascii="Tahoma" w:hAnsi="Tahoma"/>
      <w:szCs w:val="20"/>
      <w:lang w:val="en-NZ"/>
    </w:rPr>
  </w:style>
  <w:style w:type="paragraph" w:customStyle="1" w:styleId="ParagraphText">
    <w:name w:val="Paragraph Text"/>
    <w:basedOn w:val="TextContent"/>
    <w:link w:val="ParagraphTextChar"/>
    <w:qFormat/>
    <w:rsid w:val="00145F9E"/>
    <w:pPr>
      <w:spacing w:before="0"/>
      <w:ind w:left="0"/>
    </w:pPr>
    <w:rPr>
      <w:rFonts w:asciiTheme="minorHAnsi" w:hAnsiTheme="minorHAnsi" w:cstheme="minorHAnsi"/>
      <w:iCs/>
    </w:rPr>
  </w:style>
  <w:style w:type="character" w:customStyle="1" w:styleId="ParagraphTextChar">
    <w:name w:val="Paragraph Text Char"/>
    <w:basedOn w:val="TextContentChar"/>
    <w:link w:val="ParagraphText"/>
    <w:rsid w:val="00145F9E"/>
    <w:rPr>
      <w:rFonts w:asciiTheme="minorHAnsi" w:hAnsiTheme="minorHAnsi" w:cstheme="minorHAnsi"/>
      <w:iCs/>
      <w:sz w:val="22"/>
      <w:szCs w:val="22"/>
      <w:lang w:val="en-GB" w:eastAsia="en-US"/>
    </w:rPr>
  </w:style>
  <w:style w:type="paragraph" w:customStyle="1" w:styleId="UnorderedList">
    <w:name w:val="Unordered List"/>
    <w:basedOn w:val="Normal"/>
    <w:link w:val="UnorderedListChar"/>
    <w:qFormat/>
    <w:rsid w:val="00145F9E"/>
    <w:pPr>
      <w:numPr>
        <w:numId w:val="14"/>
      </w:numPr>
      <w:autoSpaceDE w:val="0"/>
      <w:autoSpaceDN w:val="0"/>
      <w:adjustRightInd w:val="0"/>
      <w:spacing w:after="120"/>
      <w:ind w:left="567" w:hanging="567"/>
      <w:jc w:val="left"/>
    </w:pPr>
    <w:rPr>
      <w:rFonts w:asciiTheme="minorHAnsi" w:hAnsiTheme="minorHAnsi" w:cstheme="minorHAnsi"/>
      <w:iCs/>
      <w:color w:val="000000"/>
      <w:szCs w:val="22"/>
    </w:rPr>
  </w:style>
  <w:style w:type="character" w:customStyle="1" w:styleId="UnorderedListChar">
    <w:name w:val="Unordered List Char"/>
    <w:basedOn w:val="DefaultParagraphFont"/>
    <w:link w:val="UnorderedList"/>
    <w:rsid w:val="00145F9E"/>
    <w:rPr>
      <w:rFonts w:asciiTheme="minorHAnsi" w:hAnsiTheme="minorHAnsi" w:cstheme="minorHAnsi"/>
      <w:iCs/>
      <w:color w:val="000000"/>
      <w:sz w:val="22"/>
      <w:szCs w:val="22"/>
      <w:lang w:eastAsia="en-US"/>
    </w:rPr>
  </w:style>
  <w:style w:type="paragraph" w:customStyle="1" w:styleId="OrderedList">
    <w:name w:val="Ordered List"/>
    <w:basedOn w:val="Listing"/>
    <w:link w:val="OrderedListChar"/>
    <w:qFormat/>
    <w:rsid w:val="0059518B"/>
    <w:pPr>
      <w:numPr>
        <w:numId w:val="15"/>
      </w:numPr>
    </w:pPr>
    <w:rPr>
      <w:rFonts w:asciiTheme="minorHAnsi" w:hAnsiTheme="minorHAnsi" w:cstheme="minorHAnsi"/>
      <w:iCs/>
    </w:rPr>
  </w:style>
  <w:style w:type="character" w:customStyle="1" w:styleId="OrderedListChar">
    <w:name w:val="Ordered List Char"/>
    <w:basedOn w:val="ListingChar"/>
    <w:link w:val="OrderedList"/>
    <w:rsid w:val="0059518B"/>
    <w:rPr>
      <w:rFonts w:asciiTheme="minorHAnsi" w:hAnsiTheme="minorHAnsi" w:cstheme="minorHAnsi"/>
      <w:iCs/>
      <w:sz w:val="22"/>
      <w:szCs w:val="22"/>
      <w:lang w:eastAsia="en-US"/>
    </w:rPr>
  </w:style>
  <w:style w:type="paragraph" w:customStyle="1" w:styleId="ReferenceLink">
    <w:name w:val="Reference Link"/>
    <w:basedOn w:val="ParagraphText"/>
    <w:link w:val="ReferenceLinkChar"/>
    <w:qFormat/>
    <w:rsid w:val="00A46D3E"/>
    <w:rPr>
      <w:color w:val="4F81BD" w:themeColor="accent1"/>
      <w:u w:val="single"/>
    </w:rPr>
  </w:style>
  <w:style w:type="character" w:customStyle="1" w:styleId="ReferenceLinkChar">
    <w:name w:val="Reference Link Char"/>
    <w:basedOn w:val="ParagraphTextChar"/>
    <w:link w:val="ReferenceLink"/>
    <w:rsid w:val="00A46D3E"/>
    <w:rPr>
      <w:rFonts w:asciiTheme="minorHAnsi" w:hAnsiTheme="minorHAnsi" w:cstheme="minorHAnsi"/>
      <w:iCs/>
      <w:color w:val="4F81BD" w:themeColor="accent1"/>
      <w:sz w:val="22"/>
      <w:szCs w:val="22"/>
      <w:u w:val="single"/>
      <w:lang w:val="en-GB" w:eastAsia="en-US"/>
    </w:rPr>
  </w:style>
  <w:style w:type="paragraph" w:customStyle="1" w:styleId="SecondLevelListParagraph">
    <w:name w:val="Second Level List Paragraph"/>
    <w:basedOn w:val="ListParagraph"/>
    <w:link w:val="SecondLevelListParagraphChar"/>
    <w:qFormat/>
    <w:rsid w:val="00A8444C"/>
    <w:pPr>
      <w:numPr>
        <w:ilvl w:val="2"/>
        <w:numId w:val="18"/>
      </w:numPr>
      <w:ind w:left="851" w:hanging="425"/>
    </w:pPr>
  </w:style>
  <w:style w:type="character" w:customStyle="1" w:styleId="ListParagraphChar">
    <w:name w:val="List Paragraph Char"/>
    <w:basedOn w:val="DefaultParagraphFont"/>
    <w:link w:val="ListParagraph"/>
    <w:uiPriority w:val="34"/>
    <w:rsid w:val="001065FE"/>
    <w:rPr>
      <w:rFonts w:asciiTheme="minorHAnsi" w:hAnsiTheme="minorHAnsi" w:cstheme="minorHAnsi"/>
      <w:sz w:val="22"/>
      <w:szCs w:val="22"/>
      <w:lang w:eastAsia="en-US"/>
    </w:rPr>
  </w:style>
  <w:style w:type="character" w:customStyle="1" w:styleId="SecondLevelListParagraphChar">
    <w:name w:val="Second Level List Paragraph Char"/>
    <w:basedOn w:val="ListParagraphChar"/>
    <w:link w:val="SecondLevelListParagraph"/>
    <w:rsid w:val="00A8444C"/>
    <w:rPr>
      <w:rFonts w:asciiTheme="minorHAnsi" w:hAnsiTheme="minorHAnsi" w:cstheme="minorHAnsi"/>
      <w:sz w:val="22"/>
      <w:szCs w:val="22"/>
      <w:lang w:eastAsia="en-US"/>
    </w:rPr>
  </w:style>
  <w:style w:type="table" w:customStyle="1" w:styleId="TableNormal0">
    <w:name w:val="TableNormal"/>
    <w:rsid w:val="001C5228"/>
    <w:pPr>
      <w:spacing w:line="276" w:lineRule="auto"/>
    </w:pPr>
    <w:rPr>
      <w:rFonts w:ascii="Arial" w:eastAsia="Arial" w:hAnsi="Arial" w:cs="Arial"/>
      <w:sz w:val="22"/>
      <w:szCs w:val="22"/>
      <w:lang w:val="en"/>
    </w:rPr>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F57AA5"/>
    <w:rPr>
      <w:color w:val="605E5C"/>
      <w:shd w:val="clear" w:color="auto" w:fill="E1DFDD"/>
    </w:rPr>
  </w:style>
  <w:style w:type="paragraph" w:styleId="IntenseQuote">
    <w:name w:val="Intense Quote"/>
    <w:basedOn w:val="Normal"/>
    <w:next w:val="Normal"/>
    <w:link w:val="IntenseQuoteChar"/>
    <w:uiPriority w:val="30"/>
    <w:qFormat/>
    <w:rsid w:val="00130D2F"/>
    <w:pPr>
      <w:pBdr>
        <w:top w:val="single" w:sz="4" w:space="10" w:color="244061" w:themeColor="accent1" w:themeShade="80"/>
        <w:bottom w:val="single" w:sz="4" w:space="10" w:color="244061" w:themeColor="accent1" w:themeShade="80"/>
      </w:pBdr>
      <w:spacing w:before="360" w:after="360" w:line="276" w:lineRule="auto"/>
      <w:ind w:left="864" w:right="864"/>
      <w:jc w:val="center"/>
    </w:pPr>
    <w:rPr>
      <w:rFonts w:asciiTheme="minorHAnsi" w:eastAsiaTheme="minorHAnsi" w:hAnsiTheme="minorHAnsi" w:cstheme="minorBidi"/>
      <w:i/>
      <w:iCs/>
      <w:color w:val="244061" w:themeColor="accent1" w:themeShade="80"/>
      <w:szCs w:val="22"/>
    </w:rPr>
  </w:style>
  <w:style w:type="character" w:customStyle="1" w:styleId="IntenseQuoteChar">
    <w:name w:val="Intense Quote Char"/>
    <w:basedOn w:val="DefaultParagraphFont"/>
    <w:link w:val="IntenseQuote"/>
    <w:uiPriority w:val="30"/>
    <w:rsid w:val="00130D2F"/>
    <w:rPr>
      <w:rFonts w:asciiTheme="minorHAnsi" w:eastAsiaTheme="minorHAnsi" w:hAnsiTheme="minorHAnsi" w:cstheme="minorBidi"/>
      <w:i/>
      <w:iCs/>
      <w:color w:val="244061" w:themeColor="accent1" w:themeShade="80"/>
      <w:sz w:val="22"/>
      <w:szCs w:val="22"/>
      <w:lang w:eastAsia="en-US"/>
    </w:rPr>
  </w:style>
  <w:style w:type="character" w:styleId="SubtleReference">
    <w:name w:val="Subtle Reference"/>
    <w:basedOn w:val="DefaultParagraphFont"/>
    <w:uiPriority w:val="31"/>
    <w:qFormat/>
    <w:rsid w:val="00130D2F"/>
    <w:rPr>
      <w:smallCaps/>
      <w:color w:val="5A5A5A" w:themeColor="text1" w:themeTint="A5"/>
    </w:rPr>
  </w:style>
  <w:style w:type="character" w:styleId="IntenseReference">
    <w:name w:val="Intense Reference"/>
    <w:basedOn w:val="DefaultParagraphFont"/>
    <w:uiPriority w:val="32"/>
    <w:qFormat/>
    <w:rsid w:val="00130D2F"/>
    <w:rPr>
      <w:b/>
      <w:bCs/>
      <w:caps w:val="0"/>
      <w:smallCaps/>
      <w:color w:val="244061" w:themeColor="accent1" w:themeShade="80"/>
      <w:spacing w:val="5"/>
    </w:rPr>
  </w:style>
  <w:style w:type="character" w:styleId="BookTitle">
    <w:name w:val="Book Title"/>
    <w:basedOn w:val="DefaultParagraphFont"/>
    <w:uiPriority w:val="33"/>
    <w:qFormat/>
    <w:rsid w:val="00130D2F"/>
    <w:rPr>
      <w:b/>
      <w:bCs/>
      <w:i/>
      <w:iCs/>
      <w:spacing w:val="5"/>
    </w:rPr>
  </w:style>
  <w:style w:type="character" w:styleId="HTMLCode">
    <w:name w:val="HTML Code"/>
    <w:basedOn w:val="DefaultParagraphFont"/>
    <w:uiPriority w:val="99"/>
    <w:semiHidden/>
    <w:unhideWhenUsed/>
    <w:rsid w:val="00130D2F"/>
    <w:rPr>
      <w:rFonts w:ascii="Consolas" w:hAnsi="Consolas"/>
      <w:sz w:val="22"/>
      <w:szCs w:val="20"/>
    </w:rPr>
  </w:style>
  <w:style w:type="character" w:styleId="HTMLKeyboard">
    <w:name w:val="HTML Keyboard"/>
    <w:basedOn w:val="DefaultParagraphFont"/>
    <w:uiPriority w:val="99"/>
    <w:semiHidden/>
    <w:unhideWhenUsed/>
    <w:rsid w:val="00130D2F"/>
    <w:rPr>
      <w:rFonts w:ascii="Consolas" w:hAnsi="Consolas"/>
      <w:sz w:val="22"/>
      <w:szCs w:val="20"/>
    </w:rPr>
  </w:style>
  <w:style w:type="paragraph" w:styleId="HTMLPreformatted">
    <w:name w:val="HTML Preformatted"/>
    <w:basedOn w:val="Normal"/>
    <w:link w:val="HTMLPreformattedChar"/>
    <w:uiPriority w:val="99"/>
    <w:semiHidden/>
    <w:unhideWhenUsed/>
    <w:rsid w:val="00130D2F"/>
    <w:pPr>
      <w:spacing w:before="120" w:after="120" w:line="276" w:lineRule="auto"/>
    </w:pPr>
    <w:rPr>
      <w:rFonts w:ascii="Consolas" w:eastAsiaTheme="minorHAnsi" w:hAnsi="Consolas" w:cstheme="minorBidi"/>
      <w:szCs w:val="20"/>
    </w:rPr>
  </w:style>
  <w:style w:type="character" w:customStyle="1" w:styleId="HTMLPreformattedChar">
    <w:name w:val="HTML Preformatted Char"/>
    <w:basedOn w:val="DefaultParagraphFont"/>
    <w:link w:val="HTMLPreformatted"/>
    <w:uiPriority w:val="99"/>
    <w:semiHidden/>
    <w:rsid w:val="00130D2F"/>
    <w:rPr>
      <w:rFonts w:ascii="Consolas" w:eastAsiaTheme="minorHAnsi" w:hAnsi="Consolas" w:cstheme="minorBidi"/>
      <w:sz w:val="22"/>
      <w:lang w:eastAsia="en-US"/>
    </w:rPr>
  </w:style>
  <w:style w:type="character" w:styleId="HTMLTypewriter">
    <w:name w:val="HTML Typewriter"/>
    <w:basedOn w:val="DefaultParagraphFont"/>
    <w:uiPriority w:val="99"/>
    <w:semiHidden/>
    <w:unhideWhenUsed/>
    <w:rsid w:val="00130D2F"/>
    <w:rPr>
      <w:rFonts w:ascii="Consolas" w:hAnsi="Consolas"/>
      <w:sz w:val="22"/>
      <w:szCs w:val="20"/>
    </w:rPr>
  </w:style>
  <w:style w:type="character" w:styleId="PlaceholderText">
    <w:name w:val="Placeholder Text"/>
    <w:basedOn w:val="DefaultParagraphFont"/>
    <w:uiPriority w:val="99"/>
    <w:semiHidden/>
    <w:rsid w:val="00130D2F"/>
    <w:rPr>
      <w:color w:val="4A442A" w:themeColor="background2" w:themeShade="40"/>
    </w:rPr>
  </w:style>
  <w:style w:type="paragraph" w:customStyle="1" w:styleId="NumberedList">
    <w:name w:val="Numbered List"/>
    <w:basedOn w:val="ListParagraph"/>
    <w:link w:val="NumberedListChar"/>
    <w:qFormat/>
    <w:rsid w:val="00130D2F"/>
    <w:pPr>
      <w:numPr>
        <w:numId w:val="19"/>
      </w:numPr>
      <w:spacing w:before="120" w:after="120"/>
      <w:contextualSpacing/>
    </w:pPr>
    <w:rPr>
      <w:rFonts w:eastAsiaTheme="minorHAnsi" w:cstheme="minorBidi"/>
      <w:i/>
    </w:rPr>
  </w:style>
  <w:style w:type="character" w:customStyle="1" w:styleId="NumberedListChar">
    <w:name w:val="Numbered List Char"/>
    <w:basedOn w:val="ListParagraphChar"/>
    <w:link w:val="NumberedList"/>
    <w:rsid w:val="00130D2F"/>
    <w:rPr>
      <w:rFonts w:asciiTheme="minorHAnsi" w:eastAsiaTheme="minorHAnsi" w:hAnsiTheme="minorHAnsi" w:cstheme="minorBidi"/>
      <w:i/>
      <w:sz w:val="22"/>
      <w:szCs w:val="22"/>
      <w:lang w:eastAsia="en-US"/>
    </w:rPr>
  </w:style>
  <w:style w:type="character" w:customStyle="1" w:styleId="TOC2Char">
    <w:name w:val="TOC 2 Char"/>
    <w:basedOn w:val="DefaultParagraphFont"/>
    <w:link w:val="TOC2"/>
    <w:uiPriority w:val="39"/>
    <w:rsid w:val="005D72CC"/>
    <w:rPr>
      <w:rFonts w:ascii="Calibri" w:hAnsi="Calibr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7566">
      <w:bodyDiv w:val="1"/>
      <w:marLeft w:val="0"/>
      <w:marRight w:val="0"/>
      <w:marTop w:val="0"/>
      <w:marBottom w:val="0"/>
      <w:divBdr>
        <w:top w:val="none" w:sz="0" w:space="0" w:color="auto"/>
        <w:left w:val="none" w:sz="0" w:space="0" w:color="auto"/>
        <w:bottom w:val="none" w:sz="0" w:space="0" w:color="auto"/>
        <w:right w:val="none" w:sz="0" w:space="0" w:color="auto"/>
      </w:divBdr>
    </w:div>
    <w:div w:id="72627828">
      <w:bodyDiv w:val="1"/>
      <w:marLeft w:val="0"/>
      <w:marRight w:val="0"/>
      <w:marTop w:val="0"/>
      <w:marBottom w:val="0"/>
      <w:divBdr>
        <w:top w:val="none" w:sz="0" w:space="0" w:color="auto"/>
        <w:left w:val="none" w:sz="0" w:space="0" w:color="auto"/>
        <w:bottom w:val="none" w:sz="0" w:space="0" w:color="auto"/>
        <w:right w:val="none" w:sz="0" w:space="0" w:color="auto"/>
      </w:divBdr>
    </w:div>
    <w:div w:id="164059970">
      <w:bodyDiv w:val="1"/>
      <w:marLeft w:val="0"/>
      <w:marRight w:val="0"/>
      <w:marTop w:val="0"/>
      <w:marBottom w:val="0"/>
      <w:divBdr>
        <w:top w:val="none" w:sz="0" w:space="0" w:color="auto"/>
        <w:left w:val="none" w:sz="0" w:space="0" w:color="auto"/>
        <w:bottom w:val="none" w:sz="0" w:space="0" w:color="auto"/>
        <w:right w:val="none" w:sz="0" w:space="0" w:color="auto"/>
      </w:divBdr>
    </w:div>
    <w:div w:id="192379195">
      <w:bodyDiv w:val="1"/>
      <w:marLeft w:val="0"/>
      <w:marRight w:val="0"/>
      <w:marTop w:val="0"/>
      <w:marBottom w:val="0"/>
      <w:divBdr>
        <w:top w:val="none" w:sz="0" w:space="0" w:color="auto"/>
        <w:left w:val="none" w:sz="0" w:space="0" w:color="auto"/>
        <w:bottom w:val="none" w:sz="0" w:space="0" w:color="auto"/>
        <w:right w:val="none" w:sz="0" w:space="0" w:color="auto"/>
      </w:divBdr>
    </w:div>
    <w:div w:id="222571497">
      <w:bodyDiv w:val="1"/>
      <w:marLeft w:val="0"/>
      <w:marRight w:val="0"/>
      <w:marTop w:val="0"/>
      <w:marBottom w:val="0"/>
      <w:divBdr>
        <w:top w:val="none" w:sz="0" w:space="0" w:color="auto"/>
        <w:left w:val="none" w:sz="0" w:space="0" w:color="auto"/>
        <w:bottom w:val="none" w:sz="0" w:space="0" w:color="auto"/>
        <w:right w:val="none" w:sz="0" w:space="0" w:color="auto"/>
      </w:divBdr>
      <w:divsChild>
        <w:div w:id="1595550587">
          <w:marLeft w:val="0"/>
          <w:marRight w:val="0"/>
          <w:marTop w:val="0"/>
          <w:marBottom w:val="0"/>
          <w:divBdr>
            <w:top w:val="none" w:sz="0" w:space="0" w:color="auto"/>
            <w:left w:val="none" w:sz="0" w:space="0" w:color="auto"/>
            <w:bottom w:val="none" w:sz="0" w:space="0" w:color="auto"/>
            <w:right w:val="none" w:sz="0" w:space="0" w:color="auto"/>
          </w:divBdr>
          <w:divsChild>
            <w:div w:id="1926454488">
              <w:marLeft w:val="0"/>
              <w:marRight w:val="0"/>
              <w:marTop w:val="0"/>
              <w:marBottom w:val="0"/>
              <w:divBdr>
                <w:top w:val="none" w:sz="0" w:space="0" w:color="auto"/>
                <w:left w:val="none" w:sz="0" w:space="0" w:color="auto"/>
                <w:bottom w:val="none" w:sz="0" w:space="0" w:color="auto"/>
                <w:right w:val="none" w:sz="0" w:space="0" w:color="auto"/>
              </w:divBdr>
            </w:div>
          </w:divsChild>
        </w:div>
        <w:div w:id="72047833">
          <w:marLeft w:val="0"/>
          <w:marRight w:val="0"/>
          <w:marTop w:val="0"/>
          <w:marBottom w:val="0"/>
          <w:divBdr>
            <w:top w:val="none" w:sz="0" w:space="0" w:color="auto"/>
            <w:left w:val="none" w:sz="0" w:space="0" w:color="auto"/>
            <w:bottom w:val="none" w:sz="0" w:space="0" w:color="auto"/>
            <w:right w:val="none" w:sz="0" w:space="0" w:color="auto"/>
          </w:divBdr>
          <w:divsChild>
            <w:div w:id="763308949">
              <w:marLeft w:val="0"/>
              <w:marRight w:val="0"/>
              <w:marTop w:val="0"/>
              <w:marBottom w:val="0"/>
              <w:divBdr>
                <w:top w:val="none" w:sz="0" w:space="0" w:color="auto"/>
                <w:left w:val="none" w:sz="0" w:space="0" w:color="auto"/>
                <w:bottom w:val="none" w:sz="0" w:space="0" w:color="auto"/>
                <w:right w:val="none" w:sz="0" w:space="0" w:color="auto"/>
              </w:divBdr>
            </w:div>
          </w:divsChild>
        </w:div>
        <w:div w:id="646864482">
          <w:marLeft w:val="0"/>
          <w:marRight w:val="0"/>
          <w:marTop w:val="0"/>
          <w:marBottom w:val="0"/>
          <w:divBdr>
            <w:top w:val="none" w:sz="0" w:space="0" w:color="auto"/>
            <w:left w:val="none" w:sz="0" w:space="0" w:color="auto"/>
            <w:bottom w:val="none" w:sz="0" w:space="0" w:color="auto"/>
            <w:right w:val="none" w:sz="0" w:space="0" w:color="auto"/>
          </w:divBdr>
          <w:divsChild>
            <w:div w:id="432553622">
              <w:marLeft w:val="0"/>
              <w:marRight w:val="0"/>
              <w:marTop w:val="0"/>
              <w:marBottom w:val="0"/>
              <w:divBdr>
                <w:top w:val="none" w:sz="0" w:space="0" w:color="auto"/>
                <w:left w:val="none" w:sz="0" w:space="0" w:color="auto"/>
                <w:bottom w:val="none" w:sz="0" w:space="0" w:color="auto"/>
                <w:right w:val="none" w:sz="0" w:space="0" w:color="auto"/>
              </w:divBdr>
            </w:div>
          </w:divsChild>
        </w:div>
        <w:div w:id="446968135">
          <w:marLeft w:val="0"/>
          <w:marRight w:val="0"/>
          <w:marTop w:val="0"/>
          <w:marBottom w:val="0"/>
          <w:divBdr>
            <w:top w:val="none" w:sz="0" w:space="0" w:color="auto"/>
            <w:left w:val="none" w:sz="0" w:space="0" w:color="auto"/>
            <w:bottom w:val="none" w:sz="0" w:space="0" w:color="auto"/>
            <w:right w:val="none" w:sz="0" w:space="0" w:color="auto"/>
          </w:divBdr>
          <w:divsChild>
            <w:div w:id="47462485">
              <w:marLeft w:val="0"/>
              <w:marRight w:val="0"/>
              <w:marTop w:val="0"/>
              <w:marBottom w:val="0"/>
              <w:divBdr>
                <w:top w:val="none" w:sz="0" w:space="0" w:color="auto"/>
                <w:left w:val="none" w:sz="0" w:space="0" w:color="auto"/>
                <w:bottom w:val="none" w:sz="0" w:space="0" w:color="auto"/>
                <w:right w:val="none" w:sz="0" w:space="0" w:color="auto"/>
              </w:divBdr>
            </w:div>
          </w:divsChild>
        </w:div>
        <w:div w:id="1337001503">
          <w:marLeft w:val="0"/>
          <w:marRight w:val="0"/>
          <w:marTop w:val="0"/>
          <w:marBottom w:val="0"/>
          <w:divBdr>
            <w:top w:val="none" w:sz="0" w:space="0" w:color="auto"/>
            <w:left w:val="none" w:sz="0" w:space="0" w:color="auto"/>
            <w:bottom w:val="none" w:sz="0" w:space="0" w:color="auto"/>
            <w:right w:val="none" w:sz="0" w:space="0" w:color="auto"/>
          </w:divBdr>
          <w:divsChild>
            <w:div w:id="2106876970">
              <w:marLeft w:val="0"/>
              <w:marRight w:val="0"/>
              <w:marTop w:val="0"/>
              <w:marBottom w:val="0"/>
              <w:divBdr>
                <w:top w:val="none" w:sz="0" w:space="0" w:color="auto"/>
                <w:left w:val="none" w:sz="0" w:space="0" w:color="auto"/>
                <w:bottom w:val="none" w:sz="0" w:space="0" w:color="auto"/>
                <w:right w:val="none" w:sz="0" w:space="0" w:color="auto"/>
              </w:divBdr>
            </w:div>
          </w:divsChild>
        </w:div>
        <w:div w:id="1154762891">
          <w:marLeft w:val="0"/>
          <w:marRight w:val="0"/>
          <w:marTop w:val="0"/>
          <w:marBottom w:val="0"/>
          <w:divBdr>
            <w:top w:val="none" w:sz="0" w:space="0" w:color="auto"/>
            <w:left w:val="none" w:sz="0" w:space="0" w:color="auto"/>
            <w:bottom w:val="none" w:sz="0" w:space="0" w:color="auto"/>
            <w:right w:val="none" w:sz="0" w:space="0" w:color="auto"/>
          </w:divBdr>
          <w:divsChild>
            <w:div w:id="1706098977">
              <w:marLeft w:val="0"/>
              <w:marRight w:val="0"/>
              <w:marTop w:val="0"/>
              <w:marBottom w:val="0"/>
              <w:divBdr>
                <w:top w:val="none" w:sz="0" w:space="0" w:color="auto"/>
                <w:left w:val="none" w:sz="0" w:space="0" w:color="auto"/>
                <w:bottom w:val="none" w:sz="0" w:space="0" w:color="auto"/>
                <w:right w:val="none" w:sz="0" w:space="0" w:color="auto"/>
              </w:divBdr>
            </w:div>
          </w:divsChild>
        </w:div>
        <w:div w:id="181280621">
          <w:marLeft w:val="0"/>
          <w:marRight w:val="0"/>
          <w:marTop w:val="0"/>
          <w:marBottom w:val="0"/>
          <w:divBdr>
            <w:top w:val="none" w:sz="0" w:space="0" w:color="auto"/>
            <w:left w:val="none" w:sz="0" w:space="0" w:color="auto"/>
            <w:bottom w:val="none" w:sz="0" w:space="0" w:color="auto"/>
            <w:right w:val="none" w:sz="0" w:space="0" w:color="auto"/>
          </w:divBdr>
          <w:divsChild>
            <w:div w:id="448596633">
              <w:marLeft w:val="0"/>
              <w:marRight w:val="0"/>
              <w:marTop w:val="0"/>
              <w:marBottom w:val="0"/>
              <w:divBdr>
                <w:top w:val="none" w:sz="0" w:space="0" w:color="auto"/>
                <w:left w:val="none" w:sz="0" w:space="0" w:color="auto"/>
                <w:bottom w:val="none" w:sz="0" w:space="0" w:color="auto"/>
                <w:right w:val="none" w:sz="0" w:space="0" w:color="auto"/>
              </w:divBdr>
            </w:div>
          </w:divsChild>
        </w:div>
        <w:div w:id="1973360348">
          <w:marLeft w:val="0"/>
          <w:marRight w:val="0"/>
          <w:marTop w:val="0"/>
          <w:marBottom w:val="0"/>
          <w:divBdr>
            <w:top w:val="none" w:sz="0" w:space="0" w:color="auto"/>
            <w:left w:val="none" w:sz="0" w:space="0" w:color="auto"/>
            <w:bottom w:val="none" w:sz="0" w:space="0" w:color="auto"/>
            <w:right w:val="none" w:sz="0" w:space="0" w:color="auto"/>
          </w:divBdr>
          <w:divsChild>
            <w:div w:id="1019967289">
              <w:marLeft w:val="0"/>
              <w:marRight w:val="0"/>
              <w:marTop w:val="0"/>
              <w:marBottom w:val="0"/>
              <w:divBdr>
                <w:top w:val="none" w:sz="0" w:space="0" w:color="auto"/>
                <w:left w:val="none" w:sz="0" w:space="0" w:color="auto"/>
                <w:bottom w:val="none" w:sz="0" w:space="0" w:color="auto"/>
                <w:right w:val="none" w:sz="0" w:space="0" w:color="auto"/>
              </w:divBdr>
            </w:div>
          </w:divsChild>
        </w:div>
        <w:div w:id="934049215">
          <w:marLeft w:val="0"/>
          <w:marRight w:val="0"/>
          <w:marTop w:val="0"/>
          <w:marBottom w:val="0"/>
          <w:divBdr>
            <w:top w:val="none" w:sz="0" w:space="0" w:color="auto"/>
            <w:left w:val="none" w:sz="0" w:space="0" w:color="auto"/>
            <w:bottom w:val="none" w:sz="0" w:space="0" w:color="auto"/>
            <w:right w:val="none" w:sz="0" w:space="0" w:color="auto"/>
          </w:divBdr>
          <w:divsChild>
            <w:div w:id="1911034169">
              <w:marLeft w:val="0"/>
              <w:marRight w:val="0"/>
              <w:marTop w:val="0"/>
              <w:marBottom w:val="0"/>
              <w:divBdr>
                <w:top w:val="none" w:sz="0" w:space="0" w:color="auto"/>
                <w:left w:val="none" w:sz="0" w:space="0" w:color="auto"/>
                <w:bottom w:val="none" w:sz="0" w:space="0" w:color="auto"/>
                <w:right w:val="none" w:sz="0" w:space="0" w:color="auto"/>
              </w:divBdr>
            </w:div>
          </w:divsChild>
        </w:div>
        <w:div w:id="513612937">
          <w:marLeft w:val="0"/>
          <w:marRight w:val="0"/>
          <w:marTop w:val="0"/>
          <w:marBottom w:val="0"/>
          <w:divBdr>
            <w:top w:val="none" w:sz="0" w:space="0" w:color="auto"/>
            <w:left w:val="none" w:sz="0" w:space="0" w:color="auto"/>
            <w:bottom w:val="none" w:sz="0" w:space="0" w:color="auto"/>
            <w:right w:val="none" w:sz="0" w:space="0" w:color="auto"/>
          </w:divBdr>
          <w:divsChild>
            <w:div w:id="1338339420">
              <w:marLeft w:val="0"/>
              <w:marRight w:val="0"/>
              <w:marTop w:val="0"/>
              <w:marBottom w:val="0"/>
              <w:divBdr>
                <w:top w:val="none" w:sz="0" w:space="0" w:color="auto"/>
                <w:left w:val="none" w:sz="0" w:space="0" w:color="auto"/>
                <w:bottom w:val="none" w:sz="0" w:space="0" w:color="auto"/>
                <w:right w:val="none" w:sz="0" w:space="0" w:color="auto"/>
              </w:divBdr>
            </w:div>
          </w:divsChild>
        </w:div>
        <w:div w:id="1222210936">
          <w:marLeft w:val="0"/>
          <w:marRight w:val="0"/>
          <w:marTop w:val="0"/>
          <w:marBottom w:val="0"/>
          <w:divBdr>
            <w:top w:val="none" w:sz="0" w:space="0" w:color="auto"/>
            <w:left w:val="none" w:sz="0" w:space="0" w:color="auto"/>
            <w:bottom w:val="none" w:sz="0" w:space="0" w:color="auto"/>
            <w:right w:val="none" w:sz="0" w:space="0" w:color="auto"/>
          </w:divBdr>
          <w:divsChild>
            <w:div w:id="1247691339">
              <w:marLeft w:val="0"/>
              <w:marRight w:val="0"/>
              <w:marTop w:val="0"/>
              <w:marBottom w:val="0"/>
              <w:divBdr>
                <w:top w:val="none" w:sz="0" w:space="0" w:color="auto"/>
                <w:left w:val="none" w:sz="0" w:space="0" w:color="auto"/>
                <w:bottom w:val="none" w:sz="0" w:space="0" w:color="auto"/>
                <w:right w:val="none" w:sz="0" w:space="0" w:color="auto"/>
              </w:divBdr>
            </w:div>
          </w:divsChild>
        </w:div>
        <w:div w:id="2134252561">
          <w:marLeft w:val="0"/>
          <w:marRight w:val="0"/>
          <w:marTop w:val="0"/>
          <w:marBottom w:val="0"/>
          <w:divBdr>
            <w:top w:val="none" w:sz="0" w:space="0" w:color="auto"/>
            <w:left w:val="none" w:sz="0" w:space="0" w:color="auto"/>
            <w:bottom w:val="none" w:sz="0" w:space="0" w:color="auto"/>
            <w:right w:val="none" w:sz="0" w:space="0" w:color="auto"/>
          </w:divBdr>
          <w:divsChild>
            <w:div w:id="473641791">
              <w:marLeft w:val="0"/>
              <w:marRight w:val="0"/>
              <w:marTop w:val="0"/>
              <w:marBottom w:val="0"/>
              <w:divBdr>
                <w:top w:val="none" w:sz="0" w:space="0" w:color="auto"/>
                <w:left w:val="none" w:sz="0" w:space="0" w:color="auto"/>
                <w:bottom w:val="none" w:sz="0" w:space="0" w:color="auto"/>
                <w:right w:val="none" w:sz="0" w:space="0" w:color="auto"/>
              </w:divBdr>
            </w:div>
          </w:divsChild>
        </w:div>
        <w:div w:id="248972141">
          <w:marLeft w:val="0"/>
          <w:marRight w:val="0"/>
          <w:marTop w:val="0"/>
          <w:marBottom w:val="0"/>
          <w:divBdr>
            <w:top w:val="none" w:sz="0" w:space="0" w:color="auto"/>
            <w:left w:val="none" w:sz="0" w:space="0" w:color="auto"/>
            <w:bottom w:val="none" w:sz="0" w:space="0" w:color="auto"/>
            <w:right w:val="none" w:sz="0" w:space="0" w:color="auto"/>
          </w:divBdr>
          <w:divsChild>
            <w:div w:id="976028292">
              <w:marLeft w:val="0"/>
              <w:marRight w:val="0"/>
              <w:marTop w:val="0"/>
              <w:marBottom w:val="0"/>
              <w:divBdr>
                <w:top w:val="none" w:sz="0" w:space="0" w:color="auto"/>
                <w:left w:val="none" w:sz="0" w:space="0" w:color="auto"/>
                <w:bottom w:val="none" w:sz="0" w:space="0" w:color="auto"/>
                <w:right w:val="none" w:sz="0" w:space="0" w:color="auto"/>
              </w:divBdr>
            </w:div>
          </w:divsChild>
        </w:div>
        <w:div w:id="831876390">
          <w:marLeft w:val="0"/>
          <w:marRight w:val="0"/>
          <w:marTop w:val="0"/>
          <w:marBottom w:val="0"/>
          <w:divBdr>
            <w:top w:val="none" w:sz="0" w:space="0" w:color="auto"/>
            <w:left w:val="none" w:sz="0" w:space="0" w:color="auto"/>
            <w:bottom w:val="none" w:sz="0" w:space="0" w:color="auto"/>
            <w:right w:val="none" w:sz="0" w:space="0" w:color="auto"/>
          </w:divBdr>
          <w:divsChild>
            <w:div w:id="57554342">
              <w:marLeft w:val="0"/>
              <w:marRight w:val="0"/>
              <w:marTop w:val="0"/>
              <w:marBottom w:val="0"/>
              <w:divBdr>
                <w:top w:val="none" w:sz="0" w:space="0" w:color="auto"/>
                <w:left w:val="none" w:sz="0" w:space="0" w:color="auto"/>
                <w:bottom w:val="none" w:sz="0" w:space="0" w:color="auto"/>
                <w:right w:val="none" w:sz="0" w:space="0" w:color="auto"/>
              </w:divBdr>
            </w:div>
          </w:divsChild>
        </w:div>
        <w:div w:id="1701737502">
          <w:marLeft w:val="0"/>
          <w:marRight w:val="0"/>
          <w:marTop w:val="0"/>
          <w:marBottom w:val="0"/>
          <w:divBdr>
            <w:top w:val="none" w:sz="0" w:space="0" w:color="auto"/>
            <w:left w:val="none" w:sz="0" w:space="0" w:color="auto"/>
            <w:bottom w:val="none" w:sz="0" w:space="0" w:color="auto"/>
            <w:right w:val="none" w:sz="0" w:space="0" w:color="auto"/>
          </w:divBdr>
          <w:divsChild>
            <w:div w:id="953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21097">
      <w:bodyDiv w:val="1"/>
      <w:marLeft w:val="0"/>
      <w:marRight w:val="0"/>
      <w:marTop w:val="0"/>
      <w:marBottom w:val="0"/>
      <w:divBdr>
        <w:top w:val="none" w:sz="0" w:space="0" w:color="auto"/>
        <w:left w:val="none" w:sz="0" w:space="0" w:color="auto"/>
        <w:bottom w:val="none" w:sz="0" w:space="0" w:color="auto"/>
        <w:right w:val="none" w:sz="0" w:space="0" w:color="auto"/>
      </w:divBdr>
    </w:div>
    <w:div w:id="341706702">
      <w:bodyDiv w:val="1"/>
      <w:marLeft w:val="0"/>
      <w:marRight w:val="0"/>
      <w:marTop w:val="0"/>
      <w:marBottom w:val="0"/>
      <w:divBdr>
        <w:top w:val="none" w:sz="0" w:space="0" w:color="auto"/>
        <w:left w:val="none" w:sz="0" w:space="0" w:color="auto"/>
        <w:bottom w:val="none" w:sz="0" w:space="0" w:color="auto"/>
        <w:right w:val="none" w:sz="0" w:space="0" w:color="auto"/>
      </w:divBdr>
    </w:div>
    <w:div w:id="362292428">
      <w:bodyDiv w:val="1"/>
      <w:marLeft w:val="0"/>
      <w:marRight w:val="0"/>
      <w:marTop w:val="0"/>
      <w:marBottom w:val="0"/>
      <w:divBdr>
        <w:top w:val="none" w:sz="0" w:space="0" w:color="auto"/>
        <w:left w:val="none" w:sz="0" w:space="0" w:color="auto"/>
        <w:bottom w:val="none" w:sz="0" w:space="0" w:color="auto"/>
        <w:right w:val="none" w:sz="0" w:space="0" w:color="auto"/>
      </w:divBdr>
    </w:div>
    <w:div w:id="399599271">
      <w:bodyDiv w:val="1"/>
      <w:marLeft w:val="0"/>
      <w:marRight w:val="0"/>
      <w:marTop w:val="0"/>
      <w:marBottom w:val="0"/>
      <w:divBdr>
        <w:top w:val="none" w:sz="0" w:space="0" w:color="auto"/>
        <w:left w:val="none" w:sz="0" w:space="0" w:color="auto"/>
        <w:bottom w:val="none" w:sz="0" w:space="0" w:color="auto"/>
        <w:right w:val="none" w:sz="0" w:space="0" w:color="auto"/>
      </w:divBdr>
    </w:div>
    <w:div w:id="468476797">
      <w:bodyDiv w:val="1"/>
      <w:marLeft w:val="0"/>
      <w:marRight w:val="0"/>
      <w:marTop w:val="0"/>
      <w:marBottom w:val="0"/>
      <w:divBdr>
        <w:top w:val="none" w:sz="0" w:space="0" w:color="auto"/>
        <w:left w:val="none" w:sz="0" w:space="0" w:color="auto"/>
        <w:bottom w:val="none" w:sz="0" w:space="0" w:color="auto"/>
        <w:right w:val="none" w:sz="0" w:space="0" w:color="auto"/>
      </w:divBdr>
    </w:div>
    <w:div w:id="483551142">
      <w:bodyDiv w:val="1"/>
      <w:marLeft w:val="0"/>
      <w:marRight w:val="0"/>
      <w:marTop w:val="0"/>
      <w:marBottom w:val="0"/>
      <w:divBdr>
        <w:top w:val="none" w:sz="0" w:space="0" w:color="auto"/>
        <w:left w:val="none" w:sz="0" w:space="0" w:color="auto"/>
        <w:bottom w:val="none" w:sz="0" w:space="0" w:color="auto"/>
        <w:right w:val="none" w:sz="0" w:space="0" w:color="auto"/>
      </w:divBdr>
    </w:div>
    <w:div w:id="524288454">
      <w:bodyDiv w:val="1"/>
      <w:marLeft w:val="0"/>
      <w:marRight w:val="0"/>
      <w:marTop w:val="0"/>
      <w:marBottom w:val="0"/>
      <w:divBdr>
        <w:top w:val="none" w:sz="0" w:space="0" w:color="auto"/>
        <w:left w:val="none" w:sz="0" w:space="0" w:color="auto"/>
        <w:bottom w:val="none" w:sz="0" w:space="0" w:color="auto"/>
        <w:right w:val="none" w:sz="0" w:space="0" w:color="auto"/>
      </w:divBdr>
    </w:div>
    <w:div w:id="535698410">
      <w:bodyDiv w:val="1"/>
      <w:marLeft w:val="0"/>
      <w:marRight w:val="0"/>
      <w:marTop w:val="0"/>
      <w:marBottom w:val="0"/>
      <w:divBdr>
        <w:top w:val="none" w:sz="0" w:space="0" w:color="auto"/>
        <w:left w:val="none" w:sz="0" w:space="0" w:color="auto"/>
        <w:bottom w:val="none" w:sz="0" w:space="0" w:color="auto"/>
        <w:right w:val="none" w:sz="0" w:space="0" w:color="auto"/>
      </w:divBdr>
    </w:div>
    <w:div w:id="550576746">
      <w:bodyDiv w:val="1"/>
      <w:marLeft w:val="0"/>
      <w:marRight w:val="0"/>
      <w:marTop w:val="0"/>
      <w:marBottom w:val="0"/>
      <w:divBdr>
        <w:top w:val="none" w:sz="0" w:space="0" w:color="auto"/>
        <w:left w:val="none" w:sz="0" w:space="0" w:color="auto"/>
        <w:bottom w:val="none" w:sz="0" w:space="0" w:color="auto"/>
        <w:right w:val="none" w:sz="0" w:space="0" w:color="auto"/>
      </w:divBdr>
    </w:div>
    <w:div w:id="581525277">
      <w:bodyDiv w:val="1"/>
      <w:marLeft w:val="0"/>
      <w:marRight w:val="0"/>
      <w:marTop w:val="0"/>
      <w:marBottom w:val="0"/>
      <w:divBdr>
        <w:top w:val="none" w:sz="0" w:space="0" w:color="auto"/>
        <w:left w:val="none" w:sz="0" w:space="0" w:color="auto"/>
        <w:bottom w:val="none" w:sz="0" w:space="0" w:color="auto"/>
        <w:right w:val="none" w:sz="0" w:space="0" w:color="auto"/>
      </w:divBdr>
    </w:div>
    <w:div w:id="583494268">
      <w:bodyDiv w:val="1"/>
      <w:marLeft w:val="0"/>
      <w:marRight w:val="0"/>
      <w:marTop w:val="0"/>
      <w:marBottom w:val="0"/>
      <w:divBdr>
        <w:top w:val="none" w:sz="0" w:space="0" w:color="auto"/>
        <w:left w:val="none" w:sz="0" w:space="0" w:color="auto"/>
        <w:bottom w:val="none" w:sz="0" w:space="0" w:color="auto"/>
        <w:right w:val="none" w:sz="0" w:space="0" w:color="auto"/>
      </w:divBdr>
    </w:div>
    <w:div w:id="593053063">
      <w:bodyDiv w:val="1"/>
      <w:marLeft w:val="0"/>
      <w:marRight w:val="0"/>
      <w:marTop w:val="0"/>
      <w:marBottom w:val="0"/>
      <w:divBdr>
        <w:top w:val="none" w:sz="0" w:space="0" w:color="auto"/>
        <w:left w:val="none" w:sz="0" w:space="0" w:color="auto"/>
        <w:bottom w:val="none" w:sz="0" w:space="0" w:color="auto"/>
        <w:right w:val="none" w:sz="0" w:space="0" w:color="auto"/>
      </w:divBdr>
    </w:div>
    <w:div w:id="643973854">
      <w:bodyDiv w:val="1"/>
      <w:marLeft w:val="0"/>
      <w:marRight w:val="0"/>
      <w:marTop w:val="0"/>
      <w:marBottom w:val="0"/>
      <w:divBdr>
        <w:top w:val="none" w:sz="0" w:space="0" w:color="auto"/>
        <w:left w:val="none" w:sz="0" w:space="0" w:color="auto"/>
        <w:bottom w:val="none" w:sz="0" w:space="0" w:color="auto"/>
        <w:right w:val="none" w:sz="0" w:space="0" w:color="auto"/>
      </w:divBdr>
    </w:div>
    <w:div w:id="653265185">
      <w:bodyDiv w:val="1"/>
      <w:marLeft w:val="0"/>
      <w:marRight w:val="0"/>
      <w:marTop w:val="0"/>
      <w:marBottom w:val="0"/>
      <w:divBdr>
        <w:top w:val="none" w:sz="0" w:space="0" w:color="auto"/>
        <w:left w:val="none" w:sz="0" w:space="0" w:color="auto"/>
        <w:bottom w:val="none" w:sz="0" w:space="0" w:color="auto"/>
        <w:right w:val="none" w:sz="0" w:space="0" w:color="auto"/>
      </w:divBdr>
    </w:div>
    <w:div w:id="662201174">
      <w:bodyDiv w:val="1"/>
      <w:marLeft w:val="0"/>
      <w:marRight w:val="0"/>
      <w:marTop w:val="0"/>
      <w:marBottom w:val="0"/>
      <w:divBdr>
        <w:top w:val="none" w:sz="0" w:space="0" w:color="auto"/>
        <w:left w:val="none" w:sz="0" w:space="0" w:color="auto"/>
        <w:bottom w:val="none" w:sz="0" w:space="0" w:color="auto"/>
        <w:right w:val="none" w:sz="0" w:space="0" w:color="auto"/>
      </w:divBdr>
    </w:div>
    <w:div w:id="686099042">
      <w:bodyDiv w:val="1"/>
      <w:marLeft w:val="0"/>
      <w:marRight w:val="0"/>
      <w:marTop w:val="0"/>
      <w:marBottom w:val="0"/>
      <w:divBdr>
        <w:top w:val="none" w:sz="0" w:space="0" w:color="auto"/>
        <w:left w:val="none" w:sz="0" w:space="0" w:color="auto"/>
        <w:bottom w:val="none" w:sz="0" w:space="0" w:color="auto"/>
        <w:right w:val="none" w:sz="0" w:space="0" w:color="auto"/>
      </w:divBdr>
      <w:divsChild>
        <w:div w:id="715547049">
          <w:marLeft w:val="2160"/>
          <w:marRight w:val="0"/>
          <w:marTop w:val="144"/>
          <w:marBottom w:val="0"/>
          <w:divBdr>
            <w:top w:val="none" w:sz="0" w:space="0" w:color="auto"/>
            <w:left w:val="none" w:sz="0" w:space="0" w:color="auto"/>
            <w:bottom w:val="none" w:sz="0" w:space="0" w:color="auto"/>
            <w:right w:val="none" w:sz="0" w:space="0" w:color="auto"/>
          </w:divBdr>
        </w:div>
        <w:div w:id="875393006">
          <w:marLeft w:val="2160"/>
          <w:marRight w:val="0"/>
          <w:marTop w:val="144"/>
          <w:marBottom w:val="0"/>
          <w:divBdr>
            <w:top w:val="none" w:sz="0" w:space="0" w:color="auto"/>
            <w:left w:val="none" w:sz="0" w:space="0" w:color="auto"/>
            <w:bottom w:val="none" w:sz="0" w:space="0" w:color="auto"/>
            <w:right w:val="none" w:sz="0" w:space="0" w:color="auto"/>
          </w:divBdr>
        </w:div>
      </w:divsChild>
    </w:div>
    <w:div w:id="711147643">
      <w:bodyDiv w:val="1"/>
      <w:marLeft w:val="0"/>
      <w:marRight w:val="0"/>
      <w:marTop w:val="0"/>
      <w:marBottom w:val="0"/>
      <w:divBdr>
        <w:top w:val="none" w:sz="0" w:space="0" w:color="auto"/>
        <w:left w:val="none" w:sz="0" w:space="0" w:color="auto"/>
        <w:bottom w:val="none" w:sz="0" w:space="0" w:color="auto"/>
        <w:right w:val="none" w:sz="0" w:space="0" w:color="auto"/>
      </w:divBdr>
    </w:div>
    <w:div w:id="762602493">
      <w:bodyDiv w:val="1"/>
      <w:marLeft w:val="0"/>
      <w:marRight w:val="0"/>
      <w:marTop w:val="0"/>
      <w:marBottom w:val="0"/>
      <w:divBdr>
        <w:top w:val="none" w:sz="0" w:space="0" w:color="auto"/>
        <w:left w:val="none" w:sz="0" w:space="0" w:color="auto"/>
        <w:bottom w:val="none" w:sz="0" w:space="0" w:color="auto"/>
        <w:right w:val="none" w:sz="0" w:space="0" w:color="auto"/>
      </w:divBdr>
    </w:div>
    <w:div w:id="803886875">
      <w:bodyDiv w:val="1"/>
      <w:marLeft w:val="0"/>
      <w:marRight w:val="0"/>
      <w:marTop w:val="0"/>
      <w:marBottom w:val="0"/>
      <w:divBdr>
        <w:top w:val="none" w:sz="0" w:space="0" w:color="auto"/>
        <w:left w:val="none" w:sz="0" w:space="0" w:color="auto"/>
        <w:bottom w:val="none" w:sz="0" w:space="0" w:color="auto"/>
        <w:right w:val="none" w:sz="0" w:space="0" w:color="auto"/>
      </w:divBdr>
    </w:div>
    <w:div w:id="841966471">
      <w:bodyDiv w:val="1"/>
      <w:marLeft w:val="0"/>
      <w:marRight w:val="0"/>
      <w:marTop w:val="0"/>
      <w:marBottom w:val="0"/>
      <w:divBdr>
        <w:top w:val="none" w:sz="0" w:space="0" w:color="auto"/>
        <w:left w:val="none" w:sz="0" w:space="0" w:color="auto"/>
        <w:bottom w:val="none" w:sz="0" w:space="0" w:color="auto"/>
        <w:right w:val="none" w:sz="0" w:space="0" w:color="auto"/>
      </w:divBdr>
      <w:divsChild>
        <w:div w:id="173544593">
          <w:marLeft w:val="0"/>
          <w:marRight w:val="0"/>
          <w:marTop w:val="0"/>
          <w:marBottom w:val="0"/>
          <w:divBdr>
            <w:top w:val="none" w:sz="0" w:space="0" w:color="auto"/>
            <w:left w:val="none" w:sz="0" w:space="0" w:color="auto"/>
            <w:bottom w:val="none" w:sz="0" w:space="0" w:color="auto"/>
            <w:right w:val="none" w:sz="0" w:space="0" w:color="auto"/>
          </w:divBdr>
          <w:divsChild>
            <w:div w:id="1120106611">
              <w:marLeft w:val="0"/>
              <w:marRight w:val="0"/>
              <w:marTop w:val="0"/>
              <w:marBottom w:val="0"/>
              <w:divBdr>
                <w:top w:val="none" w:sz="0" w:space="0" w:color="auto"/>
                <w:left w:val="none" w:sz="0" w:space="0" w:color="auto"/>
                <w:bottom w:val="none" w:sz="0" w:space="0" w:color="auto"/>
                <w:right w:val="none" w:sz="0" w:space="0" w:color="auto"/>
              </w:divBdr>
            </w:div>
          </w:divsChild>
        </w:div>
        <w:div w:id="108670586">
          <w:marLeft w:val="0"/>
          <w:marRight w:val="0"/>
          <w:marTop w:val="0"/>
          <w:marBottom w:val="0"/>
          <w:divBdr>
            <w:top w:val="none" w:sz="0" w:space="0" w:color="auto"/>
            <w:left w:val="none" w:sz="0" w:space="0" w:color="auto"/>
            <w:bottom w:val="none" w:sz="0" w:space="0" w:color="auto"/>
            <w:right w:val="none" w:sz="0" w:space="0" w:color="auto"/>
          </w:divBdr>
          <w:divsChild>
            <w:div w:id="60255016">
              <w:marLeft w:val="0"/>
              <w:marRight w:val="0"/>
              <w:marTop w:val="0"/>
              <w:marBottom w:val="0"/>
              <w:divBdr>
                <w:top w:val="none" w:sz="0" w:space="0" w:color="auto"/>
                <w:left w:val="none" w:sz="0" w:space="0" w:color="auto"/>
                <w:bottom w:val="none" w:sz="0" w:space="0" w:color="auto"/>
                <w:right w:val="none" w:sz="0" w:space="0" w:color="auto"/>
              </w:divBdr>
            </w:div>
          </w:divsChild>
        </w:div>
        <w:div w:id="2042171993">
          <w:marLeft w:val="0"/>
          <w:marRight w:val="0"/>
          <w:marTop w:val="0"/>
          <w:marBottom w:val="0"/>
          <w:divBdr>
            <w:top w:val="none" w:sz="0" w:space="0" w:color="auto"/>
            <w:left w:val="none" w:sz="0" w:space="0" w:color="auto"/>
            <w:bottom w:val="none" w:sz="0" w:space="0" w:color="auto"/>
            <w:right w:val="none" w:sz="0" w:space="0" w:color="auto"/>
          </w:divBdr>
          <w:divsChild>
            <w:div w:id="627055681">
              <w:marLeft w:val="0"/>
              <w:marRight w:val="0"/>
              <w:marTop w:val="0"/>
              <w:marBottom w:val="0"/>
              <w:divBdr>
                <w:top w:val="none" w:sz="0" w:space="0" w:color="auto"/>
                <w:left w:val="none" w:sz="0" w:space="0" w:color="auto"/>
                <w:bottom w:val="none" w:sz="0" w:space="0" w:color="auto"/>
                <w:right w:val="none" w:sz="0" w:space="0" w:color="auto"/>
              </w:divBdr>
            </w:div>
          </w:divsChild>
        </w:div>
        <w:div w:id="1723209877">
          <w:marLeft w:val="0"/>
          <w:marRight w:val="0"/>
          <w:marTop w:val="0"/>
          <w:marBottom w:val="0"/>
          <w:divBdr>
            <w:top w:val="none" w:sz="0" w:space="0" w:color="auto"/>
            <w:left w:val="none" w:sz="0" w:space="0" w:color="auto"/>
            <w:bottom w:val="none" w:sz="0" w:space="0" w:color="auto"/>
            <w:right w:val="none" w:sz="0" w:space="0" w:color="auto"/>
          </w:divBdr>
          <w:divsChild>
            <w:div w:id="1884899372">
              <w:marLeft w:val="0"/>
              <w:marRight w:val="0"/>
              <w:marTop w:val="0"/>
              <w:marBottom w:val="0"/>
              <w:divBdr>
                <w:top w:val="none" w:sz="0" w:space="0" w:color="auto"/>
                <w:left w:val="none" w:sz="0" w:space="0" w:color="auto"/>
                <w:bottom w:val="none" w:sz="0" w:space="0" w:color="auto"/>
                <w:right w:val="none" w:sz="0" w:space="0" w:color="auto"/>
              </w:divBdr>
            </w:div>
          </w:divsChild>
        </w:div>
        <w:div w:id="578442487">
          <w:marLeft w:val="0"/>
          <w:marRight w:val="0"/>
          <w:marTop w:val="0"/>
          <w:marBottom w:val="0"/>
          <w:divBdr>
            <w:top w:val="none" w:sz="0" w:space="0" w:color="auto"/>
            <w:left w:val="none" w:sz="0" w:space="0" w:color="auto"/>
            <w:bottom w:val="none" w:sz="0" w:space="0" w:color="auto"/>
            <w:right w:val="none" w:sz="0" w:space="0" w:color="auto"/>
          </w:divBdr>
          <w:divsChild>
            <w:div w:id="496190736">
              <w:marLeft w:val="0"/>
              <w:marRight w:val="0"/>
              <w:marTop w:val="0"/>
              <w:marBottom w:val="0"/>
              <w:divBdr>
                <w:top w:val="none" w:sz="0" w:space="0" w:color="auto"/>
                <w:left w:val="none" w:sz="0" w:space="0" w:color="auto"/>
                <w:bottom w:val="none" w:sz="0" w:space="0" w:color="auto"/>
                <w:right w:val="none" w:sz="0" w:space="0" w:color="auto"/>
              </w:divBdr>
            </w:div>
          </w:divsChild>
        </w:div>
        <w:div w:id="1054741401">
          <w:marLeft w:val="0"/>
          <w:marRight w:val="0"/>
          <w:marTop w:val="0"/>
          <w:marBottom w:val="0"/>
          <w:divBdr>
            <w:top w:val="none" w:sz="0" w:space="0" w:color="auto"/>
            <w:left w:val="none" w:sz="0" w:space="0" w:color="auto"/>
            <w:bottom w:val="none" w:sz="0" w:space="0" w:color="auto"/>
            <w:right w:val="none" w:sz="0" w:space="0" w:color="auto"/>
          </w:divBdr>
          <w:divsChild>
            <w:div w:id="836578949">
              <w:marLeft w:val="0"/>
              <w:marRight w:val="0"/>
              <w:marTop w:val="0"/>
              <w:marBottom w:val="0"/>
              <w:divBdr>
                <w:top w:val="none" w:sz="0" w:space="0" w:color="auto"/>
                <w:left w:val="none" w:sz="0" w:space="0" w:color="auto"/>
                <w:bottom w:val="none" w:sz="0" w:space="0" w:color="auto"/>
                <w:right w:val="none" w:sz="0" w:space="0" w:color="auto"/>
              </w:divBdr>
            </w:div>
          </w:divsChild>
        </w:div>
        <w:div w:id="1474830724">
          <w:marLeft w:val="0"/>
          <w:marRight w:val="0"/>
          <w:marTop w:val="0"/>
          <w:marBottom w:val="0"/>
          <w:divBdr>
            <w:top w:val="none" w:sz="0" w:space="0" w:color="auto"/>
            <w:left w:val="none" w:sz="0" w:space="0" w:color="auto"/>
            <w:bottom w:val="none" w:sz="0" w:space="0" w:color="auto"/>
            <w:right w:val="none" w:sz="0" w:space="0" w:color="auto"/>
          </w:divBdr>
          <w:divsChild>
            <w:div w:id="1535121846">
              <w:marLeft w:val="0"/>
              <w:marRight w:val="0"/>
              <w:marTop w:val="0"/>
              <w:marBottom w:val="0"/>
              <w:divBdr>
                <w:top w:val="none" w:sz="0" w:space="0" w:color="auto"/>
                <w:left w:val="none" w:sz="0" w:space="0" w:color="auto"/>
                <w:bottom w:val="none" w:sz="0" w:space="0" w:color="auto"/>
                <w:right w:val="none" w:sz="0" w:space="0" w:color="auto"/>
              </w:divBdr>
            </w:div>
          </w:divsChild>
        </w:div>
        <w:div w:id="396827997">
          <w:marLeft w:val="0"/>
          <w:marRight w:val="0"/>
          <w:marTop w:val="0"/>
          <w:marBottom w:val="0"/>
          <w:divBdr>
            <w:top w:val="none" w:sz="0" w:space="0" w:color="auto"/>
            <w:left w:val="none" w:sz="0" w:space="0" w:color="auto"/>
            <w:bottom w:val="none" w:sz="0" w:space="0" w:color="auto"/>
            <w:right w:val="none" w:sz="0" w:space="0" w:color="auto"/>
          </w:divBdr>
          <w:divsChild>
            <w:div w:id="1376195689">
              <w:marLeft w:val="0"/>
              <w:marRight w:val="0"/>
              <w:marTop w:val="0"/>
              <w:marBottom w:val="0"/>
              <w:divBdr>
                <w:top w:val="none" w:sz="0" w:space="0" w:color="auto"/>
                <w:left w:val="none" w:sz="0" w:space="0" w:color="auto"/>
                <w:bottom w:val="none" w:sz="0" w:space="0" w:color="auto"/>
                <w:right w:val="none" w:sz="0" w:space="0" w:color="auto"/>
              </w:divBdr>
            </w:div>
          </w:divsChild>
        </w:div>
        <w:div w:id="1519925779">
          <w:marLeft w:val="0"/>
          <w:marRight w:val="0"/>
          <w:marTop w:val="0"/>
          <w:marBottom w:val="0"/>
          <w:divBdr>
            <w:top w:val="none" w:sz="0" w:space="0" w:color="auto"/>
            <w:left w:val="none" w:sz="0" w:space="0" w:color="auto"/>
            <w:bottom w:val="none" w:sz="0" w:space="0" w:color="auto"/>
            <w:right w:val="none" w:sz="0" w:space="0" w:color="auto"/>
          </w:divBdr>
          <w:divsChild>
            <w:div w:id="89474459">
              <w:marLeft w:val="0"/>
              <w:marRight w:val="0"/>
              <w:marTop w:val="0"/>
              <w:marBottom w:val="0"/>
              <w:divBdr>
                <w:top w:val="none" w:sz="0" w:space="0" w:color="auto"/>
                <w:left w:val="none" w:sz="0" w:space="0" w:color="auto"/>
                <w:bottom w:val="none" w:sz="0" w:space="0" w:color="auto"/>
                <w:right w:val="none" w:sz="0" w:space="0" w:color="auto"/>
              </w:divBdr>
            </w:div>
          </w:divsChild>
        </w:div>
        <w:div w:id="255479087">
          <w:marLeft w:val="0"/>
          <w:marRight w:val="0"/>
          <w:marTop w:val="0"/>
          <w:marBottom w:val="0"/>
          <w:divBdr>
            <w:top w:val="none" w:sz="0" w:space="0" w:color="auto"/>
            <w:left w:val="none" w:sz="0" w:space="0" w:color="auto"/>
            <w:bottom w:val="none" w:sz="0" w:space="0" w:color="auto"/>
            <w:right w:val="none" w:sz="0" w:space="0" w:color="auto"/>
          </w:divBdr>
          <w:divsChild>
            <w:div w:id="170605746">
              <w:marLeft w:val="0"/>
              <w:marRight w:val="0"/>
              <w:marTop w:val="0"/>
              <w:marBottom w:val="0"/>
              <w:divBdr>
                <w:top w:val="none" w:sz="0" w:space="0" w:color="auto"/>
                <w:left w:val="none" w:sz="0" w:space="0" w:color="auto"/>
                <w:bottom w:val="none" w:sz="0" w:space="0" w:color="auto"/>
                <w:right w:val="none" w:sz="0" w:space="0" w:color="auto"/>
              </w:divBdr>
            </w:div>
          </w:divsChild>
        </w:div>
        <w:div w:id="748191000">
          <w:marLeft w:val="0"/>
          <w:marRight w:val="0"/>
          <w:marTop w:val="0"/>
          <w:marBottom w:val="0"/>
          <w:divBdr>
            <w:top w:val="none" w:sz="0" w:space="0" w:color="auto"/>
            <w:left w:val="none" w:sz="0" w:space="0" w:color="auto"/>
            <w:bottom w:val="none" w:sz="0" w:space="0" w:color="auto"/>
            <w:right w:val="none" w:sz="0" w:space="0" w:color="auto"/>
          </w:divBdr>
          <w:divsChild>
            <w:div w:id="617949618">
              <w:marLeft w:val="0"/>
              <w:marRight w:val="0"/>
              <w:marTop w:val="0"/>
              <w:marBottom w:val="0"/>
              <w:divBdr>
                <w:top w:val="none" w:sz="0" w:space="0" w:color="auto"/>
                <w:left w:val="none" w:sz="0" w:space="0" w:color="auto"/>
                <w:bottom w:val="none" w:sz="0" w:space="0" w:color="auto"/>
                <w:right w:val="none" w:sz="0" w:space="0" w:color="auto"/>
              </w:divBdr>
            </w:div>
          </w:divsChild>
        </w:div>
        <w:div w:id="1975865247">
          <w:marLeft w:val="0"/>
          <w:marRight w:val="0"/>
          <w:marTop w:val="0"/>
          <w:marBottom w:val="0"/>
          <w:divBdr>
            <w:top w:val="none" w:sz="0" w:space="0" w:color="auto"/>
            <w:left w:val="none" w:sz="0" w:space="0" w:color="auto"/>
            <w:bottom w:val="none" w:sz="0" w:space="0" w:color="auto"/>
            <w:right w:val="none" w:sz="0" w:space="0" w:color="auto"/>
          </w:divBdr>
          <w:divsChild>
            <w:div w:id="631904594">
              <w:marLeft w:val="0"/>
              <w:marRight w:val="0"/>
              <w:marTop w:val="0"/>
              <w:marBottom w:val="0"/>
              <w:divBdr>
                <w:top w:val="none" w:sz="0" w:space="0" w:color="auto"/>
                <w:left w:val="none" w:sz="0" w:space="0" w:color="auto"/>
                <w:bottom w:val="none" w:sz="0" w:space="0" w:color="auto"/>
                <w:right w:val="none" w:sz="0" w:space="0" w:color="auto"/>
              </w:divBdr>
            </w:div>
          </w:divsChild>
        </w:div>
        <w:div w:id="1792627938">
          <w:marLeft w:val="0"/>
          <w:marRight w:val="0"/>
          <w:marTop w:val="0"/>
          <w:marBottom w:val="0"/>
          <w:divBdr>
            <w:top w:val="none" w:sz="0" w:space="0" w:color="auto"/>
            <w:left w:val="none" w:sz="0" w:space="0" w:color="auto"/>
            <w:bottom w:val="none" w:sz="0" w:space="0" w:color="auto"/>
            <w:right w:val="none" w:sz="0" w:space="0" w:color="auto"/>
          </w:divBdr>
          <w:divsChild>
            <w:div w:id="827988273">
              <w:marLeft w:val="0"/>
              <w:marRight w:val="0"/>
              <w:marTop w:val="0"/>
              <w:marBottom w:val="0"/>
              <w:divBdr>
                <w:top w:val="none" w:sz="0" w:space="0" w:color="auto"/>
                <w:left w:val="none" w:sz="0" w:space="0" w:color="auto"/>
                <w:bottom w:val="none" w:sz="0" w:space="0" w:color="auto"/>
                <w:right w:val="none" w:sz="0" w:space="0" w:color="auto"/>
              </w:divBdr>
            </w:div>
          </w:divsChild>
        </w:div>
        <w:div w:id="1612397357">
          <w:marLeft w:val="0"/>
          <w:marRight w:val="0"/>
          <w:marTop w:val="0"/>
          <w:marBottom w:val="0"/>
          <w:divBdr>
            <w:top w:val="none" w:sz="0" w:space="0" w:color="auto"/>
            <w:left w:val="none" w:sz="0" w:space="0" w:color="auto"/>
            <w:bottom w:val="none" w:sz="0" w:space="0" w:color="auto"/>
            <w:right w:val="none" w:sz="0" w:space="0" w:color="auto"/>
          </w:divBdr>
          <w:divsChild>
            <w:div w:id="327751841">
              <w:marLeft w:val="0"/>
              <w:marRight w:val="0"/>
              <w:marTop w:val="0"/>
              <w:marBottom w:val="0"/>
              <w:divBdr>
                <w:top w:val="none" w:sz="0" w:space="0" w:color="auto"/>
                <w:left w:val="none" w:sz="0" w:space="0" w:color="auto"/>
                <w:bottom w:val="none" w:sz="0" w:space="0" w:color="auto"/>
                <w:right w:val="none" w:sz="0" w:space="0" w:color="auto"/>
              </w:divBdr>
            </w:div>
          </w:divsChild>
        </w:div>
        <w:div w:id="1710715594">
          <w:marLeft w:val="0"/>
          <w:marRight w:val="0"/>
          <w:marTop w:val="0"/>
          <w:marBottom w:val="0"/>
          <w:divBdr>
            <w:top w:val="none" w:sz="0" w:space="0" w:color="auto"/>
            <w:left w:val="none" w:sz="0" w:space="0" w:color="auto"/>
            <w:bottom w:val="none" w:sz="0" w:space="0" w:color="auto"/>
            <w:right w:val="none" w:sz="0" w:space="0" w:color="auto"/>
          </w:divBdr>
          <w:divsChild>
            <w:div w:id="14306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5038">
      <w:bodyDiv w:val="1"/>
      <w:marLeft w:val="0"/>
      <w:marRight w:val="0"/>
      <w:marTop w:val="0"/>
      <w:marBottom w:val="0"/>
      <w:divBdr>
        <w:top w:val="none" w:sz="0" w:space="0" w:color="auto"/>
        <w:left w:val="none" w:sz="0" w:space="0" w:color="auto"/>
        <w:bottom w:val="none" w:sz="0" w:space="0" w:color="auto"/>
        <w:right w:val="none" w:sz="0" w:space="0" w:color="auto"/>
      </w:divBdr>
    </w:div>
    <w:div w:id="871645938">
      <w:bodyDiv w:val="1"/>
      <w:marLeft w:val="0"/>
      <w:marRight w:val="0"/>
      <w:marTop w:val="0"/>
      <w:marBottom w:val="0"/>
      <w:divBdr>
        <w:top w:val="none" w:sz="0" w:space="0" w:color="auto"/>
        <w:left w:val="none" w:sz="0" w:space="0" w:color="auto"/>
        <w:bottom w:val="none" w:sz="0" w:space="0" w:color="auto"/>
        <w:right w:val="none" w:sz="0" w:space="0" w:color="auto"/>
      </w:divBdr>
    </w:div>
    <w:div w:id="889339651">
      <w:bodyDiv w:val="1"/>
      <w:marLeft w:val="0"/>
      <w:marRight w:val="0"/>
      <w:marTop w:val="0"/>
      <w:marBottom w:val="0"/>
      <w:divBdr>
        <w:top w:val="none" w:sz="0" w:space="0" w:color="auto"/>
        <w:left w:val="none" w:sz="0" w:space="0" w:color="auto"/>
        <w:bottom w:val="none" w:sz="0" w:space="0" w:color="auto"/>
        <w:right w:val="none" w:sz="0" w:space="0" w:color="auto"/>
      </w:divBdr>
    </w:div>
    <w:div w:id="893199576">
      <w:bodyDiv w:val="1"/>
      <w:marLeft w:val="0"/>
      <w:marRight w:val="0"/>
      <w:marTop w:val="0"/>
      <w:marBottom w:val="0"/>
      <w:divBdr>
        <w:top w:val="none" w:sz="0" w:space="0" w:color="auto"/>
        <w:left w:val="none" w:sz="0" w:space="0" w:color="auto"/>
        <w:bottom w:val="none" w:sz="0" w:space="0" w:color="auto"/>
        <w:right w:val="none" w:sz="0" w:space="0" w:color="auto"/>
      </w:divBdr>
    </w:div>
    <w:div w:id="933513901">
      <w:bodyDiv w:val="1"/>
      <w:marLeft w:val="0"/>
      <w:marRight w:val="0"/>
      <w:marTop w:val="0"/>
      <w:marBottom w:val="0"/>
      <w:divBdr>
        <w:top w:val="none" w:sz="0" w:space="0" w:color="auto"/>
        <w:left w:val="none" w:sz="0" w:space="0" w:color="auto"/>
        <w:bottom w:val="none" w:sz="0" w:space="0" w:color="auto"/>
        <w:right w:val="none" w:sz="0" w:space="0" w:color="auto"/>
      </w:divBdr>
    </w:div>
    <w:div w:id="953944572">
      <w:bodyDiv w:val="1"/>
      <w:marLeft w:val="0"/>
      <w:marRight w:val="0"/>
      <w:marTop w:val="0"/>
      <w:marBottom w:val="0"/>
      <w:divBdr>
        <w:top w:val="none" w:sz="0" w:space="0" w:color="auto"/>
        <w:left w:val="none" w:sz="0" w:space="0" w:color="auto"/>
        <w:bottom w:val="none" w:sz="0" w:space="0" w:color="auto"/>
        <w:right w:val="none" w:sz="0" w:space="0" w:color="auto"/>
      </w:divBdr>
    </w:div>
    <w:div w:id="962884063">
      <w:bodyDiv w:val="1"/>
      <w:marLeft w:val="0"/>
      <w:marRight w:val="0"/>
      <w:marTop w:val="0"/>
      <w:marBottom w:val="0"/>
      <w:divBdr>
        <w:top w:val="none" w:sz="0" w:space="0" w:color="auto"/>
        <w:left w:val="none" w:sz="0" w:space="0" w:color="auto"/>
        <w:bottom w:val="none" w:sz="0" w:space="0" w:color="auto"/>
        <w:right w:val="none" w:sz="0" w:space="0" w:color="auto"/>
      </w:divBdr>
    </w:div>
    <w:div w:id="976371791">
      <w:bodyDiv w:val="1"/>
      <w:marLeft w:val="0"/>
      <w:marRight w:val="0"/>
      <w:marTop w:val="0"/>
      <w:marBottom w:val="0"/>
      <w:divBdr>
        <w:top w:val="none" w:sz="0" w:space="0" w:color="auto"/>
        <w:left w:val="none" w:sz="0" w:space="0" w:color="auto"/>
        <w:bottom w:val="none" w:sz="0" w:space="0" w:color="auto"/>
        <w:right w:val="none" w:sz="0" w:space="0" w:color="auto"/>
      </w:divBdr>
    </w:div>
    <w:div w:id="982349104">
      <w:bodyDiv w:val="1"/>
      <w:marLeft w:val="0"/>
      <w:marRight w:val="0"/>
      <w:marTop w:val="0"/>
      <w:marBottom w:val="0"/>
      <w:divBdr>
        <w:top w:val="none" w:sz="0" w:space="0" w:color="auto"/>
        <w:left w:val="none" w:sz="0" w:space="0" w:color="auto"/>
        <w:bottom w:val="none" w:sz="0" w:space="0" w:color="auto"/>
        <w:right w:val="none" w:sz="0" w:space="0" w:color="auto"/>
      </w:divBdr>
    </w:div>
    <w:div w:id="1019044174">
      <w:bodyDiv w:val="1"/>
      <w:marLeft w:val="0"/>
      <w:marRight w:val="0"/>
      <w:marTop w:val="0"/>
      <w:marBottom w:val="0"/>
      <w:divBdr>
        <w:top w:val="none" w:sz="0" w:space="0" w:color="auto"/>
        <w:left w:val="none" w:sz="0" w:space="0" w:color="auto"/>
        <w:bottom w:val="none" w:sz="0" w:space="0" w:color="auto"/>
        <w:right w:val="none" w:sz="0" w:space="0" w:color="auto"/>
      </w:divBdr>
    </w:div>
    <w:div w:id="1034035662">
      <w:bodyDiv w:val="1"/>
      <w:marLeft w:val="0"/>
      <w:marRight w:val="0"/>
      <w:marTop w:val="0"/>
      <w:marBottom w:val="0"/>
      <w:divBdr>
        <w:top w:val="none" w:sz="0" w:space="0" w:color="auto"/>
        <w:left w:val="none" w:sz="0" w:space="0" w:color="auto"/>
        <w:bottom w:val="none" w:sz="0" w:space="0" w:color="auto"/>
        <w:right w:val="none" w:sz="0" w:space="0" w:color="auto"/>
      </w:divBdr>
    </w:div>
    <w:div w:id="1051271666">
      <w:bodyDiv w:val="1"/>
      <w:marLeft w:val="0"/>
      <w:marRight w:val="0"/>
      <w:marTop w:val="0"/>
      <w:marBottom w:val="0"/>
      <w:divBdr>
        <w:top w:val="none" w:sz="0" w:space="0" w:color="auto"/>
        <w:left w:val="none" w:sz="0" w:space="0" w:color="auto"/>
        <w:bottom w:val="none" w:sz="0" w:space="0" w:color="auto"/>
        <w:right w:val="none" w:sz="0" w:space="0" w:color="auto"/>
      </w:divBdr>
    </w:div>
    <w:div w:id="1054937208">
      <w:bodyDiv w:val="1"/>
      <w:marLeft w:val="0"/>
      <w:marRight w:val="0"/>
      <w:marTop w:val="0"/>
      <w:marBottom w:val="0"/>
      <w:divBdr>
        <w:top w:val="none" w:sz="0" w:space="0" w:color="auto"/>
        <w:left w:val="none" w:sz="0" w:space="0" w:color="auto"/>
        <w:bottom w:val="none" w:sz="0" w:space="0" w:color="auto"/>
        <w:right w:val="none" w:sz="0" w:space="0" w:color="auto"/>
      </w:divBdr>
    </w:div>
    <w:div w:id="1066755708">
      <w:bodyDiv w:val="1"/>
      <w:marLeft w:val="0"/>
      <w:marRight w:val="0"/>
      <w:marTop w:val="0"/>
      <w:marBottom w:val="0"/>
      <w:divBdr>
        <w:top w:val="none" w:sz="0" w:space="0" w:color="auto"/>
        <w:left w:val="none" w:sz="0" w:space="0" w:color="auto"/>
        <w:bottom w:val="none" w:sz="0" w:space="0" w:color="auto"/>
        <w:right w:val="none" w:sz="0" w:space="0" w:color="auto"/>
      </w:divBdr>
    </w:div>
    <w:div w:id="1071347964">
      <w:bodyDiv w:val="1"/>
      <w:marLeft w:val="0"/>
      <w:marRight w:val="0"/>
      <w:marTop w:val="0"/>
      <w:marBottom w:val="0"/>
      <w:divBdr>
        <w:top w:val="none" w:sz="0" w:space="0" w:color="auto"/>
        <w:left w:val="none" w:sz="0" w:space="0" w:color="auto"/>
        <w:bottom w:val="none" w:sz="0" w:space="0" w:color="auto"/>
        <w:right w:val="none" w:sz="0" w:space="0" w:color="auto"/>
      </w:divBdr>
    </w:div>
    <w:div w:id="1074283917">
      <w:bodyDiv w:val="1"/>
      <w:marLeft w:val="0"/>
      <w:marRight w:val="0"/>
      <w:marTop w:val="0"/>
      <w:marBottom w:val="0"/>
      <w:divBdr>
        <w:top w:val="none" w:sz="0" w:space="0" w:color="auto"/>
        <w:left w:val="none" w:sz="0" w:space="0" w:color="auto"/>
        <w:bottom w:val="none" w:sz="0" w:space="0" w:color="auto"/>
        <w:right w:val="none" w:sz="0" w:space="0" w:color="auto"/>
      </w:divBdr>
    </w:div>
    <w:div w:id="1085035014">
      <w:bodyDiv w:val="1"/>
      <w:marLeft w:val="0"/>
      <w:marRight w:val="0"/>
      <w:marTop w:val="0"/>
      <w:marBottom w:val="0"/>
      <w:divBdr>
        <w:top w:val="none" w:sz="0" w:space="0" w:color="auto"/>
        <w:left w:val="none" w:sz="0" w:space="0" w:color="auto"/>
        <w:bottom w:val="none" w:sz="0" w:space="0" w:color="auto"/>
        <w:right w:val="none" w:sz="0" w:space="0" w:color="auto"/>
      </w:divBdr>
    </w:div>
    <w:div w:id="1117140758">
      <w:bodyDiv w:val="1"/>
      <w:marLeft w:val="0"/>
      <w:marRight w:val="0"/>
      <w:marTop w:val="0"/>
      <w:marBottom w:val="0"/>
      <w:divBdr>
        <w:top w:val="none" w:sz="0" w:space="0" w:color="auto"/>
        <w:left w:val="none" w:sz="0" w:space="0" w:color="auto"/>
        <w:bottom w:val="none" w:sz="0" w:space="0" w:color="auto"/>
        <w:right w:val="none" w:sz="0" w:space="0" w:color="auto"/>
      </w:divBdr>
    </w:div>
    <w:div w:id="1149176288">
      <w:bodyDiv w:val="1"/>
      <w:marLeft w:val="0"/>
      <w:marRight w:val="0"/>
      <w:marTop w:val="0"/>
      <w:marBottom w:val="0"/>
      <w:divBdr>
        <w:top w:val="none" w:sz="0" w:space="0" w:color="auto"/>
        <w:left w:val="none" w:sz="0" w:space="0" w:color="auto"/>
        <w:bottom w:val="none" w:sz="0" w:space="0" w:color="auto"/>
        <w:right w:val="none" w:sz="0" w:space="0" w:color="auto"/>
      </w:divBdr>
    </w:div>
    <w:div w:id="1191920970">
      <w:bodyDiv w:val="1"/>
      <w:marLeft w:val="0"/>
      <w:marRight w:val="0"/>
      <w:marTop w:val="0"/>
      <w:marBottom w:val="0"/>
      <w:divBdr>
        <w:top w:val="none" w:sz="0" w:space="0" w:color="auto"/>
        <w:left w:val="none" w:sz="0" w:space="0" w:color="auto"/>
        <w:bottom w:val="none" w:sz="0" w:space="0" w:color="auto"/>
        <w:right w:val="none" w:sz="0" w:space="0" w:color="auto"/>
      </w:divBdr>
    </w:div>
    <w:div w:id="1230384419">
      <w:bodyDiv w:val="1"/>
      <w:marLeft w:val="0"/>
      <w:marRight w:val="0"/>
      <w:marTop w:val="0"/>
      <w:marBottom w:val="0"/>
      <w:divBdr>
        <w:top w:val="none" w:sz="0" w:space="0" w:color="auto"/>
        <w:left w:val="none" w:sz="0" w:space="0" w:color="auto"/>
        <w:bottom w:val="none" w:sz="0" w:space="0" w:color="auto"/>
        <w:right w:val="none" w:sz="0" w:space="0" w:color="auto"/>
      </w:divBdr>
    </w:div>
    <w:div w:id="1324243193">
      <w:bodyDiv w:val="1"/>
      <w:marLeft w:val="0"/>
      <w:marRight w:val="0"/>
      <w:marTop w:val="0"/>
      <w:marBottom w:val="0"/>
      <w:divBdr>
        <w:top w:val="none" w:sz="0" w:space="0" w:color="auto"/>
        <w:left w:val="none" w:sz="0" w:space="0" w:color="auto"/>
        <w:bottom w:val="none" w:sz="0" w:space="0" w:color="auto"/>
        <w:right w:val="none" w:sz="0" w:space="0" w:color="auto"/>
      </w:divBdr>
    </w:div>
    <w:div w:id="1325937322">
      <w:bodyDiv w:val="1"/>
      <w:marLeft w:val="0"/>
      <w:marRight w:val="0"/>
      <w:marTop w:val="0"/>
      <w:marBottom w:val="0"/>
      <w:divBdr>
        <w:top w:val="none" w:sz="0" w:space="0" w:color="auto"/>
        <w:left w:val="none" w:sz="0" w:space="0" w:color="auto"/>
        <w:bottom w:val="none" w:sz="0" w:space="0" w:color="auto"/>
        <w:right w:val="none" w:sz="0" w:space="0" w:color="auto"/>
      </w:divBdr>
    </w:div>
    <w:div w:id="1374042517">
      <w:bodyDiv w:val="1"/>
      <w:marLeft w:val="0"/>
      <w:marRight w:val="0"/>
      <w:marTop w:val="0"/>
      <w:marBottom w:val="0"/>
      <w:divBdr>
        <w:top w:val="none" w:sz="0" w:space="0" w:color="auto"/>
        <w:left w:val="none" w:sz="0" w:space="0" w:color="auto"/>
        <w:bottom w:val="none" w:sz="0" w:space="0" w:color="auto"/>
        <w:right w:val="none" w:sz="0" w:space="0" w:color="auto"/>
      </w:divBdr>
    </w:div>
    <w:div w:id="1397627284">
      <w:bodyDiv w:val="1"/>
      <w:marLeft w:val="0"/>
      <w:marRight w:val="0"/>
      <w:marTop w:val="0"/>
      <w:marBottom w:val="0"/>
      <w:divBdr>
        <w:top w:val="none" w:sz="0" w:space="0" w:color="auto"/>
        <w:left w:val="none" w:sz="0" w:space="0" w:color="auto"/>
        <w:bottom w:val="none" w:sz="0" w:space="0" w:color="auto"/>
        <w:right w:val="none" w:sz="0" w:space="0" w:color="auto"/>
      </w:divBdr>
    </w:div>
    <w:div w:id="1419211586">
      <w:bodyDiv w:val="1"/>
      <w:marLeft w:val="0"/>
      <w:marRight w:val="0"/>
      <w:marTop w:val="0"/>
      <w:marBottom w:val="0"/>
      <w:divBdr>
        <w:top w:val="none" w:sz="0" w:space="0" w:color="auto"/>
        <w:left w:val="none" w:sz="0" w:space="0" w:color="auto"/>
        <w:bottom w:val="none" w:sz="0" w:space="0" w:color="auto"/>
        <w:right w:val="none" w:sz="0" w:space="0" w:color="auto"/>
      </w:divBdr>
    </w:div>
    <w:div w:id="1467120642">
      <w:bodyDiv w:val="1"/>
      <w:marLeft w:val="0"/>
      <w:marRight w:val="0"/>
      <w:marTop w:val="0"/>
      <w:marBottom w:val="0"/>
      <w:divBdr>
        <w:top w:val="none" w:sz="0" w:space="0" w:color="auto"/>
        <w:left w:val="none" w:sz="0" w:space="0" w:color="auto"/>
        <w:bottom w:val="none" w:sz="0" w:space="0" w:color="auto"/>
        <w:right w:val="none" w:sz="0" w:space="0" w:color="auto"/>
      </w:divBdr>
    </w:div>
    <w:div w:id="1487895972">
      <w:bodyDiv w:val="1"/>
      <w:marLeft w:val="0"/>
      <w:marRight w:val="0"/>
      <w:marTop w:val="0"/>
      <w:marBottom w:val="0"/>
      <w:divBdr>
        <w:top w:val="none" w:sz="0" w:space="0" w:color="auto"/>
        <w:left w:val="none" w:sz="0" w:space="0" w:color="auto"/>
        <w:bottom w:val="none" w:sz="0" w:space="0" w:color="auto"/>
        <w:right w:val="none" w:sz="0" w:space="0" w:color="auto"/>
      </w:divBdr>
    </w:div>
    <w:div w:id="1539463341">
      <w:bodyDiv w:val="1"/>
      <w:marLeft w:val="0"/>
      <w:marRight w:val="0"/>
      <w:marTop w:val="0"/>
      <w:marBottom w:val="0"/>
      <w:divBdr>
        <w:top w:val="none" w:sz="0" w:space="0" w:color="auto"/>
        <w:left w:val="none" w:sz="0" w:space="0" w:color="auto"/>
        <w:bottom w:val="none" w:sz="0" w:space="0" w:color="auto"/>
        <w:right w:val="none" w:sz="0" w:space="0" w:color="auto"/>
      </w:divBdr>
    </w:div>
    <w:div w:id="1548839484">
      <w:bodyDiv w:val="1"/>
      <w:marLeft w:val="0"/>
      <w:marRight w:val="0"/>
      <w:marTop w:val="0"/>
      <w:marBottom w:val="0"/>
      <w:divBdr>
        <w:top w:val="none" w:sz="0" w:space="0" w:color="auto"/>
        <w:left w:val="none" w:sz="0" w:space="0" w:color="auto"/>
        <w:bottom w:val="none" w:sz="0" w:space="0" w:color="auto"/>
        <w:right w:val="none" w:sz="0" w:space="0" w:color="auto"/>
      </w:divBdr>
    </w:div>
    <w:div w:id="1561747216">
      <w:bodyDiv w:val="1"/>
      <w:marLeft w:val="0"/>
      <w:marRight w:val="0"/>
      <w:marTop w:val="0"/>
      <w:marBottom w:val="0"/>
      <w:divBdr>
        <w:top w:val="none" w:sz="0" w:space="0" w:color="auto"/>
        <w:left w:val="none" w:sz="0" w:space="0" w:color="auto"/>
        <w:bottom w:val="none" w:sz="0" w:space="0" w:color="auto"/>
        <w:right w:val="none" w:sz="0" w:space="0" w:color="auto"/>
      </w:divBdr>
    </w:div>
    <w:div w:id="1568227248">
      <w:bodyDiv w:val="1"/>
      <w:marLeft w:val="0"/>
      <w:marRight w:val="0"/>
      <w:marTop w:val="0"/>
      <w:marBottom w:val="0"/>
      <w:divBdr>
        <w:top w:val="none" w:sz="0" w:space="0" w:color="auto"/>
        <w:left w:val="none" w:sz="0" w:space="0" w:color="auto"/>
        <w:bottom w:val="none" w:sz="0" w:space="0" w:color="auto"/>
        <w:right w:val="none" w:sz="0" w:space="0" w:color="auto"/>
      </w:divBdr>
    </w:div>
    <w:div w:id="1667123556">
      <w:bodyDiv w:val="1"/>
      <w:marLeft w:val="0"/>
      <w:marRight w:val="0"/>
      <w:marTop w:val="0"/>
      <w:marBottom w:val="0"/>
      <w:divBdr>
        <w:top w:val="none" w:sz="0" w:space="0" w:color="auto"/>
        <w:left w:val="none" w:sz="0" w:space="0" w:color="auto"/>
        <w:bottom w:val="none" w:sz="0" w:space="0" w:color="auto"/>
        <w:right w:val="none" w:sz="0" w:space="0" w:color="auto"/>
      </w:divBdr>
    </w:div>
    <w:div w:id="1670211119">
      <w:bodyDiv w:val="1"/>
      <w:marLeft w:val="0"/>
      <w:marRight w:val="0"/>
      <w:marTop w:val="0"/>
      <w:marBottom w:val="0"/>
      <w:divBdr>
        <w:top w:val="none" w:sz="0" w:space="0" w:color="auto"/>
        <w:left w:val="none" w:sz="0" w:space="0" w:color="auto"/>
        <w:bottom w:val="none" w:sz="0" w:space="0" w:color="auto"/>
        <w:right w:val="none" w:sz="0" w:space="0" w:color="auto"/>
      </w:divBdr>
    </w:div>
    <w:div w:id="1680768193">
      <w:bodyDiv w:val="1"/>
      <w:marLeft w:val="0"/>
      <w:marRight w:val="0"/>
      <w:marTop w:val="0"/>
      <w:marBottom w:val="0"/>
      <w:divBdr>
        <w:top w:val="none" w:sz="0" w:space="0" w:color="auto"/>
        <w:left w:val="none" w:sz="0" w:space="0" w:color="auto"/>
        <w:bottom w:val="none" w:sz="0" w:space="0" w:color="auto"/>
        <w:right w:val="none" w:sz="0" w:space="0" w:color="auto"/>
      </w:divBdr>
    </w:div>
    <w:div w:id="1710571422">
      <w:bodyDiv w:val="1"/>
      <w:marLeft w:val="0"/>
      <w:marRight w:val="0"/>
      <w:marTop w:val="0"/>
      <w:marBottom w:val="0"/>
      <w:divBdr>
        <w:top w:val="none" w:sz="0" w:space="0" w:color="auto"/>
        <w:left w:val="none" w:sz="0" w:space="0" w:color="auto"/>
        <w:bottom w:val="none" w:sz="0" w:space="0" w:color="auto"/>
        <w:right w:val="none" w:sz="0" w:space="0" w:color="auto"/>
      </w:divBdr>
    </w:div>
    <w:div w:id="1721636804">
      <w:bodyDiv w:val="1"/>
      <w:marLeft w:val="0"/>
      <w:marRight w:val="0"/>
      <w:marTop w:val="0"/>
      <w:marBottom w:val="0"/>
      <w:divBdr>
        <w:top w:val="none" w:sz="0" w:space="0" w:color="auto"/>
        <w:left w:val="none" w:sz="0" w:space="0" w:color="auto"/>
        <w:bottom w:val="none" w:sz="0" w:space="0" w:color="auto"/>
        <w:right w:val="none" w:sz="0" w:space="0" w:color="auto"/>
      </w:divBdr>
    </w:div>
    <w:div w:id="1728145117">
      <w:bodyDiv w:val="1"/>
      <w:marLeft w:val="0"/>
      <w:marRight w:val="0"/>
      <w:marTop w:val="0"/>
      <w:marBottom w:val="0"/>
      <w:divBdr>
        <w:top w:val="none" w:sz="0" w:space="0" w:color="auto"/>
        <w:left w:val="none" w:sz="0" w:space="0" w:color="auto"/>
        <w:bottom w:val="none" w:sz="0" w:space="0" w:color="auto"/>
        <w:right w:val="none" w:sz="0" w:space="0" w:color="auto"/>
      </w:divBdr>
    </w:div>
    <w:div w:id="1776292776">
      <w:bodyDiv w:val="1"/>
      <w:marLeft w:val="0"/>
      <w:marRight w:val="0"/>
      <w:marTop w:val="0"/>
      <w:marBottom w:val="0"/>
      <w:divBdr>
        <w:top w:val="none" w:sz="0" w:space="0" w:color="auto"/>
        <w:left w:val="none" w:sz="0" w:space="0" w:color="auto"/>
        <w:bottom w:val="none" w:sz="0" w:space="0" w:color="auto"/>
        <w:right w:val="none" w:sz="0" w:space="0" w:color="auto"/>
      </w:divBdr>
    </w:div>
    <w:div w:id="1795557497">
      <w:bodyDiv w:val="1"/>
      <w:marLeft w:val="0"/>
      <w:marRight w:val="0"/>
      <w:marTop w:val="0"/>
      <w:marBottom w:val="0"/>
      <w:divBdr>
        <w:top w:val="none" w:sz="0" w:space="0" w:color="auto"/>
        <w:left w:val="none" w:sz="0" w:space="0" w:color="auto"/>
        <w:bottom w:val="none" w:sz="0" w:space="0" w:color="auto"/>
        <w:right w:val="none" w:sz="0" w:space="0" w:color="auto"/>
      </w:divBdr>
    </w:div>
    <w:div w:id="1852376290">
      <w:bodyDiv w:val="1"/>
      <w:marLeft w:val="0"/>
      <w:marRight w:val="0"/>
      <w:marTop w:val="0"/>
      <w:marBottom w:val="0"/>
      <w:divBdr>
        <w:top w:val="none" w:sz="0" w:space="0" w:color="auto"/>
        <w:left w:val="none" w:sz="0" w:space="0" w:color="auto"/>
        <w:bottom w:val="none" w:sz="0" w:space="0" w:color="auto"/>
        <w:right w:val="none" w:sz="0" w:space="0" w:color="auto"/>
      </w:divBdr>
    </w:div>
    <w:div w:id="1877814068">
      <w:bodyDiv w:val="1"/>
      <w:marLeft w:val="0"/>
      <w:marRight w:val="0"/>
      <w:marTop w:val="0"/>
      <w:marBottom w:val="0"/>
      <w:divBdr>
        <w:top w:val="none" w:sz="0" w:space="0" w:color="auto"/>
        <w:left w:val="none" w:sz="0" w:space="0" w:color="auto"/>
        <w:bottom w:val="none" w:sz="0" w:space="0" w:color="auto"/>
        <w:right w:val="none" w:sz="0" w:space="0" w:color="auto"/>
      </w:divBdr>
    </w:div>
    <w:div w:id="1883012102">
      <w:bodyDiv w:val="1"/>
      <w:marLeft w:val="0"/>
      <w:marRight w:val="0"/>
      <w:marTop w:val="0"/>
      <w:marBottom w:val="0"/>
      <w:divBdr>
        <w:top w:val="none" w:sz="0" w:space="0" w:color="auto"/>
        <w:left w:val="none" w:sz="0" w:space="0" w:color="auto"/>
        <w:bottom w:val="none" w:sz="0" w:space="0" w:color="auto"/>
        <w:right w:val="none" w:sz="0" w:space="0" w:color="auto"/>
      </w:divBdr>
    </w:div>
    <w:div w:id="1888839380">
      <w:bodyDiv w:val="1"/>
      <w:marLeft w:val="0"/>
      <w:marRight w:val="0"/>
      <w:marTop w:val="0"/>
      <w:marBottom w:val="0"/>
      <w:divBdr>
        <w:top w:val="none" w:sz="0" w:space="0" w:color="auto"/>
        <w:left w:val="none" w:sz="0" w:space="0" w:color="auto"/>
        <w:bottom w:val="none" w:sz="0" w:space="0" w:color="auto"/>
        <w:right w:val="none" w:sz="0" w:space="0" w:color="auto"/>
      </w:divBdr>
    </w:div>
    <w:div w:id="1931893013">
      <w:bodyDiv w:val="1"/>
      <w:marLeft w:val="0"/>
      <w:marRight w:val="0"/>
      <w:marTop w:val="0"/>
      <w:marBottom w:val="0"/>
      <w:divBdr>
        <w:top w:val="none" w:sz="0" w:space="0" w:color="auto"/>
        <w:left w:val="none" w:sz="0" w:space="0" w:color="auto"/>
        <w:bottom w:val="none" w:sz="0" w:space="0" w:color="auto"/>
        <w:right w:val="none" w:sz="0" w:space="0" w:color="auto"/>
      </w:divBdr>
    </w:div>
    <w:div w:id="1948191623">
      <w:bodyDiv w:val="1"/>
      <w:marLeft w:val="0"/>
      <w:marRight w:val="0"/>
      <w:marTop w:val="0"/>
      <w:marBottom w:val="0"/>
      <w:divBdr>
        <w:top w:val="none" w:sz="0" w:space="0" w:color="auto"/>
        <w:left w:val="none" w:sz="0" w:space="0" w:color="auto"/>
        <w:bottom w:val="none" w:sz="0" w:space="0" w:color="auto"/>
        <w:right w:val="none" w:sz="0" w:space="0" w:color="auto"/>
      </w:divBdr>
    </w:div>
    <w:div w:id="1953435873">
      <w:bodyDiv w:val="1"/>
      <w:marLeft w:val="0"/>
      <w:marRight w:val="0"/>
      <w:marTop w:val="0"/>
      <w:marBottom w:val="0"/>
      <w:divBdr>
        <w:top w:val="none" w:sz="0" w:space="0" w:color="auto"/>
        <w:left w:val="none" w:sz="0" w:space="0" w:color="auto"/>
        <w:bottom w:val="none" w:sz="0" w:space="0" w:color="auto"/>
        <w:right w:val="none" w:sz="0" w:space="0" w:color="auto"/>
      </w:divBdr>
    </w:div>
    <w:div w:id="1965773089">
      <w:bodyDiv w:val="1"/>
      <w:marLeft w:val="0"/>
      <w:marRight w:val="0"/>
      <w:marTop w:val="0"/>
      <w:marBottom w:val="0"/>
      <w:divBdr>
        <w:top w:val="none" w:sz="0" w:space="0" w:color="auto"/>
        <w:left w:val="none" w:sz="0" w:space="0" w:color="auto"/>
        <w:bottom w:val="none" w:sz="0" w:space="0" w:color="auto"/>
        <w:right w:val="none" w:sz="0" w:space="0" w:color="auto"/>
      </w:divBdr>
    </w:div>
    <w:div w:id="1975021869">
      <w:bodyDiv w:val="1"/>
      <w:marLeft w:val="0"/>
      <w:marRight w:val="0"/>
      <w:marTop w:val="0"/>
      <w:marBottom w:val="0"/>
      <w:divBdr>
        <w:top w:val="none" w:sz="0" w:space="0" w:color="auto"/>
        <w:left w:val="none" w:sz="0" w:space="0" w:color="auto"/>
        <w:bottom w:val="none" w:sz="0" w:space="0" w:color="auto"/>
        <w:right w:val="none" w:sz="0" w:space="0" w:color="auto"/>
      </w:divBdr>
    </w:div>
    <w:div w:id="2024816757">
      <w:bodyDiv w:val="1"/>
      <w:marLeft w:val="0"/>
      <w:marRight w:val="0"/>
      <w:marTop w:val="0"/>
      <w:marBottom w:val="0"/>
      <w:divBdr>
        <w:top w:val="none" w:sz="0" w:space="0" w:color="auto"/>
        <w:left w:val="none" w:sz="0" w:space="0" w:color="auto"/>
        <w:bottom w:val="none" w:sz="0" w:space="0" w:color="auto"/>
        <w:right w:val="none" w:sz="0" w:space="0" w:color="auto"/>
      </w:divBdr>
    </w:div>
    <w:div w:id="2032415915">
      <w:bodyDiv w:val="1"/>
      <w:marLeft w:val="0"/>
      <w:marRight w:val="0"/>
      <w:marTop w:val="0"/>
      <w:marBottom w:val="0"/>
      <w:divBdr>
        <w:top w:val="none" w:sz="0" w:space="0" w:color="auto"/>
        <w:left w:val="none" w:sz="0" w:space="0" w:color="auto"/>
        <w:bottom w:val="none" w:sz="0" w:space="0" w:color="auto"/>
        <w:right w:val="none" w:sz="0" w:space="0" w:color="auto"/>
      </w:divBdr>
    </w:div>
    <w:div w:id="2052683305">
      <w:bodyDiv w:val="1"/>
      <w:marLeft w:val="0"/>
      <w:marRight w:val="0"/>
      <w:marTop w:val="0"/>
      <w:marBottom w:val="0"/>
      <w:divBdr>
        <w:top w:val="none" w:sz="0" w:space="0" w:color="auto"/>
        <w:left w:val="none" w:sz="0" w:space="0" w:color="auto"/>
        <w:bottom w:val="none" w:sz="0" w:space="0" w:color="auto"/>
        <w:right w:val="none" w:sz="0" w:space="0" w:color="auto"/>
      </w:divBdr>
    </w:div>
    <w:div w:id="2060009264">
      <w:bodyDiv w:val="1"/>
      <w:marLeft w:val="0"/>
      <w:marRight w:val="0"/>
      <w:marTop w:val="0"/>
      <w:marBottom w:val="0"/>
      <w:divBdr>
        <w:top w:val="none" w:sz="0" w:space="0" w:color="auto"/>
        <w:left w:val="none" w:sz="0" w:space="0" w:color="auto"/>
        <w:bottom w:val="none" w:sz="0" w:space="0" w:color="auto"/>
        <w:right w:val="none" w:sz="0" w:space="0" w:color="auto"/>
      </w:divBdr>
    </w:div>
    <w:div w:id="2063164911">
      <w:bodyDiv w:val="1"/>
      <w:marLeft w:val="0"/>
      <w:marRight w:val="0"/>
      <w:marTop w:val="0"/>
      <w:marBottom w:val="0"/>
      <w:divBdr>
        <w:top w:val="none" w:sz="0" w:space="0" w:color="auto"/>
        <w:left w:val="none" w:sz="0" w:space="0" w:color="auto"/>
        <w:bottom w:val="none" w:sz="0" w:space="0" w:color="auto"/>
        <w:right w:val="none" w:sz="0" w:space="0" w:color="auto"/>
      </w:divBdr>
    </w:div>
    <w:div w:id="2067102289">
      <w:bodyDiv w:val="1"/>
      <w:marLeft w:val="0"/>
      <w:marRight w:val="0"/>
      <w:marTop w:val="0"/>
      <w:marBottom w:val="0"/>
      <w:divBdr>
        <w:top w:val="none" w:sz="0" w:space="0" w:color="auto"/>
        <w:left w:val="none" w:sz="0" w:space="0" w:color="auto"/>
        <w:bottom w:val="none" w:sz="0" w:space="0" w:color="auto"/>
        <w:right w:val="none" w:sz="0" w:space="0" w:color="auto"/>
      </w:divBdr>
    </w:div>
    <w:div w:id="2082561859">
      <w:bodyDiv w:val="1"/>
      <w:marLeft w:val="0"/>
      <w:marRight w:val="0"/>
      <w:marTop w:val="0"/>
      <w:marBottom w:val="0"/>
      <w:divBdr>
        <w:top w:val="none" w:sz="0" w:space="0" w:color="auto"/>
        <w:left w:val="none" w:sz="0" w:space="0" w:color="auto"/>
        <w:bottom w:val="none" w:sz="0" w:space="0" w:color="auto"/>
        <w:right w:val="none" w:sz="0" w:space="0" w:color="auto"/>
      </w:divBdr>
    </w:div>
    <w:div w:id="2089880507">
      <w:bodyDiv w:val="1"/>
      <w:marLeft w:val="0"/>
      <w:marRight w:val="0"/>
      <w:marTop w:val="0"/>
      <w:marBottom w:val="0"/>
      <w:divBdr>
        <w:top w:val="none" w:sz="0" w:space="0" w:color="auto"/>
        <w:left w:val="none" w:sz="0" w:space="0" w:color="auto"/>
        <w:bottom w:val="none" w:sz="0" w:space="0" w:color="auto"/>
        <w:right w:val="none" w:sz="0" w:space="0" w:color="auto"/>
      </w:divBdr>
    </w:div>
    <w:div w:id="210299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ettings" Target="settings.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5" Type="http://schemas.openxmlformats.org/officeDocument/2006/relationships/customXml" Target="../customXml/item5.xml"/><Relationship Id="rId15" Type="http://schemas.openxmlformats.org/officeDocument/2006/relationships/endnotes" Target="endnotes.xml"/><Relationship Id="rId23" Type="http://schemas.openxmlformats.org/officeDocument/2006/relationships/theme" Target="theme/theme1.xml"/><Relationship Id="rId10" Type="http://schemas.openxmlformats.org/officeDocument/2006/relationships/numbering" Target="numbering.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ct:contentTypeSchema xmlns:ct="http://schemas.microsoft.com/office/2006/metadata/contentType" xmlns:ma="http://schemas.microsoft.com/office/2006/metadata/properties/metaAttributes" ct:_="" ma:_="" ma:contentTypeName="MAS Team Document" ma:contentTypeID="0x0101003618E443DE96424ABE734F4442FBF2B30100639707F575319647A6D308C510BCB483" ma:contentTypeVersion="68" ma:contentTypeDescription="Create a new document specific to MAS Team Collaboration." ma:contentTypeScope="" ma:versionID="55c7696c7d7de552414408731b2b074d">
  <xsd:schema xmlns:xsd="http://www.w3.org/2001/XMLSchema" xmlns:xs="http://www.w3.org/2001/XMLSchema" xmlns:p="http://schemas.microsoft.com/office/2006/metadata/properties" xmlns:ns2="3a90f38b-cee7-4289-b705-21e4ceceb96b" xmlns:ns4="81eeee23-0c10-4fe9-b2e8-5c8edd998a5f" xmlns:ns5="http://schemas.microsoft.com/sharepoint/v4" targetNamespace="http://schemas.microsoft.com/office/2006/metadata/properties" ma:root="true" ma:fieldsID="c0caf89db698866fa7f8f9d8ff40af80" ns2:_="" ns4:_="" ns5:_="">
    <xsd:import namespace="3a90f38b-cee7-4289-b705-21e4ceceb96b"/>
    <xsd:import namespace="81eeee23-0c10-4fe9-b2e8-5c8edd998a5f"/>
    <xsd:import namespace="http://schemas.microsoft.com/sharepoint/v4"/>
    <xsd:element name="properties">
      <xsd:complexType>
        <xsd:sequence>
          <xsd:element name="documentManagement">
            <xsd:complexType>
              <xsd:all>
                <xsd:element ref="ns2:ISF_x0020_Classification"/>
                <xsd:element ref="ns2:Document_x0020_Date" minOccurs="0"/>
                <xsd:element ref="ns2:TaxCatchAllLabel" minOccurs="0"/>
                <xsd:element ref="ns2:c569feee562949f193efcc6c33983d2e" minOccurs="0"/>
                <xsd:element ref="ns2:g5d17599f0654139ac247b509bd42854" minOccurs="0"/>
                <xsd:element ref="ns2:Workflow" minOccurs="0"/>
                <xsd:element ref="ns2:a2b7da5d9b994f938881636f0a7c63d6" minOccurs="0"/>
                <xsd:element ref="ns2:_dlc_DocId" minOccurs="0"/>
                <xsd:element ref="ns2:ee94ffbfe3174827a439912fa17811b9" minOccurs="0"/>
                <xsd:element ref="ns2:_dlc_DocIdUrl" minOccurs="0"/>
                <xsd:element ref="ns2:b1f4bea4dbaa4479a68e8cee40e226b9" minOccurs="0"/>
                <xsd:element ref="ns2:_dlc_DocIdPersistId" minOccurs="0"/>
                <xsd:element ref="ns2:h6ac82fb60e7404bb7825d9f5fed2f8a" minOccurs="0"/>
                <xsd:element ref="ns2:pb016fef86a642189c1d23bc7cb88f0e" minOccurs="0"/>
                <xsd:element ref="ns2:h63e849b28044e64bfbe5f5fa7b8c866" minOccurs="0"/>
                <xsd:element ref="ns2:TaxCatchAll" minOccurs="0"/>
                <xsd:element ref="ns4:SharedWithUsers"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0f38b-cee7-4289-b705-21e4ceceb96b" elementFormDefault="qualified">
    <xsd:import namespace="http://schemas.microsoft.com/office/2006/documentManagement/types"/>
    <xsd:import namespace="http://schemas.microsoft.com/office/infopath/2007/PartnerControls"/>
    <xsd:element name="ISF_x0020_Classification" ma:index="5" ma:displayName="ISF Classification" ma:format="Dropdown" ma:internalName="ISF_x0020_Classification" ma:readOnly="false">
      <xsd:simpleType>
        <xsd:restriction base="dms:Choice">
          <xsd:enumeration value="Sensitive (High)"/>
          <xsd:enumeration value="Sensitive (Normal)"/>
          <xsd:enumeration value="Non-Sensitive"/>
        </xsd:restriction>
      </xsd:simpleType>
    </xsd:element>
    <xsd:element name="Document_x0020_Date" ma:index="6" nillable="true" ma:displayName="Document Date" ma:default="[today]" ma:format="DateOnly" ma:internalName="Document_x0020_Date">
      <xsd:simpleType>
        <xsd:restriction base="dms:DateTime"/>
      </xsd:simpleType>
    </xsd:element>
    <xsd:element name="TaxCatchAllLabel" ma:index="13" nillable="true" ma:displayName="Taxonomy Catch All Column1" ma:hidden="true" ma:list="{054ee1cd-68ca-4f21-a204-f7d942dff3d5}" ma:internalName="TaxCatchAllLabel" ma:readOnly="true" ma:showField="CatchAllDataLabel" ma:web="81eeee23-0c10-4fe9-b2e8-5c8edd998a5f">
      <xsd:complexType>
        <xsd:complexContent>
          <xsd:extension base="dms:MultiChoiceLookup">
            <xsd:sequence>
              <xsd:element name="Value" type="dms:Lookup" maxOccurs="unbounded" minOccurs="0" nillable="true"/>
            </xsd:sequence>
          </xsd:extension>
        </xsd:complexContent>
      </xsd:complexType>
    </xsd:element>
    <xsd:element name="c569feee562949f193efcc6c33983d2e" ma:index="15" ma:taxonomy="true" ma:internalName="c569feee562949f193efcc6c33983d2e" ma:taxonomyFieldName="Document_x0020_Type" ma:displayName="Document Type" ma:default="" ma:fieldId="{c569feee-5629-49f1-93ef-cc6c33983d2e}" ma:sspId="afabadb4-2257-48ec-869f-64421b8f49cd" ma:termSetId="517dae02-1ab1-4993-aae9-22f62c9845ab" ma:anchorId="00000000-0000-0000-0000-000000000000" ma:open="false" ma:isKeyword="false">
      <xsd:complexType>
        <xsd:sequence>
          <xsd:element ref="pc:Terms" minOccurs="0" maxOccurs="1"/>
        </xsd:sequence>
      </xsd:complexType>
    </xsd:element>
    <xsd:element name="g5d17599f0654139ac247b509bd42854" ma:index="17" ma:taxonomy="true" ma:internalName="g5d17599f0654139ac247b509bd42854" ma:taxonomyFieldName="Security_x0020_Classification" ma:displayName="RCST Classification" ma:readOnly="false" ma:default="" ma:fieldId="{05d17599-f065-4139-ac24-7b509bd42854}" ma:sspId="afabadb4-2257-48ec-869f-64421b8f49cd" ma:termSetId="b00b6dbf-39ae-4d84-a129-f0bacf0fa746" ma:anchorId="00000000-0000-0000-0000-000000000000" ma:open="false" ma:isKeyword="false">
      <xsd:complexType>
        <xsd:sequence>
          <xsd:element ref="pc:Terms" minOccurs="0" maxOccurs="1"/>
        </xsd:sequence>
      </xsd:complexType>
    </xsd:element>
    <xsd:element name="Workflow" ma:index="20" nillable="true" ma:displayName="Workflow" ma:format="Hyperlink" ma:hidden="true" ma:internalName="Workflow"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2b7da5d9b994f938881636f0a7c63d6" ma:index="22" nillable="true" ma:taxonomy="true" ma:internalName="a2b7da5d9b994f938881636f0a7c63d6" ma:taxonomyFieldName="Projects" ma:displayName="Projects" ma:default="" ma:fieldId="{a2b7da5d-9b99-4f93-8881-636f0a7c63d6}" ma:taxonomyMulti="true" ma:sspId="afabadb4-2257-48ec-869f-64421b8f49cd" ma:termSetId="5fe96bc1-6189-41c9-b83e-08cb0563998d"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ee94ffbfe3174827a439912fa17811b9" ma:index="24" nillable="true" ma:taxonomy="true" ma:internalName="ee94ffbfe3174827a439912fa17811b9" ma:taxonomyFieldName="Subjects" ma:displayName="Subjects" ma:default="" ma:fieldId="{ee94ffbf-e317-4827-a439-912fa17811b9}" ma:taxonomyMulti="true" ma:sspId="afabadb4-2257-48ec-869f-64421b8f49cd" ma:termSetId="d8b55116-fb8b-4ce5-bb6d-7615087702dd"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1f4bea4dbaa4479a68e8cee40e226b9" ma:index="26" nillable="true" ma:taxonomy="true" ma:internalName="b1f4bea4dbaa4479a68e8cee40e226b9" ma:taxonomyFieldName="Events" ma:displayName="Events" ma:default="" ma:fieldId="{b1f4bea4-dbaa-4479-a68e-8cee40e226b9}" ma:taxonomyMulti="true" ma:sspId="afabadb4-2257-48ec-869f-64421b8f49cd" ma:termSetId="ae8532c2-1b69-4678-b6a3-43209a99ff84" ma:anchorId="00000000-0000-0000-0000-000000000000" ma:open="false" ma:isKeyword="false">
      <xsd:complexType>
        <xsd:sequence>
          <xsd:element ref="pc:Terms" minOccurs="0" maxOccurs="1"/>
        </xsd:sequence>
      </xsd:complexType>
    </xsd:element>
    <xsd:element name="_dlc_DocIdPersistId" ma:index="27" nillable="true" ma:displayName="Persist ID" ma:description="Keep ID on add." ma:hidden="true" ma:internalName="_dlc_DocIdPersistId" ma:readOnly="true">
      <xsd:simpleType>
        <xsd:restriction base="dms:Boolean"/>
      </xsd:simpleType>
    </xsd:element>
    <xsd:element name="h6ac82fb60e7404bb7825d9f5fed2f8a" ma:index="28" nillable="true" ma:taxonomy="true" ma:internalName="h6ac82fb60e7404bb7825d9f5fed2f8a" ma:taxonomyFieldName="Geographical" ma:displayName="Geographical" ma:default="" ma:fieldId="{16ac82fb-60e7-404b-b782-5d9f5fed2f8a}" ma:taxonomyMulti="true" ma:sspId="afabadb4-2257-48ec-869f-64421b8f49cd" ma:termSetId="7858cba8-e863-431c-a109-bcc6b0c9a353" ma:anchorId="00000000-0000-0000-0000-000000000000" ma:open="false" ma:isKeyword="false">
      <xsd:complexType>
        <xsd:sequence>
          <xsd:element ref="pc:Terms" minOccurs="0" maxOccurs="1"/>
        </xsd:sequence>
      </xsd:complexType>
    </xsd:element>
    <xsd:element name="pb016fef86a642189c1d23bc7cb88f0e" ma:index="29" ma:taxonomy="true" ma:internalName="pb016fef86a642189c1d23bc7cb88f0e" ma:taxonomyFieldName="Business_x0020_Functions" ma:displayName="Business Functions" ma:default="" ma:fieldId="{9b016fef-86a6-4218-9c1d-23bc7cb88f0e}" ma:sspId="afabadb4-2257-48ec-869f-64421b8f49cd" ma:termSetId="de72b2be-0a69-4604-8964-d6861f8eac42" ma:anchorId="00000000-0000-0000-0000-000000000000" ma:open="false" ma:isKeyword="false">
      <xsd:complexType>
        <xsd:sequence>
          <xsd:element ref="pc:Terms" minOccurs="0" maxOccurs="1"/>
        </xsd:sequence>
      </xsd:complexType>
    </xsd:element>
    <xsd:element name="h63e849b28044e64bfbe5f5fa7b8c866" ma:index="30" nillable="true" ma:taxonomy="true" ma:internalName="h63e849b28044e64bfbe5f5fa7b8c866" ma:taxonomyFieldName="Organisations" ma:displayName="Organisations" ma:default="" ma:fieldId="{163e849b-2804-4e64-bfbe-5f5fa7b8c866}" ma:taxonomyMulti="true" ma:sspId="afabadb4-2257-48ec-869f-64421b8f49cd" ma:termSetId="f1947048-467f-4973-9028-c91de76bba85" ma:anchorId="00000000-0000-0000-0000-000000000000" ma:open="false" ma:isKeyword="false">
      <xsd:complexType>
        <xsd:sequence>
          <xsd:element ref="pc:Terms" minOccurs="0" maxOccurs="1"/>
        </xsd:sequence>
      </xsd:complexType>
    </xsd:element>
    <xsd:element name="TaxCatchAll" ma:index="31" nillable="true" ma:displayName="Taxonomy Catch All Column" ma:hidden="true" ma:list="{054ee1cd-68ca-4f21-a204-f7d942dff3d5}" ma:internalName="TaxCatchAll" ma:showField="CatchAllData" ma:web="81eeee23-0c10-4fe9-b2e8-5c8edd998a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eeee23-0c10-4fe9-b2e8-5c8edd998a5f"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Document_x0020_Date xmlns="3a90f38b-cee7-4289-b705-21e4ceceb96b">2025-11-16T16:00:00+00:00</Document_x0020_Date>
    <c569feee562949f193efcc6c33983d2e xmlns="3a90f38b-cee7-4289-b705-21e4ceceb96b">
      <Terms xmlns="http://schemas.microsoft.com/office/infopath/2007/PartnerControls">
        <TermInfo xmlns="http://schemas.microsoft.com/office/infopath/2007/PartnerControls">
          <TermName xmlns="http://schemas.microsoft.com/office/infopath/2007/PartnerControls">Reference Materials</TermName>
          <TermId xmlns="http://schemas.microsoft.com/office/infopath/2007/PartnerControls">3f315016-5303-4a8c-924f-0d81ba7cd31b</TermId>
        </TermInfo>
      </Terms>
    </c569feee562949f193efcc6c33983d2e>
    <h6ac82fb60e7404bb7825d9f5fed2f8a xmlns="3a90f38b-cee7-4289-b705-21e4ceceb96b">
      <Terms xmlns="http://schemas.microsoft.com/office/infopath/2007/PartnerControls"/>
    </h6ac82fb60e7404bb7825d9f5fed2f8a>
    <_dlc_DocId xmlns="3a90f38b-cee7-4289-b705-21e4ceceb96b">3e5fcd4e-de72-4ff6-800a-d7196a47c377</_dlc_DocId>
    <g5d17599f0654139ac247b509bd42854 xmlns="3a90f38b-cee7-4289-b705-21e4ceceb96b">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86c47f45-3406-42c4-a9a0-f1318f859c90</TermId>
        </TermInfo>
      </Terms>
    </g5d17599f0654139ac247b509bd42854>
    <a2b7da5d9b994f938881636f0a7c63d6 xmlns="3a90f38b-cee7-4289-b705-21e4ceceb96b">
      <Terms xmlns="http://schemas.microsoft.com/office/infopath/2007/PartnerControls"/>
    </a2b7da5d9b994f938881636f0a7c63d6>
    <TaxCatchAll xmlns="3a90f38b-cee7-4289-b705-21e4ceceb96b">
      <Value>6</Value>
      <Value>5</Value>
      <Value>91</Value>
      <Value>2</Value>
      <Value>14</Value>
    </TaxCatchAll>
    <Workflow xmlns="3a90f38b-cee7-4289-b705-21e4ceceb96b">
      <Url xsi:nil="true"/>
      <Description xsi:nil="true"/>
    </Workflow>
    <b1f4bea4dbaa4479a68e8cee40e226b9 xmlns="3a90f38b-cee7-4289-b705-21e4ceceb96b">
      <Terms xmlns="http://schemas.microsoft.com/office/infopath/2007/PartnerControls"/>
    </b1f4bea4dbaa4479a68e8cee40e226b9>
    <h63e849b28044e64bfbe5f5fa7b8c866 xmlns="3a90f38b-cee7-4289-b705-21e4ceceb96b">
      <Terms xmlns="http://schemas.microsoft.com/office/infopath/2007/PartnerControls"/>
    </h63e849b28044e64bfbe5f5fa7b8c866>
    <pb016fef86a642189c1d23bc7cb88f0e xmlns="3a90f38b-cee7-4289-b705-21e4ceceb96b">
      <Terms xmlns="http://schemas.microsoft.com/office/infopath/2007/PartnerControls">
        <TermInfo xmlns="http://schemas.microsoft.com/office/infopath/2007/PartnerControls">
          <TermName xmlns="http://schemas.microsoft.com/office/infopath/2007/PartnerControls">Monetary and Domestic Markets Management</TermName>
          <TermId xmlns="http://schemas.microsoft.com/office/infopath/2007/PartnerControls">2a7d5b88-6bf1-45f1-86e4-16940b278451</TermId>
        </TermInfo>
      </Terms>
    </pb016fef86a642189c1d23bc7cb88f0e>
    <_dlc_DocIdPersistId xmlns="3a90f38b-cee7-4289-b705-21e4ceceb96b" xsi:nil="true"/>
    <_dlc_DocIdUrl xmlns="3a90f38b-cee7-4289-b705-21e4ceceb96b">
      <Url>https://home.dms.mas.gov.sg/_layouts/15/MASGlobalID/DocAveRedirect.aspx?DocId=3e5fcd4e-de72-4ff6-800a-d7196a47c377&amp;SiteID=c32db5b2-d241-48e9-9949-19ccf62ec6db_81eeee23-0c10-4fe9-b2e8-5c8edd998a5f</Url>
      <Description>3e5fcd4e-de72-4ff6-800a-d7196a47c377</Description>
    </_dlc_DocIdUrl>
    <ee94ffbfe3174827a439912fa17811b9 xmlns="3a90f38b-cee7-4289-b705-21e4ceceb96b">
      <Terms xmlns="http://schemas.microsoft.com/office/infopath/2007/PartnerControls"/>
    </ee94ffbfe3174827a439912fa17811b9>
    <ISF_x0020_Classification xmlns="3a90f38b-cee7-4289-b705-21e4ceceb96b">Non-Sensitive</ISF_x0020_Classification>
    <IconOverlay xmlns="http://schemas.microsoft.com/sharepoint/v4" xsi:nil="true"/>
  </documentManagement>
</p:properties>
</file>

<file path=customXml/item5.xml><?xml version="1.0" encoding="utf-8"?>
<?mso-contentType ?>
<SharedContentType xmlns="Microsoft.SharePoint.Taxonomy.ContentTypeSync" SourceId="afabadb4-2257-48ec-869f-64421b8f49cd" ContentTypeId="0x0101003618E443DE96424ABE734F4442FBF2B301" PreviousValue="false"/>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A918DC-55D0-4BD2-9B81-05514E47C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0f38b-cee7-4289-b705-21e4ceceb96b"/>
    <ds:schemaRef ds:uri="81eeee23-0c10-4fe9-b2e8-5c8edd998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D526FF-6738-4CA9-800E-CA345B5EA528}">
  <ds:schemaRefs>
    <ds:schemaRef ds:uri="http://schemas.microsoft.com/sharepoint/events"/>
  </ds:schemaRefs>
</ds:datastoreItem>
</file>

<file path=customXml/itemProps3.xml><?xml version="1.0" encoding="utf-8"?>
<ds:datastoreItem xmlns:ds="http://schemas.openxmlformats.org/officeDocument/2006/customXml" ds:itemID="{77E18BA5-446B-4960-A644-CA8AC69AA983}">
  <ds:schemaRefs>
    <ds:schemaRef ds:uri="http://schemas.openxmlformats.org/officeDocument/2006/bibliography"/>
  </ds:schemaRefs>
</ds:datastoreItem>
</file>

<file path=customXml/itemProps4.xml><?xml version="1.0" encoding="utf-8"?>
<ds:datastoreItem xmlns:ds="http://schemas.openxmlformats.org/officeDocument/2006/customXml" ds:itemID="{9177F13F-BD88-4BC2-A547-007E76EAB559}">
  <ds:schemaRefs>
    <ds:schemaRef ds:uri="http://purl.org/dc/terms/"/>
    <ds:schemaRef ds:uri="http://schemas.microsoft.com/office/2006/documentManagement/types"/>
    <ds:schemaRef ds:uri="http://purl.org/dc/dcmitype/"/>
    <ds:schemaRef ds:uri="http://schemas.openxmlformats.org/package/2006/metadata/core-properties"/>
    <ds:schemaRef ds:uri="http://www.w3.org/XML/1998/namespace"/>
    <ds:schemaRef ds:uri="http://schemas.microsoft.com/sharepoint/v4"/>
    <ds:schemaRef ds:uri="http://schemas.microsoft.com/office/2006/metadata/properties"/>
    <ds:schemaRef ds:uri="3a90f38b-cee7-4289-b705-21e4ceceb96b"/>
    <ds:schemaRef ds:uri="http://schemas.microsoft.com/office/infopath/2007/PartnerControls"/>
    <ds:schemaRef ds:uri="81eeee23-0c10-4fe9-b2e8-5c8edd998a5f"/>
    <ds:schemaRef ds:uri="http://purl.org/dc/elements/1.1/"/>
  </ds:schemaRefs>
</ds:datastoreItem>
</file>

<file path=customXml/itemProps5.xml><?xml version="1.0" encoding="utf-8"?>
<ds:datastoreItem xmlns:ds="http://schemas.openxmlformats.org/officeDocument/2006/customXml" ds:itemID="{94587602-9733-471C-8339-30C2F374218D}">
  <ds:schemaRefs>
    <ds:schemaRef ds:uri="Microsoft.SharePoint.Taxonomy.ContentTypeSync"/>
  </ds:schemaRefs>
</ds:datastoreItem>
</file>

<file path=customXml/itemProps6.xml><?xml version="1.0" encoding="utf-8"?>
<ds:datastoreItem xmlns:ds="http://schemas.openxmlformats.org/officeDocument/2006/customXml" ds:itemID="{ADCCA086-D971-47D6-9948-08DE061FBC93}">
  <ds:schemaRefs>
    <ds:schemaRef ds:uri="http://schemas.openxmlformats.org/officeDocument/2006/bibliography"/>
  </ds:schemaRefs>
</ds:datastoreItem>
</file>

<file path=customXml/itemProps7.xml><?xml version="1.0" encoding="utf-8"?>
<ds:datastoreItem xmlns:ds="http://schemas.openxmlformats.org/officeDocument/2006/customXml" ds:itemID="{D7F6816E-E8B0-473D-8AB6-911C390409D9}">
  <ds:schemaRefs>
    <ds:schemaRef ds:uri="http://schemas.microsoft.com/sharepoint/v3/contenttype/forms"/>
  </ds:schemaRefs>
</ds:datastoreItem>
</file>

<file path=customXml/itemProps8.xml><?xml version="1.0" encoding="utf-8"?>
<ds:datastoreItem xmlns:ds="http://schemas.openxmlformats.org/officeDocument/2006/customXml" ds:itemID="{F65F2DD5-90F4-4B5F-94BA-B4B4CB94ED37}">
  <ds:schemaRefs>
    <ds:schemaRef ds:uri="http://schemas.openxmlformats.org/officeDocument/2006/bibliography"/>
  </ds:schemaRefs>
</ds:datastoreItem>
</file>

<file path=customXml/itemProps9.xml><?xml version="1.0" encoding="utf-8"?>
<ds:datastoreItem xmlns:ds="http://schemas.openxmlformats.org/officeDocument/2006/customXml" ds:itemID="{F31E64AD-2842-4A00-9774-87E7EF1CF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21037</TotalTime>
  <Pages>52</Pages>
  <Words>11262</Words>
  <Characters>64200</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Emerio Globesoft Pte Ltd</Company>
  <LinksUpToDate>false</LinksUpToDate>
  <CharactersWithSpaces>75312</CharactersWithSpaces>
  <SharedDoc>false</SharedDoc>
  <HLinks>
    <vt:vector size="948" baseType="variant">
      <vt:variant>
        <vt:i4>7143549</vt:i4>
      </vt:variant>
      <vt:variant>
        <vt:i4>1236</vt:i4>
      </vt:variant>
      <vt:variant>
        <vt:i4>0</vt:i4>
      </vt:variant>
      <vt:variant>
        <vt:i4>5</vt:i4>
      </vt:variant>
      <vt:variant>
        <vt:lpwstr/>
      </vt:variant>
      <vt:variant>
        <vt:lpwstr>IdentifyVendorAccountNumber</vt:lpwstr>
      </vt:variant>
      <vt:variant>
        <vt:i4>7143549</vt:i4>
      </vt:variant>
      <vt:variant>
        <vt:i4>984</vt:i4>
      </vt:variant>
      <vt:variant>
        <vt:i4>0</vt:i4>
      </vt:variant>
      <vt:variant>
        <vt:i4>5</vt:i4>
      </vt:variant>
      <vt:variant>
        <vt:lpwstr/>
      </vt:variant>
      <vt:variant>
        <vt:lpwstr>IdentifyVendorAccountNumber</vt:lpwstr>
      </vt:variant>
      <vt:variant>
        <vt:i4>1048600</vt:i4>
      </vt:variant>
      <vt:variant>
        <vt:i4>975</vt:i4>
      </vt:variant>
      <vt:variant>
        <vt:i4>0</vt:i4>
      </vt:variant>
      <vt:variant>
        <vt:i4>5</vt:i4>
      </vt:variant>
      <vt:variant>
        <vt:lpwstr/>
      </vt:variant>
      <vt:variant>
        <vt:lpwstr>ManualUpdateToResendPOSRNFile</vt:lpwstr>
      </vt:variant>
      <vt:variant>
        <vt:i4>1900593</vt:i4>
      </vt:variant>
      <vt:variant>
        <vt:i4>926</vt:i4>
      </vt:variant>
      <vt:variant>
        <vt:i4>0</vt:i4>
      </vt:variant>
      <vt:variant>
        <vt:i4>5</vt:i4>
      </vt:variant>
      <vt:variant>
        <vt:lpwstr/>
      </vt:variant>
      <vt:variant>
        <vt:lpwstr>_Toc36553148</vt:lpwstr>
      </vt:variant>
      <vt:variant>
        <vt:i4>1179697</vt:i4>
      </vt:variant>
      <vt:variant>
        <vt:i4>920</vt:i4>
      </vt:variant>
      <vt:variant>
        <vt:i4>0</vt:i4>
      </vt:variant>
      <vt:variant>
        <vt:i4>5</vt:i4>
      </vt:variant>
      <vt:variant>
        <vt:lpwstr/>
      </vt:variant>
      <vt:variant>
        <vt:lpwstr>_Toc36553147</vt:lpwstr>
      </vt:variant>
      <vt:variant>
        <vt:i4>1245233</vt:i4>
      </vt:variant>
      <vt:variant>
        <vt:i4>914</vt:i4>
      </vt:variant>
      <vt:variant>
        <vt:i4>0</vt:i4>
      </vt:variant>
      <vt:variant>
        <vt:i4>5</vt:i4>
      </vt:variant>
      <vt:variant>
        <vt:lpwstr/>
      </vt:variant>
      <vt:variant>
        <vt:lpwstr>_Toc36553146</vt:lpwstr>
      </vt:variant>
      <vt:variant>
        <vt:i4>1048625</vt:i4>
      </vt:variant>
      <vt:variant>
        <vt:i4>908</vt:i4>
      </vt:variant>
      <vt:variant>
        <vt:i4>0</vt:i4>
      </vt:variant>
      <vt:variant>
        <vt:i4>5</vt:i4>
      </vt:variant>
      <vt:variant>
        <vt:lpwstr/>
      </vt:variant>
      <vt:variant>
        <vt:lpwstr>_Toc36553145</vt:lpwstr>
      </vt:variant>
      <vt:variant>
        <vt:i4>1114161</vt:i4>
      </vt:variant>
      <vt:variant>
        <vt:i4>902</vt:i4>
      </vt:variant>
      <vt:variant>
        <vt:i4>0</vt:i4>
      </vt:variant>
      <vt:variant>
        <vt:i4>5</vt:i4>
      </vt:variant>
      <vt:variant>
        <vt:lpwstr/>
      </vt:variant>
      <vt:variant>
        <vt:lpwstr>_Toc36553144</vt:lpwstr>
      </vt:variant>
      <vt:variant>
        <vt:i4>1441841</vt:i4>
      </vt:variant>
      <vt:variant>
        <vt:i4>896</vt:i4>
      </vt:variant>
      <vt:variant>
        <vt:i4>0</vt:i4>
      </vt:variant>
      <vt:variant>
        <vt:i4>5</vt:i4>
      </vt:variant>
      <vt:variant>
        <vt:lpwstr/>
      </vt:variant>
      <vt:variant>
        <vt:lpwstr>_Toc36553143</vt:lpwstr>
      </vt:variant>
      <vt:variant>
        <vt:i4>1507377</vt:i4>
      </vt:variant>
      <vt:variant>
        <vt:i4>890</vt:i4>
      </vt:variant>
      <vt:variant>
        <vt:i4>0</vt:i4>
      </vt:variant>
      <vt:variant>
        <vt:i4>5</vt:i4>
      </vt:variant>
      <vt:variant>
        <vt:lpwstr/>
      </vt:variant>
      <vt:variant>
        <vt:lpwstr>_Toc36553142</vt:lpwstr>
      </vt:variant>
      <vt:variant>
        <vt:i4>1310769</vt:i4>
      </vt:variant>
      <vt:variant>
        <vt:i4>884</vt:i4>
      </vt:variant>
      <vt:variant>
        <vt:i4>0</vt:i4>
      </vt:variant>
      <vt:variant>
        <vt:i4>5</vt:i4>
      </vt:variant>
      <vt:variant>
        <vt:lpwstr/>
      </vt:variant>
      <vt:variant>
        <vt:lpwstr>_Toc36553141</vt:lpwstr>
      </vt:variant>
      <vt:variant>
        <vt:i4>1376305</vt:i4>
      </vt:variant>
      <vt:variant>
        <vt:i4>878</vt:i4>
      </vt:variant>
      <vt:variant>
        <vt:i4>0</vt:i4>
      </vt:variant>
      <vt:variant>
        <vt:i4>5</vt:i4>
      </vt:variant>
      <vt:variant>
        <vt:lpwstr/>
      </vt:variant>
      <vt:variant>
        <vt:lpwstr>_Toc36553140</vt:lpwstr>
      </vt:variant>
      <vt:variant>
        <vt:i4>1835062</vt:i4>
      </vt:variant>
      <vt:variant>
        <vt:i4>872</vt:i4>
      </vt:variant>
      <vt:variant>
        <vt:i4>0</vt:i4>
      </vt:variant>
      <vt:variant>
        <vt:i4>5</vt:i4>
      </vt:variant>
      <vt:variant>
        <vt:lpwstr/>
      </vt:variant>
      <vt:variant>
        <vt:lpwstr>_Toc36553139</vt:lpwstr>
      </vt:variant>
      <vt:variant>
        <vt:i4>1900598</vt:i4>
      </vt:variant>
      <vt:variant>
        <vt:i4>866</vt:i4>
      </vt:variant>
      <vt:variant>
        <vt:i4>0</vt:i4>
      </vt:variant>
      <vt:variant>
        <vt:i4>5</vt:i4>
      </vt:variant>
      <vt:variant>
        <vt:lpwstr/>
      </vt:variant>
      <vt:variant>
        <vt:lpwstr>_Toc36553138</vt:lpwstr>
      </vt:variant>
      <vt:variant>
        <vt:i4>1179702</vt:i4>
      </vt:variant>
      <vt:variant>
        <vt:i4>860</vt:i4>
      </vt:variant>
      <vt:variant>
        <vt:i4>0</vt:i4>
      </vt:variant>
      <vt:variant>
        <vt:i4>5</vt:i4>
      </vt:variant>
      <vt:variant>
        <vt:lpwstr/>
      </vt:variant>
      <vt:variant>
        <vt:lpwstr>_Toc36553137</vt:lpwstr>
      </vt:variant>
      <vt:variant>
        <vt:i4>1245238</vt:i4>
      </vt:variant>
      <vt:variant>
        <vt:i4>854</vt:i4>
      </vt:variant>
      <vt:variant>
        <vt:i4>0</vt:i4>
      </vt:variant>
      <vt:variant>
        <vt:i4>5</vt:i4>
      </vt:variant>
      <vt:variant>
        <vt:lpwstr/>
      </vt:variant>
      <vt:variant>
        <vt:lpwstr>_Toc36553136</vt:lpwstr>
      </vt:variant>
      <vt:variant>
        <vt:i4>1048630</vt:i4>
      </vt:variant>
      <vt:variant>
        <vt:i4>848</vt:i4>
      </vt:variant>
      <vt:variant>
        <vt:i4>0</vt:i4>
      </vt:variant>
      <vt:variant>
        <vt:i4>5</vt:i4>
      </vt:variant>
      <vt:variant>
        <vt:lpwstr/>
      </vt:variant>
      <vt:variant>
        <vt:lpwstr>_Toc36553135</vt:lpwstr>
      </vt:variant>
      <vt:variant>
        <vt:i4>1114166</vt:i4>
      </vt:variant>
      <vt:variant>
        <vt:i4>842</vt:i4>
      </vt:variant>
      <vt:variant>
        <vt:i4>0</vt:i4>
      </vt:variant>
      <vt:variant>
        <vt:i4>5</vt:i4>
      </vt:variant>
      <vt:variant>
        <vt:lpwstr/>
      </vt:variant>
      <vt:variant>
        <vt:lpwstr>_Toc36553134</vt:lpwstr>
      </vt:variant>
      <vt:variant>
        <vt:i4>1441846</vt:i4>
      </vt:variant>
      <vt:variant>
        <vt:i4>836</vt:i4>
      </vt:variant>
      <vt:variant>
        <vt:i4>0</vt:i4>
      </vt:variant>
      <vt:variant>
        <vt:i4>5</vt:i4>
      </vt:variant>
      <vt:variant>
        <vt:lpwstr/>
      </vt:variant>
      <vt:variant>
        <vt:lpwstr>_Toc36553133</vt:lpwstr>
      </vt:variant>
      <vt:variant>
        <vt:i4>1507382</vt:i4>
      </vt:variant>
      <vt:variant>
        <vt:i4>830</vt:i4>
      </vt:variant>
      <vt:variant>
        <vt:i4>0</vt:i4>
      </vt:variant>
      <vt:variant>
        <vt:i4>5</vt:i4>
      </vt:variant>
      <vt:variant>
        <vt:lpwstr/>
      </vt:variant>
      <vt:variant>
        <vt:lpwstr>_Toc36553132</vt:lpwstr>
      </vt:variant>
      <vt:variant>
        <vt:i4>1310774</vt:i4>
      </vt:variant>
      <vt:variant>
        <vt:i4>824</vt:i4>
      </vt:variant>
      <vt:variant>
        <vt:i4>0</vt:i4>
      </vt:variant>
      <vt:variant>
        <vt:i4>5</vt:i4>
      </vt:variant>
      <vt:variant>
        <vt:lpwstr/>
      </vt:variant>
      <vt:variant>
        <vt:lpwstr>_Toc36553131</vt:lpwstr>
      </vt:variant>
      <vt:variant>
        <vt:i4>1376310</vt:i4>
      </vt:variant>
      <vt:variant>
        <vt:i4>818</vt:i4>
      </vt:variant>
      <vt:variant>
        <vt:i4>0</vt:i4>
      </vt:variant>
      <vt:variant>
        <vt:i4>5</vt:i4>
      </vt:variant>
      <vt:variant>
        <vt:lpwstr/>
      </vt:variant>
      <vt:variant>
        <vt:lpwstr>_Toc36553130</vt:lpwstr>
      </vt:variant>
      <vt:variant>
        <vt:i4>1835063</vt:i4>
      </vt:variant>
      <vt:variant>
        <vt:i4>812</vt:i4>
      </vt:variant>
      <vt:variant>
        <vt:i4>0</vt:i4>
      </vt:variant>
      <vt:variant>
        <vt:i4>5</vt:i4>
      </vt:variant>
      <vt:variant>
        <vt:lpwstr/>
      </vt:variant>
      <vt:variant>
        <vt:lpwstr>_Toc36553129</vt:lpwstr>
      </vt:variant>
      <vt:variant>
        <vt:i4>1900599</vt:i4>
      </vt:variant>
      <vt:variant>
        <vt:i4>806</vt:i4>
      </vt:variant>
      <vt:variant>
        <vt:i4>0</vt:i4>
      </vt:variant>
      <vt:variant>
        <vt:i4>5</vt:i4>
      </vt:variant>
      <vt:variant>
        <vt:lpwstr/>
      </vt:variant>
      <vt:variant>
        <vt:lpwstr>_Toc36553128</vt:lpwstr>
      </vt:variant>
      <vt:variant>
        <vt:i4>1179703</vt:i4>
      </vt:variant>
      <vt:variant>
        <vt:i4>800</vt:i4>
      </vt:variant>
      <vt:variant>
        <vt:i4>0</vt:i4>
      </vt:variant>
      <vt:variant>
        <vt:i4>5</vt:i4>
      </vt:variant>
      <vt:variant>
        <vt:lpwstr/>
      </vt:variant>
      <vt:variant>
        <vt:lpwstr>_Toc36553127</vt:lpwstr>
      </vt:variant>
      <vt:variant>
        <vt:i4>1245239</vt:i4>
      </vt:variant>
      <vt:variant>
        <vt:i4>794</vt:i4>
      </vt:variant>
      <vt:variant>
        <vt:i4>0</vt:i4>
      </vt:variant>
      <vt:variant>
        <vt:i4>5</vt:i4>
      </vt:variant>
      <vt:variant>
        <vt:lpwstr/>
      </vt:variant>
      <vt:variant>
        <vt:lpwstr>_Toc36553126</vt:lpwstr>
      </vt:variant>
      <vt:variant>
        <vt:i4>1048631</vt:i4>
      </vt:variant>
      <vt:variant>
        <vt:i4>788</vt:i4>
      </vt:variant>
      <vt:variant>
        <vt:i4>0</vt:i4>
      </vt:variant>
      <vt:variant>
        <vt:i4>5</vt:i4>
      </vt:variant>
      <vt:variant>
        <vt:lpwstr/>
      </vt:variant>
      <vt:variant>
        <vt:lpwstr>_Toc36553125</vt:lpwstr>
      </vt:variant>
      <vt:variant>
        <vt:i4>1114167</vt:i4>
      </vt:variant>
      <vt:variant>
        <vt:i4>782</vt:i4>
      </vt:variant>
      <vt:variant>
        <vt:i4>0</vt:i4>
      </vt:variant>
      <vt:variant>
        <vt:i4>5</vt:i4>
      </vt:variant>
      <vt:variant>
        <vt:lpwstr/>
      </vt:variant>
      <vt:variant>
        <vt:lpwstr>_Toc36553124</vt:lpwstr>
      </vt:variant>
      <vt:variant>
        <vt:i4>1441847</vt:i4>
      </vt:variant>
      <vt:variant>
        <vt:i4>776</vt:i4>
      </vt:variant>
      <vt:variant>
        <vt:i4>0</vt:i4>
      </vt:variant>
      <vt:variant>
        <vt:i4>5</vt:i4>
      </vt:variant>
      <vt:variant>
        <vt:lpwstr/>
      </vt:variant>
      <vt:variant>
        <vt:lpwstr>_Toc36553123</vt:lpwstr>
      </vt:variant>
      <vt:variant>
        <vt:i4>1507383</vt:i4>
      </vt:variant>
      <vt:variant>
        <vt:i4>770</vt:i4>
      </vt:variant>
      <vt:variant>
        <vt:i4>0</vt:i4>
      </vt:variant>
      <vt:variant>
        <vt:i4>5</vt:i4>
      </vt:variant>
      <vt:variant>
        <vt:lpwstr/>
      </vt:variant>
      <vt:variant>
        <vt:lpwstr>_Toc36553122</vt:lpwstr>
      </vt:variant>
      <vt:variant>
        <vt:i4>1310775</vt:i4>
      </vt:variant>
      <vt:variant>
        <vt:i4>764</vt:i4>
      </vt:variant>
      <vt:variant>
        <vt:i4>0</vt:i4>
      </vt:variant>
      <vt:variant>
        <vt:i4>5</vt:i4>
      </vt:variant>
      <vt:variant>
        <vt:lpwstr/>
      </vt:variant>
      <vt:variant>
        <vt:lpwstr>_Toc36553121</vt:lpwstr>
      </vt:variant>
      <vt:variant>
        <vt:i4>1376311</vt:i4>
      </vt:variant>
      <vt:variant>
        <vt:i4>758</vt:i4>
      </vt:variant>
      <vt:variant>
        <vt:i4>0</vt:i4>
      </vt:variant>
      <vt:variant>
        <vt:i4>5</vt:i4>
      </vt:variant>
      <vt:variant>
        <vt:lpwstr/>
      </vt:variant>
      <vt:variant>
        <vt:lpwstr>_Toc36553120</vt:lpwstr>
      </vt:variant>
      <vt:variant>
        <vt:i4>1835060</vt:i4>
      </vt:variant>
      <vt:variant>
        <vt:i4>752</vt:i4>
      </vt:variant>
      <vt:variant>
        <vt:i4>0</vt:i4>
      </vt:variant>
      <vt:variant>
        <vt:i4>5</vt:i4>
      </vt:variant>
      <vt:variant>
        <vt:lpwstr/>
      </vt:variant>
      <vt:variant>
        <vt:lpwstr>_Toc36553119</vt:lpwstr>
      </vt:variant>
      <vt:variant>
        <vt:i4>1900596</vt:i4>
      </vt:variant>
      <vt:variant>
        <vt:i4>746</vt:i4>
      </vt:variant>
      <vt:variant>
        <vt:i4>0</vt:i4>
      </vt:variant>
      <vt:variant>
        <vt:i4>5</vt:i4>
      </vt:variant>
      <vt:variant>
        <vt:lpwstr/>
      </vt:variant>
      <vt:variant>
        <vt:lpwstr>_Toc36553118</vt:lpwstr>
      </vt:variant>
      <vt:variant>
        <vt:i4>1179700</vt:i4>
      </vt:variant>
      <vt:variant>
        <vt:i4>740</vt:i4>
      </vt:variant>
      <vt:variant>
        <vt:i4>0</vt:i4>
      </vt:variant>
      <vt:variant>
        <vt:i4>5</vt:i4>
      </vt:variant>
      <vt:variant>
        <vt:lpwstr/>
      </vt:variant>
      <vt:variant>
        <vt:lpwstr>_Toc36553117</vt:lpwstr>
      </vt:variant>
      <vt:variant>
        <vt:i4>1245236</vt:i4>
      </vt:variant>
      <vt:variant>
        <vt:i4>734</vt:i4>
      </vt:variant>
      <vt:variant>
        <vt:i4>0</vt:i4>
      </vt:variant>
      <vt:variant>
        <vt:i4>5</vt:i4>
      </vt:variant>
      <vt:variant>
        <vt:lpwstr/>
      </vt:variant>
      <vt:variant>
        <vt:lpwstr>_Toc36553116</vt:lpwstr>
      </vt:variant>
      <vt:variant>
        <vt:i4>1048628</vt:i4>
      </vt:variant>
      <vt:variant>
        <vt:i4>728</vt:i4>
      </vt:variant>
      <vt:variant>
        <vt:i4>0</vt:i4>
      </vt:variant>
      <vt:variant>
        <vt:i4>5</vt:i4>
      </vt:variant>
      <vt:variant>
        <vt:lpwstr/>
      </vt:variant>
      <vt:variant>
        <vt:lpwstr>_Toc36553115</vt:lpwstr>
      </vt:variant>
      <vt:variant>
        <vt:i4>1114164</vt:i4>
      </vt:variant>
      <vt:variant>
        <vt:i4>722</vt:i4>
      </vt:variant>
      <vt:variant>
        <vt:i4>0</vt:i4>
      </vt:variant>
      <vt:variant>
        <vt:i4>5</vt:i4>
      </vt:variant>
      <vt:variant>
        <vt:lpwstr/>
      </vt:variant>
      <vt:variant>
        <vt:lpwstr>_Toc36553114</vt:lpwstr>
      </vt:variant>
      <vt:variant>
        <vt:i4>1441844</vt:i4>
      </vt:variant>
      <vt:variant>
        <vt:i4>716</vt:i4>
      </vt:variant>
      <vt:variant>
        <vt:i4>0</vt:i4>
      </vt:variant>
      <vt:variant>
        <vt:i4>5</vt:i4>
      </vt:variant>
      <vt:variant>
        <vt:lpwstr/>
      </vt:variant>
      <vt:variant>
        <vt:lpwstr>_Toc36553113</vt:lpwstr>
      </vt:variant>
      <vt:variant>
        <vt:i4>1507380</vt:i4>
      </vt:variant>
      <vt:variant>
        <vt:i4>710</vt:i4>
      </vt:variant>
      <vt:variant>
        <vt:i4>0</vt:i4>
      </vt:variant>
      <vt:variant>
        <vt:i4>5</vt:i4>
      </vt:variant>
      <vt:variant>
        <vt:lpwstr/>
      </vt:variant>
      <vt:variant>
        <vt:lpwstr>_Toc36553112</vt:lpwstr>
      </vt:variant>
      <vt:variant>
        <vt:i4>1310772</vt:i4>
      </vt:variant>
      <vt:variant>
        <vt:i4>704</vt:i4>
      </vt:variant>
      <vt:variant>
        <vt:i4>0</vt:i4>
      </vt:variant>
      <vt:variant>
        <vt:i4>5</vt:i4>
      </vt:variant>
      <vt:variant>
        <vt:lpwstr/>
      </vt:variant>
      <vt:variant>
        <vt:lpwstr>_Toc36553111</vt:lpwstr>
      </vt:variant>
      <vt:variant>
        <vt:i4>1376308</vt:i4>
      </vt:variant>
      <vt:variant>
        <vt:i4>698</vt:i4>
      </vt:variant>
      <vt:variant>
        <vt:i4>0</vt:i4>
      </vt:variant>
      <vt:variant>
        <vt:i4>5</vt:i4>
      </vt:variant>
      <vt:variant>
        <vt:lpwstr/>
      </vt:variant>
      <vt:variant>
        <vt:lpwstr>_Toc36553110</vt:lpwstr>
      </vt:variant>
      <vt:variant>
        <vt:i4>1835061</vt:i4>
      </vt:variant>
      <vt:variant>
        <vt:i4>692</vt:i4>
      </vt:variant>
      <vt:variant>
        <vt:i4>0</vt:i4>
      </vt:variant>
      <vt:variant>
        <vt:i4>5</vt:i4>
      </vt:variant>
      <vt:variant>
        <vt:lpwstr/>
      </vt:variant>
      <vt:variant>
        <vt:lpwstr>_Toc36553109</vt:lpwstr>
      </vt:variant>
      <vt:variant>
        <vt:i4>1900597</vt:i4>
      </vt:variant>
      <vt:variant>
        <vt:i4>686</vt:i4>
      </vt:variant>
      <vt:variant>
        <vt:i4>0</vt:i4>
      </vt:variant>
      <vt:variant>
        <vt:i4>5</vt:i4>
      </vt:variant>
      <vt:variant>
        <vt:lpwstr/>
      </vt:variant>
      <vt:variant>
        <vt:lpwstr>_Toc36553108</vt:lpwstr>
      </vt:variant>
      <vt:variant>
        <vt:i4>1179701</vt:i4>
      </vt:variant>
      <vt:variant>
        <vt:i4>680</vt:i4>
      </vt:variant>
      <vt:variant>
        <vt:i4>0</vt:i4>
      </vt:variant>
      <vt:variant>
        <vt:i4>5</vt:i4>
      </vt:variant>
      <vt:variant>
        <vt:lpwstr/>
      </vt:variant>
      <vt:variant>
        <vt:lpwstr>_Toc36553107</vt:lpwstr>
      </vt:variant>
      <vt:variant>
        <vt:i4>1245237</vt:i4>
      </vt:variant>
      <vt:variant>
        <vt:i4>674</vt:i4>
      </vt:variant>
      <vt:variant>
        <vt:i4>0</vt:i4>
      </vt:variant>
      <vt:variant>
        <vt:i4>5</vt:i4>
      </vt:variant>
      <vt:variant>
        <vt:lpwstr/>
      </vt:variant>
      <vt:variant>
        <vt:lpwstr>_Toc36553106</vt:lpwstr>
      </vt:variant>
      <vt:variant>
        <vt:i4>1048629</vt:i4>
      </vt:variant>
      <vt:variant>
        <vt:i4>668</vt:i4>
      </vt:variant>
      <vt:variant>
        <vt:i4>0</vt:i4>
      </vt:variant>
      <vt:variant>
        <vt:i4>5</vt:i4>
      </vt:variant>
      <vt:variant>
        <vt:lpwstr/>
      </vt:variant>
      <vt:variant>
        <vt:lpwstr>_Toc36553105</vt:lpwstr>
      </vt:variant>
      <vt:variant>
        <vt:i4>1114165</vt:i4>
      </vt:variant>
      <vt:variant>
        <vt:i4>662</vt:i4>
      </vt:variant>
      <vt:variant>
        <vt:i4>0</vt:i4>
      </vt:variant>
      <vt:variant>
        <vt:i4>5</vt:i4>
      </vt:variant>
      <vt:variant>
        <vt:lpwstr/>
      </vt:variant>
      <vt:variant>
        <vt:lpwstr>_Toc36553104</vt:lpwstr>
      </vt:variant>
      <vt:variant>
        <vt:i4>1441845</vt:i4>
      </vt:variant>
      <vt:variant>
        <vt:i4>656</vt:i4>
      </vt:variant>
      <vt:variant>
        <vt:i4>0</vt:i4>
      </vt:variant>
      <vt:variant>
        <vt:i4>5</vt:i4>
      </vt:variant>
      <vt:variant>
        <vt:lpwstr/>
      </vt:variant>
      <vt:variant>
        <vt:lpwstr>_Toc36553103</vt:lpwstr>
      </vt:variant>
      <vt:variant>
        <vt:i4>1507381</vt:i4>
      </vt:variant>
      <vt:variant>
        <vt:i4>650</vt:i4>
      </vt:variant>
      <vt:variant>
        <vt:i4>0</vt:i4>
      </vt:variant>
      <vt:variant>
        <vt:i4>5</vt:i4>
      </vt:variant>
      <vt:variant>
        <vt:lpwstr/>
      </vt:variant>
      <vt:variant>
        <vt:lpwstr>_Toc36553102</vt:lpwstr>
      </vt:variant>
      <vt:variant>
        <vt:i4>1310773</vt:i4>
      </vt:variant>
      <vt:variant>
        <vt:i4>644</vt:i4>
      </vt:variant>
      <vt:variant>
        <vt:i4>0</vt:i4>
      </vt:variant>
      <vt:variant>
        <vt:i4>5</vt:i4>
      </vt:variant>
      <vt:variant>
        <vt:lpwstr/>
      </vt:variant>
      <vt:variant>
        <vt:lpwstr>_Toc36553101</vt:lpwstr>
      </vt:variant>
      <vt:variant>
        <vt:i4>1376309</vt:i4>
      </vt:variant>
      <vt:variant>
        <vt:i4>638</vt:i4>
      </vt:variant>
      <vt:variant>
        <vt:i4>0</vt:i4>
      </vt:variant>
      <vt:variant>
        <vt:i4>5</vt:i4>
      </vt:variant>
      <vt:variant>
        <vt:lpwstr/>
      </vt:variant>
      <vt:variant>
        <vt:lpwstr>_Toc36553100</vt:lpwstr>
      </vt:variant>
      <vt:variant>
        <vt:i4>1900604</vt:i4>
      </vt:variant>
      <vt:variant>
        <vt:i4>632</vt:i4>
      </vt:variant>
      <vt:variant>
        <vt:i4>0</vt:i4>
      </vt:variant>
      <vt:variant>
        <vt:i4>5</vt:i4>
      </vt:variant>
      <vt:variant>
        <vt:lpwstr/>
      </vt:variant>
      <vt:variant>
        <vt:lpwstr>_Toc36553099</vt:lpwstr>
      </vt:variant>
      <vt:variant>
        <vt:i4>1835068</vt:i4>
      </vt:variant>
      <vt:variant>
        <vt:i4>626</vt:i4>
      </vt:variant>
      <vt:variant>
        <vt:i4>0</vt:i4>
      </vt:variant>
      <vt:variant>
        <vt:i4>5</vt:i4>
      </vt:variant>
      <vt:variant>
        <vt:lpwstr/>
      </vt:variant>
      <vt:variant>
        <vt:lpwstr>_Toc36553098</vt:lpwstr>
      </vt:variant>
      <vt:variant>
        <vt:i4>1245244</vt:i4>
      </vt:variant>
      <vt:variant>
        <vt:i4>620</vt:i4>
      </vt:variant>
      <vt:variant>
        <vt:i4>0</vt:i4>
      </vt:variant>
      <vt:variant>
        <vt:i4>5</vt:i4>
      </vt:variant>
      <vt:variant>
        <vt:lpwstr/>
      </vt:variant>
      <vt:variant>
        <vt:lpwstr>_Toc36553097</vt:lpwstr>
      </vt:variant>
      <vt:variant>
        <vt:i4>1179708</vt:i4>
      </vt:variant>
      <vt:variant>
        <vt:i4>614</vt:i4>
      </vt:variant>
      <vt:variant>
        <vt:i4>0</vt:i4>
      </vt:variant>
      <vt:variant>
        <vt:i4>5</vt:i4>
      </vt:variant>
      <vt:variant>
        <vt:lpwstr/>
      </vt:variant>
      <vt:variant>
        <vt:lpwstr>_Toc36553096</vt:lpwstr>
      </vt:variant>
      <vt:variant>
        <vt:i4>1114172</vt:i4>
      </vt:variant>
      <vt:variant>
        <vt:i4>608</vt:i4>
      </vt:variant>
      <vt:variant>
        <vt:i4>0</vt:i4>
      </vt:variant>
      <vt:variant>
        <vt:i4>5</vt:i4>
      </vt:variant>
      <vt:variant>
        <vt:lpwstr/>
      </vt:variant>
      <vt:variant>
        <vt:lpwstr>_Toc36553095</vt:lpwstr>
      </vt:variant>
      <vt:variant>
        <vt:i4>1048636</vt:i4>
      </vt:variant>
      <vt:variant>
        <vt:i4>602</vt:i4>
      </vt:variant>
      <vt:variant>
        <vt:i4>0</vt:i4>
      </vt:variant>
      <vt:variant>
        <vt:i4>5</vt:i4>
      </vt:variant>
      <vt:variant>
        <vt:lpwstr/>
      </vt:variant>
      <vt:variant>
        <vt:lpwstr>_Toc36553094</vt:lpwstr>
      </vt:variant>
      <vt:variant>
        <vt:i4>1507388</vt:i4>
      </vt:variant>
      <vt:variant>
        <vt:i4>596</vt:i4>
      </vt:variant>
      <vt:variant>
        <vt:i4>0</vt:i4>
      </vt:variant>
      <vt:variant>
        <vt:i4>5</vt:i4>
      </vt:variant>
      <vt:variant>
        <vt:lpwstr/>
      </vt:variant>
      <vt:variant>
        <vt:lpwstr>_Toc36553093</vt:lpwstr>
      </vt:variant>
      <vt:variant>
        <vt:i4>1441852</vt:i4>
      </vt:variant>
      <vt:variant>
        <vt:i4>590</vt:i4>
      </vt:variant>
      <vt:variant>
        <vt:i4>0</vt:i4>
      </vt:variant>
      <vt:variant>
        <vt:i4>5</vt:i4>
      </vt:variant>
      <vt:variant>
        <vt:lpwstr/>
      </vt:variant>
      <vt:variant>
        <vt:lpwstr>_Toc36553092</vt:lpwstr>
      </vt:variant>
      <vt:variant>
        <vt:i4>1376316</vt:i4>
      </vt:variant>
      <vt:variant>
        <vt:i4>584</vt:i4>
      </vt:variant>
      <vt:variant>
        <vt:i4>0</vt:i4>
      </vt:variant>
      <vt:variant>
        <vt:i4>5</vt:i4>
      </vt:variant>
      <vt:variant>
        <vt:lpwstr/>
      </vt:variant>
      <vt:variant>
        <vt:lpwstr>_Toc36553091</vt:lpwstr>
      </vt:variant>
      <vt:variant>
        <vt:i4>1310780</vt:i4>
      </vt:variant>
      <vt:variant>
        <vt:i4>578</vt:i4>
      </vt:variant>
      <vt:variant>
        <vt:i4>0</vt:i4>
      </vt:variant>
      <vt:variant>
        <vt:i4>5</vt:i4>
      </vt:variant>
      <vt:variant>
        <vt:lpwstr/>
      </vt:variant>
      <vt:variant>
        <vt:lpwstr>_Toc36553090</vt:lpwstr>
      </vt:variant>
      <vt:variant>
        <vt:i4>1900605</vt:i4>
      </vt:variant>
      <vt:variant>
        <vt:i4>572</vt:i4>
      </vt:variant>
      <vt:variant>
        <vt:i4>0</vt:i4>
      </vt:variant>
      <vt:variant>
        <vt:i4>5</vt:i4>
      </vt:variant>
      <vt:variant>
        <vt:lpwstr/>
      </vt:variant>
      <vt:variant>
        <vt:lpwstr>_Toc36553089</vt:lpwstr>
      </vt:variant>
      <vt:variant>
        <vt:i4>1835069</vt:i4>
      </vt:variant>
      <vt:variant>
        <vt:i4>566</vt:i4>
      </vt:variant>
      <vt:variant>
        <vt:i4>0</vt:i4>
      </vt:variant>
      <vt:variant>
        <vt:i4>5</vt:i4>
      </vt:variant>
      <vt:variant>
        <vt:lpwstr/>
      </vt:variant>
      <vt:variant>
        <vt:lpwstr>_Toc36553088</vt:lpwstr>
      </vt:variant>
      <vt:variant>
        <vt:i4>1245245</vt:i4>
      </vt:variant>
      <vt:variant>
        <vt:i4>560</vt:i4>
      </vt:variant>
      <vt:variant>
        <vt:i4>0</vt:i4>
      </vt:variant>
      <vt:variant>
        <vt:i4>5</vt:i4>
      </vt:variant>
      <vt:variant>
        <vt:lpwstr/>
      </vt:variant>
      <vt:variant>
        <vt:lpwstr>_Toc36553087</vt:lpwstr>
      </vt:variant>
      <vt:variant>
        <vt:i4>1179709</vt:i4>
      </vt:variant>
      <vt:variant>
        <vt:i4>554</vt:i4>
      </vt:variant>
      <vt:variant>
        <vt:i4>0</vt:i4>
      </vt:variant>
      <vt:variant>
        <vt:i4>5</vt:i4>
      </vt:variant>
      <vt:variant>
        <vt:lpwstr/>
      </vt:variant>
      <vt:variant>
        <vt:lpwstr>_Toc36553086</vt:lpwstr>
      </vt:variant>
      <vt:variant>
        <vt:i4>1114173</vt:i4>
      </vt:variant>
      <vt:variant>
        <vt:i4>548</vt:i4>
      </vt:variant>
      <vt:variant>
        <vt:i4>0</vt:i4>
      </vt:variant>
      <vt:variant>
        <vt:i4>5</vt:i4>
      </vt:variant>
      <vt:variant>
        <vt:lpwstr/>
      </vt:variant>
      <vt:variant>
        <vt:lpwstr>_Toc36553085</vt:lpwstr>
      </vt:variant>
      <vt:variant>
        <vt:i4>1048637</vt:i4>
      </vt:variant>
      <vt:variant>
        <vt:i4>542</vt:i4>
      </vt:variant>
      <vt:variant>
        <vt:i4>0</vt:i4>
      </vt:variant>
      <vt:variant>
        <vt:i4>5</vt:i4>
      </vt:variant>
      <vt:variant>
        <vt:lpwstr/>
      </vt:variant>
      <vt:variant>
        <vt:lpwstr>_Toc36553084</vt:lpwstr>
      </vt:variant>
      <vt:variant>
        <vt:i4>1507389</vt:i4>
      </vt:variant>
      <vt:variant>
        <vt:i4>536</vt:i4>
      </vt:variant>
      <vt:variant>
        <vt:i4>0</vt:i4>
      </vt:variant>
      <vt:variant>
        <vt:i4>5</vt:i4>
      </vt:variant>
      <vt:variant>
        <vt:lpwstr/>
      </vt:variant>
      <vt:variant>
        <vt:lpwstr>_Toc36553083</vt:lpwstr>
      </vt:variant>
      <vt:variant>
        <vt:i4>1441853</vt:i4>
      </vt:variant>
      <vt:variant>
        <vt:i4>530</vt:i4>
      </vt:variant>
      <vt:variant>
        <vt:i4>0</vt:i4>
      </vt:variant>
      <vt:variant>
        <vt:i4>5</vt:i4>
      </vt:variant>
      <vt:variant>
        <vt:lpwstr/>
      </vt:variant>
      <vt:variant>
        <vt:lpwstr>_Toc36553082</vt:lpwstr>
      </vt:variant>
      <vt:variant>
        <vt:i4>1376317</vt:i4>
      </vt:variant>
      <vt:variant>
        <vt:i4>524</vt:i4>
      </vt:variant>
      <vt:variant>
        <vt:i4>0</vt:i4>
      </vt:variant>
      <vt:variant>
        <vt:i4>5</vt:i4>
      </vt:variant>
      <vt:variant>
        <vt:lpwstr/>
      </vt:variant>
      <vt:variant>
        <vt:lpwstr>_Toc36553081</vt:lpwstr>
      </vt:variant>
      <vt:variant>
        <vt:i4>1310781</vt:i4>
      </vt:variant>
      <vt:variant>
        <vt:i4>518</vt:i4>
      </vt:variant>
      <vt:variant>
        <vt:i4>0</vt:i4>
      </vt:variant>
      <vt:variant>
        <vt:i4>5</vt:i4>
      </vt:variant>
      <vt:variant>
        <vt:lpwstr/>
      </vt:variant>
      <vt:variant>
        <vt:lpwstr>_Toc36553080</vt:lpwstr>
      </vt:variant>
      <vt:variant>
        <vt:i4>1900594</vt:i4>
      </vt:variant>
      <vt:variant>
        <vt:i4>512</vt:i4>
      </vt:variant>
      <vt:variant>
        <vt:i4>0</vt:i4>
      </vt:variant>
      <vt:variant>
        <vt:i4>5</vt:i4>
      </vt:variant>
      <vt:variant>
        <vt:lpwstr/>
      </vt:variant>
      <vt:variant>
        <vt:lpwstr>_Toc36553079</vt:lpwstr>
      </vt:variant>
      <vt:variant>
        <vt:i4>1835058</vt:i4>
      </vt:variant>
      <vt:variant>
        <vt:i4>506</vt:i4>
      </vt:variant>
      <vt:variant>
        <vt:i4>0</vt:i4>
      </vt:variant>
      <vt:variant>
        <vt:i4>5</vt:i4>
      </vt:variant>
      <vt:variant>
        <vt:lpwstr/>
      </vt:variant>
      <vt:variant>
        <vt:lpwstr>_Toc36553078</vt:lpwstr>
      </vt:variant>
      <vt:variant>
        <vt:i4>1245234</vt:i4>
      </vt:variant>
      <vt:variant>
        <vt:i4>500</vt:i4>
      </vt:variant>
      <vt:variant>
        <vt:i4>0</vt:i4>
      </vt:variant>
      <vt:variant>
        <vt:i4>5</vt:i4>
      </vt:variant>
      <vt:variant>
        <vt:lpwstr/>
      </vt:variant>
      <vt:variant>
        <vt:lpwstr>_Toc36553077</vt:lpwstr>
      </vt:variant>
      <vt:variant>
        <vt:i4>1179698</vt:i4>
      </vt:variant>
      <vt:variant>
        <vt:i4>494</vt:i4>
      </vt:variant>
      <vt:variant>
        <vt:i4>0</vt:i4>
      </vt:variant>
      <vt:variant>
        <vt:i4>5</vt:i4>
      </vt:variant>
      <vt:variant>
        <vt:lpwstr/>
      </vt:variant>
      <vt:variant>
        <vt:lpwstr>_Toc36553076</vt:lpwstr>
      </vt:variant>
      <vt:variant>
        <vt:i4>1114162</vt:i4>
      </vt:variant>
      <vt:variant>
        <vt:i4>488</vt:i4>
      </vt:variant>
      <vt:variant>
        <vt:i4>0</vt:i4>
      </vt:variant>
      <vt:variant>
        <vt:i4>5</vt:i4>
      </vt:variant>
      <vt:variant>
        <vt:lpwstr/>
      </vt:variant>
      <vt:variant>
        <vt:lpwstr>_Toc36553075</vt:lpwstr>
      </vt:variant>
      <vt:variant>
        <vt:i4>1048626</vt:i4>
      </vt:variant>
      <vt:variant>
        <vt:i4>482</vt:i4>
      </vt:variant>
      <vt:variant>
        <vt:i4>0</vt:i4>
      </vt:variant>
      <vt:variant>
        <vt:i4>5</vt:i4>
      </vt:variant>
      <vt:variant>
        <vt:lpwstr/>
      </vt:variant>
      <vt:variant>
        <vt:lpwstr>_Toc36553074</vt:lpwstr>
      </vt:variant>
      <vt:variant>
        <vt:i4>1507378</vt:i4>
      </vt:variant>
      <vt:variant>
        <vt:i4>476</vt:i4>
      </vt:variant>
      <vt:variant>
        <vt:i4>0</vt:i4>
      </vt:variant>
      <vt:variant>
        <vt:i4>5</vt:i4>
      </vt:variant>
      <vt:variant>
        <vt:lpwstr/>
      </vt:variant>
      <vt:variant>
        <vt:lpwstr>_Toc36553073</vt:lpwstr>
      </vt:variant>
      <vt:variant>
        <vt:i4>1441842</vt:i4>
      </vt:variant>
      <vt:variant>
        <vt:i4>470</vt:i4>
      </vt:variant>
      <vt:variant>
        <vt:i4>0</vt:i4>
      </vt:variant>
      <vt:variant>
        <vt:i4>5</vt:i4>
      </vt:variant>
      <vt:variant>
        <vt:lpwstr/>
      </vt:variant>
      <vt:variant>
        <vt:lpwstr>_Toc36553072</vt:lpwstr>
      </vt:variant>
      <vt:variant>
        <vt:i4>1376306</vt:i4>
      </vt:variant>
      <vt:variant>
        <vt:i4>464</vt:i4>
      </vt:variant>
      <vt:variant>
        <vt:i4>0</vt:i4>
      </vt:variant>
      <vt:variant>
        <vt:i4>5</vt:i4>
      </vt:variant>
      <vt:variant>
        <vt:lpwstr/>
      </vt:variant>
      <vt:variant>
        <vt:lpwstr>_Toc36553071</vt:lpwstr>
      </vt:variant>
      <vt:variant>
        <vt:i4>1310770</vt:i4>
      </vt:variant>
      <vt:variant>
        <vt:i4>458</vt:i4>
      </vt:variant>
      <vt:variant>
        <vt:i4>0</vt:i4>
      </vt:variant>
      <vt:variant>
        <vt:i4>5</vt:i4>
      </vt:variant>
      <vt:variant>
        <vt:lpwstr/>
      </vt:variant>
      <vt:variant>
        <vt:lpwstr>_Toc36553070</vt:lpwstr>
      </vt:variant>
      <vt:variant>
        <vt:i4>1900595</vt:i4>
      </vt:variant>
      <vt:variant>
        <vt:i4>452</vt:i4>
      </vt:variant>
      <vt:variant>
        <vt:i4>0</vt:i4>
      </vt:variant>
      <vt:variant>
        <vt:i4>5</vt:i4>
      </vt:variant>
      <vt:variant>
        <vt:lpwstr/>
      </vt:variant>
      <vt:variant>
        <vt:lpwstr>_Toc36553069</vt:lpwstr>
      </vt:variant>
      <vt:variant>
        <vt:i4>1835059</vt:i4>
      </vt:variant>
      <vt:variant>
        <vt:i4>446</vt:i4>
      </vt:variant>
      <vt:variant>
        <vt:i4>0</vt:i4>
      </vt:variant>
      <vt:variant>
        <vt:i4>5</vt:i4>
      </vt:variant>
      <vt:variant>
        <vt:lpwstr/>
      </vt:variant>
      <vt:variant>
        <vt:lpwstr>_Toc36553068</vt:lpwstr>
      </vt:variant>
      <vt:variant>
        <vt:i4>1245235</vt:i4>
      </vt:variant>
      <vt:variant>
        <vt:i4>440</vt:i4>
      </vt:variant>
      <vt:variant>
        <vt:i4>0</vt:i4>
      </vt:variant>
      <vt:variant>
        <vt:i4>5</vt:i4>
      </vt:variant>
      <vt:variant>
        <vt:lpwstr/>
      </vt:variant>
      <vt:variant>
        <vt:lpwstr>_Toc36553067</vt:lpwstr>
      </vt:variant>
      <vt:variant>
        <vt:i4>1179699</vt:i4>
      </vt:variant>
      <vt:variant>
        <vt:i4>434</vt:i4>
      </vt:variant>
      <vt:variant>
        <vt:i4>0</vt:i4>
      </vt:variant>
      <vt:variant>
        <vt:i4>5</vt:i4>
      </vt:variant>
      <vt:variant>
        <vt:lpwstr/>
      </vt:variant>
      <vt:variant>
        <vt:lpwstr>_Toc36553066</vt:lpwstr>
      </vt:variant>
      <vt:variant>
        <vt:i4>1114163</vt:i4>
      </vt:variant>
      <vt:variant>
        <vt:i4>428</vt:i4>
      </vt:variant>
      <vt:variant>
        <vt:i4>0</vt:i4>
      </vt:variant>
      <vt:variant>
        <vt:i4>5</vt:i4>
      </vt:variant>
      <vt:variant>
        <vt:lpwstr/>
      </vt:variant>
      <vt:variant>
        <vt:lpwstr>_Toc36553065</vt:lpwstr>
      </vt:variant>
      <vt:variant>
        <vt:i4>1048627</vt:i4>
      </vt:variant>
      <vt:variant>
        <vt:i4>422</vt:i4>
      </vt:variant>
      <vt:variant>
        <vt:i4>0</vt:i4>
      </vt:variant>
      <vt:variant>
        <vt:i4>5</vt:i4>
      </vt:variant>
      <vt:variant>
        <vt:lpwstr/>
      </vt:variant>
      <vt:variant>
        <vt:lpwstr>_Toc36553064</vt:lpwstr>
      </vt:variant>
      <vt:variant>
        <vt:i4>1507379</vt:i4>
      </vt:variant>
      <vt:variant>
        <vt:i4>416</vt:i4>
      </vt:variant>
      <vt:variant>
        <vt:i4>0</vt:i4>
      </vt:variant>
      <vt:variant>
        <vt:i4>5</vt:i4>
      </vt:variant>
      <vt:variant>
        <vt:lpwstr/>
      </vt:variant>
      <vt:variant>
        <vt:lpwstr>_Toc36553063</vt:lpwstr>
      </vt:variant>
      <vt:variant>
        <vt:i4>1441843</vt:i4>
      </vt:variant>
      <vt:variant>
        <vt:i4>410</vt:i4>
      </vt:variant>
      <vt:variant>
        <vt:i4>0</vt:i4>
      </vt:variant>
      <vt:variant>
        <vt:i4>5</vt:i4>
      </vt:variant>
      <vt:variant>
        <vt:lpwstr/>
      </vt:variant>
      <vt:variant>
        <vt:lpwstr>_Toc36553062</vt:lpwstr>
      </vt:variant>
      <vt:variant>
        <vt:i4>1376307</vt:i4>
      </vt:variant>
      <vt:variant>
        <vt:i4>404</vt:i4>
      </vt:variant>
      <vt:variant>
        <vt:i4>0</vt:i4>
      </vt:variant>
      <vt:variant>
        <vt:i4>5</vt:i4>
      </vt:variant>
      <vt:variant>
        <vt:lpwstr/>
      </vt:variant>
      <vt:variant>
        <vt:lpwstr>_Toc36553061</vt:lpwstr>
      </vt:variant>
      <vt:variant>
        <vt:i4>1310771</vt:i4>
      </vt:variant>
      <vt:variant>
        <vt:i4>398</vt:i4>
      </vt:variant>
      <vt:variant>
        <vt:i4>0</vt:i4>
      </vt:variant>
      <vt:variant>
        <vt:i4>5</vt:i4>
      </vt:variant>
      <vt:variant>
        <vt:lpwstr/>
      </vt:variant>
      <vt:variant>
        <vt:lpwstr>_Toc36553060</vt:lpwstr>
      </vt:variant>
      <vt:variant>
        <vt:i4>1900592</vt:i4>
      </vt:variant>
      <vt:variant>
        <vt:i4>392</vt:i4>
      </vt:variant>
      <vt:variant>
        <vt:i4>0</vt:i4>
      </vt:variant>
      <vt:variant>
        <vt:i4>5</vt:i4>
      </vt:variant>
      <vt:variant>
        <vt:lpwstr/>
      </vt:variant>
      <vt:variant>
        <vt:lpwstr>_Toc36553059</vt:lpwstr>
      </vt:variant>
      <vt:variant>
        <vt:i4>1835056</vt:i4>
      </vt:variant>
      <vt:variant>
        <vt:i4>386</vt:i4>
      </vt:variant>
      <vt:variant>
        <vt:i4>0</vt:i4>
      </vt:variant>
      <vt:variant>
        <vt:i4>5</vt:i4>
      </vt:variant>
      <vt:variant>
        <vt:lpwstr/>
      </vt:variant>
      <vt:variant>
        <vt:lpwstr>_Toc36553058</vt:lpwstr>
      </vt:variant>
      <vt:variant>
        <vt:i4>1245232</vt:i4>
      </vt:variant>
      <vt:variant>
        <vt:i4>380</vt:i4>
      </vt:variant>
      <vt:variant>
        <vt:i4>0</vt:i4>
      </vt:variant>
      <vt:variant>
        <vt:i4>5</vt:i4>
      </vt:variant>
      <vt:variant>
        <vt:lpwstr/>
      </vt:variant>
      <vt:variant>
        <vt:lpwstr>_Toc36553057</vt:lpwstr>
      </vt:variant>
      <vt:variant>
        <vt:i4>1179696</vt:i4>
      </vt:variant>
      <vt:variant>
        <vt:i4>374</vt:i4>
      </vt:variant>
      <vt:variant>
        <vt:i4>0</vt:i4>
      </vt:variant>
      <vt:variant>
        <vt:i4>5</vt:i4>
      </vt:variant>
      <vt:variant>
        <vt:lpwstr/>
      </vt:variant>
      <vt:variant>
        <vt:lpwstr>_Toc36553056</vt:lpwstr>
      </vt:variant>
      <vt:variant>
        <vt:i4>1114160</vt:i4>
      </vt:variant>
      <vt:variant>
        <vt:i4>368</vt:i4>
      </vt:variant>
      <vt:variant>
        <vt:i4>0</vt:i4>
      </vt:variant>
      <vt:variant>
        <vt:i4>5</vt:i4>
      </vt:variant>
      <vt:variant>
        <vt:lpwstr/>
      </vt:variant>
      <vt:variant>
        <vt:lpwstr>_Toc36553055</vt:lpwstr>
      </vt:variant>
      <vt:variant>
        <vt:i4>1048624</vt:i4>
      </vt:variant>
      <vt:variant>
        <vt:i4>362</vt:i4>
      </vt:variant>
      <vt:variant>
        <vt:i4>0</vt:i4>
      </vt:variant>
      <vt:variant>
        <vt:i4>5</vt:i4>
      </vt:variant>
      <vt:variant>
        <vt:lpwstr/>
      </vt:variant>
      <vt:variant>
        <vt:lpwstr>_Toc36553054</vt:lpwstr>
      </vt:variant>
      <vt:variant>
        <vt:i4>1507376</vt:i4>
      </vt:variant>
      <vt:variant>
        <vt:i4>356</vt:i4>
      </vt:variant>
      <vt:variant>
        <vt:i4>0</vt:i4>
      </vt:variant>
      <vt:variant>
        <vt:i4>5</vt:i4>
      </vt:variant>
      <vt:variant>
        <vt:lpwstr/>
      </vt:variant>
      <vt:variant>
        <vt:lpwstr>_Toc36553053</vt:lpwstr>
      </vt:variant>
      <vt:variant>
        <vt:i4>1441840</vt:i4>
      </vt:variant>
      <vt:variant>
        <vt:i4>350</vt:i4>
      </vt:variant>
      <vt:variant>
        <vt:i4>0</vt:i4>
      </vt:variant>
      <vt:variant>
        <vt:i4>5</vt:i4>
      </vt:variant>
      <vt:variant>
        <vt:lpwstr/>
      </vt:variant>
      <vt:variant>
        <vt:lpwstr>_Toc36553052</vt:lpwstr>
      </vt:variant>
      <vt:variant>
        <vt:i4>1376304</vt:i4>
      </vt:variant>
      <vt:variant>
        <vt:i4>344</vt:i4>
      </vt:variant>
      <vt:variant>
        <vt:i4>0</vt:i4>
      </vt:variant>
      <vt:variant>
        <vt:i4>5</vt:i4>
      </vt:variant>
      <vt:variant>
        <vt:lpwstr/>
      </vt:variant>
      <vt:variant>
        <vt:lpwstr>_Toc36553051</vt:lpwstr>
      </vt:variant>
      <vt:variant>
        <vt:i4>1310768</vt:i4>
      </vt:variant>
      <vt:variant>
        <vt:i4>338</vt:i4>
      </vt:variant>
      <vt:variant>
        <vt:i4>0</vt:i4>
      </vt:variant>
      <vt:variant>
        <vt:i4>5</vt:i4>
      </vt:variant>
      <vt:variant>
        <vt:lpwstr/>
      </vt:variant>
      <vt:variant>
        <vt:lpwstr>_Toc36553050</vt:lpwstr>
      </vt:variant>
      <vt:variant>
        <vt:i4>1900593</vt:i4>
      </vt:variant>
      <vt:variant>
        <vt:i4>332</vt:i4>
      </vt:variant>
      <vt:variant>
        <vt:i4>0</vt:i4>
      </vt:variant>
      <vt:variant>
        <vt:i4>5</vt:i4>
      </vt:variant>
      <vt:variant>
        <vt:lpwstr/>
      </vt:variant>
      <vt:variant>
        <vt:lpwstr>_Toc36553049</vt:lpwstr>
      </vt:variant>
      <vt:variant>
        <vt:i4>1835057</vt:i4>
      </vt:variant>
      <vt:variant>
        <vt:i4>326</vt:i4>
      </vt:variant>
      <vt:variant>
        <vt:i4>0</vt:i4>
      </vt:variant>
      <vt:variant>
        <vt:i4>5</vt:i4>
      </vt:variant>
      <vt:variant>
        <vt:lpwstr/>
      </vt:variant>
      <vt:variant>
        <vt:lpwstr>_Toc36553048</vt:lpwstr>
      </vt:variant>
      <vt:variant>
        <vt:i4>1245233</vt:i4>
      </vt:variant>
      <vt:variant>
        <vt:i4>320</vt:i4>
      </vt:variant>
      <vt:variant>
        <vt:i4>0</vt:i4>
      </vt:variant>
      <vt:variant>
        <vt:i4>5</vt:i4>
      </vt:variant>
      <vt:variant>
        <vt:lpwstr/>
      </vt:variant>
      <vt:variant>
        <vt:lpwstr>_Toc36553047</vt:lpwstr>
      </vt:variant>
      <vt:variant>
        <vt:i4>1179697</vt:i4>
      </vt:variant>
      <vt:variant>
        <vt:i4>314</vt:i4>
      </vt:variant>
      <vt:variant>
        <vt:i4>0</vt:i4>
      </vt:variant>
      <vt:variant>
        <vt:i4>5</vt:i4>
      </vt:variant>
      <vt:variant>
        <vt:lpwstr/>
      </vt:variant>
      <vt:variant>
        <vt:lpwstr>_Toc36553046</vt:lpwstr>
      </vt:variant>
      <vt:variant>
        <vt:i4>1114161</vt:i4>
      </vt:variant>
      <vt:variant>
        <vt:i4>308</vt:i4>
      </vt:variant>
      <vt:variant>
        <vt:i4>0</vt:i4>
      </vt:variant>
      <vt:variant>
        <vt:i4>5</vt:i4>
      </vt:variant>
      <vt:variant>
        <vt:lpwstr/>
      </vt:variant>
      <vt:variant>
        <vt:lpwstr>_Toc36553045</vt:lpwstr>
      </vt:variant>
      <vt:variant>
        <vt:i4>1048625</vt:i4>
      </vt:variant>
      <vt:variant>
        <vt:i4>302</vt:i4>
      </vt:variant>
      <vt:variant>
        <vt:i4>0</vt:i4>
      </vt:variant>
      <vt:variant>
        <vt:i4>5</vt:i4>
      </vt:variant>
      <vt:variant>
        <vt:lpwstr/>
      </vt:variant>
      <vt:variant>
        <vt:lpwstr>_Toc36553044</vt:lpwstr>
      </vt:variant>
      <vt:variant>
        <vt:i4>1507377</vt:i4>
      </vt:variant>
      <vt:variant>
        <vt:i4>296</vt:i4>
      </vt:variant>
      <vt:variant>
        <vt:i4>0</vt:i4>
      </vt:variant>
      <vt:variant>
        <vt:i4>5</vt:i4>
      </vt:variant>
      <vt:variant>
        <vt:lpwstr/>
      </vt:variant>
      <vt:variant>
        <vt:lpwstr>_Toc36553043</vt:lpwstr>
      </vt:variant>
      <vt:variant>
        <vt:i4>1441841</vt:i4>
      </vt:variant>
      <vt:variant>
        <vt:i4>290</vt:i4>
      </vt:variant>
      <vt:variant>
        <vt:i4>0</vt:i4>
      </vt:variant>
      <vt:variant>
        <vt:i4>5</vt:i4>
      </vt:variant>
      <vt:variant>
        <vt:lpwstr/>
      </vt:variant>
      <vt:variant>
        <vt:lpwstr>_Toc36553042</vt:lpwstr>
      </vt:variant>
      <vt:variant>
        <vt:i4>1376305</vt:i4>
      </vt:variant>
      <vt:variant>
        <vt:i4>284</vt:i4>
      </vt:variant>
      <vt:variant>
        <vt:i4>0</vt:i4>
      </vt:variant>
      <vt:variant>
        <vt:i4>5</vt:i4>
      </vt:variant>
      <vt:variant>
        <vt:lpwstr/>
      </vt:variant>
      <vt:variant>
        <vt:lpwstr>_Toc36553041</vt:lpwstr>
      </vt:variant>
      <vt:variant>
        <vt:i4>1310769</vt:i4>
      </vt:variant>
      <vt:variant>
        <vt:i4>278</vt:i4>
      </vt:variant>
      <vt:variant>
        <vt:i4>0</vt:i4>
      </vt:variant>
      <vt:variant>
        <vt:i4>5</vt:i4>
      </vt:variant>
      <vt:variant>
        <vt:lpwstr/>
      </vt:variant>
      <vt:variant>
        <vt:lpwstr>_Toc36553040</vt:lpwstr>
      </vt:variant>
      <vt:variant>
        <vt:i4>1900598</vt:i4>
      </vt:variant>
      <vt:variant>
        <vt:i4>272</vt:i4>
      </vt:variant>
      <vt:variant>
        <vt:i4>0</vt:i4>
      </vt:variant>
      <vt:variant>
        <vt:i4>5</vt:i4>
      </vt:variant>
      <vt:variant>
        <vt:lpwstr/>
      </vt:variant>
      <vt:variant>
        <vt:lpwstr>_Toc36553039</vt:lpwstr>
      </vt:variant>
      <vt:variant>
        <vt:i4>1835062</vt:i4>
      </vt:variant>
      <vt:variant>
        <vt:i4>266</vt:i4>
      </vt:variant>
      <vt:variant>
        <vt:i4>0</vt:i4>
      </vt:variant>
      <vt:variant>
        <vt:i4>5</vt:i4>
      </vt:variant>
      <vt:variant>
        <vt:lpwstr/>
      </vt:variant>
      <vt:variant>
        <vt:lpwstr>_Toc36553038</vt:lpwstr>
      </vt:variant>
      <vt:variant>
        <vt:i4>1245238</vt:i4>
      </vt:variant>
      <vt:variant>
        <vt:i4>260</vt:i4>
      </vt:variant>
      <vt:variant>
        <vt:i4>0</vt:i4>
      </vt:variant>
      <vt:variant>
        <vt:i4>5</vt:i4>
      </vt:variant>
      <vt:variant>
        <vt:lpwstr/>
      </vt:variant>
      <vt:variant>
        <vt:lpwstr>_Toc36553037</vt:lpwstr>
      </vt:variant>
      <vt:variant>
        <vt:i4>1179702</vt:i4>
      </vt:variant>
      <vt:variant>
        <vt:i4>254</vt:i4>
      </vt:variant>
      <vt:variant>
        <vt:i4>0</vt:i4>
      </vt:variant>
      <vt:variant>
        <vt:i4>5</vt:i4>
      </vt:variant>
      <vt:variant>
        <vt:lpwstr/>
      </vt:variant>
      <vt:variant>
        <vt:lpwstr>_Toc36553036</vt:lpwstr>
      </vt:variant>
      <vt:variant>
        <vt:i4>1114166</vt:i4>
      </vt:variant>
      <vt:variant>
        <vt:i4>248</vt:i4>
      </vt:variant>
      <vt:variant>
        <vt:i4>0</vt:i4>
      </vt:variant>
      <vt:variant>
        <vt:i4>5</vt:i4>
      </vt:variant>
      <vt:variant>
        <vt:lpwstr/>
      </vt:variant>
      <vt:variant>
        <vt:lpwstr>_Toc36553035</vt:lpwstr>
      </vt:variant>
      <vt:variant>
        <vt:i4>1048630</vt:i4>
      </vt:variant>
      <vt:variant>
        <vt:i4>242</vt:i4>
      </vt:variant>
      <vt:variant>
        <vt:i4>0</vt:i4>
      </vt:variant>
      <vt:variant>
        <vt:i4>5</vt:i4>
      </vt:variant>
      <vt:variant>
        <vt:lpwstr/>
      </vt:variant>
      <vt:variant>
        <vt:lpwstr>_Toc36553034</vt:lpwstr>
      </vt:variant>
      <vt:variant>
        <vt:i4>1507382</vt:i4>
      </vt:variant>
      <vt:variant>
        <vt:i4>236</vt:i4>
      </vt:variant>
      <vt:variant>
        <vt:i4>0</vt:i4>
      </vt:variant>
      <vt:variant>
        <vt:i4>5</vt:i4>
      </vt:variant>
      <vt:variant>
        <vt:lpwstr/>
      </vt:variant>
      <vt:variant>
        <vt:lpwstr>_Toc36553033</vt:lpwstr>
      </vt:variant>
      <vt:variant>
        <vt:i4>1441846</vt:i4>
      </vt:variant>
      <vt:variant>
        <vt:i4>230</vt:i4>
      </vt:variant>
      <vt:variant>
        <vt:i4>0</vt:i4>
      </vt:variant>
      <vt:variant>
        <vt:i4>5</vt:i4>
      </vt:variant>
      <vt:variant>
        <vt:lpwstr/>
      </vt:variant>
      <vt:variant>
        <vt:lpwstr>_Toc36553032</vt:lpwstr>
      </vt:variant>
      <vt:variant>
        <vt:i4>1376310</vt:i4>
      </vt:variant>
      <vt:variant>
        <vt:i4>224</vt:i4>
      </vt:variant>
      <vt:variant>
        <vt:i4>0</vt:i4>
      </vt:variant>
      <vt:variant>
        <vt:i4>5</vt:i4>
      </vt:variant>
      <vt:variant>
        <vt:lpwstr/>
      </vt:variant>
      <vt:variant>
        <vt:lpwstr>_Toc36553031</vt:lpwstr>
      </vt:variant>
      <vt:variant>
        <vt:i4>1310774</vt:i4>
      </vt:variant>
      <vt:variant>
        <vt:i4>218</vt:i4>
      </vt:variant>
      <vt:variant>
        <vt:i4>0</vt:i4>
      </vt:variant>
      <vt:variant>
        <vt:i4>5</vt:i4>
      </vt:variant>
      <vt:variant>
        <vt:lpwstr/>
      </vt:variant>
      <vt:variant>
        <vt:lpwstr>_Toc36553030</vt:lpwstr>
      </vt:variant>
      <vt:variant>
        <vt:i4>1900599</vt:i4>
      </vt:variant>
      <vt:variant>
        <vt:i4>212</vt:i4>
      </vt:variant>
      <vt:variant>
        <vt:i4>0</vt:i4>
      </vt:variant>
      <vt:variant>
        <vt:i4>5</vt:i4>
      </vt:variant>
      <vt:variant>
        <vt:lpwstr/>
      </vt:variant>
      <vt:variant>
        <vt:lpwstr>_Toc36553029</vt:lpwstr>
      </vt:variant>
      <vt:variant>
        <vt:i4>1835063</vt:i4>
      </vt:variant>
      <vt:variant>
        <vt:i4>206</vt:i4>
      </vt:variant>
      <vt:variant>
        <vt:i4>0</vt:i4>
      </vt:variant>
      <vt:variant>
        <vt:i4>5</vt:i4>
      </vt:variant>
      <vt:variant>
        <vt:lpwstr/>
      </vt:variant>
      <vt:variant>
        <vt:lpwstr>_Toc36553028</vt:lpwstr>
      </vt:variant>
      <vt:variant>
        <vt:i4>1245239</vt:i4>
      </vt:variant>
      <vt:variant>
        <vt:i4>200</vt:i4>
      </vt:variant>
      <vt:variant>
        <vt:i4>0</vt:i4>
      </vt:variant>
      <vt:variant>
        <vt:i4>5</vt:i4>
      </vt:variant>
      <vt:variant>
        <vt:lpwstr/>
      </vt:variant>
      <vt:variant>
        <vt:lpwstr>_Toc36553027</vt:lpwstr>
      </vt:variant>
      <vt:variant>
        <vt:i4>1179703</vt:i4>
      </vt:variant>
      <vt:variant>
        <vt:i4>194</vt:i4>
      </vt:variant>
      <vt:variant>
        <vt:i4>0</vt:i4>
      </vt:variant>
      <vt:variant>
        <vt:i4>5</vt:i4>
      </vt:variant>
      <vt:variant>
        <vt:lpwstr/>
      </vt:variant>
      <vt:variant>
        <vt:lpwstr>_Toc36553026</vt:lpwstr>
      </vt:variant>
      <vt:variant>
        <vt:i4>1114167</vt:i4>
      </vt:variant>
      <vt:variant>
        <vt:i4>188</vt:i4>
      </vt:variant>
      <vt:variant>
        <vt:i4>0</vt:i4>
      </vt:variant>
      <vt:variant>
        <vt:i4>5</vt:i4>
      </vt:variant>
      <vt:variant>
        <vt:lpwstr/>
      </vt:variant>
      <vt:variant>
        <vt:lpwstr>_Toc36553025</vt:lpwstr>
      </vt:variant>
      <vt:variant>
        <vt:i4>1048631</vt:i4>
      </vt:variant>
      <vt:variant>
        <vt:i4>182</vt:i4>
      </vt:variant>
      <vt:variant>
        <vt:i4>0</vt:i4>
      </vt:variant>
      <vt:variant>
        <vt:i4>5</vt:i4>
      </vt:variant>
      <vt:variant>
        <vt:lpwstr/>
      </vt:variant>
      <vt:variant>
        <vt:lpwstr>_Toc36553024</vt:lpwstr>
      </vt:variant>
      <vt:variant>
        <vt:i4>1507383</vt:i4>
      </vt:variant>
      <vt:variant>
        <vt:i4>176</vt:i4>
      </vt:variant>
      <vt:variant>
        <vt:i4>0</vt:i4>
      </vt:variant>
      <vt:variant>
        <vt:i4>5</vt:i4>
      </vt:variant>
      <vt:variant>
        <vt:lpwstr/>
      </vt:variant>
      <vt:variant>
        <vt:lpwstr>_Toc36553023</vt:lpwstr>
      </vt:variant>
      <vt:variant>
        <vt:i4>1441847</vt:i4>
      </vt:variant>
      <vt:variant>
        <vt:i4>170</vt:i4>
      </vt:variant>
      <vt:variant>
        <vt:i4>0</vt:i4>
      </vt:variant>
      <vt:variant>
        <vt:i4>5</vt:i4>
      </vt:variant>
      <vt:variant>
        <vt:lpwstr/>
      </vt:variant>
      <vt:variant>
        <vt:lpwstr>_Toc36553022</vt:lpwstr>
      </vt:variant>
      <vt:variant>
        <vt:i4>1376311</vt:i4>
      </vt:variant>
      <vt:variant>
        <vt:i4>164</vt:i4>
      </vt:variant>
      <vt:variant>
        <vt:i4>0</vt:i4>
      </vt:variant>
      <vt:variant>
        <vt:i4>5</vt:i4>
      </vt:variant>
      <vt:variant>
        <vt:lpwstr/>
      </vt:variant>
      <vt:variant>
        <vt:lpwstr>_Toc36553021</vt:lpwstr>
      </vt:variant>
      <vt:variant>
        <vt:i4>1310775</vt:i4>
      </vt:variant>
      <vt:variant>
        <vt:i4>158</vt:i4>
      </vt:variant>
      <vt:variant>
        <vt:i4>0</vt:i4>
      </vt:variant>
      <vt:variant>
        <vt:i4>5</vt:i4>
      </vt:variant>
      <vt:variant>
        <vt:lpwstr/>
      </vt:variant>
      <vt:variant>
        <vt:lpwstr>_Toc36553020</vt:lpwstr>
      </vt:variant>
      <vt:variant>
        <vt:i4>1900596</vt:i4>
      </vt:variant>
      <vt:variant>
        <vt:i4>152</vt:i4>
      </vt:variant>
      <vt:variant>
        <vt:i4>0</vt:i4>
      </vt:variant>
      <vt:variant>
        <vt:i4>5</vt:i4>
      </vt:variant>
      <vt:variant>
        <vt:lpwstr/>
      </vt:variant>
      <vt:variant>
        <vt:lpwstr>_Toc36553019</vt:lpwstr>
      </vt:variant>
      <vt:variant>
        <vt:i4>1835060</vt:i4>
      </vt:variant>
      <vt:variant>
        <vt:i4>146</vt:i4>
      </vt:variant>
      <vt:variant>
        <vt:i4>0</vt:i4>
      </vt:variant>
      <vt:variant>
        <vt:i4>5</vt:i4>
      </vt:variant>
      <vt:variant>
        <vt:lpwstr/>
      </vt:variant>
      <vt:variant>
        <vt:lpwstr>_Toc36553018</vt:lpwstr>
      </vt:variant>
      <vt:variant>
        <vt:i4>1245236</vt:i4>
      </vt:variant>
      <vt:variant>
        <vt:i4>140</vt:i4>
      </vt:variant>
      <vt:variant>
        <vt:i4>0</vt:i4>
      </vt:variant>
      <vt:variant>
        <vt:i4>5</vt:i4>
      </vt:variant>
      <vt:variant>
        <vt:lpwstr/>
      </vt:variant>
      <vt:variant>
        <vt:lpwstr>_Toc36553017</vt:lpwstr>
      </vt:variant>
      <vt:variant>
        <vt:i4>1179700</vt:i4>
      </vt:variant>
      <vt:variant>
        <vt:i4>134</vt:i4>
      </vt:variant>
      <vt:variant>
        <vt:i4>0</vt:i4>
      </vt:variant>
      <vt:variant>
        <vt:i4>5</vt:i4>
      </vt:variant>
      <vt:variant>
        <vt:lpwstr/>
      </vt:variant>
      <vt:variant>
        <vt:lpwstr>_Toc36553016</vt:lpwstr>
      </vt:variant>
      <vt:variant>
        <vt:i4>1114164</vt:i4>
      </vt:variant>
      <vt:variant>
        <vt:i4>128</vt:i4>
      </vt:variant>
      <vt:variant>
        <vt:i4>0</vt:i4>
      </vt:variant>
      <vt:variant>
        <vt:i4>5</vt:i4>
      </vt:variant>
      <vt:variant>
        <vt:lpwstr/>
      </vt:variant>
      <vt:variant>
        <vt:lpwstr>_Toc36553015</vt:lpwstr>
      </vt:variant>
      <vt:variant>
        <vt:i4>1048628</vt:i4>
      </vt:variant>
      <vt:variant>
        <vt:i4>122</vt:i4>
      </vt:variant>
      <vt:variant>
        <vt:i4>0</vt:i4>
      </vt:variant>
      <vt:variant>
        <vt:i4>5</vt:i4>
      </vt:variant>
      <vt:variant>
        <vt:lpwstr/>
      </vt:variant>
      <vt:variant>
        <vt:lpwstr>_Toc36553014</vt:lpwstr>
      </vt:variant>
      <vt:variant>
        <vt:i4>1507380</vt:i4>
      </vt:variant>
      <vt:variant>
        <vt:i4>116</vt:i4>
      </vt:variant>
      <vt:variant>
        <vt:i4>0</vt:i4>
      </vt:variant>
      <vt:variant>
        <vt:i4>5</vt:i4>
      </vt:variant>
      <vt:variant>
        <vt:lpwstr/>
      </vt:variant>
      <vt:variant>
        <vt:lpwstr>_Toc36553013</vt:lpwstr>
      </vt:variant>
      <vt:variant>
        <vt:i4>1441844</vt:i4>
      </vt:variant>
      <vt:variant>
        <vt:i4>110</vt:i4>
      </vt:variant>
      <vt:variant>
        <vt:i4>0</vt:i4>
      </vt:variant>
      <vt:variant>
        <vt:i4>5</vt:i4>
      </vt:variant>
      <vt:variant>
        <vt:lpwstr/>
      </vt:variant>
      <vt:variant>
        <vt:lpwstr>_Toc36553012</vt:lpwstr>
      </vt:variant>
      <vt:variant>
        <vt:i4>1376308</vt:i4>
      </vt:variant>
      <vt:variant>
        <vt:i4>104</vt:i4>
      </vt:variant>
      <vt:variant>
        <vt:i4>0</vt:i4>
      </vt:variant>
      <vt:variant>
        <vt:i4>5</vt:i4>
      </vt:variant>
      <vt:variant>
        <vt:lpwstr/>
      </vt:variant>
      <vt:variant>
        <vt:lpwstr>_Toc36553011</vt:lpwstr>
      </vt:variant>
      <vt:variant>
        <vt:i4>1310772</vt:i4>
      </vt:variant>
      <vt:variant>
        <vt:i4>98</vt:i4>
      </vt:variant>
      <vt:variant>
        <vt:i4>0</vt:i4>
      </vt:variant>
      <vt:variant>
        <vt:i4>5</vt:i4>
      </vt:variant>
      <vt:variant>
        <vt:lpwstr/>
      </vt:variant>
      <vt:variant>
        <vt:lpwstr>_Toc36553010</vt:lpwstr>
      </vt:variant>
      <vt:variant>
        <vt:i4>1900597</vt:i4>
      </vt:variant>
      <vt:variant>
        <vt:i4>92</vt:i4>
      </vt:variant>
      <vt:variant>
        <vt:i4>0</vt:i4>
      </vt:variant>
      <vt:variant>
        <vt:i4>5</vt:i4>
      </vt:variant>
      <vt:variant>
        <vt:lpwstr/>
      </vt:variant>
      <vt:variant>
        <vt:lpwstr>_Toc36553009</vt:lpwstr>
      </vt:variant>
      <vt:variant>
        <vt:i4>1835061</vt:i4>
      </vt:variant>
      <vt:variant>
        <vt:i4>86</vt:i4>
      </vt:variant>
      <vt:variant>
        <vt:i4>0</vt:i4>
      </vt:variant>
      <vt:variant>
        <vt:i4>5</vt:i4>
      </vt:variant>
      <vt:variant>
        <vt:lpwstr/>
      </vt:variant>
      <vt:variant>
        <vt:lpwstr>_Toc36553008</vt:lpwstr>
      </vt:variant>
      <vt:variant>
        <vt:i4>1245237</vt:i4>
      </vt:variant>
      <vt:variant>
        <vt:i4>80</vt:i4>
      </vt:variant>
      <vt:variant>
        <vt:i4>0</vt:i4>
      </vt:variant>
      <vt:variant>
        <vt:i4>5</vt:i4>
      </vt:variant>
      <vt:variant>
        <vt:lpwstr/>
      </vt:variant>
      <vt:variant>
        <vt:lpwstr>_Toc36553007</vt:lpwstr>
      </vt:variant>
      <vt:variant>
        <vt:i4>1179701</vt:i4>
      </vt:variant>
      <vt:variant>
        <vt:i4>74</vt:i4>
      </vt:variant>
      <vt:variant>
        <vt:i4>0</vt:i4>
      </vt:variant>
      <vt:variant>
        <vt:i4>5</vt:i4>
      </vt:variant>
      <vt:variant>
        <vt:lpwstr/>
      </vt:variant>
      <vt:variant>
        <vt:lpwstr>_Toc36553006</vt:lpwstr>
      </vt:variant>
      <vt:variant>
        <vt:i4>1114165</vt:i4>
      </vt:variant>
      <vt:variant>
        <vt:i4>68</vt:i4>
      </vt:variant>
      <vt:variant>
        <vt:i4>0</vt:i4>
      </vt:variant>
      <vt:variant>
        <vt:i4>5</vt:i4>
      </vt:variant>
      <vt:variant>
        <vt:lpwstr/>
      </vt:variant>
      <vt:variant>
        <vt:lpwstr>_Toc36553005</vt:lpwstr>
      </vt:variant>
      <vt:variant>
        <vt:i4>1048629</vt:i4>
      </vt:variant>
      <vt:variant>
        <vt:i4>62</vt:i4>
      </vt:variant>
      <vt:variant>
        <vt:i4>0</vt:i4>
      </vt:variant>
      <vt:variant>
        <vt:i4>5</vt:i4>
      </vt:variant>
      <vt:variant>
        <vt:lpwstr/>
      </vt:variant>
      <vt:variant>
        <vt:lpwstr>_Toc36553004</vt:lpwstr>
      </vt:variant>
      <vt:variant>
        <vt:i4>1507381</vt:i4>
      </vt:variant>
      <vt:variant>
        <vt:i4>56</vt:i4>
      </vt:variant>
      <vt:variant>
        <vt:i4>0</vt:i4>
      </vt:variant>
      <vt:variant>
        <vt:i4>5</vt:i4>
      </vt:variant>
      <vt:variant>
        <vt:lpwstr/>
      </vt:variant>
      <vt:variant>
        <vt:lpwstr>_Toc36553003</vt:lpwstr>
      </vt:variant>
      <vt:variant>
        <vt:i4>1441845</vt:i4>
      </vt:variant>
      <vt:variant>
        <vt:i4>50</vt:i4>
      </vt:variant>
      <vt:variant>
        <vt:i4>0</vt:i4>
      </vt:variant>
      <vt:variant>
        <vt:i4>5</vt:i4>
      </vt:variant>
      <vt:variant>
        <vt:lpwstr/>
      </vt:variant>
      <vt:variant>
        <vt:lpwstr>_Toc36553002</vt:lpwstr>
      </vt:variant>
      <vt:variant>
        <vt:i4>1376309</vt:i4>
      </vt:variant>
      <vt:variant>
        <vt:i4>44</vt:i4>
      </vt:variant>
      <vt:variant>
        <vt:i4>0</vt:i4>
      </vt:variant>
      <vt:variant>
        <vt:i4>5</vt:i4>
      </vt:variant>
      <vt:variant>
        <vt:lpwstr/>
      </vt:variant>
      <vt:variant>
        <vt:lpwstr>_Toc36553001</vt:lpwstr>
      </vt:variant>
      <vt:variant>
        <vt:i4>1310773</vt:i4>
      </vt:variant>
      <vt:variant>
        <vt:i4>38</vt:i4>
      </vt:variant>
      <vt:variant>
        <vt:i4>0</vt:i4>
      </vt:variant>
      <vt:variant>
        <vt:i4>5</vt:i4>
      </vt:variant>
      <vt:variant>
        <vt:lpwstr/>
      </vt:variant>
      <vt:variant>
        <vt:lpwstr>_Toc36553000</vt:lpwstr>
      </vt:variant>
      <vt:variant>
        <vt:i4>1310781</vt:i4>
      </vt:variant>
      <vt:variant>
        <vt:i4>32</vt:i4>
      </vt:variant>
      <vt:variant>
        <vt:i4>0</vt:i4>
      </vt:variant>
      <vt:variant>
        <vt:i4>5</vt:i4>
      </vt:variant>
      <vt:variant>
        <vt:lpwstr/>
      </vt:variant>
      <vt:variant>
        <vt:lpwstr>_Toc36552999</vt:lpwstr>
      </vt:variant>
      <vt:variant>
        <vt:i4>1376317</vt:i4>
      </vt:variant>
      <vt:variant>
        <vt:i4>26</vt:i4>
      </vt:variant>
      <vt:variant>
        <vt:i4>0</vt:i4>
      </vt:variant>
      <vt:variant>
        <vt:i4>5</vt:i4>
      </vt:variant>
      <vt:variant>
        <vt:lpwstr/>
      </vt:variant>
      <vt:variant>
        <vt:lpwstr>_Toc36552998</vt:lpwstr>
      </vt:variant>
      <vt:variant>
        <vt:i4>1703997</vt:i4>
      </vt:variant>
      <vt:variant>
        <vt:i4>20</vt:i4>
      </vt:variant>
      <vt:variant>
        <vt:i4>0</vt:i4>
      </vt:variant>
      <vt:variant>
        <vt:i4>5</vt:i4>
      </vt:variant>
      <vt:variant>
        <vt:lpwstr/>
      </vt:variant>
      <vt:variant>
        <vt:lpwstr>_Toc36552997</vt:lpwstr>
      </vt:variant>
      <vt:variant>
        <vt:i4>1769533</vt:i4>
      </vt:variant>
      <vt:variant>
        <vt:i4>14</vt:i4>
      </vt:variant>
      <vt:variant>
        <vt:i4>0</vt:i4>
      </vt:variant>
      <vt:variant>
        <vt:i4>5</vt:i4>
      </vt:variant>
      <vt:variant>
        <vt:lpwstr/>
      </vt:variant>
      <vt:variant>
        <vt:lpwstr>_Toc36552996</vt:lpwstr>
      </vt:variant>
      <vt:variant>
        <vt:i4>1572925</vt:i4>
      </vt:variant>
      <vt:variant>
        <vt:i4>8</vt:i4>
      </vt:variant>
      <vt:variant>
        <vt:i4>0</vt:i4>
      </vt:variant>
      <vt:variant>
        <vt:i4>5</vt:i4>
      </vt:variant>
      <vt:variant>
        <vt:lpwstr/>
      </vt:variant>
      <vt:variant>
        <vt:lpwstr>_Toc36552995</vt:lpwstr>
      </vt:variant>
      <vt:variant>
        <vt:i4>1638461</vt:i4>
      </vt:variant>
      <vt:variant>
        <vt:i4>2</vt:i4>
      </vt:variant>
      <vt:variant>
        <vt:i4>0</vt:i4>
      </vt:variant>
      <vt:variant>
        <vt:i4>5</vt:i4>
      </vt:variant>
      <vt:variant>
        <vt:lpwstr/>
      </vt:variant>
      <vt:variant>
        <vt:lpwstr>_Toc36552994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Functional Specification</dc:subject>
  <dc:creator/>
  <cp:keywords>MAS; FSD; GIPS</cp:keywords>
  <dc:description/>
  <cp:lastModifiedBy>Sophia TAN (MAS)</cp:lastModifiedBy>
  <cp:revision>5060</cp:revision>
  <cp:lastPrinted>2011-12-16T05:38:00Z</cp:lastPrinted>
  <dcterms:created xsi:type="dcterms:W3CDTF">2025-11-17T02:50:00Z</dcterms:created>
  <dcterms:modified xsi:type="dcterms:W3CDTF">2026-01-16T17:41:00Z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ContentTypeId">
    <vt:lpwstr>0x0101003618E443DE96424ABE734F4442FBF2B30100639707F575319647A6D308C510BCB483</vt:lpwstr>
  </property>
  <property fmtid="{D5CDD505-2E9C-101B-9397-08002B2CF9AE}" pid="4" name="Order">
    <vt:r8>4400</vt:r8>
  </property>
  <property fmtid="{D5CDD505-2E9C-101B-9397-08002B2CF9AE}" pid="5" name="kfb1d384101645d79dfb3e1eb6303efc">
    <vt:lpwstr>Grey|778f26c3-9f41-4f7d-b9d4-2a8b7f55c521</vt:lpwstr>
  </property>
  <property fmtid="{D5CDD505-2E9C-101B-9397-08002B2CF9AE}" pid="6" name="Projects">
    <vt:lpwstr/>
  </property>
  <property fmtid="{D5CDD505-2E9C-101B-9397-08002B2CF9AE}" pid="7" name="Title0">
    <vt:lpwstr>MAS - GIPS</vt:lpwstr>
  </property>
  <property fmtid="{D5CDD505-2E9C-101B-9397-08002B2CF9AE}" pid="8" name="xd_ProgID">
    <vt:lpwstr/>
  </property>
  <property fmtid="{D5CDD505-2E9C-101B-9397-08002B2CF9AE}" pid="9" name="Geographical">
    <vt:lpwstr/>
  </property>
  <property fmtid="{D5CDD505-2E9C-101B-9397-08002B2CF9AE}" pid="10" name="o1bc9418e5f14cc08546fd3687d4faf2">
    <vt:lpwstr>ITD-PMO ＆ Business Partners Unit|27ff17e4-cf27-4f7b-89cc-992740645f64</vt:lpwstr>
  </property>
  <property fmtid="{D5CDD505-2E9C-101B-9397-08002B2CF9AE}" pid="11" name="TemplateUrl">
    <vt:lpwstr/>
  </property>
  <property fmtid="{D5CDD505-2E9C-101B-9397-08002B2CF9AE}" pid="12" name="Subjects">
    <vt:lpwstr/>
  </property>
  <property fmtid="{D5CDD505-2E9C-101B-9397-08002B2CF9AE}" pid="13" name="Events">
    <vt:lpwstr/>
  </property>
  <property fmtid="{D5CDD505-2E9C-101B-9397-08002B2CF9AE}" pid="14" name="Organisations">
    <vt:lpwstr/>
  </property>
  <property fmtid="{D5CDD505-2E9C-101B-9397-08002B2CF9AE}" pid="15" name="Business Functions">
    <vt:lpwstr>5;#Monetary and Domestic Markets Management|2a7d5b88-6bf1-45f1-86e4-16940b278451</vt:lpwstr>
  </property>
  <property fmtid="{D5CDD505-2E9C-101B-9397-08002B2CF9AE}" pid="16" name="Divisions">
    <vt:lpwstr>91;#ITD-PMO ＆ Business Partners Unit|27ff17e4-cf27-4f7b-89cc-992740645f64</vt:lpwstr>
  </property>
  <property fmtid="{D5CDD505-2E9C-101B-9397-08002B2CF9AE}" pid="17" name="Document Type">
    <vt:lpwstr>2;#Reference Materials|3f315016-5303-4a8c-924f-0d81ba7cd31b</vt:lpwstr>
  </property>
  <property fmtid="{D5CDD505-2E9C-101B-9397-08002B2CF9AE}" pid="18" name="Security Classification">
    <vt:lpwstr>6;#Restricted|86c47f45-3406-42c4-a9a0-f1318f859c90</vt:lpwstr>
  </property>
  <property fmtid="{D5CDD505-2E9C-101B-9397-08002B2CF9AE}" pid="19" name="_dlc_DocIdItemGuid">
    <vt:lpwstr>3e5fcd4e-de72-4ff6-800a-d7196a47c377</vt:lpwstr>
  </property>
  <property fmtid="{D5CDD505-2E9C-101B-9397-08002B2CF9AE}" pid="20" name="CTG_x0020_Classification">
    <vt:lpwstr/>
  </property>
  <property fmtid="{D5CDD505-2E9C-101B-9397-08002B2CF9AE}" pid="21" name="Title is sensitive">
    <vt:bool>false</vt:bool>
  </property>
  <property fmtid="{D5CDD505-2E9C-101B-9397-08002B2CF9AE}" pid="22" name="Remarks">
    <vt:lpwstr/>
  </property>
  <property fmtid="{D5CDD505-2E9C-101B-9397-08002B2CF9AE}" pid="23" name="IconOverlay">
    <vt:lpwstr/>
  </property>
  <property fmtid="{D5CDD505-2E9C-101B-9397-08002B2CF9AE}" pid="24" name="CTG Classification">
    <vt:lpwstr>14;#Grey|778f26c3-9f41-4f7d-b9d4-2a8b7f55c521</vt:lpwstr>
  </property>
  <property fmtid="{D5CDD505-2E9C-101B-9397-08002B2CF9AE}" pid="25" name="MSIP_Label_54803508-8490-4252-b331-d9b72689e942_Enabled">
    <vt:lpwstr>true</vt:lpwstr>
  </property>
  <property fmtid="{D5CDD505-2E9C-101B-9397-08002B2CF9AE}" pid="26" name="MSIP_Label_54803508-8490-4252-b331-d9b72689e942_SetDate">
    <vt:lpwstr>2025-10-13T10:06:56Z</vt:lpwstr>
  </property>
  <property fmtid="{D5CDD505-2E9C-101B-9397-08002B2CF9AE}" pid="27" name="MSIP_Label_54803508-8490-4252-b331-d9b72689e942_Method">
    <vt:lpwstr>Privileged</vt:lpwstr>
  </property>
  <property fmtid="{D5CDD505-2E9C-101B-9397-08002B2CF9AE}" pid="28" name="MSIP_Label_54803508-8490-4252-b331-d9b72689e942_Name">
    <vt:lpwstr>Non Sensitive_0</vt:lpwstr>
  </property>
  <property fmtid="{D5CDD505-2E9C-101B-9397-08002B2CF9AE}" pid="29" name="MSIP_Label_54803508-8490-4252-b331-d9b72689e942_SiteId">
    <vt:lpwstr>0b11c524-9a1c-4e1b-84cb-6336aefc2243</vt:lpwstr>
  </property>
  <property fmtid="{D5CDD505-2E9C-101B-9397-08002B2CF9AE}" pid="30" name="MSIP_Label_54803508-8490-4252-b331-d9b72689e942_ActionId">
    <vt:lpwstr>442e769f-34d2-4780-8060-c3eeb02c87c7</vt:lpwstr>
  </property>
  <property fmtid="{D5CDD505-2E9C-101B-9397-08002B2CF9AE}" pid="31" name="MSIP_Label_54803508-8490-4252-b331-d9b72689e942_ContentBits">
    <vt:lpwstr>0</vt:lpwstr>
  </property>
  <property fmtid="{D5CDD505-2E9C-101B-9397-08002B2CF9AE}" pid="32" name="MSIP_Label_54803508-8490-4252-b331-d9b72689e942_Tag">
    <vt:lpwstr>10, 0, 1, 1</vt:lpwstr>
  </property>
</Properties>
</file>