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D02F7" w14:textId="5E8B260D" w:rsidR="00622A7F" w:rsidRPr="007C7C7F" w:rsidRDefault="00C12056" w:rsidP="003F1708">
      <w:bookmarkStart w:id="0" w:name="_Hlk215670226"/>
      <w:bookmarkEnd w:id="0"/>
      <w:r>
        <w:tab/>
      </w:r>
    </w:p>
    <w:p w14:paraId="4B01B580" w14:textId="1CEEFA15" w:rsidR="00622A7F" w:rsidRPr="007C7C7F" w:rsidRDefault="00622A7F" w:rsidP="003F1708"/>
    <w:p w14:paraId="69D65569" w14:textId="77777777" w:rsidR="00622A7F" w:rsidRPr="007C7C7F" w:rsidRDefault="00622A7F" w:rsidP="003F1708"/>
    <w:p w14:paraId="79487354" w14:textId="77777777" w:rsidR="00622A7F" w:rsidRPr="007C7C7F" w:rsidRDefault="00622A7F" w:rsidP="003F1708"/>
    <w:p w14:paraId="29DC91D9" w14:textId="77777777" w:rsidR="00622A7F" w:rsidRPr="007C7C7F" w:rsidRDefault="00622A7F" w:rsidP="003F1708"/>
    <w:p w14:paraId="16418BAA" w14:textId="77777777" w:rsidR="00622A7F" w:rsidRPr="007C7C7F" w:rsidRDefault="00622A7F" w:rsidP="003F1708"/>
    <w:p w14:paraId="1862FCEE" w14:textId="77777777" w:rsidR="00622A7F" w:rsidRPr="007C7C7F" w:rsidRDefault="00622A7F" w:rsidP="003F1708"/>
    <w:p w14:paraId="6BC99A84" w14:textId="6AC1E25A" w:rsidR="00622A7F" w:rsidRPr="007C7C7F" w:rsidRDefault="00622A7F" w:rsidP="007C7C7F">
      <w:pPr>
        <w:pStyle w:val="Title"/>
      </w:pPr>
      <w:r w:rsidRPr="007C7C7F">
        <w:t>Functional Specification Document</w:t>
      </w:r>
    </w:p>
    <w:p w14:paraId="2DDEADF0" w14:textId="2B158EE2" w:rsidR="00622A7F" w:rsidRPr="007C7C7F" w:rsidRDefault="00622A7F" w:rsidP="007C7C7F">
      <w:pPr>
        <w:pStyle w:val="Subtitle"/>
      </w:pPr>
      <w:r w:rsidRPr="007C7C7F">
        <w:t>OMEGA – Open Market Execution Gateway</w:t>
      </w:r>
    </w:p>
    <w:p w14:paraId="34CC5DD5" w14:textId="47A5DFE9" w:rsidR="00622A7F" w:rsidRPr="007C7C7F" w:rsidRDefault="009454A8" w:rsidP="007C7C7F">
      <w:pPr>
        <w:pStyle w:val="Subtitle"/>
      </w:pPr>
      <w:r>
        <w:t>Announcement</w:t>
      </w:r>
    </w:p>
    <w:p w14:paraId="58441432" w14:textId="41B0DBC9" w:rsidR="00622A7F" w:rsidRPr="007C7C7F" w:rsidRDefault="00622A7F" w:rsidP="00622A7F">
      <w:pPr>
        <w:pStyle w:val="Subtitle"/>
        <w:sectPr w:rsidR="00622A7F" w:rsidRPr="007C7C7F" w:rsidSect="000D68BA">
          <w:headerReference w:type="default" r:id="rId13"/>
          <w:footerReference w:type="default" r:id="rId14"/>
          <w:pgSz w:w="12240" w:h="15840"/>
          <w:pgMar w:top="1440" w:right="720" w:bottom="1440" w:left="720" w:header="720" w:footer="720" w:gutter="0"/>
          <w:cols w:space="720"/>
          <w:docGrid w:linePitch="360"/>
        </w:sectPr>
      </w:pPr>
      <w:r w:rsidRPr="007C7C7F">
        <w:t>v0.0</w:t>
      </w:r>
      <w:ins w:id="5" w:author="Eugene CHEONG from.TOPPAN (MAS)" w:date="2025-12-31T09:12:00Z" w16du:dateUtc="2025-12-31T01:12:00Z">
        <w:r w:rsidR="00BA583B">
          <w:t>2</w:t>
        </w:r>
      </w:ins>
      <w:del w:id="6" w:author="Eugene CHEONG from.TOPPAN (MAS)" w:date="2025-12-31T09:12:00Z" w16du:dateUtc="2025-12-31T01:12:00Z">
        <w:r w:rsidR="003753D3" w:rsidDel="00BA583B">
          <w:delText>1</w:delText>
        </w:r>
      </w:del>
    </w:p>
    <w:p w14:paraId="32894D98" w14:textId="77777777" w:rsidR="000D68BA" w:rsidRPr="007C7C7F" w:rsidRDefault="000D68BA" w:rsidP="003F1708"/>
    <w:p w14:paraId="1247050B" w14:textId="2FE6564B" w:rsidR="000D68BA" w:rsidRPr="007C7C7F" w:rsidRDefault="000D68BA" w:rsidP="003F1708">
      <w:pPr>
        <w:rPr>
          <w:b/>
          <w:bCs/>
          <w:sz w:val="28"/>
          <w:szCs w:val="28"/>
        </w:rPr>
      </w:pPr>
      <w:r w:rsidRPr="007C7C7F">
        <w:rPr>
          <w:b/>
          <w:bCs/>
          <w:sz w:val="28"/>
          <w:szCs w:val="28"/>
        </w:rPr>
        <w:t>Document Control</w:t>
      </w:r>
    </w:p>
    <w:p w14:paraId="16D674EA" w14:textId="77777777" w:rsidR="000D68BA" w:rsidRPr="007C7C7F" w:rsidRDefault="000D68BA" w:rsidP="003F1708">
      <w:pPr>
        <w:rPr>
          <w:b/>
          <w:bCs/>
        </w:rPr>
      </w:pPr>
      <w:r w:rsidRPr="007C7C7F">
        <w:rPr>
          <w:b/>
          <w:bCs/>
        </w:rPr>
        <w:t xml:space="preserve">Revision History </w:t>
      </w:r>
    </w:p>
    <w:tbl>
      <w:tblPr>
        <w:tblStyle w:val="TableGrid"/>
        <w:tblW w:w="0" w:type="auto"/>
        <w:tblLook w:val="04A0" w:firstRow="1" w:lastRow="0" w:firstColumn="1" w:lastColumn="0" w:noHBand="0" w:noVBand="1"/>
      </w:tblPr>
      <w:tblGrid>
        <w:gridCol w:w="1271"/>
        <w:gridCol w:w="1559"/>
        <w:gridCol w:w="4722"/>
        <w:gridCol w:w="2518"/>
      </w:tblGrid>
      <w:tr w:rsidR="000D68BA" w:rsidRPr="007C7C7F" w14:paraId="72431DAB" w14:textId="77777777" w:rsidTr="005E04BE">
        <w:tc>
          <w:tcPr>
            <w:tcW w:w="1271" w:type="dxa"/>
            <w:shd w:val="clear" w:color="auto" w:fill="E7E6E6" w:themeFill="background2"/>
          </w:tcPr>
          <w:p w14:paraId="4F746050" w14:textId="0E6915A1" w:rsidR="000D68BA" w:rsidRPr="007C7C7F" w:rsidRDefault="000D68BA" w:rsidP="00EB4795">
            <w:pPr>
              <w:rPr>
                <w:b/>
                <w:bCs/>
              </w:rPr>
            </w:pPr>
            <w:r w:rsidRPr="007C7C7F">
              <w:rPr>
                <w:b/>
                <w:bCs/>
              </w:rPr>
              <w:t>Revision #</w:t>
            </w:r>
          </w:p>
        </w:tc>
        <w:tc>
          <w:tcPr>
            <w:tcW w:w="1559" w:type="dxa"/>
            <w:shd w:val="clear" w:color="auto" w:fill="E7E6E6" w:themeFill="background2"/>
          </w:tcPr>
          <w:p w14:paraId="3E9FCB6F" w14:textId="205E8575" w:rsidR="000D68BA" w:rsidRPr="007C7C7F" w:rsidRDefault="000D68BA" w:rsidP="00EB4795">
            <w:pPr>
              <w:rPr>
                <w:b/>
                <w:bCs/>
              </w:rPr>
            </w:pPr>
            <w:r w:rsidRPr="007C7C7F">
              <w:rPr>
                <w:b/>
                <w:bCs/>
              </w:rPr>
              <w:t>Release Date</w:t>
            </w:r>
          </w:p>
        </w:tc>
        <w:tc>
          <w:tcPr>
            <w:tcW w:w="4722" w:type="dxa"/>
            <w:shd w:val="clear" w:color="auto" w:fill="E7E6E6" w:themeFill="background2"/>
          </w:tcPr>
          <w:p w14:paraId="134C2A28" w14:textId="04D18932" w:rsidR="000D68BA" w:rsidRPr="007C7C7F" w:rsidRDefault="000D68BA" w:rsidP="00EB4795">
            <w:pPr>
              <w:rPr>
                <w:b/>
                <w:bCs/>
              </w:rPr>
            </w:pPr>
            <w:r w:rsidRPr="007C7C7F">
              <w:rPr>
                <w:b/>
                <w:bCs/>
              </w:rPr>
              <w:t>Summary of Changes</w:t>
            </w:r>
          </w:p>
        </w:tc>
        <w:tc>
          <w:tcPr>
            <w:tcW w:w="2518" w:type="dxa"/>
            <w:shd w:val="clear" w:color="auto" w:fill="E7E6E6" w:themeFill="background2"/>
          </w:tcPr>
          <w:p w14:paraId="6BFA0949" w14:textId="73F07149" w:rsidR="000D68BA" w:rsidRPr="007C7C7F" w:rsidRDefault="000D68BA" w:rsidP="00EB4795">
            <w:pPr>
              <w:rPr>
                <w:b/>
                <w:bCs/>
              </w:rPr>
            </w:pPr>
            <w:r w:rsidRPr="007C7C7F">
              <w:rPr>
                <w:b/>
                <w:bCs/>
              </w:rPr>
              <w:t>Author</w:t>
            </w:r>
          </w:p>
        </w:tc>
      </w:tr>
      <w:tr w:rsidR="000D68BA" w:rsidRPr="007C7C7F" w14:paraId="461AA73F" w14:textId="77777777" w:rsidTr="005E04BE">
        <w:tc>
          <w:tcPr>
            <w:tcW w:w="1271" w:type="dxa"/>
          </w:tcPr>
          <w:p w14:paraId="13D6158C" w14:textId="7EE45D6A" w:rsidR="000D68BA" w:rsidRPr="007C7C7F" w:rsidRDefault="000D68BA" w:rsidP="003F1708">
            <w:r w:rsidRPr="007C7C7F">
              <w:t>0.01</w:t>
            </w:r>
          </w:p>
        </w:tc>
        <w:tc>
          <w:tcPr>
            <w:tcW w:w="1559" w:type="dxa"/>
          </w:tcPr>
          <w:p w14:paraId="1705490B" w14:textId="54312197" w:rsidR="000D68BA" w:rsidRPr="007C7C7F" w:rsidRDefault="000D68BA" w:rsidP="003F1708">
            <w:r w:rsidRPr="007C7C7F">
              <w:t>0</w:t>
            </w:r>
            <w:r w:rsidR="003753D3">
              <w:t>5</w:t>
            </w:r>
            <w:r w:rsidRPr="007C7C7F">
              <w:t xml:space="preserve"> </w:t>
            </w:r>
            <w:r w:rsidR="003753D3">
              <w:t>Dec</w:t>
            </w:r>
            <w:r w:rsidRPr="007C7C7F">
              <w:t xml:space="preserve"> 2025</w:t>
            </w:r>
          </w:p>
        </w:tc>
        <w:tc>
          <w:tcPr>
            <w:tcW w:w="4722" w:type="dxa"/>
          </w:tcPr>
          <w:p w14:paraId="40CFF2C7" w14:textId="56A4D025" w:rsidR="000D68BA" w:rsidRPr="007C7C7F" w:rsidRDefault="000D68BA" w:rsidP="003F1708">
            <w:r w:rsidRPr="007C7C7F">
              <w:t>Initial draft.</w:t>
            </w:r>
          </w:p>
        </w:tc>
        <w:tc>
          <w:tcPr>
            <w:tcW w:w="2518" w:type="dxa"/>
          </w:tcPr>
          <w:p w14:paraId="04A19696" w14:textId="38429F50" w:rsidR="000D68BA" w:rsidRPr="007C7C7F" w:rsidRDefault="000D68BA" w:rsidP="003F1708">
            <w:r w:rsidRPr="007C7C7F">
              <w:t>Eugene Cheong</w:t>
            </w:r>
          </w:p>
        </w:tc>
      </w:tr>
      <w:tr w:rsidR="000D68BA" w:rsidRPr="007C7C7F" w14:paraId="16BB0631" w14:textId="77777777" w:rsidTr="005E04BE">
        <w:tc>
          <w:tcPr>
            <w:tcW w:w="1271" w:type="dxa"/>
          </w:tcPr>
          <w:p w14:paraId="60C8C7C0" w14:textId="5555E862" w:rsidR="000D68BA" w:rsidRPr="007C7C7F" w:rsidRDefault="001E3A39" w:rsidP="003F1708">
            <w:r>
              <w:t>0.02</w:t>
            </w:r>
          </w:p>
        </w:tc>
        <w:tc>
          <w:tcPr>
            <w:tcW w:w="1559" w:type="dxa"/>
          </w:tcPr>
          <w:p w14:paraId="11A4015F" w14:textId="314E19C3" w:rsidR="000D68BA" w:rsidRPr="007C7C7F" w:rsidRDefault="00BA583B" w:rsidP="003F1708">
            <w:ins w:id="7" w:author="Eugene CHEONG from.TOPPAN (MAS)" w:date="2025-12-31T09:12:00Z" w16du:dateUtc="2025-12-31T01:12:00Z">
              <w:r>
                <w:t>31</w:t>
              </w:r>
            </w:ins>
            <w:del w:id="8" w:author="Eugene CHEONG from.TOPPAN (MAS)" w:date="2025-12-31T09:12:00Z" w16du:dateUtc="2025-12-31T01:12:00Z">
              <w:r w:rsidR="001E3A39" w:rsidDel="00BA583B">
                <w:delText>26</w:delText>
              </w:r>
            </w:del>
            <w:r w:rsidR="001E3A39">
              <w:t xml:space="preserve"> Dec 2025</w:t>
            </w:r>
          </w:p>
        </w:tc>
        <w:tc>
          <w:tcPr>
            <w:tcW w:w="4722" w:type="dxa"/>
          </w:tcPr>
          <w:p w14:paraId="347BC08F" w14:textId="3E100C8D" w:rsidR="00CA12BD" w:rsidRDefault="00CA12BD" w:rsidP="00CA12BD">
            <w:r>
              <w:t>Specified options validation between the announcement and MEPS+ fails.</w:t>
            </w:r>
          </w:p>
          <w:p w14:paraId="0A970ED6" w14:textId="1DC62323" w:rsidR="00CA12BD" w:rsidRDefault="00CA12BD" w:rsidP="00CA12BD">
            <w:r>
              <w:t>Specified handling for both secmast.txt and couponrates_sbond.txt validation for SSBs before changing the status of announcement.</w:t>
            </w:r>
          </w:p>
          <w:p w14:paraId="6020D5E5" w14:textId="553EB5ED" w:rsidR="00CA12BD" w:rsidRDefault="00CA12BD" w:rsidP="00CA12BD">
            <w:r>
              <w:t>Updated email distribution from specific user groups (FD/MDD users) to generic "distribution list users".</w:t>
            </w:r>
          </w:p>
          <w:p w14:paraId="66BAAE32" w14:textId="61D6387C" w:rsidR="00CA12BD" w:rsidRDefault="00CA12BD" w:rsidP="00CA12BD">
            <w:r>
              <w:t>Modified UI field display from "Data Pair" to "read-only fields" for Viewers and Checkers.</w:t>
            </w:r>
          </w:p>
          <w:p w14:paraId="3FBF1438" w14:textId="36AE5A30" w:rsidR="00CA12BD" w:rsidRDefault="00CA12BD" w:rsidP="00CA12BD">
            <w:r>
              <w:t>Modified fields naming and added soft validations for date fields.</w:t>
            </w:r>
          </w:p>
          <w:p w14:paraId="2077797E" w14:textId="431A39BA" w:rsidR="00CA12BD" w:rsidRDefault="00CA12BD" w:rsidP="00CA12BD">
            <w:r>
              <w:t>Added more details to calculate the step-up coupon rates.</w:t>
            </w:r>
          </w:p>
          <w:p w14:paraId="227CA5C0" w14:textId="2CACFC05" w:rsidR="00CA12BD" w:rsidRDefault="00CA12BD" w:rsidP="00CA12BD">
            <w:r>
              <w:t xml:space="preserve">Added additional wireframes to show differences based on security type, </w:t>
            </w:r>
            <w:proofErr w:type="gramStart"/>
            <w:r>
              <w:t>and also</w:t>
            </w:r>
            <w:proofErr w:type="gramEnd"/>
            <w:r>
              <w:t xml:space="preserve"> indicators for previous values and differences with MEPS+.</w:t>
            </w:r>
          </w:p>
          <w:p w14:paraId="586026FF" w14:textId="77777777" w:rsidR="00CA12BD" w:rsidRDefault="00CA12BD" w:rsidP="00CA12BD">
            <w:r>
              <w:t>Enhanced modal functionality with Cancel buttons and closure descriptions</w:t>
            </w:r>
          </w:p>
          <w:p w14:paraId="5BD54D36" w14:textId="6768D769" w:rsidR="000D68BA" w:rsidRPr="007C7C7F" w:rsidRDefault="00CA12BD" w:rsidP="00CA12BD">
            <w:r>
              <w:t>Modified fields to be shown in the PDF as well as display logic for certain fields.</w:t>
            </w:r>
          </w:p>
        </w:tc>
        <w:tc>
          <w:tcPr>
            <w:tcW w:w="2518" w:type="dxa"/>
          </w:tcPr>
          <w:p w14:paraId="20FFF732" w14:textId="313E9280" w:rsidR="000D68BA" w:rsidRPr="007C7C7F" w:rsidRDefault="001E3A39" w:rsidP="003F1708">
            <w:r>
              <w:t>Eugene Cheong</w:t>
            </w:r>
          </w:p>
        </w:tc>
      </w:tr>
      <w:tr w:rsidR="000D68BA" w:rsidRPr="007C7C7F" w14:paraId="63BCD27E" w14:textId="77777777" w:rsidTr="005E04BE">
        <w:tc>
          <w:tcPr>
            <w:tcW w:w="1271" w:type="dxa"/>
          </w:tcPr>
          <w:p w14:paraId="078F02EB" w14:textId="70B86952" w:rsidR="000D68BA" w:rsidRPr="007C7C7F" w:rsidRDefault="000D68BA" w:rsidP="003F1708"/>
        </w:tc>
        <w:tc>
          <w:tcPr>
            <w:tcW w:w="1559" w:type="dxa"/>
          </w:tcPr>
          <w:p w14:paraId="146F9B7C" w14:textId="6287042F" w:rsidR="000D68BA" w:rsidRPr="007C7C7F" w:rsidRDefault="000D68BA" w:rsidP="003F1708"/>
        </w:tc>
        <w:tc>
          <w:tcPr>
            <w:tcW w:w="4722" w:type="dxa"/>
          </w:tcPr>
          <w:p w14:paraId="18AC9AAC" w14:textId="2B8D3069" w:rsidR="000D68BA" w:rsidRPr="007C7C7F" w:rsidRDefault="000D68BA" w:rsidP="003F1708"/>
        </w:tc>
        <w:tc>
          <w:tcPr>
            <w:tcW w:w="2518" w:type="dxa"/>
          </w:tcPr>
          <w:p w14:paraId="30B67BEC" w14:textId="2ECDE314" w:rsidR="000D68BA" w:rsidRPr="007C7C7F" w:rsidRDefault="000D68BA" w:rsidP="003F1708"/>
        </w:tc>
      </w:tr>
    </w:tbl>
    <w:p w14:paraId="75FC9491" w14:textId="77777777" w:rsidR="000D68BA" w:rsidRPr="007C7C7F" w:rsidRDefault="000D68BA" w:rsidP="003F1708"/>
    <w:tbl>
      <w:tblPr>
        <w:tblStyle w:val="TableGrid"/>
        <w:tblW w:w="0" w:type="auto"/>
        <w:tblLook w:val="04A0" w:firstRow="1" w:lastRow="0" w:firstColumn="1" w:lastColumn="0" w:noHBand="0" w:noVBand="1"/>
      </w:tblPr>
      <w:tblGrid>
        <w:gridCol w:w="4957"/>
        <w:gridCol w:w="2551"/>
        <w:gridCol w:w="2552"/>
      </w:tblGrid>
      <w:tr w:rsidR="000D68BA" w:rsidRPr="007C7C7F" w14:paraId="765F3345" w14:textId="77777777" w:rsidTr="000D68BA">
        <w:tc>
          <w:tcPr>
            <w:tcW w:w="4957" w:type="dxa"/>
            <w:shd w:val="clear" w:color="auto" w:fill="E7E6E6" w:themeFill="background2"/>
          </w:tcPr>
          <w:p w14:paraId="0C9EBAD9" w14:textId="47FC9A15" w:rsidR="000D68BA" w:rsidRPr="007C7C7F" w:rsidRDefault="000D68BA" w:rsidP="00EB4795">
            <w:pPr>
              <w:rPr>
                <w:b/>
                <w:bCs/>
              </w:rPr>
            </w:pPr>
            <w:r w:rsidRPr="007C7C7F">
              <w:rPr>
                <w:b/>
                <w:bCs/>
              </w:rPr>
              <w:t>Reviewer Name (Designation)</w:t>
            </w:r>
          </w:p>
        </w:tc>
        <w:tc>
          <w:tcPr>
            <w:tcW w:w="2551" w:type="dxa"/>
            <w:shd w:val="clear" w:color="auto" w:fill="E7E6E6" w:themeFill="background2"/>
          </w:tcPr>
          <w:p w14:paraId="4072C2F7" w14:textId="488E63C3" w:rsidR="000D68BA" w:rsidRPr="007C7C7F" w:rsidRDefault="000D68BA" w:rsidP="00EB4795">
            <w:pPr>
              <w:rPr>
                <w:b/>
                <w:bCs/>
              </w:rPr>
            </w:pPr>
            <w:r w:rsidRPr="007C7C7F">
              <w:rPr>
                <w:b/>
                <w:bCs/>
              </w:rPr>
              <w:t>Reviewed Version #</w:t>
            </w:r>
          </w:p>
        </w:tc>
        <w:tc>
          <w:tcPr>
            <w:tcW w:w="2552" w:type="dxa"/>
            <w:shd w:val="clear" w:color="auto" w:fill="E7E6E6" w:themeFill="background2"/>
          </w:tcPr>
          <w:p w14:paraId="0DAE570C" w14:textId="18516421" w:rsidR="000D68BA" w:rsidRPr="007C7C7F" w:rsidRDefault="000D68BA" w:rsidP="00EB4795">
            <w:pPr>
              <w:rPr>
                <w:b/>
                <w:bCs/>
              </w:rPr>
            </w:pPr>
            <w:r w:rsidRPr="007C7C7F">
              <w:rPr>
                <w:b/>
                <w:bCs/>
              </w:rPr>
              <w:t>Date</w:t>
            </w:r>
          </w:p>
        </w:tc>
      </w:tr>
      <w:tr w:rsidR="000D68BA" w:rsidRPr="007C7C7F" w14:paraId="7463AEDC" w14:textId="77777777" w:rsidTr="000D68BA">
        <w:tc>
          <w:tcPr>
            <w:tcW w:w="4957" w:type="dxa"/>
          </w:tcPr>
          <w:p w14:paraId="3D3ED02F" w14:textId="178AC2D6" w:rsidR="000D68BA" w:rsidRPr="007C7C7F" w:rsidRDefault="000D68BA" w:rsidP="00FC312D"/>
        </w:tc>
        <w:tc>
          <w:tcPr>
            <w:tcW w:w="2551" w:type="dxa"/>
          </w:tcPr>
          <w:p w14:paraId="2DC56721" w14:textId="4657209B" w:rsidR="000D68BA" w:rsidRPr="007C7C7F" w:rsidRDefault="000D68BA" w:rsidP="00FC312D"/>
        </w:tc>
        <w:tc>
          <w:tcPr>
            <w:tcW w:w="2552" w:type="dxa"/>
          </w:tcPr>
          <w:p w14:paraId="09121E7B" w14:textId="3068FA4D" w:rsidR="000D68BA" w:rsidRPr="007C7C7F" w:rsidRDefault="000D68BA" w:rsidP="00FC312D"/>
        </w:tc>
      </w:tr>
      <w:tr w:rsidR="000D68BA" w:rsidRPr="007C7C7F" w14:paraId="4DBFE0FD" w14:textId="77777777" w:rsidTr="000D68BA">
        <w:tc>
          <w:tcPr>
            <w:tcW w:w="4957" w:type="dxa"/>
          </w:tcPr>
          <w:p w14:paraId="2F381BD8" w14:textId="725FD815" w:rsidR="000D68BA" w:rsidRPr="007C7C7F" w:rsidRDefault="000D68BA" w:rsidP="00FC312D"/>
        </w:tc>
        <w:tc>
          <w:tcPr>
            <w:tcW w:w="2551" w:type="dxa"/>
          </w:tcPr>
          <w:p w14:paraId="1690F2EE" w14:textId="4CFF1F47" w:rsidR="000D68BA" w:rsidRPr="007C7C7F" w:rsidRDefault="000D68BA" w:rsidP="00FC312D"/>
        </w:tc>
        <w:tc>
          <w:tcPr>
            <w:tcW w:w="2552" w:type="dxa"/>
          </w:tcPr>
          <w:p w14:paraId="51C4568C" w14:textId="41614E21" w:rsidR="000D68BA" w:rsidRPr="007C7C7F" w:rsidRDefault="000D68BA" w:rsidP="00FC312D"/>
        </w:tc>
      </w:tr>
      <w:tr w:rsidR="000D68BA" w:rsidRPr="007C7C7F" w14:paraId="362DDC19" w14:textId="77777777" w:rsidTr="000D68BA">
        <w:tc>
          <w:tcPr>
            <w:tcW w:w="4957" w:type="dxa"/>
          </w:tcPr>
          <w:p w14:paraId="55273AD3" w14:textId="46617E1A" w:rsidR="000D68BA" w:rsidRPr="007C7C7F" w:rsidRDefault="000D68BA" w:rsidP="00FC312D"/>
        </w:tc>
        <w:tc>
          <w:tcPr>
            <w:tcW w:w="2551" w:type="dxa"/>
          </w:tcPr>
          <w:p w14:paraId="5D08A697" w14:textId="0B2FDDED" w:rsidR="000D68BA" w:rsidRPr="007C7C7F" w:rsidRDefault="000D68BA" w:rsidP="00FC312D"/>
        </w:tc>
        <w:tc>
          <w:tcPr>
            <w:tcW w:w="2552" w:type="dxa"/>
          </w:tcPr>
          <w:p w14:paraId="2FEBC4F3" w14:textId="61F1900B" w:rsidR="000D68BA" w:rsidRPr="007C7C7F" w:rsidRDefault="000D68BA" w:rsidP="00FC312D"/>
        </w:tc>
      </w:tr>
    </w:tbl>
    <w:p w14:paraId="5556474D" w14:textId="6BEBD3B6" w:rsidR="00622A7F" w:rsidRPr="007C7C7F" w:rsidRDefault="00622A7F" w:rsidP="003F1708"/>
    <w:tbl>
      <w:tblPr>
        <w:tblStyle w:val="TableGrid"/>
        <w:tblW w:w="0" w:type="auto"/>
        <w:tblLook w:val="04A0" w:firstRow="1" w:lastRow="0" w:firstColumn="1" w:lastColumn="0" w:noHBand="0" w:noVBand="1"/>
      </w:tblPr>
      <w:tblGrid>
        <w:gridCol w:w="4957"/>
        <w:gridCol w:w="2551"/>
        <w:gridCol w:w="2552"/>
      </w:tblGrid>
      <w:tr w:rsidR="000D68BA" w:rsidRPr="007C7C7F" w14:paraId="13835393" w14:textId="77777777" w:rsidTr="00FC312D">
        <w:tc>
          <w:tcPr>
            <w:tcW w:w="4957" w:type="dxa"/>
            <w:shd w:val="clear" w:color="auto" w:fill="E7E6E6" w:themeFill="background2"/>
          </w:tcPr>
          <w:p w14:paraId="518BFBF8" w14:textId="0C994942" w:rsidR="000D68BA" w:rsidRPr="007C7C7F" w:rsidRDefault="000D68BA" w:rsidP="00EB4795">
            <w:pPr>
              <w:rPr>
                <w:b/>
                <w:bCs/>
              </w:rPr>
            </w:pPr>
            <w:r w:rsidRPr="007C7C7F">
              <w:rPr>
                <w:b/>
                <w:bCs/>
              </w:rPr>
              <w:t>Approver Name (Designation)</w:t>
            </w:r>
          </w:p>
        </w:tc>
        <w:tc>
          <w:tcPr>
            <w:tcW w:w="2551" w:type="dxa"/>
            <w:shd w:val="clear" w:color="auto" w:fill="E7E6E6" w:themeFill="background2"/>
          </w:tcPr>
          <w:p w14:paraId="024E4778" w14:textId="0FA5D59C" w:rsidR="000D68BA" w:rsidRPr="007C7C7F" w:rsidRDefault="000D68BA" w:rsidP="00EB4795">
            <w:pPr>
              <w:rPr>
                <w:b/>
                <w:bCs/>
              </w:rPr>
            </w:pPr>
            <w:r w:rsidRPr="007C7C7F">
              <w:rPr>
                <w:b/>
                <w:bCs/>
              </w:rPr>
              <w:t>Approved Version #</w:t>
            </w:r>
          </w:p>
        </w:tc>
        <w:tc>
          <w:tcPr>
            <w:tcW w:w="2552" w:type="dxa"/>
            <w:shd w:val="clear" w:color="auto" w:fill="E7E6E6" w:themeFill="background2"/>
          </w:tcPr>
          <w:p w14:paraId="10186910" w14:textId="77777777" w:rsidR="000D68BA" w:rsidRPr="007C7C7F" w:rsidRDefault="000D68BA" w:rsidP="00EB4795">
            <w:pPr>
              <w:rPr>
                <w:b/>
                <w:bCs/>
              </w:rPr>
            </w:pPr>
            <w:r w:rsidRPr="007C7C7F">
              <w:rPr>
                <w:b/>
                <w:bCs/>
              </w:rPr>
              <w:t>Date</w:t>
            </w:r>
          </w:p>
        </w:tc>
      </w:tr>
      <w:tr w:rsidR="000D68BA" w:rsidRPr="007C7C7F" w14:paraId="09BD0A29" w14:textId="77777777" w:rsidTr="00FC312D">
        <w:tc>
          <w:tcPr>
            <w:tcW w:w="4957" w:type="dxa"/>
          </w:tcPr>
          <w:p w14:paraId="3029E0D5" w14:textId="77777777" w:rsidR="000D68BA" w:rsidRPr="007C7C7F" w:rsidRDefault="000D68BA" w:rsidP="00FC312D"/>
        </w:tc>
        <w:tc>
          <w:tcPr>
            <w:tcW w:w="2551" w:type="dxa"/>
          </w:tcPr>
          <w:p w14:paraId="51A30838" w14:textId="77777777" w:rsidR="000D68BA" w:rsidRPr="007C7C7F" w:rsidRDefault="000D68BA" w:rsidP="00FC312D"/>
        </w:tc>
        <w:tc>
          <w:tcPr>
            <w:tcW w:w="2552" w:type="dxa"/>
          </w:tcPr>
          <w:p w14:paraId="767F3910" w14:textId="77777777" w:rsidR="000D68BA" w:rsidRPr="007C7C7F" w:rsidRDefault="000D68BA" w:rsidP="00FC312D"/>
        </w:tc>
      </w:tr>
      <w:tr w:rsidR="000D68BA" w:rsidRPr="007C7C7F" w14:paraId="1F514F59" w14:textId="77777777" w:rsidTr="00FC312D">
        <w:tc>
          <w:tcPr>
            <w:tcW w:w="4957" w:type="dxa"/>
          </w:tcPr>
          <w:p w14:paraId="343B7760" w14:textId="77777777" w:rsidR="000D68BA" w:rsidRPr="007C7C7F" w:rsidRDefault="000D68BA" w:rsidP="00FC312D"/>
        </w:tc>
        <w:tc>
          <w:tcPr>
            <w:tcW w:w="2551" w:type="dxa"/>
          </w:tcPr>
          <w:p w14:paraId="685F655B" w14:textId="77777777" w:rsidR="000D68BA" w:rsidRPr="007C7C7F" w:rsidRDefault="000D68BA" w:rsidP="00FC312D"/>
        </w:tc>
        <w:tc>
          <w:tcPr>
            <w:tcW w:w="2552" w:type="dxa"/>
          </w:tcPr>
          <w:p w14:paraId="2EC038D7" w14:textId="77777777" w:rsidR="000D68BA" w:rsidRPr="007C7C7F" w:rsidRDefault="000D68BA" w:rsidP="00FC312D"/>
        </w:tc>
      </w:tr>
      <w:tr w:rsidR="000D68BA" w:rsidRPr="007C7C7F" w14:paraId="29A18347" w14:textId="77777777" w:rsidTr="00FC312D">
        <w:tc>
          <w:tcPr>
            <w:tcW w:w="4957" w:type="dxa"/>
          </w:tcPr>
          <w:p w14:paraId="0D5DC880" w14:textId="77777777" w:rsidR="000D68BA" w:rsidRPr="007C7C7F" w:rsidRDefault="000D68BA" w:rsidP="00FC312D"/>
        </w:tc>
        <w:tc>
          <w:tcPr>
            <w:tcW w:w="2551" w:type="dxa"/>
          </w:tcPr>
          <w:p w14:paraId="61E18EB2" w14:textId="77777777" w:rsidR="000D68BA" w:rsidRPr="007C7C7F" w:rsidRDefault="000D68BA" w:rsidP="00FC312D"/>
        </w:tc>
        <w:tc>
          <w:tcPr>
            <w:tcW w:w="2552" w:type="dxa"/>
          </w:tcPr>
          <w:p w14:paraId="252C2559" w14:textId="77777777" w:rsidR="000D68BA" w:rsidRPr="007C7C7F" w:rsidRDefault="000D68BA" w:rsidP="00FC312D"/>
        </w:tc>
      </w:tr>
    </w:tbl>
    <w:p w14:paraId="35E29C1E" w14:textId="690A15D8" w:rsidR="000D68BA" w:rsidRPr="007C7C7F" w:rsidRDefault="000D68BA" w:rsidP="003F1708"/>
    <w:p w14:paraId="42F4E945" w14:textId="77777777" w:rsidR="000D68BA" w:rsidRPr="007C7C7F" w:rsidRDefault="000D68BA" w:rsidP="003F1708">
      <w:r w:rsidRPr="007C7C7F">
        <w:br w:type="page"/>
      </w:r>
    </w:p>
    <w:sdt>
      <w:sdtPr>
        <w:rPr>
          <w:rFonts w:asciiTheme="minorHAnsi" w:eastAsiaTheme="minorHAnsi" w:hAnsiTheme="minorHAnsi" w:cstheme="minorBidi"/>
          <w:b w:val="0"/>
          <w:color w:val="auto"/>
          <w:sz w:val="22"/>
          <w:szCs w:val="22"/>
          <w:lang w:val="en-SG"/>
        </w:rPr>
        <w:id w:val="1241068920"/>
        <w:docPartObj>
          <w:docPartGallery w:val="Table of Contents"/>
          <w:docPartUnique/>
        </w:docPartObj>
      </w:sdtPr>
      <w:sdtEndPr>
        <w:rPr>
          <w:bCs/>
        </w:rPr>
      </w:sdtEndPr>
      <w:sdtContent>
        <w:p w14:paraId="77195678" w14:textId="1743F43A" w:rsidR="000D68BA" w:rsidRPr="007C7C7F" w:rsidRDefault="000D68BA">
          <w:pPr>
            <w:pStyle w:val="TOCHeading"/>
            <w:rPr>
              <w:lang w:val="en-SG"/>
            </w:rPr>
          </w:pPr>
          <w:r w:rsidRPr="007C7C7F">
            <w:rPr>
              <w:lang w:val="en-SG"/>
            </w:rPr>
            <w:t>Table of Contents</w:t>
          </w:r>
        </w:p>
        <w:p w14:paraId="4ECA3F77" w14:textId="6385BCBF" w:rsidR="00521348" w:rsidRDefault="000D68BA">
          <w:pPr>
            <w:pStyle w:val="TOC1"/>
            <w:tabs>
              <w:tab w:val="left" w:pos="440"/>
              <w:tab w:val="right" w:leader="dot" w:pos="10790"/>
            </w:tabs>
            <w:rPr>
              <w:rFonts w:eastAsiaTheme="minorEastAsia"/>
              <w:noProof/>
              <w:kern w:val="2"/>
              <w:sz w:val="24"/>
              <w:szCs w:val="24"/>
              <w:lang w:eastAsia="en-SG"/>
              <w14:ligatures w14:val="standardContextual"/>
            </w:rPr>
          </w:pPr>
          <w:r w:rsidRPr="007C7C7F">
            <w:fldChar w:fldCharType="begin"/>
          </w:r>
          <w:r w:rsidRPr="007C7C7F">
            <w:instrText xml:space="preserve"> TOC \o "1-3" \h \z \u </w:instrText>
          </w:r>
          <w:r w:rsidRPr="007C7C7F">
            <w:fldChar w:fldCharType="separate"/>
          </w:r>
          <w:hyperlink w:anchor="_Toc218068720" w:history="1">
            <w:r w:rsidR="00521348" w:rsidRPr="00417E6A">
              <w:rPr>
                <w:rStyle w:val="Hyperlink"/>
                <w:noProof/>
              </w:rPr>
              <w:t>1</w:t>
            </w:r>
            <w:r w:rsidR="00521348">
              <w:rPr>
                <w:rFonts w:eastAsiaTheme="minorEastAsia"/>
                <w:noProof/>
                <w:kern w:val="2"/>
                <w:sz w:val="24"/>
                <w:szCs w:val="24"/>
                <w:lang w:eastAsia="en-SG"/>
                <w14:ligatures w14:val="standardContextual"/>
              </w:rPr>
              <w:tab/>
            </w:r>
            <w:r w:rsidR="00521348" w:rsidRPr="00417E6A">
              <w:rPr>
                <w:rStyle w:val="Hyperlink"/>
                <w:noProof/>
              </w:rPr>
              <w:t>Introduction</w:t>
            </w:r>
            <w:r w:rsidR="00521348">
              <w:rPr>
                <w:noProof/>
                <w:webHidden/>
              </w:rPr>
              <w:tab/>
            </w:r>
            <w:r w:rsidR="00521348">
              <w:rPr>
                <w:noProof/>
                <w:webHidden/>
              </w:rPr>
              <w:fldChar w:fldCharType="begin"/>
            </w:r>
            <w:r w:rsidR="00521348">
              <w:rPr>
                <w:noProof/>
                <w:webHidden/>
              </w:rPr>
              <w:instrText xml:space="preserve"> PAGEREF _Toc218068720 \h </w:instrText>
            </w:r>
            <w:r w:rsidR="00521348">
              <w:rPr>
                <w:noProof/>
                <w:webHidden/>
              </w:rPr>
            </w:r>
            <w:r w:rsidR="00521348">
              <w:rPr>
                <w:noProof/>
                <w:webHidden/>
              </w:rPr>
              <w:fldChar w:fldCharType="separate"/>
            </w:r>
            <w:r w:rsidR="00521348">
              <w:rPr>
                <w:noProof/>
                <w:webHidden/>
              </w:rPr>
              <w:t>7</w:t>
            </w:r>
            <w:r w:rsidR="00521348">
              <w:rPr>
                <w:noProof/>
                <w:webHidden/>
              </w:rPr>
              <w:fldChar w:fldCharType="end"/>
            </w:r>
          </w:hyperlink>
        </w:p>
        <w:p w14:paraId="3FF1882E" w14:textId="44D7D485"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21" w:history="1">
            <w:r w:rsidRPr="00417E6A">
              <w:rPr>
                <w:rStyle w:val="Hyperlink"/>
                <w:noProof/>
              </w:rPr>
              <w:t>1.1</w:t>
            </w:r>
            <w:r>
              <w:rPr>
                <w:rFonts w:eastAsiaTheme="minorEastAsia"/>
                <w:noProof/>
                <w:kern w:val="2"/>
                <w:sz w:val="24"/>
                <w:szCs w:val="24"/>
                <w:lang w:eastAsia="en-SG"/>
                <w14:ligatures w14:val="standardContextual"/>
              </w:rPr>
              <w:tab/>
            </w:r>
            <w:r w:rsidRPr="00417E6A">
              <w:rPr>
                <w:rStyle w:val="Hyperlink"/>
                <w:noProof/>
              </w:rPr>
              <w:t>Purpose of Document</w:t>
            </w:r>
            <w:r>
              <w:rPr>
                <w:noProof/>
                <w:webHidden/>
              </w:rPr>
              <w:tab/>
            </w:r>
            <w:r>
              <w:rPr>
                <w:noProof/>
                <w:webHidden/>
              </w:rPr>
              <w:fldChar w:fldCharType="begin"/>
            </w:r>
            <w:r>
              <w:rPr>
                <w:noProof/>
                <w:webHidden/>
              </w:rPr>
              <w:instrText xml:space="preserve"> PAGEREF _Toc218068721 \h </w:instrText>
            </w:r>
            <w:r>
              <w:rPr>
                <w:noProof/>
                <w:webHidden/>
              </w:rPr>
            </w:r>
            <w:r>
              <w:rPr>
                <w:noProof/>
                <w:webHidden/>
              </w:rPr>
              <w:fldChar w:fldCharType="separate"/>
            </w:r>
            <w:r>
              <w:rPr>
                <w:noProof/>
                <w:webHidden/>
              </w:rPr>
              <w:t>7</w:t>
            </w:r>
            <w:r>
              <w:rPr>
                <w:noProof/>
                <w:webHidden/>
              </w:rPr>
              <w:fldChar w:fldCharType="end"/>
            </w:r>
          </w:hyperlink>
        </w:p>
        <w:p w14:paraId="30021F49" w14:textId="62888484"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22" w:history="1">
            <w:r w:rsidRPr="00417E6A">
              <w:rPr>
                <w:rStyle w:val="Hyperlink"/>
                <w:noProof/>
              </w:rPr>
              <w:t>1.2</w:t>
            </w:r>
            <w:r>
              <w:rPr>
                <w:rFonts w:eastAsiaTheme="minorEastAsia"/>
                <w:noProof/>
                <w:kern w:val="2"/>
                <w:sz w:val="24"/>
                <w:szCs w:val="24"/>
                <w:lang w:eastAsia="en-SG"/>
                <w14:ligatures w14:val="standardContextual"/>
              </w:rPr>
              <w:tab/>
            </w:r>
            <w:r w:rsidRPr="00417E6A">
              <w:rPr>
                <w:rStyle w:val="Hyperlink"/>
                <w:noProof/>
              </w:rPr>
              <w:t>Scope</w:t>
            </w:r>
            <w:r>
              <w:rPr>
                <w:noProof/>
                <w:webHidden/>
              </w:rPr>
              <w:tab/>
            </w:r>
            <w:r>
              <w:rPr>
                <w:noProof/>
                <w:webHidden/>
              </w:rPr>
              <w:fldChar w:fldCharType="begin"/>
            </w:r>
            <w:r>
              <w:rPr>
                <w:noProof/>
                <w:webHidden/>
              </w:rPr>
              <w:instrText xml:space="preserve"> PAGEREF _Toc218068722 \h </w:instrText>
            </w:r>
            <w:r>
              <w:rPr>
                <w:noProof/>
                <w:webHidden/>
              </w:rPr>
            </w:r>
            <w:r>
              <w:rPr>
                <w:noProof/>
                <w:webHidden/>
              </w:rPr>
              <w:fldChar w:fldCharType="separate"/>
            </w:r>
            <w:r>
              <w:rPr>
                <w:noProof/>
                <w:webHidden/>
              </w:rPr>
              <w:t>7</w:t>
            </w:r>
            <w:r>
              <w:rPr>
                <w:noProof/>
                <w:webHidden/>
              </w:rPr>
              <w:fldChar w:fldCharType="end"/>
            </w:r>
          </w:hyperlink>
        </w:p>
        <w:p w14:paraId="5C76ED70" w14:textId="719D9242"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23" w:history="1">
            <w:r w:rsidRPr="00417E6A">
              <w:rPr>
                <w:rStyle w:val="Hyperlink"/>
                <w:noProof/>
              </w:rPr>
              <w:t>1.3</w:t>
            </w:r>
            <w:r>
              <w:rPr>
                <w:rFonts w:eastAsiaTheme="minorEastAsia"/>
                <w:noProof/>
                <w:kern w:val="2"/>
                <w:sz w:val="24"/>
                <w:szCs w:val="24"/>
                <w:lang w:eastAsia="en-SG"/>
                <w14:ligatures w14:val="standardContextual"/>
              </w:rPr>
              <w:tab/>
            </w:r>
            <w:r w:rsidRPr="00417E6A">
              <w:rPr>
                <w:rStyle w:val="Hyperlink"/>
                <w:noProof/>
              </w:rPr>
              <w:t>Definitions, Acronyms and Abbreviations</w:t>
            </w:r>
            <w:r>
              <w:rPr>
                <w:noProof/>
                <w:webHidden/>
              </w:rPr>
              <w:tab/>
            </w:r>
            <w:r>
              <w:rPr>
                <w:noProof/>
                <w:webHidden/>
              </w:rPr>
              <w:fldChar w:fldCharType="begin"/>
            </w:r>
            <w:r>
              <w:rPr>
                <w:noProof/>
                <w:webHidden/>
              </w:rPr>
              <w:instrText xml:space="preserve"> PAGEREF _Toc218068723 \h </w:instrText>
            </w:r>
            <w:r>
              <w:rPr>
                <w:noProof/>
                <w:webHidden/>
              </w:rPr>
            </w:r>
            <w:r>
              <w:rPr>
                <w:noProof/>
                <w:webHidden/>
              </w:rPr>
              <w:fldChar w:fldCharType="separate"/>
            </w:r>
            <w:r>
              <w:rPr>
                <w:noProof/>
                <w:webHidden/>
              </w:rPr>
              <w:t>7</w:t>
            </w:r>
            <w:r>
              <w:rPr>
                <w:noProof/>
                <w:webHidden/>
              </w:rPr>
              <w:fldChar w:fldCharType="end"/>
            </w:r>
          </w:hyperlink>
        </w:p>
        <w:p w14:paraId="597FCB2F" w14:textId="4F1D33B3"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24" w:history="1">
            <w:r w:rsidRPr="00417E6A">
              <w:rPr>
                <w:rStyle w:val="Hyperlink"/>
                <w:noProof/>
              </w:rPr>
              <w:t>1.4</w:t>
            </w:r>
            <w:r>
              <w:rPr>
                <w:rFonts w:eastAsiaTheme="minorEastAsia"/>
                <w:noProof/>
                <w:kern w:val="2"/>
                <w:sz w:val="24"/>
                <w:szCs w:val="24"/>
                <w:lang w:eastAsia="en-SG"/>
                <w14:ligatures w14:val="standardContextual"/>
              </w:rPr>
              <w:tab/>
            </w:r>
            <w:r w:rsidRPr="00417E6A">
              <w:rPr>
                <w:rStyle w:val="Hyperlink"/>
                <w:noProof/>
              </w:rPr>
              <w:t>Reference</w:t>
            </w:r>
            <w:r>
              <w:rPr>
                <w:noProof/>
                <w:webHidden/>
              </w:rPr>
              <w:tab/>
            </w:r>
            <w:r>
              <w:rPr>
                <w:noProof/>
                <w:webHidden/>
              </w:rPr>
              <w:fldChar w:fldCharType="begin"/>
            </w:r>
            <w:r>
              <w:rPr>
                <w:noProof/>
                <w:webHidden/>
              </w:rPr>
              <w:instrText xml:space="preserve"> PAGEREF _Toc218068724 \h </w:instrText>
            </w:r>
            <w:r>
              <w:rPr>
                <w:noProof/>
                <w:webHidden/>
              </w:rPr>
            </w:r>
            <w:r>
              <w:rPr>
                <w:noProof/>
                <w:webHidden/>
              </w:rPr>
              <w:fldChar w:fldCharType="separate"/>
            </w:r>
            <w:r>
              <w:rPr>
                <w:noProof/>
                <w:webHidden/>
              </w:rPr>
              <w:t>8</w:t>
            </w:r>
            <w:r>
              <w:rPr>
                <w:noProof/>
                <w:webHidden/>
              </w:rPr>
              <w:fldChar w:fldCharType="end"/>
            </w:r>
          </w:hyperlink>
        </w:p>
        <w:p w14:paraId="16A2C0B0" w14:textId="16C4B10A" w:rsidR="00521348" w:rsidRDefault="00521348">
          <w:pPr>
            <w:pStyle w:val="TOC1"/>
            <w:tabs>
              <w:tab w:val="left" w:pos="440"/>
              <w:tab w:val="right" w:leader="dot" w:pos="10790"/>
            </w:tabs>
            <w:rPr>
              <w:rFonts w:eastAsiaTheme="minorEastAsia"/>
              <w:noProof/>
              <w:kern w:val="2"/>
              <w:sz w:val="24"/>
              <w:szCs w:val="24"/>
              <w:lang w:eastAsia="en-SG"/>
              <w14:ligatures w14:val="standardContextual"/>
            </w:rPr>
          </w:pPr>
          <w:hyperlink w:anchor="_Toc218068725" w:history="1">
            <w:r w:rsidRPr="00417E6A">
              <w:rPr>
                <w:rStyle w:val="Hyperlink"/>
                <w:noProof/>
              </w:rPr>
              <w:t>2</w:t>
            </w:r>
            <w:r>
              <w:rPr>
                <w:rFonts w:eastAsiaTheme="minorEastAsia"/>
                <w:noProof/>
                <w:kern w:val="2"/>
                <w:sz w:val="24"/>
                <w:szCs w:val="24"/>
                <w:lang w:eastAsia="en-SG"/>
                <w14:ligatures w14:val="standardContextual"/>
              </w:rPr>
              <w:tab/>
            </w:r>
            <w:r w:rsidRPr="00417E6A">
              <w:rPr>
                <w:rStyle w:val="Hyperlink"/>
                <w:noProof/>
              </w:rPr>
              <w:t>Functional Requirements</w:t>
            </w:r>
            <w:r>
              <w:rPr>
                <w:noProof/>
                <w:webHidden/>
              </w:rPr>
              <w:tab/>
            </w:r>
            <w:r>
              <w:rPr>
                <w:noProof/>
                <w:webHidden/>
              </w:rPr>
              <w:fldChar w:fldCharType="begin"/>
            </w:r>
            <w:r>
              <w:rPr>
                <w:noProof/>
                <w:webHidden/>
              </w:rPr>
              <w:instrText xml:space="preserve"> PAGEREF _Toc218068725 \h </w:instrText>
            </w:r>
            <w:r>
              <w:rPr>
                <w:noProof/>
                <w:webHidden/>
              </w:rPr>
            </w:r>
            <w:r>
              <w:rPr>
                <w:noProof/>
                <w:webHidden/>
              </w:rPr>
              <w:fldChar w:fldCharType="separate"/>
            </w:r>
            <w:r>
              <w:rPr>
                <w:noProof/>
                <w:webHidden/>
              </w:rPr>
              <w:t>8</w:t>
            </w:r>
            <w:r>
              <w:rPr>
                <w:noProof/>
                <w:webHidden/>
              </w:rPr>
              <w:fldChar w:fldCharType="end"/>
            </w:r>
          </w:hyperlink>
        </w:p>
        <w:p w14:paraId="7CC6E804" w14:textId="2FA87233"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26" w:history="1">
            <w:r w:rsidRPr="00417E6A">
              <w:rPr>
                <w:rStyle w:val="Hyperlink"/>
                <w:noProof/>
              </w:rPr>
              <w:t>2.1</w:t>
            </w:r>
            <w:r>
              <w:rPr>
                <w:rFonts w:eastAsiaTheme="minorEastAsia"/>
                <w:noProof/>
                <w:kern w:val="2"/>
                <w:sz w:val="24"/>
                <w:szCs w:val="24"/>
                <w:lang w:eastAsia="en-SG"/>
                <w14:ligatures w14:val="standardContextual"/>
              </w:rPr>
              <w:tab/>
            </w:r>
            <w:r w:rsidRPr="00417E6A">
              <w:rPr>
                <w:rStyle w:val="Hyperlink"/>
                <w:noProof/>
              </w:rPr>
              <w:t>Purpose of Module</w:t>
            </w:r>
            <w:r>
              <w:rPr>
                <w:noProof/>
                <w:webHidden/>
              </w:rPr>
              <w:tab/>
            </w:r>
            <w:r>
              <w:rPr>
                <w:noProof/>
                <w:webHidden/>
              </w:rPr>
              <w:fldChar w:fldCharType="begin"/>
            </w:r>
            <w:r>
              <w:rPr>
                <w:noProof/>
                <w:webHidden/>
              </w:rPr>
              <w:instrText xml:space="preserve"> PAGEREF _Toc218068726 \h </w:instrText>
            </w:r>
            <w:r>
              <w:rPr>
                <w:noProof/>
                <w:webHidden/>
              </w:rPr>
            </w:r>
            <w:r>
              <w:rPr>
                <w:noProof/>
                <w:webHidden/>
              </w:rPr>
              <w:fldChar w:fldCharType="separate"/>
            </w:r>
            <w:r>
              <w:rPr>
                <w:noProof/>
                <w:webHidden/>
              </w:rPr>
              <w:t>8</w:t>
            </w:r>
            <w:r>
              <w:rPr>
                <w:noProof/>
                <w:webHidden/>
              </w:rPr>
              <w:fldChar w:fldCharType="end"/>
            </w:r>
          </w:hyperlink>
        </w:p>
        <w:p w14:paraId="75BFD79D" w14:textId="512AD5A4"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27" w:history="1">
            <w:r w:rsidRPr="00417E6A">
              <w:rPr>
                <w:rStyle w:val="Hyperlink"/>
                <w:noProof/>
              </w:rPr>
              <w:t>2.2</w:t>
            </w:r>
            <w:r>
              <w:rPr>
                <w:rFonts w:eastAsiaTheme="minorEastAsia"/>
                <w:noProof/>
                <w:kern w:val="2"/>
                <w:sz w:val="24"/>
                <w:szCs w:val="24"/>
                <w:lang w:eastAsia="en-SG"/>
                <w14:ligatures w14:val="standardContextual"/>
              </w:rPr>
              <w:tab/>
            </w:r>
            <w:r w:rsidRPr="00417E6A">
              <w:rPr>
                <w:rStyle w:val="Hyperlink"/>
                <w:noProof/>
              </w:rPr>
              <w:t>Actors</w:t>
            </w:r>
            <w:r>
              <w:rPr>
                <w:noProof/>
                <w:webHidden/>
              </w:rPr>
              <w:tab/>
            </w:r>
            <w:r>
              <w:rPr>
                <w:noProof/>
                <w:webHidden/>
              </w:rPr>
              <w:fldChar w:fldCharType="begin"/>
            </w:r>
            <w:r>
              <w:rPr>
                <w:noProof/>
                <w:webHidden/>
              </w:rPr>
              <w:instrText xml:space="preserve"> PAGEREF _Toc218068727 \h </w:instrText>
            </w:r>
            <w:r>
              <w:rPr>
                <w:noProof/>
                <w:webHidden/>
              </w:rPr>
            </w:r>
            <w:r>
              <w:rPr>
                <w:noProof/>
                <w:webHidden/>
              </w:rPr>
              <w:fldChar w:fldCharType="separate"/>
            </w:r>
            <w:r>
              <w:rPr>
                <w:noProof/>
                <w:webHidden/>
              </w:rPr>
              <w:t>8</w:t>
            </w:r>
            <w:r>
              <w:rPr>
                <w:noProof/>
                <w:webHidden/>
              </w:rPr>
              <w:fldChar w:fldCharType="end"/>
            </w:r>
          </w:hyperlink>
        </w:p>
        <w:p w14:paraId="5BBF8D1B" w14:textId="49C2FC2F"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28" w:history="1">
            <w:r w:rsidRPr="00417E6A">
              <w:rPr>
                <w:rStyle w:val="Hyperlink"/>
                <w:noProof/>
              </w:rPr>
              <w:t>2.3</w:t>
            </w:r>
            <w:r>
              <w:rPr>
                <w:rFonts w:eastAsiaTheme="minorEastAsia"/>
                <w:noProof/>
                <w:kern w:val="2"/>
                <w:sz w:val="24"/>
                <w:szCs w:val="24"/>
                <w:lang w:eastAsia="en-SG"/>
                <w14:ligatures w14:val="standardContextual"/>
              </w:rPr>
              <w:tab/>
            </w:r>
            <w:r w:rsidRPr="00417E6A">
              <w:rPr>
                <w:rStyle w:val="Hyperlink"/>
                <w:noProof/>
              </w:rPr>
              <w:t>Process Diagrams</w:t>
            </w:r>
            <w:r>
              <w:rPr>
                <w:noProof/>
                <w:webHidden/>
              </w:rPr>
              <w:tab/>
            </w:r>
            <w:r>
              <w:rPr>
                <w:noProof/>
                <w:webHidden/>
              </w:rPr>
              <w:fldChar w:fldCharType="begin"/>
            </w:r>
            <w:r>
              <w:rPr>
                <w:noProof/>
                <w:webHidden/>
              </w:rPr>
              <w:instrText xml:space="preserve"> PAGEREF _Toc218068728 \h </w:instrText>
            </w:r>
            <w:r>
              <w:rPr>
                <w:noProof/>
                <w:webHidden/>
              </w:rPr>
            </w:r>
            <w:r>
              <w:rPr>
                <w:noProof/>
                <w:webHidden/>
              </w:rPr>
              <w:fldChar w:fldCharType="separate"/>
            </w:r>
            <w:r>
              <w:rPr>
                <w:noProof/>
                <w:webHidden/>
              </w:rPr>
              <w:t>8</w:t>
            </w:r>
            <w:r>
              <w:rPr>
                <w:noProof/>
                <w:webHidden/>
              </w:rPr>
              <w:fldChar w:fldCharType="end"/>
            </w:r>
          </w:hyperlink>
        </w:p>
        <w:p w14:paraId="5E953460" w14:textId="456BA971"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29" w:history="1">
            <w:r w:rsidRPr="00417E6A">
              <w:rPr>
                <w:rStyle w:val="Hyperlink"/>
                <w:noProof/>
              </w:rPr>
              <w:t>2.4</w:t>
            </w:r>
            <w:r>
              <w:rPr>
                <w:rFonts w:eastAsiaTheme="minorEastAsia"/>
                <w:noProof/>
                <w:kern w:val="2"/>
                <w:sz w:val="24"/>
                <w:szCs w:val="24"/>
                <w:lang w:eastAsia="en-SG"/>
                <w14:ligatures w14:val="standardContextual"/>
              </w:rPr>
              <w:tab/>
            </w:r>
            <w:r w:rsidRPr="00417E6A">
              <w:rPr>
                <w:rStyle w:val="Hyperlink"/>
                <w:noProof/>
              </w:rPr>
              <w:t>BPMN Workflow</w:t>
            </w:r>
            <w:r>
              <w:rPr>
                <w:noProof/>
                <w:webHidden/>
              </w:rPr>
              <w:tab/>
            </w:r>
            <w:r>
              <w:rPr>
                <w:noProof/>
                <w:webHidden/>
              </w:rPr>
              <w:fldChar w:fldCharType="begin"/>
            </w:r>
            <w:r>
              <w:rPr>
                <w:noProof/>
                <w:webHidden/>
              </w:rPr>
              <w:instrText xml:space="preserve"> PAGEREF _Toc218068729 \h </w:instrText>
            </w:r>
            <w:r>
              <w:rPr>
                <w:noProof/>
                <w:webHidden/>
              </w:rPr>
            </w:r>
            <w:r>
              <w:rPr>
                <w:noProof/>
                <w:webHidden/>
              </w:rPr>
              <w:fldChar w:fldCharType="separate"/>
            </w:r>
            <w:r>
              <w:rPr>
                <w:noProof/>
                <w:webHidden/>
              </w:rPr>
              <w:t>10</w:t>
            </w:r>
            <w:r>
              <w:rPr>
                <w:noProof/>
                <w:webHidden/>
              </w:rPr>
              <w:fldChar w:fldCharType="end"/>
            </w:r>
          </w:hyperlink>
        </w:p>
        <w:p w14:paraId="1D073279" w14:textId="74621C7B"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30" w:history="1">
            <w:r w:rsidRPr="00417E6A">
              <w:rPr>
                <w:rStyle w:val="Hyperlink"/>
                <w:noProof/>
              </w:rPr>
              <w:t>2.5</w:t>
            </w:r>
            <w:r>
              <w:rPr>
                <w:rFonts w:eastAsiaTheme="minorEastAsia"/>
                <w:noProof/>
                <w:kern w:val="2"/>
                <w:sz w:val="24"/>
                <w:szCs w:val="24"/>
                <w:lang w:eastAsia="en-SG"/>
                <w14:ligatures w14:val="standardContextual"/>
              </w:rPr>
              <w:tab/>
            </w:r>
            <w:r w:rsidRPr="00417E6A">
              <w:rPr>
                <w:rStyle w:val="Hyperlink"/>
                <w:noProof/>
              </w:rPr>
              <w:t>State Transition Diagram</w:t>
            </w:r>
            <w:r>
              <w:rPr>
                <w:noProof/>
                <w:webHidden/>
              </w:rPr>
              <w:tab/>
            </w:r>
            <w:r>
              <w:rPr>
                <w:noProof/>
                <w:webHidden/>
              </w:rPr>
              <w:fldChar w:fldCharType="begin"/>
            </w:r>
            <w:r>
              <w:rPr>
                <w:noProof/>
                <w:webHidden/>
              </w:rPr>
              <w:instrText xml:space="preserve"> PAGEREF _Toc218068730 \h </w:instrText>
            </w:r>
            <w:r>
              <w:rPr>
                <w:noProof/>
                <w:webHidden/>
              </w:rPr>
            </w:r>
            <w:r>
              <w:rPr>
                <w:noProof/>
                <w:webHidden/>
              </w:rPr>
              <w:fldChar w:fldCharType="separate"/>
            </w:r>
            <w:r>
              <w:rPr>
                <w:noProof/>
                <w:webHidden/>
              </w:rPr>
              <w:t>10</w:t>
            </w:r>
            <w:r>
              <w:rPr>
                <w:noProof/>
                <w:webHidden/>
              </w:rPr>
              <w:fldChar w:fldCharType="end"/>
            </w:r>
          </w:hyperlink>
        </w:p>
        <w:p w14:paraId="38281F81" w14:textId="526B562E"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31" w:history="1">
            <w:r w:rsidRPr="00417E6A">
              <w:rPr>
                <w:rStyle w:val="Hyperlink"/>
                <w:noProof/>
              </w:rPr>
              <w:t>2.6</w:t>
            </w:r>
            <w:r>
              <w:rPr>
                <w:rFonts w:eastAsiaTheme="minorEastAsia"/>
                <w:noProof/>
                <w:kern w:val="2"/>
                <w:sz w:val="24"/>
                <w:szCs w:val="24"/>
                <w:lang w:eastAsia="en-SG"/>
                <w14:ligatures w14:val="standardContextual"/>
              </w:rPr>
              <w:tab/>
            </w:r>
            <w:r w:rsidRPr="00417E6A">
              <w:rPr>
                <w:rStyle w:val="Hyperlink"/>
                <w:noProof/>
              </w:rPr>
              <w:t>Use Cases</w:t>
            </w:r>
            <w:r>
              <w:rPr>
                <w:noProof/>
                <w:webHidden/>
              </w:rPr>
              <w:tab/>
            </w:r>
            <w:r>
              <w:rPr>
                <w:noProof/>
                <w:webHidden/>
              </w:rPr>
              <w:fldChar w:fldCharType="begin"/>
            </w:r>
            <w:r>
              <w:rPr>
                <w:noProof/>
                <w:webHidden/>
              </w:rPr>
              <w:instrText xml:space="preserve"> PAGEREF _Toc218068731 \h </w:instrText>
            </w:r>
            <w:r>
              <w:rPr>
                <w:noProof/>
                <w:webHidden/>
              </w:rPr>
            </w:r>
            <w:r>
              <w:rPr>
                <w:noProof/>
                <w:webHidden/>
              </w:rPr>
              <w:fldChar w:fldCharType="separate"/>
            </w:r>
            <w:r>
              <w:rPr>
                <w:noProof/>
                <w:webHidden/>
              </w:rPr>
              <w:t>11</w:t>
            </w:r>
            <w:r>
              <w:rPr>
                <w:noProof/>
                <w:webHidden/>
              </w:rPr>
              <w:fldChar w:fldCharType="end"/>
            </w:r>
          </w:hyperlink>
        </w:p>
        <w:p w14:paraId="764D5FA4" w14:textId="7CF90DE5"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32" w:history="1">
            <w:r w:rsidRPr="00417E6A">
              <w:rPr>
                <w:rStyle w:val="Hyperlink"/>
                <w:noProof/>
              </w:rPr>
              <w:t>2.7</w:t>
            </w:r>
            <w:r>
              <w:rPr>
                <w:rFonts w:eastAsiaTheme="minorEastAsia"/>
                <w:noProof/>
                <w:kern w:val="2"/>
                <w:sz w:val="24"/>
                <w:szCs w:val="24"/>
                <w:lang w:eastAsia="en-SG"/>
                <w14:ligatures w14:val="standardContextual"/>
              </w:rPr>
              <w:tab/>
            </w:r>
            <w:r w:rsidRPr="00417E6A">
              <w:rPr>
                <w:rStyle w:val="Hyperlink"/>
                <w:noProof/>
              </w:rPr>
              <w:t>View Announcement</w:t>
            </w:r>
            <w:r>
              <w:rPr>
                <w:noProof/>
                <w:webHidden/>
              </w:rPr>
              <w:tab/>
            </w:r>
            <w:r>
              <w:rPr>
                <w:noProof/>
                <w:webHidden/>
              </w:rPr>
              <w:fldChar w:fldCharType="begin"/>
            </w:r>
            <w:r>
              <w:rPr>
                <w:noProof/>
                <w:webHidden/>
              </w:rPr>
              <w:instrText xml:space="preserve"> PAGEREF _Toc218068732 \h </w:instrText>
            </w:r>
            <w:r>
              <w:rPr>
                <w:noProof/>
                <w:webHidden/>
              </w:rPr>
            </w:r>
            <w:r>
              <w:rPr>
                <w:noProof/>
                <w:webHidden/>
              </w:rPr>
              <w:fldChar w:fldCharType="separate"/>
            </w:r>
            <w:r>
              <w:rPr>
                <w:noProof/>
                <w:webHidden/>
              </w:rPr>
              <w:t>12</w:t>
            </w:r>
            <w:r>
              <w:rPr>
                <w:noProof/>
                <w:webHidden/>
              </w:rPr>
              <w:fldChar w:fldCharType="end"/>
            </w:r>
          </w:hyperlink>
        </w:p>
        <w:p w14:paraId="115B173C" w14:textId="2F51BAA7"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33" w:history="1">
            <w:r w:rsidRPr="00417E6A">
              <w:rPr>
                <w:rStyle w:val="Hyperlink"/>
                <w:noProof/>
              </w:rPr>
              <w:t>2.7.1</w:t>
            </w:r>
            <w:r>
              <w:rPr>
                <w:rFonts w:eastAsiaTheme="minorEastAsia"/>
                <w:noProof/>
                <w:kern w:val="2"/>
                <w:sz w:val="24"/>
                <w:szCs w:val="24"/>
                <w:lang w:eastAsia="en-SG"/>
                <w14:ligatures w14:val="standardContextual"/>
              </w:rPr>
              <w:tab/>
            </w:r>
            <w:r w:rsidRPr="00417E6A">
              <w:rPr>
                <w:rStyle w:val="Hyperlink"/>
                <w:noProof/>
              </w:rPr>
              <w:t>Description</w:t>
            </w:r>
            <w:r>
              <w:rPr>
                <w:noProof/>
                <w:webHidden/>
              </w:rPr>
              <w:tab/>
            </w:r>
            <w:r>
              <w:rPr>
                <w:noProof/>
                <w:webHidden/>
              </w:rPr>
              <w:fldChar w:fldCharType="begin"/>
            </w:r>
            <w:r>
              <w:rPr>
                <w:noProof/>
                <w:webHidden/>
              </w:rPr>
              <w:instrText xml:space="preserve"> PAGEREF _Toc218068733 \h </w:instrText>
            </w:r>
            <w:r>
              <w:rPr>
                <w:noProof/>
                <w:webHidden/>
              </w:rPr>
            </w:r>
            <w:r>
              <w:rPr>
                <w:noProof/>
                <w:webHidden/>
              </w:rPr>
              <w:fldChar w:fldCharType="separate"/>
            </w:r>
            <w:r>
              <w:rPr>
                <w:noProof/>
                <w:webHidden/>
              </w:rPr>
              <w:t>12</w:t>
            </w:r>
            <w:r>
              <w:rPr>
                <w:noProof/>
                <w:webHidden/>
              </w:rPr>
              <w:fldChar w:fldCharType="end"/>
            </w:r>
          </w:hyperlink>
        </w:p>
        <w:p w14:paraId="6E9707A0" w14:textId="564FE88F"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34" w:history="1">
            <w:r w:rsidRPr="00417E6A">
              <w:rPr>
                <w:rStyle w:val="Hyperlink"/>
                <w:noProof/>
              </w:rPr>
              <w:t>2.7.2</w:t>
            </w:r>
            <w:r>
              <w:rPr>
                <w:rFonts w:eastAsiaTheme="minorEastAsia"/>
                <w:noProof/>
                <w:kern w:val="2"/>
                <w:sz w:val="24"/>
                <w:szCs w:val="24"/>
                <w:lang w:eastAsia="en-SG"/>
                <w14:ligatures w14:val="standardContextual"/>
              </w:rPr>
              <w:tab/>
            </w:r>
            <w:r w:rsidRPr="00417E6A">
              <w:rPr>
                <w:rStyle w:val="Hyperlink"/>
                <w:noProof/>
              </w:rPr>
              <w:t>Preconditions</w:t>
            </w:r>
            <w:r>
              <w:rPr>
                <w:noProof/>
                <w:webHidden/>
              </w:rPr>
              <w:tab/>
            </w:r>
            <w:r>
              <w:rPr>
                <w:noProof/>
                <w:webHidden/>
              </w:rPr>
              <w:fldChar w:fldCharType="begin"/>
            </w:r>
            <w:r>
              <w:rPr>
                <w:noProof/>
                <w:webHidden/>
              </w:rPr>
              <w:instrText xml:space="preserve"> PAGEREF _Toc218068734 \h </w:instrText>
            </w:r>
            <w:r>
              <w:rPr>
                <w:noProof/>
                <w:webHidden/>
              </w:rPr>
            </w:r>
            <w:r>
              <w:rPr>
                <w:noProof/>
                <w:webHidden/>
              </w:rPr>
              <w:fldChar w:fldCharType="separate"/>
            </w:r>
            <w:r>
              <w:rPr>
                <w:noProof/>
                <w:webHidden/>
              </w:rPr>
              <w:t>12</w:t>
            </w:r>
            <w:r>
              <w:rPr>
                <w:noProof/>
                <w:webHidden/>
              </w:rPr>
              <w:fldChar w:fldCharType="end"/>
            </w:r>
          </w:hyperlink>
        </w:p>
        <w:p w14:paraId="330C731F" w14:textId="69927A04"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35" w:history="1">
            <w:r w:rsidRPr="00417E6A">
              <w:rPr>
                <w:rStyle w:val="Hyperlink"/>
                <w:noProof/>
              </w:rPr>
              <w:t>2.7.3</w:t>
            </w:r>
            <w:r>
              <w:rPr>
                <w:rFonts w:eastAsiaTheme="minorEastAsia"/>
                <w:noProof/>
                <w:kern w:val="2"/>
                <w:sz w:val="24"/>
                <w:szCs w:val="24"/>
                <w:lang w:eastAsia="en-SG"/>
                <w14:ligatures w14:val="standardContextual"/>
              </w:rPr>
              <w:tab/>
            </w:r>
            <w:r w:rsidRPr="00417E6A">
              <w:rPr>
                <w:rStyle w:val="Hyperlink"/>
                <w:noProof/>
              </w:rPr>
              <w:t>Business Requirements</w:t>
            </w:r>
            <w:r>
              <w:rPr>
                <w:noProof/>
                <w:webHidden/>
              </w:rPr>
              <w:tab/>
            </w:r>
            <w:r>
              <w:rPr>
                <w:noProof/>
                <w:webHidden/>
              </w:rPr>
              <w:fldChar w:fldCharType="begin"/>
            </w:r>
            <w:r>
              <w:rPr>
                <w:noProof/>
                <w:webHidden/>
              </w:rPr>
              <w:instrText xml:space="preserve"> PAGEREF _Toc218068735 \h </w:instrText>
            </w:r>
            <w:r>
              <w:rPr>
                <w:noProof/>
                <w:webHidden/>
              </w:rPr>
            </w:r>
            <w:r>
              <w:rPr>
                <w:noProof/>
                <w:webHidden/>
              </w:rPr>
              <w:fldChar w:fldCharType="separate"/>
            </w:r>
            <w:r>
              <w:rPr>
                <w:noProof/>
                <w:webHidden/>
              </w:rPr>
              <w:t>12</w:t>
            </w:r>
            <w:r>
              <w:rPr>
                <w:noProof/>
                <w:webHidden/>
              </w:rPr>
              <w:fldChar w:fldCharType="end"/>
            </w:r>
          </w:hyperlink>
        </w:p>
        <w:p w14:paraId="7FA9389C" w14:textId="7FF7B3AF"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36" w:history="1">
            <w:r w:rsidRPr="00417E6A">
              <w:rPr>
                <w:rStyle w:val="Hyperlink"/>
                <w:noProof/>
              </w:rPr>
              <w:t>2.7.4</w:t>
            </w:r>
            <w:r>
              <w:rPr>
                <w:rFonts w:eastAsiaTheme="minorEastAsia"/>
                <w:noProof/>
                <w:kern w:val="2"/>
                <w:sz w:val="24"/>
                <w:szCs w:val="24"/>
                <w:lang w:eastAsia="en-SG"/>
                <w14:ligatures w14:val="standardContextual"/>
              </w:rPr>
              <w:tab/>
            </w:r>
            <w:r w:rsidRPr="00417E6A">
              <w:rPr>
                <w:rStyle w:val="Hyperlink"/>
                <w:noProof/>
              </w:rPr>
              <w:t>Post Conditions</w:t>
            </w:r>
            <w:r>
              <w:rPr>
                <w:noProof/>
                <w:webHidden/>
              </w:rPr>
              <w:tab/>
            </w:r>
            <w:r>
              <w:rPr>
                <w:noProof/>
                <w:webHidden/>
              </w:rPr>
              <w:fldChar w:fldCharType="begin"/>
            </w:r>
            <w:r>
              <w:rPr>
                <w:noProof/>
                <w:webHidden/>
              </w:rPr>
              <w:instrText xml:space="preserve"> PAGEREF _Toc218068736 \h </w:instrText>
            </w:r>
            <w:r>
              <w:rPr>
                <w:noProof/>
                <w:webHidden/>
              </w:rPr>
            </w:r>
            <w:r>
              <w:rPr>
                <w:noProof/>
                <w:webHidden/>
              </w:rPr>
              <w:fldChar w:fldCharType="separate"/>
            </w:r>
            <w:r>
              <w:rPr>
                <w:noProof/>
                <w:webHidden/>
              </w:rPr>
              <w:t>12</w:t>
            </w:r>
            <w:r>
              <w:rPr>
                <w:noProof/>
                <w:webHidden/>
              </w:rPr>
              <w:fldChar w:fldCharType="end"/>
            </w:r>
          </w:hyperlink>
        </w:p>
        <w:p w14:paraId="19EDBC66" w14:textId="31F2D37D"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37" w:history="1">
            <w:r w:rsidRPr="00417E6A">
              <w:rPr>
                <w:rStyle w:val="Hyperlink"/>
                <w:noProof/>
              </w:rPr>
              <w:t>2.7.5</w:t>
            </w:r>
            <w:r>
              <w:rPr>
                <w:rFonts w:eastAsiaTheme="minorEastAsia"/>
                <w:noProof/>
                <w:kern w:val="2"/>
                <w:sz w:val="24"/>
                <w:szCs w:val="24"/>
                <w:lang w:eastAsia="en-SG"/>
                <w14:ligatures w14:val="standardContextual"/>
              </w:rPr>
              <w:tab/>
            </w:r>
            <w:r w:rsidRPr="00417E6A">
              <w:rPr>
                <w:rStyle w:val="Hyperlink"/>
                <w:noProof/>
              </w:rPr>
              <w:t>Announcement Listing Page</w:t>
            </w:r>
            <w:r>
              <w:rPr>
                <w:noProof/>
                <w:webHidden/>
              </w:rPr>
              <w:tab/>
            </w:r>
            <w:r>
              <w:rPr>
                <w:noProof/>
                <w:webHidden/>
              </w:rPr>
              <w:fldChar w:fldCharType="begin"/>
            </w:r>
            <w:r>
              <w:rPr>
                <w:noProof/>
                <w:webHidden/>
              </w:rPr>
              <w:instrText xml:space="preserve"> PAGEREF _Toc218068737 \h </w:instrText>
            </w:r>
            <w:r>
              <w:rPr>
                <w:noProof/>
                <w:webHidden/>
              </w:rPr>
            </w:r>
            <w:r>
              <w:rPr>
                <w:noProof/>
                <w:webHidden/>
              </w:rPr>
              <w:fldChar w:fldCharType="separate"/>
            </w:r>
            <w:r>
              <w:rPr>
                <w:noProof/>
                <w:webHidden/>
              </w:rPr>
              <w:t>12</w:t>
            </w:r>
            <w:r>
              <w:rPr>
                <w:noProof/>
                <w:webHidden/>
              </w:rPr>
              <w:fldChar w:fldCharType="end"/>
            </w:r>
          </w:hyperlink>
        </w:p>
        <w:p w14:paraId="5061551E" w14:textId="0CC67B56"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38" w:history="1">
            <w:r w:rsidRPr="00417E6A">
              <w:rPr>
                <w:rStyle w:val="Hyperlink"/>
                <w:noProof/>
              </w:rPr>
              <w:t>2.7.6</w:t>
            </w:r>
            <w:r>
              <w:rPr>
                <w:rFonts w:eastAsiaTheme="minorEastAsia"/>
                <w:noProof/>
                <w:kern w:val="2"/>
                <w:sz w:val="24"/>
                <w:szCs w:val="24"/>
                <w:lang w:eastAsia="en-SG"/>
                <w14:ligatures w14:val="standardContextual"/>
              </w:rPr>
              <w:tab/>
            </w:r>
            <w:r w:rsidRPr="00417E6A">
              <w:rPr>
                <w:rStyle w:val="Hyperlink"/>
                <w:noProof/>
              </w:rPr>
              <w:t>Announcement Details Page</w:t>
            </w:r>
            <w:r>
              <w:rPr>
                <w:noProof/>
                <w:webHidden/>
              </w:rPr>
              <w:tab/>
            </w:r>
            <w:r>
              <w:rPr>
                <w:noProof/>
                <w:webHidden/>
              </w:rPr>
              <w:fldChar w:fldCharType="begin"/>
            </w:r>
            <w:r>
              <w:rPr>
                <w:noProof/>
                <w:webHidden/>
              </w:rPr>
              <w:instrText xml:space="preserve"> PAGEREF _Toc218068738 \h </w:instrText>
            </w:r>
            <w:r>
              <w:rPr>
                <w:noProof/>
                <w:webHidden/>
              </w:rPr>
            </w:r>
            <w:r>
              <w:rPr>
                <w:noProof/>
                <w:webHidden/>
              </w:rPr>
              <w:fldChar w:fldCharType="separate"/>
            </w:r>
            <w:r>
              <w:rPr>
                <w:noProof/>
                <w:webHidden/>
              </w:rPr>
              <w:t>15</w:t>
            </w:r>
            <w:r>
              <w:rPr>
                <w:noProof/>
                <w:webHidden/>
              </w:rPr>
              <w:fldChar w:fldCharType="end"/>
            </w:r>
          </w:hyperlink>
        </w:p>
        <w:p w14:paraId="410B455A" w14:textId="14BF5CA2"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39" w:history="1">
            <w:r w:rsidRPr="00417E6A">
              <w:rPr>
                <w:rStyle w:val="Hyperlink"/>
                <w:noProof/>
              </w:rPr>
              <w:t>2.8</w:t>
            </w:r>
            <w:r>
              <w:rPr>
                <w:rFonts w:eastAsiaTheme="minorEastAsia"/>
                <w:noProof/>
                <w:kern w:val="2"/>
                <w:sz w:val="24"/>
                <w:szCs w:val="24"/>
                <w:lang w:eastAsia="en-SG"/>
                <w14:ligatures w14:val="standardContextual"/>
              </w:rPr>
              <w:tab/>
            </w:r>
            <w:r w:rsidRPr="00417E6A">
              <w:rPr>
                <w:rStyle w:val="Hyperlink"/>
                <w:noProof/>
              </w:rPr>
              <w:t>Update Announcements</w:t>
            </w:r>
            <w:r>
              <w:rPr>
                <w:noProof/>
                <w:webHidden/>
              </w:rPr>
              <w:tab/>
            </w:r>
            <w:r>
              <w:rPr>
                <w:noProof/>
                <w:webHidden/>
              </w:rPr>
              <w:fldChar w:fldCharType="begin"/>
            </w:r>
            <w:r>
              <w:rPr>
                <w:noProof/>
                <w:webHidden/>
              </w:rPr>
              <w:instrText xml:space="preserve"> PAGEREF _Toc218068739 \h </w:instrText>
            </w:r>
            <w:r>
              <w:rPr>
                <w:noProof/>
                <w:webHidden/>
              </w:rPr>
            </w:r>
            <w:r>
              <w:rPr>
                <w:noProof/>
                <w:webHidden/>
              </w:rPr>
              <w:fldChar w:fldCharType="separate"/>
            </w:r>
            <w:r>
              <w:rPr>
                <w:noProof/>
                <w:webHidden/>
              </w:rPr>
              <w:t>32</w:t>
            </w:r>
            <w:r>
              <w:rPr>
                <w:noProof/>
                <w:webHidden/>
              </w:rPr>
              <w:fldChar w:fldCharType="end"/>
            </w:r>
          </w:hyperlink>
        </w:p>
        <w:p w14:paraId="68706549" w14:textId="29371D0B"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40" w:history="1">
            <w:r w:rsidRPr="00417E6A">
              <w:rPr>
                <w:rStyle w:val="Hyperlink"/>
                <w:noProof/>
              </w:rPr>
              <w:t>2.8.1</w:t>
            </w:r>
            <w:r>
              <w:rPr>
                <w:rFonts w:eastAsiaTheme="minorEastAsia"/>
                <w:noProof/>
                <w:kern w:val="2"/>
                <w:sz w:val="24"/>
                <w:szCs w:val="24"/>
                <w:lang w:eastAsia="en-SG"/>
                <w14:ligatures w14:val="standardContextual"/>
              </w:rPr>
              <w:tab/>
            </w:r>
            <w:r w:rsidRPr="00417E6A">
              <w:rPr>
                <w:rStyle w:val="Hyperlink"/>
                <w:noProof/>
              </w:rPr>
              <w:t>Description</w:t>
            </w:r>
            <w:r>
              <w:rPr>
                <w:noProof/>
                <w:webHidden/>
              </w:rPr>
              <w:tab/>
            </w:r>
            <w:r>
              <w:rPr>
                <w:noProof/>
                <w:webHidden/>
              </w:rPr>
              <w:fldChar w:fldCharType="begin"/>
            </w:r>
            <w:r>
              <w:rPr>
                <w:noProof/>
                <w:webHidden/>
              </w:rPr>
              <w:instrText xml:space="preserve"> PAGEREF _Toc218068740 \h </w:instrText>
            </w:r>
            <w:r>
              <w:rPr>
                <w:noProof/>
                <w:webHidden/>
              </w:rPr>
            </w:r>
            <w:r>
              <w:rPr>
                <w:noProof/>
                <w:webHidden/>
              </w:rPr>
              <w:fldChar w:fldCharType="separate"/>
            </w:r>
            <w:r>
              <w:rPr>
                <w:noProof/>
                <w:webHidden/>
              </w:rPr>
              <w:t>32</w:t>
            </w:r>
            <w:r>
              <w:rPr>
                <w:noProof/>
                <w:webHidden/>
              </w:rPr>
              <w:fldChar w:fldCharType="end"/>
            </w:r>
          </w:hyperlink>
        </w:p>
        <w:p w14:paraId="3AEA8852" w14:textId="4425407F"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41" w:history="1">
            <w:r w:rsidRPr="00417E6A">
              <w:rPr>
                <w:rStyle w:val="Hyperlink"/>
                <w:noProof/>
              </w:rPr>
              <w:t>2.8.2</w:t>
            </w:r>
            <w:r>
              <w:rPr>
                <w:rFonts w:eastAsiaTheme="minorEastAsia"/>
                <w:noProof/>
                <w:kern w:val="2"/>
                <w:sz w:val="24"/>
                <w:szCs w:val="24"/>
                <w:lang w:eastAsia="en-SG"/>
                <w14:ligatures w14:val="standardContextual"/>
              </w:rPr>
              <w:tab/>
            </w:r>
            <w:r w:rsidRPr="00417E6A">
              <w:rPr>
                <w:rStyle w:val="Hyperlink"/>
                <w:noProof/>
              </w:rPr>
              <w:t>Preconditions</w:t>
            </w:r>
            <w:r>
              <w:rPr>
                <w:noProof/>
                <w:webHidden/>
              </w:rPr>
              <w:tab/>
            </w:r>
            <w:r>
              <w:rPr>
                <w:noProof/>
                <w:webHidden/>
              </w:rPr>
              <w:fldChar w:fldCharType="begin"/>
            </w:r>
            <w:r>
              <w:rPr>
                <w:noProof/>
                <w:webHidden/>
              </w:rPr>
              <w:instrText xml:space="preserve"> PAGEREF _Toc218068741 \h </w:instrText>
            </w:r>
            <w:r>
              <w:rPr>
                <w:noProof/>
                <w:webHidden/>
              </w:rPr>
            </w:r>
            <w:r>
              <w:rPr>
                <w:noProof/>
                <w:webHidden/>
              </w:rPr>
              <w:fldChar w:fldCharType="separate"/>
            </w:r>
            <w:r>
              <w:rPr>
                <w:noProof/>
                <w:webHidden/>
              </w:rPr>
              <w:t>32</w:t>
            </w:r>
            <w:r>
              <w:rPr>
                <w:noProof/>
                <w:webHidden/>
              </w:rPr>
              <w:fldChar w:fldCharType="end"/>
            </w:r>
          </w:hyperlink>
        </w:p>
        <w:p w14:paraId="527C93B8" w14:textId="6FC986BA"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42" w:history="1">
            <w:r w:rsidRPr="00417E6A">
              <w:rPr>
                <w:rStyle w:val="Hyperlink"/>
                <w:noProof/>
              </w:rPr>
              <w:t>2.8.3</w:t>
            </w:r>
            <w:r>
              <w:rPr>
                <w:rFonts w:eastAsiaTheme="minorEastAsia"/>
                <w:noProof/>
                <w:kern w:val="2"/>
                <w:sz w:val="24"/>
                <w:szCs w:val="24"/>
                <w:lang w:eastAsia="en-SG"/>
                <w14:ligatures w14:val="standardContextual"/>
              </w:rPr>
              <w:tab/>
            </w:r>
            <w:r w:rsidRPr="00417E6A">
              <w:rPr>
                <w:rStyle w:val="Hyperlink"/>
                <w:noProof/>
              </w:rPr>
              <w:t>Business Requirements</w:t>
            </w:r>
            <w:r>
              <w:rPr>
                <w:noProof/>
                <w:webHidden/>
              </w:rPr>
              <w:tab/>
            </w:r>
            <w:r>
              <w:rPr>
                <w:noProof/>
                <w:webHidden/>
              </w:rPr>
              <w:fldChar w:fldCharType="begin"/>
            </w:r>
            <w:r>
              <w:rPr>
                <w:noProof/>
                <w:webHidden/>
              </w:rPr>
              <w:instrText xml:space="preserve"> PAGEREF _Toc218068742 \h </w:instrText>
            </w:r>
            <w:r>
              <w:rPr>
                <w:noProof/>
                <w:webHidden/>
              </w:rPr>
            </w:r>
            <w:r>
              <w:rPr>
                <w:noProof/>
                <w:webHidden/>
              </w:rPr>
              <w:fldChar w:fldCharType="separate"/>
            </w:r>
            <w:r>
              <w:rPr>
                <w:noProof/>
                <w:webHidden/>
              </w:rPr>
              <w:t>32</w:t>
            </w:r>
            <w:r>
              <w:rPr>
                <w:noProof/>
                <w:webHidden/>
              </w:rPr>
              <w:fldChar w:fldCharType="end"/>
            </w:r>
          </w:hyperlink>
        </w:p>
        <w:p w14:paraId="103BE332" w14:textId="0EF2B160"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43" w:history="1">
            <w:r w:rsidRPr="00417E6A">
              <w:rPr>
                <w:rStyle w:val="Hyperlink"/>
                <w:noProof/>
              </w:rPr>
              <w:t>2.8.4</w:t>
            </w:r>
            <w:r>
              <w:rPr>
                <w:rFonts w:eastAsiaTheme="minorEastAsia"/>
                <w:noProof/>
                <w:kern w:val="2"/>
                <w:sz w:val="24"/>
                <w:szCs w:val="24"/>
                <w:lang w:eastAsia="en-SG"/>
                <w14:ligatures w14:val="standardContextual"/>
              </w:rPr>
              <w:tab/>
            </w:r>
            <w:r w:rsidRPr="00417E6A">
              <w:rPr>
                <w:rStyle w:val="Hyperlink"/>
                <w:noProof/>
              </w:rPr>
              <w:t>Post Conditions</w:t>
            </w:r>
            <w:r>
              <w:rPr>
                <w:noProof/>
                <w:webHidden/>
              </w:rPr>
              <w:tab/>
            </w:r>
            <w:r>
              <w:rPr>
                <w:noProof/>
                <w:webHidden/>
              </w:rPr>
              <w:fldChar w:fldCharType="begin"/>
            </w:r>
            <w:r>
              <w:rPr>
                <w:noProof/>
                <w:webHidden/>
              </w:rPr>
              <w:instrText xml:space="preserve"> PAGEREF _Toc218068743 \h </w:instrText>
            </w:r>
            <w:r>
              <w:rPr>
                <w:noProof/>
                <w:webHidden/>
              </w:rPr>
            </w:r>
            <w:r>
              <w:rPr>
                <w:noProof/>
                <w:webHidden/>
              </w:rPr>
              <w:fldChar w:fldCharType="separate"/>
            </w:r>
            <w:r>
              <w:rPr>
                <w:noProof/>
                <w:webHidden/>
              </w:rPr>
              <w:t>32</w:t>
            </w:r>
            <w:r>
              <w:rPr>
                <w:noProof/>
                <w:webHidden/>
              </w:rPr>
              <w:fldChar w:fldCharType="end"/>
            </w:r>
          </w:hyperlink>
        </w:p>
        <w:p w14:paraId="6487B779" w14:textId="72B9D67E"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44" w:history="1">
            <w:r w:rsidRPr="00417E6A">
              <w:rPr>
                <w:rStyle w:val="Hyperlink"/>
                <w:noProof/>
              </w:rPr>
              <w:t>2.8.5</w:t>
            </w:r>
            <w:r>
              <w:rPr>
                <w:rFonts w:eastAsiaTheme="minorEastAsia"/>
                <w:noProof/>
                <w:kern w:val="2"/>
                <w:sz w:val="24"/>
                <w:szCs w:val="24"/>
                <w:lang w:eastAsia="en-SG"/>
                <w14:ligatures w14:val="standardContextual"/>
              </w:rPr>
              <w:tab/>
            </w:r>
            <w:r w:rsidRPr="00417E6A">
              <w:rPr>
                <w:rStyle w:val="Hyperlink"/>
                <w:noProof/>
              </w:rPr>
              <w:t>Announcement Details Page</w:t>
            </w:r>
            <w:r>
              <w:rPr>
                <w:noProof/>
                <w:webHidden/>
              </w:rPr>
              <w:tab/>
            </w:r>
            <w:r>
              <w:rPr>
                <w:noProof/>
                <w:webHidden/>
              </w:rPr>
              <w:fldChar w:fldCharType="begin"/>
            </w:r>
            <w:r>
              <w:rPr>
                <w:noProof/>
                <w:webHidden/>
              </w:rPr>
              <w:instrText xml:space="preserve"> PAGEREF _Toc218068744 \h </w:instrText>
            </w:r>
            <w:r>
              <w:rPr>
                <w:noProof/>
                <w:webHidden/>
              </w:rPr>
            </w:r>
            <w:r>
              <w:rPr>
                <w:noProof/>
                <w:webHidden/>
              </w:rPr>
              <w:fldChar w:fldCharType="separate"/>
            </w:r>
            <w:r>
              <w:rPr>
                <w:noProof/>
                <w:webHidden/>
              </w:rPr>
              <w:t>33</w:t>
            </w:r>
            <w:r>
              <w:rPr>
                <w:noProof/>
                <w:webHidden/>
              </w:rPr>
              <w:fldChar w:fldCharType="end"/>
            </w:r>
          </w:hyperlink>
        </w:p>
        <w:p w14:paraId="459693A5" w14:textId="1FFA83AE"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45" w:history="1">
            <w:r w:rsidRPr="00417E6A">
              <w:rPr>
                <w:rStyle w:val="Hyperlink"/>
                <w:noProof/>
              </w:rPr>
              <w:t>2.8.6</w:t>
            </w:r>
            <w:r>
              <w:rPr>
                <w:rFonts w:eastAsiaTheme="minorEastAsia"/>
                <w:noProof/>
                <w:kern w:val="2"/>
                <w:sz w:val="24"/>
                <w:szCs w:val="24"/>
                <w:lang w:eastAsia="en-SG"/>
                <w14:ligatures w14:val="standardContextual"/>
              </w:rPr>
              <w:tab/>
            </w:r>
            <w:r w:rsidRPr="00417E6A">
              <w:rPr>
                <w:rStyle w:val="Hyperlink"/>
                <w:noProof/>
              </w:rPr>
              <w:t>Upload File Modal</w:t>
            </w:r>
            <w:r>
              <w:rPr>
                <w:noProof/>
                <w:webHidden/>
              </w:rPr>
              <w:tab/>
            </w:r>
            <w:r>
              <w:rPr>
                <w:noProof/>
                <w:webHidden/>
              </w:rPr>
              <w:fldChar w:fldCharType="begin"/>
            </w:r>
            <w:r>
              <w:rPr>
                <w:noProof/>
                <w:webHidden/>
              </w:rPr>
              <w:instrText xml:space="preserve"> PAGEREF _Toc218068745 \h </w:instrText>
            </w:r>
            <w:r>
              <w:rPr>
                <w:noProof/>
                <w:webHidden/>
              </w:rPr>
            </w:r>
            <w:r>
              <w:rPr>
                <w:noProof/>
                <w:webHidden/>
              </w:rPr>
              <w:fldChar w:fldCharType="separate"/>
            </w:r>
            <w:r>
              <w:rPr>
                <w:noProof/>
                <w:webHidden/>
              </w:rPr>
              <w:t>34</w:t>
            </w:r>
            <w:r>
              <w:rPr>
                <w:noProof/>
                <w:webHidden/>
              </w:rPr>
              <w:fldChar w:fldCharType="end"/>
            </w:r>
          </w:hyperlink>
        </w:p>
        <w:p w14:paraId="3CAAEFFE" w14:textId="05791592"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46" w:history="1">
            <w:r w:rsidRPr="00417E6A">
              <w:rPr>
                <w:rStyle w:val="Hyperlink"/>
                <w:noProof/>
              </w:rPr>
              <w:t>2.8.7</w:t>
            </w:r>
            <w:r>
              <w:rPr>
                <w:rFonts w:eastAsiaTheme="minorEastAsia"/>
                <w:noProof/>
                <w:kern w:val="2"/>
                <w:sz w:val="24"/>
                <w:szCs w:val="24"/>
                <w:lang w:eastAsia="en-SG"/>
                <w14:ligatures w14:val="standardContextual"/>
              </w:rPr>
              <w:tab/>
            </w:r>
            <w:r w:rsidRPr="00417E6A">
              <w:rPr>
                <w:rStyle w:val="Hyperlink"/>
                <w:noProof/>
              </w:rPr>
              <w:t>Confirmation Prompt</w:t>
            </w:r>
            <w:r>
              <w:rPr>
                <w:noProof/>
                <w:webHidden/>
              </w:rPr>
              <w:tab/>
            </w:r>
            <w:r>
              <w:rPr>
                <w:noProof/>
                <w:webHidden/>
              </w:rPr>
              <w:fldChar w:fldCharType="begin"/>
            </w:r>
            <w:r>
              <w:rPr>
                <w:noProof/>
                <w:webHidden/>
              </w:rPr>
              <w:instrText xml:space="preserve"> PAGEREF _Toc218068746 \h </w:instrText>
            </w:r>
            <w:r>
              <w:rPr>
                <w:noProof/>
                <w:webHidden/>
              </w:rPr>
            </w:r>
            <w:r>
              <w:rPr>
                <w:noProof/>
                <w:webHidden/>
              </w:rPr>
              <w:fldChar w:fldCharType="separate"/>
            </w:r>
            <w:r>
              <w:rPr>
                <w:noProof/>
                <w:webHidden/>
              </w:rPr>
              <w:t>35</w:t>
            </w:r>
            <w:r>
              <w:rPr>
                <w:noProof/>
                <w:webHidden/>
              </w:rPr>
              <w:fldChar w:fldCharType="end"/>
            </w:r>
          </w:hyperlink>
        </w:p>
        <w:p w14:paraId="04C5AEF4" w14:textId="7312C7F1"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47" w:history="1">
            <w:r w:rsidRPr="00417E6A">
              <w:rPr>
                <w:rStyle w:val="Hyperlink"/>
                <w:noProof/>
              </w:rPr>
              <w:t>2.9</w:t>
            </w:r>
            <w:r>
              <w:rPr>
                <w:rFonts w:eastAsiaTheme="minorEastAsia"/>
                <w:noProof/>
                <w:kern w:val="2"/>
                <w:sz w:val="24"/>
                <w:szCs w:val="24"/>
                <w:lang w:eastAsia="en-SG"/>
                <w14:ligatures w14:val="standardContextual"/>
              </w:rPr>
              <w:tab/>
            </w:r>
            <w:r w:rsidRPr="00417E6A">
              <w:rPr>
                <w:rStyle w:val="Hyperlink"/>
                <w:noProof/>
              </w:rPr>
              <w:t>Withdraw Announcement Approval Request</w:t>
            </w:r>
            <w:r>
              <w:rPr>
                <w:noProof/>
                <w:webHidden/>
              </w:rPr>
              <w:tab/>
            </w:r>
            <w:r>
              <w:rPr>
                <w:noProof/>
                <w:webHidden/>
              </w:rPr>
              <w:fldChar w:fldCharType="begin"/>
            </w:r>
            <w:r>
              <w:rPr>
                <w:noProof/>
                <w:webHidden/>
              </w:rPr>
              <w:instrText xml:space="preserve"> PAGEREF _Toc218068747 \h </w:instrText>
            </w:r>
            <w:r>
              <w:rPr>
                <w:noProof/>
                <w:webHidden/>
              </w:rPr>
            </w:r>
            <w:r>
              <w:rPr>
                <w:noProof/>
                <w:webHidden/>
              </w:rPr>
              <w:fldChar w:fldCharType="separate"/>
            </w:r>
            <w:r>
              <w:rPr>
                <w:noProof/>
                <w:webHidden/>
              </w:rPr>
              <w:t>36</w:t>
            </w:r>
            <w:r>
              <w:rPr>
                <w:noProof/>
                <w:webHidden/>
              </w:rPr>
              <w:fldChar w:fldCharType="end"/>
            </w:r>
          </w:hyperlink>
        </w:p>
        <w:p w14:paraId="2ED58BA7" w14:textId="76462271"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48" w:history="1">
            <w:r w:rsidRPr="00417E6A">
              <w:rPr>
                <w:rStyle w:val="Hyperlink"/>
                <w:noProof/>
              </w:rPr>
              <w:t>2.9.1</w:t>
            </w:r>
            <w:r>
              <w:rPr>
                <w:rFonts w:eastAsiaTheme="minorEastAsia"/>
                <w:noProof/>
                <w:kern w:val="2"/>
                <w:sz w:val="24"/>
                <w:szCs w:val="24"/>
                <w:lang w:eastAsia="en-SG"/>
                <w14:ligatures w14:val="standardContextual"/>
              </w:rPr>
              <w:tab/>
            </w:r>
            <w:r w:rsidRPr="00417E6A">
              <w:rPr>
                <w:rStyle w:val="Hyperlink"/>
                <w:noProof/>
              </w:rPr>
              <w:t>Description</w:t>
            </w:r>
            <w:r>
              <w:rPr>
                <w:noProof/>
                <w:webHidden/>
              </w:rPr>
              <w:tab/>
            </w:r>
            <w:r>
              <w:rPr>
                <w:noProof/>
                <w:webHidden/>
              </w:rPr>
              <w:fldChar w:fldCharType="begin"/>
            </w:r>
            <w:r>
              <w:rPr>
                <w:noProof/>
                <w:webHidden/>
              </w:rPr>
              <w:instrText xml:space="preserve"> PAGEREF _Toc218068748 \h </w:instrText>
            </w:r>
            <w:r>
              <w:rPr>
                <w:noProof/>
                <w:webHidden/>
              </w:rPr>
            </w:r>
            <w:r>
              <w:rPr>
                <w:noProof/>
                <w:webHidden/>
              </w:rPr>
              <w:fldChar w:fldCharType="separate"/>
            </w:r>
            <w:r>
              <w:rPr>
                <w:noProof/>
                <w:webHidden/>
              </w:rPr>
              <w:t>36</w:t>
            </w:r>
            <w:r>
              <w:rPr>
                <w:noProof/>
                <w:webHidden/>
              </w:rPr>
              <w:fldChar w:fldCharType="end"/>
            </w:r>
          </w:hyperlink>
        </w:p>
        <w:p w14:paraId="515B444F" w14:textId="657358C6"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49" w:history="1">
            <w:r w:rsidRPr="00417E6A">
              <w:rPr>
                <w:rStyle w:val="Hyperlink"/>
                <w:noProof/>
              </w:rPr>
              <w:t>2.9.2</w:t>
            </w:r>
            <w:r>
              <w:rPr>
                <w:rFonts w:eastAsiaTheme="minorEastAsia"/>
                <w:noProof/>
                <w:kern w:val="2"/>
                <w:sz w:val="24"/>
                <w:szCs w:val="24"/>
                <w:lang w:eastAsia="en-SG"/>
                <w14:ligatures w14:val="standardContextual"/>
              </w:rPr>
              <w:tab/>
            </w:r>
            <w:r w:rsidRPr="00417E6A">
              <w:rPr>
                <w:rStyle w:val="Hyperlink"/>
                <w:noProof/>
              </w:rPr>
              <w:t>Preconditions</w:t>
            </w:r>
            <w:r>
              <w:rPr>
                <w:noProof/>
                <w:webHidden/>
              </w:rPr>
              <w:tab/>
            </w:r>
            <w:r>
              <w:rPr>
                <w:noProof/>
                <w:webHidden/>
              </w:rPr>
              <w:fldChar w:fldCharType="begin"/>
            </w:r>
            <w:r>
              <w:rPr>
                <w:noProof/>
                <w:webHidden/>
              </w:rPr>
              <w:instrText xml:space="preserve"> PAGEREF _Toc218068749 \h </w:instrText>
            </w:r>
            <w:r>
              <w:rPr>
                <w:noProof/>
                <w:webHidden/>
              </w:rPr>
            </w:r>
            <w:r>
              <w:rPr>
                <w:noProof/>
                <w:webHidden/>
              </w:rPr>
              <w:fldChar w:fldCharType="separate"/>
            </w:r>
            <w:r>
              <w:rPr>
                <w:noProof/>
                <w:webHidden/>
              </w:rPr>
              <w:t>36</w:t>
            </w:r>
            <w:r>
              <w:rPr>
                <w:noProof/>
                <w:webHidden/>
              </w:rPr>
              <w:fldChar w:fldCharType="end"/>
            </w:r>
          </w:hyperlink>
        </w:p>
        <w:p w14:paraId="35585ED8" w14:textId="43FC1C8B"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50" w:history="1">
            <w:r w:rsidRPr="00417E6A">
              <w:rPr>
                <w:rStyle w:val="Hyperlink"/>
                <w:noProof/>
              </w:rPr>
              <w:t>2.9.3</w:t>
            </w:r>
            <w:r>
              <w:rPr>
                <w:rFonts w:eastAsiaTheme="minorEastAsia"/>
                <w:noProof/>
                <w:kern w:val="2"/>
                <w:sz w:val="24"/>
                <w:szCs w:val="24"/>
                <w:lang w:eastAsia="en-SG"/>
                <w14:ligatures w14:val="standardContextual"/>
              </w:rPr>
              <w:tab/>
            </w:r>
            <w:r w:rsidRPr="00417E6A">
              <w:rPr>
                <w:rStyle w:val="Hyperlink"/>
                <w:noProof/>
              </w:rPr>
              <w:t>Business Requirements</w:t>
            </w:r>
            <w:r>
              <w:rPr>
                <w:noProof/>
                <w:webHidden/>
              </w:rPr>
              <w:tab/>
            </w:r>
            <w:r>
              <w:rPr>
                <w:noProof/>
                <w:webHidden/>
              </w:rPr>
              <w:fldChar w:fldCharType="begin"/>
            </w:r>
            <w:r>
              <w:rPr>
                <w:noProof/>
                <w:webHidden/>
              </w:rPr>
              <w:instrText xml:space="preserve"> PAGEREF _Toc218068750 \h </w:instrText>
            </w:r>
            <w:r>
              <w:rPr>
                <w:noProof/>
                <w:webHidden/>
              </w:rPr>
            </w:r>
            <w:r>
              <w:rPr>
                <w:noProof/>
                <w:webHidden/>
              </w:rPr>
              <w:fldChar w:fldCharType="separate"/>
            </w:r>
            <w:r>
              <w:rPr>
                <w:noProof/>
                <w:webHidden/>
              </w:rPr>
              <w:t>36</w:t>
            </w:r>
            <w:r>
              <w:rPr>
                <w:noProof/>
                <w:webHidden/>
              </w:rPr>
              <w:fldChar w:fldCharType="end"/>
            </w:r>
          </w:hyperlink>
        </w:p>
        <w:p w14:paraId="1A3B5DA3" w14:textId="5DBC1069"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51" w:history="1">
            <w:r w:rsidRPr="00417E6A">
              <w:rPr>
                <w:rStyle w:val="Hyperlink"/>
                <w:noProof/>
              </w:rPr>
              <w:t>2.9.4</w:t>
            </w:r>
            <w:r>
              <w:rPr>
                <w:rFonts w:eastAsiaTheme="minorEastAsia"/>
                <w:noProof/>
                <w:kern w:val="2"/>
                <w:sz w:val="24"/>
                <w:szCs w:val="24"/>
                <w:lang w:eastAsia="en-SG"/>
                <w14:ligatures w14:val="standardContextual"/>
              </w:rPr>
              <w:tab/>
            </w:r>
            <w:r w:rsidRPr="00417E6A">
              <w:rPr>
                <w:rStyle w:val="Hyperlink"/>
                <w:noProof/>
              </w:rPr>
              <w:t>Post Conditions</w:t>
            </w:r>
            <w:r>
              <w:rPr>
                <w:noProof/>
                <w:webHidden/>
              </w:rPr>
              <w:tab/>
            </w:r>
            <w:r>
              <w:rPr>
                <w:noProof/>
                <w:webHidden/>
              </w:rPr>
              <w:fldChar w:fldCharType="begin"/>
            </w:r>
            <w:r>
              <w:rPr>
                <w:noProof/>
                <w:webHidden/>
              </w:rPr>
              <w:instrText xml:space="preserve"> PAGEREF _Toc218068751 \h </w:instrText>
            </w:r>
            <w:r>
              <w:rPr>
                <w:noProof/>
                <w:webHidden/>
              </w:rPr>
            </w:r>
            <w:r>
              <w:rPr>
                <w:noProof/>
                <w:webHidden/>
              </w:rPr>
              <w:fldChar w:fldCharType="separate"/>
            </w:r>
            <w:r>
              <w:rPr>
                <w:noProof/>
                <w:webHidden/>
              </w:rPr>
              <w:t>36</w:t>
            </w:r>
            <w:r>
              <w:rPr>
                <w:noProof/>
                <w:webHidden/>
              </w:rPr>
              <w:fldChar w:fldCharType="end"/>
            </w:r>
          </w:hyperlink>
        </w:p>
        <w:p w14:paraId="7283EF88" w14:textId="14E03290"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52" w:history="1">
            <w:r w:rsidRPr="00417E6A">
              <w:rPr>
                <w:rStyle w:val="Hyperlink"/>
                <w:noProof/>
              </w:rPr>
              <w:t>2.9.5</w:t>
            </w:r>
            <w:r>
              <w:rPr>
                <w:rFonts w:eastAsiaTheme="minorEastAsia"/>
                <w:noProof/>
                <w:kern w:val="2"/>
                <w:sz w:val="24"/>
                <w:szCs w:val="24"/>
                <w:lang w:eastAsia="en-SG"/>
                <w14:ligatures w14:val="standardContextual"/>
              </w:rPr>
              <w:tab/>
            </w:r>
            <w:r w:rsidRPr="00417E6A">
              <w:rPr>
                <w:rStyle w:val="Hyperlink"/>
                <w:noProof/>
              </w:rPr>
              <w:t>Announcement Details Page</w:t>
            </w:r>
            <w:r>
              <w:rPr>
                <w:noProof/>
                <w:webHidden/>
              </w:rPr>
              <w:tab/>
            </w:r>
            <w:r>
              <w:rPr>
                <w:noProof/>
                <w:webHidden/>
              </w:rPr>
              <w:fldChar w:fldCharType="begin"/>
            </w:r>
            <w:r>
              <w:rPr>
                <w:noProof/>
                <w:webHidden/>
              </w:rPr>
              <w:instrText xml:space="preserve"> PAGEREF _Toc218068752 \h </w:instrText>
            </w:r>
            <w:r>
              <w:rPr>
                <w:noProof/>
                <w:webHidden/>
              </w:rPr>
            </w:r>
            <w:r>
              <w:rPr>
                <w:noProof/>
                <w:webHidden/>
              </w:rPr>
              <w:fldChar w:fldCharType="separate"/>
            </w:r>
            <w:r>
              <w:rPr>
                <w:noProof/>
                <w:webHidden/>
              </w:rPr>
              <w:t>36</w:t>
            </w:r>
            <w:r>
              <w:rPr>
                <w:noProof/>
                <w:webHidden/>
              </w:rPr>
              <w:fldChar w:fldCharType="end"/>
            </w:r>
          </w:hyperlink>
        </w:p>
        <w:p w14:paraId="4A8932E3" w14:textId="47E5B858" w:rsidR="00521348" w:rsidRDefault="00521348">
          <w:pPr>
            <w:pStyle w:val="TOC3"/>
            <w:tabs>
              <w:tab w:val="left" w:pos="1200"/>
              <w:tab w:val="right" w:leader="dot" w:pos="10790"/>
            </w:tabs>
            <w:rPr>
              <w:rFonts w:eastAsiaTheme="minorEastAsia"/>
              <w:noProof/>
              <w:kern w:val="2"/>
              <w:sz w:val="24"/>
              <w:szCs w:val="24"/>
              <w:lang w:eastAsia="en-SG"/>
              <w14:ligatures w14:val="standardContextual"/>
            </w:rPr>
          </w:pPr>
          <w:hyperlink w:anchor="_Toc218068753" w:history="1">
            <w:r w:rsidRPr="00417E6A">
              <w:rPr>
                <w:rStyle w:val="Hyperlink"/>
                <w:noProof/>
              </w:rPr>
              <w:t>2.9.6</w:t>
            </w:r>
            <w:r>
              <w:rPr>
                <w:rFonts w:eastAsiaTheme="minorEastAsia"/>
                <w:noProof/>
                <w:kern w:val="2"/>
                <w:sz w:val="24"/>
                <w:szCs w:val="24"/>
                <w:lang w:eastAsia="en-SG"/>
                <w14:ligatures w14:val="standardContextual"/>
              </w:rPr>
              <w:tab/>
            </w:r>
            <w:r w:rsidRPr="00417E6A">
              <w:rPr>
                <w:rStyle w:val="Hyperlink"/>
                <w:noProof/>
              </w:rPr>
              <w:t>Confirmation Prompt</w:t>
            </w:r>
            <w:r>
              <w:rPr>
                <w:noProof/>
                <w:webHidden/>
              </w:rPr>
              <w:tab/>
            </w:r>
            <w:r>
              <w:rPr>
                <w:noProof/>
                <w:webHidden/>
              </w:rPr>
              <w:fldChar w:fldCharType="begin"/>
            </w:r>
            <w:r>
              <w:rPr>
                <w:noProof/>
                <w:webHidden/>
              </w:rPr>
              <w:instrText xml:space="preserve"> PAGEREF _Toc218068753 \h </w:instrText>
            </w:r>
            <w:r>
              <w:rPr>
                <w:noProof/>
                <w:webHidden/>
              </w:rPr>
            </w:r>
            <w:r>
              <w:rPr>
                <w:noProof/>
                <w:webHidden/>
              </w:rPr>
              <w:fldChar w:fldCharType="separate"/>
            </w:r>
            <w:r>
              <w:rPr>
                <w:noProof/>
                <w:webHidden/>
              </w:rPr>
              <w:t>37</w:t>
            </w:r>
            <w:r>
              <w:rPr>
                <w:noProof/>
                <w:webHidden/>
              </w:rPr>
              <w:fldChar w:fldCharType="end"/>
            </w:r>
          </w:hyperlink>
        </w:p>
        <w:p w14:paraId="0C71F952" w14:textId="23552915"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54" w:history="1">
            <w:r w:rsidRPr="00417E6A">
              <w:rPr>
                <w:rStyle w:val="Hyperlink"/>
                <w:noProof/>
              </w:rPr>
              <w:t>2.10</w:t>
            </w:r>
            <w:r>
              <w:rPr>
                <w:rFonts w:eastAsiaTheme="minorEastAsia"/>
                <w:noProof/>
                <w:kern w:val="2"/>
                <w:sz w:val="24"/>
                <w:szCs w:val="24"/>
                <w:lang w:eastAsia="en-SG"/>
                <w14:ligatures w14:val="standardContextual"/>
              </w:rPr>
              <w:tab/>
            </w:r>
            <w:r w:rsidRPr="00417E6A">
              <w:rPr>
                <w:rStyle w:val="Hyperlink"/>
                <w:noProof/>
              </w:rPr>
              <w:t>Approve/Reject Announcement/Unpublish Announcement</w:t>
            </w:r>
            <w:r>
              <w:rPr>
                <w:noProof/>
                <w:webHidden/>
              </w:rPr>
              <w:tab/>
            </w:r>
            <w:r>
              <w:rPr>
                <w:noProof/>
                <w:webHidden/>
              </w:rPr>
              <w:fldChar w:fldCharType="begin"/>
            </w:r>
            <w:r>
              <w:rPr>
                <w:noProof/>
                <w:webHidden/>
              </w:rPr>
              <w:instrText xml:space="preserve"> PAGEREF _Toc218068754 \h </w:instrText>
            </w:r>
            <w:r>
              <w:rPr>
                <w:noProof/>
                <w:webHidden/>
              </w:rPr>
            </w:r>
            <w:r>
              <w:rPr>
                <w:noProof/>
                <w:webHidden/>
              </w:rPr>
              <w:fldChar w:fldCharType="separate"/>
            </w:r>
            <w:r>
              <w:rPr>
                <w:noProof/>
                <w:webHidden/>
              </w:rPr>
              <w:t>37</w:t>
            </w:r>
            <w:r>
              <w:rPr>
                <w:noProof/>
                <w:webHidden/>
              </w:rPr>
              <w:fldChar w:fldCharType="end"/>
            </w:r>
          </w:hyperlink>
        </w:p>
        <w:p w14:paraId="0B7683E0" w14:textId="01A5FB65"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55" w:history="1">
            <w:r w:rsidRPr="00417E6A">
              <w:rPr>
                <w:rStyle w:val="Hyperlink"/>
                <w:noProof/>
                <w:lang w:val="en-US"/>
              </w:rPr>
              <w:t>2.10.1</w:t>
            </w:r>
            <w:r>
              <w:rPr>
                <w:rFonts w:eastAsiaTheme="minorEastAsia"/>
                <w:noProof/>
                <w:kern w:val="2"/>
                <w:sz w:val="24"/>
                <w:szCs w:val="24"/>
                <w:lang w:eastAsia="en-SG"/>
                <w14:ligatures w14:val="standardContextual"/>
              </w:rPr>
              <w:tab/>
            </w:r>
            <w:r w:rsidRPr="00417E6A">
              <w:rPr>
                <w:rStyle w:val="Hyperlink"/>
                <w:noProof/>
                <w:lang w:val="en-US"/>
              </w:rPr>
              <w:t>Description</w:t>
            </w:r>
            <w:r>
              <w:rPr>
                <w:noProof/>
                <w:webHidden/>
              </w:rPr>
              <w:tab/>
            </w:r>
            <w:r>
              <w:rPr>
                <w:noProof/>
                <w:webHidden/>
              </w:rPr>
              <w:fldChar w:fldCharType="begin"/>
            </w:r>
            <w:r>
              <w:rPr>
                <w:noProof/>
                <w:webHidden/>
              </w:rPr>
              <w:instrText xml:space="preserve"> PAGEREF _Toc218068755 \h </w:instrText>
            </w:r>
            <w:r>
              <w:rPr>
                <w:noProof/>
                <w:webHidden/>
              </w:rPr>
            </w:r>
            <w:r>
              <w:rPr>
                <w:noProof/>
                <w:webHidden/>
              </w:rPr>
              <w:fldChar w:fldCharType="separate"/>
            </w:r>
            <w:r>
              <w:rPr>
                <w:noProof/>
                <w:webHidden/>
              </w:rPr>
              <w:t>37</w:t>
            </w:r>
            <w:r>
              <w:rPr>
                <w:noProof/>
                <w:webHidden/>
              </w:rPr>
              <w:fldChar w:fldCharType="end"/>
            </w:r>
          </w:hyperlink>
        </w:p>
        <w:p w14:paraId="5CADEDFB" w14:textId="2EC928FD"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56" w:history="1">
            <w:r w:rsidRPr="00417E6A">
              <w:rPr>
                <w:rStyle w:val="Hyperlink"/>
                <w:noProof/>
                <w:lang w:val="en-US"/>
              </w:rPr>
              <w:t>2.10.2</w:t>
            </w:r>
            <w:r>
              <w:rPr>
                <w:rFonts w:eastAsiaTheme="minorEastAsia"/>
                <w:noProof/>
                <w:kern w:val="2"/>
                <w:sz w:val="24"/>
                <w:szCs w:val="24"/>
                <w:lang w:eastAsia="en-SG"/>
                <w14:ligatures w14:val="standardContextual"/>
              </w:rPr>
              <w:tab/>
            </w:r>
            <w:r w:rsidRPr="00417E6A">
              <w:rPr>
                <w:rStyle w:val="Hyperlink"/>
                <w:noProof/>
                <w:lang w:val="en-US"/>
              </w:rPr>
              <w:t>Preconditions</w:t>
            </w:r>
            <w:r>
              <w:rPr>
                <w:noProof/>
                <w:webHidden/>
              </w:rPr>
              <w:tab/>
            </w:r>
            <w:r>
              <w:rPr>
                <w:noProof/>
                <w:webHidden/>
              </w:rPr>
              <w:fldChar w:fldCharType="begin"/>
            </w:r>
            <w:r>
              <w:rPr>
                <w:noProof/>
                <w:webHidden/>
              </w:rPr>
              <w:instrText xml:space="preserve"> PAGEREF _Toc218068756 \h </w:instrText>
            </w:r>
            <w:r>
              <w:rPr>
                <w:noProof/>
                <w:webHidden/>
              </w:rPr>
            </w:r>
            <w:r>
              <w:rPr>
                <w:noProof/>
                <w:webHidden/>
              </w:rPr>
              <w:fldChar w:fldCharType="separate"/>
            </w:r>
            <w:r>
              <w:rPr>
                <w:noProof/>
                <w:webHidden/>
              </w:rPr>
              <w:t>37</w:t>
            </w:r>
            <w:r>
              <w:rPr>
                <w:noProof/>
                <w:webHidden/>
              </w:rPr>
              <w:fldChar w:fldCharType="end"/>
            </w:r>
          </w:hyperlink>
        </w:p>
        <w:p w14:paraId="178FAC93" w14:textId="18FF9937"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57" w:history="1">
            <w:r w:rsidRPr="00417E6A">
              <w:rPr>
                <w:rStyle w:val="Hyperlink"/>
                <w:noProof/>
                <w:lang w:val="en-US"/>
              </w:rPr>
              <w:t>2.10.3</w:t>
            </w:r>
            <w:r>
              <w:rPr>
                <w:rFonts w:eastAsiaTheme="minorEastAsia"/>
                <w:noProof/>
                <w:kern w:val="2"/>
                <w:sz w:val="24"/>
                <w:szCs w:val="24"/>
                <w:lang w:eastAsia="en-SG"/>
                <w14:ligatures w14:val="standardContextual"/>
              </w:rPr>
              <w:tab/>
            </w:r>
            <w:r w:rsidRPr="00417E6A">
              <w:rPr>
                <w:rStyle w:val="Hyperlink"/>
                <w:noProof/>
                <w:lang w:val="en-US"/>
              </w:rPr>
              <w:t>Business Requirements</w:t>
            </w:r>
            <w:r>
              <w:rPr>
                <w:noProof/>
                <w:webHidden/>
              </w:rPr>
              <w:tab/>
            </w:r>
            <w:r>
              <w:rPr>
                <w:noProof/>
                <w:webHidden/>
              </w:rPr>
              <w:fldChar w:fldCharType="begin"/>
            </w:r>
            <w:r>
              <w:rPr>
                <w:noProof/>
                <w:webHidden/>
              </w:rPr>
              <w:instrText xml:space="preserve"> PAGEREF _Toc218068757 \h </w:instrText>
            </w:r>
            <w:r>
              <w:rPr>
                <w:noProof/>
                <w:webHidden/>
              </w:rPr>
            </w:r>
            <w:r>
              <w:rPr>
                <w:noProof/>
                <w:webHidden/>
              </w:rPr>
              <w:fldChar w:fldCharType="separate"/>
            </w:r>
            <w:r>
              <w:rPr>
                <w:noProof/>
                <w:webHidden/>
              </w:rPr>
              <w:t>37</w:t>
            </w:r>
            <w:r>
              <w:rPr>
                <w:noProof/>
                <w:webHidden/>
              </w:rPr>
              <w:fldChar w:fldCharType="end"/>
            </w:r>
          </w:hyperlink>
        </w:p>
        <w:p w14:paraId="7DDC3693" w14:textId="087D4FAE"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58" w:history="1">
            <w:r w:rsidRPr="00417E6A">
              <w:rPr>
                <w:rStyle w:val="Hyperlink"/>
                <w:noProof/>
                <w:lang w:val="en-US"/>
              </w:rPr>
              <w:t>2.10.4</w:t>
            </w:r>
            <w:r>
              <w:rPr>
                <w:rFonts w:eastAsiaTheme="minorEastAsia"/>
                <w:noProof/>
                <w:kern w:val="2"/>
                <w:sz w:val="24"/>
                <w:szCs w:val="24"/>
                <w:lang w:eastAsia="en-SG"/>
                <w14:ligatures w14:val="standardContextual"/>
              </w:rPr>
              <w:tab/>
            </w:r>
            <w:r w:rsidRPr="00417E6A">
              <w:rPr>
                <w:rStyle w:val="Hyperlink"/>
                <w:noProof/>
                <w:lang w:val="en-US"/>
              </w:rPr>
              <w:t>Post Conditions</w:t>
            </w:r>
            <w:r>
              <w:rPr>
                <w:noProof/>
                <w:webHidden/>
              </w:rPr>
              <w:tab/>
            </w:r>
            <w:r>
              <w:rPr>
                <w:noProof/>
                <w:webHidden/>
              </w:rPr>
              <w:fldChar w:fldCharType="begin"/>
            </w:r>
            <w:r>
              <w:rPr>
                <w:noProof/>
                <w:webHidden/>
              </w:rPr>
              <w:instrText xml:space="preserve"> PAGEREF _Toc218068758 \h </w:instrText>
            </w:r>
            <w:r>
              <w:rPr>
                <w:noProof/>
                <w:webHidden/>
              </w:rPr>
            </w:r>
            <w:r>
              <w:rPr>
                <w:noProof/>
                <w:webHidden/>
              </w:rPr>
              <w:fldChar w:fldCharType="separate"/>
            </w:r>
            <w:r>
              <w:rPr>
                <w:noProof/>
                <w:webHidden/>
              </w:rPr>
              <w:t>38</w:t>
            </w:r>
            <w:r>
              <w:rPr>
                <w:noProof/>
                <w:webHidden/>
              </w:rPr>
              <w:fldChar w:fldCharType="end"/>
            </w:r>
          </w:hyperlink>
        </w:p>
        <w:p w14:paraId="0426A7EE" w14:textId="59991820"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59" w:history="1">
            <w:r w:rsidRPr="00417E6A">
              <w:rPr>
                <w:rStyle w:val="Hyperlink"/>
                <w:noProof/>
                <w:lang w:val="en-US"/>
              </w:rPr>
              <w:t>2.10.5</w:t>
            </w:r>
            <w:r>
              <w:rPr>
                <w:rFonts w:eastAsiaTheme="minorEastAsia"/>
                <w:noProof/>
                <w:kern w:val="2"/>
                <w:sz w:val="24"/>
                <w:szCs w:val="24"/>
                <w:lang w:eastAsia="en-SG"/>
                <w14:ligatures w14:val="standardContextual"/>
              </w:rPr>
              <w:tab/>
            </w:r>
            <w:r w:rsidRPr="00417E6A">
              <w:rPr>
                <w:rStyle w:val="Hyperlink"/>
                <w:noProof/>
                <w:lang w:val="en-US"/>
              </w:rPr>
              <w:t>Announcement Details Page</w:t>
            </w:r>
            <w:r>
              <w:rPr>
                <w:noProof/>
                <w:webHidden/>
              </w:rPr>
              <w:tab/>
            </w:r>
            <w:r>
              <w:rPr>
                <w:noProof/>
                <w:webHidden/>
              </w:rPr>
              <w:fldChar w:fldCharType="begin"/>
            </w:r>
            <w:r>
              <w:rPr>
                <w:noProof/>
                <w:webHidden/>
              </w:rPr>
              <w:instrText xml:space="preserve"> PAGEREF _Toc218068759 \h </w:instrText>
            </w:r>
            <w:r>
              <w:rPr>
                <w:noProof/>
                <w:webHidden/>
              </w:rPr>
            </w:r>
            <w:r>
              <w:rPr>
                <w:noProof/>
                <w:webHidden/>
              </w:rPr>
              <w:fldChar w:fldCharType="separate"/>
            </w:r>
            <w:r>
              <w:rPr>
                <w:noProof/>
                <w:webHidden/>
              </w:rPr>
              <w:t>38</w:t>
            </w:r>
            <w:r>
              <w:rPr>
                <w:noProof/>
                <w:webHidden/>
              </w:rPr>
              <w:fldChar w:fldCharType="end"/>
            </w:r>
          </w:hyperlink>
        </w:p>
        <w:p w14:paraId="5A05191F" w14:textId="56B232BF"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60" w:history="1">
            <w:r w:rsidRPr="00417E6A">
              <w:rPr>
                <w:rStyle w:val="Hyperlink"/>
                <w:noProof/>
              </w:rPr>
              <w:t>2.10.6</w:t>
            </w:r>
            <w:r>
              <w:rPr>
                <w:rFonts w:eastAsiaTheme="minorEastAsia"/>
                <w:noProof/>
                <w:kern w:val="2"/>
                <w:sz w:val="24"/>
                <w:szCs w:val="24"/>
                <w:lang w:eastAsia="en-SG"/>
                <w14:ligatures w14:val="standardContextual"/>
              </w:rPr>
              <w:tab/>
            </w:r>
            <w:r w:rsidRPr="00417E6A">
              <w:rPr>
                <w:rStyle w:val="Hyperlink"/>
                <w:noProof/>
              </w:rPr>
              <w:t>Confirmation Prompt</w:t>
            </w:r>
            <w:r>
              <w:rPr>
                <w:noProof/>
                <w:webHidden/>
              </w:rPr>
              <w:tab/>
            </w:r>
            <w:r>
              <w:rPr>
                <w:noProof/>
                <w:webHidden/>
              </w:rPr>
              <w:fldChar w:fldCharType="begin"/>
            </w:r>
            <w:r>
              <w:rPr>
                <w:noProof/>
                <w:webHidden/>
              </w:rPr>
              <w:instrText xml:space="preserve"> PAGEREF _Toc218068760 \h </w:instrText>
            </w:r>
            <w:r>
              <w:rPr>
                <w:noProof/>
                <w:webHidden/>
              </w:rPr>
            </w:r>
            <w:r>
              <w:rPr>
                <w:noProof/>
                <w:webHidden/>
              </w:rPr>
              <w:fldChar w:fldCharType="separate"/>
            </w:r>
            <w:r>
              <w:rPr>
                <w:noProof/>
                <w:webHidden/>
              </w:rPr>
              <w:t>41</w:t>
            </w:r>
            <w:r>
              <w:rPr>
                <w:noProof/>
                <w:webHidden/>
              </w:rPr>
              <w:fldChar w:fldCharType="end"/>
            </w:r>
          </w:hyperlink>
        </w:p>
        <w:p w14:paraId="10A194EE" w14:textId="11F52277"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61" w:history="1">
            <w:r w:rsidRPr="00417E6A">
              <w:rPr>
                <w:rStyle w:val="Hyperlink"/>
                <w:noProof/>
              </w:rPr>
              <w:t>2.10.7</w:t>
            </w:r>
            <w:r>
              <w:rPr>
                <w:rFonts w:eastAsiaTheme="minorEastAsia"/>
                <w:noProof/>
                <w:kern w:val="2"/>
                <w:sz w:val="24"/>
                <w:szCs w:val="24"/>
                <w:lang w:eastAsia="en-SG"/>
                <w14:ligatures w14:val="standardContextual"/>
              </w:rPr>
              <w:tab/>
            </w:r>
            <w:r w:rsidRPr="00417E6A">
              <w:rPr>
                <w:rStyle w:val="Hyperlink"/>
                <w:noProof/>
              </w:rPr>
              <w:t>Unpublish Banner</w:t>
            </w:r>
            <w:r>
              <w:rPr>
                <w:noProof/>
                <w:webHidden/>
              </w:rPr>
              <w:tab/>
            </w:r>
            <w:r>
              <w:rPr>
                <w:noProof/>
                <w:webHidden/>
              </w:rPr>
              <w:fldChar w:fldCharType="begin"/>
            </w:r>
            <w:r>
              <w:rPr>
                <w:noProof/>
                <w:webHidden/>
              </w:rPr>
              <w:instrText xml:space="preserve"> PAGEREF _Toc218068761 \h </w:instrText>
            </w:r>
            <w:r>
              <w:rPr>
                <w:noProof/>
                <w:webHidden/>
              </w:rPr>
            </w:r>
            <w:r>
              <w:rPr>
                <w:noProof/>
                <w:webHidden/>
              </w:rPr>
              <w:fldChar w:fldCharType="separate"/>
            </w:r>
            <w:r>
              <w:rPr>
                <w:noProof/>
                <w:webHidden/>
              </w:rPr>
              <w:t>42</w:t>
            </w:r>
            <w:r>
              <w:rPr>
                <w:noProof/>
                <w:webHidden/>
              </w:rPr>
              <w:fldChar w:fldCharType="end"/>
            </w:r>
          </w:hyperlink>
        </w:p>
        <w:p w14:paraId="21DB19B2" w14:textId="72C1203A"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62" w:history="1">
            <w:r w:rsidRPr="00417E6A">
              <w:rPr>
                <w:rStyle w:val="Hyperlink"/>
                <w:noProof/>
              </w:rPr>
              <w:t>2.11</w:t>
            </w:r>
            <w:r>
              <w:rPr>
                <w:rFonts w:eastAsiaTheme="minorEastAsia"/>
                <w:noProof/>
                <w:kern w:val="2"/>
                <w:sz w:val="24"/>
                <w:szCs w:val="24"/>
                <w:lang w:eastAsia="en-SG"/>
                <w14:ligatures w14:val="standardContextual"/>
              </w:rPr>
              <w:tab/>
            </w:r>
            <w:r w:rsidRPr="00417E6A">
              <w:rPr>
                <w:rStyle w:val="Hyperlink"/>
                <w:noProof/>
              </w:rPr>
              <w:t>Unpublish Announcement</w:t>
            </w:r>
            <w:r>
              <w:rPr>
                <w:noProof/>
                <w:webHidden/>
              </w:rPr>
              <w:tab/>
            </w:r>
            <w:r>
              <w:rPr>
                <w:noProof/>
                <w:webHidden/>
              </w:rPr>
              <w:fldChar w:fldCharType="begin"/>
            </w:r>
            <w:r>
              <w:rPr>
                <w:noProof/>
                <w:webHidden/>
              </w:rPr>
              <w:instrText xml:space="preserve"> PAGEREF _Toc218068762 \h </w:instrText>
            </w:r>
            <w:r>
              <w:rPr>
                <w:noProof/>
                <w:webHidden/>
              </w:rPr>
            </w:r>
            <w:r>
              <w:rPr>
                <w:noProof/>
                <w:webHidden/>
              </w:rPr>
              <w:fldChar w:fldCharType="separate"/>
            </w:r>
            <w:r>
              <w:rPr>
                <w:noProof/>
                <w:webHidden/>
              </w:rPr>
              <w:t>42</w:t>
            </w:r>
            <w:r>
              <w:rPr>
                <w:noProof/>
                <w:webHidden/>
              </w:rPr>
              <w:fldChar w:fldCharType="end"/>
            </w:r>
          </w:hyperlink>
        </w:p>
        <w:p w14:paraId="6D759415" w14:textId="3921B4EF"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63" w:history="1">
            <w:r w:rsidRPr="00417E6A">
              <w:rPr>
                <w:rStyle w:val="Hyperlink"/>
                <w:noProof/>
              </w:rPr>
              <w:t>2.11.1</w:t>
            </w:r>
            <w:r>
              <w:rPr>
                <w:rFonts w:eastAsiaTheme="minorEastAsia"/>
                <w:noProof/>
                <w:kern w:val="2"/>
                <w:sz w:val="24"/>
                <w:szCs w:val="24"/>
                <w:lang w:eastAsia="en-SG"/>
                <w14:ligatures w14:val="standardContextual"/>
              </w:rPr>
              <w:tab/>
            </w:r>
            <w:r w:rsidRPr="00417E6A">
              <w:rPr>
                <w:rStyle w:val="Hyperlink"/>
                <w:noProof/>
              </w:rPr>
              <w:t>Description</w:t>
            </w:r>
            <w:r>
              <w:rPr>
                <w:noProof/>
                <w:webHidden/>
              </w:rPr>
              <w:tab/>
            </w:r>
            <w:r>
              <w:rPr>
                <w:noProof/>
                <w:webHidden/>
              </w:rPr>
              <w:fldChar w:fldCharType="begin"/>
            </w:r>
            <w:r>
              <w:rPr>
                <w:noProof/>
                <w:webHidden/>
              </w:rPr>
              <w:instrText xml:space="preserve"> PAGEREF _Toc218068763 \h </w:instrText>
            </w:r>
            <w:r>
              <w:rPr>
                <w:noProof/>
                <w:webHidden/>
              </w:rPr>
            </w:r>
            <w:r>
              <w:rPr>
                <w:noProof/>
                <w:webHidden/>
              </w:rPr>
              <w:fldChar w:fldCharType="separate"/>
            </w:r>
            <w:r>
              <w:rPr>
                <w:noProof/>
                <w:webHidden/>
              </w:rPr>
              <w:t>43</w:t>
            </w:r>
            <w:r>
              <w:rPr>
                <w:noProof/>
                <w:webHidden/>
              </w:rPr>
              <w:fldChar w:fldCharType="end"/>
            </w:r>
          </w:hyperlink>
        </w:p>
        <w:p w14:paraId="52BEE256" w14:textId="3F505715"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64" w:history="1">
            <w:r w:rsidRPr="00417E6A">
              <w:rPr>
                <w:rStyle w:val="Hyperlink"/>
                <w:noProof/>
              </w:rPr>
              <w:t>2.11.2</w:t>
            </w:r>
            <w:r>
              <w:rPr>
                <w:rFonts w:eastAsiaTheme="minorEastAsia"/>
                <w:noProof/>
                <w:kern w:val="2"/>
                <w:sz w:val="24"/>
                <w:szCs w:val="24"/>
                <w:lang w:eastAsia="en-SG"/>
                <w14:ligatures w14:val="standardContextual"/>
              </w:rPr>
              <w:tab/>
            </w:r>
            <w:r w:rsidRPr="00417E6A">
              <w:rPr>
                <w:rStyle w:val="Hyperlink"/>
                <w:noProof/>
              </w:rPr>
              <w:t>Preconditions</w:t>
            </w:r>
            <w:r>
              <w:rPr>
                <w:noProof/>
                <w:webHidden/>
              </w:rPr>
              <w:tab/>
            </w:r>
            <w:r>
              <w:rPr>
                <w:noProof/>
                <w:webHidden/>
              </w:rPr>
              <w:fldChar w:fldCharType="begin"/>
            </w:r>
            <w:r>
              <w:rPr>
                <w:noProof/>
                <w:webHidden/>
              </w:rPr>
              <w:instrText xml:space="preserve"> PAGEREF _Toc218068764 \h </w:instrText>
            </w:r>
            <w:r>
              <w:rPr>
                <w:noProof/>
                <w:webHidden/>
              </w:rPr>
            </w:r>
            <w:r>
              <w:rPr>
                <w:noProof/>
                <w:webHidden/>
              </w:rPr>
              <w:fldChar w:fldCharType="separate"/>
            </w:r>
            <w:r>
              <w:rPr>
                <w:noProof/>
                <w:webHidden/>
              </w:rPr>
              <w:t>43</w:t>
            </w:r>
            <w:r>
              <w:rPr>
                <w:noProof/>
                <w:webHidden/>
              </w:rPr>
              <w:fldChar w:fldCharType="end"/>
            </w:r>
          </w:hyperlink>
        </w:p>
        <w:p w14:paraId="7FFDEF0E" w14:textId="415C6524"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65" w:history="1">
            <w:r w:rsidRPr="00417E6A">
              <w:rPr>
                <w:rStyle w:val="Hyperlink"/>
                <w:noProof/>
              </w:rPr>
              <w:t>2.11.3</w:t>
            </w:r>
            <w:r>
              <w:rPr>
                <w:rFonts w:eastAsiaTheme="minorEastAsia"/>
                <w:noProof/>
                <w:kern w:val="2"/>
                <w:sz w:val="24"/>
                <w:szCs w:val="24"/>
                <w:lang w:eastAsia="en-SG"/>
                <w14:ligatures w14:val="standardContextual"/>
              </w:rPr>
              <w:tab/>
            </w:r>
            <w:r w:rsidRPr="00417E6A">
              <w:rPr>
                <w:rStyle w:val="Hyperlink"/>
                <w:noProof/>
              </w:rPr>
              <w:t>Business Requirements</w:t>
            </w:r>
            <w:r>
              <w:rPr>
                <w:noProof/>
                <w:webHidden/>
              </w:rPr>
              <w:tab/>
            </w:r>
            <w:r>
              <w:rPr>
                <w:noProof/>
                <w:webHidden/>
              </w:rPr>
              <w:fldChar w:fldCharType="begin"/>
            </w:r>
            <w:r>
              <w:rPr>
                <w:noProof/>
                <w:webHidden/>
              </w:rPr>
              <w:instrText xml:space="preserve"> PAGEREF _Toc218068765 \h </w:instrText>
            </w:r>
            <w:r>
              <w:rPr>
                <w:noProof/>
                <w:webHidden/>
              </w:rPr>
            </w:r>
            <w:r>
              <w:rPr>
                <w:noProof/>
                <w:webHidden/>
              </w:rPr>
              <w:fldChar w:fldCharType="separate"/>
            </w:r>
            <w:r>
              <w:rPr>
                <w:noProof/>
                <w:webHidden/>
              </w:rPr>
              <w:t>43</w:t>
            </w:r>
            <w:r>
              <w:rPr>
                <w:noProof/>
                <w:webHidden/>
              </w:rPr>
              <w:fldChar w:fldCharType="end"/>
            </w:r>
          </w:hyperlink>
        </w:p>
        <w:p w14:paraId="4BC8E8EB" w14:textId="0ACA48E8"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66" w:history="1">
            <w:r w:rsidRPr="00417E6A">
              <w:rPr>
                <w:rStyle w:val="Hyperlink"/>
                <w:noProof/>
              </w:rPr>
              <w:t>2.11.4</w:t>
            </w:r>
            <w:r>
              <w:rPr>
                <w:rFonts w:eastAsiaTheme="minorEastAsia"/>
                <w:noProof/>
                <w:kern w:val="2"/>
                <w:sz w:val="24"/>
                <w:szCs w:val="24"/>
                <w:lang w:eastAsia="en-SG"/>
                <w14:ligatures w14:val="standardContextual"/>
              </w:rPr>
              <w:tab/>
            </w:r>
            <w:r w:rsidRPr="00417E6A">
              <w:rPr>
                <w:rStyle w:val="Hyperlink"/>
                <w:noProof/>
              </w:rPr>
              <w:t>Post Conditions</w:t>
            </w:r>
            <w:r>
              <w:rPr>
                <w:noProof/>
                <w:webHidden/>
              </w:rPr>
              <w:tab/>
            </w:r>
            <w:r>
              <w:rPr>
                <w:noProof/>
                <w:webHidden/>
              </w:rPr>
              <w:fldChar w:fldCharType="begin"/>
            </w:r>
            <w:r>
              <w:rPr>
                <w:noProof/>
                <w:webHidden/>
              </w:rPr>
              <w:instrText xml:space="preserve"> PAGEREF _Toc218068766 \h </w:instrText>
            </w:r>
            <w:r>
              <w:rPr>
                <w:noProof/>
                <w:webHidden/>
              </w:rPr>
            </w:r>
            <w:r>
              <w:rPr>
                <w:noProof/>
                <w:webHidden/>
              </w:rPr>
              <w:fldChar w:fldCharType="separate"/>
            </w:r>
            <w:r>
              <w:rPr>
                <w:noProof/>
                <w:webHidden/>
              </w:rPr>
              <w:t>43</w:t>
            </w:r>
            <w:r>
              <w:rPr>
                <w:noProof/>
                <w:webHidden/>
              </w:rPr>
              <w:fldChar w:fldCharType="end"/>
            </w:r>
          </w:hyperlink>
        </w:p>
        <w:p w14:paraId="759C4A85" w14:textId="0F90E134"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67" w:history="1">
            <w:r w:rsidRPr="00417E6A">
              <w:rPr>
                <w:rStyle w:val="Hyperlink"/>
                <w:noProof/>
              </w:rPr>
              <w:t>2.11.5</w:t>
            </w:r>
            <w:r>
              <w:rPr>
                <w:rFonts w:eastAsiaTheme="minorEastAsia"/>
                <w:noProof/>
                <w:kern w:val="2"/>
                <w:sz w:val="24"/>
                <w:szCs w:val="24"/>
                <w:lang w:eastAsia="en-SG"/>
                <w14:ligatures w14:val="standardContextual"/>
              </w:rPr>
              <w:tab/>
            </w:r>
            <w:r w:rsidRPr="00417E6A">
              <w:rPr>
                <w:rStyle w:val="Hyperlink"/>
                <w:noProof/>
              </w:rPr>
              <w:t>Announcement Details Page</w:t>
            </w:r>
            <w:r>
              <w:rPr>
                <w:noProof/>
                <w:webHidden/>
              </w:rPr>
              <w:tab/>
            </w:r>
            <w:r>
              <w:rPr>
                <w:noProof/>
                <w:webHidden/>
              </w:rPr>
              <w:fldChar w:fldCharType="begin"/>
            </w:r>
            <w:r>
              <w:rPr>
                <w:noProof/>
                <w:webHidden/>
              </w:rPr>
              <w:instrText xml:space="preserve"> PAGEREF _Toc218068767 \h </w:instrText>
            </w:r>
            <w:r>
              <w:rPr>
                <w:noProof/>
                <w:webHidden/>
              </w:rPr>
            </w:r>
            <w:r>
              <w:rPr>
                <w:noProof/>
                <w:webHidden/>
              </w:rPr>
              <w:fldChar w:fldCharType="separate"/>
            </w:r>
            <w:r>
              <w:rPr>
                <w:noProof/>
                <w:webHidden/>
              </w:rPr>
              <w:t>43</w:t>
            </w:r>
            <w:r>
              <w:rPr>
                <w:noProof/>
                <w:webHidden/>
              </w:rPr>
              <w:fldChar w:fldCharType="end"/>
            </w:r>
          </w:hyperlink>
        </w:p>
        <w:p w14:paraId="07E3D7A4" w14:textId="0A6353B8"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68" w:history="1">
            <w:r w:rsidRPr="00417E6A">
              <w:rPr>
                <w:rStyle w:val="Hyperlink"/>
                <w:noProof/>
              </w:rPr>
              <w:t>2.11.6</w:t>
            </w:r>
            <w:r>
              <w:rPr>
                <w:rFonts w:eastAsiaTheme="minorEastAsia"/>
                <w:noProof/>
                <w:kern w:val="2"/>
                <w:sz w:val="24"/>
                <w:szCs w:val="24"/>
                <w:lang w:eastAsia="en-SG"/>
                <w14:ligatures w14:val="standardContextual"/>
              </w:rPr>
              <w:tab/>
            </w:r>
            <w:r w:rsidRPr="00417E6A">
              <w:rPr>
                <w:rStyle w:val="Hyperlink"/>
                <w:noProof/>
              </w:rPr>
              <w:t>Confirmation Prompt</w:t>
            </w:r>
            <w:r>
              <w:rPr>
                <w:noProof/>
                <w:webHidden/>
              </w:rPr>
              <w:tab/>
            </w:r>
            <w:r>
              <w:rPr>
                <w:noProof/>
                <w:webHidden/>
              </w:rPr>
              <w:fldChar w:fldCharType="begin"/>
            </w:r>
            <w:r>
              <w:rPr>
                <w:noProof/>
                <w:webHidden/>
              </w:rPr>
              <w:instrText xml:space="preserve"> PAGEREF _Toc218068768 \h </w:instrText>
            </w:r>
            <w:r>
              <w:rPr>
                <w:noProof/>
                <w:webHidden/>
              </w:rPr>
            </w:r>
            <w:r>
              <w:rPr>
                <w:noProof/>
                <w:webHidden/>
              </w:rPr>
              <w:fldChar w:fldCharType="separate"/>
            </w:r>
            <w:r>
              <w:rPr>
                <w:noProof/>
                <w:webHidden/>
              </w:rPr>
              <w:t>44</w:t>
            </w:r>
            <w:r>
              <w:rPr>
                <w:noProof/>
                <w:webHidden/>
              </w:rPr>
              <w:fldChar w:fldCharType="end"/>
            </w:r>
          </w:hyperlink>
        </w:p>
        <w:p w14:paraId="4AD463DA" w14:textId="5EBD594D"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69" w:history="1">
            <w:r w:rsidRPr="00417E6A">
              <w:rPr>
                <w:rStyle w:val="Hyperlink"/>
                <w:noProof/>
              </w:rPr>
              <w:t>2.12</w:t>
            </w:r>
            <w:r>
              <w:rPr>
                <w:rFonts w:eastAsiaTheme="minorEastAsia"/>
                <w:noProof/>
                <w:kern w:val="2"/>
                <w:sz w:val="24"/>
                <w:szCs w:val="24"/>
                <w:lang w:eastAsia="en-SG"/>
                <w14:ligatures w14:val="standardContextual"/>
              </w:rPr>
              <w:tab/>
            </w:r>
            <w:r w:rsidRPr="00417E6A">
              <w:rPr>
                <w:rStyle w:val="Hyperlink"/>
                <w:noProof/>
              </w:rPr>
              <w:t>Override MEPS+ Validation Error</w:t>
            </w:r>
            <w:r>
              <w:rPr>
                <w:noProof/>
                <w:webHidden/>
              </w:rPr>
              <w:tab/>
            </w:r>
            <w:r>
              <w:rPr>
                <w:noProof/>
                <w:webHidden/>
              </w:rPr>
              <w:fldChar w:fldCharType="begin"/>
            </w:r>
            <w:r>
              <w:rPr>
                <w:noProof/>
                <w:webHidden/>
              </w:rPr>
              <w:instrText xml:space="preserve"> PAGEREF _Toc218068769 \h </w:instrText>
            </w:r>
            <w:r>
              <w:rPr>
                <w:noProof/>
                <w:webHidden/>
              </w:rPr>
            </w:r>
            <w:r>
              <w:rPr>
                <w:noProof/>
                <w:webHidden/>
              </w:rPr>
              <w:fldChar w:fldCharType="separate"/>
            </w:r>
            <w:r>
              <w:rPr>
                <w:noProof/>
                <w:webHidden/>
              </w:rPr>
              <w:t>44</w:t>
            </w:r>
            <w:r>
              <w:rPr>
                <w:noProof/>
                <w:webHidden/>
              </w:rPr>
              <w:fldChar w:fldCharType="end"/>
            </w:r>
          </w:hyperlink>
        </w:p>
        <w:p w14:paraId="510781A7" w14:textId="289238C9"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70" w:history="1">
            <w:r w:rsidRPr="00417E6A">
              <w:rPr>
                <w:rStyle w:val="Hyperlink"/>
                <w:noProof/>
              </w:rPr>
              <w:t>2.12.1</w:t>
            </w:r>
            <w:r>
              <w:rPr>
                <w:rFonts w:eastAsiaTheme="minorEastAsia"/>
                <w:noProof/>
                <w:kern w:val="2"/>
                <w:sz w:val="24"/>
                <w:szCs w:val="24"/>
                <w:lang w:eastAsia="en-SG"/>
                <w14:ligatures w14:val="standardContextual"/>
              </w:rPr>
              <w:tab/>
            </w:r>
            <w:r w:rsidRPr="00417E6A">
              <w:rPr>
                <w:rStyle w:val="Hyperlink"/>
                <w:noProof/>
              </w:rPr>
              <w:t>Description</w:t>
            </w:r>
            <w:r>
              <w:rPr>
                <w:noProof/>
                <w:webHidden/>
              </w:rPr>
              <w:tab/>
            </w:r>
            <w:r>
              <w:rPr>
                <w:noProof/>
                <w:webHidden/>
              </w:rPr>
              <w:fldChar w:fldCharType="begin"/>
            </w:r>
            <w:r>
              <w:rPr>
                <w:noProof/>
                <w:webHidden/>
              </w:rPr>
              <w:instrText xml:space="preserve"> PAGEREF _Toc218068770 \h </w:instrText>
            </w:r>
            <w:r>
              <w:rPr>
                <w:noProof/>
                <w:webHidden/>
              </w:rPr>
            </w:r>
            <w:r>
              <w:rPr>
                <w:noProof/>
                <w:webHidden/>
              </w:rPr>
              <w:fldChar w:fldCharType="separate"/>
            </w:r>
            <w:r>
              <w:rPr>
                <w:noProof/>
                <w:webHidden/>
              </w:rPr>
              <w:t>44</w:t>
            </w:r>
            <w:r>
              <w:rPr>
                <w:noProof/>
                <w:webHidden/>
              </w:rPr>
              <w:fldChar w:fldCharType="end"/>
            </w:r>
          </w:hyperlink>
        </w:p>
        <w:p w14:paraId="2805CD3E" w14:textId="6D0B4445"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71" w:history="1">
            <w:r w:rsidRPr="00417E6A">
              <w:rPr>
                <w:rStyle w:val="Hyperlink"/>
                <w:noProof/>
              </w:rPr>
              <w:t>2.12.2</w:t>
            </w:r>
            <w:r>
              <w:rPr>
                <w:rFonts w:eastAsiaTheme="minorEastAsia"/>
                <w:noProof/>
                <w:kern w:val="2"/>
                <w:sz w:val="24"/>
                <w:szCs w:val="24"/>
                <w:lang w:eastAsia="en-SG"/>
                <w14:ligatures w14:val="standardContextual"/>
              </w:rPr>
              <w:tab/>
            </w:r>
            <w:r w:rsidRPr="00417E6A">
              <w:rPr>
                <w:rStyle w:val="Hyperlink"/>
                <w:noProof/>
              </w:rPr>
              <w:t>Preconditions</w:t>
            </w:r>
            <w:r>
              <w:rPr>
                <w:noProof/>
                <w:webHidden/>
              </w:rPr>
              <w:tab/>
            </w:r>
            <w:r>
              <w:rPr>
                <w:noProof/>
                <w:webHidden/>
              </w:rPr>
              <w:fldChar w:fldCharType="begin"/>
            </w:r>
            <w:r>
              <w:rPr>
                <w:noProof/>
                <w:webHidden/>
              </w:rPr>
              <w:instrText xml:space="preserve"> PAGEREF _Toc218068771 \h </w:instrText>
            </w:r>
            <w:r>
              <w:rPr>
                <w:noProof/>
                <w:webHidden/>
              </w:rPr>
            </w:r>
            <w:r>
              <w:rPr>
                <w:noProof/>
                <w:webHidden/>
              </w:rPr>
              <w:fldChar w:fldCharType="separate"/>
            </w:r>
            <w:r>
              <w:rPr>
                <w:noProof/>
                <w:webHidden/>
              </w:rPr>
              <w:t>44</w:t>
            </w:r>
            <w:r>
              <w:rPr>
                <w:noProof/>
                <w:webHidden/>
              </w:rPr>
              <w:fldChar w:fldCharType="end"/>
            </w:r>
          </w:hyperlink>
        </w:p>
        <w:p w14:paraId="019F9ABE" w14:textId="114C4D10"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72" w:history="1">
            <w:r w:rsidRPr="00417E6A">
              <w:rPr>
                <w:rStyle w:val="Hyperlink"/>
                <w:noProof/>
              </w:rPr>
              <w:t>2.12.3</w:t>
            </w:r>
            <w:r>
              <w:rPr>
                <w:rFonts w:eastAsiaTheme="minorEastAsia"/>
                <w:noProof/>
                <w:kern w:val="2"/>
                <w:sz w:val="24"/>
                <w:szCs w:val="24"/>
                <w:lang w:eastAsia="en-SG"/>
                <w14:ligatures w14:val="standardContextual"/>
              </w:rPr>
              <w:tab/>
            </w:r>
            <w:r w:rsidRPr="00417E6A">
              <w:rPr>
                <w:rStyle w:val="Hyperlink"/>
                <w:noProof/>
              </w:rPr>
              <w:t>Business Requirements</w:t>
            </w:r>
            <w:r>
              <w:rPr>
                <w:noProof/>
                <w:webHidden/>
              </w:rPr>
              <w:tab/>
            </w:r>
            <w:r>
              <w:rPr>
                <w:noProof/>
                <w:webHidden/>
              </w:rPr>
              <w:fldChar w:fldCharType="begin"/>
            </w:r>
            <w:r>
              <w:rPr>
                <w:noProof/>
                <w:webHidden/>
              </w:rPr>
              <w:instrText xml:space="preserve"> PAGEREF _Toc218068772 \h </w:instrText>
            </w:r>
            <w:r>
              <w:rPr>
                <w:noProof/>
                <w:webHidden/>
              </w:rPr>
            </w:r>
            <w:r>
              <w:rPr>
                <w:noProof/>
                <w:webHidden/>
              </w:rPr>
              <w:fldChar w:fldCharType="separate"/>
            </w:r>
            <w:r>
              <w:rPr>
                <w:noProof/>
                <w:webHidden/>
              </w:rPr>
              <w:t>44</w:t>
            </w:r>
            <w:r>
              <w:rPr>
                <w:noProof/>
                <w:webHidden/>
              </w:rPr>
              <w:fldChar w:fldCharType="end"/>
            </w:r>
          </w:hyperlink>
        </w:p>
        <w:p w14:paraId="63002EFB" w14:textId="0AA98B72"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73" w:history="1">
            <w:r w:rsidRPr="00417E6A">
              <w:rPr>
                <w:rStyle w:val="Hyperlink"/>
                <w:noProof/>
              </w:rPr>
              <w:t>2.12.4</w:t>
            </w:r>
            <w:r>
              <w:rPr>
                <w:rFonts w:eastAsiaTheme="minorEastAsia"/>
                <w:noProof/>
                <w:kern w:val="2"/>
                <w:sz w:val="24"/>
                <w:szCs w:val="24"/>
                <w:lang w:eastAsia="en-SG"/>
                <w14:ligatures w14:val="standardContextual"/>
              </w:rPr>
              <w:tab/>
            </w:r>
            <w:r w:rsidRPr="00417E6A">
              <w:rPr>
                <w:rStyle w:val="Hyperlink"/>
                <w:noProof/>
              </w:rPr>
              <w:t>Post Conditions</w:t>
            </w:r>
            <w:r>
              <w:rPr>
                <w:noProof/>
                <w:webHidden/>
              </w:rPr>
              <w:tab/>
            </w:r>
            <w:r>
              <w:rPr>
                <w:noProof/>
                <w:webHidden/>
              </w:rPr>
              <w:fldChar w:fldCharType="begin"/>
            </w:r>
            <w:r>
              <w:rPr>
                <w:noProof/>
                <w:webHidden/>
              </w:rPr>
              <w:instrText xml:space="preserve"> PAGEREF _Toc218068773 \h </w:instrText>
            </w:r>
            <w:r>
              <w:rPr>
                <w:noProof/>
                <w:webHidden/>
              </w:rPr>
            </w:r>
            <w:r>
              <w:rPr>
                <w:noProof/>
                <w:webHidden/>
              </w:rPr>
              <w:fldChar w:fldCharType="separate"/>
            </w:r>
            <w:r>
              <w:rPr>
                <w:noProof/>
                <w:webHidden/>
              </w:rPr>
              <w:t>44</w:t>
            </w:r>
            <w:r>
              <w:rPr>
                <w:noProof/>
                <w:webHidden/>
              </w:rPr>
              <w:fldChar w:fldCharType="end"/>
            </w:r>
          </w:hyperlink>
        </w:p>
        <w:p w14:paraId="191749B9" w14:textId="20E3A233"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74" w:history="1">
            <w:r w:rsidRPr="00417E6A">
              <w:rPr>
                <w:rStyle w:val="Hyperlink"/>
                <w:noProof/>
              </w:rPr>
              <w:t>2.12.5</w:t>
            </w:r>
            <w:r>
              <w:rPr>
                <w:rFonts w:eastAsiaTheme="minorEastAsia"/>
                <w:noProof/>
                <w:kern w:val="2"/>
                <w:sz w:val="24"/>
                <w:szCs w:val="24"/>
                <w:lang w:eastAsia="en-SG"/>
                <w14:ligatures w14:val="standardContextual"/>
              </w:rPr>
              <w:tab/>
            </w:r>
            <w:r w:rsidRPr="00417E6A">
              <w:rPr>
                <w:rStyle w:val="Hyperlink"/>
                <w:noProof/>
              </w:rPr>
              <w:t>Announcement Details Page</w:t>
            </w:r>
            <w:r>
              <w:rPr>
                <w:noProof/>
                <w:webHidden/>
              </w:rPr>
              <w:tab/>
            </w:r>
            <w:r>
              <w:rPr>
                <w:noProof/>
                <w:webHidden/>
              </w:rPr>
              <w:fldChar w:fldCharType="begin"/>
            </w:r>
            <w:r>
              <w:rPr>
                <w:noProof/>
                <w:webHidden/>
              </w:rPr>
              <w:instrText xml:space="preserve"> PAGEREF _Toc218068774 \h </w:instrText>
            </w:r>
            <w:r>
              <w:rPr>
                <w:noProof/>
                <w:webHidden/>
              </w:rPr>
            </w:r>
            <w:r>
              <w:rPr>
                <w:noProof/>
                <w:webHidden/>
              </w:rPr>
              <w:fldChar w:fldCharType="separate"/>
            </w:r>
            <w:r>
              <w:rPr>
                <w:noProof/>
                <w:webHidden/>
              </w:rPr>
              <w:t>45</w:t>
            </w:r>
            <w:r>
              <w:rPr>
                <w:noProof/>
                <w:webHidden/>
              </w:rPr>
              <w:fldChar w:fldCharType="end"/>
            </w:r>
          </w:hyperlink>
        </w:p>
        <w:p w14:paraId="2D740AC9" w14:textId="39309B5E"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75" w:history="1">
            <w:r w:rsidRPr="00417E6A">
              <w:rPr>
                <w:rStyle w:val="Hyperlink"/>
                <w:noProof/>
              </w:rPr>
              <w:t>2.12.6</w:t>
            </w:r>
            <w:r>
              <w:rPr>
                <w:rFonts w:eastAsiaTheme="minorEastAsia"/>
                <w:noProof/>
                <w:kern w:val="2"/>
                <w:sz w:val="24"/>
                <w:szCs w:val="24"/>
                <w:lang w:eastAsia="en-SG"/>
                <w14:ligatures w14:val="standardContextual"/>
              </w:rPr>
              <w:tab/>
            </w:r>
            <w:r w:rsidRPr="00417E6A">
              <w:rPr>
                <w:rStyle w:val="Hyperlink"/>
                <w:noProof/>
              </w:rPr>
              <w:t>Confirmation Prompt</w:t>
            </w:r>
            <w:r>
              <w:rPr>
                <w:noProof/>
                <w:webHidden/>
              </w:rPr>
              <w:tab/>
            </w:r>
            <w:r>
              <w:rPr>
                <w:noProof/>
                <w:webHidden/>
              </w:rPr>
              <w:fldChar w:fldCharType="begin"/>
            </w:r>
            <w:r>
              <w:rPr>
                <w:noProof/>
                <w:webHidden/>
              </w:rPr>
              <w:instrText xml:space="preserve"> PAGEREF _Toc218068775 \h </w:instrText>
            </w:r>
            <w:r>
              <w:rPr>
                <w:noProof/>
                <w:webHidden/>
              </w:rPr>
            </w:r>
            <w:r>
              <w:rPr>
                <w:noProof/>
                <w:webHidden/>
              </w:rPr>
              <w:fldChar w:fldCharType="separate"/>
            </w:r>
            <w:r>
              <w:rPr>
                <w:noProof/>
                <w:webHidden/>
              </w:rPr>
              <w:t>45</w:t>
            </w:r>
            <w:r>
              <w:rPr>
                <w:noProof/>
                <w:webHidden/>
              </w:rPr>
              <w:fldChar w:fldCharType="end"/>
            </w:r>
          </w:hyperlink>
        </w:p>
        <w:p w14:paraId="57CE8CEC" w14:textId="614DAA3F"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76" w:history="1">
            <w:r w:rsidRPr="00417E6A">
              <w:rPr>
                <w:rStyle w:val="Hyperlink"/>
                <w:noProof/>
              </w:rPr>
              <w:t>2.13</w:t>
            </w:r>
            <w:r>
              <w:rPr>
                <w:rFonts w:eastAsiaTheme="minorEastAsia"/>
                <w:noProof/>
                <w:kern w:val="2"/>
                <w:sz w:val="24"/>
                <w:szCs w:val="24"/>
                <w:lang w:eastAsia="en-SG"/>
                <w14:ligatures w14:val="standardContextual"/>
              </w:rPr>
              <w:tab/>
            </w:r>
            <w:r w:rsidRPr="00417E6A">
              <w:rPr>
                <w:rStyle w:val="Hyperlink"/>
                <w:noProof/>
              </w:rPr>
              <w:t>Preview PDF</w:t>
            </w:r>
            <w:r>
              <w:rPr>
                <w:noProof/>
                <w:webHidden/>
              </w:rPr>
              <w:tab/>
            </w:r>
            <w:r>
              <w:rPr>
                <w:noProof/>
                <w:webHidden/>
              </w:rPr>
              <w:fldChar w:fldCharType="begin"/>
            </w:r>
            <w:r>
              <w:rPr>
                <w:noProof/>
                <w:webHidden/>
              </w:rPr>
              <w:instrText xml:space="preserve"> PAGEREF _Toc218068776 \h </w:instrText>
            </w:r>
            <w:r>
              <w:rPr>
                <w:noProof/>
                <w:webHidden/>
              </w:rPr>
            </w:r>
            <w:r>
              <w:rPr>
                <w:noProof/>
                <w:webHidden/>
              </w:rPr>
              <w:fldChar w:fldCharType="separate"/>
            </w:r>
            <w:r>
              <w:rPr>
                <w:noProof/>
                <w:webHidden/>
              </w:rPr>
              <w:t>46</w:t>
            </w:r>
            <w:r>
              <w:rPr>
                <w:noProof/>
                <w:webHidden/>
              </w:rPr>
              <w:fldChar w:fldCharType="end"/>
            </w:r>
          </w:hyperlink>
        </w:p>
        <w:p w14:paraId="2A0113A6" w14:textId="54CB20F5"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77" w:history="1">
            <w:r w:rsidRPr="00417E6A">
              <w:rPr>
                <w:rStyle w:val="Hyperlink"/>
                <w:noProof/>
              </w:rPr>
              <w:t>2.13.1</w:t>
            </w:r>
            <w:r>
              <w:rPr>
                <w:rFonts w:eastAsiaTheme="minorEastAsia"/>
                <w:noProof/>
                <w:kern w:val="2"/>
                <w:sz w:val="24"/>
                <w:szCs w:val="24"/>
                <w:lang w:eastAsia="en-SG"/>
                <w14:ligatures w14:val="standardContextual"/>
              </w:rPr>
              <w:tab/>
            </w:r>
            <w:r w:rsidRPr="00417E6A">
              <w:rPr>
                <w:rStyle w:val="Hyperlink"/>
                <w:noProof/>
              </w:rPr>
              <w:t>Description</w:t>
            </w:r>
            <w:r>
              <w:rPr>
                <w:noProof/>
                <w:webHidden/>
              </w:rPr>
              <w:tab/>
            </w:r>
            <w:r>
              <w:rPr>
                <w:noProof/>
                <w:webHidden/>
              </w:rPr>
              <w:fldChar w:fldCharType="begin"/>
            </w:r>
            <w:r>
              <w:rPr>
                <w:noProof/>
                <w:webHidden/>
              </w:rPr>
              <w:instrText xml:space="preserve"> PAGEREF _Toc218068777 \h </w:instrText>
            </w:r>
            <w:r>
              <w:rPr>
                <w:noProof/>
                <w:webHidden/>
              </w:rPr>
            </w:r>
            <w:r>
              <w:rPr>
                <w:noProof/>
                <w:webHidden/>
              </w:rPr>
              <w:fldChar w:fldCharType="separate"/>
            </w:r>
            <w:r>
              <w:rPr>
                <w:noProof/>
                <w:webHidden/>
              </w:rPr>
              <w:t>46</w:t>
            </w:r>
            <w:r>
              <w:rPr>
                <w:noProof/>
                <w:webHidden/>
              </w:rPr>
              <w:fldChar w:fldCharType="end"/>
            </w:r>
          </w:hyperlink>
        </w:p>
        <w:p w14:paraId="065B9FF3" w14:textId="406E6E5E"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78" w:history="1">
            <w:r w:rsidRPr="00417E6A">
              <w:rPr>
                <w:rStyle w:val="Hyperlink"/>
                <w:noProof/>
              </w:rPr>
              <w:t>2.13.2</w:t>
            </w:r>
            <w:r>
              <w:rPr>
                <w:rFonts w:eastAsiaTheme="minorEastAsia"/>
                <w:noProof/>
                <w:kern w:val="2"/>
                <w:sz w:val="24"/>
                <w:szCs w:val="24"/>
                <w:lang w:eastAsia="en-SG"/>
                <w14:ligatures w14:val="standardContextual"/>
              </w:rPr>
              <w:tab/>
            </w:r>
            <w:r w:rsidRPr="00417E6A">
              <w:rPr>
                <w:rStyle w:val="Hyperlink"/>
                <w:noProof/>
              </w:rPr>
              <w:t>Preconditions</w:t>
            </w:r>
            <w:r>
              <w:rPr>
                <w:noProof/>
                <w:webHidden/>
              </w:rPr>
              <w:tab/>
            </w:r>
            <w:r>
              <w:rPr>
                <w:noProof/>
                <w:webHidden/>
              </w:rPr>
              <w:fldChar w:fldCharType="begin"/>
            </w:r>
            <w:r>
              <w:rPr>
                <w:noProof/>
                <w:webHidden/>
              </w:rPr>
              <w:instrText xml:space="preserve"> PAGEREF _Toc218068778 \h </w:instrText>
            </w:r>
            <w:r>
              <w:rPr>
                <w:noProof/>
                <w:webHidden/>
              </w:rPr>
            </w:r>
            <w:r>
              <w:rPr>
                <w:noProof/>
                <w:webHidden/>
              </w:rPr>
              <w:fldChar w:fldCharType="separate"/>
            </w:r>
            <w:r>
              <w:rPr>
                <w:noProof/>
                <w:webHidden/>
              </w:rPr>
              <w:t>46</w:t>
            </w:r>
            <w:r>
              <w:rPr>
                <w:noProof/>
                <w:webHidden/>
              </w:rPr>
              <w:fldChar w:fldCharType="end"/>
            </w:r>
          </w:hyperlink>
        </w:p>
        <w:p w14:paraId="0413DC30" w14:textId="22407984"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79" w:history="1">
            <w:r w:rsidRPr="00417E6A">
              <w:rPr>
                <w:rStyle w:val="Hyperlink"/>
                <w:noProof/>
              </w:rPr>
              <w:t>2.13.3</w:t>
            </w:r>
            <w:r>
              <w:rPr>
                <w:rFonts w:eastAsiaTheme="minorEastAsia"/>
                <w:noProof/>
                <w:kern w:val="2"/>
                <w:sz w:val="24"/>
                <w:szCs w:val="24"/>
                <w:lang w:eastAsia="en-SG"/>
                <w14:ligatures w14:val="standardContextual"/>
              </w:rPr>
              <w:tab/>
            </w:r>
            <w:r w:rsidRPr="00417E6A">
              <w:rPr>
                <w:rStyle w:val="Hyperlink"/>
                <w:noProof/>
              </w:rPr>
              <w:t>Business Requirements</w:t>
            </w:r>
            <w:r>
              <w:rPr>
                <w:noProof/>
                <w:webHidden/>
              </w:rPr>
              <w:tab/>
            </w:r>
            <w:r>
              <w:rPr>
                <w:noProof/>
                <w:webHidden/>
              </w:rPr>
              <w:fldChar w:fldCharType="begin"/>
            </w:r>
            <w:r>
              <w:rPr>
                <w:noProof/>
                <w:webHidden/>
              </w:rPr>
              <w:instrText xml:space="preserve"> PAGEREF _Toc218068779 \h </w:instrText>
            </w:r>
            <w:r>
              <w:rPr>
                <w:noProof/>
                <w:webHidden/>
              </w:rPr>
            </w:r>
            <w:r>
              <w:rPr>
                <w:noProof/>
                <w:webHidden/>
              </w:rPr>
              <w:fldChar w:fldCharType="separate"/>
            </w:r>
            <w:r>
              <w:rPr>
                <w:noProof/>
                <w:webHidden/>
              </w:rPr>
              <w:t>46</w:t>
            </w:r>
            <w:r>
              <w:rPr>
                <w:noProof/>
                <w:webHidden/>
              </w:rPr>
              <w:fldChar w:fldCharType="end"/>
            </w:r>
          </w:hyperlink>
        </w:p>
        <w:p w14:paraId="08F2C5AD" w14:textId="11530D45"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80" w:history="1">
            <w:r w:rsidRPr="00417E6A">
              <w:rPr>
                <w:rStyle w:val="Hyperlink"/>
                <w:noProof/>
              </w:rPr>
              <w:t>2.13.4</w:t>
            </w:r>
            <w:r>
              <w:rPr>
                <w:rFonts w:eastAsiaTheme="minorEastAsia"/>
                <w:noProof/>
                <w:kern w:val="2"/>
                <w:sz w:val="24"/>
                <w:szCs w:val="24"/>
                <w:lang w:eastAsia="en-SG"/>
                <w14:ligatures w14:val="standardContextual"/>
              </w:rPr>
              <w:tab/>
            </w:r>
            <w:r w:rsidRPr="00417E6A">
              <w:rPr>
                <w:rStyle w:val="Hyperlink"/>
                <w:noProof/>
              </w:rPr>
              <w:t>Post Conditions</w:t>
            </w:r>
            <w:r>
              <w:rPr>
                <w:noProof/>
                <w:webHidden/>
              </w:rPr>
              <w:tab/>
            </w:r>
            <w:r>
              <w:rPr>
                <w:noProof/>
                <w:webHidden/>
              </w:rPr>
              <w:fldChar w:fldCharType="begin"/>
            </w:r>
            <w:r>
              <w:rPr>
                <w:noProof/>
                <w:webHidden/>
              </w:rPr>
              <w:instrText xml:space="preserve"> PAGEREF _Toc218068780 \h </w:instrText>
            </w:r>
            <w:r>
              <w:rPr>
                <w:noProof/>
                <w:webHidden/>
              </w:rPr>
            </w:r>
            <w:r>
              <w:rPr>
                <w:noProof/>
                <w:webHidden/>
              </w:rPr>
              <w:fldChar w:fldCharType="separate"/>
            </w:r>
            <w:r>
              <w:rPr>
                <w:noProof/>
                <w:webHidden/>
              </w:rPr>
              <w:t>46</w:t>
            </w:r>
            <w:r>
              <w:rPr>
                <w:noProof/>
                <w:webHidden/>
              </w:rPr>
              <w:fldChar w:fldCharType="end"/>
            </w:r>
          </w:hyperlink>
        </w:p>
        <w:p w14:paraId="64964614" w14:textId="7AB68994"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81" w:history="1">
            <w:r w:rsidRPr="00417E6A">
              <w:rPr>
                <w:rStyle w:val="Hyperlink"/>
                <w:noProof/>
              </w:rPr>
              <w:t>2.13.5</w:t>
            </w:r>
            <w:r>
              <w:rPr>
                <w:rFonts w:eastAsiaTheme="minorEastAsia"/>
                <w:noProof/>
                <w:kern w:val="2"/>
                <w:sz w:val="24"/>
                <w:szCs w:val="24"/>
                <w:lang w:eastAsia="en-SG"/>
                <w14:ligatures w14:val="standardContextual"/>
              </w:rPr>
              <w:tab/>
            </w:r>
            <w:r w:rsidRPr="00417E6A">
              <w:rPr>
                <w:rStyle w:val="Hyperlink"/>
                <w:noProof/>
              </w:rPr>
              <w:t>Announcement Details Page</w:t>
            </w:r>
            <w:r>
              <w:rPr>
                <w:noProof/>
                <w:webHidden/>
              </w:rPr>
              <w:tab/>
            </w:r>
            <w:r>
              <w:rPr>
                <w:noProof/>
                <w:webHidden/>
              </w:rPr>
              <w:fldChar w:fldCharType="begin"/>
            </w:r>
            <w:r>
              <w:rPr>
                <w:noProof/>
                <w:webHidden/>
              </w:rPr>
              <w:instrText xml:space="preserve"> PAGEREF _Toc218068781 \h </w:instrText>
            </w:r>
            <w:r>
              <w:rPr>
                <w:noProof/>
                <w:webHidden/>
              </w:rPr>
            </w:r>
            <w:r>
              <w:rPr>
                <w:noProof/>
                <w:webHidden/>
              </w:rPr>
              <w:fldChar w:fldCharType="separate"/>
            </w:r>
            <w:r>
              <w:rPr>
                <w:noProof/>
                <w:webHidden/>
              </w:rPr>
              <w:t>46</w:t>
            </w:r>
            <w:r>
              <w:rPr>
                <w:noProof/>
                <w:webHidden/>
              </w:rPr>
              <w:fldChar w:fldCharType="end"/>
            </w:r>
          </w:hyperlink>
        </w:p>
        <w:p w14:paraId="740B4B00" w14:textId="04D891EE"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82" w:history="1">
            <w:r w:rsidRPr="00417E6A">
              <w:rPr>
                <w:rStyle w:val="Hyperlink"/>
                <w:noProof/>
              </w:rPr>
              <w:t>2.13.6</w:t>
            </w:r>
            <w:r>
              <w:rPr>
                <w:rFonts w:eastAsiaTheme="minorEastAsia"/>
                <w:noProof/>
                <w:kern w:val="2"/>
                <w:sz w:val="24"/>
                <w:szCs w:val="24"/>
                <w:lang w:eastAsia="en-SG"/>
                <w14:ligatures w14:val="standardContextual"/>
              </w:rPr>
              <w:tab/>
            </w:r>
            <w:r w:rsidRPr="00417E6A">
              <w:rPr>
                <w:rStyle w:val="Hyperlink"/>
                <w:noProof/>
              </w:rPr>
              <w:t>Preview PDF Modal</w:t>
            </w:r>
            <w:r>
              <w:rPr>
                <w:noProof/>
                <w:webHidden/>
              </w:rPr>
              <w:tab/>
            </w:r>
            <w:r>
              <w:rPr>
                <w:noProof/>
                <w:webHidden/>
              </w:rPr>
              <w:fldChar w:fldCharType="begin"/>
            </w:r>
            <w:r>
              <w:rPr>
                <w:noProof/>
                <w:webHidden/>
              </w:rPr>
              <w:instrText xml:space="preserve"> PAGEREF _Toc218068782 \h </w:instrText>
            </w:r>
            <w:r>
              <w:rPr>
                <w:noProof/>
                <w:webHidden/>
              </w:rPr>
            </w:r>
            <w:r>
              <w:rPr>
                <w:noProof/>
                <w:webHidden/>
              </w:rPr>
              <w:fldChar w:fldCharType="separate"/>
            </w:r>
            <w:r>
              <w:rPr>
                <w:noProof/>
                <w:webHidden/>
              </w:rPr>
              <w:t>47</w:t>
            </w:r>
            <w:r>
              <w:rPr>
                <w:noProof/>
                <w:webHidden/>
              </w:rPr>
              <w:fldChar w:fldCharType="end"/>
            </w:r>
          </w:hyperlink>
        </w:p>
        <w:p w14:paraId="704921C1" w14:textId="07826390" w:rsidR="00521348" w:rsidRDefault="00521348">
          <w:pPr>
            <w:pStyle w:val="TOC3"/>
            <w:tabs>
              <w:tab w:val="left" w:pos="1440"/>
              <w:tab w:val="right" w:leader="dot" w:pos="10790"/>
            </w:tabs>
            <w:rPr>
              <w:rFonts w:eastAsiaTheme="minorEastAsia"/>
              <w:noProof/>
              <w:kern w:val="2"/>
              <w:sz w:val="24"/>
              <w:szCs w:val="24"/>
              <w:lang w:eastAsia="en-SG"/>
              <w14:ligatures w14:val="standardContextual"/>
            </w:rPr>
          </w:pPr>
          <w:hyperlink w:anchor="_Toc218068783" w:history="1">
            <w:r w:rsidRPr="00417E6A">
              <w:rPr>
                <w:rStyle w:val="Hyperlink"/>
                <w:noProof/>
              </w:rPr>
              <w:t>2.13.7</w:t>
            </w:r>
            <w:r>
              <w:rPr>
                <w:rFonts w:eastAsiaTheme="minorEastAsia"/>
                <w:noProof/>
                <w:kern w:val="2"/>
                <w:sz w:val="24"/>
                <w:szCs w:val="24"/>
                <w:lang w:eastAsia="en-SG"/>
                <w14:ligatures w14:val="standardContextual"/>
              </w:rPr>
              <w:tab/>
            </w:r>
            <w:r w:rsidRPr="00417E6A">
              <w:rPr>
                <w:rStyle w:val="Hyperlink"/>
                <w:noProof/>
              </w:rPr>
              <w:t>Sample Files</w:t>
            </w:r>
            <w:r>
              <w:rPr>
                <w:noProof/>
                <w:webHidden/>
              </w:rPr>
              <w:tab/>
            </w:r>
            <w:r>
              <w:rPr>
                <w:noProof/>
                <w:webHidden/>
              </w:rPr>
              <w:fldChar w:fldCharType="begin"/>
            </w:r>
            <w:r>
              <w:rPr>
                <w:noProof/>
                <w:webHidden/>
              </w:rPr>
              <w:instrText xml:space="preserve"> PAGEREF _Toc218068783 \h </w:instrText>
            </w:r>
            <w:r>
              <w:rPr>
                <w:noProof/>
                <w:webHidden/>
              </w:rPr>
            </w:r>
            <w:r>
              <w:rPr>
                <w:noProof/>
                <w:webHidden/>
              </w:rPr>
              <w:fldChar w:fldCharType="separate"/>
            </w:r>
            <w:r>
              <w:rPr>
                <w:noProof/>
                <w:webHidden/>
              </w:rPr>
              <w:t>48</w:t>
            </w:r>
            <w:r>
              <w:rPr>
                <w:noProof/>
                <w:webHidden/>
              </w:rPr>
              <w:fldChar w:fldCharType="end"/>
            </w:r>
          </w:hyperlink>
        </w:p>
        <w:p w14:paraId="40A0D28A" w14:textId="15881B90" w:rsidR="00521348" w:rsidRDefault="00521348">
          <w:pPr>
            <w:pStyle w:val="TOC1"/>
            <w:tabs>
              <w:tab w:val="left" w:pos="440"/>
              <w:tab w:val="right" w:leader="dot" w:pos="10790"/>
            </w:tabs>
            <w:rPr>
              <w:rFonts w:eastAsiaTheme="minorEastAsia"/>
              <w:noProof/>
              <w:kern w:val="2"/>
              <w:sz w:val="24"/>
              <w:szCs w:val="24"/>
              <w:lang w:eastAsia="en-SG"/>
              <w14:ligatures w14:val="standardContextual"/>
            </w:rPr>
          </w:pPr>
          <w:hyperlink w:anchor="_Toc218068784" w:history="1">
            <w:r w:rsidRPr="00417E6A">
              <w:rPr>
                <w:rStyle w:val="Hyperlink"/>
                <w:noProof/>
              </w:rPr>
              <w:t>3</w:t>
            </w:r>
            <w:r>
              <w:rPr>
                <w:rFonts w:eastAsiaTheme="minorEastAsia"/>
                <w:noProof/>
                <w:kern w:val="2"/>
                <w:sz w:val="24"/>
                <w:szCs w:val="24"/>
                <w:lang w:eastAsia="en-SG"/>
                <w14:ligatures w14:val="standardContextual"/>
              </w:rPr>
              <w:tab/>
            </w:r>
            <w:r w:rsidRPr="00417E6A">
              <w:rPr>
                <w:rStyle w:val="Hyperlink"/>
                <w:noProof/>
              </w:rPr>
              <w:t>Other Announcement Fields Not In UI</w:t>
            </w:r>
            <w:r>
              <w:rPr>
                <w:noProof/>
                <w:webHidden/>
              </w:rPr>
              <w:tab/>
            </w:r>
            <w:r>
              <w:rPr>
                <w:noProof/>
                <w:webHidden/>
              </w:rPr>
              <w:fldChar w:fldCharType="begin"/>
            </w:r>
            <w:r>
              <w:rPr>
                <w:noProof/>
                <w:webHidden/>
              </w:rPr>
              <w:instrText xml:space="preserve"> PAGEREF _Toc218068784 \h </w:instrText>
            </w:r>
            <w:r>
              <w:rPr>
                <w:noProof/>
                <w:webHidden/>
              </w:rPr>
            </w:r>
            <w:r>
              <w:rPr>
                <w:noProof/>
                <w:webHidden/>
              </w:rPr>
              <w:fldChar w:fldCharType="separate"/>
            </w:r>
            <w:r>
              <w:rPr>
                <w:noProof/>
                <w:webHidden/>
              </w:rPr>
              <w:t>48</w:t>
            </w:r>
            <w:r>
              <w:rPr>
                <w:noProof/>
                <w:webHidden/>
              </w:rPr>
              <w:fldChar w:fldCharType="end"/>
            </w:r>
          </w:hyperlink>
        </w:p>
        <w:p w14:paraId="74B9C17C" w14:textId="16E96A11"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85" w:history="1">
            <w:r w:rsidRPr="00417E6A">
              <w:rPr>
                <w:rStyle w:val="Hyperlink"/>
                <w:noProof/>
              </w:rPr>
              <w:t>3.1</w:t>
            </w:r>
            <w:r>
              <w:rPr>
                <w:rFonts w:eastAsiaTheme="minorEastAsia"/>
                <w:noProof/>
                <w:kern w:val="2"/>
                <w:sz w:val="24"/>
                <w:szCs w:val="24"/>
                <w:lang w:eastAsia="en-SG"/>
                <w14:ligatures w14:val="standardContextual"/>
              </w:rPr>
              <w:tab/>
            </w:r>
            <w:r w:rsidRPr="00417E6A">
              <w:rPr>
                <w:rStyle w:val="Hyperlink"/>
                <w:noProof/>
              </w:rPr>
              <w:t>Fields Based on Configurable Parameters</w:t>
            </w:r>
            <w:r>
              <w:rPr>
                <w:noProof/>
                <w:webHidden/>
              </w:rPr>
              <w:tab/>
            </w:r>
            <w:r>
              <w:rPr>
                <w:noProof/>
                <w:webHidden/>
              </w:rPr>
              <w:fldChar w:fldCharType="begin"/>
            </w:r>
            <w:r>
              <w:rPr>
                <w:noProof/>
                <w:webHidden/>
              </w:rPr>
              <w:instrText xml:space="preserve"> PAGEREF _Toc218068785 \h </w:instrText>
            </w:r>
            <w:r>
              <w:rPr>
                <w:noProof/>
                <w:webHidden/>
              </w:rPr>
            </w:r>
            <w:r>
              <w:rPr>
                <w:noProof/>
                <w:webHidden/>
              </w:rPr>
              <w:fldChar w:fldCharType="separate"/>
            </w:r>
            <w:r>
              <w:rPr>
                <w:noProof/>
                <w:webHidden/>
              </w:rPr>
              <w:t>48</w:t>
            </w:r>
            <w:r>
              <w:rPr>
                <w:noProof/>
                <w:webHidden/>
              </w:rPr>
              <w:fldChar w:fldCharType="end"/>
            </w:r>
          </w:hyperlink>
        </w:p>
        <w:p w14:paraId="1540AB95" w14:textId="18BE1EC9" w:rsidR="00521348" w:rsidRDefault="00521348">
          <w:pPr>
            <w:pStyle w:val="TOC2"/>
            <w:tabs>
              <w:tab w:val="left" w:pos="960"/>
              <w:tab w:val="right" w:leader="dot" w:pos="10790"/>
            </w:tabs>
            <w:rPr>
              <w:rFonts w:eastAsiaTheme="minorEastAsia"/>
              <w:noProof/>
              <w:kern w:val="2"/>
              <w:sz w:val="24"/>
              <w:szCs w:val="24"/>
              <w:lang w:eastAsia="en-SG"/>
              <w14:ligatures w14:val="standardContextual"/>
            </w:rPr>
          </w:pPr>
          <w:hyperlink w:anchor="_Toc218068786" w:history="1">
            <w:r w:rsidRPr="00417E6A">
              <w:rPr>
                <w:rStyle w:val="Hyperlink"/>
                <w:noProof/>
              </w:rPr>
              <w:t>3.2</w:t>
            </w:r>
            <w:r>
              <w:rPr>
                <w:rFonts w:eastAsiaTheme="minorEastAsia"/>
                <w:noProof/>
                <w:kern w:val="2"/>
                <w:sz w:val="24"/>
                <w:szCs w:val="24"/>
                <w:lang w:eastAsia="en-SG"/>
                <w14:ligatures w14:val="standardContextual"/>
              </w:rPr>
              <w:tab/>
            </w:r>
            <w:r w:rsidRPr="00417E6A">
              <w:rPr>
                <w:rStyle w:val="Hyperlink"/>
                <w:noProof/>
              </w:rPr>
              <w:t>Fields Based on Static Text</w:t>
            </w:r>
            <w:r>
              <w:rPr>
                <w:noProof/>
                <w:webHidden/>
              </w:rPr>
              <w:tab/>
            </w:r>
            <w:r>
              <w:rPr>
                <w:noProof/>
                <w:webHidden/>
              </w:rPr>
              <w:fldChar w:fldCharType="begin"/>
            </w:r>
            <w:r>
              <w:rPr>
                <w:noProof/>
                <w:webHidden/>
              </w:rPr>
              <w:instrText xml:space="preserve"> PAGEREF _Toc218068786 \h </w:instrText>
            </w:r>
            <w:r>
              <w:rPr>
                <w:noProof/>
                <w:webHidden/>
              </w:rPr>
            </w:r>
            <w:r>
              <w:rPr>
                <w:noProof/>
                <w:webHidden/>
              </w:rPr>
              <w:fldChar w:fldCharType="separate"/>
            </w:r>
            <w:r>
              <w:rPr>
                <w:noProof/>
                <w:webHidden/>
              </w:rPr>
              <w:t>48</w:t>
            </w:r>
            <w:r>
              <w:rPr>
                <w:noProof/>
                <w:webHidden/>
              </w:rPr>
              <w:fldChar w:fldCharType="end"/>
            </w:r>
          </w:hyperlink>
        </w:p>
        <w:p w14:paraId="6D033E94" w14:textId="7F4B9D0E" w:rsidR="00521348" w:rsidRDefault="00521348">
          <w:pPr>
            <w:pStyle w:val="TOC1"/>
            <w:tabs>
              <w:tab w:val="left" w:pos="440"/>
              <w:tab w:val="right" w:leader="dot" w:pos="10790"/>
            </w:tabs>
            <w:rPr>
              <w:rFonts w:eastAsiaTheme="minorEastAsia"/>
              <w:noProof/>
              <w:kern w:val="2"/>
              <w:sz w:val="24"/>
              <w:szCs w:val="24"/>
              <w:lang w:eastAsia="en-SG"/>
              <w14:ligatures w14:val="standardContextual"/>
            </w:rPr>
          </w:pPr>
          <w:hyperlink w:anchor="_Toc218068788" w:history="1">
            <w:r w:rsidRPr="00417E6A">
              <w:rPr>
                <w:rStyle w:val="Hyperlink"/>
                <w:noProof/>
              </w:rPr>
              <w:t>4</w:t>
            </w:r>
            <w:r>
              <w:rPr>
                <w:rFonts w:eastAsiaTheme="minorEastAsia"/>
                <w:noProof/>
                <w:kern w:val="2"/>
                <w:sz w:val="24"/>
                <w:szCs w:val="24"/>
                <w:lang w:eastAsia="en-SG"/>
                <w14:ligatures w14:val="standardContextual"/>
              </w:rPr>
              <w:tab/>
            </w:r>
            <w:r w:rsidRPr="00417E6A">
              <w:rPr>
                <w:rStyle w:val="Hyperlink"/>
                <w:noProof/>
              </w:rPr>
              <w:t>Summary Email</w:t>
            </w:r>
            <w:r>
              <w:rPr>
                <w:noProof/>
                <w:webHidden/>
              </w:rPr>
              <w:tab/>
            </w:r>
            <w:r>
              <w:rPr>
                <w:noProof/>
                <w:webHidden/>
              </w:rPr>
              <w:fldChar w:fldCharType="begin"/>
            </w:r>
            <w:r>
              <w:rPr>
                <w:noProof/>
                <w:webHidden/>
              </w:rPr>
              <w:instrText xml:space="preserve"> PAGEREF _Toc218068788 \h </w:instrText>
            </w:r>
            <w:r>
              <w:rPr>
                <w:noProof/>
                <w:webHidden/>
              </w:rPr>
            </w:r>
            <w:r>
              <w:rPr>
                <w:noProof/>
                <w:webHidden/>
              </w:rPr>
              <w:fldChar w:fldCharType="separate"/>
            </w:r>
            <w:r>
              <w:rPr>
                <w:noProof/>
                <w:webHidden/>
              </w:rPr>
              <w:t>49</w:t>
            </w:r>
            <w:r>
              <w:rPr>
                <w:noProof/>
                <w:webHidden/>
              </w:rPr>
              <w:fldChar w:fldCharType="end"/>
            </w:r>
          </w:hyperlink>
        </w:p>
        <w:p w14:paraId="3084B099" w14:textId="177CCC98" w:rsidR="00521348" w:rsidRDefault="00521348">
          <w:pPr>
            <w:pStyle w:val="TOC1"/>
            <w:tabs>
              <w:tab w:val="left" w:pos="440"/>
              <w:tab w:val="right" w:leader="dot" w:pos="10790"/>
            </w:tabs>
            <w:rPr>
              <w:rFonts w:eastAsiaTheme="minorEastAsia"/>
              <w:noProof/>
              <w:kern w:val="2"/>
              <w:sz w:val="24"/>
              <w:szCs w:val="24"/>
              <w:lang w:eastAsia="en-SG"/>
              <w14:ligatures w14:val="standardContextual"/>
            </w:rPr>
          </w:pPr>
          <w:hyperlink w:anchor="_Toc218068789" w:history="1">
            <w:r w:rsidRPr="00417E6A">
              <w:rPr>
                <w:rStyle w:val="Hyperlink"/>
                <w:noProof/>
              </w:rPr>
              <w:t>5</w:t>
            </w:r>
            <w:r>
              <w:rPr>
                <w:rFonts w:eastAsiaTheme="minorEastAsia"/>
                <w:noProof/>
                <w:kern w:val="2"/>
                <w:sz w:val="24"/>
                <w:szCs w:val="24"/>
                <w:lang w:eastAsia="en-SG"/>
                <w14:ligatures w14:val="standardContextual"/>
              </w:rPr>
              <w:tab/>
            </w:r>
            <w:r w:rsidRPr="00417E6A">
              <w:rPr>
                <w:rStyle w:val="Hyperlink"/>
                <w:noProof/>
              </w:rPr>
              <w:t>Validations Against MEPS+</w:t>
            </w:r>
            <w:r>
              <w:rPr>
                <w:noProof/>
                <w:webHidden/>
              </w:rPr>
              <w:tab/>
            </w:r>
            <w:r>
              <w:rPr>
                <w:noProof/>
                <w:webHidden/>
              </w:rPr>
              <w:fldChar w:fldCharType="begin"/>
            </w:r>
            <w:r>
              <w:rPr>
                <w:noProof/>
                <w:webHidden/>
              </w:rPr>
              <w:instrText xml:space="preserve"> PAGEREF _Toc218068789 \h </w:instrText>
            </w:r>
            <w:r>
              <w:rPr>
                <w:noProof/>
                <w:webHidden/>
              </w:rPr>
            </w:r>
            <w:r>
              <w:rPr>
                <w:noProof/>
                <w:webHidden/>
              </w:rPr>
              <w:fldChar w:fldCharType="separate"/>
            </w:r>
            <w:r>
              <w:rPr>
                <w:noProof/>
                <w:webHidden/>
              </w:rPr>
              <w:t>50</w:t>
            </w:r>
            <w:r>
              <w:rPr>
                <w:noProof/>
                <w:webHidden/>
              </w:rPr>
              <w:fldChar w:fldCharType="end"/>
            </w:r>
          </w:hyperlink>
        </w:p>
        <w:p w14:paraId="6D77A8BC" w14:textId="02A51D81" w:rsidR="00521348" w:rsidRDefault="00521348">
          <w:pPr>
            <w:pStyle w:val="TOC1"/>
            <w:tabs>
              <w:tab w:val="left" w:pos="440"/>
              <w:tab w:val="right" w:leader="dot" w:pos="10790"/>
            </w:tabs>
            <w:rPr>
              <w:rFonts w:eastAsiaTheme="minorEastAsia"/>
              <w:noProof/>
              <w:kern w:val="2"/>
              <w:sz w:val="24"/>
              <w:szCs w:val="24"/>
              <w:lang w:eastAsia="en-SG"/>
              <w14:ligatures w14:val="standardContextual"/>
            </w:rPr>
          </w:pPr>
          <w:hyperlink w:anchor="_Toc218068790" w:history="1">
            <w:r w:rsidRPr="00417E6A">
              <w:rPr>
                <w:rStyle w:val="Hyperlink"/>
                <w:noProof/>
              </w:rPr>
              <w:t>6</w:t>
            </w:r>
            <w:r>
              <w:rPr>
                <w:rFonts w:eastAsiaTheme="minorEastAsia"/>
                <w:noProof/>
                <w:kern w:val="2"/>
                <w:sz w:val="24"/>
                <w:szCs w:val="24"/>
                <w:lang w:eastAsia="en-SG"/>
                <w14:ligatures w14:val="standardContextual"/>
              </w:rPr>
              <w:tab/>
            </w:r>
            <w:r w:rsidRPr="00417E6A">
              <w:rPr>
                <w:rStyle w:val="Hyperlink"/>
                <w:noProof/>
              </w:rPr>
              <w:t>Step-up Coupon Rate Calculation Logic</w:t>
            </w:r>
            <w:r>
              <w:rPr>
                <w:noProof/>
                <w:webHidden/>
              </w:rPr>
              <w:tab/>
            </w:r>
            <w:r>
              <w:rPr>
                <w:noProof/>
                <w:webHidden/>
              </w:rPr>
              <w:fldChar w:fldCharType="begin"/>
            </w:r>
            <w:r>
              <w:rPr>
                <w:noProof/>
                <w:webHidden/>
              </w:rPr>
              <w:instrText xml:space="preserve"> PAGEREF _Toc218068790 \h </w:instrText>
            </w:r>
            <w:r>
              <w:rPr>
                <w:noProof/>
                <w:webHidden/>
              </w:rPr>
            </w:r>
            <w:r>
              <w:rPr>
                <w:noProof/>
                <w:webHidden/>
              </w:rPr>
              <w:fldChar w:fldCharType="separate"/>
            </w:r>
            <w:r>
              <w:rPr>
                <w:noProof/>
                <w:webHidden/>
              </w:rPr>
              <w:t>51</w:t>
            </w:r>
            <w:r>
              <w:rPr>
                <w:noProof/>
                <w:webHidden/>
              </w:rPr>
              <w:fldChar w:fldCharType="end"/>
            </w:r>
          </w:hyperlink>
        </w:p>
        <w:p w14:paraId="22911542" w14:textId="53B76B41" w:rsidR="00521348" w:rsidRDefault="00521348">
          <w:pPr>
            <w:pStyle w:val="TOC1"/>
            <w:tabs>
              <w:tab w:val="left" w:pos="440"/>
              <w:tab w:val="right" w:leader="dot" w:pos="10790"/>
            </w:tabs>
            <w:rPr>
              <w:rFonts w:eastAsiaTheme="minorEastAsia"/>
              <w:noProof/>
              <w:kern w:val="2"/>
              <w:sz w:val="24"/>
              <w:szCs w:val="24"/>
              <w:lang w:eastAsia="en-SG"/>
              <w14:ligatures w14:val="standardContextual"/>
            </w:rPr>
          </w:pPr>
          <w:hyperlink w:anchor="_Toc218068791" w:history="1">
            <w:r w:rsidRPr="00417E6A">
              <w:rPr>
                <w:rStyle w:val="Hyperlink"/>
                <w:noProof/>
              </w:rPr>
              <w:t>7</w:t>
            </w:r>
            <w:r>
              <w:rPr>
                <w:rFonts w:eastAsiaTheme="minorEastAsia"/>
                <w:noProof/>
                <w:kern w:val="2"/>
                <w:sz w:val="24"/>
                <w:szCs w:val="24"/>
                <w:lang w:eastAsia="en-SG"/>
                <w14:ligatures w14:val="standardContextual"/>
              </w:rPr>
              <w:tab/>
            </w:r>
            <w:r w:rsidRPr="00417E6A">
              <w:rPr>
                <w:rStyle w:val="Hyperlink"/>
                <w:noProof/>
              </w:rPr>
              <w:t>Fields for PDF Previews</w:t>
            </w:r>
            <w:r>
              <w:rPr>
                <w:noProof/>
                <w:webHidden/>
              </w:rPr>
              <w:tab/>
            </w:r>
            <w:r>
              <w:rPr>
                <w:noProof/>
                <w:webHidden/>
              </w:rPr>
              <w:fldChar w:fldCharType="begin"/>
            </w:r>
            <w:r>
              <w:rPr>
                <w:noProof/>
                <w:webHidden/>
              </w:rPr>
              <w:instrText xml:space="preserve"> PAGEREF _Toc218068791 \h </w:instrText>
            </w:r>
            <w:r>
              <w:rPr>
                <w:noProof/>
                <w:webHidden/>
              </w:rPr>
            </w:r>
            <w:r>
              <w:rPr>
                <w:noProof/>
                <w:webHidden/>
              </w:rPr>
              <w:fldChar w:fldCharType="separate"/>
            </w:r>
            <w:r>
              <w:rPr>
                <w:noProof/>
                <w:webHidden/>
              </w:rPr>
              <w:t>53</w:t>
            </w:r>
            <w:r>
              <w:rPr>
                <w:noProof/>
                <w:webHidden/>
              </w:rPr>
              <w:fldChar w:fldCharType="end"/>
            </w:r>
          </w:hyperlink>
        </w:p>
        <w:p w14:paraId="2217275E" w14:textId="71042CEB" w:rsidR="000D68BA" w:rsidRPr="005616F1" w:rsidRDefault="000D68BA" w:rsidP="003F1708">
          <w:pPr>
            <w:rPr>
              <w:b/>
              <w:bCs/>
            </w:rPr>
          </w:pPr>
          <w:r w:rsidRPr="007C7C7F">
            <w:rPr>
              <w:b/>
              <w:bCs/>
            </w:rPr>
            <w:fldChar w:fldCharType="end"/>
          </w:r>
        </w:p>
      </w:sdtContent>
    </w:sdt>
    <w:p w14:paraId="00862EDD" w14:textId="77777777" w:rsidR="005616F1" w:rsidRDefault="005616F1" w:rsidP="003F1708"/>
    <w:p w14:paraId="119E271B" w14:textId="77777777" w:rsidR="005616F1" w:rsidRDefault="005616F1" w:rsidP="003F1708">
      <w:pPr>
        <w:spacing w:before="0" w:after="0" w:line="240" w:lineRule="auto"/>
      </w:pPr>
      <w:r>
        <w:br w:type="page"/>
      </w:r>
    </w:p>
    <w:p w14:paraId="010981B8" w14:textId="181C4432" w:rsidR="000D68BA" w:rsidRPr="007C7C7F" w:rsidRDefault="000D68BA" w:rsidP="007C7C7F">
      <w:pPr>
        <w:pStyle w:val="Heading1"/>
      </w:pPr>
      <w:bookmarkStart w:id="9" w:name="_Toc218068720"/>
      <w:r w:rsidRPr="007C7C7F">
        <w:t>Introduction</w:t>
      </w:r>
      <w:bookmarkEnd w:id="9"/>
    </w:p>
    <w:p w14:paraId="74BBE1EC" w14:textId="69C62695" w:rsidR="000D68BA" w:rsidRPr="007C7C7F" w:rsidRDefault="007C7C7F" w:rsidP="007C7C7F">
      <w:pPr>
        <w:pStyle w:val="Heading2"/>
        <w:rPr>
          <w:lang w:val="en-SG"/>
        </w:rPr>
      </w:pPr>
      <w:bookmarkStart w:id="10" w:name="_Toc218068721"/>
      <w:r w:rsidRPr="007C7C7F">
        <w:rPr>
          <w:lang w:val="en-SG"/>
        </w:rPr>
        <w:t>Purpose of Document</w:t>
      </w:r>
      <w:bookmarkEnd w:id="10"/>
    </w:p>
    <w:p w14:paraId="080EB4AB" w14:textId="77777777" w:rsidR="007C7C7F" w:rsidRPr="007C7C7F" w:rsidRDefault="007C7C7F" w:rsidP="003F1708">
      <w:r w:rsidRPr="007C7C7F">
        <w:t>This Functional Specification Document is used to clearly define the intended functionality of OMEGA.</w:t>
      </w:r>
    </w:p>
    <w:p w14:paraId="3735CC0E" w14:textId="77777777" w:rsidR="007C7C7F" w:rsidRPr="007C7C7F" w:rsidRDefault="007C7C7F" w:rsidP="003F1708">
      <w:r w:rsidRPr="007C7C7F">
        <w:t>OMEGA is a platform that supports MAS’ central banking functions related to market operations and benchmark administration. OMEGA aims to improve business efficiency by leveraging on technology and design thinking, minimising manual intervention, re-engineering business processes and improving system resiliency.</w:t>
      </w:r>
    </w:p>
    <w:p w14:paraId="6E2627ED" w14:textId="6D8F6A3E" w:rsidR="007C7C7F" w:rsidRDefault="007C7C7F" w:rsidP="003F1708">
      <w:r w:rsidRPr="007C7C7F">
        <w:t xml:space="preserve">OMEGA consists of several modules. This document outlines the functionality of the </w:t>
      </w:r>
      <w:r w:rsidR="003753D3">
        <w:t>Bonds and Bills</w:t>
      </w:r>
      <w:r w:rsidRPr="007C7C7F">
        <w:t xml:space="preserve"> module, focusing on features, functions, and behaviour</w:t>
      </w:r>
      <w:r w:rsidR="003753D3">
        <w:t xml:space="preserve"> specifically for </w:t>
      </w:r>
      <w:r w:rsidR="003753D3" w:rsidRPr="003753D3">
        <w:rPr>
          <w:b/>
          <w:bCs/>
        </w:rPr>
        <w:t>announcements</w:t>
      </w:r>
      <w:r w:rsidRPr="007C7C7F">
        <w:t>, without detailing how these functionalities will be technically implemented. It aims to:</w:t>
      </w:r>
    </w:p>
    <w:p w14:paraId="1383ACD2" w14:textId="0869F415" w:rsidR="007C7C7F" w:rsidRDefault="007C7C7F" w:rsidP="003F1708">
      <w:pPr>
        <w:pStyle w:val="ListParagraph"/>
      </w:pPr>
      <w:r>
        <w:t xml:space="preserve">Establish a </w:t>
      </w:r>
      <w:r w:rsidRPr="007C7C7F">
        <w:t>shared understanding</w:t>
      </w:r>
      <w:r>
        <w:t xml:space="preserve"> of the system's functional </w:t>
      </w:r>
      <w:proofErr w:type="gramStart"/>
      <w:r>
        <w:t>scope</w:t>
      </w:r>
      <w:r w:rsidR="00F54AD5">
        <w:t>;</w:t>
      </w:r>
      <w:proofErr w:type="gramEnd"/>
    </w:p>
    <w:p w14:paraId="3D89B0AF" w14:textId="64F0EC5A" w:rsidR="007C7C7F" w:rsidRDefault="007C7C7F" w:rsidP="003F1708">
      <w:pPr>
        <w:pStyle w:val="ListParagraph"/>
      </w:pPr>
      <w:r>
        <w:t xml:space="preserve">Provide a clear and unambiguous description of each functional </w:t>
      </w:r>
      <w:proofErr w:type="gramStart"/>
      <w:r>
        <w:t>requirement</w:t>
      </w:r>
      <w:r w:rsidR="00F54AD5">
        <w:t>;</w:t>
      </w:r>
      <w:proofErr w:type="gramEnd"/>
    </w:p>
    <w:p w14:paraId="664BEC7C" w14:textId="6E1D3878" w:rsidR="007C7C7F" w:rsidRDefault="007C7C7F" w:rsidP="003F1708">
      <w:pPr>
        <w:pStyle w:val="ListParagraph"/>
      </w:pPr>
      <w:r>
        <w:t xml:space="preserve">Ensure that the developed system meets the identified business needs and user </w:t>
      </w:r>
      <w:proofErr w:type="gramStart"/>
      <w:r>
        <w:t>expectations</w:t>
      </w:r>
      <w:r w:rsidR="00F54AD5">
        <w:t>;</w:t>
      </w:r>
      <w:proofErr w:type="gramEnd"/>
    </w:p>
    <w:p w14:paraId="09BC32C2" w14:textId="16B9823D" w:rsidR="007C7C7F" w:rsidRDefault="007C7C7F" w:rsidP="003F1708">
      <w:pPr>
        <w:pStyle w:val="ListParagraph"/>
      </w:pPr>
      <w:r>
        <w:t xml:space="preserve">Facilitate effective communication and collaboration among all project </w:t>
      </w:r>
      <w:proofErr w:type="gramStart"/>
      <w:r>
        <w:t>stakeholders</w:t>
      </w:r>
      <w:r w:rsidR="00F54AD5">
        <w:t>;</w:t>
      </w:r>
      <w:proofErr w:type="gramEnd"/>
    </w:p>
    <w:p w14:paraId="13F3EA8F" w14:textId="0DC158AE" w:rsidR="007C7C7F" w:rsidRDefault="007C7C7F" w:rsidP="003F1708">
      <w:pPr>
        <w:pStyle w:val="ListParagraph"/>
      </w:pPr>
      <w:r>
        <w:t>Serve as a baseline for system development, testing, and implementation</w:t>
      </w:r>
      <w:r w:rsidR="00F54AD5">
        <w:t>; and</w:t>
      </w:r>
    </w:p>
    <w:p w14:paraId="30A11F0A" w14:textId="475DDC96" w:rsidR="007C7C7F" w:rsidRDefault="007C7C7F" w:rsidP="003F1708">
      <w:pPr>
        <w:pStyle w:val="ListParagraph"/>
      </w:pPr>
      <w:r>
        <w:t>Manage and control changes to the system's functionality through a defined change management process.</w:t>
      </w:r>
    </w:p>
    <w:p w14:paraId="31BA9098" w14:textId="7E6A9F13" w:rsidR="007C7C7F" w:rsidRDefault="007C7C7F" w:rsidP="009B2D23">
      <w:pPr>
        <w:pStyle w:val="Heading2"/>
        <w:jc w:val="both"/>
      </w:pPr>
      <w:bookmarkStart w:id="11" w:name="_Toc218068722"/>
      <w:r>
        <w:t>Scope</w:t>
      </w:r>
      <w:bookmarkEnd w:id="11"/>
    </w:p>
    <w:p w14:paraId="1B64B6A7" w14:textId="68C713BE" w:rsidR="007C7C7F" w:rsidRDefault="007C7C7F" w:rsidP="003F1708">
      <w:pPr>
        <w:rPr>
          <w:lang w:val="en-US"/>
        </w:rPr>
      </w:pPr>
      <w:r w:rsidRPr="007C7C7F">
        <w:rPr>
          <w:lang w:val="en-US"/>
        </w:rPr>
        <w:t xml:space="preserve">The </w:t>
      </w:r>
      <w:r w:rsidR="003753D3">
        <w:rPr>
          <w:lang w:val="en-US"/>
        </w:rPr>
        <w:t>Bonds and Bills</w:t>
      </w:r>
      <w:r w:rsidRPr="007C7C7F">
        <w:rPr>
          <w:lang w:val="en-US"/>
        </w:rPr>
        <w:t xml:space="preserve"> module allows MAS internal users to perform the following </w:t>
      </w:r>
      <w:proofErr w:type="gramStart"/>
      <w:r w:rsidRPr="007C7C7F">
        <w:rPr>
          <w:lang w:val="en-US"/>
        </w:rPr>
        <w:t>functionalities</w:t>
      </w:r>
      <w:proofErr w:type="gramEnd"/>
      <w:r w:rsidRPr="007C7C7F">
        <w:rPr>
          <w:lang w:val="en-US"/>
        </w:rPr>
        <w:t>:</w:t>
      </w:r>
    </w:p>
    <w:p w14:paraId="41C094A3" w14:textId="6C9E500C" w:rsidR="003753D3" w:rsidRPr="003753D3" w:rsidRDefault="003753D3" w:rsidP="003753D3">
      <w:pPr>
        <w:pStyle w:val="ListParagraph"/>
        <w:rPr>
          <w:lang w:val="en-US"/>
        </w:rPr>
      </w:pPr>
      <w:commentRangeStart w:id="12"/>
      <w:r w:rsidRPr="003753D3">
        <w:rPr>
          <w:lang w:val="en-US"/>
        </w:rPr>
        <w:t>Update announcements</w:t>
      </w:r>
      <w:r w:rsidR="00EA3C1C">
        <w:rPr>
          <w:lang w:val="en-US"/>
        </w:rPr>
        <w:t>;</w:t>
      </w:r>
      <w:commentRangeEnd w:id="12"/>
      <w:r w:rsidR="00705D4B">
        <w:rPr>
          <w:rStyle w:val="CommentReference"/>
        </w:rPr>
        <w:commentReference w:id="12"/>
      </w:r>
    </w:p>
    <w:p w14:paraId="14131912" w14:textId="1C55FF95" w:rsidR="003753D3" w:rsidRPr="003753D3" w:rsidRDefault="003753D3" w:rsidP="003753D3">
      <w:pPr>
        <w:pStyle w:val="ListParagraph"/>
        <w:rPr>
          <w:lang w:val="en-US"/>
        </w:rPr>
      </w:pPr>
      <w:r w:rsidRPr="003753D3">
        <w:rPr>
          <w:lang w:val="en-US"/>
        </w:rPr>
        <w:t xml:space="preserve">Submit announcements for approval or withdraw </w:t>
      </w:r>
      <w:proofErr w:type="gramStart"/>
      <w:r w:rsidR="00F54AD5">
        <w:rPr>
          <w:lang w:val="en-US"/>
        </w:rPr>
        <w:t>submissions</w:t>
      </w:r>
      <w:r w:rsidR="00EA3C1C">
        <w:rPr>
          <w:lang w:val="en-US"/>
        </w:rPr>
        <w:t>;</w:t>
      </w:r>
      <w:proofErr w:type="gramEnd"/>
    </w:p>
    <w:p w14:paraId="3BB57193" w14:textId="0985E560" w:rsidR="003753D3" w:rsidRPr="003753D3" w:rsidRDefault="003753D3" w:rsidP="003753D3">
      <w:pPr>
        <w:pStyle w:val="ListParagraph"/>
        <w:rPr>
          <w:lang w:val="en-US"/>
        </w:rPr>
      </w:pPr>
      <w:r w:rsidRPr="003753D3">
        <w:rPr>
          <w:lang w:val="en-US"/>
        </w:rPr>
        <w:t xml:space="preserve">Approve announcements as part of the maker-checker </w:t>
      </w:r>
      <w:proofErr w:type="gramStart"/>
      <w:r w:rsidRPr="003753D3">
        <w:rPr>
          <w:lang w:val="en-US"/>
        </w:rPr>
        <w:t>process</w:t>
      </w:r>
      <w:r w:rsidR="00EA3C1C">
        <w:rPr>
          <w:lang w:val="en-US"/>
        </w:rPr>
        <w:t>;</w:t>
      </w:r>
      <w:proofErr w:type="gramEnd"/>
    </w:p>
    <w:p w14:paraId="3AD2EA6C" w14:textId="674EE7FB" w:rsidR="003753D3" w:rsidRPr="003753D3" w:rsidRDefault="003753D3" w:rsidP="003753D3">
      <w:pPr>
        <w:pStyle w:val="ListParagraph"/>
        <w:rPr>
          <w:lang w:val="en-US"/>
        </w:rPr>
      </w:pPr>
      <w:r w:rsidRPr="003753D3">
        <w:rPr>
          <w:lang w:val="en-US"/>
        </w:rPr>
        <w:t xml:space="preserve">Publish or unpublish </w:t>
      </w:r>
      <w:proofErr w:type="gramStart"/>
      <w:r w:rsidRPr="003753D3">
        <w:rPr>
          <w:lang w:val="en-US"/>
        </w:rPr>
        <w:t>announcements</w:t>
      </w:r>
      <w:r w:rsidR="00EA3C1C">
        <w:rPr>
          <w:lang w:val="en-US"/>
        </w:rPr>
        <w:t>;</w:t>
      </w:r>
      <w:proofErr w:type="gramEnd"/>
    </w:p>
    <w:p w14:paraId="4877F8CA" w14:textId="0A6E57A6" w:rsidR="003753D3" w:rsidRPr="003753D3" w:rsidRDefault="003753D3" w:rsidP="003753D3">
      <w:pPr>
        <w:pStyle w:val="ListParagraph"/>
        <w:rPr>
          <w:lang w:val="en-US"/>
        </w:rPr>
      </w:pPr>
      <w:r w:rsidRPr="003753D3">
        <w:rPr>
          <w:lang w:val="en-US"/>
        </w:rPr>
        <w:t>Override with the data from MEPS+</w:t>
      </w:r>
      <w:r w:rsidR="00EA3C1C">
        <w:rPr>
          <w:lang w:val="en-US"/>
        </w:rPr>
        <w:t>;</w:t>
      </w:r>
      <w:r w:rsidRPr="003753D3">
        <w:rPr>
          <w:lang w:val="en-US"/>
        </w:rPr>
        <w:t xml:space="preserve"> and</w:t>
      </w:r>
    </w:p>
    <w:p w14:paraId="2E78D5DA" w14:textId="63BF6DE8" w:rsidR="009563C2" w:rsidRDefault="003753D3" w:rsidP="009563C2">
      <w:pPr>
        <w:pStyle w:val="ListParagraph"/>
        <w:rPr>
          <w:ins w:id="13" w:author="Eugene CHEONG from.TOPPAN (MAS)" w:date="2025-12-23T10:33:00Z" w16du:dateUtc="2025-12-23T02:33:00Z"/>
          <w:lang w:val="en-US"/>
        </w:rPr>
      </w:pPr>
      <w:r w:rsidRPr="003753D3">
        <w:rPr>
          <w:lang w:val="en-US"/>
        </w:rPr>
        <w:t>Preview announcement PDFs.</w:t>
      </w:r>
    </w:p>
    <w:p w14:paraId="1C68A2B7" w14:textId="7174C8A4" w:rsidR="009563C2" w:rsidRPr="009563C2" w:rsidRDefault="009563C2" w:rsidP="00970968">
      <w:pPr>
        <w:rPr>
          <w:lang w:val="en-US"/>
        </w:rPr>
      </w:pPr>
      <w:ins w:id="14" w:author="Eugene CHEONG from.TOPPAN (MAS)" w:date="2025-12-23T10:33:00Z" w16du:dateUtc="2025-12-23T02:33:00Z">
        <w:r>
          <w:rPr>
            <w:lang w:val="en-US"/>
          </w:rPr>
          <w:t>Th</w:t>
        </w:r>
      </w:ins>
      <w:ins w:id="15" w:author="Han Xie CHAI (MAS)" w:date="2026-01-12T14:37:00Z" w16du:dateUtc="2026-01-12T06:37:00Z">
        <w:r w:rsidR="00CA6EC9">
          <w:rPr>
            <w:lang w:val="en-US"/>
          </w:rPr>
          <w:t xml:space="preserve">is document excludes </w:t>
        </w:r>
      </w:ins>
      <w:ins w:id="16" w:author="Eugene CHEONG from.TOPPAN (MAS)" w:date="2025-12-23T10:33:00Z" w16du:dateUtc="2025-12-23T02:33:00Z">
        <w:del w:id="17" w:author="Han Xie CHAI (MAS)" w:date="2026-01-12T14:37:00Z" w16du:dateUtc="2026-01-12T06:37:00Z">
          <w:r w:rsidDel="00CA6EC9">
            <w:rPr>
              <w:lang w:val="en-US"/>
            </w:rPr>
            <w:delText xml:space="preserve">e </w:delText>
          </w:r>
        </w:del>
        <w:r>
          <w:rPr>
            <w:lang w:val="en-US"/>
          </w:rPr>
          <w:t>announcement</w:t>
        </w:r>
      </w:ins>
      <w:ins w:id="18" w:author="Han Xie CHAI (MAS)" w:date="2026-01-12T14:37:00Z" w16du:dateUtc="2026-01-12T06:37:00Z">
        <w:r w:rsidR="00CA6EC9">
          <w:rPr>
            <w:lang w:val="en-US"/>
          </w:rPr>
          <w:t>s</w:t>
        </w:r>
      </w:ins>
      <w:ins w:id="19" w:author="Eugene CHEONG from.TOPPAN (MAS)" w:date="2025-12-23T10:33:00Z" w16du:dateUtc="2025-12-23T02:33:00Z">
        <w:r>
          <w:rPr>
            <w:lang w:val="en-US"/>
          </w:rPr>
          <w:t xml:space="preserve"> </w:t>
        </w:r>
        <w:del w:id="20" w:author="Han Xie CHAI (MAS)" w:date="2026-01-12T14:37:00Z" w16du:dateUtc="2026-01-12T06:37:00Z">
          <w:r>
            <w:rPr>
              <w:lang w:val="en-US"/>
            </w:rPr>
            <w:delText xml:space="preserve">UI </w:delText>
          </w:r>
        </w:del>
        <w:r>
          <w:rPr>
            <w:lang w:val="en-US"/>
          </w:rPr>
          <w:t>for syndication</w:t>
        </w:r>
      </w:ins>
      <w:ins w:id="21" w:author="Han Xie CHAI (MAS)" w:date="2026-01-12T14:37:00Z" w16du:dateUtc="2026-01-12T06:37:00Z">
        <w:r w:rsidR="00CA6EC9">
          <w:rPr>
            <w:lang w:val="en-US"/>
          </w:rPr>
          <w:t>, which</w:t>
        </w:r>
      </w:ins>
      <w:ins w:id="22" w:author="Eugene CHEONG from.TOPPAN (MAS)" w:date="2025-12-23T10:33:00Z" w16du:dateUtc="2025-12-23T02:33:00Z">
        <w:r>
          <w:rPr>
            <w:lang w:val="en-US"/>
          </w:rPr>
          <w:t xml:space="preserve"> </w:t>
        </w:r>
      </w:ins>
      <w:ins w:id="23" w:author="Eugene CHEONG from.TOPPAN (MAS)" w:date="2025-12-23T10:34:00Z" w16du:dateUtc="2025-12-23T02:34:00Z">
        <w:del w:id="24" w:author="Han Xie CHAI (MAS)" w:date="2026-01-12T14:37:00Z" w16du:dateUtc="2026-01-12T06:37:00Z">
          <w:r>
            <w:rPr>
              <w:lang w:val="en-US"/>
            </w:rPr>
            <w:delText xml:space="preserve">differs from the UI in this document and </w:delText>
          </w:r>
        </w:del>
        <w:r>
          <w:rPr>
            <w:lang w:val="en-US"/>
          </w:rPr>
          <w:t>will</w:t>
        </w:r>
      </w:ins>
      <w:ins w:id="25" w:author="Eugene CHEONG from.TOPPAN (MAS)" w:date="2025-12-23T10:33:00Z" w16du:dateUtc="2025-12-23T02:33:00Z">
        <w:r>
          <w:rPr>
            <w:lang w:val="en-US"/>
          </w:rPr>
          <w:t xml:space="preserve"> be </w:t>
        </w:r>
      </w:ins>
      <w:ins w:id="26" w:author="Eugene CHEONG from.TOPPAN (MAS)" w:date="2025-12-31T09:12:00Z" w16du:dateUtc="2025-12-31T01:12:00Z">
        <w:r w:rsidR="00BA583B">
          <w:rPr>
            <w:lang w:val="en-US"/>
          </w:rPr>
          <w:t>documented</w:t>
        </w:r>
      </w:ins>
      <w:ins w:id="27" w:author="Eugene CHEONG from.TOPPAN (MAS)" w:date="2025-12-23T10:33:00Z" w16du:dateUtc="2025-12-23T02:33:00Z">
        <w:r>
          <w:rPr>
            <w:lang w:val="en-US"/>
          </w:rPr>
          <w:t xml:space="preserve"> </w:t>
        </w:r>
      </w:ins>
      <w:ins w:id="28" w:author="Eugene CHEONG from.TOPPAN (MAS)" w:date="2025-12-31T09:12:00Z" w16du:dateUtc="2025-12-31T01:12:00Z">
        <w:r w:rsidR="00BA583B">
          <w:rPr>
            <w:lang w:val="en-US"/>
          </w:rPr>
          <w:t>in</w:t>
        </w:r>
      </w:ins>
      <w:ins w:id="29" w:author="Eugene CHEONG from.TOPPAN (MAS)" w:date="2025-12-23T10:33:00Z" w16du:dateUtc="2025-12-23T02:33:00Z">
        <w:r>
          <w:rPr>
            <w:lang w:val="en-US"/>
          </w:rPr>
          <w:t xml:space="preserve"> </w:t>
        </w:r>
      </w:ins>
      <w:ins w:id="30" w:author="Eugene CHEONG from.TOPPAN (MAS)" w:date="2025-12-23T10:34:00Z" w16du:dateUtc="2025-12-23T02:34:00Z">
        <w:r>
          <w:t>MAS_OMEGA – Functional Specifications Document (Syndication).docx</w:t>
        </w:r>
      </w:ins>
      <w:ins w:id="31" w:author="Han Xie CHAI (MAS)" w:date="2026-01-12T14:37:00Z" w16du:dateUtc="2026-01-12T06:37:00Z">
        <w:r w:rsidR="00CA6EC9">
          <w:t xml:space="preserve"> instead</w:t>
        </w:r>
      </w:ins>
      <w:ins w:id="32" w:author="Eugene CHEONG from.TOPPAN (MAS)" w:date="2025-12-23T10:34:00Z" w16du:dateUtc="2025-12-23T02:34:00Z">
        <w:r>
          <w:t>.</w:t>
        </w:r>
      </w:ins>
    </w:p>
    <w:p w14:paraId="1A048A79" w14:textId="6DDFAF83" w:rsidR="000D68BA" w:rsidRDefault="007C7C7F" w:rsidP="007C7C7F">
      <w:pPr>
        <w:pStyle w:val="Heading2"/>
      </w:pPr>
      <w:bookmarkStart w:id="33" w:name="_Toc218068723"/>
      <w:r>
        <w:t>Definitions, Acronyms and Abbreviations</w:t>
      </w:r>
      <w:bookmarkEnd w:id="33"/>
    </w:p>
    <w:tbl>
      <w:tblPr>
        <w:tblStyle w:val="TableGrid"/>
        <w:tblW w:w="0" w:type="auto"/>
        <w:tblLook w:val="04A0" w:firstRow="1" w:lastRow="0" w:firstColumn="1" w:lastColumn="0" w:noHBand="0" w:noVBand="1"/>
      </w:tblPr>
      <w:tblGrid>
        <w:gridCol w:w="1579"/>
        <w:gridCol w:w="8789"/>
      </w:tblGrid>
      <w:tr w:rsidR="007C7C7F" w:rsidRPr="007C7C7F" w14:paraId="0F758C2F" w14:textId="77777777" w:rsidTr="005E04BE">
        <w:tc>
          <w:tcPr>
            <w:tcW w:w="1579" w:type="dxa"/>
            <w:shd w:val="clear" w:color="auto" w:fill="E7E6E6" w:themeFill="background2"/>
          </w:tcPr>
          <w:p w14:paraId="73F2DE42" w14:textId="603A6A29" w:rsidR="007C7C7F" w:rsidRPr="007C7C7F" w:rsidRDefault="007C7C7F" w:rsidP="007C7C7F">
            <w:pPr>
              <w:pStyle w:val="NoSpacing"/>
              <w:jc w:val="center"/>
              <w:rPr>
                <w:b/>
                <w:bCs/>
              </w:rPr>
            </w:pPr>
            <w:r w:rsidRPr="007C7C7F">
              <w:rPr>
                <w:b/>
                <w:bCs/>
              </w:rPr>
              <w:t>Acronym</w:t>
            </w:r>
          </w:p>
        </w:tc>
        <w:tc>
          <w:tcPr>
            <w:tcW w:w="8789" w:type="dxa"/>
            <w:shd w:val="clear" w:color="auto" w:fill="E7E6E6" w:themeFill="background2"/>
          </w:tcPr>
          <w:p w14:paraId="47458203" w14:textId="68F984C3" w:rsidR="007C7C7F" w:rsidRPr="007C7C7F" w:rsidRDefault="007C7C7F" w:rsidP="007C7C7F">
            <w:pPr>
              <w:pStyle w:val="NoSpacing"/>
              <w:jc w:val="center"/>
              <w:rPr>
                <w:b/>
                <w:bCs/>
              </w:rPr>
            </w:pPr>
            <w:r w:rsidRPr="007C7C7F">
              <w:rPr>
                <w:b/>
                <w:bCs/>
              </w:rPr>
              <w:t>Description</w:t>
            </w:r>
          </w:p>
        </w:tc>
      </w:tr>
      <w:tr w:rsidR="00714A2E" w:rsidRPr="007C7C7F" w14:paraId="3FA7524D" w14:textId="77777777" w:rsidTr="005E04BE">
        <w:tc>
          <w:tcPr>
            <w:tcW w:w="1579" w:type="dxa"/>
          </w:tcPr>
          <w:p w14:paraId="0807465A" w14:textId="21219A76" w:rsidR="00714A2E" w:rsidRPr="002923FD" w:rsidRDefault="00714A2E" w:rsidP="007C7C7F">
            <w:pPr>
              <w:pStyle w:val="NoSpacing"/>
              <w:rPr>
                <w:rFonts w:cstheme="minorHAnsi"/>
                <w:iCs/>
              </w:rPr>
            </w:pPr>
            <w:r>
              <w:rPr>
                <w:rFonts w:cstheme="minorHAnsi"/>
                <w:iCs/>
              </w:rPr>
              <w:t>BPMN</w:t>
            </w:r>
          </w:p>
        </w:tc>
        <w:tc>
          <w:tcPr>
            <w:tcW w:w="8789" w:type="dxa"/>
          </w:tcPr>
          <w:p w14:paraId="1A22AF2F" w14:textId="0B31E324" w:rsidR="00714A2E" w:rsidRPr="002923FD" w:rsidRDefault="00714A2E" w:rsidP="007C7C7F">
            <w:pPr>
              <w:pStyle w:val="NoSpacing"/>
              <w:rPr>
                <w:rFonts w:cstheme="minorHAnsi"/>
                <w:iCs/>
              </w:rPr>
            </w:pPr>
            <w:r>
              <w:rPr>
                <w:rFonts w:cstheme="minorHAnsi"/>
                <w:iCs/>
              </w:rPr>
              <w:t>Business Process Model and Notation</w:t>
            </w:r>
          </w:p>
        </w:tc>
      </w:tr>
      <w:tr w:rsidR="005C0FB2" w:rsidRPr="007C7C7F" w14:paraId="5DB520F6" w14:textId="77777777" w:rsidTr="005E04BE">
        <w:tc>
          <w:tcPr>
            <w:tcW w:w="1579" w:type="dxa"/>
          </w:tcPr>
          <w:p w14:paraId="4210AA5A" w14:textId="227131CD" w:rsidR="005C0FB2" w:rsidRDefault="005C0FB2" w:rsidP="007C7C7F">
            <w:pPr>
              <w:pStyle w:val="NoSpacing"/>
              <w:rPr>
                <w:rFonts w:cstheme="minorHAnsi"/>
                <w:iCs/>
              </w:rPr>
            </w:pPr>
            <w:r>
              <w:rPr>
                <w:rFonts w:cstheme="minorHAnsi"/>
                <w:iCs/>
              </w:rPr>
              <w:t>CDP</w:t>
            </w:r>
          </w:p>
        </w:tc>
        <w:tc>
          <w:tcPr>
            <w:tcW w:w="8789" w:type="dxa"/>
          </w:tcPr>
          <w:p w14:paraId="14640F8C" w14:textId="54A42F0C" w:rsidR="005C0FB2" w:rsidRDefault="005C0FB2" w:rsidP="007C7C7F">
            <w:pPr>
              <w:pStyle w:val="NoSpacing"/>
              <w:rPr>
                <w:rFonts w:cstheme="minorHAnsi"/>
                <w:iCs/>
              </w:rPr>
            </w:pPr>
            <w:r w:rsidRPr="005C0FB2">
              <w:rPr>
                <w:rFonts w:cstheme="minorHAnsi"/>
                <w:iCs/>
              </w:rPr>
              <w:t>Central Depository Pte Limited</w:t>
            </w:r>
          </w:p>
        </w:tc>
      </w:tr>
      <w:tr w:rsidR="00EB4795" w:rsidRPr="007C7C7F" w14:paraId="02ADFB48" w14:textId="77777777" w:rsidTr="005E04BE">
        <w:tc>
          <w:tcPr>
            <w:tcW w:w="1579" w:type="dxa"/>
          </w:tcPr>
          <w:p w14:paraId="10578ED5" w14:textId="3BB51244" w:rsidR="00EB4795" w:rsidRDefault="00EB4795" w:rsidP="007C7C7F">
            <w:pPr>
              <w:pStyle w:val="NoSpacing"/>
              <w:rPr>
                <w:rFonts w:cstheme="minorHAnsi"/>
                <w:iCs/>
              </w:rPr>
            </w:pPr>
            <w:r>
              <w:rPr>
                <w:rFonts w:cstheme="minorHAnsi"/>
                <w:iCs/>
              </w:rPr>
              <w:t>FI</w:t>
            </w:r>
          </w:p>
        </w:tc>
        <w:tc>
          <w:tcPr>
            <w:tcW w:w="8789" w:type="dxa"/>
          </w:tcPr>
          <w:p w14:paraId="0A0F293F" w14:textId="3153FE41" w:rsidR="00EB4795" w:rsidRPr="005C0FB2" w:rsidRDefault="00EB4795" w:rsidP="007C7C7F">
            <w:pPr>
              <w:pStyle w:val="NoSpacing"/>
              <w:rPr>
                <w:rFonts w:cstheme="minorHAnsi"/>
                <w:iCs/>
              </w:rPr>
            </w:pPr>
            <w:r>
              <w:rPr>
                <w:rFonts w:cstheme="minorHAnsi"/>
                <w:iCs/>
              </w:rPr>
              <w:t>Financial Institution</w:t>
            </w:r>
          </w:p>
        </w:tc>
      </w:tr>
      <w:tr w:rsidR="007D42B7" w:rsidRPr="007C7C7F" w14:paraId="462F218C" w14:textId="77777777" w:rsidTr="005E04BE">
        <w:tc>
          <w:tcPr>
            <w:tcW w:w="1579" w:type="dxa"/>
          </w:tcPr>
          <w:p w14:paraId="77F39F7A" w14:textId="7E6ABA17" w:rsidR="007D42B7" w:rsidRDefault="007D42B7" w:rsidP="007C7C7F">
            <w:pPr>
              <w:pStyle w:val="NoSpacing"/>
              <w:rPr>
                <w:rFonts w:cstheme="minorHAnsi"/>
                <w:iCs/>
              </w:rPr>
            </w:pPr>
            <w:r>
              <w:rPr>
                <w:rFonts w:cstheme="minorHAnsi"/>
                <w:iCs/>
              </w:rPr>
              <w:t>ISIN</w:t>
            </w:r>
          </w:p>
        </w:tc>
        <w:tc>
          <w:tcPr>
            <w:tcW w:w="8789" w:type="dxa"/>
          </w:tcPr>
          <w:p w14:paraId="583A0DC5" w14:textId="7B0EA577" w:rsidR="007D42B7" w:rsidRDefault="001923F8" w:rsidP="007C7C7F">
            <w:pPr>
              <w:pStyle w:val="NoSpacing"/>
              <w:rPr>
                <w:rFonts w:cstheme="minorHAnsi"/>
                <w:iCs/>
              </w:rPr>
            </w:pPr>
            <w:r>
              <w:rPr>
                <w:rFonts w:cstheme="minorHAnsi"/>
                <w:iCs/>
              </w:rPr>
              <w:t>International Securities Identification Number</w:t>
            </w:r>
          </w:p>
        </w:tc>
      </w:tr>
      <w:tr w:rsidR="007C7C7F" w:rsidRPr="007C7C7F" w14:paraId="3FECFD3D" w14:textId="77777777" w:rsidTr="005E04BE">
        <w:tc>
          <w:tcPr>
            <w:tcW w:w="1579" w:type="dxa"/>
          </w:tcPr>
          <w:p w14:paraId="2B8F8D70" w14:textId="3825173B" w:rsidR="007C7C7F" w:rsidRPr="007C7C7F" w:rsidRDefault="007C7C7F" w:rsidP="007C7C7F">
            <w:pPr>
              <w:pStyle w:val="NoSpacing"/>
            </w:pPr>
            <w:r w:rsidRPr="002923FD">
              <w:rPr>
                <w:rFonts w:cstheme="minorHAnsi"/>
                <w:iCs/>
              </w:rPr>
              <w:t>MAS</w:t>
            </w:r>
          </w:p>
        </w:tc>
        <w:tc>
          <w:tcPr>
            <w:tcW w:w="8789" w:type="dxa"/>
          </w:tcPr>
          <w:p w14:paraId="3D31DB87" w14:textId="16049248" w:rsidR="007C7C7F" w:rsidRPr="007C7C7F" w:rsidRDefault="007C7C7F" w:rsidP="007C7C7F">
            <w:pPr>
              <w:pStyle w:val="NoSpacing"/>
            </w:pPr>
            <w:r w:rsidRPr="002923FD">
              <w:rPr>
                <w:rFonts w:cstheme="minorHAnsi"/>
                <w:iCs/>
              </w:rPr>
              <w:t>Monetary Authority of Singapore</w:t>
            </w:r>
          </w:p>
        </w:tc>
      </w:tr>
      <w:tr w:rsidR="003753D3" w:rsidRPr="007C7C7F" w14:paraId="0189D8A9" w14:textId="77777777" w:rsidTr="005E04BE">
        <w:tc>
          <w:tcPr>
            <w:tcW w:w="1579" w:type="dxa"/>
          </w:tcPr>
          <w:p w14:paraId="27A38CD8" w14:textId="712AF391" w:rsidR="003753D3" w:rsidRPr="002923FD" w:rsidRDefault="003753D3" w:rsidP="007C7C7F">
            <w:pPr>
              <w:pStyle w:val="NoSpacing"/>
              <w:rPr>
                <w:rFonts w:cstheme="minorHAnsi"/>
                <w:iCs/>
              </w:rPr>
            </w:pPr>
            <w:r>
              <w:rPr>
                <w:rFonts w:cstheme="minorHAnsi"/>
                <w:iCs/>
              </w:rPr>
              <w:t>MEPS+</w:t>
            </w:r>
          </w:p>
        </w:tc>
        <w:tc>
          <w:tcPr>
            <w:tcW w:w="8789" w:type="dxa"/>
          </w:tcPr>
          <w:p w14:paraId="485F0D30" w14:textId="36C4E9A8" w:rsidR="003753D3" w:rsidRPr="002923FD" w:rsidRDefault="003753D3" w:rsidP="007C7C7F">
            <w:pPr>
              <w:pStyle w:val="NoSpacing"/>
              <w:rPr>
                <w:rFonts w:cstheme="minorHAnsi"/>
                <w:iCs/>
              </w:rPr>
            </w:pPr>
            <w:r>
              <w:rPr>
                <w:rFonts w:cstheme="minorHAnsi"/>
                <w:iCs/>
              </w:rPr>
              <w:t>MAS Electronic Payment System+</w:t>
            </w:r>
          </w:p>
        </w:tc>
      </w:tr>
      <w:tr w:rsidR="007C7C7F" w:rsidRPr="007C7C7F" w14:paraId="2A0134A0" w14:textId="77777777" w:rsidTr="005E04BE">
        <w:tc>
          <w:tcPr>
            <w:tcW w:w="1579" w:type="dxa"/>
          </w:tcPr>
          <w:p w14:paraId="01BBD8EB" w14:textId="486C9019" w:rsidR="007C7C7F" w:rsidRPr="007C7C7F" w:rsidRDefault="007C7C7F" w:rsidP="007C7C7F">
            <w:pPr>
              <w:pStyle w:val="NoSpacing"/>
            </w:pPr>
            <w:r w:rsidRPr="002923FD">
              <w:rPr>
                <w:rFonts w:cstheme="minorHAnsi"/>
                <w:iCs/>
              </w:rPr>
              <w:t>OMEGA</w:t>
            </w:r>
          </w:p>
        </w:tc>
        <w:tc>
          <w:tcPr>
            <w:tcW w:w="8789" w:type="dxa"/>
          </w:tcPr>
          <w:p w14:paraId="1E7D54FD" w14:textId="07E0F4EA" w:rsidR="007C7C7F" w:rsidRPr="007C7C7F" w:rsidRDefault="007C7C7F" w:rsidP="007C7C7F">
            <w:pPr>
              <w:pStyle w:val="NoSpacing"/>
            </w:pPr>
            <w:r w:rsidRPr="002923FD">
              <w:rPr>
                <w:rFonts w:cstheme="minorHAnsi"/>
                <w:iCs/>
              </w:rPr>
              <w:t>Open Market Execution Gateway</w:t>
            </w:r>
          </w:p>
        </w:tc>
      </w:tr>
      <w:tr w:rsidR="007C7C7F" w:rsidRPr="007C7C7F" w14:paraId="097E65B8" w14:textId="77777777" w:rsidTr="005E04BE">
        <w:tc>
          <w:tcPr>
            <w:tcW w:w="1579" w:type="dxa"/>
          </w:tcPr>
          <w:p w14:paraId="0B4CAA08" w14:textId="5C2062B6" w:rsidR="007C7C7F" w:rsidRPr="007C7C7F" w:rsidRDefault="007C7C7F" w:rsidP="007C7C7F">
            <w:pPr>
              <w:pStyle w:val="NoSpacing"/>
            </w:pPr>
            <w:r w:rsidRPr="002923FD">
              <w:rPr>
                <w:rFonts w:cstheme="minorHAnsi"/>
                <w:iCs/>
              </w:rPr>
              <w:t>PD</w:t>
            </w:r>
          </w:p>
        </w:tc>
        <w:tc>
          <w:tcPr>
            <w:tcW w:w="8789" w:type="dxa"/>
          </w:tcPr>
          <w:p w14:paraId="1723A876" w14:textId="6177D8AD" w:rsidR="007C7C7F" w:rsidRPr="007C7C7F" w:rsidRDefault="007C7C7F" w:rsidP="007C7C7F">
            <w:pPr>
              <w:pStyle w:val="NoSpacing"/>
            </w:pPr>
            <w:r w:rsidRPr="002923FD">
              <w:rPr>
                <w:rFonts w:cstheme="minorHAnsi"/>
                <w:iCs/>
              </w:rPr>
              <w:t>Primary Dealer</w:t>
            </w:r>
          </w:p>
        </w:tc>
      </w:tr>
      <w:tr w:rsidR="003753D3" w:rsidRPr="007C7C7F" w14:paraId="5C159939" w14:textId="77777777" w:rsidTr="005E04BE">
        <w:tc>
          <w:tcPr>
            <w:tcW w:w="1579" w:type="dxa"/>
          </w:tcPr>
          <w:p w14:paraId="7B0E816C" w14:textId="3E301495" w:rsidR="003753D3" w:rsidRPr="002923FD" w:rsidRDefault="003753D3" w:rsidP="007C7C7F">
            <w:pPr>
              <w:pStyle w:val="NoSpacing"/>
              <w:rPr>
                <w:rFonts w:cstheme="minorHAnsi"/>
                <w:iCs/>
              </w:rPr>
            </w:pPr>
            <w:r>
              <w:rPr>
                <w:rFonts w:cstheme="minorHAnsi"/>
                <w:iCs/>
              </w:rPr>
              <w:t>PDF</w:t>
            </w:r>
          </w:p>
        </w:tc>
        <w:tc>
          <w:tcPr>
            <w:tcW w:w="8789" w:type="dxa"/>
          </w:tcPr>
          <w:p w14:paraId="76880ADC" w14:textId="59A44867" w:rsidR="003753D3" w:rsidRPr="002923FD" w:rsidRDefault="003753D3" w:rsidP="007C7C7F">
            <w:pPr>
              <w:pStyle w:val="NoSpacing"/>
              <w:rPr>
                <w:rFonts w:cstheme="minorHAnsi"/>
                <w:iCs/>
              </w:rPr>
            </w:pPr>
            <w:r>
              <w:rPr>
                <w:rFonts w:cstheme="minorHAnsi"/>
                <w:iCs/>
              </w:rPr>
              <w:t>Portable Document Format</w:t>
            </w:r>
          </w:p>
        </w:tc>
      </w:tr>
      <w:tr w:rsidR="007C7C7F" w:rsidRPr="007C7C7F" w14:paraId="234EC23F" w14:textId="77777777" w:rsidTr="005E04BE">
        <w:tc>
          <w:tcPr>
            <w:tcW w:w="1579" w:type="dxa"/>
          </w:tcPr>
          <w:p w14:paraId="5AAB7815" w14:textId="4DC048A7" w:rsidR="007C7C7F" w:rsidRPr="007C7C7F" w:rsidRDefault="007C7C7F" w:rsidP="007C7C7F">
            <w:pPr>
              <w:pStyle w:val="NoSpacing"/>
            </w:pPr>
            <w:r w:rsidRPr="002923FD">
              <w:rPr>
                <w:rFonts w:cstheme="minorHAnsi"/>
                <w:iCs/>
              </w:rPr>
              <w:t>SFTP</w:t>
            </w:r>
          </w:p>
        </w:tc>
        <w:tc>
          <w:tcPr>
            <w:tcW w:w="8789" w:type="dxa"/>
          </w:tcPr>
          <w:p w14:paraId="7F2AAD7E" w14:textId="64B00668" w:rsidR="007C7C7F" w:rsidRPr="007C7C7F" w:rsidRDefault="007C7C7F" w:rsidP="007C7C7F">
            <w:pPr>
              <w:pStyle w:val="NoSpacing"/>
              <w:keepNext/>
            </w:pPr>
            <w:r w:rsidRPr="002923FD">
              <w:rPr>
                <w:rFonts w:cstheme="minorHAnsi"/>
                <w:iCs/>
              </w:rPr>
              <w:t>Secure File Transfer Protocol</w:t>
            </w:r>
          </w:p>
        </w:tc>
      </w:tr>
      <w:tr w:rsidR="008E5F58" w:rsidRPr="007C7C7F" w14:paraId="0175B60F" w14:textId="77777777" w:rsidTr="005E04BE">
        <w:tc>
          <w:tcPr>
            <w:tcW w:w="1579" w:type="dxa"/>
          </w:tcPr>
          <w:p w14:paraId="474E85C7" w14:textId="6C2769F6" w:rsidR="008E5F58" w:rsidRPr="002923FD" w:rsidRDefault="008E5F58" w:rsidP="007C7C7F">
            <w:pPr>
              <w:pStyle w:val="NoSpacing"/>
              <w:rPr>
                <w:rFonts w:cstheme="minorHAnsi"/>
                <w:iCs/>
              </w:rPr>
            </w:pPr>
            <w:r>
              <w:rPr>
                <w:rFonts w:cstheme="minorHAnsi"/>
                <w:iCs/>
              </w:rPr>
              <w:t>SGS</w:t>
            </w:r>
          </w:p>
        </w:tc>
        <w:tc>
          <w:tcPr>
            <w:tcW w:w="8789" w:type="dxa"/>
          </w:tcPr>
          <w:p w14:paraId="2A6F0DEB" w14:textId="2531537E" w:rsidR="008E5F58" w:rsidRPr="002923FD" w:rsidRDefault="008E5F58" w:rsidP="007C7C7F">
            <w:pPr>
              <w:pStyle w:val="NoSpacing"/>
              <w:keepNext/>
              <w:rPr>
                <w:rFonts w:cstheme="minorHAnsi"/>
                <w:iCs/>
              </w:rPr>
            </w:pPr>
            <w:r>
              <w:rPr>
                <w:rFonts w:cstheme="minorHAnsi"/>
                <w:iCs/>
              </w:rPr>
              <w:t>Singapore Government Securities</w:t>
            </w:r>
          </w:p>
        </w:tc>
      </w:tr>
      <w:tr w:rsidR="008E5F58" w:rsidRPr="007C7C7F" w14:paraId="6A64512F" w14:textId="77777777" w:rsidTr="005E04BE">
        <w:tc>
          <w:tcPr>
            <w:tcW w:w="1579" w:type="dxa"/>
          </w:tcPr>
          <w:p w14:paraId="1EC6239D" w14:textId="5A2E93EC" w:rsidR="008E5F58" w:rsidRPr="002923FD" w:rsidRDefault="008E5F58" w:rsidP="007C7C7F">
            <w:pPr>
              <w:pStyle w:val="NoSpacing"/>
              <w:rPr>
                <w:rFonts w:cstheme="minorHAnsi"/>
                <w:iCs/>
              </w:rPr>
            </w:pPr>
            <w:r>
              <w:rPr>
                <w:rFonts w:cstheme="minorHAnsi"/>
                <w:iCs/>
              </w:rPr>
              <w:t>SSB</w:t>
            </w:r>
          </w:p>
        </w:tc>
        <w:tc>
          <w:tcPr>
            <w:tcW w:w="8789" w:type="dxa"/>
          </w:tcPr>
          <w:p w14:paraId="32510CC9" w14:textId="648322E5" w:rsidR="008E5F58" w:rsidRPr="002923FD" w:rsidRDefault="008E5F58" w:rsidP="007C7C7F">
            <w:pPr>
              <w:pStyle w:val="NoSpacing"/>
              <w:keepNext/>
              <w:rPr>
                <w:rFonts w:cstheme="minorHAnsi"/>
                <w:iCs/>
              </w:rPr>
            </w:pPr>
            <w:r>
              <w:rPr>
                <w:rFonts w:cstheme="minorHAnsi"/>
                <w:iCs/>
              </w:rPr>
              <w:t>Singapore Savings Bonds</w:t>
            </w:r>
          </w:p>
        </w:tc>
      </w:tr>
    </w:tbl>
    <w:p w14:paraId="4699EEAF" w14:textId="05264E97" w:rsidR="007C7C7F" w:rsidRDefault="007C7C7F" w:rsidP="007C7C7F">
      <w:pPr>
        <w:pStyle w:val="Caption"/>
      </w:pPr>
      <w:r>
        <w:t xml:space="preserve">Table </w:t>
      </w:r>
      <w:r>
        <w:fldChar w:fldCharType="begin"/>
      </w:r>
      <w:r>
        <w:instrText xml:space="preserve"> SEQ Table \* ARABIC </w:instrText>
      </w:r>
      <w:r>
        <w:fldChar w:fldCharType="separate"/>
      </w:r>
      <w:r w:rsidR="008F7ED1">
        <w:rPr>
          <w:noProof/>
        </w:rPr>
        <w:t>1</w:t>
      </w:r>
      <w:r>
        <w:fldChar w:fldCharType="end"/>
      </w:r>
      <w:r>
        <w:t>: Acronyms used in document</w:t>
      </w:r>
    </w:p>
    <w:p w14:paraId="5E7C422F" w14:textId="48DB22F1" w:rsidR="006B2F47" w:rsidRDefault="006B2F47" w:rsidP="006B2F47">
      <w:pPr>
        <w:pStyle w:val="Heading2"/>
      </w:pPr>
      <w:bookmarkStart w:id="34" w:name="_Toc218068724"/>
      <w:r>
        <w:t>Reference</w:t>
      </w:r>
      <w:bookmarkEnd w:id="34"/>
    </w:p>
    <w:p w14:paraId="6003ED4C" w14:textId="77777777" w:rsidR="006B2F47" w:rsidRDefault="006B2F47" w:rsidP="003F1708">
      <w:r>
        <w:t>The following documents are referenced throughout this functional specification and should be consulted for additional context, detailed requirements, and technical information that supports the functional requirements described in this document.</w:t>
      </w:r>
    </w:p>
    <w:p w14:paraId="11B36FDA" w14:textId="7F2EF98D" w:rsidR="006B2F47" w:rsidRDefault="006B2F47" w:rsidP="003F1708">
      <w:pPr>
        <w:pStyle w:val="NumberedList"/>
      </w:pPr>
      <w:r>
        <w:t>Logic for Issue Code.pdf</w:t>
      </w:r>
    </w:p>
    <w:p w14:paraId="2BD6BF9C" w14:textId="482890BB" w:rsidR="006B2F47" w:rsidRDefault="006B2F47" w:rsidP="003F1708">
      <w:pPr>
        <w:pStyle w:val="NumberedList"/>
      </w:pPr>
      <w:r>
        <w:t>MAS_OMEGA – Interface Specifications Document (MAS Website).docx</w:t>
      </w:r>
    </w:p>
    <w:p w14:paraId="2B51593A" w14:textId="0D63CD45" w:rsidR="004B15DC" w:rsidRDefault="004B15DC" w:rsidP="003F1708">
      <w:pPr>
        <w:pStyle w:val="NumberedList"/>
      </w:pPr>
      <w:r>
        <w:t>MAS_OMEGA – Functional Specifications Document (Common Functions).docx</w:t>
      </w:r>
    </w:p>
    <w:p w14:paraId="3D5B09B7" w14:textId="712E5B61" w:rsidR="007C5387" w:rsidRDefault="007C5387" w:rsidP="003F1708">
      <w:pPr>
        <w:pStyle w:val="NumberedList"/>
        <w:rPr>
          <w:ins w:id="35" w:author="Han Xie CHAI (MAS)" w:date="2026-01-12T14:42:00Z" w16du:dateUtc="2026-01-12T06:42:00Z"/>
        </w:rPr>
      </w:pPr>
      <w:r>
        <w:t>MAS_OMEGA – Functional Specifications Document (Administration).docx</w:t>
      </w:r>
    </w:p>
    <w:p w14:paraId="323F3EF6" w14:textId="41BFA42D" w:rsidR="00CA6EC9" w:rsidRDefault="00CA6EC9" w:rsidP="003F1708">
      <w:pPr>
        <w:pStyle w:val="NumberedList"/>
        <w:rPr>
          <w:ins w:id="36" w:author="Eugene CHEONG from.TOPPAN (MAS)" w:date="2025-12-23T10:33:00Z" w16du:dateUtc="2025-12-23T02:33:00Z"/>
        </w:rPr>
      </w:pPr>
      <w:ins w:id="37" w:author="Han Xie CHAI (MAS)" w:date="2026-01-12T14:42:00Z" w16du:dateUtc="2026-01-12T06:42:00Z">
        <w:r w:rsidRPr="009563C2">
          <w:t>MAS_OMEGA - Interface Functional Specifications Document (</w:t>
        </w:r>
        <w:r>
          <w:t>MEPS+, FMBS and AGD</w:t>
        </w:r>
        <w:r w:rsidRPr="009563C2">
          <w:t>).docx</w:t>
        </w:r>
      </w:ins>
    </w:p>
    <w:p w14:paraId="2152667C" w14:textId="7A20CF31" w:rsidR="009563C2" w:rsidRDefault="009563C2" w:rsidP="003F1708">
      <w:pPr>
        <w:pStyle w:val="NumberedList"/>
        <w:rPr>
          <w:del w:id="38" w:author="Han Xie CHAI (MAS)" w:date="2026-01-12T14:39:00Z" w16du:dateUtc="2026-01-12T06:39:00Z"/>
        </w:rPr>
      </w:pPr>
      <w:commentRangeStart w:id="39"/>
      <w:ins w:id="40" w:author="Eugene CHEONG from.TOPPAN (MAS)" w:date="2025-12-23T10:33:00Z" w16du:dateUtc="2025-12-23T02:33:00Z">
        <w:del w:id="41" w:author="Han Xie CHAI (MAS)" w:date="2026-01-12T14:39:00Z" w16du:dateUtc="2026-01-12T06:39:00Z">
          <w:r>
            <w:delText>MAS_OMEGA – Functional Specifications Document (</w:delText>
          </w:r>
        </w:del>
      </w:ins>
      <w:ins w:id="42" w:author="Eugene CHEONG from.TOPPAN (MAS)" w:date="2025-12-23T10:34:00Z" w16du:dateUtc="2025-12-23T02:34:00Z">
        <w:del w:id="43" w:author="Han Xie CHAI (MAS)" w:date="2026-01-12T14:39:00Z" w16du:dateUtc="2026-01-12T06:39:00Z">
          <w:r>
            <w:delText>Syndication</w:delText>
          </w:r>
        </w:del>
      </w:ins>
      <w:ins w:id="44" w:author="Eugene CHEONG from.TOPPAN (MAS)" w:date="2025-12-23T10:33:00Z" w16du:dateUtc="2025-12-23T02:33:00Z">
        <w:del w:id="45" w:author="Han Xie CHAI (MAS)" w:date="2026-01-12T14:39:00Z" w16du:dateUtc="2026-01-12T06:39:00Z">
          <w:r>
            <w:delText>).docx</w:delText>
          </w:r>
        </w:del>
      </w:ins>
      <w:commentRangeEnd w:id="39"/>
      <w:r w:rsidR="00CA6EC9">
        <w:rPr>
          <w:rStyle w:val="CommentReference"/>
        </w:rPr>
        <w:commentReference w:id="39"/>
      </w:r>
    </w:p>
    <w:p w14:paraId="0A522C19" w14:textId="15B3232E" w:rsidR="003104C8" w:rsidRDefault="003104C8" w:rsidP="003F1708">
      <w:pPr>
        <w:pStyle w:val="NumberedList"/>
      </w:pPr>
      <w:r>
        <w:t>MAS_OMEGA – Additional Information (Error Messages).xlsx</w:t>
      </w:r>
      <w:r w:rsidR="00837962">
        <w:t xml:space="preserve"> – This file contains a list of validations in each module and their corresponding error messages.</w:t>
      </w:r>
    </w:p>
    <w:p w14:paraId="43DDE4D4" w14:textId="165AC530" w:rsidR="003104C8" w:rsidRDefault="003104C8" w:rsidP="00837962">
      <w:pPr>
        <w:pStyle w:val="NumberedList"/>
      </w:pPr>
      <w:r>
        <w:t>MAS_OMEGA – Additional Information (System Notifications and Emails).xlsx</w:t>
      </w:r>
      <w:r w:rsidR="00837962">
        <w:t xml:space="preserve"> – This file contains a list of system notifications and emails in each module and their corresponding content.</w:t>
      </w:r>
    </w:p>
    <w:p w14:paraId="047D0D33" w14:textId="39E0E808" w:rsidR="006B2F47" w:rsidRDefault="006B2F47" w:rsidP="006B2F47">
      <w:pPr>
        <w:pStyle w:val="Heading1"/>
      </w:pPr>
      <w:bookmarkStart w:id="46" w:name="_Toc218068725"/>
      <w:r>
        <w:t>Functional Requirements</w:t>
      </w:r>
      <w:bookmarkEnd w:id="46"/>
    </w:p>
    <w:p w14:paraId="3FC64F51" w14:textId="024072DC" w:rsidR="006B2F47" w:rsidRPr="006B2F47" w:rsidRDefault="006B2F47" w:rsidP="006B2F47">
      <w:pPr>
        <w:pStyle w:val="Heading2"/>
      </w:pPr>
      <w:bookmarkStart w:id="47" w:name="_Toc218068726"/>
      <w:r>
        <w:t>Purpose of Module</w:t>
      </w:r>
      <w:bookmarkEnd w:id="47"/>
    </w:p>
    <w:p w14:paraId="7C3DE29B" w14:textId="455C9EF8" w:rsidR="006B2F47" w:rsidRPr="006B2F47" w:rsidRDefault="006B2F47" w:rsidP="003F1708">
      <w:pPr>
        <w:rPr>
          <w:lang w:val="en-US"/>
        </w:rPr>
      </w:pPr>
      <w:r w:rsidRPr="006B2F47">
        <w:rPr>
          <w:lang w:val="en-US"/>
        </w:rPr>
        <w:t xml:space="preserve">MAS internal users can manage </w:t>
      </w:r>
      <w:r w:rsidR="00AC65A6">
        <w:rPr>
          <w:lang w:val="en-US"/>
        </w:rPr>
        <w:t>announcements</w:t>
      </w:r>
      <w:r w:rsidRPr="006B2F47">
        <w:rPr>
          <w:lang w:val="en-US"/>
        </w:rPr>
        <w:t xml:space="preserve"> and </w:t>
      </w:r>
      <w:r w:rsidR="00AC65A6" w:rsidRPr="006B2F47">
        <w:rPr>
          <w:lang w:val="en-US"/>
        </w:rPr>
        <w:t>their</w:t>
      </w:r>
      <w:r w:rsidRPr="006B2F47">
        <w:rPr>
          <w:lang w:val="en-US"/>
        </w:rPr>
        <w:t xml:space="preserve"> publication to the MAS website.</w:t>
      </w:r>
    </w:p>
    <w:p w14:paraId="1A4D6338" w14:textId="724B2E41" w:rsidR="000C0377" w:rsidRDefault="006B2F47" w:rsidP="003F1708">
      <w:pPr>
        <w:rPr>
          <w:ins w:id="48" w:author="Eugene CHEONG from.TOPPAN (MAS)" w:date="2025-12-23T10:29:00Z" w16du:dateUtc="2025-12-23T02:29:00Z"/>
          <w:lang w:val="en-US"/>
        </w:rPr>
      </w:pPr>
      <w:r w:rsidRPr="006B2F47">
        <w:rPr>
          <w:lang w:val="en-US"/>
        </w:rPr>
        <w:t>OMEGA contain</w:t>
      </w:r>
      <w:r w:rsidR="00F54AD5">
        <w:rPr>
          <w:lang w:val="en-US"/>
        </w:rPr>
        <w:t>s</w:t>
      </w:r>
      <w:r w:rsidRPr="006B2F47">
        <w:rPr>
          <w:lang w:val="en-US"/>
        </w:rPr>
        <w:t xml:space="preserve"> outbound interfaces to the MAS website to send over the necessary information for the publication of </w:t>
      </w:r>
      <w:r w:rsidR="006F10FD">
        <w:rPr>
          <w:lang w:val="en-US"/>
        </w:rPr>
        <w:t>announcements</w:t>
      </w:r>
      <w:r w:rsidRPr="006B2F47">
        <w:rPr>
          <w:lang w:val="en-US"/>
        </w:rPr>
        <w:t xml:space="preserve">. </w:t>
      </w:r>
      <w:r w:rsidR="00AC65A6">
        <w:rPr>
          <w:lang w:val="en-US"/>
        </w:rPr>
        <w:t>OMEGA also contain</w:t>
      </w:r>
      <w:r w:rsidR="00F54AD5">
        <w:rPr>
          <w:lang w:val="en-US"/>
        </w:rPr>
        <w:t>s</w:t>
      </w:r>
      <w:r w:rsidR="00AC65A6">
        <w:rPr>
          <w:lang w:val="en-US"/>
        </w:rPr>
        <w:t xml:space="preserve"> inbound interfaces from MEPS+ to receive the security information upon its creation, as well as to receive the coupon rates for SSBs. </w:t>
      </w:r>
      <w:r w:rsidRPr="006B2F47">
        <w:rPr>
          <w:lang w:val="en-US"/>
        </w:rPr>
        <w:t>In addition, notifications in the form of emails and/or system notifications are available.</w:t>
      </w:r>
    </w:p>
    <w:p w14:paraId="67F2D611" w14:textId="77777777" w:rsidR="009563C2" w:rsidRDefault="009563C2" w:rsidP="009563C2">
      <w:pPr>
        <w:pStyle w:val="Heading2"/>
      </w:pPr>
      <w:bookmarkStart w:id="49" w:name="_Toc218068727"/>
      <w:commentRangeStart w:id="50"/>
      <w:commentRangeStart w:id="51"/>
      <w:r>
        <w:t>Actors</w:t>
      </w:r>
      <w:commentRangeEnd w:id="50"/>
      <w:r>
        <w:rPr>
          <w:rStyle w:val="CommentReference"/>
          <w:rFonts w:asciiTheme="minorHAnsi" w:eastAsiaTheme="minorHAnsi" w:hAnsiTheme="minorHAnsi" w:cstheme="minorBidi"/>
          <w:b w:val="0"/>
          <w:smallCaps w:val="0"/>
          <w:lang w:val="en-SG"/>
        </w:rPr>
        <w:commentReference w:id="50"/>
      </w:r>
      <w:commentRangeEnd w:id="51"/>
      <w:r>
        <w:rPr>
          <w:rStyle w:val="CommentReference"/>
          <w:rFonts w:asciiTheme="minorHAnsi" w:eastAsiaTheme="minorHAnsi" w:hAnsiTheme="minorHAnsi" w:cstheme="minorBidi"/>
          <w:b w:val="0"/>
          <w:smallCaps w:val="0"/>
          <w:lang w:val="en-SG"/>
        </w:rPr>
        <w:commentReference w:id="51"/>
      </w:r>
      <w:bookmarkEnd w:id="49"/>
    </w:p>
    <w:p w14:paraId="6A0B3565" w14:textId="77777777" w:rsidR="009563C2" w:rsidRDefault="009563C2" w:rsidP="009563C2">
      <w:pPr>
        <w:rPr>
          <w:lang w:val="en-US"/>
        </w:rPr>
      </w:pPr>
      <w:r>
        <w:rPr>
          <w:lang w:val="en-US"/>
        </w:rPr>
        <w:t>The actors identified for this module are as follows:</w:t>
      </w:r>
    </w:p>
    <w:tbl>
      <w:tblPr>
        <w:tblStyle w:val="TableGrid"/>
        <w:tblW w:w="0" w:type="auto"/>
        <w:tblLook w:val="04A0" w:firstRow="1" w:lastRow="0" w:firstColumn="1" w:lastColumn="0" w:noHBand="0" w:noVBand="1"/>
      </w:tblPr>
      <w:tblGrid>
        <w:gridCol w:w="2547"/>
        <w:gridCol w:w="7821"/>
      </w:tblGrid>
      <w:tr w:rsidR="009563C2" w:rsidRPr="007C7C7F" w14:paraId="78FCBEB8" w14:textId="77777777" w:rsidTr="007618E8">
        <w:tc>
          <w:tcPr>
            <w:tcW w:w="2547" w:type="dxa"/>
            <w:shd w:val="clear" w:color="auto" w:fill="E7E6E6" w:themeFill="background2"/>
          </w:tcPr>
          <w:p w14:paraId="4B0C611F" w14:textId="77777777" w:rsidR="009563C2" w:rsidRPr="007C7C7F" w:rsidRDefault="009563C2" w:rsidP="007618E8">
            <w:pPr>
              <w:pStyle w:val="NoSpacing"/>
              <w:jc w:val="center"/>
              <w:rPr>
                <w:b/>
                <w:bCs/>
              </w:rPr>
            </w:pPr>
            <w:r w:rsidRPr="007C7C7F">
              <w:rPr>
                <w:b/>
                <w:bCs/>
              </w:rPr>
              <w:t>A</w:t>
            </w:r>
            <w:r>
              <w:rPr>
                <w:b/>
                <w:bCs/>
              </w:rPr>
              <w:t>ctors</w:t>
            </w:r>
          </w:p>
        </w:tc>
        <w:tc>
          <w:tcPr>
            <w:tcW w:w="7821" w:type="dxa"/>
            <w:shd w:val="clear" w:color="auto" w:fill="E7E6E6" w:themeFill="background2"/>
          </w:tcPr>
          <w:p w14:paraId="34F6BEA6" w14:textId="77777777" w:rsidR="009563C2" w:rsidRPr="007C7C7F" w:rsidRDefault="009563C2" w:rsidP="007618E8">
            <w:pPr>
              <w:pStyle w:val="NoSpacing"/>
              <w:jc w:val="center"/>
              <w:rPr>
                <w:b/>
                <w:bCs/>
              </w:rPr>
            </w:pPr>
            <w:r w:rsidRPr="007C7C7F">
              <w:rPr>
                <w:b/>
                <w:bCs/>
              </w:rPr>
              <w:t>Description</w:t>
            </w:r>
          </w:p>
        </w:tc>
      </w:tr>
      <w:tr w:rsidR="009563C2" w:rsidRPr="007C7C7F" w14:paraId="0511D058" w14:textId="77777777" w:rsidTr="007618E8">
        <w:tc>
          <w:tcPr>
            <w:tcW w:w="2547" w:type="dxa"/>
          </w:tcPr>
          <w:p w14:paraId="132D7F93" w14:textId="77777777" w:rsidR="009563C2" w:rsidRPr="007C7C7F" w:rsidRDefault="009563C2" w:rsidP="007618E8">
            <w:pPr>
              <w:pStyle w:val="NoSpacing"/>
            </w:pPr>
            <w:r>
              <w:t>Announcement</w:t>
            </w:r>
            <w:r w:rsidRPr="00901608">
              <w:t xml:space="preserve"> Maker</w:t>
            </w:r>
          </w:p>
        </w:tc>
        <w:tc>
          <w:tcPr>
            <w:tcW w:w="7821" w:type="dxa"/>
          </w:tcPr>
          <w:p w14:paraId="5383DF13" w14:textId="77777777" w:rsidR="009563C2" w:rsidRPr="007C7C7F" w:rsidRDefault="009563C2" w:rsidP="007618E8">
            <w:pPr>
              <w:pStyle w:val="NoSpacing"/>
            </w:pPr>
            <w:r w:rsidRPr="00901608">
              <w:t xml:space="preserve">The entity responsible for </w:t>
            </w:r>
            <w:r>
              <w:t>updating</w:t>
            </w:r>
            <w:r w:rsidRPr="00901608">
              <w:t xml:space="preserve"> </w:t>
            </w:r>
            <w:r>
              <w:t>announcements</w:t>
            </w:r>
            <w:r w:rsidRPr="00901608">
              <w:t>.</w:t>
            </w:r>
          </w:p>
        </w:tc>
      </w:tr>
      <w:tr w:rsidR="009563C2" w:rsidRPr="007C7C7F" w14:paraId="0BEF704C" w14:textId="77777777" w:rsidTr="007618E8">
        <w:tc>
          <w:tcPr>
            <w:tcW w:w="2547" w:type="dxa"/>
          </w:tcPr>
          <w:p w14:paraId="17727DCA" w14:textId="77777777" w:rsidR="009563C2" w:rsidRPr="007C7C7F" w:rsidRDefault="009563C2" w:rsidP="007618E8">
            <w:pPr>
              <w:pStyle w:val="NoSpacing"/>
            </w:pPr>
            <w:r>
              <w:t>Announcement</w:t>
            </w:r>
            <w:r w:rsidRPr="00901608">
              <w:t xml:space="preserve"> Checker</w:t>
            </w:r>
          </w:p>
        </w:tc>
        <w:tc>
          <w:tcPr>
            <w:tcW w:w="7821" w:type="dxa"/>
          </w:tcPr>
          <w:p w14:paraId="1E505C3E" w14:textId="77777777" w:rsidR="009563C2" w:rsidRPr="007C7C7F" w:rsidRDefault="009563C2" w:rsidP="007618E8">
            <w:pPr>
              <w:pStyle w:val="NoSpacing"/>
            </w:pPr>
            <w:r w:rsidRPr="00901608">
              <w:t xml:space="preserve">The entity responsible for approving the update </w:t>
            </w:r>
            <w:r>
              <w:t xml:space="preserve">or unpublishing </w:t>
            </w:r>
            <w:r w:rsidRPr="00901608">
              <w:t xml:space="preserve">of </w:t>
            </w:r>
            <w:r>
              <w:t>announcements</w:t>
            </w:r>
            <w:r w:rsidRPr="00901608">
              <w:t>.</w:t>
            </w:r>
          </w:p>
        </w:tc>
      </w:tr>
      <w:tr w:rsidR="009563C2" w:rsidRPr="007C7C7F" w14:paraId="0FB49EB6" w14:textId="77777777" w:rsidTr="007618E8">
        <w:tc>
          <w:tcPr>
            <w:tcW w:w="2547" w:type="dxa"/>
          </w:tcPr>
          <w:p w14:paraId="7BB3C8CE" w14:textId="77777777" w:rsidR="009563C2" w:rsidRPr="007C7C7F" w:rsidRDefault="009563C2" w:rsidP="007618E8">
            <w:pPr>
              <w:pStyle w:val="NoSpacing"/>
            </w:pPr>
            <w:r>
              <w:t>Announcement</w:t>
            </w:r>
            <w:r w:rsidRPr="00901608">
              <w:t xml:space="preserve"> Viewer</w:t>
            </w:r>
          </w:p>
        </w:tc>
        <w:tc>
          <w:tcPr>
            <w:tcW w:w="7821" w:type="dxa"/>
          </w:tcPr>
          <w:p w14:paraId="3B2B85B1" w14:textId="5E923A53" w:rsidR="009563C2" w:rsidRPr="007C7C7F" w:rsidRDefault="009563C2" w:rsidP="007618E8">
            <w:pPr>
              <w:pStyle w:val="NoSpacing"/>
            </w:pPr>
            <w:r w:rsidRPr="00901608">
              <w:t xml:space="preserve">The entity who is </w:t>
            </w:r>
            <w:r>
              <w:t xml:space="preserve">only </w:t>
            </w:r>
            <w:r w:rsidRPr="00901608">
              <w:t xml:space="preserve">allowed to view </w:t>
            </w:r>
            <w:r w:rsidR="00BA583B">
              <w:t xml:space="preserve">announcements </w:t>
            </w:r>
            <w:del w:id="52" w:author="Jasmine WL TEO (MAS)" w:date="2026-01-12T13:48:00Z" w16du:dateUtc="2026-01-12T05:48:00Z">
              <w:r w:rsidR="00BA583B" w:rsidDel="00705D4B">
                <w:delText>but</w:delText>
              </w:r>
              <w:r w:rsidRPr="00901608" w:rsidDel="00705D4B">
                <w:delText xml:space="preserve"> not allowed to manage them nor approve them for publication to the MAS website</w:delText>
              </w:r>
            </w:del>
            <w:ins w:id="53" w:author="Jasmine WL TEO (MAS)" w:date="2026-01-12T13:48:00Z" w16du:dateUtc="2026-01-12T05:48:00Z">
              <w:r w:rsidR="00705D4B">
                <w:t>and preview the announcement in PDF</w:t>
              </w:r>
            </w:ins>
            <w:r w:rsidRPr="00901608">
              <w:t>.</w:t>
            </w:r>
          </w:p>
        </w:tc>
      </w:tr>
    </w:tbl>
    <w:p w14:paraId="1F396391" w14:textId="174DE30B" w:rsidR="009563C2" w:rsidRDefault="009563C2" w:rsidP="009563C2">
      <w:pPr>
        <w:pStyle w:val="Caption"/>
      </w:pPr>
      <w:r>
        <w:t xml:space="preserve">Table </w:t>
      </w:r>
      <w:r>
        <w:fldChar w:fldCharType="begin"/>
      </w:r>
      <w:r>
        <w:instrText xml:space="preserve"> SEQ Table \* ARABIC </w:instrText>
      </w:r>
      <w:r>
        <w:fldChar w:fldCharType="separate"/>
      </w:r>
      <w:r w:rsidR="008F7ED1">
        <w:rPr>
          <w:noProof/>
        </w:rPr>
        <w:t>2</w:t>
      </w:r>
      <w:r>
        <w:fldChar w:fldCharType="end"/>
      </w:r>
      <w:r>
        <w:t>: Actors of module</w:t>
      </w:r>
    </w:p>
    <w:p w14:paraId="1CFDC834" w14:textId="52768EBC" w:rsidR="006B2F47" w:rsidRDefault="006B2F47" w:rsidP="006B2F47">
      <w:pPr>
        <w:pStyle w:val="Heading2"/>
      </w:pPr>
      <w:bookmarkStart w:id="54" w:name="_Toc218010110"/>
      <w:bookmarkStart w:id="55" w:name="_Toc218068728"/>
      <w:bookmarkEnd w:id="54"/>
      <w:r>
        <w:t>Process Diagram</w:t>
      </w:r>
      <w:r w:rsidR="009F3006">
        <w:t>s</w:t>
      </w:r>
      <w:bookmarkEnd w:id="55"/>
    </w:p>
    <w:p w14:paraId="51E0B823" w14:textId="15C67576" w:rsidR="006B2F47" w:rsidRDefault="006B2F47" w:rsidP="003F1708">
      <w:r w:rsidRPr="0059518B">
        <w:t xml:space="preserve">The </w:t>
      </w:r>
      <w:r w:rsidR="009F3006">
        <w:t xml:space="preserve">figure </w:t>
      </w:r>
      <w:r>
        <w:t xml:space="preserve">below </w:t>
      </w:r>
      <w:r w:rsidR="009F3006">
        <w:t>shows</w:t>
      </w:r>
      <w:r>
        <w:t xml:space="preserve"> the high-level activities when </w:t>
      </w:r>
      <w:r w:rsidR="00AC65A6">
        <w:t>updating an announcement</w:t>
      </w:r>
      <w:r w:rsidR="009F3006">
        <w:t>:</w:t>
      </w:r>
    </w:p>
    <w:p w14:paraId="3504F341" w14:textId="006517AF" w:rsidR="006B2F47" w:rsidRDefault="00266C1C" w:rsidP="00270FB4">
      <w:pPr>
        <w:jc w:val="center"/>
      </w:pPr>
      <w:ins w:id="56" w:author="Eugene CHEONG from.TOPPAN (MAS)" w:date="2025-12-23T15:52:00Z" w16du:dateUtc="2025-12-23T07:52:00Z">
        <w:r w:rsidRPr="00266C1C">
          <w:rPr>
            <w:noProof/>
          </w:rPr>
          <w:drawing>
            <wp:inline distT="0" distB="0" distL="0" distR="0" wp14:anchorId="414A4354" wp14:editId="6CB802E3">
              <wp:extent cx="6858000" cy="2093595"/>
              <wp:effectExtent l="0" t="0" r="0" b="1905"/>
              <wp:docPr id="1725945485"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45485" name="Picture 1" descr="A diagram of a computer flowchart&#10;&#10;AI-generated content may be incorrect."/>
                      <pic:cNvPicPr/>
                    </pic:nvPicPr>
                    <pic:blipFill>
                      <a:blip r:embed="rId19"/>
                      <a:stretch>
                        <a:fillRect/>
                      </a:stretch>
                    </pic:blipFill>
                    <pic:spPr>
                      <a:xfrm>
                        <a:off x="0" y="0"/>
                        <a:ext cx="6858000" cy="2093595"/>
                      </a:xfrm>
                      <a:prstGeom prst="rect">
                        <a:avLst/>
                      </a:prstGeom>
                    </pic:spPr>
                  </pic:pic>
                </a:graphicData>
              </a:graphic>
            </wp:inline>
          </w:drawing>
        </w:r>
      </w:ins>
      <w:commentRangeStart w:id="57"/>
      <w:commentRangeStart w:id="58"/>
      <w:commentRangeStart w:id="59"/>
      <w:commentRangeStart w:id="60"/>
      <w:commentRangeStart w:id="61"/>
      <w:commentRangeStart w:id="62"/>
      <w:del w:id="63" w:author="Eugene CHEONG from.TOPPAN (MAS)" w:date="2025-12-23T15:52:00Z" w16du:dateUtc="2025-12-23T07:52:00Z">
        <w:r w:rsidR="006E117F" w:rsidRPr="00E22D55" w:rsidDel="00266C1C">
          <w:rPr>
            <w:noProof/>
          </w:rPr>
          <w:drawing>
            <wp:inline distT="0" distB="0" distL="0" distR="0" wp14:anchorId="76EFFC92" wp14:editId="18E00BB5">
              <wp:extent cx="5656580" cy="1927225"/>
              <wp:effectExtent l="0" t="0" r="1270" b="0"/>
              <wp:docPr id="1569492200" name="Picture 156949220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92200" name="Picture 1" descr="A diagram of a computer&#10;&#10;AI-generated content may be incorrect."/>
                      <pic:cNvPicPr/>
                    </pic:nvPicPr>
                    <pic:blipFill>
                      <a:blip r:embed="rId20"/>
                      <a:stretch>
                        <a:fillRect/>
                      </a:stretch>
                    </pic:blipFill>
                    <pic:spPr>
                      <a:xfrm>
                        <a:off x="0" y="0"/>
                        <a:ext cx="5656580" cy="1927225"/>
                      </a:xfrm>
                      <a:prstGeom prst="rect">
                        <a:avLst/>
                      </a:prstGeom>
                    </pic:spPr>
                  </pic:pic>
                </a:graphicData>
              </a:graphic>
            </wp:inline>
          </w:drawing>
        </w:r>
      </w:del>
      <w:commentRangeEnd w:id="57"/>
      <w:r w:rsidR="001F3B1D">
        <w:rPr>
          <w:rStyle w:val="CommentReference"/>
        </w:rPr>
        <w:commentReference w:id="57"/>
      </w:r>
      <w:commentRangeEnd w:id="58"/>
      <w:r w:rsidR="009E3403">
        <w:rPr>
          <w:rStyle w:val="CommentReference"/>
        </w:rPr>
        <w:commentReference w:id="58"/>
      </w:r>
      <w:commentRangeEnd w:id="59"/>
      <w:r w:rsidR="00377DE6">
        <w:rPr>
          <w:rStyle w:val="CommentReference"/>
        </w:rPr>
        <w:commentReference w:id="59"/>
      </w:r>
      <w:commentRangeEnd w:id="60"/>
      <w:r w:rsidR="00B51462">
        <w:rPr>
          <w:rStyle w:val="CommentReference"/>
        </w:rPr>
        <w:commentReference w:id="60"/>
      </w:r>
      <w:commentRangeEnd w:id="61"/>
      <w:r w:rsidR="00A46C49">
        <w:rPr>
          <w:rStyle w:val="CommentReference"/>
        </w:rPr>
        <w:commentReference w:id="61"/>
      </w:r>
      <w:commentRangeEnd w:id="62"/>
      <w:r w:rsidR="00216845">
        <w:rPr>
          <w:rStyle w:val="CommentReference"/>
        </w:rPr>
        <w:commentReference w:id="62"/>
      </w:r>
    </w:p>
    <w:p w14:paraId="19F4C49B" w14:textId="1AA6EBD9" w:rsidR="006B2F47" w:rsidRDefault="006B2F47" w:rsidP="006B2F47">
      <w:pPr>
        <w:pStyle w:val="Caption"/>
      </w:pPr>
      <w:bookmarkStart w:id="64" w:name="_Ref214721715"/>
      <w:bookmarkStart w:id="65" w:name="_Ref214721719"/>
      <w:r w:rsidRPr="00411560">
        <w:t xml:space="preserve">Figure </w:t>
      </w:r>
      <w:r w:rsidRPr="00411560">
        <w:fldChar w:fldCharType="begin"/>
      </w:r>
      <w:r w:rsidRPr="00411560">
        <w:instrText xml:space="preserve"> SEQ Figure \* ARABIC </w:instrText>
      </w:r>
      <w:r w:rsidRPr="00411560">
        <w:fldChar w:fldCharType="separate"/>
      </w:r>
      <w:r w:rsidR="008F7ED1">
        <w:rPr>
          <w:noProof/>
        </w:rPr>
        <w:t>1</w:t>
      </w:r>
      <w:r w:rsidRPr="00411560">
        <w:fldChar w:fldCharType="end"/>
      </w:r>
      <w:bookmarkEnd w:id="64"/>
      <w:r>
        <w:t>:</w:t>
      </w:r>
      <w:r w:rsidRPr="00411560">
        <w:t xml:space="preserve"> </w:t>
      </w:r>
      <w:bookmarkEnd w:id="65"/>
      <w:r>
        <w:t xml:space="preserve">Activities when </w:t>
      </w:r>
      <w:r w:rsidR="006E117F">
        <w:t>updating</w:t>
      </w:r>
      <w:r>
        <w:t xml:space="preserve"> an </w:t>
      </w:r>
      <w:r w:rsidR="006E117F">
        <w:t>announcement</w:t>
      </w:r>
    </w:p>
    <w:p w14:paraId="07E54355" w14:textId="3F7B1CF8" w:rsidR="00122A68" w:rsidRDefault="006E117F" w:rsidP="003C7EDD">
      <w:commentRangeStart w:id="66"/>
      <w:commentRangeStart w:id="67"/>
      <w:r>
        <w:t>On announcement da</w:t>
      </w:r>
      <w:r w:rsidR="00912AE3">
        <w:t>te (identified through the issuance calendar)</w:t>
      </w:r>
      <w:r>
        <w:t>,</w:t>
      </w:r>
      <w:r w:rsidR="00912AE3">
        <w:t xml:space="preserve"> OMEGA creates the announcement record for the </w:t>
      </w:r>
      <w:del w:id="68" w:author="Han Xie CHAI (MAS)" w:date="2026-01-12T14:40:00Z" w16du:dateUtc="2026-01-12T06:40:00Z">
        <w:r w:rsidR="00912AE3" w:rsidDel="00CA6EC9">
          <w:delText>m</w:delText>
        </w:r>
      </w:del>
      <w:ins w:id="69" w:author="Han Xie CHAI (MAS)" w:date="2026-01-12T14:40:00Z" w16du:dateUtc="2026-01-12T06:40:00Z">
        <w:r w:rsidR="00CA6EC9">
          <w:t>M</w:t>
        </w:r>
      </w:ins>
      <w:r w:rsidR="00912AE3">
        <w:t>aker to update</w:t>
      </w:r>
      <w:r w:rsidR="00F615CA">
        <w:t>, with the status as New</w:t>
      </w:r>
      <w:r w:rsidR="00912AE3">
        <w:t>.</w:t>
      </w:r>
      <w:commentRangeEnd w:id="66"/>
      <w:r w:rsidR="00912AE3">
        <w:rPr>
          <w:rStyle w:val="CommentReference"/>
        </w:rPr>
        <w:commentReference w:id="66"/>
      </w:r>
      <w:commentRangeEnd w:id="67"/>
      <w:r w:rsidR="0002799F">
        <w:rPr>
          <w:rStyle w:val="CommentReference"/>
        </w:rPr>
        <w:commentReference w:id="67"/>
      </w:r>
      <w:r w:rsidR="003C7EDD">
        <w:t xml:space="preserve"> This </w:t>
      </w:r>
      <w:r w:rsidR="005B0A7B">
        <w:t xml:space="preserve">system-initiated </w:t>
      </w:r>
      <w:r w:rsidR="003C7EDD">
        <w:t xml:space="preserve">announcement </w:t>
      </w:r>
      <w:r w:rsidR="005B0A7B">
        <w:t>record</w:t>
      </w:r>
      <w:r w:rsidR="003C7EDD">
        <w:t xml:space="preserve"> is not persisted in the database</w:t>
      </w:r>
      <w:r w:rsidR="005B0A7B">
        <w:t xml:space="preserve">, i.e. when </w:t>
      </w:r>
      <w:del w:id="70" w:author="Han Xie CHAI (MAS)" w:date="2026-01-12T14:41:00Z" w16du:dateUtc="2026-01-12T06:41:00Z">
        <w:r w:rsidR="005B0A7B" w:rsidDel="00CA6EC9">
          <w:delText>m</w:delText>
        </w:r>
      </w:del>
      <w:ins w:id="71" w:author="Han Xie CHAI (MAS)" w:date="2026-01-12T14:41:00Z" w16du:dateUtc="2026-01-12T06:41:00Z">
        <w:r w:rsidR="00CA6EC9">
          <w:t>M</w:t>
        </w:r>
      </w:ins>
      <w:r w:rsidR="005B0A7B">
        <w:t xml:space="preserve">aker clicks into the record and navigates away, </w:t>
      </w:r>
      <w:ins w:id="72" w:author="Han Xie CHAI (MAS)" w:date="2026-01-12T14:41:00Z" w16du:dateUtc="2026-01-12T06:41:00Z">
        <w:r w:rsidR="00CA6EC9">
          <w:t>OMEGA</w:t>
        </w:r>
      </w:ins>
      <w:del w:id="73" w:author="Han Xie CHAI (MAS)" w:date="2026-01-12T14:41:00Z" w16du:dateUtc="2026-01-12T06:41:00Z">
        <w:r w:rsidR="005B0A7B">
          <w:delText>system</w:delText>
        </w:r>
      </w:del>
      <w:r w:rsidR="005B0A7B">
        <w:t xml:space="preserve"> does not store the record yet</w:t>
      </w:r>
      <w:r w:rsidR="003C7EDD">
        <w:t xml:space="preserve">. </w:t>
      </w:r>
      <w:r w:rsidR="00122A68">
        <w:t xml:space="preserve">When </w:t>
      </w:r>
      <w:r>
        <w:t>updating</w:t>
      </w:r>
      <w:r w:rsidR="00122A68">
        <w:t xml:space="preserve"> an </w:t>
      </w:r>
      <w:r>
        <w:t>announcement</w:t>
      </w:r>
      <w:r w:rsidR="00122A68">
        <w:t xml:space="preserve">, </w:t>
      </w:r>
      <w:r w:rsidR="003C7EDD">
        <w:t xml:space="preserve">some of the fields are pre-filled based on the data from the issuance calendar and the parameter settings. </w:t>
      </w:r>
      <w:r w:rsidR="004E6C1E">
        <w:t>F</w:t>
      </w:r>
      <w:r w:rsidR="003C7EDD">
        <w:t xml:space="preserve">ields which are </w:t>
      </w:r>
      <w:r w:rsidR="004E6C1E">
        <w:t>blank and marked with an asterisk</w:t>
      </w:r>
      <w:r w:rsidR="003C7EDD">
        <w:t xml:space="preserve"> </w:t>
      </w:r>
      <w:proofErr w:type="gramStart"/>
      <w:r w:rsidR="003C7EDD">
        <w:t>have to</w:t>
      </w:r>
      <w:proofErr w:type="gramEnd"/>
      <w:r w:rsidR="003C7EDD">
        <w:t xml:space="preserve"> be updated by the </w:t>
      </w:r>
      <w:ins w:id="74" w:author="Han Xie CHAI (MAS)" w:date="2026-01-12T14:41:00Z" w16du:dateUtc="2026-01-12T06:41:00Z">
        <w:r w:rsidR="00CA6EC9">
          <w:t>M</w:t>
        </w:r>
      </w:ins>
      <w:del w:id="75" w:author="Han Xie CHAI (MAS)" w:date="2026-01-12T14:41:00Z" w16du:dateUtc="2026-01-12T06:41:00Z">
        <w:r w:rsidR="003C7EDD">
          <w:delText>m</w:delText>
        </w:r>
      </w:del>
      <w:r w:rsidR="003C7EDD">
        <w:t>aker before</w:t>
      </w:r>
      <w:r w:rsidR="009963F0">
        <w:t xml:space="preserve"> being</w:t>
      </w:r>
      <w:r w:rsidR="003C7EDD">
        <w:t xml:space="preserve"> </w:t>
      </w:r>
      <w:r w:rsidR="009963F0">
        <w:t>submitted</w:t>
      </w:r>
      <w:r w:rsidR="003C7EDD">
        <w:t xml:space="preserve"> for approval. </w:t>
      </w:r>
    </w:p>
    <w:p w14:paraId="6ADB00B7" w14:textId="77C361F4" w:rsidR="00422AAE" w:rsidRDefault="002B6E98" w:rsidP="003C7EDD">
      <w:r>
        <w:t xml:space="preserve">Upon </w:t>
      </w:r>
      <w:r w:rsidR="009963F0">
        <w:t>submission</w:t>
      </w:r>
      <w:r>
        <w:t xml:space="preserve">, the </w:t>
      </w:r>
      <w:del w:id="76" w:author="Han Xie CHAI (MAS)" w:date="2026-01-12T14:41:00Z" w16du:dateUtc="2026-01-12T06:41:00Z">
        <w:r w:rsidDel="00CA6EC9">
          <w:delText>c</w:delText>
        </w:r>
      </w:del>
      <w:ins w:id="77" w:author="Han Xie CHAI (MAS)" w:date="2026-01-12T14:41:00Z" w16du:dateUtc="2026-01-12T06:41:00Z">
        <w:r w:rsidR="00CA6EC9">
          <w:t>C</w:t>
        </w:r>
      </w:ins>
      <w:r>
        <w:t xml:space="preserve">heckers </w:t>
      </w:r>
      <w:r w:rsidR="009963F0">
        <w:t>can</w:t>
      </w:r>
      <w:r>
        <w:t xml:space="preserve"> view the </w:t>
      </w:r>
      <w:r w:rsidR="003C7EDD">
        <w:t>announcement</w:t>
      </w:r>
      <w:r>
        <w:t xml:space="preserve"> and determine whether to approve or reject it. </w:t>
      </w:r>
      <w:r w:rsidR="000340A9">
        <w:t xml:space="preserve">If the </w:t>
      </w:r>
      <w:r w:rsidR="003C7EDD">
        <w:t>announcement</w:t>
      </w:r>
      <w:r w:rsidR="000340A9">
        <w:t xml:space="preserve"> is </w:t>
      </w:r>
      <w:r>
        <w:t xml:space="preserve">rejected, the </w:t>
      </w:r>
      <w:r w:rsidR="003C7EDD">
        <w:t>announcement</w:t>
      </w:r>
      <w:r>
        <w:t xml:space="preserve"> </w:t>
      </w:r>
      <w:r w:rsidR="009963F0">
        <w:t>is</w:t>
      </w:r>
      <w:r w:rsidR="000340A9">
        <w:t xml:space="preserve"> sent back to the </w:t>
      </w:r>
      <w:del w:id="78" w:author="Han Xie CHAI (MAS)" w:date="2026-01-12T14:41:00Z" w16du:dateUtc="2026-01-12T06:41:00Z">
        <w:r w:rsidR="000340A9" w:rsidDel="00CA6EC9">
          <w:delText>m</w:delText>
        </w:r>
      </w:del>
      <w:ins w:id="79" w:author="Han Xie CHAI (MAS)" w:date="2026-01-12T14:41:00Z" w16du:dateUtc="2026-01-12T06:41:00Z">
        <w:r w:rsidR="00CA6EC9">
          <w:t>M</w:t>
        </w:r>
      </w:ins>
      <w:r w:rsidR="000340A9">
        <w:t>aker</w:t>
      </w:r>
      <w:commentRangeStart w:id="80"/>
      <w:commentRangeEnd w:id="80"/>
      <w:r w:rsidR="00CB5993">
        <w:rPr>
          <w:rStyle w:val="CommentReference"/>
        </w:rPr>
        <w:commentReference w:id="80"/>
      </w:r>
      <w:r w:rsidR="000340A9">
        <w:t xml:space="preserve"> for </w:t>
      </w:r>
      <w:r w:rsidR="00CF1A8B">
        <w:t>edits</w:t>
      </w:r>
      <w:r w:rsidR="000340A9">
        <w:t>.</w:t>
      </w:r>
    </w:p>
    <w:p w14:paraId="73BCB054" w14:textId="2EC60D5C" w:rsidR="00FA1C94" w:rsidRDefault="003C7EDD" w:rsidP="003C7EDD">
      <w:pPr>
        <w:rPr>
          <w:ins w:id="81" w:author="Eugene CHEONG from.TOPPAN (MAS)" w:date="2025-12-23T16:31:00Z" w16du:dateUtc="2025-12-23T08:31:00Z"/>
        </w:rPr>
      </w:pPr>
      <w:r>
        <w:t>If the announcement is approved, OMEGA send</w:t>
      </w:r>
      <w:r w:rsidR="009963F0">
        <w:t>s</w:t>
      </w:r>
      <w:r>
        <w:t xml:space="preserve"> an email to notify </w:t>
      </w:r>
      <w:commentRangeStart w:id="82"/>
      <w:commentRangeStart w:id="83"/>
      <w:commentRangeStart w:id="84"/>
      <w:commentRangeStart w:id="85"/>
      <w:commentRangeStart w:id="86"/>
      <w:del w:id="87" w:author="Eugene CHEONG from.TOPPAN (MAS)" w:date="2025-12-23T16:23:00Z" w16du:dateUtc="2025-12-23T08:23:00Z">
        <w:r w:rsidDel="00A63935">
          <w:delText xml:space="preserve">FD </w:delText>
        </w:r>
      </w:del>
      <w:r>
        <w:t xml:space="preserve">users </w:t>
      </w:r>
      <w:commentRangeEnd w:id="82"/>
      <w:r w:rsidR="00CF1A8B">
        <w:rPr>
          <w:rStyle w:val="CommentReference"/>
        </w:rPr>
        <w:commentReference w:id="82"/>
      </w:r>
      <w:commentRangeEnd w:id="83"/>
      <w:r w:rsidR="009963F0">
        <w:rPr>
          <w:rStyle w:val="CommentReference"/>
        </w:rPr>
        <w:commentReference w:id="83"/>
      </w:r>
      <w:commentRangeEnd w:id="84"/>
      <w:r w:rsidR="00CC58C2">
        <w:rPr>
          <w:rStyle w:val="CommentReference"/>
        </w:rPr>
        <w:commentReference w:id="84"/>
      </w:r>
      <w:commentRangeEnd w:id="85"/>
      <w:r w:rsidR="002B11E9">
        <w:rPr>
          <w:rStyle w:val="CommentReference"/>
        </w:rPr>
        <w:commentReference w:id="85"/>
      </w:r>
      <w:commentRangeEnd w:id="86"/>
      <w:r w:rsidR="002C640E">
        <w:rPr>
          <w:rStyle w:val="CommentReference"/>
        </w:rPr>
        <w:commentReference w:id="86"/>
      </w:r>
      <w:ins w:id="88" w:author="Eugene CHEONG from.TOPPAN (MAS)" w:date="2025-12-23T16:23:00Z" w16du:dateUtc="2025-12-23T08:23:00Z">
        <w:r w:rsidR="00A63935">
          <w:t xml:space="preserve">in a </w:t>
        </w:r>
        <w:commentRangeStart w:id="89"/>
        <w:r w:rsidR="00A63935">
          <w:t xml:space="preserve">distribution list </w:t>
        </w:r>
      </w:ins>
      <w:commentRangeEnd w:id="89"/>
      <w:r w:rsidR="004B758D">
        <w:rPr>
          <w:rStyle w:val="CommentReference"/>
        </w:rPr>
        <w:commentReference w:id="89"/>
      </w:r>
      <w:r>
        <w:t>to create the security in MEPS+</w:t>
      </w:r>
      <w:r w:rsidR="00F145CD">
        <w:t xml:space="preserve"> and</w:t>
      </w:r>
      <w:r>
        <w:t xml:space="preserve"> </w:t>
      </w:r>
      <w:r w:rsidR="005D6F40">
        <w:t>wait</w:t>
      </w:r>
      <w:r w:rsidR="00B30E00">
        <w:t>s</w:t>
      </w:r>
      <w:r>
        <w:t xml:space="preserve"> </w:t>
      </w:r>
      <w:r w:rsidR="00F145CD">
        <w:t xml:space="preserve">to receive </w:t>
      </w:r>
      <w:r>
        <w:t xml:space="preserve">the </w:t>
      </w:r>
      <w:r>
        <w:rPr>
          <w:i/>
          <w:iCs/>
        </w:rPr>
        <w:t>secmast.txt</w:t>
      </w:r>
      <w:r>
        <w:t xml:space="preserve"> </w:t>
      </w:r>
      <w:r w:rsidR="00F145CD">
        <w:t>file</w:t>
      </w:r>
      <w:r>
        <w:t xml:space="preserve"> from MEPS+. Upon receiving the </w:t>
      </w:r>
      <w:r w:rsidR="005D6F40">
        <w:t xml:space="preserve">file, </w:t>
      </w:r>
      <w:commentRangeStart w:id="90"/>
      <w:commentRangeStart w:id="91"/>
      <w:commentRangeStart w:id="92"/>
      <w:commentRangeStart w:id="93"/>
      <w:r w:rsidR="005D6F40">
        <w:t>OMEGA process</w:t>
      </w:r>
      <w:r w:rsidR="00B30E00">
        <w:t>es</w:t>
      </w:r>
      <w:r w:rsidR="005D6F40">
        <w:t xml:space="preserve"> the file and validate</w:t>
      </w:r>
      <w:r w:rsidR="00B30E00">
        <w:t>s</w:t>
      </w:r>
      <w:r w:rsidR="005D6F40">
        <w:t xml:space="preserve"> any announcements </w:t>
      </w:r>
      <w:r w:rsidR="009162D7">
        <w:t>with status</w:t>
      </w:r>
      <w:r w:rsidR="00B30E00">
        <w:t xml:space="preserve"> as</w:t>
      </w:r>
      <w:r w:rsidR="009162D7">
        <w:t xml:space="preserve"> </w:t>
      </w:r>
      <w:ins w:id="94" w:author="Han Xie CHAI (MAS)" w:date="2026-01-12T14:43:00Z" w16du:dateUtc="2026-01-12T06:43:00Z">
        <w:del w:id="95" w:author="Microsoft Word" w:date="2026-01-12T15:32:00Z" w16du:dateUtc="2026-01-12T07:32:00Z">
          <w:r w:rsidR="00CA6EC9">
            <w:delText>“</w:delText>
          </w:r>
        </w:del>
      </w:ins>
      <w:r w:rsidR="005D6F40">
        <w:t>pending the security to be created from MEPS</w:t>
      </w:r>
      <w:del w:id="96" w:author="Microsoft Word" w:date="2026-01-12T15:32:00Z" w16du:dateUtc="2026-01-12T07:32:00Z">
        <w:r w:rsidR="005D6F40">
          <w:delText>+</w:delText>
        </w:r>
      </w:del>
      <w:ins w:id="97" w:author="Han Xie CHAI (MAS)" w:date="2026-01-12T14:44:00Z" w16du:dateUtc="2026-01-12T06:44:00Z">
        <w:del w:id="98" w:author="Microsoft Word" w:date="2026-01-12T15:32:00Z" w16du:dateUtc="2026-01-12T07:32:00Z">
          <w:r w:rsidR="00CA6EC9">
            <w:delText>”</w:delText>
          </w:r>
        </w:del>
      </w:ins>
      <w:del w:id="99" w:author="Microsoft Word" w:date="2026-01-12T15:32:00Z" w16du:dateUtc="2026-01-12T07:32:00Z">
        <w:r w:rsidR="009162D7">
          <w:delText>,</w:delText>
        </w:r>
      </w:del>
      <w:ins w:id="100" w:author="Microsoft Word" w:date="2026-01-12T15:32:00Z" w16du:dateUtc="2026-01-12T07:32:00Z">
        <w:r w:rsidR="005D6F40">
          <w:t>+</w:t>
        </w:r>
        <w:r w:rsidR="002F156A">
          <w:t xml:space="preserve"> (“Pending MEPS+”)</w:t>
        </w:r>
        <w:r w:rsidR="009162D7">
          <w:t>,</w:t>
        </w:r>
      </w:ins>
      <w:r w:rsidR="005D6F40">
        <w:t xml:space="preserve"> against the data in </w:t>
      </w:r>
      <w:r w:rsidR="005D6F40">
        <w:rPr>
          <w:i/>
          <w:iCs/>
        </w:rPr>
        <w:t>secmast.txt</w:t>
      </w:r>
      <w:r w:rsidR="005D6F40">
        <w:t xml:space="preserve">. If the </w:t>
      </w:r>
      <w:commentRangeStart w:id="101"/>
      <w:commentRangeStart w:id="102"/>
      <w:commentRangeStart w:id="103"/>
      <w:commentRangeStart w:id="104"/>
      <w:r w:rsidR="005D6F40">
        <w:t>validations fail</w:t>
      </w:r>
      <w:commentRangeEnd w:id="101"/>
      <w:r w:rsidR="00057627">
        <w:rPr>
          <w:rStyle w:val="CommentReference"/>
        </w:rPr>
        <w:commentReference w:id="101"/>
      </w:r>
      <w:commentRangeEnd w:id="102"/>
      <w:r w:rsidR="009162D7">
        <w:rPr>
          <w:rStyle w:val="CommentReference"/>
        </w:rPr>
        <w:commentReference w:id="102"/>
      </w:r>
      <w:commentRangeEnd w:id="103"/>
      <w:r w:rsidR="00FA1C94">
        <w:rPr>
          <w:rStyle w:val="CommentReference"/>
        </w:rPr>
        <w:commentReference w:id="103"/>
      </w:r>
      <w:commentRangeEnd w:id="104"/>
      <w:r w:rsidR="00BF7BCB">
        <w:rPr>
          <w:rStyle w:val="CommentReference"/>
        </w:rPr>
        <w:commentReference w:id="104"/>
      </w:r>
      <w:r w:rsidR="005D6F40">
        <w:t xml:space="preserve">, an email </w:t>
      </w:r>
      <w:r w:rsidR="00B30E00">
        <w:t>is</w:t>
      </w:r>
      <w:r w:rsidR="005D6F40">
        <w:t xml:space="preserve"> sent to notify </w:t>
      </w:r>
      <w:del w:id="105" w:author="Eugene CHEONG from.TOPPAN (MAS)" w:date="2025-12-23T16:23:00Z" w16du:dateUtc="2025-12-23T08:23:00Z">
        <w:r w:rsidR="005D6F40" w:rsidDel="00A34C2F">
          <w:delText xml:space="preserve">MDD and FD </w:delText>
        </w:r>
      </w:del>
      <w:r w:rsidR="005D6F40">
        <w:t xml:space="preserve">users of the </w:t>
      </w:r>
      <w:ins w:id="106" w:author="Han Xie CHAI (MAS)" w:date="2026-01-12T14:44:00Z" w16du:dateUtc="2026-01-12T06:44:00Z">
        <w:r w:rsidR="00CA6EC9">
          <w:t xml:space="preserve">failed </w:t>
        </w:r>
      </w:ins>
      <w:r w:rsidR="005D6F40">
        <w:t>validations</w:t>
      </w:r>
      <w:del w:id="107" w:author="Han Xie CHAI (MAS)" w:date="2026-01-12T14:44:00Z" w16du:dateUtc="2026-01-12T06:44:00Z">
        <w:r w:rsidR="005D6F40">
          <w:delText xml:space="preserve"> which failed</w:delText>
        </w:r>
      </w:del>
      <w:r w:rsidR="005D6F40">
        <w:t xml:space="preserve">, so that </w:t>
      </w:r>
      <w:ins w:id="108" w:author="Eugene CHEONG from.TOPPAN (MAS)" w:date="2025-12-23T16:27:00Z" w16du:dateUtc="2025-12-23T08:27:00Z">
        <w:del w:id="109" w:author="Han Xie CHAI (MAS)" w:date="2026-01-12T14:44:00Z" w16du:dateUtc="2026-01-12T06:44:00Z">
          <w:r w:rsidR="00FA1C94">
            <w:delText xml:space="preserve">the </w:delText>
          </w:r>
        </w:del>
        <w:r w:rsidR="00FA1C94">
          <w:t xml:space="preserve">users </w:t>
        </w:r>
      </w:ins>
      <w:ins w:id="110" w:author="Eugene CHEONG from.TOPPAN (MAS)" w:date="2025-12-23T16:31:00Z" w16du:dateUtc="2025-12-23T08:31:00Z">
        <w:r w:rsidR="00FA1C94" w:rsidRPr="00FA1C94">
          <w:t xml:space="preserve">can address the reason(s) for failed validation accordingly. </w:t>
        </w:r>
        <w:commentRangeStart w:id="111"/>
        <w:commentRangeStart w:id="112"/>
        <w:commentRangeStart w:id="113"/>
        <w:r w:rsidR="00FA1C94" w:rsidRPr="00FA1C94">
          <w:t xml:space="preserve">There will be 3 </w:t>
        </w:r>
      </w:ins>
      <w:ins w:id="114" w:author="Han Xie CHAI (MAS)" w:date="2026-01-12T14:44:00Z" w16du:dateUtc="2026-01-12T06:44:00Z">
        <w:r w:rsidR="00CA6EC9">
          <w:t xml:space="preserve">possible </w:t>
        </w:r>
      </w:ins>
      <w:ins w:id="115" w:author="Eugene CHEONG from.TOPPAN (MAS)" w:date="2025-12-23T16:31:00Z" w16du:dateUtc="2025-12-23T08:31:00Z">
        <w:r w:rsidR="00FA1C94" w:rsidRPr="00FA1C94">
          <w:t>courses of action</w:t>
        </w:r>
      </w:ins>
      <w:commentRangeEnd w:id="111"/>
      <w:r w:rsidR="00215902">
        <w:rPr>
          <w:rStyle w:val="CommentReference"/>
        </w:rPr>
        <w:commentReference w:id="111"/>
      </w:r>
      <w:commentRangeEnd w:id="112"/>
      <w:r w:rsidR="00CC253C">
        <w:rPr>
          <w:rStyle w:val="CommentReference"/>
        </w:rPr>
        <w:commentReference w:id="112"/>
      </w:r>
      <w:commentRangeEnd w:id="113"/>
      <w:r w:rsidR="005026CF">
        <w:rPr>
          <w:rStyle w:val="CommentReference"/>
        </w:rPr>
        <w:commentReference w:id="113"/>
      </w:r>
      <w:commentRangeStart w:id="116"/>
      <w:commentRangeEnd w:id="116"/>
      <w:r w:rsidR="00916D07">
        <w:rPr>
          <w:rStyle w:val="CommentReference"/>
        </w:rPr>
        <w:commentReference w:id="116"/>
      </w:r>
      <w:ins w:id="117" w:author="Eugene CHEONG from.TOPPAN (MAS)" w:date="2025-12-23T16:31:00Z" w16du:dateUtc="2025-12-23T08:31:00Z">
        <w:r w:rsidR="00FA1C94">
          <w:t>:</w:t>
        </w:r>
      </w:ins>
      <w:ins w:id="118" w:author="Microsoft Word" w:date="2026-01-12T15:12:00Z" w16du:dateUtc="2026-01-12T07:12:00Z">
        <w:r w:rsidR="00FA1C94">
          <w:t>:</w:t>
        </w:r>
      </w:ins>
    </w:p>
    <w:p w14:paraId="4F4AD9D7" w14:textId="0989ECEF" w:rsidR="00FA1C94" w:rsidRDefault="00FA1C94" w:rsidP="00970968">
      <w:pPr>
        <w:pStyle w:val="NumberedList"/>
        <w:numPr>
          <w:ilvl w:val="0"/>
          <w:numId w:val="18"/>
        </w:numPr>
        <w:rPr>
          <w:ins w:id="119" w:author="Eugene CHEONG from.TOPPAN (MAS)" w:date="2025-12-23T16:31:00Z" w16du:dateUtc="2025-12-23T08:31:00Z"/>
        </w:rPr>
      </w:pPr>
      <w:ins w:id="120" w:author="Eugene CHEONG from.TOPPAN (MAS)" w:date="2025-12-23T16:31:00Z" w16du:dateUtc="2025-12-23T08:31:00Z">
        <w:del w:id="121" w:author="Han Xie CHAI (MAS)" w:date="2026-01-12T14:44:00Z" w16du:dateUtc="2026-01-12T06:44:00Z">
          <w:r w:rsidRPr="00FA1C94">
            <w:delText xml:space="preserve"> </w:delText>
          </w:r>
        </w:del>
      </w:ins>
      <w:ins w:id="122" w:author="Han Xie CHAI (MAS)" w:date="2026-01-12T14:44:00Z" w16du:dateUtc="2026-01-12T06:44:00Z">
        <w:r w:rsidR="00CA6EC9">
          <w:t>O</w:t>
        </w:r>
      </w:ins>
      <w:ins w:id="123" w:author="Eugene CHEONG from.TOPPAN (MAS)" w:date="2025-12-23T16:31:00Z" w16du:dateUtc="2025-12-23T08:31:00Z">
        <w:del w:id="124" w:author="Han Xie CHAI (MAS)" w:date="2026-01-12T14:44:00Z" w16du:dateUtc="2026-01-12T06:44:00Z">
          <w:r w:rsidRPr="00FA1C94">
            <w:delText>o</w:delText>
          </w:r>
        </w:del>
        <w:r w:rsidRPr="00FA1C94">
          <w:t xml:space="preserve">verwrite </w:t>
        </w:r>
        <w:r>
          <w:t xml:space="preserve">the </w:t>
        </w:r>
        <w:r w:rsidRPr="00FA1C94">
          <w:t xml:space="preserve">data in OMEGA with data from MEPS+; or </w:t>
        </w:r>
      </w:ins>
    </w:p>
    <w:p w14:paraId="0AB230D2" w14:textId="6318843C" w:rsidR="00FA1C94" w:rsidRDefault="00CA6EC9" w:rsidP="00970968">
      <w:pPr>
        <w:pStyle w:val="NumberedList"/>
        <w:rPr>
          <w:ins w:id="125" w:author="Eugene CHEONG from.TOPPAN (MAS)" w:date="2025-12-23T16:31:00Z" w16du:dateUtc="2025-12-23T08:31:00Z"/>
        </w:rPr>
      </w:pPr>
      <w:ins w:id="126" w:author="Han Xie CHAI (MAS)" w:date="2026-01-12T14:44:00Z" w16du:dateUtc="2026-01-12T06:44:00Z">
        <w:r>
          <w:t>A</w:t>
        </w:r>
      </w:ins>
      <w:ins w:id="127" w:author="Eugene CHEONG from.TOPPAN (MAS)" w:date="2025-12-23T16:31:00Z" w16du:dateUtc="2025-12-23T08:31:00Z">
        <w:del w:id="128" w:author="Han Xie CHAI (MAS)" w:date="2026-01-12T14:44:00Z" w16du:dateUtc="2026-01-12T06:44:00Z">
          <w:r w:rsidR="00FA1C94" w:rsidRPr="00FA1C94">
            <w:delText>a</w:delText>
          </w:r>
        </w:del>
        <w:r w:rsidR="00FA1C94" w:rsidRPr="00FA1C94">
          <w:t xml:space="preserve">mend the security details in MEPS+ and re-send the secmast.txt file into OMEGA; or </w:t>
        </w:r>
      </w:ins>
    </w:p>
    <w:p w14:paraId="5E2E64E5" w14:textId="59ED9F16" w:rsidR="00FA1C94" w:rsidRDefault="00CA6EC9" w:rsidP="00970968">
      <w:pPr>
        <w:pStyle w:val="NumberedList"/>
        <w:rPr>
          <w:ins w:id="129" w:author="Eugene CHEONG from.TOPPAN (MAS)" w:date="2025-12-23T16:31:00Z" w16du:dateUtc="2025-12-23T08:31:00Z"/>
        </w:rPr>
      </w:pPr>
      <w:ins w:id="130" w:author="Han Xie CHAI (MAS)" w:date="2026-01-12T14:45:00Z" w16du:dateUtc="2026-01-12T06:45:00Z">
        <w:r>
          <w:t>U</w:t>
        </w:r>
      </w:ins>
      <w:ins w:id="131" w:author="Eugene CHEONG from.TOPPAN (MAS)" w:date="2025-12-23T16:31:00Z" w16du:dateUtc="2025-12-23T08:31:00Z">
        <w:del w:id="132" w:author="Han Xie CHAI (MAS)" w:date="2026-01-12T14:44:00Z" w16du:dateUtc="2026-01-12T06:44:00Z">
          <w:r w:rsidR="00FA1C94" w:rsidRPr="00FA1C94">
            <w:delText>u</w:delText>
          </w:r>
        </w:del>
        <w:r w:rsidR="00FA1C94" w:rsidRPr="00FA1C94">
          <w:t xml:space="preserve">pdate </w:t>
        </w:r>
        <w:r w:rsidR="00FA1C94">
          <w:t xml:space="preserve">the </w:t>
        </w:r>
        <w:r w:rsidR="00FA1C94" w:rsidRPr="00FA1C94">
          <w:t>announcement</w:t>
        </w:r>
      </w:ins>
      <w:ins w:id="133" w:author="Han Xie CHAI (MAS)" w:date="2026-01-12T14:45:00Z" w16du:dateUtc="2026-01-12T06:45:00Z">
        <w:r>
          <w:t xml:space="preserve"> in OMEGA</w:t>
        </w:r>
      </w:ins>
      <w:ins w:id="134" w:author="Eugene CHEONG from.TOPPAN (MAS)" w:date="2025-12-23T16:31:00Z" w16du:dateUtc="2025-12-23T08:31:00Z">
        <w:r w:rsidR="00FA1C94" w:rsidRPr="00FA1C94">
          <w:t>.</w:t>
        </w:r>
      </w:ins>
    </w:p>
    <w:p w14:paraId="4D518715" w14:textId="15DBDDB1" w:rsidR="003C7EDD" w:rsidRDefault="00FA1C94" w:rsidP="003C7EDD">
      <w:ins w:id="135" w:author="Eugene CHEONG from.TOPPAN (MAS)" w:date="2025-12-23T16:31:00Z" w16du:dateUtc="2025-12-23T08:31:00Z">
        <w:r w:rsidRPr="00FA1C94">
          <w:t>For options 2 and 3, OMEGA will do another round of processing and validation</w:t>
        </w:r>
      </w:ins>
      <w:ins w:id="136" w:author="Han Xie CHAI (MAS)" w:date="2026-01-12T14:49:00Z" w16du:dateUtc="2026-01-12T06:49:00Z">
        <w:r w:rsidR="00115F4B">
          <w:t xml:space="preserve"> of the </w:t>
        </w:r>
        <w:r w:rsidR="00115F4B" w:rsidRPr="00115F4B">
          <w:rPr>
            <w:i/>
            <w:iCs/>
            <w:rPrChange w:id="137" w:author="Han Xie CHAI (MAS)" w:date="2026-01-12T14:49:00Z" w16du:dateUtc="2026-01-12T06:49:00Z">
              <w:rPr/>
            </w:rPrChange>
          </w:rPr>
          <w:t>secmast.txt</w:t>
        </w:r>
        <w:r w:rsidR="00115F4B">
          <w:t xml:space="preserve"> file.</w:t>
        </w:r>
      </w:ins>
      <w:ins w:id="138" w:author="Sophia TAN (MAS)" w:date="2026-01-12T17:37:00Z" w16du:dateUtc="2026-01-12T09:37:00Z">
        <w:r w:rsidR="00DD45E7">
          <w:t xml:space="preserve"> Refer to MAS OMEGA – Interface Functional Specifications Document (MEPS+, </w:t>
        </w:r>
      </w:ins>
      <w:ins w:id="139" w:author="Sophia TAN (MAS)" w:date="2026-01-12T17:38:00Z" w16du:dateUtc="2026-01-12T09:38:00Z">
        <w:r w:rsidR="00DD45E7">
          <w:t>FMBS and AGD).docx for the validations made within the secmast.txt.</w:t>
        </w:r>
      </w:ins>
      <w:commentRangeStart w:id="140"/>
      <w:commentRangeStart w:id="141"/>
      <w:del w:id="142" w:author="Eugene CHEONG from.TOPPAN (MAS)" w:date="2025-12-23T16:23:00Z" w16du:dateUtc="2025-12-23T08:23:00Z">
        <w:r w:rsidR="005D6F40" w:rsidDel="00A34C2F">
          <w:delText>FD</w:delText>
        </w:r>
      </w:del>
      <w:del w:id="143" w:author="Eugene CHEONG from.TOPPAN (MAS)" w:date="2025-12-23T16:27:00Z" w16du:dateUtc="2025-12-23T08:27:00Z">
        <w:r w:rsidR="005D6F40" w:rsidDel="00FA1C94">
          <w:delText xml:space="preserve"> </w:delText>
        </w:r>
      </w:del>
      <w:ins w:id="144" w:author="Eugene CHEONG from.TOPPAN (MAS)" w:date="2025-12-23T16:31:00Z" w16du:dateUtc="2025-12-23T08:31:00Z">
        <w:r>
          <w:t>.</w:t>
        </w:r>
      </w:ins>
      <w:del w:id="145" w:author="Eugene CHEONG from.TOPPAN (MAS)" w:date="2025-12-23T16:31:00Z" w16du:dateUtc="2025-12-23T08:31:00Z">
        <w:r w:rsidR="005D6F40" w:rsidDel="00FA1C94">
          <w:delText xml:space="preserve">can recreate the security in MEPS+ and send another </w:delText>
        </w:r>
        <w:r w:rsidR="005D6F40" w:rsidDel="00FA1C94">
          <w:rPr>
            <w:i/>
            <w:iCs/>
          </w:rPr>
          <w:delText>secmast.txt</w:delText>
        </w:r>
        <w:r w:rsidR="005D6F40" w:rsidDel="00FA1C94">
          <w:delText xml:space="preserve"> file to OMEGA for another round of processing and validation</w:delText>
        </w:r>
        <w:commentRangeEnd w:id="140"/>
        <w:r w:rsidR="009162D7" w:rsidDel="00FA1C94">
          <w:rPr>
            <w:rStyle w:val="CommentReference"/>
          </w:rPr>
          <w:commentReference w:id="140"/>
        </w:r>
      </w:del>
      <w:commentRangeEnd w:id="141"/>
      <w:r>
        <w:rPr>
          <w:rStyle w:val="CommentReference"/>
        </w:rPr>
        <w:commentReference w:id="141"/>
      </w:r>
      <w:del w:id="146" w:author="Eugene CHEONG from.TOPPAN (MAS)" w:date="2025-12-23T16:31:00Z" w16du:dateUtc="2025-12-23T08:31:00Z">
        <w:r w:rsidR="005D6F40" w:rsidDel="00FA1C94">
          <w:delText>.</w:delText>
        </w:r>
      </w:del>
    </w:p>
    <w:p w14:paraId="36179955" w14:textId="43550220" w:rsidR="0096322C" w:rsidDel="009563C2" w:rsidRDefault="0096322C">
      <w:pPr>
        <w:rPr>
          <w:del w:id="147" w:author="Eugene CHEONG from.TOPPAN (MAS)" w:date="2025-12-23T10:26:00Z" w16du:dateUtc="2025-12-23T02:26:00Z"/>
        </w:rPr>
      </w:pPr>
      <w:commentRangeStart w:id="148"/>
      <w:commentRangeStart w:id="149"/>
      <w:r>
        <w:t>For SSBs</w:t>
      </w:r>
      <w:commentRangeEnd w:id="148"/>
      <w:r w:rsidR="00E94C70">
        <w:rPr>
          <w:rStyle w:val="CommentReference"/>
        </w:rPr>
        <w:commentReference w:id="148"/>
      </w:r>
      <w:commentRangeEnd w:id="149"/>
      <w:r w:rsidR="00A953D9">
        <w:rPr>
          <w:rStyle w:val="CommentReference"/>
        </w:rPr>
        <w:commentReference w:id="149"/>
      </w:r>
      <w:r>
        <w:t xml:space="preserve">, </w:t>
      </w:r>
      <w:r w:rsidR="00A17517">
        <w:t>apart from security details</w:t>
      </w:r>
      <w:ins w:id="150" w:author="Han Xie CHAI (MAS)" w:date="2026-01-12T14:50:00Z" w16du:dateUtc="2026-01-12T06:50:00Z">
        <w:r w:rsidR="00115F4B">
          <w:t xml:space="preserve"> in the </w:t>
        </w:r>
        <w:r w:rsidR="00115F4B" w:rsidRPr="00115F4B">
          <w:rPr>
            <w:i/>
            <w:iCs/>
            <w:rPrChange w:id="151" w:author="Han Xie CHAI (MAS)" w:date="2026-01-12T14:50:00Z" w16du:dateUtc="2026-01-12T06:50:00Z">
              <w:rPr/>
            </w:rPrChange>
          </w:rPr>
          <w:t>secmast.txt</w:t>
        </w:r>
        <w:r w:rsidR="00115F4B">
          <w:t xml:space="preserve"> file</w:t>
        </w:r>
      </w:ins>
      <w:r>
        <w:t xml:space="preserve">, </w:t>
      </w:r>
      <w:ins w:id="152" w:author="Eugene CHEONG from.TOPPAN (MAS)" w:date="2025-12-23T16:35:00Z" w16du:dateUtc="2025-12-23T08:35:00Z">
        <w:r w:rsidR="00A953D9">
          <w:t xml:space="preserve">the </w:t>
        </w:r>
      </w:ins>
      <w:r>
        <w:t xml:space="preserve">coupon rates </w:t>
      </w:r>
      <w:ins w:id="153" w:author="Eugene CHEONG from.TOPPAN (MAS)" w:date="2025-12-23T16:35:00Z" w16du:dateUtc="2025-12-23T08:35:00Z">
        <w:r w:rsidR="00A953D9">
          <w:t>are</w:t>
        </w:r>
      </w:ins>
      <w:del w:id="154" w:author="Eugene CHEONG from.TOPPAN (MAS)" w:date="2025-12-23T16:35:00Z" w16du:dateUtc="2025-12-23T08:35:00Z">
        <w:r w:rsidR="00901CFC" w:rsidDel="00A953D9">
          <w:delText>is</w:delText>
        </w:r>
      </w:del>
      <w:r>
        <w:t xml:space="preserve"> sent</w:t>
      </w:r>
      <w:r w:rsidR="00901CFC">
        <w:t xml:space="preserve"> from MEPS+</w:t>
      </w:r>
      <w:r>
        <w:t xml:space="preserve"> via </w:t>
      </w:r>
      <w:r w:rsidRPr="0096322C">
        <w:rPr>
          <w:i/>
          <w:iCs/>
        </w:rPr>
        <w:t>couponrates_sbond.txt</w:t>
      </w:r>
      <w:r>
        <w:t xml:space="preserve"> </w:t>
      </w:r>
      <w:ins w:id="155" w:author="Eugene CHEONG from.TOPPAN (MAS)" w:date="2025-12-23T16:35:00Z" w16du:dateUtc="2025-12-23T08:35:00Z">
        <w:r w:rsidR="00A953D9">
          <w:t xml:space="preserve">and are </w:t>
        </w:r>
      </w:ins>
      <w:r>
        <w:t xml:space="preserve">to be validated against the step-up coupon rates in the announcement. </w:t>
      </w:r>
      <w:ins w:id="156" w:author="Eugene CHEONG from.TOPPAN (MAS)" w:date="2025-12-23T10:26:00Z" w16du:dateUtc="2025-12-23T02:26:00Z">
        <w:r w:rsidR="009563C2">
          <w:t xml:space="preserve">Refer to </w:t>
        </w:r>
      </w:ins>
      <w:ins w:id="157" w:author="Eugene CHEONG from.TOPPAN (MAS)" w:date="2025-12-23T10:29:00Z" w16du:dateUtc="2025-12-23T02:29:00Z">
        <w:r w:rsidR="009563C2" w:rsidRPr="009563C2">
          <w:t>MAS_OMEGA - Interface Functional Specifications Document (</w:t>
        </w:r>
        <w:r w:rsidR="009563C2">
          <w:t>MEPS+, FMBS and AGD</w:t>
        </w:r>
        <w:r w:rsidR="009563C2" w:rsidRPr="009563C2">
          <w:t xml:space="preserve">) </w:t>
        </w:r>
        <w:commentRangeStart w:id="158"/>
        <w:r w:rsidR="009563C2" w:rsidRPr="009563C2">
          <w:t>v0.01</w:t>
        </w:r>
      </w:ins>
      <w:commentRangeEnd w:id="158"/>
      <w:r w:rsidR="00115F4B">
        <w:rPr>
          <w:rStyle w:val="CommentReference"/>
        </w:rPr>
        <w:commentReference w:id="158"/>
      </w:r>
      <w:ins w:id="159" w:author="Eugene CHEONG from.TOPPAN (MAS)" w:date="2025-12-23T10:29:00Z" w16du:dateUtc="2025-12-23T02:29:00Z">
        <w:r w:rsidR="009563C2" w:rsidRPr="009563C2">
          <w:t>.docx</w:t>
        </w:r>
        <w:r w:rsidR="009563C2">
          <w:t xml:space="preserve"> for the validations</w:t>
        </w:r>
      </w:ins>
      <w:ins w:id="160" w:author="Eugene CHEONG from.TOPPAN (MAS)" w:date="2025-12-23T16:26:00Z" w16du:dateUtc="2025-12-23T08:26:00Z">
        <w:r w:rsidR="00FA1C94">
          <w:t xml:space="preserve"> made within the </w:t>
        </w:r>
        <w:r w:rsidR="00FA1C94">
          <w:rPr>
            <w:i/>
            <w:iCs/>
          </w:rPr>
          <w:t>couponrates_sbond.txt</w:t>
        </w:r>
      </w:ins>
      <w:ins w:id="161" w:author="Eugene CHEONG from.TOPPAN (MAS)" w:date="2025-12-23T10:29:00Z" w16du:dateUtc="2025-12-23T02:29:00Z">
        <w:r w:rsidR="009563C2">
          <w:t>.</w:t>
        </w:r>
      </w:ins>
      <w:ins w:id="162" w:author="Eugene CHEONG from.TOPPAN (MAS)" w:date="2025-12-29T13:36:00Z" w16du:dateUtc="2025-12-29T05:36:00Z">
        <w:r w:rsidR="001A1B5A">
          <w:t xml:space="preserve"> If only one of the two files are </w:t>
        </w:r>
      </w:ins>
      <w:ins w:id="163" w:author="Eugene CHEONG from.TOPPAN (MAS)" w:date="2025-12-29T13:37:00Z" w16du:dateUtc="2025-12-29T05:37:00Z">
        <w:r w:rsidR="001A1B5A">
          <w:t>validated, the status of the announcement will remain at “Pending MEPS+” until the other file is validated.</w:t>
        </w:r>
      </w:ins>
      <w:del w:id="164" w:author="Eugene CHEONG from.TOPPAN (MAS)" w:date="2025-12-23T10:26:00Z" w16du:dateUtc="2025-12-23T02:26:00Z">
        <w:r w:rsidDel="009563C2">
          <w:delText>Validation against the file should be done such that:</w:delText>
        </w:r>
      </w:del>
    </w:p>
    <w:p w14:paraId="4262280C" w14:textId="616CAB55" w:rsidR="0096322C" w:rsidDel="009563C2" w:rsidRDefault="0096322C" w:rsidP="00970968">
      <w:pPr>
        <w:rPr>
          <w:del w:id="165" w:author="Eugene CHEONG from.TOPPAN (MAS)" w:date="2025-12-23T10:26:00Z" w16du:dateUtc="2025-12-23T02:26:00Z"/>
        </w:rPr>
      </w:pPr>
      <w:del w:id="166" w:author="Eugene CHEONG from.TOPPAN (MAS)" w:date="2025-12-23T10:26:00Z" w16du:dateUtc="2025-12-23T02:26:00Z">
        <w:r w:rsidDel="009563C2">
          <w:delText>The coupon rate for the same year and different period in the file must be the same, and</w:delText>
        </w:r>
      </w:del>
    </w:p>
    <w:p w14:paraId="1F3715AD" w14:textId="6C2208CC" w:rsidR="0096322C" w:rsidRDefault="0096322C" w:rsidP="00970968">
      <w:del w:id="167" w:author="Eugene CHEONG from.TOPPAN (MAS)" w:date="2025-12-23T10:26:00Z" w16du:dateUtc="2025-12-23T02:26:00Z">
        <w:r w:rsidDel="009563C2">
          <w:delText>The coupon rate for each year in the file and the announcement must be the same.</w:delText>
        </w:r>
        <w:commentRangeEnd w:id="90"/>
        <w:r w:rsidR="00543B89" w:rsidDel="009563C2">
          <w:rPr>
            <w:rStyle w:val="CommentReference"/>
          </w:rPr>
          <w:commentReference w:id="90"/>
        </w:r>
        <w:commentRangeEnd w:id="91"/>
        <w:r w:rsidR="00105EEF" w:rsidDel="009563C2">
          <w:rPr>
            <w:rStyle w:val="CommentReference"/>
          </w:rPr>
          <w:commentReference w:id="91"/>
        </w:r>
        <w:commentRangeEnd w:id="92"/>
        <w:r w:rsidR="009563C2" w:rsidDel="009563C2">
          <w:rPr>
            <w:rStyle w:val="CommentReference"/>
          </w:rPr>
          <w:commentReference w:id="92"/>
        </w:r>
      </w:del>
      <w:commentRangeEnd w:id="93"/>
      <w:r w:rsidR="00DD45E7">
        <w:rPr>
          <w:rStyle w:val="CommentReference"/>
        </w:rPr>
        <w:commentReference w:id="93"/>
      </w:r>
    </w:p>
    <w:p w14:paraId="459C263F" w14:textId="0B05E6B2" w:rsidR="005D6F40" w:rsidRDefault="005D6F40" w:rsidP="003C7EDD">
      <w:pPr>
        <w:rPr>
          <w:ins w:id="168" w:author="Han Xie CHAI (MAS)" w:date="2026-01-09T14:25:00Z" w16du:dateUtc="2026-01-09T06:25:00Z"/>
        </w:rPr>
      </w:pPr>
      <w:r>
        <w:t xml:space="preserve">If the </w:t>
      </w:r>
      <w:commentRangeStart w:id="169"/>
      <w:r>
        <w:t>validations pass</w:t>
      </w:r>
      <w:commentRangeEnd w:id="169"/>
      <w:r w:rsidR="00697DA5">
        <w:rPr>
          <w:rStyle w:val="CommentReference"/>
        </w:rPr>
        <w:commentReference w:id="169"/>
      </w:r>
      <w:r>
        <w:t xml:space="preserve">, an email </w:t>
      </w:r>
      <w:r w:rsidR="00105EEF">
        <w:t>is</w:t>
      </w:r>
      <w:r>
        <w:t xml:space="preserve"> sent to </w:t>
      </w:r>
      <w:del w:id="170" w:author="Eugene CHEONG from.TOPPAN (MAS)" w:date="2025-12-23T16:23:00Z" w16du:dateUtc="2025-12-23T08:23:00Z">
        <w:r w:rsidR="00BB6B4C" w:rsidDel="00A34C2F">
          <w:delText>F</w:delText>
        </w:r>
        <w:r w:rsidDel="00A34C2F">
          <w:delText xml:space="preserve">D </w:delText>
        </w:r>
      </w:del>
      <w:r>
        <w:t xml:space="preserve">users informing that the validation of the announcement against </w:t>
      </w:r>
      <w:r>
        <w:rPr>
          <w:i/>
          <w:iCs/>
        </w:rPr>
        <w:t>secmast.txt</w:t>
      </w:r>
      <w:r>
        <w:t xml:space="preserve"> is successful</w:t>
      </w:r>
      <w:ins w:id="171" w:author="Han Xie CHAI (MAS)" w:date="2026-01-12T14:51:00Z" w16du:dateUtc="2026-01-12T06:51:00Z">
        <w:r w:rsidR="00115F4B">
          <w:t>.</w:t>
        </w:r>
      </w:ins>
      <w:r>
        <w:t xml:space="preserve"> </w:t>
      </w:r>
      <w:del w:id="172" w:author="Han Xie CHAI (MAS)" w:date="2026-01-12T14:51:00Z" w16du:dateUtc="2026-01-12T06:51:00Z">
        <w:r>
          <w:delText xml:space="preserve">and </w:delText>
        </w:r>
        <w:r w:rsidR="00BB6B4C" w:rsidDel="00115F4B">
          <w:delText>a</w:delText>
        </w:r>
      </w:del>
      <w:ins w:id="173" w:author="Han Xie CHAI (MAS)" w:date="2026-01-12T14:51:00Z" w16du:dateUtc="2026-01-12T06:51:00Z">
        <w:r w:rsidR="00115F4B">
          <w:t>A</w:t>
        </w:r>
      </w:ins>
      <w:r w:rsidR="00BB6B4C">
        <w:t xml:space="preserve">nother email is sent to </w:t>
      </w:r>
      <w:del w:id="174" w:author="Eugene CHEONG from.TOPPAN (MAS)" w:date="2025-12-23T16:23:00Z" w16du:dateUtc="2025-12-23T08:23:00Z">
        <w:r w:rsidR="00BB6B4C" w:rsidDel="00A34C2F">
          <w:delText xml:space="preserve">MDD </w:delText>
        </w:r>
      </w:del>
      <w:r w:rsidR="00BB6B4C">
        <w:t xml:space="preserve">users when the </w:t>
      </w:r>
      <w:r>
        <w:t xml:space="preserve">announcement </w:t>
      </w:r>
      <w:r w:rsidR="00BB6B4C">
        <w:t xml:space="preserve">is </w:t>
      </w:r>
      <w:r>
        <w:t xml:space="preserve">published </w:t>
      </w:r>
      <w:r w:rsidR="00BB6B4C">
        <w:t xml:space="preserve">to </w:t>
      </w:r>
      <w:r w:rsidR="00744F6D">
        <w:t>the</w:t>
      </w:r>
      <w:r w:rsidR="00BB6B4C">
        <w:t xml:space="preserve"> MAS Website </w:t>
      </w:r>
      <w:r>
        <w:t>based on the publication timing selected.</w:t>
      </w:r>
    </w:p>
    <w:p w14:paraId="5C321165" w14:textId="3D6AC9DA" w:rsidR="00C774AD" w:rsidRPr="005D6F40" w:rsidRDefault="00C774AD" w:rsidP="003C7EDD">
      <w:ins w:id="175" w:author="Han Xie CHAI (MAS)" w:date="2026-01-09T14:25:00Z" w16du:dateUtc="2026-01-09T06:25:00Z">
        <w:r>
          <w:t>The</w:t>
        </w:r>
      </w:ins>
      <w:ins w:id="176" w:author="Han Xie CHAI (MAS)" w:date="2026-01-12T14:51:00Z" w16du:dateUtc="2026-01-12T06:51:00Z">
        <w:r w:rsidR="00115F4B">
          <w:t>se</w:t>
        </w:r>
      </w:ins>
      <w:commentRangeStart w:id="177"/>
      <w:ins w:id="178" w:author="Han Xie CHAI (MAS)" w:date="2026-01-09T14:25:00Z" w16du:dateUtc="2026-01-09T06:25:00Z">
        <w:r>
          <w:t xml:space="preserve"> emails could be </w:t>
        </w:r>
      </w:ins>
      <w:ins w:id="179" w:author="Han Xie CHAI (MAS)" w:date="2026-01-09T14:27:00Z" w16du:dateUtc="2026-01-09T06:27:00Z">
        <w:r>
          <w:t xml:space="preserve">configured to be </w:t>
        </w:r>
      </w:ins>
      <w:ins w:id="180" w:author="Han Xie CHAI (MAS)" w:date="2026-01-09T14:25:00Z" w16du:dateUtc="2026-01-09T06:25:00Z">
        <w:r>
          <w:t>sent to different MAS user</w:t>
        </w:r>
      </w:ins>
      <w:ins w:id="181" w:author="Han Xie CHAI (MAS)" w:date="2026-01-09T14:32:00Z" w16du:dateUtc="2026-01-09T06:32:00Z">
        <w:r>
          <w:t xml:space="preserve"> groups</w:t>
        </w:r>
      </w:ins>
      <w:ins w:id="182" w:author="Han Xie CHAI (MAS)" w:date="2026-01-09T14:25:00Z" w16du:dateUtc="2026-01-09T06:25:00Z">
        <w:r>
          <w:t xml:space="preserve"> (e.g., </w:t>
        </w:r>
      </w:ins>
      <w:ins w:id="183" w:author="Han Xie CHAI (MAS)" w:date="2026-01-09T14:26:00Z" w16du:dateUtc="2026-01-09T06:26:00Z">
        <w:r>
          <w:t xml:space="preserve">the </w:t>
        </w:r>
      </w:ins>
      <w:ins w:id="184" w:author="Han Xie CHAI (MAS)" w:date="2026-01-09T14:27:00Z" w16du:dateUtc="2026-01-09T06:27:00Z">
        <w:r>
          <w:t xml:space="preserve">email for the </w:t>
        </w:r>
      </w:ins>
      <w:ins w:id="185" w:author="Han Xie CHAI (MAS)" w:date="2026-01-09T14:26:00Z" w16du:dateUtc="2026-01-09T06:26:00Z">
        <w:r>
          <w:t xml:space="preserve">successful validation against </w:t>
        </w:r>
        <w:r>
          <w:rPr>
            <w:i/>
            <w:iCs/>
          </w:rPr>
          <w:t xml:space="preserve">secmast.txt </w:t>
        </w:r>
        <w:r>
          <w:t>could be sent to FD</w:t>
        </w:r>
      </w:ins>
      <w:ins w:id="186" w:author="Han Xie CHAI (MAS)" w:date="2026-01-09T14:28:00Z" w16du:dateUtc="2026-01-09T06:28:00Z">
        <w:r>
          <w:t xml:space="preserve"> while</w:t>
        </w:r>
      </w:ins>
      <w:ins w:id="187" w:author="Han Xie CHAI (MAS)" w:date="2026-01-09T14:26:00Z" w16du:dateUtc="2026-01-09T06:26:00Z">
        <w:r>
          <w:t xml:space="preserve"> the</w:t>
        </w:r>
      </w:ins>
      <w:ins w:id="188" w:author="Han Xie CHAI (MAS)" w:date="2026-01-09T14:27:00Z" w16du:dateUtc="2026-01-09T06:27:00Z">
        <w:r>
          <w:t xml:space="preserve"> email for the announcement</w:t>
        </w:r>
      </w:ins>
      <w:ins w:id="189" w:author="Han Xie CHAI (MAS)" w:date="2026-01-09T14:26:00Z" w16du:dateUtc="2026-01-09T06:26:00Z">
        <w:r>
          <w:t xml:space="preserve"> publication</w:t>
        </w:r>
      </w:ins>
      <w:ins w:id="190" w:author="Han Xie CHAI (MAS)" w:date="2026-01-09T14:27:00Z" w16du:dateUtc="2026-01-09T06:27:00Z">
        <w:r>
          <w:t xml:space="preserve"> could be sent to MDD). Refer to </w:t>
        </w:r>
        <w:r w:rsidRPr="00C774AD">
          <w:rPr>
            <w:i/>
            <w:iCs/>
            <w:rPrChange w:id="191" w:author="Han Xie CHAI (MAS)" w:date="2026-01-09T14:28:00Z" w16du:dateUtc="2026-01-09T06:28:00Z">
              <w:rPr/>
            </w:rPrChange>
          </w:rPr>
          <w:t>MAS_OMEGA – Functional Specifications Document (Administration).docx</w:t>
        </w:r>
      </w:ins>
      <w:ins w:id="192" w:author="Han Xie CHAI (MAS)" w:date="2026-01-09T14:28:00Z" w16du:dateUtc="2026-01-09T06:28:00Z">
        <w:r>
          <w:t xml:space="preserve"> for the configuration</w:t>
        </w:r>
      </w:ins>
      <w:ins w:id="193" w:author="Han Xie CHAI (MAS)" w:date="2026-01-09T14:27:00Z" w16du:dateUtc="2026-01-09T06:27:00Z">
        <w:r>
          <w:t>.</w:t>
        </w:r>
      </w:ins>
      <w:commentRangeEnd w:id="177"/>
      <w:ins w:id="194" w:author="Han Xie CHAI (MAS)" w:date="2026-01-09T14:29:00Z" w16du:dateUtc="2026-01-09T06:29:00Z">
        <w:r>
          <w:rPr>
            <w:rStyle w:val="CommentReference"/>
          </w:rPr>
          <w:commentReference w:id="177"/>
        </w:r>
      </w:ins>
    </w:p>
    <w:p w14:paraId="258C96CB" w14:textId="77777777" w:rsidR="00422AAE" w:rsidRPr="00422AAE" w:rsidRDefault="00422AAE" w:rsidP="000E39F4"/>
    <w:p w14:paraId="36221818" w14:textId="11E9B4E0" w:rsidR="009F3006" w:rsidRDefault="009F3006" w:rsidP="009F3006">
      <w:pPr>
        <w:pStyle w:val="Heading2"/>
      </w:pPr>
      <w:bookmarkStart w:id="195" w:name="_Toc218068729"/>
      <w:commentRangeStart w:id="196"/>
      <w:commentRangeStart w:id="197"/>
      <w:r>
        <w:t>BPMN Workflow</w:t>
      </w:r>
      <w:commentRangeEnd w:id="196"/>
      <w:r w:rsidR="00E94C70">
        <w:rPr>
          <w:rStyle w:val="CommentReference"/>
          <w:rFonts w:asciiTheme="minorHAnsi" w:eastAsiaTheme="minorHAnsi" w:hAnsiTheme="minorHAnsi" w:cstheme="minorBidi"/>
          <w:b w:val="0"/>
          <w:smallCaps w:val="0"/>
          <w:lang w:val="en-SG"/>
        </w:rPr>
        <w:commentReference w:id="196"/>
      </w:r>
      <w:commentRangeEnd w:id="197"/>
      <w:r w:rsidR="00BF36C1">
        <w:rPr>
          <w:rStyle w:val="CommentReference"/>
          <w:rFonts w:asciiTheme="minorHAnsi" w:eastAsiaTheme="minorHAnsi" w:hAnsiTheme="minorHAnsi" w:cstheme="minorBidi"/>
          <w:b w:val="0"/>
          <w:smallCaps w:val="0"/>
          <w:lang w:val="en-SG"/>
        </w:rPr>
        <w:commentReference w:id="197"/>
      </w:r>
      <w:bookmarkEnd w:id="195"/>
    </w:p>
    <w:p w14:paraId="01B86152" w14:textId="06F5369B" w:rsidR="009F3006" w:rsidRPr="009F3006" w:rsidRDefault="00270FB4" w:rsidP="002B6E98">
      <w:pPr>
        <w:spacing w:before="0" w:after="0"/>
        <w:jc w:val="center"/>
        <w:rPr>
          <w:lang w:val="en-US"/>
        </w:rPr>
      </w:pPr>
      <w:r w:rsidRPr="00270FB4">
        <w:rPr>
          <w:noProof/>
          <w:lang w:val="en-US"/>
        </w:rPr>
        <w:drawing>
          <wp:inline distT="0" distB="0" distL="0" distR="0" wp14:anchorId="083C9322" wp14:editId="31CE5E2C">
            <wp:extent cx="4995081" cy="2382376"/>
            <wp:effectExtent l="0" t="0" r="0" b="0"/>
            <wp:docPr id="1553167740" name="Picture 155316774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67740" name="Picture 1" descr="A diagram of a computer&#10;&#10;AI-generated content may be incorrect."/>
                    <pic:cNvPicPr/>
                  </pic:nvPicPr>
                  <pic:blipFill>
                    <a:blip r:embed="rId21"/>
                    <a:stretch>
                      <a:fillRect/>
                    </a:stretch>
                  </pic:blipFill>
                  <pic:spPr>
                    <a:xfrm>
                      <a:off x="0" y="0"/>
                      <a:ext cx="4998680" cy="2384092"/>
                    </a:xfrm>
                    <a:prstGeom prst="rect">
                      <a:avLst/>
                    </a:prstGeom>
                  </pic:spPr>
                </pic:pic>
              </a:graphicData>
            </a:graphic>
          </wp:inline>
        </w:drawing>
      </w:r>
    </w:p>
    <w:p w14:paraId="03367C11" w14:textId="68843519" w:rsidR="009F3006" w:rsidRDefault="009F3006" w:rsidP="009F3006">
      <w:pPr>
        <w:pStyle w:val="Caption"/>
      </w:pPr>
      <w:r w:rsidRPr="00411560">
        <w:t xml:space="preserve">Figure </w:t>
      </w:r>
      <w:r w:rsidRPr="00411560">
        <w:fldChar w:fldCharType="begin"/>
      </w:r>
      <w:r w:rsidRPr="00411560">
        <w:instrText xml:space="preserve"> SEQ Figure \* ARABIC </w:instrText>
      </w:r>
      <w:r w:rsidRPr="00411560">
        <w:fldChar w:fldCharType="separate"/>
      </w:r>
      <w:r w:rsidR="008F7ED1">
        <w:rPr>
          <w:noProof/>
        </w:rPr>
        <w:t>2</w:t>
      </w:r>
      <w:r w:rsidRPr="00411560">
        <w:fldChar w:fldCharType="end"/>
      </w:r>
      <w:r>
        <w:t>:</w:t>
      </w:r>
      <w:r w:rsidRPr="00411560">
        <w:t xml:space="preserve"> </w:t>
      </w:r>
      <w:r>
        <w:t xml:space="preserve">BPMN workflow for </w:t>
      </w:r>
      <w:r w:rsidR="00270FB4">
        <w:t>announcements</w:t>
      </w:r>
    </w:p>
    <w:p w14:paraId="19D68A6A" w14:textId="6B857495" w:rsidR="009F3006" w:rsidRPr="009F3006" w:rsidRDefault="009F3006" w:rsidP="003F1708">
      <w:r>
        <w:t>In this module,</w:t>
      </w:r>
    </w:p>
    <w:p w14:paraId="5C425AB6" w14:textId="40DDF241" w:rsidR="009F3006" w:rsidRPr="009F3006" w:rsidRDefault="009F3006" w:rsidP="0025161F">
      <w:pPr>
        <w:pStyle w:val="NumberedList"/>
        <w:numPr>
          <w:ilvl w:val="0"/>
          <w:numId w:val="4"/>
        </w:numPr>
        <w:ind w:hanging="436"/>
        <w:rPr>
          <w:lang w:val="en-US"/>
        </w:rPr>
      </w:pPr>
      <w:r w:rsidRPr="009F3006">
        <w:rPr>
          <w:lang w:val="en-US"/>
        </w:rPr>
        <w:t xml:space="preserve">An instance of the BPMN workflow above is created when a </w:t>
      </w:r>
      <w:ins w:id="198" w:author="Han Xie CHAI (MAS)" w:date="2026-01-12T14:52:00Z" w16du:dateUtc="2026-01-12T06:52:00Z">
        <w:r w:rsidR="002F156A">
          <w:rPr>
            <w:lang w:val="en-US"/>
          </w:rPr>
          <w:t>M</w:t>
        </w:r>
      </w:ins>
      <w:del w:id="199" w:author="Han Xie CHAI (MAS)" w:date="2026-01-12T14:52:00Z" w16du:dateUtc="2026-01-12T06:52:00Z">
        <w:r w:rsidRPr="009F3006">
          <w:rPr>
            <w:lang w:val="en-US"/>
          </w:rPr>
          <w:delText>m</w:delText>
        </w:r>
      </w:del>
      <w:r w:rsidRPr="009F3006">
        <w:rPr>
          <w:lang w:val="en-US"/>
        </w:rPr>
        <w:t xml:space="preserve">aker </w:t>
      </w:r>
      <w:del w:id="200" w:author="Han Xie CHAI (MAS)" w:date="2026-01-12T14:53:00Z" w16du:dateUtc="2026-01-12T06:53:00Z">
        <w:r w:rsidR="00270FB4">
          <w:rPr>
            <w:lang w:val="en-US"/>
          </w:rPr>
          <w:delText xml:space="preserve">updates an announcement </w:delText>
        </w:r>
        <w:r w:rsidR="007476FF">
          <w:rPr>
            <w:lang w:val="en-US"/>
          </w:rPr>
          <w:delText xml:space="preserve">and </w:delText>
        </w:r>
      </w:del>
      <w:r w:rsidRPr="009F3006">
        <w:rPr>
          <w:lang w:val="en-US"/>
        </w:rPr>
        <w:t xml:space="preserve">submits </w:t>
      </w:r>
      <w:del w:id="201" w:author="Han Xie CHAI (MAS)" w:date="2026-01-12T14:54:00Z" w16du:dateUtc="2026-01-12T06:54:00Z">
        <w:r w:rsidR="00270FB4">
          <w:rPr>
            <w:lang w:val="en-US"/>
          </w:rPr>
          <w:delText>it</w:delText>
        </w:r>
      </w:del>
      <w:ins w:id="202" w:author="Han Xie CHAI (MAS)" w:date="2026-01-12T14:54:00Z" w16du:dateUtc="2026-01-12T06:54:00Z">
        <w:r w:rsidR="002F156A">
          <w:rPr>
            <w:lang w:val="en-US"/>
          </w:rPr>
          <w:t>an announcement</w:t>
        </w:r>
      </w:ins>
      <w:r w:rsidR="00270FB4">
        <w:rPr>
          <w:lang w:val="en-US"/>
        </w:rPr>
        <w:t xml:space="preserve"> </w:t>
      </w:r>
      <w:r w:rsidRPr="009F3006">
        <w:rPr>
          <w:lang w:val="en-US"/>
        </w:rPr>
        <w:t>for approval.</w:t>
      </w:r>
    </w:p>
    <w:p w14:paraId="789EDD58" w14:textId="53B21BC7" w:rsidR="009F3006" w:rsidRPr="009F3006" w:rsidRDefault="009F3006" w:rsidP="003F1708">
      <w:pPr>
        <w:pStyle w:val="NumberedList"/>
        <w:ind w:hanging="436"/>
        <w:rPr>
          <w:lang w:val="en-US"/>
        </w:rPr>
      </w:pPr>
      <w:r w:rsidRPr="009F3006">
        <w:rPr>
          <w:lang w:val="en-US"/>
        </w:rPr>
        <w:t xml:space="preserve">When an </w:t>
      </w:r>
      <w:r w:rsidR="00270FB4">
        <w:rPr>
          <w:lang w:val="en-US"/>
        </w:rPr>
        <w:t>announcement</w:t>
      </w:r>
      <w:r w:rsidRPr="009F3006">
        <w:rPr>
          <w:lang w:val="en-US"/>
        </w:rPr>
        <w:t xml:space="preserve"> is submitted</w:t>
      </w:r>
      <w:r w:rsidR="00270FB4">
        <w:rPr>
          <w:lang w:val="en-US"/>
        </w:rPr>
        <w:t xml:space="preserve"> for approval</w:t>
      </w:r>
      <w:r w:rsidRPr="009F3006">
        <w:rPr>
          <w:lang w:val="en-US"/>
        </w:rPr>
        <w:t>, OMEGA notif</w:t>
      </w:r>
      <w:r w:rsidR="007476FF">
        <w:rPr>
          <w:lang w:val="en-US"/>
        </w:rPr>
        <w:t>ies</w:t>
      </w:r>
      <w:r w:rsidRPr="009F3006">
        <w:rPr>
          <w:lang w:val="en-US"/>
        </w:rPr>
        <w:t xml:space="preserve"> the </w:t>
      </w:r>
      <w:del w:id="203" w:author="Han Xie CHAI (MAS)" w:date="2026-01-12T14:53:00Z" w16du:dateUtc="2026-01-12T06:53:00Z">
        <w:r w:rsidRPr="009F3006" w:rsidDel="002F156A">
          <w:rPr>
            <w:lang w:val="en-US"/>
          </w:rPr>
          <w:delText>c</w:delText>
        </w:r>
      </w:del>
      <w:ins w:id="204" w:author="Han Xie CHAI (MAS)" w:date="2026-01-12T14:53:00Z" w16du:dateUtc="2026-01-12T06:53:00Z">
        <w:r w:rsidR="002F156A">
          <w:rPr>
            <w:lang w:val="en-US"/>
          </w:rPr>
          <w:t>C</w:t>
        </w:r>
      </w:ins>
      <w:r w:rsidRPr="009F3006">
        <w:rPr>
          <w:lang w:val="en-US"/>
        </w:rPr>
        <w:t>heckers of the approval request that is pending their review.</w:t>
      </w:r>
    </w:p>
    <w:p w14:paraId="019E7906" w14:textId="7AAAB06F" w:rsidR="009F3006" w:rsidRPr="009F3006" w:rsidRDefault="009F3006" w:rsidP="003F1708">
      <w:pPr>
        <w:pStyle w:val="NumberedList"/>
        <w:ind w:hanging="436"/>
        <w:rPr>
          <w:lang w:val="en-US"/>
        </w:rPr>
      </w:pPr>
      <w:r w:rsidRPr="009F3006">
        <w:rPr>
          <w:lang w:val="en-US"/>
        </w:rPr>
        <w:t xml:space="preserve">The </w:t>
      </w:r>
      <w:del w:id="205" w:author="Han Xie CHAI (MAS)" w:date="2026-01-12T14:53:00Z" w16du:dateUtc="2026-01-12T06:53:00Z">
        <w:r w:rsidRPr="009F3006" w:rsidDel="002F156A">
          <w:rPr>
            <w:lang w:val="en-US"/>
          </w:rPr>
          <w:delText>c</w:delText>
        </w:r>
      </w:del>
      <w:ins w:id="206" w:author="Han Xie CHAI (MAS)" w:date="2026-01-12T14:53:00Z" w16du:dateUtc="2026-01-12T06:53:00Z">
        <w:r w:rsidR="002F156A">
          <w:rPr>
            <w:lang w:val="en-US"/>
          </w:rPr>
          <w:t>C</w:t>
        </w:r>
      </w:ins>
      <w:r w:rsidRPr="009F3006">
        <w:rPr>
          <w:lang w:val="en-US"/>
        </w:rPr>
        <w:t xml:space="preserve">hecker reviews the </w:t>
      </w:r>
      <w:r w:rsidR="003E7664">
        <w:rPr>
          <w:lang w:val="en-US"/>
        </w:rPr>
        <w:t>announcement</w:t>
      </w:r>
      <w:r w:rsidRPr="009F3006">
        <w:rPr>
          <w:lang w:val="en-US"/>
        </w:rPr>
        <w:t xml:space="preserve"> approval request with the option to approve or reject the</w:t>
      </w:r>
      <w:r w:rsidR="0064311A">
        <w:rPr>
          <w:lang w:val="en-US"/>
        </w:rPr>
        <w:t xml:space="preserve"> </w:t>
      </w:r>
      <w:r w:rsidRPr="009F3006">
        <w:rPr>
          <w:lang w:val="en-US"/>
        </w:rPr>
        <w:t>request.</w:t>
      </w:r>
    </w:p>
    <w:p w14:paraId="37959EFE" w14:textId="517D9083" w:rsidR="009F3006" w:rsidRPr="009F3006" w:rsidRDefault="009F3006" w:rsidP="003F1708">
      <w:pPr>
        <w:pStyle w:val="NumberedList"/>
        <w:ind w:hanging="436"/>
        <w:rPr>
          <w:lang w:val="en-US"/>
        </w:rPr>
      </w:pPr>
      <w:r w:rsidRPr="009F3006">
        <w:rPr>
          <w:lang w:val="en-US"/>
        </w:rPr>
        <w:t xml:space="preserve">When approved, the </w:t>
      </w:r>
      <w:del w:id="207" w:author="Han Xie CHAI (MAS)" w:date="2026-01-12T14:53:00Z" w16du:dateUtc="2026-01-12T06:53:00Z">
        <w:r w:rsidRPr="009F3006" w:rsidDel="002F156A">
          <w:rPr>
            <w:lang w:val="en-US"/>
          </w:rPr>
          <w:delText>m</w:delText>
        </w:r>
      </w:del>
      <w:ins w:id="208" w:author="Han Xie CHAI (MAS)" w:date="2026-01-12T14:53:00Z" w16du:dateUtc="2026-01-12T06:53:00Z">
        <w:r w:rsidR="002F156A">
          <w:rPr>
            <w:lang w:val="en-US"/>
          </w:rPr>
          <w:t>M</w:t>
        </w:r>
      </w:ins>
      <w:r w:rsidRPr="009F3006">
        <w:rPr>
          <w:lang w:val="en-US"/>
        </w:rPr>
        <w:t xml:space="preserve">akers and the </w:t>
      </w:r>
      <w:del w:id="209" w:author="Han Xie CHAI (MAS)" w:date="2026-01-12T14:53:00Z" w16du:dateUtc="2026-01-12T06:53:00Z">
        <w:r w:rsidRPr="009F3006" w:rsidDel="002F156A">
          <w:rPr>
            <w:lang w:val="en-US"/>
          </w:rPr>
          <w:delText>c</w:delText>
        </w:r>
      </w:del>
      <w:ins w:id="210" w:author="Han Xie CHAI (MAS)" w:date="2026-01-12T14:53:00Z" w16du:dateUtc="2026-01-12T06:53:00Z">
        <w:r w:rsidR="002F156A">
          <w:rPr>
            <w:lang w:val="en-US"/>
          </w:rPr>
          <w:t>C</w:t>
        </w:r>
      </w:ins>
      <w:r w:rsidRPr="009F3006">
        <w:rPr>
          <w:lang w:val="en-US"/>
        </w:rPr>
        <w:t xml:space="preserve">heckers </w:t>
      </w:r>
      <w:r w:rsidR="007476FF">
        <w:rPr>
          <w:lang w:val="en-US"/>
        </w:rPr>
        <w:t>are</w:t>
      </w:r>
      <w:r w:rsidRPr="009F3006">
        <w:rPr>
          <w:lang w:val="en-US"/>
        </w:rPr>
        <w:t xml:space="preserve"> notified of the approv</w:t>
      </w:r>
      <w:r w:rsidR="007476FF">
        <w:rPr>
          <w:lang w:val="en-US"/>
        </w:rPr>
        <w:t>al</w:t>
      </w:r>
      <w:r w:rsidRPr="009F3006">
        <w:rPr>
          <w:lang w:val="en-US"/>
        </w:rPr>
        <w:t>, and OMEGA update</w:t>
      </w:r>
      <w:r w:rsidR="007476FF">
        <w:rPr>
          <w:lang w:val="en-US"/>
        </w:rPr>
        <w:t>s</w:t>
      </w:r>
      <w:r w:rsidRPr="009F3006">
        <w:rPr>
          <w:lang w:val="en-US"/>
        </w:rPr>
        <w:t xml:space="preserve"> the status of the </w:t>
      </w:r>
      <w:r w:rsidR="003E7664">
        <w:rPr>
          <w:lang w:val="en-US"/>
        </w:rPr>
        <w:t>announcement</w:t>
      </w:r>
      <w:r w:rsidRPr="009F3006">
        <w:rPr>
          <w:lang w:val="en-US"/>
        </w:rPr>
        <w:t xml:space="preserve"> </w:t>
      </w:r>
      <w:r w:rsidR="00344946">
        <w:rPr>
          <w:lang w:val="en-US"/>
        </w:rPr>
        <w:t>to “Pending MEPS+”</w:t>
      </w:r>
      <w:r w:rsidR="007476FF">
        <w:rPr>
          <w:lang w:val="en-US"/>
        </w:rPr>
        <w:t xml:space="preserve">. OMEGA then waits </w:t>
      </w:r>
      <w:r w:rsidR="00344946">
        <w:rPr>
          <w:lang w:val="en-US"/>
        </w:rPr>
        <w:t xml:space="preserve">to receive the security information </w:t>
      </w:r>
      <w:r w:rsidR="003E7664">
        <w:rPr>
          <w:lang w:val="en-US"/>
        </w:rPr>
        <w:t xml:space="preserve">via </w:t>
      </w:r>
      <w:r w:rsidR="003E7664">
        <w:rPr>
          <w:i/>
          <w:iCs/>
          <w:lang w:val="en-US"/>
        </w:rPr>
        <w:t>secmast.txt</w:t>
      </w:r>
      <w:ins w:id="211" w:author="Sophia TAN (MAS)" w:date="2026-01-12T18:09:00Z" w16du:dateUtc="2026-01-12T10:09:00Z">
        <w:r w:rsidR="00480A60">
          <w:rPr>
            <w:lang w:val="en-US"/>
          </w:rPr>
          <w:t>, and couponrates_sbond.txt</w:t>
        </w:r>
      </w:ins>
      <w:ins w:id="212" w:author="Sophia TAN (MAS)" w:date="2026-01-12T18:11:00Z" w16du:dateUtc="2026-01-12T10:11:00Z">
        <w:r w:rsidR="00480A60">
          <w:rPr>
            <w:lang w:val="en-US"/>
          </w:rPr>
          <w:t xml:space="preserve"> for SSBs</w:t>
        </w:r>
      </w:ins>
      <w:ins w:id="213" w:author="Sophia TAN (MAS)" w:date="2026-01-12T18:10:00Z" w16du:dateUtc="2026-01-12T10:10:00Z">
        <w:r w:rsidR="00480A60">
          <w:rPr>
            <w:lang w:val="en-US"/>
          </w:rPr>
          <w:t>.</w:t>
        </w:r>
      </w:ins>
      <w:del w:id="214" w:author="Sophia TAN (MAS)" w:date="2026-01-12T18:09:00Z" w16du:dateUtc="2026-01-12T10:09:00Z">
        <w:r w:rsidRPr="009F3006">
          <w:rPr>
            <w:lang w:val="en-US"/>
          </w:rPr>
          <w:delText>.</w:delText>
        </w:r>
      </w:del>
    </w:p>
    <w:p w14:paraId="3F9EC30F" w14:textId="68ADB513" w:rsidR="009F3006" w:rsidRDefault="009F3006" w:rsidP="003F1708">
      <w:pPr>
        <w:pStyle w:val="NumberedList"/>
        <w:ind w:hanging="436"/>
        <w:rPr>
          <w:lang w:val="en-US"/>
        </w:rPr>
      </w:pPr>
      <w:r w:rsidRPr="009F3006">
        <w:rPr>
          <w:lang w:val="en-US"/>
        </w:rPr>
        <w:t xml:space="preserve">When the request is rejected, the </w:t>
      </w:r>
      <w:ins w:id="215" w:author="Han Xie CHAI (MAS)" w:date="2026-01-12T14:53:00Z" w16du:dateUtc="2026-01-12T06:53:00Z">
        <w:r w:rsidR="002F156A">
          <w:rPr>
            <w:lang w:val="en-US"/>
          </w:rPr>
          <w:t>M</w:t>
        </w:r>
      </w:ins>
      <w:del w:id="216" w:author="Han Xie CHAI (MAS)" w:date="2026-01-12T14:53:00Z" w16du:dateUtc="2026-01-12T06:53:00Z">
        <w:r w:rsidRPr="009F3006">
          <w:rPr>
            <w:lang w:val="en-US"/>
          </w:rPr>
          <w:delText>m</w:delText>
        </w:r>
      </w:del>
      <w:r w:rsidRPr="009F3006">
        <w:rPr>
          <w:lang w:val="en-US"/>
        </w:rPr>
        <w:t xml:space="preserve">akers and the </w:t>
      </w:r>
      <w:ins w:id="217" w:author="Han Xie CHAI (MAS)" w:date="2026-01-12T14:53:00Z" w16du:dateUtc="2026-01-12T06:53:00Z">
        <w:r w:rsidR="002F156A">
          <w:rPr>
            <w:lang w:val="en-US"/>
          </w:rPr>
          <w:t>C</w:t>
        </w:r>
      </w:ins>
      <w:del w:id="218" w:author="Han Xie CHAI (MAS)" w:date="2026-01-12T14:53:00Z" w16du:dateUtc="2026-01-12T06:53:00Z">
        <w:r w:rsidRPr="009F3006">
          <w:rPr>
            <w:lang w:val="en-US"/>
          </w:rPr>
          <w:delText>c</w:delText>
        </w:r>
      </w:del>
      <w:r w:rsidRPr="009F3006">
        <w:rPr>
          <w:lang w:val="en-US"/>
        </w:rPr>
        <w:t xml:space="preserve">heckers </w:t>
      </w:r>
      <w:r w:rsidR="001822EA">
        <w:rPr>
          <w:lang w:val="en-US"/>
        </w:rPr>
        <w:t>are</w:t>
      </w:r>
      <w:r w:rsidRPr="009F3006">
        <w:rPr>
          <w:lang w:val="en-US"/>
        </w:rPr>
        <w:t xml:space="preserve"> notified of the rejected request, and OMEGA revert</w:t>
      </w:r>
      <w:r w:rsidR="001822EA">
        <w:rPr>
          <w:lang w:val="en-US"/>
        </w:rPr>
        <w:t>s</w:t>
      </w:r>
      <w:r w:rsidRPr="009F3006">
        <w:rPr>
          <w:lang w:val="en-US"/>
        </w:rPr>
        <w:t xml:space="preserve"> the status of the </w:t>
      </w:r>
      <w:r w:rsidR="003E7664">
        <w:rPr>
          <w:lang w:val="en-US"/>
        </w:rPr>
        <w:t>announcement</w:t>
      </w:r>
      <w:r w:rsidRPr="009F3006">
        <w:rPr>
          <w:lang w:val="en-US"/>
        </w:rPr>
        <w:t xml:space="preserve"> to its previous status</w:t>
      </w:r>
      <w:r w:rsidR="00344946">
        <w:rPr>
          <w:lang w:val="en-US"/>
        </w:rPr>
        <w:t>;</w:t>
      </w:r>
      <w:r w:rsidRPr="009F3006">
        <w:rPr>
          <w:lang w:val="en-US"/>
        </w:rPr>
        <w:t xml:space="preserve"> unless </w:t>
      </w:r>
      <w:r w:rsidR="00344946">
        <w:rPr>
          <w:lang w:val="en-US"/>
        </w:rPr>
        <w:t>at</w:t>
      </w:r>
      <w:r w:rsidRPr="009F3006">
        <w:rPr>
          <w:lang w:val="en-US"/>
        </w:rPr>
        <w:t xml:space="preserve"> </w:t>
      </w:r>
      <w:r w:rsidR="00344946">
        <w:rPr>
          <w:lang w:val="en-US"/>
        </w:rPr>
        <w:t>“</w:t>
      </w:r>
      <w:r w:rsidRPr="009F3006">
        <w:rPr>
          <w:lang w:val="en-US"/>
        </w:rPr>
        <w:t>Pending Publication</w:t>
      </w:r>
      <w:r w:rsidR="00344946">
        <w:rPr>
          <w:lang w:val="en-US"/>
        </w:rPr>
        <w:t>”</w:t>
      </w:r>
      <w:r w:rsidRPr="009F3006">
        <w:rPr>
          <w:lang w:val="en-US"/>
        </w:rPr>
        <w:t xml:space="preserve">, the status </w:t>
      </w:r>
      <w:r w:rsidR="001822EA">
        <w:rPr>
          <w:lang w:val="en-US"/>
        </w:rPr>
        <w:t>is</w:t>
      </w:r>
      <w:r w:rsidR="00344946">
        <w:rPr>
          <w:lang w:val="en-US"/>
        </w:rPr>
        <w:t xml:space="preserve"> show</w:t>
      </w:r>
      <w:r w:rsidR="001822EA">
        <w:rPr>
          <w:lang w:val="en-US"/>
        </w:rPr>
        <w:t>n</w:t>
      </w:r>
      <w:r w:rsidR="00344946">
        <w:rPr>
          <w:lang w:val="en-US"/>
        </w:rPr>
        <w:t xml:space="preserve"> as</w:t>
      </w:r>
      <w:r w:rsidR="00344946" w:rsidRPr="009F3006">
        <w:rPr>
          <w:lang w:val="en-US"/>
        </w:rPr>
        <w:t xml:space="preserve"> </w:t>
      </w:r>
      <w:r w:rsidR="00344946">
        <w:rPr>
          <w:lang w:val="en-US"/>
        </w:rPr>
        <w:t>“</w:t>
      </w:r>
      <w:r w:rsidRPr="009F3006">
        <w:rPr>
          <w:lang w:val="en-US"/>
        </w:rPr>
        <w:t>Rejected</w:t>
      </w:r>
      <w:r w:rsidR="00344946">
        <w:rPr>
          <w:lang w:val="en-US"/>
        </w:rPr>
        <w:t>”</w:t>
      </w:r>
      <w:r w:rsidRPr="009F3006">
        <w:rPr>
          <w:lang w:val="en-US"/>
        </w:rPr>
        <w:t xml:space="preserve">. </w:t>
      </w:r>
      <w:commentRangeStart w:id="219"/>
      <w:commentRangeStart w:id="220"/>
      <w:del w:id="221" w:author="Han Xie CHAI (MAS)" w:date="2026-01-12T14:59:00Z" w16du:dateUtc="2026-01-12T06:59:00Z">
        <w:r w:rsidRPr="009F3006">
          <w:rPr>
            <w:lang w:val="en-US"/>
          </w:rPr>
          <w:delText xml:space="preserve">For this </w:delText>
        </w:r>
        <w:r w:rsidR="00985209" w:rsidRPr="009F3006">
          <w:rPr>
            <w:lang w:val="en-US"/>
          </w:rPr>
          <w:delText>issue</w:delText>
        </w:r>
        <w:r w:rsidR="003E7664">
          <w:rPr>
            <w:lang w:val="en-US"/>
          </w:rPr>
          <w:delText xml:space="preserve"> code and issue date</w:delText>
        </w:r>
        <w:r w:rsidRPr="009F3006">
          <w:rPr>
            <w:lang w:val="en-US"/>
          </w:rPr>
          <w:delText xml:space="preserve">, </w:delText>
        </w:r>
        <w:r w:rsidRPr="009F3006" w:rsidDel="002F156A">
          <w:rPr>
            <w:lang w:val="en-US"/>
          </w:rPr>
          <w:delText>n</w:delText>
        </w:r>
      </w:del>
      <w:ins w:id="222" w:author="Han Xie CHAI (MAS)" w:date="2026-01-12T14:59:00Z" w16du:dateUtc="2026-01-12T06:59:00Z">
        <w:r w:rsidR="002F156A">
          <w:rPr>
            <w:lang w:val="en-US"/>
          </w:rPr>
          <w:t>N</w:t>
        </w:r>
      </w:ins>
      <w:r w:rsidRPr="009F3006">
        <w:rPr>
          <w:lang w:val="en-US"/>
        </w:rPr>
        <w:t xml:space="preserve">o </w:t>
      </w:r>
      <w:r w:rsidR="003E7664">
        <w:rPr>
          <w:lang w:val="en-US"/>
        </w:rPr>
        <w:t xml:space="preserve">changes to the announcement </w:t>
      </w:r>
      <w:r w:rsidR="00344946" w:rsidRPr="009F3006">
        <w:rPr>
          <w:lang w:val="en-US"/>
        </w:rPr>
        <w:t>are</w:t>
      </w:r>
      <w:r w:rsidRPr="009F3006">
        <w:rPr>
          <w:lang w:val="en-US"/>
        </w:rPr>
        <w:t xml:space="preserve"> published on the MAS Website until </w:t>
      </w:r>
      <w:r w:rsidR="00D0435F">
        <w:rPr>
          <w:lang w:val="en-US"/>
        </w:rPr>
        <w:t>the announcement</w:t>
      </w:r>
      <w:r w:rsidRPr="009F3006">
        <w:rPr>
          <w:lang w:val="en-US"/>
        </w:rPr>
        <w:t xml:space="preserve"> is updated</w:t>
      </w:r>
      <w:del w:id="223" w:author="Eugene CHEONG from.TOPPAN (MAS)" w:date="2025-12-23T16:41:00Z" w16du:dateUtc="2025-12-23T08:41:00Z">
        <w:r w:rsidRPr="009F3006" w:rsidDel="00C9460E">
          <w:rPr>
            <w:lang w:val="en-US"/>
          </w:rPr>
          <w:delText xml:space="preserve"> again and</w:delText>
        </w:r>
      </w:del>
      <w:ins w:id="224" w:author="Eugene CHEONG from.TOPPAN (MAS)" w:date="2025-12-23T16:41:00Z" w16du:dateUtc="2025-12-23T08:41:00Z">
        <w:r w:rsidR="00C9460E">
          <w:rPr>
            <w:lang w:val="en-US"/>
          </w:rPr>
          <w:t>,</w:t>
        </w:r>
      </w:ins>
      <w:r w:rsidRPr="009F3006">
        <w:rPr>
          <w:lang w:val="en-US"/>
        </w:rPr>
        <w:t xml:space="preserve"> approved</w:t>
      </w:r>
      <w:ins w:id="225" w:author="Eugene CHEONG from.TOPPAN (MAS)" w:date="2025-12-23T16:41:00Z" w16du:dateUtc="2025-12-23T08:41:00Z">
        <w:r w:rsidR="00C9460E">
          <w:rPr>
            <w:lang w:val="en-US"/>
          </w:rPr>
          <w:t xml:space="preserve">, and validated against the information in </w:t>
        </w:r>
        <w:r w:rsidR="00C9460E">
          <w:rPr>
            <w:i/>
            <w:iCs/>
            <w:lang w:val="en-US"/>
          </w:rPr>
          <w:t>secmast.txt</w:t>
        </w:r>
      </w:ins>
      <w:ins w:id="226" w:author="Han Xie CHAI (MAS)" w:date="2026-01-12T15:00:00Z" w16du:dateUtc="2026-01-12T07:00:00Z">
        <w:r w:rsidR="00C9460E">
          <w:rPr>
            <w:i/>
            <w:iCs/>
            <w:lang w:val="en-US"/>
          </w:rPr>
          <w:t xml:space="preserve"> </w:t>
        </w:r>
        <w:r w:rsidR="002F156A" w:rsidRPr="002F156A">
          <w:rPr>
            <w:lang w:val="en-US"/>
            <w:rPrChange w:id="227" w:author="Han Xie CHAI (MAS)" w:date="2026-01-12T15:00:00Z" w16du:dateUtc="2026-01-12T07:00:00Z">
              <w:rPr>
                <w:i/>
                <w:iCs/>
                <w:lang w:val="en-US"/>
              </w:rPr>
            </w:rPrChange>
          </w:rPr>
          <w:t>(and</w:t>
        </w:r>
        <w:r w:rsidR="002F156A">
          <w:rPr>
            <w:i/>
            <w:iCs/>
            <w:lang w:val="en-US"/>
          </w:rPr>
          <w:t xml:space="preserve"> couponrates_sbond.txt</w:t>
        </w:r>
        <w:r w:rsidR="002F156A">
          <w:rPr>
            <w:lang w:val="en-US"/>
          </w:rPr>
          <w:t xml:space="preserve"> for SSBs)</w:t>
        </w:r>
      </w:ins>
      <w:ins w:id="228" w:author="Eugene CHEONG from.TOPPAN (MAS)" w:date="2025-12-23T16:44:00Z" w16du:dateUtc="2025-12-23T08:44:00Z">
        <w:r w:rsidR="00C9460E">
          <w:rPr>
            <w:i/>
            <w:iCs/>
            <w:lang w:val="en-US"/>
          </w:rPr>
          <w:t xml:space="preserve"> </w:t>
        </w:r>
        <w:r w:rsidR="00C9460E">
          <w:rPr>
            <w:lang w:val="en-US"/>
          </w:rPr>
          <w:t>again</w:t>
        </w:r>
      </w:ins>
      <w:ins w:id="229" w:author="Eugene CHEONG from.TOPPAN (MAS)" w:date="2025-12-23T16:42:00Z" w16du:dateUtc="2025-12-23T08:42:00Z">
        <w:r w:rsidR="00C9460E">
          <w:rPr>
            <w:i/>
            <w:iCs/>
            <w:lang w:val="en-US"/>
          </w:rPr>
          <w:t>.</w:t>
        </w:r>
      </w:ins>
      <w:ins w:id="230" w:author="Han Xie CHAI (MAS)" w:date="2026-01-12T15:00:00Z" w16du:dateUtc="2026-01-12T07:00:00Z">
        <w:r w:rsidR="002F156A" w:rsidDel="002F156A">
          <w:rPr>
            <w:lang w:val="en-US"/>
          </w:rPr>
          <w:t xml:space="preserve"> </w:t>
        </w:r>
      </w:ins>
      <w:ins w:id="231" w:author="Eugene CHEONG from.TOPPAN (MAS)" w:date="2025-12-23T16:41:00Z" w16du:dateUtc="2025-12-23T08:41:00Z">
        <w:del w:id="232" w:author="Han Xie CHAI (MAS)" w:date="2026-01-12T15:00:00Z" w16du:dateUtc="2026-01-12T07:00:00Z">
          <w:r w:rsidR="00C9460E">
            <w:rPr>
              <w:lang w:val="en-US"/>
            </w:rPr>
            <w:delText xml:space="preserve"> </w:delText>
          </w:r>
        </w:del>
      </w:ins>
      <w:ins w:id="233" w:author="Eugene CHEONG from.TOPPAN (MAS)" w:date="2025-12-23T16:42:00Z" w16du:dateUtc="2025-12-23T08:42:00Z">
        <w:del w:id="234" w:author="Han Xie CHAI (MAS)" w:date="2026-01-12T15:00:00Z" w16du:dateUtc="2026-01-12T07:00:00Z">
          <w:r w:rsidR="00C9460E">
            <w:rPr>
              <w:lang w:val="en-US"/>
            </w:rPr>
            <w:delText>For SSBs, the coupon rates should also be vali</w:delText>
          </w:r>
        </w:del>
      </w:ins>
      <w:ins w:id="235" w:author="Eugene CHEONG from.TOPPAN (MAS)" w:date="2025-12-23T16:43:00Z" w16du:dateUtc="2025-12-23T08:43:00Z">
        <w:del w:id="236" w:author="Han Xie CHAI (MAS)" w:date="2026-01-12T15:00:00Z" w16du:dateUtc="2026-01-12T07:00:00Z">
          <w:r w:rsidR="00C9460E">
            <w:rPr>
              <w:lang w:val="en-US"/>
            </w:rPr>
            <w:delText>date</w:delText>
          </w:r>
        </w:del>
      </w:ins>
      <w:ins w:id="237" w:author="Eugene CHEONG from.TOPPAN (MAS)" w:date="2025-12-23T16:44:00Z" w16du:dateUtc="2025-12-23T08:44:00Z">
        <w:del w:id="238" w:author="Han Xie CHAI (MAS)" w:date="2026-01-12T15:00:00Z" w16du:dateUtc="2026-01-12T07:00:00Z">
          <w:r w:rsidR="00C9460E">
            <w:rPr>
              <w:lang w:val="en-US"/>
            </w:rPr>
            <w:delText>d</w:delText>
          </w:r>
        </w:del>
      </w:ins>
      <w:ins w:id="239" w:author="Eugene CHEONG from.TOPPAN (MAS)" w:date="2025-12-23T16:43:00Z" w16du:dateUtc="2025-12-23T08:43:00Z">
        <w:del w:id="240" w:author="Han Xie CHAI (MAS)" w:date="2026-01-12T15:00:00Z" w16du:dateUtc="2026-01-12T07:00:00Z">
          <w:r w:rsidR="00C9460E">
            <w:rPr>
              <w:lang w:val="en-US"/>
            </w:rPr>
            <w:delText xml:space="preserve"> against </w:delText>
          </w:r>
        </w:del>
      </w:ins>
      <w:ins w:id="241" w:author="Eugene CHEONG from.TOPPAN (MAS)" w:date="2025-12-23T16:42:00Z" w16du:dateUtc="2025-12-23T08:42:00Z">
        <w:del w:id="242" w:author="Han Xie CHAI (MAS)" w:date="2026-01-12T15:00:00Z" w16du:dateUtc="2026-01-12T07:00:00Z">
          <w:r w:rsidR="00C9460E">
            <w:rPr>
              <w:i/>
              <w:iCs/>
              <w:lang w:val="en-US"/>
            </w:rPr>
            <w:delText>couponrates_sbond.txt</w:delText>
          </w:r>
        </w:del>
      </w:ins>
      <w:ins w:id="243" w:author="Eugene CHEONG from.TOPPAN (MAS)" w:date="2025-12-23T16:44:00Z" w16du:dateUtc="2025-12-23T08:44:00Z">
        <w:del w:id="244" w:author="Han Xie CHAI (MAS)" w:date="2026-01-12T15:00:00Z" w16du:dateUtc="2026-01-12T07:00:00Z">
          <w:r w:rsidR="00C9460E">
            <w:rPr>
              <w:lang w:val="en-US"/>
            </w:rPr>
            <w:delText xml:space="preserve"> again after the update and approval before the updated announcement can be published to the MAS website</w:delText>
          </w:r>
        </w:del>
      </w:ins>
      <w:del w:id="245" w:author="Han Xie CHAI (MAS)" w:date="2026-01-12T15:00:00Z" w16du:dateUtc="2026-01-12T07:00:00Z">
        <w:r w:rsidRPr="009F3006">
          <w:rPr>
            <w:lang w:val="en-US"/>
          </w:rPr>
          <w:delText>.</w:delText>
        </w:r>
        <w:commentRangeEnd w:id="219"/>
        <w:r w:rsidR="00543B89">
          <w:rPr>
            <w:rStyle w:val="CommentReference"/>
          </w:rPr>
          <w:commentReference w:id="219"/>
        </w:r>
        <w:commentRangeEnd w:id="220"/>
        <w:r w:rsidR="00452485">
          <w:rPr>
            <w:rStyle w:val="CommentReference"/>
          </w:rPr>
          <w:commentReference w:id="220"/>
        </w:r>
      </w:del>
    </w:p>
    <w:p w14:paraId="1DC7BFEB" w14:textId="77777777" w:rsidR="009F3006" w:rsidRDefault="009F3006" w:rsidP="009F3006">
      <w:pPr>
        <w:pStyle w:val="NumberedList"/>
        <w:numPr>
          <w:ilvl w:val="0"/>
          <w:numId w:val="0"/>
        </w:numPr>
        <w:rPr>
          <w:lang w:val="en-US"/>
        </w:rPr>
      </w:pPr>
    </w:p>
    <w:p w14:paraId="773700D0" w14:textId="65D703FA" w:rsidR="009F3006" w:rsidRDefault="009F3006" w:rsidP="009F3006">
      <w:pPr>
        <w:pStyle w:val="Heading2"/>
      </w:pPr>
      <w:bookmarkStart w:id="246" w:name="_Ref215583037"/>
      <w:bookmarkStart w:id="247" w:name="_Ref215583039"/>
      <w:bookmarkStart w:id="248" w:name="_Toc218068730"/>
      <w:r>
        <w:t>State Transition Diagram</w:t>
      </w:r>
      <w:bookmarkEnd w:id="246"/>
      <w:bookmarkEnd w:id="247"/>
      <w:bookmarkEnd w:id="248"/>
    </w:p>
    <w:p w14:paraId="773EAD94" w14:textId="02B37098" w:rsidR="009F3006" w:rsidRPr="009F3006" w:rsidRDefault="009F3006" w:rsidP="003F1708">
      <w:pPr>
        <w:rPr>
          <w:lang w:val="en-US"/>
        </w:rPr>
      </w:pPr>
      <w:r w:rsidRPr="009F3006">
        <w:rPr>
          <w:lang w:val="en-US"/>
        </w:rPr>
        <w:t xml:space="preserve">The </w:t>
      </w:r>
      <w:r>
        <w:rPr>
          <w:lang w:val="en-US"/>
        </w:rPr>
        <w:t>figure</w:t>
      </w:r>
      <w:r w:rsidRPr="009F3006">
        <w:rPr>
          <w:lang w:val="en-US"/>
        </w:rPr>
        <w:t xml:space="preserve"> below shows the possible </w:t>
      </w:r>
      <w:commentRangeStart w:id="249"/>
      <w:commentRangeStart w:id="250"/>
      <w:r w:rsidRPr="009F3006">
        <w:rPr>
          <w:lang w:val="en-US"/>
        </w:rPr>
        <w:t>status</w:t>
      </w:r>
      <w:commentRangeEnd w:id="249"/>
      <w:r w:rsidR="00B87F52">
        <w:rPr>
          <w:rStyle w:val="CommentReference"/>
        </w:rPr>
        <w:commentReference w:id="249"/>
      </w:r>
      <w:commentRangeEnd w:id="250"/>
      <w:r w:rsidR="009563C2">
        <w:rPr>
          <w:rStyle w:val="CommentReference"/>
        </w:rPr>
        <w:commentReference w:id="250"/>
      </w:r>
      <w:r w:rsidRPr="009F3006">
        <w:rPr>
          <w:lang w:val="en-US"/>
        </w:rPr>
        <w:t xml:space="preserve"> transitions</w:t>
      </w:r>
      <w:r>
        <w:rPr>
          <w:lang w:val="en-US"/>
        </w:rPr>
        <w:t xml:space="preserve"> that an </w:t>
      </w:r>
      <w:r w:rsidR="00D0435F">
        <w:rPr>
          <w:lang w:val="en-US"/>
        </w:rPr>
        <w:t>announcement</w:t>
      </w:r>
      <w:r>
        <w:rPr>
          <w:lang w:val="en-US"/>
        </w:rPr>
        <w:t xml:space="preserve"> may undergo</w:t>
      </w:r>
      <w:r w:rsidRPr="009F3006">
        <w:rPr>
          <w:lang w:val="en-US"/>
        </w:rPr>
        <w:t>, and the conditions required to trigger these transitions.</w:t>
      </w:r>
    </w:p>
    <w:p w14:paraId="4470372E" w14:textId="77777777" w:rsidR="005C4819" w:rsidRDefault="005C4819" w:rsidP="00D0435F">
      <w:pPr>
        <w:spacing w:before="0" w:after="0" w:line="240" w:lineRule="auto"/>
        <w:jc w:val="center"/>
        <w:rPr>
          <w:ins w:id="251" w:author="Eugene CHEONG from.TOPPAN (MAS)" w:date="2025-12-23T17:00:00Z" w16du:dateUtc="2025-12-23T09:00:00Z"/>
          <w:lang w:val="en-US"/>
        </w:rPr>
      </w:pPr>
    </w:p>
    <w:p w14:paraId="3A96083E" w14:textId="03334C79" w:rsidR="009F3006" w:rsidRDefault="00751116" w:rsidP="00D0435F">
      <w:pPr>
        <w:spacing w:before="0" w:after="0" w:line="240" w:lineRule="auto"/>
        <w:jc w:val="center"/>
        <w:rPr>
          <w:lang w:val="en-US"/>
        </w:rPr>
      </w:pPr>
      <w:r w:rsidRPr="00751116">
        <w:rPr>
          <w:noProof/>
        </w:rPr>
        <w:t xml:space="preserve"> </w:t>
      </w:r>
      <w:r w:rsidRPr="00751116">
        <w:rPr>
          <w:noProof/>
          <w:lang w:val="en-US"/>
        </w:rPr>
        <w:drawing>
          <wp:inline distT="0" distB="0" distL="0" distR="0" wp14:anchorId="0964B8C9" wp14:editId="18C1EFF5">
            <wp:extent cx="6858000" cy="3241040"/>
            <wp:effectExtent l="0" t="0" r="0" b="0"/>
            <wp:docPr id="106104431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44315" name="Picture 1" descr="A diagram of a company&#10;&#10;AI-generated content may be incorrect."/>
                    <pic:cNvPicPr/>
                  </pic:nvPicPr>
                  <pic:blipFill>
                    <a:blip r:embed="rId22"/>
                    <a:stretch>
                      <a:fillRect/>
                    </a:stretch>
                  </pic:blipFill>
                  <pic:spPr>
                    <a:xfrm>
                      <a:off x="0" y="0"/>
                      <a:ext cx="6858000" cy="3241040"/>
                    </a:xfrm>
                    <a:prstGeom prst="rect">
                      <a:avLst/>
                    </a:prstGeom>
                  </pic:spPr>
                </pic:pic>
              </a:graphicData>
            </a:graphic>
          </wp:inline>
        </w:drawing>
      </w:r>
      <w:commentRangeStart w:id="252"/>
      <w:commentRangeStart w:id="253"/>
      <w:commentRangeStart w:id="254"/>
      <w:commentRangeStart w:id="255"/>
      <w:commentRangeStart w:id="256"/>
      <w:commentRangeStart w:id="257"/>
      <w:commentRangeStart w:id="258"/>
      <w:commentRangeStart w:id="259"/>
      <w:commentRangeStart w:id="260"/>
      <w:del w:id="261" w:author="Eugene CHEONG from.TOPPAN (MAS)" w:date="2025-12-23T17:00:00Z" w16du:dateUtc="2025-12-23T09:00:00Z">
        <w:r w:rsidR="00454202" w:rsidDel="005C4819">
          <w:rPr>
            <w:noProof/>
          </w:rPr>
          <w:drawing>
            <wp:inline distT="0" distB="0" distL="0" distR="0" wp14:anchorId="6FD98BD2" wp14:editId="0460C73A">
              <wp:extent cx="6858000" cy="3392170"/>
              <wp:effectExtent l="0" t="0" r="0" b="0"/>
              <wp:docPr id="484251799" name="Picture 48425179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51799" name="Picture 1" descr="A diagram of a company&#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58000" cy="3392170"/>
                      </a:xfrm>
                      <a:prstGeom prst="rect">
                        <a:avLst/>
                      </a:prstGeom>
                      <a:noFill/>
                      <a:ln>
                        <a:noFill/>
                      </a:ln>
                    </pic:spPr>
                  </pic:pic>
                </a:graphicData>
              </a:graphic>
            </wp:inline>
          </w:drawing>
        </w:r>
      </w:del>
      <w:commentRangeEnd w:id="252"/>
      <w:commentRangeEnd w:id="254"/>
      <w:commentRangeEnd w:id="255"/>
      <w:commentRangeEnd w:id="256"/>
      <w:commentRangeEnd w:id="257"/>
      <w:r w:rsidR="00CF7588">
        <w:rPr>
          <w:rStyle w:val="CommentReference"/>
        </w:rPr>
        <w:commentReference w:id="252"/>
      </w:r>
      <w:commentRangeEnd w:id="253"/>
      <w:r w:rsidR="005C4819">
        <w:rPr>
          <w:rStyle w:val="CommentReference"/>
        </w:rPr>
        <w:commentReference w:id="253"/>
      </w:r>
      <w:r w:rsidR="00777543">
        <w:rPr>
          <w:rStyle w:val="CommentReference"/>
        </w:rPr>
        <w:commentReference w:id="254"/>
      </w:r>
      <w:r w:rsidR="00A953D9">
        <w:rPr>
          <w:rStyle w:val="CommentReference"/>
        </w:rPr>
        <w:commentReference w:id="255"/>
      </w:r>
      <w:r w:rsidR="00C24306">
        <w:rPr>
          <w:rStyle w:val="CommentReference"/>
        </w:rPr>
        <w:commentReference w:id="256"/>
      </w:r>
      <w:r w:rsidR="009F13AF">
        <w:rPr>
          <w:rStyle w:val="CommentReference"/>
        </w:rPr>
        <w:commentReference w:id="257"/>
      </w:r>
      <w:commentRangeEnd w:id="258"/>
      <w:r w:rsidR="00777543">
        <w:rPr>
          <w:rStyle w:val="CommentReference"/>
        </w:rPr>
        <w:commentReference w:id="258"/>
      </w:r>
      <w:commentRangeEnd w:id="259"/>
      <w:r w:rsidR="00EF7359">
        <w:rPr>
          <w:rStyle w:val="CommentReference"/>
        </w:rPr>
        <w:commentReference w:id="259"/>
      </w:r>
      <w:commentRangeEnd w:id="260"/>
      <w:r w:rsidR="00053BA6">
        <w:rPr>
          <w:rStyle w:val="CommentReference"/>
        </w:rPr>
        <w:commentReference w:id="260"/>
      </w:r>
    </w:p>
    <w:p w14:paraId="61B4423C" w14:textId="3DDCD60A" w:rsidR="009F3006" w:rsidRDefault="009F3006" w:rsidP="009F3006">
      <w:pPr>
        <w:pStyle w:val="Caption"/>
      </w:pPr>
      <w:r w:rsidRPr="00411560">
        <w:t xml:space="preserve">Figure </w:t>
      </w:r>
      <w:r w:rsidRPr="00411560">
        <w:fldChar w:fldCharType="begin"/>
      </w:r>
      <w:r w:rsidRPr="00411560">
        <w:instrText xml:space="preserve"> SEQ Figure \* ARABIC </w:instrText>
      </w:r>
      <w:r w:rsidRPr="00411560">
        <w:fldChar w:fldCharType="separate"/>
      </w:r>
      <w:r w:rsidR="008F7ED1">
        <w:rPr>
          <w:noProof/>
        </w:rPr>
        <w:t>3</w:t>
      </w:r>
      <w:r w:rsidRPr="00411560">
        <w:fldChar w:fldCharType="end"/>
      </w:r>
      <w:r>
        <w:t>:</w:t>
      </w:r>
      <w:r w:rsidRPr="00411560">
        <w:t xml:space="preserve"> </w:t>
      </w:r>
      <w:r>
        <w:t>State transition diagram</w:t>
      </w:r>
    </w:p>
    <w:p w14:paraId="7B540798" w14:textId="68FDFDA1" w:rsidR="009F3006" w:rsidRDefault="00D50758" w:rsidP="00D50758">
      <w:pPr>
        <w:pStyle w:val="Heading2"/>
      </w:pPr>
      <w:bookmarkStart w:id="262" w:name="_Toc218068731"/>
      <w:r>
        <w:t>Use Cases</w:t>
      </w:r>
      <w:bookmarkEnd w:id="262"/>
    </w:p>
    <w:p w14:paraId="2D4B82FF" w14:textId="37F88BE0" w:rsidR="00D50758" w:rsidRDefault="004839FA" w:rsidP="000E39F4">
      <w:pPr>
        <w:spacing w:before="0" w:after="0" w:line="240" w:lineRule="auto"/>
        <w:jc w:val="center"/>
        <w:rPr>
          <w:lang w:val="en-US"/>
        </w:rPr>
      </w:pPr>
      <w:commentRangeStart w:id="263"/>
      <w:commentRangeStart w:id="264"/>
      <w:commentRangeStart w:id="265"/>
      <w:commentRangeStart w:id="266"/>
      <w:r w:rsidRPr="004839FA">
        <w:rPr>
          <w:noProof/>
          <w:lang w:val="en-US"/>
        </w:rPr>
        <w:drawing>
          <wp:inline distT="0" distB="0" distL="0" distR="0" wp14:anchorId="551AEE2F" wp14:editId="2D7DF944">
            <wp:extent cx="5048509" cy="2908449"/>
            <wp:effectExtent l="0" t="0" r="0" b="6350"/>
            <wp:docPr id="1189327329" name="Picture 1189327329"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27329" name="Picture 1" descr="A diagram of a process&#10;&#10;AI-generated content may be incorrect."/>
                    <pic:cNvPicPr/>
                  </pic:nvPicPr>
                  <pic:blipFill>
                    <a:blip r:embed="rId24"/>
                    <a:stretch>
                      <a:fillRect/>
                    </a:stretch>
                  </pic:blipFill>
                  <pic:spPr>
                    <a:xfrm>
                      <a:off x="0" y="0"/>
                      <a:ext cx="5048509" cy="2908449"/>
                    </a:xfrm>
                    <a:prstGeom prst="rect">
                      <a:avLst/>
                    </a:prstGeom>
                  </pic:spPr>
                </pic:pic>
              </a:graphicData>
            </a:graphic>
          </wp:inline>
        </w:drawing>
      </w:r>
      <w:commentRangeEnd w:id="263"/>
      <w:r w:rsidR="00C97114">
        <w:rPr>
          <w:rStyle w:val="CommentReference"/>
        </w:rPr>
        <w:commentReference w:id="263"/>
      </w:r>
      <w:commentRangeEnd w:id="264"/>
      <w:r w:rsidR="00C12056">
        <w:rPr>
          <w:rStyle w:val="CommentReference"/>
        </w:rPr>
        <w:commentReference w:id="264"/>
      </w:r>
      <w:commentRangeEnd w:id="265"/>
      <w:r w:rsidR="00EF7359">
        <w:rPr>
          <w:rStyle w:val="CommentReference"/>
        </w:rPr>
        <w:commentReference w:id="265"/>
      </w:r>
      <w:commentRangeEnd w:id="266"/>
      <w:r w:rsidR="00566062">
        <w:rPr>
          <w:rStyle w:val="CommentReference"/>
        </w:rPr>
        <w:commentReference w:id="266"/>
      </w:r>
    </w:p>
    <w:p w14:paraId="36E16B36" w14:textId="3F031B03" w:rsidR="00D50758" w:rsidRDefault="00D50758" w:rsidP="00D50758">
      <w:pPr>
        <w:pStyle w:val="Caption"/>
      </w:pPr>
      <w:r w:rsidRPr="00411560">
        <w:t xml:space="preserve">Figure </w:t>
      </w:r>
      <w:r w:rsidRPr="00411560">
        <w:fldChar w:fldCharType="begin"/>
      </w:r>
      <w:r w:rsidRPr="00411560">
        <w:instrText xml:space="preserve"> SEQ Figure \* ARABIC </w:instrText>
      </w:r>
      <w:r w:rsidRPr="00411560">
        <w:fldChar w:fldCharType="separate"/>
      </w:r>
      <w:r w:rsidR="008F7ED1">
        <w:rPr>
          <w:noProof/>
        </w:rPr>
        <w:t>4</w:t>
      </w:r>
      <w:r w:rsidRPr="00411560">
        <w:fldChar w:fldCharType="end"/>
      </w:r>
      <w:r>
        <w:t>:</w:t>
      </w:r>
      <w:r w:rsidRPr="00411560">
        <w:t xml:space="preserve"> </w:t>
      </w:r>
      <w:r>
        <w:t>Use case diagram</w:t>
      </w:r>
    </w:p>
    <w:p w14:paraId="026CE4C4" w14:textId="316CF98F" w:rsidR="00D50758" w:rsidRDefault="00D50758" w:rsidP="003F1708">
      <w:pPr>
        <w:rPr>
          <w:lang w:val="en-US"/>
        </w:rPr>
      </w:pPr>
      <w:r>
        <w:rPr>
          <w:lang w:val="en-US"/>
        </w:rPr>
        <w:t>The use cases covered within this module are:</w:t>
      </w:r>
    </w:p>
    <w:p w14:paraId="722630BA" w14:textId="3C16ED6C" w:rsidR="00D50758" w:rsidRDefault="00737C4A" w:rsidP="00D50758">
      <w:pPr>
        <w:pStyle w:val="ListParagraph"/>
        <w:rPr>
          <w:lang w:val="en-US"/>
        </w:rPr>
      </w:pPr>
      <w:r>
        <w:rPr>
          <w:lang w:val="en-US"/>
        </w:rPr>
        <w:fldChar w:fldCharType="begin"/>
      </w:r>
      <w:r>
        <w:rPr>
          <w:lang w:val="en-US"/>
        </w:rPr>
        <w:instrText xml:space="preserve"> REF _Ref218009887 \r \h </w:instrText>
      </w:r>
      <w:r>
        <w:rPr>
          <w:lang w:val="en-US"/>
        </w:rPr>
      </w:r>
      <w:r>
        <w:rPr>
          <w:lang w:val="en-US"/>
        </w:rPr>
        <w:fldChar w:fldCharType="separate"/>
      </w:r>
      <w:r w:rsidR="008F7ED1">
        <w:rPr>
          <w:lang w:val="en-US"/>
        </w:rPr>
        <w:t>2.7</w:t>
      </w:r>
      <w:r>
        <w:rPr>
          <w:lang w:val="en-US"/>
        </w:rPr>
        <w:fldChar w:fldCharType="end"/>
      </w:r>
      <w:r>
        <w:rPr>
          <w:lang w:val="en-US"/>
        </w:rPr>
        <w:t xml:space="preserve"> </w:t>
      </w:r>
      <w:r>
        <w:rPr>
          <w:lang w:val="en-US"/>
        </w:rPr>
        <w:fldChar w:fldCharType="begin"/>
      </w:r>
      <w:r>
        <w:rPr>
          <w:lang w:val="en-US"/>
        </w:rPr>
        <w:instrText xml:space="preserve"> REF _Ref218009889 \h </w:instrText>
      </w:r>
      <w:r>
        <w:rPr>
          <w:lang w:val="en-US"/>
        </w:rPr>
      </w:r>
      <w:r>
        <w:rPr>
          <w:lang w:val="en-US"/>
        </w:rPr>
        <w:fldChar w:fldCharType="separate"/>
      </w:r>
      <w:r w:rsidR="008F7ED1">
        <w:t>View Announcement</w:t>
      </w:r>
      <w:r>
        <w:rPr>
          <w:lang w:val="en-US"/>
        </w:rPr>
        <w:fldChar w:fldCharType="end"/>
      </w:r>
    </w:p>
    <w:p w14:paraId="30B18CDD" w14:textId="4B65F290" w:rsidR="00D0435F" w:rsidRDefault="00737C4A" w:rsidP="00D50758">
      <w:pPr>
        <w:pStyle w:val="ListParagraph"/>
        <w:rPr>
          <w:lang w:val="en-US"/>
        </w:rPr>
      </w:pPr>
      <w:r>
        <w:rPr>
          <w:lang w:val="en-US"/>
        </w:rPr>
        <w:fldChar w:fldCharType="begin"/>
      </w:r>
      <w:r>
        <w:rPr>
          <w:lang w:val="en-US"/>
        </w:rPr>
        <w:instrText xml:space="preserve"> REF _Ref218009897 \r \h </w:instrText>
      </w:r>
      <w:r>
        <w:rPr>
          <w:lang w:val="en-US"/>
        </w:rPr>
      </w:r>
      <w:r>
        <w:rPr>
          <w:lang w:val="en-US"/>
        </w:rPr>
        <w:fldChar w:fldCharType="separate"/>
      </w:r>
      <w:r w:rsidR="008F7ED1">
        <w:rPr>
          <w:lang w:val="en-US"/>
        </w:rPr>
        <w:t>2.8</w:t>
      </w:r>
      <w:r>
        <w:rPr>
          <w:lang w:val="en-US"/>
        </w:rPr>
        <w:fldChar w:fldCharType="end"/>
      </w:r>
      <w:r>
        <w:rPr>
          <w:lang w:val="en-US"/>
        </w:rPr>
        <w:t xml:space="preserve"> </w:t>
      </w:r>
      <w:r>
        <w:rPr>
          <w:lang w:val="en-US"/>
        </w:rPr>
        <w:fldChar w:fldCharType="begin"/>
      </w:r>
      <w:r>
        <w:rPr>
          <w:lang w:val="en-US"/>
        </w:rPr>
        <w:instrText xml:space="preserve"> REF _Ref218009899 \h </w:instrText>
      </w:r>
      <w:r>
        <w:rPr>
          <w:lang w:val="en-US"/>
        </w:rPr>
      </w:r>
      <w:r>
        <w:rPr>
          <w:lang w:val="en-US"/>
        </w:rPr>
        <w:fldChar w:fldCharType="separate"/>
      </w:r>
      <w:r w:rsidR="008F7ED1" w:rsidRPr="00076145">
        <w:t>Update Announcements</w:t>
      </w:r>
      <w:r>
        <w:rPr>
          <w:lang w:val="en-US"/>
        </w:rPr>
        <w:fldChar w:fldCharType="end"/>
      </w:r>
    </w:p>
    <w:p w14:paraId="28D34463" w14:textId="129C1516" w:rsidR="00D0435F" w:rsidRDefault="00737C4A" w:rsidP="00D50758">
      <w:pPr>
        <w:pStyle w:val="ListParagraph"/>
        <w:rPr>
          <w:lang w:val="en-US"/>
        </w:rPr>
      </w:pPr>
      <w:r>
        <w:rPr>
          <w:lang w:val="en-US"/>
        </w:rPr>
        <w:fldChar w:fldCharType="begin"/>
      </w:r>
      <w:r>
        <w:rPr>
          <w:lang w:val="en-US"/>
        </w:rPr>
        <w:instrText xml:space="preserve"> REF _Ref218009989 \r \h </w:instrText>
      </w:r>
      <w:r>
        <w:rPr>
          <w:lang w:val="en-US"/>
        </w:rPr>
      </w:r>
      <w:r>
        <w:rPr>
          <w:lang w:val="en-US"/>
        </w:rPr>
        <w:fldChar w:fldCharType="separate"/>
      </w:r>
      <w:r w:rsidR="008F7ED1">
        <w:rPr>
          <w:lang w:val="en-US"/>
        </w:rPr>
        <w:t>2.9</w:t>
      </w:r>
      <w:r>
        <w:rPr>
          <w:lang w:val="en-US"/>
        </w:rPr>
        <w:fldChar w:fldCharType="end"/>
      </w:r>
      <w:r>
        <w:rPr>
          <w:lang w:val="en-US"/>
        </w:rPr>
        <w:t xml:space="preserve"> </w:t>
      </w:r>
      <w:r>
        <w:rPr>
          <w:lang w:val="en-US"/>
        </w:rPr>
        <w:fldChar w:fldCharType="begin"/>
      </w:r>
      <w:r>
        <w:rPr>
          <w:lang w:val="en-US"/>
        </w:rPr>
        <w:instrText xml:space="preserve"> REF _Ref218009992 \h </w:instrText>
      </w:r>
      <w:r>
        <w:rPr>
          <w:lang w:val="en-US"/>
        </w:rPr>
      </w:r>
      <w:r>
        <w:rPr>
          <w:lang w:val="en-US"/>
        </w:rPr>
        <w:fldChar w:fldCharType="separate"/>
      </w:r>
      <w:r w:rsidR="008F7ED1">
        <w:t>Withdraw Announcement Approval Request</w:t>
      </w:r>
      <w:r>
        <w:rPr>
          <w:lang w:val="en-US"/>
        </w:rPr>
        <w:fldChar w:fldCharType="end"/>
      </w:r>
    </w:p>
    <w:p w14:paraId="4EF01C4F" w14:textId="6086447A" w:rsidR="00D0435F" w:rsidRDefault="00737C4A" w:rsidP="00D50758">
      <w:pPr>
        <w:pStyle w:val="ListParagraph"/>
        <w:rPr>
          <w:lang w:val="en-US"/>
        </w:rPr>
      </w:pPr>
      <w:r>
        <w:rPr>
          <w:lang w:val="en-US"/>
        </w:rPr>
        <w:fldChar w:fldCharType="begin"/>
      </w:r>
      <w:r>
        <w:rPr>
          <w:lang w:val="en-US"/>
        </w:rPr>
        <w:instrText xml:space="preserve"> REF _Ref218010007 \r \h </w:instrText>
      </w:r>
      <w:r>
        <w:rPr>
          <w:lang w:val="en-US"/>
        </w:rPr>
      </w:r>
      <w:r>
        <w:rPr>
          <w:lang w:val="en-US"/>
        </w:rPr>
        <w:fldChar w:fldCharType="separate"/>
      </w:r>
      <w:r w:rsidR="008F7ED1">
        <w:rPr>
          <w:lang w:val="en-US"/>
        </w:rPr>
        <w:t>2.10</w:t>
      </w:r>
      <w:r>
        <w:rPr>
          <w:lang w:val="en-US"/>
        </w:rPr>
        <w:fldChar w:fldCharType="end"/>
      </w:r>
      <w:r>
        <w:rPr>
          <w:lang w:val="en-US"/>
        </w:rPr>
        <w:t xml:space="preserve"> </w:t>
      </w:r>
      <w:r>
        <w:rPr>
          <w:lang w:val="en-US"/>
        </w:rPr>
        <w:fldChar w:fldCharType="begin"/>
      </w:r>
      <w:r>
        <w:rPr>
          <w:lang w:val="en-US"/>
        </w:rPr>
        <w:instrText xml:space="preserve"> REF _Ref218010007 \h </w:instrText>
      </w:r>
      <w:r>
        <w:rPr>
          <w:lang w:val="en-US"/>
        </w:rPr>
      </w:r>
      <w:r>
        <w:rPr>
          <w:lang w:val="en-US"/>
        </w:rPr>
        <w:fldChar w:fldCharType="separate"/>
      </w:r>
      <w:r w:rsidR="008F7ED1">
        <w:t>Approve/Reject Announcement/Unpublish Announcement</w:t>
      </w:r>
      <w:r>
        <w:rPr>
          <w:lang w:val="en-US"/>
        </w:rPr>
        <w:fldChar w:fldCharType="end"/>
      </w:r>
    </w:p>
    <w:p w14:paraId="2F0CA155" w14:textId="390A834F" w:rsidR="003C1BFD" w:rsidRDefault="00737C4A" w:rsidP="00D50758">
      <w:pPr>
        <w:pStyle w:val="ListParagraph"/>
        <w:rPr>
          <w:lang w:val="en-US"/>
        </w:rPr>
      </w:pPr>
      <w:r>
        <w:rPr>
          <w:lang w:val="en-US"/>
        </w:rPr>
        <w:fldChar w:fldCharType="begin"/>
      </w:r>
      <w:r>
        <w:rPr>
          <w:lang w:val="en-US"/>
        </w:rPr>
        <w:instrText xml:space="preserve"> REF _Ref218010026 \r \h </w:instrText>
      </w:r>
      <w:r>
        <w:rPr>
          <w:lang w:val="en-US"/>
        </w:rPr>
      </w:r>
      <w:r>
        <w:rPr>
          <w:lang w:val="en-US"/>
        </w:rPr>
        <w:fldChar w:fldCharType="separate"/>
      </w:r>
      <w:r w:rsidR="008F7ED1">
        <w:rPr>
          <w:lang w:val="en-US"/>
        </w:rPr>
        <w:t>2.11</w:t>
      </w:r>
      <w:r>
        <w:rPr>
          <w:lang w:val="en-US"/>
        </w:rPr>
        <w:fldChar w:fldCharType="end"/>
      </w:r>
      <w:r>
        <w:rPr>
          <w:lang w:val="en-US"/>
        </w:rPr>
        <w:t xml:space="preserve"> </w:t>
      </w:r>
      <w:r>
        <w:rPr>
          <w:lang w:val="en-US"/>
        </w:rPr>
        <w:fldChar w:fldCharType="begin"/>
      </w:r>
      <w:r>
        <w:rPr>
          <w:lang w:val="en-US"/>
        </w:rPr>
        <w:instrText xml:space="preserve"> REF _Ref218010028 \h </w:instrText>
      </w:r>
      <w:r>
        <w:rPr>
          <w:lang w:val="en-US"/>
        </w:rPr>
      </w:r>
      <w:r>
        <w:rPr>
          <w:lang w:val="en-US"/>
        </w:rPr>
        <w:fldChar w:fldCharType="separate"/>
      </w:r>
      <w:r w:rsidR="008F7ED1">
        <w:t>Unpublish Announcement</w:t>
      </w:r>
      <w:r>
        <w:rPr>
          <w:lang w:val="en-US"/>
        </w:rPr>
        <w:fldChar w:fldCharType="end"/>
      </w:r>
    </w:p>
    <w:p w14:paraId="5EC578FA" w14:textId="2E470B6E" w:rsidR="00D0435F" w:rsidRDefault="00737C4A" w:rsidP="00D50758">
      <w:pPr>
        <w:pStyle w:val="ListParagraph"/>
        <w:rPr>
          <w:lang w:val="en-US"/>
        </w:rPr>
      </w:pPr>
      <w:r>
        <w:rPr>
          <w:lang w:val="en-US"/>
        </w:rPr>
        <w:fldChar w:fldCharType="begin"/>
      </w:r>
      <w:r>
        <w:rPr>
          <w:lang w:val="en-US"/>
        </w:rPr>
        <w:instrText xml:space="preserve"> REF _Ref218010048 \r \h </w:instrText>
      </w:r>
      <w:r>
        <w:rPr>
          <w:lang w:val="en-US"/>
        </w:rPr>
      </w:r>
      <w:r>
        <w:rPr>
          <w:lang w:val="en-US"/>
        </w:rPr>
        <w:fldChar w:fldCharType="separate"/>
      </w:r>
      <w:r w:rsidR="008F7ED1">
        <w:rPr>
          <w:lang w:val="en-US"/>
        </w:rPr>
        <w:t>2.12</w:t>
      </w:r>
      <w:r>
        <w:rPr>
          <w:lang w:val="en-US"/>
        </w:rPr>
        <w:fldChar w:fldCharType="end"/>
      </w:r>
      <w:r>
        <w:rPr>
          <w:lang w:val="en-US"/>
        </w:rPr>
        <w:t xml:space="preserve"> </w:t>
      </w:r>
      <w:r>
        <w:rPr>
          <w:lang w:val="en-US"/>
        </w:rPr>
        <w:fldChar w:fldCharType="begin"/>
      </w:r>
      <w:r>
        <w:rPr>
          <w:lang w:val="en-US"/>
        </w:rPr>
        <w:instrText xml:space="preserve"> REF _Ref218010050 \h </w:instrText>
      </w:r>
      <w:r>
        <w:rPr>
          <w:lang w:val="en-US"/>
        </w:rPr>
      </w:r>
      <w:r>
        <w:rPr>
          <w:lang w:val="en-US"/>
        </w:rPr>
        <w:fldChar w:fldCharType="separate"/>
      </w:r>
      <w:r w:rsidR="008F7ED1">
        <w:t>Override MEPS+ Validation Error</w:t>
      </w:r>
      <w:r>
        <w:rPr>
          <w:lang w:val="en-US"/>
        </w:rPr>
        <w:fldChar w:fldCharType="end"/>
      </w:r>
    </w:p>
    <w:p w14:paraId="123C2490" w14:textId="4B3D5114" w:rsidR="00D0435F" w:rsidRPr="00D0435F" w:rsidRDefault="00737C4A" w:rsidP="00D0435F">
      <w:pPr>
        <w:pStyle w:val="ListParagraph"/>
        <w:rPr>
          <w:lang w:val="en-US"/>
        </w:rPr>
      </w:pPr>
      <w:r>
        <w:rPr>
          <w:lang w:val="en-US"/>
        </w:rPr>
        <w:fldChar w:fldCharType="begin"/>
      </w:r>
      <w:r>
        <w:rPr>
          <w:lang w:val="en-US"/>
        </w:rPr>
        <w:instrText xml:space="preserve"> REF _Ref218010058 \r \h </w:instrText>
      </w:r>
      <w:r>
        <w:rPr>
          <w:lang w:val="en-US"/>
        </w:rPr>
      </w:r>
      <w:r>
        <w:rPr>
          <w:lang w:val="en-US"/>
        </w:rPr>
        <w:fldChar w:fldCharType="separate"/>
      </w:r>
      <w:r w:rsidR="008F7ED1">
        <w:rPr>
          <w:lang w:val="en-US"/>
        </w:rPr>
        <w:t>2.13</w:t>
      </w:r>
      <w:r>
        <w:rPr>
          <w:lang w:val="en-US"/>
        </w:rPr>
        <w:fldChar w:fldCharType="end"/>
      </w:r>
      <w:r>
        <w:rPr>
          <w:lang w:val="en-US"/>
        </w:rPr>
        <w:t xml:space="preserve"> </w:t>
      </w:r>
      <w:r>
        <w:rPr>
          <w:lang w:val="en-US"/>
        </w:rPr>
        <w:fldChar w:fldCharType="begin"/>
      </w:r>
      <w:r>
        <w:rPr>
          <w:lang w:val="en-US"/>
        </w:rPr>
        <w:instrText xml:space="preserve"> REF _Ref218010060 \h </w:instrText>
      </w:r>
      <w:r>
        <w:rPr>
          <w:lang w:val="en-US"/>
        </w:rPr>
      </w:r>
      <w:r>
        <w:rPr>
          <w:lang w:val="en-US"/>
        </w:rPr>
        <w:fldChar w:fldCharType="separate"/>
      </w:r>
      <w:r w:rsidR="008F7ED1">
        <w:t>Preview PDF</w:t>
      </w:r>
      <w:r>
        <w:rPr>
          <w:lang w:val="en-US"/>
        </w:rPr>
        <w:fldChar w:fldCharType="end"/>
      </w:r>
    </w:p>
    <w:p w14:paraId="6CC8E20B" w14:textId="7C640D02" w:rsidR="00D50758" w:rsidRDefault="00D50758" w:rsidP="00D50758">
      <w:pPr>
        <w:pStyle w:val="Heading2"/>
      </w:pPr>
      <w:bookmarkStart w:id="267" w:name="_Ref215561721"/>
      <w:bookmarkStart w:id="268" w:name="_Ref215561724"/>
      <w:bookmarkStart w:id="269" w:name="_Ref218009887"/>
      <w:bookmarkStart w:id="270" w:name="_Ref218009889"/>
      <w:bookmarkStart w:id="271" w:name="_Toc218068732"/>
      <w:r>
        <w:t xml:space="preserve">View </w:t>
      </w:r>
      <w:bookmarkEnd w:id="267"/>
      <w:bookmarkEnd w:id="268"/>
      <w:r w:rsidR="00D0435F">
        <w:t>Announcement</w:t>
      </w:r>
      <w:bookmarkEnd w:id="269"/>
      <w:bookmarkEnd w:id="270"/>
      <w:bookmarkEnd w:id="271"/>
    </w:p>
    <w:p w14:paraId="244970E1" w14:textId="44903D1B" w:rsidR="00D50758" w:rsidRPr="00D50758" w:rsidRDefault="00D50758" w:rsidP="00D50758">
      <w:pPr>
        <w:pStyle w:val="Heading3"/>
      </w:pPr>
      <w:bookmarkStart w:id="272" w:name="_Toc218068733"/>
      <w:r>
        <w:t>Description</w:t>
      </w:r>
      <w:bookmarkEnd w:id="272"/>
    </w:p>
    <w:p w14:paraId="17313BB0" w14:textId="03B093AC" w:rsidR="00D50758" w:rsidRDefault="00D50758" w:rsidP="003F1708">
      <w:pPr>
        <w:rPr>
          <w:lang w:val="en-US"/>
        </w:rPr>
      </w:pPr>
      <w:r w:rsidRPr="00D50758">
        <w:rPr>
          <w:lang w:val="en-US"/>
        </w:rPr>
        <w:t xml:space="preserve">This use case enables users to view and filter </w:t>
      </w:r>
      <w:r w:rsidR="00D0435F">
        <w:rPr>
          <w:lang w:val="en-US"/>
        </w:rPr>
        <w:t>announcements</w:t>
      </w:r>
      <w:r w:rsidRPr="00D50758">
        <w:rPr>
          <w:lang w:val="en-US"/>
        </w:rPr>
        <w:t>.</w:t>
      </w:r>
      <w:r w:rsidR="0031290C">
        <w:rPr>
          <w:lang w:val="en-US"/>
        </w:rPr>
        <w:t xml:space="preserve"> </w:t>
      </w:r>
    </w:p>
    <w:p w14:paraId="759E6BFB" w14:textId="2347A722" w:rsidR="00D50758" w:rsidRDefault="00D50758" w:rsidP="00D50758">
      <w:pPr>
        <w:pStyle w:val="Heading3"/>
      </w:pPr>
      <w:bookmarkStart w:id="273" w:name="_Toc218068734"/>
      <w:r>
        <w:t>Preconditions</w:t>
      </w:r>
      <w:bookmarkEnd w:id="273"/>
    </w:p>
    <w:p w14:paraId="1611E09B" w14:textId="72CEE9B0" w:rsidR="00D50758" w:rsidRDefault="00D50758" w:rsidP="00D50758">
      <w:pPr>
        <w:pStyle w:val="ListParagraph"/>
      </w:pPr>
      <w:r>
        <w:t>User logs in to the Intranet Portal.</w:t>
      </w:r>
    </w:p>
    <w:p w14:paraId="2441DD54" w14:textId="0394A9EC" w:rsidR="00D50758" w:rsidRDefault="00D50758" w:rsidP="00D50758">
      <w:pPr>
        <w:pStyle w:val="ListParagraph"/>
      </w:pPr>
      <w:r>
        <w:t xml:space="preserve">User accesses the </w:t>
      </w:r>
      <w:r w:rsidR="00D0435F">
        <w:t>Announcement</w:t>
      </w:r>
      <w:r>
        <w:t xml:space="preserve"> Listing </w:t>
      </w:r>
      <w:r w:rsidR="00D0435F">
        <w:t>P</w:t>
      </w:r>
      <w:r>
        <w:t>age.</w:t>
      </w:r>
    </w:p>
    <w:p w14:paraId="7C7FE3AB" w14:textId="36440C76" w:rsidR="00D50758" w:rsidRDefault="00D50758" w:rsidP="00D50758">
      <w:pPr>
        <w:pStyle w:val="Heading3"/>
      </w:pPr>
      <w:bookmarkStart w:id="274" w:name="_Toc218068735"/>
      <w:r>
        <w:t>Business Requirements</w:t>
      </w:r>
      <w:bookmarkEnd w:id="274"/>
    </w:p>
    <w:p w14:paraId="514E1A52" w14:textId="68FEB357" w:rsidR="00D50758" w:rsidRPr="0068320A" w:rsidRDefault="00D50758" w:rsidP="0068320A">
      <w:pPr>
        <w:pStyle w:val="ListParagraph"/>
        <w:rPr>
          <w:b/>
          <w:bCs/>
        </w:rPr>
      </w:pPr>
      <w:r w:rsidRPr="0068320A">
        <w:rPr>
          <w:b/>
          <w:bCs/>
        </w:rPr>
        <w:t xml:space="preserve">Role-based Access Control: </w:t>
      </w:r>
    </w:p>
    <w:p w14:paraId="3C5497BA" w14:textId="1B49395E" w:rsidR="00D50758" w:rsidRDefault="00D0435F" w:rsidP="0025161F">
      <w:pPr>
        <w:pStyle w:val="ListParagraph"/>
        <w:numPr>
          <w:ilvl w:val="1"/>
          <w:numId w:val="2"/>
        </w:numPr>
        <w:ind w:left="1276" w:hanging="425"/>
      </w:pPr>
      <w:r>
        <w:t xml:space="preserve">Announcement </w:t>
      </w:r>
      <w:r w:rsidR="00D50758">
        <w:t>Maker</w:t>
      </w:r>
    </w:p>
    <w:p w14:paraId="563D7F4D" w14:textId="065440E2" w:rsidR="00A07787" w:rsidRDefault="00D0435F" w:rsidP="0025161F">
      <w:pPr>
        <w:pStyle w:val="ListParagraph"/>
        <w:numPr>
          <w:ilvl w:val="1"/>
          <w:numId w:val="2"/>
        </w:numPr>
        <w:ind w:left="1276" w:hanging="425"/>
      </w:pPr>
      <w:r>
        <w:t xml:space="preserve">Announcement </w:t>
      </w:r>
      <w:r w:rsidR="00D50758">
        <w:t>Checker</w:t>
      </w:r>
    </w:p>
    <w:p w14:paraId="2A6ED2E8" w14:textId="500ADBBB" w:rsidR="0072387B" w:rsidRPr="00970968" w:rsidRDefault="00D0435F" w:rsidP="0025161F">
      <w:pPr>
        <w:pStyle w:val="ListParagraph"/>
        <w:numPr>
          <w:ilvl w:val="1"/>
          <w:numId w:val="2"/>
        </w:numPr>
        <w:ind w:left="1276" w:hanging="425"/>
        <w:rPr>
          <w:ins w:id="275" w:author="Eugene CHEONG from.TOPPAN (MAS)" w:date="2025-12-26T11:41:00Z" w16du:dateUtc="2025-12-26T03:41:00Z"/>
          <w:b/>
          <w:bCs/>
        </w:rPr>
      </w:pPr>
      <w:r>
        <w:t xml:space="preserve">Announcement </w:t>
      </w:r>
      <w:r w:rsidR="00D50758">
        <w:t>Viewer</w:t>
      </w:r>
    </w:p>
    <w:p w14:paraId="2E4C6B30" w14:textId="5D35E986" w:rsidR="00132D67" w:rsidRPr="0072387B" w:rsidRDefault="00132D67" w:rsidP="00970968">
      <w:pPr>
        <w:pStyle w:val="ListParagraph"/>
      </w:pPr>
      <w:ins w:id="276" w:author="Eugene CHEONG from.TOPPAN (MAS)" w:date="2025-12-26T11:41:00Z" w16du:dateUtc="2025-12-26T03:41:00Z">
        <w:r w:rsidRPr="00970968">
          <w:rPr>
            <w:b/>
            <w:bCs/>
          </w:rPr>
          <w:t xml:space="preserve">Pre-population of Data from Issuance </w:t>
        </w:r>
      </w:ins>
      <w:ins w:id="277" w:author="Eugene CHEONG from.TOPPAN (MAS)" w:date="2025-12-26T11:42:00Z" w16du:dateUtc="2025-12-26T03:42:00Z">
        <w:r w:rsidRPr="00970968">
          <w:rPr>
            <w:b/>
            <w:bCs/>
          </w:rPr>
          <w:t>Calendar</w:t>
        </w:r>
        <w:r>
          <w:t xml:space="preserve">: If the status of the announcement is “New”, the details </w:t>
        </w:r>
        <w:del w:id="278" w:author="Han Xie CHAI (MAS)" w:date="2026-01-09T16:47:00Z" w16du:dateUtc="2026-01-09T08:47:00Z">
          <w:r w:rsidDel="00722D2B">
            <w:delText xml:space="preserve">of the record </w:delText>
          </w:r>
        </w:del>
        <w:r>
          <w:t>in the Announcement Listing Page</w:t>
        </w:r>
      </w:ins>
      <w:ins w:id="279" w:author="Han Xie CHAI (MAS)" w:date="2026-01-09T16:46:00Z" w16du:dateUtc="2026-01-09T08:46:00Z">
        <w:r w:rsidR="00722D2B">
          <w:t xml:space="preserve"> and the Security </w:t>
        </w:r>
      </w:ins>
      <w:ins w:id="280" w:author="Han Xie CHAI (MAS)" w:date="2026-01-12T15:22:00Z" w16du:dateUtc="2026-01-12T07:22:00Z">
        <w:r w:rsidR="00F4175C">
          <w:t>I</w:t>
        </w:r>
      </w:ins>
      <w:ins w:id="281" w:author="Han Xie CHAI (MAS)" w:date="2026-01-09T16:46:00Z" w16du:dateUtc="2026-01-09T08:46:00Z">
        <w:r w:rsidR="00722D2B">
          <w:t>nformation section of the Announcement Details Page</w:t>
        </w:r>
      </w:ins>
      <w:ins w:id="282" w:author="Eugene CHEONG from.TOPPAN (MAS)" w:date="2025-12-26T11:42:00Z" w16du:dateUtc="2025-12-26T03:42:00Z">
        <w:r>
          <w:t xml:space="preserve"> </w:t>
        </w:r>
      </w:ins>
      <w:ins w:id="283" w:author="Eugene CHEONG from.TOPPAN (MAS)" w:date="2025-12-31T09:14:00Z" w16du:dateUtc="2025-12-31T01:14:00Z">
        <w:del w:id="284" w:author="Han Xie CHAI (MAS)" w:date="2026-01-09T16:43:00Z" w16du:dateUtc="2026-01-09T08:43:00Z">
          <w:r w:rsidR="00BA583B" w:rsidDel="00722D2B">
            <w:delText>will be</w:delText>
          </w:r>
        </w:del>
      </w:ins>
      <w:ins w:id="285" w:author="Han Xie CHAI (MAS)" w:date="2026-01-09T16:43:00Z" w16du:dateUtc="2026-01-09T08:43:00Z">
        <w:r w:rsidR="00722D2B">
          <w:t>are</w:t>
        </w:r>
      </w:ins>
      <w:ins w:id="286" w:author="Eugene CHEONG from.TOPPAN (MAS)" w:date="2025-12-31T09:14:00Z" w16du:dateUtc="2025-12-31T01:14:00Z">
        <w:r w:rsidR="00BA583B">
          <w:t xml:space="preserve"> pre-populated from the latest approved issuance calendar</w:t>
        </w:r>
      </w:ins>
      <w:ins w:id="287" w:author="Han Xie CHAI (MAS)" w:date="2026-01-09T16:44:00Z" w16du:dateUtc="2026-01-09T08:44:00Z">
        <w:r w:rsidR="00722D2B">
          <w:t xml:space="preserve"> (i</w:t>
        </w:r>
      </w:ins>
      <w:ins w:id="288" w:author="Han Xie CHAI (MAS)" w:date="2026-01-09T16:45:00Z" w16du:dateUtc="2026-01-09T08:45:00Z">
        <w:r w:rsidR="00722D2B">
          <w:t xml:space="preserve">.e., </w:t>
        </w:r>
      </w:ins>
      <w:ins w:id="289" w:author="Han Xie CHAI (MAS)" w:date="2026-01-09T16:46:00Z" w16du:dateUtc="2026-01-09T08:46:00Z">
        <w:r w:rsidR="00722D2B">
          <w:t>any updates to the calendar will be reflected</w:t>
        </w:r>
      </w:ins>
      <w:ins w:id="290" w:author="Han Xie CHAI (MAS)" w:date="2026-01-12T15:23:00Z" w16du:dateUtc="2026-01-12T07:23:00Z">
        <w:r w:rsidR="00F4175C">
          <w:t xml:space="preserve"> in real-time</w:t>
        </w:r>
      </w:ins>
      <w:ins w:id="291" w:author="Han Xie CHAI (MAS)" w:date="2026-01-09T16:45:00Z" w16du:dateUtc="2026-01-09T08:45:00Z">
        <w:r w:rsidR="00722D2B">
          <w:t>)</w:t>
        </w:r>
      </w:ins>
      <w:ins w:id="292" w:author="Han Xie CHAI (MAS)" w:date="2026-01-09T16:48:00Z" w16du:dateUtc="2026-01-09T08:48:00Z">
        <w:r w:rsidR="00722D2B">
          <w:t>, and</w:t>
        </w:r>
      </w:ins>
      <w:ins w:id="293" w:author="Eugene CHEONG from.TOPPAN (MAS)" w:date="2025-12-31T09:14:00Z" w16du:dateUtc="2025-12-31T01:14:00Z">
        <w:del w:id="294" w:author="Akila BALAKRISHNAN from.OPTIMUM (MAS)" w:date="2025-12-31T12:13:00Z" w16du:dateUtc="2025-12-31T04:13:00Z">
          <w:r w:rsidR="00BA583B" w:rsidDel="003E1F1D">
            <w:delText xml:space="preserve"> </w:delText>
          </w:r>
        </w:del>
      </w:ins>
      <w:ins w:id="295" w:author="Eugene CHEONG from.TOPPAN (MAS)" w:date="2025-12-31T09:15:00Z" w16du:dateUtc="2025-12-31T01:15:00Z">
        <w:del w:id="296" w:author="Han Xie CHAI (MAS)" w:date="2026-01-09T16:47:00Z" w16du:dateUtc="2026-01-09T08:47:00Z">
          <w:r w:rsidR="00BA583B" w:rsidDel="00722D2B">
            <w:delText xml:space="preserve">, </w:delText>
          </w:r>
        </w:del>
      </w:ins>
      <w:ins w:id="297" w:author="Eugene CHEONG from.TOPPAN (MAS)" w:date="2025-12-26T11:45:00Z" w16du:dateUtc="2025-12-26T03:45:00Z">
        <w:del w:id="298" w:author="Han Xie CHAI (MAS)" w:date="2026-01-09T16:47:00Z" w16du:dateUtc="2026-01-09T08:47:00Z">
          <w:r w:rsidDel="00722D2B">
            <w:delText>except for</w:delText>
          </w:r>
        </w:del>
        <w:del w:id="299" w:author="Han Xie CHAI (MAS)" w:date="2026-01-09T16:48:00Z" w16du:dateUtc="2026-01-09T08:48:00Z">
          <w:r w:rsidDel="00722D2B">
            <w:delText xml:space="preserve"> </w:delText>
          </w:r>
        </w:del>
      </w:ins>
      <w:ins w:id="300" w:author="Han Xie CHAI (MAS)" w:date="2026-01-09T16:48:00Z" w16du:dateUtc="2026-01-09T08:48:00Z">
        <w:r w:rsidR="00722D2B">
          <w:t xml:space="preserve"> </w:t>
        </w:r>
      </w:ins>
      <w:ins w:id="301" w:author="Eugene CHEONG from.TOPPAN (MAS)" w:date="2025-12-26T11:45:00Z" w16du:dateUtc="2025-12-26T03:45:00Z">
        <w:r>
          <w:t xml:space="preserve">the </w:t>
        </w:r>
        <w:commentRangeStart w:id="302"/>
        <w:r>
          <w:t>Last</w:t>
        </w:r>
      </w:ins>
      <w:ins w:id="303" w:author="Eugene CHEONG from.TOPPAN (MAS)" w:date="2025-12-26T11:46:00Z" w16du:dateUtc="2025-12-26T03:46:00Z">
        <w:r>
          <w:t xml:space="preserve"> </w:t>
        </w:r>
        <w:del w:id="304" w:author="Jasmine WL TEO (MAS)" w:date="2026-01-12T16:12:00Z" w16du:dateUtc="2026-01-12T08:12:00Z">
          <w:r w:rsidR="00031A74" w:rsidDel="00240EBD">
            <w:delText>modified</w:delText>
          </w:r>
        </w:del>
      </w:ins>
      <w:ins w:id="305" w:author="Jasmine WL TEO (MAS)" w:date="2026-01-12T16:12:00Z" w16du:dateUtc="2026-01-12T08:12:00Z">
        <w:r w:rsidR="00240EBD">
          <w:t>action</w:t>
        </w:r>
      </w:ins>
      <w:ins w:id="306" w:author="Eugene CHEONG from.TOPPAN (MAS)" w:date="2025-12-26T11:46:00Z" w16du:dateUtc="2025-12-26T03:46:00Z">
        <w:r w:rsidR="00031A74">
          <w:t xml:space="preserve"> by and Last </w:t>
        </w:r>
      </w:ins>
      <w:ins w:id="307" w:author="Jasmine WL TEO (MAS)" w:date="2026-01-12T16:12:00Z" w16du:dateUtc="2026-01-12T08:12:00Z">
        <w:r w:rsidR="00240EBD">
          <w:t>action</w:t>
        </w:r>
      </w:ins>
      <w:ins w:id="308" w:author="Eugene CHEONG from.TOPPAN (MAS)" w:date="2025-12-26T11:46:00Z" w16du:dateUtc="2025-12-26T03:46:00Z">
        <w:del w:id="309" w:author="Jasmine WL TEO (MAS)" w:date="2026-01-12T16:12:00Z" w16du:dateUtc="2026-01-12T08:12:00Z">
          <w:r w:rsidR="00031A74" w:rsidDel="00240EBD">
            <w:delText>modified</w:delText>
          </w:r>
        </w:del>
        <w:r w:rsidR="00031A74">
          <w:t xml:space="preserve"> </w:t>
        </w:r>
        <w:del w:id="310" w:author="Jasmine WL TEO (MAS)" w:date="2026-01-12T16:13:00Z" w16du:dateUtc="2026-01-12T08:13:00Z">
          <w:r w:rsidR="00031A74" w:rsidDel="00240EBD">
            <w:delText>date/time</w:delText>
          </w:r>
        </w:del>
      </w:ins>
      <w:commentRangeEnd w:id="302"/>
      <w:del w:id="311" w:author="Jasmine WL TEO (MAS)" w:date="2026-01-12T16:13:00Z" w16du:dateUtc="2026-01-12T08:13:00Z">
        <w:r w:rsidR="0001109E" w:rsidDel="00240EBD">
          <w:rPr>
            <w:rStyle w:val="CommentReference"/>
          </w:rPr>
          <w:commentReference w:id="302"/>
        </w:r>
      </w:del>
      <w:ins w:id="312" w:author="Jasmine WL TEO (MAS)" w:date="2026-01-12T16:13:00Z" w16du:dateUtc="2026-01-12T08:13:00Z">
        <w:r w:rsidR="00240EBD">
          <w:t>on</w:t>
        </w:r>
      </w:ins>
      <w:ins w:id="313" w:author="Eugene CHEONG from.TOPPAN (MAS)" w:date="2025-12-26T11:46:00Z" w16du:dateUtc="2025-12-26T03:46:00Z">
        <w:r w:rsidR="00031A74">
          <w:t xml:space="preserve"> columns</w:t>
        </w:r>
      </w:ins>
      <w:ins w:id="314" w:author="Han Xie CHAI (MAS)" w:date="2026-01-09T16:48:00Z" w16du:dateUtc="2026-01-09T08:48:00Z">
        <w:r w:rsidR="00722D2B">
          <w:t xml:space="preserve"> In the Announcement Listing Page</w:t>
        </w:r>
      </w:ins>
      <w:ins w:id="315" w:author="Eugene CHEONG from.TOPPAN (MAS)" w:date="2025-12-31T09:15:00Z" w16du:dateUtc="2025-12-31T01:15:00Z">
        <w:del w:id="316" w:author="Han Xie CHAI (MAS)" w:date="2026-01-09T16:48:00Z" w16du:dateUtc="2026-01-09T08:48:00Z">
          <w:r w:rsidR="00BA583B" w:rsidDel="00722D2B">
            <w:delText>, which</w:delText>
          </w:r>
        </w:del>
        <w:r w:rsidR="00BA583B">
          <w:t xml:space="preserve"> will display “-“.</w:t>
        </w:r>
        <w:del w:id="317" w:author="Han Xie CHAI (MAS)" w:date="2026-01-09T16:46:00Z" w16du:dateUtc="2026-01-09T08:46:00Z">
          <w:r w:rsidR="00BA583B" w:rsidDel="00722D2B">
            <w:delText xml:space="preserve"> T</w:delText>
          </w:r>
        </w:del>
      </w:ins>
      <w:ins w:id="318" w:author="Eugene CHEONG from.TOPPAN (MAS)" w:date="2025-12-26T11:42:00Z" w16du:dateUtc="2025-12-26T03:42:00Z">
        <w:del w:id="319" w:author="Han Xie CHAI (MAS)" w:date="2026-01-09T16:46:00Z" w16du:dateUtc="2026-01-09T08:46:00Z">
          <w:r w:rsidDel="00722D2B">
            <w:delText xml:space="preserve">he </w:delText>
          </w:r>
        </w:del>
      </w:ins>
      <w:ins w:id="320" w:author="Eugene CHEONG from.TOPPAN (MAS)" w:date="2025-12-26T11:46:00Z" w16du:dateUtc="2025-12-26T03:46:00Z">
        <w:del w:id="321" w:author="Han Xie CHAI (MAS)" w:date="2026-01-09T16:46:00Z" w16du:dateUtc="2026-01-09T08:46:00Z">
          <w:r w:rsidR="00031A74" w:rsidDel="00722D2B">
            <w:delText xml:space="preserve">Security information section of the </w:delText>
          </w:r>
        </w:del>
      </w:ins>
      <w:ins w:id="322" w:author="Eugene CHEONG from.TOPPAN (MAS)" w:date="2025-12-26T11:45:00Z" w16du:dateUtc="2025-12-26T03:45:00Z">
        <w:del w:id="323" w:author="Han Xie CHAI (MAS)" w:date="2026-01-09T16:46:00Z" w16du:dateUtc="2026-01-09T08:46:00Z">
          <w:r w:rsidDel="00722D2B">
            <w:delText>Announcement Details</w:delText>
          </w:r>
        </w:del>
      </w:ins>
      <w:ins w:id="324" w:author="Eugene CHEONG from.TOPPAN (MAS)" w:date="2025-12-26T11:46:00Z" w16du:dateUtc="2025-12-26T03:46:00Z">
        <w:del w:id="325" w:author="Han Xie CHAI (MAS)" w:date="2026-01-09T16:46:00Z" w16du:dateUtc="2026-01-09T08:46:00Z">
          <w:r w:rsidR="00031A74" w:rsidDel="00722D2B">
            <w:delText xml:space="preserve"> Page </w:delText>
          </w:r>
        </w:del>
        <w:del w:id="326" w:author="Han Xie CHAI (MAS)" w:date="2026-01-09T16:43:00Z" w16du:dateUtc="2026-01-09T08:43:00Z">
          <w:r w:rsidR="00031A74" w:rsidDel="00722D2B">
            <w:delText>will</w:delText>
          </w:r>
        </w:del>
        <w:del w:id="327" w:author="Han Xie CHAI (MAS)" w:date="2026-01-09T16:46:00Z" w16du:dateUtc="2026-01-09T08:46:00Z">
          <w:r w:rsidR="00031A74" w:rsidDel="00722D2B">
            <w:delText xml:space="preserve"> </w:delText>
          </w:r>
        </w:del>
      </w:ins>
      <w:ins w:id="328" w:author="Eugene CHEONG from.TOPPAN (MAS)" w:date="2025-12-31T09:15:00Z" w16du:dateUtc="2025-12-31T01:15:00Z">
        <w:del w:id="329" w:author="Han Xie CHAI (MAS)" w:date="2026-01-09T16:46:00Z" w16du:dateUtc="2026-01-09T08:46:00Z">
          <w:r w:rsidR="00BA583B" w:rsidDel="00722D2B">
            <w:delText>also</w:delText>
          </w:r>
        </w:del>
        <w:del w:id="330" w:author="Han Xie CHAI (MAS)" w:date="2026-01-09T16:43:00Z" w16du:dateUtc="2026-01-09T08:43:00Z">
          <w:r w:rsidR="00BA583B" w:rsidDel="00722D2B">
            <w:delText xml:space="preserve"> </w:delText>
          </w:r>
        </w:del>
      </w:ins>
      <w:ins w:id="331" w:author="Eugene CHEONG from.TOPPAN (MAS)" w:date="2025-12-26T11:46:00Z" w16du:dateUtc="2025-12-26T03:46:00Z">
        <w:del w:id="332" w:author="Han Xie CHAI (MAS)" w:date="2026-01-09T16:43:00Z" w16du:dateUtc="2026-01-09T08:43:00Z">
          <w:r w:rsidR="00031A74" w:rsidDel="00722D2B">
            <w:delText>be</w:delText>
          </w:r>
        </w:del>
        <w:del w:id="333" w:author="Han Xie CHAI (MAS)" w:date="2026-01-09T16:46:00Z" w16du:dateUtc="2026-01-09T08:46:00Z">
          <w:r w:rsidR="00031A74" w:rsidDel="00722D2B">
            <w:delText xml:space="preserve"> pre-populated from the </w:delText>
          </w:r>
        </w:del>
      </w:ins>
      <w:ins w:id="334" w:author="Eugene CHEONG from.TOPPAN (MAS)" w:date="2025-12-26T13:15:00Z" w16du:dateUtc="2025-12-26T05:15:00Z">
        <w:del w:id="335" w:author="Han Xie CHAI (MAS)" w:date="2026-01-09T16:46:00Z" w16du:dateUtc="2026-01-09T08:46:00Z">
          <w:r w:rsidR="00A52400" w:rsidDel="00722D2B">
            <w:delText xml:space="preserve">latest approved </w:delText>
          </w:r>
        </w:del>
      </w:ins>
      <w:ins w:id="336" w:author="Eugene CHEONG from.TOPPAN (MAS)" w:date="2025-12-26T11:46:00Z" w16du:dateUtc="2025-12-26T03:46:00Z">
        <w:del w:id="337" w:author="Han Xie CHAI (MAS)" w:date="2026-01-09T16:46:00Z" w16du:dateUtc="2026-01-09T08:46:00Z">
          <w:r w:rsidR="00031A74" w:rsidDel="00722D2B">
            <w:delText>issuance calendar</w:delText>
          </w:r>
        </w:del>
      </w:ins>
      <w:ins w:id="338" w:author="Eugene CHEONG from.TOPPAN (MAS)" w:date="2025-12-31T09:15:00Z" w16du:dateUtc="2025-12-31T01:15:00Z">
        <w:del w:id="339" w:author="Han Xie CHAI (MAS)" w:date="2026-01-09T16:46:00Z" w16du:dateUtc="2026-01-09T08:46:00Z">
          <w:r w:rsidR="00BA583B" w:rsidDel="00722D2B">
            <w:delText xml:space="preserve"> in</w:delText>
          </w:r>
        </w:del>
      </w:ins>
      <w:ins w:id="340" w:author="Akila BALAKRISHNAN from.OPTIMUM (MAS)" w:date="2026-01-02T18:06:00Z" w16du:dateUtc="2026-01-02T10:06:00Z">
        <w:del w:id="341" w:author="Han Xie CHAI (MAS)" w:date="2026-01-09T16:46:00Z" w16du:dateUtc="2026-01-09T08:46:00Z">
          <w:r w:rsidR="009B6836" w:rsidDel="00722D2B">
            <w:delText>if</w:delText>
          </w:r>
        </w:del>
      </w:ins>
      <w:ins w:id="342" w:author="Eugene CHEONG from.TOPPAN (MAS)" w:date="2025-12-31T09:15:00Z" w16du:dateUtc="2025-12-31T01:15:00Z">
        <w:del w:id="343" w:author="Han Xie CHAI (MAS)" w:date="2026-01-09T16:46:00Z" w16du:dateUtc="2026-01-09T08:46:00Z">
          <w:r w:rsidR="00BA583B" w:rsidDel="00722D2B">
            <w:delText xml:space="preserve"> this</w:delText>
          </w:r>
        </w:del>
      </w:ins>
      <w:ins w:id="344" w:author="Akila BALAKRISHNAN from.OPTIMUM (MAS)" w:date="2026-01-02T18:06:00Z" w16du:dateUtc="2026-01-02T10:06:00Z">
        <w:del w:id="345" w:author="Han Xie CHAI (MAS)" w:date="2026-01-09T16:46:00Z" w16du:dateUtc="2026-01-09T08:46:00Z">
          <w:r w:rsidR="009B6836" w:rsidDel="00722D2B">
            <w:delText>e</w:delText>
          </w:r>
        </w:del>
      </w:ins>
      <w:ins w:id="346" w:author="Eugene CHEONG from.TOPPAN (MAS)" w:date="2025-12-31T09:15:00Z" w16du:dateUtc="2025-12-31T01:15:00Z">
        <w:del w:id="347" w:author="Han Xie CHAI (MAS)" w:date="2026-01-09T16:46:00Z" w16du:dateUtc="2026-01-09T08:46:00Z">
          <w:r w:rsidR="00BA583B" w:rsidDel="00722D2B">
            <w:delText xml:space="preserve"> status</w:delText>
          </w:r>
        </w:del>
      </w:ins>
      <w:ins w:id="348" w:author="Akila BALAKRISHNAN from.OPTIMUM (MAS)" w:date="2026-01-02T18:06:00Z" w16du:dateUtc="2026-01-02T10:06:00Z">
        <w:del w:id="349" w:author="Han Xie CHAI (MAS)" w:date="2026-01-09T16:46:00Z" w16du:dateUtc="2026-01-09T08:46:00Z">
          <w:r w:rsidR="009B6836" w:rsidDel="00722D2B">
            <w:delText xml:space="preserve"> is “New”</w:delText>
          </w:r>
        </w:del>
      </w:ins>
      <w:ins w:id="350" w:author="Eugene CHEONG from.TOPPAN (MAS)" w:date="2025-12-26T11:46:00Z" w16du:dateUtc="2025-12-26T03:46:00Z">
        <w:del w:id="351" w:author="Han Xie CHAI (MAS)" w:date="2026-01-09T16:46:00Z" w16du:dateUtc="2026-01-09T08:46:00Z">
          <w:r w:rsidR="00031A74" w:rsidDel="00722D2B">
            <w:delText>.</w:delText>
          </w:r>
        </w:del>
      </w:ins>
      <w:ins w:id="352" w:author="Eugene CHEONG from.TOPPAN (MAS)" w:date="2025-12-26T11:47:00Z" w16du:dateUtc="2025-12-26T03:47:00Z">
        <w:del w:id="353" w:author="Han Xie CHAI (MAS)" w:date="2026-01-09T16:46:00Z" w16du:dateUtc="2026-01-09T08:46:00Z">
          <w:r w:rsidR="00031A74" w:rsidDel="00722D2B">
            <w:delText xml:space="preserve"> </w:delText>
          </w:r>
        </w:del>
        <w:r w:rsidR="00031A74">
          <w:t xml:space="preserve">For </w:t>
        </w:r>
      </w:ins>
      <w:ins w:id="354" w:author="Eugene CHEONG from.TOPPAN (MAS)" w:date="2025-12-26T11:48:00Z" w16du:dateUtc="2025-12-26T03:48:00Z">
        <w:r w:rsidR="00031A74">
          <w:t xml:space="preserve">all </w:t>
        </w:r>
      </w:ins>
      <w:ins w:id="355" w:author="Eugene CHEONG from.TOPPAN (MAS)" w:date="2025-12-26T11:47:00Z" w16du:dateUtc="2025-12-26T03:47:00Z">
        <w:r w:rsidR="00031A74">
          <w:t xml:space="preserve">other statuses, </w:t>
        </w:r>
      </w:ins>
      <w:ins w:id="356" w:author="Eugene CHEONG from.TOPPAN (MAS)" w:date="2025-12-31T09:13:00Z" w16du:dateUtc="2025-12-31T01:13:00Z">
        <w:r w:rsidR="00BA583B">
          <w:t xml:space="preserve">the </w:t>
        </w:r>
      </w:ins>
      <w:ins w:id="357" w:author="Han Xie CHAI (MAS)" w:date="2026-01-12T15:23:00Z" w16du:dateUtc="2026-01-12T07:23:00Z">
        <w:r w:rsidR="00F4175C">
          <w:t>details</w:t>
        </w:r>
      </w:ins>
      <w:ins w:id="358" w:author="Eugene CHEONG from.TOPPAN (MAS)" w:date="2025-12-31T09:13:00Z" w16du:dateUtc="2025-12-31T01:13:00Z">
        <w:del w:id="359" w:author="Han Xie CHAI (MAS)" w:date="2026-01-12T15:23:00Z" w16du:dateUtc="2026-01-12T07:23:00Z">
          <w:r w:rsidR="00BA583B" w:rsidDel="00F4175C">
            <w:delText>information</w:delText>
          </w:r>
        </w:del>
      </w:ins>
      <w:ins w:id="360" w:author="Eugene CHEONG from.TOPPAN (MAS)" w:date="2025-12-26T11:47:00Z" w16du:dateUtc="2025-12-26T03:47:00Z">
        <w:r w:rsidR="00031A74">
          <w:t xml:space="preserve"> </w:t>
        </w:r>
        <w:del w:id="361" w:author="Han Xie CHAI (MAS)" w:date="2026-01-09T16:43:00Z" w16du:dateUtc="2026-01-09T08:43:00Z">
          <w:r w:rsidR="00031A74" w:rsidDel="00722D2B">
            <w:delText>will</w:delText>
          </w:r>
        </w:del>
      </w:ins>
      <w:ins w:id="362" w:author="Han Xie CHAI (MAS)" w:date="2026-01-12T15:23:00Z" w16du:dateUtc="2026-01-12T07:23:00Z">
        <w:r w:rsidR="00F4175C">
          <w:t>are</w:t>
        </w:r>
      </w:ins>
      <w:ins w:id="363" w:author="Eugene CHEONG from.TOPPAN (MAS)" w:date="2025-12-26T11:47:00Z" w16du:dateUtc="2025-12-26T03:47:00Z">
        <w:r w:rsidR="00031A74">
          <w:t xml:space="preserve"> </w:t>
        </w:r>
      </w:ins>
      <w:ins w:id="364" w:author="Eugene CHEONG from.TOPPAN (MAS)" w:date="2025-12-31T09:15:00Z" w16du:dateUtc="2025-12-31T01:15:00Z">
        <w:r w:rsidR="00BA583B">
          <w:t>instead</w:t>
        </w:r>
        <w:del w:id="365" w:author="Han Xie CHAI (MAS)" w:date="2026-01-09T16:44:00Z" w16du:dateUtc="2026-01-09T08:44:00Z">
          <w:r w:rsidR="00BA583B" w:rsidDel="00722D2B">
            <w:delText xml:space="preserve"> </w:delText>
          </w:r>
        </w:del>
      </w:ins>
      <w:ins w:id="366" w:author="Eugene CHEONG from.TOPPAN (MAS)" w:date="2025-12-26T11:47:00Z" w16du:dateUtc="2025-12-26T03:47:00Z">
        <w:del w:id="367" w:author="Han Xie CHAI (MAS)" w:date="2026-01-09T16:44:00Z" w16du:dateUtc="2026-01-09T08:44:00Z">
          <w:r w:rsidR="00031A74" w:rsidDel="00722D2B">
            <w:delText>be</w:delText>
          </w:r>
        </w:del>
        <w:r w:rsidR="00031A74">
          <w:t xml:space="preserve"> retrieved from</w:t>
        </w:r>
      </w:ins>
      <w:ins w:id="368" w:author="Eugene CHEONG from.TOPPAN (MAS)" w:date="2025-12-26T11:48:00Z" w16du:dateUtc="2025-12-26T03:48:00Z">
        <w:r w:rsidR="00031A74">
          <w:t xml:space="preserve"> the </w:t>
        </w:r>
      </w:ins>
      <w:ins w:id="369" w:author="Akila BALAKRISHNAN from.OPTIMUM (MAS)" w:date="2025-12-31T12:14:00Z" w16du:dateUtc="2025-12-31T04:14:00Z">
        <w:r w:rsidR="003E1F1D">
          <w:t xml:space="preserve">announcement </w:t>
        </w:r>
      </w:ins>
      <w:ins w:id="370" w:author="Eugene CHEONG from.TOPPAN (MAS)" w:date="2025-12-26T11:48:00Z" w16du:dateUtc="2025-12-26T03:48:00Z">
        <w:r w:rsidR="00031A74">
          <w:t>database table.</w:t>
        </w:r>
      </w:ins>
    </w:p>
    <w:p w14:paraId="33A98C8F" w14:textId="22E90DFA" w:rsidR="0068320A" w:rsidRDefault="0068320A" w:rsidP="0068320A">
      <w:pPr>
        <w:pStyle w:val="Heading3"/>
      </w:pPr>
      <w:bookmarkStart w:id="371" w:name="_Toc218068736"/>
      <w:r>
        <w:t>Post Conditions</w:t>
      </w:r>
      <w:bookmarkEnd w:id="371"/>
    </w:p>
    <w:p w14:paraId="1BF8EB90" w14:textId="2D72F712" w:rsidR="0068320A" w:rsidRDefault="0068320A" w:rsidP="0068320A">
      <w:pPr>
        <w:pStyle w:val="ListParagraph"/>
      </w:pPr>
      <w:r w:rsidRPr="0068320A">
        <w:t xml:space="preserve">User views the </w:t>
      </w:r>
      <w:r w:rsidR="00D0435F">
        <w:t>announcement</w:t>
      </w:r>
      <w:r w:rsidRPr="0068320A">
        <w:t xml:space="preserve"> details for a particular </w:t>
      </w:r>
      <w:r w:rsidR="00D0435F">
        <w:t>issuance</w:t>
      </w:r>
      <w:r>
        <w:t>.</w:t>
      </w:r>
    </w:p>
    <w:p w14:paraId="754E0C26" w14:textId="151C2378" w:rsidR="0068320A" w:rsidRPr="0068320A" w:rsidRDefault="00D0435F" w:rsidP="006162CB">
      <w:pPr>
        <w:pStyle w:val="Heading3"/>
      </w:pPr>
      <w:bookmarkStart w:id="372" w:name="_Toc218068737"/>
      <w:r>
        <w:t>Announcement</w:t>
      </w:r>
      <w:r w:rsidR="0068320A">
        <w:t xml:space="preserve"> Listing </w:t>
      </w:r>
      <w:r>
        <w:t>P</w:t>
      </w:r>
      <w:r w:rsidR="0068320A">
        <w:t>age</w:t>
      </w:r>
      <w:bookmarkEnd w:id="372"/>
    </w:p>
    <w:p w14:paraId="3593DD74" w14:textId="54D05DD8" w:rsidR="0068320A" w:rsidRDefault="0068320A" w:rsidP="003F1708">
      <w:r>
        <w:t xml:space="preserve">The </w:t>
      </w:r>
      <w:commentRangeStart w:id="373"/>
      <w:commentRangeStart w:id="374"/>
      <w:commentRangeStart w:id="375"/>
      <w:r w:rsidR="00880C93">
        <w:t>Announcement Listing</w:t>
      </w:r>
      <w:r>
        <w:t xml:space="preserve"> </w:t>
      </w:r>
      <w:r w:rsidR="00D0435F">
        <w:t>P</w:t>
      </w:r>
      <w:r>
        <w:t>age</w:t>
      </w:r>
      <w:commentRangeEnd w:id="373"/>
      <w:r w:rsidR="003F1606">
        <w:rPr>
          <w:rStyle w:val="CommentReference"/>
        </w:rPr>
        <w:commentReference w:id="373"/>
      </w:r>
      <w:commentRangeEnd w:id="374"/>
      <w:r w:rsidR="00DD0560">
        <w:rPr>
          <w:rStyle w:val="CommentReference"/>
        </w:rPr>
        <w:commentReference w:id="374"/>
      </w:r>
      <w:commentRangeEnd w:id="375"/>
      <w:r w:rsidR="009563C2">
        <w:rPr>
          <w:rStyle w:val="CommentReference"/>
        </w:rPr>
        <w:commentReference w:id="375"/>
      </w:r>
      <w:r>
        <w:t xml:space="preserve"> contains the following screen elements:</w:t>
      </w:r>
    </w:p>
    <w:p w14:paraId="0D1DC64B" w14:textId="5E8CC902" w:rsidR="0068320A" w:rsidRDefault="0068320A" w:rsidP="0068320A">
      <w:pPr>
        <w:pStyle w:val="ListParagraph"/>
      </w:pPr>
      <w:r>
        <w:t>Page Header</w:t>
      </w:r>
    </w:p>
    <w:p w14:paraId="4A4CEEE8" w14:textId="5A084A6F" w:rsidR="0068320A" w:rsidRDefault="0068320A" w:rsidP="0068320A">
      <w:pPr>
        <w:pStyle w:val="ListParagraph"/>
      </w:pPr>
      <w:r>
        <w:t>Data Table Action Bar</w:t>
      </w:r>
    </w:p>
    <w:p w14:paraId="047614F3" w14:textId="0B1C7612" w:rsidR="0068320A" w:rsidRDefault="0068320A" w:rsidP="0068320A">
      <w:pPr>
        <w:pStyle w:val="ListParagraph"/>
      </w:pPr>
      <w:r>
        <w:t>Filter Drawer</w:t>
      </w:r>
    </w:p>
    <w:p w14:paraId="316FD782" w14:textId="41A36CF9" w:rsidR="0068320A" w:rsidRDefault="0068320A" w:rsidP="0068320A">
      <w:pPr>
        <w:pStyle w:val="ListParagraph"/>
      </w:pPr>
      <w:r>
        <w:t>Data Table</w:t>
      </w:r>
    </w:p>
    <w:p w14:paraId="58E7E9D5" w14:textId="0DCD3E55" w:rsidR="00A07787" w:rsidRDefault="00A07787" w:rsidP="000E39F4">
      <w:pPr>
        <w:ind w:left="284"/>
      </w:pPr>
      <w:r w:rsidRPr="00A07787">
        <w:rPr>
          <w:b/>
          <w:bCs/>
        </w:rPr>
        <w:t>Default Sorting:</w:t>
      </w:r>
      <w:r>
        <w:t xml:space="preserve"> (1) </w:t>
      </w:r>
      <w:r w:rsidR="00A30D0B">
        <w:t>descending</w:t>
      </w:r>
      <w:r>
        <w:t xml:space="preserve"> order of </w:t>
      </w:r>
      <w:r w:rsidR="00A30D0B">
        <w:t>announcement date</w:t>
      </w:r>
      <w:r>
        <w:t xml:space="preserve">, (2) ascending order of security type, then (3) ascending order of </w:t>
      </w:r>
      <w:r w:rsidR="00A30D0B">
        <w:t>tenor</w:t>
      </w:r>
      <w:r>
        <w:t>.</w:t>
      </w:r>
    </w:p>
    <w:p w14:paraId="540275E8" w14:textId="521659F9" w:rsidR="00A07787" w:rsidRDefault="00A07787" w:rsidP="000E39F4">
      <w:pPr>
        <w:ind w:left="284"/>
      </w:pPr>
      <w:r w:rsidRPr="000E39F4">
        <w:rPr>
          <w:b/>
          <w:bCs/>
        </w:rPr>
        <w:t>Default Filter:</w:t>
      </w:r>
      <w:r>
        <w:t xml:space="preserve"> </w:t>
      </w:r>
      <w:r w:rsidR="00A30D0B">
        <w:t>Only show records whose announcement date is the current date</w:t>
      </w:r>
      <w:r>
        <w:t>.</w:t>
      </w:r>
    </w:p>
    <w:p w14:paraId="48322C1B" w14:textId="3B09CA48" w:rsidR="00B05750" w:rsidRDefault="00B05750" w:rsidP="00B05750">
      <w:pPr>
        <w:ind w:left="284"/>
      </w:pPr>
      <w:commentRangeStart w:id="376"/>
      <w:commentRangeStart w:id="377"/>
      <w:commentRangeStart w:id="378"/>
      <w:commentRangeStart w:id="379"/>
      <w:r>
        <w:rPr>
          <w:b/>
          <w:bCs/>
        </w:rPr>
        <w:t xml:space="preserve">Custom </w:t>
      </w:r>
      <w:r w:rsidR="00CF79D2">
        <w:rPr>
          <w:b/>
          <w:bCs/>
        </w:rPr>
        <w:t>F</w:t>
      </w:r>
      <w:r>
        <w:rPr>
          <w:b/>
          <w:bCs/>
        </w:rPr>
        <w:t xml:space="preserve">ilter </w:t>
      </w:r>
      <w:r w:rsidR="00CF79D2">
        <w:rPr>
          <w:b/>
          <w:bCs/>
        </w:rPr>
        <w:t>T</w:t>
      </w:r>
      <w:r>
        <w:rPr>
          <w:b/>
          <w:bCs/>
        </w:rPr>
        <w:t xml:space="preserve">ag </w:t>
      </w:r>
      <w:r w:rsidR="00CF79D2">
        <w:rPr>
          <w:b/>
          <w:bCs/>
        </w:rPr>
        <w:t>B</w:t>
      </w:r>
      <w:r>
        <w:rPr>
          <w:b/>
          <w:bCs/>
        </w:rPr>
        <w:t>ehaviour</w:t>
      </w:r>
      <w:commentRangeEnd w:id="376"/>
      <w:r w:rsidR="00BC0EA8">
        <w:rPr>
          <w:rStyle w:val="CommentReference"/>
        </w:rPr>
        <w:commentReference w:id="376"/>
      </w:r>
      <w:commentRangeEnd w:id="377"/>
      <w:r w:rsidR="00A13B30">
        <w:rPr>
          <w:rStyle w:val="CommentReference"/>
        </w:rPr>
        <w:commentReference w:id="377"/>
      </w:r>
      <w:commentRangeEnd w:id="378"/>
      <w:r w:rsidR="00EF7359">
        <w:rPr>
          <w:rStyle w:val="CommentReference"/>
        </w:rPr>
        <w:commentReference w:id="378"/>
      </w:r>
      <w:commentRangeEnd w:id="379"/>
      <w:r w:rsidR="00F4175C">
        <w:rPr>
          <w:rStyle w:val="CommentReference"/>
        </w:rPr>
        <w:commentReference w:id="379"/>
      </w:r>
      <w:r w:rsidRPr="000E39F4">
        <w:rPr>
          <w:b/>
          <w:bCs/>
        </w:rPr>
        <w:t>:</w:t>
      </w:r>
      <w:r>
        <w:t xml:space="preserve"> When the default filter is used, the From and the </w:t>
      </w:r>
      <w:proofErr w:type="spellStart"/>
      <w:r>
        <w:t>To</w:t>
      </w:r>
      <w:proofErr w:type="spellEnd"/>
      <w:r>
        <w:t xml:space="preserve"> fields in the Data Table Action Bar display the current date as well as a tag </w:t>
      </w:r>
      <w:r w:rsidRPr="00B05750">
        <w:rPr>
          <w:noProof/>
        </w:rPr>
        <w:drawing>
          <wp:inline distT="0" distB="0" distL="0" distR="0" wp14:anchorId="0B66BA2C" wp14:editId="57A2905F">
            <wp:extent cx="226337" cy="128838"/>
            <wp:effectExtent l="0" t="0" r="2540" b="5080"/>
            <wp:docPr id="273279352" name="Picture 273279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79352" name=""/>
                    <pic:cNvPicPr/>
                  </pic:nvPicPr>
                  <pic:blipFill>
                    <a:blip r:embed="rId25"/>
                    <a:stretch>
                      <a:fillRect/>
                    </a:stretch>
                  </pic:blipFill>
                  <pic:spPr>
                    <a:xfrm>
                      <a:off x="0" y="0"/>
                      <a:ext cx="232954" cy="132605"/>
                    </a:xfrm>
                    <a:prstGeom prst="rect">
                      <a:avLst/>
                    </a:prstGeom>
                  </pic:spPr>
                </pic:pic>
              </a:graphicData>
            </a:graphic>
          </wp:inline>
        </w:drawing>
      </w:r>
      <w:r>
        <w:t xml:space="preserve">. This tag is not closable by users. If any other date ranges are used, the </w:t>
      </w:r>
      <w:r w:rsidR="00CF79D2">
        <w:t xml:space="preserve">tag </w:t>
      </w:r>
      <w:r w:rsidR="00CF79D2" w:rsidRPr="00B05750">
        <w:rPr>
          <w:noProof/>
        </w:rPr>
        <w:drawing>
          <wp:inline distT="0" distB="0" distL="0" distR="0" wp14:anchorId="0CA13A02" wp14:editId="203B120E">
            <wp:extent cx="226337" cy="128838"/>
            <wp:effectExtent l="0" t="0" r="2540" b="5080"/>
            <wp:docPr id="274862026" name="Picture 27486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79352" name=""/>
                    <pic:cNvPicPr/>
                  </pic:nvPicPr>
                  <pic:blipFill>
                    <a:blip r:embed="rId25"/>
                    <a:stretch>
                      <a:fillRect/>
                    </a:stretch>
                  </pic:blipFill>
                  <pic:spPr>
                    <a:xfrm>
                      <a:off x="0" y="0"/>
                      <a:ext cx="232954" cy="132605"/>
                    </a:xfrm>
                    <a:prstGeom prst="rect">
                      <a:avLst/>
                    </a:prstGeom>
                  </pic:spPr>
                </pic:pic>
              </a:graphicData>
            </a:graphic>
          </wp:inline>
        </w:drawing>
      </w:r>
      <w:r w:rsidR="00CF79D2">
        <w:t xml:space="preserve"> </w:t>
      </w:r>
      <w:r w:rsidR="00DE3363">
        <w:t>is</w:t>
      </w:r>
      <w:r w:rsidR="00CF79D2">
        <w:t xml:space="preserve"> replaced with another tag </w:t>
      </w:r>
      <w:r w:rsidR="00CF79D2" w:rsidRPr="00CF79D2">
        <w:rPr>
          <w:noProof/>
        </w:rPr>
        <w:drawing>
          <wp:inline distT="0" distB="0" distL="0" distR="0" wp14:anchorId="5F28E421" wp14:editId="6880F23B">
            <wp:extent cx="561315" cy="123972"/>
            <wp:effectExtent l="0" t="0" r="0" b="9525"/>
            <wp:docPr id="1005339253" name="Picture 100533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39253" name=""/>
                    <pic:cNvPicPr/>
                  </pic:nvPicPr>
                  <pic:blipFill>
                    <a:blip r:embed="rId26"/>
                    <a:stretch>
                      <a:fillRect/>
                    </a:stretch>
                  </pic:blipFill>
                  <pic:spPr>
                    <a:xfrm>
                      <a:off x="0" y="0"/>
                      <a:ext cx="573899" cy="126751"/>
                    </a:xfrm>
                    <a:prstGeom prst="rect">
                      <a:avLst/>
                    </a:prstGeom>
                  </pic:spPr>
                </pic:pic>
              </a:graphicData>
            </a:graphic>
          </wp:inline>
        </w:drawing>
      </w:r>
      <w:r w:rsidR="00CF79D2">
        <w:t xml:space="preserve">. This tag is closable by users. If closed, the date filter </w:t>
      </w:r>
      <w:r w:rsidR="00DE3363">
        <w:t>is</w:t>
      </w:r>
      <w:r w:rsidR="00CF79D2">
        <w:t xml:space="preserve"> reset to show the default filter.</w:t>
      </w:r>
    </w:p>
    <w:p w14:paraId="218B774F" w14:textId="7B1D4726" w:rsidR="0068320A" w:rsidDel="00C27E76" w:rsidRDefault="0068320A" w:rsidP="006162CB">
      <w:pPr>
        <w:pStyle w:val="Heading4"/>
        <w:rPr>
          <w:del w:id="380" w:author="Eugene CHEONG from.TOPPAN (MAS)" w:date="2025-12-29T09:27:00Z" w16du:dateUtc="2025-12-29T01:27:00Z"/>
        </w:rPr>
      </w:pPr>
      <w:bookmarkStart w:id="381" w:name="_Ref215225337"/>
      <w:r>
        <w:t>Wireframe</w:t>
      </w:r>
      <w:bookmarkEnd w:id="381"/>
    </w:p>
    <w:p w14:paraId="6651867D" w14:textId="4CF1FB98" w:rsidR="0068320A" w:rsidRDefault="003F3864" w:rsidP="00970968">
      <w:pPr>
        <w:pStyle w:val="Heading4"/>
        <w:rPr>
          <w:ins w:id="382" w:author="Eugene CHEONG from.TOPPAN (MAS)" w:date="2025-12-29T09:27:00Z" w16du:dateUtc="2025-12-29T01:27:00Z"/>
        </w:rPr>
      </w:pPr>
      <w:commentRangeStart w:id="383"/>
      <w:commentRangeStart w:id="384"/>
      <w:del w:id="385" w:author="Eugene CHEONG from.TOPPAN (MAS)" w:date="2025-12-29T09:27:00Z" w16du:dateUtc="2025-12-29T01:27:00Z">
        <w:r w:rsidRPr="003F3864" w:rsidDel="00C27E76">
          <w:rPr>
            <w:noProof/>
          </w:rPr>
          <w:drawing>
            <wp:inline distT="0" distB="0" distL="0" distR="0" wp14:anchorId="5543BE2B" wp14:editId="7A4DCEEE">
              <wp:extent cx="5739897" cy="2477722"/>
              <wp:effectExtent l="0" t="0" r="0" b="0"/>
              <wp:docPr id="100372923" name="Picture 1003729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2923" name="Picture 1" descr="A screenshot of a computer&#10;&#10;AI-generated content may be incorrect."/>
                      <pic:cNvPicPr/>
                    </pic:nvPicPr>
                    <pic:blipFill>
                      <a:blip r:embed="rId27"/>
                      <a:stretch>
                        <a:fillRect/>
                      </a:stretch>
                    </pic:blipFill>
                    <pic:spPr>
                      <a:xfrm>
                        <a:off x="0" y="0"/>
                        <a:ext cx="5741999" cy="2478629"/>
                      </a:xfrm>
                      <a:prstGeom prst="rect">
                        <a:avLst/>
                      </a:prstGeom>
                    </pic:spPr>
                  </pic:pic>
                </a:graphicData>
              </a:graphic>
            </wp:inline>
          </w:drawing>
        </w:r>
      </w:del>
      <w:commentRangeEnd w:id="383"/>
      <w:r w:rsidR="004B0618">
        <w:rPr>
          <w:rStyle w:val="CommentReference"/>
        </w:rPr>
        <w:commentReference w:id="383"/>
      </w:r>
      <w:commentRangeEnd w:id="384"/>
      <w:r w:rsidR="00132D67">
        <w:rPr>
          <w:rStyle w:val="CommentReference"/>
        </w:rPr>
        <w:commentReference w:id="384"/>
      </w:r>
    </w:p>
    <w:p w14:paraId="078A1E30" w14:textId="4216C97B" w:rsidR="00C27E76" w:rsidRPr="0068320A" w:rsidRDefault="00C27E76" w:rsidP="000E39F4">
      <w:pPr>
        <w:spacing w:before="0" w:after="0"/>
        <w:jc w:val="center"/>
      </w:pPr>
      <w:commentRangeStart w:id="386"/>
      <w:commentRangeStart w:id="387"/>
      <w:ins w:id="388" w:author="Eugene CHEONG from.TOPPAN (MAS)" w:date="2025-12-29T09:27:00Z" w16du:dateUtc="2025-12-29T01:27:00Z">
        <w:r w:rsidRPr="00C27E76">
          <w:rPr>
            <w:noProof/>
          </w:rPr>
          <w:drawing>
            <wp:inline distT="0" distB="0" distL="0" distR="0" wp14:anchorId="7F3C4607" wp14:editId="7EFD2D41">
              <wp:extent cx="6858000" cy="2945130"/>
              <wp:effectExtent l="0" t="0" r="0" b="7620"/>
              <wp:docPr id="237194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94493" name="Picture 1" descr="A screenshot of a computer&#10;&#10;AI-generated content may be incorrect."/>
                      <pic:cNvPicPr/>
                    </pic:nvPicPr>
                    <pic:blipFill>
                      <a:blip r:embed="rId28"/>
                      <a:stretch>
                        <a:fillRect/>
                      </a:stretch>
                    </pic:blipFill>
                    <pic:spPr>
                      <a:xfrm>
                        <a:off x="0" y="0"/>
                        <a:ext cx="6858000" cy="2945130"/>
                      </a:xfrm>
                      <a:prstGeom prst="rect">
                        <a:avLst/>
                      </a:prstGeom>
                    </pic:spPr>
                  </pic:pic>
                </a:graphicData>
              </a:graphic>
            </wp:inline>
          </w:drawing>
        </w:r>
      </w:ins>
      <w:commentRangeEnd w:id="386"/>
      <w:ins w:id="389" w:author="Eugene CHEONG from.TOPPAN (MAS)" w:date="2025-12-29T09:28:00Z" w16du:dateUtc="2025-12-29T01:28:00Z">
        <w:r>
          <w:rPr>
            <w:rStyle w:val="CommentReference"/>
          </w:rPr>
          <w:commentReference w:id="386"/>
        </w:r>
      </w:ins>
      <w:commentRangeEnd w:id="387"/>
      <w:r w:rsidR="00C2335B">
        <w:rPr>
          <w:rStyle w:val="CommentReference"/>
        </w:rPr>
        <w:commentReference w:id="387"/>
      </w:r>
    </w:p>
    <w:p w14:paraId="7274B601" w14:textId="3B9D9B6B" w:rsidR="0068320A" w:rsidRDefault="0068320A" w:rsidP="0068320A">
      <w:pPr>
        <w:pStyle w:val="Caption"/>
      </w:pPr>
      <w:r w:rsidRPr="00411560">
        <w:t xml:space="preserve">Figure </w:t>
      </w:r>
      <w:r w:rsidRPr="00411560">
        <w:fldChar w:fldCharType="begin"/>
      </w:r>
      <w:r w:rsidRPr="00411560">
        <w:instrText xml:space="preserve"> SEQ Figure \* ARABIC </w:instrText>
      </w:r>
      <w:r w:rsidRPr="00411560">
        <w:fldChar w:fldCharType="separate"/>
      </w:r>
      <w:r w:rsidR="008F7ED1">
        <w:rPr>
          <w:noProof/>
        </w:rPr>
        <w:t>5</w:t>
      </w:r>
      <w:r w:rsidRPr="00411560">
        <w:fldChar w:fldCharType="end"/>
      </w:r>
      <w:r>
        <w:t>:</w:t>
      </w:r>
      <w:r w:rsidRPr="00411560">
        <w:t xml:space="preserve"> </w:t>
      </w:r>
      <w:r w:rsidR="00880C93">
        <w:t xml:space="preserve">Announcement </w:t>
      </w:r>
      <w:r w:rsidR="007D7B67">
        <w:t>L</w:t>
      </w:r>
      <w:r>
        <w:t xml:space="preserve">isting </w:t>
      </w:r>
      <w:r w:rsidR="007D7B67">
        <w:t>P</w:t>
      </w:r>
      <w:r>
        <w:t>age</w:t>
      </w:r>
    </w:p>
    <w:p w14:paraId="39ABE210" w14:textId="7922D223" w:rsidR="007D7B67" w:rsidRDefault="007D7B67" w:rsidP="006162CB">
      <w:pPr>
        <w:pStyle w:val="Heading4"/>
      </w:pPr>
      <w:r>
        <w:t>Page Header</w:t>
      </w:r>
    </w:p>
    <w:tbl>
      <w:tblPr>
        <w:tblStyle w:val="TableGrid"/>
        <w:tblW w:w="0" w:type="auto"/>
        <w:tblLook w:val="04A0" w:firstRow="1" w:lastRow="0" w:firstColumn="1" w:lastColumn="0" w:noHBand="0" w:noVBand="1"/>
      </w:tblPr>
      <w:tblGrid>
        <w:gridCol w:w="561"/>
        <w:gridCol w:w="3485"/>
        <w:gridCol w:w="1627"/>
        <w:gridCol w:w="1954"/>
        <w:gridCol w:w="3163"/>
      </w:tblGrid>
      <w:tr w:rsidR="007D7B67" w:rsidRPr="007C7C7F" w14:paraId="6FDAADE1" w14:textId="4DCDEBA7" w:rsidTr="007D7B67">
        <w:tc>
          <w:tcPr>
            <w:tcW w:w="562" w:type="dxa"/>
            <w:shd w:val="clear" w:color="auto" w:fill="E7E6E6" w:themeFill="background2"/>
          </w:tcPr>
          <w:p w14:paraId="7640B582" w14:textId="0DA41185" w:rsidR="007D7B67" w:rsidRPr="007D7B67" w:rsidRDefault="007D7B67" w:rsidP="007D7B67">
            <w:pPr>
              <w:pStyle w:val="NoSpacing"/>
              <w:jc w:val="center"/>
              <w:rPr>
                <w:b/>
                <w:bCs/>
              </w:rPr>
            </w:pPr>
            <w:r w:rsidRPr="007D7B67">
              <w:rPr>
                <w:rFonts w:cstheme="minorHAnsi"/>
                <w:b/>
                <w:bCs/>
              </w:rPr>
              <w:t>S/N</w:t>
            </w:r>
          </w:p>
        </w:tc>
        <w:tc>
          <w:tcPr>
            <w:tcW w:w="2248" w:type="dxa"/>
            <w:shd w:val="clear" w:color="auto" w:fill="E7E6E6" w:themeFill="background2"/>
          </w:tcPr>
          <w:p w14:paraId="2B8030BE" w14:textId="7D832E85" w:rsidR="007D7B67" w:rsidRPr="007D7B67" w:rsidRDefault="007D7B67" w:rsidP="007D7B67">
            <w:pPr>
              <w:pStyle w:val="NoSpacing"/>
              <w:jc w:val="center"/>
              <w:rPr>
                <w:b/>
                <w:bCs/>
              </w:rPr>
            </w:pPr>
            <w:r w:rsidRPr="007D7B67">
              <w:rPr>
                <w:rFonts w:cstheme="minorHAnsi"/>
                <w:b/>
                <w:bCs/>
              </w:rPr>
              <w:t>Name</w:t>
            </w:r>
          </w:p>
        </w:tc>
        <w:tc>
          <w:tcPr>
            <w:tcW w:w="1701" w:type="dxa"/>
            <w:shd w:val="clear" w:color="auto" w:fill="E7E6E6" w:themeFill="background2"/>
          </w:tcPr>
          <w:p w14:paraId="4B106F72" w14:textId="77777777" w:rsidR="007D7B67" w:rsidRPr="007D7B67" w:rsidRDefault="007D7B67" w:rsidP="007D7B67">
            <w:pPr>
              <w:pStyle w:val="TableHeading"/>
              <w:jc w:val="center"/>
              <w:rPr>
                <w:rFonts w:asciiTheme="minorHAnsi" w:hAnsiTheme="minorHAnsi" w:cstheme="minorHAnsi"/>
                <w:bCs/>
              </w:rPr>
            </w:pPr>
            <w:r w:rsidRPr="007D7B67">
              <w:rPr>
                <w:rFonts w:asciiTheme="minorHAnsi" w:hAnsiTheme="minorHAnsi" w:cstheme="minorHAnsi"/>
                <w:bCs/>
              </w:rPr>
              <w:t>Type</w:t>
            </w:r>
          </w:p>
          <w:p w14:paraId="248F3606" w14:textId="5090440D" w:rsidR="007D7B67" w:rsidRPr="007D7B67" w:rsidRDefault="007D7B67" w:rsidP="007D7B67">
            <w:pPr>
              <w:pStyle w:val="NoSpacing"/>
              <w:jc w:val="center"/>
              <w:rPr>
                <w:b/>
                <w:bCs/>
              </w:rPr>
            </w:pPr>
            <w:r w:rsidRPr="007D7B67">
              <w:rPr>
                <w:rFonts w:cstheme="minorHAnsi"/>
                <w:b/>
                <w:bCs/>
              </w:rPr>
              <w:t>(Max Length)</w:t>
            </w:r>
          </w:p>
        </w:tc>
        <w:tc>
          <w:tcPr>
            <w:tcW w:w="2147" w:type="dxa"/>
            <w:shd w:val="clear" w:color="auto" w:fill="E7E6E6" w:themeFill="background2"/>
          </w:tcPr>
          <w:p w14:paraId="354E6C57" w14:textId="137BD3BD" w:rsidR="007D7B67" w:rsidRPr="007D7B67" w:rsidRDefault="007D7B67" w:rsidP="007D7B67">
            <w:pPr>
              <w:pStyle w:val="NoSpacing"/>
              <w:jc w:val="center"/>
              <w:rPr>
                <w:b/>
                <w:bCs/>
              </w:rPr>
            </w:pPr>
            <w:r w:rsidRPr="007D7B67">
              <w:rPr>
                <w:rFonts w:cstheme="minorHAnsi"/>
                <w:b/>
                <w:bCs/>
              </w:rPr>
              <w:t>Validation Rules</w:t>
            </w:r>
          </w:p>
        </w:tc>
        <w:tc>
          <w:tcPr>
            <w:tcW w:w="3685" w:type="dxa"/>
            <w:shd w:val="clear" w:color="auto" w:fill="E7E6E6" w:themeFill="background2"/>
          </w:tcPr>
          <w:p w14:paraId="6FD647D2" w14:textId="718A0591" w:rsidR="007D7B67" w:rsidRPr="007D7B67" w:rsidRDefault="007D7B67" w:rsidP="007D7B67">
            <w:pPr>
              <w:pStyle w:val="NoSpacing"/>
              <w:jc w:val="center"/>
              <w:rPr>
                <w:rFonts w:cstheme="minorHAnsi"/>
                <w:b/>
                <w:bCs/>
              </w:rPr>
            </w:pPr>
            <w:r>
              <w:rPr>
                <w:rFonts w:cstheme="minorHAnsi"/>
                <w:b/>
                <w:bCs/>
              </w:rPr>
              <w:t>Remarks</w:t>
            </w:r>
          </w:p>
        </w:tc>
      </w:tr>
      <w:tr w:rsidR="007D7B67" w:rsidRPr="007C7C7F" w14:paraId="4A64B8E2" w14:textId="0A8E418C" w:rsidTr="007D7B67">
        <w:tc>
          <w:tcPr>
            <w:tcW w:w="562" w:type="dxa"/>
          </w:tcPr>
          <w:p w14:paraId="334D8E2B" w14:textId="163D9CDE" w:rsidR="007D7B67" w:rsidRPr="007C7C7F" w:rsidRDefault="007D7B67" w:rsidP="007D7B67">
            <w:pPr>
              <w:pStyle w:val="NoSpacing"/>
            </w:pPr>
            <w:r>
              <w:rPr>
                <w:rFonts w:cstheme="minorHAnsi"/>
              </w:rPr>
              <w:t>1</w:t>
            </w:r>
          </w:p>
        </w:tc>
        <w:tc>
          <w:tcPr>
            <w:tcW w:w="2248" w:type="dxa"/>
          </w:tcPr>
          <w:p w14:paraId="4153E428" w14:textId="01A1F344" w:rsidR="007D7B67" w:rsidRPr="007C7C7F" w:rsidRDefault="007D7B67" w:rsidP="007D7B67">
            <w:pPr>
              <w:pStyle w:val="NoSpacing"/>
            </w:pPr>
            <w:r>
              <w:rPr>
                <w:rFonts w:cstheme="minorHAnsi"/>
              </w:rPr>
              <w:t xml:space="preserve">Home / </w:t>
            </w:r>
            <w:r w:rsidR="00A30D0B">
              <w:rPr>
                <w:rFonts w:cstheme="minorHAnsi"/>
              </w:rPr>
              <w:t>Announcement</w:t>
            </w:r>
            <w:r>
              <w:rPr>
                <w:rFonts w:cstheme="minorHAnsi"/>
              </w:rPr>
              <w:t xml:space="preserve"> /</w:t>
            </w:r>
          </w:p>
        </w:tc>
        <w:tc>
          <w:tcPr>
            <w:tcW w:w="1701" w:type="dxa"/>
          </w:tcPr>
          <w:p w14:paraId="2D7235D3" w14:textId="3DB75DCD" w:rsidR="007D7B67" w:rsidRPr="00901608" w:rsidRDefault="007D7B67" w:rsidP="007D7B67">
            <w:pPr>
              <w:pStyle w:val="NoSpacing"/>
            </w:pPr>
            <w:r>
              <w:t>Breadcrumb</w:t>
            </w:r>
          </w:p>
        </w:tc>
        <w:tc>
          <w:tcPr>
            <w:tcW w:w="2147" w:type="dxa"/>
          </w:tcPr>
          <w:p w14:paraId="1E191A83" w14:textId="77777777" w:rsidR="007D7B67" w:rsidRPr="00901608" w:rsidRDefault="007D7B67" w:rsidP="007D7B67">
            <w:pPr>
              <w:pStyle w:val="NoSpacing"/>
            </w:pPr>
          </w:p>
        </w:tc>
        <w:tc>
          <w:tcPr>
            <w:tcW w:w="3685" w:type="dxa"/>
          </w:tcPr>
          <w:p w14:paraId="0E754DE3" w14:textId="77777777" w:rsidR="007D7B67" w:rsidRPr="00901608" w:rsidRDefault="007D7B67" w:rsidP="007D7B67">
            <w:pPr>
              <w:pStyle w:val="NoSpacing"/>
            </w:pPr>
          </w:p>
        </w:tc>
      </w:tr>
      <w:tr w:rsidR="007D7B67" w:rsidRPr="007C7C7F" w14:paraId="1DE42352" w14:textId="4539AF84" w:rsidTr="007D7B67">
        <w:tc>
          <w:tcPr>
            <w:tcW w:w="562" w:type="dxa"/>
          </w:tcPr>
          <w:p w14:paraId="15159497" w14:textId="32777F9E" w:rsidR="007D7B67" w:rsidRPr="007C7C7F" w:rsidRDefault="007D7B67" w:rsidP="007D7B67">
            <w:pPr>
              <w:pStyle w:val="NoSpacing"/>
            </w:pPr>
            <w:r>
              <w:rPr>
                <w:rFonts w:cstheme="minorHAnsi"/>
              </w:rPr>
              <w:t>2</w:t>
            </w:r>
          </w:p>
        </w:tc>
        <w:tc>
          <w:tcPr>
            <w:tcW w:w="2248" w:type="dxa"/>
          </w:tcPr>
          <w:p w14:paraId="77F21A34" w14:textId="3CFE39A4" w:rsidR="007D7B67" w:rsidRPr="007C7C7F" w:rsidRDefault="000C52C7" w:rsidP="007D7B67">
            <w:pPr>
              <w:pStyle w:val="NoSpacing"/>
            </w:pPr>
            <w:commentRangeStart w:id="390"/>
            <w:commentRangeStart w:id="391"/>
            <w:commentRangeStart w:id="392"/>
            <w:r>
              <w:rPr>
                <w:rFonts w:cstheme="minorHAnsi"/>
              </w:rPr>
              <w:t>Announcement</w:t>
            </w:r>
            <w:commentRangeEnd w:id="390"/>
            <w:r>
              <w:rPr>
                <w:rStyle w:val="CommentReference"/>
              </w:rPr>
              <w:commentReference w:id="390"/>
            </w:r>
            <w:commentRangeEnd w:id="391"/>
            <w:r w:rsidR="00797CC0">
              <w:rPr>
                <w:rStyle w:val="CommentReference"/>
              </w:rPr>
              <w:commentReference w:id="391"/>
            </w:r>
            <w:commentRangeEnd w:id="392"/>
            <w:r w:rsidR="00DE3363">
              <w:rPr>
                <w:rStyle w:val="CommentReference"/>
              </w:rPr>
              <w:commentReference w:id="392"/>
            </w:r>
          </w:p>
        </w:tc>
        <w:tc>
          <w:tcPr>
            <w:tcW w:w="1701" w:type="dxa"/>
          </w:tcPr>
          <w:p w14:paraId="1D8AF7F8" w14:textId="7A7DCEE7" w:rsidR="007D7B67" w:rsidRPr="00901608" w:rsidRDefault="007D7B67" w:rsidP="007D7B67">
            <w:pPr>
              <w:pStyle w:val="NoSpacing"/>
            </w:pPr>
            <w:r w:rsidRPr="002923FD">
              <w:rPr>
                <w:rFonts w:cstheme="minorHAnsi"/>
              </w:rPr>
              <w:t xml:space="preserve">Page </w:t>
            </w:r>
            <w:r>
              <w:rPr>
                <w:rFonts w:cstheme="minorHAnsi"/>
              </w:rPr>
              <w:t>t</w:t>
            </w:r>
            <w:r w:rsidRPr="002923FD">
              <w:rPr>
                <w:rFonts w:cstheme="minorHAnsi"/>
              </w:rPr>
              <w:t>itle</w:t>
            </w:r>
          </w:p>
        </w:tc>
        <w:tc>
          <w:tcPr>
            <w:tcW w:w="2147" w:type="dxa"/>
          </w:tcPr>
          <w:p w14:paraId="55F41F13" w14:textId="77777777" w:rsidR="007D7B67" w:rsidRPr="00901608" w:rsidRDefault="007D7B67" w:rsidP="007D7B67">
            <w:pPr>
              <w:pStyle w:val="NoSpacing"/>
            </w:pPr>
          </w:p>
        </w:tc>
        <w:tc>
          <w:tcPr>
            <w:tcW w:w="3685" w:type="dxa"/>
          </w:tcPr>
          <w:p w14:paraId="510F41AE" w14:textId="77777777" w:rsidR="007D7B67" w:rsidRPr="00901608" w:rsidRDefault="007D7B67" w:rsidP="007D7B67">
            <w:pPr>
              <w:pStyle w:val="NoSpacing"/>
            </w:pPr>
          </w:p>
        </w:tc>
      </w:tr>
    </w:tbl>
    <w:p w14:paraId="6EBD7BBB" w14:textId="36C89B3C" w:rsidR="007D7B67" w:rsidRPr="007D7B67" w:rsidRDefault="007D7B67" w:rsidP="007D7B67">
      <w:pPr>
        <w:pStyle w:val="Caption"/>
      </w:pPr>
      <w:r>
        <w:t xml:space="preserve">Table </w:t>
      </w:r>
      <w:r>
        <w:fldChar w:fldCharType="begin"/>
      </w:r>
      <w:r>
        <w:instrText xml:space="preserve"> SEQ Table \* ARABIC </w:instrText>
      </w:r>
      <w:r>
        <w:fldChar w:fldCharType="separate"/>
      </w:r>
      <w:r w:rsidR="008F7ED1">
        <w:rPr>
          <w:noProof/>
        </w:rPr>
        <w:t>3</w:t>
      </w:r>
      <w:r>
        <w:fldChar w:fldCharType="end"/>
      </w:r>
      <w:r w:rsidR="00F43972">
        <w:t>:</w:t>
      </w:r>
      <w:r>
        <w:t xml:space="preserve"> Page Header Screen Elements</w:t>
      </w:r>
    </w:p>
    <w:p w14:paraId="24C19891" w14:textId="585AD9CE" w:rsidR="007D7B67" w:rsidRDefault="007D7B67" w:rsidP="006162CB">
      <w:pPr>
        <w:pStyle w:val="Heading4"/>
      </w:pPr>
      <w:r>
        <w:t>Data Table Action Bar</w:t>
      </w:r>
    </w:p>
    <w:tbl>
      <w:tblPr>
        <w:tblStyle w:val="TableGrid"/>
        <w:tblW w:w="0" w:type="auto"/>
        <w:tblLook w:val="04A0" w:firstRow="1" w:lastRow="0" w:firstColumn="1" w:lastColumn="0" w:noHBand="0" w:noVBand="1"/>
      </w:tblPr>
      <w:tblGrid>
        <w:gridCol w:w="561"/>
        <w:gridCol w:w="4439"/>
        <w:gridCol w:w="1464"/>
        <w:gridCol w:w="1662"/>
        <w:gridCol w:w="2664"/>
      </w:tblGrid>
      <w:tr w:rsidR="007D7B67" w:rsidRPr="007C7C7F" w14:paraId="61F1BC90" w14:textId="77777777" w:rsidTr="00FC312D">
        <w:tc>
          <w:tcPr>
            <w:tcW w:w="562" w:type="dxa"/>
            <w:shd w:val="clear" w:color="auto" w:fill="E7E6E6" w:themeFill="background2"/>
          </w:tcPr>
          <w:p w14:paraId="1327504B" w14:textId="77777777" w:rsidR="007D7B67" w:rsidRPr="007D7B67" w:rsidRDefault="007D7B67" w:rsidP="00FC312D">
            <w:pPr>
              <w:pStyle w:val="NoSpacing"/>
              <w:jc w:val="center"/>
              <w:rPr>
                <w:b/>
                <w:bCs/>
              </w:rPr>
            </w:pPr>
            <w:r w:rsidRPr="007D7B67">
              <w:rPr>
                <w:rFonts w:cstheme="minorHAnsi"/>
                <w:b/>
                <w:bCs/>
              </w:rPr>
              <w:t>S/N</w:t>
            </w:r>
          </w:p>
        </w:tc>
        <w:tc>
          <w:tcPr>
            <w:tcW w:w="2248" w:type="dxa"/>
            <w:shd w:val="clear" w:color="auto" w:fill="E7E6E6" w:themeFill="background2"/>
          </w:tcPr>
          <w:p w14:paraId="663FF87A" w14:textId="77777777" w:rsidR="007D7B67" w:rsidRPr="007D7B67" w:rsidRDefault="007D7B67" w:rsidP="00FC312D">
            <w:pPr>
              <w:pStyle w:val="NoSpacing"/>
              <w:jc w:val="center"/>
              <w:rPr>
                <w:b/>
                <w:bCs/>
              </w:rPr>
            </w:pPr>
            <w:r w:rsidRPr="007D7B67">
              <w:rPr>
                <w:rFonts w:cstheme="minorHAnsi"/>
                <w:b/>
                <w:bCs/>
              </w:rPr>
              <w:t>Name</w:t>
            </w:r>
          </w:p>
        </w:tc>
        <w:tc>
          <w:tcPr>
            <w:tcW w:w="1701" w:type="dxa"/>
            <w:shd w:val="clear" w:color="auto" w:fill="E7E6E6" w:themeFill="background2"/>
          </w:tcPr>
          <w:p w14:paraId="3F2C591B" w14:textId="77777777" w:rsidR="007D7B67" w:rsidRPr="007D7B67" w:rsidRDefault="007D7B67" w:rsidP="00FC312D">
            <w:pPr>
              <w:pStyle w:val="TableHeading"/>
              <w:jc w:val="center"/>
              <w:rPr>
                <w:rFonts w:asciiTheme="minorHAnsi" w:hAnsiTheme="minorHAnsi" w:cstheme="minorHAnsi"/>
                <w:bCs/>
              </w:rPr>
            </w:pPr>
            <w:r w:rsidRPr="007D7B67">
              <w:rPr>
                <w:rFonts w:asciiTheme="minorHAnsi" w:hAnsiTheme="minorHAnsi" w:cstheme="minorHAnsi"/>
                <w:bCs/>
              </w:rPr>
              <w:t>Type</w:t>
            </w:r>
          </w:p>
          <w:p w14:paraId="23633328" w14:textId="77777777" w:rsidR="007D7B67" w:rsidRPr="007D7B67" w:rsidRDefault="007D7B67" w:rsidP="00FC312D">
            <w:pPr>
              <w:pStyle w:val="NoSpacing"/>
              <w:jc w:val="center"/>
              <w:rPr>
                <w:b/>
                <w:bCs/>
              </w:rPr>
            </w:pPr>
            <w:r w:rsidRPr="007D7B67">
              <w:rPr>
                <w:rFonts w:cstheme="minorHAnsi"/>
                <w:b/>
                <w:bCs/>
              </w:rPr>
              <w:t>(Max Length)</w:t>
            </w:r>
          </w:p>
        </w:tc>
        <w:tc>
          <w:tcPr>
            <w:tcW w:w="2147" w:type="dxa"/>
            <w:shd w:val="clear" w:color="auto" w:fill="E7E6E6" w:themeFill="background2"/>
          </w:tcPr>
          <w:p w14:paraId="2FAE50E9" w14:textId="77777777" w:rsidR="007D7B67" w:rsidRPr="007D7B67" w:rsidRDefault="007D7B67" w:rsidP="00FC312D">
            <w:pPr>
              <w:pStyle w:val="NoSpacing"/>
              <w:jc w:val="center"/>
              <w:rPr>
                <w:b/>
                <w:bCs/>
              </w:rPr>
            </w:pPr>
            <w:r w:rsidRPr="007D7B67">
              <w:rPr>
                <w:rFonts w:cstheme="minorHAnsi"/>
                <w:b/>
                <w:bCs/>
              </w:rPr>
              <w:t>Validation Rules</w:t>
            </w:r>
          </w:p>
        </w:tc>
        <w:tc>
          <w:tcPr>
            <w:tcW w:w="3685" w:type="dxa"/>
            <w:shd w:val="clear" w:color="auto" w:fill="E7E6E6" w:themeFill="background2"/>
          </w:tcPr>
          <w:p w14:paraId="4D62CA25" w14:textId="77777777" w:rsidR="007D7B67" w:rsidRPr="007D7B67" w:rsidRDefault="007D7B67" w:rsidP="00FC312D">
            <w:pPr>
              <w:pStyle w:val="NoSpacing"/>
              <w:jc w:val="center"/>
              <w:rPr>
                <w:rFonts w:cstheme="minorHAnsi"/>
                <w:b/>
                <w:bCs/>
              </w:rPr>
            </w:pPr>
            <w:r>
              <w:rPr>
                <w:rFonts w:cstheme="minorHAnsi"/>
                <w:b/>
                <w:bCs/>
              </w:rPr>
              <w:t>Remarks</w:t>
            </w:r>
          </w:p>
        </w:tc>
      </w:tr>
      <w:tr w:rsidR="00A30D0B" w:rsidRPr="007C7C7F" w14:paraId="6AAAF5C9" w14:textId="77777777" w:rsidTr="00FC312D">
        <w:tc>
          <w:tcPr>
            <w:tcW w:w="562" w:type="dxa"/>
          </w:tcPr>
          <w:p w14:paraId="6A0CC2B0" w14:textId="3BA40D31" w:rsidR="00A30D0B" w:rsidRDefault="00A30D0B" w:rsidP="007D7B67">
            <w:pPr>
              <w:pStyle w:val="NoSpacing"/>
              <w:rPr>
                <w:rFonts w:cstheme="minorHAnsi"/>
              </w:rPr>
            </w:pPr>
            <w:r>
              <w:rPr>
                <w:rFonts w:cstheme="minorHAnsi"/>
              </w:rPr>
              <w:t>1</w:t>
            </w:r>
          </w:p>
        </w:tc>
        <w:tc>
          <w:tcPr>
            <w:tcW w:w="2248" w:type="dxa"/>
          </w:tcPr>
          <w:p w14:paraId="0695CE4E" w14:textId="38BD8F9A" w:rsidR="00A30D0B" w:rsidRDefault="00B626A8" w:rsidP="007D7B67">
            <w:pPr>
              <w:pStyle w:val="NoSpacing"/>
              <w:rPr>
                <w:rFonts w:cstheme="minorHAnsi"/>
              </w:rPr>
            </w:pPr>
            <w:commentRangeStart w:id="393"/>
            <w:commentRangeStart w:id="394"/>
            <w:commentRangeStart w:id="395"/>
            <w:r>
              <w:rPr>
                <w:rFonts w:cstheme="minorHAnsi"/>
              </w:rPr>
              <w:t xml:space="preserve">Announcement </w:t>
            </w:r>
            <w:commentRangeEnd w:id="393"/>
            <w:r w:rsidR="00A13B30">
              <w:rPr>
                <w:rStyle w:val="CommentReference"/>
              </w:rPr>
              <w:commentReference w:id="393"/>
            </w:r>
            <w:commentRangeEnd w:id="394"/>
            <w:r w:rsidR="00EF7359">
              <w:rPr>
                <w:rStyle w:val="CommentReference"/>
              </w:rPr>
              <w:commentReference w:id="394"/>
            </w:r>
            <w:commentRangeEnd w:id="395"/>
            <w:r w:rsidR="009B6836">
              <w:rPr>
                <w:rStyle w:val="CommentReference"/>
              </w:rPr>
              <w:commentReference w:id="395"/>
            </w:r>
            <w:ins w:id="396" w:author="Eugene CHEONG from.TOPPAN (MAS)" w:date="2025-12-29T11:43:00Z" w16du:dateUtc="2025-12-29T03:43:00Z">
              <w:r w:rsidR="003E6923">
                <w:rPr>
                  <w:rFonts w:cstheme="minorHAnsi"/>
                </w:rPr>
                <w:t>f</w:t>
              </w:r>
            </w:ins>
            <w:del w:id="397" w:author="Eugene CHEONG from.TOPPAN (MAS)" w:date="2025-12-29T11:43:00Z" w16du:dateUtc="2025-12-29T03:43:00Z">
              <w:r w:rsidR="000813D2" w:rsidDel="003E6923">
                <w:rPr>
                  <w:rFonts w:cstheme="minorHAnsi"/>
                </w:rPr>
                <w:delText>F</w:delText>
              </w:r>
            </w:del>
            <w:r w:rsidR="000813D2">
              <w:rPr>
                <w:rFonts w:cstheme="minorHAnsi"/>
              </w:rPr>
              <w:t>rom</w:t>
            </w:r>
            <w:commentRangeStart w:id="398"/>
            <w:commentRangeStart w:id="399"/>
            <w:commentRangeStart w:id="400"/>
            <w:commentRangeEnd w:id="398"/>
            <w:r w:rsidR="008E1145">
              <w:rPr>
                <w:rStyle w:val="CommentReference"/>
              </w:rPr>
              <w:commentReference w:id="398"/>
            </w:r>
            <w:commentRangeEnd w:id="399"/>
            <w:r w:rsidR="003E69D8">
              <w:rPr>
                <w:rStyle w:val="CommentReference"/>
              </w:rPr>
              <w:commentReference w:id="399"/>
            </w:r>
            <w:commentRangeEnd w:id="400"/>
            <w:r w:rsidR="001916A0">
              <w:rPr>
                <w:rStyle w:val="CommentReference"/>
              </w:rPr>
              <w:commentReference w:id="400"/>
            </w:r>
          </w:p>
        </w:tc>
        <w:tc>
          <w:tcPr>
            <w:tcW w:w="1701" w:type="dxa"/>
          </w:tcPr>
          <w:p w14:paraId="3C183D2F" w14:textId="6A738DAA" w:rsidR="00A30D0B" w:rsidRPr="002923FD" w:rsidRDefault="00A30D0B" w:rsidP="007D7B67">
            <w:pPr>
              <w:pStyle w:val="NoSpacing"/>
              <w:rPr>
                <w:rFonts w:cstheme="minorHAnsi"/>
              </w:rPr>
            </w:pPr>
            <w:r>
              <w:rPr>
                <w:rFonts w:cstheme="minorHAnsi"/>
              </w:rPr>
              <w:t>Date Picker</w:t>
            </w:r>
          </w:p>
        </w:tc>
        <w:tc>
          <w:tcPr>
            <w:tcW w:w="2147" w:type="dxa"/>
          </w:tcPr>
          <w:p w14:paraId="08F00C6B" w14:textId="77777777" w:rsidR="00A30D0B" w:rsidRPr="00901608" w:rsidRDefault="00A30D0B" w:rsidP="007D7B67">
            <w:pPr>
              <w:pStyle w:val="NoSpacing"/>
            </w:pPr>
          </w:p>
        </w:tc>
        <w:tc>
          <w:tcPr>
            <w:tcW w:w="3685" w:type="dxa"/>
          </w:tcPr>
          <w:p w14:paraId="7C191E43" w14:textId="3546C567" w:rsidR="00A30D0B" w:rsidRDefault="00D51187" w:rsidP="00B7593B">
            <w:pPr>
              <w:pStyle w:val="NoSpacing"/>
            </w:pPr>
            <w:r>
              <w:t xml:space="preserve">To filter for Announcement date. </w:t>
            </w:r>
            <w:r w:rsidR="000813D2">
              <w:t>The date selected is inclusive.</w:t>
            </w:r>
          </w:p>
        </w:tc>
      </w:tr>
      <w:tr w:rsidR="00A30D0B" w:rsidRPr="007C7C7F" w14:paraId="13479E72" w14:textId="77777777" w:rsidTr="00FC312D">
        <w:tc>
          <w:tcPr>
            <w:tcW w:w="562" w:type="dxa"/>
          </w:tcPr>
          <w:p w14:paraId="699BAFDC" w14:textId="1F9ADD3B" w:rsidR="00A30D0B" w:rsidRDefault="00A30D0B" w:rsidP="007D7B67">
            <w:pPr>
              <w:pStyle w:val="NoSpacing"/>
              <w:rPr>
                <w:rFonts w:cstheme="minorHAnsi"/>
              </w:rPr>
            </w:pPr>
            <w:r>
              <w:rPr>
                <w:rFonts w:cstheme="minorHAnsi"/>
              </w:rPr>
              <w:t>2</w:t>
            </w:r>
          </w:p>
        </w:tc>
        <w:tc>
          <w:tcPr>
            <w:tcW w:w="2248" w:type="dxa"/>
          </w:tcPr>
          <w:p w14:paraId="14B67B9E" w14:textId="287819B8" w:rsidR="00A30D0B" w:rsidRDefault="000813D2" w:rsidP="007D7B67">
            <w:pPr>
              <w:pStyle w:val="NoSpacing"/>
              <w:rPr>
                <w:rFonts w:cstheme="minorHAnsi"/>
              </w:rPr>
            </w:pPr>
            <w:r>
              <w:rPr>
                <w:rFonts w:cstheme="minorHAnsi"/>
              </w:rPr>
              <w:t>To</w:t>
            </w:r>
          </w:p>
        </w:tc>
        <w:tc>
          <w:tcPr>
            <w:tcW w:w="1701" w:type="dxa"/>
          </w:tcPr>
          <w:p w14:paraId="37B11711" w14:textId="0B266A3F" w:rsidR="00A30D0B" w:rsidRPr="002923FD" w:rsidRDefault="00A30D0B" w:rsidP="007D7B67">
            <w:pPr>
              <w:pStyle w:val="NoSpacing"/>
              <w:rPr>
                <w:rFonts w:cstheme="minorHAnsi"/>
              </w:rPr>
            </w:pPr>
            <w:r>
              <w:rPr>
                <w:rFonts w:cstheme="minorHAnsi"/>
              </w:rPr>
              <w:t>Date Picker</w:t>
            </w:r>
          </w:p>
        </w:tc>
        <w:tc>
          <w:tcPr>
            <w:tcW w:w="2147" w:type="dxa"/>
          </w:tcPr>
          <w:p w14:paraId="1FCEC9A2" w14:textId="77777777" w:rsidR="00A30D0B" w:rsidRPr="00901608" w:rsidRDefault="00A30D0B" w:rsidP="007D7B67">
            <w:pPr>
              <w:pStyle w:val="NoSpacing"/>
            </w:pPr>
          </w:p>
        </w:tc>
        <w:tc>
          <w:tcPr>
            <w:tcW w:w="3685" w:type="dxa"/>
          </w:tcPr>
          <w:p w14:paraId="4CABA4A2" w14:textId="22CF345C" w:rsidR="000813D2" w:rsidRDefault="00D51187" w:rsidP="000813D2">
            <w:pPr>
              <w:pStyle w:val="NoSpacing"/>
            </w:pPr>
            <w:r>
              <w:t xml:space="preserve">To filter for Announcement date. </w:t>
            </w:r>
            <w:r w:rsidR="000813D2">
              <w:t>The date selected is inclusive.</w:t>
            </w:r>
          </w:p>
          <w:p w14:paraId="447796BA" w14:textId="77777777" w:rsidR="000813D2" w:rsidRDefault="000813D2" w:rsidP="000813D2">
            <w:pPr>
              <w:pStyle w:val="NoSpacing"/>
            </w:pPr>
          </w:p>
          <w:p w14:paraId="5B1A1940" w14:textId="277EF5E2" w:rsidR="000813D2" w:rsidRDefault="000813D2" w:rsidP="000813D2">
            <w:pPr>
              <w:pStyle w:val="NoSpacing"/>
            </w:pPr>
            <w:r>
              <w:t>Earliest allowed date is the value of the From field. Latest allowed date is today.</w:t>
            </w:r>
          </w:p>
        </w:tc>
      </w:tr>
      <w:tr w:rsidR="007D7B67" w:rsidRPr="007C7C7F" w14:paraId="562AA843" w14:textId="77777777" w:rsidTr="00FC312D">
        <w:tc>
          <w:tcPr>
            <w:tcW w:w="562" w:type="dxa"/>
          </w:tcPr>
          <w:p w14:paraId="11DBD953" w14:textId="11412842" w:rsidR="007D7B67" w:rsidRPr="007C7C7F" w:rsidRDefault="000813D2" w:rsidP="007D7B67">
            <w:pPr>
              <w:pStyle w:val="NoSpacing"/>
            </w:pPr>
            <w:r>
              <w:t>3</w:t>
            </w:r>
          </w:p>
        </w:tc>
        <w:tc>
          <w:tcPr>
            <w:tcW w:w="2248" w:type="dxa"/>
          </w:tcPr>
          <w:p w14:paraId="3A2D060A" w14:textId="405675DF" w:rsidR="007D7B67" w:rsidRPr="007C7C7F" w:rsidRDefault="007D7B67" w:rsidP="007D7B67">
            <w:pPr>
              <w:pStyle w:val="NoSpacing"/>
            </w:pPr>
            <w:r>
              <w:rPr>
                <w:rFonts w:cstheme="minorHAnsi"/>
              </w:rPr>
              <w:t>Security type</w:t>
            </w:r>
          </w:p>
        </w:tc>
        <w:tc>
          <w:tcPr>
            <w:tcW w:w="1701" w:type="dxa"/>
          </w:tcPr>
          <w:p w14:paraId="6C4D9302" w14:textId="0C308AF7" w:rsidR="007D7B67" w:rsidRPr="00901608" w:rsidRDefault="007D7B67" w:rsidP="007D7B67">
            <w:pPr>
              <w:pStyle w:val="NoSpacing"/>
            </w:pPr>
            <w:r w:rsidRPr="002923FD">
              <w:rPr>
                <w:rFonts w:cstheme="minorHAnsi"/>
              </w:rPr>
              <w:t>Multiselect Dropdown</w:t>
            </w:r>
          </w:p>
        </w:tc>
        <w:tc>
          <w:tcPr>
            <w:tcW w:w="2147" w:type="dxa"/>
          </w:tcPr>
          <w:p w14:paraId="770DAAB6" w14:textId="77777777" w:rsidR="007D7B67" w:rsidRPr="00901608" w:rsidRDefault="007D7B67" w:rsidP="007D7B67">
            <w:pPr>
              <w:pStyle w:val="NoSpacing"/>
            </w:pPr>
          </w:p>
        </w:tc>
        <w:tc>
          <w:tcPr>
            <w:tcW w:w="3685" w:type="dxa"/>
          </w:tcPr>
          <w:p w14:paraId="3AA5743A" w14:textId="29642590" w:rsidR="00B7593B" w:rsidRDefault="00B7593B" w:rsidP="00B7593B">
            <w:pPr>
              <w:pStyle w:val="NoSpacing"/>
            </w:pPr>
            <w:r>
              <w:t>Options available</w:t>
            </w:r>
            <w:r w:rsidR="00380D00">
              <w:t xml:space="preserve"> are</w:t>
            </w:r>
            <w:r>
              <w:t>:</w:t>
            </w:r>
          </w:p>
          <w:p w14:paraId="7868AB9C" w14:textId="2557BCF8" w:rsidR="00B7593B" w:rsidRDefault="00B7593B" w:rsidP="00380D00">
            <w:pPr>
              <w:pStyle w:val="ListParagraph"/>
            </w:pPr>
            <w:r>
              <w:t>SGS Bonds</w:t>
            </w:r>
          </w:p>
          <w:p w14:paraId="628C7801" w14:textId="31F93170" w:rsidR="00B7593B" w:rsidRDefault="00B7593B" w:rsidP="00380D00">
            <w:pPr>
              <w:pStyle w:val="ListParagraph"/>
            </w:pPr>
            <w:r>
              <w:t>MAS Bills</w:t>
            </w:r>
          </w:p>
          <w:p w14:paraId="41E4B3C7" w14:textId="3FEA6A22" w:rsidR="00B7593B" w:rsidRDefault="00B7593B" w:rsidP="00380D00">
            <w:pPr>
              <w:pStyle w:val="ListParagraph"/>
            </w:pPr>
            <w:r>
              <w:t>T-Bills</w:t>
            </w:r>
          </w:p>
          <w:p w14:paraId="7DD1A4F8" w14:textId="1EF66907" w:rsidR="00B7593B" w:rsidRDefault="00B7593B" w:rsidP="00380D00">
            <w:pPr>
              <w:pStyle w:val="ListParagraph"/>
            </w:pPr>
            <w:r>
              <w:t>SSBs</w:t>
            </w:r>
          </w:p>
          <w:p w14:paraId="7FF2D0AF" w14:textId="6E2800BD" w:rsidR="001F1499" w:rsidRDefault="00B7593B" w:rsidP="002F0B3D">
            <w:pPr>
              <w:pStyle w:val="ListParagraph"/>
            </w:pPr>
            <w:r>
              <w:t>CMTBs</w:t>
            </w:r>
          </w:p>
          <w:p w14:paraId="625AF30A" w14:textId="25B7B067" w:rsidR="002F0B3D" w:rsidRPr="00901608" w:rsidRDefault="002F0B3D" w:rsidP="00380D00">
            <w:pPr>
              <w:spacing w:line="240" w:lineRule="auto"/>
            </w:pPr>
            <w:r>
              <w:t xml:space="preserve">Additional options are available based on the name </w:t>
            </w:r>
            <w:del w:id="401" w:author="Sophia TAN (MAS)" w:date="2026-01-07T09:59:00Z" w16du:dateUtc="2026-01-07T01:59:00Z">
              <w:r w:rsidDel="00567817">
                <w:delText xml:space="preserve">of the security type </w:delText>
              </w:r>
            </w:del>
            <w:r>
              <w:t>when new security types are created.</w:t>
            </w:r>
          </w:p>
        </w:tc>
      </w:tr>
    </w:tbl>
    <w:p w14:paraId="290193D3" w14:textId="7379B2CB" w:rsidR="007D7B67" w:rsidRPr="007D7B67" w:rsidRDefault="007D7B67" w:rsidP="007D7B67">
      <w:pPr>
        <w:pStyle w:val="Caption"/>
      </w:pPr>
      <w:r>
        <w:t xml:space="preserve">Table </w:t>
      </w:r>
      <w:r>
        <w:fldChar w:fldCharType="begin"/>
      </w:r>
      <w:r>
        <w:instrText xml:space="preserve"> SEQ Table \* ARABIC </w:instrText>
      </w:r>
      <w:r>
        <w:fldChar w:fldCharType="separate"/>
      </w:r>
      <w:r w:rsidR="008F7ED1">
        <w:rPr>
          <w:noProof/>
        </w:rPr>
        <w:t>4</w:t>
      </w:r>
      <w:r>
        <w:fldChar w:fldCharType="end"/>
      </w:r>
      <w:r w:rsidR="00F43972">
        <w:t>:</w:t>
      </w:r>
      <w:r>
        <w:t xml:space="preserve"> Data Table Action Bar Screen Elements</w:t>
      </w:r>
    </w:p>
    <w:p w14:paraId="506BF150" w14:textId="3B95F06E" w:rsidR="007D7B67" w:rsidRDefault="007D7B67" w:rsidP="006162CB">
      <w:pPr>
        <w:pStyle w:val="Heading4"/>
      </w:pPr>
      <w:r>
        <w:t>Filter Drawer</w:t>
      </w:r>
    </w:p>
    <w:tbl>
      <w:tblPr>
        <w:tblStyle w:val="TableGrid"/>
        <w:tblW w:w="0" w:type="auto"/>
        <w:tblLook w:val="04A0" w:firstRow="1" w:lastRow="0" w:firstColumn="1" w:lastColumn="0" w:noHBand="0" w:noVBand="1"/>
      </w:tblPr>
      <w:tblGrid>
        <w:gridCol w:w="562"/>
        <w:gridCol w:w="2248"/>
        <w:gridCol w:w="1701"/>
        <w:gridCol w:w="2147"/>
        <w:gridCol w:w="3685"/>
      </w:tblGrid>
      <w:tr w:rsidR="007D7B67" w:rsidRPr="007C7C7F" w14:paraId="7469DFFF" w14:textId="77777777" w:rsidTr="00FC312D">
        <w:tc>
          <w:tcPr>
            <w:tcW w:w="562" w:type="dxa"/>
            <w:shd w:val="clear" w:color="auto" w:fill="E7E6E6" w:themeFill="background2"/>
          </w:tcPr>
          <w:p w14:paraId="6BCFA7AB" w14:textId="77777777" w:rsidR="007D7B67" w:rsidRPr="007D7B67" w:rsidRDefault="007D7B67" w:rsidP="00FC312D">
            <w:pPr>
              <w:pStyle w:val="NoSpacing"/>
              <w:jc w:val="center"/>
              <w:rPr>
                <w:b/>
                <w:bCs/>
              </w:rPr>
            </w:pPr>
            <w:r w:rsidRPr="007D7B67">
              <w:rPr>
                <w:rFonts w:cstheme="minorHAnsi"/>
                <w:b/>
                <w:bCs/>
              </w:rPr>
              <w:t>S/N</w:t>
            </w:r>
          </w:p>
        </w:tc>
        <w:tc>
          <w:tcPr>
            <w:tcW w:w="2248" w:type="dxa"/>
            <w:shd w:val="clear" w:color="auto" w:fill="E7E6E6" w:themeFill="background2"/>
          </w:tcPr>
          <w:p w14:paraId="186036CC" w14:textId="77777777" w:rsidR="007D7B67" w:rsidRPr="007D7B67" w:rsidRDefault="007D7B67" w:rsidP="00FC312D">
            <w:pPr>
              <w:pStyle w:val="NoSpacing"/>
              <w:jc w:val="center"/>
              <w:rPr>
                <w:b/>
                <w:bCs/>
              </w:rPr>
            </w:pPr>
            <w:r w:rsidRPr="007D7B67">
              <w:rPr>
                <w:rFonts w:cstheme="minorHAnsi"/>
                <w:b/>
                <w:bCs/>
              </w:rPr>
              <w:t>Name</w:t>
            </w:r>
          </w:p>
        </w:tc>
        <w:tc>
          <w:tcPr>
            <w:tcW w:w="1701" w:type="dxa"/>
            <w:shd w:val="clear" w:color="auto" w:fill="E7E6E6" w:themeFill="background2"/>
          </w:tcPr>
          <w:p w14:paraId="3E22E456" w14:textId="77777777" w:rsidR="007D7B67" w:rsidRPr="007D7B67" w:rsidRDefault="007D7B67" w:rsidP="00FC312D">
            <w:pPr>
              <w:pStyle w:val="TableHeading"/>
              <w:jc w:val="center"/>
              <w:rPr>
                <w:rFonts w:asciiTheme="minorHAnsi" w:hAnsiTheme="minorHAnsi" w:cstheme="minorHAnsi"/>
                <w:bCs/>
              </w:rPr>
            </w:pPr>
            <w:r w:rsidRPr="007D7B67">
              <w:rPr>
                <w:rFonts w:asciiTheme="minorHAnsi" w:hAnsiTheme="minorHAnsi" w:cstheme="minorHAnsi"/>
                <w:bCs/>
              </w:rPr>
              <w:t>Type</w:t>
            </w:r>
          </w:p>
          <w:p w14:paraId="5B9E81DF" w14:textId="77777777" w:rsidR="007D7B67" w:rsidRPr="007D7B67" w:rsidRDefault="007D7B67" w:rsidP="00FC312D">
            <w:pPr>
              <w:pStyle w:val="NoSpacing"/>
              <w:jc w:val="center"/>
              <w:rPr>
                <w:b/>
                <w:bCs/>
              </w:rPr>
            </w:pPr>
            <w:r w:rsidRPr="007D7B67">
              <w:rPr>
                <w:rFonts w:cstheme="minorHAnsi"/>
                <w:b/>
                <w:bCs/>
              </w:rPr>
              <w:t>(Max Length)</w:t>
            </w:r>
          </w:p>
        </w:tc>
        <w:tc>
          <w:tcPr>
            <w:tcW w:w="2147" w:type="dxa"/>
            <w:shd w:val="clear" w:color="auto" w:fill="E7E6E6" w:themeFill="background2"/>
          </w:tcPr>
          <w:p w14:paraId="6AE91E8D" w14:textId="77777777" w:rsidR="007D7B67" w:rsidRPr="007D7B67" w:rsidRDefault="007D7B67" w:rsidP="00FC312D">
            <w:pPr>
              <w:pStyle w:val="NoSpacing"/>
              <w:jc w:val="center"/>
              <w:rPr>
                <w:b/>
                <w:bCs/>
              </w:rPr>
            </w:pPr>
            <w:r w:rsidRPr="007D7B67">
              <w:rPr>
                <w:rFonts w:cstheme="minorHAnsi"/>
                <w:b/>
                <w:bCs/>
              </w:rPr>
              <w:t>Validation Rules</w:t>
            </w:r>
          </w:p>
        </w:tc>
        <w:tc>
          <w:tcPr>
            <w:tcW w:w="3685" w:type="dxa"/>
            <w:shd w:val="clear" w:color="auto" w:fill="E7E6E6" w:themeFill="background2"/>
          </w:tcPr>
          <w:p w14:paraId="0C45FF90" w14:textId="77777777" w:rsidR="007D7B67" w:rsidRPr="007D7B67" w:rsidRDefault="007D7B67" w:rsidP="00FC312D">
            <w:pPr>
              <w:pStyle w:val="NoSpacing"/>
              <w:jc w:val="center"/>
              <w:rPr>
                <w:rFonts w:cstheme="minorHAnsi"/>
                <w:b/>
                <w:bCs/>
              </w:rPr>
            </w:pPr>
            <w:r>
              <w:rPr>
                <w:rFonts w:cstheme="minorHAnsi"/>
                <w:b/>
                <w:bCs/>
              </w:rPr>
              <w:t>Remarks</w:t>
            </w:r>
          </w:p>
        </w:tc>
      </w:tr>
      <w:tr w:rsidR="00B7593B" w:rsidRPr="007C7C7F" w14:paraId="5D798E56" w14:textId="77777777" w:rsidTr="00FC312D">
        <w:tc>
          <w:tcPr>
            <w:tcW w:w="562" w:type="dxa"/>
          </w:tcPr>
          <w:p w14:paraId="1CC32BAE" w14:textId="77777777" w:rsidR="00B7593B" w:rsidRPr="007C7C7F" w:rsidRDefault="00B7593B" w:rsidP="00B7593B">
            <w:pPr>
              <w:pStyle w:val="NoSpacing"/>
            </w:pPr>
            <w:r>
              <w:rPr>
                <w:rFonts w:cstheme="minorHAnsi"/>
              </w:rPr>
              <w:t>1</w:t>
            </w:r>
          </w:p>
        </w:tc>
        <w:tc>
          <w:tcPr>
            <w:tcW w:w="2248" w:type="dxa"/>
          </w:tcPr>
          <w:p w14:paraId="066F7760" w14:textId="24E6106B" w:rsidR="00B7593B" w:rsidRPr="007C7C7F" w:rsidRDefault="000813D2" w:rsidP="00B7593B">
            <w:pPr>
              <w:pStyle w:val="NoSpacing"/>
            </w:pPr>
            <w:r>
              <w:rPr>
                <w:rFonts w:cstheme="minorHAnsi"/>
                <w:color w:val="000000"/>
              </w:rPr>
              <w:t>Announcement date</w:t>
            </w:r>
          </w:p>
        </w:tc>
        <w:tc>
          <w:tcPr>
            <w:tcW w:w="1701" w:type="dxa"/>
          </w:tcPr>
          <w:p w14:paraId="7D434416" w14:textId="606FBB72" w:rsidR="00B7593B" w:rsidRPr="00901608" w:rsidRDefault="00985209" w:rsidP="00B7593B">
            <w:pPr>
              <w:pStyle w:val="NoSpacing"/>
            </w:pPr>
            <w:r>
              <w:rPr>
                <w:rFonts w:cstheme="minorHAnsi"/>
                <w:color w:val="000000"/>
              </w:rPr>
              <w:t>Date Picker</w:t>
            </w:r>
          </w:p>
        </w:tc>
        <w:tc>
          <w:tcPr>
            <w:tcW w:w="2147" w:type="dxa"/>
          </w:tcPr>
          <w:p w14:paraId="1897F243" w14:textId="77777777" w:rsidR="00B7593B" w:rsidRPr="00901608" w:rsidRDefault="00B7593B" w:rsidP="00B7593B">
            <w:pPr>
              <w:pStyle w:val="NoSpacing"/>
            </w:pPr>
          </w:p>
        </w:tc>
        <w:tc>
          <w:tcPr>
            <w:tcW w:w="3685" w:type="dxa"/>
          </w:tcPr>
          <w:p w14:paraId="1835A7F8" w14:textId="653AA1C0" w:rsidR="00B7593B" w:rsidRPr="00901608" w:rsidRDefault="00985209" w:rsidP="00985209">
            <w:pPr>
              <w:pStyle w:val="NoSpacing"/>
            </w:pPr>
            <w:r>
              <w:t>Contains two date pickers: From and To.</w:t>
            </w:r>
          </w:p>
        </w:tc>
      </w:tr>
      <w:tr w:rsidR="000813D2" w:rsidRPr="007C7C7F" w14:paraId="5CBFE166" w14:textId="77777777" w:rsidTr="00FC312D">
        <w:tc>
          <w:tcPr>
            <w:tcW w:w="562" w:type="dxa"/>
          </w:tcPr>
          <w:p w14:paraId="1B5670C1" w14:textId="77777777" w:rsidR="000813D2" w:rsidRPr="007C7C7F" w:rsidRDefault="000813D2" w:rsidP="000813D2">
            <w:pPr>
              <w:pStyle w:val="NoSpacing"/>
            </w:pPr>
            <w:r>
              <w:rPr>
                <w:rFonts w:cstheme="minorHAnsi"/>
              </w:rPr>
              <w:t>2</w:t>
            </w:r>
          </w:p>
        </w:tc>
        <w:tc>
          <w:tcPr>
            <w:tcW w:w="2248" w:type="dxa"/>
          </w:tcPr>
          <w:p w14:paraId="5E306B16" w14:textId="3F476C52" w:rsidR="000813D2" w:rsidRPr="007C7C7F" w:rsidRDefault="000813D2" w:rsidP="000813D2">
            <w:pPr>
              <w:pStyle w:val="NoSpacing"/>
            </w:pPr>
            <w:r>
              <w:rPr>
                <w:rFonts w:cstheme="minorHAnsi"/>
                <w:color w:val="000000"/>
              </w:rPr>
              <w:t>Security type</w:t>
            </w:r>
          </w:p>
        </w:tc>
        <w:tc>
          <w:tcPr>
            <w:tcW w:w="1701" w:type="dxa"/>
          </w:tcPr>
          <w:p w14:paraId="02891612" w14:textId="6756D207" w:rsidR="000813D2" w:rsidRPr="00901608" w:rsidRDefault="000813D2" w:rsidP="000813D2">
            <w:pPr>
              <w:pStyle w:val="NoSpacing"/>
            </w:pPr>
            <w:r w:rsidRPr="002923FD">
              <w:rPr>
                <w:rFonts w:cstheme="minorHAnsi"/>
                <w:color w:val="000000"/>
              </w:rPr>
              <w:t>Checkbox Group</w:t>
            </w:r>
          </w:p>
        </w:tc>
        <w:tc>
          <w:tcPr>
            <w:tcW w:w="2147" w:type="dxa"/>
          </w:tcPr>
          <w:p w14:paraId="6020534E" w14:textId="77777777" w:rsidR="000813D2" w:rsidRPr="00901608" w:rsidRDefault="000813D2" w:rsidP="000813D2">
            <w:pPr>
              <w:pStyle w:val="NoSpacing"/>
            </w:pPr>
          </w:p>
        </w:tc>
        <w:tc>
          <w:tcPr>
            <w:tcW w:w="3685" w:type="dxa"/>
          </w:tcPr>
          <w:p w14:paraId="5328BBF7" w14:textId="167E92EE" w:rsidR="000813D2" w:rsidRPr="00901608" w:rsidRDefault="000813D2" w:rsidP="00985209">
            <w:pPr>
              <w:pStyle w:val="NoSpacing"/>
            </w:pPr>
            <w:r>
              <w:t xml:space="preserve">Same options as </w:t>
            </w:r>
            <w:r w:rsidR="0062243C">
              <w:t xml:space="preserve">Security type </w:t>
            </w:r>
            <w:r>
              <w:t>in Data Table Action Bar.</w:t>
            </w:r>
          </w:p>
        </w:tc>
      </w:tr>
      <w:tr w:rsidR="000813D2" w:rsidRPr="007C7C7F" w14:paraId="57F6669C" w14:textId="77777777" w:rsidTr="00FC312D">
        <w:tc>
          <w:tcPr>
            <w:tcW w:w="562" w:type="dxa"/>
          </w:tcPr>
          <w:p w14:paraId="030C590C" w14:textId="22CB51BB" w:rsidR="000813D2" w:rsidRDefault="000813D2" w:rsidP="000813D2">
            <w:pPr>
              <w:pStyle w:val="NoSpacing"/>
              <w:rPr>
                <w:rFonts w:cstheme="minorHAnsi"/>
              </w:rPr>
            </w:pPr>
            <w:r>
              <w:rPr>
                <w:rFonts w:cstheme="minorHAnsi"/>
              </w:rPr>
              <w:t>3</w:t>
            </w:r>
          </w:p>
        </w:tc>
        <w:tc>
          <w:tcPr>
            <w:tcW w:w="2248" w:type="dxa"/>
          </w:tcPr>
          <w:p w14:paraId="0BC0DE48" w14:textId="02E204F6" w:rsidR="000813D2" w:rsidRDefault="000813D2" w:rsidP="000813D2">
            <w:pPr>
              <w:pStyle w:val="NoSpacing"/>
              <w:rPr>
                <w:rFonts w:cstheme="minorHAnsi"/>
              </w:rPr>
            </w:pPr>
            <w:r>
              <w:rPr>
                <w:rFonts w:cstheme="minorHAnsi"/>
                <w:color w:val="000000"/>
              </w:rPr>
              <w:t>Status</w:t>
            </w:r>
          </w:p>
        </w:tc>
        <w:tc>
          <w:tcPr>
            <w:tcW w:w="1701" w:type="dxa"/>
          </w:tcPr>
          <w:p w14:paraId="011C1720" w14:textId="6EB3D565" w:rsidR="000813D2" w:rsidRPr="002923FD" w:rsidRDefault="000813D2" w:rsidP="000813D2">
            <w:pPr>
              <w:pStyle w:val="NoSpacing"/>
              <w:rPr>
                <w:rFonts w:cstheme="minorHAnsi"/>
              </w:rPr>
            </w:pPr>
            <w:r w:rsidRPr="002923FD">
              <w:rPr>
                <w:rFonts w:cstheme="minorHAnsi"/>
                <w:color w:val="000000"/>
              </w:rPr>
              <w:t>Checkbox Group</w:t>
            </w:r>
          </w:p>
        </w:tc>
        <w:tc>
          <w:tcPr>
            <w:tcW w:w="2147" w:type="dxa"/>
          </w:tcPr>
          <w:p w14:paraId="2DAFDC1E" w14:textId="77777777" w:rsidR="000813D2" w:rsidRPr="00901608" w:rsidRDefault="000813D2" w:rsidP="000813D2">
            <w:pPr>
              <w:pStyle w:val="NoSpacing"/>
            </w:pPr>
          </w:p>
        </w:tc>
        <w:tc>
          <w:tcPr>
            <w:tcW w:w="3685" w:type="dxa"/>
          </w:tcPr>
          <w:p w14:paraId="4E9C29A4" w14:textId="5658A4D3" w:rsidR="000813D2" w:rsidRPr="00901608" w:rsidRDefault="00985209" w:rsidP="00985209">
            <w:pPr>
              <w:pStyle w:val="NoSpacing"/>
            </w:pPr>
            <w:commentRangeStart w:id="402"/>
            <w:commentRangeStart w:id="403"/>
            <w:commentRangeStart w:id="404"/>
            <w:commentRangeStart w:id="405"/>
            <w:commentRangeStart w:id="406"/>
            <w:r>
              <w:t xml:space="preserve">“New” is not an available option </w:t>
            </w:r>
            <w:commentRangeEnd w:id="402"/>
            <w:r w:rsidR="00A8552C">
              <w:rPr>
                <w:rStyle w:val="CommentReference"/>
              </w:rPr>
              <w:commentReference w:id="402"/>
            </w:r>
            <w:commentRangeEnd w:id="403"/>
            <w:r w:rsidR="004B0618">
              <w:rPr>
                <w:rStyle w:val="CommentReference"/>
              </w:rPr>
              <w:commentReference w:id="403"/>
            </w:r>
            <w:commentRangeEnd w:id="404"/>
            <w:r w:rsidR="00BB2792">
              <w:rPr>
                <w:rStyle w:val="CommentReference"/>
              </w:rPr>
              <w:commentReference w:id="404"/>
            </w:r>
            <w:commentRangeEnd w:id="405"/>
            <w:r w:rsidR="00C14E29">
              <w:rPr>
                <w:rStyle w:val="CommentReference"/>
              </w:rPr>
              <w:commentReference w:id="405"/>
            </w:r>
            <w:commentRangeEnd w:id="406"/>
            <w:r w:rsidR="00722D2B">
              <w:rPr>
                <w:rStyle w:val="CommentReference"/>
              </w:rPr>
              <w:commentReference w:id="406"/>
            </w:r>
            <w:r>
              <w:t xml:space="preserve">for this filter category. Refer to </w:t>
            </w:r>
            <w:r>
              <w:fldChar w:fldCharType="begin"/>
            </w:r>
            <w:r>
              <w:instrText xml:space="preserve"> REF _Ref215583037 \r \h </w:instrText>
            </w:r>
            <w:r>
              <w:fldChar w:fldCharType="separate"/>
            </w:r>
            <w:r w:rsidR="008F7ED1">
              <w:t>2.5</w:t>
            </w:r>
            <w:r>
              <w:fldChar w:fldCharType="end"/>
            </w:r>
            <w:r>
              <w:t xml:space="preserve"> </w:t>
            </w:r>
            <w:r>
              <w:fldChar w:fldCharType="begin"/>
            </w:r>
            <w:r>
              <w:instrText xml:space="preserve"> REF _Ref215583037 \h </w:instrText>
            </w:r>
            <w:r>
              <w:fldChar w:fldCharType="separate"/>
            </w:r>
            <w:r w:rsidR="008F7ED1">
              <w:t>State Transition Diagram</w:t>
            </w:r>
            <w:r>
              <w:fldChar w:fldCharType="end"/>
            </w:r>
            <w:r>
              <w:t xml:space="preserve"> for the list of other available options. </w:t>
            </w:r>
          </w:p>
        </w:tc>
      </w:tr>
    </w:tbl>
    <w:p w14:paraId="7014A509" w14:textId="777EB8B6" w:rsidR="00F70B95" w:rsidRDefault="00F70B95" w:rsidP="00F70B95">
      <w:pPr>
        <w:pStyle w:val="Caption"/>
      </w:pPr>
      <w:r>
        <w:t xml:space="preserve">Table </w:t>
      </w:r>
      <w:r>
        <w:fldChar w:fldCharType="begin"/>
      </w:r>
      <w:r>
        <w:instrText xml:space="preserve"> SEQ Table \* ARABIC </w:instrText>
      </w:r>
      <w:r>
        <w:fldChar w:fldCharType="separate"/>
      </w:r>
      <w:r w:rsidR="008F7ED1">
        <w:rPr>
          <w:noProof/>
        </w:rPr>
        <w:t>5</w:t>
      </w:r>
      <w:r>
        <w:fldChar w:fldCharType="end"/>
      </w:r>
      <w:r w:rsidR="00F43972">
        <w:t>:</w:t>
      </w:r>
      <w:r>
        <w:t xml:space="preserve"> Filter Drawer Screen Elements</w:t>
      </w:r>
    </w:p>
    <w:p w14:paraId="563E0961" w14:textId="4821A706" w:rsidR="00C96648" w:rsidRPr="00C96648" w:rsidRDefault="00C96648" w:rsidP="003F1708">
      <w:r>
        <w:t xml:space="preserve">Refer to </w:t>
      </w:r>
      <w:r w:rsidRPr="00C96648">
        <w:rPr>
          <w:i/>
          <w:iCs/>
        </w:rPr>
        <w:t>MAS_OMEGA – Functional Specifications Document (Common Functions)</w:t>
      </w:r>
      <w:r w:rsidR="00A721A9">
        <w:rPr>
          <w:i/>
          <w:iCs/>
        </w:rPr>
        <w:t>.docx</w:t>
      </w:r>
      <w:r>
        <w:t xml:space="preserve"> for the common screen elements and functionalities used in the Filter Drawer.</w:t>
      </w:r>
    </w:p>
    <w:p w14:paraId="5BE1C98E" w14:textId="1FDAC8D0" w:rsidR="007D7B67" w:rsidRPr="007D7B67" w:rsidRDefault="007D7B67" w:rsidP="006162CB">
      <w:pPr>
        <w:pStyle w:val="Heading4"/>
      </w:pPr>
      <w:commentRangeStart w:id="407"/>
      <w:commentRangeStart w:id="408"/>
      <w:r>
        <w:t>Data Table</w:t>
      </w:r>
      <w:commentRangeEnd w:id="407"/>
      <w:r w:rsidR="00C229C4">
        <w:rPr>
          <w:rStyle w:val="CommentReference"/>
          <w:rFonts w:eastAsiaTheme="minorHAnsi" w:cstheme="minorBidi"/>
          <w:b w:val="0"/>
          <w:iCs w:val="0"/>
        </w:rPr>
        <w:commentReference w:id="407"/>
      </w:r>
      <w:commentRangeEnd w:id="408"/>
      <w:r w:rsidR="00031A74">
        <w:rPr>
          <w:rStyle w:val="CommentReference"/>
          <w:rFonts w:eastAsiaTheme="minorHAnsi" w:cstheme="minorBidi"/>
          <w:b w:val="0"/>
          <w:iCs w:val="0"/>
        </w:rPr>
        <w:commentReference w:id="408"/>
      </w:r>
    </w:p>
    <w:tbl>
      <w:tblPr>
        <w:tblStyle w:val="TableGrid"/>
        <w:tblW w:w="0" w:type="auto"/>
        <w:tblLook w:val="04A0" w:firstRow="1" w:lastRow="0" w:firstColumn="1" w:lastColumn="0" w:noHBand="0" w:noVBand="1"/>
      </w:tblPr>
      <w:tblGrid>
        <w:gridCol w:w="562"/>
        <w:gridCol w:w="2248"/>
        <w:gridCol w:w="1701"/>
        <w:gridCol w:w="2147"/>
        <w:gridCol w:w="3685"/>
      </w:tblGrid>
      <w:tr w:rsidR="007D7B67" w:rsidRPr="007C7C7F" w14:paraId="6AAE3810" w14:textId="77777777" w:rsidTr="00FC312D">
        <w:tc>
          <w:tcPr>
            <w:tcW w:w="562" w:type="dxa"/>
            <w:shd w:val="clear" w:color="auto" w:fill="E7E6E6" w:themeFill="background2"/>
          </w:tcPr>
          <w:p w14:paraId="1FAB52FE" w14:textId="77777777" w:rsidR="007D7B67" w:rsidRPr="007D7B67" w:rsidRDefault="007D7B67" w:rsidP="00FC312D">
            <w:pPr>
              <w:pStyle w:val="NoSpacing"/>
              <w:jc w:val="center"/>
              <w:rPr>
                <w:b/>
                <w:bCs/>
              </w:rPr>
            </w:pPr>
            <w:r w:rsidRPr="007D7B67">
              <w:rPr>
                <w:rFonts w:cstheme="minorHAnsi"/>
                <w:b/>
                <w:bCs/>
              </w:rPr>
              <w:t>S/N</w:t>
            </w:r>
          </w:p>
        </w:tc>
        <w:tc>
          <w:tcPr>
            <w:tcW w:w="2248" w:type="dxa"/>
            <w:shd w:val="clear" w:color="auto" w:fill="E7E6E6" w:themeFill="background2"/>
          </w:tcPr>
          <w:p w14:paraId="0A9B9984" w14:textId="66063785" w:rsidR="007D7B67" w:rsidRPr="007D7B67" w:rsidRDefault="007D7B67" w:rsidP="00FC312D">
            <w:pPr>
              <w:pStyle w:val="NoSpacing"/>
              <w:jc w:val="center"/>
              <w:rPr>
                <w:b/>
                <w:bCs/>
              </w:rPr>
            </w:pPr>
            <w:r w:rsidRPr="007D7B67">
              <w:rPr>
                <w:rFonts w:cstheme="minorHAnsi"/>
                <w:b/>
                <w:bCs/>
              </w:rPr>
              <w:t>Name</w:t>
            </w:r>
          </w:p>
        </w:tc>
        <w:tc>
          <w:tcPr>
            <w:tcW w:w="1701" w:type="dxa"/>
            <w:shd w:val="clear" w:color="auto" w:fill="E7E6E6" w:themeFill="background2"/>
          </w:tcPr>
          <w:p w14:paraId="0E5D1C1F" w14:textId="77777777" w:rsidR="007D7B67" w:rsidRPr="007D7B67" w:rsidRDefault="007D7B67" w:rsidP="00FC312D">
            <w:pPr>
              <w:pStyle w:val="TableHeading"/>
              <w:jc w:val="center"/>
              <w:rPr>
                <w:rFonts w:asciiTheme="minorHAnsi" w:hAnsiTheme="minorHAnsi" w:cstheme="minorHAnsi"/>
                <w:bCs/>
              </w:rPr>
            </w:pPr>
            <w:r w:rsidRPr="007D7B67">
              <w:rPr>
                <w:rFonts w:asciiTheme="minorHAnsi" w:hAnsiTheme="minorHAnsi" w:cstheme="minorHAnsi"/>
                <w:bCs/>
              </w:rPr>
              <w:t>Type</w:t>
            </w:r>
          </w:p>
          <w:p w14:paraId="250C8976" w14:textId="77777777" w:rsidR="007D7B67" w:rsidRPr="007D7B67" w:rsidRDefault="007D7B67" w:rsidP="00FC312D">
            <w:pPr>
              <w:pStyle w:val="NoSpacing"/>
              <w:jc w:val="center"/>
              <w:rPr>
                <w:b/>
                <w:bCs/>
              </w:rPr>
            </w:pPr>
            <w:r w:rsidRPr="007D7B67">
              <w:rPr>
                <w:rFonts w:cstheme="minorHAnsi"/>
                <w:b/>
                <w:bCs/>
              </w:rPr>
              <w:t>(Max Length)</w:t>
            </w:r>
          </w:p>
        </w:tc>
        <w:tc>
          <w:tcPr>
            <w:tcW w:w="2147" w:type="dxa"/>
            <w:shd w:val="clear" w:color="auto" w:fill="E7E6E6" w:themeFill="background2"/>
          </w:tcPr>
          <w:p w14:paraId="6D02302F" w14:textId="77777777" w:rsidR="007D7B67" w:rsidRPr="007D7B67" w:rsidRDefault="007D7B67" w:rsidP="00FC312D">
            <w:pPr>
              <w:pStyle w:val="NoSpacing"/>
              <w:jc w:val="center"/>
              <w:rPr>
                <w:b/>
                <w:bCs/>
              </w:rPr>
            </w:pPr>
            <w:r w:rsidRPr="007D7B67">
              <w:rPr>
                <w:rFonts w:cstheme="minorHAnsi"/>
                <w:b/>
                <w:bCs/>
              </w:rPr>
              <w:t>Validation Rules</w:t>
            </w:r>
          </w:p>
        </w:tc>
        <w:tc>
          <w:tcPr>
            <w:tcW w:w="3685" w:type="dxa"/>
            <w:shd w:val="clear" w:color="auto" w:fill="E7E6E6" w:themeFill="background2"/>
          </w:tcPr>
          <w:p w14:paraId="07FF5D62" w14:textId="77777777" w:rsidR="007D7B67" w:rsidRPr="007D7B67" w:rsidRDefault="007D7B67" w:rsidP="00FC312D">
            <w:pPr>
              <w:pStyle w:val="NoSpacing"/>
              <w:jc w:val="center"/>
              <w:rPr>
                <w:rFonts w:cstheme="minorHAnsi"/>
                <w:b/>
                <w:bCs/>
              </w:rPr>
            </w:pPr>
            <w:r>
              <w:rPr>
                <w:rFonts w:cstheme="minorHAnsi"/>
                <w:b/>
                <w:bCs/>
              </w:rPr>
              <w:t>Remarks</w:t>
            </w:r>
          </w:p>
        </w:tc>
      </w:tr>
      <w:tr w:rsidR="007D7B67" w:rsidRPr="007C7C7F" w14:paraId="66BA10BE" w14:textId="77777777" w:rsidTr="00FC312D">
        <w:tc>
          <w:tcPr>
            <w:tcW w:w="562" w:type="dxa"/>
          </w:tcPr>
          <w:p w14:paraId="38A9B83F" w14:textId="77777777" w:rsidR="007D7B67" w:rsidRPr="007C7C7F" w:rsidRDefault="007D7B67" w:rsidP="007D7B67">
            <w:pPr>
              <w:pStyle w:val="NoSpacing"/>
            </w:pPr>
            <w:r>
              <w:rPr>
                <w:rFonts w:cstheme="minorHAnsi"/>
              </w:rPr>
              <w:t>1</w:t>
            </w:r>
          </w:p>
        </w:tc>
        <w:tc>
          <w:tcPr>
            <w:tcW w:w="2248" w:type="dxa"/>
          </w:tcPr>
          <w:p w14:paraId="620E1B15" w14:textId="5E0F7414" w:rsidR="007D7B67" w:rsidRPr="007C7C7F" w:rsidRDefault="00985209" w:rsidP="007D7B67">
            <w:pPr>
              <w:pStyle w:val="NoSpacing"/>
            </w:pPr>
            <w:r>
              <w:t>Issue code</w:t>
            </w:r>
          </w:p>
        </w:tc>
        <w:tc>
          <w:tcPr>
            <w:tcW w:w="1701" w:type="dxa"/>
          </w:tcPr>
          <w:p w14:paraId="5231D86F" w14:textId="62989DE0" w:rsidR="007D7B67" w:rsidRPr="00901608" w:rsidRDefault="007D7B67" w:rsidP="007D7B67">
            <w:pPr>
              <w:pStyle w:val="NoSpacing"/>
            </w:pPr>
            <w:r w:rsidRPr="004B75A3">
              <w:t>Label (with hyperlink)</w:t>
            </w:r>
          </w:p>
        </w:tc>
        <w:tc>
          <w:tcPr>
            <w:tcW w:w="2147" w:type="dxa"/>
          </w:tcPr>
          <w:p w14:paraId="5D48F210" w14:textId="77777777" w:rsidR="007D7B67" w:rsidRPr="00901608" w:rsidRDefault="007D7B67" w:rsidP="007D7B67">
            <w:pPr>
              <w:pStyle w:val="NoSpacing"/>
            </w:pPr>
          </w:p>
        </w:tc>
        <w:tc>
          <w:tcPr>
            <w:tcW w:w="3685" w:type="dxa"/>
          </w:tcPr>
          <w:p w14:paraId="1835E5B5" w14:textId="628C8AA2" w:rsidR="007D7B67" w:rsidRPr="00901608" w:rsidRDefault="007D7B67" w:rsidP="007D7B67">
            <w:pPr>
              <w:pStyle w:val="NoSpacing"/>
            </w:pPr>
            <w:r>
              <w:t>Clicking on the hyperlink navigate</w:t>
            </w:r>
            <w:r w:rsidR="00CD6E4D">
              <w:t>s</w:t>
            </w:r>
            <w:r>
              <w:t xml:space="preserve"> the user to the </w:t>
            </w:r>
            <w:r w:rsidR="00985209">
              <w:t>Announcement Details</w:t>
            </w:r>
            <w:r>
              <w:t xml:space="preserve"> </w:t>
            </w:r>
            <w:r w:rsidR="00985209">
              <w:t>P</w:t>
            </w:r>
            <w:r>
              <w:t xml:space="preserve">age based on the </w:t>
            </w:r>
            <w:r w:rsidR="00985209">
              <w:t>issue code and issue date</w:t>
            </w:r>
            <w:r>
              <w:t xml:space="preserve"> of the row.</w:t>
            </w:r>
          </w:p>
        </w:tc>
      </w:tr>
      <w:tr w:rsidR="007D7B67" w:rsidRPr="007C7C7F" w14:paraId="2BA0D0E1" w14:textId="77777777" w:rsidTr="00FC312D">
        <w:tc>
          <w:tcPr>
            <w:tcW w:w="562" w:type="dxa"/>
          </w:tcPr>
          <w:p w14:paraId="0B212783" w14:textId="77777777" w:rsidR="007D7B67" w:rsidRPr="007C7C7F" w:rsidRDefault="007D7B67" w:rsidP="007D7B67">
            <w:pPr>
              <w:pStyle w:val="NoSpacing"/>
            </w:pPr>
            <w:r>
              <w:rPr>
                <w:rFonts w:cstheme="minorHAnsi"/>
              </w:rPr>
              <w:t>2</w:t>
            </w:r>
          </w:p>
        </w:tc>
        <w:tc>
          <w:tcPr>
            <w:tcW w:w="2248" w:type="dxa"/>
          </w:tcPr>
          <w:p w14:paraId="11F581F1" w14:textId="5E5FAF25" w:rsidR="007D7B67" w:rsidRPr="007C7C7F" w:rsidRDefault="00985209" w:rsidP="007D7B67">
            <w:pPr>
              <w:pStyle w:val="NoSpacing"/>
            </w:pPr>
            <w:r>
              <w:t>Security type</w:t>
            </w:r>
          </w:p>
        </w:tc>
        <w:tc>
          <w:tcPr>
            <w:tcW w:w="1701" w:type="dxa"/>
          </w:tcPr>
          <w:p w14:paraId="1286BA9E" w14:textId="45458A8E" w:rsidR="007D7B67" w:rsidRPr="00901608" w:rsidRDefault="007D7B67" w:rsidP="007D7B67">
            <w:pPr>
              <w:pStyle w:val="NoSpacing"/>
            </w:pPr>
            <w:r w:rsidRPr="004B75A3">
              <w:t>Label</w:t>
            </w:r>
          </w:p>
        </w:tc>
        <w:tc>
          <w:tcPr>
            <w:tcW w:w="2147" w:type="dxa"/>
          </w:tcPr>
          <w:p w14:paraId="55B1FE7D" w14:textId="77777777" w:rsidR="007D7B67" w:rsidRPr="00901608" w:rsidRDefault="007D7B67" w:rsidP="007D7B67">
            <w:pPr>
              <w:pStyle w:val="NoSpacing"/>
            </w:pPr>
          </w:p>
        </w:tc>
        <w:tc>
          <w:tcPr>
            <w:tcW w:w="3685" w:type="dxa"/>
          </w:tcPr>
          <w:p w14:paraId="47B5B06C" w14:textId="3676EFF6" w:rsidR="008F5EF9" w:rsidDel="00031A74" w:rsidRDefault="008F5EF9">
            <w:pPr>
              <w:pStyle w:val="NoSpacing"/>
              <w:rPr>
                <w:del w:id="409" w:author="Eugene CHEONG from.TOPPAN (MAS)" w:date="2025-12-26T11:47:00Z" w16du:dateUtc="2025-12-26T03:47:00Z"/>
              </w:rPr>
            </w:pPr>
            <w:r>
              <w:t xml:space="preserve">For SGS bonds, </w:t>
            </w:r>
            <w:ins w:id="410" w:author="Han Xie CHAI (MAS)" w:date="2026-01-12T15:32:00Z" w16du:dateUtc="2026-01-12T07:32:00Z">
              <w:r w:rsidR="00F4175C">
                <w:t>after</w:t>
              </w:r>
            </w:ins>
            <w:ins w:id="411" w:author="Han Xie CHAI (MAS)" w:date="2026-01-12T15:31:00Z" w16du:dateUtc="2026-01-12T07:31:00Z">
              <w:r w:rsidR="00F4175C">
                <w:t xml:space="preserve"> the security type, </w:t>
              </w:r>
            </w:ins>
            <w:del w:id="412" w:author="Han Xie CHAI (MAS)" w:date="2026-01-12T15:32:00Z" w16du:dateUtc="2026-01-12T07:32:00Z">
              <w:r w:rsidR="00CA223D" w:rsidDel="00F4175C">
                <w:delText>reflect</w:delText>
              </w:r>
            </w:del>
            <w:ins w:id="413" w:author="Han Xie CHAI (MAS)" w:date="2026-01-12T15:32:00Z" w16du:dateUtc="2026-01-12T07:32:00Z">
              <w:r w:rsidR="00F4175C">
                <w:t>add</w:t>
              </w:r>
            </w:ins>
            <w:r w:rsidR="00CA223D">
              <w:t xml:space="preserve"> </w:t>
            </w:r>
            <w:r>
              <w:t>“(New)” or “(Re</w:t>
            </w:r>
            <w:r w:rsidR="00C650EA">
              <w:t>o</w:t>
            </w:r>
            <w:r>
              <w:t>pen)” depending on whether the New/Reopen</w:t>
            </w:r>
            <w:r w:rsidR="00C650EA">
              <w:t xml:space="preserve"> field value</w:t>
            </w:r>
            <w:ins w:id="414" w:author="Sophia TAN (MAS)" w:date="2026-01-13T15:00:00Z" w16du:dateUtc="2026-01-13T07:00:00Z">
              <w:r w:rsidR="00FF1C08">
                <w:t xml:space="preserve"> in Security Information</w:t>
              </w:r>
            </w:ins>
            <w:r>
              <w:t xml:space="preserve"> is “New” or “Reopen”.</w:t>
            </w:r>
          </w:p>
          <w:p w14:paraId="7EB61DC3" w14:textId="673690AE" w:rsidR="007D7B67" w:rsidRPr="00901608" w:rsidRDefault="008F5EF9" w:rsidP="00031A74">
            <w:pPr>
              <w:pStyle w:val="NoSpacing"/>
            </w:pPr>
            <w:commentRangeStart w:id="415"/>
            <w:commentRangeStart w:id="416"/>
            <w:commentRangeStart w:id="417"/>
            <w:del w:id="418" w:author="Eugene CHEONG from.TOPPAN (MAS)" w:date="2025-12-26T11:47:00Z" w16du:dateUtc="2025-12-26T03:47:00Z">
              <w:r w:rsidRPr="00EA3862" w:rsidDel="00031A74">
                <w:delText xml:space="preserve">If the status of the record is “New”, </w:delText>
              </w:r>
              <w:r w:rsidR="004B639E" w:rsidDel="00031A74">
                <w:delText>this is prepopulated with</w:delText>
              </w:r>
              <w:r w:rsidR="004B639E" w:rsidRPr="00EA3862" w:rsidDel="00031A74">
                <w:delText xml:space="preserve"> </w:delText>
              </w:r>
              <w:r w:rsidRPr="00EA3862" w:rsidDel="00031A74">
                <w:delText xml:space="preserve">the </w:delText>
              </w:r>
              <w:r w:rsidR="003F5B02" w:rsidDel="00031A74">
                <w:delText>latest approved</w:delText>
              </w:r>
              <w:r w:rsidRPr="00EA3862" w:rsidDel="00031A74">
                <w:delText xml:space="preserve"> value of the same field </w:delText>
              </w:r>
              <w:r w:rsidR="00C229C4" w:rsidDel="00031A74">
                <w:delText>from</w:delText>
              </w:r>
              <w:r w:rsidR="00C229C4" w:rsidRPr="00EA3862" w:rsidDel="00031A74">
                <w:delText xml:space="preserve"> </w:delText>
              </w:r>
              <w:r w:rsidRPr="00EA3862" w:rsidDel="00031A74">
                <w:delText xml:space="preserve">the issuance calendar </w:delText>
              </w:r>
              <w:r w:rsidR="00C229C4" w:rsidDel="00031A74">
                <w:delText xml:space="preserve">data </w:delText>
              </w:r>
              <w:r w:rsidRPr="00EA3862" w:rsidDel="00031A74">
                <w:delText>to determine whether to add “(New)” or “(Reopen)”.</w:delText>
              </w:r>
              <w:commentRangeEnd w:id="415"/>
              <w:r w:rsidR="0052401B" w:rsidDel="00031A74">
                <w:rPr>
                  <w:rStyle w:val="CommentReference"/>
                </w:rPr>
                <w:commentReference w:id="415"/>
              </w:r>
              <w:commentRangeEnd w:id="416"/>
              <w:r w:rsidR="00EA6B1F" w:rsidDel="00031A74">
                <w:rPr>
                  <w:rStyle w:val="CommentReference"/>
                </w:rPr>
                <w:commentReference w:id="416"/>
              </w:r>
            </w:del>
            <w:commentRangeEnd w:id="417"/>
            <w:r w:rsidR="00031A74">
              <w:rPr>
                <w:rStyle w:val="CommentReference"/>
              </w:rPr>
              <w:commentReference w:id="417"/>
            </w:r>
          </w:p>
        </w:tc>
      </w:tr>
      <w:tr w:rsidR="00F70B95" w:rsidRPr="007C7C7F" w14:paraId="78379DA2" w14:textId="77777777" w:rsidTr="00FC312D">
        <w:tc>
          <w:tcPr>
            <w:tcW w:w="562" w:type="dxa"/>
          </w:tcPr>
          <w:p w14:paraId="537A1823" w14:textId="77777777" w:rsidR="00F70B95" w:rsidRDefault="00F70B95" w:rsidP="00F70B95">
            <w:pPr>
              <w:pStyle w:val="NoSpacing"/>
              <w:rPr>
                <w:rFonts w:cstheme="minorHAnsi"/>
              </w:rPr>
            </w:pPr>
            <w:r>
              <w:rPr>
                <w:rFonts w:cstheme="minorHAnsi"/>
              </w:rPr>
              <w:t>3</w:t>
            </w:r>
          </w:p>
        </w:tc>
        <w:tc>
          <w:tcPr>
            <w:tcW w:w="2248" w:type="dxa"/>
          </w:tcPr>
          <w:p w14:paraId="0DFCCCBC" w14:textId="5B9EE3C2" w:rsidR="00F70B95" w:rsidRDefault="00985209" w:rsidP="00F70B95">
            <w:pPr>
              <w:pStyle w:val="NoSpacing"/>
              <w:rPr>
                <w:rFonts w:cstheme="minorHAnsi"/>
              </w:rPr>
            </w:pPr>
            <w:r>
              <w:rPr>
                <w:rFonts w:cstheme="minorHAnsi"/>
              </w:rPr>
              <w:t>Tenor</w:t>
            </w:r>
          </w:p>
        </w:tc>
        <w:tc>
          <w:tcPr>
            <w:tcW w:w="1701" w:type="dxa"/>
          </w:tcPr>
          <w:p w14:paraId="36470FDB" w14:textId="3403A81F" w:rsidR="00F70B95" w:rsidRPr="002923FD" w:rsidRDefault="00F70B95" w:rsidP="00F70B95">
            <w:pPr>
              <w:pStyle w:val="NoSpacing"/>
              <w:rPr>
                <w:rFonts w:cstheme="minorHAnsi"/>
              </w:rPr>
            </w:pPr>
            <w:r w:rsidRPr="00BE0D71">
              <w:t>Label</w:t>
            </w:r>
          </w:p>
        </w:tc>
        <w:tc>
          <w:tcPr>
            <w:tcW w:w="2147" w:type="dxa"/>
          </w:tcPr>
          <w:p w14:paraId="5F3809F1" w14:textId="77777777" w:rsidR="00F70B95" w:rsidRPr="00901608" w:rsidRDefault="00F70B95" w:rsidP="00F70B95">
            <w:pPr>
              <w:pStyle w:val="NoSpacing"/>
            </w:pPr>
          </w:p>
        </w:tc>
        <w:tc>
          <w:tcPr>
            <w:tcW w:w="3685" w:type="dxa"/>
          </w:tcPr>
          <w:p w14:paraId="2E1833FA" w14:textId="21FC9D32" w:rsidR="008F5EF9" w:rsidDel="00031A74" w:rsidRDefault="008F5EF9" w:rsidP="008F5EF9">
            <w:pPr>
              <w:pStyle w:val="NoSpacing"/>
              <w:rPr>
                <w:del w:id="419" w:author="Eugene CHEONG from.TOPPAN (MAS)" w:date="2025-12-26T11:47:00Z" w16du:dateUtc="2025-12-26T03:47:00Z"/>
              </w:rPr>
            </w:pPr>
            <w:r>
              <w:t xml:space="preserve">For SGS bonds, </w:t>
            </w:r>
            <w:ins w:id="420" w:author="Han Xie CHAI (MAS)" w:date="2026-01-12T15:32:00Z" w16du:dateUtc="2026-01-12T07:32:00Z">
              <w:r w:rsidR="00F4175C">
                <w:t>after</w:t>
              </w:r>
            </w:ins>
            <w:ins w:id="421" w:author="Han Xie CHAI (MAS)" w:date="2026-01-12T15:31:00Z" w16du:dateUtc="2026-01-12T07:31:00Z">
              <w:r w:rsidR="00F4175C">
                <w:t xml:space="preserve"> the tenor, </w:t>
              </w:r>
            </w:ins>
            <w:r>
              <w:t xml:space="preserve">add </w:t>
            </w:r>
            <w:commentRangeStart w:id="422"/>
            <w:commentRangeStart w:id="423"/>
            <w:r w:rsidRPr="00FB2B1D">
              <w:t>“(BM)” or</w:t>
            </w:r>
            <w:r>
              <w:t xml:space="preserve"> “(</w:t>
            </w:r>
            <w:proofErr w:type="gramStart"/>
            <w:r>
              <w:t>Non-BM</w:t>
            </w:r>
            <w:proofErr w:type="gramEnd"/>
            <w:r>
              <w:t xml:space="preserve">)” </w:t>
            </w:r>
            <w:commentRangeEnd w:id="422"/>
            <w:r w:rsidR="00FB2B1D">
              <w:rPr>
                <w:rStyle w:val="CommentReference"/>
              </w:rPr>
              <w:commentReference w:id="422"/>
            </w:r>
            <w:commentRangeEnd w:id="423"/>
            <w:r w:rsidR="00141296">
              <w:rPr>
                <w:rStyle w:val="CommentReference"/>
              </w:rPr>
              <w:commentReference w:id="423"/>
            </w:r>
            <w:r>
              <w:t xml:space="preserve">depending on whether the </w:t>
            </w:r>
            <w:commentRangeStart w:id="424"/>
            <w:commentRangeStart w:id="425"/>
            <w:r>
              <w:t xml:space="preserve">Benchmark </w:t>
            </w:r>
            <w:del w:id="426" w:author="Eugene CHEONG from.TOPPAN (MAS)" w:date="2025-12-29T09:42:00Z" w16du:dateUtc="2025-12-29T01:42:00Z">
              <w:r w:rsidDel="000A0977">
                <w:delText>indicator</w:delText>
              </w:r>
              <w:r w:rsidR="0093105A" w:rsidDel="000A0977">
                <w:delText xml:space="preserve"> </w:delText>
              </w:r>
            </w:del>
            <w:r w:rsidR="0093105A">
              <w:t>field value</w:t>
            </w:r>
            <w:ins w:id="427" w:author="Sophia TAN (MAS)" w:date="2026-01-13T15:00:00Z" w16du:dateUtc="2026-01-13T07:00:00Z">
              <w:r w:rsidR="00FF1C08">
                <w:t xml:space="preserve"> in Security Information</w:t>
              </w:r>
            </w:ins>
            <w:r>
              <w:t xml:space="preserve"> </w:t>
            </w:r>
            <w:commentRangeEnd w:id="424"/>
            <w:r w:rsidR="004462A5">
              <w:rPr>
                <w:rStyle w:val="CommentReference"/>
              </w:rPr>
              <w:commentReference w:id="424"/>
            </w:r>
            <w:commentRangeEnd w:id="425"/>
            <w:r w:rsidR="000A0977">
              <w:rPr>
                <w:rStyle w:val="CommentReference"/>
              </w:rPr>
              <w:commentReference w:id="425"/>
            </w:r>
            <w:r>
              <w:t>is “Yes”</w:t>
            </w:r>
            <w:r w:rsidR="0093105A">
              <w:t xml:space="preserve"> or “No”</w:t>
            </w:r>
            <w:r>
              <w:t>.</w:t>
            </w:r>
          </w:p>
          <w:p w14:paraId="718ED316" w14:textId="2EBA84B0" w:rsidR="008F5EF9" w:rsidDel="00031A74" w:rsidRDefault="008F5EF9" w:rsidP="008F5EF9">
            <w:pPr>
              <w:pStyle w:val="NoSpacing"/>
              <w:rPr>
                <w:del w:id="428" w:author="Eugene CHEONG from.TOPPAN (MAS)" w:date="2025-12-26T11:47:00Z" w16du:dateUtc="2025-12-26T03:47:00Z"/>
              </w:rPr>
            </w:pPr>
          </w:p>
          <w:p w14:paraId="62DDF61D" w14:textId="6B1091F5" w:rsidR="00F70B95" w:rsidRPr="00901608" w:rsidRDefault="008F5EF9" w:rsidP="008F5EF9">
            <w:pPr>
              <w:pStyle w:val="NoSpacing"/>
            </w:pPr>
            <w:del w:id="429" w:author="Eugene CHEONG from.TOPPAN (MAS)" w:date="2025-12-26T11:47:00Z" w16du:dateUtc="2025-12-26T03:47:00Z">
              <w:r w:rsidDel="00031A74">
                <w:delText xml:space="preserve">If the status of the record is “New”, </w:delText>
              </w:r>
              <w:r w:rsidR="0052401B" w:rsidDel="00031A74">
                <w:delText xml:space="preserve">this </w:delText>
              </w:r>
              <w:r w:rsidR="004B639E" w:rsidDel="00031A74">
                <w:delText xml:space="preserve">is prepopulated with </w:delText>
              </w:r>
              <w:r w:rsidDel="00031A74">
                <w:delText xml:space="preserve">the </w:delText>
              </w:r>
              <w:r w:rsidR="003F5B02" w:rsidDel="00031A74">
                <w:delText>latest approved</w:delText>
              </w:r>
              <w:r w:rsidDel="00031A74">
                <w:delText xml:space="preserve"> value of the same field </w:delText>
              </w:r>
              <w:r w:rsidR="00C229C4" w:rsidDel="00031A74">
                <w:delText xml:space="preserve">from </w:delText>
              </w:r>
              <w:r w:rsidDel="00031A74">
                <w:delText xml:space="preserve">the issuance calendar </w:delText>
              </w:r>
              <w:r w:rsidR="00C229C4" w:rsidDel="00031A74">
                <w:delText xml:space="preserve">data </w:delText>
              </w:r>
              <w:r w:rsidDel="00031A74">
                <w:delText>to determine whether to add “(BM)” or “(Non-BM)”.</w:delText>
              </w:r>
            </w:del>
          </w:p>
        </w:tc>
      </w:tr>
      <w:tr w:rsidR="00B8721F" w:rsidRPr="007C7C7F" w14:paraId="43765505" w14:textId="77777777" w:rsidTr="00FC312D">
        <w:tc>
          <w:tcPr>
            <w:tcW w:w="562" w:type="dxa"/>
          </w:tcPr>
          <w:p w14:paraId="637BB656" w14:textId="2716FB4C" w:rsidR="00B8721F" w:rsidRDefault="00B8721F" w:rsidP="00B8721F">
            <w:pPr>
              <w:pStyle w:val="NoSpacing"/>
              <w:rPr>
                <w:rFonts w:cstheme="minorHAnsi"/>
              </w:rPr>
            </w:pPr>
            <w:r>
              <w:rPr>
                <w:rFonts w:cstheme="minorHAnsi"/>
              </w:rPr>
              <w:t>4</w:t>
            </w:r>
          </w:p>
        </w:tc>
        <w:tc>
          <w:tcPr>
            <w:tcW w:w="2248" w:type="dxa"/>
          </w:tcPr>
          <w:p w14:paraId="1C0EEF04" w14:textId="26C93036" w:rsidR="00B8721F" w:rsidRDefault="00B8721F" w:rsidP="00B8721F">
            <w:pPr>
              <w:pStyle w:val="NoSpacing"/>
              <w:rPr>
                <w:rFonts w:cstheme="minorHAnsi"/>
              </w:rPr>
            </w:pPr>
            <w:commentRangeStart w:id="430"/>
            <w:commentRangeStart w:id="431"/>
            <w:r>
              <w:rPr>
                <w:rFonts w:cstheme="minorHAnsi"/>
              </w:rPr>
              <w:t>Announcement date</w:t>
            </w:r>
            <w:commentRangeEnd w:id="430"/>
            <w:r w:rsidR="00C229C4">
              <w:rPr>
                <w:rStyle w:val="CommentReference"/>
              </w:rPr>
              <w:commentReference w:id="430"/>
            </w:r>
            <w:commentRangeEnd w:id="431"/>
            <w:r w:rsidR="0060678B">
              <w:rPr>
                <w:rStyle w:val="CommentReference"/>
              </w:rPr>
              <w:commentReference w:id="431"/>
            </w:r>
          </w:p>
        </w:tc>
        <w:tc>
          <w:tcPr>
            <w:tcW w:w="1701" w:type="dxa"/>
          </w:tcPr>
          <w:p w14:paraId="03F42F5E" w14:textId="73F9FA1E" w:rsidR="00B8721F" w:rsidRPr="00BE0D71" w:rsidRDefault="00B8721F" w:rsidP="00B8721F">
            <w:pPr>
              <w:pStyle w:val="NoSpacing"/>
            </w:pPr>
            <w:r w:rsidRPr="00BE0D71">
              <w:t>Label</w:t>
            </w:r>
          </w:p>
        </w:tc>
        <w:tc>
          <w:tcPr>
            <w:tcW w:w="2147" w:type="dxa"/>
          </w:tcPr>
          <w:p w14:paraId="49C9E47E" w14:textId="77777777" w:rsidR="00B8721F" w:rsidRPr="00901608" w:rsidRDefault="00B8721F" w:rsidP="00B8721F">
            <w:pPr>
              <w:pStyle w:val="NoSpacing"/>
            </w:pPr>
          </w:p>
        </w:tc>
        <w:tc>
          <w:tcPr>
            <w:tcW w:w="3685" w:type="dxa"/>
          </w:tcPr>
          <w:p w14:paraId="614F8A37" w14:textId="77777777" w:rsidR="00B8721F" w:rsidRPr="00901608" w:rsidRDefault="00B8721F" w:rsidP="00B8721F">
            <w:pPr>
              <w:pStyle w:val="NoSpacing"/>
            </w:pPr>
          </w:p>
        </w:tc>
      </w:tr>
      <w:tr w:rsidR="00B8721F" w:rsidRPr="007C7C7F" w14:paraId="7F76CD24" w14:textId="77777777" w:rsidTr="00FC312D">
        <w:tc>
          <w:tcPr>
            <w:tcW w:w="562" w:type="dxa"/>
          </w:tcPr>
          <w:p w14:paraId="39DFC5E6" w14:textId="37B3639C" w:rsidR="00B8721F" w:rsidRDefault="00B8721F" w:rsidP="00B8721F">
            <w:pPr>
              <w:pStyle w:val="NoSpacing"/>
              <w:rPr>
                <w:rFonts w:cstheme="minorHAnsi"/>
              </w:rPr>
            </w:pPr>
            <w:r>
              <w:rPr>
                <w:rFonts w:cstheme="minorHAnsi"/>
              </w:rPr>
              <w:t>5</w:t>
            </w:r>
          </w:p>
        </w:tc>
        <w:tc>
          <w:tcPr>
            <w:tcW w:w="2248" w:type="dxa"/>
          </w:tcPr>
          <w:p w14:paraId="58B7CCAA" w14:textId="70E28C3A" w:rsidR="00B8721F" w:rsidRDefault="00B8721F" w:rsidP="00B8721F">
            <w:pPr>
              <w:pStyle w:val="NoSpacing"/>
              <w:rPr>
                <w:rFonts w:cstheme="minorHAnsi"/>
              </w:rPr>
            </w:pPr>
            <w:r>
              <w:rPr>
                <w:rFonts w:cstheme="minorHAnsi"/>
              </w:rPr>
              <w:t>Auction date</w:t>
            </w:r>
          </w:p>
        </w:tc>
        <w:tc>
          <w:tcPr>
            <w:tcW w:w="1701" w:type="dxa"/>
          </w:tcPr>
          <w:p w14:paraId="1E3373DF" w14:textId="57FD4290" w:rsidR="00B8721F" w:rsidRPr="00BE0D71" w:rsidRDefault="00B8721F" w:rsidP="00B8721F">
            <w:pPr>
              <w:pStyle w:val="NoSpacing"/>
            </w:pPr>
            <w:r w:rsidRPr="00BE0D71">
              <w:t>Label</w:t>
            </w:r>
          </w:p>
        </w:tc>
        <w:tc>
          <w:tcPr>
            <w:tcW w:w="2147" w:type="dxa"/>
          </w:tcPr>
          <w:p w14:paraId="36F0EAE2" w14:textId="77777777" w:rsidR="00B8721F" w:rsidRPr="00901608" w:rsidRDefault="00B8721F" w:rsidP="00B8721F">
            <w:pPr>
              <w:pStyle w:val="NoSpacing"/>
            </w:pPr>
          </w:p>
        </w:tc>
        <w:tc>
          <w:tcPr>
            <w:tcW w:w="3685" w:type="dxa"/>
          </w:tcPr>
          <w:p w14:paraId="536FB4C5" w14:textId="77777777" w:rsidR="00B8721F" w:rsidRPr="00901608" w:rsidRDefault="00B8721F" w:rsidP="00B8721F">
            <w:pPr>
              <w:pStyle w:val="NoSpacing"/>
            </w:pPr>
          </w:p>
        </w:tc>
      </w:tr>
      <w:tr w:rsidR="00B8721F" w:rsidRPr="007C7C7F" w14:paraId="020116DD" w14:textId="77777777" w:rsidTr="00FC312D">
        <w:tc>
          <w:tcPr>
            <w:tcW w:w="562" w:type="dxa"/>
          </w:tcPr>
          <w:p w14:paraId="3067D454" w14:textId="780118B5" w:rsidR="00B8721F" w:rsidRDefault="00B8721F" w:rsidP="00B8721F">
            <w:pPr>
              <w:pStyle w:val="NoSpacing"/>
              <w:rPr>
                <w:rFonts w:cstheme="minorHAnsi"/>
              </w:rPr>
            </w:pPr>
            <w:r>
              <w:rPr>
                <w:rFonts w:cstheme="minorHAnsi"/>
              </w:rPr>
              <w:t>6</w:t>
            </w:r>
          </w:p>
        </w:tc>
        <w:tc>
          <w:tcPr>
            <w:tcW w:w="2248" w:type="dxa"/>
          </w:tcPr>
          <w:p w14:paraId="1A497794" w14:textId="1485E16A" w:rsidR="00B8721F" w:rsidRPr="002923FD" w:rsidRDefault="00B8721F" w:rsidP="00B8721F">
            <w:pPr>
              <w:pStyle w:val="NoSpacing"/>
              <w:rPr>
                <w:rFonts w:cstheme="minorHAnsi"/>
                <w:color w:val="000000"/>
              </w:rPr>
            </w:pPr>
            <w:r>
              <w:rPr>
                <w:rFonts w:cstheme="minorHAnsi"/>
                <w:color w:val="000000"/>
              </w:rPr>
              <w:t>Issue date</w:t>
            </w:r>
          </w:p>
        </w:tc>
        <w:tc>
          <w:tcPr>
            <w:tcW w:w="1701" w:type="dxa"/>
          </w:tcPr>
          <w:p w14:paraId="0F7D332C" w14:textId="29EF7D48" w:rsidR="00B8721F" w:rsidRPr="002923FD" w:rsidRDefault="00B8721F" w:rsidP="00B8721F">
            <w:pPr>
              <w:pStyle w:val="NoSpacing"/>
              <w:rPr>
                <w:rFonts w:cstheme="minorHAnsi"/>
                <w:color w:val="000000"/>
              </w:rPr>
            </w:pPr>
            <w:r w:rsidRPr="00BE0D71">
              <w:t>Label</w:t>
            </w:r>
          </w:p>
        </w:tc>
        <w:tc>
          <w:tcPr>
            <w:tcW w:w="2147" w:type="dxa"/>
          </w:tcPr>
          <w:p w14:paraId="5120E09F" w14:textId="77777777" w:rsidR="00B8721F" w:rsidRPr="00901608" w:rsidRDefault="00B8721F" w:rsidP="00B8721F">
            <w:pPr>
              <w:pStyle w:val="NoSpacing"/>
            </w:pPr>
          </w:p>
        </w:tc>
        <w:tc>
          <w:tcPr>
            <w:tcW w:w="3685" w:type="dxa"/>
          </w:tcPr>
          <w:p w14:paraId="75561218" w14:textId="68A909E0" w:rsidR="00B8721F" w:rsidRDefault="00B8721F" w:rsidP="00B8721F">
            <w:pPr>
              <w:pStyle w:val="NoSpacing"/>
            </w:pPr>
          </w:p>
        </w:tc>
      </w:tr>
      <w:tr w:rsidR="00B8721F" w:rsidRPr="007C7C7F" w14:paraId="53F86B1F" w14:textId="77777777" w:rsidTr="00FC312D">
        <w:tc>
          <w:tcPr>
            <w:tcW w:w="562" w:type="dxa"/>
          </w:tcPr>
          <w:p w14:paraId="1F7B5CB1" w14:textId="5D1DCB11" w:rsidR="00B8721F" w:rsidRDefault="00B8721F" w:rsidP="00B8721F">
            <w:pPr>
              <w:pStyle w:val="NoSpacing"/>
              <w:rPr>
                <w:rFonts w:cstheme="minorHAnsi"/>
              </w:rPr>
            </w:pPr>
            <w:r>
              <w:rPr>
                <w:rFonts w:cstheme="minorHAnsi"/>
              </w:rPr>
              <w:t>7</w:t>
            </w:r>
          </w:p>
        </w:tc>
        <w:tc>
          <w:tcPr>
            <w:tcW w:w="2248" w:type="dxa"/>
          </w:tcPr>
          <w:p w14:paraId="5A9FBC1B" w14:textId="51F0ED45" w:rsidR="00B8721F" w:rsidRPr="002923FD" w:rsidRDefault="00B8721F" w:rsidP="00B8721F">
            <w:pPr>
              <w:pStyle w:val="NoSpacing"/>
              <w:rPr>
                <w:rFonts w:cstheme="minorHAnsi"/>
                <w:color w:val="000000"/>
              </w:rPr>
            </w:pPr>
            <w:r w:rsidRPr="002923FD">
              <w:rPr>
                <w:rFonts w:cstheme="minorHAnsi"/>
              </w:rPr>
              <w:t>Status</w:t>
            </w:r>
          </w:p>
        </w:tc>
        <w:tc>
          <w:tcPr>
            <w:tcW w:w="1701" w:type="dxa"/>
          </w:tcPr>
          <w:p w14:paraId="3D002E6D" w14:textId="22CB488F" w:rsidR="00B8721F" w:rsidRPr="002923FD" w:rsidRDefault="00B8721F" w:rsidP="00B8721F">
            <w:pPr>
              <w:pStyle w:val="NoSpacing"/>
              <w:rPr>
                <w:rFonts w:cstheme="minorHAnsi"/>
                <w:color w:val="000000"/>
              </w:rPr>
            </w:pPr>
            <w:r w:rsidRPr="00BE0D71">
              <w:t>Label</w:t>
            </w:r>
          </w:p>
        </w:tc>
        <w:tc>
          <w:tcPr>
            <w:tcW w:w="2147" w:type="dxa"/>
          </w:tcPr>
          <w:p w14:paraId="4B01E48A" w14:textId="77777777" w:rsidR="00B8721F" w:rsidRPr="00901608" w:rsidRDefault="00B8721F" w:rsidP="00B8721F">
            <w:pPr>
              <w:pStyle w:val="NoSpacing"/>
            </w:pPr>
          </w:p>
        </w:tc>
        <w:tc>
          <w:tcPr>
            <w:tcW w:w="3685" w:type="dxa"/>
          </w:tcPr>
          <w:p w14:paraId="22A94CEA" w14:textId="2AA1ED0C" w:rsidR="00B8721F" w:rsidRDefault="00B8721F" w:rsidP="00B8721F">
            <w:pPr>
              <w:pStyle w:val="NoSpacing"/>
            </w:pPr>
            <w:r>
              <w:t xml:space="preserve">Refer to </w:t>
            </w:r>
            <w:r>
              <w:fldChar w:fldCharType="begin"/>
            </w:r>
            <w:r>
              <w:instrText xml:space="preserve"> REF _Ref215583037 \r \h </w:instrText>
            </w:r>
            <w:r>
              <w:fldChar w:fldCharType="separate"/>
            </w:r>
            <w:r w:rsidR="008F7ED1">
              <w:t>2.5</w:t>
            </w:r>
            <w:r>
              <w:fldChar w:fldCharType="end"/>
            </w:r>
            <w:r>
              <w:t xml:space="preserve"> </w:t>
            </w:r>
            <w:r>
              <w:fldChar w:fldCharType="begin"/>
            </w:r>
            <w:r>
              <w:instrText xml:space="preserve"> REF _Ref215583037 \h </w:instrText>
            </w:r>
            <w:r>
              <w:fldChar w:fldCharType="separate"/>
            </w:r>
            <w:r w:rsidR="008F7ED1">
              <w:t>State Transition Diagram</w:t>
            </w:r>
            <w:r>
              <w:fldChar w:fldCharType="end"/>
            </w:r>
            <w:r>
              <w:t xml:space="preserve"> for the possible values.</w:t>
            </w:r>
          </w:p>
        </w:tc>
      </w:tr>
      <w:tr w:rsidR="00B8721F" w:rsidRPr="007C7C7F" w14:paraId="24FDBA20" w14:textId="77777777" w:rsidTr="00FC312D">
        <w:tc>
          <w:tcPr>
            <w:tcW w:w="562" w:type="dxa"/>
          </w:tcPr>
          <w:p w14:paraId="66B41A7D" w14:textId="5B0439FE" w:rsidR="00B8721F" w:rsidRDefault="00B8721F" w:rsidP="00B8721F">
            <w:pPr>
              <w:pStyle w:val="NoSpacing"/>
              <w:rPr>
                <w:rFonts w:cstheme="minorHAnsi"/>
              </w:rPr>
            </w:pPr>
            <w:r>
              <w:rPr>
                <w:rFonts w:cstheme="minorHAnsi"/>
              </w:rPr>
              <w:t>8</w:t>
            </w:r>
          </w:p>
        </w:tc>
        <w:tc>
          <w:tcPr>
            <w:tcW w:w="2248" w:type="dxa"/>
          </w:tcPr>
          <w:p w14:paraId="26691E07" w14:textId="79476143" w:rsidR="00B8721F" w:rsidRPr="002923FD" w:rsidRDefault="00B8721F" w:rsidP="00B8721F">
            <w:pPr>
              <w:pStyle w:val="NoSpacing"/>
              <w:rPr>
                <w:rFonts w:cstheme="minorHAnsi"/>
                <w:color w:val="000000"/>
              </w:rPr>
            </w:pPr>
            <w:r w:rsidRPr="002923FD">
              <w:rPr>
                <w:rFonts w:cstheme="minorHAnsi"/>
              </w:rPr>
              <w:t>Last action by</w:t>
            </w:r>
          </w:p>
        </w:tc>
        <w:tc>
          <w:tcPr>
            <w:tcW w:w="1701" w:type="dxa"/>
          </w:tcPr>
          <w:p w14:paraId="29B1CC9C" w14:textId="27844209" w:rsidR="00B8721F" w:rsidRPr="002923FD" w:rsidRDefault="00B8721F" w:rsidP="00B8721F">
            <w:pPr>
              <w:pStyle w:val="NoSpacing"/>
              <w:rPr>
                <w:rFonts w:cstheme="minorHAnsi"/>
                <w:color w:val="000000"/>
              </w:rPr>
            </w:pPr>
            <w:r w:rsidRPr="00BE0D71">
              <w:t>Label</w:t>
            </w:r>
          </w:p>
        </w:tc>
        <w:tc>
          <w:tcPr>
            <w:tcW w:w="2147" w:type="dxa"/>
          </w:tcPr>
          <w:p w14:paraId="25033CE3" w14:textId="77777777" w:rsidR="00B8721F" w:rsidRPr="00901608" w:rsidRDefault="00B8721F" w:rsidP="00B8721F">
            <w:pPr>
              <w:pStyle w:val="NoSpacing"/>
            </w:pPr>
          </w:p>
        </w:tc>
        <w:tc>
          <w:tcPr>
            <w:tcW w:w="3685" w:type="dxa"/>
          </w:tcPr>
          <w:p w14:paraId="3C9538A7" w14:textId="7FC132C4" w:rsidR="00FB2B1D" w:rsidRDefault="00B8721F" w:rsidP="00B8721F">
            <w:pPr>
              <w:pStyle w:val="NoSpacing"/>
            </w:pPr>
            <w:r>
              <w:t>Display the name of the user who</w:t>
            </w:r>
            <w:r w:rsidR="00FB2B1D">
              <w:t xml:space="preserve"> made the last</w:t>
            </w:r>
            <w:r>
              <w:t xml:space="preserve"> action </w:t>
            </w:r>
            <w:r w:rsidR="00FB2B1D">
              <w:t xml:space="preserve">that </w:t>
            </w:r>
            <w:r>
              <w:t>resulted in a change of status.</w:t>
            </w:r>
          </w:p>
          <w:p w14:paraId="1D8A1EBC" w14:textId="77777777" w:rsidR="00FB2B1D" w:rsidRDefault="00FB2B1D" w:rsidP="00B8721F">
            <w:pPr>
              <w:pStyle w:val="NoSpacing"/>
            </w:pPr>
          </w:p>
          <w:p w14:paraId="08439D7F" w14:textId="2C6CBE53" w:rsidR="00B8721F" w:rsidRDefault="00FB2B1D" w:rsidP="00B8721F">
            <w:pPr>
              <w:pStyle w:val="NoSpacing"/>
            </w:pPr>
            <w:r>
              <w:t>If it was an update by the system, “OMEGA” would be reflected</w:t>
            </w:r>
            <w:ins w:id="432" w:author="Sophia TAN (MAS)" w:date="2026-01-13T15:06:00Z" w16du:dateUtc="2026-01-13T07:06:00Z">
              <w:r w:rsidR="00EE1993">
                <w:t xml:space="preserve"> as the user</w:t>
              </w:r>
            </w:ins>
            <w:r>
              <w:t>.</w:t>
            </w:r>
          </w:p>
        </w:tc>
      </w:tr>
      <w:tr w:rsidR="00B8721F" w:rsidRPr="007C7C7F" w14:paraId="46895CC7" w14:textId="77777777" w:rsidTr="00FC312D">
        <w:tc>
          <w:tcPr>
            <w:tcW w:w="562" w:type="dxa"/>
          </w:tcPr>
          <w:p w14:paraId="6A9595D2" w14:textId="4C31B7EA" w:rsidR="00B8721F" w:rsidRDefault="00B8721F" w:rsidP="00B8721F">
            <w:pPr>
              <w:pStyle w:val="NoSpacing"/>
              <w:rPr>
                <w:rFonts w:cstheme="minorHAnsi"/>
              </w:rPr>
            </w:pPr>
            <w:r>
              <w:rPr>
                <w:rFonts w:cstheme="minorHAnsi"/>
              </w:rPr>
              <w:t>9</w:t>
            </w:r>
          </w:p>
        </w:tc>
        <w:tc>
          <w:tcPr>
            <w:tcW w:w="2248" w:type="dxa"/>
          </w:tcPr>
          <w:p w14:paraId="07A199F2" w14:textId="24ADBEF9" w:rsidR="00B8721F" w:rsidRPr="002923FD" w:rsidRDefault="00B8721F" w:rsidP="00B8721F">
            <w:pPr>
              <w:pStyle w:val="NoSpacing"/>
              <w:rPr>
                <w:rFonts w:cstheme="minorHAnsi"/>
                <w:color w:val="000000"/>
              </w:rPr>
            </w:pPr>
            <w:r w:rsidRPr="002923FD">
              <w:rPr>
                <w:rFonts w:cstheme="minorHAnsi"/>
              </w:rPr>
              <w:t>Last action on</w:t>
            </w:r>
          </w:p>
        </w:tc>
        <w:tc>
          <w:tcPr>
            <w:tcW w:w="1701" w:type="dxa"/>
          </w:tcPr>
          <w:p w14:paraId="5D9B87AB" w14:textId="17E611EA" w:rsidR="00B8721F" w:rsidRPr="002923FD" w:rsidRDefault="00B8721F" w:rsidP="00B8721F">
            <w:pPr>
              <w:pStyle w:val="NoSpacing"/>
              <w:rPr>
                <w:rFonts w:cstheme="minorHAnsi"/>
                <w:color w:val="000000"/>
              </w:rPr>
            </w:pPr>
            <w:r w:rsidRPr="00BE0D71">
              <w:t>Label</w:t>
            </w:r>
          </w:p>
        </w:tc>
        <w:tc>
          <w:tcPr>
            <w:tcW w:w="2147" w:type="dxa"/>
          </w:tcPr>
          <w:p w14:paraId="32B09226" w14:textId="77777777" w:rsidR="00B8721F" w:rsidRPr="00901608" w:rsidRDefault="00B8721F" w:rsidP="00B8721F">
            <w:pPr>
              <w:pStyle w:val="NoSpacing"/>
            </w:pPr>
          </w:p>
        </w:tc>
        <w:tc>
          <w:tcPr>
            <w:tcW w:w="3685" w:type="dxa"/>
          </w:tcPr>
          <w:p w14:paraId="3AE38C47" w14:textId="09BF8A1E" w:rsidR="00B8721F" w:rsidRDefault="00B8721F" w:rsidP="00B8721F">
            <w:pPr>
              <w:pStyle w:val="NoSpacing"/>
            </w:pPr>
            <w:r>
              <w:t xml:space="preserve">Display the date and time of </w:t>
            </w:r>
            <w:r w:rsidR="00E92C29">
              <w:t xml:space="preserve">the last </w:t>
            </w:r>
            <w:r>
              <w:t xml:space="preserve">action </w:t>
            </w:r>
            <w:r w:rsidR="00E92C29">
              <w:t>that</w:t>
            </w:r>
            <w:r>
              <w:t xml:space="preserve"> resulted in a change of status.</w:t>
            </w:r>
          </w:p>
        </w:tc>
      </w:tr>
    </w:tbl>
    <w:p w14:paraId="5761A8C6" w14:textId="6E24AA66" w:rsidR="00F70B95" w:rsidRPr="007D7B67" w:rsidRDefault="00F70B95" w:rsidP="00F70B95">
      <w:pPr>
        <w:pStyle w:val="Caption"/>
      </w:pPr>
      <w:r>
        <w:t xml:space="preserve">Table </w:t>
      </w:r>
      <w:r>
        <w:fldChar w:fldCharType="begin"/>
      </w:r>
      <w:r>
        <w:instrText xml:space="preserve"> SEQ Table \* ARABIC </w:instrText>
      </w:r>
      <w:r>
        <w:fldChar w:fldCharType="separate"/>
      </w:r>
      <w:r w:rsidR="008F7ED1">
        <w:rPr>
          <w:noProof/>
        </w:rPr>
        <w:t>6</w:t>
      </w:r>
      <w:r>
        <w:fldChar w:fldCharType="end"/>
      </w:r>
      <w:r w:rsidR="00F43972">
        <w:t>:</w:t>
      </w:r>
      <w:r>
        <w:t xml:space="preserve"> Data Table Screen Elements</w:t>
      </w:r>
    </w:p>
    <w:p w14:paraId="361D065A" w14:textId="02D55126" w:rsidR="00F70B95" w:rsidRPr="00D13A3C" w:rsidRDefault="00B8721F" w:rsidP="006162CB">
      <w:pPr>
        <w:pStyle w:val="Heading3"/>
      </w:pPr>
      <w:bookmarkStart w:id="433" w:name="_Ref218021755"/>
      <w:bookmarkStart w:id="434" w:name="_Ref218021756"/>
      <w:bookmarkStart w:id="435" w:name="_Toc218068738"/>
      <w:r w:rsidRPr="00D13A3C">
        <w:t>Announcement</w:t>
      </w:r>
      <w:r w:rsidR="00F70B95" w:rsidRPr="00D13A3C">
        <w:t xml:space="preserve"> Details </w:t>
      </w:r>
      <w:r w:rsidRPr="00D13A3C">
        <w:t>P</w:t>
      </w:r>
      <w:r w:rsidR="00F70B95" w:rsidRPr="00D13A3C">
        <w:t>age</w:t>
      </w:r>
      <w:bookmarkEnd w:id="433"/>
      <w:bookmarkEnd w:id="434"/>
      <w:bookmarkEnd w:id="435"/>
    </w:p>
    <w:p w14:paraId="12897A46" w14:textId="544285E2" w:rsidR="00F70B95" w:rsidRDefault="00F70B95" w:rsidP="003F1708">
      <w:r>
        <w:t xml:space="preserve">The </w:t>
      </w:r>
      <w:r w:rsidR="00B8721F">
        <w:t>Announcement</w:t>
      </w:r>
      <w:r>
        <w:t xml:space="preserve"> Details </w:t>
      </w:r>
      <w:r w:rsidR="00B8721F">
        <w:t>P</w:t>
      </w:r>
      <w:r>
        <w:t>age contains the following screen elements:</w:t>
      </w:r>
    </w:p>
    <w:p w14:paraId="16B6F085" w14:textId="77777777" w:rsidR="00F70B95" w:rsidRPr="00F70B95" w:rsidRDefault="00F70B95" w:rsidP="00F70B95">
      <w:pPr>
        <w:pStyle w:val="ListParagraph"/>
      </w:pPr>
      <w:r w:rsidRPr="00F70B95">
        <w:t>Page Header</w:t>
      </w:r>
    </w:p>
    <w:p w14:paraId="0335D9D0" w14:textId="77777777" w:rsidR="00F70B95" w:rsidRDefault="00F70B95" w:rsidP="00F70B95">
      <w:pPr>
        <w:pStyle w:val="ListParagraph"/>
      </w:pPr>
      <w:r w:rsidRPr="00F70B95">
        <w:t>Submission History</w:t>
      </w:r>
    </w:p>
    <w:p w14:paraId="628F1A41" w14:textId="700A0F07" w:rsidR="006928E3" w:rsidRDefault="003F3864" w:rsidP="00F70B95">
      <w:pPr>
        <w:pStyle w:val="ListParagraph"/>
      </w:pPr>
      <w:r>
        <w:t>Security Information</w:t>
      </w:r>
    </w:p>
    <w:p w14:paraId="1F7D7CF7" w14:textId="17783D01" w:rsidR="003F3864" w:rsidRDefault="003F3864" w:rsidP="00F70B95">
      <w:pPr>
        <w:pStyle w:val="ListParagraph"/>
      </w:pPr>
      <w:r>
        <w:t>Offering Details</w:t>
      </w:r>
    </w:p>
    <w:p w14:paraId="29FA7B8D" w14:textId="30BB6D8C" w:rsidR="003F3864" w:rsidRDefault="003F3864" w:rsidP="00F70B95">
      <w:pPr>
        <w:pStyle w:val="ListParagraph"/>
        <w:rPr>
          <w:ins w:id="436" w:author="Sophia TAN (MAS)" w:date="2026-01-13T15:47:00Z" w16du:dateUtc="2026-01-13T07:47:00Z"/>
        </w:rPr>
      </w:pPr>
      <w:r>
        <w:t>Coupon &amp; Interest</w:t>
      </w:r>
    </w:p>
    <w:p w14:paraId="5FB8164C" w14:textId="6B613DB2" w:rsidR="005C5165" w:rsidRPr="00F70B95" w:rsidRDefault="005C5165" w:rsidP="00F70B95">
      <w:pPr>
        <w:pStyle w:val="ListParagraph"/>
      </w:pPr>
      <w:ins w:id="437" w:author="Sophia TAN (MAS)" w:date="2026-01-13T15:47:00Z" w16du:dateUtc="2026-01-13T07:47:00Z">
        <w:r>
          <w:t>Coupon payment dates</w:t>
        </w:r>
      </w:ins>
    </w:p>
    <w:p w14:paraId="2BDC6691" w14:textId="23549333" w:rsidR="00F70B95" w:rsidRPr="00F70B95" w:rsidRDefault="00F70B95" w:rsidP="00F70B95">
      <w:pPr>
        <w:pStyle w:val="ListParagraph"/>
      </w:pPr>
      <w:r w:rsidRPr="00F70B95">
        <w:t>Footnotes</w:t>
      </w:r>
    </w:p>
    <w:p w14:paraId="41578944" w14:textId="77777777" w:rsidR="00F70B95" w:rsidRPr="00F70B95" w:rsidRDefault="00F70B95" w:rsidP="00F70B95">
      <w:pPr>
        <w:pStyle w:val="ListParagraph"/>
      </w:pPr>
      <w:r w:rsidRPr="00F70B95">
        <w:t>Publication Details</w:t>
      </w:r>
    </w:p>
    <w:p w14:paraId="5639BF35" w14:textId="77777777" w:rsidR="00F70B95" w:rsidRPr="00F70B95" w:rsidRDefault="00F70B95" w:rsidP="00F70B95">
      <w:pPr>
        <w:pStyle w:val="ListParagraph"/>
      </w:pPr>
      <w:r w:rsidRPr="00F70B95">
        <w:t>Internal Remarks</w:t>
      </w:r>
    </w:p>
    <w:p w14:paraId="0069355D" w14:textId="77777777" w:rsidR="00F70B95" w:rsidRDefault="00F70B95" w:rsidP="00F70B95">
      <w:pPr>
        <w:pStyle w:val="ListParagraph"/>
      </w:pPr>
      <w:r w:rsidRPr="00F70B95">
        <w:t>Action Button Row</w:t>
      </w:r>
    </w:p>
    <w:p w14:paraId="519D998E" w14:textId="6367BACD" w:rsidR="00174209" w:rsidRDefault="00174209" w:rsidP="00174209">
      <w:r>
        <w:t xml:space="preserve">For Viewers and Checkers, the fields in the Security Information, Offering Details, and Coupon &amp; Interest sections </w:t>
      </w:r>
      <w:r w:rsidR="0052401B">
        <w:t>are</w:t>
      </w:r>
      <w:r>
        <w:t xml:space="preserve"> displayed as </w:t>
      </w:r>
      <w:commentRangeStart w:id="438"/>
      <w:commentRangeStart w:id="439"/>
      <w:commentRangeStart w:id="440"/>
      <w:del w:id="441" w:author="Eugene CHEONG from.TOPPAN (MAS)" w:date="2025-12-23T17:28:00Z" w16du:dateUtc="2025-12-23T09:28:00Z">
        <w:r w:rsidDel="00950133">
          <w:delText>Data Pair</w:delText>
        </w:r>
        <w:commentRangeEnd w:id="438"/>
        <w:r w:rsidR="00113F9D" w:rsidDel="00950133">
          <w:rPr>
            <w:rStyle w:val="CommentReference"/>
          </w:rPr>
          <w:commentReference w:id="438"/>
        </w:r>
        <w:commentRangeEnd w:id="439"/>
        <w:r w:rsidR="006E3D2D" w:rsidDel="00950133">
          <w:rPr>
            <w:rStyle w:val="CommentReference"/>
          </w:rPr>
          <w:commentReference w:id="439"/>
        </w:r>
        <w:commentRangeEnd w:id="440"/>
        <w:r w:rsidR="00950133" w:rsidDel="00950133">
          <w:rPr>
            <w:rStyle w:val="CommentReference"/>
          </w:rPr>
          <w:commentReference w:id="440"/>
        </w:r>
      </w:del>
      <w:ins w:id="442" w:author="Eugene CHEONG from.TOPPAN (MAS)" w:date="2025-12-23T17:28:00Z" w16du:dateUtc="2025-12-23T09:28:00Z">
        <w:r w:rsidR="00950133">
          <w:t>read-only fields</w:t>
        </w:r>
      </w:ins>
      <w:r>
        <w:t>.</w:t>
      </w:r>
    </w:p>
    <w:p w14:paraId="2A481E4E" w14:textId="11C68F6E" w:rsidR="00691BEB" w:rsidRDefault="00F70B95" w:rsidP="006162CB">
      <w:pPr>
        <w:pStyle w:val="Heading4"/>
        <w:rPr>
          <w:ins w:id="443" w:author="Eugene CHEONG from.TOPPAN (MAS)" w:date="2025-12-30T15:07:00Z" w16du:dateUtc="2025-12-30T07:07:00Z"/>
        </w:rPr>
      </w:pPr>
      <w:bookmarkStart w:id="444" w:name="_Ref215243926"/>
      <w:commentRangeStart w:id="445"/>
      <w:r>
        <w:t>Wireframe</w:t>
      </w:r>
      <w:bookmarkEnd w:id="444"/>
      <w:commentRangeEnd w:id="445"/>
      <w:r w:rsidR="001F5568">
        <w:rPr>
          <w:rStyle w:val="CommentReference"/>
          <w:rFonts w:eastAsiaTheme="minorHAnsi" w:cstheme="minorBidi"/>
          <w:b w:val="0"/>
          <w:iCs w:val="0"/>
        </w:rPr>
        <w:commentReference w:id="445"/>
      </w:r>
    </w:p>
    <w:p w14:paraId="07DBC350" w14:textId="77B6808B" w:rsidR="0029130B" w:rsidRDefault="0029130B" w:rsidP="0029130B">
      <w:pPr>
        <w:rPr>
          <w:ins w:id="446" w:author="Eugene CHEONG from.TOPPAN (MAS)" w:date="2025-12-30T15:07:00Z" w16du:dateUtc="2025-12-30T07:07:00Z"/>
        </w:rPr>
      </w:pPr>
      <w:ins w:id="447" w:author="Eugene CHEONG from.TOPPAN (MAS)" w:date="2025-12-30T15:13:00Z" w16du:dateUtc="2025-12-30T07:13:00Z">
        <w:r w:rsidRPr="0029130B">
          <w:rPr>
            <w:noProof/>
          </w:rPr>
          <w:drawing>
            <wp:inline distT="0" distB="0" distL="0" distR="0" wp14:anchorId="244D275B" wp14:editId="733CEDFA">
              <wp:extent cx="6858000" cy="2671445"/>
              <wp:effectExtent l="0" t="0" r="0" b="0"/>
              <wp:docPr id="6693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424" name="Picture 1" descr="A screenshot of a computer&#10;&#10;AI-generated content may be incorrect."/>
                      <pic:cNvPicPr/>
                    </pic:nvPicPr>
                    <pic:blipFill>
                      <a:blip r:embed="rId29"/>
                      <a:stretch>
                        <a:fillRect/>
                      </a:stretch>
                    </pic:blipFill>
                    <pic:spPr>
                      <a:xfrm>
                        <a:off x="0" y="0"/>
                        <a:ext cx="6858000" cy="2671445"/>
                      </a:xfrm>
                      <a:prstGeom prst="rect">
                        <a:avLst/>
                      </a:prstGeom>
                    </pic:spPr>
                  </pic:pic>
                </a:graphicData>
              </a:graphic>
            </wp:inline>
          </w:drawing>
        </w:r>
      </w:ins>
      <w:ins w:id="448" w:author="Eugene CHEONG from.TOPPAN (MAS)" w:date="2025-12-30T15:16:00Z" w16du:dateUtc="2025-12-30T07:16:00Z">
        <w:r w:rsidRPr="0029130B">
          <w:rPr>
            <w:noProof/>
          </w:rPr>
          <w:t xml:space="preserve"> </w:t>
        </w:r>
      </w:ins>
      <w:ins w:id="449" w:author="Eugene CHEONG from.TOPPAN (MAS)" w:date="2025-12-30T15:49:00Z" w16du:dateUtc="2025-12-30T07:49:00Z">
        <w:r w:rsidR="00D245BE" w:rsidRPr="00D245BE">
          <w:rPr>
            <w:noProof/>
          </w:rPr>
          <w:drawing>
            <wp:inline distT="0" distB="0" distL="0" distR="0" wp14:anchorId="2F6E51DA" wp14:editId="7A7CBFC8">
              <wp:extent cx="6858000" cy="2868930"/>
              <wp:effectExtent l="0" t="0" r="0" b="7620"/>
              <wp:docPr id="1711625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25355" name="Picture 1" descr="A screenshot of a computer&#10;&#10;AI-generated content may be incorrect."/>
                      <pic:cNvPicPr/>
                    </pic:nvPicPr>
                    <pic:blipFill>
                      <a:blip r:embed="rId30"/>
                      <a:stretch>
                        <a:fillRect/>
                      </a:stretch>
                    </pic:blipFill>
                    <pic:spPr>
                      <a:xfrm>
                        <a:off x="0" y="0"/>
                        <a:ext cx="6858000" cy="2868930"/>
                      </a:xfrm>
                      <a:prstGeom prst="rect">
                        <a:avLst/>
                      </a:prstGeom>
                    </pic:spPr>
                  </pic:pic>
                </a:graphicData>
              </a:graphic>
            </wp:inline>
          </w:drawing>
        </w:r>
      </w:ins>
      <w:ins w:id="450" w:author="Eugene CHEONG from.TOPPAN (MAS)" w:date="2025-12-30T15:16:00Z" w16du:dateUtc="2025-12-30T07:16:00Z">
        <w:r w:rsidRPr="0029130B">
          <w:rPr>
            <w:noProof/>
          </w:rPr>
          <w:t xml:space="preserve"> </w:t>
        </w:r>
        <w:r w:rsidRPr="0029130B">
          <w:rPr>
            <w:noProof/>
          </w:rPr>
          <w:drawing>
            <wp:inline distT="0" distB="0" distL="0" distR="0" wp14:anchorId="00E65F4F" wp14:editId="6732CCC4">
              <wp:extent cx="6858000" cy="2729865"/>
              <wp:effectExtent l="0" t="0" r="0" b="0"/>
              <wp:docPr id="1942957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57525" name="Picture 1" descr="A screenshot of a computer&#10;&#10;AI-generated content may be incorrect."/>
                      <pic:cNvPicPr/>
                    </pic:nvPicPr>
                    <pic:blipFill>
                      <a:blip r:embed="rId31"/>
                      <a:stretch>
                        <a:fillRect/>
                      </a:stretch>
                    </pic:blipFill>
                    <pic:spPr>
                      <a:xfrm>
                        <a:off x="0" y="0"/>
                        <a:ext cx="6858000" cy="2729865"/>
                      </a:xfrm>
                      <a:prstGeom prst="rect">
                        <a:avLst/>
                      </a:prstGeom>
                    </pic:spPr>
                  </pic:pic>
                </a:graphicData>
              </a:graphic>
            </wp:inline>
          </w:drawing>
        </w:r>
        <w:r w:rsidRPr="0029130B">
          <w:rPr>
            <w:noProof/>
          </w:rPr>
          <w:t xml:space="preserve"> </w:t>
        </w:r>
        <w:r w:rsidRPr="0029130B">
          <w:rPr>
            <w:noProof/>
          </w:rPr>
          <w:drawing>
            <wp:inline distT="0" distB="0" distL="0" distR="0" wp14:anchorId="7EA62601" wp14:editId="07387DB8">
              <wp:extent cx="6858000" cy="2668905"/>
              <wp:effectExtent l="0" t="0" r="0" b="0"/>
              <wp:docPr id="1549949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49351" name="Picture 1" descr="A screenshot of a computer&#10;&#10;AI-generated content may be incorrect."/>
                      <pic:cNvPicPr/>
                    </pic:nvPicPr>
                    <pic:blipFill>
                      <a:blip r:embed="rId32"/>
                      <a:stretch>
                        <a:fillRect/>
                      </a:stretch>
                    </pic:blipFill>
                    <pic:spPr>
                      <a:xfrm>
                        <a:off x="0" y="0"/>
                        <a:ext cx="6858000" cy="2668905"/>
                      </a:xfrm>
                      <a:prstGeom prst="rect">
                        <a:avLst/>
                      </a:prstGeom>
                    </pic:spPr>
                  </pic:pic>
                </a:graphicData>
              </a:graphic>
            </wp:inline>
          </w:drawing>
        </w:r>
      </w:ins>
    </w:p>
    <w:p w14:paraId="245A57D0" w14:textId="7451B4BC" w:rsidR="0029130B" w:rsidRPr="0029130B" w:rsidRDefault="0029130B" w:rsidP="00970968">
      <w:pPr>
        <w:pStyle w:val="Caption"/>
        <w:rPr>
          <w:noProof/>
        </w:rPr>
      </w:pPr>
      <w:ins w:id="451" w:author="Eugene CHEONG from.TOPPAN (MAS)" w:date="2025-12-30T15:07:00Z" w16du:dateUtc="2025-12-30T07:07:00Z">
        <w:r w:rsidRPr="00411560">
          <w:t xml:space="preserve">Figure </w:t>
        </w:r>
        <w:r w:rsidRPr="00411560">
          <w:fldChar w:fldCharType="begin"/>
        </w:r>
        <w:r w:rsidRPr="00411560">
          <w:instrText xml:space="preserve"> SEQ Figure \* ARABIC </w:instrText>
        </w:r>
        <w:r w:rsidRPr="00411560">
          <w:fldChar w:fldCharType="separate"/>
        </w:r>
      </w:ins>
      <w:r w:rsidR="008F7ED1">
        <w:rPr>
          <w:noProof/>
        </w:rPr>
        <w:t>6</w:t>
      </w:r>
      <w:ins w:id="452" w:author="Eugene CHEONG from.TOPPAN (MAS)" w:date="2025-12-30T15:07:00Z" w16du:dateUtc="2025-12-30T07:07:00Z">
        <w:r w:rsidRPr="00411560">
          <w:fldChar w:fldCharType="end"/>
        </w:r>
        <w:r>
          <w:t>:</w:t>
        </w:r>
        <w:r w:rsidRPr="00411560">
          <w:t xml:space="preserve"> </w:t>
        </w:r>
        <w:r>
          <w:t>Announcement Details Page (</w:t>
        </w:r>
      </w:ins>
      <w:ins w:id="453" w:author="Eugene CHEONG from.TOPPAN (MAS)" w:date="2025-12-30T15:11:00Z" w16du:dateUtc="2025-12-30T07:11:00Z">
        <w:r>
          <w:t>SSBs</w:t>
        </w:r>
      </w:ins>
      <w:ins w:id="454" w:author="Eugene CHEONG from.TOPPAN (MAS)" w:date="2025-12-30T15:07:00Z" w16du:dateUtc="2025-12-30T07:07:00Z">
        <w:r>
          <w:t>)</w:t>
        </w:r>
      </w:ins>
    </w:p>
    <w:p w14:paraId="61D6C39A" w14:textId="77777777" w:rsidR="00737C4A" w:rsidRDefault="00B8721F" w:rsidP="008F5EF9">
      <w:pPr>
        <w:pStyle w:val="Caption"/>
        <w:rPr>
          <w:noProof/>
        </w:rPr>
      </w:pPr>
      <w:r w:rsidRPr="00F2792D">
        <w:rPr>
          <w:noProof/>
        </w:rPr>
        <w:t xml:space="preserve">   </w:t>
      </w:r>
      <w:ins w:id="455" w:author="Eugene CHEONG from.TOPPAN (MAS)" w:date="2025-12-30T15:12:00Z" w16du:dateUtc="2025-12-30T07:12:00Z">
        <w:r w:rsidR="0029130B" w:rsidRPr="0029130B">
          <w:rPr>
            <w:noProof/>
          </w:rPr>
          <w:drawing>
            <wp:inline distT="0" distB="0" distL="0" distR="0" wp14:anchorId="2BA0DE27" wp14:editId="1D50FB38">
              <wp:extent cx="6858000" cy="2884805"/>
              <wp:effectExtent l="0" t="0" r="0" b="0"/>
              <wp:docPr id="1308609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09218" name="Picture 1" descr="A screenshot of a computer&#10;&#10;AI-generated content may be incorrect."/>
                      <pic:cNvPicPr/>
                    </pic:nvPicPr>
                    <pic:blipFill>
                      <a:blip r:embed="rId33"/>
                      <a:stretch>
                        <a:fillRect/>
                      </a:stretch>
                    </pic:blipFill>
                    <pic:spPr>
                      <a:xfrm>
                        <a:off x="0" y="0"/>
                        <a:ext cx="6858000" cy="2884805"/>
                      </a:xfrm>
                      <a:prstGeom prst="rect">
                        <a:avLst/>
                      </a:prstGeom>
                    </pic:spPr>
                  </pic:pic>
                </a:graphicData>
              </a:graphic>
            </wp:inline>
          </w:drawing>
        </w:r>
      </w:ins>
      <w:ins w:id="456" w:author="Eugene CHEONG from.TOPPAN (MAS)" w:date="2025-12-30T14:57:00Z" w16du:dateUtc="2025-12-30T06:57:00Z">
        <w:r w:rsidR="00E1707F" w:rsidRPr="00E1707F" w:rsidDel="00E1707F">
          <w:rPr>
            <w:noProof/>
          </w:rPr>
          <w:t xml:space="preserve"> </w:t>
        </w:r>
        <w:r w:rsidR="00E1707F" w:rsidRPr="00E1707F">
          <w:rPr>
            <w:noProof/>
          </w:rPr>
          <w:drawing>
            <wp:inline distT="0" distB="0" distL="0" distR="0" wp14:anchorId="4A3AE0EA" wp14:editId="058D3648">
              <wp:extent cx="6858000" cy="2797810"/>
              <wp:effectExtent l="0" t="0" r="0" b="2540"/>
              <wp:docPr id="1336445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45512" name="Picture 1" descr="A screenshot of a computer&#10;&#10;AI-generated content may be incorrect."/>
                      <pic:cNvPicPr/>
                    </pic:nvPicPr>
                    <pic:blipFill>
                      <a:blip r:embed="rId34"/>
                      <a:stretch>
                        <a:fillRect/>
                      </a:stretch>
                    </pic:blipFill>
                    <pic:spPr>
                      <a:xfrm>
                        <a:off x="0" y="0"/>
                        <a:ext cx="6858000" cy="2797810"/>
                      </a:xfrm>
                      <a:prstGeom prst="rect">
                        <a:avLst/>
                      </a:prstGeom>
                    </pic:spPr>
                  </pic:pic>
                </a:graphicData>
              </a:graphic>
            </wp:inline>
          </w:drawing>
        </w:r>
        <w:r w:rsidR="00E1707F" w:rsidRPr="00E1707F" w:rsidDel="00E1707F">
          <w:rPr>
            <w:noProof/>
          </w:rPr>
          <w:t xml:space="preserve"> </w:t>
        </w:r>
      </w:ins>
      <w:ins w:id="457" w:author="Eugene CHEONG from.TOPPAN (MAS)" w:date="2025-12-30T14:58:00Z" w16du:dateUtc="2025-12-30T06:58:00Z">
        <w:r w:rsidR="00E1707F" w:rsidRPr="00E1707F">
          <w:rPr>
            <w:noProof/>
          </w:rPr>
          <w:drawing>
            <wp:inline distT="0" distB="0" distL="0" distR="0" wp14:anchorId="1022EC89" wp14:editId="462D6226">
              <wp:extent cx="6858000" cy="2642235"/>
              <wp:effectExtent l="0" t="0" r="0" b="5715"/>
              <wp:docPr id="296277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77937" name="Picture 1" descr="A screenshot of a computer&#10;&#10;AI-generated content may be incorrect."/>
                      <pic:cNvPicPr/>
                    </pic:nvPicPr>
                    <pic:blipFill>
                      <a:blip r:embed="rId35"/>
                      <a:stretch>
                        <a:fillRect/>
                      </a:stretch>
                    </pic:blipFill>
                    <pic:spPr>
                      <a:xfrm>
                        <a:off x="0" y="0"/>
                        <a:ext cx="6858000" cy="2642235"/>
                      </a:xfrm>
                      <a:prstGeom prst="rect">
                        <a:avLst/>
                      </a:prstGeom>
                    </pic:spPr>
                  </pic:pic>
                </a:graphicData>
              </a:graphic>
            </wp:inline>
          </w:drawing>
        </w:r>
        <w:r w:rsidR="00E1707F" w:rsidRPr="00E1707F" w:rsidDel="00E1707F">
          <w:rPr>
            <w:noProof/>
          </w:rPr>
          <w:t xml:space="preserve"> </w:t>
        </w:r>
        <w:r w:rsidR="00E1707F" w:rsidRPr="00E1707F">
          <w:rPr>
            <w:noProof/>
          </w:rPr>
          <w:drawing>
            <wp:inline distT="0" distB="0" distL="0" distR="0" wp14:anchorId="093F7E78" wp14:editId="1A15B84A">
              <wp:extent cx="6858000" cy="2722245"/>
              <wp:effectExtent l="0" t="0" r="0" b="1905"/>
              <wp:docPr id="1910472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72185" name="Picture 1" descr="A screenshot of a computer&#10;&#10;AI-generated content may be incorrect."/>
                      <pic:cNvPicPr/>
                    </pic:nvPicPr>
                    <pic:blipFill>
                      <a:blip r:embed="rId36"/>
                      <a:stretch>
                        <a:fillRect/>
                      </a:stretch>
                    </pic:blipFill>
                    <pic:spPr>
                      <a:xfrm>
                        <a:off x="0" y="0"/>
                        <a:ext cx="6858000" cy="2722245"/>
                      </a:xfrm>
                      <a:prstGeom prst="rect">
                        <a:avLst/>
                      </a:prstGeom>
                    </pic:spPr>
                  </pic:pic>
                </a:graphicData>
              </a:graphic>
            </wp:inline>
          </w:drawing>
        </w:r>
        <w:r w:rsidR="00E1707F" w:rsidRPr="00E1707F" w:rsidDel="00E1707F">
          <w:rPr>
            <w:noProof/>
          </w:rPr>
          <w:t xml:space="preserve"> </w:t>
        </w:r>
      </w:ins>
    </w:p>
    <w:p w14:paraId="071AD99E" w14:textId="597D9273" w:rsidR="00737C4A" w:rsidRDefault="00737C4A" w:rsidP="00737C4A">
      <w:pPr>
        <w:pStyle w:val="Caption"/>
        <w:rPr>
          <w:ins w:id="458" w:author="Eugene CHEONG from.TOPPAN (MAS)" w:date="2025-12-30T15:24:00Z" w16du:dateUtc="2025-12-30T07:24:00Z"/>
        </w:rPr>
      </w:pPr>
      <w:r w:rsidRPr="00411560">
        <w:t xml:space="preserve">Figure </w:t>
      </w:r>
      <w:r w:rsidRPr="00411560">
        <w:fldChar w:fldCharType="begin"/>
      </w:r>
      <w:r w:rsidRPr="00411560">
        <w:instrText xml:space="preserve"> SEQ Figure \* ARABIC </w:instrText>
      </w:r>
      <w:r w:rsidRPr="00411560">
        <w:fldChar w:fldCharType="separate"/>
      </w:r>
      <w:r w:rsidR="008F7ED1">
        <w:rPr>
          <w:noProof/>
        </w:rPr>
        <w:t>7</w:t>
      </w:r>
      <w:r w:rsidRPr="00411560">
        <w:fldChar w:fldCharType="end"/>
      </w:r>
      <w:r>
        <w:t>:</w:t>
      </w:r>
      <w:r w:rsidRPr="00411560">
        <w:t xml:space="preserve"> </w:t>
      </w:r>
      <w:r>
        <w:t>Announcement Details Page</w:t>
      </w:r>
      <w:ins w:id="459" w:author="Eugene CHEONG from.TOPPAN (MAS)" w:date="2025-12-30T14:57:00Z" w16du:dateUtc="2025-12-30T06:57:00Z">
        <w:r>
          <w:t xml:space="preserve"> (SGS Bonds – </w:t>
        </w:r>
      </w:ins>
      <w:r>
        <w:t>New</w:t>
      </w:r>
      <w:ins w:id="460" w:author="Eugene CHEONG from.TOPPAN (MAS)" w:date="2025-12-30T14:57:00Z" w16du:dateUtc="2025-12-30T06:57:00Z">
        <w:r>
          <w:t>)</w:t>
        </w:r>
      </w:ins>
    </w:p>
    <w:commentRangeStart w:id="461"/>
    <w:commentRangeStart w:id="462"/>
    <w:commentRangeStart w:id="463"/>
    <w:commentRangeStart w:id="464"/>
    <w:p w14:paraId="5D490FDB" w14:textId="63D447E3" w:rsidR="00174209" w:rsidRDefault="00174209" w:rsidP="008F5EF9">
      <w:pPr>
        <w:pStyle w:val="Caption"/>
        <w:rPr>
          <w:noProof/>
        </w:rPr>
      </w:pPr>
      <w:del w:id="465" w:author="Eugene CHEONG from.TOPPAN (MAS)" w:date="2025-12-30T14:57:00Z" w16du:dateUtc="2025-12-30T06:57:00Z">
        <w:r w:rsidDel="00E1707F">
          <w:rPr>
            <w:noProof/>
          </w:rPr>
          <mc:AlternateContent>
            <mc:Choice Requires="wpg">
              <w:drawing>
                <wp:inline distT="0" distB="0" distL="0" distR="0" wp14:anchorId="42CB4C70" wp14:editId="444014B8">
                  <wp:extent cx="5219065" cy="6771640"/>
                  <wp:effectExtent l="0" t="0" r="635" b="0"/>
                  <wp:docPr id="712392281" name="Group 712392281"/>
                  <wp:cNvGraphicFramePr/>
                  <a:graphic xmlns:a="http://schemas.openxmlformats.org/drawingml/2006/main">
                    <a:graphicData uri="http://schemas.microsoft.com/office/word/2010/wordprocessingGroup">
                      <wpg:wgp>
                        <wpg:cNvGrpSpPr/>
                        <wpg:grpSpPr>
                          <a:xfrm>
                            <a:off x="0" y="0"/>
                            <a:ext cx="5219065" cy="6771640"/>
                            <a:chOff x="0" y="0"/>
                            <a:chExt cx="5689600" cy="7382528"/>
                          </a:xfrm>
                        </wpg:grpSpPr>
                        <wpg:grpSp>
                          <wpg:cNvPr id="1289554276" name="Group 1"/>
                          <wpg:cNvGrpSpPr/>
                          <wpg:grpSpPr>
                            <a:xfrm>
                              <a:off x="0" y="674483"/>
                              <a:ext cx="5689600" cy="6708045"/>
                              <a:chOff x="-1" y="638382"/>
                              <a:chExt cx="5690103" cy="6709235"/>
                            </a:xfrm>
                          </wpg:grpSpPr>
                          <pic:pic xmlns:pic="http://schemas.openxmlformats.org/drawingml/2006/picture">
                            <pic:nvPicPr>
                              <pic:cNvPr id="528647734" name="Picture 1" descr="A screenshot of a computer&#10;&#10;AI-generated content may be incorrect."/>
                              <pic:cNvPicPr>
                                <a:picLocks noChangeAspect="1"/>
                              </pic:cNvPicPr>
                            </pic:nvPicPr>
                            <pic:blipFill rotWithShape="1">
                              <a:blip r:embed="rId37" cstate="print">
                                <a:extLst>
                                  <a:ext uri="{28A0092B-C50C-407E-A947-70E740481C1C}">
                                    <a14:useLocalDpi xmlns:a14="http://schemas.microsoft.com/office/drawing/2010/main" val="0"/>
                                  </a:ext>
                                </a:extLst>
                              </a:blip>
                              <a:srcRect t="26167"/>
                              <a:stretch>
                                <a:fillRect/>
                              </a:stretch>
                            </pic:blipFill>
                            <pic:spPr>
                              <a:xfrm>
                                <a:off x="0" y="638382"/>
                                <a:ext cx="5656580" cy="1801287"/>
                              </a:xfrm>
                              <a:prstGeom prst="rect">
                                <a:avLst/>
                              </a:prstGeom>
                            </pic:spPr>
                          </pic:pic>
                          <pic:pic xmlns:pic="http://schemas.openxmlformats.org/drawingml/2006/picture">
                            <pic:nvPicPr>
                              <pic:cNvPr id="1038580384" name="Picture 1" descr="A screenshot of a computer&#10;&#10;AI-generated content may be incorrect."/>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2439909"/>
                                <a:ext cx="5656580" cy="1910080"/>
                              </a:xfrm>
                              <a:prstGeom prst="rect">
                                <a:avLst/>
                              </a:prstGeom>
                            </pic:spPr>
                          </pic:pic>
                          <pic:pic xmlns:pic="http://schemas.openxmlformats.org/drawingml/2006/picture">
                            <pic:nvPicPr>
                              <pic:cNvPr id="856690684" name="Picture 1" descr="A screenshot of a computer&#10;&#10;AI-generated content may be incorrect."/>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4350190"/>
                                <a:ext cx="5656580" cy="2195195"/>
                              </a:xfrm>
                              <a:prstGeom prst="rect">
                                <a:avLst/>
                              </a:prstGeom>
                            </pic:spPr>
                          </pic:pic>
                          <pic:pic xmlns:pic="http://schemas.openxmlformats.org/drawingml/2006/picture">
                            <pic:nvPicPr>
                              <pic:cNvPr id="464883842" name="Picture 1" descr="A screenshot of a computer&#10;&#10;AI-generated content may be incorrect."/>
                              <pic:cNvPicPr>
                                <a:picLocks noChangeAspect="1"/>
                              </pic:cNvPicPr>
                            </pic:nvPicPr>
                            <pic:blipFill rotWithShape="1">
                              <a:blip r:embed="rId40" cstate="print">
                                <a:extLst>
                                  <a:ext uri="{28A0092B-C50C-407E-A947-70E740481C1C}">
                                    <a14:useLocalDpi xmlns:a14="http://schemas.microsoft.com/office/drawing/2010/main" val="0"/>
                                  </a:ext>
                                </a:extLst>
                              </a:blip>
                              <a:srcRect t="19531"/>
                              <a:stretch>
                                <a:fillRect/>
                              </a:stretch>
                            </pic:blipFill>
                            <pic:spPr>
                              <a:xfrm>
                                <a:off x="-1" y="6545384"/>
                                <a:ext cx="5690103" cy="802233"/>
                              </a:xfrm>
                              <a:prstGeom prst="rect">
                                <a:avLst/>
                              </a:prstGeom>
                            </pic:spPr>
                          </pic:pic>
                        </wpg:grpSp>
                        <pic:pic xmlns:pic="http://schemas.openxmlformats.org/drawingml/2006/picture">
                          <pic:nvPicPr>
                            <pic:cNvPr id="185049781" name="Picture 1"/>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55945" cy="669290"/>
                            </a:xfrm>
                            <a:prstGeom prst="rect">
                              <a:avLst/>
                            </a:prstGeom>
                          </pic:spPr>
                        </pic:pic>
                      </wpg:wgp>
                    </a:graphicData>
                  </a:graphic>
                </wp:inline>
              </w:drawing>
            </mc:Choice>
            <mc:Fallback>
              <w:pict>
                <v:group w14:anchorId="27D3B129" id="Group 712392281" o:spid="_x0000_s1026" style="width:410.95pt;height:533.2pt;mso-position-horizontal-relative:char;mso-position-vertical-relative:line" coordsize="56896,73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">
                  <v:group id="Group 1" o:spid="_x0000_s1027" style="position:absolute;top:6744;width:56896;height:67081" coordorigin=",6383" coordsize="56901,6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alt="A screenshot of a computer&#10;&#10;AI-generated content may be incorrect." style="position:absolute;top:6383;width:56565;height:18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">
                      <v:imagedata r:id="rId42" o:title="A screenshot of a computer&#10;&#10;AI-generated content may be incorrect" croptop="17149f"/>
                    </v:shape>
                    <v:shape id="Picture 1" o:spid="_x0000_s1029" type="#_x0000_t75" alt="A screenshot of a computer&#10;&#10;AI-generated content may be incorrect." style="position:absolute;top:24399;width:56565;height:19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">
                      <v:imagedata r:id="rId43" o:title="A screenshot of a computer&#10;&#10;AI-generated content may be incorrect"/>
                    </v:shape>
                    <v:shape id="Picture 1" o:spid="_x0000_s1030" type="#_x0000_t75" alt="A screenshot of a computer&#10;&#10;AI-generated content may be incorrect." style="position:absolute;top:43501;width:56565;height:2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">
                      <v:imagedata r:id="rId44" o:title="A screenshot of a computer&#10;&#10;AI-generated content may be incorrect"/>
                    </v:shape>
                    <v:shape id="Picture 1" o:spid="_x0000_s1031" type="#_x0000_t75" alt="A screenshot of a computer&#10;&#10;AI-generated content may be incorrect." style="position:absolute;top:65453;width:56901;height:8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">
                      <v:imagedata r:id="rId45" o:title="A screenshot of a computer&#10;&#10;AI-generated content may be incorrect" croptop="12800f"/>
                    </v:shape>
                  </v:group>
                  <v:shape id="Picture 1" o:spid="_x0000_s1032" type="#_x0000_t75" style="position:absolute;width:56559;height:6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">
                    <v:imagedata r:id="rId46" o:title=""/>
                  </v:shape>
                  <w10:anchorlock/>
                </v:group>
              </w:pict>
            </mc:Fallback>
          </mc:AlternateContent>
        </w:r>
      </w:del>
      <w:commentRangeEnd w:id="461"/>
      <w:r w:rsidR="00F1793A">
        <w:rPr>
          <w:rStyle w:val="CommentReference"/>
          <w:b w:val="0"/>
          <w:iCs w:val="0"/>
        </w:rPr>
        <w:commentReference w:id="461"/>
      </w:r>
      <w:commentRangeEnd w:id="462"/>
      <w:r w:rsidR="00DE637D">
        <w:rPr>
          <w:rStyle w:val="CommentReference"/>
          <w:b w:val="0"/>
          <w:iCs w:val="0"/>
        </w:rPr>
        <w:commentReference w:id="462"/>
      </w:r>
      <w:commentRangeEnd w:id="463"/>
      <w:r w:rsidR="0060678B">
        <w:rPr>
          <w:rStyle w:val="CommentReference"/>
          <w:b w:val="0"/>
          <w:iCs w:val="0"/>
        </w:rPr>
        <w:commentReference w:id="463"/>
      </w:r>
      <w:commentRangeEnd w:id="464"/>
      <w:r w:rsidR="008C2A07">
        <w:rPr>
          <w:rStyle w:val="CommentReference"/>
          <w:b w:val="0"/>
          <w:iCs w:val="0"/>
        </w:rPr>
        <w:commentReference w:id="464"/>
      </w:r>
    </w:p>
    <w:p w14:paraId="13D9D459" w14:textId="6202E40D" w:rsidR="00E1707F" w:rsidRDefault="00E1707F" w:rsidP="008F5EF9">
      <w:pPr>
        <w:pStyle w:val="Caption"/>
        <w:rPr>
          <w:ins w:id="466" w:author="Eugene CHEONG from.TOPPAN (MAS)" w:date="2025-12-30T15:06:00Z" w16du:dateUtc="2025-12-30T07:06:00Z"/>
        </w:rPr>
      </w:pPr>
      <w:ins w:id="467" w:author="Eugene CHEONG from.TOPPAN (MAS)" w:date="2025-12-30T15:06:00Z" w16du:dateUtc="2025-12-30T07:06:00Z">
        <w:r w:rsidRPr="00E1707F">
          <w:rPr>
            <w:noProof/>
          </w:rPr>
          <w:drawing>
            <wp:inline distT="0" distB="0" distL="0" distR="0" wp14:anchorId="73D0B3CA" wp14:editId="66DFEAF3">
              <wp:extent cx="6858000" cy="2905760"/>
              <wp:effectExtent l="0" t="0" r="0" b="8890"/>
              <wp:docPr id="1752141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41804" name="Picture 1" descr="A screenshot of a computer&#10;&#10;AI-generated content may be incorrect."/>
                      <pic:cNvPicPr/>
                    </pic:nvPicPr>
                    <pic:blipFill>
                      <a:blip r:embed="rId47"/>
                      <a:stretch>
                        <a:fillRect/>
                      </a:stretch>
                    </pic:blipFill>
                    <pic:spPr>
                      <a:xfrm>
                        <a:off x="0" y="0"/>
                        <a:ext cx="6858000" cy="2905760"/>
                      </a:xfrm>
                      <a:prstGeom prst="rect">
                        <a:avLst/>
                      </a:prstGeom>
                    </pic:spPr>
                  </pic:pic>
                </a:graphicData>
              </a:graphic>
            </wp:inline>
          </w:drawing>
        </w:r>
        <w:r w:rsidRPr="00E1707F">
          <w:rPr>
            <w:noProof/>
          </w:rPr>
          <w:t xml:space="preserve"> </w:t>
        </w:r>
        <w:r w:rsidRPr="00E1707F">
          <w:rPr>
            <w:noProof/>
          </w:rPr>
          <w:drawing>
            <wp:inline distT="0" distB="0" distL="0" distR="0" wp14:anchorId="699E8770" wp14:editId="1BF7A982">
              <wp:extent cx="6858000" cy="2805430"/>
              <wp:effectExtent l="0" t="0" r="0" b="0"/>
              <wp:docPr id="1400729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29293" name="Picture 1" descr="A screenshot of a computer&#10;&#10;AI-generated content may be incorrect."/>
                      <pic:cNvPicPr/>
                    </pic:nvPicPr>
                    <pic:blipFill>
                      <a:blip r:embed="rId48"/>
                      <a:stretch>
                        <a:fillRect/>
                      </a:stretch>
                    </pic:blipFill>
                    <pic:spPr>
                      <a:xfrm>
                        <a:off x="0" y="0"/>
                        <a:ext cx="6858000" cy="2805430"/>
                      </a:xfrm>
                      <a:prstGeom prst="rect">
                        <a:avLst/>
                      </a:prstGeom>
                    </pic:spPr>
                  </pic:pic>
                </a:graphicData>
              </a:graphic>
            </wp:inline>
          </w:drawing>
        </w:r>
        <w:r w:rsidRPr="00E1707F">
          <w:rPr>
            <w:noProof/>
          </w:rPr>
          <w:t xml:space="preserve"> </w:t>
        </w:r>
        <w:r w:rsidRPr="00E1707F">
          <w:rPr>
            <w:noProof/>
          </w:rPr>
          <w:drawing>
            <wp:inline distT="0" distB="0" distL="0" distR="0" wp14:anchorId="1018EA85" wp14:editId="336191E1">
              <wp:extent cx="6858000" cy="2640965"/>
              <wp:effectExtent l="0" t="0" r="0" b="6985"/>
              <wp:docPr id="1053889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89140" name="Picture 1" descr="A screenshot of a computer&#10;&#10;AI-generated content may be incorrect."/>
                      <pic:cNvPicPr/>
                    </pic:nvPicPr>
                    <pic:blipFill>
                      <a:blip r:embed="rId49"/>
                      <a:stretch>
                        <a:fillRect/>
                      </a:stretch>
                    </pic:blipFill>
                    <pic:spPr>
                      <a:xfrm>
                        <a:off x="0" y="0"/>
                        <a:ext cx="6858000" cy="2640965"/>
                      </a:xfrm>
                      <a:prstGeom prst="rect">
                        <a:avLst/>
                      </a:prstGeom>
                    </pic:spPr>
                  </pic:pic>
                </a:graphicData>
              </a:graphic>
            </wp:inline>
          </w:drawing>
        </w:r>
      </w:ins>
      <w:ins w:id="468" w:author="Eugene CHEONG from.TOPPAN (MAS)" w:date="2025-12-30T15:07:00Z" w16du:dateUtc="2025-12-30T07:07:00Z">
        <w:r w:rsidR="0029130B" w:rsidRPr="0029130B">
          <w:rPr>
            <w:noProof/>
          </w:rPr>
          <w:t xml:space="preserve"> </w:t>
        </w:r>
        <w:r w:rsidR="0029130B" w:rsidRPr="0029130B">
          <w:rPr>
            <w:noProof/>
          </w:rPr>
          <w:drawing>
            <wp:inline distT="0" distB="0" distL="0" distR="0" wp14:anchorId="632BA13C" wp14:editId="0DFC3CFD">
              <wp:extent cx="6858000" cy="2680335"/>
              <wp:effectExtent l="0" t="0" r="0" b="5715"/>
              <wp:docPr id="870615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15657" name="Picture 1" descr="A screenshot of a computer&#10;&#10;AI-generated content may be incorrect."/>
                      <pic:cNvPicPr/>
                    </pic:nvPicPr>
                    <pic:blipFill>
                      <a:blip r:embed="rId50"/>
                      <a:stretch>
                        <a:fillRect/>
                      </a:stretch>
                    </pic:blipFill>
                    <pic:spPr>
                      <a:xfrm>
                        <a:off x="0" y="0"/>
                        <a:ext cx="6858000" cy="2680335"/>
                      </a:xfrm>
                      <a:prstGeom prst="rect">
                        <a:avLst/>
                      </a:prstGeom>
                    </pic:spPr>
                  </pic:pic>
                </a:graphicData>
              </a:graphic>
            </wp:inline>
          </w:drawing>
        </w:r>
      </w:ins>
    </w:p>
    <w:p w14:paraId="5C871961" w14:textId="19E4040C" w:rsidR="00F70B95" w:rsidRDefault="00F70B95" w:rsidP="008F5EF9">
      <w:pPr>
        <w:pStyle w:val="Caption"/>
        <w:rPr>
          <w:ins w:id="469" w:author="Eugene CHEONG from.TOPPAN (MAS)" w:date="2025-12-30T15:24:00Z" w16du:dateUtc="2025-12-30T07:24:00Z"/>
        </w:rPr>
      </w:pPr>
      <w:r w:rsidRPr="00411560">
        <w:t xml:space="preserve">Figure </w:t>
      </w:r>
      <w:r w:rsidRPr="00411560">
        <w:fldChar w:fldCharType="begin"/>
      </w:r>
      <w:r w:rsidRPr="00411560">
        <w:instrText xml:space="preserve"> SEQ Figure \* ARABIC </w:instrText>
      </w:r>
      <w:r w:rsidRPr="00411560">
        <w:fldChar w:fldCharType="separate"/>
      </w:r>
      <w:r w:rsidR="008F7ED1">
        <w:rPr>
          <w:noProof/>
        </w:rPr>
        <w:t>8</w:t>
      </w:r>
      <w:r w:rsidRPr="00411560">
        <w:fldChar w:fldCharType="end"/>
      </w:r>
      <w:r>
        <w:t>:</w:t>
      </w:r>
      <w:r w:rsidRPr="00411560">
        <w:t xml:space="preserve"> </w:t>
      </w:r>
      <w:r w:rsidR="00B5499B">
        <w:t>Announcement Details</w:t>
      </w:r>
      <w:r>
        <w:t xml:space="preserve"> Page</w:t>
      </w:r>
      <w:ins w:id="470" w:author="Eugene CHEONG from.TOPPAN (MAS)" w:date="2025-12-30T14:57:00Z" w16du:dateUtc="2025-12-30T06:57:00Z">
        <w:r w:rsidR="00E1707F">
          <w:t xml:space="preserve"> (SGS Bonds – </w:t>
        </w:r>
      </w:ins>
      <w:ins w:id="471" w:author="Eugene CHEONG from.TOPPAN (MAS)" w:date="2025-12-30T15:07:00Z" w16du:dateUtc="2025-12-30T07:07:00Z">
        <w:r w:rsidR="0029130B">
          <w:t>Reopened</w:t>
        </w:r>
      </w:ins>
      <w:ins w:id="472" w:author="Eugene CHEONG from.TOPPAN (MAS)" w:date="2025-12-30T14:57:00Z" w16du:dateUtc="2025-12-30T06:57:00Z">
        <w:r w:rsidR="00E1707F">
          <w:t>)</w:t>
        </w:r>
      </w:ins>
    </w:p>
    <w:p w14:paraId="4B5D87F0" w14:textId="70CBE9DA" w:rsidR="00C8152C" w:rsidRDefault="00C8152C" w:rsidP="00C8152C">
      <w:pPr>
        <w:rPr>
          <w:ins w:id="473" w:author="Eugene CHEONG from.TOPPAN (MAS)" w:date="2025-12-30T15:24:00Z" w16du:dateUtc="2025-12-30T07:24:00Z"/>
        </w:rPr>
      </w:pPr>
      <w:ins w:id="474" w:author="Eugene CHEONG from.TOPPAN (MAS)" w:date="2025-12-30T15:26:00Z" w16du:dateUtc="2025-12-30T07:26:00Z">
        <w:r w:rsidRPr="00C8152C">
          <w:rPr>
            <w:noProof/>
          </w:rPr>
          <w:drawing>
            <wp:inline distT="0" distB="0" distL="0" distR="0" wp14:anchorId="529A641B" wp14:editId="0BC94418">
              <wp:extent cx="6858000" cy="2669540"/>
              <wp:effectExtent l="0" t="0" r="0" b="0"/>
              <wp:docPr id="1085411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11031" name="Picture 1" descr="A screenshot of a computer&#10;&#10;AI-generated content may be incorrect."/>
                      <pic:cNvPicPr/>
                    </pic:nvPicPr>
                    <pic:blipFill>
                      <a:blip r:embed="rId51"/>
                      <a:stretch>
                        <a:fillRect/>
                      </a:stretch>
                    </pic:blipFill>
                    <pic:spPr>
                      <a:xfrm>
                        <a:off x="0" y="0"/>
                        <a:ext cx="6858000" cy="2669540"/>
                      </a:xfrm>
                      <a:prstGeom prst="rect">
                        <a:avLst/>
                      </a:prstGeom>
                    </pic:spPr>
                  </pic:pic>
                </a:graphicData>
              </a:graphic>
            </wp:inline>
          </w:drawing>
        </w:r>
      </w:ins>
      <w:ins w:id="475" w:author="Eugene CHEONG from.TOPPAN (MAS)" w:date="2025-12-30T15:27:00Z" w16du:dateUtc="2025-12-30T07:27:00Z">
        <w:r w:rsidR="003B62D4" w:rsidRPr="003B62D4">
          <w:rPr>
            <w:noProof/>
          </w:rPr>
          <w:t xml:space="preserve"> </w:t>
        </w:r>
        <w:r w:rsidR="003B62D4" w:rsidRPr="003B62D4">
          <w:rPr>
            <w:noProof/>
          </w:rPr>
          <w:drawing>
            <wp:inline distT="0" distB="0" distL="0" distR="0" wp14:anchorId="019813B8" wp14:editId="7AD0288E">
              <wp:extent cx="6858000" cy="682625"/>
              <wp:effectExtent l="0" t="0" r="0" b="3175"/>
              <wp:docPr id="26344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45508" name=""/>
                      <pic:cNvPicPr/>
                    </pic:nvPicPr>
                    <pic:blipFill>
                      <a:blip r:embed="rId52"/>
                      <a:stretch>
                        <a:fillRect/>
                      </a:stretch>
                    </pic:blipFill>
                    <pic:spPr>
                      <a:xfrm>
                        <a:off x="0" y="0"/>
                        <a:ext cx="6858000" cy="682625"/>
                      </a:xfrm>
                      <a:prstGeom prst="rect">
                        <a:avLst/>
                      </a:prstGeom>
                    </pic:spPr>
                  </pic:pic>
                </a:graphicData>
              </a:graphic>
            </wp:inline>
          </w:drawing>
        </w:r>
        <w:r w:rsidR="003B62D4" w:rsidRPr="003B62D4">
          <w:rPr>
            <w:noProof/>
          </w:rPr>
          <w:t xml:space="preserve"> </w:t>
        </w:r>
        <w:r w:rsidR="003B62D4" w:rsidRPr="003B62D4">
          <w:rPr>
            <w:noProof/>
          </w:rPr>
          <w:drawing>
            <wp:inline distT="0" distB="0" distL="0" distR="0" wp14:anchorId="31E097F8" wp14:editId="47788626">
              <wp:extent cx="6858000" cy="2669540"/>
              <wp:effectExtent l="0" t="0" r="0" b="0"/>
              <wp:docPr id="1797751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51391" name="Picture 1" descr="A screenshot of a computer&#10;&#10;AI-generated content may be incorrect."/>
                      <pic:cNvPicPr/>
                    </pic:nvPicPr>
                    <pic:blipFill>
                      <a:blip r:embed="rId53"/>
                      <a:stretch>
                        <a:fillRect/>
                      </a:stretch>
                    </pic:blipFill>
                    <pic:spPr>
                      <a:xfrm>
                        <a:off x="0" y="0"/>
                        <a:ext cx="6858000" cy="2669540"/>
                      </a:xfrm>
                      <a:prstGeom prst="rect">
                        <a:avLst/>
                      </a:prstGeom>
                    </pic:spPr>
                  </pic:pic>
                </a:graphicData>
              </a:graphic>
            </wp:inline>
          </w:drawing>
        </w:r>
        <w:r w:rsidR="003B62D4" w:rsidRPr="003B62D4">
          <w:rPr>
            <w:noProof/>
          </w:rPr>
          <w:t xml:space="preserve"> </w:t>
        </w:r>
        <w:r w:rsidR="003B62D4" w:rsidRPr="003B62D4">
          <w:rPr>
            <w:noProof/>
          </w:rPr>
          <w:drawing>
            <wp:inline distT="0" distB="0" distL="0" distR="0" wp14:anchorId="51674F58" wp14:editId="0203D364">
              <wp:extent cx="6858000" cy="2754630"/>
              <wp:effectExtent l="0" t="0" r="0" b="7620"/>
              <wp:docPr id="712730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30896" name="Picture 1" descr="A screenshot of a computer&#10;&#10;AI-generated content may be incorrect."/>
                      <pic:cNvPicPr/>
                    </pic:nvPicPr>
                    <pic:blipFill>
                      <a:blip r:embed="rId54"/>
                      <a:stretch>
                        <a:fillRect/>
                      </a:stretch>
                    </pic:blipFill>
                    <pic:spPr>
                      <a:xfrm>
                        <a:off x="0" y="0"/>
                        <a:ext cx="6858000" cy="2754630"/>
                      </a:xfrm>
                      <a:prstGeom prst="rect">
                        <a:avLst/>
                      </a:prstGeom>
                    </pic:spPr>
                  </pic:pic>
                </a:graphicData>
              </a:graphic>
            </wp:inline>
          </w:drawing>
        </w:r>
      </w:ins>
    </w:p>
    <w:p w14:paraId="6E2F34D7" w14:textId="14325760" w:rsidR="00C8152C" w:rsidRDefault="00C8152C" w:rsidP="00C8152C">
      <w:pPr>
        <w:pStyle w:val="Caption"/>
        <w:rPr>
          <w:ins w:id="476" w:author="Eugene CHEONG from.TOPPAN (MAS)" w:date="2025-12-30T15:24:00Z" w16du:dateUtc="2025-12-30T07:24:00Z"/>
          <w:noProof/>
        </w:rPr>
      </w:pPr>
      <w:ins w:id="477" w:author="Eugene CHEONG from.TOPPAN (MAS)" w:date="2025-12-30T15:24:00Z" w16du:dateUtc="2025-12-30T07:24:00Z">
        <w:r w:rsidRPr="00411560">
          <w:t xml:space="preserve">Figure </w:t>
        </w:r>
        <w:r w:rsidRPr="00411560">
          <w:fldChar w:fldCharType="begin"/>
        </w:r>
        <w:r w:rsidRPr="00411560">
          <w:instrText xml:space="preserve"> SEQ Figure \* ARABIC </w:instrText>
        </w:r>
        <w:r w:rsidRPr="00411560">
          <w:fldChar w:fldCharType="separate"/>
        </w:r>
      </w:ins>
      <w:r w:rsidR="008F7ED1">
        <w:rPr>
          <w:noProof/>
        </w:rPr>
        <w:t>9</w:t>
      </w:r>
      <w:ins w:id="478" w:author="Eugene CHEONG from.TOPPAN (MAS)" w:date="2025-12-30T15:24:00Z" w16du:dateUtc="2025-12-30T07:24:00Z">
        <w:r w:rsidRPr="00411560">
          <w:fldChar w:fldCharType="end"/>
        </w:r>
        <w:r>
          <w:t>:</w:t>
        </w:r>
        <w:r w:rsidRPr="00411560">
          <w:t xml:space="preserve"> </w:t>
        </w:r>
        <w:r>
          <w:t>Announcement Details Page (</w:t>
        </w:r>
      </w:ins>
      <w:ins w:id="479" w:author="Eugene CHEONG from.TOPPAN (MAS)" w:date="2025-12-30T15:26:00Z" w16du:dateUtc="2025-12-30T07:26:00Z">
        <w:r>
          <w:t>MAS Bills</w:t>
        </w:r>
      </w:ins>
      <w:ins w:id="480" w:author="Eugene CHEONG from.TOPPAN (MAS)" w:date="2025-12-30T15:24:00Z" w16du:dateUtc="2025-12-30T07:24:00Z">
        <w:r>
          <w:t>)</w:t>
        </w:r>
      </w:ins>
    </w:p>
    <w:p w14:paraId="7BA98452" w14:textId="0FCE87A9" w:rsidR="00C8152C" w:rsidRDefault="003B62D4" w:rsidP="00C8152C">
      <w:pPr>
        <w:rPr>
          <w:ins w:id="481" w:author="Eugene CHEONG from.TOPPAN (MAS)" w:date="2025-12-30T15:30:00Z" w16du:dateUtc="2025-12-30T07:30:00Z"/>
        </w:rPr>
      </w:pPr>
      <w:ins w:id="482" w:author="Eugene CHEONG from.TOPPAN (MAS)" w:date="2025-12-30T15:30:00Z" w16du:dateUtc="2025-12-30T07:30:00Z">
        <w:r w:rsidRPr="003B62D4">
          <w:rPr>
            <w:noProof/>
          </w:rPr>
          <w:drawing>
            <wp:inline distT="0" distB="0" distL="0" distR="0" wp14:anchorId="584EBBB3" wp14:editId="09DBACCB">
              <wp:extent cx="6858000" cy="2677795"/>
              <wp:effectExtent l="0" t="0" r="0" b="8255"/>
              <wp:docPr id="858608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08774" name="Picture 1" descr="A screenshot of a computer&#10;&#10;AI-generated content may be incorrect."/>
                      <pic:cNvPicPr/>
                    </pic:nvPicPr>
                    <pic:blipFill>
                      <a:blip r:embed="rId55"/>
                      <a:stretch>
                        <a:fillRect/>
                      </a:stretch>
                    </pic:blipFill>
                    <pic:spPr>
                      <a:xfrm>
                        <a:off x="0" y="0"/>
                        <a:ext cx="6858000" cy="2677795"/>
                      </a:xfrm>
                      <a:prstGeom prst="rect">
                        <a:avLst/>
                      </a:prstGeom>
                    </pic:spPr>
                  </pic:pic>
                </a:graphicData>
              </a:graphic>
            </wp:inline>
          </w:drawing>
        </w:r>
      </w:ins>
      <w:ins w:id="483" w:author="Eugene CHEONG from.TOPPAN (MAS)" w:date="2025-12-30T15:34:00Z" w16du:dateUtc="2025-12-30T07:34:00Z">
        <w:r w:rsidRPr="003B62D4">
          <w:rPr>
            <w:noProof/>
          </w:rPr>
          <w:t xml:space="preserve"> </w:t>
        </w:r>
        <w:r w:rsidRPr="003B62D4">
          <w:rPr>
            <w:noProof/>
          </w:rPr>
          <w:drawing>
            <wp:inline distT="0" distB="0" distL="0" distR="0" wp14:anchorId="751ABF38" wp14:editId="7C48F3A3">
              <wp:extent cx="6858000" cy="682625"/>
              <wp:effectExtent l="0" t="0" r="0" b="3175"/>
              <wp:docPr id="120004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47138" name=""/>
                      <pic:cNvPicPr/>
                    </pic:nvPicPr>
                    <pic:blipFill>
                      <a:blip r:embed="rId56"/>
                      <a:stretch>
                        <a:fillRect/>
                      </a:stretch>
                    </pic:blipFill>
                    <pic:spPr>
                      <a:xfrm>
                        <a:off x="0" y="0"/>
                        <a:ext cx="6858000" cy="682625"/>
                      </a:xfrm>
                      <a:prstGeom prst="rect">
                        <a:avLst/>
                      </a:prstGeom>
                    </pic:spPr>
                  </pic:pic>
                </a:graphicData>
              </a:graphic>
            </wp:inline>
          </w:drawing>
        </w:r>
        <w:r w:rsidRPr="003B62D4">
          <w:rPr>
            <w:noProof/>
          </w:rPr>
          <w:t xml:space="preserve"> </w:t>
        </w:r>
        <w:r w:rsidRPr="003B62D4">
          <w:rPr>
            <w:noProof/>
          </w:rPr>
          <w:drawing>
            <wp:inline distT="0" distB="0" distL="0" distR="0" wp14:anchorId="6D7CA3F1" wp14:editId="6A893E5C">
              <wp:extent cx="6858000" cy="2630170"/>
              <wp:effectExtent l="0" t="0" r="0" b="0"/>
              <wp:docPr id="1120734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34171" name="Picture 1" descr="A screenshot of a computer&#10;&#10;AI-generated content may be incorrect."/>
                      <pic:cNvPicPr/>
                    </pic:nvPicPr>
                    <pic:blipFill>
                      <a:blip r:embed="rId57"/>
                      <a:stretch>
                        <a:fillRect/>
                      </a:stretch>
                    </pic:blipFill>
                    <pic:spPr>
                      <a:xfrm>
                        <a:off x="0" y="0"/>
                        <a:ext cx="6858000" cy="2630170"/>
                      </a:xfrm>
                      <a:prstGeom prst="rect">
                        <a:avLst/>
                      </a:prstGeom>
                    </pic:spPr>
                  </pic:pic>
                </a:graphicData>
              </a:graphic>
            </wp:inline>
          </w:drawing>
        </w:r>
        <w:r w:rsidRPr="003B62D4">
          <w:rPr>
            <w:noProof/>
          </w:rPr>
          <w:t xml:space="preserve"> </w:t>
        </w:r>
        <w:r w:rsidRPr="003B62D4">
          <w:rPr>
            <w:noProof/>
          </w:rPr>
          <w:drawing>
            <wp:inline distT="0" distB="0" distL="0" distR="0" wp14:anchorId="535FD068" wp14:editId="67460C13">
              <wp:extent cx="6858000" cy="2736215"/>
              <wp:effectExtent l="0" t="0" r="0" b="6985"/>
              <wp:docPr id="2134014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14549" name="Picture 1" descr="A screenshot of a computer&#10;&#10;AI-generated content may be incorrect."/>
                      <pic:cNvPicPr/>
                    </pic:nvPicPr>
                    <pic:blipFill>
                      <a:blip r:embed="rId58"/>
                      <a:stretch>
                        <a:fillRect/>
                      </a:stretch>
                    </pic:blipFill>
                    <pic:spPr>
                      <a:xfrm>
                        <a:off x="0" y="0"/>
                        <a:ext cx="6858000" cy="2736215"/>
                      </a:xfrm>
                      <a:prstGeom prst="rect">
                        <a:avLst/>
                      </a:prstGeom>
                    </pic:spPr>
                  </pic:pic>
                </a:graphicData>
              </a:graphic>
            </wp:inline>
          </w:drawing>
        </w:r>
      </w:ins>
    </w:p>
    <w:p w14:paraId="7D77B30C" w14:textId="4ADEAAD6" w:rsidR="003B62D4" w:rsidRDefault="003B62D4" w:rsidP="003B62D4">
      <w:pPr>
        <w:pStyle w:val="Caption"/>
        <w:rPr>
          <w:ins w:id="484" w:author="Eugene CHEONG from.TOPPAN (MAS)" w:date="2025-12-30T15:30:00Z" w16du:dateUtc="2025-12-30T07:30:00Z"/>
          <w:noProof/>
        </w:rPr>
      </w:pPr>
      <w:ins w:id="485" w:author="Eugene CHEONG from.TOPPAN (MAS)" w:date="2025-12-30T15:30:00Z" w16du:dateUtc="2025-12-30T07:30:00Z">
        <w:r w:rsidRPr="00411560">
          <w:t xml:space="preserve">Figure </w:t>
        </w:r>
        <w:r w:rsidRPr="00411560">
          <w:fldChar w:fldCharType="begin"/>
        </w:r>
        <w:r w:rsidRPr="00411560">
          <w:instrText xml:space="preserve"> SEQ Figure \* ARABIC </w:instrText>
        </w:r>
        <w:r w:rsidRPr="00411560">
          <w:fldChar w:fldCharType="separate"/>
        </w:r>
      </w:ins>
      <w:r w:rsidR="008F7ED1">
        <w:rPr>
          <w:noProof/>
        </w:rPr>
        <w:t>10</w:t>
      </w:r>
      <w:ins w:id="486" w:author="Eugene CHEONG from.TOPPAN (MAS)" w:date="2025-12-30T15:30:00Z" w16du:dateUtc="2025-12-30T07:30:00Z">
        <w:r w:rsidRPr="00411560">
          <w:fldChar w:fldCharType="end"/>
        </w:r>
        <w:r>
          <w:t>:</w:t>
        </w:r>
        <w:r w:rsidRPr="00411560">
          <w:t xml:space="preserve"> </w:t>
        </w:r>
        <w:r>
          <w:t>Announcement Details Page (T-Bills)</w:t>
        </w:r>
      </w:ins>
    </w:p>
    <w:p w14:paraId="199412C0" w14:textId="77777777" w:rsidR="003B62D4" w:rsidRPr="00970968" w:rsidRDefault="003B62D4" w:rsidP="00970968"/>
    <w:p w14:paraId="45E593A7" w14:textId="3BE366B3" w:rsidR="00F70B95" w:rsidRDefault="00F70B95" w:rsidP="006162CB">
      <w:pPr>
        <w:pStyle w:val="Heading4"/>
      </w:pPr>
      <w:r>
        <w:t>Page Header</w:t>
      </w:r>
    </w:p>
    <w:tbl>
      <w:tblPr>
        <w:tblStyle w:val="TableGrid"/>
        <w:tblW w:w="0" w:type="auto"/>
        <w:tblLook w:val="04A0" w:firstRow="1" w:lastRow="0" w:firstColumn="1" w:lastColumn="0" w:noHBand="0" w:noVBand="1"/>
      </w:tblPr>
      <w:tblGrid>
        <w:gridCol w:w="562"/>
        <w:gridCol w:w="2248"/>
        <w:gridCol w:w="1701"/>
        <w:gridCol w:w="2147"/>
        <w:gridCol w:w="3685"/>
      </w:tblGrid>
      <w:tr w:rsidR="00F70B95" w:rsidRPr="007C7C7F" w14:paraId="0A5F867E" w14:textId="77777777" w:rsidTr="00FC312D">
        <w:tc>
          <w:tcPr>
            <w:tcW w:w="562" w:type="dxa"/>
            <w:shd w:val="clear" w:color="auto" w:fill="E7E6E6" w:themeFill="background2"/>
          </w:tcPr>
          <w:p w14:paraId="135E3959" w14:textId="77777777" w:rsidR="00F70B95" w:rsidRPr="007D7B67" w:rsidRDefault="00F70B95" w:rsidP="00FC312D">
            <w:pPr>
              <w:pStyle w:val="NoSpacing"/>
              <w:jc w:val="center"/>
              <w:rPr>
                <w:b/>
                <w:bCs/>
              </w:rPr>
            </w:pPr>
            <w:r w:rsidRPr="007D7B67">
              <w:rPr>
                <w:rFonts w:cstheme="minorHAnsi"/>
                <w:b/>
                <w:bCs/>
              </w:rPr>
              <w:t>S/N</w:t>
            </w:r>
          </w:p>
        </w:tc>
        <w:tc>
          <w:tcPr>
            <w:tcW w:w="2248" w:type="dxa"/>
            <w:shd w:val="clear" w:color="auto" w:fill="E7E6E6" w:themeFill="background2"/>
          </w:tcPr>
          <w:p w14:paraId="20CAD058" w14:textId="77777777" w:rsidR="00F70B95" w:rsidRPr="007D7B67" w:rsidRDefault="00F70B95" w:rsidP="00FC312D">
            <w:pPr>
              <w:pStyle w:val="NoSpacing"/>
              <w:jc w:val="center"/>
              <w:rPr>
                <w:b/>
                <w:bCs/>
              </w:rPr>
            </w:pPr>
            <w:r w:rsidRPr="007D7B67">
              <w:rPr>
                <w:rFonts w:cstheme="minorHAnsi"/>
                <w:b/>
                <w:bCs/>
              </w:rPr>
              <w:t>Name</w:t>
            </w:r>
          </w:p>
        </w:tc>
        <w:tc>
          <w:tcPr>
            <w:tcW w:w="1701" w:type="dxa"/>
            <w:shd w:val="clear" w:color="auto" w:fill="E7E6E6" w:themeFill="background2"/>
          </w:tcPr>
          <w:p w14:paraId="1FA77E9C" w14:textId="77777777" w:rsidR="00F70B95" w:rsidRPr="007D7B67" w:rsidRDefault="00F70B95" w:rsidP="00FC312D">
            <w:pPr>
              <w:pStyle w:val="TableHeading"/>
              <w:jc w:val="center"/>
              <w:rPr>
                <w:rFonts w:asciiTheme="minorHAnsi" w:hAnsiTheme="minorHAnsi" w:cstheme="minorHAnsi"/>
                <w:bCs/>
              </w:rPr>
            </w:pPr>
            <w:r w:rsidRPr="007D7B67">
              <w:rPr>
                <w:rFonts w:asciiTheme="minorHAnsi" w:hAnsiTheme="minorHAnsi" w:cstheme="minorHAnsi"/>
                <w:bCs/>
              </w:rPr>
              <w:t>Type</w:t>
            </w:r>
          </w:p>
          <w:p w14:paraId="77B0FAD0" w14:textId="77777777" w:rsidR="00F70B95" w:rsidRPr="007D7B67" w:rsidRDefault="00F70B95" w:rsidP="00FC312D">
            <w:pPr>
              <w:pStyle w:val="NoSpacing"/>
              <w:jc w:val="center"/>
              <w:rPr>
                <w:b/>
                <w:bCs/>
              </w:rPr>
            </w:pPr>
            <w:r w:rsidRPr="007D7B67">
              <w:rPr>
                <w:rFonts w:cstheme="minorHAnsi"/>
                <w:b/>
                <w:bCs/>
              </w:rPr>
              <w:t>(Max Length)</w:t>
            </w:r>
          </w:p>
        </w:tc>
        <w:tc>
          <w:tcPr>
            <w:tcW w:w="2147" w:type="dxa"/>
            <w:shd w:val="clear" w:color="auto" w:fill="E7E6E6" w:themeFill="background2"/>
          </w:tcPr>
          <w:p w14:paraId="5B92FD17" w14:textId="77777777" w:rsidR="00F70B95" w:rsidRPr="007D7B67" w:rsidRDefault="00F70B95" w:rsidP="00FC312D">
            <w:pPr>
              <w:pStyle w:val="NoSpacing"/>
              <w:jc w:val="center"/>
              <w:rPr>
                <w:b/>
                <w:bCs/>
              </w:rPr>
            </w:pPr>
            <w:r w:rsidRPr="007D7B67">
              <w:rPr>
                <w:rFonts w:cstheme="minorHAnsi"/>
                <w:b/>
                <w:bCs/>
              </w:rPr>
              <w:t>Validation Rules</w:t>
            </w:r>
          </w:p>
        </w:tc>
        <w:tc>
          <w:tcPr>
            <w:tcW w:w="3685" w:type="dxa"/>
            <w:shd w:val="clear" w:color="auto" w:fill="E7E6E6" w:themeFill="background2"/>
          </w:tcPr>
          <w:p w14:paraId="31043B31" w14:textId="77777777" w:rsidR="00F70B95" w:rsidRPr="007D7B67" w:rsidRDefault="00F70B95" w:rsidP="00FC312D">
            <w:pPr>
              <w:pStyle w:val="NoSpacing"/>
              <w:jc w:val="center"/>
              <w:rPr>
                <w:rFonts w:cstheme="minorHAnsi"/>
                <w:b/>
                <w:bCs/>
              </w:rPr>
            </w:pPr>
            <w:r>
              <w:rPr>
                <w:rFonts w:cstheme="minorHAnsi"/>
                <w:b/>
                <w:bCs/>
              </w:rPr>
              <w:t>Remarks</w:t>
            </w:r>
          </w:p>
        </w:tc>
      </w:tr>
      <w:tr w:rsidR="00F70B95" w:rsidRPr="007C7C7F" w14:paraId="3B99025B" w14:textId="77777777" w:rsidTr="00FC312D">
        <w:tc>
          <w:tcPr>
            <w:tcW w:w="562" w:type="dxa"/>
          </w:tcPr>
          <w:p w14:paraId="0DB75263" w14:textId="77777777" w:rsidR="00F70B95" w:rsidRPr="007C7C7F" w:rsidRDefault="00F70B95" w:rsidP="00F70B95">
            <w:pPr>
              <w:pStyle w:val="NoSpacing"/>
            </w:pPr>
            <w:r>
              <w:rPr>
                <w:rFonts w:cstheme="minorHAnsi"/>
              </w:rPr>
              <w:t>1</w:t>
            </w:r>
          </w:p>
        </w:tc>
        <w:tc>
          <w:tcPr>
            <w:tcW w:w="2248" w:type="dxa"/>
          </w:tcPr>
          <w:p w14:paraId="4CE065CC" w14:textId="2F276418" w:rsidR="00F70B95" w:rsidRPr="004B15DC" w:rsidRDefault="00DE637D" w:rsidP="00474AFC">
            <w:pPr>
              <w:pStyle w:val="NoSpacing"/>
              <w:rPr>
                <w:i/>
                <w:iCs/>
              </w:rPr>
            </w:pPr>
            <w:r w:rsidRPr="002923FD">
              <w:t>Page Title</w:t>
            </w:r>
          </w:p>
        </w:tc>
        <w:tc>
          <w:tcPr>
            <w:tcW w:w="1701" w:type="dxa"/>
          </w:tcPr>
          <w:p w14:paraId="57AE2809" w14:textId="1AAD839E" w:rsidR="00F70B95" w:rsidRPr="00901608" w:rsidRDefault="00F70B95" w:rsidP="00474AFC">
            <w:pPr>
              <w:pStyle w:val="NoSpacing"/>
            </w:pPr>
            <w:r w:rsidRPr="002923FD">
              <w:t>Page Title</w:t>
            </w:r>
          </w:p>
        </w:tc>
        <w:tc>
          <w:tcPr>
            <w:tcW w:w="2147" w:type="dxa"/>
          </w:tcPr>
          <w:p w14:paraId="4F42D4CF" w14:textId="5C166ED4" w:rsidR="00F70B95" w:rsidRPr="00901608" w:rsidRDefault="00F70B95" w:rsidP="00474AFC">
            <w:pPr>
              <w:pStyle w:val="NoSpacing"/>
            </w:pPr>
          </w:p>
        </w:tc>
        <w:tc>
          <w:tcPr>
            <w:tcW w:w="3685" w:type="dxa"/>
          </w:tcPr>
          <w:p w14:paraId="355AF174" w14:textId="77777777" w:rsidR="0060678B" w:rsidRPr="0060678B" w:rsidRDefault="00F70B95" w:rsidP="0060678B">
            <w:pPr>
              <w:pStyle w:val="NoSpacing"/>
              <w:rPr>
                <w:ins w:id="487" w:author="Eugene CHEONG from.TOPPAN (MAS)" w:date="2025-12-26T12:05:00Z"/>
              </w:rPr>
            </w:pPr>
            <w:commentRangeStart w:id="488"/>
            <w:commentRangeStart w:id="489"/>
            <w:commentRangeStart w:id="490"/>
            <w:commentRangeStart w:id="491"/>
            <w:r w:rsidRPr="002923FD">
              <w:t>Display</w:t>
            </w:r>
            <w:r w:rsidR="005F251E">
              <w:t>s</w:t>
            </w:r>
            <w:r w:rsidRPr="002923FD">
              <w:t xml:space="preserve"> the Security </w:t>
            </w:r>
            <w:r>
              <w:t>t</w:t>
            </w:r>
            <w:r w:rsidRPr="002923FD">
              <w:t>ype</w:t>
            </w:r>
            <w:r w:rsidR="00B87F52">
              <w:t xml:space="preserve"> and Issue code of the announcement </w:t>
            </w:r>
            <w:commentRangeEnd w:id="488"/>
            <w:r w:rsidR="001853AE">
              <w:rPr>
                <w:rStyle w:val="CommentReference"/>
              </w:rPr>
              <w:commentReference w:id="488"/>
            </w:r>
            <w:commentRangeEnd w:id="489"/>
            <w:r w:rsidR="00DE637D">
              <w:rPr>
                <w:rStyle w:val="CommentReference"/>
              </w:rPr>
              <w:commentReference w:id="489"/>
            </w:r>
            <w:commentRangeEnd w:id="490"/>
            <w:r w:rsidR="008B592A">
              <w:rPr>
                <w:rStyle w:val="CommentReference"/>
              </w:rPr>
              <w:commentReference w:id="490"/>
            </w:r>
            <w:commentRangeEnd w:id="491"/>
            <w:r w:rsidR="00BA5A0A">
              <w:rPr>
                <w:rStyle w:val="CommentReference"/>
              </w:rPr>
              <w:commentReference w:id="491"/>
            </w:r>
            <w:r w:rsidRPr="002923FD">
              <w:t xml:space="preserve">as </w:t>
            </w:r>
            <w:r w:rsidR="00B87F52">
              <w:t xml:space="preserve">“Announcement: </w:t>
            </w:r>
            <w:r w:rsidR="00474AFC">
              <w:t>{</w:t>
            </w:r>
            <w:proofErr w:type="spellStart"/>
            <w:del w:id="492" w:author="Eugene CHEONG from.TOPPAN (MAS)" w:date="2025-12-26T12:05:00Z" w16du:dateUtc="2025-12-26T04:05:00Z">
              <w:r w:rsidR="00474AFC" w:rsidDel="0060678B">
                <w:delText>securityType</w:delText>
              </w:r>
            </w:del>
            <w:ins w:id="493" w:author="Eugene CHEONG from.TOPPAN (MAS)" w:date="2025-12-26T12:05:00Z" w16du:dateUtc="2025-12-26T04:05:00Z">
              <w:r w:rsidR="0060678B">
                <w:t>issueCode</w:t>
              </w:r>
            </w:ins>
            <w:proofErr w:type="spellEnd"/>
            <w:r w:rsidR="00474AFC">
              <w:t>}</w:t>
            </w:r>
            <w:r w:rsidRPr="002923FD">
              <w:t xml:space="preserve"> </w:t>
            </w:r>
            <w:ins w:id="494" w:author="Eugene CHEONG from.TOPPAN (MAS)" w:date="2025-12-26T12:05:00Z">
              <w:r w:rsidR="0060678B" w:rsidRPr="0060678B">
                <w:t>·</w:t>
              </w:r>
            </w:ins>
          </w:p>
          <w:p w14:paraId="542D9A35" w14:textId="371C8AB5" w:rsidR="008B592A" w:rsidRDefault="00B87F52" w:rsidP="008B592A">
            <w:pPr>
              <w:pStyle w:val="NoSpacing"/>
              <w:rPr>
                <w:ins w:id="495" w:author="Eugene CHEONG from.TOPPAN (MAS)" w:date="2025-12-26T12:08:00Z" w16du:dateUtc="2025-12-26T04:08:00Z"/>
              </w:rPr>
            </w:pPr>
            <w:del w:id="496" w:author="Eugene CHEONG from.TOPPAN (MAS)" w:date="2025-12-26T12:05:00Z" w16du:dateUtc="2025-12-26T04:05:00Z">
              <w:r w:rsidDel="0060678B">
                <w:delText>(</w:delText>
              </w:r>
            </w:del>
            <w:r>
              <w:t>{</w:t>
            </w:r>
            <w:del w:id="497" w:author="Eugene CHEONG from.TOPPAN (MAS)" w:date="2025-12-26T12:06:00Z" w16du:dateUtc="2025-12-26T04:06:00Z">
              <w:r w:rsidR="00A7541A" w:rsidDel="0060678B">
                <w:delText>issueCode</w:delText>
              </w:r>
            </w:del>
            <w:ins w:id="498" w:author="Eugene CHEONG from.TOPPAN (MAS)" w:date="2025-12-26T12:06:00Z" w16du:dateUtc="2025-12-26T04:06:00Z">
              <w:r w:rsidR="0060678B">
                <w:t>tenor</w:t>
              </w:r>
            </w:ins>
            <w:r w:rsidR="00191FB1">
              <w:t>}</w:t>
            </w:r>
            <w:ins w:id="499" w:author="Eugene CHEONG from.TOPPAN (MAS)" w:date="2025-12-26T12:06:00Z" w16du:dateUtc="2025-12-26T04:06:00Z">
              <w:r w:rsidR="008B592A">
                <w:t xml:space="preserve"> </w:t>
              </w:r>
            </w:ins>
            <w:ins w:id="500" w:author="Eugene CHEONG from.TOPPAN (MAS)" w:date="2025-12-26T12:06:00Z">
              <w:r w:rsidR="008B592A" w:rsidRPr="008B592A">
                <w:t>·</w:t>
              </w:r>
            </w:ins>
            <w:ins w:id="501" w:author="Eugene CHEONG from.TOPPAN (MAS)" w:date="2025-12-26T12:06:00Z" w16du:dateUtc="2025-12-26T04:06:00Z">
              <w:r w:rsidR="008B592A">
                <w:t xml:space="preserve"> {</w:t>
              </w:r>
              <w:proofErr w:type="spellStart"/>
              <w:r w:rsidR="008B592A">
                <w:t>securityType</w:t>
              </w:r>
              <w:proofErr w:type="spellEnd"/>
              <w:r w:rsidR="008B592A">
                <w:t xml:space="preserve">} </w:t>
              </w:r>
            </w:ins>
            <w:ins w:id="502" w:author="Eugene CHEONG from.TOPPAN (MAS)" w:date="2025-12-26T12:07:00Z" w16du:dateUtc="2025-12-26T04:07:00Z">
              <w:r w:rsidR="008B592A">
                <w:t>({</w:t>
              </w:r>
              <w:proofErr w:type="spellStart"/>
              <w:r w:rsidR="008B592A">
                <w:t>newReopen</w:t>
              </w:r>
              <w:proofErr w:type="spellEnd"/>
              <w:r w:rsidR="008B592A">
                <w:t>})</w:t>
              </w:r>
            </w:ins>
            <w:ins w:id="503" w:author="Eugene CHEONG from.TOPPAN (MAS)" w:date="2025-12-26T12:06:00Z">
              <w:del w:id="504" w:author="Han Xie CHAI (MAS)" w:date="2026-01-12T15:34:00Z" w16du:dateUtc="2026-01-12T07:34:00Z">
                <w:r w:rsidR="008B592A" w:rsidRPr="008B592A">
                  <w:delText>·</w:delText>
                </w:r>
              </w:del>
            </w:ins>
            <w:ins w:id="505" w:author="Eugene CHEONG from.TOPPAN (MAS)" w:date="2025-12-26T12:06:00Z" w16du:dateUtc="2025-12-26T04:06:00Z">
              <w:r w:rsidR="008B592A">
                <w:t xml:space="preserve"> </w:t>
              </w:r>
            </w:ins>
            <w:ins w:id="506" w:author="Eugene CHEONG from.TOPPAN (MAS)" w:date="2025-12-26T12:06:00Z">
              <w:r w:rsidR="008B592A" w:rsidRPr="008B592A">
                <w:t>·</w:t>
              </w:r>
            </w:ins>
            <w:ins w:id="507" w:author="Eugene CHEONG from.TOPPAN (MAS)" w:date="2025-12-26T12:06:00Z" w16du:dateUtc="2025-12-26T04:06:00Z">
              <w:r w:rsidR="008B592A">
                <w:t xml:space="preserve"> {</w:t>
              </w:r>
              <w:proofErr w:type="spellStart"/>
              <w:r w:rsidR="008B592A">
                <w:t>sgsType</w:t>
              </w:r>
              <w:proofErr w:type="spellEnd"/>
              <w:r w:rsidR="008B592A">
                <w:t>}</w:t>
              </w:r>
            </w:ins>
            <w:del w:id="508" w:author="Eugene CHEONG from.TOPPAN (MAS)" w:date="2025-12-26T12:06:00Z" w16du:dateUtc="2025-12-26T04:06:00Z">
              <w:r w:rsidR="00191FB1" w:rsidDel="0060678B">
                <w:delText>)</w:delText>
              </w:r>
            </w:del>
            <w:r w:rsidR="0052401B">
              <w:t>”</w:t>
            </w:r>
            <w:ins w:id="509" w:author="Han Xie CHAI (MAS)" w:date="2026-01-12T15:37:00Z" w16du:dateUtc="2026-01-12T07:37:00Z">
              <w:r w:rsidR="00B929AA">
                <w:t xml:space="preserve">; with </w:t>
              </w:r>
              <w:proofErr w:type="spellStart"/>
              <w:r w:rsidR="00B929AA">
                <w:t>newReopen</w:t>
              </w:r>
              <w:proofErr w:type="spellEnd"/>
              <w:r w:rsidR="00B929AA">
                <w:t xml:space="preserve"> and </w:t>
              </w:r>
              <w:proofErr w:type="spellStart"/>
              <w:r w:rsidR="00B929AA">
                <w:t>sgsType</w:t>
              </w:r>
              <w:proofErr w:type="spellEnd"/>
              <w:r w:rsidR="00B929AA">
                <w:t xml:space="preserve"> being relevant only for SGS.</w:t>
              </w:r>
            </w:ins>
          </w:p>
          <w:p w14:paraId="3635C859" w14:textId="77777777" w:rsidR="008B592A" w:rsidRDefault="008B592A" w:rsidP="008B592A">
            <w:pPr>
              <w:pStyle w:val="NoSpacing"/>
              <w:rPr>
                <w:ins w:id="510" w:author="Eugene CHEONG from.TOPPAN (MAS)" w:date="2025-12-26T12:08:00Z" w16du:dateUtc="2025-12-26T04:08:00Z"/>
              </w:rPr>
            </w:pPr>
          </w:p>
          <w:p w14:paraId="58FB3FC6" w14:textId="3456D933" w:rsidR="008B592A" w:rsidRPr="0060678B" w:rsidRDefault="00191FB1" w:rsidP="008B592A">
            <w:pPr>
              <w:pStyle w:val="NoSpacing"/>
              <w:rPr>
                <w:ins w:id="511" w:author="Eugene CHEONG from.TOPPAN (MAS)" w:date="2025-12-26T12:07:00Z" w16du:dateUtc="2025-12-26T04:07:00Z"/>
              </w:rPr>
            </w:pPr>
            <w:del w:id="512" w:author="Eugene CHEONG from.TOPPAN (MAS)" w:date="2025-12-26T12:08:00Z" w16du:dateUtc="2025-12-26T04:08:00Z">
              <w:r w:rsidDel="008B592A">
                <w:delText xml:space="preserve"> </w:delText>
              </w:r>
            </w:del>
            <w:r w:rsidR="0052401B">
              <w:t>e.</w:t>
            </w:r>
            <w:r w:rsidR="00474AFC">
              <w:t>g.</w:t>
            </w:r>
            <w:r w:rsidR="00F70B95" w:rsidRPr="002923FD">
              <w:t xml:space="preserve"> "</w:t>
            </w:r>
            <w:r w:rsidR="00B87F52">
              <w:t xml:space="preserve">Announcement: </w:t>
            </w:r>
            <w:ins w:id="513" w:author="Eugene CHEONG from.TOPPAN (MAS)" w:date="2025-12-26T12:07:00Z" w16du:dateUtc="2025-12-26T04:07:00Z">
              <w:r w:rsidR="008B592A">
                <w:t xml:space="preserve"> </w:t>
              </w:r>
            </w:ins>
            <w:ins w:id="514" w:author="Eugene CHEONG from.TOPPAN (MAS)" w:date="2025-12-26T12:11:00Z" w16du:dateUtc="2025-12-26T04:11:00Z">
              <w:r w:rsidR="008B592A" w:rsidRPr="008B592A">
                <w:t>N525100T</w:t>
              </w:r>
            </w:ins>
            <w:ins w:id="515" w:author="Eugene CHEONG from.TOPPAN (MAS)" w:date="2025-12-26T12:07:00Z" w16du:dateUtc="2025-12-26T04:07:00Z">
              <w:r w:rsidR="008B592A" w:rsidRPr="0060678B">
                <w:t>·</w:t>
              </w:r>
            </w:ins>
          </w:p>
          <w:p w14:paraId="08BE190C" w14:textId="5BA9A4D6" w:rsidR="008B592A" w:rsidRPr="0060678B" w:rsidRDefault="008B592A" w:rsidP="008B592A">
            <w:pPr>
              <w:pStyle w:val="NoSpacing"/>
              <w:rPr>
                <w:ins w:id="516" w:author="Eugene CHEONG from.TOPPAN (MAS)" w:date="2025-12-26T12:08:00Z" w16du:dateUtc="2025-12-26T04:08:00Z"/>
              </w:rPr>
            </w:pPr>
            <w:ins w:id="517" w:author="Eugene CHEONG from.TOPPAN (MAS)" w:date="2025-12-26T12:11:00Z" w16du:dateUtc="2025-12-26T04:11:00Z">
              <w:r>
                <w:t>5</w:t>
              </w:r>
            </w:ins>
            <w:ins w:id="518" w:author="Eugene CHEONG from.TOPPAN (MAS)" w:date="2025-12-26T12:07:00Z" w16du:dateUtc="2025-12-26T04:07:00Z">
              <w:r>
                <w:t xml:space="preserve">-year </w:t>
              </w:r>
              <w:r w:rsidRPr="008B592A">
                <w:t>·</w:t>
              </w:r>
              <w:r>
                <w:t xml:space="preserve"> </w:t>
              </w:r>
            </w:ins>
            <w:ins w:id="519" w:author="Eugene CHEONG from.TOPPAN (MAS)" w:date="2025-12-26T12:11:00Z" w16du:dateUtc="2025-12-26T04:11:00Z">
              <w:r>
                <w:t>SGS Bonds</w:t>
              </w:r>
            </w:ins>
            <w:ins w:id="520" w:author="Eugene CHEONG from.TOPPAN (MAS)" w:date="2025-12-26T12:07:00Z" w16du:dateUtc="2025-12-26T04:07:00Z">
              <w:r>
                <w:t xml:space="preserve"> </w:t>
              </w:r>
            </w:ins>
            <w:ins w:id="521" w:author="Eugene CHEONG from.TOPPAN (MAS)" w:date="2025-12-26T12:08:00Z" w16du:dateUtc="2025-12-26T04:08:00Z">
              <w:r>
                <w:t>(</w:t>
              </w:r>
            </w:ins>
            <w:ins w:id="522" w:author="Eugene CHEONG from.TOPPAN (MAS)" w:date="2025-12-26T12:11:00Z" w16du:dateUtc="2025-12-26T04:11:00Z">
              <w:r>
                <w:t>Re-open</w:t>
              </w:r>
            </w:ins>
            <w:ins w:id="523" w:author="Eugene CHEONG from.TOPPAN (MAS)" w:date="2025-12-26T12:08:00Z" w16du:dateUtc="2025-12-26T04:08:00Z">
              <w:r>
                <w:t>)</w:t>
              </w:r>
            </w:ins>
            <w:ins w:id="524" w:author="Eugene CHEONG from.TOPPAN (MAS)" w:date="2025-12-26T12:11:00Z" w16du:dateUtc="2025-12-26T04:11:00Z">
              <w:r w:rsidRPr="008B592A">
                <w:t xml:space="preserve"> ·</w:t>
              </w:r>
              <w:r>
                <w:t xml:space="preserve"> MD</w:t>
              </w:r>
            </w:ins>
            <w:del w:id="525" w:author="Eugene CHEONG from.TOPPAN (MAS)" w:date="2025-12-26T12:08:00Z" w16du:dateUtc="2025-12-26T04:08:00Z">
              <w:r w:rsidR="00B87F52" w:rsidDel="008B592A">
                <w:delText xml:space="preserve">SSB </w:delText>
              </w:r>
            </w:del>
            <w:del w:id="526" w:author="Eugene CHEONG from.TOPPAN (MAS)" w:date="2025-12-26T12:07:00Z" w16du:dateUtc="2025-12-26T04:07:00Z">
              <w:r w:rsidR="00B87F52" w:rsidDel="008B592A">
                <w:delText>(GX25090A)</w:delText>
              </w:r>
            </w:del>
            <w:r w:rsidR="00F70B95" w:rsidRPr="002923FD">
              <w:t>"</w:t>
            </w:r>
            <w:ins w:id="527" w:author="Eugene CHEONG from.TOPPAN (MAS)" w:date="2025-12-26T12:08:00Z" w16du:dateUtc="2025-12-26T04:08:00Z">
              <w:r>
                <w:t xml:space="preserve"> or </w:t>
              </w:r>
              <w:r w:rsidRPr="002923FD">
                <w:t>"</w:t>
              </w:r>
              <w:r>
                <w:t>Announcement:  GX25090A</w:t>
              </w:r>
              <w:r w:rsidRPr="002923FD">
                <w:t xml:space="preserve"> </w:t>
              </w:r>
              <w:r w:rsidRPr="0060678B">
                <w:t>·</w:t>
              </w:r>
            </w:ins>
          </w:p>
          <w:p w14:paraId="51EAE67C" w14:textId="4E6FBE07" w:rsidR="00F70B95" w:rsidRPr="00901608" w:rsidRDefault="008B592A" w:rsidP="008B592A">
            <w:pPr>
              <w:pStyle w:val="NoSpacing"/>
            </w:pPr>
            <w:ins w:id="528" w:author="Eugene CHEONG from.TOPPAN (MAS)" w:date="2025-12-26T12:08:00Z" w16du:dateUtc="2025-12-26T04:08:00Z">
              <w:r>
                <w:t xml:space="preserve">10-year </w:t>
              </w:r>
              <w:r w:rsidRPr="008B592A">
                <w:t>·</w:t>
              </w:r>
              <w:r>
                <w:t xml:space="preserve"> SSB</w:t>
              </w:r>
              <w:commentRangeStart w:id="529"/>
              <w:del w:id="530" w:author="Han Xie CHAI (MAS)" w:date="2026-01-12T15:37:00Z" w16du:dateUtc="2026-01-12T07:37:00Z">
                <w:r>
                  <w:delText xml:space="preserve"> (New</w:delText>
                </w:r>
                <w:r w:rsidDel="00B929AA">
                  <w:delText>)</w:delText>
                </w:r>
              </w:del>
            </w:ins>
            <w:commentRangeEnd w:id="529"/>
            <w:r w:rsidR="00B929AA">
              <w:rPr>
                <w:rStyle w:val="CommentReference"/>
              </w:rPr>
              <w:commentReference w:id="529"/>
            </w:r>
            <w:ins w:id="531" w:author="Eugene CHEONG from.TOPPAN (MAS)" w:date="2025-12-26T12:08:00Z" w16du:dateUtc="2025-12-26T04:08:00Z">
              <w:r w:rsidRPr="002923FD">
                <w:t>"</w:t>
              </w:r>
            </w:ins>
            <w:r w:rsidR="00F70B95" w:rsidRPr="002923FD">
              <w:t>.</w:t>
            </w:r>
          </w:p>
        </w:tc>
      </w:tr>
      <w:tr w:rsidR="00F70B95" w:rsidRPr="007C7C7F" w14:paraId="30AE9618" w14:textId="77777777" w:rsidTr="00FC312D">
        <w:tc>
          <w:tcPr>
            <w:tcW w:w="562" w:type="dxa"/>
          </w:tcPr>
          <w:p w14:paraId="77FC38B1" w14:textId="77777777" w:rsidR="00F70B95" w:rsidRPr="007C7C7F" w:rsidRDefault="00F70B95" w:rsidP="00F70B95">
            <w:pPr>
              <w:pStyle w:val="NoSpacing"/>
            </w:pPr>
            <w:r>
              <w:rPr>
                <w:rFonts w:cstheme="minorHAnsi"/>
              </w:rPr>
              <w:t>2</w:t>
            </w:r>
          </w:p>
        </w:tc>
        <w:tc>
          <w:tcPr>
            <w:tcW w:w="2248" w:type="dxa"/>
          </w:tcPr>
          <w:p w14:paraId="2217E420" w14:textId="21FCF11E" w:rsidR="00F70B95" w:rsidRPr="004B15DC" w:rsidRDefault="00DE637D" w:rsidP="00474AFC">
            <w:pPr>
              <w:pStyle w:val="NoSpacing"/>
              <w:rPr>
                <w:i/>
                <w:iCs/>
              </w:rPr>
            </w:pPr>
            <w:r>
              <w:t>Status</w:t>
            </w:r>
          </w:p>
        </w:tc>
        <w:tc>
          <w:tcPr>
            <w:tcW w:w="1701" w:type="dxa"/>
          </w:tcPr>
          <w:p w14:paraId="099762FD" w14:textId="4360DF77" w:rsidR="00F70B95" w:rsidRPr="00901608" w:rsidRDefault="00CD7345" w:rsidP="00474AFC">
            <w:pPr>
              <w:pStyle w:val="NoSpacing"/>
            </w:pPr>
            <w:r>
              <w:t>Status Pill Indicator</w:t>
            </w:r>
          </w:p>
        </w:tc>
        <w:tc>
          <w:tcPr>
            <w:tcW w:w="2147" w:type="dxa"/>
          </w:tcPr>
          <w:p w14:paraId="0FBD42B4" w14:textId="77777777" w:rsidR="00F70B95" w:rsidRPr="00901608" w:rsidRDefault="00F70B95" w:rsidP="00474AFC">
            <w:pPr>
              <w:pStyle w:val="NoSpacing"/>
            </w:pPr>
          </w:p>
        </w:tc>
        <w:tc>
          <w:tcPr>
            <w:tcW w:w="3685" w:type="dxa"/>
          </w:tcPr>
          <w:p w14:paraId="6AB4AF1B" w14:textId="2C80F489" w:rsidR="00F70B95" w:rsidRPr="00901608" w:rsidRDefault="00F70B95" w:rsidP="00CD7345">
            <w:pPr>
              <w:pStyle w:val="NoSpacing"/>
            </w:pPr>
            <w:r w:rsidRPr="002923FD">
              <w:t>Display</w:t>
            </w:r>
            <w:r w:rsidR="00CD7345">
              <w:t>s</w:t>
            </w:r>
            <w:r w:rsidRPr="002923FD">
              <w:t xml:space="preserve"> the </w:t>
            </w:r>
            <w:r w:rsidR="00CD7345">
              <w:t>s</w:t>
            </w:r>
            <w:r w:rsidRPr="002923FD">
              <w:t xml:space="preserve">tatus of the </w:t>
            </w:r>
            <w:r w:rsidR="00B87F52">
              <w:t>announcement</w:t>
            </w:r>
            <w:r w:rsidRPr="002923FD">
              <w:t>.</w:t>
            </w:r>
            <w:r w:rsidR="00CD7345">
              <w:t xml:space="preserve"> </w:t>
            </w:r>
            <w:r w:rsidRPr="002923FD">
              <w:t xml:space="preserve">For example, </w:t>
            </w:r>
            <w:r>
              <w:rPr>
                <w:noProof/>
              </w:rPr>
              <w:t xml:space="preserve"> </w:t>
            </w:r>
            <w:r w:rsidR="00CD7345" w:rsidRPr="00CD7345">
              <w:rPr>
                <w:noProof/>
              </w:rPr>
              <w:drawing>
                <wp:inline distT="0" distB="0" distL="0" distR="0" wp14:anchorId="6323CDAC" wp14:editId="55FD0480">
                  <wp:extent cx="597529" cy="160137"/>
                  <wp:effectExtent l="0" t="0" r="0" b="0"/>
                  <wp:docPr id="1714687755" name="Picture 171468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7755" name=""/>
                          <pic:cNvPicPr/>
                        </pic:nvPicPr>
                        <pic:blipFill>
                          <a:blip r:embed="rId59"/>
                          <a:stretch>
                            <a:fillRect/>
                          </a:stretch>
                        </pic:blipFill>
                        <pic:spPr>
                          <a:xfrm>
                            <a:off x="0" y="0"/>
                            <a:ext cx="641205" cy="171842"/>
                          </a:xfrm>
                          <a:prstGeom prst="rect">
                            <a:avLst/>
                          </a:prstGeom>
                        </pic:spPr>
                      </pic:pic>
                    </a:graphicData>
                  </a:graphic>
                </wp:inline>
              </w:drawing>
            </w:r>
            <w:r w:rsidRPr="002923FD">
              <w:t>.</w:t>
            </w:r>
          </w:p>
        </w:tc>
      </w:tr>
      <w:tr w:rsidR="00B87F52" w:rsidRPr="007C7C7F" w14:paraId="221E05FC" w14:textId="77777777" w:rsidTr="00FC312D">
        <w:tc>
          <w:tcPr>
            <w:tcW w:w="562" w:type="dxa"/>
          </w:tcPr>
          <w:p w14:paraId="346508BE" w14:textId="74D84BD7" w:rsidR="00B87F52" w:rsidRDefault="00B87F52" w:rsidP="00F70B95">
            <w:pPr>
              <w:pStyle w:val="NoSpacing"/>
              <w:rPr>
                <w:rFonts w:cstheme="minorHAnsi"/>
              </w:rPr>
            </w:pPr>
            <w:r>
              <w:rPr>
                <w:rFonts w:cstheme="minorHAnsi"/>
              </w:rPr>
              <w:t>3</w:t>
            </w:r>
          </w:p>
        </w:tc>
        <w:tc>
          <w:tcPr>
            <w:tcW w:w="2248" w:type="dxa"/>
          </w:tcPr>
          <w:p w14:paraId="230D2270" w14:textId="7FBAE19D" w:rsidR="00B87F52" w:rsidRPr="00B87F52" w:rsidRDefault="00DE637D" w:rsidP="00474AFC">
            <w:pPr>
              <w:pStyle w:val="NoSpacing"/>
            </w:pPr>
            <w:r>
              <w:t>Progress Indicator</w:t>
            </w:r>
          </w:p>
        </w:tc>
        <w:tc>
          <w:tcPr>
            <w:tcW w:w="1701" w:type="dxa"/>
          </w:tcPr>
          <w:p w14:paraId="49EEEC1E" w14:textId="74FFA458" w:rsidR="00B87F52" w:rsidRDefault="00FC312D" w:rsidP="00474AFC">
            <w:pPr>
              <w:pStyle w:val="NoSpacing"/>
            </w:pPr>
            <w:r>
              <w:t>Progress Indicator</w:t>
            </w:r>
          </w:p>
        </w:tc>
        <w:tc>
          <w:tcPr>
            <w:tcW w:w="2147" w:type="dxa"/>
          </w:tcPr>
          <w:p w14:paraId="6DE51509" w14:textId="77777777" w:rsidR="00B87F52" w:rsidRPr="00901608" w:rsidRDefault="00B87F52" w:rsidP="00474AFC">
            <w:pPr>
              <w:pStyle w:val="NoSpacing"/>
            </w:pPr>
          </w:p>
        </w:tc>
        <w:tc>
          <w:tcPr>
            <w:tcW w:w="3685" w:type="dxa"/>
          </w:tcPr>
          <w:p w14:paraId="24A6DC4A" w14:textId="530933AA" w:rsidR="00B87F52" w:rsidRDefault="000561A6" w:rsidP="00CD7345">
            <w:pPr>
              <w:pStyle w:val="NoSpacing"/>
            </w:pPr>
            <w:commentRangeStart w:id="532"/>
            <w:commentRangeStart w:id="533"/>
            <w:commentRangeStart w:id="534"/>
            <w:r>
              <w:t>Displays the following steps</w:t>
            </w:r>
            <w:r w:rsidR="00FC312D">
              <w:t>:</w:t>
            </w:r>
            <w:commentRangeEnd w:id="532"/>
            <w:r w:rsidR="00F615CA">
              <w:rPr>
                <w:rStyle w:val="CommentReference"/>
              </w:rPr>
              <w:commentReference w:id="532"/>
            </w:r>
            <w:commentRangeEnd w:id="533"/>
            <w:r w:rsidR="008B592A">
              <w:rPr>
                <w:rStyle w:val="CommentReference"/>
              </w:rPr>
              <w:commentReference w:id="533"/>
            </w:r>
            <w:commentRangeEnd w:id="534"/>
            <w:r w:rsidR="00220A1C">
              <w:rPr>
                <w:rStyle w:val="CommentReference"/>
              </w:rPr>
              <w:commentReference w:id="534"/>
            </w:r>
          </w:p>
          <w:p w14:paraId="1B5BDCA3" w14:textId="3F6E3C72" w:rsidR="00FC312D" w:rsidRDefault="00FC312D" w:rsidP="00FC312D">
            <w:pPr>
              <w:pStyle w:val="ListParagraph"/>
            </w:pPr>
            <w:commentRangeStart w:id="535"/>
            <w:r>
              <w:t xml:space="preserve">Update </w:t>
            </w:r>
            <w:r w:rsidR="00191FB1">
              <w:t>announcement</w:t>
            </w:r>
            <w:commentRangeEnd w:id="535"/>
            <w:r w:rsidR="00D87F55">
              <w:rPr>
                <w:rStyle w:val="CommentReference"/>
              </w:rPr>
              <w:commentReference w:id="535"/>
            </w:r>
          </w:p>
          <w:p w14:paraId="5536613E" w14:textId="77777777" w:rsidR="00FC312D" w:rsidRDefault="00FC312D" w:rsidP="00FC312D">
            <w:pPr>
              <w:pStyle w:val="ListParagraph"/>
            </w:pPr>
            <w:r>
              <w:t>Pending approval</w:t>
            </w:r>
          </w:p>
          <w:p w14:paraId="41DEBB5F" w14:textId="77777777" w:rsidR="00FC312D" w:rsidRDefault="00FC312D" w:rsidP="00FC312D">
            <w:pPr>
              <w:pStyle w:val="ListParagraph"/>
            </w:pPr>
            <w:r>
              <w:t>Pending MEPS+</w:t>
            </w:r>
          </w:p>
          <w:p w14:paraId="2E510490" w14:textId="77777777" w:rsidR="00FC312D" w:rsidRDefault="00FC312D" w:rsidP="00FC312D">
            <w:pPr>
              <w:pStyle w:val="ListParagraph"/>
            </w:pPr>
            <w:r>
              <w:t>Published</w:t>
            </w:r>
          </w:p>
          <w:p w14:paraId="0864E7D2" w14:textId="58B89D9E" w:rsidR="000561A6" w:rsidRPr="002923FD" w:rsidRDefault="00681D51" w:rsidP="00681D51">
            <w:r>
              <w:t xml:space="preserve">Refer to </w:t>
            </w:r>
            <w:r w:rsidRPr="00C96648">
              <w:rPr>
                <w:i/>
                <w:iCs/>
              </w:rPr>
              <w:t>MAS_OMEGA – Functional Specifications Document (Common Functions)</w:t>
            </w:r>
            <w:r>
              <w:rPr>
                <w:i/>
                <w:iCs/>
              </w:rPr>
              <w:t>.docx</w:t>
            </w:r>
            <w:r>
              <w:t xml:space="preserve"> for the behaviour of </w:t>
            </w:r>
            <w:ins w:id="536" w:author="Han Xie CHAI (MAS)" w:date="2026-01-12T15:39:00Z" w16du:dateUtc="2026-01-12T07:39:00Z">
              <w:r w:rsidR="000C7F10">
                <w:t>a progr</w:t>
              </w:r>
            </w:ins>
            <w:ins w:id="537" w:author="Han Xie CHAI (MAS)" w:date="2026-01-12T15:40:00Z" w16du:dateUtc="2026-01-12T07:40:00Z">
              <w:r w:rsidR="000C7F10">
                <w:t>ess indicator</w:t>
              </w:r>
            </w:ins>
            <w:del w:id="538" w:author="Han Xie CHAI (MAS)" w:date="2026-01-12T15:40:00Z" w16du:dateUtc="2026-01-12T07:40:00Z">
              <w:r>
                <w:delText>this screen element</w:delText>
              </w:r>
            </w:del>
            <w:r>
              <w:t>.</w:t>
            </w:r>
          </w:p>
        </w:tc>
      </w:tr>
    </w:tbl>
    <w:p w14:paraId="538BC3CD" w14:textId="2D762125" w:rsidR="00F70B95" w:rsidRPr="007D7B67" w:rsidRDefault="00F70B95" w:rsidP="00F70B95">
      <w:pPr>
        <w:pStyle w:val="Caption"/>
      </w:pPr>
      <w:r>
        <w:t xml:space="preserve">Table </w:t>
      </w:r>
      <w:r>
        <w:fldChar w:fldCharType="begin"/>
      </w:r>
      <w:r>
        <w:instrText xml:space="preserve"> SEQ Table \* ARABIC </w:instrText>
      </w:r>
      <w:r>
        <w:fldChar w:fldCharType="separate"/>
      </w:r>
      <w:r w:rsidR="008F7ED1">
        <w:rPr>
          <w:noProof/>
        </w:rPr>
        <w:t>7</w:t>
      </w:r>
      <w:r>
        <w:fldChar w:fldCharType="end"/>
      </w:r>
      <w:r w:rsidR="00F43972">
        <w:t>:</w:t>
      </w:r>
      <w:r>
        <w:t xml:space="preserve"> Page Header Screen Elements</w:t>
      </w:r>
    </w:p>
    <w:p w14:paraId="33E37B5F" w14:textId="1AC44828" w:rsidR="00F70B95" w:rsidRDefault="00474AFC" w:rsidP="006162CB">
      <w:pPr>
        <w:pStyle w:val="Heading4"/>
      </w:pPr>
      <w:r>
        <w:t>Submission History</w:t>
      </w:r>
    </w:p>
    <w:p w14:paraId="45EEB36E" w14:textId="19730AB6" w:rsidR="005A70A9" w:rsidRPr="00474AFC" w:rsidRDefault="005A70A9" w:rsidP="003F1708">
      <w:r>
        <w:t xml:space="preserve">Refer to </w:t>
      </w:r>
      <w:r w:rsidRPr="00C96648">
        <w:rPr>
          <w:i/>
          <w:iCs/>
        </w:rPr>
        <w:t>MAS_OMEGA – Functional Specifications Document (Common Functions)</w:t>
      </w:r>
      <w:r w:rsidR="00A721A9">
        <w:rPr>
          <w:i/>
          <w:iCs/>
        </w:rPr>
        <w:t>.docx</w:t>
      </w:r>
      <w:r>
        <w:t xml:space="preserve"> for the screen elements used and its functionalities.</w:t>
      </w:r>
    </w:p>
    <w:p w14:paraId="1CD83016" w14:textId="0D5EA45F" w:rsidR="00F70B95" w:rsidRDefault="00B5499B" w:rsidP="006162CB">
      <w:pPr>
        <w:pStyle w:val="Heading4"/>
      </w:pPr>
      <w:commentRangeStart w:id="539"/>
      <w:commentRangeStart w:id="540"/>
      <w:r>
        <w:t>Security Information</w:t>
      </w:r>
      <w:commentRangeEnd w:id="539"/>
      <w:r w:rsidR="00447F04">
        <w:rPr>
          <w:rStyle w:val="CommentReference"/>
          <w:rFonts w:eastAsiaTheme="minorHAnsi" w:cstheme="minorBidi"/>
          <w:b w:val="0"/>
          <w:iCs w:val="0"/>
        </w:rPr>
        <w:commentReference w:id="539"/>
      </w:r>
      <w:commentRangeEnd w:id="540"/>
      <w:r w:rsidR="003F06CF">
        <w:rPr>
          <w:rStyle w:val="CommentReference"/>
          <w:rFonts w:eastAsiaTheme="minorHAnsi" w:cstheme="minorBidi"/>
          <w:b w:val="0"/>
          <w:iCs w:val="0"/>
        </w:rPr>
        <w:commentReference w:id="540"/>
      </w:r>
    </w:p>
    <w:tbl>
      <w:tblPr>
        <w:tblStyle w:val="TableGrid"/>
        <w:tblW w:w="0" w:type="auto"/>
        <w:tblLook w:val="04A0" w:firstRow="1" w:lastRow="0" w:firstColumn="1" w:lastColumn="0" w:noHBand="0" w:noVBand="1"/>
        <w:tblPrChange w:id="541" w:author="Han Xie CHAI (MAS)" w:date="2026-01-12T16:40:00Z" w16du:dateUtc="2026-01-12T08:40:00Z">
          <w:tblPr>
            <w:tblStyle w:val="TableGrid"/>
            <w:tblW w:w="0" w:type="auto"/>
            <w:tblLook w:val="04A0" w:firstRow="1" w:lastRow="0" w:firstColumn="1" w:lastColumn="0" w:noHBand="0" w:noVBand="1"/>
          </w:tblPr>
        </w:tblPrChange>
      </w:tblPr>
      <w:tblGrid>
        <w:gridCol w:w="552"/>
        <w:gridCol w:w="3149"/>
        <w:gridCol w:w="1798"/>
        <w:gridCol w:w="2105"/>
        <w:gridCol w:w="3186"/>
        <w:tblGridChange w:id="542">
          <w:tblGrid>
            <w:gridCol w:w="552"/>
            <w:gridCol w:w="10"/>
            <w:gridCol w:w="2248"/>
            <w:gridCol w:w="891"/>
            <w:gridCol w:w="810"/>
            <w:gridCol w:w="988"/>
            <w:gridCol w:w="1169"/>
            <w:gridCol w:w="936"/>
            <w:gridCol w:w="2749"/>
            <w:gridCol w:w="437"/>
          </w:tblGrid>
        </w:tblGridChange>
      </w:tblGrid>
      <w:tr w:rsidR="00F70B95" w:rsidRPr="007C7C7F" w14:paraId="708A21A4" w14:textId="77777777" w:rsidTr="00EA19BD">
        <w:trPr>
          <w:trPrChange w:id="543" w:author="Han Xie CHAI (MAS)" w:date="2026-01-12T16:40:00Z" w16du:dateUtc="2026-01-12T08:40:00Z">
            <w:trPr>
              <w:gridAfter w:val="0"/>
            </w:trPr>
          </w:trPrChange>
        </w:trPr>
        <w:tc>
          <w:tcPr>
            <w:tcW w:w="562" w:type="dxa"/>
            <w:shd w:val="clear" w:color="auto" w:fill="E7E6E6" w:themeFill="background2"/>
            <w:tcPrChange w:id="544" w:author="Han Xie CHAI (MAS)" w:date="2026-01-12T16:40:00Z" w16du:dateUtc="2026-01-12T08:40:00Z">
              <w:tcPr>
                <w:tcW w:w="562" w:type="dxa"/>
                <w:gridSpan w:val="2"/>
                <w:shd w:val="clear" w:color="auto" w:fill="E7E6E6" w:themeFill="background2"/>
              </w:tcPr>
            </w:tcPrChange>
          </w:tcPr>
          <w:p w14:paraId="2CB989FE" w14:textId="77777777" w:rsidR="00F70B95" w:rsidRPr="007D7B67" w:rsidRDefault="00F70B95" w:rsidP="00FC312D">
            <w:pPr>
              <w:pStyle w:val="NoSpacing"/>
              <w:jc w:val="center"/>
              <w:rPr>
                <w:b/>
                <w:bCs/>
              </w:rPr>
            </w:pPr>
            <w:r w:rsidRPr="007D7B67">
              <w:rPr>
                <w:rFonts w:cstheme="minorHAnsi"/>
                <w:b/>
                <w:bCs/>
              </w:rPr>
              <w:t>S/N</w:t>
            </w:r>
          </w:p>
        </w:tc>
        <w:tc>
          <w:tcPr>
            <w:tcW w:w="2248" w:type="dxa"/>
            <w:shd w:val="clear" w:color="auto" w:fill="E7E6E6" w:themeFill="background2"/>
            <w:tcPrChange w:id="545" w:author="Han Xie CHAI (MAS)" w:date="2026-01-12T16:40:00Z" w16du:dateUtc="2026-01-12T08:40:00Z">
              <w:tcPr>
                <w:tcW w:w="2248" w:type="dxa"/>
                <w:shd w:val="clear" w:color="auto" w:fill="E7E6E6" w:themeFill="background2"/>
              </w:tcPr>
            </w:tcPrChange>
          </w:tcPr>
          <w:p w14:paraId="64EFB27B" w14:textId="77777777" w:rsidR="00F70B95" w:rsidRPr="007D7B67" w:rsidRDefault="00F70B95" w:rsidP="00FC312D">
            <w:pPr>
              <w:pStyle w:val="NoSpacing"/>
              <w:jc w:val="center"/>
              <w:rPr>
                <w:b/>
                <w:bCs/>
              </w:rPr>
            </w:pPr>
            <w:r w:rsidRPr="007D7B67">
              <w:rPr>
                <w:rFonts w:cstheme="minorHAnsi"/>
                <w:b/>
                <w:bCs/>
              </w:rPr>
              <w:t>Name</w:t>
            </w:r>
          </w:p>
        </w:tc>
        <w:tc>
          <w:tcPr>
            <w:tcW w:w="1701" w:type="dxa"/>
            <w:shd w:val="clear" w:color="auto" w:fill="E7E6E6" w:themeFill="background2"/>
            <w:tcPrChange w:id="546" w:author="Han Xie CHAI (MAS)" w:date="2026-01-12T16:40:00Z" w16du:dateUtc="2026-01-12T08:40:00Z">
              <w:tcPr>
                <w:tcW w:w="1701" w:type="dxa"/>
                <w:gridSpan w:val="2"/>
                <w:shd w:val="clear" w:color="auto" w:fill="E7E6E6" w:themeFill="background2"/>
              </w:tcPr>
            </w:tcPrChange>
          </w:tcPr>
          <w:p w14:paraId="5A9F1763" w14:textId="77777777" w:rsidR="00F70B95" w:rsidRPr="007D7B67" w:rsidRDefault="00F70B95" w:rsidP="00FC312D">
            <w:pPr>
              <w:pStyle w:val="TableHeading"/>
              <w:jc w:val="center"/>
              <w:rPr>
                <w:rFonts w:asciiTheme="minorHAnsi" w:hAnsiTheme="minorHAnsi" w:cstheme="minorHAnsi"/>
                <w:bCs/>
              </w:rPr>
            </w:pPr>
            <w:r w:rsidRPr="007D7B67">
              <w:rPr>
                <w:rFonts w:asciiTheme="minorHAnsi" w:hAnsiTheme="minorHAnsi" w:cstheme="minorHAnsi"/>
                <w:bCs/>
              </w:rPr>
              <w:t>Type</w:t>
            </w:r>
          </w:p>
          <w:p w14:paraId="245110BA" w14:textId="77777777" w:rsidR="00F70B95" w:rsidRPr="007D7B67" w:rsidRDefault="00F70B95" w:rsidP="00FC312D">
            <w:pPr>
              <w:pStyle w:val="NoSpacing"/>
              <w:jc w:val="center"/>
              <w:rPr>
                <w:b/>
                <w:bCs/>
              </w:rPr>
            </w:pPr>
            <w:r w:rsidRPr="007D7B67">
              <w:rPr>
                <w:rFonts w:cstheme="minorHAnsi"/>
                <w:b/>
                <w:bCs/>
              </w:rPr>
              <w:t>(Max Length)</w:t>
            </w:r>
          </w:p>
        </w:tc>
        <w:tc>
          <w:tcPr>
            <w:tcW w:w="2157" w:type="dxa"/>
            <w:shd w:val="clear" w:color="auto" w:fill="E7E6E6" w:themeFill="background2"/>
            <w:tcPrChange w:id="547" w:author="Han Xie CHAI (MAS)" w:date="2026-01-12T16:40:00Z" w16du:dateUtc="2026-01-12T08:40:00Z">
              <w:tcPr>
                <w:tcW w:w="2147" w:type="dxa"/>
                <w:gridSpan w:val="2"/>
                <w:shd w:val="clear" w:color="auto" w:fill="E7E6E6" w:themeFill="background2"/>
              </w:tcPr>
            </w:tcPrChange>
          </w:tcPr>
          <w:p w14:paraId="54FB684A" w14:textId="77777777" w:rsidR="00F70B95" w:rsidRPr="007D7B67" w:rsidRDefault="00F70B95" w:rsidP="00FC312D">
            <w:pPr>
              <w:pStyle w:val="NoSpacing"/>
              <w:jc w:val="center"/>
              <w:rPr>
                <w:b/>
                <w:bCs/>
              </w:rPr>
            </w:pPr>
            <w:r w:rsidRPr="007D7B67">
              <w:rPr>
                <w:rFonts w:cstheme="minorHAnsi"/>
                <w:b/>
                <w:bCs/>
              </w:rPr>
              <w:t>Validation Rules</w:t>
            </w:r>
          </w:p>
        </w:tc>
        <w:tc>
          <w:tcPr>
            <w:tcW w:w="3685" w:type="dxa"/>
            <w:shd w:val="clear" w:color="auto" w:fill="E7E6E6" w:themeFill="background2"/>
            <w:tcPrChange w:id="548" w:author="Han Xie CHAI (MAS)" w:date="2026-01-12T16:40:00Z" w16du:dateUtc="2026-01-12T08:40:00Z">
              <w:tcPr>
                <w:tcW w:w="3685" w:type="dxa"/>
                <w:gridSpan w:val="2"/>
                <w:shd w:val="clear" w:color="auto" w:fill="E7E6E6" w:themeFill="background2"/>
              </w:tcPr>
            </w:tcPrChange>
          </w:tcPr>
          <w:p w14:paraId="4BDCCBFA" w14:textId="77777777" w:rsidR="00F70B95" w:rsidRPr="007D7B67" w:rsidRDefault="00F70B95" w:rsidP="00FC312D">
            <w:pPr>
              <w:pStyle w:val="NoSpacing"/>
              <w:jc w:val="center"/>
              <w:rPr>
                <w:rFonts w:cstheme="minorHAnsi"/>
                <w:b/>
                <w:bCs/>
              </w:rPr>
            </w:pPr>
            <w:r>
              <w:rPr>
                <w:rFonts w:cstheme="minorHAnsi"/>
                <w:b/>
                <w:bCs/>
              </w:rPr>
              <w:t>Remarks</w:t>
            </w:r>
          </w:p>
        </w:tc>
      </w:tr>
      <w:tr w:rsidR="00681D51" w:rsidRPr="007C7C7F" w14:paraId="66F0A0A0" w14:textId="77777777" w:rsidTr="00EA19BD">
        <w:trPr>
          <w:trPrChange w:id="549" w:author="Han Xie CHAI (MAS)" w:date="2026-01-12T16:40:00Z" w16du:dateUtc="2026-01-12T08:40:00Z">
            <w:trPr>
              <w:gridAfter w:val="0"/>
            </w:trPr>
          </w:trPrChange>
        </w:trPr>
        <w:tc>
          <w:tcPr>
            <w:tcW w:w="562" w:type="dxa"/>
            <w:tcPrChange w:id="550" w:author="Han Xie CHAI (MAS)" w:date="2026-01-12T16:40:00Z" w16du:dateUtc="2026-01-12T08:40:00Z">
              <w:tcPr>
                <w:tcW w:w="562" w:type="dxa"/>
                <w:gridSpan w:val="2"/>
              </w:tcPr>
            </w:tcPrChange>
          </w:tcPr>
          <w:p w14:paraId="7E397906" w14:textId="4334913F" w:rsidR="00681D51" w:rsidRPr="007C7C7F" w:rsidRDefault="00681D51" w:rsidP="00681D51">
            <w:pPr>
              <w:pStyle w:val="NoSpacing"/>
            </w:pPr>
            <w:r>
              <w:t>1</w:t>
            </w:r>
          </w:p>
        </w:tc>
        <w:tc>
          <w:tcPr>
            <w:tcW w:w="2248" w:type="dxa"/>
            <w:tcPrChange w:id="551" w:author="Han Xie CHAI (MAS)" w:date="2026-01-12T16:40:00Z" w16du:dateUtc="2026-01-12T08:40:00Z">
              <w:tcPr>
                <w:tcW w:w="2248" w:type="dxa"/>
              </w:tcPr>
            </w:tcPrChange>
          </w:tcPr>
          <w:p w14:paraId="7DE4E379" w14:textId="1A20AEAB" w:rsidR="00681D51" w:rsidRPr="007C7C7F" w:rsidRDefault="00681D51" w:rsidP="00681D51">
            <w:pPr>
              <w:pStyle w:val="NoSpacing"/>
            </w:pPr>
            <w:r>
              <w:t>Issue code</w:t>
            </w:r>
          </w:p>
        </w:tc>
        <w:tc>
          <w:tcPr>
            <w:tcW w:w="1701" w:type="dxa"/>
            <w:tcPrChange w:id="552" w:author="Han Xie CHAI (MAS)" w:date="2026-01-12T16:40:00Z" w16du:dateUtc="2026-01-12T08:40:00Z">
              <w:tcPr>
                <w:tcW w:w="1701" w:type="dxa"/>
                <w:gridSpan w:val="2"/>
              </w:tcPr>
            </w:tcPrChange>
          </w:tcPr>
          <w:p w14:paraId="2463F6C4" w14:textId="0311B75C" w:rsidR="001853AE" w:rsidRDefault="00681D51" w:rsidP="00681D51">
            <w:pPr>
              <w:pStyle w:val="NoSpacing"/>
            </w:pPr>
            <w:r>
              <w:t>Text</w:t>
            </w:r>
          </w:p>
          <w:p w14:paraId="50F78261" w14:textId="6A310D98" w:rsidR="00681D51" w:rsidRPr="00901608" w:rsidRDefault="001853AE" w:rsidP="00681D51">
            <w:pPr>
              <w:pStyle w:val="NoSpacing"/>
            </w:pPr>
            <w:r>
              <w:t xml:space="preserve">Max length: </w:t>
            </w:r>
            <w:r w:rsidR="00681D51">
              <w:t>8</w:t>
            </w:r>
          </w:p>
        </w:tc>
        <w:tc>
          <w:tcPr>
            <w:tcW w:w="2157" w:type="dxa"/>
            <w:tcPrChange w:id="553" w:author="Han Xie CHAI (MAS)" w:date="2026-01-12T16:40:00Z" w16du:dateUtc="2026-01-12T08:40:00Z">
              <w:tcPr>
                <w:tcW w:w="2147" w:type="dxa"/>
                <w:gridSpan w:val="2"/>
              </w:tcPr>
            </w:tcPrChange>
          </w:tcPr>
          <w:p w14:paraId="147BD4AE" w14:textId="77777777" w:rsidR="00681D51" w:rsidRPr="001E3A39" w:rsidRDefault="00681D51" w:rsidP="00681D51">
            <w:pPr>
              <w:pStyle w:val="NoSpacing"/>
              <w:rPr>
                <w:u w:val="single"/>
              </w:rPr>
            </w:pPr>
            <w:r w:rsidRPr="001E3A39">
              <w:rPr>
                <w:u w:val="single"/>
              </w:rPr>
              <w:t>Hard validations:</w:t>
            </w:r>
          </w:p>
          <w:p w14:paraId="6D9AC60A" w14:textId="0F0E5DDD" w:rsidR="00681D51" w:rsidRDefault="00681D51" w:rsidP="00681D51">
            <w:pPr>
              <w:pStyle w:val="NoSpacing"/>
            </w:pPr>
            <w:r>
              <w:t xml:space="preserve">- </w:t>
            </w:r>
            <w:del w:id="554" w:author="Eugene CHEONG from.TOPPAN (MAS)" w:date="2025-12-31T09:50:00Z" w16du:dateUtc="2025-12-31T01:50:00Z">
              <w:r w:rsidDel="002F3DA7">
                <w:delText>Required field</w:delText>
              </w:r>
            </w:del>
            <w:ins w:id="555" w:author="Eugene CHEONG from.TOPPAN (MAS)" w:date="2025-12-31T09:50:00Z" w16du:dateUtc="2025-12-31T01:50:00Z">
              <w:r w:rsidR="002F3DA7">
                <w:t>Mandatory field</w:t>
              </w:r>
            </w:ins>
            <w:r>
              <w:t>.</w:t>
            </w:r>
          </w:p>
          <w:p w14:paraId="4251B2F5" w14:textId="65AC5BA0" w:rsidR="00681D51" w:rsidRPr="00901608" w:rsidRDefault="00681D51" w:rsidP="00681D51">
            <w:pPr>
              <w:pStyle w:val="NoSpacing"/>
            </w:pPr>
            <w:r>
              <w:t>- Invalid Issue code.</w:t>
            </w:r>
          </w:p>
        </w:tc>
        <w:tc>
          <w:tcPr>
            <w:tcW w:w="3685" w:type="dxa"/>
            <w:tcPrChange w:id="556" w:author="Han Xie CHAI (MAS)" w:date="2026-01-12T16:40:00Z" w16du:dateUtc="2026-01-12T08:40:00Z">
              <w:tcPr>
                <w:tcW w:w="3685" w:type="dxa"/>
                <w:gridSpan w:val="2"/>
              </w:tcPr>
            </w:tcPrChange>
          </w:tcPr>
          <w:p w14:paraId="2043FBD8" w14:textId="6EC241E3" w:rsidR="00681D51" w:rsidDel="00A52400" w:rsidRDefault="00681D51" w:rsidP="00681D51">
            <w:pPr>
              <w:pStyle w:val="NoSpacing"/>
              <w:rPr>
                <w:del w:id="557" w:author="Eugene CHEONG from.TOPPAN (MAS)" w:date="2025-12-26T13:18:00Z" w16du:dateUtc="2025-12-26T05:18:00Z"/>
                <w:color w:val="000000"/>
              </w:rPr>
            </w:pPr>
            <w:r w:rsidRPr="002923FD">
              <w:rPr>
                <w:color w:val="000000"/>
              </w:rPr>
              <w:t xml:space="preserve">Refer to </w:t>
            </w:r>
            <w:r w:rsidRPr="003F68BC">
              <w:rPr>
                <w:i/>
                <w:iCs/>
                <w:color w:val="000000"/>
              </w:rPr>
              <w:t xml:space="preserve">Logic </w:t>
            </w:r>
            <w:proofErr w:type="gramStart"/>
            <w:r w:rsidRPr="003F68BC">
              <w:rPr>
                <w:i/>
                <w:iCs/>
                <w:color w:val="000000"/>
              </w:rPr>
              <w:t>For</w:t>
            </w:r>
            <w:proofErr w:type="gramEnd"/>
            <w:r w:rsidRPr="003F68BC">
              <w:rPr>
                <w:i/>
                <w:iCs/>
                <w:color w:val="000000"/>
              </w:rPr>
              <w:t xml:space="preserve"> Issue Code.pd</w:t>
            </w:r>
            <w:r w:rsidR="003F68BC" w:rsidRPr="003F68BC">
              <w:rPr>
                <w:i/>
                <w:iCs/>
                <w:color w:val="000000"/>
              </w:rPr>
              <w:t>f</w:t>
            </w:r>
            <w:r w:rsidRPr="002923FD">
              <w:rPr>
                <w:color w:val="000000"/>
              </w:rPr>
              <w:t xml:space="preserve"> for the validation logic.</w:t>
            </w:r>
          </w:p>
          <w:p w14:paraId="1C363735" w14:textId="235442B7" w:rsidR="00681D51" w:rsidRPr="00901608" w:rsidRDefault="00681D51" w:rsidP="00681D51">
            <w:pPr>
              <w:pStyle w:val="NoSpacing"/>
            </w:pPr>
            <w:del w:id="558" w:author="Eugene CHEONG from.TOPPAN (MAS)" w:date="2025-12-26T13:18:00Z" w16du:dateUtc="2025-12-26T05:18:00Z">
              <w:r w:rsidDel="00A52400">
                <w:delText xml:space="preserve">When the status is “New”, the value is pre-populated </w:delText>
              </w:r>
              <w:r w:rsidR="008E1145" w:rsidDel="00A52400">
                <w:delText>from</w:delText>
              </w:r>
              <w:r w:rsidDel="00A52400">
                <w:delText xml:space="preserve"> the </w:delText>
              </w:r>
              <w:r w:rsidR="003F5B02" w:rsidDel="00A52400">
                <w:delText xml:space="preserve">latest approved </w:delText>
              </w:r>
              <w:r w:rsidDel="00A52400">
                <w:delText>issuance calendar</w:delText>
              </w:r>
              <w:r w:rsidR="008E1145" w:rsidDel="00A52400">
                <w:delText xml:space="preserve"> data</w:delText>
              </w:r>
              <w:r w:rsidDel="00A52400">
                <w:delText>.</w:delText>
              </w:r>
            </w:del>
          </w:p>
        </w:tc>
      </w:tr>
      <w:tr w:rsidR="00681D51" w:rsidRPr="007C7C7F" w14:paraId="4B09FF13" w14:textId="77777777" w:rsidTr="00EA19BD">
        <w:trPr>
          <w:trPrChange w:id="559" w:author="Han Xie CHAI (MAS)" w:date="2026-01-12T16:40:00Z" w16du:dateUtc="2026-01-12T08:40:00Z">
            <w:trPr>
              <w:gridAfter w:val="0"/>
            </w:trPr>
          </w:trPrChange>
        </w:trPr>
        <w:tc>
          <w:tcPr>
            <w:tcW w:w="562" w:type="dxa"/>
            <w:tcPrChange w:id="560" w:author="Han Xie CHAI (MAS)" w:date="2026-01-12T16:40:00Z" w16du:dateUtc="2026-01-12T08:40:00Z">
              <w:tcPr>
                <w:tcW w:w="562" w:type="dxa"/>
                <w:gridSpan w:val="2"/>
              </w:tcPr>
            </w:tcPrChange>
          </w:tcPr>
          <w:p w14:paraId="384F190E" w14:textId="52B4FADF" w:rsidR="00681D51" w:rsidRPr="007C7C7F" w:rsidRDefault="00681D51" w:rsidP="00681D51">
            <w:pPr>
              <w:pStyle w:val="NoSpacing"/>
            </w:pPr>
            <w:r>
              <w:t>2</w:t>
            </w:r>
          </w:p>
        </w:tc>
        <w:tc>
          <w:tcPr>
            <w:tcW w:w="2248" w:type="dxa"/>
            <w:tcPrChange w:id="561" w:author="Han Xie CHAI (MAS)" w:date="2026-01-12T16:40:00Z" w16du:dateUtc="2026-01-12T08:40:00Z">
              <w:tcPr>
                <w:tcW w:w="2248" w:type="dxa"/>
              </w:tcPr>
            </w:tcPrChange>
          </w:tcPr>
          <w:p w14:paraId="4D80FC63" w14:textId="1E91C37B" w:rsidR="00681D51" w:rsidRPr="007C7C7F" w:rsidRDefault="00681D51" w:rsidP="00681D51">
            <w:pPr>
              <w:pStyle w:val="NoSpacing"/>
            </w:pPr>
            <w:r>
              <w:t>ISIN code</w:t>
            </w:r>
          </w:p>
        </w:tc>
        <w:tc>
          <w:tcPr>
            <w:tcW w:w="1701" w:type="dxa"/>
            <w:tcPrChange w:id="562" w:author="Han Xie CHAI (MAS)" w:date="2026-01-12T16:40:00Z" w16du:dateUtc="2026-01-12T08:40:00Z">
              <w:tcPr>
                <w:tcW w:w="1701" w:type="dxa"/>
                <w:gridSpan w:val="2"/>
              </w:tcPr>
            </w:tcPrChange>
          </w:tcPr>
          <w:p w14:paraId="1219690A" w14:textId="69CB078D" w:rsidR="00681D51" w:rsidRDefault="00681D51" w:rsidP="00681D51">
            <w:pPr>
              <w:pStyle w:val="NoSpacing"/>
            </w:pPr>
            <w:r>
              <w:t>Text</w:t>
            </w:r>
          </w:p>
          <w:p w14:paraId="685F34AF" w14:textId="7937B4B0" w:rsidR="001853AE" w:rsidRPr="00901608" w:rsidRDefault="001853AE" w:rsidP="00681D51">
            <w:pPr>
              <w:pStyle w:val="NoSpacing"/>
            </w:pPr>
            <w:r>
              <w:t>Max length: 12</w:t>
            </w:r>
          </w:p>
        </w:tc>
        <w:tc>
          <w:tcPr>
            <w:tcW w:w="2157" w:type="dxa"/>
            <w:tcPrChange w:id="563" w:author="Han Xie CHAI (MAS)" w:date="2026-01-12T16:40:00Z" w16du:dateUtc="2026-01-12T08:40:00Z">
              <w:tcPr>
                <w:tcW w:w="2147" w:type="dxa"/>
                <w:gridSpan w:val="2"/>
              </w:tcPr>
            </w:tcPrChange>
          </w:tcPr>
          <w:p w14:paraId="6D5EA5D1" w14:textId="77777777" w:rsidR="00681D51" w:rsidRPr="001E3A39" w:rsidRDefault="00681D51" w:rsidP="00681D51">
            <w:pPr>
              <w:pStyle w:val="NoSpacing"/>
              <w:rPr>
                <w:u w:val="single"/>
              </w:rPr>
            </w:pPr>
            <w:r w:rsidRPr="001E3A39">
              <w:rPr>
                <w:u w:val="single"/>
              </w:rPr>
              <w:t>Hard validations:</w:t>
            </w:r>
          </w:p>
          <w:p w14:paraId="16721A02" w14:textId="16AB5630" w:rsidR="00681D51" w:rsidRDefault="00681D51" w:rsidP="00681D51">
            <w:pPr>
              <w:pStyle w:val="NoSpacing"/>
              <w:rPr>
                <w:ins w:id="564" w:author="Han Xie CHAI (MAS)" w:date="2026-01-12T16:23:00Z" w16du:dateUtc="2026-01-12T08:23:00Z"/>
              </w:rPr>
            </w:pPr>
            <w:r>
              <w:t xml:space="preserve">- </w:t>
            </w:r>
            <w:del w:id="565" w:author="Eugene CHEONG from.TOPPAN (MAS)" w:date="2025-12-31T09:50:00Z" w16du:dateUtc="2025-12-31T01:50:00Z">
              <w:r w:rsidDel="002F3DA7">
                <w:delText>Required field</w:delText>
              </w:r>
            </w:del>
            <w:ins w:id="566" w:author="Eugene CHEONG from.TOPPAN (MAS)" w:date="2025-12-31T09:50:00Z" w16du:dateUtc="2025-12-31T01:50:00Z">
              <w:r w:rsidR="002F3DA7">
                <w:t>Mandatory field</w:t>
              </w:r>
            </w:ins>
            <w:r>
              <w:t>.</w:t>
            </w:r>
          </w:p>
          <w:p w14:paraId="325C87B5" w14:textId="77777777" w:rsidR="0020544F" w:rsidRPr="002923FD" w:rsidRDefault="0020544F" w:rsidP="0020544F">
            <w:pPr>
              <w:pStyle w:val="NoSpacing"/>
              <w:rPr>
                <w:ins w:id="567" w:author="Han Xie CHAI (MAS)" w:date="2026-01-12T16:23:00Z" w16du:dateUtc="2026-01-12T08:23:00Z"/>
                <w:rFonts w:cstheme="minorHAnsi"/>
              </w:rPr>
            </w:pPr>
            <w:ins w:id="568" w:author="Han Xie CHAI (MAS)" w:date="2026-01-12T16:23:00Z" w16du:dateUtc="2026-01-12T08:23:00Z">
              <w:r w:rsidRPr="002923FD">
                <w:rPr>
                  <w:rFonts w:cstheme="minorHAnsi"/>
                </w:rPr>
                <w:t>-</w:t>
              </w:r>
              <w:r>
                <w:rPr>
                  <w:rFonts w:cstheme="minorHAnsi"/>
                </w:rPr>
                <w:t xml:space="preserve"> For Reopened SGS: Must</w:t>
              </w:r>
              <w:r w:rsidRPr="002923FD">
                <w:rPr>
                  <w:rFonts w:cstheme="minorHAnsi"/>
                </w:rPr>
                <w:t xml:space="preserve"> be same as the </w:t>
              </w:r>
              <w:r>
                <w:rPr>
                  <w:rFonts w:cstheme="minorHAnsi"/>
                </w:rPr>
                <w:t>ISIN code</w:t>
              </w:r>
              <w:r w:rsidRPr="002923FD">
                <w:rPr>
                  <w:rFonts w:cstheme="minorHAnsi"/>
                </w:rPr>
                <w:t xml:space="preserve"> of the original issue.</w:t>
              </w:r>
            </w:ins>
          </w:p>
          <w:p w14:paraId="0232F196" w14:textId="22CF0173" w:rsidR="0020544F" w:rsidRDefault="0020544F" w:rsidP="00681D51">
            <w:pPr>
              <w:pStyle w:val="NoSpacing"/>
            </w:pPr>
          </w:p>
          <w:p w14:paraId="27750BCC" w14:textId="09E42F99" w:rsidR="00681D51" w:rsidRPr="00901608" w:rsidRDefault="00681D51" w:rsidP="00681D51">
            <w:pPr>
              <w:pStyle w:val="NoSpacing"/>
            </w:pPr>
          </w:p>
        </w:tc>
        <w:tc>
          <w:tcPr>
            <w:tcW w:w="3685" w:type="dxa"/>
            <w:tcPrChange w:id="569" w:author="Han Xie CHAI (MAS)" w:date="2026-01-12T16:40:00Z" w16du:dateUtc="2026-01-12T08:40:00Z">
              <w:tcPr>
                <w:tcW w:w="3685" w:type="dxa"/>
                <w:gridSpan w:val="2"/>
              </w:tcPr>
            </w:tcPrChange>
          </w:tcPr>
          <w:p w14:paraId="0382C69C" w14:textId="667E0BF0" w:rsidR="00681D51" w:rsidRPr="00901608" w:rsidRDefault="00681D51" w:rsidP="00681D51">
            <w:pPr>
              <w:pStyle w:val="NoSpacing"/>
            </w:pPr>
            <w:del w:id="570" w:author="Eugene CHEONG from.TOPPAN (MAS)" w:date="2025-12-26T13:18:00Z" w16du:dateUtc="2025-12-26T05:18:00Z">
              <w:r w:rsidDel="00A52400">
                <w:delText xml:space="preserve">When the status is “New”, the value is pre-populated </w:delText>
              </w:r>
              <w:r w:rsidR="008E1145" w:rsidDel="00A52400">
                <w:delText>from</w:delText>
              </w:r>
              <w:r w:rsidDel="00A52400">
                <w:delText xml:space="preserve"> the </w:delText>
              </w:r>
              <w:r w:rsidR="003F5B02" w:rsidDel="00A52400">
                <w:delText xml:space="preserve">latest approved </w:delText>
              </w:r>
              <w:r w:rsidDel="00A52400">
                <w:delText>issuance calendar</w:delText>
              </w:r>
              <w:r w:rsidR="008E1145" w:rsidDel="00A52400">
                <w:delText xml:space="preserve"> data</w:delText>
              </w:r>
              <w:r w:rsidDel="00A52400">
                <w:delText>.</w:delText>
              </w:r>
            </w:del>
          </w:p>
        </w:tc>
      </w:tr>
      <w:tr w:rsidR="00681D51" w:rsidRPr="007C7C7F" w14:paraId="49ACDF46" w14:textId="77777777" w:rsidTr="00EA19BD">
        <w:trPr>
          <w:trPrChange w:id="571" w:author="Han Xie CHAI (MAS)" w:date="2026-01-12T16:40:00Z" w16du:dateUtc="2026-01-12T08:40:00Z">
            <w:trPr>
              <w:gridAfter w:val="0"/>
            </w:trPr>
          </w:trPrChange>
        </w:trPr>
        <w:tc>
          <w:tcPr>
            <w:tcW w:w="562" w:type="dxa"/>
            <w:tcPrChange w:id="572" w:author="Han Xie CHAI (MAS)" w:date="2026-01-12T16:40:00Z" w16du:dateUtc="2026-01-12T08:40:00Z">
              <w:tcPr>
                <w:tcW w:w="562" w:type="dxa"/>
                <w:gridSpan w:val="2"/>
              </w:tcPr>
            </w:tcPrChange>
          </w:tcPr>
          <w:p w14:paraId="5DF2E002" w14:textId="040926D0" w:rsidR="00681D51" w:rsidRDefault="00681D51" w:rsidP="00681D51">
            <w:pPr>
              <w:pStyle w:val="NoSpacing"/>
              <w:rPr>
                <w:rFonts w:cstheme="minorHAnsi"/>
              </w:rPr>
            </w:pPr>
            <w:r>
              <w:rPr>
                <w:rFonts w:cstheme="minorHAnsi"/>
              </w:rPr>
              <w:t>3</w:t>
            </w:r>
          </w:p>
        </w:tc>
        <w:tc>
          <w:tcPr>
            <w:tcW w:w="2248" w:type="dxa"/>
            <w:tcPrChange w:id="573" w:author="Han Xie CHAI (MAS)" w:date="2026-01-12T16:40:00Z" w16du:dateUtc="2026-01-12T08:40:00Z">
              <w:tcPr>
                <w:tcW w:w="2248" w:type="dxa"/>
              </w:tcPr>
            </w:tcPrChange>
          </w:tcPr>
          <w:p w14:paraId="49888F55" w14:textId="726F1D63" w:rsidR="00681D51" w:rsidRPr="002923FD" w:rsidRDefault="00681D51" w:rsidP="00681D51">
            <w:pPr>
              <w:pStyle w:val="NoSpacing"/>
            </w:pPr>
            <w:commentRangeStart w:id="574"/>
            <w:commentRangeStart w:id="575"/>
            <w:r>
              <w:t xml:space="preserve">SGS </w:t>
            </w:r>
            <w:r w:rsidR="00594CD9">
              <w:t>t</w:t>
            </w:r>
            <w:r>
              <w:t>ype</w:t>
            </w:r>
            <w:commentRangeEnd w:id="574"/>
            <w:r w:rsidR="00191FB1">
              <w:rPr>
                <w:rStyle w:val="CommentReference"/>
              </w:rPr>
              <w:commentReference w:id="574"/>
            </w:r>
            <w:commentRangeEnd w:id="575"/>
            <w:r w:rsidR="00950133">
              <w:rPr>
                <w:rStyle w:val="CommentReference"/>
              </w:rPr>
              <w:commentReference w:id="575"/>
            </w:r>
          </w:p>
        </w:tc>
        <w:tc>
          <w:tcPr>
            <w:tcW w:w="1701" w:type="dxa"/>
            <w:tcPrChange w:id="576" w:author="Han Xie CHAI (MAS)" w:date="2026-01-12T16:40:00Z" w16du:dateUtc="2026-01-12T08:40:00Z">
              <w:tcPr>
                <w:tcW w:w="1701" w:type="dxa"/>
                <w:gridSpan w:val="2"/>
              </w:tcPr>
            </w:tcPrChange>
          </w:tcPr>
          <w:p w14:paraId="16EF96AF" w14:textId="69AF3FD2" w:rsidR="00681D51" w:rsidRPr="002923FD" w:rsidRDefault="00681D51" w:rsidP="00681D51">
            <w:pPr>
              <w:pStyle w:val="NoSpacing"/>
            </w:pPr>
            <w:commentRangeStart w:id="577"/>
            <w:r>
              <w:t>Dropdown</w:t>
            </w:r>
            <w:commentRangeEnd w:id="577"/>
            <w:r w:rsidR="00DA5A7B">
              <w:rPr>
                <w:rStyle w:val="CommentReference"/>
              </w:rPr>
              <w:commentReference w:id="577"/>
            </w:r>
          </w:p>
        </w:tc>
        <w:tc>
          <w:tcPr>
            <w:tcW w:w="2157" w:type="dxa"/>
            <w:tcPrChange w:id="578" w:author="Han Xie CHAI (MAS)" w:date="2026-01-12T16:40:00Z" w16du:dateUtc="2026-01-12T08:40:00Z">
              <w:tcPr>
                <w:tcW w:w="2147" w:type="dxa"/>
                <w:gridSpan w:val="2"/>
              </w:tcPr>
            </w:tcPrChange>
          </w:tcPr>
          <w:p w14:paraId="39627908" w14:textId="77777777" w:rsidR="00F615CA" w:rsidRPr="005247FF" w:rsidRDefault="00F615CA" w:rsidP="00F615CA">
            <w:pPr>
              <w:pStyle w:val="NoSpacing"/>
              <w:rPr>
                <w:u w:val="single"/>
              </w:rPr>
            </w:pPr>
            <w:commentRangeStart w:id="579"/>
            <w:commentRangeStart w:id="580"/>
            <w:r w:rsidRPr="005247FF">
              <w:rPr>
                <w:u w:val="single"/>
              </w:rPr>
              <w:t>Hard validations:</w:t>
            </w:r>
          </w:p>
          <w:p w14:paraId="11C9E893" w14:textId="1B263596" w:rsidR="00F615CA" w:rsidRDefault="00F615CA" w:rsidP="00F615CA">
            <w:pPr>
              <w:pStyle w:val="NoSpacing"/>
              <w:rPr>
                <w:ins w:id="581" w:author="Han Xie CHAI (MAS)" w:date="2026-01-12T16:23:00Z" w16du:dateUtc="2026-01-12T08:23:00Z"/>
              </w:rPr>
            </w:pPr>
            <w:r>
              <w:t xml:space="preserve">- </w:t>
            </w:r>
            <w:del w:id="582" w:author="Eugene CHEONG from.TOPPAN (MAS)" w:date="2025-12-31T09:50:00Z" w16du:dateUtc="2025-12-31T01:50:00Z">
              <w:r w:rsidDel="002F3DA7">
                <w:delText>Required field</w:delText>
              </w:r>
            </w:del>
            <w:ins w:id="583" w:author="Eugene CHEONG from.TOPPAN (MAS)" w:date="2025-12-31T09:50:00Z" w16du:dateUtc="2025-12-31T01:50:00Z">
              <w:r w:rsidR="002F3DA7">
                <w:t>Mandatory field</w:t>
              </w:r>
            </w:ins>
            <w:r>
              <w:t xml:space="preserve"> for SGS Bond.</w:t>
            </w:r>
            <w:commentRangeEnd w:id="579"/>
            <w:r>
              <w:rPr>
                <w:rStyle w:val="CommentReference"/>
              </w:rPr>
              <w:commentReference w:id="579"/>
            </w:r>
            <w:commentRangeEnd w:id="580"/>
            <w:r w:rsidR="0067796F">
              <w:rPr>
                <w:rStyle w:val="CommentReference"/>
              </w:rPr>
              <w:commentReference w:id="580"/>
            </w:r>
          </w:p>
          <w:p w14:paraId="4F72C75C" w14:textId="29A2615C" w:rsidR="0020544F" w:rsidRDefault="0020544F" w:rsidP="00F615CA">
            <w:pPr>
              <w:pStyle w:val="NoSpacing"/>
            </w:pPr>
            <w:ins w:id="584" w:author="Han Xie CHAI (MAS)" w:date="2026-01-12T16:23:00Z" w16du:dateUtc="2026-01-12T08:23:00Z">
              <w:r w:rsidRPr="002923FD">
                <w:rPr>
                  <w:rFonts w:cstheme="minorHAnsi"/>
                </w:rPr>
                <w:t>-</w:t>
              </w:r>
              <w:r>
                <w:rPr>
                  <w:rFonts w:cstheme="minorHAnsi"/>
                </w:rPr>
                <w:t xml:space="preserve"> For Reopened SGS: Must</w:t>
              </w:r>
              <w:r w:rsidRPr="002923FD">
                <w:rPr>
                  <w:rFonts w:cstheme="minorHAnsi"/>
                </w:rPr>
                <w:t xml:space="preserve"> be same as the </w:t>
              </w:r>
              <w:r>
                <w:rPr>
                  <w:rFonts w:cstheme="minorHAnsi"/>
                </w:rPr>
                <w:t>SGS type</w:t>
              </w:r>
              <w:r w:rsidRPr="002923FD">
                <w:rPr>
                  <w:rFonts w:cstheme="minorHAnsi"/>
                </w:rPr>
                <w:t xml:space="preserve"> of the original issue.</w:t>
              </w:r>
            </w:ins>
          </w:p>
          <w:p w14:paraId="00747325" w14:textId="0C2CFBD9" w:rsidR="00681D51" w:rsidRPr="002923FD" w:rsidRDefault="00681D51" w:rsidP="00AF49F7">
            <w:pPr>
              <w:pStyle w:val="NoSpacing"/>
            </w:pPr>
          </w:p>
        </w:tc>
        <w:tc>
          <w:tcPr>
            <w:tcW w:w="3685" w:type="dxa"/>
            <w:tcPrChange w:id="585" w:author="Han Xie CHAI (MAS)" w:date="2026-01-12T16:40:00Z" w16du:dateUtc="2026-01-12T08:40:00Z">
              <w:tcPr>
                <w:tcW w:w="3685" w:type="dxa"/>
                <w:gridSpan w:val="2"/>
              </w:tcPr>
            </w:tcPrChange>
          </w:tcPr>
          <w:p w14:paraId="1A83C768" w14:textId="246F1CC7" w:rsidR="00594CD9" w:rsidRDefault="00594CD9" w:rsidP="00594CD9">
            <w:pPr>
              <w:pStyle w:val="NoSpacing"/>
            </w:pPr>
            <w:ins w:id="586" w:author="Eugene CHEONG from.TOPPAN (MAS)" w:date="2025-12-26T13:16:00Z" w16du:dateUtc="2025-12-26T05:16:00Z">
              <w:r>
                <w:t xml:space="preserve">Will </w:t>
              </w:r>
              <w:del w:id="587" w:author="Han Xie CHAI (MAS)" w:date="2026-01-12T16:23:00Z" w16du:dateUtc="2026-01-12T08:23:00Z">
                <w:r>
                  <w:delText xml:space="preserve">only </w:delText>
                </w:r>
              </w:del>
              <w:r>
                <w:t>show “</w:t>
              </w:r>
            </w:ins>
            <w:r w:rsidR="004153FF">
              <w:t>SGS type</w:t>
            </w:r>
            <w:ins w:id="588" w:author="Eugene CHEONG from.TOPPAN (MAS)" w:date="2025-12-26T13:16:00Z" w16du:dateUtc="2025-12-26T05:16:00Z">
              <w:r>
                <w:t xml:space="preserve">” </w:t>
              </w:r>
            </w:ins>
            <w:r>
              <w:t xml:space="preserve">if the security is a SGS Bond, </w:t>
            </w:r>
            <w:commentRangeStart w:id="589"/>
            <w:commentRangeStart w:id="590"/>
            <w:r>
              <w:t>a</w:t>
            </w:r>
            <w:ins w:id="591" w:author="Eugene CHEONG from.TOPPAN (MAS)" w:date="2025-12-26T13:16:00Z" w16du:dateUtc="2025-12-26T05:16:00Z">
              <w:r>
                <w:t>nd “</w:t>
              </w:r>
            </w:ins>
            <w:r w:rsidR="004153FF">
              <w:t>S</w:t>
            </w:r>
            <w:r>
              <w:t>ubtype</w:t>
            </w:r>
            <w:ins w:id="592" w:author="Eugene CHEONG from.TOPPAN (MAS)" w:date="2025-12-26T13:16:00Z" w16du:dateUtc="2025-12-26T05:16:00Z">
              <w:r>
                <w:t xml:space="preserve">” </w:t>
              </w:r>
            </w:ins>
            <w:r>
              <w:t xml:space="preserve">for created securities </w:t>
            </w:r>
            <w:ins w:id="593" w:author="Han Xie CHAI (MAS)" w:date="2026-01-12T15:44:00Z" w16du:dateUtc="2026-01-12T07:44:00Z">
              <w:r w:rsidR="000C7F10">
                <w:t>with subtypes</w:t>
              </w:r>
            </w:ins>
            <w:ins w:id="594" w:author="Han Xie CHAI (MAS)" w:date="2026-01-12T15:46:00Z" w16du:dateUtc="2026-01-12T07:46:00Z">
              <w:r w:rsidR="000C7F10">
                <w:t xml:space="preserve"> </w:t>
              </w:r>
            </w:ins>
            <w:del w:id="595" w:author="Han Xie CHAI (MAS)" w:date="2026-01-12T15:44:00Z" w16du:dateUtc="2026-01-12T07:44:00Z">
              <w:r>
                <w:delText>that are based on SGS Bonds</w:delText>
              </w:r>
              <w:commentRangeEnd w:id="589"/>
              <w:r w:rsidR="00BA583B">
                <w:rPr>
                  <w:rStyle w:val="CommentReference"/>
                </w:rPr>
                <w:commentReference w:id="589"/>
              </w:r>
            </w:del>
            <w:commentRangeEnd w:id="590"/>
            <w:r w:rsidR="000C7F10">
              <w:rPr>
                <w:rStyle w:val="CommentReference"/>
              </w:rPr>
              <w:commentReference w:id="590"/>
            </w:r>
            <w:ins w:id="596" w:author="Eugene CHEONG from.TOPPAN (MAS)" w:date="2025-12-26T13:16:00Z" w16du:dateUtc="2025-12-26T05:16:00Z">
              <w:r>
                <w:t>.</w:t>
              </w:r>
            </w:ins>
          </w:p>
          <w:p w14:paraId="3BC097B6" w14:textId="77777777" w:rsidR="00594CD9" w:rsidRDefault="00594CD9" w:rsidP="00594CD9">
            <w:pPr>
              <w:pStyle w:val="NoSpacing"/>
              <w:rPr>
                <w:ins w:id="597" w:author="Eugene CHEONG from.TOPPAN (MAS)" w:date="2025-12-26T13:16:00Z" w16du:dateUtc="2025-12-26T05:16:00Z"/>
              </w:rPr>
            </w:pPr>
          </w:p>
          <w:p w14:paraId="3BE9591F" w14:textId="1AD10A70" w:rsidR="00681D51" w:rsidRDefault="00681D51" w:rsidP="00681D51">
            <w:pPr>
              <w:pStyle w:val="NoSpacing"/>
            </w:pPr>
            <w:r>
              <w:t>Visible and mandatory if the security is a SGS Bond</w:t>
            </w:r>
            <w:ins w:id="598" w:author="Han Xie CHAI (MAS)" w:date="2026-01-12T15:44:00Z" w16du:dateUtc="2026-01-12T07:44:00Z">
              <w:r w:rsidR="000C7F10">
                <w:t xml:space="preserve"> or </w:t>
              </w:r>
            </w:ins>
            <w:ins w:id="599" w:author="Han Xie CHAI (MAS)" w:date="2026-01-12T15:45:00Z" w16du:dateUtc="2026-01-12T07:45:00Z">
              <w:r w:rsidR="000C7F10">
                <w:t>has subtypes</w:t>
              </w:r>
            </w:ins>
            <w:r>
              <w:t>.</w:t>
            </w:r>
          </w:p>
          <w:p w14:paraId="020CD78D" w14:textId="77777777" w:rsidR="00681D51" w:rsidRDefault="00681D51" w:rsidP="00681D51">
            <w:pPr>
              <w:pStyle w:val="NoSpacing"/>
            </w:pPr>
          </w:p>
          <w:p w14:paraId="0E72156E" w14:textId="3585353A" w:rsidR="00681D51" w:rsidRDefault="00681D51" w:rsidP="00681D51">
            <w:pPr>
              <w:pStyle w:val="NoSpacing"/>
            </w:pPr>
            <w:r>
              <w:t xml:space="preserve">Available options are based on the list of </w:t>
            </w:r>
            <w:r w:rsidR="00594CD9">
              <w:t>subtypes for the security type</w:t>
            </w:r>
            <w:r>
              <w:t>.</w:t>
            </w:r>
          </w:p>
        </w:tc>
      </w:tr>
      <w:tr w:rsidR="00681D51" w:rsidRPr="007C7C7F" w14:paraId="0F22DCD8" w14:textId="77777777" w:rsidTr="00EA19BD">
        <w:trPr>
          <w:trPrChange w:id="600" w:author="Han Xie CHAI (MAS)" w:date="2026-01-12T16:40:00Z" w16du:dateUtc="2026-01-12T08:40:00Z">
            <w:trPr>
              <w:gridAfter w:val="0"/>
            </w:trPr>
          </w:trPrChange>
        </w:trPr>
        <w:tc>
          <w:tcPr>
            <w:tcW w:w="562" w:type="dxa"/>
            <w:tcPrChange w:id="601" w:author="Han Xie CHAI (MAS)" w:date="2026-01-12T16:40:00Z" w16du:dateUtc="2026-01-12T08:40:00Z">
              <w:tcPr>
                <w:tcW w:w="562" w:type="dxa"/>
                <w:gridSpan w:val="2"/>
              </w:tcPr>
            </w:tcPrChange>
          </w:tcPr>
          <w:p w14:paraId="694BCB38" w14:textId="2AF8FAFB" w:rsidR="00681D51" w:rsidRDefault="00594CD9" w:rsidP="00681D51">
            <w:pPr>
              <w:pStyle w:val="NoSpacing"/>
              <w:rPr>
                <w:rFonts w:cstheme="minorHAnsi"/>
              </w:rPr>
            </w:pPr>
            <w:r>
              <w:rPr>
                <w:rFonts w:cstheme="minorHAnsi"/>
              </w:rPr>
              <w:t>4</w:t>
            </w:r>
          </w:p>
        </w:tc>
        <w:tc>
          <w:tcPr>
            <w:tcW w:w="2248" w:type="dxa"/>
            <w:tcPrChange w:id="602" w:author="Han Xie CHAI (MAS)" w:date="2026-01-12T16:40:00Z" w16du:dateUtc="2026-01-12T08:40:00Z">
              <w:tcPr>
                <w:tcW w:w="2248" w:type="dxa"/>
              </w:tcPr>
            </w:tcPrChange>
          </w:tcPr>
          <w:p w14:paraId="1BC023EC" w14:textId="03304518" w:rsidR="00681D51" w:rsidRPr="002923FD" w:rsidRDefault="00681D51" w:rsidP="00681D51">
            <w:pPr>
              <w:pStyle w:val="NoSpacing"/>
            </w:pPr>
            <w:r>
              <w:t>Tenor</w:t>
            </w:r>
          </w:p>
        </w:tc>
        <w:tc>
          <w:tcPr>
            <w:tcW w:w="1701" w:type="dxa"/>
            <w:tcPrChange w:id="603" w:author="Han Xie CHAI (MAS)" w:date="2026-01-12T16:40:00Z" w16du:dateUtc="2026-01-12T08:40:00Z">
              <w:tcPr>
                <w:tcW w:w="1701" w:type="dxa"/>
                <w:gridSpan w:val="2"/>
              </w:tcPr>
            </w:tcPrChange>
          </w:tcPr>
          <w:p w14:paraId="352EE2E3" w14:textId="6DD7491C" w:rsidR="00681D51" w:rsidRPr="002923FD" w:rsidRDefault="00681D51" w:rsidP="00681D51">
            <w:pPr>
              <w:pStyle w:val="NoSpacing"/>
            </w:pPr>
            <w:r>
              <w:t>Dropdown</w:t>
            </w:r>
          </w:p>
        </w:tc>
        <w:tc>
          <w:tcPr>
            <w:tcW w:w="2157" w:type="dxa"/>
            <w:tcPrChange w:id="604" w:author="Han Xie CHAI (MAS)" w:date="2026-01-12T16:40:00Z" w16du:dateUtc="2026-01-12T08:40:00Z">
              <w:tcPr>
                <w:tcW w:w="2147" w:type="dxa"/>
                <w:gridSpan w:val="2"/>
              </w:tcPr>
            </w:tcPrChange>
          </w:tcPr>
          <w:p w14:paraId="7C8B4E42" w14:textId="77777777" w:rsidR="00681D51" w:rsidRPr="001E3A39" w:rsidRDefault="00681D51" w:rsidP="00681D51">
            <w:pPr>
              <w:pStyle w:val="NoSpacing"/>
              <w:rPr>
                <w:u w:val="single"/>
              </w:rPr>
            </w:pPr>
            <w:r w:rsidRPr="001E3A39">
              <w:rPr>
                <w:u w:val="single"/>
              </w:rPr>
              <w:t>Hard validations:</w:t>
            </w:r>
          </w:p>
          <w:p w14:paraId="03AF98C3" w14:textId="23E28812" w:rsidR="00681D51" w:rsidRDefault="00681D51" w:rsidP="00681D51">
            <w:pPr>
              <w:pStyle w:val="NoSpacing"/>
            </w:pPr>
            <w:r>
              <w:t xml:space="preserve">- </w:t>
            </w:r>
            <w:del w:id="605" w:author="Eugene CHEONG from.TOPPAN (MAS)" w:date="2025-12-31T09:50:00Z" w16du:dateUtc="2025-12-31T01:50:00Z">
              <w:r w:rsidDel="002F3DA7">
                <w:delText>Required field</w:delText>
              </w:r>
            </w:del>
            <w:ins w:id="606" w:author="Eugene CHEONG from.TOPPAN (MAS)" w:date="2025-12-31T09:50:00Z" w16du:dateUtc="2025-12-31T01:50:00Z">
              <w:r w:rsidR="002F3DA7">
                <w:t>Mandatory field</w:t>
              </w:r>
            </w:ins>
            <w:r>
              <w:t>.</w:t>
            </w:r>
          </w:p>
          <w:p w14:paraId="62C2E33F" w14:textId="3DC32D5A" w:rsidR="00681D51" w:rsidRPr="002923FD" w:rsidRDefault="00681D51" w:rsidP="00681D51">
            <w:pPr>
              <w:pStyle w:val="NoSpacing"/>
            </w:pPr>
          </w:p>
        </w:tc>
        <w:tc>
          <w:tcPr>
            <w:tcW w:w="3685" w:type="dxa"/>
            <w:tcPrChange w:id="607" w:author="Han Xie CHAI (MAS)" w:date="2026-01-12T16:40:00Z" w16du:dateUtc="2026-01-12T08:40:00Z">
              <w:tcPr>
                <w:tcW w:w="3685" w:type="dxa"/>
                <w:gridSpan w:val="2"/>
              </w:tcPr>
            </w:tcPrChange>
          </w:tcPr>
          <w:p w14:paraId="2ABD1946" w14:textId="4AB0B8BF" w:rsidR="00681D51" w:rsidDel="00A52400" w:rsidRDefault="00681D51" w:rsidP="00681D51">
            <w:pPr>
              <w:pStyle w:val="NoSpacing"/>
              <w:rPr>
                <w:del w:id="608" w:author="Eugene CHEONG from.TOPPAN (MAS)" w:date="2025-12-26T13:17:00Z" w16du:dateUtc="2025-12-26T05:17:00Z"/>
              </w:rPr>
            </w:pPr>
            <w:commentRangeStart w:id="609"/>
            <w:r>
              <w:t>Available options are based on the list of tenors for the security type</w:t>
            </w:r>
            <w:commentRangeEnd w:id="609"/>
            <w:r w:rsidR="00A278A4">
              <w:rPr>
                <w:rStyle w:val="CommentReference"/>
              </w:rPr>
              <w:commentReference w:id="609"/>
            </w:r>
            <w:r>
              <w:t>.</w:t>
            </w:r>
          </w:p>
          <w:p w14:paraId="337F4B14" w14:textId="77777777" w:rsidR="00681D51" w:rsidDel="00A52400" w:rsidRDefault="00681D51" w:rsidP="00681D51">
            <w:pPr>
              <w:pStyle w:val="NoSpacing"/>
              <w:rPr>
                <w:del w:id="610" w:author="Eugene CHEONG from.TOPPAN (MAS)" w:date="2025-12-26T13:17:00Z" w16du:dateUtc="2025-12-26T05:17:00Z"/>
              </w:rPr>
            </w:pPr>
          </w:p>
          <w:p w14:paraId="6994DE59" w14:textId="3AB00002" w:rsidR="00681D51" w:rsidRDefault="00681D51" w:rsidP="00681D51">
            <w:pPr>
              <w:pStyle w:val="NoSpacing"/>
            </w:pPr>
            <w:del w:id="611" w:author="Eugene CHEONG from.TOPPAN (MAS)" w:date="2025-12-26T13:17:00Z" w16du:dateUtc="2025-12-26T05:17:00Z">
              <w:r w:rsidDel="00A52400">
                <w:delText xml:space="preserve">When the status is “New”, the value is pre-populated </w:delText>
              </w:r>
              <w:r w:rsidR="008E1145" w:rsidDel="00A52400">
                <w:delText>from</w:delText>
              </w:r>
              <w:r w:rsidDel="00A52400">
                <w:delText xml:space="preserve"> the </w:delText>
              </w:r>
              <w:r w:rsidR="00CF7588" w:rsidDel="00A52400">
                <w:delText>latest approved</w:delText>
              </w:r>
              <w:r w:rsidDel="00A52400">
                <w:delText xml:space="preserve"> issuance calendar</w:delText>
              </w:r>
              <w:r w:rsidR="008E1145" w:rsidDel="00A52400">
                <w:delText xml:space="preserve"> data</w:delText>
              </w:r>
              <w:r w:rsidDel="00A52400">
                <w:delText>.</w:delText>
              </w:r>
            </w:del>
          </w:p>
        </w:tc>
      </w:tr>
      <w:tr w:rsidR="00681D51" w:rsidRPr="007C7C7F" w14:paraId="3DEDFC16" w14:textId="77777777" w:rsidTr="00EA19BD">
        <w:trPr>
          <w:trPrChange w:id="612" w:author="Han Xie CHAI (MAS)" w:date="2026-01-12T16:40:00Z" w16du:dateUtc="2026-01-12T08:40:00Z">
            <w:trPr>
              <w:gridAfter w:val="0"/>
            </w:trPr>
          </w:trPrChange>
        </w:trPr>
        <w:tc>
          <w:tcPr>
            <w:tcW w:w="562" w:type="dxa"/>
            <w:tcPrChange w:id="613" w:author="Han Xie CHAI (MAS)" w:date="2026-01-12T16:40:00Z" w16du:dateUtc="2026-01-12T08:40:00Z">
              <w:tcPr>
                <w:tcW w:w="562" w:type="dxa"/>
                <w:gridSpan w:val="2"/>
              </w:tcPr>
            </w:tcPrChange>
          </w:tcPr>
          <w:p w14:paraId="0196EA2F" w14:textId="0DC220DD" w:rsidR="00681D51" w:rsidRDefault="00594CD9" w:rsidP="00681D51">
            <w:pPr>
              <w:pStyle w:val="NoSpacing"/>
              <w:rPr>
                <w:rFonts w:cstheme="minorHAnsi"/>
              </w:rPr>
            </w:pPr>
            <w:r>
              <w:rPr>
                <w:rFonts w:cstheme="minorHAnsi"/>
              </w:rPr>
              <w:t>5</w:t>
            </w:r>
          </w:p>
        </w:tc>
        <w:tc>
          <w:tcPr>
            <w:tcW w:w="2248" w:type="dxa"/>
            <w:tcPrChange w:id="614" w:author="Han Xie CHAI (MAS)" w:date="2026-01-12T16:40:00Z" w16du:dateUtc="2026-01-12T08:40:00Z">
              <w:tcPr>
                <w:tcW w:w="2248" w:type="dxa"/>
              </w:tcPr>
            </w:tcPrChange>
          </w:tcPr>
          <w:p w14:paraId="15A2C161" w14:textId="771CBB7F" w:rsidR="00681D51" w:rsidRPr="002923FD" w:rsidRDefault="00681D51" w:rsidP="00681D51">
            <w:pPr>
              <w:pStyle w:val="NoSpacing"/>
            </w:pPr>
            <w:r>
              <w:t>New/Reopen</w:t>
            </w:r>
          </w:p>
        </w:tc>
        <w:tc>
          <w:tcPr>
            <w:tcW w:w="1701" w:type="dxa"/>
            <w:tcPrChange w:id="615" w:author="Han Xie CHAI (MAS)" w:date="2026-01-12T16:40:00Z" w16du:dateUtc="2026-01-12T08:40:00Z">
              <w:tcPr>
                <w:tcW w:w="1701" w:type="dxa"/>
                <w:gridSpan w:val="2"/>
              </w:tcPr>
            </w:tcPrChange>
          </w:tcPr>
          <w:p w14:paraId="1FE1517A" w14:textId="2451DF84" w:rsidR="00681D51" w:rsidRPr="002923FD" w:rsidRDefault="00681D51" w:rsidP="00681D51">
            <w:pPr>
              <w:pStyle w:val="NoSpacing"/>
            </w:pPr>
            <w:r>
              <w:t>Radio Button Group</w:t>
            </w:r>
          </w:p>
        </w:tc>
        <w:tc>
          <w:tcPr>
            <w:tcW w:w="2157" w:type="dxa"/>
            <w:tcPrChange w:id="616" w:author="Han Xie CHAI (MAS)" w:date="2026-01-12T16:40:00Z" w16du:dateUtc="2026-01-12T08:40:00Z">
              <w:tcPr>
                <w:tcW w:w="2147" w:type="dxa"/>
                <w:gridSpan w:val="2"/>
              </w:tcPr>
            </w:tcPrChange>
          </w:tcPr>
          <w:p w14:paraId="6F60C04C" w14:textId="77777777" w:rsidR="00F615CA" w:rsidRPr="005247FF" w:rsidRDefault="00F615CA" w:rsidP="00F615CA">
            <w:pPr>
              <w:pStyle w:val="NoSpacing"/>
              <w:rPr>
                <w:u w:val="single"/>
              </w:rPr>
            </w:pPr>
            <w:r w:rsidRPr="005247FF">
              <w:rPr>
                <w:u w:val="single"/>
              </w:rPr>
              <w:t>Hard validations:</w:t>
            </w:r>
          </w:p>
          <w:p w14:paraId="6DBE0CCE" w14:textId="448AE671" w:rsidR="00F615CA" w:rsidRDefault="00F615CA" w:rsidP="00F615CA">
            <w:pPr>
              <w:pStyle w:val="NoSpacing"/>
            </w:pPr>
            <w:r>
              <w:t xml:space="preserve">- </w:t>
            </w:r>
            <w:del w:id="617" w:author="Eugene CHEONG from.TOPPAN (MAS)" w:date="2025-12-31T09:50:00Z" w16du:dateUtc="2025-12-31T01:50:00Z">
              <w:r w:rsidDel="002F3DA7">
                <w:delText>Required field</w:delText>
              </w:r>
            </w:del>
            <w:ins w:id="618" w:author="Eugene CHEONG from.TOPPAN (MAS)" w:date="2025-12-31T09:50:00Z" w16du:dateUtc="2025-12-31T01:50:00Z">
              <w:r w:rsidR="002F3DA7">
                <w:t>Mandatory field</w:t>
              </w:r>
            </w:ins>
            <w:r w:rsidR="00FB5BC7">
              <w:t xml:space="preserve"> for SGS Bond</w:t>
            </w:r>
            <w:r>
              <w:t>.</w:t>
            </w:r>
          </w:p>
          <w:p w14:paraId="21FF6CE2" w14:textId="028413C3" w:rsidR="00681D51" w:rsidRPr="002923FD" w:rsidRDefault="00681D51" w:rsidP="00FB67D9">
            <w:pPr>
              <w:pStyle w:val="NoSpacing"/>
            </w:pPr>
          </w:p>
        </w:tc>
        <w:tc>
          <w:tcPr>
            <w:tcW w:w="3685" w:type="dxa"/>
            <w:tcPrChange w:id="619" w:author="Han Xie CHAI (MAS)" w:date="2026-01-12T16:40:00Z" w16du:dateUtc="2026-01-12T08:40:00Z">
              <w:tcPr>
                <w:tcW w:w="3685" w:type="dxa"/>
                <w:gridSpan w:val="2"/>
              </w:tcPr>
            </w:tcPrChange>
          </w:tcPr>
          <w:p w14:paraId="1AB6C591" w14:textId="27B2AAB8" w:rsidR="00681D51" w:rsidRDefault="00681D51" w:rsidP="00681D51">
            <w:pPr>
              <w:pStyle w:val="NoSpacing"/>
            </w:pPr>
            <w:r>
              <w:t>Visible and mandatory if the security is a SGS Bond.</w:t>
            </w:r>
          </w:p>
          <w:p w14:paraId="70C61554" w14:textId="77777777" w:rsidR="00681D51" w:rsidRDefault="00681D51" w:rsidP="00681D51">
            <w:pPr>
              <w:pStyle w:val="NoSpacing"/>
            </w:pPr>
          </w:p>
          <w:p w14:paraId="7A2D268E" w14:textId="77777777" w:rsidR="00681D51" w:rsidRDefault="00681D51" w:rsidP="00681D51">
            <w:pPr>
              <w:pStyle w:val="NoSpacing"/>
            </w:pPr>
            <w:r>
              <w:t>Available options are:</w:t>
            </w:r>
          </w:p>
          <w:p w14:paraId="0AC57A27" w14:textId="1A201499" w:rsidR="004153FF" w:rsidRPr="002923FD" w:rsidRDefault="004153FF" w:rsidP="004153FF">
            <w:pPr>
              <w:pStyle w:val="ListParagraph"/>
              <w:rPr>
                <w:ins w:id="620" w:author="Eugene CHEONG from.TOPPAN (MAS)" w:date="2025-12-26T13:19:00Z" w16du:dateUtc="2025-12-26T05:19:00Z"/>
              </w:rPr>
            </w:pPr>
            <w:r>
              <w:t>New</w:t>
            </w:r>
          </w:p>
          <w:p w14:paraId="028B076B" w14:textId="7448B8FA" w:rsidR="00681D51" w:rsidRPr="004153FF" w:rsidDel="00A52400" w:rsidRDefault="004153FF" w:rsidP="004153FF">
            <w:pPr>
              <w:pStyle w:val="ListParagraph"/>
              <w:ind w:left="1080"/>
              <w:rPr>
                <w:del w:id="621" w:author="Eugene CHEONG from.TOPPAN (MAS)" w:date="2025-12-26T13:17:00Z" w16du:dateUtc="2025-12-26T05:17:00Z"/>
                <w:rFonts w:cstheme="minorHAnsi"/>
              </w:rPr>
            </w:pPr>
            <w:r>
              <w:rPr>
                <w:rFonts w:cstheme="minorHAnsi"/>
              </w:rPr>
              <w:t>Reopen</w:t>
            </w:r>
          </w:p>
          <w:p w14:paraId="5F00D4BB" w14:textId="602686C4" w:rsidR="00681D51" w:rsidRDefault="00681D51" w:rsidP="004153FF">
            <w:pPr>
              <w:pStyle w:val="ListParagraph"/>
            </w:pPr>
            <w:del w:id="622" w:author="Eugene CHEONG from.TOPPAN (MAS)" w:date="2025-12-26T13:17:00Z" w16du:dateUtc="2025-12-26T05:17:00Z">
              <w:r w:rsidDel="00A52400">
                <w:delText xml:space="preserve">When the status is “New”, the value is pre-populated </w:delText>
              </w:r>
              <w:r w:rsidR="008E1145" w:rsidDel="00A52400">
                <w:delText>from</w:delText>
              </w:r>
              <w:r w:rsidDel="00A52400">
                <w:delText xml:space="preserve"> the </w:delText>
              </w:r>
              <w:r w:rsidR="00CF7588" w:rsidDel="00A52400">
                <w:delText>latest approved</w:delText>
              </w:r>
              <w:r w:rsidDel="00A52400">
                <w:delText xml:space="preserve"> issuance calendar</w:delText>
              </w:r>
              <w:r w:rsidR="008E1145" w:rsidDel="00A52400">
                <w:delText xml:space="preserve"> data</w:delText>
              </w:r>
              <w:r w:rsidDel="00A52400">
                <w:delText>.</w:delText>
              </w:r>
            </w:del>
          </w:p>
        </w:tc>
      </w:tr>
      <w:tr w:rsidR="00681D51" w:rsidRPr="007C7C7F" w14:paraId="02AC1CEE" w14:textId="77777777" w:rsidTr="00EA19BD">
        <w:trPr>
          <w:trPrChange w:id="623" w:author="Han Xie CHAI (MAS)" w:date="2026-01-12T16:40:00Z" w16du:dateUtc="2026-01-12T08:40:00Z">
            <w:trPr>
              <w:gridAfter w:val="0"/>
            </w:trPr>
          </w:trPrChange>
        </w:trPr>
        <w:tc>
          <w:tcPr>
            <w:tcW w:w="562" w:type="dxa"/>
            <w:tcPrChange w:id="624" w:author="Han Xie CHAI (MAS)" w:date="2026-01-12T16:40:00Z" w16du:dateUtc="2026-01-12T08:40:00Z">
              <w:tcPr>
                <w:tcW w:w="562" w:type="dxa"/>
                <w:gridSpan w:val="2"/>
              </w:tcPr>
            </w:tcPrChange>
          </w:tcPr>
          <w:p w14:paraId="01E3E788" w14:textId="48B4A26E" w:rsidR="00681D51" w:rsidRDefault="00594CD9" w:rsidP="00681D51">
            <w:pPr>
              <w:pStyle w:val="NoSpacing"/>
              <w:rPr>
                <w:rFonts w:cstheme="minorHAnsi"/>
              </w:rPr>
            </w:pPr>
            <w:r>
              <w:rPr>
                <w:rFonts w:cstheme="minorHAnsi"/>
              </w:rPr>
              <w:t>6</w:t>
            </w:r>
          </w:p>
        </w:tc>
        <w:tc>
          <w:tcPr>
            <w:tcW w:w="2248" w:type="dxa"/>
            <w:tcPrChange w:id="625" w:author="Han Xie CHAI (MAS)" w:date="2026-01-12T16:40:00Z" w16du:dateUtc="2026-01-12T08:40:00Z">
              <w:tcPr>
                <w:tcW w:w="2248" w:type="dxa"/>
              </w:tcPr>
            </w:tcPrChange>
          </w:tcPr>
          <w:p w14:paraId="1F35FF5C" w14:textId="73F87F7A" w:rsidR="00681D51" w:rsidRPr="002923FD" w:rsidRDefault="00681D51" w:rsidP="00681D51">
            <w:pPr>
              <w:pStyle w:val="NoSpacing"/>
            </w:pPr>
            <w:commentRangeStart w:id="626"/>
            <w:commentRangeStart w:id="627"/>
            <w:commentRangeStart w:id="628"/>
            <w:r>
              <w:t>Benchmark</w:t>
            </w:r>
            <w:commentRangeEnd w:id="626"/>
            <w:r w:rsidR="008929A2">
              <w:rPr>
                <w:rStyle w:val="CommentReference"/>
              </w:rPr>
              <w:commentReference w:id="626"/>
            </w:r>
            <w:commentRangeEnd w:id="627"/>
            <w:r w:rsidR="00AD3B1B">
              <w:rPr>
                <w:rStyle w:val="CommentReference"/>
              </w:rPr>
              <w:commentReference w:id="627"/>
            </w:r>
            <w:commentRangeEnd w:id="628"/>
            <w:r w:rsidR="006D2B36">
              <w:rPr>
                <w:rStyle w:val="CommentReference"/>
              </w:rPr>
              <w:commentReference w:id="628"/>
            </w:r>
          </w:p>
        </w:tc>
        <w:tc>
          <w:tcPr>
            <w:tcW w:w="1701" w:type="dxa"/>
            <w:tcPrChange w:id="629" w:author="Han Xie CHAI (MAS)" w:date="2026-01-12T16:40:00Z" w16du:dateUtc="2026-01-12T08:40:00Z">
              <w:tcPr>
                <w:tcW w:w="1701" w:type="dxa"/>
                <w:gridSpan w:val="2"/>
              </w:tcPr>
            </w:tcPrChange>
          </w:tcPr>
          <w:p w14:paraId="759233AE" w14:textId="1F3F51D3" w:rsidR="00681D51" w:rsidRPr="002923FD" w:rsidRDefault="00681D51" w:rsidP="00681D51">
            <w:pPr>
              <w:pStyle w:val="NoSpacing"/>
            </w:pPr>
            <w:r>
              <w:t>Radio Button Group</w:t>
            </w:r>
          </w:p>
        </w:tc>
        <w:tc>
          <w:tcPr>
            <w:tcW w:w="2157" w:type="dxa"/>
            <w:tcPrChange w:id="630" w:author="Han Xie CHAI (MAS)" w:date="2026-01-12T16:40:00Z" w16du:dateUtc="2026-01-12T08:40:00Z">
              <w:tcPr>
                <w:tcW w:w="2147" w:type="dxa"/>
                <w:gridSpan w:val="2"/>
              </w:tcPr>
            </w:tcPrChange>
          </w:tcPr>
          <w:p w14:paraId="1FA2C5D1" w14:textId="77777777" w:rsidR="00FB5BC7" w:rsidRPr="005247FF" w:rsidRDefault="00FB5BC7" w:rsidP="00FB5BC7">
            <w:pPr>
              <w:pStyle w:val="NoSpacing"/>
              <w:rPr>
                <w:u w:val="single"/>
              </w:rPr>
            </w:pPr>
            <w:r w:rsidRPr="005247FF">
              <w:rPr>
                <w:u w:val="single"/>
              </w:rPr>
              <w:t>Hard validations:</w:t>
            </w:r>
          </w:p>
          <w:p w14:paraId="04D58117" w14:textId="1FB756F8" w:rsidR="00681D51" w:rsidRPr="002923FD" w:rsidRDefault="00FB5BC7" w:rsidP="00FB67D9">
            <w:pPr>
              <w:pStyle w:val="NoSpacing"/>
            </w:pPr>
            <w:r>
              <w:t xml:space="preserve">- </w:t>
            </w:r>
            <w:del w:id="631" w:author="Eugene CHEONG from.TOPPAN (MAS)" w:date="2025-12-31T09:50:00Z" w16du:dateUtc="2025-12-31T01:50:00Z">
              <w:r w:rsidDel="002F3DA7">
                <w:delText>Required field</w:delText>
              </w:r>
            </w:del>
            <w:ins w:id="632" w:author="Eugene CHEONG from.TOPPAN (MAS)" w:date="2025-12-31T09:50:00Z" w16du:dateUtc="2025-12-31T01:50:00Z">
              <w:r w:rsidR="002F3DA7">
                <w:t>Mandatory field</w:t>
              </w:r>
            </w:ins>
            <w:r>
              <w:t xml:space="preserve"> for SGS Bond.</w:t>
            </w:r>
          </w:p>
        </w:tc>
        <w:tc>
          <w:tcPr>
            <w:tcW w:w="3685" w:type="dxa"/>
            <w:tcPrChange w:id="633" w:author="Han Xie CHAI (MAS)" w:date="2026-01-12T16:40:00Z" w16du:dateUtc="2026-01-12T08:40:00Z">
              <w:tcPr>
                <w:tcW w:w="3685" w:type="dxa"/>
                <w:gridSpan w:val="2"/>
              </w:tcPr>
            </w:tcPrChange>
          </w:tcPr>
          <w:p w14:paraId="44D4139F" w14:textId="0C4C2459" w:rsidR="00681D51" w:rsidRDefault="00681D51" w:rsidP="00681D51">
            <w:pPr>
              <w:pStyle w:val="NoSpacing"/>
            </w:pPr>
            <w:r>
              <w:t>Visible and mandatory if the security is a SGS Bond.</w:t>
            </w:r>
          </w:p>
          <w:p w14:paraId="170195E1" w14:textId="77777777" w:rsidR="00681D51" w:rsidRDefault="00681D51" w:rsidP="00681D51">
            <w:pPr>
              <w:pStyle w:val="NoSpacing"/>
            </w:pPr>
          </w:p>
          <w:p w14:paraId="32DF876B" w14:textId="77777777" w:rsidR="00681D51" w:rsidRDefault="00681D51" w:rsidP="00681D51">
            <w:pPr>
              <w:pStyle w:val="NoSpacing"/>
            </w:pPr>
            <w:r>
              <w:t>Available options are:</w:t>
            </w:r>
          </w:p>
          <w:p w14:paraId="445AF3EE" w14:textId="337FEDDD" w:rsidR="00681D51" w:rsidRDefault="00681D51" w:rsidP="004153FF">
            <w:pPr>
              <w:pStyle w:val="ListParagraph"/>
            </w:pPr>
            <w:r>
              <w:t>Yes</w:t>
            </w:r>
          </w:p>
          <w:p w14:paraId="704CC60D" w14:textId="02BC81C4" w:rsidR="00681D51" w:rsidDel="003E6923" w:rsidRDefault="00681D51" w:rsidP="004153FF">
            <w:pPr>
              <w:pStyle w:val="ListParagraph"/>
              <w:rPr>
                <w:del w:id="634" w:author="Eugene CHEONG from.TOPPAN (MAS)" w:date="2025-12-29T11:47:00Z" w16du:dateUtc="2025-12-29T03:47:00Z"/>
              </w:rPr>
            </w:pPr>
            <w:r>
              <w:t>No</w:t>
            </w:r>
          </w:p>
          <w:p w14:paraId="0DC611F8" w14:textId="04A50AE0" w:rsidR="00681D51" w:rsidRDefault="00681D51" w:rsidP="004153FF">
            <w:pPr>
              <w:pStyle w:val="ListParagraph"/>
            </w:pPr>
            <w:del w:id="635" w:author="Eugene CHEONG from.TOPPAN (MAS)" w:date="2025-12-26T13:15:00Z" w16du:dateUtc="2025-12-26T05:15:00Z">
              <w:r w:rsidDel="00A52400">
                <w:delText xml:space="preserve">When the status is “New”, the value is pre-populated </w:delText>
              </w:r>
              <w:r w:rsidR="008E1145" w:rsidDel="00A52400">
                <w:delText>from</w:delText>
              </w:r>
              <w:r w:rsidDel="00A52400">
                <w:delText xml:space="preserve"> the </w:delText>
              </w:r>
              <w:r w:rsidR="00CF7588" w:rsidDel="00A52400">
                <w:delText>latest approved</w:delText>
              </w:r>
              <w:r w:rsidDel="00A52400">
                <w:delText xml:space="preserve"> issuance calendar</w:delText>
              </w:r>
              <w:r w:rsidR="008E1145" w:rsidDel="00A52400">
                <w:delText xml:space="preserve"> data</w:delText>
              </w:r>
              <w:r w:rsidDel="00A52400">
                <w:delText>.</w:delText>
              </w:r>
            </w:del>
          </w:p>
        </w:tc>
      </w:tr>
      <w:tr w:rsidR="008B592A" w:rsidRPr="007C7C7F" w14:paraId="0022CA67" w14:textId="77777777" w:rsidTr="00EA19BD">
        <w:trPr>
          <w:ins w:id="636" w:author="Eugene CHEONG from.TOPPAN (MAS)" w:date="2025-12-26T12:15:00Z"/>
          <w:trPrChange w:id="637" w:author="Han Xie CHAI (MAS)" w:date="2026-01-12T16:40:00Z" w16du:dateUtc="2026-01-12T08:40:00Z">
            <w:trPr>
              <w:gridAfter w:val="0"/>
            </w:trPr>
          </w:trPrChange>
        </w:trPr>
        <w:tc>
          <w:tcPr>
            <w:tcW w:w="562" w:type="dxa"/>
            <w:tcPrChange w:id="638" w:author="Han Xie CHAI (MAS)" w:date="2026-01-12T16:40:00Z" w16du:dateUtc="2026-01-12T08:40:00Z">
              <w:tcPr>
                <w:tcW w:w="562" w:type="dxa"/>
                <w:gridSpan w:val="2"/>
              </w:tcPr>
            </w:tcPrChange>
          </w:tcPr>
          <w:p w14:paraId="646658F4" w14:textId="21A1BD55" w:rsidR="008B592A" w:rsidRDefault="00594CD9" w:rsidP="00681D51">
            <w:pPr>
              <w:pStyle w:val="NoSpacing"/>
              <w:rPr>
                <w:ins w:id="639" w:author="Eugene CHEONG from.TOPPAN (MAS)" w:date="2025-12-26T12:15:00Z" w16du:dateUtc="2025-12-26T04:15:00Z"/>
                <w:rFonts w:cstheme="minorHAnsi"/>
              </w:rPr>
            </w:pPr>
            <w:r>
              <w:rPr>
                <w:rFonts w:cstheme="minorHAnsi"/>
              </w:rPr>
              <w:t>7</w:t>
            </w:r>
          </w:p>
        </w:tc>
        <w:tc>
          <w:tcPr>
            <w:tcW w:w="2248" w:type="dxa"/>
            <w:tcPrChange w:id="640" w:author="Han Xie CHAI (MAS)" w:date="2026-01-12T16:40:00Z" w16du:dateUtc="2026-01-12T08:40:00Z">
              <w:tcPr>
                <w:tcW w:w="2248" w:type="dxa"/>
              </w:tcPr>
            </w:tcPrChange>
          </w:tcPr>
          <w:p w14:paraId="456F877F" w14:textId="35C134FB" w:rsidR="008B592A" w:rsidRDefault="008B592A" w:rsidP="00681D51">
            <w:pPr>
              <w:pStyle w:val="NoSpacing"/>
              <w:rPr>
                <w:ins w:id="641" w:author="Eugene CHEONG from.TOPPAN (MAS)" w:date="2025-12-26T12:15:00Z" w16du:dateUtc="2025-12-26T04:15:00Z"/>
              </w:rPr>
            </w:pPr>
            <w:ins w:id="642" w:author="Eugene CHEONG from.TOPPAN (MAS)" w:date="2025-12-26T12:15:00Z" w16du:dateUtc="2025-12-26T04:15:00Z">
              <w:r>
                <w:t>Auction</w:t>
              </w:r>
            </w:ins>
            <w:ins w:id="643" w:author="Eugene CHEONG from.TOPPAN (MAS)" w:date="2025-12-26T13:14:00Z" w16du:dateUtc="2025-12-26T05:14:00Z">
              <w:r w:rsidR="0067796F">
                <w:t>/Allotment</w:t>
              </w:r>
            </w:ins>
            <w:ins w:id="644" w:author="Eugene CHEONG from.TOPPAN (MAS)" w:date="2025-12-26T12:15:00Z" w16du:dateUtc="2025-12-26T04:15:00Z">
              <w:r>
                <w:t xml:space="preserve"> date</w:t>
              </w:r>
            </w:ins>
          </w:p>
        </w:tc>
        <w:tc>
          <w:tcPr>
            <w:tcW w:w="1701" w:type="dxa"/>
            <w:tcPrChange w:id="645" w:author="Han Xie CHAI (MAS)" w:date="2026-01-12T16:40:00Z" w16du:dateUtc="2026-01-12T08:40:00Z">
              <w:tcPr>
                <w:tcW w:w="1701" w:type="dxa"/>
                <w:gridSpan w:val="2"/>
              </w:tcPr>
            </w:tcPrChange>
          </w:tcPr>
          <w:p w14:paraId="62ADDA77" w14:textId="07FEE1B3" w:rsidR="008B592A" w:rsidRDefault="008B592A" w:rsidP="00681D51">
            <w:pPr>
              <w:pStyle w:val="NoSpacing"/>
              <w:rPr>
                <w:ins w:id="646" w:author="Eugene CHEONG from.TOPPAN (MAS)" w:date="2025-12-26T12:15:00Z" w16du:dateUtc="2025-12-26T04:15:00Z"/>
              </w:rPr>
            </w:pPr>
            <w:ins w:id="647" w:author="Eugene CHEONG from.TOPPAN (MAS)" w:date="2025-12-26T12:15:00Z" w16du:dateUtc="2025-12-26T04:15:00Z">
              <w:r>
                <w:t>Date P</w:t>
              </w:r>
            </w:ins>
            <w:ins w:id="648" w:author="Eugene CHEONG from.TOPPAN (MAS)" w:date="2025-12-26T12:16:00Z" w16du:dateUtc="2025-12-26T04:16:00Z">
              <w:r>
                <w:t>icker</w:t>
              </w:r>
            </w:ins>
          </w:p>
        </w:tc>
        <w:tc>
          <w:tcPr>
            <w:tcW w:w="2157" w:type="dxa"/>
            <w:tcPrChange w:id="649" w:author="Han Xie CHAI (MAS)" w:date="2026-01-12T16:40:00Z" w16du:dateUtc="2026-01-12T08:40:00Z">
              <w:tcPr>
                <w:tcW w:w="2147" w:type="dxa"/>
                <w:gridSpan w:val="2"/>
              </w:tcPr>
            </w:tcPrChange>
          </w:tcPr>
          <w:p w14:paraId="71E83D9D" w14:textId="01DC5E43" w:rsidR="0067796F" w:rsidRPr="002923FD" w:rsidRDefault="0067796F" w:rsidP="0067796F">
            <w:pPr>
              <w:pStyle w:val="NoSpacing"/>
              <w:rPr>
                <w:ins w:id="650" w:author="Eugene CHEONG from.TOPPAN (MAS)" w:date="2025-12-26T13:14:00Z" w16du:dateUtc="2025-12-26T05:14:00Z"/>
              </w:rPr>
            </w:pPr>
            <w:ins w:id="651" w:author="Eugene CHEONG from.TOPPAN (MAS)" w:date="2025-12-26T13:14:00Z" w16du:dateUtc="2025-12-26T05:14:00Z">
              <w:r w:rsidRPr="00D95647">
                <w:rPr>
                  <w:u w:val="single"/>
                </w:rPr>
                <w:t>Hard Validations:</w:t>
              </w:r>
              <w:r w:rsidRPr="002923FD">
                <w:br/>
                <w:t xml:space="preserve">- </w:t>
              </w:r>
            </w:ins>
            <w:ins w:id="652" w:author="Eugene CHEONG from.TOPPAN (MAS)" w:date="2025-12-31T09:50:00Z" w16du:dateUtc="2025-12-31T01:50:00Z">
              <w:r w:rsidR="002F3DA7">
                <w:t>Mandatory field</w:t>
              </w:r>
            </w:ins>
            <w:ins w:id="653" w:author="Eugene CHEONG from.TOPPAN (MAS)" w:date="2025-12-26T13:14:00Z" w16du:dateUtc="2025-12-26T05:14:00Z">
              <w:r w:rsidRPr="002923FD">
                <w:t>.</w:t>
              </w:r>
              <w:r w:rsidRPr="002923FD">
                <w:br/>
                <w:t xml:space="preserve">- </w:t>
              </w:r>
              <w:r>
                <w:t>M</w:t>
              </w:r>
              <w:r w:rsidRPr="002923FD">
                <w:t xml:space="preserve">ust be </w:t>
              </w:r>
              <w:r>
                <w:t xml:space="preserve">on or </w:t>
              </w:r>
              <w:r w:rsidRPr="002923FD">
                <w:t>before Issue Date.</w:t>
              </w:r>
            </w:ins>
          </w:p>
          <w:p w14:paraId="7590A332" w14:textId="77777777" w:rsidR="0067796F" w:rsidRPr="002923FD" w:rsidRDefault="0067796F" w:rsidP="0067796F">
            <w:pPr>
              <w:pStyle w:val="NoSpacing"/>
              <w:rPr>
                <w:ins w:id="654" w:author="Eugene CHEONG from.TOPPAN (MAS)" w:date="2025-12-26T13:14:00Z" w16du:dateUtc="2025-12-26T05:14:00Z"/>
              </w:rPr>
            </w:pPr>
          </w:p>
          <w:p w14:paraId="48D1BC69" w14:textId="77777777" w:rsidR="0067796F" w:rsidRPr="00D95647" w:rsidRDefault="0067796F" w:rsidP="0067796F">
            <w:pPr>
              <w:pStyle w:val="NoSpacing"/>
              <w:rPr>
                <w:ins w:id="655" w:author="Eugene CHEONG from.TOPPAN (MAS)" w:date="2025-12-26T13:14:00Z" w16du:dateUtc="2025-12-26T05:14:00Z"/>
                <w:u w:val="single"/>
              </w:rPr>
            </w:pPr>
            <w:ins w:id="656" w:author="Eugene CHEONG from.TOPPAN (MAS)" w:date="2025-12-26T13:14:00Z" w16du:dateUtc="2025-12-26T05:14:00Z">
              <w:r w:rsidRPr="00D95647">
                <w:rPr>
                  <w:u w:val="single"/>
                </w:rPr>
                <w:t>Soft Validations:</w:t>
              </w:r>
            </w:ins>
          </w:p>
          <w:p w14:paraId="3135DCBD" w14:textId="77777777" w:rsidR="0067796F" w:rsidRPr="002923FD" w:rsidRDefault="0067796F" w:rsidP="0067796F">
            <w:pPr>
              <w:pStyle w:val="NoSpacing"/>
              <w:rPr>
                <w:ins w:id="657" w:author="Eugene CHEONG from.TOPPAN (MAS)" w:date="2025-12-26T13:14:00Z" w16du:dateUtc="2025-12-26T05:14:00Z"/>
              </w:rPr>
            </w:pPr>
            <w:ins w:id="658" w:author="Eugene CHEONG from.TOPPAN (MAS)" w:date="2025-12-26T13:14:00Z" w16du:dateUtc="2025-12-26T05:14:00Z">
              <w:r w:rsidRPr="002923FD">
                <w:t xml:space="preserve">- </w:t>
              </w:r>
              <w:r>
                <w:t>S</w:t>
              </w:r>
              <w:r w:rsidRPr="002923FD">
                <w:t xml:space="preserve">hould be {X} business days before Issue </w:t>
              </w:r>
              <w:r>
                <w:t>d</w:t>
              </w:r>
              <w:r w:rsidRPr="002923FD">
                <w:t>ate.</w:t>
              </w:r>
            </w:ins>
          </w:p>
          <w:p w14:paraId="7A621B45" w14:textId="33EB471F" w:rsidR="0067796F" w:rsidRDefault="0067796F" w:rsidP="0067796F">
            <w:pPr>
              <w:pStyle w:val="NoSpacing"/>
              <w:rPr>
                <w:ins w:id="659" w:author="Eugene CHEONG from.TOPPAN (MAS)" w:date="2025-12-26T13:14:00Z" w16du:dateUtc="2025-12-26T05:14:00Z"/>
              </w:rPr>
            </w:pPr>
            <w:ins w:id="660" w:author="Eugene CHEONG from.TOPPAN (MAS)" w:date="2025-12-26T13:14:00Z" w16du:dateUtc="2025-12-26T05:14:00Z">
              <w:r w:rsidRPr="002923FD">
                <w:t xml:space="preserve">- </w:t>
              </w:r>
            </w:ins>
            <w:ins w:id="661" w:author="Han Xie CHAI (MAS)" w:date="2026-01-12T16:00:00Z" w16du:dateUtc="2026-01-12T08:00:00Z">
              <w:r w:rsidR="003F06CF">
                <w:t>MAS Bills:</w:t>
              </w:r>
              <w:r w:rsidRPr="002923FD">
                <w:t xml:space="preserve"> </w:t>
              </w:r>
            </w:ins>
            <w:ins w:id="662" w:author="Eugene CHEONG from.TOPPAN (MAS)" w:date="2025-12-26T13:14:00Z" w16du:dateUtc="2025-12-26T05:14:00Z">
              <w:r>
                <w:t>Should</w:t>
              </w:r>
              <w:r w:rsidRPr="002923FD">
                <w:t xml:space="preserve"> follow the Auction/Allotment </w:t>
              </w:r>
              <w:r>
                <w:t>d</w:t>
              </w:r>
              <w:r w:rsidRPr="002923FD">
                <w:t>ate of other tenors issued on the same week</w:t>
              </w:r>
            </w:ins>
            <w:del w:id="663" w:author="Han Xie CHAI (MAS)" w:date="2026-01-12T16:00:00Z" w16du:dateUtc="2026-01-12T08:00:00Z">
              <w:r w:rsidR="00594CD9">
                <w:delText xml:space="preserve"> for MAS Bills</w:delText>
              </w:r>
            </w:del>
            <w:ins w:id="664" w:author="Eugene CHEONG from.TOPPAN (MAS)" w:date="2025-12-26T13:14:00Z" w16du:dateUtc="2025-12-26T05:14:00Z">
              <w:r w:rsidRPr="002923FD">
                <w:t>.</w:t>
              </w:r>
            </w:ins>
          </w:p>
          <w:p w14:paraId="42A30470" w14:textId="428E4DD5" w:rsidR="008B592A" w:rsidRPr="001E3A39" w:rsidRDefault="0067796F" w:rsidP="0067796F">
            <w:pPr>
              <w:pStyle w:val="NoSpacing"/>
              <w:rPr>
                <w:ins w:id="665" w:author="Eugene CHEONG from.TOPPAN (MAS)" w:date="2025-12-26T12:15:00Z" w16du:dateUtc="2025-12-26T04:15:00Z"/>
                <w:u w:val="single"/>
              </w:rPr>
            </w:pPr>
            <w:ins w:id="666" w:author="Eugene CHEONG from.TOPPAN (MAS)" w:date="2025-12-26T13:14:00Z" w16du:dateUtc="2025-12-26T05:14:00Z">
              <w:r>
                <w:t>- Should be a business day</w:t>
              </w:r>
            </w:ins>
            <w:ins w:id="667" w:author="Eugene CHEONG from.TOPPAN (MAS)" w:date="2025-12-26T13:15:00Z" w16du:dateUtc="2025-12-26T05:15:00Z">
              <w:r w:rsidR="00A52400">
                <w:t>.</w:t>
              </w:r>
            </w:ins>
          </w:p>
        </w:tc>
        <w:tc>
          <w:tcPr>
            <w:tcW w:w="3685" w:type="dxa"/>
            <w:tcPrChange w:id="668" w:author="Han Xie CHAI (MAS)" w:date="2026-01-12T16:40:00Z" w16du:dateUtc="2026-01-12T08:40:00Z">
              <w:tcPr>
                <w:tcW w:w="3685" w:type="dxa"/>
                <w:gridSpan w:val="2"/>
              </w:tcPr>
            </w:tcPrChange>
          </w:tcPr>
          <w:p w14:paraId="010DF32C" w14:textId="77777777" w:rsidR="00A52400" w:rsidRDefault="00A52400" w:rsidP="00A52400">
            <w:pPr>
              <w:pStyle w:val="NoSpacing"/>
              <w:rPr>
                <w:ins w:id="669" w:author="Eugene CHEONG from.TOPPAN (MAS)" w:date="2025-12-26T13:16:00Z" w16du:dateUtc="2025-12-26T05:16:00Z"/>
              </w:rPr>
            </w:pPr>
            <w:ins w:id="670" w:author="Eugene CHEONG from.TOPPAN (MAS)" w:date="2025-12-26T13:16:00Z" w16du:dateUtc="2025-12-26T05:16:00Z">
              <w:r>
                <w:t>Will</w:t>
              </w:r>
              <w:del w:id="671" w:author="Han Xie CHAI (MAS)" w:date="2026-01-12T15:52:00Z" w16du:dateUtc="2026-01-12T07:52:00Z">
                <w:r>
                  <w:delText xml:space="preserve"> only</w:delText>
                </w:r>
              </w:del>
              <w:r>
                <w:t xml:space="preserve"> show “Allotment date” for SSB, and “Auction date” for other security types.</w:t>
              </w:r>
            </w:ins>
          </w:p>
          <w:p w14:paraId="0F367FCE" w14:textId="77777777" w:rsidR="00A52400" w:rsidRDefault="00A52400" w:rsidP="00A52400">
            <w:pPr>
              <w:pStyle w:val="NoSpacing"/>
              <w:rPr>
                <w:ins w:id="672" w:author="Eugene CHEONG from.TOPPAN (MAS)" w:date="2025-12-26T13:16:00Z" w16du:dateUtc="2025-12-26T05:16:00Z"/>
              </w:rPr>
            </w:pPr>
          </w:p>
          <w:p w14:paraId="38D1CABE" w14:textId="4C718785" w:rsidR="00A52400" w:rsidRPr="00BA583B" w:rsidRDefault="00A52400" w:rsidP="00A52400">
            <w:pPr>
              <w:pStyle w:val="NoSpacing"/>
              <w:rPr>
                <w:ins w:id="673" w:author="Eugene CHEONG from.TOPPAN (MAS)" w:date="2025-12-26T13:16:00Z" w16du:dateUtc="2025-12-26T05:16:00Z"/>
              </w:rPr>
            </w:pPr>
            <w:commentRangeStart w:id="674"/>
            <w:commentRangeStart w:id="675"/>
            <w:ins w:id="676" w:author="Eugene CHEONG from.TOPPAN (MAS)" w:date="2025-12-26T13:16:00Z" w16du:dateUtc="2025-12-26T05:16:00Z">
              <w:r w:rsidRPr="00BA583B">
                <w:t xml:space="preserve">{X} is </w:t>
              </w:r>
            </w:ins>
            <w:ins w:id="677" w:author="Eugene CHEONG from.TOPPAN (MAS)" w:date="2025-12-31T09:20:00Z" w16du:dateUtc="2025-12-31T01:20:00Z">
              <w:r w:rsidR="00BA583B">
                <w:t xml:space="preserve">the </w:t>
              </w:r>
            </w:ins>
            <w:ins w:id="678" w:author="Eugene CHEONG from.TOPPAN (MAS)" w:date="2025-12-31T09:21:00Z" w16du:dateUtc="2025-12-31T01:21:00Z">
              <w:r w:rsidR="00BA583B">
                <w:t>value of the “</w:t>
              </w:r>
              <w:proofErr w:type="gramStart"/>
              <w:r w:rsidR="00BA583B">
                <w:t>Auction day</w:t>
              </w:r>
              <w:proofErr w:type="gramEnd"/>
              <w:r w:rsidR="00BA583B">
                <w:t xml:space="preserve"> (T-X business days)</w:t>
              </w:r>
            </w:ins>
            <w:ins w:id="679" w:author="Eugene CHEONG from.TOPPAN (MAS)" w:date="2025-12-31T09:24:00Z" w16du:dateUtc="2025-12-31T01:24:00Z">
              <w:r w:rsidR="00067962">
                <w:t>”</w:t>
              </w:r>
            </w:ins>
            <w:ins w:id="680" w:author="Eugene CHEONG from.TOPPAN (MAS)" w:date="2025-12-26T13:16:00Z" w16du:dateUtc="2025-12-26T05:16:00Z">
              <w:r w:rsidRPr="00BA583B">
                <w:t xml:space="preserve"> parameter </w:t>
              </w:r>
            </w:ins>
            <w:ins w:id="681" w:author="Eugene CHEONG from.TOPPAN (MAS)" w:date="2025-12-31T09:21:00Z" w16du:dateUtc="2025-12-31T01:21:00Z">
              <w:r w:rsidR="00BA583B">
                <w:t>for the following</w:t>
              </w:r>
            </w:ins>
            <w:ins w:id="682" w:author="Eugene CHEONG from.TOPPAN (MAS)" w:date="2025-12-26T13:16:00Z" w16du:dateUtc="2025-12-26T05:16:00Z">
              <w:r w:rsidRPr="00BA583B">
                <w:t xml:space="preserve"> security </w:t>
              </w:r>
            </w:ins>
            <w:r w:rsidR="00594CD9" w:rsidRPr="00BA583B">
              <w:t>type</w:t>
            </w:r>
            <w:ins w:id="683" w:author="Eugene CHEONG from.TOPPAN (MAS)" w:date="2025-12-31T09:21:00Z" w16du:dateUtc="2025-12-31T01:21:00Z">
              <w:r w:rsidR="00BA583B">
                <w:t>s</w:t>
              </w:r>
            </w:ins>
            <w:ins w:id="684" w:author="Eugene CHEONG from.TOPPAN (MAS)" w:date="2025-12-26T13:16:00Z" w16du:dateUtc="2025-12-26T05:16:00Z">
              <w:r w:rsidRPr="00BA583B">
                <w:t>:</w:t>
              </w:r>
            </w:ins>
            <w:ins w:id="685" w:author="Eugene CHEONG from.TOPPAN (MAS)" w:date="2025-12-31T09:21:00Z" w16du:dateUtc="2025-12-31T01:21:00Z">
              <w:r w:rsidR="00BA583B">
                <w:t xml:space="preserve"> </w:t>
              </w:r>
            </w:ins>
          </w:p>
          <w:p w14:paraId="635BB63F" w14:textId="0F99E59C" w:rsidR="00A52400" w:rsidRPr="00BA583B" w:rsidRDefault="00A52400" w:rsidP="00A52400">
            <w:pPr>
              <w:pStyle w:val="NoSpacing"/>
              <w:rPr>
                <w:ins w:id="686" w:author="Eugene CHEONG from.TOPPAN (MAS)" w:date="2025-12-26T13:16:00Z" w16du:dateUtc="2025-12-26T05:16:00Z"/>
              </w:rPr>
            </w:pPr>
            <w:ins w:id="687" w:author="Eugene CHEONG from.TOPPAN (MAS)" w:date="2025-12-26T13:16:00Z" w16du:dateUtc="2025-12-26T05:16:00Z">
              <w:r w:rsidRPr="00BA583B">
                <w:t>•</w:t>
              </w:r>
              <w:r w:rsidRPr="00BA583B">
                <w:tab/>
                <w:t>SGS Bonds</w:t>
              </w:r>
            </w:ins>
          </w:p>
          <w:p w14:paraId="506B8187" w14:textId="64B7A430" w:rsidR="00A52400" w:rsidRPr="00BA583B" w:rsidRDefault="00A52400" w:rsidP="00A52400">
            <w:pPr>
              <w:pStyle w:val="NoSpacing"/>
              <w:rPr>
                <w:ins w:id="688" w:author="Eugene CHEONG from.TOPPAN (MAS)" w:date="2025-12-26T13:16:00Z" w16du:dateUtc="2025-12-26T05:16:00Z"/>
              </w:rPr>
            </w:pPr>
            <w:ins w:id="689" w:author="Eugene CHEONG from.TOPPAN (MAS)" w:date="2025-12-26T13:16:00Z" w16du:dateUtc="2025-12-26T05:16:00Z">
              <w:r w:rsidRPr="00BA583B">
                <w:t>•</w:t>
              </w:r>
              <w:r w:rsidRPr="00BA583B">
                <w:tab/>
                <w:t>T-Bills</w:t>
              </w:r>
            </w:ins>
          </w:p>
          <w:p w14:paraId="204C02BA" w14:textId="1219A83D" w:rsidR="00A52400" w:rsidRDefault="00A52400" w:rsidP="00594CD9">
            <w:pPr>
              <w:pStyle w:val="NoSpacing"/>
              <w:rPr>
                <w:ins w:id="690" w:author="Akila BALAKRISHNAN from.OPTIMUM (MAS)" w:date="2026-01-06T10:27:00Z" w16du:dateUtc="2026-01-06T02:27:00Z"/>
              </w:rPr>
            </w:pPr>
            <w:ins w:id="691" w:author="Eugene CHEONG from.TOPPAN (MAS)" w:date="2025-12-26T13:16:00Z" w16du:dateUtc="2025-12-26T05:16:00Z">
              <w:r w:rsidRPr="00BA583B">
                <w:t>•</w:t>
              </w:r>
              <w:r w:rsidRPr="00BA583B">
                <w:tab/>
                <w:t>MAS Bills</w:t>
              </w:r>
            </w:ins>
            <w:commentRangeEnd w:id="674"/>
            <w:ins w:id="692" w:author="Eugene CHEONG from.TOPPAN (MAS)" w:date="2025-12-31T09:23:00Z" w16du:dateUtc="2025-12-31T01:23:00Z">
              <w:r w:rsidR="00067962">
                <w:rPr>
                  <w:rStyle w:val="CommentReference"/>
                </w:rPr>
                <w:commentReference w:id="674"/>
              </w:r>
            </w:ins>
            <w:commentRangeEnd w:id="675"/>
            <w:r w:rsidR="001F5568">
              <w:rPr>
                <w:rStyle w:val="CommentReference"/>
              </w:rPr>
              <w:commentReference w:id="675"/>
            </w:r>
            <w:del w:id="693" w:author="Eugene CHEONG from.TOPPAN (MAS)" w:date="2025-12-31T09:21:00Z" w16du:dateUtc="2025-12-31T01:21:00Z">
              <w:r w:rsidR="00594CD9" w:rsidRPr="00BA583B" w:rsidDel="00BA583B">
                <w:delText>: 3</w:delText>
              </w:r>
            </w:del>
          </w:p>
          <w:p w14:paraId="30CAD281" w14:textId="4C11DDFE" w:rsidR="001F5568" w:rsidRDefault="001F5568" w:rsidP="001F5568">
            <w:pPr>
              <w:pStyle w:val="NoSpacing"/>
              <w:rPr>
                <w:ins w:id="694" w:author="Akila BALAKRISHNAN from.OPTIMUM (MAS)" w:date="2026-01-06T10:27:00Z" w16du:dateUtc="2026-01-06T02:27:00Z"/>
              </w:rPr>
            </w:pPr>
            <w:ins w:id="695" w:author="Akila BALAKRISHNAN from.OPTIMUM (MAS)" w:date="2026-01-06T10:27:00Z" w16du:dateUtc="2026-01-06T02:27:00Z">
              <w:r w:rsidRPr="00BA583B">
                <w:t>•</w:t>
              </w:r>
              <w:r w:rsidRPr="00BA583B">
                <w:tab/>
              </w:r>
              <w:r>
                <w:t>SSB</w:t>
              </w:r>
            </w:ins>
          </w:p>
          <w:p w14:paraId="0B19B43D" w14:textId="59B631DE" w:rsidR="001F5568" w:rsidDel="001F5568" w:rsidRDefault="001F5568" w:rsidP="00594CD9">
            <w:pPr>
              <w:pStyle w:val="NoSpacing"/>
              <w:rPr>
                <w:ins w:id="696" w:author="Eugene CHEONG from.TOPPAN (MAS)" w:date="2025-12-26T13:16:00Z" w16du:dateUtc="2025-12-26T05:16:00Z"/>
                <w:del w:id="697" w:author="Akila BALAKRISHNAN from.OPTIMUM (MAS)" w:date="2026-01-06T10:27:00Z" w16du:dateUtc="2026-01-06T02:27:00Z"/>
              </w:rPr>
            </w:pPr>
          </w:p>
          <w:p w14:paraId="1F114A5A" w14:textId="77777777" w:rsidR="00A52400" w:rsidRDefault="00A52400" w:rsidP="00A52400">
            <w:pPr>
              <w:pStyle w:val="NoSpacing"/>
              <w:rPr>
                <w:ins w:id="698" w:author="Eugene CHEONG from.TOPPAN (MAS)" w:date="2025-12-26T13:16:00Z" w16du:dateUtc="2025-12-26T05:16:00Z"/>
              </w:rPr>
            </w:pPr>
          </w:p>
          <w:p w14:paraId="02EE042C" w14:textId="596B970F" w:rsidR="008B592A" w:rsidRDefault="00A52400" w:rsidP="00A52400">
            <w:pPr>
              <w:pStyle w:val="NoSpacing"/>
              <w:rPr>
                <w:ins w:id="699" w:author="Eugene CHEONG from.TOPPAN (MAS)" w:date="2025-12-26T12:15:00Z" w16du:dateUtc="2025-12-26T04:15:00Z"/>
              </w:rPr>
            </w:pPr>
            <w:ins w:id="700" w:author="Eugene CHEONG from.TOPPAN (MAS)" w:date="2025-12-26T13:16:00Z" w16du:dateUtc="2025-12-26T05:16:00Z">
              <w:r>
                <w:t xml:space="preserve">Soft validations do not apply to </w:t>
              </w:r>
              <w:del w:id="701" w:author="Akila BALAKRISHNAN from.OPTIMUM (MAS)" w:date="2026-01-06T10:25:00Z" w16du:dateUtc="2026-01-06T02:25:00Z">
                <w:r w:rsidDel="001F5568">
                  <w:delText xml:space="preserve">SSBs and </w:delText>
                </w:r>
              </w:del>
              <w:r>
                <w:t>CMTBs.</w:t>
              </w:r>
            </w:ins>
          </w:p>
        </w:tc>
      </w:tr>
      <w:tr w:rsidR="00A52400" w:rsidRPr="007C7C7F" w14:paraId="56120A65" w14:textId="77777777" w:rsidTr="00EA19BD">
        <w:trPr>
          <w:trPrChange w:id="702" w:author="Han Xie CHAI (MAS)" w:date="2026-01-12T16:40:00Z" w16du:dateUtc="2026-01-12T08:40:00Z">
            <w:trPr>
              <w:gridAfter w:val="0"/>
            </w:trPr>
          </w:trPrChange>
        </w:trPr>
        <w:tc>
          <w:tcPr>
            <w:tcW w:w="562" w:type="dxa"/>
            <w:tcPrChange w:id="703" w:author="Han Xie CHAI (MAS)" w:date="2026-01-12T16:40:00Z" w16du:dateUtc="2026-01-12T08:40:00Z">
              <w:tcPr>
                <w:tcW w:w="562" w:type="dxa"/>
                <w:gridSpan w:val="2"/>
              </w:tcPr>
            </w:tcPrChange>
          </w:tcPr>
          <w:p w14:paraId="4C70DB99" w14:textId="10BA647D" w:rsidR="00A52400" w:rsidRDefault="00594CD9" w:rsidP="00A52400">
            <w:pPr>
              <w:pStyle w:val="NoSpacing"/>
              <w:rPr>
                <w:rFonts w:cstheme="minorHAnsi"/>
              </w:rPr>
            </w:pPr>
            <w:r>
              <w:rPr>
                <w:rFonts w:cstheme="minorHAnsi"/>
              </w:rPr>
              <w:t>8</w:t>
            </w:r>
          </w:p>
        </w:tc>
        <w:tc>
          <w:tcPr>
            <w:tcW w:w="2248" w:type="dxa"/>
            <w:tcPrChange w:id="704" w:author="Han Xie CHAI (MAS)" w:date="2026-01-12T16:40:00Z" w16du:dateUtc="2026-01-12T08:40:00Z">
              <w:tcPr>
                <w:tcW w:w="2248" w:type="dxa"/>
              </w:tcPr>
            </w:tcPrChange>
          </w:tcPr>
          <w:p w14:paraId="20A55620" w14:textId="5B32D1B5" w:rsidR="00A52400" w:rsidRPr="002923FD" w:rsidRDefault="00A52400" w:rsidP="00A52400">
            <w:pPr>
              <w:pStyle w:val="NoSpacing"/>
            </w:pPr>
            <w:r>
              <w:t>Issue date</w:t>
            </w:r>
            <w:del w:id="705" w:author="Han Xie CHAI (MAS)" w:date="2026-01-12T16:00:00Z" w16du:dateUtc="2026-01-12T08:00:00Z">
              <w:r>
                <w:delText>/settlement date</w:delText>
              </w:r>
            </w:del>
          </w:p>
        </w:tc>
        <w:tc>
          <w:tcPr>
            <w:tcW w:w="1701" w:type="dxa"/>
            <w:tcPrChange w:id="706" w:author="Han Xie CHAI (MAS)" w:date="2026-01-12T16:40:00Z" w16du:dateUtc="2026-01-12T08:40:00Z">
              <w:tcPr>
                <w:tcW w:w="1701" w:type="dxa"/>
                <w:gridSpan w:val="2"/>
              </w:tcPr>
            </w:tcPrChange>
          </w:tcPr>
          <w:p w14:paraId="01E5BF6D" w14:textId="47A40696" w:rsidR="00A52400" w:rsidRPr="002923FD" w:rsidRDefault="00A52400" w:rsidP="00A52400">
            <w:pPr>
              <w:pStyle w:val="NoSpacing"/>
            </w:pPr>
            <w:r>
              <w:t>Date Picker</w:t>
            </w:r>
          </w:p>
        </w:tc>
        <w:tc>
          <w:tcPr>
            <w:tcW w:w="2157" w:type="dxa"/>
            <w:tcPrChange w:id="707" w:author="Han Xie CHAI (MAS)" w:date="2026-01-12T16:40:00Z" w16du:dateUtc="2026-01-12T08:40:00Z">
              <w:tcPr>
                <w:tcW w:w="2147" w:type="dxa"/>
                <w:gridSpan w:val="2"/>
              </w:tcPr>
            </w:tcPrChange>
          </w:tcPr>
          <w:p w14:paraId="4C1A6DE9" w14:textId="77777777" w:rsidR="00A52400" w:rsidRPr="001E3A39" w:rsidRDefault="00A52400" w:rsidP="00A52400">
            <w:pPr>
              <w:pStyle w:val="NoSpacing"/>
              <w:rPr>
                <w:u w:val="single"/>
              </w:rPr>
            </w:pPr>
            <w:commentRangeStart w:id="708"/>
            <w:commentRangeStart w:id="709"/>
            <w:r w:rsidRPr="001E3A39">
              <w:rPr>
                <w:u w:val="single"/>
              </w:rPr>
              <w:t>Hard validations:</w:t>
            </w:r>
          </w:p>
          <w:p w14:paraId="3A944A1B" w14:textId="7E18D234" w:rsidR="00A52400" w:rsidRDefault="00A52400" w:rsidP="00A52400">
            <w:pPr>
              <w:pStyle w:val="NoSpacing"/>
            </w:pPr>
            <w:r>
              <w:t xml:space="preserve">- </w:t>
            </w:r>
            <w:del w:id="710" w:author="Eugene CHEONG from.TOPPAN (MAS)" w:date="2025-12-31T09:50:00Z" w16du:dateUtc="2025-12-31T01:50:00Z">
              <w:r w:rsidDel="002F3DA7">
                <w:delText>Required field</w:delText>
              </w:r>
            </w:del>
            <w:ins w:id="711" w:author="Eugene CHEONG from.TOPPAN (MAS)" w:date="2025-12-31T09:50:00Z" w16du:dateUtc="2025-12-31T01:50:00Z">
              <w:r w:rsidR="002F3DA7">
                <w:t>Mandatory field</w:t>
              </w:r>
            </w:ins>
            <w:r>
              <w:t>.</w:t>
            </w:r>
            <w:commentRangeEnd w:id="708"/>
            <w:r>
              <w:rPr>
                <w:rStyle w:val="CommentReference"/>
              </w:rPr>
              <w:commentReference w:id="708"/>
            </w:r>
            <w:commentRangeEnd w:id="709"/>
            <w:r>
              <w:rPr>
                <w:rStyle w:val="CommentReference"/>
              </w:rPr>
              <w:commentReference w:id="709"/>
            </w:r>
            <w:r>
              <w:t xml:space="preserve"> </w:t>
            </w:r>
          </w:p>
          <w:p w14:paraId="497018A4" w14:textId="63F6E0FD" w:rsidR="00A52400" w:rsidRDefault="00A52400" w:rsidP="00A52400">
            <w:pPr>
              <w:pStyle w:val="NoSpacing"/>
              <w:rPr>
                <w:ins w:id="712" w:author="Eugene CHEONG from.TOPPAN (MAS)" w:date="2025-12-26T13:16:00Z" w16du:dateUtc="2025-12-26T05:16:00Z"/>
                <w:rFonts w:cstheme="minorHAnsi"/>
                <w:color w:val="000000"/>
              </w:rPr>
            </w:pPr>
            <w:ins w:id="713" w:author="Eugene CHEONG from.TOPPAN (MAS)" w:date="2025-12-26T13:16:00Z" w16du:dateUtc="2025-12-26T05:16:00Z">
              <w:r w:rsidRPr="002923FD">
                <w:rPr>
                  <w:rFonts w:cstheme="minorHAnsi"/>
                  <w:color w:val="000000"/>
                </w:rPr>
                <w:t xml:space="preserve">- </w:t>
              </w:r>
              <w:r>
                <w:rPr>
                  <w:rFonts w:cstheme="minorHAnsi"/>
                  <w:color w:val="000000"/>
                </w:rPr>
                <w:t>M</w:t>
              </w:r>
              <w:r w:rsidRPr="002923FD">
                <w:rPr>
                  <w:rFonts w:cstheme="minorHAnsi"/>
                  <w:color w:val="000000"/>
                </w:rPr>
                <w:t>ust be before Maturity Date.</w:t>
              </w:r>
            </w:ins>
          </w:p>
          <w:p w14:paraId="1BCB87AE" w14:textId="77777777" w:rsidR="00A52400" w:rsidRDefault="00A52400" w:rsidP="00A52400">
            <w:pPr>
              <w:pStyle w:val="NoSpacing"/>
            </w:pPr>
          </w:p>
          <w:p w14:paraId="56C490CE" w14:textId="1C2F5220" w:rsidR="00A52400" w:rsidRPr="001E3A39" w:rsidRDefault="00A52400" w:rsidP="00A52400">
            <w:pPr>
              <w:pStyle w:val="NoSpacing"/>
              <w:rPr>
                <w:u w:val="single"/>
              </w:rPr>
            </w:pPr>
            <w:r w:rsidRPr="001E3A39">
              <w:rPr>
                <w:u w:val="single"/>
              </w:rPr>
              <w:t>Soft validations:</w:t>
            </w:r>
          </w:p>
          <w:p w14:paraId="1F3485B7" w14:textId="311BBAD5" w:rsidR="00A52400" w:rsidDel="00A52400" w:rsidRDefault="00A52400" w:rsidP="00A52400">
            <w:pPr>
              <w:pStyle w:val="NoSpacing"/>
              <w:rPr>
                <w:del w:id="714" w:author="Eugene CHEONG from.TOPPAN (MAS)" w:date="2025-12-26T13:15:00Z" w16du:dateUtc="2025-12-26T05:15:00Z"/>
              </w:rPr>
            </w:pPr>
            <w:del w:id="715" w:author="Eugene CHEONG from.TOPPAN (MAS)" w:date="2025-12-26T13:17:00Z" w16du:dateUtc="2025-12-26T05:17:00Z">
              <w:r w:rsidDel="00A52400">
                <w:delText>- Should be a business day</w:delText>
              </w:r>
            </w:del>
          </w:p>
          <w:p w14:paraId="1DEADF1D" w14:textId="31E9023D" w:rsidR="00A52400" w:rsidRPr="002923FD" w:rsidRDefault="00A52400" w:rsidP="00A52400">
            <w:pPr>
              <w:pStyle w:val="NoSpacing"/>
              <w:rPr>
                <w:ins w:id="716" w:author="Eugene CHEONG from.TOPPAN (MAS)" w:date="2025-12-26T13:16:00Z" w16du:dateUtc="2025-12-26T05:16:00Z"/>
                <w:rFonts w:cstheme="minorHAnsi"/>
              </w:rPr>
            </w:pPr>
            <w:ins w:id="717" w:author="Eugene CHEONG from.TOPPAN (MAS)" w:date="2025-12-26T13:16:00Z" w16du:dateUtc="2025-12-26T05:16:00Z">
              <w:r w:rsidRPr="002923FD">
                <w:rPr>
                  <w:rFonts w:cstheme="minorHAnsi"/>
                </w:rPr>
                <w:t>-</w:t>
              </w:r>
            </w:ins>
            <w:r w:rsidR="004153FF">
              <w:rPr>
                <w:rFonts w:cstheme="minorHAnsi"/>
              </w:rPr>
              <w:t xml:space="preserve"> </w:t>
            </w:r>
            <w:ins w:id="718" w:author="Han Xie CHAI (MAS)" w:date="2026-01-12T16:04:00Z" w16du:dateUtc="2026-01-12T08:04:00Z">
              <w:r w:rsidR="003F06CF">
                <w:rPr>
                  <w:rFonts w:cstheme="minorHAnsi"/>
                </w:rPr>
                <w:t>SGS Bonds and SSBs:</w:t>
              </w:r>
              <w:r w:rsidR="004153FF">
                <w:rPr>
                  <w:rFonts w:cstheme="minorHAnsi"/>
                  <w:color w:val="000000"/>
                </w:rPr>
                <w:t xml:space="preserve"> </w:t>
              </w:r>
            </w:ins>
            <w:ins w:id="719" w:author="Eugene CHEONG from.TOPPAN (MAS)" w:date="2025-12-26T13:16:00Z" w16du:dateUtc="2025-12-26T05:16:00Z">
              <w:r>
                <w:rPr>
                  <w:rFonts w:cstheme="minorHAnsi"/>
                  <w:color w:val="000000"/>
                </w:rPr>
                <w:t>S</w:t>
              </w:r>
              <w:r w:rsidRPr="002923FD">
                <w:rPr>
                  <w:rFonts w:cstheme="minorHAnsi"/>
                </w:rPr>
                <w:t>hould be on the {X} business day(s) of the month</w:t>
              </w:r>
            </w:ins>
            <w:ins w:id="720" w:author="Eugene CHEONG from.TOPPAN (MAS)" w:date="2025-12-30T21:07:00Z" w16du:dateUtc="2025-12-30T13:07:00Z">
              <w:del w:id="721" w:author="Han Xie CHAI (MAS)" w:date="2026-01-12T16:04:00Z" w16du:dateUtc="2026-01-12T08:04:00Z">
                <w:r w:rsidR="004153FF">
                  <w:rPr>
                    <w:rFonts w:cstheme="minorHAnsi"/>
                  </w:rPr>
                  <w:delText xml:space="preserve"> for </w:delText>
                </w:r>
              </w:del>
            </w:ins>
            <w:ins w:id="722" w:author="Eugene CHEONG from.TOPPAN (MAS)" w:date="2025-12-26T13:16:00Z" w16du:dateUtc="2025-12-26T05:16:00Z">
              <w:del w:id="723" w:author="Han Xie CHAI (MAS)" w:date="2026-01-12T16:04:00Z" w16du:dateUtc="2026-01-12T08:04:00Z">
                <w:r w:rsidR="004153FF">
                  <w:rPr>
                    <w:rFonts w:cstheme="minorHAnsi"/>
                  </w:rPr>
                  <w:delText>SGS Bonds and SSBs</w:delText>
                </w:r>
              </w:del>
              <w:r>
                <w:rPr>
                  <w:rFonts w:cstheme="minorHAnsi"/>
                </w:rPr>
                <w:t>.</w:t>
              </w:r>
            </w:ins>
          </w:p>
          <w:p w14:paraId="567E2231" w14:textId="59B08BFD" w:rsidR="00A52400" w:rsidRPr="002923FD" w:rsidRDefault="00A52400" w:rsidP="00A52400">
            <w:pPr>
              <w:pStyle w:val="NoSpacing"/>
              <w:rPr>
                <w:ins w:id="724" w:author="Eugene CHEONG from.TOPPAN (MAS)" w:date="2025-12-26T13:16:00Z" w16du:dateUtc="2025-12-26T05:16:00Z"/>
                <w:rFonts w:cstheme="minorHAnsi"/>
              </w:rPr>
            </w:pPr>
            <w:ins w:id="725" w:author="Eugene CHEONG from.TOPPAN (MAS)" w:date="2025-12-26T13:16:00Z" w16du:dateUtc="2025-12-26T05:16:00Z">
              <w:r w:rsidRPr="002923FD">
                <w:rPr>
                  <w:rFonts w:cstheme="minorHAnsi"/>
                </w:rPr>
                <w:t>-</w:t>
              </w:r>
              <w:r>
                <w:rPr>
                  <w:rFonts w:cstheme="minorHAnsi"/>
                </w:rPr>
                <w:t xml:space="preserve"> </w:t>
              </w:r>
            </w:ins>
            <w:ins w:id="726" w:author="Han Xie CHAI (MAS)" w:date="2026-01-12T16:05:00Z" w16du:dateUtc="2026-01-12T08:05:00Z">
              <w:r w:rsidR="003F06CF">
                <w:rPr>
                  <w:rFonts w:cstheme="minorHAnsi"/>
                </w:rPr>
                <w:t>T-Bills and MAS Bills:</w:t>
              </w:r>
              <w:r>
                <w:rPr>
                  <w:rFonts w:cstheme="minorHAnsi"/>
                </w:rPr>
                <w:t xml:space="preserve"> </w:t>
              </w:r>
            </w:ins>
            <w:ins w:id="727" w:author="Eugene CHEONG from.TOPPAN (MAS)" w:date="2025-12-26T13:16:00Z" w16du:dateUtc="2025-12-26T05:16:00Z">
              <w:r>
                <w:rPr>
                  <w:rFonts w:cstheme="minorHAnsi"/>
                  <w:color w:val="000000"/>
                </w:rPr>
                <w:t>S</w:t>
              </w:r>
              <w:r w:rsidRPr="002923FD">
                <w:rPr>
                  <w:rFonts w:cstheme="minorHAnsi"/>
                  <w:color w:val="000000"/>
                </w:rPr>
                <w:t>hould be on {Y}</w:t>
              </w:r>
            </w:ins>
            <w:ins w:id="728" w:author="Eugene CHEONG from.TOPPAN (MAS)" w:date="2025-12-30T21:08:00Z" w16du:dateUtc="2025-12-30T13:08:00Z">
              <w:del w:id="729" w:author="Han Xie CHAI (MAS)" w:date="2026-01-12T16:05:00Z" w16du:dateUtc="2026-01-12T08:05:00Z">
                <w:r w:rsidR="004153FF">
                  <w:rPr>
                    <w:rFonts w:cstheme="minorHAnsi"/>
                    <w:color w:val="000000"/>
                  </w:rPr>
                  <w:delText xml:space="preserve"> for</w:delText>
                </w:r>
                <w:r w:rsidR="004153FF">
                  <w:rPr>
                    <w:rFonts w:cstheme="minorHAnsi"/>
                  </w:rPr>
                  <w:delText xml:space="preserve"> T-Bills and MAS Bills</w:delText>
                </w:r>
              </w:del>
            </w:ins>
            <w:ins w:id="730" w:author="Eugene CHEONG from.TOPPAN (MAS)" w:date="2025-12-26T13:16:00Z" w16du:dateUtc="2025-12-26T05:16:00Z">
              <w:r>
                <w:rPr>
                  <w:rFonts w:cstheme="minorHAnsi"/>
                  <w:color w:val="000000"/>
                </w:rPr>
                <w:t>.</w:t>
              </w:r>
            </w:ins>
          </w:p>
          <w:p w14:paraId="3FF296A8" w14:textId="677A8E19" w:rsidR="00A52400" w:rsidRDefault="00A52400" w:rsidP="00A52400">
            <w:pPr>
              <w:pStyle w:val="NoSpacing"/>
              <w:rPr>
                <w:ins w:id="731" w:author="Eugene CHEONG from.TOPPAN (MAS)" w:date="2025-12-26T13:16:00Z" w16du:dateUtc="2025-12-26T05:16:00Z"/>
                <w:rFonts w:cstheme="minorHAnsi"/>
              </w:rPr>
            </w:pPr>
            <w:ins w:id="732" w:author="Eugene CHEONG from.TOPPAN (MAS)" w:date="2025-12-26T13:16:00Z" w16du:dateUtc="2025-12-26T05:16:00Z">
              <w:r w:rsidRPr="002923FD">
                <w:rPr>
                  <w:rFonts w:cstheme="minorHAnsi"/>
                </w:rPr>
                <w:t xml:space="preserve">- </w:t>
              </w:r>
            </w:ins>
            <w:ins w:id="733" w:author="Han Xie CHAI (MAS)" w:date="2026-01-12T16:08:00Z" w16du:dateUtc="2026-01-12T08:08:00Z">
              <w:r w:rsidR="00E70444">
                <w:rPr>
                  <w:rFonts w:cstheme="minorHAnsi"/>
                </w:rPr>
                <w:t>MAS Bills:</w:t>
              </w:r>
              <w:r w:rsidRPr="002923FD">
                <w:rPr>
                  <w:rFonts w:cstheme="minorHAnsi"/>
                </w:rPr>
                <w:t xml:space="preserve"> </w:t>
              </w:r>
            </w:ins>
            <w:ins w:id="734" w:author="Eugene CHEONG from.TOPPAN (MAS)" w:date="2025-12-26T13:16:00Z" w16du:dateUtc="2025-12-26T05:16:00Z">
              <w:r>
                <w:rPr>
                  <w:rFonts w:cstheme="minorHAnsi"/>
                </w:rPr>
                <w:t>S</w:t>
              </w:r>
              <w:r w:rsidRPr="002923FD">
                <w:rPr>
                  <w:rFonts w:cstheme="minorHAnsi"/>
                </w:rPr>
                <w:t xml:space="preserve">hould fall on a </w:t>
              </w:r>
              <w:del w:id="735" w:author="Akila BALAKRISHNAN from.OPTIMUM (MAS)" w:date="2026-01-06T10:31:00Z" w16du:dateUtc="2026-01-06T02:31:00Z">
                <w:r w:rsidRPr="002923FD" w:rsidDel="001F5568">
                  <w:rPr>
                    <w:rFonts w:cstheme="minorHAnsi"/>
                  </w:rPr>
                  <w:delText>previous</w:delText>
                </w:r>
              </w:del>
            </w:ins>
            <w:ins w:id="736" w:author="Akila BALAKRISHNAN from.OPTIMUM (MAS)" w:date="2026-01-06T10:31:00Z" w16du:dateUtc="2026-01-06T02:31:00Z">
              <w:r w:rsidR="001F5568">
                <w:rPr>
                  <w:rFonts w:cstheme="minorHAnsi"/>
                </w:rPr>
                <w:t>past</w:t>
              </w:r>
            </w:ins>
            <w:ins w:id="737" w:author="Eugene CHEONG from.TOPPAN (MAS)" w:date="2025-12-26T13:16:00Z" w16du:dateUtc="2025-12-26T05:16:00Z">
              <w:r w:rsidRPr="002923FD">
                <w:rPr>
                  <w:rFonts w:cstheme="minorHAnsi"/>
                </w:rPr>
                <w:t xml:space="preserve"> Maturity Date of the same tenor</w:t>
              </w:r>
            </w:ins>
            <w:ins w:id="738" w:author="Eugene CHEONG from.TOPPAN (MAS)" w:date="2025-12-30T21:08:00Z" w16du:dateUtc="2025-12-30T13:08:00Z">
              <w:del w:id="739" w:author="Han Xie CHAI (MAS)" w:date="2026-01-12T16:08:00Z" w16du:dateUtc="2026-01-12T08:08:00Z">
                <w:r w:rsidR="004153FF">
                  <w:rPr>
                    <w:rFonts w:cstheme="minorHAnsi"/>
                  </w:rPr>
                  <w:delText xml:space="preserve"> for MAS Bills</w:delText>
                </w:r>
              </w:del>
            </w:ins>
            <w:ins w:id="740" w:author="Eugene CHEONG from.TOPPAN (MAS)" w:date="2025-12-26T13:16:00Z" w16du:dateUtc="2025-12-26T05:16:00Z">
              <w:r w:rsidRPr="002923FD">
                <w:rPr>
                  <w:rFonts w:cstheme="minorHAnsi"/>
                </w:rPr>
                <w:t>.</w:t>
              </w:r>
            </w:ins>
          </w:p>
          <w:p w14:paraId="65ED7C1B" w14:textId="18E54CF0" w:rsidR="00A52400" w:rsidRPr="002923FD" w:rsidRDefault="00A52400" w:rsidP="00A52400">
            <w:pPr>
              <w:pStyle w:val="NoSpacing"/>
            </w:pPr>
            <w:ins w:id="741" w:author="Eugene CHEONG from.TOPPAN (MAS)" w:date="2025-12-26T13:16:00Z" w16du:dateUtc="2025-12-26T05:16:00Z">
              <w:r>
                <w:t>- Should be a business day.</w:t>
              </w:r>
            </w:ins>
          </w:p>
        </w:tc>
        <w:tc>
          <w:tcPr>
            <w:tcW w:w="3685" w:type="dxa"/>
            <w:tcPrChange w:id="742" w:author="Han Xie CHAI (MAS)" w:date="2026-01-12T16:40:00Z" w16du:dateUtc="2026-01-12T08:40:00Z">
              <w:tcPr>
                <w:tcW w:w="3685" w:type="dxa"/>
                <w:gridSpan w:val="2"/>
              </w:tcPr>
            </w:tcPrChange>
          </w:tcPr>
          <w:p w14:paraId="101E6A1E" w14:textId="33E071C3" w:rsidR="00A52400" w:rsidRPr="002923FD" w:rsidRDefault="00A52400" w:rsidP="00A52400">
            <w:pPr>
              <w:pStyle w:val="NoSpacing"/>
              <w:rPr>
                <w:ins w:id="743" w:author="Eugene CHEONG from.TOPPAN (MAS)" w:date="2025-12-26T13:19:00Z" w16du:dateUtc="2025-12-26T05:19:00Z"/>
                <w:rFonts w:cstheme="minorHAnsi"/>
              </w:rPr>
            </w:pPr>
            <w:ins w:id="744" w:author="Eugene CHEONG from.TOPPAN (MAS)" w:date="2025-12-26T13:19:00Z" w16du:dateUtc="2025-12-26T05:19:00Z">
              <w:r w:rsidRPr="002923FD">
                <w:rPr>
                  <w:rFonts w:cstheme="minorHAnsi"/>
                </w:rPr>
                <w:t xml:space="preserve">{X} </w:t>
              </w:r>
              <w:r>
                <w:rPr>
                  <w:rFonts w:cstheme="minorHAnsi"/>
                </w:rPr>
                <w:t xml:space="preserve">is </w:t>
              </w:r>
            </w:ins>
            <w:ins w:id="745" w:author="Eugene CHEONG from.TOPPAN (MAS)" w:date="2025-12-31T09:23:00Z" w16du:dateUtc="2025-12-31T01:23:00Z">
              <w:r w:rsidR="00067962">
                <w:rPr>
                  <w:rFonts w:cstheme="minorHAnsi"/>
                </w:rPr>
                <w:t>the valu</w:t>
              </w:r>
            </w:ins>
            <w:ins w:id="746" w:author="Eugene CHEONG from.TOPPAN (MAS)" w:date="2025-12-31T09:24:00Z" w16du:dateUtc="2025-12-31T01:24:00Z">
              <w:r w:rsidR="00067962">
                <w:rPr>
                  <w:rFonts w:cstheme="minorHAnsi"/>
                </w:rPr>
                <w:t>e of the “Primary issue/maturity day (T)” parameter for the following</w:t>
              </w:r>
            </w:ins>
            <w:ins w:id="747" w:author="Eugene CHEONG from.TOPPAN (MAS)" w:date="2025-12-26T13:19:00Z" w16du:dateUtc="2025-12-26T05:19:00Z">
              <w:r w:rsidRPr="002923FD">
                <w:rPr>
                  <w:rFonts w:cstheme="minorHAnsi"/>
                </w:rPr>
                <w:t xml:space="preserve"> security type</w:t>
              </w:r>
            </w:ins>
            <w:ins w:id="748" w:author="Eugene CHEONG from.TOPPAN (MAS)" w:date="2025-12-31T09:24:00Z" w16du:dateUtc="2025-12-31T01:24:00Z">
              <w:r w:rsidR="00067962">
                <w:rPr>
                  <w:rFonts w:cstheme="minorHAnsi"/>
                </w:rPr>
                <w:t>s</w:t>
              </w:r>
            </w:ins>
            <w:ins w:id="749" w:author="Eugene CHEONG from.TOPPAN (MAS)" w:date="2025-12-26T13:19:00Z" w16du:dateUtc="2025-12-26T05:19:00Z">
              <w:r w:rsidRPr="002923FD">
                <w:rPr>
                  <w:rFonts w:cstheme="minorHAnsi"/>
                </w:rPr>
                <w:t>:</w:t>
              </w:r>
            </w:ins>
          </w:p>
          <w:p w14:paraId="79D9B5B8" w14:textId="4751A397" w:rsidR="00A52400" w:rsidRPr="002923FD" w:rsidRDefault="00A52400" w:rsidP="004153FF">
            <w:pPr>
              <w:pStyle w:val="ListParagraph"/>
              <w:rPr>
                <w:ins w:id="750" w:author="Eugene CHEONG from.TOPPAN (MAS)" w:date="2025-12-26T13:19:00Z" w16du:dateUtc="2025-12-26T05:19:00Z"/>
              </w:rPr>
            </w:pPr>
            <w:ins w:id="751" w:author="Eugene CHEONG from.TOPPAN (MAS)" w:date="2025-12-26T13:19:00Z" w16du:dateUtc="2025-12-26T05:19:00Z">
              <w:r w:rsidRPr="002923FD">
                <w:t>SGS Bonds</w:t>
              </w:r>
            </w:ins>
          </w:p>
          <w:p w14:paraId="301D5638" w14:textId="04551B0D" w:rsidR="00A52400" w:rsidRPr="002923FD" w:rsidRDefault="00A52400" w:rsidP="004153FF">
            <w:pPr>
              <w:pStyle w:val="ListParagraph"/>
              <w:rPr>
                <w:ins w:id="752" w:author="Eugene CHEONG from.TOPPAN (MAS)" w:date="2025-12-26T13:19:00Z" w16du:dateUtc="2025-12-26T05:19:00Z"/>
              </w:rPr>
            </w:pPr>
            <w:ins w:id="753" w:author="Eugene CHEONG from.TOPPAN (MAS)" w:date="2025-12-26T13:19:00Z" w16du:dateUtc="2025-12-26T05:19:00Z">
              <w:r w:rsidRPr="002923FD">
                <w:t>SSBs</w:t>
              </w:r>
            </w:ins>
          </w:p>
          <w:p w14:paraId="70817E47" w14:textId="77777777" w:rsidR="00A52400" w:rsidRPr="002923FD" w:rsidRDefault="00A52400" w:rsidP="00A52400">
            <w:pPr>
              <w:pStyle w:val="NoSpacing"/>
              <w:rPr>
                <w:ins w:id="754" w:author="Eugene CHEONG from.TOPPAN (MAS)" w:date="2025-12-26T13:19:00Z" w16du:dateUtc="2025-12-26T05:19:00Z"/>
                <w:rFonts w:cstheme="minorHAnsi"/>
              </w:rPr>
            </w:pPr>
          </w:p>
          <w:p w14:paraId="32D66520" w14:textId="0F56507D" w:rsidR="00A52400" w:rsidRPr="00067962" w:rsidRDefault="00A52400" w:rsidP="00A52400">
            <w:pPr>
              <w:pStyle w:val="NoSpacing"/>
              <w:rPr>
                <w:ins w:id="755" w:author="Eugene CHEONG from.TOPPAN (MAS)" w:date="2025-12-26T13:19:00Z" w16du:dateUtc="2025-12-26T05:19:00Z"/>
                <w:rFonts w:cstheme="minorHAnsi"/>
              </w:rPr>
            </w:pPr>
            <w:ins w:id="756" w:author="Eugene CHEONG from.TOPPAN (MAS)" w:date="2025-12-26T13:19:00Z" w16du:dateUtc="2025-12-26T05:19:00Z">
              <w:r w:rsidRPr="00067962">
                <w:rPr>
                  <w:rFonts w:cstheme="minorHAnsi"/>
                </w:rPr>
                <w:t>{Y}</w:t>
              </w:r>
              <w:commentRangeStart w:id="757"/>
              <w:commentRangeStart w:id="758"/>
              <w:commentRangeStart w:id="759"/>
              <w:commentRangeStart w:id="760"/>
              <w:commentRangeEnd w:id="757"/>
              <w:r w:rsidRPr="00067962">
                <w:rPr>
                  <w:rStyle w:val="CommentReference"/>
                </w:rPr>
                <w:commentReference w:id="757"/>
              </w:r>
              <w:commentRangeEnd w:id="758"/>
              <w:r w:rsidRPr="00067962">
                <w:rPr>
                  <w:rStyle w:val="CommentReference"/>
                </w:rPr>
                <w:commentReference w:id="758"/>
              </w:r>
              <w:commentRangeEnd w:id="759"/>
              <w:r w:rsidRPr="00067962">
                <w:rPr>
                  <w:rStyle w:val="CommentReference"/>
                </w:rPr>
                <w:commentReference w:id="759"/>
              </w:r>
              <w:commentRangeEnd w:id="760"/>
              <w:r w:rsidRPr="00067962">
                <w:rPr>
                  <w:rStyle w:val="CommentReference"/>
                </w:rPr>
                <w:commentReference w:id="760"/>
              </w:r>
              <w:r w:rsidRPr="00067962">
                <w:rPr>
                  <w:rFonts w:cstheme="minorHAnsi"/>
                </w:rPr>
                <w:t xml:space="preserve"> is a </w:t>
              </w:r>
            </w:ins>
            <w:ins w:id="761" w:author="Eugene CHEONG from.TOPPAN (MAS)" w:date="2025-12-31T09:37:00Z" w16du:dateUtc="2025-12-31T01:37:00Z">
              <w:r w:rsidR="00993EFB">
                <w:rPr>
                  <w:rFonts w:cstheme="minorHAnsi"/>
                </w:rPr>
                <w:t xml:space="preserve">derivation of the value of the </w:t>
              </w:r>
            </w:ins>
            <w:ins w:id="762" w:author="Eugene CHEONG from.TOPPAN (MAS)" w:date="2025-12-31T09:38:00Z" w16du:dateUtc="2025-12-31T01:38:00Z">
              <w:r w:rsidR="00993EFB">
                <w:rPr>
                  <w:rFonts w:cstheme="minorHAnsi"/>
                </w:rPr>
                <w:t xml:space="preserve">“Primary issue/maturity day (T)” </w:t>
              </w:r>
            </w:ins>
            <w:ins w:id="763" w:author="Eugene CHEONG from.TOPPAN (MAS)" w:date="2025-12-31T09:40:00Z" w16du:dateUtc="2025-12-31T01:40:00Z">
              <w:r w:rsidR="00993EFB">
                <w:rPr>
                  <w:rFonts w:cstheme="minorHAnsi"/>
                </w:rPr>
                <w:t xml:space="preserve">and the “Offset from primary issue day” </w:t>
              </w:r>
            </w:ins>
            <w:ins w:id="764" w:author="Eugene CHEONG from.TOPPAN (MAS)" w:date="2025-12-26T13:19:00Z" w16du:dateUtc="2025-12-26T05:19:00Z">
              <w:r w:rsidRPr="00067962">
                <w:rPr>
                  <w:rFonts w:cstheme="minorHAnsi"/>
                </w:rPr>
                <w:t>parameter</w:t>
              </w:r>
            </w:ins>
            <w:ins w:id="765" w:author="Eugene CHEONG from.TOPPAN (MAS)" w:date="2025-12-31T09:40:00Z" w16du:dateUtc="2025-12-31T01:40:00Z">
              <w:r w:rsidR="00993EFB">
                <w:rPr>
                  <w:rFonts w:cstheme="minorHAnsi"/>
                </w:rPr>
                <w:t>s</w:t>
              </w:r>
            </w:ins>
            <w:ins w:id="766" w:author="Eugene CHEONG from.TOPPAN (MAS)" w:date="2025-12-26T13:19:00Z" w16du:dateUtc="2025-12-26T05:19:00Z">
              <w:r w:rsidRPr="00067962">
                <w:rPr>
                  <w:rFonts w:cstheme="minorHAnsi"/>
                </w:rPr>
                <w:t xml:space="preserve"> </w:t>
              </w:r>
            </w:ins>
            <w:ins w:id="767" w:author="Eugene CHEONG from.TOPPAN (MAS)" w:date="2025-12-31T09:38:00Z" w16du:dateUtc="2025-12-31T01:38:00Z">
              <w:r w:rsidR="00993EFB">
                <w:rPr>
                  <w:rFonts w:cstheme="minorHAnsi"/>
                </w:rPr>
                <w:t xml:space="preserve">of </w:t>
              </w:r>
            </w:ins>
            <w:ins w:id="768" w:author="Eugene CHEONG from.TOPPAN (MAS)" w:date="2025-12-31T09:41:00Z" w16du:dateUtc="2025-12-31T01:41:00Z">
              <w:r w:rsidR="00993EFB">
                <w:rPr>
                  <w:rFonts w:cstheme="minorHAnsi"/>
                </w:rPr>
                <w:t>following security types</w:t>
              </w:r>
            </w:ins>
            <w:del w:id="769" w:author="Eugene CHEONG from.TOPPAN (MAS)" w:date="2025-12-31T09:41:00Z" w16du:dateUtc="2025-12-31T01:41:00Z">
              <w:r w:rsidR="00A227C5" w:rsidRPr="00067962" w:rsidDel="00993EFB">
                <w:rPr>
                  <w:rFonts w:cstheme="minorHAnsi"/>
                </w:rPr>
                <w:delText xml:space="preserve"> and offset from primary issue day</w:delText>
              </w:r>
            </w:del>
            <w:ins w:id="770" w:author="Eugene CHEONG from.TOPPAN (MAS)" w:date="2025-12-26T13:19:00Z" w16du:dateUtc="2025-12-26T05:19:00Z">
              <w:r w:rsidRPr="00067962">
                <w:rPr>
                  <w:rFonts w:cstheme="minorHAnsi"/>
                </w:rPr>
                <w:t>:</w:t>
              </w:r>
            </w:ins>
          </w:p>
          <w:p w14:paraId="1CD4E5F0" w14:textId="67D17BF4" w:rsidR="00A52400" w:rsidRPr="00067962" w:rsidRDefault="00A52400" w:rsidP="00993EFB">
            <w:pPr>
              <w:pStyle w:val="ListParagraph"/>
              <w:rPr>
                <w:ins w:id="771" w:author="Eugene CHEONG from.TOPPAN (MAS)" w:date="2025-12-26T13:19:00Z" w16du:dateUtc="2025-12-26T05:19:00Z"/>
              </w:rPr>
            </w:pPr>
            <w:ins w:id="772" w:author="Eugene CHEONG from.TOPPAN (MAS)" w:date="2025-12-26T13:19:00Z" w16du:dateUtc="2025-12-26T05:19:00Z">
              <w:r w:rsidRPr="00067962">
                <w:t>T-Bills</w:t>
              </w:r>
            </w:ins>
            <w:del w:id="773" w:author="Eugene CHEONG from.TOPPAN (MAS)" w:date="2025-12-31T09:41:00Z" w16du:dateUtc="2025-12-31T01:41:00Z">
              <w:r w:rsidR="00594CD9" w:rsidRPr="00067962" w:rsidDel="00993EFB">
                <w:delText>:</w:delText>
              </w:r>
            </w:del>
          </w:p>
          <w:p w14:paraId="233A2B0F" w14:textId="77777777" w:rsidR="00993EFB" w:rsidRDefault="00A52400" w:rsidP="00993EFB">
            <w:pPr>
              <w:pStyle w:val="ListParagraph"/>
              <w:rPr>
                <w:ins w:id="774" w:author="Eugene CHEONG from.TOPPAN (MAS)" w:date="2025-12-31T09:41:00Z" w16du:dateUtc="2025-12-31T01:41:00Z"/>
              </w:rPr>
            </w:pPr>
            <w:ins w:id="775" w:author="Eugene CHEONG from.TOPPAN (MAS)" w:date="2025-12-26T13:19:00Z" w16du:dateUtc="2025-12-26T05:19:00Z">
              <w:r w:rsidRPr="00067962">
                <w:t>MAS Bills</w:t>
              </w:r>
            </w:ins>
          </w:p>
          <w:p w14:paraId="13D4F5A4" w14:textId="77777777" w:rsidR="00993EFB" w:rsidRDefault="00993EFB" w:rsidP="00993EFB">
            <w:pPr>
              <w:rPr>
                <w:ins w:id="776" w:author="Eugene CHEONG from.TOPPAN (MAS)" w:date="2025-12-31T09:41:00Z" w16du:dateUtc="2025-12-31T01:41:00Z"/>
              </w:rPr>
            </w:pPr>
          </w:p>
          <w:p w14:paraId="4AAEF98B" w14:textId="4577357A" w:rsidR="00A227C5" w:rsidRPr="00067962" w:rsidDel="00993EFB" w:rsidRDefault="00993EFB">
            <w:pPr>
              <w:rPr>
                <w:del w:id="777" w:author="Eugene CHEONG from.TOPPAN (MAS)" w:date="2025-12-31T09:41:00Z" w16du:dateUtc="2025-12-31T01:41:00Z"/>
              </w:rPr>
              <w:pPrChange w:id="778" w:author="Eugene CHEONG from.TOPPAN (MAS)" w:date="2025-12-31T09:41:00Z" w16du:dateUtc="2025-12-31T01:41:00Z">
                <w:pPr>
                  <w:pStyle w:val="ListParagraph"/>
                </w:pPr>
              </w:pPrChange>
            </w:pPr>
            <w:ins w:id="779" w:author="Eugene CHEONG from.TOPPAN (MAS)" w:date="2025-12-31T09:41:00Z" w16du:dateUtc="2025-12-31T01:41:00Z">
              <w:r>
                <w:t>For example, if the “Primary issue/maturity day (T)”</w:t>
              </w:r>
              <w:r w:rsidRPr="00067962" w:rsidDel="00993EFB">
                <w:t xml:space="preserve"> </w:t>
              </w:r>
            </w:ins>
            <w:ins w:id="780" w:author="Eugene CHEONG from.TOPPAN (MAS)" w:date="2025-12-31T09:42:00Z" w16du:dateUtc="2025-12-31T01:42:00Z">
              <w:r>
                <w:t xml:space="preserve">is Friday and the </w:t>
              </w:r>
              <w:r>
                <w:rPr>
                  <w:rFonts w:cstheme="minorHAnsi"/>
                </w:rPr>
                <w:t xml:space="preserve">“Offset from primary issue day” is -1, then the </w:t>
              </w:r>
              <w:r w:rsidR="002F3DA7">
                <w:rPr>
                  <w:rFonts w:cstheme="minorHAnsi"/>
                </w:rPr>
                <w:t>Issue date/settlement date should be on a Thursday.</w:t>
              </w:r>
            </w:ins>
          </w:p>
          <w:p w14:paraId="78EBD7DF" w14:textId="750D630C" w:rsidR="004153FF" w:rsidRPr="00067962" w:rsidDel="00993EFB" w:rsidRDefault="004153FF">
            <w:pPr>
              <w:rPr>
                <w:del w:id="781" w:author="Eugene CHEONG from.TOPPAN (MAS)" w:date="2025-12-31T09:41:00Z" w16du:dateUtc="2025-12-31T01:41:00Z"/>
              </w:rPr>
              <w:pPrChange w:id="782" w:author="Eugene CHEONG from.TOPPAN (MAS)" w:date="2025-12-31T09:41:00Z" w16du:dateUtc="2025-12-31T01:41:00Z">
                <w:pPr>
                  <w:pStyle w:val="ListParagraph"/>
                </w:pPr>
              </w:pPrChange>
            </w:pPr>
          </w:p>
          <w:p w14:paraId="62BF0AE6" w14:textId="765994F6" w:rsidR="00A52400" w:rsidRDefault="00A52400">
            <w:pPr>
              <w:pPrChange w:id="783" w:author="Eugene CHEONG from.TOPPAN (MAS)" w:date="2025-12-31T09:41:00Z" w16du:dateUtc="2025-12-31T01:41:00Z">
                <w:pPr>
                  <w:pStyle w:val="ListParagraph"/>
                </w:pPr>
              </w:pPrChange>
            </w:pPr>
            <w:del w:id="784" w:author="Eugene CHEONG from.TOPPAN (MAS)" w:date="2025-12-26T13:17:00Z" w16du:dateUtc="2025-12-26T05:17:00Z">
              <w:r w:rsidDel="00A52400">
                <w:delText>When the status is “New”, the value is pre-populated from the latest approved issuance calendar data.</w:delText>
              </w:r>
            </w:del>
          </w:p>
        </w:tc>
      </w:tr>
      <w:tr w:rsidR="00A52400" w:rsidRPr="007C7C7F" w14:paraId="48EC2146" w14:textId="77777777" w:rsidTr="00EA19BD">
        <w:trPr>
          <w:trPrChange w:id="785" w:author="Han Xie CHAI (MAS)" w:date="2026-01-12T16:40:00Z" w16du:dateUtc="2026-01-12T08:40:00Z">
            <w:trPr>
              <w:gridAfter w:val="0"/>
            </w:trPr>
          </w:trPrChange>
        </w:trPr>
        <w:tc>
          <w:tcPr>
            <w:tcW w:w="562" w:type="dxa"/>
            <w:tcPrChange w:id="786" w:author="Han Xie CHAI (MAS)" w:date="2026-01-12T16:40:00Z" w16du:dateUtc="2026-01-12T08:40:00Z">
              <w:tcPr>
                <w:tcW w:w="562" w:type="dxa"/>
                <w:gridSpan w:val="2"/>
              </w:tcPr>
            </w:tcPrChange>
          </w:tcPr>
          <w:p w14:paraId="20F7B66C" w14:textId="6BB7668E" w:rsidR="00A52400" w:rsidRDefault="00A52400" w:rsidP="00A52400">
            <w:pPr>
              <w:pStyle w:val="NoSpacing"/>
              <w:rPr>
                <w:rFonts w:cstheme="minorHAnsi"/>
              </w:rPr>
            </w:pPr>
            <w:r>
              <w:rPr>
                <w:rFonts w:cstheme="minorHAnsi"/>
              </w:rPr>
              <w:t>9</w:t>
            </w:r>
          </w:p>
        </w:tc>
        <w:tc>
          <w:tcPr>
            <w:tcW w:w="2248" w:type="dxa"/>
            <w:tcPrChange w:id="787" w:author="Han Xie CHAI (MAS)" w:date="2026-01-12T16:40:00Z" w16du:dateUtc="2026-01-12T08:40:00Z">
              <w:tcPr>
                <w:tcW w:w="2248" w:type="dxa"/>
              </w:tcPr>
            </w:tcPrChange>
          </w:tcPr>
          <w:p w14:paraId="5A1DFF49" w14:textId="7A9D8FAA" w:rsidR="00A52400" w:rsidRPr="002923FD" w:rsidRDefault="00A52400" w:rsidP="00A52400">
            <w:pPr>
              <w:pStyle w:val="NoSpacing"/>
            </w:pPr>
            <w:r>
              <w:rPr>
                <w:rFonts w:cstheme="minorHAnsi"/>
              </w:rPr>
              <w:t>Maturity date</w:t>
            </w:r>
          </w:p>
        </w:tc>
        <w:tc>
          <w:tcPr>
            <w:tcW w:w="1701" w:type="dxa"/>
            <w:tcPrChange w:id="788" w:author="Han Xie CHAI (MAS)" w:date="2026-01-12T16:40:00Z" w16du:dateUtc="2026-01-12T08:40:00Z">
              <w:tcPr>
                <w:tcW w:w="1701" w:type="dxa"/>
                <w:gridSpan w:val="2"/>
              </w:tcPr>
            </w:tcPrChange>
          </w:tcPr>
          <w:p w14:paraId="4BD77A3F" w14:textId="099D7189" w:rsidR="00A52400" w:rsidRPr="002923FD" w:rsidRDefault="00A52400" w:rsidP="00A52400">
            <w:pPr>
              <w:pStyle w:val="NoSpacing"/>
            </w:pPr>
            <w:r>
              <w:rPr>
                <w:rFonts w:cstheme="minorHAnsi"/>
              </w:rPr>
              <w:t>Date Picker</w:t>
            </w:r>
          </w:p>
        </w:tc>
        <w:tc>
          <w:tcPr>
            <w:tcW w:w="2157" w:type="dxa"/>
            <w:tcPrChange w:id="789" w:author="Han Xie CHAI (MAS)" w:date="2026-01-12T16:40:00Z" w16du:dateUtc="2026-01-12T08:40:00Z">
              <w:tcPr>
                <w:tcW w:w="2147" w:type="dxa"/>
                <w:gridSpan w:val="2"/>
              </w:tcPr>
            </w:tcPrChange>
          </w:tcPr>
          <w:p w14:paraId="5BD5E7F4" w14:textId="77777777" w:rsidR="00A52400" w:rsidRPr="001E3A39" w:rsidRDefault="00A52400" w:rsidP="00A52400">
            <w:pPr>
              <w:pStyle w:val="NoSpacing"/>
              <w:rPr>
                <w:u w:val="single"/>
              </w:rPr>
            </w:pPr>
            <w:r w:rsidRPr="001E3A39">
              <w:rPr>
                <w:u w:val="single"/>
              </w:rPr>
              <w:t>Hard validations:</w:t>
            </w:r>
          </w:p>
          <w:p w14:paraId="65EBBBCF" w14:textId="194518FF" w:rsidR="00A52400" w:rsidRDefault="00A52400" w:rsidP="00A52400">
            <w:pPr>
              <w:pStyle w:val="NoSpacing"/>
              <w:rPr>
                <w:ins w:id="790" w:author="Akila BALAKRISHNAN from.OPTIMUM (MAS)" w:date="2026-01-06T10:31:00Z" w16du:dateUtc="2026-01-06T02:31:00Z"/>
              </w:rPr>
            </w:pPr>
            <w:r>
              <w:t xml:space="preserve">- </w:t>
            </w:r>
            <w:del w:id="791" w:author="Eugene CHEONG from.TOPPAN (MAS)" w:date="2025-12-31T09:50:00Z" w16du:dateUtc="2025-12-31T01:50:00Z">
              <w:r w:rsidDel="002F3DA7">
                <w:delText>Required field</w:delText>
              </w:r>
            </w:del>
            <w:ins w:id="792" w:author="Eugene CHEONG from.TOPPAN (MAS)" w:date="2025-12-31T09:50:00Z" w16du:dateUtc="2025-12-31T01:50:00Z">
              <w:r w:rsidR="002F3DA7">
                <w:t>Mandatory field</w:t>
              </w:r>
            </w:ins>
            <w:r>
              <w:t>.</w:t>
            </w:r>
          </w:p>
          <w:p w14:paraId="56E90C83" w14:textId="13F94300" w:rsidR="001F5568" w:rsidRPr="001F5568" w:rsidRDefault="001F5568" w:rsidP="00A52400">
            <w:pPr>
              <w:pStyle w:val="NoSpacing"/>
              <w:rPr>
                <w:rFonts w:cstheme="minorHAnsi"/>
              </w:rPr>
            </w:pPr>
            <w:ins w:id="793" w:author="Akila BALAKRISHNAN from.OPTIMUM (MAS)" w:date="2026-01-06T10:31:00Z" w16du:dateUtc="2026-01-06T02:31:00Z">
              <w:r w:rsidRPr="002923FD">
                <w:rPr>
                  <w:rFonts w:cstheme="minorHAnsi"/>
                </w:rPr>
                <w:t>-</w:t>
              </w:r>
              <w:r>
                <w:rPr>
                  <w:rFonts w:cstheme="minorHAnsi"/>
                </w:rPr>
                <w:t xml:space="preserve"> </w:t>
              </w:r>
            </w:ins>
            <w:ins w:id="794" w:author="Akila BALAKRISHNAN from.OPTIMUM (MAS)" w:date="2026-01-13T14:48:00Z" w16du:dateUtc="2026-01-13T06:48:00Z">
              <w:r w:rsidR="00834CDE">
                <w:rPr>
                  <w:rFonts w:cstheme="minorHAnsi"/>
                </w:rPr>
                <w:t>Must</w:t>
              </w:r>
            </w:ins>
            <w:ins w:id="795" w:author="Akila BALAKRISHNAN from.OPTIMUM (MAS)" w:date="2026-01-06T10:31:00Z" w16du:dateUtc="2026-01-06T02:31:00Z">
              <w:r w:rsidRPr="002923FD">
                <w:rPr>
                  <w:rFonts w:cstheme="minorHAnsi"/>
                </w:rPr>
                <w:t xml:space="preserve"> be same as the Maturity </w:t>
              </w:r>
              <w:r>
                <w:rPr>
                  <w:rFonts w:cstheme="minorHAnsi"/>
                </w:rPr>
                <w:t>d</w:t>
              </w:r>
              <w:r w:rsidRPr="002923FD">
                <w:rPr>
                  <w:rFonts w:cstheme="minorHAnsi"/>
                </w:rPr>
                <w:t>ate of the original issue</w:t>
              </w:r>
              <w:r>
                <w:rPr>
                  <w:rFonts w:cstheme="minorHAnsi"/>
                </w:rPr>
                <w:t xml:space="preserve"> for SGS Bond (Reopened)</w:t>
              </w:r>
              <w:r w:rsidRPr="002923FD">
                <w:rPr>
                  <w:rFonts w:cstheme="minorHAnsi"/>
                </w:rPr>
                <w:t>.</w:t>
              </w:r>
            </w:ins>
          </w:p>
          <w:p w14:paraId="31016BD6" w14:textId="77777777" w:rsidR="00A52400" w:rsidRPr="002923FD" w:rsidRDefault="00A52400" w:rsidP="00A52400">
            <w:pPr>
              <w:pStyle w:val="NoSpacing"/>
              <w:rPr>
                <w:ins w:id="796" w:author="Eugene CHEONG from.TOPPAN (MAS)" w:date="2025-12-26T13:17:00Z" w16du:dateUtc="2025-12-26T05:17:00Z"/>
                <w:rFonts w:cstheme="minorHAnsi"/>
                <w:color w:val="000000"/>
              </w:rPr>
            </w:pPr>
          </w:p>
          <w:p w14:paraId="1E92B142" w14:textId="77777777" w:rsidR="00A52400" w:rsidRPr="00D95647" w:rsidRDefault="00A52400" w:rsidP="00A52400">
            <w:pPr>
              <w:pStyle w:val="NoSpacing"/>
              <w:rPr>
                <w:ins w:id="797" w:author="Eugene CHEONG from.TOPPAN (MAS)" w:date="2025-12-26T13:17:00Z" w16du:dateUtc="2025-12-26T05:17:00Z"/>
                <w:rFonts w:cstheme="minorHAnsi"/>
                <w:color w:val="000000"/>
                <w:u w:val="single"/>
              </w:rPr>
            </w:pPr>
            <w:ins w:id="798" w:author="Eugene CHEONG from.TOPPAN (MAS)" w:date="2025-12-26T13:17:00Z" w16du:dateUtc="2025-12-26T05:17:00Z">
              <w:r w:rsidRPr="00D95647">
                <w:rPr>
                  <w:rFonts w:cstheme="minorHAnsi"/>
                  <w:color w:val="000000"/>
                  <w:u w:val="single"/>
                </w:rPr>
                <w:t>Soft validations:</w:t>
              </w:r>
            </w:ins>
          </w:p>
          <w:p w14:paraId="7CA6F382" w14:textId="1F25E800" w:rsidR="00A52400" w:rsidRPr="002923FD" w:rsidRDefault="00A52400" w:rsidP="00A52400">
            <w:pPr>
              <w:pStyle w:val="NoSpacing"/>
              <w:rPr>
                <w:ins w:id="799" w:author="Eugene CHEONG from.TOPPAN (MAS)" w:date="2025-12-26T13:17:00Z" w16du:dateUtc="2025-12-26T05:17:00Z"/>
                <w:rFonts w:cstheme="minorHAnsi"/>
                <w:color w:val="000000"/>
              </w:rPr>
            </w:pPr>
            <w:ins w:id="800" w:author="Eugene CHEONG from.TOPPAN (MAS)" w:date="2025-12-26T13:17:00Z" w16du:dateUtc="2025-12-26T05:17:00Z">
              <w:r w:rsidRPr="002923FD">
                <w:rPr>
                  <w:rFonts w:cstheme="minorHAnsi"/>
                  <w:color w:val="000000"/>
                </w:rPr>
                <w:t xml:space="preserve">- </w:t>
              </w:r>
              <w:r>
                <w:rPr>
                  <w:rFonts w:cstheme="minorHAnsi"/>
                  <w:color w:val="000000"/>
                </w:rPr>
                <w:t>S</w:t>
              </w:r>
              <w:r w:rsidRPr="002923FD">
                <w:rPr>
                  <w:rFonts w:cstheme="minorHAnsi"/>
                  <w:color w:val="000000"/>
                </w:rPr>
                <w:t xml:space="preserve">hould be on the </w:t>
              </w:r>
            </w:ins>
            <w:commentRangeStart w:id="801"/>
            <w:ins w:id="802" w:author="Eugene CHEONG from.TOPPAN (MAS)" w:date="2025-12-31T09:28:00Z" w16du:dateUtc="2025-12-31T01:28:00Z">
              <w:del w:id="803" w:author="Akila BALAKRISHNAN from.OPTIMUM (MAS)" w:date="2026-01-13T14:41:00Z" w16du:dateUtc="2026-01-13T06:41:00Z">
                <w:r w:rsidR="00067962">
                  <w:rPr>
                    <w:rFonts w:cstheme="minorHAnsi"/>
                    <w:color w:val="000000"/>
                  </w:rPr>
                  <w:delText>{X}</w:delText>
                </w:r>
              </w:del>
            </w:ins>
            <w:ins w:id="804" w:author="Akila BALAKRISHNAN from.OPTIMUM (MAS)" w:date="2026-01-13T14:41:00Z" w16du:dateUtc="2026-01-13T06:41:00Z">
              <w:r w:rsidR="00834CDE">
                <w:rPr>
                  <w:rFonts w:cstheme="minorHAnsi"/>
                  <w:color w:val="000000"/>
                </w:rPr>
                <w:t>1</w:t>
              </w:r>
              <w:r w:rsidR="00834CDE" w:rsidRPr="00834CDE">
                <w:rPr>
                  <w:rFonts w:cstheme="minorHAnsi"/>
                  <w:color w:val="000000"/>
                  <w:vertAlign w:val="superscript"/>
                  <w:rPrChange w:id="805" w:author="Akila BALAKRISHNAN from.OPTIMUM (MAS)" w:date="2026-01-13T14:41:00Z" w16du:dateUtc="2026-01-13T06:41:00Z">
                    <w:rPr>
                      <w:rFonts w:cstheme="minorHAnsi"/>
                      <w:color w:val="000000"/>
                    </w:rPr>
                  </w:rPrChange>
                </w:rPr>
                <w:t>st</w:t>
              </w:r>
            </w:ins>
            <w:commentRangeEnd w:id="801"/>
            <w:ins w:id="806" w:author="Akila BALAKRISHNAN from.OPTIMUM (MAS)" w:date="2026-01-13T14:42:00Z" w16du:dateUtc="2026-01-13T06:42:00Z">
              <w:r w:rsidR="00834CDE">
                <w:rPr>
                  <w:rStyle w:val="CommentReference"/>
                </w:rPr>
                <w:commentReference w:id="801"/>
              </w:r>
            </w:ins>
            <w:ins w:id="807" w:author="Eugene CHEONG from.TOPPAN (MAS)" w:date="2025-12-26T13:17:00Z" w16du:dateUtc="2025-12-26T05:17:00Z">
              <w:r w:rsidRPr="002923FD">
                <w:rPr>
                  <w:rFonts w:cstheme="minorHAnsi"/>
                  <w:color w:val="000000"/>
                </w:rPr>
                <w:t xml:space="preserve"> of the same month of the Issue </w:t>
              </w:r>
              <w:r>
                <w:rPr>
                  <w:rFonts w:cstheme="minorHAnsi"/>
                  <w:color w:val="000000"/>
                </w:rPr>
                <w:t>d</w:t>
              </w:r>
              <w:r w:rsidRPr="002923FD">
                <w:rPr>
                  <w:rFonts w:cstheme="minorHAnsi"/>
                  <w:color w:val="000000"/>
                </w:rPr>
                <w:t>ate plus the tenor</w:t>
              </w:r>
            </w:ins>
            <w:ins w:id="808" w:author="Eugene CHEONG from.TOPPAN (MAS)" w:date="2025-12-30T21:08:00Z" w16du:dateUtc="2025-12-30T13:08:00Z">
              <w:r w:rsidR="009E10CA">
                <w:rPr>
                  <w:rFonts w:cstheme="minorHAnsi"/>
                  <w:color w:val="000000"/>
                </w:rPr>
                <w:t xml:space="preserve"> for </w:t>
              </w:r>
              <w:r w:rsidR="009E10CA" w:rsidRPr="002923FD">
                <w:rPr>
                  <w:rFonts w:cstheme="minorHAnsi"/>
                  <w:color w:val="000000"/>
                </w:rPr>
                <w:t>SSBs and SGS</w:t>
              </w:r>
            </w:ins>
            <w:ins w:id="809" w:author="Eugene CHEONG from.TOPPAN (MAS)" w:date="2025-12-30T21:09:00Z" w16du:dateUtc="2025-12-30T13:09:00Z">
              <w:r w:rsidR="009E10CA">
                <w:rPr>
                  <w:rFonts w:cstheme="minorHAnsi"/>
                  <w:color w:val="000000"/>
                </w:rPr>
                <w:t xml:space="preserve"> Bond (New)</w:t>
              </w:r>
            </w:ins>
            <w:ins w:id="810" w:author="Eugene CHEONG from.TOPPAN (MAS)" w:date="2025-12-26T13:17:00Z" w16du:dateUtc="2025-12-26T05:17:00Z">
              <w:r w:rsidRPr="002923FD">
                <w:rPr>
                  <w:rFonts w:cstheme="minorHAnsi"/>
                  <w:color w:val="000000"/>
                </w:rPr>
                <w:t>.</w:t>
              </w:r>
            </w:ins>
          </w:p>
          <w:p w14:paraId="2BD8CDD2" w14:textId="5F2F3C26" w:rsidR="00A52400" w:rsidRPr="002923FD" w:rsidDel="001F5568" w:rsidRDefault="00A52400" w:rsidP="00A52400">
            <w:pPr>
              <w:pStyle w:val="NoSpacing"/>
              <w:rPr>
                <w:ins w:id="811" w:author="Eugene CHEONG from.TOPPAN (MAS)" w:date="2025-12-26T13:17:00Z" w16du:dateUtc="2025-12-26T05:17:00Z"/>
                <w:del w:id="812" w:author="Akila BALAKRISHNAN from.OPTIMUM (MAS)" w:date="2026-01-06T10:31:00Z" w16du:dateUtc="2026-01-06T02:31:00Z"/>
                <w:rFonts w:cstheme="minorHAnsi"/>
              </w:rPr>
            </w:pPr>
            <w:ins w:id="813" w:author="Eugene CHEONG from.TOPPAN (MAS)" w:date="2025-12-26T13:17:00Z" w16du:dateUtc="2025-12-26T05:17:00Z">
              <w:del w:id="814" w:author="Akila BALAKRISHNAN from.OPTIMUM (MAS)" w:date="2026-01-06T10:31:00Z" w16du:dateUtc="2026-01-06T02:31:00Z">
                <w:r w:rsidRPr="002923FD" w:rsidDel="001F5568">
                  <w:rPr>
                    <w:rFonts w:cstheme="minorHAnsi"/>
                  </w:rPr>
                  <w:delText>-</w:delText>
                </w:r>
                <w:r w:rsidDel="001F5568">
                  <w:rPr>
                    <w:rFonts w:cstheme="minorHAnsi"/>
                  </w:rPr>
                  <w:delText xml:space="preserve"> S</w:delText>
                </w:r>
                <w:r w:rsidRPr="002923FD" w:rsidDel="001F5568">
                  <w:rPr>
                    <w:rFonts w:cstheme="minorHAnsi"/>
                  </w:rPr>
                  <w:delText xml:space="preserve">hould be the same as the Maturity </w:delText>
                </w:r>
                <w:r w:rsidDel="001F5568">
                  <w:rPr>
                    <w:rFonts w:cstheme="minorHAnsi"/>
                  </w:rPr>
                  <w:delText>d</w:delText>
                </w:r>
                <w:r w:rsidRPr="002923FD" w:rsidDel="001F5568">
                  <w:rPr>
                    <w:rFonts w:cstheme="minorHAnsi"/>
                  </w:rPr>
                  <w:delText>ate of the original issue</w:delText>
                </w:r>
              </w:del>
            </w:ins>
            <w:ins w:id="815" w:author="Eugene CHEONG from.TOPPAN (MAS)" w:date="2025-12-30T21:09:00Z" w16du:dateUtc="2025-12-30T13:09:00Z">
              <w:del w:id="816" w:author="Akila BALAKRISHNAN from.OPTIMUM (MAS)" w:date="2026-01-06T10:31:00Z" w16du:dateUtc="2026-01-06T02:31:00Z">
                <w:r w:rsidR="009E10CA" w:rsidDel="001F5568">
                  <w:rPr>
                    <w:rFonts w:cstheme="minorHAnsi"/>
                  </w:rPr>
                  <w:delText xml:space="preserve"> for SGS Bond (R</w:delText>
                </w:r>
              </w:del>
            </w:ins>
            <w:ins w:id="817" w:author="Eugene CHEONG from.TOPPAN (MAS)" w:date="2025-12-30T21:10:00Z" w16du:dateUtc="2025-12-30T13:10:00Z">
              <w:del w:id="818" w:author="Akila BALAKRISHNAN from.OPTIMUM (MAS)" w:date="2026-01-06T10:31:00Z" w16du:dateUtc="2026-01-06T02:31:00Z">
                <w:r w:rsidR="009E10CA" w:rsidDel="001F5568">
                  <w:rPr>
                    <w:rFonts w:cstheme="minorHAnsi"/>
                  </w:rPr>
                  <w:delText>eopened)</w:delText>
                </w:r>
              </w:del>
            </w:ins>
            <w:ins w:id="819" w:author="Eugene CHEONG from.TOPPAN (MAS)" w:date="2025-12-26T13:17:00Z" w16du:dateUtc="2025-12-26T05:17:00Z">
              <w:del w:id="820" w:author="Akila BALAKRISHNAN from.OPTIMUM (MAS)" w:date="2026-01-06T10:31:00Z" w16du:dateUtc="2026-01-06T02:31:00Z">
                <w:r w:rsidRPr="002923FD" w:rsidDel="001F5568">
                  <w:rPr>
                    <w:rFonts w:cstheme="minorHAnsi"/>
                  </w:rPr>
                  <w:delText>.</w:delText>
                </w:r>
              </w:del>
            </w:ins>
          </w:p>
          <w:p w14:paraId="3F900FE8" w14:textId="77777777" w:rsidR="00A52400" w:rsidRDefault="00A52400" w:rsidP="00A52400">
            <w:pPr>
              <w:pStyle w:val="NoSpacing"/>
              <w:rPr>
                <w:ins w:id="821" w:author="Akila BALAKRISHNAN from.OPTIMUM (MAS)" w:date="2026-01-06T10:32:00Z" w16du:dateUtc="2026-01-06T02:32:00Z"/>
                <w:rFonts w:cstheme="minorHAnsi"/>
              </w:rPr>
            </w:pPr>
            <w:ins w:id="822" w:author="Eugene CHEONG from.TOPPAN (MAS)" w:date="2025-12-26T13:17:00Z" w16du:dateUtc="2025-12-26T05:17:00Z">
              <w:r w:rsidRPr="002923FD">
                <w:rPr>
                  <w:rFonts w:cstheme="minorHAnsi"/>
                </w:rPr>
                <w:t xml:space="preserve">- </w:t>
              </w:r>
              <w:r>
                <w:rPr>
                  <w:rFonts w:cstheme="minorHAnsi"/>
                </w:rPr>
                <w:t>S</w:t>
              </w:r>
              <w:r w:rsidRPr="002923FD">
                <w:rPr>
                  <w:rFonts w:cstheme="minorHAnsi"/>
                </w:rPr>
                <w:t>hould fall on</w:t>
              </w:r>
              <w:r>
                <w:rPr>
                  <w:rFonts w:cstheme="minorHAnsi"/>
                </w:rPr>
                <w:t xml:space="preserve"> {X}</w:t>
              </w:r>
            </w:ins>
            <w:ins w:id="823" w:author="Eugene CHEONG from.TOPPAN (MAS)" w:date="2025-12-30T21:10:00Z" w16du:dateUtc="2025-12-30T13:10:00Z">
              <w:r w:rsidR="009E10CA">
                <w:rPr>
                  <w:rFonts w:cstheme="minorHAnsi"/>
                </w:rPr>
                <w:t xml:space="preserve"> for T-Bills</w:t>
              </w:r>
            </w:ins>
            <w:ins w:id="824" w:author="Eugene CHEONG from.TOPPAN (MAS)" w:date="2025-12-26T13:17:00Z" w16du:dateUtc="2025-12-26T05:17:00Z">
              <w:r>
                <w:rPr>
                  <w:rFonts w:cstheme="minorHAnsi"/>
                </w:rPr>
                <w:t>.</w:t>
              </w:r>
            </w:ins>
            <w:del w:id="825" w:author="Eugene CHEONG from.TOPPAN (MAS)" w:date="2025-12-26T13:17:00Z" w16du:dateUtc="2025-12-26T05:17:00Z">
              <w:r w:rsidDel="00A52400">
                <w:rPr>
                  <w:rFonts w:cstheme="minorHAnsi"/>
                </w:rPr>
                <w:delText>- Must be later than issue date.</w:delText>
              </w:r>
            </w:del>
          </w:p>
          <w:p w14:paraId="24799DDA" w14:textId="04E594E8" w:rsidR="001F5568" w:rsidRPr="009E10CA" w:rsidRDefault="001F5568" w:rsidP="00A52400">
            <w:pPr>
              <w:pStyle w:val="NoSpacing"/>
              <w:rPr>
                <w:rFonts w:cstheme="minorHAnsi"/>
              </w:rPr>
            </w:pPr>
            <w:ins w:id="826" w:author="Akila BALAKRISHNAN from.OPTIMUM (MAS)" w:date="2026-01-06T10:32:00Z" w16du:dateUtc="2026-01-06T02:32:00Z">
              <w:r>
                <w:t>- Should be a business day for MAS Bills.</w:t>
              </w:r>
            </w:ins>
          </w:p>
        </w:tc>
        <w:tc>
          <w:tcPr>
            <w:tcW w:w="3685" w:type="dxa"/>
            <w:tcPrChange w:id="827" w:author="Han Xie CHAI (MAS)" w:date="2026-01-12T16:40:00Z" w16du:dateUtc="2026-01-12T08:40:00Z">
              <w:tcPr>
                <w:tcW w:w="3685" w:type="dxa"/>
                <w:gridSpan w:val="2"/>
              </w:tcPr>
            </w:tcPrChange>
          </w:tcPr>
          <w:p w14:paraId="594F5492" w14:textId="560B5E85" w:rsidR="00A52400" w:rsidRPr="002923FD" w:rsidRDefault="00A52400" w:rsidP="00A52400">
            <w:pPr>
              <w:pStyle w:val="NoSpacing"/>
              <w:rPr>
                <w:ins w:id="828" w:author="Eugene CHEONG from.TOPPAN (MAS)" w:date="2025-12-26T13:19:00Z" w16du:dateUtc="2025-12-26T05:19:00Z"/>
                <w:rFonts w:cstheme="minorHAnsi"/>
              </w:rPr>
            </w:pPr>
            <w:ins w:id="829" w:author="Eugene CHEONG from.TOPPAN (MAS)" w:date="2025-12-26T13:19:00Z" w16du:dateUtc="2025-12-26T05:19:00Z">
              <w:r w:rsidRPr="002923FD">
                <w:rPr>
                  <w:rFonts w:cstheme="minorHAnsi"/>
                </w:rPr>
                <w:t xml:space="preserve">{X} </w:t>
              </w:r>
              <w:r>
                <w:rPr>
                  <w:rFonts w:cstheme="minorHAnsi"/>
                </w:rPr>
                <w:t xml:space="preserve">is </w:t>
              </w:r>
            </w:ins>
            <w:ins w:id="830" w:author="Eugene CHEONG from.TOPPAN (MAS)" w:date="2025-12-31T09:27:00Z" w16du:dateUtc="2025-12-31T01:27:00Z">
              <w:r w:rsidR="00067962">
                <w:rPr>
                  <w:rFonts w:cstheme="minorHAnsi"/>
                </w:rPr>
                <w:t>the value of the</w:t>
              </w:r>
            </w:ins>
            <w:ins w:id="831" w:author="Eugene CHEONG from.TOPPAN (MAS)" w:date="2025-12-26T13:19:00Z" w16du:dateUtc="2025-12-26T05:19:00Z">
              <w:r>
                <w:rPr>
                  <w:rFonts w:cstheme="minorHAnsi"/>
                </w:rPr>
                <w:t xml:space="preserve"> </w:t>
              </w:r>
            </w:ins>
            <w:ins w:id="832" w:author="Eugene CHEONG from.TOPPAN (MAS)" w:date="2025-12-31T09:27:00Z" w16du:dateUtc="2025-12-31T01:27:00Z">
              <w:r w:rsidR="00067962">
                <w:rPr>
                  <w:rFonts w:cstheme="minorHAnsi"/>
                </w:rPr>
                <w:t xml:space="preserve">“Primary issue/maturity day (T)” parameter for the following </w:t>
              </w:r>
            </w:ins>
            <w:ins w:id="833" w:author="Eugene CHEONG from.TOPPAN (MAS)" w:date="2025-12-26T13:19:00Z" w16du:dateUtc="2025-12-26T05:19:00Z">
              <w:r w:rsidRPr="002923FD">
                <w:rPr>
                  <w:rFonts w:cstheme="minorHAnsi"/>
                </w:rPr>
                <w:t>security type</w:t>
              </w:r>
            </w:ins>
            <w:ins w:id="834" w:author="Eugene CHEONG from.TOPPAN (MAS)" w:date="2025-12-31T09:27:00Z" w16du:dateUtc="2025-12-31T01:27:00Z">
              <w:r w:rsidR="00067962">
                <w:rPr>
                  <w:rFonts w:cstheme="minorHAnsi"/>
                </w:rPr>
                <w:t>s</w:t>
              </w:r>
            </w:ins>
            <w:ins w:id="835" w:author="Eugene CHEONG from.TOPPAN (MAS)" w:date="2025-12-26T13:19:00Z" w16du:dateUtc="2025-12-26T05:19:00Z">
              <w:r w:rsidRPr="002923FD">
                <w:rPr>
                  <w:rFonts w:cstheme="minorHAnsi"/>
                </w:rPr>
                <w:t>:</w:t>
              </w:r>
            </w:ins>
          </w:p>
          <w:p w14:paraId="6E16E05A" w14:textId="77777777" w:rsidR="00A52400" w:rsidRDefault="00A52400" w:rsidP="00970968">
            <w:pPr>
              <w:pStyle w:val="ListParagraph"/>
              <w:ind w:left="1080"/>
              <w:rPr>
                <w:ins w:id="836" w:author="Eugene CHEONG from.TOPPAN (MAS)" w:date="2025-12-31T09:28:00Z" w16du:dateUtc="2025-12-31T01:28:00Z"/>
                <w:rFonts w:cstheme="minorHAnsi"/>
              </w:rPr>
            </w:pPr>
            <w:ins w:id="837" w:author="Eugene CHEONG from.TOPPAN (MAS)" w:date="2025-12-26T13:19:00Z" w16du:dateUtc="2025-12-26T05:19:00Z">
              <w:r w:rsidRPr="002923FD">
                <w:rPr>
                  <w:rFonts w:cstheme="minorHAnsi"/>
                </w:rPr>
                <w:t>T-bills</w:t>
              </w:r>
            </w:ins>
            <w:del w:id="838" w:author="Eugene CHEONG from.TOPPAN (MAS)" w:date="2025-12-26T13:17:00Z" w16du:dateUtc="2025-12-26T05:17:00Z">
              <w:r w:rsidRPr="00A52400" w:rsidDel="00A52400">
                <w:rPr>
                  <w:rFonts w:cstheme="minorHAnsi"/>
                </w:rPr>
                <w:delText xml:space="preserve">When the status is “New”, the value is pre-populated from the </w:delText>
              </w:r>
              <w:r w:rsidDel="00A52400">
                <w:delText>latest approved</w:delText>
              </w:r>
              <w:r w:rsidRPr="00A52400" w:rsidDel="00A52400">
                <w:rPr>
                  <w:rFonts w:cstheme="minorHAnsi"/>
                </w:rPr>
                <w:delText xml:space="preserve"> issuance calendar data.</w:delText>
              </w:r>
            </w:del>
          </w:p>
          <w:p w14:paraId="363969D8" w14:textId="77777777" w:rsidR="00067962" w:rsidRDefault="00067962" w:rsidP="00970968">
            <w:pPr>
              <w:pStyle w:val="ListParagraph"/>
              <w:ind w:left="1080"/>
              <w:rPr>
                <w:ins w:id="839" w:author="Eugene CHEONG from.TOPPAN (MAS)" w:date="2025-12-31T09:28:00Z" w16du:dateUtc="2025-12-31T01:28:00Z"/>
                <w:rFonts w:cstheme="minorHAnsi"/>
              </w:rPr>
            </w:pPr>
            <w:ins w:id="840" w:author="Eugene CHEONG from.TOPPAN (MAS)" w:date="2025-12-31T09:28:00Z" w16du:dateUtc="2025-12-31T01:28:00Z">
              <w:r>
                <w:rPr>
                  <w:rFonts w:cstheme="minorHAnsi"/>
                </w:rPr>
                <w:t>SSBs</w:t>
              </w:r>
            </w:ins>
          </w:p>
          <w:p w14:paraId="68A97B4D" w14:textId="44656B5B" w:rsidR="00067962" w:rsidRPr="00A52400" w:rsidRDefault="00067962" w:rsidP="00970968">
            <w:pPr>
              <w:pStyle w:val="ListParagraph"/>
              <w:ind w:left="1080"/>
              <w:rPr>
                <w:rFonts w:cstheme="minorHAnsi"/>
              </w:rPr>
            </w:pPr>
            <w:ins w:id="841" w:author="Eugene CHEONG from.TOPPAN (MAS)" w:date="2025-12-31T09:28:00Z" w16du:dateUtc="2025-12-31T01:28:00Z">
              <w:r>
                <w:rPr>
                  <w:rFonts w:cstheme="minorHAnsi"/>
                </w:rPr>
                <w:t>SGS Bond (New)</w:t>
              </w:r>
            </w:ins>
          </w:p>
        </w:tc>
      </w:tr>
      <w:tr w:rsidR="00EA19BD" w:rsidRPr="007C7C7F" w14:paraId="4EB5D8B5" w14:textId="77777777" w:rsidTr="00EA19BD">
        <w:trPr>
          <w:ins w:id="842" w:author="Han Xie CHAI (MAS)" w:date="2026-01-12T16:36:00Z"/>
          <w:trPrChange w:id="843" w:author="Han Xie CHAI (MAS)" w:date="2026-01-12T16:36:00Z" w16du:dateUtc="2026-01-12T08:36:00Z">
            <w:trPr>
              <w:gridAfter w:val="0"/>
            </w:trPr>
          </w:trPrChange>
        </w:trPr>
        <w:tc>
          <w:tcPr>
            <w:tcW w:w="562" w:type="dxa"/>
            <w:tcPrChange w:id="844" w:author="Han Xie CHAI (MAS)" w:date="2026-01-12T16:36:00Z" w16du:dateUtc="2026-01-12T08:36:00Z">
              <w:tcPr>
                <w:tcW w:w="562" w:type="dxa"/>
                <w:gridSpan w:val="2"/>
              </w:tcPr>
            </w:tcPrChange>
          </w:tcPr>
          <w:p w14:paraId="102CB005" w14:textId="60F414F0" w:rsidR="00EA19BD" w:rsidRDefault="00EA19BD" w:rsidP="00EA19BD">
            <w:pPr>
              <w:pStyle w:val="NoSpacing"/>
              <w:rPr>
                <w:ins w:id="845" w:author="Han Xie CHAI (MAS)" w:date="2026-01-12T16:36:00Z" w16du:dateUtc="2026-01-12T08:36:00Z"/>
                <w:rFonts w:cstheme="minorHAnsi"/>
              </w:rPr>
            </w:pPr>
            <w:ins w:id="846" w:author="Han Xie CHAI (MAS)" w:date="2026-01-12T16:37:00Z" w16du:dateUtc="2026-01-12T08:37:00Z">
              <w:r>
                <w:rPr>
                  <w:rFonts w:cstheme="minorHAnsi"/>
                </w:rPr>
                <w:t>10</w:t>
              </w:r>
            </w:ins>
          </w:p>
        </w:tc>
        <w:tc>
          <w:tcPr>
            <w:tcW w:w="2248" w:type="dxa"/>
            <w:tcPrChange w:id="847" w:author="Han Xie CHAI (MAS)" w:date="2026-01-12T16:36:00Z" w16du:dateUtc="2026-01-12T08:36:00Z">
              <w:tcPr>
                <w:tcW w:w="2248" w:type="dxa"/>
              </w:tcPr>
            </w:tcPrChange>
          </w:tcPr>
          <w:p w14:paraId="1D695B21" w14:textId="2D693B58" w:rsidR="00EA19BD" w:rsidRDefault="00EA19BD" w:rsidP="00EA19BD">
            <w:pPr>
              <w:pStyle w:val="NoSpacing"/>
              <w:rPr>
                <w:ins w:id="848" w:author="Han Xie CHAI (MAS)" w:date="2026-01-12T16:36:00Z" w16du:dateUtc="2026-01-12T08:36:00Z"/>
                <w:rFonts w:cstheme="minorHAnsi"/>
              </w:rPr>
            </w:pPr>
            <w:commentRangeStart w:id="849"/>
            <w:ins w:id="850" w:author="Han Xie CHAI (MAS)" w:date="2026-01-12T16:36:00Z" w16du:dateUtc="2026-01-12T08:36:00Z">
              <w:r w:rsidRPr="002923FD">
                <w:rPr>
                  <w:rFonts w:cstheme="minorHAnsi"/>
                </w:rPr>
                <w:t xml:space="preserve">Closing </w:t>
              </w:r>
              <w:r>
                <w:rPr>
                  <w:rFonts w:cstheme="minorHAnsi"/>
                </w:rPr>
                <w:t>d</w:t>
              </w:r>
              <w:r w:rsidRPr="002923FD">
                <w:rPr>
                  <w:rFonts w:cstheme="minorHAnsi"/>
                </w:rPr>
                <w:t>ate</w:t>
              </w:r>
            </w:ins>
            <w:commentRangeEnd w:id="849"/>
            <w:r w:rsidR="006D2B36">
              <w:rPr>
                <w:rStyle w:val="CommentReference"/>
              </w:rPr>
              <w:commentReference w:id="849"/>
            </w:r>
          </w:p>
        </w:tc>
        <w:tc>
          <w:tcPr>
            <w:tcW w:w="1701" w:type="dxa"/>
            <w:tcPrChange w:id="851" w:author="Han Xie CHAI (MAS)" w:date="2026-01-12T16:36:00Z" w16du:dateUtc="2026-01-12T08:36:00Z">
              <w:tcPr>
                <w:tcW w:w="1701" w:type="dxa"/>
                <w:gridSpan w:val="2"/>
              </w:tcPr>
            </w:tcPrChange>
          </w:tcPr>
          <w:p w14:paraId="02AA7975" w14:textId="5EF6919E" w:rsidR="00EA19BD" w:rsidRDefault="00EA19BD" w:rsidP="00EA19BD">
            <w:pPr>
              <w:pStyle w:val="NoSpacing"/>
              <w:rPr>
                <w:ins w:id="852" w:author="Han Xie CHAI (MAS)" w:date="2026-01-12T16:36:00Z" w16du:dateUtc="2026-01-12T08:36:00Z"/>
                <w:rFonts w:cstheme="minorHAnsi"/>
              </w:rPr>
            </w:pPr>
            <w:ins w:id="853" w:author="Han Xie CHAI (MAS)" w:date="2026-01-12T16:36:00Z" w16du:dateUtc="2026-01-12T08:36:00Z">
              <w:r w:rsidRPr="002923FD">
                <w:rPr>
                  <w:rFonts w:cstheme="minorHAnsi"/>
                </w:rPr>
                <w:t>Date Picker</w:t>
              </w:r>
            </w:ins>
          </w:p>
          <w:p w14:paraId="6DD9B403" w14:textId="18620019" w:rsidR="00EA19BD" w:rsidRDefault="00EA19BD" w:rsidP="00EA19BD">
            <w:pPr>
              <w:pStyle w:val="NoSpacing"/>
              <w:rPr>
                <w:ins w:id="854" w:author="Han Xie CHAI (MAS)" w:date="2026-01-12T16:36:00Z" w16du:dateUtc="2026-01-12T08:36:00Z"/>
                <w:rFonts w:cstheme="minorHAnsi"/>
              </w:rPr>
            </w:pPr>
          </w:p>
        </w:tc>
        <w:tc>
          <w:tcPr>
            <w:tcW w:w="2157" w:type="dxa"/>
            <w:tcPrChange w:id="855" w:author="Han Xie CHAI (MAS)" w:date="2026-01-12T16:36:00Z" w16du:dateUtc="2026-01-12T08:36:00Z">
              <w:tcPr>
                <w:tcW w:w="2147" w:type="dxa"/>
                <w:gridSpan w:val="2"/>
              </w:tcPr>
            </w:tcPrChange>
          </w:tcPr>
          <w:p w14:paraId="7ECCFB5D" w14:textId="2521B41C" w:rsidR="00EA19BD" w:rsidRPr="002923FD" w:rsidRDefault="00EA19BD" w:rsidP="00EA19BD">
            <w:pPr>
              <w:pStyle w:val="NoSpacing"/>
              <w:rPr>
                <w:ins w:id="856" w:author="Han Xie CHAI (MAS)" w:date="2026-01-12T16:36:00Z" w16du:dateUtc="2026-01-12T08:36:00Z"/>
                <w:rFonts w:cstheme="minorHAnsi"/>
                <w:color w:val="000000"/>
              </w:rPr>
            </w:pPr>
            <w:ins w:id="857" w:author="Han Xie CHAI (MAS)" w:date="2026-01-12T16:36:00Z" w16du:dateUtc="2026-01-12T08:36:00Z">
              <w:r w:rsidRPr="00D95647">
                <w:rPr>
                  <w:rFonts w:cstheme="minorHAnsi"/>
                  <w:color w:val="000000"/>
                  <w:u w:val="single"/>
                </w:rPr>
                <w:t>Hard Validations:</w:t>
              </w:r>
              <w:r w:rsidRPr="002923FD">
                <w:rPr>
                  <w:rFonts w:cstheme="minorHAnsi"/>
                  <w:color w:val="000000"/>
                </w:rPr>
                <w:br/>
                <w:t xml:space="preserve">- </w:t>
              </w:r>
              <w:r>
                <w:rPr>
                  <w:rFonts w:cstheme="minorHAnsi"/>
                  <w:color w:val="000000"/>
                </w:rPr>
                <w:t>Mandatory</w:t>
              </w:r>
              <w:r w:rsidRPr="002923FD">
                <w:rPr>
                  <w:rFonts w:cstheme="minorHAnsi"/>
                  <w:color w:val="000000"/>
                </w:rPr>
                <w:t xml:space="preserve"> field.</w:t>
              </w:r>
              <w:r w:rsidRPr="002923FD">
                <w:rPr>
                  <w:rFonts w:cstheme="minorHAnsi"/>
                  <w:color w:val="000000"/>
                </w:rPr>
                <w:br/>
                <w:t xml:space="preserve">- </w:t>
              </w:r>
              <w:r>
                <w:rPr>
                  <w:rFonts w:cstheme="minorHAnsi"/>
                  <w:color w:val="000000"/>
                </w:rPr>
                <w:t>M</w:t>
              </w:r>
              <w:r w:rsidRPr="002923FD">
                <w:rPr>
                  <w:rFonts w:cstheme="minorHAnsi"/>
                  <w:color w:val="000000"/>
                </w:rPr>
                <w:t xml:space="preserve">ust be </w:t>
              </w:r>
              <w:r>
                <w:rPr>
                  <w:rFonts w:cstheme="minorHAnsi"/>
                  <w:color w:val="000000"/>
                </w:rPr>
                <w:t xml:space="preserve">on or </w:t>
              </w:r>
              <w:r w:rsidRPr="002923FD">
                <w:rPr>
                  <w:rFonts w:cstheme="minorHAnsi"/>
                  <w:color w:val="000000"/>
                </w:rPr>
                <w:t>before</w:t>
              </w:r>
              <w:r>
                <w:rPr>
                  <w:rFonts w:cstheme="minorHAnsi"/>
                  <w:color w:val="000000"/>
                </w:rPr>
                <w:t xml:space="preserve"> Allotment</w:t>
              </w:r>
              <w:r w:rsidRPr="002923FD">
                <w:rPr>
                  <w:rFonts w:cstheme="minorHAnsi"/>
                  <w:color w:val="000000"/>
                </w:rPr>
                <w:t xml:space="preserve"> </w:t>
              </w:r>
              <w:r>
                <w:rPr>
                  <w:rFonts w:cstheme="minorHAnsi"/>
                  <w:color w:val="000000"/>
                </w:rPr>
                <w:t>d</w:t>
              </w:r>
              <w:r w:rsidRPr="002923FD">
                <w:rPr>
                  <w:rFonts w:cstheme="minorHAnsi"/>
                  <w:color w:val="000000"/>
                </w:rPr>
                <w:t>ate.</w:t>
              </w:r>
            </w:ins>
          </w:p>
          <w:p w14:paraId="18D417CC" w14:textId="77777777" w:rsidR="00EA19BD" w:rsidRPr="002923FD" w:rsidRDefault="00EA19BD" w:rsidP="00EA19BD">
            <w:pPr>
              <w:pStyle w:val="NoSpacing"/>
              <w:rPr>
                <w:ins w:id="858" w:author="Han Xie CHAI (MAS)" w:date="2026-01-12T16:36:00Z" w16du:dateUtc="2026-01-12T08:36:00Z"/>
                <w:rFonts w:cstheme="minorHAnsi"/>
                <w:color w:val="000000"/>
              </w:rPr>
            </w:pPr>
          </w:p>
          <w:p w14:paraId="1BA1AE13" w14:textId="77777777" w:rsidR="00EA19BD" w:rsidRPr="00D95647" w:rsidRDefault="00EA19BD" w:rsidP="00EA19BD">
            <w:pPr>
              <w:pStyle w:val="NoSpacing"/>
              <w:rPr>
                <w:ins w:id="859" w:author="Han Xie CHAI (MAS)" w:date="2026-01-12T16:36:00Z" w16du:dateUtc="2026-01-12T08:36:00Z"/>
                <w:rFonts w:cstheme="minorHAnsi"/>
                <w:color w:val="000000"/>
                <w:u w:val="single"/>
              </w:rPr>
            </w:pPr>
            <w:ins w:id="860" w:author="Han Xie CHAI (MAS)" w:date="2026-01-12T16:36:00Z" w16du:dateUtc="2026-01-12T08:36:00Z">
              <w:r w:rsidRPr="00D95647">
                <w:rPr>
                  <w:rFonts w:cstheme="minorHAnsi"/>
                  <w:color w:val="000000"/>
                  <w:u w:val="single"/>
                </w:rPr>
                <w:t>Soft Validations:</w:t>
              </w:r>
            </w:ins>
          </w:p>
          <w:p w14:paraId="53DBCBAD" w14:textId="249FD4E3" w:rsidR="00EA19BD" w:rsidRPr="001E3A39" w:rsidRDefault="00EA19BD" w:rsidP="00EA19BD">
            <w:pPr>
              <w:pStyle w:val="NoSpacing"/>
              <w:rPr>
                <w:ins w:id="861" w:author="Han Xie CHAI (MAS)" w:date="2026-01-12T16:36:00Z" w16du:dateUtc="2026-01-12T08:36:00Z"/>
                <w:u w:val="single"/>
              </w:rPr>
            </w:pPr>
            <w:commentRangeStart w:id="862"/>
            <w:commentRangeStart w:id="863"/>
            <w:ins w:id="864" w:author="Han Xie CHAI (MAS)" w:date="2026-01-12T16:36:00Z" w16du:dateUtc="2026-01-12T08:36:00Z">
              <w:r w:rsidRPr="002923FD">
                <w:rPr>
                  <w:rFonts w:cstheme="minorHAnsi"/>
                  <w:color w:val="000000"/>
                </w:rPr>
                <w:t xml:space="preserve">- </w:t>
              </w:r>
              <w:r>
                <w:rPr>
                  <w:rFonts w:cstheme="minorHAnsi"/>
                  <w:color w:val="000000"/>
                </w:rPr>
                <w:t>S</w:t>
              </w:r>
              <w:r w:rsidRPr="002923FD">
                <w:rPr>
                  <w:rFonts w:cstheme="minorHAnsi"/>
                  <w:color w:val="000000"/>
                </w:rPr>
                <w:t xml:space="preserve">hould be </w:t>
              </w:r>
              <w:r>
                <w:rPr>
                  <w:rFonts w:cstheme="minorHAnsi"/>
                  <w:color w:val="000000"/>
                </w:rPr>
                <w:t>1</w:t>
              </w:r>
              <w:r w:rsidRPr="002923FD">
                <w:rPr>
                  <w:rFonts w:cstheme="minorHAnsi"/>
                  <w:color w:val="000000"/>
                </w:rPr>
                <w:t xml:space="preserve"> business day before </w:t>
              </w:r>
              <w:r>
                <w:rPr>
                  <w:rFonts w:cstheme="minorHAnsi"/>
                  <w:color w:val="000000"/>
                </w:rPr>
                <w:t>Allotment</w:t>
              </w:r>
              <w:r w:rsidRPr="002923FD">
                <w:rPr>
                  <w:rFonts w:cstheme="minorHAnsi"/>
                  <w:color w:val="000000"/>
                </w:rPr>
                <w:t xml:space="preserve"> Date</w:t>
              </w:r>
              <w:commentRangeEnd w:id="862"/>
              <w:r>
                <w:rPr>
                  <w:rStyle w:val="CommentReference"/>
                </w:rPr>
                <w:commentReference w:id="862"/>
              </w:r>
              <w:commentRangeEnd w:id="863"/>
              <w:r>
                <w:rPr>
                  <w:rStyle w:val="CommentReference"/>
                </w:rPr>
                <w:commentReference w:id="863"/>
              </w:r>
              <w:r w:rsidRPr="002923FD">
                <w:rPr>
                  <w:rFonts w:cstheme="minorHAnsi"/>
                  <w:color w:val="000000"/>
                </w:rPr>
                <w:t>.</w:t>
              </w:r>
            </w:ins>
          </w:p>
        </w:tc>
        <w:tc>
          <w:tcPr>
            <w:tcW w:w="3685" w:type="dxa"/>
            <w:tcPrChange w:id="865" w:author="Han Xie CHAI (MAS)" w:date="2026-01-12T16:36:00Z" w16du:dateUtc="2026-01-12T08:36:00Z">
              <w:tcPr>
                <w:tcW w:w="3685" w:type="dxa"/>
                <w:gridSpan w:val="2"/>
              </w:tcPr>
            </w:tcPrChange>
          </w:tcPr>
          <w:p w14:paraId="4DA6E65E" w14:textId="77777777" w:rsidR="00EA19BD" w:rsidRPr="002923FD" w:rsidRDefault="00EA19BD" w:rsidP="00EA19BD">
            <w:pPr>
              <w:pStyle w:val="NoSpacing"/>
              <w:rPr>
                <w:ins w:id="866" w:author="Han Xie CHAI (MAS)" w:date="2026-01-12T16:36:00Z" w16du:dateUtc="2026-01-12T08:36:00Z"/>
                <w:rFonts w:cstheme="minorHAnsi"/>
                <w:color w:val="000000"/>
              </w:rPr>
            </w:pPr>
            <w:ins w:id="867" w:author="Han Xie CHAI (MAS)" w:date="2026-01-12T16:36:00Z" w16du:dateUtc="2026-01-12T08:36:00Z">
              <w:r w:rsidRPr="002923FD">
                <w:rPr>
                  <w:rFonts w:cstheme="minorHAnsi"/>
                  <w:color w:val="000000"/>
                </w:rPr>
                <w:t>Only visible and mandatory for SSBs</w:t>
              </w:r>
              <w:r>
                <w:rPr>
                  <w:rFonts w:cstheme="minorHAnsi"/>
                  <w:color w:val="000000"/>
                </w:rPr>
                <w:t xml:space="preserve"> and other security types created whose bid collation occurs over the month</w:t>
              </w:r>
              <w:r w:rsidRPr="002923FD">
                <w:rPr>
                  <w:rFonts w:cstheme="minorHAnsi"/>
                  <w:color w:val="000000"/>
                </w:rPr>
                <w:t>.</w:t>
              </w:r>
            </w:ins>
          </w:p>
          <w:p w14:paraId="16E0937F" w14:textId="77777777" w:rsidR="00EA19BD" w:rsidRPr="002923FD" w:rsidRDefault="00EA19BD" w:rsidP="00EA19BD">
            <w:pPr>
              <w:pStyle w:val="NoSpacing"/>
              <w:rPr>
                <w:ins w:id="868" w:author="Han Xie CHAI (MAS)" w:date="2026-01-12T16:36:00Z" w16du:dateUtc="2026-01-12T08:36:00Z"/>
                <w:rFonts w:cstheme="minorHAnsi"/>
              </w:rPr>
            </w:pPr>
          </w:p>
          <w:p w14:paraId="32219DF7" w14:textId="04BD6828" w:rsidR="00EA19BD" w:rsidRPr="002923FD" w:rsidRDefault="00EA19BD" w:rsidP="00EA19BD">
            <w:pPr>
              <w:pStyle w:val="NoSpacing"/>
              <w:rPr>
                <w:ins w:id="869" w:author="Han Xie CHAI (MAS)" w:date="2026-01-12T16:36:00Z" w16du:dateUtc="2026-01-12T08:36:00Z"/>
                <w:rFonts w:cstheme="minorHAnsi"/>
              </w:rPr>
            </w:pPr>
          </w:p>
        </w:tc>
      </w:tr>
    </w:tbl>
    <w:p w14:paraId="1E0D65E2" w14:textId="7AFF19F8" w:rsidR="00B6631B" w:rsidRDefault="00F70B95" w:rsidP="00B5499B">
      <w:pPr>
        <w:pStyle w:val="Caption"/>
      </w:pPr>
      <w:r>
        <w:t xml:space="preserve">Table </w:t>
      </w:r>
      <w:r>
        <w:fldChar w:fldCharType="begin"/>
      </w:r>
      <w:r>
        <w:instrText xml:space="preserve"> SEQ Table \* ARABIC </w:instrText>
      </w:r>
      <w:r>
        <w:fldChar w:fldCharType="separate"/>
      </w:r>
      <w:r w:rsidR="008F7ED1">
        <w:rPr>
          <w:noProof/>
        </w:rPr>
        <w:t>8</w:t>
      </w:r>
      <w:r>
        <w:fldChar w:fldCharType="end"/>
      </w:r>
      <w:r w:rsidR="00F43972">
        <w:t>:</w:t>
      </w:r>
      <w:r>
        <w:t xml:space="preserve"> </w:t>
      </w:r>
      <w:r w:rsidR="000561A6">
        <w:t>Security Information</w:t>
      </w:r>
      <w:r w:rsidR="00474AFC">
        <w:t xml:space="preserve"> Screen Elements</w:t>
      </w:r>
    </w:p>
    <w:p w14:paraId="7CA854D2" w14:textId="4A0511C0" w:rsidR="000561A6" w:rsidRDefault="000561A6" w:rsidP="000561A6">
      <w:pPr>
        <w:pStyle w:val="Heading4"/>
      </w:pPr>
      <w:r w:rsidRPr="00266C67">
        <w:rPr>
          <w:highlight w:val="yellow"/>
          <w:rPrChange w:id="870" w:author="Eugene CHEONG from.TOPPAN (MAS)" w:date="2025-12-30T21:13:00Z" w16du:dateUtc="2025-12-30T13:13:00Z">
            <w:rPr/>
          </w:rPrChange>
        </w:rPr>
        <w:t>Offering Details</w:t>
      </w:r>
    </w:p>
    <w:tbl>
      <w:tblPr>
        <w:tblStyle w:val="TableGrid"/>
        <w:tblW w:w="0" w:type="auto"/>
        <w:tblLook w:val="04A0" w:firstRow="1" w:lastRow="0" w:firstColumn="1" w:lastColumn="0" w:noHBand="0" w:noVBand="1"/>
      </w:tblPr>
      <w:tblGrid>
        <w:gridCol w:w="561"/>
        <w:gridCol w:w="2026"/>
        <w:gridCol w:w="2281"/>
        <w:gridCol w:w="1968"/>
        <w:gridCol w:w="3954"/>
      </w:tblGrid>
      <w:tr w:rsidR="000561A6" w:rsidRPr="007C7C7F" w14:paraId="0A3D9FB1" w14:textId="77777777" w:rsidTr="004153FF">
        <w:tc>
          <w:tcPr>
            <w:tcW w:w="561" w:type="dxa"/>
            <w:shd w:val="clear" w:color="auto" w:fill="E7E6E6" w:themeFill="background2"/>
          </w:tcPr>
          <w:p w14:paraId="60CAFDB0" w14:textId="77777777" w:rsidR="000561A6" w:rsidRPr="007D7B67" w:rsidRDefault="000561A6" w:rsidP="00C80D28">
            <w:pPr>
              <w:pStyle w:val="NoSpacing"/>
              <w:jc w:val="center"/>
              <w:rPr>
                <w:b/>
                <w:bCs/>
              </w:rPr>
            </w:pPr>
            <w:r w:rsidRPr="007D7B67">
              <w:rPr>
                <w:rFonts w:cstheme="minorHAnsi"/>
                <w:b/>
                <w:bCs/>
              </w:rPr>
              <w:t>S/N</w:t>
            </w:r>
          </w:p>
        </w:tc>
        <w:tc>
          <w:tcPr>
            <w:tcW w:w="2141" w:type="dxa"/>
            <w:shd w:val="clear" w:color="auto" w:fill="E7E6E6" w:themeFill="background2"/>
          </w:tcPr>
          <w:p w14:paraId="66733D73" w14:textId="77777777" w:rsidR="000561A6" w:rsidRPr="007D7B67" w:rsidRDefault="000561A6" w:rsidP="00C80D28">
            <w:pPr>
              <w:pStyle w:val="NoSpacing"/>
              <w:jc w:val="center"/>
              <w:rPr>
                <w:b/>
                <w:bCs/>
              </w:rPr>
            </w:pPr>
            <w:r w:rsidRPr="007D7B67">
              <w:rPr>
                <w:rFonts w:cstheme="minorHAnsi"/>
                <w:b/>
                <w:bCs/>
              </w:rPr>
              <w:t>Name</w:t>
            </w:r>
          </w:p>
        </w:tc>
        <w:tc>
          <w:tcPr>
            <w:tcW w:w="1947" w:type="dxa"/>
            <w:shd w:val="clear" w:color="auto" w:fill="E7E6E6" w:themeFill="background2"/>
          </w:tcPr>
          <w:p w14:paraId="6E094FEC" w14:textId="77777777" w:rsidR="000561A6" w:rsidRPr="007D7B67" w:rsidRDefault="000561A6" w:rsidP="00C80D28">
            <w:pPr>
              <w:pStyle w:val="TableHeading"/>
              <w:jc w:val="center"/>
              <w:rPr>
                <w:rFonts w:asciiTheme="minorHAnsi" w:hAnsiTheme="minorHAnsi" w:cstheme="minorHAnsi"/>
                <w:bCs/>
              </w:rPr>
            </w:pPr>
            <w:r w:rsidRPr="007D7B67">
              <w:rPr>
                <w:rFonts w:asciiTheme="minorHAnsi" w:hAnsiTheme="minorHAnsi" w:cstheme="minorHAnsi"/>
                <w:bCs/>
              </w:rPr>
              <w:t>Type</w:t>
            </w:r>
          </w:p>
          <w:p w14:paraId="764C0731" w14:textId="77777777" w:rsidR="000561A6" w:rsidRPr="007D7B67" w:rsidRDefault="000561A6" w:rsidP="00C80D28">
            <w:pPr>
              <w:pStyle w:val="NoSpacing"/>
              <w:jc w:val="center"/>
              <w:rPr>
                <w:b/>
                <w:bCs/>
              </w:rPr>
            </w:pPr>
            <w:r w:rsidRPr="007D7B67">
              <w:rPr>
                <w:rFonts w:cstheme="minorHAnsi"/>
                <w:b/>
                <w:bCs/>
              </w:rPr>
              <w:t>(Max Length)</w:t>
            </w:r>
          </w:p>
        </w:tc>
        <w:tc>
          <w:tcPr>
            <w:tcW w:w="2009" w:type="dxa"/>
            <w:shd w:val="clear" w:color="auto" w:fill="E7E6E6" w:themeFill="background2"/>
          </w:tcPr>
          <w:p w14:paraId="5DBCE9BF" w14:textId="77777777" w:rsidR="000561A6" w:rsidRPr="007D7B67" w:rsidRDefault="000561A6" w:rsidP="00C80D28">
            <w:pPr>
              <w:pStyle w:val="NoSpacing"/>
              <w:jc w:val="center"/>
              <w:rPr>
                <w:b/>
                <w:bCs/>
              </w:rPr>
            </w:pPr>
            <w:r w:rsidRPr="007D7B67">
              <w:rPr>
                <w:rFonts w:cstheme="minorHAnsi"/>
                <w:b/>
                <w:bCs/>
              </w:rPr>
              <w:t>Validation Rules</w:t>
            </w:r>
          </w:p>
        </w:tc>
        <w:tc>
          <w:tcPr>
            <w:tcW w:w="4132" w:type="dxa"/>
            <w:shd w:val="clear" w:color="auto" w:fill="E7E6E6" w:themeFill="background2"/>
          </w:tcPr>
          <w:p w14:paraId="33602379" w14:textId="77777777" w:rsidR="000561A6" w:rsidRPr="007D7B67" w:rsidRDefault="000561A6" w:rsidP="00C80D28">
            <w:pPr>
              <w:pStyle w:val="NoSpacing"/>
              <w:jc w:val="center"/>
              <w:rPr>
                <w:rFonts w:cstheme="minorHAnsi"/>
                <w:b/>
                <w:bCs/>
              </w:rPr>
            </w:pPr>
            <w:r>
              <w:rPr>
                <w:rFonts w:cstheme="minorHAnsi"/>
                <w:b/>
                <w:bCs/>
              </w:rPr>
              <w:t>Remarks</w:t>
            </w:r>
          </w:p>
        </w:tc>
      </w:tr>
      <w:tr w:rsidR="009510CF" w:rsidRPr="007C7C7F" w14:paraId="1C4EE114" w14:textId="77777777" w:rsidTr="004153FF">
        <w:tc>
          <w:tcPr>
            <w:tcW w:w="561" w:type="dxa"/>
          </w:tcPr>
          <w:p w14:paraId="79240EC2" w14:textId="1B3E518A" w:rsidR="009510CF" w:rsidRPr="007C7C7F" w:rsidRDefault="00D5605D" w:rsidP="009510CF">
            <w:pPr>
              <w:pStyle w:val="NoSpacing"/>
            </w:pPr>
            <w:r>
              <w:t>1</w:t>
            </w:r>
          </w:p>
        </w:tc>
        <w:tc>
          <w:tcPr>
            <w:tcW w:w="2141" w:type="dxa"/>
          </w:tcPr>
          <w:p w14:paraId="775710EC" w14:textId="3C112E51" w:rsidR="009510CF" w:rsidRPr="007C7C7F" w:rsidRDefault="009510CF" w:rsidP="009510CF">
            <w:pPr>
              <w:pStyle w:val="NoSpacing"/>
            </w:pPr>
            <w:r>
              <w:rPr>
                <w:rFonts w:cstheme="minorHAnsi"/>
              </w:rPr>
              <w:t>Total amount offered</w:t>
            </w:r>
          </w:p>
        </w:tc>
        <w:tc>
          <w:tcPr>
            <w:tcW w:w="1947" w:type="dxa"/>
          </w:tcPr>
          <w:p w14:paraId="190FA6A1" w14:textId="5BDB1458" w:rsidR="008858D4" w:rsidRDefault="009510CF" w:rsidP="009510CF">
            <w:pPr>
              <w:pStyle w:val="NoSpacing"/>
              <w:rPr>
                <w:rFonts w:cstheme="minorHAnsi"/>
              </w:rPr>
            </w:pPr>
            <w:commentRangeStart w:id="871"/>
            <w:commentRangeStart w:id="872"/>
            <w:commentRangeStart w:id="873"/>
            <w:r>
              <w:rPr>
                <w:rFonts w:cstheme="minorHAnsi"/>
              </w:rPr>
              <w:t xml:space="preserve">Text </w:t>
            </w:r>
            <w:commentRangeEnd w:id="871"/>
            <w:r w:rsidR="007B64BB">
              <w:rPr>
                <w:rStyle w:val="CommentReference"/>
              </w:rPr>
              <w:commentReference w:id="871"/>
            </w:r>
            <w:commentRangeEnd w:id="872"/>
            <w:r w:rsidR="000A2B01">
              <w:rPr>
                <w:rStyle w:val="CommentReference"/>
              </w:rPr>
              <w:commentReference w:id="872"/>
            </w:r>
            <w:commentRangeEnd w:id="873"/>
            <w:r w:rsidR="00A52400">
              <w:rPr>
                <w:rStyle w:val="CommentReference"/>
              </w:rPr>
              <w:commentReference w:id="873"/>
            </w:r>
          </w:p>
          <w:p w14:paraId="62313607" w14:textId="250EAA2B" w:rsidR="009510CF" w:rsidRPr="00901608" w:rsidRDefault="008858D4" w:rsidP="009510CF">
            <w:pPr>
              <w:pStyle w:val="NoSpacing"/>
            </w:pPr>
            <w:commentRangeStart w:id="874"/>
            <w:commentRangeStart w:id="875"/>
            <w:r>
              <w:rPr>
                <w:rFonts w:cstheme="minorHAnsi"/>
              </w:rPr>
              <w:t>Max length: 13</w:t>
            </w:r>
            <w:commentRangeEnd w:id="874"/>
            <w:r>
              <w:rPr>
                <w:rStyle w:val="CommentReference"/>
              </w:rPr>
              <w:commentReference w:id="874"/>
            </w:r>
            <w:commentRangeEnd w:id="875"/>
            <w:r w:rsidR="00B519C2">
              <w:rPr>
                <w:rStyle w:val="CommentReference"/>
              </w:rPr>
              <w:commentReference w:id="875"/>
            </w:r>
          </w:p>
        </w:tc>
        <w:tc>
          <w:tcPr>
            <w:tcW w:w="2009" w:type="dxa"/>
          </w:tcPr>
          <w:p w14:paraId="471C405D" w14:textId="77777777" w:rsidR="009510CF" w:rsidRPr="001E3A39" w:rsidRDefault="00AF49F7" w:rsidP="009510CF">
            <w:pPr>
              <w:pStyle w:val="NoSpacing"/>
              <w:rPr>
                <w:u w:val="single"/>
              </w:rPr>
            </w:pPr>
            <w:r w:rsidRPr="001E3A39">
              <w:rPr>
                <w:u w:val="single"/>
              </w:rPr>
              <w:t>Hard validations:</w:t>
            </w:r>
          </w:p>
          <w:p w14:paraId="4E70C84C" w14:textId="0ADC9BAC" w:rsidR="002F3DA7" w:rsidRDefault="00AF49F7" w:rsidP="009510CF">
            <w:pPr>
              <w:pStyle w:val="NoSpacing"/>
            </w:pPr>
            <w:r>
              <w:t xml:space="preserve">- </w:t>
            </w:r>
            <w:del w:id="876" w:author="Eugene CHEONG from.TOPPAN (MAS)" w:date="2025-12-31T09:50:00Z" w16du:dateUtc="2025-12-31T01:50:00Z">
              <w:r w:rsidDel="002F3DA7">
                <w:delText>Required field</w:delText>
              </w:r>
            </w:del>
            <w:ins w:id="877" w:author="Eugene CHEONG from.TOPPAN (MAS)" w:date="2025-12-31T09:50:00Z" w16du:dateUtc="2025-12-31T01:50:00Z">
              <w:r w:rsidR="002F3DA7">
                <w:t>Mandatory field</w:t>
              </w:r>
            </w:ins>
            <w:r>
              <w:t>.</w:t>
            </w:r>
          </w:p>
          <w:p w14:paraId="14F293F8" w14:textId="7EA86B40" w:rsidR="00AF49F7" w:rsidRPr="00901608" w:rsidRDefault="004018B6" w:rsidP="009510CF">
            <w:pPr>
              <w:pStyle w:val="NoSpacing"/>
            </w:pPr>
            <w:r>
              <w:t>-</w:t>
            </w:r>
            <w:r w:rsidR="00D001C9">
              <w:t xml:space="preserve"> </w:t>
            </w:r>
            <w:r>
              <w:t>D</w:t>
            </w:r>
            <w:r w:rsidRPr="004018B6">
              <w:t>ivisible by minimum denomination of the security type with no remainder.</w:t>
            </w:r>
          </w:p>
        </w:tc>
        <w:tc>
          <w:tcPr>
            <w:tcW w:w="4132" w:type="dxa"/>
          </w:tcPr>
          <w:p w14:paraId="39235A60" w14:textId="64F47919" w:rsidR="009510CF" w:rsidRPr="00901608" w:rsidRDefault="00AF49F7" w:rsidP="009510CF">
            <w:pPr>
              <w:pStyle w:val="NoSpacing"/>
            </w:pPr>
            <w:r>
              <w:t xml:space="preserve">Large denomination shortcut applies for this field. Refer to </w:t>
            </w:r>
            <w:r w:rsidRPr="00C96648">
              <w:rPr>
                <w:i/>
                <w:iCs/>
              </w:rPr>
              <w:t>MAS_OMEGA – Functional Specifications Document (Common Functions)</w:t>
            </w:r>
            <w:r>
              <w:rPr>
                <w:i/>
                <w:iCs/>
              </w:rPr>
              <w:t>.docx</w:t>
            </w:r>
            <w:r>
              <w:t xml:space="preserve"> for more details.</w:t>
            </w:r>
          </w:p>
        </w:tc>
      </w:tr>
      <w:tr w:rsidR="009510CF" w:rsidRPr="007C7C7F" w14:paraId="69CF6C01" w14:textId="77777777" w:rsidTr="004153FF">
        <w:tc>
          <w:tcPr>
            <w:tcW w:w="561" w:type="dxa"/>
          </w:tcPr>
          <w:p w14:paraId="191D8BB1" w14:textId="40CAE77C" w:rsidR="009510CF" w:rsidRPr="007C7C7F" w:rsidRDefault="00D5605D" w:rsidP="009510CF">
            <w:pPr>
              <w:pStyle w:val="NoSpacing"/>
            </w:pPr>
            <w:r>
              <w:t>2</w:t>
            </w:r>
          </w:p>
        </w:tc>
        <w:tc>
          <w:tcPr>
            <w:tcW w:w="2141" w:type="dxa"/>
          </w:tcPr>
          <w:p w14:paraId="1D84CD76" w14:textId="521535EB" w:rsidR="009510CF" w:rsidRPr="007C7C7F" w:rsidRDefault="009510CF" w:rsidP="009510CF">
            <w:pPr>
              <w:pStyle w:val="NoSpacing"/>
            </w:pPr>
            <w:r>
              <w:rPr>
                <w:rFonts w:cstheme="minorHAnsi"/>
              </w:rPr>
              <w:t>MAS intended tender amount</w:t>
            </w:r>
          </w:p>
        </w:tc>
        <w:tc>
          <w:tcPr>
            <w:tcW w:w="1947" w:type="dxa"/>
          </w:tcPr>
          <w:p w14:paraId="19800B36" w14:textId="1E277D0C" w:rsidR="00BE33AF" w:rsidRDefault="009510CF" w:rsidP="00BE33AF">
            <w:pPr>
              <w:pStyle w:val="NoSpacing"/>
              <w:rPr>
                <w:rFonts w:cstheme="minorHAnsi"/>
              </w:rPr>
            </w:pPr>
            <w:r>
              <w:rPr>
                <w:rFonts w:cstheme="minorHAnsi"/>
              </w:rPr>
              <w:t xml:space="preserve">Text </w:t>
            </w:r>
          </w:p>
          <w:p w14:paraId="0ACAD846" w14:textId="639B27BF" w:rsidR="009510CF" w:rsidRPr="00901608" w:rsidRDefault="00BE33AF" w:rsidP="00BE33AF">
            <w:pPr>
              <w:pStyle w:val="NoSpacing"/>
            </w:pPr>
            <w:commentRangeStart w:id="878"/>
            <w:commentRangeStart w:id="879"/>
            <w:r>
              <w:rPr>
                <w:rFonts w:cstheme="minorHAnsi"/>
              </w:rPr>
              <w:t>Max length: 13</w:t>
            </w:r>
            <w:commentRangeEnd w:id="878"/>
            <w:r>
              <w:rPr>
                <w:rStyle w:val="CommentReference"/>
              </w:rPr>
              <w:commentReference w:id="878"/>
            </w:r>
            <w:commentRangeEnd w:id="879"/>
            <w:r w:rsidR="000578EE">
              <w:rPr>
                <w:rStyle w:val="CommentReference"/>
              </w:rPr>
              <w:commentReference w:id="879"/>
            </w:r>
          </w:p>
        </w:tc>
        <w:tc>
          <w:tcPr>
            <w:tcW w:w="2009" w:type="dxa"/>
          </w:tcPr>
          <w:p w14:paraId="784214F4" w14:textId="77777777" w:rsidR="004018B6" w:rsidRPr="001E3A39" w:rsidRDefault="004018B6" w:rsidP="004018B6">
            <w:pPr>
              <w:pStyle w:val="NoSpacing"/>
              <w:rPr>
                <w:u w:val="single"/>
              </w:rPr>
            </w:pPr>
            <w:r w:rsidRPr="001E3A39">
              <w:rPr>
                <w:u w:val="single"/>
              </w:rPr>
              <w:t>Hard validations:</w:t>
            </w:r>
          </w:p>
          <w:p w14:paraId="3D89982C" w14:textId="77777777" w:rsidR="009510CF" w:rsidRDefault="004018B6" w:rsidP="009510CF">
            <w:pPr>
              <w:pStyle w:val="NoSpacing"/>
            </w:pPr>
            <w:r>
              <w:t>- Must be less than Total amount offered.</w:t>
            </w:r>
          </w:p>
          <w:p w14:paraId="22D7B5F2" w14:textId="62880127" w:rsidR="009510CF" w:rsidRPr="00901608" w:rsidRDefault="0045410A" w:rsidP="009510CF">
            <w:pPr>
              <w:pStyle w:val="NoSpacing"/>
            </w:pPr>
            <w:r>
              <w:t>- D</w:t>
            </w:r>
            <w:r w:rsidRPr="004018B6">
              <w:t>ivisible by minimum denomination of the security type with no remainder.</w:t>
            </w:r>
          </w:p>
        </w:tc>
        <w:tc>
          <w:tcPr>
            <w:tcW w:w="4132" w:type="dxa"/>
          </w:tcPr>
          <w:p w14:paraId="5719663F" w14:textId="77777777" w:rsidR="009510CF" w:rsidRDefault="009510CF" w:rsidP="009510CF">
            <w:pPr>
              <w:pStyle w:val="NoSpacing"/>
            </w:pPr>
            <w:r>
              <w:t>Visible and mandatory if Security type is SGS Bond or T-Bill.</w:t>
            </w:r>
          </w:p>
          <w:p w14:paraId="047473A1" w14:textId="77777777" w:rsidR="009510CF" w:rsidRPr="00605AD9" w:rsidRDefault="009510CF" w:rsidP="009510CF">
            <w:pPr>
              <w:pStyle w:val="NoSpacing"/>
              <w:rPr>
                <w:strike/>
                <w:rPrChange w:id="880" w:author="Jasmine WL TEO (MAS)" w:date="2026-01-12T16:40:00Z" w16du:dateUtc="2026-01-12T08:40:00Z">
                  <w:rPr/>
                </w:rPrChange>
              </w:rPr>
            </w:pPr>
          </w:p>
          <w:p w14:paraId="37E509C2" w14:textId="5D3359DE" w:rsidR="00FB67D9" w:rsidRPr="00605AD9" w:rsidRDefault="00FB67D9" w:rsidP="009510CF">
            <w:pPr>
              <w:pStyle w:val="NoSpacing"/>
              <w:rPr>
                <w:strike/>
                <w:rPrChange w:id="881" w:author="Jasmine WL TEO (MAS)" w:date="2026-01-12T16:40:00Z" w16du:dateUtc="2026-01-12T08:40:00Z">
                  <w:rPr/>
                </w:rPrChange>
              </w:rPr>
            </w:pPr>
            <w:commentRangeStart w:id="882"/>
            <w:r w:rsidRPr="00605AD9">
              <w:rPr>
                <w:strike/>
                <w:rPrChange w:id="883" w:author="Jasmine WL TEO (MAS)" w:date="2026-01-12T16:40:00Z" w16du:dateUtc="2026-01-12T08:40:00Z">
                  <w:rPr/>
                </w:rPrChange>
              </w:rPr>
              <w:t xml:space="preserve">Default value: </w:t>
            </w:r>
            <w:commentRangeStart w:id="884"/>
            <w:commentRangeStart w:id="885"/>
            <w:r w:rsidRPr="00605AD9">
              <w:rPr>
                <w:strike/>
                <w:rPrChange w:id="886" w:author="Jasmine WL TEO (MAS)" w:date="2026-01-12T16:40:00Z" w16du:dateUtc="2026-01-12T08:40:00Z">
                  <w:rPr/>
                </w:rPrChange>
              </w:rPr>
              <w:t>0</w:t>
            </w:r>
            <w:commentRangeEnd w:id="884"/>
            <w:commentRangeEnd w:id="885"/>
            <w:r w:rsidR="0045410A" w:rsidRPr="00605AD9">
              <w:rPr>
                <w:rStyle w:val="CommentReference"/>
                <w:strike/>
                <w:rPrChange w:id="887" w:author="Jasmine WL TEO (MAS)" w:date="2026-01-12T16:40:00Z" w16du:dateUtc="2026-01-12T08:40:00Z">
                  <w:rPr>
                    <w:rStyle w:val="CommentReference"/>
                  </w:rPr>
                </w:rPrChange>
              </w:rPr>
              <w:commentReference w:id="884"/>
            </w:r>
            <w:r w:rsidR="00716C9E" w:rsidRPr="00605AD9">
              <w:rPr>
                <w:rStyle w:val="CommentReference"/>
                <w:strike/>
                <w:rPrChange w:id="888" w:author="Jasmine WL TEO (MAS)" w:date="2026-01-12T16:40:00Z" w16du:dateUtc="2026-01-12T08:40:00Z">
                  <w:rPr>
                    <w:rStyle w:val="CommentReference"/>
                  </w:rPr>
                </w:rPrChange>
              </w:rPr>
              <w:commentReference w:id="885"/>
            </w:r>
            <w:r w:rsidRPr="00605AD9">
              <w:rPr>
                <w:strike/>
                <w:rPrChange w:id="889" w:author="Jasmine WL TEO (MAS)" w:date="2026-01-12T16:40:00Z" w16du:dateUtc="2026-01-12T08:40:00Z">
                  <w:rPr/>
                </w:rPrChange>
              </w:rPr>
              <w:t>.</w:t>
            </w:r>
            <w:commentRangeEnd w:id="882"/>
            <w:r w:rsidR="00605AD9" w:rsidRPr="00605AD9">
              <w:rPr>
                <w:rStyle w:val="CommentReference"/>
                <w:strike/>
                <w:rPrChange w:id="890" w:author="Jasmine WL TEO (MAS)" w:date="2026-01-12T16:40:00Z" w16du:dateUtc="2026-01-12T08:40:00Z">
                  <w:rPr>
                    <w:rStyle w:val="CommentReference"/>
                  </w:rPr>
                </w:rPrChange>
              </w:rPr>
              <w:commentReference w:id="882"/>
            </w:r>
          </w:p>
          <w:p w14:paraId="09FB33F7" w14:textId="77777777" w:rsidR="00FB67D9" w:rsidRDefault="00FB67D9" w:rsidP="009510CF">
            <w:pPr>
              <w:pStyle w:val="NoSpacing"/>
            </w:pPr>
          </w:p>
          <w:p w14:paraId="3396313E" w14:textId="54B234A1" w:rsidR="009510CF" w:rsidRDefault="00EA19BD" w:rsidP="009510CF">
            <w:pPr>
              <w:pStyle w:val="NoSpacing"/>
            </w:pPr>
            <w:ins w:id="891" w:author="Han Xie CHAI (MAS)" w:date="2026-01-12T16:30:00Z" w16du:dateUtc="2026-01-12T08:30:00Z">
              <w:r>
                <w:t>Tool</w:t>
              </w:r>
            </w:ins>
            <w:ins w:id="892" w:author="Han Xie CHAI (MAS)" w:date="2026-01-12T16:31:00Z" w16du:dateUtc="2026-01-12T08:31:00Z">
              <w:r>
                <w:t>tip to display: “</w:t>
              </w:r>
            </w:ins>
            <w:r w:rsidR="00FB67D9">
              <w:t>If the value</w:t>
            </w:r>
            <w:del w:id="893" w:author="Han Xie CHAI (MAS)" w:date="2026-01-12T16:31:00Z" w16du:dateUtc="2026-01-12T08:31:00Z">
              <w:r w:rsidR="00FB67D9">
                <w:delText xml:space="preserve"> of this</w:delText>
              </w:r>
            </w:del>
            <w:r w:rsidR="00FB67D9">
              <w:t xml:space="preserve"> is 0,</w:t>
            </w:r>
            <w:del w:id="894" w:author="Han Xie CHAI (MAS)" w:date="2026-01-12T16:31:00Z" w16du:dateUtc="2026-01-12T08:31:00Z">
              <w:r w:rsidR="00FB67D9">
                <w:delText xml:space="preserve"> this value will be displayed as </w:delText>
              </w:r>
            </w:del>
            <w:r w:rsidR="00FB67D9">
              <w:t>“Nil”</w:t>
            </w:r>
            <w:ins w:id="895" w:author="Han Xie CHAI (MAS)" w:date="2026-01-12T16:31:00Z" w16du:dateUtc="2026-01-12T08:31:00Z">
              <w:r w:rsidR="00FB67D9">
                <w:t xml:space="preserve"> </w:t>
              </w:r>
              <w:r>
                <w:t>will be displayed in the</w:t>
              </w:r>
            </w:ins>
            <w:del w:id="896" w:author="Han Xie CHAI (MAS)" w:date="2026-01-12T16:31:00Z" w16du:dateUtc="2026-01-12T08:31:00Z">
              <w:r w:rsidR="00FB67D9" w:rsidDel="00EA19BD">
                <w:delText xml:space="preserve"> </w:delText>
              </w:r>
              <w:r w:rsidR="00FB67D9">
                <w:delText>when previewing as</w:delText>
              </w:r>
            </w:del>
            <w:r w:rsidR="00FB67D9">
              <w:t xml:space="preserve"> </w:t>
            </w:r>
            <w:ins w:id="897" w:author="Han Xie CHAI (MAS)" w:date="2026-01-12T16:39:00Z" w16du:dateUtc="2026-01-12T08:39:00Z">
              <w:r w:rsidR="00B771DE">
                <w:t>announcement</w:t>
              </w:r>
            </w:ins>
            <w:del w:id="898" w:author="Han Xie CHAI (MAS)" w:date="2026-01-12T16:39:00Z" w16du:dateUtc="2026-01-12T08:39:00Z">
              <w:r w:rsidR="00FB67D9" w:rsidDel="00B771DE">
                <w:delText>PDF</w:delText>
              </w:r>
            </w:del>
            <w:r w:rsidR="00FB67D9">
              <w:t xml:space="preserve"> </w:t>
            </w:r>
            <w:ins w:id="899" w:author="Han Xie CHAI (MAS)" w:date="2026-01-12T16:31:00Z" w16du:dateUtc="2026-01-12T08:31:00Z">
              <w:r>
                <w:t>and</w:t>
              </w:r>
            </w:ins>
            <w:del w:id="900" w:author="Han Xie CHAI (MAS)" w:date="2026-01-12T16:31:00Z" w16du:dateUtc="2026-01-12T08:31:00Z">
              <w:r w:rsidR="00FB67D9">
                <w:delText>or</w:delText>
              </w:r>
            </w:del>
            <w:r w:rsidR="00FB67D9">
              <w:t xml:space="preserve"> when publish</w:t>
            </w:r>
            <w:ins w:id="901" w:author="Han Xie CHAI (MAS)" w:date="2026-01-12T16:31:00Z" w16du:dateUtc="2026-01-12T08:31:00Z">
              <w:r>
                <w:t>ed</w:t>
              </w:r>
            </w:ins>
            <w:del w:id="902" w:author="Han Xie CHAI (MAS)" w:date="2026-01-12T16:31:00Z" w16du:dateUtc="2026-01-12T08:31:00Z">
              <w:r w:rsidR="00FB67D9" w:rsidDel="00EA19BD">
                <w:delText>ing</w:delText>
              </w:r>
            </w:del>
            <w:r w:rsidR="00FB67D9">
              <w:t xml:space="preserve"> to MAS website.</w:t>
            </w:r>
            <w:ins w:id="903" w:author="Han Xie CHAI (MAS)" w:date="2026-01-12T16:31:00Z" w16du:dateUtc="2026-01-12T08:31:00Z">
              <w:r>
                <w:t>”</w:t>
              </w:r>
            </w:ins>
          </w:p>
          <w:p w14:paraId="2CCE1783" w14:textId="77777777" w:rsidR="00AF49F7" w:rsidRDefault="00AF49F7" w:rsidP="009510CF">
            <w:pPr>
              <w:pStyle w:val="NoSpacing"/>
            </w:pPr>
          </w:p>
          <w:p w14:paraId="486BC773" w14:textId="7968C38B" w:rsidR="00AF49F7" w:rsidRPr="00901608" w:rsidRDefault="00AF49F7" w:rsidP="009510CF">
            <w:pPr>
              <w:pStyle w:val="NoSpacing"/>
            </w:pPr>
            <w:r>
              <w:t xml:space="preserve">Large denomination shortcut applies for this field. Refer to </w:t>
            </w:r>
            <w:r w:rsidRPr="00C96648">
              <w:rPr>
                <w:i/>
                <w:iCs/>
              </w:rPr>
              <w:t>MAS_OMEGA – Functional Specifications Document (Common Functions)</w:t>
            </w:r>
            <w:r>
              <w:rPr>
                <w:i/>
                <w:iCs/>
              </w:rPr>
              <w:t>.docx</w:t>
            </w:r>
            <w:r>
              <w:t xml:space="preserve"> for more details.</w:t>
            </w:r>
          </w:p>
        </w:tc>
      </w:tr>
    </w:tbl>
    <w:p w14:paraId="1A93729B" w14:textId="42F4F764" w:rsidR="000561A6" w:rsidRDefault="000561A6" w:rsidP="000561A6">
      <w:pPr>
        <w:pStyle w:val="Caption"/>
      </w:pPr>
      <w:r>
        <w:t xml:space="preserve">Table </w:t>
      </w:r>
      <w:r>
        <w:fldChar w:fldCharType="begin"/>
      </w:r>
      <w:r>
        <w:instrText xml:space="preserve"> SEQ Table \* ARABIC </w:instrText>
      </w:r>
      <w:r>
        <w:fldChar w:fldCharType="separate"/>
      </w:r>
      <w:r w:rsidR="008F7ED1">
        <w:rPr>
          <w:noProof/>
        </w:rPr>
        <w:t>9</w:t>
      </w:r>
      <w:r>
        <w:fldChar w:fldCharType="end"/>
      </w:r>
      <w:r>
        <w:t>: Offering Details Screen Elements</w:t>
      </w:r>
    </w:p>
    <w:p w14:paraId="25A05431" w14:textId="7199EA33" w:rsidR="000561A6" w:rsidRDefault="000561A6" w:rsidP="000561A6">
      <w:pPr>
        <w:pStyle w:val="Heading4"/>
      </w:pPr>
      <w:r>
        <w:t>Coupon &amp; Interest</w:t>
      </w:r>
    </w:p>
    <w:tbl>
      <w:tblPr>
        <w:tblStyle w:val="TableGrid"/>
        <w:tblW w:w="0" w:type="auto"/>
        <w:tblLayout w:type="fixed"/>
        <w:tblLook w:val="04A0" w:firstRow="1" w:lastRow="0" w:firstColumn="1" w:lastColumn="0" w:noHBand="0" w:noVBand="1"/>
      </w:tblPr>
      <w:tblGrid>
        <w:gridCol w:w="560"/>
        <w:gridCol w:w="2251"/>
        <w:gridCol w:w="2004"/>
        <w:gridCol w:w="1843"/>
        <w:gridCol w:w="4132"/>
      </w:tblGrid>
      <w:tr w:rsidR="00DF04DE" w:rsidRPr="007C7C7F" w14:paraId="10D3D07D" w14:textId="77777777" w:rsidTr="004153FF">
        <w:tc>
          <w:tcPr>
            <w:tcW w:w="560" w:type="dxa"/>
            <w:shd w:val="clear" w:color="auto" w:fill="E7E6E6" w:themeFill="background2"/>
          </w:tcPr>
          <w:p w14:paraId="12CA91E7" w14:textId="77777777" w:rsidR="000561A6" w:rsidRPr="007D7B67" w:rsidRDefault="000561A6" w:rsidP="00C80D28">
            <w:pPr>
              <w:pStyle w:val="NoSpacing"/>
              <w:jc w:val="center"/>
              <w:rPr>
                <w:b/>
                <w:bCs/>
              </w:rPr>
            </w:pPr>
            <w:r w:rsidRPr="007D7B67">
              <w:rPr>
                <w:rFonts w:cstheme="minorHAnsi"/>
                <w:b/>
                <w:bCs/>
              </w:rPr>
              <w:t>S/N</w:t>
            </w:r>
          </w:p>
        </w:tc>
        <w:tc>
          <w:tcPr>
            <w:tcW w:w="2251" w:type="dxa"/>
            <w:shd w:val="clear" w:color="auto" w:fill="E7E6E6" w:themeFill="background2"/>
          </w:tcPr>
          <w:p w14:paraId="004C03F1" w14:textId="77777777" w:rsidR="000561A6" w:rsidRPr="007D7B67" w:rsidRDefault="000561A6" w:rsidP="00C80D28">
            <w:pPr>
              <w:pStyle w:val="NoSpacing"/>
              <w:jc w:val="center"/>
              <w:rPr>
                <w:b/>
                <w:bCs/>
              </w:rPr>
            </w:pPr>
            <w:r w:rsidRPr="007D7B67">
              <w:rPr>
                <w:rFonts w:cstheme="minorHAnsi"/>
                <w:b/>
                <w:bCs/>
              </w:rPr>
              <w:t>Name</w:t>
            </w:r>
          </w:p>
        </w:tc>
        <w:tc>
          <w:tcPr>
            <w:tcW w:w="2004" w:type="dxa"/>
            <w:shd w:val="clear" w:color="auto" w:fill="E7E6E6" w:themeFill="background2"/>
          </w:tcPr>
          <w:p w14:paraId="7F3FF0CA" w14:textId="77777777" w:rsidR="000561A6" w:rsidRPr="007D7B67" w:rsidRDefault="000561A6" w:rsidP="00C80D28">
            <w:pPr>
              <w:pStyle w:val="TableHeading"/>
              <w:jc w:val="center"/>
              <w:rPr>
                <w:rFonts w:asciiTheme="minorHAnsi" w:hAnsiTheme="minorHAnsi" w:cstheme="minorHAnsi"/>
                <w:bCs/>
              </w:rPr>
            </w:pPr>
            <w:r w:rsidRPr="007D7B67">
              <w:rPr>
                <w:rFonts w:asciiTheme="minorHAnsi" w:hAnsiTheme="minorHAnsi" w:cstheme="minorHAnsi"/>
                <w:bCs/>
              </w:rPr>
              <w:t>Type</w:t>
            </w:r>
          </w:p>
          <w:p w14:paraId="53057716" w14:textId="77777777" w:rsidR="000561A6" w:rsidRPr="007D7B67" w:rsidRDefault="000561A6" w:rsidP="00C80D28">
            <w:pPr>
              <w:pStyle w:val="NoSpacing"/>
              <w:jc w:val="center"/>
              <w:rPr>
                <w:b/>
                <w:bCs/>
              </w:rPr>
            </w:pPr>
            <w:r w:rsidRPr="007D7B67">
              <w:rPr>
                <w:rFonts w:cstheme="minorHAnsi"/>
                <w:b/>
                <w:bCs/>
              </w:rPr>
              <w:t>(Max Length)</w:t>
            </w:r>
          </w:p>
        </w:tc>
        <w:tc>
          <w:tcPr>
            <w:tcW w:w="1843" w:type="dxa"/>
            <w:shd w:val="clear" w:color="auto" w:fill="E7E6E6" w:themeFill="background2"/>
          </w:tcPr>
          <w:p w14:paraId="13B6590B" w14:textId="77777777" w:rsidR="000561A6" w:rsidRPr="007D7B67" w:rsidRDefault="000561A6" w:rsidP="00C80D28">
            <w:pPr>
              <w:pStyle w:val="NoSpacing"/>
              <w:jc w:val="center"/>
              <w:rPr>
                <w:b/>
                <w:bCs/>
              </w:rPr>
            </w:pPr>
            <w:commentRangeStart w:id="904"/>
            <w:r w:rsidRPr="007D7B67">
              <w:rPr>
                <w:rFonts w:cstheme="minorHAnsi"/>
                <w:b/>
                <w:bCs/>
              </w:rPr>
              <w:t xml:space="preserve">Validation </w:t>
            </w:r>
            <w:commentRangeEnd w:id="904"/>
            <w:r w:rsidR="004B758D">
              <w:rPr>
                <w:rStyle w:val="CommentReference"/>
              </w:rPr>
              <w:commentReference w:id="904"/>
            </w:r>
            <w:r w:rsidRPr="007D7B67">
              <w:rPr>
                <w:rFonts w:cstheme="minorHAnsi"/>
                <w:b/>
                <w:bCs/>
              </w:rPr>
              <w:t>Rules</w:t>
            </w:r>
          </w:p>
        </w:tc>
        <w:tc>
          <w:tcPr>
            <w:tcW w:w="4132" w:type="dxa"/>
            <w:shd w:val="clear" w:color="auto" w:fill="E7E6E6" w:themeFill="background2"/>
          </w:tcPr>
          <w:p w14:paraId="5582AA80" w14:textId="77777777" w:rsidR="000561A6" w:rsidRPr="007D7B67" w:rsidRDefault="000561A6" w:rsidP="00C80D28">
            <w:pPr>
              <w:pStyle w:val="NoSpacing"/>
              <w:jc w:val="center"/>
              <w:rPr>
                <w:rFonts w:cstheme="minorHAnsi"/>
                <w:b/>
                <w:bCs/>
              </w:rPr>
            </w:pPr>
            <w:r>
              <w:rPr>
                <w:rFonts w:cstheme="minorHAnsi"/>
                <w:b/>
                <w:bCs/>
              </w:rPr>
              <w:t>Remarks</w:t>
            </w:r>
          </w:p>
        </w:tc>
      </w:tr>
      <w:tr w:rsidR="00DF04DE" w:rsidRPr="007C7C7F" w14:paraId="44C10768" w14:textId="77777777" w:rsidTr="004153FF">
        <w:tc>
          <w:tcPr>
            <w:tcW w:w="560" w:type="dxa"/>
          </w:tcPr>
          <w:p w14:paraId="28F1F2AD" w14:textId="5880324B" w:rsidR="00CE0D19" w:rsidRPr="007C7C7F" w:rsidRDefault="00CE0D19" w:rsidP="00CE0D19">
            <w:pPr>
              <w:pStyle w:val="NoSpacing"/>
            </w:pPr>
            <w:r>
              <w:rPr>
                <w:rFonts w:cstheme="minorHAnsi"/>
              </w:rPr>
              <w:t>1</w:t>
            </w:r>
          </w:p>
        </w:tc>
        <w:tc>
          <w:tcPr>
            <w:tcW w:w="2251" w:type="dxa"/>
          </w:tcPr>
          <w:p w14:paraId="64F79137" w14:textId="5250C7D1" w:rsidR="00CE0D19" w:rsidRPr="00CE0D19" w:rsidRDefault="00CE0D19" w:rsidP="00CE0D19">
            <w:pPr>
              <w:pStyle w:val="NoSpacing"/>
              <w:jc w:val="left"/>
            </w:pPr>
            <w:r w:rsidRPr="00CE0D19">
              <w:rPr>
                <w:rFonts w:cstheme="minorHAnsi"/>
              </w:rPr>
              <w:t>Step</w:t>
            </w:r>
            <w:r w:rsidR="008928E8">
              <w:rPr>
                <w:rFonts w:cstheme="minorHAnsi"/>
              </w:rPr>
              <w:t>-</w:t>
            </w:r>
            <w:r w:rsidRPr="00CE0D19">
              <w:rPr>
                <w:rFonts w:cstheme="minorHAnsi"/>
              </w:rPr>
              <w:t>up coupon rate</w:t>
            </w:r>
          </w:p>
        </w:tc>
        <w:tc>
          <w:tcPr>
            <w:tcW w:w="2004" w:type="dxa"/>
          </w:tcPr>
          <w:p w14:paraId="088AD7EE" w14:textId="7814B061" w:rsidR="00CE0D19" w:rsidRPr="00901608" w:rsidRDefault="00CE0D19" w:rsidP="00CE0D19">
            <w:pPr>
              <w:pStyle w:val="NoSpacing"/>
            </w:pPr>
            <w:commentRangeStart w:id="905"/>
            <w:commentRangeStart w:id="906"/>
            <w:commentRangeStart w:id="907"/>
            <w:commentRangeStart w:id="908"/>
            <w:r>
              <w:rPr>
                <w:rFonts w:cstheme="minorHAnsi"/>
              </w:rPr>
              <w:t>Data table</w:t>
            </w:r>
            <w:commentRangeEnd w:id="905"/>
            <w:r w:rsidR="00BB532F">
              <w:rPr>
                <w:rStyle w:val="CommentReference"/>
              </w:rPr>
              <w:commentReference w:id="905"/>
            </w:r>
            <w:commentRangeEnd w:id="906"/>
            <w:r w:rsidR="00A52400">
              <w:rPr>
                <w:rStyle w:val="CommentReference"/>
              </w:rPr>
              <w:commentReference w:id="906"/>
            </w:r>
            <w:commentRangeEnd w:id="907"/>
            <w:r w:rsidR="00A52400">
              <w:rPr>
                <w:rStyle w:val="CommentReference"/>
              </w:rPr>
              <w:commentReference w:id="907"/>
            </w:r>
            <w:commentRangeEnd w:id="908"/>
            <w:r w:rsidR="00F84822">
              <w:rPr>
                <w:rStyle w:val="CommentReference"/>
              </w:rPr>
              <w:commentReference w:id="908"/>
            </w:r>
          </w:p>
        </w:tc>
        <w:tc>
          <w:tcPr>
            <w:tcW w:w="1843" w:type="dxa"/>
          </w:tcPr>
          <w:p w14:paraId="4BDC4B5A" w14:textId="77777777" w:rsidR="0045410A" w:rsidRPr="005247FF" w:rsidRDefault="0045410A" w:rsidP="0045410A">
            <w:pPr>
              <w:pStyle w:val="NoSpacing"/>
              <w:rPr>
                <w:u w:val="single"/>
              </w:rPr>
            </w:pPr>
            <w:r w:rsidRPr="005247FF">
              <w:rPr>
                <w:u w:val="single"/>
              </w:rPr>
              <w:t>Hard validations:</w:t>
            </w:r>
          </w:p>
          <w:p w14:paraId="5D43A4E5" w14:textId="4C4CCF54" w:rsidR="0045410A" w:rsidRDefault="0045410A" w:rsidP="0045410A">
            <w:pPr>
              <w:pStyle w:val="NoSpacing"/>
            </w:pPr>
            <w:r>
              <w:t xml:space="preserve">- </w:t>
            </w:r>
            <w:del w:id="909" w:author="Eugene CHEONG from.TOPPAN (MAS)" w:date="2025-12-31T09:50:00Z" w16du:dateUtc="2025-12-31T01:50:00Z">
              <w:r w:rsidDel="002F3DA7">
                <w:delText>Required field</w:delText>
              </w:r>
            </w:del>
            <w:ins w:id="910" w:author="Eugene CHEONG from.TOPPAN (MAS)" w:date="2025-12-31T09:50:00Z" w16du:dateUtc="2025-12-31T01:50:00Z">
              <w:r w:rsidR="002F3DA7">
                <w:t>Mandatory field</w:t>
              </w:r>
            </w:ins>
            <w:r>
              <w:t xml:space="preserve"> for SSB.</w:t>
            </w:r>
          </w:p>
          <w:p w14:paraId="51893A11" w14:textId="4ADDB4DB" w:rsidR="00792459" w:rsidRDefault="00792459" w:rsidP="00792459">
            <w:pPr>
              <w:pStyle w:val="NoSpacing"/>
            </w:pPr>
            <w:commentRangeStart w:id="911"/>
            <w:r>
              <w:t>- Maximum 2 decimal places</w:t>
            </w:r>
            <w:r w:rsidR="008928E8">
              <w:t>.</w:t>
            </w:r>
            <w:commentRangeEnd w:id="911"/>
            <w:r w:rsidR="00D1535F">
              <w:rPr>
                <w:rStyle w:val="CommentReference"/>
              </w:rPr>
              <w:commentReference w:id="911"/>
            </w:r>
          </w:p>
          <w:p w14:paraId="518A7CFB" w14:textId="77777777" w:rsidR="00CE0D19" w:rsidRPr="00901608" w:rsidRDefault="00CE0D19" w:rsidP="00CE0D19">
            <w:pPr>
              <w:pStyle w:val="NoSpacing"/>
            </w:pPr>
          </w:p>
        </w:tc>
        <w:tc>
          <w:tcPr>
            <w:tcW w:w="4132" w:type="dxa"/>
          </w:tcPr>
          <w:p w14:paraId="460CC141" w14:textId="77777777" w:rsidR="00CE0D19" w:rsidRDefault="00CE0D19" w:rsidP="00CE0D19">
            <w:pPr>
              <w:pStyle w:val="NoSpacing"/>
              <w:rPr>
                <w:ins w:id="912" w:author="Eugene CHEONG from.TOPPAN (MAS)" w:date="2025-12-26T13:22:00Z" w16du:dateUtc="2025-12-26T05:22:00Z"/>
              </w:rPr>
            </w:pPr>
            <w:r>
              <w:t>Visible and mandatory if the security type is SSB.</w:t>
            </w:r>
          </w:p>
          <w:p w14:paraId="6CFB1E45" w14:textId="77777777" w:rsidR="00A52400" w:rsidRDefault="00A52400" w:rsidP="00CE0D19">
            <w:pPr>
              <w:pStyle w:val="NoSpacing"/>
              <w:rPr>
                <w:ins w:id="913" w:author="Eugene CHEONG from.TOPPAN (MAS)" w:date="2025-12-26T13:22:00Z" w16du:dateUtc="2025-12-26T05:22:00Z"/>
              </w:rPr>
            </w:pPr>
          </w:p>
          <w:p w14:paraId="5815ED0B" w14:textId="34295CBE" w:rsidR="00A52400" w:rsidRDefault="00A52400" w:rsidP="00CE0D19">
            <w:pPr>
              <w:pStyle w:val="NoSpacing"/>
            </w:pPr>
            <w:ins w:id="914" w:author="Eugene CHEONG from.TOPPAN (MAS)" w:date="2025-12-26T13:22:00Z" w16du:dateUtc="2025-12-26T05:22:00Z">
              <w:r>
                <w:t xml:space="preserve">Initial values are generated </w:t>
              </w:r>
            </w:ins>
            <w:ins w:id="915" w:author="Eugene CHEONG from.TOPPAN (MAS)" w:date="2025-12-26T13:23:00Z" w16du:dateUtc="2025-12-26T05:23:00Z">
              <w:r>
                <w:t>by OMEGA</w:t>
              </w:r>
              <w:del w:id="916" w:author="Han Xie CHAI (MAS)" w:date="2026-01-12T16:48:00Z" w16du:dateUtc="2026-01-12T08:48:00Z">
                <w:r>
                  <w:delText xml:space="preserve"> using the </w:delText>
                </w:r>
                <w:r w:rsidRPr="00A52400">
                  <w:delText>simple average of the respective daily SGS benchmark yields from the month before the public notice of issuance</w:delText>
                </w:r>
              </w:del>
              <w:r>
                <w:t xml:space="preserve">. Refer to </w:t>
              </w:r>
              <w:r>
                <w:fldChar w:fldCharType="begin"/>
              </w:r>
              <w:r>
                <w:instrText xml:space="preserve"> REF _Ref215822494 \r \h </w:instrText>
              </w:r>
            </w:ins>
            <w:r>
              <w:fldChar w:fldCharType="separate"/>
            </w:r>
            <w:r w:rsidR="008F7ED1">
              <w:t>6</w:t>
            </w:r>
            <w:ins w:id="917" w:author="Eugene CHEONG from.TOPPAN (MAS)" w:date="2025-12-26T13:23:00Z" w16du:dateUtc="2025-12-26T05:23:00Z">
              <w:r>
                <w:fldChar w:fldCharType="end"/>
              </w:r>
              <w:r>
                <w:t xml:space="preserve"> </w:t>
              </w:r>
              <w:r>
                <w:fldChar w:fldCharType="begin"/>
              </w:r>
              <w:r>
                <w:instrText xml:space="preserve"> REF _Ref215822494 \h </w:instrText>
              </w:r>
            </w:ins>
            <w:r>
              <w:fldChar w:fldCharType="separate"/>
            </w:r>
            <w:r w:rsidR="008F7ED1">
              <w:t>Step-up Coupon Rate Calculation Logic</w:t>
            </w:r>
            <w:ins w:id="918" w:author="Eugene CHEONG from.TOPPAN (MAS)" w:date="2025-12-26T13:23:00Z" w16du:dateUtc="2025-12-26T05:23:00Z">
              <w:r>
                <w:fldChar w:fldCharType="end"/>
              </w:r>
              <w:r>
                <w:t>.</w:t>
              </w:r>
            </w:ins>
          </w:p>
          <w:p w14:paraId="725EC742" w14:textId="77777777" w:rsidR="00CE0D19" w:rsidRDefault="00CE0D19" w:rsidP="00CE0D19">
            <w:pPr>
              <w:pStyle w:val="NoSpacing"/>
            </w:pPr>
          </w:p>
          <w:p w14:paraId="48E999E0" w14:textId="725D6E41" w:rsidR="00CE0D19" w:rsidRPr="00901608" w:rsidRDefault="00CE0D19" w:rsidP="00CE0D19">
            <w:pPr>
              <w:pStyle w:val="NoSpacing"/>
            </w:pPr>
            <w:r w:rsidRPr="00BC0EA8">
              <w:t>Can be updated using file upload</w:t>
            </w:r>
            <w:r w:rsidR="00520C3D">
              <w:t xml:space="preserve"> to overwrite the system computed values -</w:t>
            </w:r>
            <w:r w:rsidRPr="00BC0EA8">
              <w:t xml:space="preserve"> refer to</w:t>
            </w:r>
            <w:r w:rsidR="00BC0EA8" w:rsidRPr="00BC0EA8">
              <w:t xml:space="preserve"> </w:t>
            </w:r>
            <w:r w:rsidR="00BC0EA8" w:rsidRPr="00BC0EA8">
              <w:fldChar w:fldCharType="begin"/>
            </w:r>
            <w:r w:rsidR="00BC0EA8" w:rsidRPr="00BC0EA8">
              <w:instrText xml:space="preserve"> REF _Ref215822377 \r \h </w:instrText>
            </w:r>
            <w:r w:rsidR="00BC0EA8">
              <w:instrText xml:space="preserve"> \* MERGEFORMAT </w:instrText>
            </w:r>
            <w:r w:rsidR="00BC0EA8" w:rsidRPr="00BC0EA8">
              <w:fldChar w:fldCharType="separate"/>
            </w:r>
            <w:r w:rsidR="008F7ED1">
              <w:t>2.8.6</w:t>
            </w:r>
            <w:r w:rsidR="00BC0EA8" w:rsidRPr="00BC0EA8">
              <w:fldChar w:fldCharType="end"/>
            </w:r>
            <w:r w:rsidR="00BC0EA8">
              <w:t xml:space="preserve"> </w:t>
            </w:r>
            <w:r w:rsidR="00BC0EA8" w:rsidRPr="00BC0EA8">
              <w:fldChar w:fldCharType="begin"/>
            </w:r>
            <w:r w:rsidR="00BC0EA8" w:rsidRPr="00BC0EA8">
              <w:instrText xml:space="preserve"> REF _Ref215822380 \h </w:instrText>
            </w:r>
            <w:r w:rsidR="00BC0EA8">
              <w:instrText xml:space="preserve"> \* MERGEFORMAT </w:instrText>
            </w:r>
            <w:r w:rsidR="00BC0EA8" w:rsidRPr="00BC0EA8">
              <w:fldChar w:fldCharType="separate"/>
            </w:r>
            <w:r w:rsidR="008F7ED1">
              <w:t>Upload File Modal</w:t>
            </w:r>
            <w:r w:rsidR="00BC0EA8" w:rsidRPr="00BC0EA8">
              <w:fldChar w:fldCharType="end"/>
            </w:r>
            <w:r w:rsidRPr="00BC0EA8">
              <w:t>.</w:t>
            </w:r>
          </w:p>
        </w:tc>
      </w:tr>
      <w:tr w:rsidR="00DF04DE" w:rsidRPr="007C7C7F" w14:paraId="4B36AC51" w14:textId="77777777" w:rsidTr="004153FF">
        <w:tc>
          <w:tcPr>
            <w:tcW w:w="560" w:type="dxa"/>
          </w:tcPr>
          <w:p w14:paraId="3C46033D" w14:textId="4CBF81D5" w:rsidR="00CE0D19" w:rsidRPr="007C7C7F" w:rsidRDefault="00CE0D19" w:rsidP="00CE0D19">
            <w:pPr>
              <w:pStyle w:val="NoSpacing"/>
            </w:pPr>
            <w:r>
              <w:rPr>
                <w:rFonts w:cstheme="minorHAnsi"/>
              </w:rPr>
              <w:t>2</w:t>
            </w:r>
          </w:p>
        </w:tc>
        <w:tc>
          <w:tcPr>
            <w:tcW w:w="2251" w:type="dxa"/>
          </w:tcPr>
          <w:p w14:paraId="64F7088F" w14:textId="69E4A750" w:rsidR="00CE0D19" w:rsidRPr="007C7C7F" w:rsidRDefault="00CE0D19" w:rsidP="00CE0D19">
            <w:pPr>
              <w:pStyle w:val="NoSpacing"/>
            </w:pPr>
            <w:r>
              <w:rPr>
                <w:rFonts w:cstheme="minorHAnsi"/>
              </w:rPr>
              <w:t>Coupon rate</w:t>
            </w:r>
          </w:p>
        </w:tc>
        <w:tc>
          <w:tcPr>
            <w:tcW w:w="2004" w:type="dxa"/>
          </w:tcPr>
          <w:p w14:paraId="4A0A9370" w14:textId="7B4C6AF6" w:rsidR="005A317E" w:rsidRDefault="00CE0D19" w:rsidP="00CE0D19">
            <w:pPr>
              <w:pStyle w:val="NoSpacing"/>
              <w:rPr>
                <w:rFonts w:cstheme="minorHAnsi"/>
              </w:rPr>
            </w:pPr>
            <w:r>
              <w:rPr>
                <w:rFonts w:cstheme="minorHAnsi"/>
              </w:rPr>
              <w:t xml:space="preserve">Text </w:t>
            </w:r>
          </w:p>
          <w:p w14:paraId="74104823" w14:textId="5C7A0308" w:rsidR="00CE0D19" w:rsidRPr="00901608" w:rsidRDefault="005A317E" w:rsidP="00CE0D19">
            <w:pPr>
              <w:pStyle w:val="NoSpacing"/>
            </w:pPr>
            <w:r>
              <w:rPr>
                <w:rFonts w:cstheme="minorHAnsi"/>
              </w:rPr>
              <w:t xml:space="preserve">Max length: </w:t>
            </w:r>
            <w:r w:rsidR="006E0CD4">
              <w:rPr>
                <w:rFonts w:cstheme="minorHAnsi"/>
              </w:rPr>
              <w:t>10</w:t>
            </w:r>
            <w:ins w:id="919" w:author="Eugene CHEONG from.TOPPAN (MAS)" w:date="2025-12-31T09:48:00Z" w16du:dateUtc="2025-12-31T01:48:00Z">
              <w:r w:rsidR="002F3DA7">
                <w:rPr>
                  <w:rFonts w:cstheme="minorHAnsi"/>
                </w:rPr>
                <w:t>0</w:t>
              </w:r>
            </w:ins>
          </w:p>
        </w:tc>
        <w:tc>
          <w:tcPr>
            <w:tcW w:w="1843" w:type="dxa"/>
          </w:tcPr>
          <w:p w14:paraId="5E95DEC7" w14:textId="77777777" w:rsidR="0045410A" w:rsidRPr="005247FF" w:rsidRDefault="0045410A" w:rsidP="0045410A">
            <w:pPr>
              <w:pStyle w:val="NoSpacing"/>
              <w:rPr>
                <w:u w:val="single"/>
              </w:rPr>
            </w:pPr>
            <w:r w:rsidRPr="005247FF">
              <w:rPr>
                <w:u w:val="single"/>
              </w:rPr>
              <w:t>Hard validations:</w:t>
            </w:r>
          </w:p>
          <w:p w14:paraId="3690732D" w14:textId="39BAAC0C" w:rsidR="0045410A" w:rsidDel="0096066B" w:rsidRDefault="0045410A" w:rsidP="0045410A">
            <w:pPr>
              <w:pStyle w:val="NoSpacing"/>
              <w:rPr>
                <w:del w:id="920" w:author="Eugene CHEONG from.TOPPAN (MAS)" w:date="2025-12-29T09:57:00Z" w16du:dateUtc="2025-12-29T01:57:00Z"/>
              </w:rPr>
            </w:pPr>
            <w:r>
              <w:t xml:space="preserve">- </w:t>
            </w:r>
            <w:del w:id="921" w:author="Eugene CHEONG from.TOPPAN (MAS)" w:date="2025-12-31T09:50:00Z" w16du:dateUtc="2025-12-31T01:50:00Z">
              <w:r w:rsidDel="002F3DA7">
                <w:delText>Required field</w:delText>
              </w:r>
            </w:del>
            <w:ins w:id="922" w:author="Eugene CHEONG from.TOPPAN (MAS)" w:date="2025-12-31T09:50:00Z" w16du:dateUtc="2025-12-31T01:50:00Z">
              <w:r w:rsidR="002F3DA7">
                <w:t>Mandatory field</w:t>
              </w:r>
            </w:ins>
            <w:r>
              <w:t xml:space="preserve"> for SGS Bond and SSB.</w:t>
            </w:r>
          </w:p>
          <w:p w14:paraId="0C9B3EC3" w14:textId="36D34AB1" w:rsidR="00964EBB" w:rsidDel="0096066B" w:rsidRDefault="00964EBB" w:rsidP="0045410A">
            <w:pPr>
              <w:pStyle w:val="NoSpacing"/>
              <w:rPr>
                <w:del w:id="923" w:author="Eugene CHEONG from.TOPPAN (MAS)" w:date="2025-12-29T09:57:00Z" w16du:dateUtc="2025-12-29T01:57:00Z"/>
              </w:rPr>
            </w:pPr>
            <w:del w:id="924" w:author="Eugene CHEONG from.TOPPAN (MAS)" w:date="2025-12-29T09:57:00Z" w16du:dateUtc="2025-12-29T01:57:00Z">
              <w:r w:rsidDel="0096066B">
                <w:delText>- Maximum 3 decimal places</w:delText>
              </w:r>
              <w:r w:rsidR="008928E8" w:rsidDel="0096066B">
                <w:delText>.</w:delText>
              </w:r>
            </w:del>
          </w:p>
          <w:p w14:paraId="2FAC6006" w14:textId="77777777" w:rsidR="00CE0D19" w:rsidRPr="00901608" w:rsidRDefault="00CE0D19" w:rsidP="0096066B">
            <w:pPr>
              <w:pStyle w:val="NoSpacing"/>
            </w:pPr>
          </w:p>
        </w:tc>
        <w:tc>
          <w:tcPr>
            <w:tcW w:w="4132" w:type="dxa"/>
          </w:tcPr>
          <w:p w14:paraId="12FFB296" w14:textId="77777777" w:rsidR="00CE0D19" w:rsidRDefault="00CE0D19" w:rsidP="00CE0D19">
            <w:pPr>
              <w:pStyle w:val="NoSpacing"/>
            </w:pPr>
            <w:r>
              <w:t>Visible and mandatory if the security type is SSB or SGS Bonds.</w:t>
            </w:r>
          </w:p>
          <w:p w14:paraId="7672E4A1" w14:textId="77777777" w:rsidR="00CE0D19" w:rsidRDefault="00CE0D19" w:rsidP="00CE0D19">
            <w:pPr>
              <w:pStyle w:val="NoSpacing"/>
            </w:pPr>
          </w:p>
          <w:p w14:paraId="30B9E0E9" w14:textId="02926BB2" w:rsidR="00CE0D19" w:rsidRDefault="00CE0D19" w:rsidP="00CE0D19">
            <w:pPr>
              <w:pStyle w:val="NoSpacing"/>
              <w:rPr>
                <w:rFonts w:ascii="Calibri" w:hAnsi="Calibri" w:cs="Calibri"/>
              </w:rPr>
            </w:pPr>
            <w:r w:rsidRPr="00CF2ED2">
              <w:rPr>
                <w:rFonts w:ascii="Calibri" w:hAnsi="Calibri" w:cs="Calibri"/>
              </w:rPr>
              <w:t>Default</w:t>
            </w:r>
            <w:r w:rsidR="0045410A">
              <w:rPr>
                <w:rFonts w:ascii="Calibri" w:hAnsi="Calibri" w:cs="Calibri"/>
              </w:rPr>
              <w:t xml:space="preserve"> for SSB</w:t>
            </w:r>
            <w:r w:rsidRPr="00CF2ED2">
              <w:rPr>
                <w:rFonts w:ascii="Calibri" w:hAnsi="Calibri" w:cs="Calibri"/>
              </w:rPr>
              <w:t>: “</w:t>
            </w:r>
            <w:r>
              <w:rPr>
                <w:rFonts w:ascii="Calibri" w:hAnsi="Calibri" w:cs="Calibri"/>
              </w:rPr>
              <w:t>Per Table 1.”</w:t>
            </w:r>
          </w:p>
          <w:p w14:paraId="65F61E30" w14:textId="77777777" w:rsidR="00CE0D19" w:rsidRDefault="00CE0D19" w:rsidP="00CE0D19">
            <w:pPr>
              <w:pStyle w:val="NoSpacing"/>
            </w:pPr>
          </w:p>
          <w:p w14:paraId="2DF10595" w14:textId="612D044F" w:rsidR="00CE0D19" w:rsidRDefault="00CE0D19" w:rsidP="00CE0D19">
            <w:pPr>
              <w:pStyle w:val="NoSpacing"/>
              <w:rPr>
                <w:rFonts w:ascii="Calibri" w:hAnsi="Calibri" w:cs="Calibri"/>
              </w:rPr>
            </w:pPr>
            <w:r w:rsidRPr="0060329B">
              <w:rPr>
                <w:rFonts w:ascii="Calibri" w:hAnsi="Calibri" w:cs="Calibri"/>
              </w:rPr>
              <w:t>Default</w:t>
            </w:r>
            <w:r w:rsidR="0045410A">
              <w:rPr>
                <w:rFonts w:ascii="Calibri" w:hAnsi="Calibri" w:cs="Calibri"/>
              </w:rPr>
              <w:t xml:space="preserve"> for </w:t>
            </w:r>
            <w:ins w:id="925" w:author="Han Xie CHAI (MAS)" w:date="2026-01-12T16:49:00Z" w16du:dateUtc="2026-01-12T08:49:00Z">
              <w:r w:rsidR="00A739D6">
                <w:rPr>
                  <w:rFonts w:ascii="Calibri" w:hAnsi="Calibri" w:cs="Calibri"/>
                </w:rPr>
                <w:t xml:space="preserve">New </w:t>
              </w:r>
            </w:ins>
            <w:r w:rsidR="0045410A">
              <w:rPr>
                <w:rFonts w:ascii="Calibri" w:hAnsi="Calibri" w:cs="Calibri"/>
              </w:rPr>
              <w:t>SGS Bonds</w:t>
            </w:r>
            <w:del w:id="926" w:author="Han Xie CHAI (MAS)" w:date="2026-01-12T16:50:00Z" w16du:dateUtc="2026-01-12T08:50:00Z">
              <w:r w:rsidR="0045410A">
                <w:rPr>
                  <w:rFonts w:ascii="Calibri" w:hAnsi="Calibri" w:cs="Calibri"/>
                </w:rPr>
                <w:delText xml:space="preserve"> (New)</w:delText>
              </w:r>
            </w:del>
            <w:r w:rsidRPr="0060329B">
              <w:rPr>
                <w:rFonts w:ascii="Calibri" w:hAnsi="Calibri" w:cs="Calibri"/>
              </w:rPr>
              <w:t>: "</w:t>
            </w:r>
            <w:commentRangeStart w:id="927"/>
            <w:commentRangeStart w:id="928"/>
            <w:r w:rsidRPr="0060329B">
              <w:rPr>
                <w:rFonts w:ascii="Calibri" w:hAnsi="Calibri" w:cs="Calibri"/>
              </w:rPr>
              <w:t>To be determined based on the cut-off yield of successful applications</w:t>
            </w:r>
            <w:commentRangeEnd w:id="927"/>
            <w:r w:rsidR="006E2938">
              <w:rPr>
                <w:rStyle w:val="CommentReference"/>
              </w:rPr>
              <w:commentReference w:id="927"/>
            </w:r>
            <w:commentRangeEnd w:id="928"/>
            <w:r w:rsidR="00BB1D7B">
              <w:rPr>
                <w:rStyle w:val="CommentReference"/>
              </w:rPr>
              <w:commentReference w:id="928"/>
            </w:r>
            <w:r w:rsidRPr="0060329B">
              <w:rPr>
                <w:rFonts w:ascii="Calibri" w:hAnsi="Calibri" w:cs="Calibri"/>
              </w:rPr>
              <w:t>"</w:t>
            </w:r>
          </w:p>
          <w:p w14:paraId="126FFF6C" w14:textId="77777777" w:rsidR="00CE0D19" w:rsidRDefault="00CE0D19" w:rsidP="00CE0D19">
            <w:pPr>
              <w:pStyle w:val="NoSpacing"/>
              <w:rPr>
                <w:rFonts w:ascii="Calibri" w:hAnsi="Calibri" w:cs="Calibri"/>
              </w:rPr>
            </w:pPr>
          </w:p>
          <w:p w14:paraId="02ECA305" w14:textId="0CFA4DEF" w:rsidR="00CE0D19" w:rsidRPr="00901608" w:rsidRDefault="00CE0D19" w:rsidP="00CE0D19">
            <w:pPr>
              <w:pStyle w:val="NoSpacing"/>
            </w:pPr>
            <w:r>
              <w:t xml:space="preserve">For Reopened SGS </w:t>
            </w:r>
            <w:r w:rsidR="0045410A">
              <w:t>B</w:t>
            </w:r>
            <w:r>
              <w:t xml:space="preserve">onds, obtain the coupon rate </w:t>
            </w:r>
            <w:ins w:id="929" w:author="Akila BALAKRISHNAN from.OPTIMUM (MAS)" w:date="2026-01-06T10:35:00Z" w16du:dateUtc="2026-01-06T02:35:00Z">
              <w:r w:rsidR="00123A0A">
                <w:t xml:space="preserve">of the original issue </w:t>
              </w:r>
            </w:ins>
            <w:r>
              <w:t>from the security</w:t>
            </w:r>
            <w:ins w:id="930" w:author="Han Xie CHAI (MAS)" w:date="2026-01-12T16:50:00Z" w16du:dateUtc="2026-01-12T08:50:00Z">
              <w:r>
                <w:t xml:space="preserve"> </w:t>
              </w:r>
              <w:r w:rsidR="00A739D6">
                <w:t>database</w:t>
              </w:r>
            </w:ins>
            <w:r>
              <w:t xml:space="preserve"> table</w:t>
            </w:r>
            <w:del w:id="931" w:author="Eugene CHEONG from.TOPPAN (MAS)" w:date="2025-12-26T13:37:00Z" w16du:dateUtc="2025-12-26T05:37:00Z">
              <w:r w:rsidDel="007F103F">
                <w:delText xml:space="preserve">, </w:delText>
              </w:r>
              <w:commentRangeStart w:id="932"/>
              <w:commentRangeStart w:id="933"/>
              <w:r w:rsidDel="007F103F">
                <w:delText>rounded to 3 decimal places</w:delText>
              </w:r>
            </w:del>
            <w:r>
              <w:t xml:space="preserve"> </w:t>
            </w:r>
            <w:commentRangeEnd w:id="932"/>
            <w:r w:rsidR="00C3485E">
              <w:rPr>
                <w:rStyle w:val="CommentReference"/>
              </w:rPr>
              <w:commentReference w:id="932"/>
            </w:r>
            <w:commentRangeEnd w:id="933"/>
            <w:r w:rsidR="007F103F">
              <w:rPr>
                <w:rStyle w:val="CommentReference"/>
              </w:rPr>
              <w:commentReference w:id="933"/>
            </w:r>
            <w:r>
              <w:t>(</w:t>
            </w:r>
            <w:r w:rsidR="005A317E">
              <w:t>e.g.,</w:t>
            </w:r>
            <w:r>
              <w:t xml:space="preserve"> “1.657%”).</w:t>
            </w:r>
          </w:p>
        </w:tc>
      </w:tr>
      <w:tr w:rsidR="00DF04DE" w:rsidRPr="007C7C7F" w14:paraId="19902406" w14:textId="77777777" w:rsidTr="004153FF">
        <w:tc>
          <w:tcPr>
            <w:tcW w:w="560" w:type="dxa"/>
          </w:tcPr>
          <w:p w14:paraId="0B7D6D6F" w14:textId="30976369" w:rsidR="00CE0D19" w:rsidRDefault="00CE0D19" w:rsidP="00CE0D19">
            <w:pPr>
              <w:pStyle w:val="NoSpacing"/>
              <w:rPr>
                <w:rFonts w:cstheme="minorHAnsi"/>
              </w:rPr>
            </w:pPr>
            <w:r>
              <w:rPr>
                <w:rFonts w:cstheme="minorHAnsi"/>
              </w:rPr>
              <w:t>3</w:t>
            </w:r>
          </w:p>
        </w:tc>
        <w:tc>
          <w:tcPr>
            <w:tcW w:w="2251" w:type="dxa"/>
          </w:tcPr>
          <w:p w14:paraId="65DBE2CF" w14:textId="3ACD747C" w:rsidR="00CE0D19" w:rsidRPr="002923FD" w:rsidRDefault="00CE0D19" w:rsidP="00CE0D19">
            <w:pPr>
              <w:pStyle w:val="NoSpacing"/>
            </w:pPr>
            <w:commentRangeStart w:id="934"/>
            <w:commentRangeStart w:id="935"/>
            <w:commentRangeStart w:id="936"/>
            <w:r>
              <w:rPr>
                <w:rFonts w:cstheme="minorHAnsi"/>
              </w:rPr>
              <w:t>First coupon payment date</w:t>
            </w:r>
            <w:commentRangeEnd w:id="934"/>
            <w:r w:rsidR="00884E8E">
              <w:rPr>
                <w:rStyle w:val="CommentReference"/>
              </w:rPr>
              <w:commentReference w:id="934"/>
            </w:r>
            <w:commentRangeEnd w:id="935"/>
            <w:r w:rsidR="00970968">
              <w:rPr>
                <w:rStyle w:val="CommentReference"/>
              </w:rPr>
              <w:commentReference w:id="935"/>
            </w:r>
            <w:commentRangeEnd w:id="936"/>
            <w:r w:rsidR="00773874">
              <w:rPr>
                <w:rStyle w:val="CommentReference"/>
              </w:rPr>
              <w:commentReference w:id="936"/>
            </w:r>
          </w:p>
        </w:tc>
        <w:tc>
          <w:tcPr>
            <w:tcW w:w="2004" w:type="dxa"/>
          </w:tcPr>
          <w:p w14:paraId="3F9914D6" w14:textId="76FA7B81" w:rsidR="00CE0D19" w:rsidRPr="002923FD" w:rsidRDefault="00CE0D19" w:rsidP="00CE0D19">
            <w:pPr>
              <w:pStyle w:val="NoSpacing"/>
            </w:pPr>
            <w:r>
              <w:rPr>
                <w:rFonts w:cstheme="minorHAnsi"/>
              </w:rPr>
              <w:t>Date Picker</w:t>
            </w:r>
          </w:p>
        </w:tc>
        <w:tc>
          <w:tcPr>
            <w:tcW w:w="1843" w:type="dxa"/>
          </w:tcPr>
          <w:p w14:paraId="2125A810" w14:textId="77777777" w:rsidR="004018B6" w:rsidRPr="001E3A39" w:rsidRDefault="004018B6" w:rsidP="004018B6">
            <w:pPr>
              <w:pStyle w:val="NoSpacing"/>
              <w:rPr>
                <w:u w:val="single"/>
              </w:rPr>
            </w:pPr>
            <w:r w:rsidRPr="001E3A39">
              <w:rPr>
                <w:u w:val="single"/>
              </w:rPr>
              <w:t>Hard validations:</w:t>
            </w:r>
          </w:p>
          <w:p w14:paraId="23CE7F97" w14:textId="49671CBA" w:rsidR="004B639E" w:rsidRDefault="004B639E" w:rsidP="004018B6">
            <w:pPr>
              <w:pStyle w:val="NoSpacing"/>
            </w:pPr>
            <w:r>
              <w:t xml:space="preserve">- </w:t>
            </w:r>
            <w:del w:id="937" w:author="Eugene CHEONG from.TOPPAN (MAS)" w:date="2025-12-31T09:50:00Z" w16du:dateUtc="2025-12-31T01:50:00Z">
              <w:r w:rsidDel="002F3DA7">
                <w:delText>Required field</w:delText>
              </w:r>
            </w:del>
            <w:ins w:id="938" w:author="Eugene CHEONG from.TOPPAN (MAS)" w:date="2025-12-31T09:50:00Z" w16du:dateUtc="2025-12-31T01:50:00Z">
              <w:r w:rsidR="002F3DA7">
                <w:t>Mandatory field</w:t>
              </w:r>
            </w:ins>
            <w:r>
              <w:t xml:space="preserve"> for SGS Bond (New) and SSB.</w:t>
            </w:r>
          </w:p>
          <w:p w14:paraId="3CAD2C3A" w14:textId="57715CE9" w:rsidR="004018B6" w:rsidRDefault="004018B6" w:rsidP="004018B6">
            <w:pPr>
              <w:pStyle w:val="NoSpacing"/>
            </w:pPr>
            <w:r>
              <w:t>- Must be a</w:t>
            </w:r>
            <w:r w:rsidR="005A317E">
              <w:t>fter issue date</w:t>
            </w:r>
          </w:p>
          <w:p w14:paraId="6EC13652" w14:textId="77777777" w:rsidR="00CE0D19" w:rsidRPr="002923FD" w:rsidRDefault="00CE0D19" w:rsidP="00CE0D19">
            <w:pPr>
              <w:pStyle w:val="NoSpacing"/>
            </w:pPr>
          </w:p>
        </w:tc>
        <w:tc>
          <w:tcPr>
            <w:tcW w:w="4132" w:type="dxa"/>
          </w:tcPr>
          <w:p w14:paraId="27AF50F0" w14:textId="77777777" w:rsidR="00CE0D19" w:rsidRDefault="00CE0D19" w:rsidP="00CE0D19">
            <w:pPr>
              <w:pStyle w:val="NoSpacing"/>
            </w:pPr>
            <w:r>
              <w:t>Visible and mandatory if the security type is SSB or SGS Bond (New).</w:t>
            </w:r>
          </w:p>
          <w:p w14:paraId="0BC0D7BD" w14:textId="77777777" w:rsidR="00CE0D19" w:rsidRDefault="00CE0D19" w:rsidP="00CE0D19">
            <w:pPr>
              <w:pStyle w:val="NoSpacing"/>
            </w:pPr>
          </w:p>
          <w:p w14:paraId="188FA1D6" w14:textId="3F19167A" w:rsidR="00CE0D19" w:rsidRDefault="00CF7588" w:rsidP="00CE0D19">
            <w:pPr>
              <w:pStyle w:val="NoSpacing"/>
              <w:rPr>
                <w:ins w:id="939" w:author="Eugene CHEONG from.TOPPAN (MAS)" w:date="2025-12-29T11:44:00Z" w16du:dateUtc="2025-12-29T03:44:00Z"/>
              </w:rPr>
            </w:pPr>
            <w:r>
              <w:rPr>
                <w:rFonts w:cstheme="minorHAnsi"/>
              </w:rPr>
              <w:t xml:space="preserve">When the status is “New”, the value is pre-populated and computed from </w:t>
            </w:r>
            <w:ins w:id="940" w:author="Han Xie CHAI (MAS)" w:date="2026-01-13T12:20:00Z" w16du:dateUtc="2026-01-13T04:20:00Z">
              <w:r w:rsidR="009A382B">
                <w:rPr>
                  <w:rFonts w:cstheme="minorHAnsi"/>
                </w:rPr>
                <w:t>coupon payment dates</w:t>
              </w:r>
            </w:ins>
            <w:ins w:id="941" w:author="Han Xie CHAI (MAS)" w:date="2026-01-13T12:22:00Z" w16du:dateUtc="2026-01-13T04:22:00Z">
              <w:r w:rsidR="009A382B">
                <w:rPr>
                  <w:rFonts w:cstheme="minorHAnsi"/>
                </w:rPr>
                <w:t xml:space="preserve"> and </w:t>
              </w:r>
              <w:r w:rsidR="009A382B">
                <w:t>the coupon payment frequency to</w:t>
              </w:r>
            </w:ins>
            <w:ins w:id="942" w:author="Han Xie CHAI (MAS)" w:date="2026-01-13T12:20:00Z" w16du:dateUtc="2026-01-13T04:20:00Z">
              <w:r w:rsidR="009A382B">
                <w:rPr>
                  <w:rFonts w:cstheme="minorHAnsi"/>
                </w:rPr>
                <w:t xml:space="preserve"> </w:t>
              </w:r>
              <w:r w:rsidR="009A382B">
                <w:t xml:space="preserve">find the upcoming coupon payment date after </w:t>
              </w:r>
              <w:r>
                <w:rPr>
                  <w:rFonts w:cstheme="minorHAnsi"/>
                </w:rPr>
                <w:t>the</w:t>
              </w:r>
              <w:r>
                <w:t xml:space="preserve"> latest approved</w:t>
              </w:r>
              <w:r>
                <w:rPr>
                  <w:rFonts w:cstheme="minorHAnsi"/>
                </w:rPr>
                <w:t xml:space="preserve"> </w:t>
              </w:r>
              <w:commentRangeStart w:id="943"/>
              <w:commentRangeStart w:id="944"/>
              <w:r w:rsidR="00CE0D19">
                <w:t>issue date</w:t>
              </w:r>
              <w:commentRangeEnd w:id="943"/>
              <w:r w:rsidR="009A382B">
                <w:t>.</w:t>
              </w:r>
            </w:ins>
            <w:del w:id="945" w:author="Han Xie CHAI (MAS)" w:date="2026-01-13T12:20:00Z" w16du:dateUtc="2026-01-13T04:20:00Z">
              <w:r w:rsidDel="009A382B">
                <w:rPr>
                  <w:rFonts w:cstheme="minorHAnsi"/>
                </w:rPr>
                <w:delText>the</w:delText>
              </w:r>
              <w:r w:rsidDel="009A382B">
                <w:delText xml:space="preserve"> latest approved</w:delText>
              </w:r>
              <w:r w:rsidDel="009A382B">
                <w:rPr>
                  <w:rFonts w:cstheme="minorHAnsi"/>
                </w:rPr>
                <w:delText xml:space="preserve"> </w:delText>
              </w:r>
              <w:r w:rsidR="00CE0D19" w:rsidDel="009A382B">
                <w:delText>issue date</w:delText>
              </w:r>
              <w:r w:rsidR="00884E8E">
                <w:rPr>
                  <w:rStyle w:val="CommentReference"/>
                </w:rPr>
                <w:commentReference w:id="943"/>
              </w:r>
              <w:commentRangeEnd w:id="944"/>
              <w:r w:rsidR="00587CEE">
                <w:rPr>
                  <w:rStyle w:val="CommentReference"/>
                </w:rPr>
                <w:commentReference w:id="944"/>
              </w:r>
            </w:del>
            <w:ins w:id="946" w:author="Eugene CHEONG from.TOPPAN (MAS)" w:date="2025-12-29T11:27:00Z" w16du:dateUtc="2025-12-29T03:27:00Z">
              <w:del w:id="947" w:author="Han Xie CHAI (MAS)" w:date="2026-01-13T12:20:00Z" w16du:dateUtc="2026-01-13T04:20:00Z">
                <w:r w:rsidR="00B136AB">
                  <w:delText xml:space="preserve"> and the coupon payment frequency</w:delText>
                </w:r>
              </w:del>
            </w:ins>
            <w:del w:id="948" w:author="Han Xie CHAI (MAS)" w:date="2026-01-13T12:21:00Z" w16du:dateUtc="2026-01-13T04:21:00Z">
              <w:r w:rsidR="00CE0D19">
                <w:delText>.</w:delText>
              </w:r>
            </w:del>
          </w:p>
          <w:p w14:paraId="524015B4" w14:textId="77777777" w:rsidR="003E6923" w:rsidRDefault="003E6923" w:rsidP="00CE0D19">
            <w:pPr>
              <w:pStyle w:val="NoSpacing"/>
              <w:rPr>
                <w:ins w:id="949" w:author="Eugene CHEONG from.TOPPAN (MAS)" w:date="2025-12-29T11:44:00Z" w16du:dateUtc="2025-12-29T03:44:00Z"/>
              </w:rPr>
            </w:pPr>
          </w:p>
          <w:p w14:paraId="054DED2A" w14:textId="597F69A9" w:rsidR="003E6923" w:rsidRDefault="003E6923" w:rsidP="00CE0D19">
            <w:pPr>
              <w:pStyle w:val="NoSpacing"/>
            </w:pPr>
            <w:commentRangeStart w:id="950"/>
            <w:ins w:id="951" w:author="Eugene CHEONG from.TOPPAN (MAS)" w:date="2025-12-29T11:46:00Z" w16du:dateUtc="2025-12-29T03:46:00Z">
              <w:r>
                <w:t>For example</w:t>
              </w:r>
            </w:ins>
            <w:commentRangeEnd w:id="950"/>
            <w:r w:rsidR="008C751C">
              <w:rPr>
                <w:rStyle w:val="CommentReference"/>
              </w:rPr>
              <w:commentReference w:id="950"/>
            </w:r>
            <w:ins w:id="952" w:author="Eugene CHEONG from.TOPPAN (MAS)" w:date="2025-12-29T11:46:00Z" w16du:dateUtc="2025-12-29T03:46:00Z">
              <w:r>
                <w:t>, i</w:t>
              </w:r>
            </w:ins>
            <w:ins w:id="953" w:author="Eugene CHEONG from.TOPPAN (MAS)" w:date="2025-12-29T11:44:00Z" w16du:dateUtc="2025-12-29T03:44:00Z">
              <w:r>
                <w:t>f the</w:t>
              </w:r>
            </w:ins>
            <w:ins w:id="954" w:author="Han Xie CHAI (MAS)" w:date="2026-01-13T12:21:00Z" w16du:dateUtc="2026-01-13T04:21:00Z">
              <w:r>
                <w:t xml:space="preserve"> </w:t>
              </w:r>
              <w:r w:rsidR="009A382B">
                <w:t>coupon payment dates are 01 Jun and 01 Dec</w:t>
              </w:r>
            </w:ins>
            <w:ins w:id="955" w:author="Han Xie CHAI (MAS)" w:date="2026-01-13T12:22:00Z" w16du:dateUtc="2026-01-13T04:22:00Z">
              <w:r w:rsidR="009A382B">
                <w:t>,</w:t>
              </w:r>
            </w:ins>
            <w:ins w:id="956" w:author="Han Xie CHAI (MAS)" w:date="2026-01-13T12:21:00Z" w16du:dateUtc="2026-01-13T04:21:00Z">
              <w:r w:rsidR="009A382B">
                <w:t xml:space="preserve"> the</w:t>
              </w:r>
            </w:ins>
            <w:ins w:id="957" w:author="Eugene CHEONG from.TOPPAN (MAS)" w:date="2025-12-29T11:44:00Z" w16du:dateUtc="2025-12-29T03:44:00Z">
              <w:r>
                <w:t xml:space="preserve"> issue date is </w:t>
              </w:r>
            </w:ins>
            <w:ins w:id="958" w:author="Eugene CHEONG from.TOPPAN (MAS)" w:date="2025-12-29T11:45:00Z" w16du:dateUtc="2025-12-29T03:45:00Z">
              <w:r>
                <w:t>in</w:t>
              </w:r>
            </w:ins>
            <w:ins w:id="959" w:author="Eugene CHEONG from.TOPPAN (MAS)" w:date="2025-12-29T11:44:00Z" w16du:dateUtc="2025-12-29T03:44:00Z">
              <w:r>
                <w:t xml:space="preserve"> Jun 2025</w:t>
              </w:r>
            </w:ins>
            <w:ins w:id="960" w:author="Han Xie CHAI (MAS)" w:date="2026-01-13T12:23:00Z" w16du:dateUtc="2026-01-13T04:23:00Z">
              <w:r w:rsidR="009A382B">
                <w:t>,</w:t>
              </w:r>
            </w:ins>
            <w:ins w:id="961" w:author="Eugene CHEONG from.TOPPAN (MAS)" w:date="2025-12-29T11:44:00Z" w16du:dateUtc="2025-12-29T03:44:00Z">
              <w:r>
                <w:t xml:space="preserve"> and the coupon payment frequency is half-yearly, </w:t>
              </w:r>
              <w:del w:id="962" w:author="Han Xie CHAI (MAS)" w:date="2026-01-13T12:23:00Z" w16du:dateUtc="2026-01-13T04:23:00Z">
                <w:r>
                  <w:delText xml:space="preserve">then </w:delText>
                </w:r>
              </w:del>
              <w:r>
                <w:t xml:space="preserve">the first coupon payment date will be </w:t>
              </w:r>
              <w:del w:id="963" w:author="Han Xie CHAI (MAS)" w:date="2026-01-13T12:24:00Z" w16du:dateUtc="2026-01-13T04:24:00Z">
                <w:r>
                  <w:delText xml:space="preserve">on the </w:delText>
                </w:r>
              </w:del>
            </w:ins>
            <w:ins w:id="964" w:author="Eugene CHEONG from.TOPPAN (MAS)" w:date="2025-12-29T11:45:00Z" w16du:dateUtc="2025-12-29T03:45:00Z">
              <w:del w:id="965" w:author="Han Xie CHAI (MAS)" w:date="2026-01-13T12:24:00Z" w16du:dateUtc="2026-01-13T04:24:00Z">
                <w:r>
                  <w:delText>1</w:delText>
                </w:r>
                <w:r w:rsidRPr="00970968">
                  <w:rPr>
                    <w:vertAlign w:val="superscript"/>
                  </w:rPr>
                  <w:delText>st</w:delText>
                </w:r>
                <w:r>
                  <w:delText xml:space="preserve"> </w:delText>
                </w:r>
              </w:del>
            </w:ins>
            <w:ins w:id="966" w:author="Eugene CHEONG from.TOPPAN (MAS)" w:date="2025-12-29T11:48:00Z" w16du:dateUtc="2025-12-29T03:48:00Z">
              <w:del w:id="967" w:author="Han Xie CHAI (MAS)" w:date="2026-01-13T12:24:00Z" w16du:dateUtc="2026-01-13T04:24:00Z">
                <w:r w:rsidR="00CD00A2">
                  <w:delText xml:space="preserve">calendar </w:delText>
                </w:r>
              </w:del>
            </w:ins>
            <w:ins w:id="968" w:author="Eugene CHEONG from.TOPPAN (MAS)" w:date="2025-12-29T11:45:00Z" w16du:dateUtc="2025-12-29T03:45:00Z">
              <w:del w:id="969" w:author="Han Xie CHAI (MAS)" w:date="2026-01-13T12:24:00Z" w16du:dateUtc="2026-01-13T04:24:00Z">
                <w:r>
                  <w:delText>day of the month after adding 6 months to the issue date</w:delText>
                </w:r>
              </w:del>
            </w:ins>
            <w:ins w:id="970" w:author="Han Xie CHAI (MAS)" w:date="2026-01-13T14:21:00Z" w16du:dateUtc="2026-01-13T06:21:00Z">
              <w:r w:rsidR="003B64A2">
                <w:t>on the coupon payment date that is 6 months after</w:t>
              </w:r>
            </w:ins>
            <w:ins w:id="971" w:author="Han Xie CHAI (MAS)" w:date="2026-01-13T14:22:00Z" w16du:dateUtc="2026-01-13T06:22:00Z">
              <w:r w:rsidR="003B64A2">
                <w:t xml:space="preserve"> the issue date</w:t>
              </w:r>
            </w:ins>
            <w:ins w:id="972" w:author="Eugene CHEONG from.TOPPAN (MAS)" w:date="2025-12-29T11:45:00Z" w16du:dateUtc="2025-12-29T03:45:00Z">
              <w:r>
                <w:t xml:space="preserve"> i.e. 01 Dec 2025.</w:t>
              </w:r>
            </w:ins>
          </w:p>
        </w:tc>
      </w:tr>
      <w:tr w:rsidR="00DF04DE" w:rsidRPr="007C7C7F" w14:paraId="3C2532F0" w14:textId="77777777" w:rsidTr="004153FF">
        <w:tc>
          <w:tcPr>
            <w:tcW w:w="560" w:type="dxa"/>
          </w:tcPr>
          <w:p w14:paraId="49C2C3C2" w14:textId="0261087E" w:rsidR="00CE0D19" w:rsidRDefault="00CE0D19" w:rsidP="00CE0D19">
            <w:pPr>
              <w:pStyle w:val="NoSpacing"/>
              <w:rPr>
                <w:rFonts w:cstheme="minorHAnsi"/>
              </w:rPr>
            </w:pPr>
            <w:r>
              <w:rPr>
                <w:rFonts w:cstheme="minorHAnsi"/>
              </w:rPr>
              <w:t>4</w:t>
            </w:r>
          </w:p>
        </w:tc>
        <w:tc>
          <w:tcPr>
            <w:tcW w:w="2251" w:type="dxa"/>
          </w:tcPr>
          <w:p w14:paraId="4FDCD18D" w14:textId="58AE7B5B" w:rsidR="00CE0D19" w:rsidRPr="002923FD" w:rsidRDefault="00CE0D19" w:rsidP="00CE0D19">
            <w:pPr>
              <w:pStyle w:val="NoSpacing"/>
            </w:pPr>
            <w:r>
              <w:rPr>
                <w:rFonts w:cstheme="minorHAnsi"/>
              </w:rPr>
              <w:t xml:space="preserve">Next </w:t>
            </w:r>
            <w:r w:rsidR="008928E8">
              <w:rPr>
                <w:rFonts w:cstheme="minorHAnsi"/>
              </w:rPr>
              <w:t>c</w:t>
            </w:r>
            <w:r>
              <w:rPr>
                <w:rFonts w:cstheme="minorHAnsi"/>
              </w:rPr>
              <w:t xml:space="preserve">oupon </w:t>
            </w:r>
            <w:r w:rsidR="008928E8">
              <w:rPr>
                <w:rFonts w:cstheme="minorHAnsi"/>
              </w:rPr>
              <w:t>p</w:t>
            </w:r>
            <w:r>
              <w:rPr>
                <w:rFonts w:cstheme="minorHAnsi"/>
              </w:rPr>
              <w:t>ayment date</w:t>
            </w:r>
            <w:del w:id="973" w:author="Eugene CHEONG from.TOPPAN (MAS)" w:date="2025-12-29T11:30:00Z" w16du:dateUtc="2025-12-29T03:30:00Z">
              <w:r w:rsidDel="00B136AB">
                <w:rPr>
                  <w:rFonts w:cstheme="minorHAnsi"/>
                </w:rPr>
                <w:delText>s</w:delText>
              </w:r>
            </w:del>
          </w:p>
        </w:tc>
        <w:tc>
          <w:tcPr>
            <w:tcW w:w="2004" w:type="dxa"/>
          </w:tcPr>
          <w:p w14:paraId="655FF386" w14:textId="1BF07284" w:rsidR="00CE0D19" w:rsidRPr="002923FD" w:rsidRDefault="00CE0D19" w:rsidP="00CE0D19">
            <w:pPr>
              <w:pStyle w:val="NoSpacing"/>
            </w:pPr>
            <w:r>
              <w:rPr>
                <w:rFonts w:cstheme="minorHAnsi"/>
              </w:rPr>
              <w:t>Date Picker</w:t>
            </w:r>
          </w:p>
        </w:tc>
        <w:tc>
          <w:tcPr>
            <w:tcW w:w="1843" w:type="dxa"/>
          </w:tcPr>
          <w:p w14:paraId="51CF160A" w14:textId="77777777" w:rsidR="004018B6" w:rsidRPr="001E3A39" w:rsidRDefault="004018B6" w:rsidP="004018B6">
            <w:pPr>
              <w:pStyle w:val="NoSpacing"/>
              <w:rPr>
                <w:u w:val="single"/>
              </w:rPr>
            </w:pPr>
            <w:r w:rsidRPr="001E3A39">
              <w:rPr>
                <w:u w:val="single"/>
              </w:rPr>
              <w:t>Hard validations:</w:t>
            </w:r>
          </w:p>
          <w:p w14:paraId="5B0181ED" w14:textId="13C5F9A5" w:rsidR="00192BAC" w:rsidRDefault="004018B6" w:rsidP="00CE0D19">
            <w:pPr>
              <w:pStyle w:val="NoSpacing"/>
            </w:pPr>
            <w:r>
              <w:t xml:space="preserve">- </w:t>
            </w:r>
            <w:del w:id="974" w:author="Eugene CHEONG from.TOPPAN (MAS)" w:date="2025-12-31T09:50:00Z" w16du:dateUtc="2025-12-31T01:50:00Z">
              <w:r w:rsidR="00CF7588" w:rsidDel="002F3DA7">
                <w:delText>Required field</w:delText>
              </w:r>
            </w:del>
            <w:ins w:id="975" w:author="Eugene CHEONG from.TOPPAN (MAS)" w:date="2025-12-31T09:50:00Z" w16du:dateUtc="2025-12-31T01:50:00Z">
              <w:r w:rsidR="002F3DA7">
                <w:t>Mandatory field</w:t>
              </w:r>
            </w:ins>
            <w:r w:rsidR="00CF7588">
              <w:t xml:space="preserve"> for SGS Bond (Reopen).</w:t>
            </w:r>
          </w:p>
          <w:p w14:paraId="2D0E4BB3" w14:textId="28247303" w:rsidR="00CE0D19" w:rsidRPr="002923FD" w:rsidRDefault="00192BAC" w:rsidP="00192BAC">
            <w:pPr>
              <w:pStyle w:val="NoSpacing"/>
            </w:pPr>
            <w:r>
              <w:t>- Must be after issue date</w:t>
            </w:r>
            <w:ins w:id="976" w:author="Eugene CHEONG from.TOPPAN (MAS)" w:date="2025-12-31T09:48:00Z" w16du:dateUtc="2025-12-31T01:48:00Z">
              <w:r w:rsidR="002F3DA7">
                <w:t>.</w:t>
              </w:r>
            </w:ins>
          </w:p>
        </w:tc>
        <w:tc>
          <w:tcPr>
            <w:tcW w:w="4132" w:type="dxa"/>
          </w:tcPr>
          <w:p w14:paraId="13851BEE" w14:textId="77777777" w:rsidR="00CE0D19" w:rsidRDefault="00CE0D19" w:rsidP="00CE0D19">
            <w:pPr>
              <w:pStyle w:val="NoSpacing"/>
            </w:pPr>
            <w:r>
              <w:t>Visible and mandatory if the security type is SGS Bond (Reopen).</w:t>
            </w:r>
          </w:p>
          <w:p w14:paraId="78EE8905" w14:textId="77777777" w:rsidR="00CE0D19" w:rsidRDefault="00CE0D19" w:rsidP="00CE0D19">
            <w:pPr>
              <w:pStyle w:val="NoSpacing"/>
              <w:rPr>
                <w:ins w:id="977" w:author="Eugene CHEONG from.TOPPAN (MAS)" w:date="2025-12-29T11:29:00Z" w16du:dateUtc="2025-12-29T03:29:00Z"/>
              </w:rPr>
            </w:pPr>
          </w:p>
          <w:p w14:paraId="1B53EA0C" w14:textId="621DB428" w:rsidR="00B136AB" w:rsidRDefault="00B136AB" w:rsidP="00CE0D19">
            <w:pPr>
              <w:pStyle w:val="NoSpacing"/>
              <w:rPr>
                <w:ins w:id="978" w:author="Eugene CHEONG from.TOPPAN (MAS)" w:date="2025-12-29T11:47:00Z" w16du:dateUtc="2025-12-29T03:47:00Z"/>
              </w:rPr>
            </w:pPr>
            <w:ins w:id="979" w:author="Eugene CHEONG from.TOPPAN (MAS)" w:date="2025-12-29T11:29:00Z" w16du:dateUtc="2025-12-29T03:29:00Z">
              <w:r>
                <w:rPr>
                  <w:rFonts w:cstheme="minorHAnsi"/>
                </w:rPr>
                <w:t>When the status is “New”, the value is pre-populated and computed from the</w:t>
              </w:r>
              <w:r>
                <w:t xml:space="preserve"> latest approved</w:t>
              </w:r>
              <w:r>
                <w:rPr>
                  <w:rFonts w:cstheme="minorHAnsi"/>
                </w:rPr>
                <w:t xml:space="preserve"> </w:t>
              </w:r>
              <w:r>
                <w:t>maturity</w:t>
              </w:r>
              <w:commentRangeStart w:id="980"/>
              <w:commentRangeStart w:id="981"/>
              <w:r>
                <w:t xml:space="preserve"> date</w:t>
              </w:r>
              <w:commentRangeEnd w:id="980"/>
              <w:r>
                <w:rPr>
                  <w:rStyle w:val="CommentReference"/>
                </w:rPr>
                <w:commentReference w:id="980"/>
              </w:r>
              <w:commentRangeEnd w:id="981"/>
              <w:r>
                <w:rPr>
                  <w:rStyle w:val="CommentReference"/>
                </w:rPr>
                <w:commentReference w:id="981"/>
              </w:r>
              <w:r>
                <w:t xml:space="preserve"> and the coupon payment frequency to determine the coupon payment </w:t>
              </w:r>
              <w:del w:id="982" w:author="Akila BALAKRISHNAN from.OPTIMUM (MAS)" w:date="2026-01-08T12:29:00Z" w16du:dateUtc="2026-01-08T04:29:00Z">
                <w:r w:rsidDel="00C656DE">
                  <w:delText>dates, and</w:delText>
                </w:r>
              </w:del>
            </w:ins>
            <w:ins w:id="983" w:author="Akila BALAKRISHNAN from.OPTIMUM (MAS)" w:date="2026-01-08T12:29:00Z" w16du:dateUtc="2026-01-08T04:29:00Z">
              <w:r w:rsidR="00C656DE">
                <w:t>dates and</w:t>
              </w:r>
            </w:ins>
            <w:ins w:id="984" w:author="Eugene CHEONG from.TOPPAN (MAS)" w:date="2025-12-29T11:29:00Z" w16du:dateUtc="2025-12-29T03:29:00Z">
              <w:r>
                <w:t xml:space="preserve"> then finding the upcoming coupon payment date</w:t>
              </w:r>
            </w:ins>
            <w:ins w:id="985" w:author="Eugene CHEONG from.TOPPAN (MAS)" w:date="2025-12-29T11:30:00Z" w16du:dateUtc="2025-12-29T03:30:00Z">
              <w:r>
                <w:t xml:space="preserve"> after the latest approved issue date</w:t>
              </w:r>
            </w:ins>
            <w:ins w:id="986" w:author="Eugene CHEONG from.TOPPAN (MAS)" w:date="2025-12-29T11:29:00Z" w16du:dateUtc="2025-12-29T03:29:00Z">
              <w:r>
                <w:t>.</w:t>
              </w:r>
            </w:ins>
          </w:p>
          <w:p w14:paraId="2DFDC9FC" w14:textId="77777777" w:rsidR="00CD00A2" w:rsidRDefault="00CD00A2" w:rsidP="00CE0D19">
            <w:pPr>
              <w:pStyle w:val="NoSpacing"/>
              <w:rPr>
                <w:ins w:id="987" w:author="Eugene CHEONG from.TOPPAN (MAS)" w:date="2025-12-29T11:47:00Z" w16du:dateUtc="2025-12-29T03:47:00Z"/>
              </w:rPr>
            </w:pPr>
          </w:p>
          <w:p w14:paraId="187ADAB6" w14:textId="49261B6E" w:rsidR="00CD00A2" w:rsidRDefault="00CD00A2" w:rsidP="00CE0D19">
            <w:pPr>
              <w:pStyle w:val="NoSpacing"/>
            </w:pPr>
            <w:commentRangeStart w:id="988"/>
            <w:commentRangeStart w:id="989"/>
            <w:commentRangeStart w:id="990"/>
            <w:ins w:id="991" w:author="Eugene CHEONG from.TOPPAN (MAS)" w:date="2025-12-29T11:47:00Z" w16du:dateUtc="2025-12-29T03:47:00Z">
              <w:r>
                <w:t xml:space="preserve">For example, if the maturity date is in Jun 2067 and the coupon payment frequency is half-yearly, then the </w:t>
              </w:r>
            </w:ins>
            <w:ins w:id="992" w:author="Eugene CHEONG from.TOPPAN (MAS)" w:date="2025-12-29T11:48:00Z" w16du:dateUtc="2025-12-29T03:48:00Z">
              <w:r>
                <w:t>coupon payment dates would be on the 1</w:t>
              </w:r>
              <w:r w:rsidRPr="00970968">
                <w:rPr>
                  <w:vertAlign w:val="superscript"/>
                </w:rPr>
                <w:t>st</w:t>
              </w:r>
              <w:r>
                <w:t xml:space="preserve"> calendar day of the month of the maturity day and </w:t>
              </w:r>
            </w:ins>
            <w:ins w:id="993" w:author="Eugene CHEONG from.TOPPAN (MAS)" w:date="2025-12-29T11:49:00Z" w16du:dateUtc="2025-12-29T03:49:00Z">
              <w:r>
                <w:t>6 months before (i.e. 01 Jun and 01 Dec of every year)</w:t>
              </w:r>
            </w:ins>
            <w:ins w:id="994" w:author="Eugene CHEONG from.TOPPAN (MAS)" w:date="2025-12-29T11:47:00Z" w16du:dateUtc="2025-12-29T03:47:00Z">
              <w:r>
                <w:t>.</w:t>
              </w:r>
            </w:ins>
            <w:ins w:id="995" w:author="Eugene CHEONG from.TOPPAN (MAS)" w:date="2025-12-29T11:49:00Z" w16du:dateUtc="2025-12-29T03:49:00Z">
              <w:r>
                <w:t xml:space="preserve"> If the current issue date is before 01 Jun</w:t>
              </w:r>
            </w:ins>
            <w:ins w:id="996" w:author="Eugene CHEONG from.TOPPAN (MAS)" w:date="2025-12-29T11:50:00Z" w16du:dateUtc="2025-12-29T03:50:00Z">
              <w:r>
                <w:t xml:space="preserve"> 2025, the next coupon payment date would be 01 Jun 2025. If the current issue date is after 01 June 2025, then the next coupon payment date would be 01 Dec 2025.</w:t>
              </w:r>
            </w:ins>
            <w:commentRangeEnd w:id="988"/>
            <w:r w:rsidR="00AA7D48">
              <w:rPr>
                <w:rStyle w:val="CommentReference"/>
              </w:rPr>
              <w:commentReference w:id="988"/>
            </w:r>
            <w:commentRangeEnd w:id="989"/>
            <w:r w:rsidR="00A739D6">
              <w:rPr>
                <w:rStyle w:val="CommentReference"/>
              </w:rPr>
              <w:commentReference w:id="989"/>
            </w:r>
            <w:commentRangeEnd w:id="990"/>
            <w:r w:rsidR="00583588">
              <w:rPr>
                <w:rStyle w:val="CommentReference"/>
              </w:rPr>
              <w:commentReference w:id="990"/>
            </w:r>
          </w:p>
        </w:tc>
      </w:tr>
      <w:tr w:rsidR="00DF04DE" w:rsidRPr="007C7C7F" w14:paraId="2615A96E" w14:textId="77777777" w:rsidTr="004153FF">
        <w:tc>
          <w:tcPr>
            <w:tcW w:w="560" w:type="dxa"/>
          </w:tcPr>
          <w:p w14:paraId="7A1FEB37" w14:textId="7265FEAD" w:rsidR="00CE0D19" w:rsidRDefault="00CE0D19" w:rsidP="00CE0D19">
            <w:pPr>
              <w:pStyle w:val="NoSpacing"/>
              <w:rPr>
                <w:rFonts w:cstheme="minorHAnsi"/>
              </w:rPr>
            </w:pPr>
            <w:r>
              <w:rPr>
                <w:rFonts w:cstheme="minorHAnsi"/>
              </w:rPr>
              <w:t>5</w:t>
            </w:r>
          </w:p>
        </w:tc>
        <w:tc>
          <w:tcPr>
            <w:tcW w:w="2251" w:type="dxa"/>
          </w:tcPr>
          <w:p w14:paraId="358F8881" w14:textId="4DE8330D" w:rsidR="00CE0D19" w:rsidRPr="002923FD" w:rsidRDefault="00CE0D19" w:rsidP="00CE0D19">
            <w:pPr>
              <w:pStyle w:val="NoSpacing"/>
            </w:pPr>
            <w:commentRangeStart w:id="997"/>
            <w:commentRangeStart w:id="998"/>
            <w:r>
              <w:rPr>
                <w:rFonts w:cstheme="minorHAnsi"/>
              </w:rPr>
              <w:t>Coupon payment dates</w:t>
            </w:r>
            <w:commentRangeEnd w:id="997"/>
            <w:r w:rsidR="00B10BA1">
              <w:rPr>
                <w:rStyle w:val="CommentReference"/>
              </w:rPr>
              <w:commentReference w:id="997"/>
            </w:r>
            <w:commentRangeEnd w:id="998"/>
            <w:r w:rsidR="00224B8C">
              <w:rPr>
                <w:rStyle w:val="CommentReference"/>
              </w:rPr>
              <w:commentReference w:id="998"/>
            </w:r>
          </w:p>
        </w:tc>
        <w:tc>
          <w:tcPr>
            <w:tcW w:w="2004" w:type="dxa"/>
          </w:tcPr>
          <w:p w14:paraId="5E748983" w14:textId="5FFB4B78" w:rsidR="00CE0D19" w:rsidRPr="002923FD" w:rsidRDefault="00CE0D19" w:rsidP="00CE0D19">
            <w:pPr>
              <w:pStyle w:val="NoSpacing"/>
            </w:pPr>
            <w:r>
              <w:rPr>
                <w:rFonts w:cstheme="minorHAnsi"/>
              </w:rPr>
              <w:t>Date Picker</w:t>
            </w:r>
          </w:p>
        </w:tc>
        <w:tc>
          <w:tcPr>
            <w:tcW w:w="1843" w:type="dxa"/>
          </w:tcPr>
          <w:p w14:paraId="2F2512CD" w14:textId="77777777" w:rsidR="00CF7588" w:rsidRPr="005247FF" w:rsidRDefault="00CF7588" w:rsidP="00CF7588">
            <w:pPr>
              <w:pStyle w:val="NoSpacing"/>
              <w:rPr>
                <w:u w:val="single"/>
              </w:rPr>
            </w:pPr>
            <w:r w:rsidRPr="005247FF">
              <w:rPr>
                <w:u w:val="single"/>
              </w:rPr>
              <w:t>Hard validations:</w:t>
            </w:r>
          </w:p>
          <w:p w14:paraId="6F605113" w14:textId="2D06DBE6" w:rsidR="00CF7588" w:rsidRDefault="00CF7588" w:rsidP="00CF7588">
            <w:pPr>
              <w:pStyle w:val="NoSpacing"/>
              <w:rPr>
                <w:ins w:id="999" w:author="Eugene CHEONG from.TOPPAN (MAS)" w:date="2025-12-29T11:53:00Z" w16du:dateUtc="2025-12-29T03:53:00Z"/>
              </w:rPr>
            </w:pPr>
            <w:r>
              <w:t xml:space="preserve">- </w:t>
            </w:r>
            <w:del w:id="1000" w:author="Eugene CHEONG from.TOPPAN (MAS)" w:date="2025-12-31T09:50:00Z" w16du:dateUtc="2025-12-31T01:50:00Z">
              <w:r w:rsidDel="002F3DA7">
                <w:delText>Required field</w:delText>
              </w:r>
            </w:del>
            <w:ins w:id="1001" w:author="Eugene CHEONG from.TOPPAN (MAS)" w:date="2025-12-31T09:50:00Z" w16du:dateUtc="2025-12-31T01:50:00Z">
              <w:r w:rsidR="002F3DA7">
                <w:t>Mandatory field</w:t>
              </w:r>
            </w:ins>
            <w:r>
              <w:t xml:space="preserve"> for SGS Bond and SSB.</w:t>
            </w:r>
          </w:p>
          <w:p w14:paraId="34B96181" w14:textId="63001052" w:rsidR="00CD00A2" w:rsidRDefault="00CD00A2" w:rsidP="00CF7588">
            <w:pPr>
              <w:pStyle w:val="NoSpacing"/>
            </w:pPr>
            <w:ins w:id="1002" w:author="Eugene CHEONG from.TOPPAN (MAS)" w:date="2025-12-29T11:53:00Z" w16du:dateUtc="2025-12-29T03:53:00Z">
              <w:r>
                <w:t xml:space="preserve">- </w:t>
              </w:r>
              <w:del w:id="1003" w:author="Jasmine WL TEO (MAS)" w:date="2026-01-12T16:47:00Z" w16du:dateUtc="2026-01-12T08:47:00Z">
                <w:r w:rsidDel="00333B19">
                  <w:delText>The second value should be later than the first value.</w:delText>
                </w:r>
              </w:del>
            </w:ins>
          </w:p>
          <w:p w14:paraId="37CC5FD3" w14:textId="77777777" w:rsidR="00CE0D19" w:rsidRPr="002923FD" w:rsidRDefault="00CE0D19" w:rsidP="00CE0D19">
            <w:pPr>
              <w:pStyle w:val="NoSpacing"/>
            </w:pPr>
          </w:p>
        </w:tc>
        <w:tc>
          <w:tcPr>
            <w:tcW w:w="4132" w:type="dxa"/>
          </w:tcPr>
          <w:p w14:paraId="748D3F98" w14:textId="77777777" w:rsidR="00CE0D19" w:rsidRDefault="00CE0D19" w:rsidP="00CE0D19">
            <w:pPr>
              <w:pStyle w:val="NoSpacing"/>
              <w:rPr>
                <w:ins w:id="1004" w:author="Eugene CHEONG from.TOPPAN (MAS)" w:date="2025-12-26T13:46:00Z" w16du:dateUtc="2025-12-26T05:46:00Z"/>
              </w:rPr>
            </w:pPr>
            <w:r>
              <w:t>Visible and mandatory if the security type is SSB or SGS Bond.</w:t>
            </w:r>
          </w:p>
          <w:p w14:paraId="573F09F9" w14:textId="77777777" w:rsidR="00224B8C" w:rsidRDefault="00224B8C" w:rsidP="00CE0D19">
            <w:pPr>
              <w:pStyle w:val="NoSpacing"/>
              <w:rPr>
                <w:ins w:id="1005" w:author="Eugene CHEONG from.TOPPAN (MAS)" w:date="2025-12-26T13:46:00Z" w16du:dateUtc="2025-12-26T05:46:00Z"/>
              </w:rPr>
            </w:pPr>
          </w:p>
          <w:p w14:paraId="202DA548" w14:textId="100AFDA2" w:rsidR="00224B8C" w:rsidRDefault="00224B8C" w:rsidP="00CE0D19">
            <w:pPr>
              <w:pStyle w:val="NoSpacing"/>
            </w:pPr>
            <w:commentRangeStart w:id="1006"/>
            <w:ins w:id="1007" w:author="Eugene CHEONG from.TOPPAN (MAS)" w:date="2025-12-26T13:46:00Z" w16du:dateUtc="2025-12-26T05:46:00Z">
              <w:r>
                <w:t>This field is in DD MMM (e.g. 01 Jan). While the date</w:t>
              </w:r>
            </w:ins>
            <w:ins w:id="1008" w:author="Eugene CHEONG from.TOPPAN (MAS)" w:date="2025-12-29T11:51:00Z" w16du:dateUtc="2025-12-29T03:51:00Z">
              <w:r w:rsidR="00CD00A2">
                <w:t xml:space="preserve"> </w:t>
              </w:r>
            </w:ins>
            <w:ins w:id="1009" w:author="Eugene CHEONG from.TOPPAN (MAS)" w:date="2025-12-26T13:46:00Z" w16du:dateUtc="2025-12-26T05:46:00Z">
              <w:r>
                <w:t xml:space="preserve">picker </w:t>
              </w:r>
            </w:ins>
            <w:ins w:id="1010" w:author="Eugene CHEONG from.TOPPAN (MAS)" w:date="2025-12-26T13:47:00Z" w16du:dateUtc="2025-12-26T05:47:00Z">
              <w:r>
                <w:t xml:space="preserve">component </w:t>
              </w:r>
            </w:ins>
            <w:ins w:id="1011" w:author="Eugene CHEONG from.TOPPAN (MAS)" w:date="2025-12-26T13:46:00Z" w16du:dateUtc="2025-12-26T05:46:00Z">
              <w:r>
                <w:t xml:space="preserve">includes the year, the value of the year is </w:t>
              </w:r>
            </w:ins>
            <w:ins w:id="1012" w:author="Eugene CHEONG from.TOPPAN (MAS)" w:date="2025-12-26T13:47:00Z" w16du:dateUtc="2025-12-26T05:47:00Z">
              <w:r>
                <w:t>discarded when selecting dates in this field</w:t>
              </w:r>
            </w:ins>
            <w:ins w:id="1013" w:author="Eugene CHEONG from.TOPPAN (MAS)" w:date="2025-12-26T13:46:00Z" w16du:dateUtc="2025-12-26T05:46:00Z">
              <w:r>
                <w:t>.</w:t>
              </w:r>
            </w:ins>
            <w:ins w:id="1014" w:author="Eugene CHEONG from.TOPPAN (MAS)" w:date="2025-12-26T13:48:00Z" w16du:dateUtc="2025-12-26T05:48:00Z">
              <w:r>
                <w:t xml:space="preserve"> For example, even though the user selects</w:t>
              </w:r>
            </w:ins>
            <w:ins w:id="1015" w:author="Eugene CHEONG from.TOPPAN (MAS)" w:date="2025-12-26T13:49:00Z" w16du:dateUtc="2025-12-26T05:49:00Z">
              <w:r>
                <w:t xml:space="preserve"> the date “26 Dec 2025”, the field should display “26 Dec” and the database should also store the corresponding value without the year.</w:t>
              </w:r>
            </w:ins>
            <w:commentRangeEnd w:id="1006"/>
            <w:r w:rsidR="00333B19">
              <w:rPr>
                <w:rStyle w:val="CommentReference"/>
              </w:rPr>
              <w:commentReference w:id="1006"/>
            </w:r>
          </w:p>
          <w:p w14:paraId="69CD9306" w14:textId="6F4DC356" w:rsidR="00CE0D19" w:rsidRDefault="00CE0D19" w:rsidP="00CE0D19">
            <w:pPr>
              <w:pStyle w:val="NoSpacing"/>
            </w:pPr>
          </w:p>
          <w:p w14:paraId="7CDBCCB3" w14:textId="77777777" w:rsidR="00CE0D19" w:rsidRDefault="005C0085" w:rsidP="00CE0D19">
            <w:pPr>
              <w:pStyle w:val="NoSpacing"/>
              <w:rPr>
                <w:ins w:id="1016" w:author="Eugene CHEONG from.TOPPAN (MAS)" w:date="2025-12-29T11:52:00Z" w16du:dateUtc="2025-12-29T03:52:00Z"/>
              </w:rPr>
            </w:pPr>
            <w:r>
              <w:rPr>
                <w:rFonts w:cstheme="minorHAnsi"/>
              </w:rPr>
              <w:t>When the status is “New”, the value is pre-populated and computed from the</w:t>
            </w:r>
            <w:r>
              <w:t xml:space="preserve"> latest approved</w:t>
            </w:r>
            <w:r>
              <w:rPr>
                <w:rFonts w:cstheme="minorHAnsi"/>
              </w:rPr>
              <w:t xml:space="preserve"> </w:t>
            </w:r>
            <w:del w:id="1017" w:author="Eugene CHEONG from.TOPPAN (MAS)" w:date="2025-12-29T11:52:00Z" w16du:dateUtc="2025-12-29T03:52:00Z">
              <w:r w:rsidR="00CE0D19" w:rsidDel="00CD00A2">
                <w:delText xml:space="preserve"> </w:delText>
              </w:r>
            </w:del>
            <w:ins w:id="1018" w:author="Eugene CHEONG from.TOPPAN (MAS)" w:date="2025-12-29T11:50:00Z" w16du:dateUtc="2025-12-29T03:50:00Z">
              <w:r w:rsidR="00CD00A2">
                <w:t>m</w:t>
              </w:r>
            </w:ins>
            <w:del w:id="1019" w:author="Eugene CHEONG from.TOPPAN (MAS)" w:date="2025-12-29T11:50:00Z" w16du:dateUtc="2025-12-29T03:50:00Z">
              <w:r w:rsidR="00CE0D19" w:rsidDel="00CD00A2">
                <w:delText>M</w:delText>
              </w:r>
            </w:del>
            <w:r w:rsidR="00CE0D19">
              <w:t xml:space="preserve">aturity </w:t>
            </w:r>
            <w:del w:id="1020" w:author="Eugene CHEONG from.TOPPAN (MAS)" w:date="2025-12-29T11:50:00Z" w16du:dateUtc="2025-12-29T03:50:00Z">
              <w:r w:rsidR="00CE0D19" w:rsidDel="00CD00A2">
                <w:delText>D</w:delText>
              </w:r>
            </w:del>
            <w:ins w:id="1021" w:author="Eugene CHEONG from.TOPPAN (MAS)" w:date="2025-12-29T11:50:00Z" w16du:dateUtc="2025-12-29T03:50:00Z">
              <w:r w:rsidR="00CD00A2">
                <w:t>d</w:t>
              </w:r>
            </w:ins>
            <w:r w:rsidR="00CE0D19">
              <w:t xml:space="preserve">ate, and the </w:t>
            </w:r>
            <w:del w:id="1022" w:author="Eugene CHEONG from.TOPPAN (MAS)" w:date="2025-12-29T11:51:00Z" w16du:dateUtc="2025-12-29T03:51:00Z">
              <w:r w:rsidR="00CE0D19" w:rsidDel="00CD00A2">
                <w:delText>C</w:delText>
              </w:r>
            </w:del>
            <w:ins w:id="1023" w:author="Eugene CHEONG from.TOPPAN (MAS)" w:date="2025-12-29T11:51:00Z" w16du:dateUtc="2025-12-29T03:51:00Z">
              <w:r w:rsidR="00CD00A2">
                <w:t>c</w:t>
              </w:r>
            </w:ins>
            <w:r w:rsidR="00CE0D19">
              <w:t xml:space="preserve">oupon </w:t>
            </w:r>
            <w:del w:id="1024" w:author="Eugene CHEONG from.TOPPAN (MAS)" w:date="2025-12-29T11:51:00Z" w16du:dateUtc="2025-12-29T03:51:00Z">
              <w:r w:rsidR="00CE0D19" w:rsidDel="00CD00A2">
                <w:delText>P</w:delText>
              </w:r>
            </w:del>
            <w:ins w:id="1025" w:author="Eugene CHEONG from.TOPPAN (MAS)" w:date="2025-12-29T11:51:00Z" w16du:dateUtc="2025-12-29T03:51:00Z">
              <w:r w:rsidR="00CD00A2">
                <w:t>p</w:t>
              </w:r>
            </w:ins>
            <w:r w:rsidR="00CE0D19">
              <w:t xml:space="preserve">ayment </w:t>
            </w:r>
            <w:del w:id="1026" w:author="Eugene CHEONG from.TOPPAN (MAS)" w:date="2025-12-29T11:51:00Z" w16du:dateUtc="2025-12-29T03:51:00Z">
              <w:r w:rsidR="00CE0D19" w:rsidDel="00CD00A2">
                <w:delText>F</w:delText>
              </w:r>
            </w:del>
            <w:ins w:id="1027" w:author="Eugene CHEONG from.TOPPAN (MAS)" w:date="2025-12-29T11:51:00Z" w16du:dateUtc="2025-12-29T03:51:00Z">
              <w:r w:rsidR="00CD00A2">
                <w:t>f</w:t>
              </w:r>
            </w:ins>
            <w:r w:rsidR="00CE0D19">
              <w:t>requency of the security type.</w:t>
            </w:r>
          </w:p>
          <w:p w14:paraId="3ECC0DBC" w14:textId="77777777" w:rsidR="00CD00A2" w:rsidRDefault="00CD00A2" w:rsidP="00CE0D19">
            <w:pPr>
              <w:pStyle w:val="NoSpacing"/>
              <w:rPr>
                <w:ins w:id="1028" w:author="Eugene CHEONG from.TOPPAN (MAS)" w:date="2025-12-29T11:52:00Z" w16du:dateUtc="2025-12-29T03:52:00Z"/>
              </w:rPr>
            </w:pPr>
          </w:p>
          <w:p w14:paraId="3684F772" w14:textId="0B167585" w:rsidR="00CD00A2" w:rsidRDefault="00CD00A2" w:rsidP="00CE0D19">
            <w:pPr>
              <w:pStyle w:val="NoSpacing"/>
            </w:pPr>
            <w:ins w:id="1029" w:author="Eugene CHEONG from.TOPPAN (MAS)" w:date="2025-12-29T11:52:00Z" w16du:dateUtc="2025-12-29T03:52:00Z">
              <w:r>
                <w:t>For example, if the maturity date is in Jun 2067 and the coupon payment frequency is half-yearly, then the coupon payment dates would be on the 1</w:t>
              </w:r>
              <w:r w:rsidRPr="005921FD">
                <w:rPr>
                  <w:vertAlign w:val="superscript"/>
                </w:rPr>
                <w:t>st</w:t>
              </w:r>
              <w:r>
                <w:t xml:space="preserve"> calendar day of the month of the maturity day and 6 months before (i.e. 01 Jun and 01 Dec).</w:t>
              </w:r>
            </w:ins>
          </w:p>
        </w:tc>
      </w:tr>
      <w:tr w:rsidR="00DF04DE" w:rsidRPr="007C7C7F" w14:paraId="742636E4" w14:textId="77777777" w:rsidTr="004153FF">
        <w:tc>
          <w:tcPr>
            <w:tcW w:w="560" w:type="dxa"/>
          </w:tcPr>
          <w:p w14:paraId="2811B2B6" w14:textId="468B1AF4" w:rsidR="00CE0D19" w:rsidRDefault="00CE0D19" w:rsidP="00CE0D19">
            <w:pPr>
              <w:pStyle w:val="NoSpacing"/>
              <w:rPr>
                <w:rFonts w:cstheme="minorHAnsi"/>
              </w:rPr>
            </w:pPr>
            <w:r>
              <w:rPr>
                <w:rFonts w:cstheme="minorHAnsi"/>
              </w:rPr>
              <w:t>6</w:t>
            </w:r>
          </w:p>
        </w:tc>
        <w:tc>
          <w:tcPr>
            <w:tcW w:w="2251" w:type="dxa"/>
          </w:tcPr>
          <w:p w14:paraId="4A01AA1D" w14:textId="6195CCBE" w:rsidR="00CE0D19" w:rsidRPr="002923FD" w:rsidRDefault="00CE0D19" w:rsidP="00CE0D19">
            <w:pPr>
              <w:pStyle w:val="NoSpacing"/>
            </w:pPr>
            <w:r>
              <w:rPr>
                <w:rFonts w:cstheme="minorHAnsi"/>
              </w:rPr>
              <w:t>Accrued interest payable by investor</w:t>
            </w:r>
          </w:p>
        </w:tc>
        <w:tc>
          <w:tcPr>
            <w:tcW w:w="2004" w:type="dxa"/>
          </w:tcPr>
          <w:p w14:paraId="6E04C239" w14:textId="0763389F" w:rsidR="00CE0D19" w:rsidRDefault="00CE0D19" w:rsidP="00CE0D19">
            <w:pPr>
              <w:pStyle w:val="NoSpacing"/>
              <w:rPr>
                <w:ins w:id="1030" w:author="Eugene CHEONG from.TOPPAN (MAS)" w:date="2025-12-26T14:00:00Z" w16du:dateUtc="2025-12-26T06:00:00Z"/>
                <w:rFonts w:cstheme="minorHAnsi"/>
              </w:rPr>
            </w:pPr>
            <w:commentRangeStart w:id="1031"/>
            <w:commentRangeStart w:id="1032"/>
            <w:commentRangeStart w:id="1033"/>
            <w:del w:id="1034" w:author="Eugene CHEONG from.TOPPAN (MAS)" w:date="2025-12-26T13:58:00Z" w16du:dateUtc="2025-12-26T05:58:00Z">
              <w:r w:rsidDel="00DF04DE">
                <w:rPr>
                  <w:rFonts w:cstheme="minorHAnsi"/>
                </w:rPr>
                <w:delText>Text</w:delText>
              </w:r>
              <w:commentRangeEnd w:id="1031"/>
              <w:r w:rsidR="009F550C" w:rsidDel="00DF04DE">
                <w:rPr>
                  <w:rStyle w:val="CommentReference"/>
                </w:rPr>
                <w:commentReference w:id="1031"/>
              </w:r>
              <w:commentRangeEnd w:id="1032"/>
              <w:r w:rsidR="00DF04DE" w:rsidDel="00DF04DE">
                <w:rPr>
                  <w:rStyle w:val="CommentReference"/>
                </w:rPr>
                <w:commentReference w:id="1032"/>
              </w:r>
            </w:del>
            <w:commentRangeEnd w:id="1033"/>
            <w:r w:rsidR="00E13669">
              <w:rPr>
                <w:rStyle w:val="CommentReference"/>
              </w:rPr>
              <w:commentReference w:id="1033"/>
            </w:r>
            <w:ins w:id="1035" w:author="Eugene CHEONG from.TOPPAN (MAS)" w:date="2025-12-26T13:58:00Z" w16du:dateUtc="2025-12-26T05:58:00Z">
              <w:r w:rsidR="00DF04DE">
                <w:rPr>
                  <w:rFonts w:cstheme="minorHAnsi"/>
                </w:rPr>
                <w:t>Numeric</w:t>
              </w:r>
            </w:ins>
          </w:p>
          <w:p w14:paraId="73997EE6" w14:textId="77777777" w:rsidR="00DF04DE" w:rsidDel="00333B19" w:rsidRDefault="00DF04DE" w:rsidP="00CE0D19">
            <w:pPr>
              <w:pStyle w:val="NoSpacing"/>
              <w:rPr>
                <w:ins w:id="1036" w:author="Eugene CHEONG from.TOPPAN (MAS)" w:date="2025-12-26T14:00:00Z" w16du:dateUtc="2025-12-26T06:00:00Z"/>
                <w:del w:id="1037" w:author="Jasmine WL TEO (MAS)" w:date="2026-01-12T16:48:00Z" w16du:dateUtc="2026-01-12T08:48:00Z"/>
              </w:rPr>
            </w:pPr>
            <w:ins w:id="1038" w:author="Eugene CHEONG from.TOPPAN (MAS)" w:date="2025-12-26T14:00:00Z" w16du:dateUtc="2025-12-26T06:00:00Z">
              <w:del w:id="1039" w:author="Jasmine WL TEO (MAS)" w:date="2026-01-12T16:48:00Z" w16du:dateUtc="2026-01-12T08:48:00Z">
                <w:r w:rsidDel="00333B19">
                  <w:delText>Minimum value: 0</w:delText>
                </w:r>
              </w:del>
            </w:ins>
          </w:p>
          <w:p w14:paraId="3CE7E4A4" w14:textId="251E3765" w:rsidR="00DF04DE" w:rsidRPr="002923FD" w:rsidRDefault="00DF04DE" w:rsidP="00CE0D19">
            <w:pPr>
              <w:pStyle w:val="NoSpacing"/>
            </w:pPr>
            <w:commentRangeStart w:id="1040"/>
            <w:commentRangeStart w:id="1041"/>
            <w:ins w:id="1042" w:author="Eugene CHEONG from.TOPPAN (MAS)" w:date="2025-12-26T14:00:00Z" w16du:dateUtc="2025-12-26T06:00:00Z">
              <w:del w:id="1043" w:author="Jasmine WL TEO (MAS)" w:date="2026-01-12T16:48:00Z" w16du:dateUtc="2026-01-12T08:48:00Z">
                <w:r w:rsidDel="00333B19">
                  <w:delText>Maximum value: 365</w:delText>
                </w:r>
              </w:del>
            </w:ins>
            <w:commentRangeEnd w:id="1040"/>
            <w:r w:rsidR="005D57D6">
              <w:rPr>
                <w:rStyle w:val="CommentReference"/>
              </w:rPr>
              <w:commentReference w:id="1040"/>
            </w:r>
            <w:commentRangeEnd w:id="1041"/>
            <w:r w:rsidR="00F06AA4">
              <w:rPr>
                <w:rStyle w:val="CommentReference"/>
              </w:rPr>
              <w:commentReference w:id="1041"/>
            </w:r>
            <w:ins w:id="1044" w:author="Jasmine WL TEO (MAS)" w:date="2026-01-13T09:37:00Z" w16du:dateUtc="2026-01-13T01:37:00Z">
              <w:r w:rsidR="00F06AA4">
                <w:t>Max</w:t>
              </w:r>
            </w:ins>
            <w:ins w:id="1045" w:author="Jasmine WL TEO (MAS)" w:date="2026-01-13T09:39:00Z" w16du:dateUtc="2026-01-13T01:39:00Z">
              <w:r w:rsidR="0058236E">
                <w:t xml:space="preserve"> </w:t>
              </w:r>
            </w:ins>
            <w:ins w:id="1046" w:author="Jasmine WL TEO (MAS)" w:date="2026-01-13T09:37:00Z" w16du:dateUtc="2026-01-13T01:37:00Z">
              <w:r w:rsidR="00F06AA4">
                <w:t>length</w:t>
              </w:r>
            </w:ins>
            <w:ins w:id="1047" w:author="Jasmine WL TEO (MAS)" w:date="2026-01-13T09:39:00Z" w16du:dateUtc="2026-01-13T01:39:00Z">
              <w:r w:rsidR="0058236E">
                <w:t xml:space="preserve">: </w:t>
              </w:r>
            </w:ins>
            <w:ins w:id="1048" w:author="Jasmine WL TEO (MAS)" w:date="2026-01-13T09:37:00Z" w16du:dateUtc="2026-01-13T01:37:00Z">
              <w:r w:rsidR="00F06AA4">
                <w:t>3</w:t>
              </w:r>
            </w:ins>
          </w:p>
        </w:tc>
        <w:tc>
          <w:tcPr>
            <w:tcW w:w="1843" w:type="dxa"/>
          </w:tcPr>
          <w:p w14:paraId="07C3EB82" w14:textId="77777777" w:rsidR="00792459" w:rsidRPr="005247FF" w:rsidRDefault="00792459" w:rsidP="00792459">
            <w:pPr>
              <w:pStyle w:val="NoSpacing"/>
              <w:rPr>
                <w:u w:val="single"/>
              </w:rPr>
            </w:pPr>
            <w:r w:rsidRPr="005247FF">
              <w:rPr>
                <w:u w:val="single"/>
              </w:rPr>
              <w:t>Hard validations:</w:t>
            </w:r>
          </w:p>
          <w:p w14:paraId="520CE0E3" w14:textId="7B2EDFCA" w:rsidR="00792459" w:rsidRDefault="00792459" w:rsidP="00792459">
            <w:pPr>
              <w:pStyle w:val="NoSpacing"/>
            </w:pPr>
            <w:r>
              <w:t xml:space="preserve">- </w:t>
            </w:r>
            <w:del w:id="1049" w:author="Eugene CHEONG from.TOPPAN (MAS)" w:date="2025-12-31T09:50:00Z" w16du:dateUtc="2025-12-31T01:50:00Z">
              <w:r w:rsidDel="002F3DA7">
                <w:delText>Required field</w:delText>
              </w:r>
            </w:del>
            <w:ins w:id="1050" w:author="Eugene CHEONG from.TOPPAN (MAS)" w:date="2025-12-31T09:50:00Z" w16du:dateUtc="2025-12-31T01:50:00Z">
              <w:r w:rsidR="002F3DA7">
                <w:t>Mandatory field</w:t>
              </w:r>
            </w:ins>
            <w:r>
              <w:t xml:space="preserve"> for SGS Bonds.</w:t>
            </w:r>
          </w:p>
          <w:p w14:paraId="273B33B5" w14:textId="77777777" w:rsidR="00CE0D19" w:rsidRPr="002923FD" w:rsidRDefault="00CE0D19" w:rsidP="00CE0D19">
            <w:pPr>
              <w:pStyle w:val="NoSpacing"/>
            </w:pPr>
          </w:p>
        </w:tc>
        <w:tc>
          <w:tcPr>
            <w:tcW w:w="4132" w:type="dxa"/>
          </w:tcPr>
          <w:p w14:paraId="00532748" w14:textId="77777777" w:rsidR="00CE0D19" w:rsidRDefault="00CE0D19" w:rsidP="00CE0D19">
            <w:pPr>
              <w:pStyle w:val="NoSpacing"/>
              <w:rPr>
                <w:ins w:id="1051" w:author="Eugene CHEONG from.TOPPAN (MAS)" w:date="2025-12-29T11:08:00Z" w16du:dateUtc="2025-12-29T03:08:00Z"/>
              </w:rPr>
            </w:pPr>
            <w:r>
              <w:t>Visible and mandatory if the security type is SGS Bonds.</w:t>
            </w:r>
          </w:p>
          <w:p w14:paraId="0FD925C6" w14:textId="77777777" w:rsidR="008D344E" w:rsidRDefault="008D344E" w:rsidP="00CE0D19">
            <w:pPr>
              <w:pStyle w:val="NoSpacing"/>
              <w:rPr>
                <w:ins w:id="1052" w:author="Eugene CHEONG from.TOPPAN (MAS)" w:date="2025-12-29T11:08:00Z" w16du:dateUtc="2025-12-29T03:08:00Z"/>
              </w:rPr>
            </w:pPr>
          </w:p>
          <w:p w14:paraId="5B3E0485" w14:textId="23BBCE67" w:rsidR="00856701" w:rsidDel="00855B02" w:rsidRDefault="008D344E" w:rsidP="00CE0D19">
            <w:pPr>
              <w:pStyle w:val="NoSpacing"/>
              <w:rPr>
                <w:del w:id="1053" w:author="Eugene CHEONG from.TOPPAN (MAS)" w:date="2025-12-29T12:09:00Z" w16du:dateUtc="2025-12-29T04:09:00Z"/>
              </w:rPr>
            </w:pPr>
            <w:ins w:id="1054" w:author="Eugene CHEONG from.TOPPAN (MAS)" w:date="2025-12-29T11:08:00Z" w16du:dateUtc="2025-12-29T03:08:00Z">
              <w:r>
                <w:t>When</w:t>
              </w:r>
            </w:ins>
            <w:ins w:id="1055" w:author="Eugene CHEONG from.TOPPAN (MAS)" w:date="2025-12-29T11:55:00Z" w16du:dateUtc="2025-12-29T03:55:00Z">
              <w:r w:rsidR="00CD00A2">
                <w:t xml:space="preserve"> the status is New, the value is pre-populated </w:t>
              </w:r>
              <w:del w:id="1056" w:author="Akila BALAKRISHNAN from.OPTIMUM (MAS)" w:date="2026-01-08T12:36:00Z" w16du:dateUtc="2026-01-08T04:36:00Z">
                <w:r w:rsidR="00CD00A2" w:rsidDel="00C656DE">
                  <w:delText>based</w:delText>
                </w:r>
              </w:del>
            </w:ins>
            <w:ins w:id="1057" w:author="Akila BALAKRISHNAN from.OPTIMUM (MAS)" w:date="2026-01-08T12:36:00Z" w16du:dateUtc="2026-01-08T04:36:00Z">
              <w:r w:rsidR="00C656DE">
                <w:t>and</w:t>
              </w:r>
            </w:ins>
            <w:ins w:id="1058" w:author="Eugene CHEONG from.TOPPAN (MAS)" w:date="2025-12-29T11:55:00Z" w16du:dateUtc="2025-12-29T03:55:00Z">
              <w:r w:rsidR="00CD00A2">
                <w:t xml:space="preserve"> </w:t>
              </w:r>
            </w:ins>
            <w:ins w:id="1059" w:author="Eugene CHEONG from.TOPPAN (MAS)" w:date="2025-12-29T11:56:00Z" w16du:dateUtc="2025-12-29T03:56:00Z">
              <w:r w:rsidR="00CD00A2">
                <w:t>computed based on the number of days between the previous coupon payment date</w:t>
              </w:r>
            </w:ins>
            <w:ins w:id="1060" w:author="Eugene CHEONG from.TOPPAN (MAS)" w:date="2025-12-29T11:57:00Z" w16du:dateUtc="2025-12-29T03:57:00Z">
              <w:r w:rsidR="00CD00A2">
                <w:t xml:space="preserve"> </w:t>
              </w:r>
            </w:ins>
            <w:ins w:id="1061" w:author="Eugene CHEONG from.TOPPAN (MAS)" w:date="2025-12-29T12:07:00Z" w16du:dateUtc="2025-12-29T04:07:00Z">
              <w:r w:rsidR="00856701">
                <w:t xml:space="preserve">(which is obtained from the </w:t>
              </w:r>
            </w:ins>
            <w:ins w:id="1062" w:author="Akila BALAKRISHNAN from.OPTIMUM (MAS)" w:date="2026-01-08T12:37:00Z" w16du:dateUtc="2026-01-08T04:37:00Z">
              <w:r w:rsidR="00C656DE">
                <w:t xml:space="preserve">original issue in </w:t>
              </w:r>
            </w:ins>
            <w:ins w:id="1063" w:author="Eugene CHEONG from.TOPPAN (MAS)" w:date="2025-12-29T12:07:00Z" w16du:dateUtc="2025-12-29T04:07:00Z">
              <w:r w:rsidR="00856701">
                <w:t xml:space="preserve">security table) </w:t>
              </w:r>
            </w:ins>
            <w:ins w:id="1064" w:author="Eugene CHEONG from.TOPPAN (MAS)" w:date="2025-12-29T11:57:00Z" w16du:dateUtc="2025-12-29T03:57:00Z">
              <w:r w:rsidR="00CD00A2">
                <w:t xml:space="preserve">and the issue date </w:t>
              </w:r>
            </w:ins>
            <w:ins w:id="1065" w:author="Eugene CHEONG from.TOPPAN (MAS)" w:date="2025-12-29T11:58:00Z" w16du:dateUtc="2025-12-29T03:58:00Z">
              <w:del w:id="1066" w:author="Akila BALAKRISHNAN from.OPTIMUM (MAS)" w:date="2026-01-08T12:38:00Z" w16du:dateUtc="2026-01-08T04:38:00Z">
                <w:r w:rsidR="00856701" w:rsidDel="00C656DE">
                  <w:delText>for</w:delText>
                </w:r>
              </w:del>
            </w:ins>
            <w:ins w:id="1067" w:author="Akila BALAKRISHNAN from.OPTIMUM (MAS)" w:date="2026-01-08T12:38:00Z" w16du:dateUtc="2026-01-08T04:38:00Z">
              <w:r w:rsidR="00C656DE">
                <w:t>of</w:t>
              </w:r>
            </w:ins>
            <w:ins w:id="1068" w:author="Eugene CHEONG from.TOPPAN (MAS)" w:date="2025-12-29T11:58:00Z" w16du:dateUtc="2025-12-29T03:58:00Z">
              <w:r w:rsidR="00856701">
                <w:t xml:space="preserve"> Reopened SGS Bonds. The value is 0 for New SGS Bonds.</w:t>
              </w:r>
            </w:ins>
          </w:p>
          <w:p w14:paraId="1116B6DF" w14:textId="77777777" w:rsidR="00CE0D19" w:rsidDel="00855B02" w:rsidRDefault="00CE0D19" w:rsidP="00CE0D19">
            <w:pPr>
              <w:pStyle w:val="NoSpacing"/>
              <w:rPr>
                <w:del w:id="1069" w:author="Eugene CHEONG from.TOPPAN (MAS)" w:date="2025-12-29T12:09:00Z" w16du:dateUtc="2025-12-29T04:09:00Z"/>
              </w:rPr>
            </w:pPr>
          </w:p>
          <w:p w14:paraId="2F7247F4" w14:textId="655BE0C2" w:rsidR="00CE0D19" w:rsidDel="00855B02" w:rsidRDefault="00CE0D19" w:rsidP="00CE0D19">
            <w:pPr>
              <w:pStyle w:val="NoSpacing"/>
              <w:rPr>
                <w:del w:id="1070" w:author="Eugene CHEONG from.TOPPAN (MAS)" w:date="2025-12-29T12:09:00Z" w16du:dateUtc="2025-12-29T04:09:00Z"/>
              </w:rPr>
            </w:pPr>
            <w:commentRangeStart w:id="1071"/>
            <w:commentRangeStart w:id="1072"/>
            <w:del w:id="1073" w:author="Eugene CHEONG from.TOPPAN (MAS)" w:date="2025-12-29T12:09:00Z" w16du:dateUtc="2025-12-29T04:09:00Z">
              <w:r w:rsidDel="00855B02">
                <w:delText>Default value</w:delText>
              </w:r>
              <w:commentRangeEnd w:id="1071"/>
              <w:r w:rsidR="005C0085" w:rsidDel="00855B02">
                <w:rPr>
                  <w:rStyle w:val="CommentReference"/>
                </w:rPr>
                <w:commentReference w:id="1071"/>
              </w:r>
              <w:commentRangeEnd w:id="1072"/>
              <w:r w:rsidR="00856701" w:rsidDel="00855B02">
                <w:rPr>
                  <w:rStyle w:val="CommentReference"/>
                </w:rPr>
                <w:commentReference w:id="1072"/>
              </w:r>
              <w:r w:rsidDel="00855B02">
                <w:delText xml:space="preserve">: “{X} days” where X is the difference between the </w:delText>
              </w:r>
              <w:commentRangeStart w:id="1074"/>
              <w:commentRangeStart w:id="1075"/>
              <w:r w:rsidDel="00855B02">
                <w:delText>previous coupon payment date</w:delText>
              </w:r>
              <w:commentRangeEnd w:id="1074"/>
              <w:r w:rsidR="00B10BA1" w:rsidDel="00855B02">
                <w:rPr>
                  <w:rStyle w:val="CommentReference"/>
                </w:rPr>
                <w:commentReference w:id="1074"/>
              </w:r>
              <w:commentRangeEnd w:id="1075"/>
              <w:r w:rsidR="00856701" w:rsidDel="00855B02">
                <w:rPr>
                  <w:rStyle w:val="CommentReference"/>
                </w:rPr>
                <w:commentReference w:id="1075"/>
              </w:r>
              <w:r w:rsidDel="00855B02">
                <w:delText xml:space="preserve"> and the issue date for </w:delText>
              </w:r>
              <w:r w:rsidR="00B10BA1" w:rsidDel="00855B02">
                <w:delText>R</w:delText>
              </w:r>
              <w:r w:rsidDel="00855B02">
                <w:delText>eopened SGS bonds.</w:delText>
              </w:r>
            </w:del>
          </w:p>
          <w:p w14:paraId="4E3F33A9" w14:textId="10CA5190" w:rsidR="00CE0D19" w:rsidDel="00855B02" w:rsidRDefault="00CE0D19" w:rsidP="00CE0D19">
            <w:pPr>
              <w:pStyle w:val="NoSpacing"/>
              <w:rPr>
                <w:del w:id="1076" w:author="Eugene CHEONG from.TOPPAN (MAS)" w:date="2025-12-29T12:09:00Z" w16du:dateUtc="2025-12-29T04:09:00Z"/>
              </w:rPr>
            </w:pPr>
          </w:p>
          <w:p w14:paraId="253B6F36" w14:textId="4F60EF60" w:rsidR="00CE0D19" w:rsidRDefault="00CE0D19" w:rsidP="00CE0D19">
            <w:pPr>
              <w:pStyle w:val="NoSpacing"/>
            </w:pPr>
            <w:del w:id="1077" w:author="Eugene CHEONG from.TOPPAN (MAS)" w:date="2025-12-29T12:09:00Z" w16du:dateUtc="2025-12-29T04:09:00Z">
              <w:r w:rsidDel="00855B02">
                <w:delText xml:space="preserve">Default value: “-“ for </w:delText>
              </w:r>
              <w:r w:rsidR="00B10BA1" w:rsidDel="00855B02">
                <w:delText>N</w:delText>
              </w:r>
              <w:r w:rsidDel="00855B02">
                <w:delText>ew SGS bonds.</w:delText>
              </w:r>
            </w:del>
          </w:p>
        </w:tc>
      </w:tr>
    </w:tbl>
    <w:p w14:paraId="393E728A" w14:textId="2B7AFBDB" w:rsidR="000561A6" w:rsidRDefault="000561A6" w:rsidP="000561A6">
      <w:pPr>
        <w:pStyle w:val="Caption"/>
      </w:pPr>
      <w:r>
        <w:t xml:space="preserve">Table </w:t>
      </w:r>
      <w:r>
        <w:fldChar w:fldCharType="begin"/>
      </w:r>
      <w:r>
        <w:instrText xml:space="preserve"> SEQ Table \* ARABIC </w:instrText>
      </w:r>
      <w:r>
        <w:fldChar w:fldCharType="separate"/>
      </w:r>
      <w:r w:rsidR="008F7ED1">
        <w:rPr>
          <w:noProof/>
        </w:rPr>
        <w:t>10</w:t>
      </w:r>
      <w:r>
        <w:fldChar w:fldCharType="end"/>
      </w:r>
      <w:r>
        <w:t>: Coupon &amp; Interest Screen Elements</w:t>
      </w:r>
    </w:p>
    <w:p w14:paraId="7CF2C936" w14:textId="7B41ABD5" w:rsidR="00474AFC" w:rsidRDefault="00474AFC" w:rsidP="006162CB">
      <w:pPr>
        <w:pStyle w:val="Heading4"/>
      </w:pPr>
      <w:r>
        <w:t>Footnotes</w:t>
      </w:r>
    </w:p>
    <w:tbl>
      <w:tblPr>
        <w:tblStyle w:val="TableGrid"/>
        <w:tblW w:w="0" w:type="auto"/>
        <w:tblLook w:val="04A0" w:firstRow="1" w:lastRow="0" w:firstColumn="1" w:lastColumn="0" w:noHBand="0" w:noVBand="1"/>
      </w:tblPr>
      <w:tblGrid>
        <w:gridCol w:w="560"/>
        <w:gridCol w:w="2669"/>
        <w:gridCol w:w="2798"/>
        <w:gridCol w:w="1626"/>
        <w:gridCol w:w="3137"/>
      </w:tblGrid>
      <w:tr w:rsidR="00474AFC" w:rsidRPr="007D7B67" w14:paraId="0E1A72F6" w14:textId="77777777" w:rsidTr="004153FF">
        <w:tc>
          <w:tcPr>
            <w:tcW w:w="562" w:type="dxa"/>
            <w:shd w:val="clear" w:color="auto" w:fill="E7E6E6" w:themeFill="background2"/>
          </w:tcPr>
          <w:p w14:paraId="0B664C68" w14:textId="77777777" w:rsidR="00474AFC" w:rsidRPr="007D7B67" w:rsidRDefault="00474AFC" w:rsidP="00FC312D">
            <w:pPr>
              <w:pStyle w:val="NoSpacing"/>
              <w:jc w:val="center"/>
              <w:rPr>
                <w:b/>
                <w:bCs/>
              </w:rPr>
            </w:pPr>
            <w:r w:rsidRPr="007D7B67">
              <w:rPr>
                <w:rFonts w:cstheme="minorHAnsi"/>
                <w:b/>
                <w:bCs/>
              </w:rPr>
              <w:t>S/N</w:t>
            </w:r>
          </w:p>
        </w:tc>
        <w:tc>
          <w:tcPr>
            <w:tcW w:w="2669" w:type="dxa"/>
            <w:shd w:val="clear" w:color="auto" w:fill="E7E6E6" w:themeFill="background2"/>
          </w:tcPr>
          <w:p w14:paraId="6E8DDCCA" w14:textId="77777777" w:rsidR="00474AFC" w:rsidRPr="007D7B67" w:rsidRDefault="00474AFC" w:rsidP="00FC312D">
            <w:pPr>
              <w:pStyle w:val="NoSpacing"/>
              <w:jc w:val="center"/>
              <w:rPr>
                <w:b/>
                <w:bCs/>
              </w:rPr>
            </w:pPr>
            <w:r w:rsidRPr="007D7B67">
              <w:rPr>
                <w:rFonts w:cstheme="minorHAnsi"/>
                <w:b/>
                <w:bCs/>
              </w:rPr>
              <w:t>Name</w:t>
            </w:r>
          </w:p>
        </w:tc>
        <w:tc>
          <w:tcPr>
            <w:tcW w:w="1701" w:type="dxa"/>
            <w:shd w:val="clear" w:color="auto" w:fill="E7E6E6" w:themeFill="background2"/>
          </w:tcPr>
          <w:p w14:paraId="535C1543" w14:textId="77777777" w:rsidR="00474AFC" w:rsidRPr="007D7B67" w:rsidRDefault="00474AFC" w:rsidP="00FC312D">
            <w:pPr>
              <w:pStyle w:val="TableHeading"/>
              <w:jc w:val="center"/>
              <w:rPr>
                <w:rFonts w:asciiTheme="minorHAnsi" w:hAnsiTheme="minorHAnsi" w:cstheme="minorHAnsi"/>
                <w:bCs/>
              </w:rPr>
            </w:pPr>
            <w:r w:rsidRPr="007D7B67">
              <w:rPr>
                <w:rFonts w:asciiTheme="minorHAnsi" w:hAnsiTheme="minorHAnsi" w:cstheme="minorHAnsi"/>
                <w:bCs/>
              </w:rPr>
              <w:t>Type</w:t>
            </w:r>
          </w:p>
          <w:p w14:paraId="0EA88A21" w14:textId="77777777" w:rsidR="00474AFC" w:rsidRPr="007D7B67" w:rsidRDefault="00474AFC" w:rsidP="00FC312D">
            <w:pPr>
              <w:pStyle w:val="NoSpacing"/>
              <w:jc w:val="center"/>
              <w:rPr>
                <w:b/>
                <w:bCs/>
              </w:rPr>
            </w:pPr>
            <w:r w:rsidRPr="007D7B67">
              <w:rPr>
                <w:rFonts w:cstheme="minorHAnsi"/>
                <w:b/>
                <w:bCs/>
              </w:rPr>
              <w:t>(Max Length)</w:t>
            </w:r>
          </w:p>
        </w:tc>
        <w:tc>
          <w:tcPr>
            <w:tcW w:w="1726" w:type="dxa"/>
            <w:shd w:val="clear" w:color="auto" w:fill="E7E6E6" w:themeFill="background2"/>
          </w:tcPr>
          <w:p w14:paraId="72C7BED8" w14:textId="77777777" w:rsidR="00474AFC" w:rsidRPr="007D7B67" w:rsidRDefault="00474AFC" w:rsidP="00FC312D">
            <w:pPr>
              <w:pStyle w:val="NoSpacing"/>
              <w:jc w:val="center"/>
              <w:rPr>
                <w:b/>
                <w:bCs/>
              </w:rPr>
            </w:pPr>
            <w:r w:rsidRPr="007D7B67">
              <w:rPr>
                <w:rFonts w:cstheme="minorHAnsi"/>
                <w:b/>
                <w:bCs/>
              </w:rPr>
              <w:t>Validation Rules</w:t>
            </w:r>
          </w:p>
        </w:tc>
        <w:tc>
          <w:tcPr>
            <w:tcW w:w="4106" w:type="dxa"/>
            <w:shd w:val="clear" w:color="auto" w:fill="E7E6E6" w:themeFill="background2"/>
          </w:tcPr>
          <w:p w14:paraId="73F160C6" w14:textId="77777777" w:rsidR="00474AFC" w:rsidRPr="007D7B67" w:rsidRDefault="00474AFC" w:rsidP="00FC312D">
            <w:pPr>
              <w:pStyle w:val="NoSpacing"/>
              <w:jc w:val="center"/>
              <w:rPr>
                <w:rFonts w:cstheme="minorHAnsi"/>
                <w:b/>
                <w:bCs/>
              </w:rPr>
            </w:pPr>
            <w:r>
              <w:rPr>
                <w:rFonts w:cstheme="minorHAnsi"/>
                <w:b/>
                <w:bCs/>
              </w:rPr>
              <w:t>Remarks</w:t>
            </w:r>
          </w:p>
        </w:tc>
      </w:tr>
      <w:tr w:rsidR="00474AFC" w:rsidRPr="00901608" w14:paraId="2F60D077" w14:textId="77777777" w:rsidTr="004153FF">
        <w:tc>
          <w:tcPr>
            <w:tcW w:w="562" w:type="dxa"/>
          </w:tcPr>
          <w:p w14:paraId="27B8F18E" w14:textId="77777777" w:rsidR="00474AFC" w:rsidRPr="007C7C7F" w:rsidRDefault="00474AFC" w:rsidP="00FC312D">
            <w:pPr>
              <w:pStyle w:val="NoSpacing"/>
            </w:pPr>
            <w:commentRangeStart w:id="1078"/>
            <w:commentRangeStart w:id="1079"/>
            <w:commentRangeEnd w:id="1078"/>
            <w:commentRangeEnd w:id="1079"/>
            <w:r>
              <w:rPr>
                <w:rFonts w:cstheme="minorHAnsi"/>
              </w:rPr>
              <w:t>1</w:t>
            </w:r>
          </w:p>
        </w:tc>
        <w:tc>
          <w:tcPr>
            <w:tcW w:w="2669" w:type="dxa"/>
          </w:tcPr>
          <w:p w14:paraId="7D17922C" w14:textId="4DD3158D" w:rsidR="00474AFC" w:rsidRPr="007C7C7F" w:rsidRDefault="00474AFC" w:rsidP="00FC312D">
            <w:pPr>
              <w:pStyle w:val="NoSpacing"/>
            </w:pPr>
            <w:commentRangeStart w:id="1080"/>
            <w:commentRangeStart w:id="1081"/>
            <w:commentRangeStart w:id="1082"/>
            <w:r w:rsidRPr="00474AFC">
              <w:t>Footnotes</w:t>
            </w:r>
            <w:commentRangeEnd w:id="1080"/>
            <w:r w:rsidR="007F287D">
              <w:rPr>
                <w:rStyle w:val="CommentReference"/>
              </w:rPr>
              <w:commentReference w:id="1080"/>
            </w:r>
            <w:commentRangeEnd w:id="1081"/>
            <w:r w:rsidR="00D83A66">
              <w:rPr>
                <w:rStyle w:val="CommentReference"/>
              </w:rPr>
              <w:commentReference w:id="1081"/>
            </w:r>
          </w:p>
        </w:tc>
        <w:tc>
          <w:tcPr>
            <w:tcW w:w="1701" w:type="dxa"/>
          </w:tcPr>
          <w:p w14:paraId="0C4FAE07" w14:textId="358662FB" w:rsidR="00474AFC" w:rsidRPr="00901608" w:rsidRDefault="00474AFC" w:rsidP="00FC312D">
            <w:pPr>
              <w:pStyle w:val="NoSpacing"/>
            </w:pPr>
            <w:r w:rsidRPr="00474AFC">
              <w:t xml:space="preserve">Rich Text Editor </w:t>
            </w:r>
            <w:r w:rsidR="0078083C">
              <w:t>Max length: 4000</w:t>
            </w:r>
            <w:commentRangeEnd w:id="1082"/>
            <w:r w:rsidR="00E13669">
              <w:rPr>
                <w:rStyle w:val="CommentReference"/>
              </w:rPr>
              <w:commentReference w:id="1082"/>
            </w:r>
            <w:r w:rsidR="00645E70">
              <w:rPr>
                <w:rStyle w:val="CommentReference"/>
              </w:rPr>
              <w:commentReference w:id="1078"/>
            </w:r>
            <w:r w:rsidR="004B758D">
              <w:rPr>
                <w:rStyle w:val="CommentReference"/>
              </w:rPr>
              <w:commentReference w:id="1079"/>
            </w:r>
          </w:p>
        </w:tc>
        <w:tc>
          <w:tcPr>
            <w:tcW w:w="1726" w:type="dxa"/>
          </w:tcPr>
          <w:p w14:paraId="67D408C0" w14:textId="504C5566" w:rsidR="00474AFC" w:rsidRPr="00901608" w:rsidRDefault="00E62142" w:rsidP="004153FF">
            <w:pPr>
              <w:pStyle w:val="NoSpacing"/>
            </w:pPr>
            <w:r w:rsidRPr="001E3A39">
              <w:rPr>
                <w:u w:val="single"/>
              </w:rPr>
              <w:t>Hard Validations:</w:t>
            </w:r>
            <w:r w:rsidRPr="00B47904">
              <w:br/>
              <w:t xml:space="preserve">- </w:t>
            </w:r>
            <w:del w:id="1083" w:author="Eugene CHEONG from.TOPPAN (MAS)" w:date="2025-12-31T09:50:00Z" w16du:dateUtc="2025-12-31T01:50:00Z">
              <w:r w:rsidRPr="004153FF" w:rsidDel="002F3DA7">
                <w:delText>Required</w:delText>
              </w:r>
              <w:r w:rsidRPr="00B47904" w:rsidDel="002F3DA7">
                <w:delText xml:space="preserve"> field</w:delText>
              </w:r>
            </w:del>
            <w:ins w:id="1084" w:author="Eugene CHEONG from.TOPPAN (MAS)" w:date="2025-12-31T09:50:00Z" w16du:dateUtc="2025-12-31T01:50:00Z">
              <w:r w:rsidR="002F3DA7">
                <w:t>Mandatory field</w:t>
              </w:r>
            </w:ins>
            <w:r w:rsidRPr="00B47904">
              <w:t>.</w:t>
            </w:r>
          </w:p>
        </w:tc>
        <w:tc>
          <w:tcPr>
            <w:tcW w:w="4106" w:type="dxa"/>
          </w:tcPr>
          <w:p w14:paraId="45B0A192" w14:textId="77777777" w:rsidR="008D5011" w:rsidRDefault="00474AFC" w:rsidP="00217737">
            <w:pPr>
              <w:pStyle w:val="NoSpacing"/>
              <w:rPr>
                <w:ins w:id="1085" w:author="Eugene CHEONG from.TOPPAN (MAS)" w:date="2025-12-29T09:19:00Z" w16du:dateUtc="2025-12-29T01:19:00Z"/>
              </w:rPr>
            </w:pPr>
            <w:commentRangeStart w:id="1086"/>
            <w:commentRangeStart w:id="1087"/>
            <w:r w:rsidRPr="00474AFC">
              <w:t xml:space="preserve">Defaults to the </w:t>
            </w:r>
            <w:r w:rsidR="006F10FD">
              <w:t xml:space="preserve">parameterised </w:t>
            </w:r>
            <w:r w:rsidRPr="00474AFC">
              <w:t xml:space="preserve">footnote value for the </w:t>
            </w:r>
            <w:r w:rsidR="006F10FD">
              <w:t>security type</w:t>
            </w:r>
            <w:r w:rsidR="000E0FDC">
              <w:t>, issuance type, and whether the bond is new/reopened</w:t>
            </w:r>
            <w:r w:rsidRPr="00474AFC">
              <w:t>.</w:t>
            </w:r>
            <w:commentRangeEnd w:id="1086"/>
            <w:r w:rsidR="00C3485E">
              <w:rPr>
                <w:rStyle w:val="CommentReference"/>
              </w:rPr>
              <w:commentReference w:id="1086"/>
            </w:r>
            <w:commentRangeEnd w:id="1087"/>
            <w:r w:rsidR="00217737">
              <w:rPr>
                <w:rStyle w:val="CommentReference"/>
              </w:rPr>
              <w:commentReference w:id="1087"/>
            </w:r>
          </w:p>
          <w:p w14:paraId="785157E2" w14:textId="77777777" w:rsidR="00217737" w:rsidRDefault="00217737" w:rsidP="00217737">
            <w:pPr>
              <w:pStyle w:val="NoSpacing"/>
              <w:rPr>
                <w:ins w:id="1088" w:author="Eugene CHEONG from.TOPPAN (MAS)" w:date="2025-12-29T09:19:00Z" w16du:dateUtc="2025-12-29T01:19:00Z"/>
              </w:rPr>
            </w:pPr>
          </w:p>
          <w:p w14:paraId="1D0850A4" w14:textId="0EA26E89" w:rsidR="00217737" w:rsidRPr="004153FF" w:rsidRDefault="00217737" w:rsidP="004153FF">
            <w:pPr>
              <w:pStyle w:val="NoSpacing"/>
              <w:rPr>
                <w:ins w:id="1089" w:author="Eugene CHEONG from.TOPPAN (MAS)" w:date="2025-12-29T09:19:00Z" w16du:dateUtc="2025-12-29T01:19:00Z"/>
              </w:rPr>
            </w:pPr>
            <w:ins w:id="1090" w:author="Eugene CHEONG from.TOPPAN (MAS)" w:date="2025-12-29T09:19:00Z" w16du:dateUtc="2025-12-29T01:19:00Z">
              <w:r>
                <w:t xml:space="preserve">For SGS bonds, different footnotes are available for each subtype, and there is an addendum that is added for reopened SGS bonds. </w:t>
              </w:r>
              <w:commentRangeStart w:id="1091"/>
              <w:r>
                <w:t xml:space="preserve">If a subtype does not have a footnote value set, it will </w:t>
              </w:r>
              <w:proofErr w:type="spellStart"/>
              <w:r>
                <w:t>fallback</w:t>
              </w:r>
              <w:proofErr w:type="spellEnd"/>
              <w:r>
                <w:t xml:space="preserve"> to a default value.</w:t>
              </w:r>
            </w:ins>
            <w:ins w:id="1092" w:author="Eugene CHEONG from.TOPPAN (MAS)" w:date="2025-12-29T09:20:00Z" w16du:dateUtc="2025-12-29T01:20:00Z">
              <w:r>
                <w:t xml:space="preserve"> </w:t>
              </w:r>
            </w:ins>
            <w:commentRangeEnd w:id="1091"/>
            <w:r w:rsidR="00C656DE">
              <w:rPr>
                <w:rStyle w:val="CommentReference"/>
              </w:rPr>
              <w:commentReference w:id="1091"/>
            </w:r>
            <w:ins w:id="1093" w:author="Eugene CHEONG from.TOPPAN (MAS)" w:date="2025-12-29T09:20:00Z" w16du:dateUtc="2025-12-29T01:20:00Z">
              <w:r>
                <w:t xml:space="preserve">Refer to </w:t>
              </w:r>
              <w:r w:rsidRPr="00970968">
                <w:rPr>
                  <w:i/>
                  <w:iCs/>
                </w:rPr>
                <w:t>MAS_OMEGA – Functional Specifications Document (Administration).docx</w:t>
              </w:r>
              <w:r>
                <w:t>.</w:t>
              </w:r>
            </w:ins>
          </w:p>
          <w:p w14:paraId="4C608F28" w14:textId="69DC081F" w:rsidR="00217737" w:rsidRPr="00901608" w:rsidRDefault="00217737" w:rsidP="00217737">
            <w:pPr>
              <w:pStyle w:val="NoSpacing"/>
            </w:pPr>
          </w:p>
        </w:tc>
      </w:tr>
    </w:tbl>
    <w:p w14:paraId="091E20F2" w14:textId="3AE8DCFA" w:rsidR="00474AFC" w:rsidRPr="00474AFC" w:rsidRDefault="005A70A9" w:rsidP="005A70A9">
      <w:pPr>
        <w:pStyle w:val="Caption"/>
      </w:pPr>
      <w:r>
        <w:t xml:space="preserve">Table </w:t>
      </w:r>
      <w:r>
        <w:fldChar w:fldCharType="begin"/>
      </w:r>
      <w:r>
        <w:instrText xml:space="preserve"> SEQ Table \* ARABIC </w:instrText>
      </w:r>
      <w:r>
        <w:fldChar w:fldCharType="separate"/>
      </w:r>
      <w:r w:rsidR="008F7ED1">
        <w:rPr>
          <w:noProof/>
        </w:rPr>
        <w:t>11</w:t>
      </w:r>
      <w:r>
        <w:fldChar w:fldCharType="end"/>
      </w:r>
      <w:r w:rsidR="00F43972">
        <w:t>:</w:t>
      </w:r>
      <w:r>
        <w:t xml:space="preserve"> Footnotes Screen Elements</w:t>
      </w:r>
    </w:p>
    <w:p w14:paraId="63E28EFF" w14:textId="483978AA" w:rsidR="00474AFC" w:rsidRPr="00CF6B68" w:rsidRDefault="00474AFC" w:rsidP="006162CB">
      <w:pPr>
        <w:pStyle w:val="Heading4"/>
      </w:pPr>
      <w:r w:rsidRPr="00CF6B68">
        <w:t>Publication Details</w:t>
      </w:r>
    </w:p>
    <w:tbl>
      <w:tblPr>
        <w:tblStyle w:val="TableGrid"/>
        <w:tblW w:w="0" w:type="auto"/>
        <w:tblLook w:val="04A0" w:firstRow="1" w:lastRow="0" w:firstColumn="1" w:lastColumn="0" w:noHBand="0" w:noVBand="1"/>
      </w:tblPr>
      <w:tblGrid>
        <w:gridCol w:w="562"/>
        <w:gridCol w:w="2248"/>
        <w:gridCol w:w="1701"/>
        <w:gridCol w:w="2147"/>
        <w:gridCol w:w="4110"/>
      </w:tblGrid>
      <w:tr w:rsidR="00E62142" w:rsidRPr="007D7B67" w14:paraId="3DC42569" w14:textId="77777777" w:rsidTr="004153FF">
        <w:tc>
          <w:tcPr>
            <w:tcW w:w="562" w:type="dxa"/>
            <w:shd w:val="clear" w:color="auto" w:fill="E7E6E6" w:themeFill="background2"/>
          </w:tcPr>
          <w:p w14:paraId="498A4E5A" w14:textId="77777777" w:rsidR="00E62142" w:rsidRPr="007D7B67" w:rsidRDefault="00E62142" w:rsidP="00FC312D">
            <w:pPr>
              <w:pStyle w:val="NoSpacing"/>
              <w:jc w:val="center"/>
              <w:rPr>
                <w:b/>
                <w:bCs/>
              </w:rPr>
            </w:pPr>
            <w:r w:rsidRPr="007D7B67">
              <w:rPr>
                <w:rFonts w:cstheme="minorHAnsi"/>
                <w:b/>
                <w:bCs/>
              </w:rPr>
              <w:t>S/N</w:t>
            </w:r>
          </w:p>
        </w:tc>
        <w:tc>
          <w:tcPr>
            <w:tcW w:w="2248" w:type="dxa"/>
            <w:shd w:val="clear" w:color="auto" w:fill="E7E6E6" w:themeFill="background2"/>
          </w:tcPr>
          <w:p w14:paraId="59ECBDB1" w14:textId="77777777" w:rsidR="00E62142" w:rsidRPr="007D7B67" w:rsidRDefault="00E62142" w:rsidP="00FC312D">
            <w:pPr>
              <w:pStyle w:val="NoSpacing"/>
              <w:jc w:val="center"/>
              <w:rPr>
                <w:b/>
                <w:bCs/>
              </w:rPr>
            </w:pPr>
            <w:r w:rsidRPr="007D7B67">
              <w:rPr>
                <w:rFonts w:cstheme="minorHAnsi"/>
                <w:b/>
                <w:bCs/>
              </w:rPr>
              <w:t>Name</w:t>
            </w:r>
          </w:p>
        </w:tc>
        <w:tc>
          <w:tcPr>
            <w:tcW w:w="1701" w:type="dxa"/>
            <w:shd w:val="clear" w:color="auto" w:fill="E7E6E6" w:themeFill="background2"/>
          </w:tcPr>
          <w:p w14:paraId="6A3617D3" w14:textId="77777777" w:rsidR="00E62142" w:rsidRPr="007D7B67" w:rsidRDefault="00E62142" w:rsidP="00FC312D">
            <w:pPr>
              <w:pStyle w:val="TableHeading"/>
              <w:jc w:val="center"/>
              <w:rPr>
                <w:rFonts w:asciiTheme="minorHAnsi" w:hAnsiTheme="minorHAnsi" w:cstheme="minorHAnsi"/>
                <w:bCs/>
              </w:rPr>
            </w:pPr>
            <w:r w:rsidRPr="007D7B67">
              <w:rPr>
                <w:rFonts w:asciiTheme="minorHAnsi" w:hAnsiTheme="minorHAnsi" w:cstheme="minorHAnsi"/>
                <w:bCs/>
              </w:rPr>
              <w:t>Type</w:t>
            </w:r>
          </w:p>
          <w:p w14:paraId="383CE267" w14:textId="77777777" w:rsidR="00E62142" w:rsidRPr="007D7B67" w:rsidRDefault="00E62142" w:rsidP="00FC312D">
            <w:pPr>
              <w:pStyle w:val="NoSpacing"/>
              <w:jc w:val="center"/>
              <w:rPr>
                <w:b/>
                <w:bCs/>
              </w:rPr>
            </w:pPr>
            <w:r w:rsidRPr="007D7B67">
              <w:rPr>
                <w:rFonts w:cstheme="minorHAnsi"/>
                <w:b/>
                <w:bCs/>
              </w:rPr>
              <w:t>(Max Length)</w:t>
            </w:r>
          </w:p>
        </w:tc>
        <w:tc>
          <w:tcPr>
            <w:tcW w:w="2147" w:type="dxa"/>
            <w:shd w:val="clear" w:color="auto" w:fill="E7E6E6" w:themeFill="background2"/>
          </w:tcPr>
          <w:p w14:paraId="12C660B6" w14:textId="77777777" w:rsidR="00E62142" w:rsidRPr="007D7B67" w:rsidRDefault="00E62142" w:rsidP="00FC312D">
            <w:pPr>
              <w:pStyle w:val="NoSpacing"/>
              <w:jc w:val="center"/>
              <w:rPr>
                <w:b/>
                <w:bCs/>
              </w:rPr>
            </w:pPr>
            <w:r w:rsidRPr="007D7B67">
              <w:rPr>
                <w:rFonts w:cstheme="minorHAnsi"/>
                <w:b/>
                <w:bCs/>
              </w:rPr>
              <w:t>Validation Rules</w:t>
            </w:r>
          </w:p>
        </w:tc>
        <w:tc>
          <w:tcPr>
            <w:tcW w:w="4110" w:type="dxa"/>
            <w:shd w:val="clear" w:color="auto" w:fill="E7E6E6" w:themeFill="background2"/>
          </w:tcPr>
          <w:p w14:paraId="5F78F10B" w14:textId="77777777" w:rsidR="00E62142" w:rsidRPr="007D7B67" w:rsidRDefault="00E62142" w:rsidP="00FC312D">
            <w:pPr>
              <w:pStyle w:val="NoSpacing"/>
              <w:jc w:val="center"/>
              <w:rPr>
                <w:rFonts w:cstheme="minorHAnsi"/>
                <w:b/>
                <w:bCs/>
              </w:rPr>
            </w:pPr>
            <w:r>
              <w:rPr>
                <w:rFonts w:cstheme="minorHAnsi"/>
                <w:b/>
                <w:bCs/>
              </w:rPr>
              <w:t>Remarks</w:t>
            </w:r>
          </w:p>
        </w:tc>
      </w:tr>
      <w:tr w:rsidR="00E62142" w:rsidRPr="00901608" w14:paraId="642A5BCE" w14:textId="77777777" w:rsidTr="004153FF">
        <w:tc>
          <w:tcPr>
            <w:tcW w:w="562" w:type="dxa"/>
          </w:tcPr>
          <w:p w14:paraId="28DC14FF" w14:textId="77777777" w:rsidR="00E62142" w:rsidRPr="007C7C7F" w:rsidRDefault="00E62142" w:rsidP="00E62142">
            <w:pPr>
              <w:pStyle w:val="NoSpacing"/>
            </w:pPr>
            <w:r>
              <w:rPr>
                <w:rFonts w:cstheme="minorHAnsi"/>
              </w:rPr>
              <w:t>1</w:t>
            </w:r>
          </w:p>
        </w:tc>
        <w:tc>
          <w:tcPr>
            <w:tcW w:w="2248" w:type="dxa"/>
            <w:shd w:val="clear" w:color="000000" w:fill="FFFFFF"/>
          </w:tcPr>
          <w:p w14:paraId="1E1E4B0A" w14:textId="53424144" w:rsidR="00E62142" w:rsidRPr="007C7C7F" w:rsidRDefault="00E62142" w:rsidP="005A70A9">
            <w:pPr>
              <w:pStyle w:val="NoSpacing"/>
            </w:pPr>
            <w:r w:rsidRPr="002923FD">
              <w:t xml:space="preserve">Publication </w:t>
            </w:r>
            <w:r>
              <w:t>t</w:t>
            </w:r>
            <w:r w:rsidRPr="002923FD">
              <w:t>iming</w:t>
            </w:r>
          </w:p>
        </w:tc>
        <w:tc>
          <w:tcPr>
            <w:tcW w:w="1701" w:type="dxa"/>
            <w:shd w:val="clear" w:color="000000" w:fill="FFFFFF"/>
          </w:tcPr>
          <w:p w14:paraId="0B316E4A" w14:textId="26183002" w:rsidR="00E62142" w:rsidRPr="00901608" w:rsidRDefault="00E62142" w:rsidP="005A70A9">
            <w:pPr>
              <w:pStyle w:val="NoSpacing"/>
            </w:pPr>
            <w:r w:rsidRPr="002923FD">
              <w:t>Radio Button Group</w:t>
            </w:r>
          </w:p>
        </w:tc>
        <w:tc>
          <w:tcPr>
            <w:tcW w:w="2147" w:type="dxa"/>
          </w:tcPr>
          <w:p w14:paraId="0260D472" w14:textId="08F67108" w:rsidR="00E62142" w:rsidRPr="00901608" w:rsidRDefault="00E62142" w:rsidP="005A70A9">
            <w:pPr>
              <w:pStyle w:val="NoSpacing"/>
            </w:pPr>
          </w:p>
        </w:tc>
        <w:tc>
          <w:tcPr>
            <w:tcW w:w="4110" w:type="dxa"/>
          </w:tcPr>
          <w:p w14:paraId="19C97ED9" w14:textId="03DBCE13" w:rsidR="00E62142" w:rsidRPr="002923FD" w:rsidRDefault="00380D00" w:rsidP="005A70A9">
            <w:pPr>
              <w:pStyle w:val="NoSpacing"/>
            </w:pPr>
            <w:commentRangeStart w:id="1094"/>
            <w:commentRangeStart w:id="1095"/>
            <w:commentRangeStart w:id="1096"/>
            <w:commentRangeStart w:id="1097"/>
            <w:r>
              <w:t>Options available are</w:t>
            </w:r>
            <w:commentRangeEnd w:id="1094"/>
            <w:r w:rsidR="007E3FC9">
              <w:rPr>
                <w:rStyle w:val="CommentReference"/>
              </w:rPr>
              <w:commentReference w:id="1094"/>
            </w:r>
            <w:commentRangeEnd w:id="1095"/>
            <w:r w:rsidR="00B279FB">
              <w:rPr>
                <w:rStyle w:val="CommentReference"/>
              </w:rPr>
              <w:commentReference w:id="1095"/>
            </w:r>
            <w:commentRangeEnd w:id="1096"/>
            <w:r w:rsidR="00672818">
              <w:rPr>
                <w:rStyle w:val="CommentReference"/>
              </w:rPr>
              <w:commentReference w:id="1096"/>
            </w:r>
            <w:commentRangeEnd w:id="1097"/>
            <w:r w:rsidR="0067796F">
              <w:rPr>
                <w:rStyle w:val="CommentReference"/>
              </w:rPr>
              <w:commentReference w:id="1097"/>
            </w:r>
            <w:r w:rsidR="00E62142" w:rsidRPr="002923FD">
              <w:t>:</w:t>
            </w:r>
          </w:p>
          <w:p w14:paraId="207AD04E" w14:textId="64E5CD7E" w:rsidR="00672818" w:rsidRDefault="00672818" w:rsidP="009454A8">
            <w:pPr>
              <w:pStyle w:val="ListParagraph"/>
            </w:pPr>
            <w:r w:rsidRPr="002923FD">
              <w:t>Publish at specific date/time</w:t>
            </w:r>
          </w:p>
          <w:p w14:paraId="57C2B86F" w14:textId="0ACE67D4" w:rsidR="00E62142" w:rsidRPr="00901608" w:rsidRDefault="00E62142" w:rsidP="00672818">
            <w:pPr>
              <w:pStyle w:val="ListParagraph"/>
            </w:pPr>
            <w:r w:rsidRPr="002923FD">
              <w:t>Publish immediately</w:t>
            </w:r>
          </w:p>
        </w:tc>
      </w:tr>
      <w:tr w:rsidR="00E62142" w:rsidRPr="00901608" w14:paraId="5423DC9A" w14:textId="77777777" w:rsidTr="004153FF">
        <w:tc>
          <w:tcPr>
            <w:tcW w:w="562" w:type="dxa"/>
          </w:tcPr>
          <w:p w14:paraId="3532BFA6" w14:textId="78AE2693" w:rsidR="00E62142" w:rsidRDefault="005A70A9" w:rsidP="00E62142">
            <w:pPr>
              <w:pStyle w:val="NoSpacing"/>
              <w:rPr>
                <w:rFonts w:cstheme="minorHAnsi"/>
              </w:rPr>
            </w:pPr>
            <w:r>
              <w:rPr>
                <w:rFonts w:cstheme="minorHAnsi"/>
              </w:rPr>
              <w:t>2</w:t>
            </w:r>
          </w:p>
        </w:tc>
        <w:tc>
          <w:tcPr>
            <w:tcW w:w="2248" w:type="dxa"/>
            <w:shd w:val="clear" w:color="000000" w:fill="FFFFFF"/>
          </w:tcPr>
          <w:p w14:paraId="76EF199E" w14:textId="78BFC74B" w:rsidR="00E62142" w:rsidRPr="00474AFC" w:rsidRDefault="00E62142" w:rsidP="005A70A9">
            <w:pPr>
              <w:pStyle w:val="NoSpacing"/>
            </w:pPr>
            <w:r w:rsidRPr="002923FD">
              <w:t xml:space="preserve">Publication </w:t>
            </w:r>
            <w:r>
              <w:t>d</w:t>
            </w:r>
            <w:r w:rsidRPr="002923FD">
              <w:t>ate</w:t>
            </w:r>
          </w:p>
        </w:tc>
        <w:tc>
          <w:tcPr>
            <w:tcW w:w="1701" w:type="dxa"/>
            <w:shd w:val="clear" w:color="000000" w:fill="FFFFFF"/>
          </w:tcPr>
          <w:p w14:paraId="4DB6CC31" w14:textId="5F6C14C6" w:rsidR="00E62142" w:rsidRPr="00474AFC" w:rsidRDefault="00E62142" w:rsidP="005A70A9">
            <w:pPr>
              <w:pStyle w:val="NoSpacing"/>
            </w:pPr>
            <w:r w:rsidRPr="002923FD">
              <w:t>Date Picker</w:t>
            </w:r>
          </w:p>
        </w:tc>
        <w:tc>
          <w:tcPr>
            <w:tcW w:w="2147" w:type="dxa"/>
          </w:tcPr>
          <w:p w14:paraId="78C44F23" w14:textId="77777777" w:rsidR="00E62142" w:rsidRPr="00B47904" w:rsidRDefault="00E62142" w:rsidP="005A70A9">
            <w:pPr>
              <w:pStyle w:val="NoSpacing"/>
            </w:pPr>
          </w:p>
        </w:tc>
        <w:tc>
          <w:tcPr>
            <w:tcW w:w="4110" w:type="dxa"/>
          </w:tcPr>
          <w:p w14:paraId="2E824BBE" w14:textId="09759B08" w:rsidR="001736AD" w:rsidRDefault="001736AD" w:rsidP="005A70A9">
            <w:pPr>
              <w:pStyle w:val="NoSpacing"/>
              <w:rPr>
                <w:ins w:id="1098" w:author="Akila BALAKRISHNAN from.OPTIMUM (MAS)" w:date="2026-01-08T12:42:00Z" w16du:dateUtc="2026-01-08T04:42:00Z"/>
                <w:del w:id="1099" w:author="Han Xie CHAI (MAS)" w:date="2026-01-12T17:02:00Z" w16du:dateUtc="2026-01-12T09:02:00Z"/>
              </w:rPr>
            </w:pPr>
            <w:ins w:id="1100" w:author="Akila BALAKRISHNAN from.OPTIMUM (MAS)" w:date="2026-01-08T12:42:00Z" w16du:dateUtc="2026-01-08T04:42:00Z">
              <w:r>
                <w:t xml:space="preserve">To display when </w:t>
              </w:r>
              <w:del w:id="1101" w:author="Han Xie CHAI (MAS)" w:date="2026-01-12T17:01:00Z" w16du:dateUtc="2026-01-12T09:01:00Z">
                <w:r>
                  <w:delText xml:space="preserve">the option </w:delText>
                </w:r>
              </w:del>
            </w:ins>
            <w:ins w:id="1102" w:author="Han Xie CHAI (MAS)" w:date="2026-01-12T17:00:00Z" w16du:dateUtc="2026-01-12T09:00:00Z">
              <w:r w:rsidR="00A25CEE">
                <w:t>“</w:t>
              </w:r>
            </w:ins>
            <w:ins w:id="1103" w:author="Akila BALAKRISHNAN from.OPTIMUM (MAS)" w:date="2026-01-08T12:42:00Z" w16du:dateUtc="2026-01-08T04:42:00Z">
              <w:del w:id="1104" w:author="Han Xie CHAI (MAS)" w:date="2026-01-12T17:00:00Z" w16du:dateUtc="2026-01-12T09:00:00Z">
                <w:r>
                  <w:delText>‘</w:delText>
                </w:r>
              </w:del>
              <w:r>
                <w:t>Publish at specific date/time</w:t>
              </w:r>
            </w:ins>
            <w:ins w:id="1105" w:author="Han Xie CHAI (MAS)" w:date="2026-01-12T17:00:00Z" w16du:dateUtc="2026-01-12T09:00:00Z">
              <w:r w:rsidR="00A25CEE">
                <w:t>”</w:t>
              </w:r>
            </w:ins>
            <w:ins w:id="1106" w:author="Akila BALAKRISHNAN from.OPTIMUM (MAS)" w:date="2026-01-08T12:42:00Z" w16du:dateUtc="2026-01-08T04:42:00Z">
              <w:r>
                <w:t xml:space="preserve"> is selected</w:t>
              </w:r>
            </w:ins>
            <w:ins w:id="1107" w:author="Han Xie CHAI (MAS)" w:date="2026-01-12T17:01:00Z" w16du:dateUtc="2026-01-12T09:01:00Z">
              <w:r w:rsidR="00A25CEE">
                <w:t xml:space="preserve"> </w:t>
              </w:r>
              <w:r w:rsidR="00A25CEE" w:rsidRPr="002923FD">
                <w:t>as the Publication Timing</w:t>
              </w:r>
            </w:ins>
            <w:ins w:id="1108" w:author="Akila BALAKRISHNAN from.OPTIMUM (MAS)" w:date="2026-01-08T12:42:00Z" w16du:dateUtc="2026-01-08T04:42:00Z">
              <w:r>
                <w:t>.</w:t>
              </w:r>
            </w:ins>
            <w:ins w:id="1109" w:author="Han Xie CHAI (MAS)" w:date="2026-01-12T17:01:00Z" w16du:dateUtc="2026-01-12T09:01:00Z">
              <w:r w:rsidR="00A25CEE">
                <w:t xml:space="preserve"> Mandatory when displayed</w:t>
              </w:r>
              <w:r>
                <w:t>.</w:t>
              </w:r>
            </w:ins>
          </w:p>
          <w:p w14:paraId="45EB8443" w14:textId="7FC92844" w:rsidR="001736AD" w:rsidRDefault="001736AD" w:rsidP="005A70A9">
            <w:pPr>
              <w:pStyle w:val="NoSpacing"/>
              <w:rPr>
                <w:ins w:id="1110" w:author="Akila BALAKRISHNAN from.OPTIMUM (MAS)" w:date="2026-01-08T12:42:00Z" w16du:dateUtc="2026-01-08T04:42:00Z"/>
                <w:del w:id="1111" w:author="Han Xie CHAI (MAS)" w:date="2026-01-12T17:02:00Z" w16du:dateUtc="2026-01-12T09:02:00Z"/>
              </w:rPr>
            </w:pPr>
          </w:p>
          <w:p w14:paraId="493FA4B2" w14:textId="77777777" w:rsidR="00E62142" w:rsidRDefault="00E62142" w:rsidP="005A70A9">
            <w:pPr>
              <w:pStyle w:val="NoSpacing"/>
              <w:rPr>
                <w:ins w:id="1112" w:author="Sophia TAN (MAS)" w:date="2026-01-13T17:42:00Z" w16du:dateUtc="2026-01-13T09:42:00Z"/>
              </w:rPr>
            </w:pPr>
            <w:del w:id="1113" w:author="Han Xie CHAI (MAS)" w:date="2026-01-12T17:02:00Z" w16du:dateUtc="2026-01-12T09:02:00Z">
              <w:r w:rsidRPr="002923FD">
                <w:delText xml:space="preserve">Mandatory and </w:delText>
              </w:r>
              <w:r>
                <w:delText xml:space="preserve">editable only </w:delText>
              </w:r>
              <w:r w:rsidRPr="002923FD">
                <w:delText>if "Publish at specific date/time" is selected as the Publication Timing.</w:delText>
              </w:r>
            </w:del>
            <w:r>
              <w:t xml:space="preserve"> D</w:t>
            </w:r>
            <w:r w:rsidRPr="002923FD">
              <w:t>efaults to current date</w:t>
            </w:r>
            <w:r>
              <w:t>.</w:t>
            </w:r>
          </w:p>
          <w:p w14:paraId="1E9D1623" w14:textId="77777777" w:rsidR="0026137A" w:rsidRDefault="0026137A" w:rsidP="005A70A9">
            <w:pPr>
              <w:pStyle w:val="NoSpacing"/>
              <w:rPr>
                <w:ins w:id="1114" w:author="Sophia TAN (MAS)" w:date="2026-01-13T17:42:00Z" w16du:dateUtc="2026-01-13T09:42:00Z"/>
              </w:rPr>
            </w:pPr>
          </w:p>
          <w:p w14:paraId="1E1CDBAA" w14:textId="5C6BB507" w:rsidR="0026137A" w:rsidRPr="00474AFC" w:rsidRDefault="0026137A" w:rsidP="005A70A9">
            <w:pPr>
              <w:pStyle w:val="NoSpacing"/>
            </w:pPr>
            <w:ins w:id="1115" w:author="Sophia TAN (MAS)" w:date="2026-01-13T17:42:00Z" w16du:dateUtc="2026-01-13T09:42:00Z">
              <w:r>
                <w:t>No</w:t>
              </w:r>
            </w:ins>
            <w:ins w:id="1116" w:author="Sophia TAN (MAS)" w:date="2026-01-13T17:43:00Z" w16du:dateUtc="2026-01-13T09:43:00Z">
              <w:r>
                <w:t>t displayed when “Publish immediately” is selected as the Publication Timing.</w:t>
              </w:r>
            </w:ins>
          </w:p>
        </w:tc>
      </w:tr>
      <w:tr w:rsidR="00E62142" w:rsidRPr="00901608" w14:paraId="71F847F5" w14:textId="77777777" w:rsidTr="004153FF">
        <w:tc>
          <w:tcPr>
            <w:tcW w:w="562" w:type="dxa"/>
          </w:tcPr>
          <w:p w14:paraId="2C0706CC" w14:textId="4C0ADAED" w:rsidR="00E62142" w:rsidRDefault="005A70A9" w:rsidP="00E62142">
            <w:pPr>
              <w:pStyle w:val="NoSpacing"/>
              <w:rPr>
                <w:rFonts w:cstheme="minorHAnsi"/>
              </w:rPr>
            </w:pPr>
            <w:r>
              <w:rPr>
                <w:rFonts w:cstheme="minorHAnsi"/>
              </w:rPr>
              <w:t>3</w:t>
            </w:r>
          </w:p>
        </w:tc>
        <w:tc>
          <w:tcPr>
            <w:tcW w:w="2248" w:type="dxa"/>
            <w:shd w:val="clear" w:color="000000" w:fill="FFFFFF"/>
          </w:tcPr>
          <w:p w14:paraId="249C8293" w14:textId="70ABE62D" w:rsidR="00E62142" w:rsidRPr="00474AFC" w:rsidRDefault="00E62142" w:rsidP="005A70A9">
            <w:pPr>
              <w:pStyle w:val="NoSpacing"/>
            </w:pPr>
            <w:r w:rsidRPr="002923FD">
              <w:t xml:space="preserve">Publication </w:t>
            </w:r>
            <w:r>
              <w:t>t</w:t>
            </w:r>
            <w:r w:rsidRPr="002923FD">
              <w:t>ime</w:t>
            </w:r>
          </w:p>
        </w:tc>
        <w:tc>
          <w:tcPr>
            <w:tcW w:w="1701" w:type="dxa"/>
            <w:shd w:val="clear" w:color="000000" w:fill="FFFFFF"/>
          </w:tcPr>
          <w:p w14:paraId="2349F94D" w14:textId="0DAA4FDA" w:rsidR="00E62142" w:rsidRPr="00474AFC" w:rsidRDefault="00E62142" w:rsidP="005A70A9">
            <w:pPr>
              <w:pStyle w:val="NoSpacing"/>
            </w:pPr>
            <w:commentRangeStart w:id="1117"/>
            <w:r w:rsidRPr="002923FD">
              <w:t>Time Picker</w:t>
            </w:r>
            <w:commentRangeEnd w:id="1117"/>
            <w:r w:rsidR="0026137A">
              <w:rPr>
                <w:rStyle w:val="CommentReference"/>
              </w:rPr>
              <w:commentReference w:id="1117"/>
            </w:r>
          </w:p>
        </w:tc>
        <w:tc>
          <w:tcPr>
            <w:tcW w:w="2147" w:type="dxa"/>
          </w:tcPr>
          <w:p w14:paraId="67EDC5C7" w14:textId="77777777" w:rsidR="00E62142" w:rsidRPr="00B47904" w:rsidRDefault="00E62142" w:rsidP="005A70A9">
            <w:pPr>
              <w:pStyle w:val="NoSpacing"/>
            </w:pPr>
          </w:p>
        </w:tc>
        <w:tc>
          <w:tcPr>
            <w:tcW w:w="4110" w:type="dxa"/>
          </w:tcPr>
          <w:p w14:paraId="6590FE21" w14:textId="26B66CE9" w:rsidR="001736AD" w:rsidRDefault="001736AD" w:rsidP="005A70A9">
            <w:pPr>
              <w:pStyle w:val="NoSpacing"/>
              <w:rPr>
                <w:ins w:id="1118" w:author="Akila BALAKRISHNAN from.OPTIMUM (MAS)" w:date="2026-01-08T12:42:00Z" w16du:dateUtc="2026-01-08T04:42:00Z"/>
                <w:del w:id="1119" w:author="Han Xie CHAI (MAS)" w:date="2026-01-12T17:02:00Z" w16du:dateUtc="2026-01-12T09:02:00Z"/>
              </w:rPr>
            </w:pPr>
            <w:ins w:id="1120" w:author="Akila BALAKRISHNAN from.OPTIMUM (MAS)" w:date="2026-01-08T12:42:00Z" w16du:dateUtc="2026-01-08T04:42:00Z">
              <w:r>
                <w:t xml:space="preserve">To display when </w:t>
              </w:r>
              <w:del w:id="1121" w:author="Han Xie CHAI (MAS)" w:date="2026-01-12T17:02:00Z" w16du:dateUtc="2026-01-12T09:02:00Z">
                <w:r>
                  <w:delText xml:space="preserve">the option </w:delText>
                </w:r>
              </w:del>
            </w:ins>
            <w:ins w:id="1122" w:author="Han Xie CHAI (MAS)" w:date="2026-01-12T17:00:00Z" w16du:dateUtc="2026-01-12T09:00:00Z">
              <w:r w:rsidR="00A25CEE">
                <w:t>“</w:t>
              </w:r>
            </w:ins>
            <w:ins w:id="1123" w:author="Akila BALAKRISHNAN from.OPTIMUM (MAS)" w:date="2026-01-08T12:42:00Z" w16du:dateUtc="2026-01-08T04:42:00Z">
              <w:del w:id="1124" w:author="Han Xie CHAI (MAS)" w:date="2026-01-12T17:00:00Z" w16du:dateUtc="2026-01-12T09:00:00Z">
                <w:r>
                  <w:delText>‘</w:delText>
                </w:r>
              </w:del>
              <w:r>
                <w:t>Publish at specific date/time</w:t>
              </w:r>
            </w:ins>
            <w:ins w:id="1125" w:author="Han Xie CHAI (MAS)" w:date="2026-01-12T17:00:00Z" w16du:dateUtc="2026-01-12T09:00:00Z">
              <w:r w:rsidR="00A25CEE">
                <w:t>”</w:t>
              </w:r>
            </w:ins>
            <w:ins w:id="1126" w:author="Akila BALAKRISHNAN from.OPTIMUM (MAS)" w:date="2026-01-08T12:42:00Z" w16du:dateUtc="2026-01-08T04:42:00Z">
              <w:r>
                <w:t xml:space="preserve"> is selected</w:t>
              </w:r>
              <w:del w:id="1127" w:author="Han Xie CHAI (MAS)" w:date="2026-01-12T17:02:00Z" w16du:dateUtc="2026-01-12T09:02:00Z">
                <w:r>
                  <w:delText>.</w:delText>
                </w:r>
              </w:del>
            </w:ins>
            <w:ins w:id="1128" w:author="Han Xie CHAI (MAS)" w:date="2026-01-12T17:02:00Z" w16du:dateUtc="2026-01-12T09:02:00Z">
              <w:r w:rsidR="00A25CEE" w:rsidRPr="002923FD">
                <w:t xml:space="preserve"> as the Publication Timing</w:t>
              </w:r>
              <w:r w:rsidR="00A25CEE">
                <w:t xml:space="preserve">. Mandatory when displayed. </w:t>
              </w:r>
            </w:ins>
          </w:p>
          <w:p w14:paraId="1A735AB2" w14:textId="3F7CFE29" w:rsidR="001736AD" w:rsidRDefault="001736AD" w:rsidP="005A70A9">
            <w:pPr>
              <w:pStyle w:val="NoSpacing"/>
              <w:rPr>
                <w:ins w:id="1129" w:author="Akila BALAKRISHNAN from.OPTIMUM (MAS)" w:date="2026-01-08T12:42:00Z" w16du:dateUtc="2026-01-08T04:42:00Z"/>
                <w:del w:id="1130" w:author="Han Xie CHAI (MAS)" w:date="2026-01-12T17:02:00Z" w16du:dateUtc="2026-01-12T09:02:00Z"/>
              </w:rPr>
            </w:pPr>
          </w:p>
          <w:p w14:paraId="2C3BF772" w14:textId="77777777" w:rsidR="00E62142" w:rsidRDefault="00E62142" w:rsidP="005A70A9">
            <w:pPr>
              <w:pStyle w:val="NoSpacing"/>
              <w:rPr>
                <w:ins w:id="1131" w:author="Sophia TAN (MAS)" w:date="2026-01-13T17:43:00Z" w16du:dateUtc="2026-01-13T09:43:00Z"/>
              </w:rPr>
            </w:pPr>
            <w:del w:id="1132" w:author="Han Xie CHAI (MAS)" w:date="2026-01-12T17:02:00Z" w16du:dateUtc="2026-01-12T09:02:00Z">
              <w:r w:rsidRPr="002923FD">
                <w:delText xml:space="preserve">Mandatory and </w:delText>
              </w:r>
              <w:r>
                <w:delText>editable only</w:delText>
              </w:r>
              <w:r w:rsidRPr="002923FD">
                <w:delText xml:space="preserve"> if "Publish at specific date/time" is selected as the Publication Timing.</w:delText>
              </w:r>
            </w:del>
            <w:r>
              <w:t xml:space="preserve"> </w:t>
            </w:r>
            <w:commentRangeStart w:id="1133"/>
            <w:commentRangeStart w:id="1134"/>
            <w:r>
              <w:t>Defaults</w:t>
            </w:r>
            <w:commentRangeEnd w:id="1133"/>
            <w:r w:rsidR="007F287D">
              <w:rPr>
                <w:rStyle w:val="CommentReference"/>
              </w:rPr>
              <w:commentReference w:id="1133"/>
            </w:r>
            <w:commentRangeEnd w:id="1134"/>
            <w:r w:rsidR="0067796F">
              <w:rPr>
                <w:rStyle w:val="CommentReference"/>
              </w:rPr>
              <w:commentReference w:id="1134"/>
            </w:r>
            <w:r>
              <w:t xml:space="preserve"> to </w:t>
            </w:r>
            <w:r w:rsidR="005C0085">
              <w:t xml:space="preserve">the parameterised </w:t>
            </w:r>
            <w:ins w:id="1135" w:author="Akila BALAKRISHNAN from.OPTIMUM (MAS)" w:date="2025-12-31T12:36:00Z" w16du:dateUtc="2025-12-31T04:36:00Z">
              <w:r w:rsidR="00694DC5">
                <w:t xml:space="preserve">announcement </w:t>
              </w:r>
            </w:ins>
            <w:r w:rsidR="005C0085">
              <w:t>publication timing</w:t>
            </w:r>
            <w:r>
              <w:t>.</w:t>
            </w:r>
          </w:p>
          <w:p w14:paraId="3CFFD92D" w14:textId="77777777" w:rsidR="0026137A" w:rsidRDefault="0026137A" w:rsidP="005A70A9">
            <w:pPr>
              <w:pStyle w:val="NoSpacing"/>
              <w:rPr>
                <w:ins w:id="1136" w:author="Sophia TAN (MAS)" w:date="2026-01-13T17:43:00Z" w16du:dateUtc="2026-01-13T09:43:00Z"/>
              </w:rPr>
            </w:pPr>
          </w:p>
          <w:p w14:paraId="27C95616" w14:textId="61E57850" w:rsidR="0026137A" w:rsidRPr="00474AFC" w:rsidRDefault="0026137A" w:rsidP="005A70A9">
            <w:pPr>
              <w:pStyle w:val="NoSpacing"/>
            </w:pPr>
            <w:ins w:id="1137" w:author="Sophia TAN (MAS)" w:date="2026-01-13T17:43:00Z" w16du:dateUtc="2026-01-13T09:43:00Z">
              <w:r>
                <w:t>Not displayed when “Publish immediately” is selected as the Publication Timing.</w:t>
              </w:r>
            </w:ins>
          </w:p>
        </w:tc>
      </w:tr>
    </w:tbl>
    <w:p w14:paraId="186A0B1E" w14:textId="4E058A5E" w:rsidR="005A70A9" w:rsidRPr="00474AFC" w:rsidRDefault="005A70A9" w:rsidP="005A70A9">
      <w:pPr>
        <w:pStyle w:val="Caption"/>
      </w:pPr>
      <w:r>
        <w:t xml:space="preserve">Table </w:t>
      </w:r>
      <w:r>
        <w:fldChar w:fldCharType="begin"/>
      </w:r>
      <w:r>
        <w:instrText xml:space="preserve"> SEQ Table \* ARABIC </w:instrText>
      </w:r>
      <w:r>
        <w:fldChar w:fldCharType="separate"/>
      </w:r>
      <w:r w:rsidR="008F7ED1">
        <w:rPr>
          <w:noProof/>
        </w:rPr>
        <w:t>12</w:t>
      </w:r>
      <w:r>
        <w:fldChar w:fldCharType="end"/>
      </w:r>
      <w:r w:rsidR="00F43972">
        <w:t>:</w:t>
      </w:r>
      <w:r>
        <w:t xml:space="preserve"> Publication Details Screen Elements</w:t>
      </w:r>
    </w:p>
    <w:p w14:paraId="354FEAA3" w14:textId="7003CBAD" w:rsidR="00474AFC" w:rsidRDefault="00474AFC" w:rsidP="006162CB">
      <w:pPr>
        <w:pStyle w:val="Heading4"/>
      </w:pPr>
      <w:commentRangeStart w:id="1138"/>
      <w:r>
        <w:t>Internal Remarks</w:t>
      </w:r>
      <w:commentRangeEnd w:id="1138"/>
      <w:r w:rsidR="00686F8E">
        <w:rPr>
          <w:rStyle w:val="CommentReference"/>
          <w:rFonts w:eastAsiaTheme="minorHAnsi" w:cstheme="minorBidi"/>
          <w:b w:val="0"/>
          <w:iCs w:val="0"/>
        </w:rPr>
        <w:commentReference w:id="1138"/>
      </w:r>
    </w:p>
    <w:p w14:paraId="10AED614" w14:textId="5E6C38CF" w:rsidR="00474AFC" w:rsidRPr="00474AFC" w:rsidRDefault="005A70A9" w:rsidP="003F1708">
      <w:r>
        <w:t xml:space="preserve">Refer to </w:t>
      </w:r>
      <w:r w:rsidRPr="00C96648">
        <w:rPr>
          <w:i/>
          <w:iCs/>
        </w:rPr>
        <w:t>MAS_OMEGA – Functional Specifications Document (Common Functions)</w:t>
      </w:r>
      <w:r w:rsidR="00A721A9">
        <w:rPr>
          <w:i/>
          <w:iCs/>
        </w:rPr>
        <w:t>.docx</w:t>
      </w:r>
      <w:r>
        <w:t xml:space="preserve"> for the screen elements used and its functionalities.</w:t>
      </w:r>
    </w:p>
    <w:p w14:paraId="5CA9938C" w14:textId="1C1C3602" w:rsidR="00474AFC" w:rsidRDefault="00474AFC" w:rsidP="006162CB">
      <w:pPr>
        <w:pStyle w:val="Heading4"/>
      </w:pPr>
      <w:r>
        <w:t>Action Button Row</w:t>
      </w:r>
    </w:p>
    <w:tbl>
      <w:tblPr>
        <w:tblStyle w:val="TableGrid"/>
        <w:tblW w:w="0" w:type="auto"/>
        <w:tblLook w:val="04A0" w:firstRow="1" w:lastRow="0" w:firstColumn="1" w:lastColumn="0" w:noHBand="0" w:noVBand="1"/>
      </w:tblPr>
      <w:tblGrid>
        <w:gridCol w:w="562"/>
        <w:gridCol w:w="2248"/>
        <w:gridCol w:w="1701"/>
        <w:gridCol w:w="2147"/>
        <w:gridCol w:w="4110"/>
      </w:tblGrid>
      <w:tr w:rsidR="001B10BB" w:rsidRPr="007D7B67" w14:paraId="4435D58A" w14:textId="77777777" w:rsidTr="00C04139">
        <w:tc>
          <w:tcPr>
            <w:tcW w:w="562" w:type="dxa"/>
            <w:shd w:val="clear" w:color="auto" w:fill="E7E6E6" w:themeFill="background2"/>
          </w:tcPr>
          <w:p w14:paraId="7E54AFC7" w14:textId="77777777" w:rsidR="001B10BB" w:rsidRPr="007D7B67" w:rsidRDefault="001B10BB" w:rsidP="00C04139">
            <w:pPr>
              <w:pStyle w:val="NoSpacing"/>
              <w:jc w:val="center"/>
              <w:rPr>
                <w:b/>
                <w:bCs/>
              </w:rPr>
            </w:pPr>
            <w:r w:rsidRPr="007D7B67">
              <w:rPr>
                <w:rFonts w:cstheme="minorHAnsi"/>
                <w:b/>
                <w:bCs/>
              </w:rPr>
              <w:t>S/N</w:t>
            </w:r>
          </w:p>
        </w:tc>
        <w:tc>
          <w:tcPr>
            <w:tcW w:w="2248" w:type="dxa"/>
            <w:shd w:val="clear" w:color="auto" w:fill="E7E6E6" w:themeFill="background2"/>
          </w:tcPr>
          <w:p w14:paraId="11E866EC" w14:textId="77777777" w:rsidR="001B10BB" w:rsidRPr="007D7B67" w:rsidRDefault="001B10BB" w:rsidP="00C04139">
            <w:pPr>
              <w:pStyle w:val="NoSpacing"/>
              <w:jc w:val="center"/>
              <w:rPr>
                <w:b/>
                <w:bCs/>
              </w:rPr>
            </w:pPr>
            <w:r w:rsidRPr="007D7B67">
              <w:rPr>
                <w:rFonts w:cstheme="minorHAnsi"/>
                <w:b/>
                <w:bCs/>
              </w:rPr>
              <w:t>Name</w:t>
            </w:r>
          </w:p>
        </w:tc>
        <w:tc>
          <w:tcPr>
            <w:tcW w:w="1701" w:type="dxa"/>
            <w:shd w:val="clear" w:color="auto" w:fill="E7E6E6" w:themeFill="background2"/>
          </w:tcPr>
          <w:p w14:paraId="1BC12881" w14:textId="77777777" w:rsidR="001B10BB" w:rsidRPr="007D7B67" w:rsidRDefault="001B10BB" w:rsidP="00C04139">
            <w:pPr>
              <w:pStyle w:val="TableHeading"/>
              <w:jc w:val="center"/>
              <w:rPr>
                <w:rFonts w:asciiTheme="minorHAnsi" w:hAnsiTheme="minorHAnsi" w:cstheme="minorHAnsi"/>
                <w:bCs/>
              </w:rPr>
            </w:pPr>
            <w:r w:rsidRPr="007D7B67">
              <w:rPr>
                <w:rFonts w:asciiTheme="minorHAnsi" w:hAnsiTheme="minorHAnsi" w:cstheme="minorHAnsi"/>
                <w:bCs/>
              </w:rPr>
              <w:t>Type</w:t>
            </w:r>
          </w:p>
          <w:p w14:paraId="5C3B9C40" w14:textId="77777777" w:rsidR="001B10BB" w:rsidRPr="007D7B67" w:rsidRDefault="001B10BB" w:rsidP="00C04139">
            <w:pPr>
              <w:pStyle w:val="NoSpacing"/>
              <w:jc w:val="center"/>
              <w:rPr>
                <w:b/>
                <w:bCs/>
              </w:rPr>
            </w:pPr>
            <w:r w:rsidRPr="007D7B67">
              <w:rPr>
                <w:rFonts w:cstheme="minorHAnsi"/>
                <w:b/>
                <w:bCs/>
              </w:rPr>
              <w:t>(Max Length)</w:t>
            </w:r>
          </w:p>
        </w:tc>
        <w:tc>
          <w:tcPr>
            <w:tcW w:w="2147" w:type="dxa"/>
            <w:shd w:val="clear" w:color="auto" w:fill="E7E6E6" w:themeFill="background2"/>
          </w:tcPr>
          <w:p w14:paraId="75E636B6" w14:textId="77777777" w:rsidR="001B10BB" w:rsidRPr="007D7B67" w:rsidRDefault="001B10BB" w:rsidP="00C04139">
            <w:pPr>
              <w:pStyle w:val="NoSpacing"/>
              <w:jc w:val="center"/>
              <w:rPr>
                <w:b/>
                <w:bCs/>
              </w:rPr>
            </w:pPr>
            <w:r w:rsidRPr="007D7B67">
              <w:rPr>
                <w:rFonts w:cstheme="minorHAnsi"/>
                <w:b/>
                <w:bCs/>
              </w:rPr>
              <w:t>Validation Rules</w:t>
            </w:r>
          </w:p>
        </w:tc>
        <w:tc>
          <w:tcPr>
            <w:tcW w:w="4110" w:type="dxa"/>
            <w:shd w:val="clear" w:color="auto" w:fill="E7E6E6" w:themeFill="background2"/>
          </w:tcPr>
          <w:p w14:paraId="1BCDE0CD" w14:textId="77777777" w:rsidR="001B10BB" w:rsidRPr="007D7B67" w:rsidRDefault="001B10BB" w:rsidP="00C04139">
            <w:pPr>
              <w:pStyle w:val="NoSpacing"/>
              <w:jc w:val="center"/>
              <w:rPr>
                <w:rFonts w:cstheme="minorHAnsi"/>
                <w:b/>
                <w:bCs/>
              </w:rPr>
            </w:pPr>
            <w:r>
              <w:rPr>
                <w:rFonts w:cstheme="minorHAnsi"/>
                <w:b/>
                <w:bCs/>
              </w:rPr>
              <w:t>Remarks</w:t>
            </w:r>
          </w:p>
        </w:tc>
      </w:tr>
      <w:tr w:rsidR="001B10BB" w:rsidRPr="00901608" w14:paraId="3AE2F65F" w14:textId="77777777" w:rsidTr="00C04139">
        <w:tc>
          <w:tcPr>
            <w:tcW w:w="562" w:type="dxa"/>
          </w:tcPr>
          <w:p w14:paraId="604DEA65" w14:textId="77777777" w:rsidR="001B10BB" w:rsidRPr="007C7C7F" w:rsidRDefault="001B10BB" w:rsidP="00C04139">
            <w:pPr>
              <w:pStyle w:val="NoSpacing"/>
            </w:pPr>
            <w:r>
              <w:rPr>
                <w:rFonts w:cstheme="minorHAnsi"/>
              </w:rPr>
              <w:t>1</w:t>
            </w:r>
          </w:p>
        </w:tc>
        <w:tc>
          <w:tcPr>
            <w:tcW w:w="2248" w:type="dxa"/>
            <w:shd w:val="clear" w:color="000000" w:fill="FFFFFF"/>
          </w:tcPr>
          <w:p w14:paraId="282607AC" w14:textId="1EB2BE27" w:rsidR="001B10BB" w:rsidRPr="007C7C7F" w:rsidRDefault="001B10BB" w:rsidP="00C04139">
            <w:pPr>
              <w:pStyle w:val="NoSpacing"/>
            </w:pPr>
            <w:commentRangeStart w:id="1139"/>
            <w:commentRangeStart w:id="1140"/>
            <w:r>
              <w:t>Back</w:t>
            </w:r>
            <w:commentRangeEnd w:id="1139"/>
            <w:r>
              <w:rPr>
                <w:rStyle w:val="CommentReference"/>
              </w:rPr>
              <w:commentReference w:id="1139"/>
            </w:r>
            <w:commentRangeEnd w:id="1140"/>
            <w:r>
              <w:rPr>
                <w:rStyle w:val="CommentReference"/>
              </w:rPr>
              <w:commentReference w:id="1140"/>
            </w:r>
          </w:p>
        </w:tc>
        <w:tc>
          <w:tcPr>
            <w:tcW w:w="1701" w:type="dxa"/>
            <w:shd w:val="clear" w:color="000000" w:fill="FFFFFF"/>
          </w:tcPr>
          <w:p w14:paraId="5601294D" w14:textId="71EC588F" w:rsidR="001B10BB" w:rsidRPr="00901608" w:rsidRDefault="001B10BB" w:rsidP="00C04139">
            <w:pPr>
              <w:pStyle w:val="NoSpacing"/>
            </w:pPr>
            <w:r>
              <w:rPr>
                <w:rFonts w:cstheme="minorHAnsi"/>
                <w:color w:val="000000"/>
              </w:rPr>
              <w:t>Tertiary b</w:t>
            </w:r>
            <w:r w:rsidRPr="002923FD">
              <w:rPr>
                <w:rFonts w:cstheme="minorHAnsi"/>
                <w:color w:val="000000"/>
              </w:rPr>
              <w:t>utton</w:t>
            </w:r>
          </w:p>
        </w:tc>
        <w:tc>
          <w:tcPr>
            <w:tcW w:w="2147" w:type="dxa"/>
          </w:tcPr>
          <w:p w14:paraId="059A4452" w14:textId="77777777" w:rsidR="001B10BB" w:rsidRPr="00901608" w:rsidRDefault="001B10BB" w:rsidP="00C04139">
            <w:pPr>
              <w:pStyle w:val="NoSpacing"/>
            </w:pPr>
          </w:p>
        </w:tc>
        <w:tc>
          <w:tcPr>
            <w:tcW w:w="4110" w:type="dxa"/>
          </w:tcPr>
          <w:p w14:paraId="78A05B7E" w14:textId="61D0A918" w:rsidR="001B10BB" w:rsidRPr="00901608" w:rsidRDefault="001B10BB" w:rsidP="001B10BB">
            <w:pPr>
              <w:pStyle w:val="NoSpacing"/>
            </w:pPr>
            <w:r>
              <w:rPr>
                <w:rFonts w:cstheme="minorHAnsi"/>
                <w:color w:val="000000"/>
              </w:rPr>
              <w:t>R</w:t>
            </w:r>
            <w:r w:rsidRPr="002923FD">
              <w:rPr>
                <w:rFonts w:cstheme="minorHAnsi"/>
                <w:color w:val="000000"/>
              </w:rPr>
              <w:t>edirect</w:t>
            </w:r>
            <w:r>
              <w:rPr>
                <w:rFonts w:cstheme="minorHAnsi"/>
                <w:color w:val="000000"/>
              </w:rPr>
              <w:t>s</w:t>
            </w:r>
            <w:r w:rsidRPr="002923FD">
              <w:rPr>
                <w:rFonts w:cstheme="minorHAnsi"/>
                <w:color w:val="000000"/>
              </w:rPr>
              <w:t xml:space="preserve"> the user back to the </w:t>
            </w:r>
            <w:r>
              <w:rPr>
                <w:rFonts w:cstheme="minorHAnsi"/>
                <w:color w:val="000000"/>
              </w:rPr>
              <w:t xml:space="preserve">Announcement </w:t>
            </w:r>
            <w:r w:rsidRPr="002923FD">
              <w:rPr>
                <w:rFonts w:cstheme="minorHAnsi"/>
                <w:color w:val="000000"/>
              </w:rPr>
              <w:t>Listing Page</w:t>
            </w:r>
            <w:del w:id="1141" w:author="Han Xie CHAI (MAS)" w:date="2026-01-12T17:02:00Z" w16du:dateUtc="2026-01-12T09:02:00Z">
              <w:r w:rsidDel="00D7114F">
                <w:rPr>
                  <w:rFonts w:cstheme="minorHAnsi"/>
                  <w:color w:val="000000"/>
                </w:rPr>
                <w:delText xml:space="preserve"> (2.7.5)</w:delText>
              </w:r>
            </w:del>
            <w:r>
              <w:rPr>
                <w:rFonts w:cstheme="minorHAnsi"/>
                <w:color w:val="000000"/>
              </w:rPr>
              <w:t xml:space="preserve"> </w:t>
            </w:r>
            <w:commentRangeStart w:id="1142"/>
            <w:r>
              <w:rPr>
                <w:rFonts w:cstheme="minorHAnsi"/>
                <w:color w:val="000000"/>
              </w:rPr>
              <w:t>retaining the filters previously selected</w:t>
            </w:r>
            <w:commentRangeEnd w:id="1142"/>
            <w:r>
              <w:rPr>
                <w:rStyle w:val="CommentReference"/>
              </w:rPr>
              <w:commentReference w:id="1142"/>
            </w:r>
            <w:r w:rsidRPr="002923FD">
              <w:rPr>
                <w:rFonts w:cstheme="minorHAnsi"/>
                <w:color w:val="000000"/>
              </w:rPr>
              <w:t>.</w:t>
            </w:r>
          </w:p>
        </w:tc>
      </w:tr>
    </w:tbl>
    <w:p w14:paraId="1B5C00D0" w14:textId="091E9294" w:rsidR="005A70A9" w:rsidRPr="00474AFC" w:rsidRDefault="005A70A9" w:rsidP="005A70A9">
      <w:pPr>
        <w:pStyle w:val="Caption"/>
      </w:pPr>
      <w:r>
        <w:t xml:space="preserve">Table </w:t>
      </w:r>
      <w:r>
        <w:fldChar w:fldCharType="begin"/>
      </w:r>
      <w:r>
        <w:instrText xml:space="preserve"> SEQ Table \* ARABIC </w:instrText>
      </w:r>
      <w:r>
        <w:fldChar w:fldCharType="separate"/>
      </w:r>
      <w:r w:rsidR="008F7ED1">
        <w:rPr>
          <w:noProof/>
        </w:rPr>
        <w:t>13</w:t>
      </w:r>
      <w:r>
        <w:fldChar w:fldCharType="end"/>
      </w:r>
      <w:r w:rsidR="00F43972">
        <w:t>:</w:t>
      </w:r>
      <w:r>
        <w:t xml:space="preserve"> Action Button Row Screen Elements</w:t>
      </w:r>
    </w:p>
    <w:p w14:paraId="708E4AAE" w14:textId="77777777" w:rsidR="00474AFC" w:rsidRPr="00474AFC" w:rsidRDefault="00474AFC" w:rsidP="003F1708"/>
    <w:p w14:paraId="65D8DF06" w14:textId="2CBEB80B" w:rsidR="005F251E" w:rsidRPr="00076145" w:rsidRDefault="00174209" w:rsidP="005F251E">
      <w:pPr>
        <w:pStyle w:val="Heading2"/>
      </w:pPr>
      <w:bookmarkStart w:id="1143" w:name="_Ref218009897"/>
      <w:bookmarkStart w:id="1144" w:name="_Ref218009899"/>
      <w:bookmarkStart w:id="1145" w:name="_Toc218068739"/>
      <w:r w:rsidRPr="00076145">
        <w:t>Update Announcements</w:t>
      </w:r>
      <w:bookmarkEnd w:id="1143"/>
      <w:bookmarkEnd w:id="1144"/>
      <w:bookmarkEnd w:id="1145"/>
    </w:p>
    <w:p w14:paraId="4BF0D30E" w14:textId="77777777" w:rsidR="005F251E" w:rsidRPr="00D50758" w:rsidRDefault="005F251E" w:rsidP="005F251E">
      <w:pPr>
        <w:pStyle w:val="Heading3"/>
      </w:pPr>
      <w:bookmarkStart w:id="1146" w:name="_Toc218068740"/>
      <w:r>
        <w:t>Description</w:t>
      </w:r>
      <w:bookmarkEnd w:id="1146"/>
    </w:p>
    <w:p w14:paraId="70DD8CCF" w14:textId="084C5479" w:rsidR="005F251E" w:rsidRPr="005F251E" w:rsidRDefault="005F251E" w:rsidP="00270FB4">
      <w:r w:rsidRPr="002923FD">
        <w:t xml:space="preserve">This use case enables Makers to </w:t>
      </w:r>
      <w:r w:rsidR="00174209">
        <w:t>update announcements</w:t>
      </w:r>
      <w:r>
        <w:t>.</w:t>
      </w:r>
    </w:p>
    <w:p w14:paraId="7E6FE166" w14:textId="72FED7D6" w:rsidR="005F251E" w:rsidRDefault="005F251E" w:rsidP="005F251E">
      <w:pPr>
        <w:pStyle w:val="Heading3"/>
      </w:pPr>
      <w:bookmarkStart w:id="1147" w:name="_Toc218068741"/>
      <w:commentRangeStart w:id="1148"/>
      <w:commentRangeStart w:id="1149"/>
      <w:commentRangeStart w:id="1150"/>
      <w:r>
        <w:t>Preconditions</w:t>
      </w:r>
      <w:commentRangeEnd w:id="1148"/>
      <w:r w:rsidR="000A2B01">
        <w:rPr>
          <w:rStyle w:val="CommentReference"/>
          <w:rFonts w:asciiTheme="minorHAnsi" w:eastAsiaTheme="minorHAnsi" w:hAnsiTheme="minorHAnsi" w:cstheme="minorBidi"/>
          <w:b w:val="0"/>
          <w:smallCaps w:val="0"/>
        </w:rPr>
        <w:commentReference w:id="1148"/>
      </w:r>
      <w:commentRangeEnd w:id="1149"/>
      <w:r w:rsidR="00787337">
        <w:rPr>
          <w:rStyle w:val="CommentReference"/>
          <w:rFonts w:asciiTheme="minorHAnsi" w:eastAsiaTheme="minorHAnsi" w:hAnsiTheme="minorHAnsi" w:cstheme="minorBidi"/>
          <w:b w:val="0"/>
          <w:smallCaps w:val="0"/>
        </w:rPr>
        <w:commentReference w:id="1149"/>
      </w:r>
      <w:bookmarkEnd w:id="1147"/>
      <w:commentRangeEnd w:id="1150"/>
      <w:r w:rsidR="00AA242F">
        <w:rPr>
          <w:rStyle w:val="CommentReference"/>
          <w:rFonts w:asciiTheme="minorHAnsi" w:eastAsiaTheme="minorHAnsi" w:hAnsiTheme="minorHAnsi" w:cstheme="minorBidi"/>
          <w:b w:val="0"/>
          <w:smallCaps w:val="0"/>
        </w:rPr>
        <w:commentReference w:id="1150"/>
      </w:r>
    </w:p>
    <w:p w14:paraId="2526FE2B" w14:textId="77777777" w:rsidR="005F251E" w:rsidRDefault="005F251E" w:rsidP="005F251E">
      <w:pPr>
        <w:pStyle w:val="ListParagraph"/>
      </w:pPr>
      <w:r>
        <w:t>User logs in to the Intranet Portal.</w:t>
      </w:r>
    </w:p>
    <w:p w14:paraId="63F171B0" w14:textId="64A2FBFB" w:rsidR="005F251E" w:rsidRDefault="005F251E" w:rsidP="005F251E">
      <w:pPr>
        <w:pStyle w:val="ListParagraph"/>
      </w:pPr>
      <w:r>
        <w:t xml:space="preserve">User accesses the </w:t>
      </w:r>
      <w:r w:rsidR="00174209">
        <w:t>Announcement</w:t>
      </w:r>
      <w:r>
        <w:t xml:space="preserve"> </w:t>
      </w:r>
      <w:r w:rsidR="00174209">
        <w:t>Details Page</w:t>
      </w:r>
      <w:r>
        <w:t>.</w:t>
      </w:r>
    </w:p>
    <w:p w14:paraId="564130BA" w14:textId="12DDE4C8" w:rsidR="000C0377" w:rsidRDefault="00174209" w:rsidP="005F251E">
      <w:pPr>
        <w:pStyle w:val="ListParagraph"/>
      </w:pPr>
      <w:r>
        <w:t xml:space="preserve">The announcement is not of the status “Pending </w:t>
      </w:r>
      <w:r w:rsidR="003E6D77">
        <w:t>A</w:t>
      </w:r>
      <w:r>
        <w:t>pproval”</w:t>
      </w:r>
      <w:r w:rsidR="000C0377">
        <w:t>.</w:t>
      </w:r>
    </w:p>
    <w:p w14:paraId="40A36460" w14:textId="77777777" w:rsidR="005F251E" w:rsidRDefault="005F251E" w:rsidP="005F251E">
      <w:pPr>
        <w:pStyle w:val="Heading3"/>
      </w:pPr>
      <w:bookmarkStart w:id="1151" w:name="_Toc218068742"/>
      <w:r>
        <w:t>Business Requirements</w:t>
      </w:r>
      <w:bookmarkEnd w:id="1151"/>
    </w:p>
    <w:p w14:paraId="574E7EE1" w14:textId="77777777" w:rsidR="005F251E" w:rsidRPr="0068320A" w:rsidRDefault="005F251E" w:rsidP="005F251E">
      <w:pPr>
        <w:pStyle w:val="ListParagraph"/>
        <w:rPr>
          <w:b/>
          <w:bCs/>
        </w:rPr>
      </w:pPr>
      <w:r w:rsidRPr="0068320A">
        <w:rPr>
          <w:b/>
          <w:bCs/>
        </w:rPr>
        <w:t xml:space="preserve">Role-based Access Control: </w:t>
      </w:r>
    </w:p>
    <w:p w14:paraId="79666CEE" w14:textId="40AC0AEE" w:rsidR="005F251E" w:rsidRDefault="00174209" w:rsidP="0025161F">
      <w:pPr>
        <w:pStyle w:val="ListParagraph"/>
        <w:numPr>
          <w:ilvl w:val="1"/>
          <w:numId w:val="2"/>
        </w:numPr>
        <w:ind w:left="1276" w:hanging="425"/>
      </w:pPr>
      <w:r>
        <w:t>Announcement</w:t>
      </w:r>
      <w:r w:rsidR="005F251E">
        <w:t xml:space="preserve"> Maker</w:t>
      </w:r>
    </w:p>
    <w:p w14:paraId="297C386E" w14:textId="77777777" w:rsidR="005F251E" w:rsidRDefault="005F251E" w:rsidP="005F251E">
      <w:pPr>
        <w:pStyle w:val="Heading3"/>
      </w:pPr>
      <w:bookmarkStart w:id="1152" w:name="_Ref215563919"/>
      <w:bookmarkStart w:id="1153" w:name="_Ref215564016"/>
      <w:bookmarkStart w:id="1154" w:name="_Toc218068743"/>
      <w:r>
        <w:t>Post Conditions</w:t>
      </w:r>
      <w:bookmarkEnd w:id="1152"/>
      <w:bookmarkEnd w:id="1153"/>
      <w:bookmarkEnd w:id="1154"/>
    </w:p>
    <w:p w14:paraId="1C3FC753" w14:textId="77777777" w:rsidR="00617A59" w:rsidRDefault="00617A59" w:rsidP="00617A59">
      <w:pPr>
        <w:pStyle w:val="ListParagraph"/>
      </w:pPr>
      <w:r>
        <w:t>An instance of the BPMN workflow is created.</w:t>
      </w:r>
    </w:p>
    <w:p w14:paraId="55CE790B" w14:textId="77777777" w:rsidR="00617A59" w:rsidRDefault="00617A59" w:rsidP="00617A59">
      <w:pPr>
        <w:pStyle w:val="ListParagraph"/>
      </w:pPr>
      <w:r>
        <w:t>The status of the announcement is updated to “Pending Approval”.</w:t>
      </w:r>
    </w:p>
    <w:p w14:paraId="6D06762E" w14:textId="77777777" w:rsidR="00617A59" w:rsidRDefault="00617A59" w:rsidP="00617A59">
      <w:pPr>
        <w:pStyle w:val="ListParagraph"/>
      </w:pPr>
      <w:r>
        <w:t>The event is added to the audit log and submission history.</w:t>
      </w:r>
    </w:p>
    <w:p w14:paraId="2BF0C516" w14:textId="77777777" w:rsidR="00617A59" w:rsidRDefault="00617A59" w:rsidP="00617A59">
      <w:pPr>
        <w:pStyle w:val="ListParagraph"/>
      </w:pPr>
      <w:r>
        <w:t>Emails and notifications are sent to the checkers to inform them of the announcement which was submitted for approval.</w:t>
      </w:r>
    </w:p>
    <w:p w14:paraId="4EC5B8EE" w14:textId="77777777" w:rsidR="00617A59" w:rsidRDefault="00617A59" w:rsidP="00617A59">
      <w:pPr>
        <w:pStyle w:val="ListParagraph"/>
      </w:pPr>
      <w:r>
        <w:t>User is redirected back to the Announcement Listing Page.</w:t>
      </w:r>
    </w:p>
    <w:p w14:paraId="1254576F" w14:textId="1046E041" w:rsidR="00617A59" w:rsidRDefault="00617A59" w:rsidP="00617A59">
      <w:pPr>
        <w:pStyle w:val="ListParagraph"/>
      </w:pPr>
      <w:r>
        <w:t xml:space="preserve">User views a temporary toast notification informing that the </w:t>
      </w:r>
      <w:r w:rsidR="003F385C">
        <w:t xml:space="preserve">approval request </w:t>
      </w:r>
      <w:r>
        <w:t xml:space="preserve">was </w:t>
      </w:r>
      <w:r w:rsidR="003F385C">
        <w:t>sent</w:t>
      </w:r>
      <w:r>
        <w:t>.</w:t>
      </w:r>
    </w:p>
    <w:p w14:paraId="61E26BF8" w14:textId="3B7E32B8" w:rsidR="00E327D9" w:rsidRDefault="00E327D9" w:rsidP="00E327D9">
      <w:pPr>
        <w:pStyle w:val="Heading3"/>
      </w:pPr>
      <w:bookmarkStart w:id="1155" w:name="_Ref218067190"/>
      <w:bookmarkStart w:id="1156" w:name="_Ref218067192"/>
      <w:bookmarkStart w:id="1157" w:name="_Toc218068744"/>
      <w:commentRangeStart w:id="1158"/>
      <w:commentRangeStart w:id="1159"/>
      <w:commentRangeStart w:id="1160"/>
      <w:r>
        <w:t>Announcement Details Page</w:t>
      </w:r>
      <w:commentRangeEnd w:id="1158"/>
      <w:r w:rsidR="00522BB6">
        <w:rPr>
          <w:rStyle w:val="CommentReference"/>
          <w:rFonts w:asciiTheme="minorHAnsi" w:eastAsiaTheme="minorHAnsi" w:hAnsiTheme="minorHAnsi" w:cstheme="minorBidi"/>
          <w:b w:val="0"/>
          <w:smallCaps w:val="0"/>
        </w:rPr>
        <w:commentReference w:id="1158"/>
      </w:r>
      <w:commentRangeEnd w:id="1159"/>
      <w:r w:rsidR="0067796F">
        <w:rPr>
          <w:rStyle w:val="CommentReference"/>
          <w:rFonts w:asciiTheme="minorHAnsi" w:eastAsiaTheme="minorHAnsi" w:hAnsiTheme="minorHAnsi" w:cstheme="minorBidi"/>
          <w:b w:val="0"/>
          <w:smallCaps w:val="0"/>
        </w:rPr>
        <w:commentReference w:id="1159"/>
      </w:r>
      <w:bookmarkEnd w:id="1155"/>
      <w:bookmarkEnd w:id="1156"/>
      <w:bookmarkEnd w:id="1157"/>
      <w:commentRangeEnd w:id="1160"/>
      <w:r w:rsidR="000B217C">
        <w:rPr>
          <w:rStyle w:val="CommentReference"/>
          <w:rFonts w:asciiTheme="minorHAnsi" w:eastAsiaTheme="minorHAnsi" w:hAnsiTheme="minorHAnsi" w:cstheme="minorBidi"/>
          <w:b w:val="0"/>
          <w:smallCaps w:val="0"/>
        </w:rPr>
        <w:commentReference w:id="1160"/>
      </w:r>
    </w:p>
    <w:p w14:paraId="1D8D9D3E" w14:textId="54ACB39A" w:rsidR="005F251E" w:rsidRDefault="00B279FB" w:rsidP="00E327D9">
      <w:commentRangeStart w:id="1161"/>
      <w:commentRangeStart w:id="1162"/>
      <w:r>
        <w:t>Refer to</w:t>
      </w:r>
      <w:ins w:id="1163" w:author="Eugene CHEONG from.TOPPAN (MAS)" w:date="2025-12-31T10:02:00Z" w16du:dateUtc="2025-12-31T02:02:00Z">
        <w:r w:rsidR="008F7ED1">
          <w:t xml:space="preserve"> </w:t>
        </w:r>
      </w:ins>
      <w:ins w:id="1164" w:author="Eugene CHEONG from.TOPPAN (MAS)" w:date="2025-12-31T10:03:00Z" w16du:dateUtc="2025-12-31T02:03:00Z">
        <w:r w:rsidR="008F7ED1">
          <w:fldChar w:fldCharType="begin"/>
        </w:r>
        <w:r w:rsidR="008F7ED1">
          <w:instrText xml:space="preserve"> REF _Ref218021755 \r \h </w:instrText>
        </w:r>
      </w:ins>
      <w:r w:rsidR="008F7ED1">
        <w:fldChar w:fldCharType="separate"/>
      </w:r>
      <w:ins w:id="1165" w:author="Eugene CHEONG from.TOPPAN (MAS)" w:date="2025-12-31T10:03:00Z" w16du:dateUtc="2025-12-31T02:03:00Z">
        <w:r w:rsidR="008F7ED1">
          <w:t>2.7.6</w:t>
        </w:r>
        <w:r w:rsidR="008F7ED1">
          <w:fldChar w:fldCharType="end"/>
        </w:r>
        <w:r w:rsidR="008F7ED1">
          <w:t xml:space="preserve"> </w:t>
        </w:r>
        <w:r w:rsidR="008F7ED1">
          <w:fldChar w:fldCharType="begin"/>
        </w:r>
        <w:r w:rsidR="008F7ED1">
          <w:instrText xml:space="preserve"> REF _Ref218021755 \h </w:instrText>
        </w:r>
      </w:ins>
      <w:r w:rsidR="008F7ED1">
        <w:fldChar w:fldCharType="separate"/>
      </w:r>
      <w:ins w:id="1166" w:author="Eugene CHEONG from.TOPPAN (MAS)" w:date="2025-12-31T10:03:00Z" w16du:dateUtc="2025-12-31T02:03:00Z">
        <w:r w:rsidR="008F7ED1" w:rsidRPr="00D13A3C">
          <w:t>Announcement Details Page</w:t>
        </w:r>
        <w:r w:rsidR="008F7ED1">
          <w:fldChar w:fldCharType="end"/>
        </w:r>
      </w:ins>
      <w:r>
        <w:t xml:space="preserve"> for the screen elements in the Announcement Details page. </w:t>
      </w:r>
      <w:r w:rsidR="00E96607">
        <w:t>In this use case</w:t>
      </w:r>
      <w:r>
        <w:t xml:space="preserve">, the page </w:t>
      </w:r>
      <w:r w:rsidR="000E2CB4">
        <w:t xml:space="preserve">contains additional elements in the data table for SSBs only </w:t>
      </w:r>
      <w:r w:rsidR="00E96607">
        <w:t xml:space="preserve">(under Coupon and Interest section) </w:t>
      </w:r>
      <w:r w:rsidR="000E2CB4">
        <w:t>and the Action Button Row.</w:t>
      </w:r>
      <w:commentRangeEnd w:id="1161"/>
      <w:r w:rsidR="000E2CB4">
        <w:rPr>
          <w:rStyle w:val="CommentReference"/>
        </w:rPr>
        <w:commentReference w:id="1161"/>
      </w:r>
      <w:commentRangeEnd w:id="1162"/>
      <w:r w:rsidR="0067796F">
        <w:rPr>
          <w:rStyle w:val="CommentReference"/>
        </w:rPr>
        <w:commentReference w:id="1162"/>
      </w:r>
    </w:p>
    <w:p w14:paraId="4FCB1EFD" w14:textId="4A147421" w:rsidR="00505B72" w:rsidRDefault="00505B72" w:rsidP="00505B72">
      <w:pPr>
        <w:pStyle w:val="Heading4"/>
      </w:pPr>
      <w:r>
        <w:t>Wireframe</w:t>
      </w:r>
    </w:p>
    <w:p w14:paraId="15D071EB" w14:textId="29E85F2A" w:rsidR="00AC0961" w:rsidRDefault="00AC0961" w:rsidP="00AC0961">
      <w:r>
        <w:t xml:space="preserve">Refer to </w:t>
      </w:r>
      <w:r>
        <w:fldChar w:fldCharType="begin"/>
      </w:r>
      <w:r>
        <w:instrText xml:space="preserve"> REF _Ref215243926 \r \h </w:instrText>
      </w:r>
      <w:r>
        <w:fldChar w:fldCharType="separate"/>
      </w:r>
      <w:r w:rsidR="008F7ED1">
        <w:t>2.7.6.1</w:t>
      </w:r>
      <w:r>
        <w:fldChar w:fldCharType="end"/>
      </w:r>
      <w:r>
        <w:t xml:space="preserve"> </w:t>
      </w:r>
      <w:r>
        <w:fldChar w:fldCharType="begin"/>
      </w:r>
      <w:r>
        <w:instrText xml:space="preserve"> REF _Ref215243926 \h </w:instrText>
      </w:r>
      <w:r>
        <w:fldChar w:fldCharType="separate"/>
      </w:r>
      <w:r w:rsidR="008F7ED1">
        <w:t>Wireframe</w:t>
      </w:r>
      <w:r>
        <w:fldChar w:fldCharType="end"/>
      </w:r>
      <w:r>
        <w:t>.</w:t>
      </w:r>
    </w:p>
    <w:p w14:paraId="662FABC1" w14:textId="77777777" w:rsidR="00505B72" w:rsidRDefault="00505B72" w:rsidP="00505B72">
      <w:pPr>
        <w:pStyle w:val="Heading4"/>
      </w:pPr>
      <w:r>
        <w:t>Coupon &amp; Interest</w:t>
      </w:r>
    </w:p>
    <w:tbl>
      <w:tblPr>
        <w:tblStyle w:val="TableGrid"/>
        <w:tblW w:w="0" w:type="auto"/>
        <w:tblLook w:val="04A0" w:firstRow="1" w:lastRow="0" w:firstColumn="1" w:lastColumn="0" w:noHBand="0" w:noVBand="1"/>
      </w:tblPr>
      <w:tblGrid>
        <w:gridCol w:w="562"/>
        <w:gridCol w:w="2248"/>
        <w:gridCol w:w="1701"/>
        <w:gridCol w:w="2147"/>
        <w:gridCol w:w="4110"/>
      </w:tblGrid>
      <w:tr w:rsidR="00505B72" w:rsidRPr="007C7C7F" w14:paraId="292E0C14" w14:textId="77777777" w:rsidTr="007A2AB7">
        <w:tc>
          <w:tcPr>
            <w:tcW w:w="562" w:type="dxa"/>
            <w:shd w:val="clear" w:color="auto" w:fill="E7E6E6" w:themeFill="background2"/>
          </w:tcPr>
          <w:p w14:paraId="4DDCF85C" w14:textId="77777777" w:rsidR="00505B72" w:rsidRPr="007D7B67" w:rsidRDefault="00505B72" w:rsidP="00C80D28">
            <w:pPr>
              <w:pStyle w:val="NoSpacing"/>
              <w:jc w:val="center"/>
              <w:rPr>
                <w:b/>
                <w:bCs/>
              </w:rPr>
            </w:pPr>
            <w:r w:rsidRPr="007D7B67">
              <w:rPr>
                <w:rFonts w:cstheme="minorHAnsi"/>
                <w:b/>
                <w:bCs/>
              </w:rPr>
              <w:t>S/N</w:t>
            </w:r>
          </w:p>
        </w:tc>
        <w:tc>
          <w:tcPr>
            <w:tcW w:w="2248" w:type="dxa"/>
            <w:shd w:val="clear" w:color="auto" w:fill="E7E6E6" w:themeFill="background2"/>
          </w:tcPr>
          <w:p w14:paraId="3130B4D1" w14:textId="77777777" w:rsidR="00505B72" w:rsidRPr="007D7B67" w:rsidRDefault="00505B72" w:rsidP="00C80D28">
            <w:pPr>
              <w:pStyle w:val="NoSpacing"/>
              <w:jc w:val="center"/>
              <w:rPr>
                <w:b/>
                <w:bCs/>
              </w:rPr>
            </w:pPr>
            <w:r w:rsidRPr="007D7B67">
              <w:rPr>
                <w:rFonts w:cstheme="minorHAnsi"/>
                <w:b/>
                <w:bCs/>
              </w:rPr>
              <w:t>Name</w:t>
            </w:r>
          </w:p>
        </w:tc>
        <w:tc>
          <w:tcPr>
            <w:tcW w:w="1701" w:type="dxa"/>
            <w:shd w:val="clear" w:color="auto" w:fill="E7E6E6" w:themeFill="background2"/>
          </w:tcPr>
          <w:p w14:paraId="34959622" w14:textId="77777777" w:rsidR="00505B72" w:rsidRPr="007D7B67" w:rsidRDefault="00505B72" w:rsidP="00C80D28">
            <w:pPr>
              <w:pStyle w:val="TableHeading"/>
              <w:jc w:val="center"/>
              <w:rPr>
                <w:rFonts w:asciiTheme="minorHAnsi" w:hAnsiTheme="minorHAnsi" w:cstheme="minorHAnsi"/>
                <w:bCs/>
              </w:rPr>
            </w:pPr>
            <w:r w:rsidRPr="007D7B67">
              <w:rPr>
                <w:rFonts w:asciiTheme="minorHAnsi" w:hAnsiTheme="minorHAnsi" w:cstheme="minorHAnsi"/>
                <w:bCs/>
              </w:rPr>
              <w:t>Type</w:t>
            </w:r>
          </w:p>
          <w:p w14:paraId="69AD78E1" w14:textId="77777777" w:rsidR="00505B72" w:rsidRPr="007D7B67" w:rsidRDefault="00505B72" w:rsidP="00C80D28">
            <w:pPr>
              <w:pStyle w:val="NoSpacing"/>
              <w:jc w:val="center"/>
              <w:rPr>
                <w:b/>
                <w:bCs/>
              </w:rPr>
            </w:pPr>
            <w:r w:rsidRPr="007D7B67">
              <w:rPr>
                <w:rFonts w:cstheme="minorHAnsi"/>
                <w:b/>
                <w:bCs/>
              </w:rPr>
              <w:t>(Max Length)</w:t>
            </w:r>
          </w:p>
        </w:tc>
        <w:tc>
          <w:tcPr>
            <w:tcW w:w="2147" w:type="dxa"/>
            <w:shd w:val="clear" w:color="auto" w:fill="E7E6E6" w:themeFill="background2"/>
          </w:tcPr>
          <w:p w14:paraId="3F034A79" w14:textId="77777777" w:rsidR="00505B72" w:rsidRPr="007D7B67" w:rsidRDefault="00505B72" w:rsidP="00C80D28">
            <w:pPr>
              <w:pStyle w:val="NoSpacing"/>
              <w:jc w:val="center"/>
              <w:rPr>
                <w:b/>
                <w:bCs/>
              </w:rPr>
            </w:pPr>
            <w:r w:rsidRPr="007D7B67">
              <w:rPr>
                <w:rFonts w:cstheme="minorHAnsi"/>
                <w:b/>
                <w:bCs/>
              </w:rPr>
              <w:t>Validation Rules</w:t>
            </w:r>
          </w:p>
        </w:tc>
        <w:tc>
          <w:tcPr>
            <w:tcW w:w="4110" w:type="dxa"/>
            <w:shd w:val="clear" w:color="auto" w:fill="E7E6E6" w:themeFill="background2"/>
          </w:tcPr>
          <w:p w14:paraId="7C4CCBA9" w14:textId="77777777" w:rsidR="00505B72" w:rsidRPr="007D7B67" w:rsidRDefault="00505B72" w:rsidP="00C80D28">
            <w:pPr>
              <w:pStyle w:val="NoSpacing"/>
              <w:jc w:val="center"/>
              <w:rPr>
                <w:rFonts w:cstheme="minorHAnsi"/>
                <w:b/>
                <w:bCs/>
              </w:rPr>
            </w:pPr>
            <w:r>
              <w:rPr>
                <w:rFonts w:cstheme="minorHAnsi"/>
                <w:b/>
                <w:bCs/>
              </w:rPr>
              <w:t>Remarks</w:t>
            </w:r>
          </w:p>
        </w:tc>
      </w:tr>
      <w:tr w:rsidR="00505B72" w:rsidRPr="007C7C7F" w14:paraId="589AE020" w14:textId="77777777" w:rsidTr="007A2AB7">
        <w:tc>
          <w:tcPr>
            <w:tcW w:w="562" w:type="dxa"/>
          </w:tcPr>
          <w:p w14:paraId="66923481" w14:textId="77777777" w:rsidR="00505B72" w:rsidRPr="007C7C7F" w:rsidRDefault="00505B72" w:rsidP="00C80D28">
            <w:pPr>
              <w:pStyle w:val="NoSpacing"/>
            </w:pPr>
            <w:r>
              <w:rPr>
                <w:rFonts w:cstheme="minorHAnsi"/>
              </w:rPr>
              <w:t>1</w:t>
            </w:r>
          </w:p>
        </w:tc>
        <w:tc>
          <w:tcPr>
            <w:tcW w:w="2248" w:type="dxa"/>
          </w:tcPr>
          <w:p w14:paraId="11F51F85" w14:textId="098C4B23" w:rsidR="00505B72" w:rsidRPr="00CE0D19" w:rsidRDefault="003759BE" w:rsidP="00C80D28">
            <w:pPr>
              <w:pStyle w:val="NoSpacing"/>
              <w:jc w:val="left"/>
            </w:pPr>
            <w:r>
              <w:rPr>
                <w:rFonts w:cstheme="minorHAnsi"/>
              </w:rPr>
              <w:t>U</w:t>
            </w:r>
            <w:r w:rsidR="00505B72">
              <w:rPr>
                <w:rFonts w:cstheme="minorHAnsi"/>
              </w:rPr>
              <w:t>pload</w:t>
            </w:r>
            <w:r>
              <w:rPr>
                <w:rFonts w:cstheme="minorHAnsi"/>
              </w:rPr>
              <w:t xml:space="preserve"> rates</w:t>
            </w:r>
          </w:p>
        </w:tc>
        <w:tc>
          <w:tcPr>
            <w:tcW w:w="1701" w:type="dxa"/>
          </w:tcPr>
          <w:p w14:paraId="03C6DEF4" w14:textId="5C3470A9" w:rsidR="00505B72" w:rsidRPr="00901608" w:rsidRDefault="00505B72" w:rsidP="00C80D28">
            <w:pPr>
              <w:pStyle w:val="NoSpacing"/>
            </w:pPr>
            <w:r>
              <w:rPr>
                <w:rFonts w:cstheme="minorHAnsi"/>
              </w:rPr>
              <w:t>Tertiary button</w:t>
            </w:r>
          </w:p>
        </w:tc>
        <w:tc>
          <w:tcPr>
            <w:tcW w:w="2147" w:type="dxa"/>
          </w:tcPr>
          <w:p w14:paraId="7F63DB80" w14:textId="77777777" w:rsidR="00505B72" w:rsidRPr="00901608" w:rsidRDefault="00505B72" w:rsidP="00C80D28">
            <w:pPr>
              <w:pStyle w:val="NoSpacing"/>
            </w:pPr>
          </w:p>
        </w:tc>
        <w:tc>
          <w:tcPr>
            <w:tcW w:w="4110" w:type="dxa"/>
          </w:tcPr>
          <w:p w14:paraId="0309323A" w14:textId="24EAD55E" w:rsidR="00505B72" w:rsidRDefault="00505B72" w:rsidP="00C80D28">
            <w:pPr>
              <w:pStyle w:val="NoSpacing"/>
            </w:pPr>
            <w:r>
              <w:t xml:space="preserve">Only visible if the </w:t>
            </w:r>
            <w:r w:rsidR="003759BE">
              <w:t>s</w:t>
            </w:r>
            <w:r w:rsidR="003759BE" w:rsidRPr="00505B72">
              <w:t>tep</w:t>
            </w:r>
            <w:r w:rsidR="000E2CB4">
              <w:t>-</w:t>
            </w:r>
            <w:r w:rsidRPr="00505B72">
              <w:t>up coupon rate</w:t>
            </w:r>
            <w:r>
              <w:t xml:space="preserve"> d</w:t>
            </w:r>
            <w:r w:rsidRPr="00505B72">
              <w:t>ata table</w:t>
            </w:r>
            <w:r>
              <w:t xml:space="preserve"> is visible.</w:t>
            </w:r>
          </w:p>
          <w:p w14:paraId="175A7420" w14:textId="77777777" w:rsidR="00505B72" w:rsidRDefault="00505B72" w:rsidP="00C80D28">
            <w:pPr>
              <w:pStyle w:val="NoSpacing"/>
            </w:pPr>
          </w:p>
          <w:p w14:paraId="3DA40685" w14:textId="12D8845C" w:rsidR="00505B72" w:rsidRPr="00901608" w:rsidRDefault="00505B72" w:rsidP="00C80D28">
            <w:pPr>
              <w:pStyle w:val="NoSpacing"/>
            </w:pPr>
            <w:r>
              <w:t>Opens the upload file modal.</w:t>
            </w:r>
          </w:p>
        </w:tc>
      </w:tr>
      <w:tr w:rsidR="00505B72" w:rsidRPr="007C7C7F" w14:paraId="78036499" w14:textId="77777777" w:rsidTr="007A2AB7">
        <w:tc>
          <w:tcPr>
            <w:tcW w:w="562" w:type="dxa"/>
          </w:tcPr>
          <w:p w14:paraId="705B7DE9" w14:textId="35373366" w:rsidR="00505B72" w:rsidRDefault="00505B72" w:rsidP="00C80D28">
            <w:pPr>
              <w:pStyle w:val="NoSpacing"/>
              <w:rPr>
                <w:rFonts w:cstheme="minorHAnsi"/>
              </w:rPr>
            </w:pPr>
            <w:r>
              <w:rPr>
                <w:rFonts w:cstheme="minorHAnsi"/>
              </w:rPr>
              <w:t>2</w:t>
            </w:r>
          </w:p>
        </w:tc>
        <w:tc>
          <w:tcPr>
            <w:tcW w:w="2248" w:type="dxa"/>
          </w:tcPr>
          <w:p w14:paraId="00FA59C5" w14:textId="61D98D2A" w:rsidR="00505B72" w:rsidRDefault="00505B72" w:rsidP="00C80D28">
            <w:pPr>
              <w:pStyle w:val="NoSpacing"/>
              <w:rPr>
                <w:rFonts w:cstheme="minorHAnsi"/>
              </w:rPr>
            </w:pPr>
            <w:commentRangeStart w:id="1167"/>
            <w:commentRangeStart w:id="1168"/>
            <w:r>
              <w:rPr>
                <w:rFonts w:cstheme="minorHAnsi"/>
              </w:rPr>
              <w:t>Export rates</w:t>
            </w:r>
            <w:commentRangeEnd w:id="1167"/>
            <w:r w:rsidR="00EF0814">
              <w:rPr>
                <w:rStyle w:val="CommentReference"/>
              </w:rPr>
              <w:commentReference w:id="1167"/>
            </w:r>
            <w:commentRangeEnd w:id="1168"/>
            <w:r w:rsidR="00D245BE">
              <w:rPr>
                <w:rStyle w:val="CommentReference"/>
              </w:rPr>
              <w:commentReference w:id="1168"/>
            </w:r>
          </w:p>
        </w:tc>
        <w:tc>
          <w:tcPr>
            <w:tcW w:w="1701" w:type="dxa"/>
          </w:tcPr>
          <w:p w14:paraId="1F529370" w14:textId="53458267" w:rsidR="00505B72" w:rsidRDefault="00505B72" w:rsidP="00C80D28">
            <w:pPr>
              <w:pStyle w:val="NoSpacing"/>
              <w:rPr>
                <w:rFonts w:cstheme="minorHAnsi"/>
              </w:rPr>
            </w:pPr>
            <w:r>
              <w:rPr>
                <w:rFonts w:cstheme="minorHAnsi"/>
              </w:rPr>
              <w:t>Tertiary button</w:t>
            </w:r>
          </w:p>
        </w:tc>
        <w:tc>
          <w:tcPr>
            <w:tcW w:w="2147" w:type="dxa"/>
          </w:tcPr>
          <w:p w14:paraId="3DEF045C" w14:textId="77777777" w:rsidR="00505B72" w:rsidRPr="00901608" w:rsidRDefault="00505B72" w:rsidP="00C80D28">
            <w:pPr>
              <w:pStyle w:val="NoSpacing"/>
            </w:pPr>
          </w:p>
        </w:tc>
        <w:tc>
          <w:tcPr>
            <w:tcW w:w="4110" w:type="dxa"/>
          </w:tcPr>
          <w:p w14:paraId="662ECA20" w14:textId="40847028" w:rsidR="00505B72" w:rsidRDefault="00231832" w:rsidP="00C80D28">
            <w:pPr>
              <w:pStyle w:val="NoSpacing"/>
            </w:pPr>
            <w:r>
              <w:t>Downloads the existing step-up coupon rates saved in OMEGA for the announcement.</w:t>
            </w:r>
          </w:p>
          <w:p w14:paraId="0DD55006" w14:textId="77777777" w:rsidR="00231832" w:rsidRDefault="00231832" w:rsidP="00C80D28">
            <w:pPr>
              <w:pStyle w:val="NoSpacing"/>
            </w:pPr>
          </w:p>
          <w:p w14:paraId="15870625" w14:textId="68DBED88" w:rsidR="00231832" w:rsidRDefault="00231832" w:rsidP="00C80D28">
            <w:pPr>
              <w:pStyle w:val="NoSpacing"/>
            </w:pPr>
            <w:r w:rsidRPr="003D5D10">
              <w:t xml:space="preserve">When the status is “New”, the values are generated based on the calculation logic in </w:t>
            </w:r>
            <w:r w:rsidR="003D5D10" w:rsidRPr="003D5D10">
              <w:fldChar w:fldCharType="begin"/>
            </w:r>
            <w:r w:rsidR="003D5D10" w:rsidRPr="003D5D10">
              <w:instrText xml:space="preserve"> REF _Ref215822507 \r \h </w:instrText>
            </w:r>
            <w:r w:rsidR="003D5D10">
              <w:instrText xml:space="preserve"> \* MERGEFORMAT </w:instrText>
            </w:r>
            <w:r w:rsidR="003D5D10" w:rsidRPr="003D5D10">
              <w:fldChar w:fldCharType="separate"/>
            </w:r>
            <w:r w:rsidR="008F7ED1">
              <w:t>6</w:t>
            </w:r>
            <w:r w:rsidR="003D5D10" w:rsidRPr="003D5D10">
              <w:fldChar w:fldCharType="end"/>
            </w:r>
            <w:r w:rsidR="003D5D10" w:rsidRPr="003D5D10">
              <w:t xml:space="preserve"> </w:t>
            </w:r>
            <w:r w:rsidR="003D5D10" w:rsidRPr="003D5D10">
              <w:fldChar w:fldCharType="begin"/>
            </w:r>
            <w:r w:rsidR="003D5D10" w:rsidRPr="003D5D10">
              <w:instrText xml:space="preserve"> REF _Ref215822494 \h </w:instrText>
            </w:r>
            <w:r w:rsidR="003D5D10">
              <w:instrText xml:space="preserve"> \* MERGEFORMAT </w:instrText>
            </w:r>
            <w:r w:rsidR="003D5D10" w:rsidRPr="003D5D10">
              <w:fldChar w:fldCharType="separate"/>
            </w:r>
            <w:r w:rsidR="008F7ED1">
              <w:t>Step-up Coupon Rate Calculation Logic</w:t>
            </w:r>
            <w:r w:rsidR="003D5D10" w:rsidRPr="003D5D10">
              <w:fldChar w:fldCharType="end"/>
            </w:r>
            <w:r w:rsidRPr="003D5D10">
              <w:t>.</w:t>
            </w:r>
          </w:p>
        </w:tc>
      </w:tr>
    </w:tbl>
    <w:p w14:paraId="61A682C4" w14:textId="5E7F981C" w:rsidR="00505B72" w:rsidRPr="00474AFC" w:rsidRDefault="00505B72" w:rsidP="00505B72">
      <w:pPr>
        <w:pStyle w:val="Caption"/>
      </w:pPr>
      <w:r>
        <w:t xml:space="preserve">Table </w:t>
      </w:r>
      <w:r>
        <w:fldChar w:fldCharType="begin"/>
      </w:r>
      <w:r>
        <w:instrText xml:space="preserve"> SEQ Table \* ARABIC </w:instrText>
      </w:r>
      <w:r>
        <w:fldChar w:fldCharType="separate"/>
      </w:r>
      <w:r w:rsidR="008F7ED1">
        <w:rPr>
          <w:noProof/>
        </w:rPr>
        <w:t>14</w:t>
      </w:r>
      <w:r>
        <w:fldChar w:fldCharType="end"/>
      </w:r>
      <w:r>
        <w:t>: Coupon &amp; Interest Screen Elements</w:t>
      </w:r>
    </w:p>
    <w:p w14:paraId="62044BBC" w14:textId="77777777" w:rsidR="00505B72" w:rsidRDefault="00505B72" w:rsidP="00505B72"/>
    <w:p w14:paraId="69F7DA91" w14:textId="5FAF4559" w:rsidR="00505B72" w:rsidRDefault="00505B72" w:rsidP="00505B72">
      <w:pPr>
        <w:pStyle w:val="Heading4"/>
      </w:pPr>
      <w:r>
        <w:t>Action Button Row</w:t>
      </w:r>
    </w:p>
    <w:tbl>
      <w:tblPr>
        <w:tblStyle w:val="TableGrid"/>
        <w:tblW w:w="0" w:type="auto"/>
        <w:tblLook w:val="04A0" w:firstRow="1" w:lastRow="0" w:firstColumn="1" w:lastColumn="0" w:noHBand="0" w:noVBand="1"/>
      </w:tblPr>
      <w:tblGrid>
        <w:gridCol w:w="562"/>
        <w:gridCol w:w="2779"/>
        <w:gridCol w:w="1684"/>
        <w:gridCol w:w="2125"/>
        <w:gridCol w:w="3640"/>
      </w:tblGrid>
      <w:tr w:rsidR="00505B72" w:rsidRPr="007D7B67" w14:paraId="2742BA0D" w14:textId="77777777" w:rsidTr="00C80D28">
        <w:tc>
          <w:tcPr>
            <w:tcW w:w="562" w:type="dxa"/>
            <w:shd w:val="clear" w:color="auto" w:fill="E7E6E6" w:themeFill="background2"/>
          </w:tcPr>
          <w:p w14:paraId="6488E4EF" w14:textId="77777777" w:rsidR="00505B72" w:rsidRPr="007D7B67" w:rsidRDefault="00505B72" w:rsidP="00C80D28">
            <w:pPr>
              <w:pStyle w:val="NoSpacing"/>
              <w:jc w:val="center"/>
              <w:rPr>
                <w:b/>
                <w:bCs/>
              </w:rPr>
            </w:pPr>
            <w:r w:rsidRPr="007D7B67">
              <w:rPr>
                <w:rFonts w:cstheme="minorHAnsi"/>
                <w:b/>
                <w:bCs/>
              </w:rPr>
              <w:t>S/N</w:t>
            </w:r>
          </w:p>
        </w:tc>
        <w:tc>
          <w:tcPr>
            <w:tcW w:w="2248" w:type="dxa"/>
            <w:shd w:val="clear" w:color="auto" w:fill="E7E6E6" w:themeFill="background2"/>
          </w:tcPr>
          <w:p w14:paraId="72C3931E" w14:textId="77777777" w:rsidR="00505B72" w:rsidRPr="007D7B67" w:rsidRDefault="00505B72" w:rsidP="00C80D28">
            <w:pPr>
              <w:pStyle w:val="NoSpacing"/>
              <w:jc w:val="center"/>
              <w:rPr>
                <w:b/>
                <w:bCs/>
              </w:rPr>
            </w:pPr>
            <w:r w:rsidRPr="007D7B67">
              <w:rPr>
                <w:rFonts w:cstheme="minorHAnsi"/>
                <w:b/>
                <w:bCs/>
              </w:rPr>
              <w:t>Name</w:t>
            </w:r>
          </w:p>
        </w:tc>
        <w:tc>
          <w:tcPr>
            <w:tcW w:w="1701" w:type="dxa"/>
            <w:shd w:val="clear" w:color="auto" w:fill="E7E6E6" w:themeFill="background2"/>
          </w:tcPr>
          <w:p w14:paraId="53EFCE1F" w14:textId="77777777" w:rsidR="00505B72" w:rsidRPr="007D7B67" w:rsidRDefault="00505B72" w:rsidP="00C80D28">
            <w:pPr>
              <w:pStyle w:val="TableHeading"/>
              <w:jc w:val="center"/>
              <w:rPr>
                <w:rFonts w:asciiTheme="minorHAnsi" w:hAnsiTheme="minorHAnsi" w:cstheme="minorHAnsi"/>
                <w:bCs/>
              </w:rPr>
            </w:pPr>
            <w:r w:rsidRPr="007D7B67">
              <w:rPr>
                <w:rFonts w:asciiTheme="minorHAnsi" w:hAnsiTheme="minorHAnsi" w:cstheme="minorHAnsi"/>
                <w:bCs/>
              </w:rPr>
              <w:t>Type</w:t>
            </w:r>
          </w:p>
          <w:p w14:paraId="31C36E94" w14:textId="77777777" w:rsidR="00505B72" w:rsidRPr="007D7B67" w:rsidRDefault="00505B72" w:rsidP="00C80D28">
            <w:pPr>
              <w:pStyle w:val="NoSpacing"/>
              <w:jc w:val="center"/>
              <w:rPr>
                <w:b/>
                <w:bCs/>
              </w:rPr>
            </w:pPr>
            <w:r w:rsidRPr="007D7B67">
              <w:rPr>
                <w:rFonts w:cstheme="minorHAnsi"/>
                <w:b/>
                <w:bCs/>
              </w:rPr>
              <w:t>(Max Length)</w:t>
            </w:r>
          </w:p>
        </w:tc>
        <w:tc>
          <w:tcPr>
            <w:tcW w:w="2147" w:type="dxa"/>
            <w:shd w:val="clear" w:color="auto" w:fill="E7E6E6" w:themeFill="background2"/>
          </w:tcPr>
          <w:p w14:paraId="3175EC26" w14:textId="77777777" w:rsidR="00505B72" w:rsidRPr="007D7B67" w:rsidRDefault="00505B72" w:rsidP="00C80D28">
            <w:pPr>
              <w:pStyle w:val="NoSpacing"/>
              <w:jc w:val="center"/>
              <w:rPr>
                <w:b/>
                <w:bCs/>
              </w:rPr>
            </w:pPr>
            <w:r w:rsidRPr="007D7B67">
              <w:rPr>
                <w:rFonts w:cstheme="minorHAnsi"/>
                <w:b/>
                <w:bCs/>
              </w:rPr>
              <w:t>Validation Rules</w:t>
            </w:r>
          </w:p>
        </w:tc>
        <w:tc>
          <w:tcPr>
            <w:tcW w:w="3685" w:type="dxa"/>
            <w:shd w:val="clear" w:color="auto" w:fill="E7E6E6" w:themeFill="background2"/>
          </w:tcPr>
          <w:p w14:paraId="13F1331E" w14:textId="77777777" w:rsidR="00505B72" w:rsidRPr="007D7B67" w:rsidRDefault="00505B72" w:rsidP="00C80D28">
            <w:pPr>
              <w:pStyle w:val="NoSpacing"/>
              <w:jc w:val="center"/>
              <w:rPr>
                <w:rFonts w:cstheme="minorHAnsi"/>
                <w:b/>
                <w:bCs/>
              </w:rPr>
            </w:pPr>
            <w:r>
              <w:rPr>
                <w:rFonts w:cstheme="minorHAnsi"/>
                <w:b/>
                <w:bCs/>
              </w:rPr>
              <w:t>Remarks</w:t>
            </w:r>
          </w:p>
        </w:tc>
      </w:tr>
      <w:tr w:rsidR="00231832" w:rsidRPr="00901608" w14:paraId="48D64DE7" w14:textId="77777777" w:rsidTr="00C80D28">
        <w:tc>
          <w:tcPr>
            <w:tcW w:w="562" w:type="dxa"/>
          </w:tcPr>
          <w:p w14:paraId="45E84862" w14:textId="77777777" w:rsidR="00231832" w:rsidRPr="007C7C7F" w:rsidRDefault="00231832" w:rsidP="00231832">
            <w:pPr>
              <w:pStyle w:val="NoSpacing"/>
            </w:pPr>
            <w:r>
              <w:rPr>
                <w:rFonts w:cstheme="minorHAnsi"/>
              </w:rPr>
              <w:t>1</w:t>
            </w:r>
          </w:p>
        </w:tc>
        <w:tc>
          <w:tcPr>
            <w:tcW w:w="2248" w:type="dxa"/>
          </w:tcPr>
          <w:p w14:paraId="7B2DB243" w14:textId="10D641D1" w:rsidR="00231832" w:rsidRPr="007C7C7F" w:rsidRDefault="00CB79ED" w:rsidP="00231832">
            <w:pPr>
              <w:pStyle w:val="NoSpacing"/>
            </w:pPr>
            <w:commentRangeStart w:id="1169"/>
            <w:commentRangeStart w:id="1170"/>
            <w:commentRangeStart w:id="1171"/>
            <w:r>
              <w:t>Next</w:t>
            </w:r>
            <w:commentRangeEnd w:id="1169"/>
            <w:r>
              <w:rPr>
                <w:rStyle w:val="CommentReference"/>
              </w:rPr>
              <w:commentReference w:id="1169"/>
            </w:r>
            <w:commentRangeEnd w:id="1170"/>
            <w:r>
              <w:rPr>
                <w:rStyle w:val="CommentReference"/>
              </w:rPr>
              <w:commentReference w:id="1170"/>
            </w:r>
            <w:commentRangeEnd w:id="1171"/>
            <w:r w:rsidR="00787337">
              <w:rPr>
                <w:rStyle w:val="CommentReference"/>
              </w:rPr>
              <w:commentReference w:id="1171"/>
            </w:r>
          </w:p>
        </w:tc>
        <w:tc>
          <w:tcPr>
            <w:tcW w:w="1701" w:type="dxa"/>
          </w:tcPr>
          <w:p w14:paraId="231CAC4D" w14:textId="2ACD0E60" w:rsidR="00231832" w:rsidRPr="00901608" w:rsidRDefault="00231832" w:rsidP="00231832">
            <w:pPr>
              <w:pStyle w:val="NoSpacing"/>
            </w:pPr>
            <w:r>
              <w:rPr>
                <w:rFonts w:cstheme="minorHAnsi"/>
                <w:color w:val="000000"/>
              </w:rPr>
              <w:t>Primary button</w:t>
            </w:r>
          </w:p>
        </w:tc>
        <w:tc>
          <w:tcPr>
            <w:tcW w:w="2147" w:type="dxa"/>
          </w:tcPr>
          <w:p w14:paraId="1E0AD879" w14:textId="77777777" w:rsidR="00231832" w:rsidRPr="00901608" w:rsidRDefault="00231832" w:rsidP="00231832">
            <w:pPr>
              <w:pStyle w:val="NoSpacing"/>
            </w:pPr>
          </w:p>
        </w:tc>
        <w:tc>
          <w:tcPr>
            <w:tcW w:w="3685" w:type="dxa"/>
          </w:tcPr>
          <w:p w14:paraId="17AD4EBF" w14:textId="77777777" w:rsidR="00231832" w:rsidRDefault="00231832" w:rsidP="00231832">
            <w:pPr>
              <w:pStyle w:val="NoSpacing"/>
              <w:rPr>
                <w:rFonts w:cstheme="minorHAnsi"/>
                <w:color w:val="000000"/>
              </w:rPr>
            </w:pPr>
            <w:r>
              <w:rPr>
                <w:rFonts w:cstheme="minorHAnsi"/>
                <w:color w:val="000000"/>
              </w:rPr>
              <w:t xml:space="preserve">Opens the confirmation prompt. </w:t>
            </w:r>
          </w:p>
          <w:p w14:paraId="6EB2AF01" w14:textId="77777777" w:rsidR="00231832" w:rsidRDefault="00231832" w:rsidP="00231832">
            <w:pPr>
              <w:pStyle w:val="NoSpacing"/>
              <w:rPr>
                <w:rFonts w:cstheme="minorHAnsi"/>
                <w:color w:val="000000"/>
              </w:rPr>
            </w:pPr>
          </w:p>
          <w:p w14:paraId="211F4CE9" w14:textId="52E862D1" w:rsidR="00231832" w:rsidRPr="00901608" w:rsidRDefault="00231832" w:rsidP="00231832">
            <w:pPr>
              <w:pStyle w:val="NoSpacing"/>
            </w:pPr>
            <w:r>
              <w:rPr>
                <w:rFonts w:cstheme="minorHAnsi"/>
                <w:color w:val="000000"/>
              </w:rPr>
              <w:t xml:space="preserve">Disabled if mandatory fields </w:t>
            </w:r>
            <w:r w:rsidR="00E96607">
              <w:rPr>
                <w:rFonts w:cstheme="minorHAnsi"/>
                <w:color w:val="000000"/>
              </w:rPr>
              <w:t>in Announcement Details page</w:t>
            </w:r>
            <w:r>
              <w:rPr>
                <w:rFonts w:cstheme="minorHAnsi"/>
                <w:color w:val="000000"/>
              </w:rPr>
              <w:t xml:space="preserve"> </w:t>
            </w:r>
            <w:r w:rsidR="00E96607">
              <w:rPr>
                <w:rFonts w:cstheme="minorHAnsi"/>
                <w:color w:val="000000"/>
              </w:rPr>
              <w:t xml:space="preserve">are </w:t>
            </w:r>
            <w:r>
              <w:rPr>
                <w:rFonts w:cstheme="minorHAnsi"/>
                <w:color w:val="000000"/>
              </w:rPr>
              <w:t>not filled.</w:t>
            </w:r>
          </w:p>
        </w:tc>
      </w:tr>
    </w:tbl>
    <w:p w14:paraId="64865A26" w14:textId="17ABA483" w:rsidR="00505B72" w:rsidRDefault="00505B72" w:rsidP="00231832">
      <w:pPr>
        <w:pStyle w:val="Caption"/>
      </w:pPr>
      <w:r>
        <w:t xml:space="preserve">Table </w:t>
      </w:r>
      <w:r>
        <w:fldChar w:fldCharType="begin"/>
      </w:r>
      <w:r>
        <w:instrText xml:space="preserve"> SEQ Table \* ARABIC </w:instrText>
      </w:r>
      <w:r>
        <w:fldChar w:fldCharType="separate"/>
      </w:r>
      <w:r w:rsidR="008F7ED1">
        <w:rPr>
          <w:noProof/>
        </w:rPr>
        <w:t>15</w:t>
      </w:r>
      <w:r>
        <w:fldChar w:fldCharType="end"/>
      </w:r>
      <w:r>
        <w:t>: Action Button Row Screen Elements</w:t>
      </w:r>
    </w:p>
    <w:p w14:paraId="31E5EFFC" w14:textId="040B201F" w:rsidR="00231832" w:rsidRDefault="00231832" w:rsidP="00231832">
      <w:pPr>
        <w:pStyle w:val="Heading3"/>
        <w:rPr>
          <w:ins w:id="1172" w:author="Han Xie CHAI (MAS)" w:date="2026-01-12T17:24:00Z" w16du:dateUtc="2026-01-12T09:24:00Z"/>
        </w:rPr>
      </w:pPr>
      <w:bookmarkStart w:id="1173" w:name="_Ref215822377"/>
      <w:bookmarkStart w:id="1174" w:name="_Ref215822380"/>
      <w:bookmarkStart w:id="1175" w:name="_Toc218068745"/>
      <w:r>
        <w:t>Upload</w:t>
      </w:r>
      <w:ins w:id="1176" w:author="Sophia TAN (MAS)" w:date="2026-01-13T19:00:00Z" w16du:dateUtc="2026-01-13T11:00:00Z">
        <w:r w:rsidR="00C84365">
          <w:t xml:space="preserve"> Rates</w:t>
        </w:r>
      </w:ins>
      <w:r>
        <w:t xml:space="preserve"> File Modal</w:t>
      </w:r>
      <w:bookmarkEnd w:id="1173"/>
      <w:bookmarkEnd w:id="1174"/>
      <w:bookmarkEnd w:id="1175"/>
    </w:p>
    <w:p w14:paraId="0FF5DFA0" w14:textId="18F73FD3" w:rsidR="00782875" w:rsidRDefault="00782875" w:rsidP="00782875">
      <w:pPr>
        <w:rPr>
          <w:ins w:id="1177" w:author="Han Xie CHAI (MAS)" w:date="2026-01-12T17:25:00Z" w16du:dateUtc="2026-01-12T09:25:00Z"/>
        </w:rPr>
      </w:pPr>
      <w:commentRangeStart w:id="1178"/>
      <w:commentRangeStart w:id="1179"/>
      <w:commentRangeStart w:id="1180"/>
      <w:ins w:id="1181" w:author="Han Xie CHAI (MAS)" w:date="2026-01-12T17:24:00Z" w16du:dateUtc="2026-01-12T09:24:00Z">
        <w:r>
          <w:t xml:space="preserve">The following </w:t>
        </w:r>
      </w:ins>
      <w:ins w:id="1182" w:author="Han Xie CHAI (MAS)" w:date="2026-01-12T17:25:00Z" w16du:dateUtc="2026-01-12T09:25:00Z">
        <w:r>
          <w:t>file-level validations apply:</w:t>
        </w:r>
        <w:commentRangeEnd w:id="1178"/>
        <w:r>
          <w:rPr>
            <w:rStyle w:val="CommentReference"/>
          </w:rPr>
          <w:commentReference w:id="1178"/>
        </w:r>
      </w:ins>
      <w:commentRangeEnd w:id="1179"/>
      <w:r w:rsidR="00B80E83">
        <w:rPr>
          <w:rStyle w:val="CommentReference"/>
        </w:rPr>
        <w:commentReference w:id="1179"/>
      </w:r>
      <w:commentRangeEnd w:id="1180"/>
      <w:r w:rsidR="003E2CFA">
        <w:rPr>
          <w:rStyle w:val="CommentReference"/>
        </w:rPr>
        <w:commentReference w:id="1180"/>
      </w:r>
    </w:p>
    <w:p w14:paraId="24CBECF9" w14:textId="77777777" w:rsidR="00782875" w:rsidRDefault="00782875" w:rsidP="00782875">
      <w:pPr>
        <w:pStyle w:val="ListParagraph"/>
        <w:numPr>
          <w:ilvl w:val="0"/>
          <w:numId w:val="29"/>
        </w:numPr>
        <w:rPr>
          <w:ins w:id="1183" w:author="Han Xie CHAI (MAS)" w:date="2026-01-12T17:25:00Z" w16du:dateUtc="2026-01-12T09:25:00Z"/>
        </w:rPr>
      </w:pPr>
      <w:ins w:id="1184" w:author="Han Xie CHAI (MAS)" w:date="2026-01-12T17:25:00Z" w16du:dateUtc="2026-01-12T09:25:00Z">
        <w:r>
          <w:t xml:space="preserve">Check if the file exceeds the file size </w:t>
        </w:r>
        <w:proofErr w:type="gramStart"/>
        <w:r>
          <w:t>limit;</w:t>
        </w:r>
        <w:proofErr w:type="gramEnd"/>
      </w:ins>
    </w:p>
    <w:p w14:paraId="1C399793" w14:textId="77777777" w:rsidR="00782875" w:rsidRDefault="00782875" w:rsidP="00782875">
      <w:pPr>
        <w:pStyle w:val="ListParagraph"/>
        <w:numPr>
          <w:ilvl w:val="0"/>
          <w:numId w:val="29"/>
        </w:numPr>
        <w:rPr>
          <w:ins w:id="1185" w:author="Han Xie CHAI (MAS)" w:date="2026-01-12T17:25:00Z" w16du:dateUtc="2026-01-12T09:25:00Z"/>
        </w:rPr>
      </w:pPr>
      <w:ins w:id="1186" w:author="Han Xie CHAI (MAS)" w:date="2026-01-12T17:25:00Z" w16du:dateUtc="2026-01-12T09:25:00Z">
        <w:r>
          <w:t xml:space="preserve">Check if the file is readable as an Excel </w:t>
        </w:r>
        <w:proofErr w:type="gramStart"/>
        <w:r>
          <w:t>file;</w:t>
        </w:r>
        <w:proofErr w:type="gramEnd"/>
        <w:r>
          <w:t xml:space="preserve"> </w:t>
        </w:r>
      </w:ins>
    </w:p>
    <w:p w14:paraId="2C0B174C" w14:textId="37BD4CAB" w:rsidR="00782875" w:rsidRPr="00782875" w:rsidRDefault="00782875">
      <w:pPr>
        <w:pStyle w:val="ListParagraph"/>
        <w:numPr>
          <w:ilvl w:val="0"/>
          <w:numId w:val="29"/>
        </w:numPr>
        <w:pPrChange w:id="1187" w:author="Han Xie CHAI (MAS)" w:date="2026-01-12T17:24:00Z" w16du:dateUtc="2026-01-12T09:24:00Z">
          <w:pPr>
            <w:pStyle w:val="Heading3"/>
          </w:pPr>
        </w:pPrChange>
      </w:pPr>
      <w:ins w:id="1188" w:author="Han Xie CHAI (MAS)" w:date="2026-01-12T17:25:00Z" w16du:dateUtc="2026-01-12T09:25:00Z">
        <w:r>
          <w:t xml:space="preserve">Check if the file template matches </w:t>
        </w:r>
      </w:ins>
      <w:ins w:id="1189" w:author="Han Xie CHAI (MAS)" w:date="2026-01-12T17:26:00Z" w16du:dateUtc="2026-01-12T09:26:00Z">
        <w:r>
          <w:t>the template in xxx</w:t>
        </w:r>
      </w:ins>
      <w:ins w:id="1190" w:author="Han Xie CHAI (MAS)" w:date="2026-01-12T17:25:00Z" w16du:dateUtc="2026-01-12T09:25:00Z">
        <w:r>
          <w:t>.</w:t>
        </w:r>
      </w:ins>
    </w:p>
    <w:p w14:paraId="3BEB8420" w14:textId="77777777" w:rsidR="00231832" w:rsidRDefault="00231832" w:rsidP="00231832">
      <w:pPr>
        <w:pStyle w:val="Heading4"/>
      </w:pPr>
      <w:r>
        <w:t>Wireframe</w:t>
      </w:r>
    </w:p>
    <w:p w14:paraId="4578067D" w14:textId="7C06F452" w:rsidR="00231832" w:rsidRPr="00231832" w:rsidRDefault="00231832" w:rsidP="00231832">
      <w:pPr>
        <w:jc w:val="center"/>
      </w:pPr>
      <w:r w:rsidRPr="00CF2ED2">
        <w:rPr>
          <w:iCs/>
          <w:noProof/>
        </w:rPr>
        <w:drawing>
          <wp:inline distT="0" distB="0" distL="0" distR="0" wp14:anchorId="31D7E587" wp14:editId="428D29B6">
            <wp:extent cx="2602871" cy="1477337"/>
            <wp:effectExtent l="0" t="0" r="6985" b="8890"/>
            <wp:docPr id="672799857" name="Picture 6727998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99857" name="Picture 1" descr="A screenshot of a computer&#10;&#10;AI-generated content may be incorrect."/>
                    <pic:cNvPicPr/>
                  </pic:nvPicPr>
                  <pic:blipFill>
                    <a:blip r:embed="rId60"/>
                    <a:stretch>
                      <a:fillRect/>
                    </a:stretch>
                  </pic:blipFill>
                  <pic:spPr>
                    <a:xfrm>
                      <a:off x="0" y="0"/>
                      <a:ext cx="2608135" cy="1480325"/>
                    </a:xfrm>
                    <a:prstGeom prst="rect">
                      <a:avLst/>
                    </a:prstGeom>
                  </pic:spPr>
                </pic:pic>
              </a:graphicData>
            </a:graphic>
          </wp:inline>
        </w:drawing>
      </w:r>
    </w:p>
    <w:p w14:paraId="0A0B55D5" w14:textId="603EB082" w:rsidR="00231832" w:rsidRDefault="00231832" w:rsidP="00231832">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r w:rsidR="008F7ED1">
        <w:rPr>
          <w:noProof/>
        </w:rPr>
        <w:t>11</w:t>
      </w:r>
      <w:r w:rsidRPr="00411560">
        <w:fldChar w:fldCharType="end"/>
      </w:r>
      <w:r>
        <w:t>:</w:t>
      </w:r>
      <w:r w:rsidRPr="00411560">
        <w:t xml:space="preserve"> </w:t>
      </w:r>
      <w:r w:rsidR="00AC096A">
        <w:t>Upload File Modal</w:t>
      </w:r>
    </w:p>
    <w:p w14:paraId="55389737" w14:textId="77777777" w:rsidR="00231832" w:rsidRDefault="00231832" w:rsidP="00231832"/>
    <w:p w14:paraId="770DFFC7" w14:textId="1433DE1F" w:rsidR="00231832" w:rsidRDefault="00231832" w:rsidP="00231832">
      <w:pPr>
        <w:pStyle w:val="Heading4"/>
      </w:pPr>
      <w:r>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231832" w:rsidRPr="007C7C7F" w14:paraId="7FA2DC9A" w14:textId="77777777" w:rsidTr="00C80D28">
        <w:tc>
          <w:tcPr>
            <w:tcW w:w="562" w:type="dxa"/>
            <w:shd w:val="clear" w:color="auto" w:fill="E7E6E6" w:themeFill="background2"/>
          </w:tcPr>
          <w:p w14:paraId="6F1A7D96" w14:textId="77777777" w:rsidR="00231832" w:rsidRPr="007D7B67" w:rsidRDefault="00231832" w:rsidP="00C80D28">
            <w:pPr>
              <w:pStyle w:val="NoSpacing"/>
              <w:jc w:val="center"/>
              <w:rPr>
                <w:b/>
                <w:bCs/>
              </w:rPr>
            </w:pPr>
            <w:r w:rsidRPr="007D7B67">
              <w:rPr>
                <w:rFonts w:cstheme="minorHAnsi"/>
                <w:b/>
                <w:bCs/>
              </w:rPr>
              <w:t>S/N</w:t>
            </w:r>
          </w:p>
        </w:tc>
        <w:tc>
          <w:tcPr>
            <w:tcW w:w="2248" w:type="dxa"/>
            <w:shd w:val="clear" w:color="auto" w:fill="E7E6E6" w:themeFill="background2"/>
          </w:tcPr>
          <w:p w14:paraId="6650CCEA" w14:textId="77777777" w:rsidR="00231832" w:rsidRPr="007D7B67" w:rsidRDefault="00231832" w:rsidP="00C80D28">
            <w:pPr>
              <w:pStyle w:val="NoSpacing"/>
              <w:jc w:val="center"/>
              <w:rPr>
                <w:b/>
                <w:bCs/>
              </w:rPr>
            </w:pPr>
            <w:r w:rsidRPr="007D7B67">
              <w:rPr>
                <w:rFonts w:cstheme="minorHAnsi"/>
                <w:b/>
                <w:bCs/>
              </w:rPr>
              <w:t>Name</w:t>
            </w:r>
          </w:p>
        </w:tc>
        <w:tc>
          <w:tcPr>
            <w:tcW w:w="1701" w:type="dxa"/>
            <w:shd w:val="clear" w:color="auto" w:fill="E7E6E6" w:themeFill="background2"/>
          </w:tcPr>
          <w:p w14:paraId="44D21CBA" w14:textId="77777777" w:rsidR="00231832" w:rsidRPr="007D7B67" w:rsidRDefault="00231832" w:rsidP="00C80D28">
            <w:pPr>
              <w:pStyle w:val="TableHeading"/>
              <w:jc w:val="center"/>
              <w:rPr>
                <w:rFonts w:asciiTheme="minorHAnsi" w:hAnsiTheme="minorHAnsi" w:cstheme="minorHAnsi"/>
                <w:bCs/>
              </w:rPr>
            </w:pPr>
            <w:r w:rsidRPr="007D7B67">
              <w:rPr>
                <w:rFonts w:asciiTheme="minorHAnsi" w:hAnsiTheme="minorHAnsi" w:cstheme="minorHAnsi"/>
                <w:bCs/>
              </w:rPr>
              <w:t>Type</w:t>
            </w:r>
          </w:p>
          <w:p w14:paraId="4BA4DEBE" w14:textId="77777777" w:rsidR="00231832" w:rsidRPr="007D7B67" w:rsidRDefault="00231832" w:rsidP="00C80D28">
            <w:pPr>
              <w:pStyle w:val="NoSpacing"/>
              <w:jc w:val="center"/>
              <w:rPr>
                <w:b/>
                <w:bCs/>
              </w:rPr>
            </w:pPr>
            <w:r w:rsidRPr="007D7B67">
              <w:rPr>
                <w:rFonts w:cstheme="minorHAnsi"/>
                <w:b/>
                <w:bCs/>
              </w:rPr>
              <w:t>(Max Length)</w:t>
            </w:r>
          </w:p>
        </w:tc>
        <w:tc>
          <w:tcPr>
            <w:tcW w:w="2147" w:type="dxa"/>
            <w:shd w:val="clear" w:color="auto" w:fill="E7E6E6" w:themeFill="background2"/>
          </w:tcPr>
          <w:p w14:paraId="0F01EA54" w14:textId="77777777" w:rsidR="00231832" w:rsidRPr="007D7B67" w:rsidRDefault="00231832" w:rsidP="00C80D28">
            <w:pPr>
              <w:pStyle w:val="NoSpacing"/>
              <w:jc w:val="center"/>
              <w:rPr>
                <w:b/>
                <w:bCs/>
              </w:rPr>
            </w:pPr>
            <w:r w:rsidRPr="007D7B67">
              <w:rPr>
                <w:rFonts w:cstheme="minorHAnsi"/>
                <w:b/>
                <w:bCs/>
              </w:rPr>
              <w:t>Validation Rules</w:t>
            </w:r>
          </w:p>
        </w:tc>
        <w:tc>
          <w:tcPr>
            <w:tcW w:w="3685" w:type="dxa"/>
            <w:shd w:val="clear" w:color="auto" w:fill="E7E6E6" w:themeFill="background2"/>
          </w:tcPr>
          <w:p w14:paraId="5787610C" w14:textId="77777777" w:rsidR="00231832" w:rsidRPr="007D7B67" w:rsidRDefault="00231832" w:rsidP="00C80D28">
            <w:pPr>
              <w:pStyle w:val="NoSpacing"/>
              <w:jc w:val="center"/>
              <w:rPr>
                <w:rFonts w:cstheme="minorHAnsi"/>
                <w:b/>
                <w:bCs/>
              </w:rPr>
            </w:pPr>
            <w:r>
              <w:rPr>
                <w:rFonts w:cstheme="minorHAnsi"/>
                <w:b/>
                <w:bCs/>
              </w:rPr>
              <w:t>Remarks</w:t>
            </w:r>
          </w:p>
        </w:tc>
      </w:tr>
      <w:tr w:rsidR="003B7248" w:rsidRPr="007C7C7F" w14:paraId="63243199" w14:textId="77777777" w:rsidTr="00C80D28">
        <w:tc>
          <w:tcPr>
            <w:tcW w:w="562" w:type="dxa"/>
          </w:tcPr>
          <w:p w14:paraId="25F5F895" w14:textId="77777777" w:rsidR="003B7248" w:rsidRPr="003B7248" w:rsidRDefault="003B7248" w:rsidP="003B7248">
            <w:pPr>
              <w:pStyle w:val="NoSpacing"/>
            </w:pPr>
            <w:r w:rsidRPr="003B7248">
              <w:t>1</w:t>
            </w:r>
          </w:p>
        </w:tc>
        <w:tc>
          <w:tcPr>
            <w:tcW w:w="2248" w:type="dxa"/>
          </w:tcPr>
          <w:p w14:paraId="684E30B0" w14:textId="6B5B3511" w:rsidR="003B7248" w:rsidRPr="003B7248" w:rsidRDefault="003B7248" w:rsidP="003B7248">
            <w:pPr>
              <w:pStyle w:val="NoSpacing"/>
            </w:pPr>
            <w:r w:rsidRPr="003B7248">
              <w:t xml:space="preserve">Upload </w:t>
            </w:r>
            <w:commentRangeStart w:id="1191"/>
            <w:r w:rsidR="00FF2EA3">
              <w:t>rates</w:t>
            </w:r>
            <w:commentRangeEnd w:id="1191"/>
            <w:r w:rsidR="007D1C05">
              <w:rPr>
                <w:rStyle w:val="CommentReference"/>
              </w:rPr>
              <w:commentReference w:id="1191"/>
            </w:r>
          </w:p>
        </w:tc>
        <w:tc>
          <w:tcPr>
            <w:tcW w:w="1701" w:type="dxa"/>
          </w:tcPr>
          <w:p w14:paraId="1AAEB17F" w14:textId="6C18CCD7" w:rsidR="003B7248" w:rsidRPr="003B7248" w:rsidRDefault="003B7248" w:rsidP="003B7248">
            <w:pPr>
              <w:pStyle w:val="NoSpacing"/>
            </w:pPr>
            <w:r w:rsidRPr="003B7248">
              <w:t>Modal title</w:t>
            </w:r>
          </w:p>
        </w:tc>
        <w:tc>
          <w:tcPr>
            <w:tcW w:w="2147" w:type="dxa"/>
          </w:tcPr>
          <w:p w14:paraId="3ADC1BA5" w14:textId="77777777" w:rsidR="003B7248" w:rsidRPr="003B7248" w:rsidRDefault="003B7248" w:rsidP="003B7248">
            <w:pPr>
              <w:pStyle w:val="NoSpacing"/>
            </w:pPr>
          </w:p>
        </w:tc>
        <w:tc>
          <w:tcPr>
            <w:tcW w:w="3685" w:type="dxa"/>
          </w:tcPr>
          <w:p w14:paraId="1E52A22C" w14:textId="24DD0722" w:rsidR="003B7248" w:rsidRPr="003B7248" w:rsidRDefault="003B7248" w:rsidP="003B7248">
            <w:pPr>
              <w:pStyle w:val="NoSpacing"/>
            </w:pPr>
          </w:p>
        </w:tc>
      </w:tr>
      <w:tr w:rsidR="003B7248" w:rsidRPr="007C7C7F" w14:paraId="09088E3A" w14:textId="77777777" w:rsidTr="00C80D28">
        <w:tc>
          <w:tcPr>
            <w:tcW w:w="562" w:type="dxa"/>
          </w:tcPr>
          <w:p w14:paraId="7E8F9C96" w14:textId="77777777" w:rsidR="003B7248" w:rsidRPr="003B7248" w:rsidRDefault="003B7248" w:rsidP="003B7248">
            <w:pPr>
              <w:pStyle w:val="NoSpacing"/>
            </w:pPr>
            <w:r w:rsidRPr="003B7248">
              <w:t>2</w:t>
            </w:r>
          </w:p>
        </w:tc>
        <w:tc>
          <w:tcPr>
            <w:tcW w:w="2248" w:type="dxa"/>
          </w:tcPr>
          <w:p w14:paraId="667716CF" w14:textId="250FB69A" w:rsidR="003B7248" w:rsidRPr="003B7248" w:rsidRDefault="003B7248" w:rsidP="003B7248">
            <w:pPr>
              <w:pStyle w:val="NoSpacing"/>
            </w:pPr>
            <w:r w:rsidRPr="003B7248">
              <w:t xml:space="preserve">The new file will overwrite the data in the </w:t>
            </w:r>
            <w:r w:rsidR="007F287D" w:rsidRPr="003B7248">
              <w:t>step-up</w:t>
            </w:r>
            <w:r w:rsidRPr="003B7248">
              <w:t xml:space="preserve"> coupon rates table.</w:t>
            </w:r>
          </w:p>
        </w:tc>
        <w:tc>
          <w:tcPr>
            <w:tcW w:w="1701" w:type="dxa"/>
          </w:tcPr>
          <w:p w14:paraId="01B2E7D5" w14:textId="10C24548" w:rsidR="003B7248" w:rsidRPr="003B7248" w:rsidRDefault="003B7248" w:rsidP="003B7248">
            <w:pPr>
              <w:pStyle w:val="NoSpacing"/>
            </w:pPr>
            <w:r w:rsidRPr="003B7248">
              <w:t>Modal description</w:t>
            </w:r>
          </w:p>
        </w:tc>
        <w:tc>
          <w:tcPr>
            <w:tcW w:w="2147" w:type="dxa"/>
          </w:tcPr>
          <w:p w14:paraId="477487AE" w14:textId="77777777" w:rsidR="003B7248" w:rsidRPr="003B7248" w:rsidRDefault="003B7248" w:rsidP="003B7248">
            <w:pPr>
              <w:pStyle w:val="NoSpacing"/>
            </w:pPr>
          </w:p>
        </w:tc>
        <w:tc>
          <w:tcPr>
            <w:tcW w:w="3685" w:type="dxa"/>
          </w:tcPr>
          <w:p w14:paraId="4E75674B" w14:textId="78ABF400" w:rsidR="003B7248" w:rsidRPr="003B7248" w:rsidRDefault="003B7248" w:rsidP="003B7248">
            <w:pPr>
              <w:pStyle w:val="NoSpacing"/>
            </w:pPr>
          </w:p>
        </w:tc>
      </w:tr>
      <w:tr w:rsidR="003B7248" w:rsidRPr="007C7C7F" w14:paraId="46AC24F2" w14:textId="77777777" w:rsidTr="00C80D28">
        <w:tc>
          <w:tcPr>
            <w:tcW w:w="562" w:type="dxa"/>
          </w:tcPr>
          <w:p w14:paraId="194BE98F" w14:textId="4150F9AB" w:rsidR="003B7248" w:rsidRPr="003B7248" w:rsidRDefault="003B7248" w:rsidP="003B7248">
            <w:pPr>
              <w:pStyle w:val="NoSpacing"/>
            </w:pPr>
            <w:commentRangeStart w:id="1192"/>
            <w:r w:rsidRPr="003B7248">
              <w:t>3</w:t>
            </w:r>
          </w:p>
        </w:tc>
        <w:tc>
          <w:tcPr>
            <w:tcW w:w="2248" w:type="dxa"/>
          </w:tcPr>
          <w:p w14:paraId="104BCC93" w14:textId="46A18C25" w:rsidR="003B7248" w:rsidRPr="003B7248" w:rsidRDefault="003B7248" w:rsidP="003B7248">
            <w:pPr>
              <w:pStyle w:val="NoSpacing"/>
            </w:pPr>
            <w:commentRangeStart w:id="1193"/>
            <w:r w:rsidRPr="003B7248">
              <w:t xml:space="preserve">Upload </w:t>
            </w:r>
            <w:r w:rsidR="00F946BE">
              <w:t>rates</w:t>
            </w:r>
            <w:commentRangeEnd w:id="1193"/>
            <w:r w:rsidR="00F923D7">
              <w:rPr>
                <w:rStyle w:val="CommentReference"/>
              </w:rPr>
              <w:commentReference w:id="1193"/>
            </w:r>
            <w:commentRangeEnd w:id="1192"/>
            <w:r w:rsidR="00AD01AA">
              <w:rPr>
                <w:rStyle w:val="CommentReference"/>
              </w:rPr>
              <w:commentReference w:id="1192"/>
            </w:r>
          </w:p>
        </w:tc>
        <w:tc>
          <w:tcPr>
            <w:tcW w:w="1701" w:type="dxa"/>
          </w:tcPr>
          <w:p w14:paraId="46F3CAAA" w14:textId="7E86DC19" w:rsidR="003B7248" w:rsidRPr="003B7248" w:rsidRDefault="003B7248" w:rsidP="003B7248">
            <w:pPr>
              <w:pStyle w:val="NoSpacing"/>
            </w:pPr>
            <w:r w:rsidRPr="003B7248">
              <w:t>File upload container</w:t>
            </w:r>
          </w:p>
        </w:tc>
        <w:tc>
          <w:tcPr>
            <w:tcW w:w="2147" w:type="dxa"/>
          </w:tcPr>
          <w:p w14:paraId="64E927C4" w14:textId="77777777" w:rsidR="00AD013C" w:rsidRDefault="000037E1" w:rsidP="003B7248">
            <w:pPr>
              <w:pStyle w:val="NoSpacing"/>
              <w:rPr>
                <w:u w:val="single"/>
              </w:rPr>
            </w:pPr>
            <w:r w:rsidRPr="003D243B">
              <w:rPr>
                <w:u w:val="single"/>
              </w:rPr>
              <w:t>Hard Validations:</w:t>
            </w:r>
          </w:p>
          <w:p w14:paraId="11B2BC7E" w14:textId="1B74FE34" w:rsidR="003B7248" w:rsidRPr="003B7248" w:rsidRDefault="000037E1" w:rsidP="003B7248">
            <w:pPr>
              <w:pStyle w:val="NoSpacing"/>
            </w:pPr>
            <w:r w:rsidRPr="00B47904">
              <w:t xml:space="preserve">- </w:t>
            </w:r>
            <w:del w:id="1194" w:author="Eugene CHEONG from.TOPPAN (MAS)" w:date="2025-12-31T09:50:00Z" w16du:dateUtc="2025-12-31T01:50:00Z">
              <w:r w:rsidDel="002F3DA7">
                <w:delText>R</w:delText>
              </w:r>
              <w:r w:rsidRPr="00B47904" w:rsidDel="002F3DA7">
                <w:delText>equired field</w:delText>
              </w:r>
            </w:del>
            <w:ins w:id="1195" w:author="Eugene CHEONG from.TOPPAN (MAS)" w:date="2025-12-31T09:50:00Z" w16du:dateUtc="2025-12-31T01:50:00Z">
              <w:r w:rsidR="002F3DA7">
                <w:t>Mandatory field</w:t>
              </w:r>
            </w:ins>
            <w:r w:rsidRPr="00B47904">
              <w:t>.</w:t>
            </w:r>
          </w:p>
        </w:tc>
        <w:tc>
          <w:tcPr>
            <w:tcW w:w="3685" w:type="dxa"/>
          </w:tcPr>
          <w:p w14:paraId="10F5F45C" w14:textId="77777777" w:rsidR="003B7248" w:rsidRPr="003B7248" w:rsidRDefault="003B7248" w:rsidP="003B7248">
            <w:pPr>
              <w:pStyle w:val="NoSpacing"/>
            </w:pPr>
          </w:p>
        </w:tc>
      </w:tr>
      <w:tr w:rsidR="003B7248" w:rsidRPr="007C7C7F" w14:paraId="5566EDB9" w14:textId="77777777" w:rsidTr="00C80D28">
        <w:tc>
          <w:tcPr>
            <w:tcW w:w="562" w:type="dxa"/>
          </w:tcPr>
          <w:p w14:paraId="433BA70C" w14:textId="5A86EE22" w:rsidR="003B7248" w:rsidRPr="003B7248" w:rsidRDefault="003B7248" w:rsidP="003B7248">
            <w:pPr>
              <w:pStyle w:val="NoSpacing"/>
            </w:pPr>
            <w:r w:rsidRPr="003B7248">
              <w:t>4</w:t>
            </w:r>
          </w:p>
        </w:tc>
        <w:tc>
          <w:tcPr>
            <w:tcW w:w="2248" w:type="dxa"/>
          </w:tcPr>
          <w:p w14:paraId="6284541E" w14:textId="16B6B58D" w:rsidR="003B7248" w:rsidRPr="003B7248" w:rsidRDefault="003B7248" w:rsidP="003B7248">
            <w:pPr>
              <w:pStyle w:val="NoSpacing"/>
            </w:pPr>
            <w:r w:rsidRPr="003B7248">
              <w:t>Cancel</w:t>
            </w:r>
          </w:p>
        </w:tc>
        <w:tc>
          <w:tcPr>
            <w:tcW w:w="1701" w:type="dxa"/>
          </w:tcPr>
          <w:p w14:paraId="099BFE29" w14:textId="7A5FAF78" w:rsidR="003B7248" w:rsidRPr="003B7248" w:rsidRDefault="003B7248" w:rsidP="003B7248">
            <w:pPr>
              <w:pStyle w:val="NoSpacing"/>
            </w:pPr>
            <w:r w:rsidRPr="003B7248">
              <w:t>Secondary button</w:t>
            </w:r>
          </w:p>
        </w:tc>
        <w:tc>
          <w:tcPr>
            <w:tcW w:w="2147" w:type="dxa"/>
          </w:tcPr>
          <w:p w14:paraId="407216A7" w14:textId="77777777" w:rsidR="003B7248" w:rsidRPr="003B7248" w:rsidRDefault="003B7248" w:rsidP="003B7248">
            <w:pPr>
              <w:pStyle w:val="NoSpacing"/>
            </w:pPr>
          </w:p>
        </w:tc>
        <w:tc>
          <w:tcPr>
            <w:tcW w:w="3685" w:type="dxa"/>
          </w:tcPr>
          <w:p w14:paraId="73DBE180" w14:textId="1FC49B89" w:rsidR="003B7248" w:rsidRPr="003B7248" w:rsidRDefault="002F3DA7" w:rsidP="003B7248">
            <w:pPr>
              <w:pStyle w:val="NoSpacing"/>
            </w:pPr>
            <w:ins w:id="1196" w:author="Eugene CHEONG from.TOPPAN (MAS)" w:date="2025-12-31T09:51:00Z" w16du:dateUtc="2025-12-31T01:51:00Z">
              <w:r>
                <w:t>Clo</w:t>
              </w:r>
            </w:ins>
            <w:ins w:id="1197" w:author="Eugene CHEONG from.TOPPAN (MAS)" w:date="2025-12-31T09:52:00Z" w16du:dateUtc="2025-12-31T01:52:00Z">
              <w:r>
                <w:t>ses the Upload File Modal.</w:t>
              </w:r>
            </w:ins>
          </w:p>
        </w:tc>
      </w:tr>
      <w:tr w:rsidR="003B7248" w:rsidRPr="007C7C7F" w14:paraId="410B0618" w14:textId="77777777" w:rsidTr="00C80D28">
        <w:tc>
          <w:tcPr>
            <w:tcW w:w="562" w:type="dxa"/>
          </w:tcPr>
          <w:p w14:paraId="12E316CF" w14:textId="056A8677" w:rsidR="003B7248" w:rsidRPr="003B7248" w:rsidRDefault="003B7248" w:rsidP="003B7248">
            <w:pPr>
              <w:pStyle w:val="NoSpacing"/>
            </w:pPr>
            <w:r w:rsidRPr="003B7248">
              <w:t>5</w:t>
            </w:r>
          </w:p>
        </w:tc>
        <w:tc>
          <w:tcPr>
            <w:tcW w:w="2248" w:type="dxa"/>
          </w:tcPr>
          <w:p w14:paraId="2CEECC68" w14:textId="43DB9936" w:rsidR="003B7248" w:rsidRPr="003B7248" w:rsidRDefault="003B7248" w:rsidP="003B7248">
            <w:pPr>
              <w:pStyle w:val="NoSpacing"/>
            </w:pPr>
            <w:r w:rsidRPr="003B7248">
              <w:t>Upload</w:t>
            </w:r>
          </w:p>
        </w:tc>
        <w:tc>
          <w:tcPr>
            <w:tcW w:w="1701" w:type="dxa"/>
          </w:tcPr>
          <w:p w14:paraId="60247703" w14:textId="5A9187F4" w:rsidR="003B7248" w:rsidRPr="003B7248" w:rsidRDefault="003B7248" w:rsidP="003B7248">
            <w:pPr>
              <w:pStyle w:val="NoSpacing"/>
            </w:pPr>
            <w:r w:rsidRPr="003B7248">
              <w:t>Primary button</w:t>
            </w:r>
          </w:p>
        </w:tc>
        <w:tc>
          <w:tcPr>
            <w:tcW w:w="2147" w:type="dxa"/>
          </w:tcPr>
          <w:p w14:paraId="71F6A7FF" w14:textId="77777777" w:rsidR="003B7248" w:rsidRPr="003B7248" w:rsidRDefault="003B7248" w:rsidP="003B7248">
            <w:pPr>
              <w:pStyle w:val="NoSpacing"/>
            </w:pPr>
          </w:p>
        </w:tc>
        <w:tc>
          <w:tcPr>
            <w:tcW w:w="3685" w:type="dxa"/>
          </w:tcPr>
          <w:p w14:paraId="1BA94A0D" w14:textId="7BDF30D0" w:rsidR="003B7248" w:rsidRPr="003B7248" w:rsidRDefault="003B7248" w:rsidP="003B7248">
            <w:pPr>
              <w:pStyle w:val="NoSpacing"/>
            </w:pPr>
            <w:r w:rsidRPr="003B7248">
              <w:t>Clicking this button overwrite</w:t>
            </w:r>
            <w:ins w:id="1198" w:author="Han Xie CHAI (MAS)" w:date="2026-01-12T17:26:00Z" w16du:dateUtc="2026-01-12T09:26:00Z">
              <w:r w:rsidR="00F9096A">
                <w:t>s</w:t>
              </w:r>
            </w:ins>
            <w:r w:rsidRPr="003B7248">
              <w:t xml:space="preserve"> the existing data in the </w:t>
            </w:r>
            <w:r w:rsidR="00EA21A1" w:rsidRPr="003B7248">
              <w:t>step-up</w:t>
            </w:r>
            <w:r w:rsidRPr="003B7248">
              <w:t xml:space="preserve"> coupon rates table with the data from the uploaded file.</w:t>
            </w:r>
          </w:p>
          <w:p w14:paraId="488A8D38" w14:textId="77777777" w:rsidR="003B7248" w:rsidRPr="003B7248" w:rsidRDefault="003B7248" w:rsidP="003B7248">
            <w:pPr>
              <w:pStyle w:val="NoSpacing"/>
            </w:pPr>
          </w:p>
          <w:p w14:paraId="1E97CFC9" w14:textId="56945CE5" w:rsidR="003B7248" w:rsidRPr="003B7248" w:rsidRDefault="003B7248" w:rsidP="003B7248">
            <w:pPr>
              <w:pStyle w:val="NoSpacing"/>
            </w:pPr>
            <w:r w:rsidRPr="003B7248">
              <w:t xml:space="preserve">Disabled if there is no input in the </w:t>
            </w:r>
            <w:commentRangeStart w:id="1199"/>
            <w:commentRangeStart w:id="1200"/>
            <w:commentRangeStart w:id="1201"/>
            <w:r w:rsidRPr="003B7248">
              <w:t>mandatory</w:t>
            </w:r>
            <w:commentRangeEnd w:id="1199"/>
            <w:r w:rsidR="00454049">
              <w:rPr>
                <w:rStyle w:val="CommentReference"/>
              </w:rPr>
              <w:commentReference w:id="1199"/>
            </w:r>
            <w:commentRangeEnd w:id="1200"/>
            <w:r w:rsidR="00D83A66">
              <w:rPr>
                <w:rStyle w:val="CommentReference"/>
              </w:rPr>
              <w:commentReference w:id="1200"/>
            </w:r>
            <w:commentRangeEnd w:id="1201"/>
            <w:r w:rsidR="007D1C05">
              <w:rPr>
                <w:rStyle w:val="CommentReference"/>
              </w:rPr>
              <w:commentReference w:id="1201"/>
            </w:r>
            <w:r w:rsidRPr="003B7248">
              <w:t xml:space="preserve"> field.</w:t>
            </w:r>
          </w:p>
        </w:tc>
      </w:tr>
    </w:tbl>
    <w:p w14:paraId="284502B7" w14:textId="48B3D407" w:rsidR="00231832" w:rsidRPr="00474AFC" w:rsidRDefault="00231832" w:rsidP="00231832">
      <w:pPr>
        <w:pStyle w:val="Caption"/>
      </w:pPr>
      <w:r>
        <w:t xml:space="preserve">Table </w:t>
      </w:r>
      <w:r>
        <w:fldChar w:fldCharType="begin"/>
      </w:r>
      <w:r>
        <w:instrText xml:space="preserve"> SEQ Table \* ARABIC </w:instrText>
      </w:r>
      <w:r>
        <w:fldChar w:fldCharType="separate"/>
      </w:r>
      <w:r w:rsidR="008F7ED1">
        <w:rPr>
          <w:noProof/>
        </w:rPr>
        <w:t>16</w:t>
      </w:r>
      <w:r>
        <w:fldChar w:fldCharType="end"/>
      </w:r>
      <w:r>
        <w:t>: Upload File Modal Screen Elements</w:t>
      </w:r>
    </w:p>
    <w:p w14:paraId="7A85F06E" w14:textId="77777777" w:rsidR="00231832" w:rsidRDefault="00231832" w:rsidP="00231832"/>
    <w:p w14:paraId="17ABCF0B" w14:textId="1E8A885C" w:rsidR="00231832" w:rsidRDefault="00231832" w:rsidP="00231832">
      <w:pPr>
        <w:pStyle w:val="Heading3"/>
      </w:pPr>
      <w:bookmarkStart w:id="1202" w:name="_Toc218068746"/>
      <w:r>
        <w:t>Confirmation Prompt</w:t>
      </w:r>
      <w:bookmarkEnd w:id="1202"/>
    </w:p>
    <w:p w14:paraId="6FA2AB5C" w14:textId="39DDF93A" w:rsidR="00231832" w:rsidRDefault="00231832" w:rsidP="00231832">
      <w:pPr>
        <w:pStyle w:val="Heading4"/>
      </w:pPr>
      <w:r>
        <w:t>Wireframe</w:t>
      </w:r>
    </w:p>
    <w:p w14:paraId="16235F04" w14:textId="2E68BB1C" w:rsidR="00F71972" w:rsidRDefault="00605B13" w:rsidP="00F71972">
      <w:pPr>
        <w:pStyle w:val="Caption"/>
        <w:rPr>
          <w:noProof/>
        </w:rPr>
      </w:pPr>
      <w:r>
        <w:rPr>
          <w:noProof/>
        </w:rPr>
        <mc:AlternateContent>
          <mc:Choice Requires="wpg">
            <w:drawing>
              <wp:anchor distT="0" distB="0" distL="114300" distR="114300" simplePos="0" relativeHeight="251658240" behindDoc="0" locked="0" layoutInCell="1" allowOverlap="1" wp14:anchorId="1B0A9CFD" wp14:editId="590DC30D">
                <wp:simplePos x="0" y="0"/>
                <wp:positionH relativeFrom="column">
                  <wp:posOffset>1269242</wp:posOffset>
                </wp:positionH>
                <wp:positionV relativeFrom="paragraph">
                  <wp:posOffset>0</wp:posOffset>
                </wp:positionV>
                <wp:extent cx="4346575" cy="2654186"/>
                <wp:effectExtent l="0" t="0" r="0" b="0"/>
                <wp:wrapTopAndBottom/>
                <wp:docPr id="112243527" name="Group 112243527"/>
                <wp:cNvGraphicFramePr/>
                <a:graphic xmlns:a="http://schemas.openxmlformats.org/drawingml/2006/main">
                  <a:graphicData uri="http://schemas.microsoft.com/office/word/2010/wordprocessingGroup">
                    <wpg:wgp>
                      <wpg:cNvGrpSpPr/>
                      <wpg:grpSpPr>
                        <a:xfrm>
                          <a:off x="0" y="0"/>
                          <a:ext cx="4346575" cy="2654186"/>
                          <a:chOff x="0" y="0"/>
                          <a:chExt cx="4346575" cy="2654186"/>
                        </a:xfrm>
                      </wpg:grpSpPr>
                      <pic:pic xmlns:pic="http://schemas.openxmlformats.org/drawingml/2006/picture">
                        <pic:nvPicPr>
                          <pic:cNvPr id="1783067797" name="Picture 1"/>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346575" cy="327025"/>
                          </a:xfrm>
                          <a:prstGeom prst="rect">
                            <a:avLst/>
                          </a:prstGeom>
                        </pic:spPr>
                      </pic:pic>
                      <pic:pic xmlns:pic="http://schemas.openxmlformats.org/drawingml/2006/picture">
                        <pic:nvPicPr>
                          <pic:cNvPr id="208672040" name="Picture 1" descr="A screenshot of a computer&#10;&#10;AI-generated content may be incorrect."/>
                          <pic:cNvPicPr>
                            <a:picLocks noChangeAspect="1"/>
                          </pic:cNvPicPr>
                        </pic:nvPicPr>
                        <pic:blipFill rotWithShape="1">
                          <a:blip r:embed="rId62" cstate="print">
                            <a:extLst>
                              <a:ext uri="{28A0092B-C50C-407E-A947-70E740481C1C}">
                                <a14:useLocalDpi xmlns:a14="http://schemas.microsoft.com/office/drawing/2010/main" val="0"/>
                              </a:ext>
                            </a:extLst>
                          </a:blip>
                          <a:srcRect t="9788"/>
                          <a:stretch>
                            <a:fillRect/>
                          </a:stretch>
                        </pic:blipFill>
                        <pic:spPr bwMode="auto">
                          <a:xfrm>
                            <a:off x="6824" y="327546"/>
                            <a:ext cx="4298950" cy="232664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51F822E" id="Group 112243527" o:spid="_x0000_s1026" style="position:absolute;margin-left:99.95pt;margin-top:0;width:342.25pt;height:209pt;z-index:251658240" coordsize="43465,26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">
                <v:shape id="Picture 1" o:spid="_x0000_s1027" type="#_x0000_t75" style="position:absolute;width:43465;height:3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">
                  <v:imagedata r:id="rId63" o:title=""/>
                </v:shape>
                <v:shape id="Picture 1" o:spid="_x0000_s1028" type="#_x0000_t75" alt="A screenshot of a computer&#10;&#10;AI-generated content may be incorrect." style="position:absolute;left:68;top:3275;width:42989;height:23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">
                  <v:imagedata r:id="rId64" o:title="A screenshot of a computer&#10;&#10;AI-generated content may be incorrect" croptop="6415f"/>
                </v:shape>
                <w10:wrap type="topAndBottom"/>
              </v:group>
            </w:pict>
          </mc:Fallback>
        </mc:AlternateContent>
      </w:r>
      <w:r w:rsidR="00F71972" w:rsidRPr="00411560">
        <w:t xml:space="preserve">Figure </w:t>
      </w:r>
      <w:r w:rsidR="00F71972" w:rsidRPr="00411560">
        <w:fldChar w:fldCharType="begin"/>
      </w:r>
      <w:r w:rsidR="00F71972" w:rsidRPr="00411560">
        <w:instrText xml:space="preserve"> SEQ Figure \* ARABIC </w:instrText>
      </w:r>
      <w:r w:rsidR="00F71972" w:rsidRPr="00411560">
        <w:fldChar w:fldCharType="separate"/>
      </w:r>
      <w:r w:rsidR="008F7ED1">
        <w:rPr>
          <w:noProof/>
        </w:rPr>
        <w:t>12</w:t>
      </w:r>
      <w:r w:rsidR="00F71972" w:rsidRPr="00411560">
        <w:fldChar w:fldCharType="end"/>
      </w:r>
      <w:r w:rsidR="00F71972">
        <w:t>:</w:t>
      </w:r>
      <w:r w:rsidR="00F71972" w:rsidRPr="00411560">
        <w:t xml:space="preserve"> </w:t>
      </w:r>
      <w:r w:rsidR="00B26DE8">
        <w:t>Confirmation Prompt</w:t>
      </w:r>
    </w:p>
    <w:p w14:paraId="3E79D8CE" w14:textId="47B175FE" w:rsidR="00231832" w:rsidRDefault="00231832" w:rsidP="00231832">
      <w:pPr>
        <w:pStyle w:val="Heading4"/>
      </w:pPr>
      <w:r>
        <w:t>Screen Elements</w:t>
      </w:r>
    </w:p>
    <w:tbl>
      <w:tblPr>
        <w:tblStyle w:val="TableGrid"/>
        <w:tblW w:w="0" w:type="auto"/>
        <w:tblLook w:val="04A0" w:firstRow="1" w:lastRow="0" w:firstColumn="1" w:lastColumn="0" w:noHBand="0" w:noVBand="1"/>
      </w:tblPr>
      <w:tblGrid>
        <w:gridCol w:w="562"/>
        <w:gridCol w:w="2673"/>
        <w:gridCol w:w="1701"/>
        <w:gridCol w:w="2147"/>
        <w:gridCol w:w="3685"/>
      </w:tblGrid>
      <w:tr w:rsidR="00231832" w:rsidRPr="007C7C7F" w14:paraId="344B9684" w14:textId="77777777" w:rsidTr="00C80D28">
        <w:tc>
          <w:tcPr>
            <w:tcW w:w="562" w:type="dxa"/>
            <w:shd w:val="clear" w:color="auto" w:fill="E7E6E6" w:themeFill="background2"/>
          </w:tcPr>
          <w:p w14:paraId="637F2F66" w14:textId="77777777" w:rsidR="00231832" w:rsidRPr="007D7B67" w:rsidRDefault="00231832" w:rsidP="00C80D28">
            <w:pPr>
              <w:pStyle w:val="NoSpacing"/>
              <w:jc w:val="center"/>
              <w:rPr>
                <w:b/>
                <w:bCs/>
              </w:rPr>
            </w:pPr>
            <w:r w:rsidRPr="007D7B67">
              <w:rPr>
                <w:rFonts w:cstheme="minorHAnsi"/>
                <w:b/>
                <w:bCs/>
              </w:rPr>
              <w:t>S/N</w:t>
            </w:r>
          </w:p>
        </w:tc>
        <w:tc>
          <w:tcPr>
            <w:tcW w:w="2248" w:type="dxa"/>
            <w:shd w:val="clear" w:color="auto" w:fill="E7E6E6" w:themeFill="background2"/>
          </w:tcPr>
          <w:p w14:paraId="214A50B8" w14:textId="77777777" w:rsidR="00231832" w:rsidRPr="007D7B67" w:rsidRDefault="00231832" w:rsidP="00C80D28">
            <w:pPr>
              <w:pStyle w:val="NoSpacing"/>
              <w:jc w:val="center"/>
              <w:rPr>
                <w:b/>
                <w:bCs/>
              </w:rPr>
            </w:pPr>
            <w:r w:rsidRPr="007D7B67">
              <w:rPr>
                <w:rFonts w:cstheme="minorHAnsi"/>
                <w:b/>
                <w:bCs/>
              </w:rPr>
              <w:t>Name</w:t>
            </w:r>
          </w:p>
        </w:tc>
        <w:tc>
          <w:tcPr>
            <w:tcW w:w="1701" w:type="dxa"/>
            <w:shd w:val="clear" w:color="auto" w:fill="E7E6E6" w:themeFill="background2"/>
          </w:tcPr>
          <w:p w14:paraId="3B077591" w14:textId="77777777" w:rsidR="00231832" w:rsidRPr="007D7B67" w:rsidRDefault="00231832" w:rsidP="00C80D28">
            <w:pPr>
              <w:pStyle w:val="TableHeading"/>
              <w:jc w:val="center"/>
              <w:rPr>
                <w:rFonts w:asciiTheme="minorHAnsi" w:hAnsiTheme="minorHAnsi" w:cstheme="minorHAnsi"/>
                <w:bCs/>
              </w:rPr>
            </w:pPr>
            <w:r w:rsidRPr="007D7B67">
              <w:rPr>
                <w:rFonts w:asciiTheme="minorHAnsi" w:hAnsiTheme="minorHAnsi" w:cstheme="minorHAnsi"/>
                <w:bCs/>
              </w:rPr>
              <w:t>Type</w:t>
            </w:r>
          </w:p>
          <w:p w14:paraId="28360389" w14:textId="77777777" w:rsidR="00231832" w:rsidRPr="007D7B67" w:rsidRDefault="00231832" w:rsidP="00C80D28">
            <w:pPr>
              <w:pStyle w:val="NoSpacing"/>
              <w:jc w:val="center"/>
              <w:rPr>
                <w:b/>
                <w:bCs/>
              </w:rPr>
            </w:pPr>
            <w:r w:rsidRPr="007D7B67">
              <w:rPr>
                <w:rFonts w:cstheme="minorHAnsi"/>
                <w:b/>
                <w:bCs/>
              </w:rPr>
              <w:t>(Max Length)</w:t>
            </w:r>
          </w:p>
        </w:tc>
        <w:tc>
          <w:tcPr>
            <w:tcW w:w="2147" w:type="dxa"/>
            <w:shd w:val="clear" w:color="auto" w:fill="E7E6E6" w:themeFill="background2"/>
          </w:tcPr>
          <w:p w14:paraId="3B3259AA" w14:textId="77777777" w:rsidR="00231832" w:rsidRPr="007D7B67" w:rsidRDefault="00231832" w:rsidP="00C80D28">
            <w:pPr>
              <w:pStyle w:val="NoSpacing"/>
              <w:jc w:val="center"/>
              <w:rPr>
                <w:b/>
                <w:bCs/>
              </w:rPr>
            </w:pPr>
            <w:r w:rsidRPr="007D7B67">
              <w:rPr>
                <w:rFonts w:cstheme="minorHAnsi"/>
                <w:b/>
                <w:bCs/>
              </w:rPr>
              <w:t>Validation Rules</w:t>
            </w:r>
          </w:p>
        </w:tc>
        <w:tc>
          <w:tcPr>
            <w:tcW w:w="3685" w:type="dxa"/>
            <w:shd w:val="clear" w:color="auto" w:fill="E7E6E6" w:themeFill="background2"/>
          </w:tcPr>
          <w:p w14:paraId="15A69FC2" w14:textId="77777777" w:rsidR="00231832" w:rsidRPr="007D7B67" w:rsidRDefault="00231832" w:rsidP="00C80D28">
            <w:pPr>
              <w:pStyle w:val="NoSpacing"/>
              <w:jc w:val="center"/>
              <w:rPr>
                <w:rFonts w:cstheme="minorHAnsi"/>
                <w:b/>
                <w:bCs/>
              </w:rPr>
            </w:pPr>
            <w:r>
              <w:rPr>
                <w:rFonts w:cstheme="minorHAnsi"/>
                <w:b/>
                <w:bCs/>
              </w:rPr>
              <w:t>Remarks</w:t>
            </w:r>
          </w:p>
        </w:tc>
      </w:tr>
      <w:tr w:rsidR="00F71972" w:rsidRPr="007C7C7F" w14:paraId="6FA1FF06" w14:textId="77777777" w:rsidTr="00C80D28">
        <w:tc>
          <w:tcPr>
            <w:tcW w:w="562" w:type="dxa"/>
          </w:tcPr>
          <w:p w14:paraId="52DA12E7" w14:textId="77777777" w:rsidR="00F71972" w:rsidRPr="007C7C7F" w:rsidRDefault="00F71972" w:rsidP="00F71972">
            <w:pPr>
              <w:pStyle w:val="NoSpacing"/>
            </w:pPr>
            <w:r>
              <w:rPr>
                <w:rFonts w:cstheme="minorHAnsi"/>
              </w:rPr>
              <w:t>1</w:t>
            </w:r>
          </w:p>
        </w:tc>
        <w:tc>
          <w:tcPr>
            <w:tcW w:w="2248" w:type="dxa"/>
          </w:tcPr>
          <w:p w14:paraId="131416AA" w14:textId="210C4A50" w:rsidR="00F71972" w:rsidRPr="00CE0D19" w:rsidRDefault="00F71972" w:rsidP="00F71972">
            <w:pPr>
              <w:pStyle w:val="NoSpacing"/>
              <w:jc w:val="left"/>
            </w:pPr>
            <w:r>
              <w:rPr>
                <w:rFonts w:cstheme="minorHAnsi"/>
              </w:rPr>
              <w:t>Confirm submi</w:t>
            </w:r>
            <w:r w:rsidR="00E96607">
              <w:rPr>
                <w:rFonts w:cstheme="minorHAnsi"/>
              </w:rPr>
              <w:t>ssion</w:t>
            </w:r>
          </w:p>
        </w:tc>
        <w:tc>
          <w:tcPr>
            <w:tcW w:w="1701" w:type="dxa"/>
          </w:tcPr>
          <w:p w14:paraId="04B63D12" w14:textId="4A8E94C7" w:rsidR="00F71972" w:rsidRPr="00901608" w:rsidRDefault="00F71972" w:rsidP="00F71972">
            <w:pPr>
              <w:pStyle w:val="NoSpacing"/>
            </w:pPr>
            <w:r>
              <w:rPr>
                <w:rFonts w:cstheme="minorHAnsi"/>
              </w:rPr>
              <w:t>Modal title</w:t>
            </w:r>
          </w:p>
        </w:tc>
        <w:tc>
          <w:tcPr>
            <w:tcW w:w="2147" w:type="dxa"/>
          </w:tcPr>
          <w:p w14:paraId="5E518FB0" w14:textId="77777777" w:rsidR="00F71972" w:rsidRPr="00901608" w:rsidRDefault="00F71972" w:rsidP="00F71972">
            <w:pPr>
              <w:pStyle w:val="NoSpacing"/>
            </w:pPr>
          </w:p>
        </w:tc>
        <w:tc>
          <w:tcPr>
            <w:tcW w:w="3685" w:type="dxa"/>
          </w:tcPr>
          <w:p w14:paraId="137AF8A8" w14:textId="7E0870E1" w:rsidR="00F71972" w:rsidRPr="00901608" w:rsidRDefault="00F71972" w:rsidP="00F71972">
            <w:pPr>
              <w:pStyle w:val="NoSpacing"/>
            </w:pPr>
          </w:p>
        </w:tc>
      </w:tr>
      <w:tr w:rsidR="00F71972" w:rsidRPr="007C7C7F" w14:paraId="326E96C0" w14:textId="77777777" w:rsidTr="00C80D28">
        <w:tc>
          <w:tcPr>
            <w:tcW w:w="562" w:type="dxa"/>
          </w:tcPr>
          <w:p w14:paraId="34C179A6" w14:textId="77777777" w:rsidR="00F71972" w:rsidRDefault="00F71972" w:rsidP="00F71972">
            <w:pPr>
              <w:pStyle w:val="NoSpacing"/>
              <w:rPr>
                <w:rFonts w:cstheme="minorHAnsi"/>
              </w:rPr>
            </w:pPr>
            <w:r>
              <w:rPr>
                <w:rFonts w:cstheme="minorHAnsi"/>
              </w:rPr>
              <w:t>2</w:t>
            </w:r>
          </w:p>
        </w:tc>
        <w:tc>
          <w:tcPr>
            <w:tcW w:w="2248" w:type="dxa"/>
          </w:tcPr>
          <w:p w14:paraId="17A1D1E5" w14:textId="77777777" w:rsidR="00F71972" w:rsidRDefault="00F71972" w:rsidP="00F71972">
            <w:pPr>
              <w:pStyle w:val="NoSpacing"/>
              <w:rPr>
                <w:rFonts w:cstheme="minorHAnsi"/>
              </w:rPr>
            </w:pPr>
            <w:r>
              <w:rPr>
                <w:rFonts w:cstheme="minorHAnsi"/>
              </w:rPr>
              <w:t>Please confirm the details before submitting for approval.</w:t>
            </w:r>
          </w:p>
          <w:p w14:paraId="6E54FA0D" w14:textId="77777777" w:rsidR="00BC4D2D" w:rsidRDefault="00BC4D2D" w:rsidP="00F71972">
            <w:pPr>
              <w:pStyle w:val="NoSpacing"/>
              <w:rPr>
                <w:rFonts w:cstheme="minorHAnsi"/>
              </w:rPr>
            </w:pPr>
          </w:p>
          <w:p w14:paraId="7D64A181" w14:textId="2E140F8C" w:rsidR="00F71972" w:rsidRDefault="00BC4D2D" w:rsidP="00F71972">
            <w:pPr>
              <w:pStyle w:val="NoSpacing"/>
              <w:rPr>
                <w:rFonts w:cstheme="minorHAnsi"/>
              </w:rPr>
            </w:pPr>
            <w:commentRangeStart w:id="1203"/>
            <w:commentRangeStart w:id="1204"/>
            <w:r>
              <w:rPr>
                <w:rFonts w:cstheme="minorHAnsi"/>
                <w:b/>
                <w:bCs/>
              </w:rPr>
              <w:t>Note: Any changes will not be reflected in the issuance calendar. If necessary, please update the calendar separately.</w:t>
            </w:r>
            <w:commentRangeEnd w:id="1203"/>
            <w:r>
              <w:rPr>
                <w:rStyle w:val="CommentReference"/>
              </w:rPr>
              <w:commentReference w:id="1203"/>
            </w:r>
            <w:commentRangeEnd w:id="1204"/>
            <w:r>
              <w:rPr>
                <w:rStyle w:val="CommentReference"/>
              </w:rPr>
              <w:commentReference w:id="1204"/>
            </w:r>
          </w:p>
        </w:tc>
        <w:tc>
          <w:tcPr>
            <w:tcW w:w="1701" w:type="dxa"/>
          </w:tcPr>
          <w:p w14:paraId="1894C7A7" w14:textId="0AD19D30" w:rsidR="00F71972" w:rsidRDefault="00F71972" w:rsidP="00F71972">
            <w:pPr>
              <w:pStyle w:val="NoSpacing"/>
              <w:rPr>
                <w:rFonts w:cstheme="minorHAnsi"/>
              </w:rPr>
            </w:pPr>
            <w:r>
              <w:rPr>
                <w:rFonts w:cstheme="minorHAnsi"/>
              </w:rPr>
              <w:t>Modal description</w:t>
            </w:r>
          </w:p>
        </w:tc>
        <w:tc>
          <w:tcPr>
            <w:tcW w:w="2147" w:type="dxa"/>
          </w:tcPr>
          <w:p w14:paraId="1EBC19D4" w14:textId="77777777" w:rsidR="00F71972" w:rsidRPr="00901608" w:rsidRDefault="00F71972" w:rsidP="00F71972">
            <w:pPr>
              <w:pStyle w:val="NoSpacing"/>
            </w:pPr>
          </w:p>
        </w:tc>
        <w:tc>
          <w:tcPr>
            <w:tcW w:w="3685" w:type="dxa"/>
          </w:tcPr>
          <w:p w14:paraId="5BA3B549" w14:textId="02E3FAA7" w:rsidR="00F71972" w:rsidRDefault="00F71972" w:rsidP="00F71972">
            <w:pPr>
              <w:pStyle w:val="NoSpacing"/>
            </w:pPr>
          </w:p>
        </w:tc>
      </w:tr>
      <w:tr w:rsidR="00F71972" w:rsidRPr="007C7C7F" w14:paraId="7DE273EE" w14:textId="77777777" w:rsidTr="00C80D28">
        <w:tc>
          <w:tcPr>
            <w:tcW w:w="562" w:type="dxa"/>
          </w:tcPr>
          <w:p w14:paraId="3FCCC742" w14:textId="49C1800C" w:rsidR="00F71972" w:rsidRDefault="00F71972" w:rsidP="00F71972">
            <w:pPr>
              <w:pStyle w:val="NoSpacing"/>
              <w:rPr>
                <w:rFonts w:cstheme="minorHAnsi"/>
              </w:rPr>
            </w:pPr>
            <w:r>
              <w:rPr>
                <w:rFonts w:cstheme="minorHAnsi"/>
              </w:rPr>
              <w:t>3</w:t>
            </w:r>
          </w:p>
        </w:tc>
        <w:tc>
          <w:tcPr>
            <w:tcW w:w="2248" w:type="dxa"/>
          </w:tcPr>
          <w:p w14:paraId="2E050C30" w14:textId="318075C6" w:rsidR="00F71972" w:rsidRDefault="00F71972" w:rsidP="00F71972">
            <w:pPr>
              <w:pStyle w:val="NoSpacing"/>
              <w:rPr>
                <w:rFonts w:cstheme="minorHAnsi"/>
              </w:rPr>
            </w:pPr>
            <w:r>
              <w:rPr>
                <w:rFonts w:cstheme="minorHAnsi"/>
              </w:rPr>
              <w:t>*Refer to remarks</w:t>
            </w:r>
          </w:p>
        </w:tc>
        <w:tc>
          <w:tcPr>
            <w:tcW w:w="1701" w:type="dxa"/>
          </w:tcPr>
          <w:p w14:paraId="12B165C8" w14:textId="2687EF30" w:rsidR="00F71972" w:rsidRDefault="00F71972" w:rsidP="00F71972">
            <w:pPr>
              <w:pStyle w:val="NoSpacing"/>
              <w:rPr>
                <w:rFonts w:cstheme="minorHAnsi"/>
              </w:rPr>
            </w:pPr>
            <w:r>
              <w:rPr>
                <w:rFonts w:cstheme="minorHAnsi"/>
              </w:rPr>
              <w:t>PDF Preview</w:t>
            </w:r>
          </w:p>
        </w:tc>
        <w:tc>
          <w:tcPr>
            <w:tcW w:w="2147" w:type="dxa"/>
          </w:tcPr>
          <w:p w14:paraId="3A9A630D" w14:textId="77777777" w:rsidR="00F71972" w:rsidRPr="00901608" w:rsidRDefault="00F71972" w:rsidP="00F71972">
            <w:pPr>
              <w:pStyle w:val="NoSpacing"/>
            </w:pPr>
          </w:p>
        </w:tc>
        <w:tc>
          <w:tcPr>
            <w:tcW w:w="3685" w:type="dxa"/>
          </w:tcPr>
          <w:p w14:paraId="0E00D91E" w14:textId="7FC8F59C" w:rsidR="00F71972" w:rsidRDefault="00F71972" w:rsidP="00F71972">
            <w:pPr>
              <w:pStyle w:val="NoSpacing"/>
            </w:pPr>
            <w:commentRangeStart w:id="1205"/>
            <w:commentRangeStart w:id="1206"/>
            <w:r w:rsidRPr="00F71972">
              <w:t>Displays a preview of the PDF announcement that will be generated upon publication based on the existing values of the form.</w:t>
            </w:r>
            <w:commentRangeEnd w:id="1205"/>
            <w:r w:rsidR="00170784">
              <w:rPr>
                <w:rStyle w:val="CommentReference"/>
              </w:rPr>
              <w:commentReference w:id="1205"/>
            </w:r>
            <w:commentRangeEnd w:id="1206"/>
            <w:r w:rsidR="00287E87">
              <w:rPr>
                <w:rStyle w:val="CommentReference"/>
              </w:rPr>
              <w:commentReference w:id="1206"/>
            </w:r>
          </w:p>
          <w:p w14:paraId="059FA8CA" w14:textId="77777777" w:rsidR="00F71972" w:rsidRDefault="00F71972" w:rsidP="00F71972">
            <w:pPr>
              <w:pStyle w:val="NoSpacing"/>
            </w:pPr>
          </w:p>
          <w:p w14:paraId="4FD6C8CE" w14:textId="666FAD3F" w:rsidR="00F71972" w:rsidRDefault="00F71972" w:rsidP="00F71972">
            <w:pPr>
              <w:pStyle w:val="NoSpacing"/>
            </w:pPr>
            <w:r w:rsidRPr="003D5D10">
              <w:t xml:space="preserve">For the fields displayed in the PDF preview, refer to </w:t>
            </w:r>
            <w:r w:rsidR="003D5D10" w:rsidRPr="003D5D10">
              <w:fldChar w:fldCharType="begin"/>
            </w:r>
            <w:r w:rsidR="003D5D10" w:rsidRPr="003D5D10">
              <w:instrText xml:space="preserve"> REF _Ref215742103 \r \h </w:instrText>
            </w:r>
            <w:r w:rsidR="003D5D10">
              <w:instrText xml:space="preserve"> \* MERGEFORMAT </w:instrText>
            </w:r>
            <w:r w:rsidR="003D5D10" w:rsidRPr="003D5D10">
              <w:fldChar w:fldCharType="separate"/>
            </w:r>
            <w:r w:rsidR="008F7ED1">
              <w:t>7</w:t>
            </w:r>
            <w:r w:rsidR="003D5D10" w:rsidRPr="003D5D10">
              <w:fldChar w:fldCharType="end"/>
            </w:r>
            <w:r w:rsidR="003D5D10" w:rsidRPr="003D5D10">
              <w:t xml:space="preserve"> </w:t>
            </w:r>
            <w:r w:rsidR="003D5D10" w:rsidRPr="003D5D10">
              <w:fldChar w:fldCharType="begin"/>
            </w:r>
            <w:r w:rsidR="003D5D10" w:rsidRPr="003D5D10">
              <w:instrText xml:space="preserve"> REF _Ref215742103 \h </w:instrText>
            </w:r>
            <w:r w:rsidR="003D5D10">
              <w:instrText xml:space="preserve"> \* MERGEFORMAT </w:instrText>
            </w:r>
            <w:r w:rsidR="003D5D10" w:rsidRPr="003D5D10">
              <w:fldChar w:fldCharType="separate"/>
            </w:r>
            <w:r w:rsidR="008F7ED1">
              <w:t>Fields for PDF Previews</w:t>
            </w:r>
            <w:r w:rsidR="003D5D10" w:rsidRPr="003D5D10">
              <w:fldChar w:fldCharType="end"/>
            </w:r>
            <w:r w:rsidRPr="003D5D10">
              <w:t>.</w:t>
            </w:r>
          </w:p>
        </w:tc>
      </w:tr>
      <w:tr w:rsidR="00A64697" w:rsidRPr="007C7C7F" w14:paraId="72F9C748" w14:textId="77777777" w:rsidTr="00C80D28">
        <w:tc>
          <w:tcPr>
            <w:tcW w:w="562" w:type="dxa"/>
          </w:tcPr>
          <w:p w14:paraId="6CD7C5B8" w14:textId="6A0A97E9" w:rsidR="00A64697" w:rsidRDefault="00A64697" w:rsidP="00A64697">
            <w:pPr>
              <w:pStyle w:val="NoSpacing"/>
              <w:rPr>
                <w:rFonts w:cstheme="minorHAnsi"/>
              </w:rPr>
            </w:pPr>
            <w:r>
              <w:rPr>
                <w:rFonts w:cstheme="minorHAnsi"/>
              </w:rPr>
              <w:t>4</w:t>
            </w:r>
          </w:p>
        </w:tc>
        <w:tc>
          <w:tcPr>
            <w:tcW w:w="2248" w:type="dxa"/>
          </w:tcPr>
          <w:p w14:paraId="2CC91044" w14:textId="1ED986E2" w:rsidR="00A64697" w:rsidRPr="003D5D10" w:rsidRDefault="00A64697" w:rsidP="00A64697">
            <w:pPr>
              <w:pStyle w:val="NoSpacing"/>
              <w:rPr>
                <w:rFonts w:cstheme="minorHAnsi"/>
              </w:rPr>
            </w:pPr>
            <w:commentRangeStart w:id="1207"/>
            <w:commentRangeStart w:id="1208"/>
            <w:r w:rsidRPr="003B7248">
              <w:t>Cancel</w:t>
            </w:r>
            <w:commentRangeEnd w:id="1207"/>
            <w:r>
              <w:rPr>
                <w:rStyle w:val="CommentReference"/>
              </w:rPr>
              <w:commentReference w:id="1207"/>
            </w:r>
            <w:commentRangeEnd w:id="1208"/>
            <w:r w:rsidR="00D83A66">
              <w:rPr>
                <w:rStyle w:val="CommentReference"/>
              </w:rPr>
              <w:commentReference w:id="1208"/>
            </w:r>
          </w:p>
        </w:tc>
        <w:tc>
          <w:tcPr>
            <w:tcW w:w="1701" w:type="dxa"/>
          </w:tcPr>
          <w:p w14:paraId="3881D440" w14:textId="1A185562" w:rsidR="00A64697" w:rsidRDefault="00A64697" w:rsidP="00A64697">
            <w:pPr>
              <w:pStyle w:val="NoSpacing"/>
              <w:rPr>
                <w:rFonts w:cstheme="minorHAnsi"/>
              </w:rPr>
            </w:pPr>
            <w:r w:rsidRPr="003B7248">
              <w:t>Secondary button</w:t>
            </w:r>
          </w:p>
        </w:tc>
        <w:tc>
          <w:tcPr>
            <w:tcW w:w="2147" w:type="dxa"/>
          </w:tcPr>
          <w:p w14:paraId="67B86307" w14:textId="77777777" w:rsidR="00A64697" w:rsidRPr="00901608" w:rsidRDefault="00A64697" w:rsidP="00A64697">
            <w:pPr>
              <w:pStyle w:val="NoSpacing"/>
            </w:pPr>
          </w:p>
        </w:tc>
        <w:tc>
          <w:tcPr>
            <w:tcW w:w="3685" w:type="dxa"/>
          </w:tcPr>
          <w:p w14:paraId="27BC0432" w14:textId="40CF90EF" w:rsidR="00A64697" w:rsidRDefault="002F3DA7" w:rsidP="00A64697">
            <w:pPr>
              <w:pStyle w:val="NoSpacing"/>
            </w:pPr>
            <w:ins w:id="1209" w:author="Eugene CHEONG from.TOPPAN (MAS)" w:date="2025-12-31T09:51:00Z" w16du:dateUtc="2025-12-31T01:51:00Z">
              <w:r>
                <w:t>Closes the confirmation prompt.</w:t>
              </w:r>
            </w:ins>
          </w:p>
        </w:tc>
      </w:tr>
      <w:tr w:rsidR="00F71972" w:rsidRPr="007C7C7F" w14:paraId="4C63BDE8" w14:textId="77777777" w:rsidTr="00C80D28">
        <w:tc>
          <w:tcPr>
            <w:tcW w:w="562" w:type="dxa"/>
          </w:tcPr>
          <w:p w14:paraId="49A51881" w14:textId="6F8BB53A" w:rsidR="00F71972" w:rsidRDefault="00A64697" w:rsidP="00F71972">
            <w:pPr>
              <w:pStyle w:val="NoSpacing"/>
              <w:rPr>
                <w:rFonts w:cstheme="minorHAnsi"/>
              </w:rPr>
            </w:pPr>
            <w:r>
              <w:rPr>
                <w:rFonts w:cstheme="minorHAnsi"/>
              </w:rPr>
              <w:t>5</w:t>
            </w:r>
          </w:p>
        </w:tc>
        <w:tc>
          <w:tcPr>
            <w:tcW w:w="2248" w:type="dxa"/>
          </w:tcPr>
          <w:p w14:paraId="5DA9DED5" w14:textId="5DB46DED" w:rsidR="00F71972" w:rsidRPr="00F71972" w:rsidRDefault="00CB79ED" w:rsidP="00F71972">
            <w:pPr>
              <w:pStyle w:val="NoSpacing"/>
              <w:rPr>
                <w:rFonts w:cstheme="minorHAnsi"/>
                <w:highlight w:val="yellow"/>
              </w:rPr>
            </w:pPr>
            <w:r>
              <w:rPr>
                <w:rFonts w:cstheme="minorHAnsi"/>
              </w:rPr>
              <w:t>Submit</w:t>
            </w:r>
          </w:p>
        </w:tc>
        <w:tc>
          <w:tcPr>
            <w:tcW w:w="1701" w:type="dxa"/>
          </w:tcPr>
          <w:p w14:paraId="58D686A4" w14:textId="58F4FE02" w:rsidR="00F71972" w:rsidRDefault="00F71972" w:rsidP="00F71972">
            <w:pPr>
              <w:pStyle w:val="NoSpacing"/>
              <w:rPr>
                <w:rFonts w:cstheme="minorHAnsi"/>
              </w:rPr>
            </w:pPr>
            <w:r>
              <w:rPr>
                <w:rFonts w:cstheme="minorHAnsi"/>
              </w:rPr>
              <w:t>Primary button</w:t>
            </w:r>
          </w:p>
        </w:tc>
        <w:tc>
          <w:tcPr>
            <w:tcW w:w="2147" w:type="dxa"/>
          </w:tcPr>
          <w:p w14:paraId="38F825AF" w14:textId="77777777" w:rsidR="00F71972" w:rsidRPr="00901608" w:rsidRDefault="00F71972" w:rsidP="00F71972">
            <w:pPr>
              <w:pStyle w:val="NoSpacing"/>
            </w:pPr>
          </w:p>
        </w:tc>
        <w:tc>
          <w:tcPr>
            <w:tcW w:w="3685" w:type="dxa"/>
          </w:tcPr>
          <w:p w14:paraId="22CA77D4" w14:textId="01BFA4F8" w:rsidR="00F71972" w:rsidRDefault="003D5D10" w:rsidP="00F71972">
            <w:pPr>
              <w:pStyle w:val="NoSpacing"/>
            </w:pPr>
            <w:r>
              <w:t xml:space="preserve">Submits the updated announcement for approval. Refer to </w:t>
            </w:r>
            <w:r>
              <w:fldChar w:fldCharType="begin"/>
            </w:r>
            <w:r>
              <w:instrText xml:space="preserve"> REF _Ref215563919 \r \h </w:instrText>
            </w:r>
            <w:r>
              <w:fldChar w:fldCharType="separate"/>
            </w:r>
            <w:r w:rsidR="008F7ED1">
              <w:t>2.8.4</w:t>
            </w:r>
            <w:r>
              <w:fldChar w:fldCharType="end"/>
            </w:r>
            <w:r>
              <w:t xml:space="preserve"> </w:t>
            </w:r>
            <w:r>
              <w:fldChar w:fldCharType="begin"/>
            </w:r>
            <w:r>
              <w:instrText xml:space="preserve"> REF _Ref215563919 \h </w:instrText>
            </w:r>
            <w:r>
              <w:fldChar w:fldCharType="separate"/>
            </w:r>
            <w:r w:rsidR="008F7ED1">
              <w:t>Post Conditions</w:t>
            </w:r>
            <w:r>
              <w:fldChar w:fldCharType="end"/>
            </w:r>
            <w:r>
              <w:t>.</w:t>
            </w:r>
          </w:p>
        </w:tc>
      </w:tr>
    </w:tbl>
    <w:p w14:paraId="43C61262" w14:textId="500C9401" w:rsidR="00231832" w:rsidRPr="00231832" w:rsidRDefault="00231832" w:rsidP="00231832">
      <w:pPr>
        <w:pStyle w:val="Caption"/>
      </w:pPr>
      <w:r>
        <w:t xml:space="preserve">Table </w:t>
      </w:r>
      <w:r>
        <w:fldChar w:fldCharType="begin"/>
      </w:r>
      <w:r>
        <w:instrText xml:space="preserve"> SEQ Table \* ARABIC </w:instrText>
      </w:r>
      <w:r>
        <w:fldChar w:fldCharType="separate"/>
      </w:r>
      <w:r w:rsidR="008F7ED1">
        <w:rPr>
          <w:noProof/>
        </w:rPr>
        <w:t>17</w:t>
      </w:r>
      <w:r>
        <w:fldChar w:fldCharType="end"/>
      </w:r>
      <w:r>
        <w:t>: Confirmation Prompt Screen Elements</w:t>
      </w:r>
    </w:p>
    <w:p w14:paraId="54CABC57" w14:textId="73E27C58" w:rsidR="00AC0961" w:rsidRDefault="00AC0961" w:rsidP="00AC0961">
      <w:pPr>
        <w:pStyle w:val="Heading2"/>
      </w:pPr>
      <w:bookmarkStart w:id="1210" w:name="_Ref218009989"/>
      <w:bookmarkStart w:id="1211" w:name="_Ref218009992"/>
      <w:bookmarkStart w:id="1212" w:name="_Toc218068747"/>
      <w:r>
        <w:t>Withdraw Announcement Approval Request</w:t>
      </w:r>
      <w:bookmarkEnd w:id="1210"/>
      <w:bookmarkEnd w:id="1211"/>
      <w:bookmarkEnd w:id="1212"/>
    </w:p>
    <w:p w14:paraId="00A8312C" w14:textId="77777777" w:rsidR="00AC0961" w:rsidRPr="00D50758" w:rsidRDefault="00AC0961" w:rsidP="00AC0961">
      <w:pPr>
        <w:pStyle w:val="Heading3"/>
      </w:pPr>
      <w:bookmarkStart w:id="1213" w:name="_Toc218068748"/>
      <w:r>
        <w:t>Description</w:t>
      </w:r>
      <w:bookmarkEnd w:id="1213"/>
    </w:p>
    <w:p w14:paraId="08C849BF" w14:textId="3957D95E" w:rsidR="00AC0961" w:rsidRDefault="00AC0961" w:rsidP="00AC0961">
      <w:r w:rsidRPr="00AC0961">
        <w:t>This use case enables Makers to withdraw announcement updates</w:t>
      </w:r>
      <w:ins w:id="1214" w:author="Jasmine WL TEO (MAS)" w:date="2026-01-13T10:34:00Z" w16du:dateUtc="2026-01-13T02:34:00Z">
        <w:r w:rsidR="008A5F65">
          <w:t xml:space="preserve"> or withdraw</w:t>
        </w:r>
      </w:ins>
      <w:ins w:id="1215" w:author="Jasmine WL TEO (MAS)" w:date="2026-01-13T10:35:00Z" w16du:dateUtc="2026-01-13T02:35:00Z">
        <w:r w:rsidR="008A5F65">
          <w:t xml:space="preserve"> </w:t>
        </w:r>
      </w:ins>
      <w:ins w:id="1216" w:author="Jasmine WL TEO (MAS)" w:date="2026-01-13T10:34:00Z" w16du:dateUtc="2026-01-13T02:34:00Z">
        <w:r w:rsidR="008A5F65">
          <w:t>unpublish</w:t>
        </w:r>
      </w:ins>
      <w:ins w:id="1217" w:author="Jasmine WL TEO (MAS)" w:date="2026-01-13T10:35:00Z" w16du:dateUtc="2026-01-13T02:35:00Z">
        <w:r w:rsidR="008A5F65">
          <w:t>ed request</w:t>
        </w:r>
      </w:ins>
      <w:r w:rsidRPr="00AC0961">
        <w:t xml:space="preserve"> from approval. This is typically used when approval for the announcements is not required at the point in time i.e., there are further updates to be made to the announcement, or the updates that were submitted for approval are no longer required.</w:t>
      </w:r>
    </w:p>
    <w:p w14:paraId="0D4A7ADF" w14:textId="7C529FC5" w:rsidR="00AC0961" w:rsidRDefault="00AC0961" w:rsidP="00AC0961">
      <w:pPr>
        <w:pStyle w:val="Heading3"/>
      </w:pPr>
      <w:bookmarkStart w:id="1218" w:name="_Toc218068749"/>
      <w:r>
        <w:t>Preconditions</w:t>
      </w:r>
      <w:bookmarkEnd w:id="1218"/>
    </w:p>
    <w:p w14:paraId="7D5878F3" w14:textId="77777777" w:rsidR="00AC0961" w:rsidRDefault="00AC0961" w:rsidP="00AC0961">
      <w:pPr>
        <w:pStyle w:val="ListParagraph"/>
      </w:pPr>
      <w:r>
        <w:t>User logs in to the Intranet Portal.</w:t>
      </w:r>
    </w:p>
    <w:p w14:paraId="46250E78" w14:textId="77777777" w:rsidR="00AC0961" w:rsidRDefault="00AC0961" w:rsidP="00AC0961">
      <w:pPr>
        <w:pStyle w:val="ListParagraph"/>
      </w:pPr>
      <w:r>
        <w:t>User accesses the Announcement Details Page.</w:t>
      </w:r>
    </w:p>
    <w:p w14:paraId="16A8E5BE" w14:textId="6DEA00AD" w:rsidR="00AC0961" w:rsidRDefault="00AC0961" w:rsidP="00AC0961">
      <w:pPr>
        <w:pStyle w:val="ListParagraph"/>
      </w:pPr>
      <w:r>
        <w:t xml:space="preserve">The announcement is of the status “Pending </w:t>
      </w:r>
      <w:r w:rsidR="001420A7">
        <w:t>Approval</w:t>
      </w:r>
      <w:r>
        <w:t>”.</w:t>
      </w:r>
    </w:p>
    <w:p w14:paraId="68825CD3" w14:textId="77777777" w:rsidR="00AC0961" w:rsidRDefault="00AC0961" w:rsidP="00AC0961">
      <w:pPr>
        <w:pStyle w:val="Heading3"/>
      </w:pPr>
      <w:bookmarkStart w:id="1219" w:name="_Toc218068750"/>
      <w:r>
        <w:t>Business Requirements</w:t>
      </w:r>
      <w:bookmarkEnd w:id="1219"/>
    </w:p>
    <w:p w14:paraId="6C2FEA55" w14:textId="77777777" w:rsidR="00AC0961" w:rsidRPr="0068320A" w:rsidRDefault="00AC0961" w:rsidP="00AC0961">
      <w:pPr>
        <w:pStyle w:val="ListParagraph"/>
        <w:rPr>
          <w:b/>
          <w:bCs/>
        </w:rPr>
      </w:pPr>
      <w:r w:rsidRPr="0068320A">
        <w:rPr>
          <w:b/>
          <w:bCs/>
        </w:rPr>
        <w:t xml:space="preserve">Role-based Access Control: </w:t>
      </w:r>
    </w:p>
    <w:p w14:paraId="053DBD5D" w14:textId="77777777" w:rsidR="00AC0961" w:rsidRDefault="00AC0961" w:rsidP="0025161F">
      <w:pPr>
        <w:pStyle w:val="ListParagraph"/>
        <w:numPr>
          <w:ilvl w:val="1"/>
          <w:numId w:val="2"/>
        </w:numPr>
        <w:ind w:left="1276" w:hanging="425"/>
      </w:pPr>
      <w:r>
        <w:t>Announcement Maker</w:t>
      </w:r>
    </w:p>
    <w:p w14:paraId="2C963D47" w14:textId="77777777" w:rsidR="00AC0961" w:rsidRDefault="00AC0961" w:rsidP="00AC0961">
      <w:pPr>
        <w:pStyle w:val="Heading3"/>
      </w:pPr>
      <w:bookmarkStart w:id="1220" w:name="_Ref215675344"/>
      <w:bookmarkStart w:id="1221" w:name="_Toc218068751"/>
      <w:r>
        <w:t>Post Conditions</w:t>
      </w:r>
      <w:bookmarkEnd w:id="1220"/>
      <w:bookmarkEnd w:id="1221"/>
    </w:p>
    <w:p w14:paraId="5A8295B5" w14:textId="77777777" w:rsidR="00617A59" w:rsidRPr="009E21BA" w:rsidRDefault="00617A59" w:rsidP="00617A59">
      <w:pPr>
        <w:pStyle w:val="ListParagraph"/>
      </w:pPr>
      <w:bookmarkStart w:id="1222" w:name="_Hlk216080446"/>
      <w:r w:rsidRPr="009E21BA">
        <w:t xml:space="preserve">The instance of the BPMN workflow that was created when the </w:t>
      </w:r>
      <w:r>
        <w:t>announcement</w:t>
      </w:r>
      <w:r w:rsidRPr="009E21BA">
        <w:t xml:space="preserve"> was submitted for approval is suspended.</w:t>
      </w:r>
    </w:p>
    <w:p w14:paraId="5EB61BF1" w14:textId="55964B2D" w:rsidR="00617A59" w:rsidRPr="009E21BA" w:rsidRDefault="00617A59" w:rsidP="00617A59">
      <w:pPr>
        <w:pStyle w:val="ListParagraph"/>
      </w:pPr>
      <w:r w:rsidRPr="009E21BA">
        <w:t xml:space="preserve">The status of the </w:t>
      </w:r>
      <w:r w:rsidR="009331C3">
        <w:t xml:space="preserve">announcement </w:t>
      </w:r>
      <w:r w:rsidRPr="009E21BA">
        <w:t>is updated based on its previous status, refer to</w:t>
      </w:r>
      <w:r>
        <w:t xml:space="preserve"> </w:t>
      </w:r>
      <w:commentRangeStart w:id="1223"/>
      <w:commentRangeStart w:id="1224"/>
      <w:r>
        <w:fldChar w:fldCharType="begin"/>
      </w:r>
      <w:r>
        <w:instrText xml:space="preserve"> REF _Ref215583037 \r \h </w:instrText>
      </w:r>
      <w:r>
        <w:fldChar w:fldCharType="separate"/>
      </w:r>
      <w:r w:rsidR="008F7ED1">
        <w:t>2.5</w:t>
      </w:r>
      <w:r>
        <w:fldChar w:fldCharType="end"/>
      </w:r>
      <w:r>
        <w:t xml:space="preserve"> </w:t>
      </w:r>
      <w:r>
        <w:fldChar w:fldCharType="begin"/>
      </w:r>
      <w:r>
        <w:instrText xml:space="preserve"> REF _Ref215583037 \h </w:instrText>
      </w:r>
      <w:r>
        <w:fldChar w:fldCharType="separate"/>
      </w:r>
      <w:r w:rsidR="008F7ED1">
        <w:t>State Transition Diagram</w:t>
      </w:r>
      <w:r>
        <w:fldChar w:fldCharType="end"/>
      </w:r>
      <w:commentRangeEnd w:id="1223"/>
      <w:r w:rsidR="00114B2D">
        <w:rPr>
          <w:rStyle w:val="CommentReference"/>
        </w:rPr>
        <w:commentReference w:id="1223"/>
      </w:r>
      <w:commentRangeEnd w:id="1224"/>
      <w:r w:rsidR="001B68BF">
        <w:rPr>
          <w:rStyle w:val="CommentReference"/>
        </w:rPr>
        <w:commentReference w:id="1224"/>
      </w:r>
      <w:r w:rsidRPr="009E21BA">
        <w:t>.</w:t>
      </w:r>
    </w:p>
    <w:p w14:paraId="0B5AC891" w14:textId="77777777" w:rsidR="00617A59" w:rsidRPr="009E21BA" w:rsidRDefault="00617A59" w:rsidP="00617A59">
      <w:pPr>
        <w:pStyle w:val="ListParagraph"/>
      </w:pPr>
      <w:r w:rsidRPr="009E21BA">
        <w:t>The event is added to the audit log and submission history.</w:t>
      </w:r>
    </w:p>
    <w:p w14:paraId="34CD1840" w14:textId="77777777" w:rsidR="00617A59" w:rsidRPr="009E21BA" w:rsidRDefault="00617A59" w:rsidP="00617A59">
      <w:pPr>
        <w:pStyle w:val="ListParagraph"/>
      </w:pPr>
      <w:r w:rsidRPr="009E21BA">
        <w:t xml:space="preserve">Emails are sent to the checkers to inform them of the </w:t>
      </w:r>
      <w:r>
        <w:t>announcement</w:t>
      </w:r>
      <w:r w:rsidRPr="009E21BA">
        <w:t xml:space="preserve"> which was withdrawn.</w:t>
      </w:r>
    </w:p>
    <w:p w14:paraId="3B282438" w14:textId="71ADF715" w:rsidR="00617A59" w:rsidRPr="009E21BA" w:rsidRDefault="00617A59" w:rsidP="00617A59">
      <w:pPr>
        <w:pStyle w:val="ListParagraph"/>
      </w:pPr>
      <w:r w:rsidRPr="009E21BA">
        <w:t xml:space="preserve">User is redirected back to the </w:t>
      </w:r>
      <w:r>
        <w:t>Announcement</w:t>
      </w:r>
      <w:r w:rsidRPr="009E21BA">
        <w:t xml:space="preserve"> Listing </w:t>
      </w:r>
      <w:r>
        <w:t>P</w:t>
      </w:r>
      <w:r w:rsidRPr="009E21BA">
        <w:t>age.</w:t>
      </w:r>
      <w:ins w:id="1225" w:author="Jasmine WL TEO (MAS)" w:date="2026-01-13T10:38:00Z" w16du:dateUtc="2026-01-13T02:38:00Z">
        <w:del w:id="1226" w:author="Sophia TAN (MAS)" w:date="2026-01-14T16:49:00Z" w16du:dateUtc="2026-01-14T08:49:00Z">
          <w:r w:rsidR="008A5F65" w:rsidDel="00395A2D">
            <w:delText>i</w:delText>
          </w:r>
        </w:del>
        <w:r w:rsidR="008A5F65">
          <w:t xml:space="preserve"> </w:t>
        </w:r>
      </w:ins>
    </w:p>
    <w:p w14:paraId="1AB991E1" w14:textId="6ACC12A7" w:rsidR="00AC0961" w:rsidRPr="00E327D9" w:rsidRDefault="00617A59" w:rsidP="00AC0961">
      <w:pPr>
        <w:pStyle w:val="ListParagraph"/>
      </w:pPr>
      <w:r w:rsidRPr="009E21BA">
        <w:t>User views a temporary toast notification informing that the withdrawal was successful</w:t>
      </w:r>
      <w:bookmarkEnd w:id="1222"/>
      <w:r w:rsidR="00AC0961" w:rsidRPr="00E327D9">
        <w:t>.</w:t>
      </w:r>
    </w:p>
    <w:p w14:paraId="5C1E2A58" w14:textId="77777777" w:rsidR="00AC0961" w:rsidRDefault="00AC0961" w:rsidP="00AC0961">
      <w:pPr>
        <w:pStyle w:val="Heading3"/>
      </w:pPr>
      <w:bookmarkStart w:id="1227" w:name="_Toc218068752"/>
      <w:r>
        <w:t>Announcement Details Page</w:t>
      </w:r>
      <w:bookmarkEnd w:id="1227"/>
    </w:p>
    <w:p w14:paraId="0C4B685C" w14:textId="13EE5993" w:rsidR="00AC0961" w:rsidRDefault="00E96607" w:rsidP="00AC0961">
      <w:r>
        <w:t xml:space="preserve">Refer to </w:t>
      </w:r>
      <w:ins w:id="1228" w:author="Eugene CHEONG from.TOPPAN (MAS)" w:date="2025-12-31T10:03:00Z" w16du:dateUtc="2025-12-31T02:03:00Z">
        <w:r w:rsidR="008F7ED1">
          <w:fldChar w:fldCharType="begin"/>
        </w:r>
        <w:r w:rsidR="008F7ED1">
          <w:instrText xml:space="preserve"> REF _Ref218021755 \r \h </w:instrText>
        </w:r>
      </w:ins>
      <w:ins w:id="1229" w:author="Eugene CHEONG from.TOPPAN (MAS)" w:date="2025-12-31T10:03:00Z" w16du:dateUtc="2025-12-31T02:03:00Z">
        <w:r w:rsidR="008F7ED1">
          <w:fldChar w:fldCharType="separate"/>
        </w:r>
        <w:r w:rsidR="008F7ED1">
          <w:t>2.7.6</w:t>
        </w:r>
        <w:r w:rsidR="008F7ED1">
          <w:fldChar w:fldCharType="end"/>
        </w:r>
        <w:r w:rsidR="008F7ED1">
          <w:t xml:space="preserve"> </w:t>
        </w:r>
        <w:r w:rsidR="008F7ED1">
          <w:fldChar w:fldCharType="begin"/>
        </w:r>
        <w:r w:rsidR="008F7ED1">
          <w:instrText xml:space="preserve"> REF _Ref218021755 \h </w:instrText>
        </w:r>
      </w:ins>
      <w:ins w:id="1230" w:author="Eugene CHEONG from.TOPPAN (MAS)" w:date="2025-12-31T10:03:00Z" w16du:dateUtc="2025-12-31T02:03:00Z">
        <w:r w:rsidR="008F7ED1">
          <w:fldChar w:fldCharType="separate"/>
        </w:r>
        <w:r w:rsidR="008F7ED1" w:rsidRPr="00D13A3C">
          <w:t>Announcement Details Page</w:t>
        </w:r>
        <w:r w:rsidR="008F7ED1">
          <w:fldChar w:fldCharType="end"/>
        </w:r>
      </w:ins>
      <w:del w:id="1231" w:author="Eugene CHEONG from.TOPPAN (MAS)" w:date="2025-12-31T10:02:00Z" w16du:dateUtc="2025-12-31T02:02:00Z">
        <w:r w:rsidDel="008F7ED1">
          <w:fldChar w:fldCharType="begin"/>
        </w:r>
        <w:r w:rsidDel="008F7ED1">
          <w:delInstrText xml:space="preserve"> REF _Ref216345007 \r \h </w:delInstrText>
        </w:r>
        <w:r w:rsidDel="008F7ED1">
          <w:fldChar w:fldCharType="separate"/>
        </w:r>
        <w:r w:rsidDel="008F7ED1">
          <w:fldChar w:fldCharType="end"/>
        </w:r>
      </w:del>
      <w:r>
        <w:t xml:space="preserve"> for the screen elements in the Announcement Details page. </w:t>
      </w:r>
      <w:r w:rsidR="00AC0961">
        <w:t xml:space="preserve">In this use case, the </w:t>
      </w:r>
      <w:r>
        <w:t>p</w:t>
      </w:r>
      <w:r w:rsidR="00AC0961">
        <w:t>age contain</w:t>
      </w:r>
      <w:r>
        <w:t>s</w:t>
      </w:r>
      <w:r w:rsidR="00AC0961">
        <w:t xml:space="preserve"> additional elements in the Page Header.</w:t>
      </w:r>
    </w:p>
    <w:p w14:paraId="43EF4499" w14:textId="77777777" w:rsidR="00AC0961" w:rsidRDefault="00AC0961" w:rsidP="00AC0961">
      <w:pPr>
        <w:pStyle w:val="Heading4"/>
      </w:pPr>
      <w:r>
        <w:t>Wireframe</w:t>
      </w:r>
    </w:p>
    <w:p w14:paraId="4D277DBE" w14:textId="4B7A418A" w:rsidR="00AC0961" w:rsidRDefault="00AC0961" w:rsidP="00AC0961">
      <w:r>
        <w:t xml:space="preserve">Refer to </w:t>
      </w:r>
      <w:r>
        <w:fldChar w:fldCharType="begin"/>
      </w:r>
      <w:r>
        <w:instrText xml:space="preserve"> REF _Ref215243926 \r \h </w:instrText>
      </w:r>
      <w:r>
        <w:fldChar w:fldCharType="separate"/>
      </w:r>
      <w:r w:rsidR="008F7ED1">
        <w:t>2.7.6.1</w:t>
      </w:r>
      <w:r>
        <w:fldChar w:fldCharType="end"/>
      </w:r>
      <w:r>
        <w:t xml:space="preserve"> </w:t>
      </w:r>
      <w:r>
        <w:fldChar w:fldCharType="begin"/>
      </w:r>
      <w:r>
        <w:instrText xml:space="preserve"> REF _Ref215243926 \h </w:instrText>
      </w:r>
      <w:r>
        <w:fldChar w:fldCharType="separate"/>
      </w:r>
      <w:r w:rsidR="008F7ED1">
        <w:t>Wireframe</w:t>
      </w:r>
      <w:r>
        <w:fldChar w:fldCharType="end"/>
      </w:r>
      <w:r>
        <w:t>.</w:t>
      </w:r>
    </w:p>
    <w:p w14:paraId="7F0FCBE5" w14:textId="218883C1" w:rsidR="00AC0961" w:rsidRDefault="00AC0961" w:rsidP="00AC0961">
      <w:pPr>
        <w:pStyle w:val="Heading4"/>
      </w:pPr>
      <w:r>
        <w:t>Page Header</w:t>
      </w:r>
    </w:p>
    <w:tbl>
      <w:tblPr>
        <w:tblStyle w:val="TableGrid"/>
        <w:tblW w:w="0" w:type="auto"/>
        <w:tblLook w:val="04A0" w:firstRow="1" w:lastRow="0" w:firstColumn="1" w:lastColumn="0" w:noHBand="0" w:noVBand="1"/>
      </w:tblPr>
      <w:tblGrid>
        <w:gridCol w:w="562"/>
        <w:gridCol w:w="2248"/>
        <w:gridCol w:w="1701"/>
        <w:gridCol w:w="2147"/>
        <w:gridCol w:w="3685"/>
      </w:tblGrid>
      <w:tr w:rsidR="00AC0961" w:rsidRPr="007C7C7F" w14:paraId="33CE5714" w14:textId="77777777" w:rsidTr="00C80D28">
        <w:tc>
          <w:tcPr>
            <w:tcW w:w="562" w:type="dxa"/>
            <w:shd w:val="clear" w:color="auto" w:fill="E7E6E6" w:themeFill="background2"/>
          </w:tcPr>
          <w:p w14:paraId="1C0E0349" w14:textId="77777777" w:rsidR="00AC0961" w:rsidRPr="007D7B67" w:rsidRDefault="00AC0961" w:rsidP="00C80D28">
            <w:pPr>
              <w:pStyle w:val="NoSpacing"/>
              <w:jc w:val="center"/>
              <w:rPr>
                <w:b/>
                <w:bCs/>
              </w:rPr>
            </w:pPr>
            <w:r w:rsidRPr="007D7B67">
              <w:rPr>
                <w:rFonts w:cstheme="minorHAnsi"/>
                <w:b/>
                <w:bCs/>
              </w:rPr>
              <w:t>S/N</w:t>
            </w:r>
          </w:p>
        </w:tc>
        <w:tc>
          <w:tcPr>
            <w:tcW w:w="2248" w:type="dxa"/>
            <w:shd w:val="clear" w:color="auto" w:fill="E7E6E6" w:themeFill="background2"/>
          </w:tcPr>
          <w:p w14:paraId="60A0BAFE" w14:textId="77777777" w:rsidR="00AC0961" w:rsidRPr="007D7B67" w:rsidRDefault="00AC0961" w:rsidP="00C80D28">
            <w:pPr>
              <w:pStyle w:val="NoSpacing"/>
              <w:jc w:val="center"/>
              <w:rPr>
                <w:b/>
                <w:bCs/>
              </w:rPr>
            </w:pPr>
            <w:r w:rsidRPr="007D7B67">
              <w:rPr>
                <w:rFonts w:cstheme="minorHAnsi"/>
                <w:b/>
                <w:bCs/>
              </w:rPr>
              <w:t>Name</w:t>
            </w:r>
          </w:p>
        </w:tc>
        <w:tc>
          <w:tcPr>
            <w:tcW w:w="1701" w:type="dxa"/>
            <w:shd w:val="clear" w:color="auto" w:fill="E7E6E6" w:themeFill="background2"/>
          </w:tcPr>
          <w:p w14:paraId="11329A50" w14:textId="77777777" w:rsidR="00AC0961" w:rsidRPr="007D7B67" w:rsidRDefault="00AC0961" w:rsidP="00C80D28">
            <w:pPr>
              <w:pStyle w:val="TableHeading"/>
              <w:jc w:val="center"/>
              <w:rPr>
                <w:rFonts w:asciiTheme="minorHAnsi" w:hAnsiTheme="minorHAnsi" w:cstheme="minorHAnsi"/>
                <w:bCs/>
              </w:rPr>
            </w:pPr>
            <w:r w:rsidRPr="007D7B67">
              <w:rPr>
                <w:rFonts w:asciiTheme="minorHAnsi" w:hAnsiTheme="minorHAnsi" w:cstheme="minorHAnsi"/>
                <w:bCs/>
              </w:rPr>
              <w:t>Type</w:t>
            </w:r>
          </w:p>
          <w:p w14:paraId="5D56A216" w14:textId="77777777" w:rsidR="00AC0961" w:rsidRPr="007D7B67" w:rsidRDefault="00AC0961" w:rsidP="00C80D28">
            <w:pPr>
              <w:pStyle w:val="NoSpacing"/>
              <w:jc w:val="center"/>
              <w:rPr>
                <w:b/>
                <w:bCs/>
              </w:rPr>
            </w:pPr>
            <w:r w:rsidRPr="007D7B67">
              <w:rPr>
                <w:rFonts w:cstheme="minorHAnsi"/>
                <w:b/>
                <w:bCs/>
              </w:rPr>
              <w:t>(Max Length)</w:t>
            </w:r>
          </w:p>
        </w:tc>
        <w:tc>
          <w:tcPr>
            <w:tcW w:w="2147" w:type="dxa"/>
            <w:shd w:val="clear" w:color="auto" w:fill="E7E6E6" w:themeFill="background2"/>
          </w:tcPr>
          <w:p w14:paraId="5F951A94" w14:textId="77777777" w:rsidR="00AC0961" w:rsidRPr="007D7B67" w:rsidRDefault="00AC0961" w:rsidP="00C80D28">
            <w:pPr>
              <w:pStyle w:val="NoSpacing"/>
              <w:jc w:val="center"/>
              <w:rPr>
                <w:b/>
                <w:bCs/>
              </w:rPr>
            </w:pPr>
            <w:r w:rsidRPr="007D7B67">
              <w:rPr>
                <w:rFonts w:cstheme="minorHAnsi"/>
                <w:b/>
                <w:bCs/>
              </w:rPr>
              <w:t>Validation Rules</w:t>
            </w:r>
          </w:p>
        </w:tc>
        <w:tc>
          <w:tcPr>
            <w:tcW w:w="3685" w:type="dxa"/>
            <w:shd w:val="clear" w:color="auto" w:fill="E7E6E6" w:themeFill="background2"/>
          </w:tcPr>
          <w:p w14:paraId="762991E1" w14:textId="77777777" w:rsidR="00AC0961" w:rsidRPr="007D7B67" w:rsidRDefault="00AC0961" w:rsidP="00C80D28">
            <w:pPr>
              <w:pStyle w:val="NoSpacing"/>
              <w:jc w:val="center"/>
              <w:rPr>
                <w:rFonts w:cstheme="minorHAnsi"/>
                <w:b/>
                <w:bCs/>
              </w:rPr>
            </w:pPr>
            <w:r>
              <w:rPr>
                <w:rFonts w:cstheme="minorHAnsi"/>
                <w:b/>
                <w:bCs/>
              </w:rPr>
              <w:t>Remarks</w:t>
            </w:r>
          </w:p>
        </w:tc>
      </w:tr>
      <w:tr w:rsidR="00AC0961" w:rsidRPr="007C7C7F" w14:paraId="69CFA0FA" w14:textId="77777777" w:rsidTr="00C80D28">
        <w:tc>
          <w:tcPr>
            <w:tcW w:w="562" w:type="dxa"/>
          </w:tcPr>
          <w:p w14:paraId="0DEF7B4D" w14:textId="77777777" w:rsidR="00AC0961" w:rsidRPr="007C7C7F" w:rsidRDefault="00AC0961" w:rsidP="00AC0961">
            <w:pPr>
              <w:pStyle w:val="NoSpacing"/>
            </w:pPr>
            <w:r>
              <w:rPr>
                <w:rFonts w:cstheme="minorHAnsi"/>
              </w:rPr>
              <w:t>1</w:t>
            </w:r>
          </w:p>
        </w:tc>
        <w:tc>
          <w:tcPr>
            <w:tcW w:w="2248" w:type="dxa"/>
          </w:tcPr>
          <w:p w14:paraId="3759F511" w14:textId="147F3D9A" w:rsidR="00AC0961" w:rsidRPr="00CE0D19" w:rsidRDefault="00AC0961" w:rsidP="00AC0961">
            <w:pPr>
              <w:pStyle w:val="NoSpacing"/>
              <w:jc w:val="left"/>
            </w:pPr>
            <w:r>
              <w:rPr>
                <w:rFonts w:cstheme="minorHAnsi"/>
              </w:rPr>
              <w:t>Withdraw</w:t>
            </w:r>
          </w:p>
        </w:tc>
        <w:tc>
          <w:tcPr>
            <w:tcW w:w="1701" w:type="dxa"/>
          </w:tcPr>
          <w:p w14:paraId="111B5A94" w14:textId="540314F9" w:rsidR="00AC0961" w:rsidRPr="00901608" w:rsidRDefault="00AC0961" w:rsidP="00AC0961">
            <w:pPr>
              <w:pStyle w:val="NoSpacing"/>
            </w:pPr>
            <w:r>
              <w:rPr>
                <w:rFonts w:cstheme="minorHAnsi"/>
              </w:rPr>
              <w:t>Tertiary button</w:t>
            </w:r>
          </w:p>
        </w:tc>
        <w:tc>
          <w:tcPr>
            <w:tcW w:w="2147" w:type="dxa"/>
          </w:tcPr>
          <w:p w14:paraId="616EAB97" w14:textId="77777777" w:rsidR="00AC0961" w:rsidRPr="00901608" w:rsidRDefault="00AC0961" w:rsidP="00AC0961">
            <w:pPr>
              <w:pStyle w:val="NoSpacing"/>
            </w:pPr>
          </w:p>
        </w:tc>
        <w:tc>
          <w:tcPr>
            <w:tcW w:w="3685" w:type="dxa"/>
          </w:tcPr>
          <w:p w14:paraId="145A5DDD" w14:textId="1939D7C3" w:rsidR="00AC0961" w:rsidRPr="00901608" w:rsidRDefault="00AC0961" w:rsidP="00AC0961">
            <w:pPr>
              <w:pStyle w:val="NoSpacing"/>
            </w:pPr>
            <w:r>
              <w:t>Opens the confirmation prompt.</w:t>
            </w:r>
          </w:p>
        </w:tc>
      </w:tr>
    </w:tbl>
    <w:p w14:paraId="6044F959" w14:textId="49314D89" w:rsidR="00AC0961" w:rsidRPr="00474AFC" w:rsidRDefault="00AC0961" w:rsidP="00AC0961">
      <w:pPr>
        <w:pStyle w:val="Caption"/>
      </w:pPr>
      <w:r>
        <w:t xml:space="preserve">Table </w:t>
      </w:r>
      <w:r>
        <w:fldChar w:fldCharType="begin"/>
      </w:r>
      <w:r>
        <w:instrText xml:space="preserve"> SEQ Table \* ARABIC </w:instrText>
      </w:r>
      <w:r>
        <w:fldChar w:fldCharType="separate"/>
      </w:r>
      <w:r w:rsidR="008F7ED1">
        <w:rPr>
          <w:noProof/>
        </w:rPr>
        <w:t>18</w:t>
      </w:r>
      <w:r>
        <w:fldChar w:fldCharType="end"/>
      </w:r>
      <w:r>
        <w:t>: Page Header Screen Elements</w:t>
      </w:r>
    </w:p>
    <w:p w14:paraId="7B9F1FB3" w14:textId="398AA448" w:rsidR="00AC0961" w:rsidRDefault="00AC0961" w:rsidP="00AC0961">
      <w:pPr>
        <w:pStyle w:val="Heading3"/>
      </w:pPr>
      <w:bookmarkStart w:id="1232" w:name="_Toc218068753"/>
      <w:r>
        <w:t>Confirmation Prompt</w:t>
      </w:r>
      <w:bookmarkEnd w:id="1232"/>
    </w:p>
    <w:p w14:paraId="096A4CF2" w14:textId="77777777" w:rsidR="00AC0961" w:rsidRDefault="00AC0961" w:rsidP="00AC0961">
      <w:pPr>
        <w:pStyle w:val="Heading4"/>
      </w:pPr>
      <w:r>
        <w:t>Wireframe</w:t>
      </w:r>
    </w:p>
    <w:p w14:paraId="5643CD57" w14:textId="497E168B" w:rsidR="00AC0961" w:rsidRDefault="00AC0961" w:rsidP="00AC0961">
      <w:pPr>
        <w:jc w:val="center"/>
        <w:rPr>
          <w:ins w:id="1233" w:author="Eugene CHEONG from.TOPPAN (MAS)" w:date="2025-12-31T09:55:00Z" w16du:dateUtc="2025-12-31T01:55:00Z"/>
        </w:rPr>
      </w:pPr>
      <w:r w:rsidRPr="00FC4924">
        <w:rPr>
          <w:iCs/>
          <w:noProof/>
        </w:rPr>
        <w:drawing>
          <wp:inline distT="0" distB="0" distL="0" distR="0" wp14:anchorId="0533B46E" wp14:editId="45FDE746">
            <wp:extent cx="3431263" cy="938786"/>
            <wp:effectExtent l="0" t="0" r="0" b="0"/>
            <wp:docPr id="500525775" name="Picture 5005257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25775" name="Picture 1" descr="A screenshot of a computer&#10;&#10;AI-generated content may be incorrect."/>
                    <pic:cNvPicPr/>
                  </pic:nvPicPr>
                  <pic:blipFill>
                    <a:blip r:embed="rId65"/>
                    <a:stretch>
                      <a:fillRect/>
                    </a:stretch>
                  </pic:blipFill>
                  <pic:spPr>
                    <a:xfrm>
                      <a:off x="0" y="0"/>
                      <a:ext cx="3442110" cy="941754"/>
                    </a:xfrm>
                    <a:prstGeom prst="rect">
                      <a:avLst/>
                    </a:prstGeom>
                  </pic:spPr>
                </pic:pic>
              </a:graphicData>
            </a:graphic>
          </wp:inline>
        </w:drawing>
      </w:r>
    </w:p>
    <w:p w14:paraId="1B946147" w14:textId="55F9E7E4" w:rsidR="008F7ED1" w:rsidRPr="00AC0961" w:rsidRDefault="008F7ED1">
      <w:pPr>
        <w:pStyle w:val="Caption"/>
        <w:pPrChange w:id="1234" w:author="Eugene CHEONG from.TOPPAN (MAS)" w:date="2025-12-31T09:55:00Z" w16du:dateUtc="2025-12-31T01:55:00Z">
          <w:pPr>
            <w:jc w:val="center"/>
          </w:pPr>
        </w:pPrChange>
      </w:pPr>
      <w:ins w:id="1235" w:author="Eugene CHEONG from.TOPPAN (MAS)" w:date="2025-12-31T09:55:00Z" w16du:dateUtc="2025-12-31T01:55:00Z">
        <w:r w:rsidRPr="00411560">
          <w:t xml:space="preserve">Figure </w:t>
        </w:r>
        <w:r w:rsidRPr="00411560">
          <w:fldChar w:fldCharType="begin"/>
        </w:r>
        <w:r w:rsidRPr="00411560">
          <w:instrText xml:space="preserve"> SEQ Figure \* ARABIC </w:instrText>
        </w:r>
        <w:r w:rsidRPr="00411560">
          <w:fldChar w:fldCharType="separate"/>
        </w:r>
        <w:r>
          <w:rPr>
            <w:noProof/>
          </w:rPr>
          <w:t>13</w:t>
        </w:r>
        <w:r w:rsidRPr="00411560">
          <w:fldChar w:fldCharType="end"/>
        </w:r>
        <w:r>
          <w:t>:</w:t>
        </w:r>
        <w:r w:rsidRPr="00411560">
          <w:t xml:space="preserve"> </w:t>
        </w:r>
        <w:r>
          <w:t>Confirmation Prompt</w:t>
        </w:r>
      </w:ins>
    </w:p>
    <w:p w14:paraId="5637B16F" w14:textId="2AC4FAFA" w:rsidR="00AC0961" w:rsidRDefault="00AC0961" w:rsidP="00AC0961">
      <w:pPr>
        <w:pStyle w:val="Heading4"/>
      </w:pPr>
      <w:r>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AC0961" w:rsidRPr="007C7C7F" w14:paraId="1C28B0B8" w14:textId="77777777" w:rsidTr="00C80D28">
        <w:tc>
          <w:tcPr>
            <w:tcW w:w="562" w:type="dxa"/>
            <w:shd w:val="clear" w:color="auto" w:fill="E7E6E6" w:themeFill="background2"/>
          </w:tcPr>
          <w:p w14:paraId="319EDA53" w14:textId="77777777" w:rsidR="00AC0961" w:rsidRPr="007D7B67" w:rsidRDefault="00AC0961" w:rsidP="00C80D28">
            <w:pPr>
              <w:pStyle w:val="NoSpacing"/>
              <w:jc w:val="center"/>
              <w:rPr>
                <w:b/>
                <w:bCs/>
              </w:rPr>
            </w:pPr>
            <w:r w:rsidRPr="007D7B67">
              <w:rPr>
                <w:rFonts w:cstheme="minorHAnsi"/>
                <w:b/>
                <w:bCs/>
              </w:rPr>
              <w:t>S/N</w:t>
            </w:r>
          </w:p>
        </w:tc>
        <w:tc>
          <w:tcPr>
            <w:tcW w:w="2248" w:type="dxa"/>
            <w:shd w:val="clear" w:color="auto" w:fill="E7E6E6" w:themeFill="background2"/>
          </w:tcPr>
          <w:p w14:paraId="362A6451" w14:textId="77777777" w:rsidR="00AC0961" w:rsidRPr="007D7B67" w:rsidRDefault="00AC0961" w:rsidP="00C80D28">
            <w:pPr>
              <w:pStyle w:val="NoSpacing"/>
              <w:jc w:val="center"/>
              <w:rPr>
                <w:b/>
                <w:bCs/>
              </w:rPr>
            </w:pPr>
            <w:r w:rsidRPr="007D7B67">
              <w:rPr>
                <w:rFonts w:cstheme="minorHAnsi"/>
                <w:b/>
                <w:bCs/>
              </w:rPr>
              <w:t>Name</w:t>
            </w:r>
          </w:p>
        </w:tc>
        <w:tc>
          <w:tcPr>
            <w:tcW w:w="1701" w:type="dxa"/>
            <w:shd w:val="clear" w:color="auto" w:fill="E7E6E6" w:themeFill="background2"/>
          </w:tcPr>
          <w:p w14:paraId="135739D1" w14:textId="77777777" w:rsidR="00AC0961" w:rsidRPr="007D7B67" w:rsidRDefault="00AC0961" w:rsidP="00C80D28">
            <w:pPr>
              <w:pStyle w:val="TableHeading"/>
              <w:jc w:val="center"/>
              <w:rPr>
                <w:rFonts w:asciiTheme="minorHAnsi" w:hAnsiTheme="minorHAnsi" w:cstheme="minorHAnsi"/>
                <w:bCs/>
              </w:rPr>
            </w:pPr>
            <w:r w:rsidRPr="007D7B67">
              <w:rPr>
                <w:rFonts w:asciiTheme="minorHAnsi" w:hAnsiTheme="minorHAnsi" w:cstheme="minorHAnsi"/>
                <w:bCs/>
              </w:rPr>
              <w:t>Type</w:t>
            </w:r>
          </w:p>
          <w:p w14:paraId="1451B7DB" w14:textId="77777777" w:rsidR="00AC0961" w:rsidRPr="007D7B67" w:rsidRDefault="00AC0961" w:rsidP="00C80D28">
            <w:pPr>
              <w:pStyle w:val="NoSpacing"/>
              <w:jc w:val="center"/>
              <w:rPr>
                <w:b/>
                <w:bCs/>
              </w:rPr>
            </w:pPr>
            <w:r w:rsidRPr="007D7B67">
              <w:rPr>
                <w:rFonts w:cstheme="minorHAnsi"/>
                <w:b/>
                <w:bCs/>
              </w:rPr>
              <w:t>(Max Length)</w:t>
            </w:r>
          </w:p>
        </w:tc>
        <w:tc>
          <w:tcPr>
            <w:tcW w:w="2147" w:type="dxa"/>
            <w:shd w:val="clear" w:color="auto" w:fill="E7E6E6" w:themeFill="background2"/>
          </w:tcPr>
          <w:p w14:paraId="1E07177D" w14:textId="77777777" w:rsidR="00AC0961" w:rsidRPr="007D7B67" w:rsidRDefault="00AC0961" w:rsidP="00C80D28">
            <w:pPr>
              <w:pStyle w:val="NoSpacing"/>
              <w:jc w:val="center"/>
              <w:rPr>
                <w:b/>
                <w:bCs/>
              </w:rPr>
            </w:pPr>
            <w:r w:rsidRPr="007D7B67">
              <w:rPr>
                <w:rFonts w:cstheme="minorHAnsi"/>
                <w:b/>
                <w:bCs/>
              </w:rPr>
              <w:t>Validation Rules</w:t>
            </w:r>
          </w:p>
        </w:tc>
        <w:tc>
          <w:tcPr>
            <w:tcW w:w="3685" w:type="dxa"/>
            <w:shd w:val="clear" w:color="auto" w:fill="E7E6E6" w:themeFill="background2"/>
          </w:tcPr>
          <w:p w14:paraId="111CE277" w14:textId="77777777" w:rsidR="00AC0961" w:rsidRPr="007D7B67" w:rsidRDefault="00AC0961" w:rsidP="00C80D28">
            <w:pPr>
              <w:pStyle w:val="NoSpacing"/>
              <w:jc w:val="center"/>
              <w:rPr>
                <w:rFonts w:cstheme="minorHAnsi"/>
                <w:b/>
                <w:bCs/>
              </w:rPr>
            </w:pPr>
            <w:r>
              <w:rPr>
                <w:rFonts w:cstheme="minorHAnsi"/>
                <w:b/>
                <w:bCs/>
              </w:rPr>
              <w:t>Remarks</w:t>
            </w:r>
          </w:p>
        </w:tc>
      </w:tr>
      <w:tr w:rsidR="00AC0961" w:rsidRPr="007C7C7F" w14:paraId="0A75C2D9" w14:textId="77777777" w:rsidTr="00C80D28">
        <w:tc>
          <w:tcPr>
            <w:tcW w:w="562" w:type="dxa"/>
          </w:tcPr>
          <w:p w14:paraId="6010533D" w14:textId="77777777" w:rsidR="00AC0961" w:rsidRPr="007C7C7F" w:rsidRDefault="00AC0961" w:rsidP="00AC0961">
            <w:pPr>
              <w:pStyle w:val="NoSpacing"/>
            </w:pPr>
            <w:r>
              <w:rPr>
                <w:rFonts w:cstheme="minorHAnsi"/>
              </w:rPr>
              <w:t>1</w:t>
            </w:r>
          </w:p>
        </w:tc>
        <w:tc>
          <w:tcPr>
            <w:tcW w:w="2248" w:type="dxa"/>
          </w:tcPr>
          <w:p w14:paraId="6D56478A" w14:textId="486FB9D2" w:rsidR="00AC0961" w:rsidRPr="00CE0D19" w:rsidRDefault="00AC0961" w:rsidP="00AC0961">
            <w:pPr>
              <w:pStyle w:val="NoSpacing"/>
              <w:jc w:val="left"/>
            </w:pPr>
            <w:r>
              <w:rPr>
                <w:rFonts w:cstheme="minorHAnsi"/>
              </w:rPr>
              <w:t>Confirm withdraw</w:t>
            </w:r>
            <w:r w:rsidR="00E96607">
              <w:rPr>
                <w:rFonts w:cstheme="minorHAnsi"/>
              </w:rPr>
              <w:t>al</w:t>
            </w:r>
          </w:p>
        </w:tc>
        <w:tc>
          <w:tcPr>
            <w:tcW w:w="1701" w:type="dxa"/>
          </w:tcPr>
          <w:p w14:paraId="2203670E" w14:textId="71A25E99" w:rsidR="00AC0961" w:rsidRPr="00901608" w:rsidRDefault="00AC0961" w:rsidP="00AC0961">
            <w:pPr>
              <w:pStyle w:val="NoSpacing"/>
            </w:pPr>
            <w:r w:rsidRPr="002923FD">
              <w:rPr>
                <w:rFonts w:cstheme="minorHAnsi"/>
              </w:rPr>
              <w:t xml:space="preserve">Modal </w:t>
            </w:r>
            <w:r>
              <w:rPr>
                <w:rFonts w:cstheme="minorHAnsi"/>
              </w:rPr>
              <w:t>t</w:t>
            </w:r>
            <w:r w:rsidRPr="002923FD">
              <w:rPr>
                <w:rFonts w:cstheme="minorHAnsi"/>
              </w:rPr>
              <w:t>itle</w:t>
            </w:r>
          </w:p>
        </w:tc>
        <w:tc>
          <w:tcPr>
            <w:tcW w:w="2147" w:type="dxa"/>
          </w:tcPr>
          <w:p w14:paraId="7795498B" w14:textId="77777777" w:rsidR="00AC0961" w:rsidRPr="00901608" w:rsidRDefault="00AC0961" w:rsidP="00AC0961">
            <w:pPr>
              <w:pStyle w:val="NoSpacing"/>
            </w:pPr>
          </w:p>
        </w:tc>
        <w:tc>
          <w:tcPr>
            <w:tcW w:w="3685" w:type="dxa"/>
          </w:tcPr>
          <w:p w14:paraId="353341F2" w14:textId="27CEF46C" w:rsidR="00AC0961" w:rsidRPr="00901608" w:rsidRDefault="00AC0961" w:rsidP="00AC0961">
            <w:pPr>
              <w:pStyle w:val="NoSpacing"/>
            </w:pPr>
          </w:p>
        </w:tc>
      </w:tr>
      <w:tr w:rsidR="00AC0961" w:rsidRPr="007C7C7F" w14:paraId="04956059" w14:textId="77777777" w:rsidTr="00C80D28">
        <w:tc>
          <w:tcPr>
            <w:tcW w:w="562" w:type="dxa"/>
          </w:tcPr>
          <w:p w14:paraId="1BE48954" w14:textId="1BD8EEFB" w:rsidR="00AC0961" w:rsidRDefault="00AC0961" w:rsidP="00AC0961">
            <w:pPr>
              <w:pStyle w:val="NoSpacing"/>
              <w:rPr>
                <w:rFonts w:cstheme="minorHAnsi"/>
              </w:rPr>
            </w:pPr>
            <w:r>
              <w:rPr>
                <w:rFonts w:cstheme="minorHAnsi"/>
              </w:rPr>
              <w:t>2</w:t>
            </w:r>
          </w:p>
        </w:tc>
        <w:tc>
          <w:tcPr>
            <w:tcW w:w="2248" w:type="dxa"/>
          </w:tcPr>
          <w:p w14:paraId="297509F9" w14:textId="0A734605" w:rsidR="00AC0961" w:rsidRDefault="00AC0961" w:rsidP="00AC0961">
            <w:pPr>
              <w:pStyle w:val="NoSpacing"/>
              <w:jc w:val="left"/>
              <w:rPr>
                <w:rFonts w:cstheme="minorHAnsi"/>
              </w:rPr>
            </w:pPr>
            <w:r>
              <w:rPr>
                <w:rFonts w:cstheme="minorHAnsi"/>
              </w:rPr>
              <w:t>Please confirm that you intend to withdraw</w:t>
            </w:r>
            <w:r w:rsidR="00E96607">
              <w:rPr>
                <w:rFonts w:cstheme="minorHAnsi"/>
              </w:rPr>
              <w:t xml:space="preserve"> the request</w:t>
            </w:r>
            <w:r>
              <w:rPr>
                <w:rFonts w:cstheme="minorHAnsi"/>
              </w:rPr>
              <w:t>. This action cannot be undone.</w:t>
            </w:r>
          </w:p>
        </w:tc>
        <w:tc>
          <w:tcPr>
            <w:tcW w:w="1701" w:type="dxa"/>
          </w:tcPr>
          <w:p w14:paraId="0A0C609D" w14:textId="051FC504" w:rsidR="00AC0961" w:rsidRDefault="00AC0961" w:rsidP="00AC0961">
            <w:pPr>
              <w:pStyle w:val="NoSpacing"/>
              <w:rPr>
                <w:rFonts w:cstheme="minorHAnsi"/>
              </w:rPr>
            </w:pPr>
            <w:r>
              <w:rPr>
                <w:rFonts w:cstheme="minorHAnsi"/>
              </w:rPr>
              <w:t>Modal description</w:t>
            </w:r>
          </w:p>
        </w:tc>
        <w:tc>
          <w:tcPr>
            <w:tcW w:w="2147" w:type="dxa"/>
          </w:tcPr>
          <w:p w14:paraId="17E321A2" w14:textId="77777777" w:rsidR="00AC0961" w:rsidRPr="00901608" w:rsidRDefault="00AC0961" w:rsidP="00AC0961">
            <w:pPr>
              <w:pStyle w:val="NoSpacing"/>
            </w:pPr>
          </w:p>
        </w:tc>
        <w:tc>
          <w:tcPr>
            <w:tcW w:w="3685" w:type="dxa"/>
          </w:tcPr>
          <w:p w14:paraId="7F8DF8F9" w14:textId="77777777" w:rsidR="00AC0961" w:rsidRDefault="00AC0961" w:rsidP="00AC0961">
            <w:pPr>
              <w:pStyle w:val="NoSpacing"/>
            </w:pPr>
          </w:p>
        </w:tc>
      </w:tr>
      <w:tr w:rsidR="008F7ED1" w:rsidRPr="007C7C7F" w14:paraId="6DA99A8F" w14:textId="77777777" w:rsidTr="00C80D28">
        <w:trPr>
          <w:ins w:id="1236" w:author="Eugene CHEONG from.TOPPAN (MAS)" w:date="2025-12-31T09:54:00Z"/>
        </w:trPr>
        <w:tc>
          <w:tcPr>
            <w:tcW w:w="562" w:type="dxa"/>
          </w:tcPr>
          <w:p w14:paraId="265F043C" w14:textId="3BEBD346" w:rsidR="008F7ED1" w:rsidRDefault="008F7ED1" w:rsidP="00AC0961">
            <w:pPr>
              <w:pStyle w:val="NoSpacing"/>
              <w:rPr>
                <w:ins w:id="1237" w:author="Eugene CHEONG from.TOPPAN (MAS)" w:date="2025-12-31T09:54:00Z" w16du:dateUtc="2025-12-31T01:54:00Z"/>
                <w:rFonts w:cstheme="minorHAnsi"/>
              </w:rPr>
            </w:pPr>
            <w:ins w:id="1238" w:author="Eugene CHEONG from.TOPPAN (MAS)" w:date="2025-12-31T09:54:00Z" w16du:dateUtc="2025-12-31T01:54:00Z">
              <w:r>
                <w:rPr>
                  <w:rFonts w:cstheme="minorHAnsi"/>
                </w:rPr>
                <w:t>3</w:t>
              </w:r>
            </w:ins>
          </w:p>
        </w:tc>
        <w:tc>
          <w:tcPr>
            <w:tcW w:w="2248" w:type="dxa"/>
          </w:tcPr>
          <w:p w14:paraId="263236E2" w14:textId="41FC6E5A" w:rsidR="008F7ED1" w:rsidRDefault="008F7ED1" w:rsidP="00AC0961">
            <w:pPr>
              <w:pStyle w:val="NoSpacing"/>
              <w:jc w:val="left"/>
              <w:rPr>
                <w:ins w:id="1239" w:author="Eugene CHEONG from.TOPPAN (MAS)" w:date="2025-12-31T09:54:00Z" w16du:dateUtc="2025-12-31T01:54:00Z"/>
                <w:rFonts w:cstheme="minorHAnsi"/>
              </w:rPr>
            </w:pPr>
            <w:ins w:id="1240" w:author="Eugene CHEONG from.TOPPAN (MAS)" w:date="2025-12-31T09:55:00Z" w16du:dateUtc="2025-12-31T01:55:00Z">
              <w:r>
                <w:rPr>
                  <w:rFonts w:cstheme="minorHAnsi"/>
                </w:rPr>
                <w:t>Cancel</w:t>
              </w:r>
            </w:ins>
          </w:p>
        </w:tc>
        <w:tc>
          <w:tcPr>
            <w:tcW w:w="1701" w:type="dxa"/>
          </w:tcPr>
          <w:p w14:paraId="6F7041B5" w14:textId="3A168C8C" w:rsidR="008F7ED1" w:rsidRDefault="008F7ED1" w:rsidP="00AC0961">
            <w:pPr>
              <w:pStyle w:val="NoSpacing"/>
              <w:rPr>
                <w:ins w:id="1241" w:author="Eugene CHEONG from.TOPPAN (MAS)" w:date="2025-12-31T09:54:00Z" w16du:dateUtc="2025-12-31T01:54:00Z"/>
                <w:rFonts w:cstheme="minorHAnsi"/>
              </w:rPr>
            </w:pPr>
            <w:ins w:id="1242" w:author="Eugene CHEONG from.TOPPAN (MAS)" w:date="2025-12-31T09:56:00Z" w16du:dateUtc="2025-12-31T01:56:00Z">
              <w:r>
                <w:rPr>
                  <w:rFonts w:cstheme="minorHAnsi"/>
                </w:rPr>
                <w:t>Secondary button</w:t>
              </w:r>
            </w:ins>
          </w:p>
        </w:tc>
        <w:tc>
          <w:tcPr>
            <w:tcW w:w="2147" w:type="dxa"/>
          </w:tcPr>
          <w:p w14:paraId="4095B324" w14:textId="77777777" w:rsidR="008F7ED1" w:rsidRPr="00901608" w:rsidRDefault="008F7ED1" w:rsidP="00AC0961">
            <w:pPr>
              <w:pStyle w:val="NoSpacing"/>
              <w:rPr>
                <w:ins w:id="1243" w:author="Eugene CHEONG from.TOPPAN (MAS)" w:date="2025-12-31T09:54:00Z" w16du:dateUtc="2025-12-31T01:54:00Z"/>
              </w:rPr>
            </w:pPr>
          </w:p>
        </w:tc>
        <w:tc>
          <w:tcPr>
            <w:tcW w:w="3685" w:type="dxa"/>
          </w:tcPr>
          <w:p w14:paraId="4A06459E" w14:textId="2F054F95" w:rsidR="008F7ED1" w:rsidRDefault="008F7ED1" w:rsidP="00AC0961">
            <w:pPr>
              <w:pStyle w:val="NoSpacing"/>
              <w:rPr>
                <w:ins w:id="1244" w:author="Eugene CHEONG from.TOPPAN (MAS)" w:date="2025-12-31T09:54:00Z" w16du:dateUtc="2025-12-31T01:54:00Z"/>
              </w:rPr>
            </w:pPr>
            <w:ins w:id="1245" w:author="Eugene CHEONG from.TOPPAN (MAS)" w:date="2025-12-31T09:55:00Z" w16du:dateUtc="2025-12-31T01:55:00Z">
              <w:r>
                <w:t>Closes the confirmation prompt.</w:t>
              </w:r>
            </w:ins>
          </w:p>
        </w:tc>
      </w:tr>
      <w:tr w:rsidR="00AC0961" w:rsidRPr="007C7C7F" w14:paraId="52948C15" w14:textId="77777777" w:rsidTr="00F80446">
        <w:tc>
          <w:tcPr>
            <w:tcW w:w="562" w:type="dxa"/>
          </w:tcPr>
          <w:p w14:paraId="6E966036" w14:textId="4ACA0013" w:rsidR="00AC0961" w:rsidRDefault="008F7ED1" w:rsidP="00AC0961">
            <w:pPr>
              <w:pStyle w:val="NoSpacing"/>
              <w:rPr>
                <w:rFonts w:cstheme="minorHAnsi"/>
              </w:rPr>
            </w:pPr>
            <w:ins w:id="1246" w:author="Eugene CHEONG from.TOPPAN (MAS)" w:date="2025-12-31T09:54:00Z" w16du:dateUtc="2025-12-31T01:54:00Z">
              <w:r>
                <w:rPr>
                  <w:rFonts w:cstheme="minorHAnsi"/>
                </w:rPr>
                <w:t>4</w:t>
              </w:r>
            </w:ins>
            <w:del w:id="1247" w:author="Eugene CHEONG from.TOPPAN (MAS)" w:date="2025-12-31T09:54:00Z" w16du:dateUtc="2025-12-31T01:54:00Z">
              <w:r w:rsidR="00AC0961" w:rsidDel="008F7ED1">
                <w:rPr>
                  <w:rFonts w:cstheme="minorHAnsi"/>
                </w:rPr>
                <w:delText>3</w:delText>
              </w:r>
            </w:del>
          </w:p>
        </w:tc>
        <w:tc>
          <w:tcPr>
            <w:tcW w:w="2248" w:type="dxa"/>
            <w:tcBorders>
              <w:top w:val="single" w:sz="4" w:space="0" w:color="auto"/>
              <w:left w:val="nil"/>
              <w:bottom w:val="single" w:sz="4" w:space="0" w:color="auto"/>
              <w:right w:val="single" w:sz="4" w:space="0" w:color="auto"/>
            </w:tcBorders>
            <w:shd w:val="clear" w:color="000000" w:fill="FFFFFF"/>
          </w:tcPr>
          <w:p w14:paraId="19F5FC05" w14:textId="08E4BDE6" w:rsidR="00AC0961" w:rsidRDefault="00CB79ED" w:rsidP="00AC0961">
            <w:pPr>
              <w:pStyle w:val="NoSpacing"/>
              <w:jc w:val="left"/>
              <w:rPr>
                <w:rFonts w:cstheme="minorHAnsi"/>
              </w:rPr>
            </w:pPr>
            <w:del w:id="1248" w:author="Eugene CHEONG from.TOPPAN (MAS)" w:date="2025-12-31T09:55:00Z" w16du:dateUtc="2025-12-31T01:55:00Z">
              <w:r w:rsidDel="008F7ED1">
                <w:rPr>
                  <w:rFonts w:cstheme="minorHAnsi"/>
                </w:rPr>
                <w:delText>Submit</w:delText>
              </w:r>
            </w:del>
            <w:ins w:id="1249" w:author="Eugene CHEONG from.TOPPAN (MAS)" w:date="2025-12-31T09:55:00Z" w16du:dateUtc="2025-12-31T01:55:00Z">
              <w:r w:rsidR="008F7ED1">
                <w:rPr>
                  <w:rFonts w:cstheme="minorHAnsi"/>
                </w:rPr>
                <w:t>Confirm</w:t>
              </w:r>
            </w:ins>
          </w:p>
        </w:tc>
        <w:tc>
          <w:tcPr>
            <w:tcW w:w="1701" w:type="dxa"/>
            <w:tcBorders>
              <w:top w:val="single" w:sz="4" w:space="0" w:color="auto"/>
              <w:left w:val="nil"/>
              <w:bottom w:val="single" w:sz="4" w:space="0" w:color="auto"/>
              <w:right w:val="single" w:sz="4" w:space="0" w:color="auto"/>
            </w:tcBorders>
            <w:shd w:val="clear" w:color="000000" w:fill="FFFFFF"/>
          </w:tcPr>
          <w:p w14:paraId="0CD1FDCC" w14:textId="453F46ED" w:rsidR="00AC0961" w:rsidRDefault="00AC0961" w:rsidP="00AC0961">
            <w:pPr>
              <w:pStyle w:val="NoSpacing"/>
              <w:rPr>
                <w:rFonts w:cstheme="minorHAnsi"/>
              </w:rPr>
            </w:pPr>
            <w:r w:rsidRPr="002923FD">
              <w:rPr>
                <w:rFonts w:cstheme="minorHAnsi"/>
                <w:color w:val="000000"/>
              </w:rPr>
              <w:t>Primary button</w:t>
            </w:r>
          </w:p>
        </w:tc>
        <w:tc>
          <w:tcPr>
            <w:tcW w:w="2147" w:type="dxa"/>
          </w:tcPr>
          <w:p w14:paraId="6F023480" w14:textId="77777777" w:rsidR="00AC0961" w:rsidRPr="00901608" w:rsidRDefault="00AC0961" w:rsidP="00AC0961">
            <w:pPr>
              <w:pStyle w:val="NoSpacing"/>
            </w:pPr>
          </w:p>
        </w:tc>
        <w:tc>
          <w:tcPr>
            <w:tcW w:w="3685" w:type="dxa"/>
            <w:tcBorders>
              <w:top w:val="single" w:sz="4" w:space="0" w:color="auto"/>
            </w:tcBorders>
          </w:tcPr>
          <w:p w14:paraId="2DA2781E" w14:textId="77777777" w:rsidR="00AC0961" w:rsidRDefault="00AC0961" w:rsidP="00AC0961">
            <w:pPr>
              <w:pStyle w:val="NoSpacing"/>
              <w:rPr>
                <w:rFonts w:cstheme="minorHAnsi"/>
              </w:rPr>
            </w:pPr>
            <w:r>
              <w:rPr>
                <w:rFonts w:cstheme="minorHAnsi"/>
              </w:rPr>
              <w:t>Withdraws the approval request submitted for this announcement.</w:t>
            </w:r>
          </w:p>
          <w:p w14:paraId="42A517F3" w14:textId="12D44A59" w:rsidR="00AC0961" w:rsidRDefault="00AC0961" w:rsidP="00AC0961">
            <w:pPr>
              <w:pStyle w:val="NoSpacing"/>
            </w:pPr>
            <w:r>
              <w:t xml:space="preserve">Refer to </w:t>
            </w:r>
            <w:r>
              <w:fldChar w:fldCharType="begin"/>
            </w:r>
            <w:r>
              <w:instrText xml:space="preserve"> REF _Ref215675344 \r \h </w:instrText>
            </w:r>
            <w:r>
              <w:fldChar w:fldCharType="separate"/>
            </w:r>
            <w:r w:rsidR="008F7ED1">
              <w:t>2.9.4</w:t>
            </w:r>
            <w:r>
              <w:fldChar w:fldCharType="end"/>
            </w:r>
            <w:r>
              <w:t xml:space="preserve"> </w:t>
            </w:r>
            <w:r>
              <w:fldChar w:fldCharType="begin"/>
            </w:r>
            <w:r>
              <w:instrText xml:space="preserve"> REF _Ref215675344 \h </w:instrText>
            </w:r>
            <w:r>
              <w:fldChar w:fldCharType="separate"/>
            </w:r>
            <w:r w:rsidR="008F7ED1">
              <w:t>Post Conditions</w:t>
            </w:r>
            <w:r>
              <w:fldChar w:fldCharType="end"/>
            </w:r>
            <w:r>
              <w:t>.</w:t>
            </w:r>
          </w:p>
        </w:tc>
      </w:tr>
    </w:tbl>
    <w:p w14:paraId="62C0C1D1" w14:textId="17E9E7C0" w:rsidR="00AC0961" w:rsidRPr="00474AFC" w:rsidRDefault="00AC0961" w:rsidP="00AC0961">
      <w:pPr>
        <w:pStyle w:val="Caption"/>
      </w:pPr>
      <w:r>
        <w:t xml:space="preserve">Table </w:t>
      </w:r>
      <w:r>
        <w:fldChar w:fldCharType="begin"/>
      </w:r>
      <w:r>
        <w:instrText xml:space="preserve"> SEQ Table \* ARABIC </w:instrText>
      </w:r>
      <w:r>
        <w:fldChar w:fldCharType="separate"/>
      </w:r>
      <w:r w:rsidR="008F7ED1">
        <w:rPr>
          <w:noProof/>
        </w:rPr>
        <w:t>19</w:t>
      </w:r>
      <w:r>
        <w:fldChar w:fldCharType="end"/>
      </w:r>
      <w:r>
        <w:t>: Confirmation Prompt Screen Elements</w:t>
      </w:r>
    </w:p>
    <w:p w14:paraId="3BAAA718" w14:textId="227548A9" w:rsidR="00AF42C2" w:rsidRDefault="00AF42C2" w:rsidP="00AF42C2">
      <w:pPr>
        <w:pStyle w:val="Heading2"/>
      </w:pPr>
      <w:bookmarkStart w:id="1250" w:name="_Ref218010007"/>
      <w:bookmarkStart w:id="1251" w:name="_Toc218068754"/>
      <w:r>
        <w:t>Approve/Reject Announcement</w:t>
      </w:r>
      <w:r w:rsidR="00903B30">
        <w:t>/U</w:t>
      </w:r>
      <w:r w:rsidR="00BC4D2D">
        <w:t>npublish Announcement</w:t>
      </w:r>
      <w:bookmarkEnd w:id="1250"/>
      <w:bookmarkEnd w:id="1251"/>
    </w:p>
    <w:p w14:paraId="64CD84CE" w14:textId="2C1AB260" w:rsidR="004505D5" w:rsidRPr="004505D5" w:rsidRDefault="004505D5" w:rsidP="004505D5">
      <w:pPr>
        <w:pStyle w:val="Heading3"/>
        <w:rPr>
          <w:lang w:val="en-US"/>
        </w:rPr>
      </w:pPr>
      <w:bookmarkStart w:id="1252" w:name="_Toc218068755"/>
      <w:r w:rsidRPr="004505D5">
        <w:rPr>
          <w:lang w:val="en-US"/>
        </w:rPr>
        <w:t>D</w:t>
      </w:r>
      <w:r>
        <w:rPr>
          <w:lang w:val="en-US"/>
        </w:rPr>
        <w:t>escription</w:t>
      </w:r>
      <w:bookmarkEnd w:id="1252"/>
    </w:p>
    <w:p w14:paraId="3B6CB2AB" w14:textId="31F5D2EA" w:rsidR="004505D5" w:rsidRPr="004505D5" w:rsidRDefault="004505D5" w:rsidP="004505D5">
      <w:pPr>
        <w:rPr>
          <w:lang w:val="en-US"/>
        </w:rPr>
      </w:pPr>
      <w:r w:rsidRPr="004505D5">
        <w:rPr>
          <w:lang w:val="en-US"/>
        </w:rPr>
        <w:t>This use case enables Checkers to approve or reject</w:t>
      </w:r>
      <w:r w:rsidR="009331C3">
        <w:rPr>
          <w:lang w:val="en-US"/>
        </w:rPr>
        <w:t xml:space="preserve"> </w:t>
      </w:r>
      <w:r w:rsidR="009331C3">
        <w:t>announcements</w:t>
      </w:r>
      <w:r w:rsidR="00903B30">
        <w:t xml:space="preserve"> </w:t>
      </w:r>
      <w:del w:id="1253" w:author="Wilmond YANG (MAS)" w:date="2026-01-14T11:42:00Z" w16du:dateUtc="2026-01-14T03:42:00Z">
        <w:r w:rsidR="00903B30" w:rsidDel="00AE79BE">
          <w:delText xml:space="preserve">and </w:delText>
        </w:r>
      </w:del>
      <w:ins w:id="1254" w:author="Wilmond YANG (MAS)" w:date="2026-01-14T11:42:00Z" w16du:dateUtc="2026-01-14T03:42:00Z">
        <w:r w:rsidR="00AE79BE">
          <w:t xml:space="preserve">or </w:t>
        </w:r>
      </w:ins>
      <w:del w:id="1255" w:author="Wilmond YANG (MAS)" w:date="2026-01-14T11:40:00Z" w16du:dateUtc="2026-01-14T03:40:00Z">
        <w:r w:rsidR="00903B30" w:rsidDel="00AE79BE">
          <w:delText xml:space="preserve">unpublication </w:delText>
        </w:r>
      </w:del>
      <w:ins w:id="1256" w:author="Wilmond YANG (MAS)" w:date="2026-01-14T11:40:00Z" w16du:dateUtc="2026-01-14T03:40:00Z">
        <w:r w:rsidR="00AE79BE">
          <w:t xml:space="preserve">retraction </w:t>
        </w:r>
      </w:ins>
      <w:r w:rsidR="00903B30">
        <w:t>of announcements</w:t>
      </w:r>
      <w:ins w:id="1257" w:author="Wilmond YANG (MAS)" w:date="2026-01-14T11:40:00Z" w16du:dateUtc="2026-01-14T03:40:00Z">
        <w:r w:rsidR="00AE79BE">
          <w:t xml:space="preserve"> from </w:t>
        </w:r>
        <w:proofErr w:type="gramStart"/>
        <w:r w:rsidR="00AE79BE">
          <w:t>website</w:t>
        </w:r>
      </w:ins>
      <w:proofErr w:type="gramEnd"/>
      <w:r w:rsidRPr="004505D5">
        <w:rPr>
          <w:lang w:val="en-US"/>
        </w:rPr>
        <w:t xml:space="preserve">. </w:t>
      </w:r>
      <w:commentRangeStart w:id="1258"/>
      <w:r w:rsidRPr="004505D5">
        <w:rPr>
          <w:lang w:val="en-US"/>
        </w:rPr>
        <w:t>This</w:t>
      </w:r>
      <w:commentRangeEnd w:id="1258"/>
      <w:r w:rsidR="00FD5A05">
        <w:rPr>
          <w:rStyle w:val="CommentReference"/>
        </w:rPr>
        <w:commentReference w:id="1258"/>
      </w:r>
      <w:r w:rsidRPr="004505D5">
        <w:rPr>
          <w:lang w:val="en-US"/>
        </w:rPr>
        <w:t xml:space="preserve"> is typically used when the </w:t>
      </w:r>
      <w:r w:rsidR="009331C3">
        <w:t xml:space="preserve">announcement </w:t>
      </w:r>
      <w:r w:rsidRPr="004505D5">
        <w:rPr>
          <w:lang w:val="en-US"/>
        </w:rPr>
        <w:t>is ready to be published to the MAS Website depending on the publication time chosen.</w:t>
      </w:r>
    </w:p>
    <w:p w14:paraId="540F302C" w14:textId="465CC2F8" w:rsidR="004505D5" w:rsidRPr="004505D5" w:rsidRDefault="004505D5" w:rsidP="004505D5">
      <w:pPr>
        <w:pStyle w:val="Heading3"/>
        <w:rPr>
          <w:lang w:val="en-US"/>
        </w:rPr>
      </w:pPr>
      <w:bookmarkStart w:id="1259" w:name="_Toc218068756"/>
      <w:r w:rsidRPr="004505D5">
        <w:rPr>
          <w:lang w:val="en-US"/>
        </w:rPr>
        <w:t>P</w:t>
      </w:r>
      <w:r>
        <w:rPr>
          <w:lang w:val="en-US"/>
        </w:rPr>
        <w:t>reconditions</w:t>
      </w:r>
      <w:bookmarkEnd w:id="1259"/>
    </w:p>
    <w:p w14:paraId="65B7F0F5" w14:textId="71AD44BB" w:rsidR="004505D5" w:rsidRPr="004505D5" w:rsidRDefault="004505D5" w:rsidP="004505D5">
      <w:pPr>
        <w:pStyle w:val="ListParagraph"/>
        <w:rPr>
          <w:lang w:val="en-US"/>
        </w:rPr>
      </w:pPr>
      <w:r w:rsidRPr="004505D5">
        <w:rPr>
          <w:lang w:val="en-US"/>
        </w:rPr>
        <w:t>User logs in to the Intranet Portal.</w:t>
      </w:r>
    </w:p>
    <w:p w14:paraId="13EA3075" w14:textId="156D28A7" w:rsidR="004505D5" w:rsidRPr="004505D5" w:rsidRDefault="004505D5" w:rsidP="004505D5">
      <w:pPr>
        <w:pStyle w:val="ListParagraph"/>
        <w:rPr>
          <w:lang w:val="en-US"/>
        </w:rPr>
      </w:pPr>
      <w:r w:rsidRPr="004505D5">
        <w:rPr>
          <w:lang w:val="en-US"/>
        </w:rPr>
        <w:t xml:space="preserve">An </w:t>
      </w:r>
      <w:r>
        <w:rPr>
          <w:lang w:val="en-US"/>
        </w:rPr>
        <w:t xml:space="preserve">announcement was updated </w:t>
      </w:r>
      <w:r w:rsidR="00495485">
        <w:rPr>
          <w:lang w:val="en-US"/>
        </w:rPr>
        <w:t>or unpublish</w:t>
      </w:r>
      <w:ins w:id="1260" w:author="Han Xie CHAI (MAS)" w:date="2026-01-12T17:30:00Z" w16du:dateUtc="2026-01-12T09:30:00Z">
        <w:r w:rsidR="00F9096A">
          <w:rPr>
            <w:lang w:val="en-US"/>
          </w:rPr>
          <w:t>ed</w:t>
        </w:r>
      </w:ins>
      <w:r w:rsidR="00495485">
        <w:rPr>
          <w:lang w:val="en-US"/>
        </w:rPr>
        <w:t xml:space="preserve"> </w:t>
      </w:r>
      <w:r>
        <w:rPr>
          <w:lang w:val="en-US"/>
        </w:rPr>
        <w:t>by a Maker and submitted for approval</w:t>
      </w:r>
      <w:r w:rsidRPr="004505D5">
        <w:rPr>
          <w:lang w:val="en-US"/>
        </w:rPr>
        <w:t>.</w:t>
      </w:r>
    </w:p>
    <w:p w14:paraId="1A51C5AF" w14:textId="38156BCA" w:rsidR="004505D5" w:rsidRDefault="004505D5" w:rsidP="004505D5">
      <w:pPr>
        <w:pStyle w:val="ListParagraph"/>
        <w:rPr>
          <w:lang w:val="en-US"/>
        </w:rPr>
      </w:pPr>
      <w:r w:rsidRPr="004505D5">
        <w:rPr>
          <w:lang w:val="en-US"/>
        </w:rPr>
        <w:t xml:space="preserve">The </w:t>
      </w:r>
      <w:r>
        <w:rPr>
          <w:lang w:val="en-US"/>
        </w:rPr>
        <w:t>announcement</w:t>
      </w:r>
      <w:r w:rsidRPr="004505D5">
        <w:rPr>
          <w:lang w:val="en-US"/>
        </w:rPr>
        <w:t xml:space="preserve"> is of the status “Pending Approval”.</w:t>
      </w:r>
    </w:p>
    <w:p w14:paraId="699ABBC7" w14:textId="5FD11D8B" w:rsidR="004505D5" w:rsidRPr="004505D5" w:rsidRDefault="004505D5" w:rsidP="004505D5">
      <w:pPr>
        <w:pStyle w:val="ListParagraph"/>
        <w:rPr>
          <w:lang w:val="en-US"/>
        </w:rPr>
      </w:pPr>
      <w:r w:rsidRPr="004505D5">
        <w:rPr>
          <w:lang w:val="en-US"/>
        </w:rPr>
        <w:t xml:space="preserve">User accesses the </w:t>
      </w:r>
      <w:r>
        <w:rPr>
          <w:lang w:val="en-US"/>
        </w:rPr>
        <w:t>Announcement</w:t>
      </w:r>
      <w:r w:rsidRPr="004505D5">
        <w:rPr>
          <w:lang w:val="en-US"/>
        </w:rPr>
        <w:t xml:space="preserve"> Details Page.</w:t>
      </w:r>
    </w:p>
    <w:p w14:paraId="4E19817F" w14:textId="13D36332" w:rsidR="004505D5" w:rsidRPr="004505D5" w:rsidRDefault="004505D5" w:rsidP="004505D5">
      <w:pPr>
        <w:pStyle w:val="Heading3"/>
        <w:rPr>
          <w:lang w:val="en-US"/>
        </w:rPr>
      </w:pPr>
      <w:bookmarkStart w:id="1261" w:name="_Toc218068757"/>
      <w:r>
        <w:rPr>
          <w:lang w:val="en-US"/>
        </w:rPr>
        <w:t>Business Requirements</w:t>
      </w:r>
      <w:bookmarkEnd w:id="1261"/>
    </w:p>
    <w:p w14:paraId="4389C472" w14:textId="0635C69D" w:rsidR="004505D5" w:rsidRPr="001E3A39" w:rsidRDefault="004505D5" w:rsidP="004505D5">
      <w:pPr>
        <w:pStyle w:val="ListParagraph"/>
        <w:rPr>
          <w:b/>
          <w:lang w:val="en-US"/>
        </w:rPr>
      </w:pPr>
      <w:r w:rsidRPr="001E3A39">
        <w:rPr>
          <w:b/>
          <w:lang w:val="en-US"/>
        </w:rPr>
        <w:t xml:space="preserve">Role-based Access Control: </w:t>
      </w:r>
    </w:p>
    <w:p w14:paraId="1742250E" w14:textId="1AA56CA4" w:rsidR="004505D5" w:rsidRPr="004505D5" w:rsidRDefault="00EA21A1" w:rsidP="0025161F">
      <w:pPr>
        <w:pStyle w:val="ListParagraph"/>
        <w:numPr>
          <w:ilvl w:val="1"/>
          <w:numId w:val="2"/>
        </w:numPr>
        <w:rPr>
          <w:lang w:val="en-US"/>
        </w:rPr>
      </w:pPr>
      <w:r>
        <w:rPr>
          <w:lang w:val="en-US"/>
        </w:rPr>
        <w:t>Announcement</w:t>
      </w:r>
      <w:r w:rsidR="004505D5" w:rsidRPr="004505D5">
        <w:rPr>
          <w:lang w:val="en-US"/>
        </w:rPr>
        <w:t xml:space="preserve"> Checker</w:t>
      </w:r>
    </w:p>
    <w:p w14:paraId="5F94432E" w14:textId="05159B98" w:rsidR="004505D5" w:rsidRPr="004505D5" w:rsidRDefault="004505D5" w:rsidP="004505D5">
      <w:pPr>
        <w:pStyle w:val="ListParagraph"/>
        <w:rPr>
          <w:lang w:val="en-US"/>
        </w:rPr>
      </w:pPr>
      <w:r w:rsidRPr="004505D5">
        <w:rPr>
          <w:lang w:val="en-US"/>
        </w:rPr>
        <w:t xml:space="preserve">Checkers are not allowed to approve or reject the </w:t>
      </w:r>
      <w:r>
        <w:rPr>
          <w:lang w:val="en-US"/>
        </w:rPr>
        <w:t>announcements</w:t>
      </w:r>
      <w:r w:rsidR="00903B30">
        <w:rPr>
          <w:lang w:val="en-US"/>
        </w:rPr>
        <w:t>/</w:t>
      </w:r>
      <w:del w:id="1262" w:author="Wilmond YANG (MAS)" w:date="2026-01-14T11:42:00Z" w16du:dateUtc="2026-01-14T03:42:00Z">
        <w:r w:rsidR="00903B30" w:rsidDel="00AE79BE">
          <w:rPr>
            <w:lang w:val="en-US"/>
          </w:rPr>
          <w:delText>unpublication</w:delText>
        </w:r>
        <w:r w:rsidRPr="004505D5" w:rsidDel="00AE79BE">
          <w:rPr>
            <w:lang w:val="en-US"/>
          </w:rPr>
          <w:delText xml:space="preserve"> </w:delText>
        </w:r>
      </w:del>
      <w:ins w:id="1263" w:author="Wilmond YANG (MAS)" w:date="2026-01-14T11:42:00Z" w16du:dateUtc="2026-01-14T03:42:00Z">
        <w:r w:rsidR="00AE79BE">
          <w:rPr>
            <w:lang w:val="en-US"/>
          </w:rPr>
          <w:t>retraction of announcement</w:t>
        </w:r>
      </w:ins>
      <w:ins w:id="1264" w:author="Wilmond YANG (MAS)" w:date="2026-01-14T11:43:00Z" w16du:dateUtc="2026-01-14T03:43:00Z">
        <w:r w:rsidR="00AE79BE">
          <w:rPr>
            <w:lang w:val="en-US"/>
          </w:rPr>
          <w:t>s</w:t>
        </w:r>
      </w:ins>
      <w:ins w:id="1265" w:author="Wilmond YANG (MAS)" w:date="2026-01-14T11:42:00Z" w16du:dateUtc="2026-01-14T03:42:00Z">
        <w:r w:rsidR="00AE79BE" w:rsidRPr="004505D5">
          <w:rPr>
            <w:lang w:val="en-US"/>
          </w:rPr>
          <w:t xml:space="preserve"> </w:t>
        </w:r>
      </w:ins>
      <w:r w:rsidRPr="004505D5">
        <w:rPr>
          <w:lang w:val="en-US"/>
        </w:rPr>
        <w:t>which they have submitted for approval</w:t>
      </w:r>
      <w:r w:rsidR="00EA21A1">
        <w:rPr>
          <w:lang w:val="en-US"/>
        </w:rPr>
        <w:t xml:space="preserve">, </w:t>
      </w:r>
      <w:r w:rsidR="00EA21A1">
        <w:t>as they may hold both maker and checker roles</w:t>
      </w:r>
      <w:r w:rsidRPr="004505D5">
        <w:rPr>
          <w:lang w:val="en-US"/>
        </w:rPr>
        <w:t>.</w:t>
      </w:r>
    </w:p>
    <w:p w14:paraId="135CA351" w14:textId="4506673A" w:rsidR="004349F0" w:rsidRDefault="004349F0" w:rsidP="004349F0">
      <w:pPr>
        <w:pStyle w:val="ListParagraph"/>
        <w:ind w:hanging="436"/>
      </w:pPr>
      <w:r w:rsidRPr="007941A4">
        <w:t xml:space="preserve">Checkers </w:t>
      </w:r>
      <w:r>
        <w:t xml:space="preserve">must enter remarks before being able </w:t>
      </w:r>
      <w:r w:rsidRPr="007941A4">
        <w:t xml:space="preserve">to reject </w:t>
      </w:r>
      <w:del w:id="1266" w:author="Sophia TAN (MAS)" w:date="2026-01-14T16:58:00Z" w16du:dateUtc="2026-01-14T08:58:00Z">
        <w:r w:rsidRPr="007941A4" w:rsidDel="00A66799">
          <w:delText>issuance calendars</w:delText>
        </w:r>
      </w:del>
      <w:ins w:id="1267" w:author="Sophia TAN (MAS)" w:date="2026-01-14T16:58:00Z" w16du:dateUtc="2026-01-14T08:58:00Z">
        <w:r w:rsidR="00A66799">
          <w:t>the announcement</w:t>
        </w:r>
      </w:ins>
      <w:r w:rsidR="00903B30">
        <w:t>/</w:t>
      </w:r>
      <w:del w:id="1268" w:author="Wilmond YANG (MAS)" w:date="2026-01-14T11:43:00Z" w16du:dateUtc="2026-01-14T03:43:00Z">
        <w:r w:rsidR="00903B30" w:rsidDel="00AE79BE">
          <w:delText>unpublication</w:delText>
        </w:r>
      </w:del>
      <w:ins w:id="1269" w:author="Wilmond YANG (MAS)" w:date="2026-01-14T11:43:00Z" w16du:dateUtc="2026-01-14T03:43:00Z">
        <w:r w:rsidR="00AE79BE">
          <w:t>retraction of announcement</w:t>
        </w:r>
      </w:ins>
      <w:r w:rsidRPr="007941A4">
        <w:t>.</w:t>
      </w:r>
    </w:p>
    <w:p w14:paraId="5FBD38BC" w14:textId="73FB8DA9" w:rsidR="004505D5" w:rsidRPr="004505D5" w:rsidRDefault="004505D5" w:rsidP="004505D5">
      <w:pPr>
        <w:pStyle w:val="ListParagraph"/>
        <w:rPr>
          <w:lang w:val="en-US"/>
        </w:rPr>
      </w:pPr>
      <w:r w:rsidRPr="004505D5">
        <w:rPr>
          <w:lang w:val="en-US"/>
        </w:rPr>
        <w:t xml:space="preserve">If Checkers approve the </w:t>
      </w:r>
      <w:r>
        <w:rPr>
          <w:lang w:val="en-US"/>
        </w:rPr>
        <w:t>announcement</w:t>
      </w:r>
      <w:r w:rsidRPr="004505D5">
        <w:rPr>
          <w:lang w:val="en-US"/>
        </w:rPr>
        <w:t xml:space="preserve"> after the set publication date/time, the </w:t>
      </w:r>
      <w:r>
        <w:rPr>
          <w:lang w:val="en-US"/>
        </w:rPr>
        <w:t>announcement</w:t>
      </w:r>
      <w:r w:rsidRPr="004505D5">
        <w:rPr>
          <w:lang w:val="en-US"/>
        </w:rPr>
        <w:t xml:space="preserve"> </w:t>
      </w:r>
      <w:r w:rsidR="004349F0">
        <w:rPr>
          <w:lang w:val="en-US"/>
        </w:rPr>
        <w:t>is</w:t>
      </w:r>
      <w:r w:rsidRPr="004505D5">
        <w:rPr>
          <w:lang w:val="en-US"/>
        </w:rPr>
        <w:t xml:space="preserve"> published immediately.</w:t>
      </w:r>
    </w:p>
    <w:p w14:paraId="365B0DA7" w14:textId="51D0642E" w:rsidR="002A31FA" w:rsidRDefault="002A31FA" w:rsidP="004505D5">
      <w:pPr>
        <w:pStyle w:val="ListParagraph"/>
        <w:rPr>
          <w:lang w:val="en-US"/>
        </w:rPr>
      </w:pPr>
      <w:commentRangeStart w:id="1270"/>
      <w:commentRangeStart w:id="1271"/>
      <w:r>
        <w:rPr>
          <w:b/>
          <w:bCs/>
          <w:lang w:val="en-US"/>
        </w:rPr>
        <w:t>Snapshot of Configuration on First Approval</w:t>
      </w:r>
      <w:commentRangeEnd w:id="1270"/>
      <w:r>
        <w:rPr>
          <w:rStyle w:val="CommentReference"/>
        </w:rPr>
        <w:commentReference w:id="1270"/>
      </w:r>
      <w:commentRangeEnd w:id="1271"/>
      <w:r w:rsidR="00AC6075">
        <w:rPr>
          <w:rStyle w:val="CommentReference"/>
        </w:rPr>
        <w:commentReference w:id="1271"/>
      </w:r>
      <w:r>
        <w:rPr>
          <w:b/>
          <w:bCs/>
          <w:lang w:val="en-US"/>
        </w:rPr>
        <w:t>:</w:t>
      </w:r>
      <w:r>
        <w:rPr>
          <w:lang w:val="en-US"/>
        </w:rPr>
        <w:t xml:space="preserve"> On first approval by Checkers, a snapshot of the configuration values</w:t>
      </w:r>
      <w:ins w:id="1272" w:author="Jasmine WL TEO (MAS)" w:date="2026-01-13T10:49:00Z" w16du:dateUtc="2026-01-13T02:49:00Z">
        <w:r>
          <w:rPr>
            <w:lang w:val="en-US"/>
          </w:rPr>
          <w:t xml:space="preserve"> </w:t>
        </w:r>
        <w:r w:rsidR="00514CF6">
          <w:rPr>
            <w:lang w:val="en-US"/>
          </w:rPr>
          <w:t xml:space="preserve">and static text </w:t>
        </w:r>
      </w:ins>
      <w:del w:id="1273" w:author="Wilmond YANG (MAS)" w:date="2026-01-14T11:43:00Z" w16du:dateUtc="2026-01-14T03:43:00Z">
        <w:r w:rsidDel="00AE79BE">
          <w:rPr>
            <w:lang w:val="en-US"/>
          </w:rPr>
          <w:delText xml:space="preserve"> </w:delText>
        </w:r>
      </w:del>
      <w:r>
        <w:rPr>
          <w:lang w:val="en-US"/>
        </w:rPr>
        <w:t xml:space="preserve">that are used as part of the PDF preview and the information to be sent to the MAS website </w:t>
      </w:r>
      <w:r w:rsidR="00B0260B">
        <w:rPr>
          <w:lang w:val="en-US"/>
        </w:rPr>
        <w:t>is</w:t>
      </w:r>
      <w:r>
        <w:rPr>
          <w:lang w:val="en-US"/>
        </w:rPr>
        <w:t xml:space="preserve"> taken. These values will not be changed on subsequent changes (</w:t>
      </w:r>
      <w:r w:rsidR="003F1EB8">
        <w:rPr>
          <w:lang w:val="en-US"/>
        </w:rPr>
        <w:t>i.e.,</w:t>
      </w:r>
      <w:r>
        <w:rPr>
          <w:lang w:val="en-US"/>
        </w:rPr>
        <w:t xml:space="preserve"> edits, withdrawals, approvals, or rejections) to the announcement. </w:t>
      </w:r>
      <w:r w:rsidR="00EA21A1">
        <w:rPr>
          <w:lang w:val="en-US"/>
        </w:rPr>
        <w:t xml:space="preserve">Any changes required to the configuration values after first </w:t>
      </w:r>
      <w:proofErr w:type="gramStart"/>
      <w:r w:rsidR="00EA21A1">
        <w:rPr>
          <w:lang w:val="en-US"/>
        </w:rPr>
        <w:t>approval,</w:t>
      </w:r>
      <w:proofErr w:type="gramEnd"/>
      <w:r w:rsidR="00EA21A1">
        <w:rPr>
          <w:lang w:val="en-US"/>
        </w:rPr>
        <w:t xml:space="preserve"> must be done by a data patch only. </w:t>
      </w:r>
      <w:r>
        <w:rPr>
          <w:lang w:val="en-US"/>
        </w:rPr>
        <w:t xml:space="preserve">Refer to </w:t>
      </w:r>
      <w:r>
        <w:rPr>
          <w:lang w:val="en-US"/>
        </w:rPr>
        <w:fldChar w:fldCharType="begin"/>
      </w:r>
      <w:r>
        <w:rPr>
          <w:lang w:val="en-US"/>
        </w:rPr>
        <w:instrText xml:space="preserve"> REF _Ref216164413 \r \h </w:instrText>
      </w:r>
      <w:r>
        <w:rPr>
          <w:lang w:val="en-US"/>
        </w:rPr>
      </w:r>
      <w:r>
        <w:rPr>
          <w:lang w:val="en-US"/>
        </w:rPr>
        <w:fldChar w:fldCharType="separate"/>
      </w:r>
      <w:r w:rsidR="008F7ED1">
        <w:rPr>
          <w:lang w:val="en-US"/>
        </w:rPr>
        <w:t>3</w:t>
      </w:r>
      <w:r>
        <w:rPr>
          <w:lang w:val="en-US"/>
        </w:rPr>
        <w:fldChar w:fldCharType="end"/>
      </w:r>
      <w:r>
        <w:rPr>
          <w:lang w:val="en-US"/>
        </w:rPr>
        <w:t xml:space="preserve"> </w:t>
      </w:r>
      <w:r>
        <w:rPr>
          <w:lang w:val="en-US"/>
        </w:rPr>
        <w:fldChar w:fldCharType="begin"/>
      </w:r>
      <w:r>
        <w:rPr>
          <w:lang w:val="en-US"/>
        </w:rPr>
        <w:instrText xml:space="preserve"> REF _Ref216164413 \h </w:instrText>
      </w:r>
      <w:r>
        <w:rPr>
          <w:lang w:val="en-US"/>
        </w:rPr>
      </w:r>
      <w:r>
        <w:rPr>
          <w:lang w:val="en-US"/>
        </w:rPr>
        <w:fldChar w:fldCharType="separate"/>
      </w:r>
      <w:r w:rsidR="008F7ED1">
        <w:t>Other Announcement Fields Not In UI</w:t>
      </w:r>
      <w:r>
        <w:rPr>
          <w:lang w:val="en-US"/>
        </w:rPr>
        <w:fldChar w:fldCharType="end"/>
      </w:r>
      <w:r>
        <w:rPr>
          <w:lang w:val="en-US"/>
        </w:rPr>
        <w:t xml:space="preserve"> for a list of these values.</w:t>
      </w:r>
    </w:p>
    <w:p w14:paraId="26811F25" w14:textId="49250CC6" w:rsidR="00EA21A1" w:rsidRPr="004505D5" w:rsidRDefault="00EA21A1" w:rsidP="00EA21A1">
      <w:pPr>
        <w:pStyle w:val="ListParagraph"/>
        <w:numPr>
          <w:ilvl w:val="0"/>
          <w:numId w:val="0"/>
        </w:numPr>
        <w:ind w:left="720"/>
        <w:rPr>
          <w:lang w:val="en-US"/>
        </w:rPr>
      </w:pPr>
    </w:p>
    <w:p w14:paraId="79366E9E" w14:textId="4FB5A71B" w:rsidR="004505D5" w:rsidRPr="004505D5" w:rsidRDefault="004505D5" w:rsidP="004505D5">
      <w:pPr>
        <w:pStyle w:val="Heading3"/>
        <w:rPr>
          <w:lang w:val="en-US"/>
        </w:rPr>
      </w:pPr>
      <w:bookmarkStart w:id="1274" w:name="_Ref218067487"/>
      <w:bookmarkStart w:id="1275" w:name="_Ref218067489"/>
      <w:bookmarkStart w:id="1276" w:name="_Toc218068758"/>
      <w:r>
        <w:rPr>
          <w:lang w:val="en-US"/>
        </w:rPr>
        <w:t>Post Conditions</w:t>
      </w:r>
      <w:bookmarkEnd w:id="1274"/>
      <w:bookmarkEnd w:id="1275"/>
      <w:bookmarkEnd w:id="1276"/>
    </w:p>
    <w:p w14:paraId="503B52AF" w14:textId="77777777" w:rsidR="004505D5" w:rsidRPr="004505D5" w:rsidRDefault="004505D5" w:rsidP="004505D5">
      <w:pPr>
        <w:pStyle w:val="ListParagraph"/>
        <w:rPr>
          <w:lang w:val="en-US"/>
        </w:rPr>
      </w:pPr>
      <w:r w:rsidRPr="004505D5">
        <w:rPr>
          <w:lang w:val="en-US"/>
        </w:rPr>
        <w:t xml:space="preserve">The </w:t>
      </w:r>
      <w:r>
        <w:rPr>
          <w:lang w:val="en-US"/>
        </w:rPr>
        <w:t>announcement</w:t>
      </w:r>
      <w:r w:rsidRPr="004505D5">
        <w:rPr>
          <w:lang w:val="en-US"/>
        </w:rPr>
        <w:t xml:space="preserve"> is either:</w:t>
      </w:r>
    </w:p>
    <w:p w14:paraId="0EDFF2EC" w14:textId="10196FDB" w:rsidR="00617A59" w:rsidRDefault="00617A59" w:rsidP="0025161F">
      <w:pPr>
        <w:pStyle w:val="ListParagraph"/>
        <w:numPr>
          <w:ilvl w:val="1"/>
          <w:numId w:val="2"/>
        </w:numPr>
        <w:rPr>
          <w:lang w:val="en-US"/>
        </w:rPr>
      </w:pPr>
      <w:r w:rsidRPr="004505D5">
        <w:rPr>
          <w:lang w:val="en-US"/>
        </w:rPr>
        <w:t xml:space="preserve">approved </w:t>
      </w:r>
      <w:r>
        <w:rPr>
          <w:lang w:val="en-US"/>
        </w:rPr>
        <w:t xml:space="preserve">and will be awaiting </w:t>
      </w:r>
      <w:commentRangeStart w:id="1277"/>
      <w:commentRangeStart w:id="1278"/>
      <w:r>
        <w:rPr>
          <w:lang w:val="en-US"/>
        </w:rPr>
        <w:t xml:space="preserve">information from MEPS+ via </w:t>
      </w:r>
      <w:r>
        <w:rPr>
          <w:i/>
          <w:iCs/>
          <w:lang w:val="en-US"/>
        </w:rPr>
        <w:t>secmast.txt</w:t>
      </w:r>
      <w:r w:rsidR="0096322C">
        <w:rPr>
          <w:i/>
          <w:iCs/>
          <w:lang w:val="en-US"/>
        </w:rPr>
        <w:t xml:space="preserve"> </w:t>
      </w:r>
      <w:r w:rsidR="0096322C">
        <w:rPr>
          <w:lang w:val="en-US"/>
        </w:rPr>
        <w:t xml:space="preserve">and </w:t>
      </w:r>
      <w:r w:rsidR="0096322C">
        <w:rPr>
          <w:i/>
          <w:iCs/>
          <w:lang w:val="en-US"/>
        </w:rPr>
        <w:t>couponrates_sbond.txt</w:t>
      </w:r>
      <w:commentRangeEnd w:id="1277"/>
      <w:r w:rsidR="00004246">
        <w:rPr>
          <w:rStyle w:val="CommentReference"/>
        </w:rPr>
        <w:commentReference w:id="1277"/>
      </w:r>
      <w:commentRangeEnd w:id="1278"/>
      <w:r w:rsidR="001A1B5A">
        <w:rPr>
          <w:rStyle w:val="CommentReference"/>
        </w:rPr>
        <w:commentReference w:id="1278"/>
      </w:r>
      <w:r w:rsidRPr="004505D5">
        <w:rPr>
          <w:lang w:val="en-US"/>
        </w:rPr>
        <w:t>, OR</w:t>
      </w:r>
    </w:p>
    <w:p w14:paraId="4076F810" w14:textId="77777777" w:rsidR="004505D5" w:rsidRPr="004505D5" w:rsidRDefault="004505D5" w:rsidP="0025161F">
      <w:pPr>
        <w:pStyle w:val="ListParagraph"/>
        <w:numPr>
          <w:ilvl w:val="1"/>
          <w:numId w:val="2"/>
        </w:numPr>
        <w:rPr>
          <w:lang w:val="en-US"/>
        </w:rPr>
      </w:pPr>
      <w:r>
        <w:rPr>
          <w:lang w:val="en-US"/>
        </w:rPr>
        <w:t>approved and will be unpublished from the MAS website, OR</w:t>
      </w:r>
    </w:p>
    <w:p w14:paraId="2F175DB9" w14:textId="7771D392" w:rsidR="004505D5" w:rsidRPr="004505D5" w:rsidRDefault="004505D5" w:rsidP="0025161F">
      <w:pPr>
        <w:pStyle w:val="ListParagraph"/>
        <w:numPr>
          <w:ilvl w:val="1"/>
          <w:numId w:val="2"/>
        </w:numPr>
        <w:rPr>
          <w:lang w:val="en-US"/>
        </w:rPr>
      </w:pPr>
      <w:r w:rsidRPr="004505D5">
        <w:rPr>
          <w:lang w:val="en-US"/>
        </w:rPr>
        <w:t xml:space="preserve">rejected and reverted to its previous status (if the previous status is </w:t>
      </w:r>
      <w:ins w:id="1279" w:author="Eugene CHEONG from.TOPPAN (MAS)" w:date="2025-12-31T11:57:00Z" w16du:dateUtc="2025-12-31T03:57:00Z">
        <w:r w:rsidRPr="004505D5">
          <w:rPr>
            <w:lang w:val="en-US"/>
          </w:rPr>
          <w:t xml:space="preserve">not “Pending </w:t>
        </w:r>
        <w:r w:rsidR="00751116">
          <w:rPr>
            <w:lang w:val="en-US"/>
          </w:rPr>
          <w:t xml:space="preserve">MEPS+”, </w:t>
        </w:r>
      </w:ins>
      <w:r w:rsidRPr="004505D5">
        <w:rPr>
          <w:lang w:val="en-US"/>
        </w:rPr>
        <w:t>“Pending Publication” or “Rejected”), OR</w:t>
      </w:r>
    </w:p>
    <w:p w14:paraId="2E7348DE" w14:textId="324B6620" w:rsidR="004505D5" w:rsidRPr="004505D5" w:rsidRDefault="004505D5" w:rsidP="0025161F">
      <w:pPr>
        <w:pStyle w:val="ListParagraph"/>
        <w:numPr>
          <w:ilvl w:val="1"/>
          <w:numId w:val="2"/>
        </w:numPr>
        <w:rPr>
          <w:lang w:val="en-US"/>
        </w:rPr>
      </w:pPr>
      <w:commentRangeStart w:id="1280"/>
      <w:r w:rsidRPr="004505D5">
        <w:rPr>
          <w:lang w:val="en-US"/>
        </w:rPr>
        <w:t xml:space="preserve">rejected and its status is changed to “Rejected” (if the previous status is </w:t>
      </w:r>
      <w:ins w:id="1281" w:author="Eugene CHEONG from.TOPPAN (MAS)" w:date="2025-12-31T11:57:00Z" w16du:dateUtc="2025-12-31T03:57:00Z">
        <w:del w:id="1282" w:author="Akila BALAKRISHNAN from.OPTIMUM (MAS)" w:date="2026-01-08T12:59:00Z" w16du:dateUtc="2026-01-08T04:59:00Z">
          <w:r w:rsidR="00751116" w:rsidRPr="004505D5" w:rsidDel="00A71C57">
            <w:rPr>
              <w:lang w:val="en-US"/>
            </w:rPr>
            <w:delText xml:space="preserve">not </w:delText>
          </w:r>
        </w:del>
        <w:r w:rsidR="00751116">
          <w:rPr>
            <w:lang w:val="en-US"/>
          </w:rPr>
          <w:t xml:space="preserve">“Pending MEPS+”, </w:t>
        </w:r>
      </w:ins>
      <w:r w:rsidRPr="004505D5">
        <w:rPr>
          <w:lang w:val="en-US"/>
        </w:rPr>
        <w:t>“Pending Publication” or “Rejected”).</w:t>
      </w:r>
      <w:commentRangeEnd w:id="1280"/>
      <w:r w:rsidR="00A71C57">
        <w:rPr>
          <w:rStyle w:val="CommentReference"/>
        </w:rPr>
        <w:commentReference w:id="1280"/>
      </w:r>
    </w:p>
    <w:p w14:paraId="17BF2B24" w14:textId="47173096" w:rsidR="00617A59" w:rsidRPr="004505D5" w:rsidRDefault="00617A59" w:rsidP="00617A59">
      <w:pPr>
        <w:pStyle w:val="ListParagraph"/>
        <w:rPr>
          <w:lang w:val="en-US"/>
        </w:rPr>
      </w:pPr>
      <w:r>
        <w:rPr>
          <w:lang w:val="en-US"/>
        </w:rPr>
        <w:t xml:space="preserve">If the information from MEPS+ is </w:t>
      </w:r>
      <w:ins w:id="1283" w:author="Sophia TAN (MAS)" w:date="2026-01-14T17:04:00Z" w16du:dateUtc="2026-01-14T09:04:00Z">
        <w:r w:rsidR="006C5A65">
          <w:rPr>
            <w:lang w:val="en-US"/>
          </w:rPr>
          <w:t xml:space="preserve">successfully </w:t>
        </w:r>
      </w:ins>
      <w:r>
        <w:rPr>
          <w:lang w:val="en-US"/>
        </w:rPr>
        <w:t>valid</w:t>
      </w:r>
      <w:ins w:id="1284" w:author="Sophia TAN (MAS)" w:date="2026-01-14T17:04:00Z" w16du:dateUtc="2026-01-14T09:04:00Z">
        <w:r w:rsidR="006C5A65">
          <w:rPr>
            <w:lang w:val="en-US"/>
          </w:rPr>
          <w:t>ated</w:t>
        </w:r>
      </w:ins>
      <w:r>
        <w:rPr>
          <w:lang w:val="en-US"/>
        </w:rPr>
        <w:t xml:space="preserve"> and </w:t>
      </w:r>
      <w:commentRangeStart w:id="1285"/>
      <w:r>
        <w:rPr>
          <w:lang w:val="en-US"/>
        </w:rPr>
        <w:t xml:space="preserve">the announcement is not </w:t>
      </w:r>
      <w:r w:rsidR="00DA1255">
        <w:rPr>
          <w:lang w:val="en-US"/>
        </w:rPr>
        <w:t>in status</w:t>
      </w:r>
      <w:r>
        <w:rPr>
          <w:lang w:val="en-US"/>
        </w:rPr>
        <w:t xml:space="preserve"> </w:t>
      </w:r>
      <w:r w:rsidR="00DA1255">
        <w:rPr>
          <w:lang w:val="en-US"/>
        </w:rPr>
        <w:t>“U</w:t>
      </w:r>
      <w:r>
        <w:rPr>
          <w:lang w:val="en-US"/>
        </w:rPr>
        <w:t>npublished</w:t>
      </w:r>
      <w:r w:rsidR="00DA1255">
        <w:rPr>
          <w:lang w:val="en-US"/>
        </w:rPr>
        <w:t>”</w:t>
      </w:r>
      <w:commentRangeEnd w:id="1285"/>
      <w:r w:rsidR="00CA0199">
        <w:rPr>
          <w:rStyle w:val="CommentReference"/>
        </w:rPr>
        <w:commentReference w:id="1285"/>
      </w:r>
      <w:r>
        <w:rPr>
          <w:lang w:val="en-US"/>
        </w:rPr>
        <w:t>, o</w:t>
      </w:r>
      <w:r w:rsidRPr="004505D5">
        <w:rPr>
          <w:lang w:val="en-US"/>
        </w:rPr>
        <w:t>n the set publication date/time, OMEGA send</w:t>
      </w:r>
      <w:r w:rsidR="00B0260B">
        <w:rPr>
          <w:lang w:val="en-US"/>
        </w:rPr>
        <w:t>s</w:t>
      </w:r>
      <w:r w:rsidRPr="004505D5">
        <w:rPr>
          <w:lang w:val="en-US"/>
        </w:rPr>
        <w:t xml:space="preserve"> the approved </w:t>
      </w:r>
      <w:r>
        <w:rPr>
          <w:lang w:val="en-US"/>
        </w:rPr>
        <w:t>announcement</w:t>
      </w:r>
      <w:r w:rsidRPr="004505D5">
        <w:rPr>
          <w:lang w:val="en-US"/>
        </w:rPr>
        <w:t xml:space="preserve"> details to the </w:t>
      </w:r>
      <w:commentRangeStart w:id="1286"/>
      <w:commentRangeStart w:id="1287"/>
      <w:r w:rsidRPr="004505D5">
        <w:rPr>
          <w:lang w:val="en-US"/>
        </w:rPr>
        <w:t>MAS Website</w:t>
      </w:r>
      <w:commentRangeEnd w:id="1286"/>
      <w:r w:rsidR="00C07B82">
        <w:rPr>
          <w:rStyle w:val="CommentReference"/>
        </w:rPr>
        <w:commentReference w:id="1286"/>
      </w:r>
      <w:commentRangeEnd w:id="1287"/>
      <w:r w:rsidR="00950133">
        <w:rPr>
          <w:rStyle w:val="CommentReference"/>
        </w:rPr>
        <w:commentReference w:id="1287"/>
      </w:r>
      <w:r w:rsidRPr="004505D5">
        <w:rPr>
          <w:lang w:val="en-US"/>
        </w:rPr>
        <w:t xml:space="preserve">. Refer to the </w:t>
      </w:r>
      <w:r w:rsidRPr="004505D5">
        <w:rPr>
          <w:i/>
          <w:iCs/>
          <w:lang w:val="en-US"/>
        </w:rPr>
        <w:t>MAS_OMEGA – Interface Specifications Document (MAS Website).docx</w:t>
      </w:r>
      <w:r w:rsidRPr="004505D5">
        <w:rPr>
          <w:lang w:val="en-US"/>
        </w:rPr>
        <w:t xml:space="preserve"> for more details.</w:t>
      </w:r>
      <w:r w:rsidR="00C07B82">
        <w:rPr>
          <w:lang w:val="en-US"/>
        </w:rPr>
        <w:t xml:space="preserve"> </w:t>
      </w:r>
      <w:r w:rsidRPr="004505D5">
        <w:rPr>
          <w:lang w:val="en-US"/>
        </w:rPr>
        <w:t xml:space="preserve">Emails </w:t>
      </w:r>
      <w:r w:rsidR="00B0260B">
        <w:rPr>
          <w:lang w:val="en-US"/>
        </w:rPr>
        <w:t>are</w:t>
      </w:r>
      <w:r w:rsidRPr="004505D5">
        <w:rPr>
          <w:lang w:val="en-US"/>
        </w:rPr>
        <w:t xml:space="preserve"> also sent upon publication of the </w:t>
      </w:r>
      <w:r>
        <w:rPr>
          <w:lang w:val="en-US"/>
        </w:rPr>
        <w:t>announcement</w:t>
      </w:r>
      <w:r w:rsidRPr="004505D5">
        <w:rPr>
          <w:lang w:val="en-US"/>
        </w:rPr>
        <w:t>.</w:t>
      </w:r>
    </w:p>
    <w:p w14:paraId="1BE6CA4A" w14:textId="57E93D37" w:rsidR="004505D5" w:rsidRPr="004505D5" w:rsidRDefault="004505D5" w:rsidP="004505D5">
      <w:pPr>
        <w:pStyle w:val="ListParagraph"/>
        <w:rPr>
          <w:lang w:val="en-US"/>
        </w:rPr>
      </w:pPr>
      <w:commentRangeStart w:id="1288"/>
      <w:commentRangeStart w:id="1289"/>
      <w:commentRangeStart w:id="1290"/>
      <w:r w:rsidRPr="004505D5">
        <w:rPr>
          <w:lang w:val="en-US"/>
        </w:rPr>
        <w:t>Emails</w:t>
      </w:r>
      <w:commentRangeEnd w:id="1288"/>
      <w:r w:rsidR="00CC10BA">
        <w:rPr>
          <w:rStyle w:val="CommentReference"/>
        </w:rPr>
        <w:commentReference w:id="1288"/>
      </w:r>
      <w:commentRangeEnd w:id="1289"/>
      <w:r w:rsidR="001B68BF">
        <w:rPr>
          <w:rStyle w:val="CommentReference"/>
        </w:rPr>
        <w:commentReference w:id="1289"/>
      </w:r>
      <w:commentRangeEnd w:id="1290"/>
      <w:r w:rsidR="00F71764">
        <w:rPr>
          <w:rStyle w:val="CommentReference"/>
        </w:rPr>
        <w:commentReference w:id="1290"/>
      </w:r>
      <w:r w:rsidRPr="004505D5">
        <w:rPr>
          <w:lang w:val="en-US"/>
        </w:rPr>
        <w:t xml:space="preserve"> are sent to inform users that the </w:t>
      </w:r>
      <w:r>
        <w:rPr>
          <w:lang w:val="en-US"/>
        </w:rPr>
        <w:t>announcement</w:t>
      </w:r>
      <w:r w:rsidRPr="004505D5">
        <w:rPr>
          <w:lang w:val="en-US"/>
        </w:rPr>
        <w:t xml:space="preserve"> has been approved or rejected.</w:t>
      </w:r>
    </w:p>
    <w:p w14:paraId="65D37C44" w14:textId="39382F5F" w:rsidR="004505D5" w:rsidRPr="004505D5" w:rsidRDefault="004505D5" w:rsidP="004505D5">
      <w:pPr>
        <w:pStyle w:val="ListParagraph"/>
        <w:rPr>
          <w:lang w:val="en-US"/>
        </w:rPr>
      </w:pPr>
      <w:r w:rsidRPr="004505D5">
        <w:rPr>
          <w:lang w:val="en-US"/>
        </w:rPr>
        <w:t>User views a temporary toast notification informing that the approval or rejection was successful.</w:t>
      </w:r>
    </w:p>
    <w:p w14:paraId="7D532633" w14:textId="52A72193" w:rsidR="004505D5" w:rsidRDefault="004505D5" w:rsidP="004505D5">
      <w:pPr>
        <w:pStyle w:val="Heading3"/>
        <w:rPr>
          <w:lang w:val="en-US"/>
        </w:rPr>
      </w:pPr>
      <w:bookmarkStart w:id="1291" w:name="_Toc218068759"/>
      <w:commentRangeStart w:id="1292"/>
      <w:commentRangeStart w:id="1293"/>
      <w:commentRangeStart w:id="1294"/>
      <w:r>
        <w:rPr>
          <w:lang w:val="en-US"/>
        </w:rPr>
        <w:t>Announcement Details Page</w:t>
      </w:r>
      <w:commentRangeEnd w:id="1292"/>
      <w:r w:rsidR="004673FF">
        <w:rPr>
          <w:rStyle w:val="CommentReference"/>
          <w:rFonts w:asciiTheme="minorHAnsi" w:eastAsiaTheme="minorHAnsi" w:hAnsiTheme="minorHAnsi" w:cstheme="minorBidi"/>
          <w:b w:val="0"/>
          <w:smallCaps w:val="0"/>
        </w:rPr>
        <w:commentReference w:id="1292"/>
      </w:r>
      <w:commentRangeEnd w:id="1293"/>
      <w:r w:rsidR="00345F51">
        <w:rPr>
          <w:rStyle w:val="CommentReference"/>
          <w:rFonts w:asciiTheme="minorHAnsi" w:eastAsiaTheme="minorHAnsi" w:hAnsiTheme="minorHAnsi" w:cstheme="minorBidi"/>
          <w:b w:val="0"/>
          <w:smallCaps w:val="0"/>
        </w:rPr>
        <w:commentReference w:id="1293"/>
      </w:r>
      <w:bookmarkEnd w:id="1291"/>
      <w:commentRangeEnd w:id="1294"/>
      <w:r w:rsidR="005D57D6">
        <w:rPr>
          <w:rStyle w:val="CommentReference"/>
          <w:rFonts w:asciiTheme="minorHAnsi" w:eastAsiaTheme="minorHAnsi" w:hAnsiTheme="minorHAnsi" w:cstheme="minorBidi"/>
          <w:b w:val="0"/>
          <w:smallCaps w:val="0"/>
        </w:rPr>
        <w:commentReference w:id="1294"/>
      </w:r>
    </w:p>
    <w:p w14:paraId="25C7F54E" w14:textId="2E59F3D9" w:rsidR="00345F51" w:rsidRDefault="00B0260B" w:rsidP="003D5D10">
      <w:pPr>
        <w:rPr>
          <w:ins w:id="1295" w:author="Eugene CHEONG from.TOPPAN (MAS)" w:date="2025-12-30T16:05:00Z" w16du:dateUtc="2025-12-30T08:05:00Z"/>
        </w:rPr>
      </w:pPr>
      <w:commentRangeStart w:id="1296"/>
      <w:commentRangeStart w:id="1297"/>
      <w:del w:id="1298" w:author="Eugene CHEONG from.TOPPAN (MAS)" w:date="2025-12-31T09:54:00Z" w16du:dateUtc="2025-12-31T01:54:00Z">
        <w:r w:rsidDel="008F7ED1">
          <w:delText xml:space="preserve">Refer to </w:delText>
        </w:r>
        <w:r w:rsidDel="008F7ED1">
          <w:fldChar w:fldCharType="begin"/>
        </w:r>
        <w:r w:rsidDel="008F7ED1">
          <w:delInstrText xml:space="preserve"> REF _Ref216345007 \r \h </w:delInstrText>
        </w:r>
        <w:r w:rsidDel="008F7ED1">
          <w:fldChar w:fldCharType="separate"/>
        </w:r>
      </w:del>
      <w:del w:id="1299" w:author="Eugene CHEONG from.TOPPAN (MAS)" w:date="2025-12-31T09:53:00Z" w16du:dateUtc="2025-12-31T01:53:00Z">
        <w:r w:rsidR="00737C4A" w:rsidDel="002F3DA7">
          <w:rPr>
            <w:b/>
            <w:bCs/>
            <w:lang w:val="en-US"/>
          </w:rPr>
          <w:delText>Error! Reference source not found.</w:delText>
        </w:r>
      </w:del>
      <w:del w:id="1300" w:author="Eugene CHEONG from.TOPPAN (MAS)" w:date="2025-12-31T09:54:00Z" w16du:dateUtc="2025-12-31T01:54:00Z">
        <w:r w:rsidDel="008F7ED1">
          <w:fldChar w:fldCharType="end"/>
        </w:r>
        <w:r w:rsidDel="008F7ED1">
          <w:delText xml:space="preserve"> for the screen elements in the Announcement Details page. </w:delText>
        </w:r>
        <w:commentRangeEnd w:id="1296"/>
        <w:r w:rsidR="008B3262" w:rsidDel="008F7ED1">
          <w:rPr>
            <w:rStyle w:val="CommentReference"/>
          </w:rPr>
          <w:commentReference w:id="1296"/>
        </w:r>
        <w:commentRangeEnd w:id="1297"/>
        <w:r w:rsidR="00345F51" w:rsidDel="008F7ED1">
          <w:rPr>
            <w:rStyle w:val="CommentReference"/>
          </w:rPr>
          <w:commentReference w:id="1297"/>
        </w:r>
        <w:r w:rsidR="003D5D10" w:rsidDel="008F7ED1">
          <w:delText xml:space="preserve">In this use case, the </w:delText>
        </w:r>
        <w:r w:rsidDel="008F7ED1">
          <w:delText>p</w:delText>
        </w:r>
        <w:r w:rsidR="003D5D10" w:rsidDel="008F7ED1">
          <w:delText>age contain</w:delText>
        </w:r>
        <w:r w:rsidDel="008F7ED1">
          <w:delText>s</w:delText>
        </w:r>
        <w:r w:rsidR="003D5D10" w:rsidDel="008F7ED1">
          <w:delText xml:space="preserve"> additional elements in the Action Button Row.</w:delText>
        </w:r>
      </w:del>
      <w:ins w:id="1301" w:author="Eugene CHEONG from.TOPPAN (MAS)" w:date="2025-12-30T16:00:00Z" w16du:dateUtc="2025-12-30T08:00:00Z">
        <w:r w:rsidR="00345F51">
          <w:t xml:space="preserve">If the </w:t>
        </w:r>
        <w:del w:id="1302" w:author="Han Xie CHAI (MAS)" w:date="2026-01-12T17:41:00Z" w16du:dateUtc="2026-01-12T09:41:00Z">
          <w:r w:rsidR="00345F51">
            <w:delText xml:space="preserve">computed </w:delText>
          </w:r>
        </w:del>
        <w:r w:rsidR="00345F51">
          <w:t>step-up coupon rates are amended</w:t>
        </w:r>
      </w:ins>
      <w:ins w:id="1303" w:author="Han Xie CHAI (MAS)" w:date="2026-01-12T17:39:00Z" w16du:dateUtc="2026-01-12T09:39:00Z">
        <w:r w:rsidR="00345F51">
          <w:t xml:space="preserve"> </w:t>
        </w:r>
        <w:commentRangeStart w:id="1304"/>
        <w:r w:rsidR="00CA0199">
          <w:t>from the OMEGA-generated values or previously approved values</w:t>
        </w:r>
      </w:ins>
      <w:commentRangeEnd w:id="1304"/>
      <w:ins w:id="1305" w:author="Han Xie CHAI (MAS)" w:date="2026-01-12T17:40:00Z" w16du:dateUtc="2026-01-12T09:40:00Z">
        <w:r w:rsidR="00CA0199">
          <w:rPr>
            <w:rStyle w:val="CommentReference"/>
          </w:rPr>
          <w:commentReference w:id="1304"/>
        </w:r>
      </w:ins>
      <w:ins w:id="1306" w:author="Eugene CHEONG from.TOPPAN (MAS)" w:date="2025-12-30T16:00:00Z" w16du:dateUtc="2025-12-30T08:00:00Z">
        <w:del w:id="1307" w:author="Han Xie CHAI (MAS)" w:date="2026-01-12T17:39:00Z" w16du:dateUtc="2026-01-12T09:39:00Z">
          <w:r w:rsidR="00345F51" w:rsidDel="00CA0199">
            <w:delText xml:space="preserve"> </w:delText>
          </w:r>
          <w:r w:rsidR="00345F51">
            <w:delText xml:space="preserve">or are </w:delText>
          </w:r>
        </w:del>
      </w:ins>
      <w:ins w:id="1308" w:author="Eugene CHEONG from.TOPPAN (MAS)" w:date="2025-12-30T16:01:00Z" w16du:dateUtc="2025-12-30T08:01:00Z">
        <w:del w:id="1309" w:author="Han Xie CHAI (MAS)" w:date="2026-01-12T17:39:00Z" w16du:dateUtc="2026-01-12T09:39:00Z">
          <w:r w:rsidR="00345F51">
            <w:delText xml:space="preserve">amended and submitted for approval </w:delText>
          </w:r>
        </w:del>
      </w:ins>
      <w:ins w:id="1310" w:author="Eugene CHEONG from.TOPPAN (MAS)" w:date="2025-12-30T16:00:00Z" w16du:dateUtc="2025-12-30T08:00:00Z">
        <w:del w:id="1311" w:author="Han Xie CHAI (MAS)" w:date="2026-01-12T17:39:00Z" w16du:dateUtc="2026-01-12T09:39:00Z">
          <w:r w:rsidR="00345F51">
            <w:delText xml:space="preserve">after the announcement was </w:delText>
          </w:r>
        </w:del>
      </w:ins>
      <w:ins w:id="1312" w:author="Eugene CHEONG from.TOPPAN (MAS)" w:date="2025-12-30T16:01:00Z" w16du:dateUtc="2025-12-30T08:01:00Z">
        <w:del w:id="1313" w:author="Han Xie CHAI (MAS)" w:date="2026-01-12T17:39:00Z" w16du:dateUtc="2026-01-12T09:39:00Z">
          <w:r w:rsidR="00345F51">
            <w:delText>approved</w:delText>
          </w:r>
        </w:del>
        <w:r w:rsidR="00345F51">
          <w:t>, the checker</w:t>
        </w:r>
        <w:del w:id="1314" w:author="Han Xie CHAI (MAS)" w:date="2026-01-12T17:40:00Z" w16du:dateUtc="2026-01-12T09:40:00Z">
          <w:r w:rsidR="00345F51">
            <w:delText xml:space="preserve"> will</w:delText>
          </w:r>
        </w:del>
        <w:r w:rsidR="00345F51">
          <w:t xml:space="preserve"> see</w:t>
        </w:r>
      </w:ins>
      <w:ins w:id="1315" w:author="Han Xie CHAI (MAS)" w:date="2026-01-12T17:40:00Z" w16du:dateUtc="2026-01-12T09:40:00Z">
        <w:r w:rsidR="00CA0199">
          <w:t>s</w:t>
        </w:r>
      </w:ins>
      <w:ins w:id="1316" w:author="Eugene CHEONG from.TOPPAN (MAS)" w:date="2025-12-30T16:01:00Z" w16du:dateUtc="2025-12-30T08:01:00Z">
        <w:r w:rsidR="00345F51">
          <w:t xml:space="preserve"> both the </w:t>
        </w:r>
        <w:del w:id="1317" w:author="Han Xie CHAI (MAS)" w:date="2026-01-12T17:41:00Z" w16du:dateUtc="2026-01-12T09:41:00Z">
          <w:r w:rsidR="00345F51">
            <w:delText>computed</w:delText>
          </w:r>
        </w:del>
      </w:ins>
      <w:ins w:id="1318" w:author="Han Xie CHAI (MAS)" w:date="2026-01-12T17:41:00Z" w16du:dateUtc="2026-01-12T09:41:00Z">
        <w:r w:rsidR="00CA0199">
          <w:t>current</w:t>
        </w:r>
      </w:ins>
      <w:ins w:id="1319" w:author="Eugene CHEONG from.TOPPAN (MAS)" w:date="2025-12-30T16:01:00Z" w16du:dateUtc="2025-12-30T08:01:00Z">
        <w:r w:rsidR="00345F51">
          <w:t xml:space="preserve"> </w:t>
        </w:r>
        <w:del w:id="1320" w:author="Han Xie CHAI (MAS)" w:date="2026-01-12T17:41:00Z" w16du:dateUtc="2026-01-12T09:41:00Z">
          <w:r w:rsidR="00345F51">
            <w:delText xml:space="preserve">step-up values </w:delText>
          </w:r>
        </w:del>
        <w:r w:rsidR="00345F51">
          <w:t xml:space="preserve">and </w:t>
        </w:r>
      </w:ins>
      <w:ins w:id="1321" w:author="Han Xie CHAI (MAS)" w:date="2026-01-12T17:41:00Z" w16du:dateUtc="2026-01-12T09:41:00Z">
        <w:r w:rsidR="00CA0199">
          <w:t>previous</w:t>
        </w:r>
      </w:ins>
      <w:ins w:id="1322" w:author="Eugene CHEONG from.TOPPAN (MAS)" w:date="2025-12-30T16:01:00Z" w16du:dateUtc="2025-12-30T08:01:00Z">
        <w:del w:id="1323" w:author="Han Xie CHAI (MAS)" w:date="2026-01-12T17:41:00Z" w16du:dateUtc="2026-01-12T09:41:00Z">
          <w:r w:rsidR="00345F51">
            <w:delText>the overwritten</w:delText>
          </w:r>
        </w:del>
        <w:r w:rsidR="00345F51">
          <w:t xml:space="preserve"> coupon rates. The </w:t>
        </w:r>
      </w:ins>
      <w:ins w:id="1324" w:author="Han Xie CHAI (MAS)" w:date="2026-01-12T17:41:00Z" w16du:dateUtc="2026-01-12T09:41:00Z">
        <w:r w:rsidR="00CA0199">
          <w:t>current</w:t>
        </w:r>
      </w:ins>
      <w:ins w:id="1325" w:author="Eugene CHEONG from.TOPPAN (MAS)" w:date="2025-12-30T16:01:00Z" w16du:dateUtc="2025-12-30T08:01:00Z">
        <w:del w:id="1326" w:author="Han Xie CHAI (MAS)" w:date="2026-01-12T17:41:00Z" w16du:dateUtc="2026-01-12T09:41:00Z">
          <w:r w:rsidR="00345F51">
            <w:delText>overwr</w:delText>
          </w:r>
        </w:del>
      </w:ins>
      <w:ins w:id="1327" w:author="Eugene CHEONG from.TOPPAN (MAS)" w:date="2025-12-30T16:02:00Z" w16du:dateUtc="2025-12-30T08:02:00Z">
        <w:del w:id="1328" w:author="Han Xie CHAI (MAS)" w:date="2026-01-12T17:41:00Z" w16du:dateUtc="2026-01-12T09:41:00Z">
          <w:r w:rsidR="00345F51">
            <w:delText>itten</w:delText>
          </w:r>
        </w:del>
        <w:r w:rsidR="00345F51">
          <w:t xml:space="preserve"> </w:t>
        </w:r>
      </w:ins>
      <w:ins w:id="1329" w:author="Sophia TAN (MAS)" w:date="2026-01-14T17:07:00Z" w16du:dateUtc="2026-01-14T09:07:00Z">
        <w:r w:rsidR="001A1057">
          <w:t xml:space="preserve">amended </w:t>
        </w:r>
      </w:ins>
      <w:ins w:id="1330" w:author="Eugene CHEONG from.TOPPAN (MAS)" w:date="2025-12-30T16:02:00Z" w16du:dateUtc="2025-12-30T08:02:00Z">
        <w:r w:rsidR="00345F51">
          <w:t xml:space="preserve">rates </w:t>
        </w:r>
      </w:ins>
      <w:ins w:id="1331" w:author="Han Xie CHAI (MAS)" w:date="2026-01-12T17:41:00Z" w16du:dateUtc="2026-01-12T09:41:00Z">
        <w:r w:rsidR="00CA0199">
          <w:t>are</w:t>
        </w:r>
      </w:ins>
      <w:ins w:id="1332" w:author="Eugene CHEONG from.TOPPAN (MAS)" w:date="2025-12-30T16:02:00Z" w16du:dateUtc="2025-12-30T08:02:00Z">
        <w:del w:id="1333" w:author="Han Xie CHAI (MAS)" w:date="2026-01-12T17:41:00Z" w16du:dateUtc="2026-01-12T09:41:00Z">
          <w:r w:rsidR="00345F51">
            <w:delText>will be</w:delText>
          </w:r>
        </w:del>
        <w:r w:rsidR="00345F51">
          <w:t xml:space="preserve"> displayed as part of the data table cell, </w:t>
        </w:r>
        <w:commentRangeStart w:id="1334"/>
        <w:r w:rsidR="00345F51">
          <w:t>while the</w:t>
        </w:r>
        <w:del w:id="1335" w:author="Han Xie CHAI (MAS)" w:date="2026-01-12T17:41:00Z" w16du:dateUtc="2026-01-12T09:41:00Z">
          <w:r w:rsidR="00345F51">
            <w:delText xml:space="preserve"> computed or</w:delText>
          </w:r>
        </w:del>
        <w:r w:rsidR="00345F51">
          <w:t xml:space="preserve"> previous </w:t>
        </w:r>
      </w:ins>
      <w:ins w:id="1336" w:author="Han Xie CHAI (MAS)" w:date="2026-01-12T17:41:00Z" w16du:dateUtc="2026-01-12T09:41:00Z">
        <w:r w:rsidR="00CA0199">
          <w:t>rates</w:t>
        </w:r>
      </w:ins>
      <w:ins w:id="1337" w:author="Eugene CHEONG from.TOPPAN (MAS)" w:date="2025-12-30T16:02:00Z" w16du:dateUtc="2025-12-30T08:02:00Z">
        <w:del w:id="1338" w:author="Han Xie CHAI (MAS)" w:date="2026-01-12T17:41:00Z" w16du:dateUtc="2026-01-12T09:41:00Z">
          <w:r w:rsidR="00345F51">
            <w:delText>valu</w:delText>
          </w:r>
        </w:del>
        <w:del w:id="1339" w:author="Han Xie CHAI (MAS)" w:date="2026-01-12T17:42:00Z" w16du:dateUtc="2026-01-12T09:42:00Z">
          <w:r w:rsidR="00345F51">
            <w:delText>e</w:delText>
          </w:r>
        </w:del>
        <w:r w:rsidR="00345F51">
          <w:t xml:space="preserve"> </w:t>
        </w:r>
        <w:del w:id="1340" w:author="Han Xie CHAI (MAS)" w:date="2026-01-12T17:41:00Z" w16du:dateUtc="2026-01-12T09:41:00Z">
          <w:r w:rsidR="00345F51">
            <w:delText>will be</w:delText>
          </w:r>
        </w:del>
      </w:ins>
      <w:ins w:id="1341" w:author="Han Xie CHAI (MAS)" w:date="2026-01-12T17:41:00Z" w16du:dateUtc="2026-01-12T09:41:00Z">
        <w:r w:rsidR="00CA0199">
          <w:t>are</w:t>
        </w:r>
      </w:ins>
      <w:ins w:id="1342" w:author="Eugene CHEONG from.TOPPAN (MAS)" w:date="2025-12-30T16:02:00Z" w16du:dateUtc="2025-12-30T08:02:00Z">
        <w:r w:rsidR="00345F51">
          <w:t xml:space="preserve"> displayed below</w:t>
        </w:r>
        <w:del w:id="1343" w:author="Han Xie CHAI (MAS)" w:date="2026-01-12T17:42:00Z" w16du:dateUtc="2026-01-12T09:42:00Z">
          <w:r w:rsidR="00345F51">
            <w:delText xml:space="preserve"> it</w:delText>
          </w:r>
        </w:del>
        <w:r w:rsidR="00345F51">
          <w:t xml:space="preserve"> in </w:t>
        </w:r>
        <w:commentRangeStart w:id="1344"/>
        <w:r w:rsidR="00345F51">
          <w:t>blue</w:t>
        </w:r>
      </w:ins>
      <w:commentRangeEnd w:id="1334"/>
      <w:r w:rsidR="00362444">
        <w:rPr>
          <w:rStyle w:val="CommentReference"/>
        </w:rPr>
        <w:commentReference w:id="1334"/>
      </w:r>
      <w:commentRangeEnd w:id="1344"/>
      <w:r w:rsidR="001A1057">
        <w:rPr>
          <w:rStyle w:val="CommentReference"/>
        </w:rPr>
        <w:commentReference w:id="1344"/>
      </w:r>
      <w:ins w:id="1345" w:author="Eugene CHEONG from.TOPPAN (MAS)" w:date="2025-12-30T16:02:00Z" w16du:dateUtc="2025-12-30T08:02:00Z">
        <w:r w:rsidR="00345F51">
          <w:t xml:space="preserve"> (</w:t>
        </w:r>
        <w:r w:rsidR="00345F51" w:rsidRPr="00345F51">
          <w:rPr>
            <w:noProof/>
          </w:rPr>
          <w:drawing>
            <wp:inline distT="0" distB="0" distL="0" distR="0" wp14:anchorId="40D8C4A4" wp14:editId="56FCA623">
              <wp:extent cx="812842" cy="146058"/>
              <wp:effectExtent l="0" t="0" r="6350" b="6350"/>
              <wp:docPr id="173406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67766" name=""/>
                      <pic:cNvPicPr/>
                    </pic:nvPicPr>
                    <pic:blipFill>
                      <a:blip r:embed="rId66"/>
                      <a:stretch>
                        <a:fillRect/>
                      </a:stretch>
                    </pic:blipFill>
                    <pic:spPr>
                      <a:xfrm>
                        <a:off x="0" y="0"/>
                        <a:ext cx="812842" cy="146058"/>
                      </a:xfrm>
                      <a:prstGeom prst="rect">
                        <a:avLst/>
                      </a:prstGeom>
                    </pic:spPr>
                  </pic:pic>
                </a:graphicData>
              </a:graphic>
            </wp:inline>
          </w:drawing>
        </w:r>
        <w:r w:rsidR="00345F51">
          <w:t>).</w:t>
        </w:r>
      </w:ins>
    </w:p>
    <w:p w14:paraId="6CAA464E" w14:textId="04801CD0" w:rsidR="00345F51" w:rsidRDefault="00345F51" w:rsidP="003D5D10">
      <w:ins w:id="1346" w:author="Eugene CHEONG from.TOPPAN (MAS)" w:date="2025-12-30T16:05:00Z" w16du:dateUtc="2025-12-30T08:05:00Z">
        <w:r>
          <w:t xml:space="preserve">For unpublish requests, the page </w:t>
        </w:r>
        <w:del w:id="1347" w:author="Han Xie CHAI (MAS)" w:date="2026-01-12T17:42:00Z" w16du:dateUtc="2026-01-12T09:42:00Z">
          <w:r>
            <w:delText xml:space="preserve">will </w:delText>
          </w:r>
        </w:del>
        <w:r>
          <w:t>contain</w:t>
        </w:r>
      </w:ins>
      <w:ins w:id="1348" w:author="Han Xie CHAI (MAS)" w:date="2026-01-12T17:42:00Z" w16du:dateUtc="2026-01-12T09:42:00Z">
        <w:r w:rsidR="00EA0A85">
          <w:t>s</w:t>
        </w:r>
      </w:ins>
      <w:ins w:id="1349" w:author="Eugene CHEONG from.TOPPAN (MAS)" w:date="2025-12-30T16:05:00Z" w16du:dateUtc="2025-12-30T08:05:00Z">
        <w:r>
          <w:t xml:space="preserve"> an additional banner</w:t>
        </w:r>
      </w:ins>
      <w:ins w:id="1350" w:author="Eugene CHEONG from.TOPPAN (MAS)" w:date="2025-12-30T16:08:00Z" w16du:dateUtc="2025-12-30T08:08:00Z">
        <w:r w:rsidR="00CB16A1">
          <w:t xml:space="preserve"> indicating that the request is to unpublish the announcement</w:t>
        </w:r>
      </w:ins>
      <w:ins w:id="1351" w:author="Eugene CHEONG from.TOPPAN (MAS)" w:date="2025-12-30T16:05:00Z" w16du:dateUtc="2025-12-30T08:05:00Z">
        <w:r>
          <w:t>.</w:t>
        </w:r>
      </w:ins>
      <w:ins w:id="1352" w:author="Eugene CHEONG from.TOPPAN (MAS)" w:date="2025-12-30T16:18:00Z" w16du:dateUtc="2025-12-30T08:18:00Z">
        <w:r w:rsidR="00CB16A1">
          <w:t xml:space="preserve"> Refer to </w:t>
        </w:r>
      </w:ins>
      <w:ins w:id="1353" w:author="Eugene CHEONG from.TOPPAN (MAS)" w:date="2025-12-30T16:19:00Z" w16du:dateUtc="2025-12-30T08:19:00Z">
        <w:r w:rsidR="00CB16A1">
          <w:fldChar w:fldCharType="begin"/>
        </w:r>
        <w:r w:rsidR="00CB16A1">
          <w:instrText xml:space="preserve"> REF _Ref218003966 \r \h </w:instrText>
        </w:r>
      </w:ins>
      <w:r w:rsidR="00CB16A1">
        <w:fldChar w:fldCharType="separate"/>
      </w:r>
      <w:r w:rsidR="008F7ED1">
        <w:t>2.10.7</w:t>
      </w:r>
      <w:ins w:id="1354" w:author="Eugene CHEONG from.TOPPAN (MAS)" w:date="2025-12-30T16:19:00Z" w16du:dateUtc="2025-12-30T08:19:00Z">
        <w:r w:rsidR="00CB16A1">
          <w:fldChar w:fldCharType="end"/>
        </w:r>
        <w:r w:rsidR="00CB16A1">
          <w:t xml:space="preserve"> </w:t>
        </w:r>
        <w:commentRangeStart w:id="1355"/>
        <w:r w:rsidR="00CB16A1">
          <w:fldChar w:fldCharType="begin"/>
        </w:r>
        <w:r w:rsidR="00CB16A1">
          <w:instrText xml:space="preserve"> REF _Ref218003966 \h </w:instrText>
        </w:r>
      </w:ins>
      <w:r w:rsidR="00CB16A1">
        <w:fldChar w:fldCharType="separate"/>
      </w:r>
      <w:ins w:id="1356" w:author="Eugene CHEONG from.TOPPAN (MAS)" w:date="2025-12-31T09:55:00Z" w16du:dateUtc="2025-12-31T01:55:00Z">
        <w:r w:rsidR="008F7ED1">
          <w:t>Unpublish Banner</w:t>
        </w:r>
      </w:ins>
      <w:ins w:id="1357" w:author="Eugene CHEONG from.TOPPAN (MAS)" w:date="2025-12-30T16:19:00Z" w16du:dateUtc="2025-12-30T08:19:00Z">
        <w:r w:rsidR="00CB16A1">
          <w:fldChar w:fldCharType="end"/>
        </w:r>
      </w:ins>
      <w:commentRangeEnd w:id="1355"/>
      <w:r w:rsidR="00362444">
        <w:rPr>
          <w:rStyle w:val="CommentReference"/>
        </w:rPr>
        <w:commentReference w:id="1355"/>
      </w:r>
      <w:ins w:id="1358" w:author="Eugene CHEONG from.TOPPAN (MAS)" w:date="2025-12-30T16:19:00Z" w16du:dateUtc="2025-12-30T08:19:00Z">
        <w:r w:rsidR="00CB16A1">
          <w:t>.</w:t>
        </w:r>
      </w:ins>
    </w:p>
    <w:p w14:paraId="65A82E70" w14:textId="77777777" w:rsidR="003D5D10" w:rsidRDefault="003D5D10" w:rsidP="003D5D10">
      <w:pPr>
        <w:pStyle w:val="Heading4"/>
      </w:pPr>
      <w:r>
        <w:t>Wireframe</w:t>
      </w:r>
    </w:p>
    <w:p w14:paraId="3057CA57" w14:textId="5EEFBBBF" w:rsidR="00D245BE" w:rsidRDefault="003D5D10" w:rsidP="003D5D10">
      <w:pPr>
        <w:rPr>
          <w:ins w:id="1359" w:author="Eugene CHEONG from.TOPPAN (MAS)" w:date="2025-12-30T16:07:00Z" w16du:dateUtc="2025-12-30T08:07:00Z"/>
          <w:noProof/>
        </w:rPr>
      </w:pPr>
      <w:del w:id="1360" w:author="Eugene CHEONG from.TOPPAN (MAS)" w:date="2025-12-30T15:59:00Z" w16du:dateUtc="2025-12-30T07:59:00Z">
        <w:r w:rsidDel="00345F51">
          <w:delText xml:space="preserve">Refer to </w:delText>
        </w:r>
        <w:r w:rsidDel="00345F51">
          <w:fldChar w:fldCharType="begin"/>
        </w:r>
        <w:r w:rsidDel="00345F51">
          <w:delInstrText xml:space="preserve"> REF _Ref215243926 \r \h </w:delInstrText>
        </w:r>
        <w:r w:rsidDel="00345F51">
          <w:fldChar w:fldCharType="separate"/>
        </w:r>
        <w:r w:rsidDel="00345F51">
          <w:delText>2.7.6.1</w:delText>
        </w:r>
        <w:r w:rsidDel="00345F51">
          <w:fldChar w:fldCharType="end"/>
        </w:r>
        <w:r w:rsidDel="00345F51">
          <w:delText xml:space="preserve"> </w:delText>
        </w:r>
        <w:r w:rsidDel="00345F51">
          <w:fldChar w:fldCharType="begin"/>
        </w:r>
        <w:r w:rsidDel="00345F51">
          <w:delInstrText xml:space="preserve"> REF _Ref215243926 \h </w:delInstrText>
        </w:r>
        <w:r w:rsidDel="00345F51">
          <w:fldChar w:fldCharType="separate"/>
        </w:r>
        <w:r w:rsidDel="00345F51">
          <w:delText>Wireframe</w:delText>
        </w:r>
        <w:r w:rsidDel="00345F51">
          <w:fldChar w:fldCharType="end"/>
        </w:r>
        <w:r w:rsidDel="00345F51">
          <w:delText>.</w:delText>
        </w:r>
      </w:del>
      <w:ins w:id="1361" w:author="Eugene CHEONG from.TOPPAN (MAS)" w:date="2025-12-30T15:58:00Z" w16du:dateUtc="2025-12-30T07:58:00Z">
        <w:r w:rsidR="00345F51" w:rsidRPr="00345F51">
          <w:rPr>
            <w:noProof/>
          </w:rPr>
          <w:drawing>
            <wp:inline distT="0" distB="0" distL="0" distR="0" wp14:anchorId="2BEC43BA" wp14:editId="0570FEBD">
              <wp:extent cx="6858000" cy="2268220"/>
              <wp:effectExtent l="0" t="0" r="0" b="0"/>
              <wp:docPr id="183922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2078" name="Picture 1" descr="A screenshot of a computer&#10;&#10;AI-generated content may be incorrect."/>
                      <pic:cNvPicPr/>
                    </pic:nvPicPr>
                    <pic:blipFill>
                      <a:blip r:embed="rId67"/>
                      <a:stretch>
                        <a:fillRect/>
                      </a:stretch>
                    </pic:blipFill>
                    <pic:spPr>
                      <a:xfrm>
                        <a:off x="0" y="0"/>
                        <a:ext cx="6858000" cy="2268220"/>
                      </a:xfrm>
                      <a:prstGeom prst="rect">
                        <a:avLst/>
                      </a:prstGeom>
                    </pic:spPr>
                  </pic:pic>
                </a:graphicData>
              </a:graphic>
            </wp:inline>
          </w:drawing>
        </w:r>
        <w:r w:rsidR="00345F51" w:rsidRPr="00345F51">
          <w:rPr>
            <w:noProof/>
          </w:rPr>
          <w:t xml:space="preserve"> </w:t>
        </w:r>
      </w:ins>
      <w:ins w:id="1362" w:author="Eugene CHEONG from.TOPPAN (MAS)" w:date="2025-12-30T16:04:00Z" w16du:dateUtc="2025-12-30T08:04:00Z">
        <w:r w:rsidR="00345F51" w:rsidRPr="00345F51">
          <w:rPr>
            <w:noProof/>
          </w:rPr>
          <w:drawing>
            <wp:inline distT="0" distB="0" distL="0" distR="0" wp14:anchorId="2E0283E0" wp14:editId="1C3D1C40">
              <wp:extent cx="6858000" cy="2252980"/>
              <wp:effectExtent l="0" t="0" r="0" b="0"/>
              <wp:docPr id="534748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48661" name="Picture 1" descr="A screenshot of a computer&#10;&#10;AI-generated content may be incorrect."/>
                      <pic:cNvPicPr/>
                    </pic:nvPicPr>
                    <pic:blipFill>
                      <a:blip r:embed="rId68"/>
                      <a:stretch>
                        <a:fillRect/>
                      </a:stretch>
                    </pic:blipFill>
                    <pic:spPr>
                      <a:xfrm>
                        <a:off x="0" y="0"/>
                        <a:ext cx="6858000" cy="2252980"/>
                      </a:xfrm>
                      <a:prstGeom prst="rect">
                        <a:avLst/>
                      </a:prstGeom>
                    </pic:spPr>
                  </pic:pic>
                </a:graphicData>
              </a:graphic>
            </wp:inline>
          </w:drawing>
        </w:r>
      </w:ins>
      <w:ins w:id="1363" w:author="Eugene CHEONG from.TOPPAN (MAS)" w:date="2025-12-30T15:58:00Z" w16du:dateUtc="2025-12-30T07:58:00Z">
        <w:r w:rsidR="00345F51" w:rsidRPr="00345F51">
          <w:rPr>
            <w:noProof/>
          </w:rPr>
          <w:t xml:space="preserve"> </w:t>
        </w:r>
        <w:r w:rsidR="00345F51" w:rsidRPr="00345F51">
          <w:rPr>
            <w:noProof/>
          </w:rPr>
          <w:drawing>
            <wp:inline distT="0" distB="0" distL="0" distR="0" wp14:anchorId="1CE9DDD2" wp14:editId="4CAE9F41">
              <wp:extent cx="6858000" cy="2058035"/>
              <wp:effectExtent l="0" t="0" r="0" b="0"/>
              <wp:docPr id="1482362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62196" name="Picture 1" descr="A screenshot of a computer&#10;&#10;AI-generated content may be incorrect."/>
                      <pic:cNvPicPr/>
                    </pic:nvPicPr>
                    <pic:blipFill>
                      <a:blip r:embed="rId69"/>
                      <a:stretch>
                        <a:fillRect/>
                      </a:stretch>
                    </pic:blipFill>
                    <pic:spPr>
                      <a:xfrm>
                        <a:off x="0" y="0"/>
                        <a:ext cx="6858000" cy="2058035"/>
                      </a:xfrm>
                      <a:prstGeom prst="rect">
                        <a:avLst/>
                      </a:prstGeom>
                    </pic:spPr>
                  </pic:pic>
                </a:graphicData>
              </a:graphic>
            </wp:inline>
          </w:drawing>
        </w:r>
        <w:r w:rsidR="00345F51" w:rsidRPr="00345F51">
          <w:rPr>
            <w:noProof/>
          </w:rPr>
          <w:t xml:space="preserve"> </w:t>
        </w:r>
        <w:r w:rsidR="00345F51" w:rsidRPr="00345F51">
          <w:rPr>
            <w:noProof/>
          </w:rPr>
          <w:drawing>
            <wp:inline distT="0" distB="0" distL="0" distR="0" wp14:anchorId="6A29FBFD" wp14:editId="0CC6723E">
              <wp:extent cx="6858000" cy="1732280"/>
              <wp:effectExtent l="0" t="0" r="0" b="1270"/>
              <wp:docPr id="1264403458" name="Picture 1" descr="A white rectangular object with a blu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03458" name="Picture 1" descr="A white rectangular object with a blue stripe&#10;&#10;AI-generated content may be incorrect."/>
                      <pic:cNvPicPr/>
                    </pic:nvPicPr>
                    <pic:blipFill>
                      <a:blip r:embed="rId70"/>
                      <a:stretch>
                        <a:fillRect/>
                      </a:stretch>
                    </pic:blipFill>
                    <pic:spPr>
                      <a:xfrm>
                        <a:off x="0" y="0"/>
                        <a:ext cx="6858000" cy="1732280"/>
                      </a:xfrm>
                      <a:prstGeom prst="rect">
                        <a:avLst/>
                      </a:prstGeom>
                    </pic:spPr>
                  </pic:pic>
                </a:graphicData>
              </a:graphic>
            </wp:inline>
          </w:drawing>
        </w:r>
      </w:ins>
    </w:p>
    <w:p w14:paraId="7941B9A6" w14:textId="09FDC132" w:rsidR="00345F51" w:rsidRDefault="00345F51" w:rsidP="00345F51">
      <w:pPr>
        <w:pStyle w:val="Caption"/>
        <w:rPr>
          <w:ins w:id="1364" w:author="Eugene CHEONG from.TOPPAN (MAS)" w:date="2025-12-30T16:11:00Z" w16du:dateUtc="2025-12-30T08:11:00Z"/>
        </w:rPr>
      </w:pPr>
      <w:ins w:id="1365" w:author="Eugene CHEONG from.TOPPAN (MAS)" w:date="2025-12-30T16:07:00Z" w16du:dateUtc="2025-12-30T08:07:00Z">
        <w:r w:rsidRPr="00411560">
          <w:t xml:space="preserve">Figure </w:t>
        </w:r>
        <w:r w:rsidRPr="00411560">
          <w:fldChar w:fldCharType="begin"/>
        </w:r>
        <w:r w:rsidRPr="00411560">
          <w:instrText xml:space="preserve"> SEQ Figure \* ARABIC </w:instrText>
        </w:r>
        <w:r w:rsidRPr="00411560">
          <w:fldChar w:fldCharType="separate"/>
        </w:r>
      </w:ins>
      <w:ins w:id="1366" w:author="Eugene CHEONG from.TOPPAN (MAS)" w:date="2025-12-31T09:55:00Z" w16du:dateUtc="2025-12-31T01:55:00Z">
        <w:r w:rsidR="008F7ED1">
          <w:rPr>
            <w:noProof/>
          </w:rPr>
          <w:t>14</w:t>
        </w:r>
      </w:ins>
      <w:del w:id="1367" w:author="Eugene CHEONG from.TOPPAN (MAS)" w:date="2025-12-31T09:55:00Z" w16du:dateUtc="2025-12-31T01:55:00Z">
        <w:r w:rsidR="00737C4A" w:rsidDel="008F7ED1">
          <w:rPr>
            <w:noProof/>
          </w:rPr>
          <w:delText>13</w:delText>
        </w:r>
      </w:del>
      <w:ins w:id="1368" w:author="Eugene CHEONG from.TOPPAN (MAS)" w:date="2025-12-30T16:07:00Z" w16du:dateUtc="2025-12-30T08:07:00Z">
        <w:r w:rsidRPr="00411560">
          <w:fldChar w:fldCharType="end"/>
        </w:r>
        <w:r>
          <w:t>:</w:t>
        </w:r>
        <w:r w:rsidRPr="00411560">
          <w:t xml:space="preserve"> </w:t>
        </w:r>
      </w:ins>
      <w:ins w:id="1369" w:author="Eugene CHEONG from.TOPPAN (MAS)" w:date="2025-12-30T16:08:00Z" w16du:dateUtc="2025-12-30T08:08:00Z">
        <w:r>
          <w:t>Announcement Details Page</w:t>
        </w:r>
      </w:ins>
      <w:ins w:id="1370" w:author="Eugene CHEONG from.TOPPAN (MAS)" w:date="2025-12-30T16:07:00Z" w16du:dateUtc="2025-12-30T08:07:00Z">
        <w:r>
          <w:t xml:space="preserve"> (for updates)</w:t>
        </w:r>
      </w:ins>
    </w:p>
    <w:p w14:paraId="692A2094" w14:textId="6230A5D3" w:rsidR="00345F51" w:rsidRPr="00345F51" w:rsidDel="00CB16A1" w:rsidRDefault="00345F51">
      <w:pPr>
        <w:pStyle w:val="Caption"/>
        <w:rPr>
          <w:del w:id="1371" w:author="Eugene CHEONG from.TOPPAN (MAS)" w:date="2025-12-30T16:16:00Z" w16du:dateUtc="2025-12-30T08:16:00Z"/>
        </w:rPr>
        <w:pPrChange w:id="1372" w:author="Eugene CHEONG from.TOPPAN (MAS)" w:date="2025-12-30T16:08:00Z" w16du:dateUtc="2025-12-30T08:08:00Z">
          <w:pPr/>
        </w:pPrChange>
      </w:pPr>
    </w:p>
    <w:p w14:paraId="2AA7C58D" w14:textId="73620124" w:rsidR="003D5D10" w:rsidRDefault="003D5D10" w:rsidP="003D5D10">
      <w:pPr>
        <w:pStyle w:val="Heading4"/>
      </w:pPr>
      <w:commentRangeStart w:id="1373"/>
      <w:commentRangeStart w:id="1374"/>
      <w:commentRangeStart w:id="1375"/>
      <w:commentRangeStart w:id="1376"/>
      <w:commentRangeStart w:id="1377"/>
      <w:commentRangeStart w:id="1378"/>
      <w:r>
        <w:t>Action Button Row</w:t>
      </w:r>
      <w:commentRangeEnd w:id="1373"/>
      <w:r w:rsidR="00926DCF">
        <w:rPr>
          <w:rStyle w:val="CommentReference"/>
          <w:rFonts w:eastAsiaTheme="minorHAnsi" w:cstheme="minorBidi"/>
          <w:b w:val="0"/>
          <w:iCs w:val="0"/>
        </w:rPr>
        <w:commentReference w:id="1373"/>
      </w:r>
      <w:commentRangeEnd w:id="1374"/>
      <w:r w:rsidR="00E85EA7">
        <w:rPr>
          <w:rStyle w:val="CommentReference"/>
          <w:rFonts w:eastAsiaTheme="minorHAnsi" w:cstheme="minorBidi"/>
          <w:b w:val="0"/>
          <w:iCs w:val="0"/>
        </w:rPr>
        <w:commentReference w:id="1374"/>
      </w:r>
      <w:commentRangeEnd w:id="1375"/>
      <w:r w:rsidR="00B0260B">
        <w:rPr>
          <w:rStyle w:val="CommentReference"/>
          <w:rFonts w:eastAsiaTheme="minorHAnsi" w:cstheme="minorBidi"/>
          <w:b w:val="0"/>
          <w:iCs w:val="0"/>
        </w:rPr>
        <w:commentReference w:id="1375"/>
      </w:r>
      <w:commentRangeEnd w:id="1376"/>
      <w:r w:rsidR="001A5243">
        <w:rPr>
          <w:rStyle w:val="CommentReference"/>
          <w:rFonts w:eastAsiaTheme="minorHAnsi" w:cstheme="minorBidi"/>
          <w:b w:val="0"/>
          <w:iCs w:val="0"/>
        </w:rPr>
        <w:commentReference w:id="1376"/>
      </w:r>
      <w:commentRangeEnd w:id="1377"/>
      <w:r w:rsidR="00EE1CEA">
        <w:rPr>
          <w:rStyle w:val="CommentReference"/>
          <w:rFonts w:eastAsiaTheme="minorHAnsi" w:cstheme="minorBidi"/>
          <w:b w:val="0"/>
          <w:iCs w:val="0"/>
        </w:rPr>
        <w:commentReference w:id="1377"/>
      </w:r>
      <w:commentRangeEnd w:id="1378"/>
      <w:r w:rsidR="001C5D29">
        <w:rPr>
          <w:rStyle w:val="CommentReference"/>
          <w:rFonts w:eastAsiaTheme="minorHAnsi" w:cstheme="minorBidi"/>
          <w:b w:val="0"/>
          <w:iCs w:val="0"/>
        </w:rPr>
        <w:commentReference w:id="1378"/>
      </w:r>
    </w:p>
    <w:tbl>
      <w:tblPr>
        <w:tblStyle w:val="TableGrid"/>
        <w:tblW w:w="0" w:type="auto"/>
        <w:tblLook w:val="04A0" w:firstRow="1" w:lastRow="0" w:firstColumn="1" w:lastColumn="0" w:noHBand="0" w:noVBand="1"/>
      </w:tblPr>
      <w:tblGrid>
        <w:gridCol w:w="562"/>
        <w:gridCol w:w="2248"/>
        <w:gridCol w:w="1701"/>
        <w:gridCol w:w="2147"/>
        <w:gridCol w:w="3685"/>
      </w:tblGrid>
      <w:tr w:rsidR="003D5D10" w:rsidRPr="007C7C7F" w14:paraId="2FF13A10" w14:textId="77777777" w:rsidTr="00A11EB2">
        <w:tc>
          <w:tcPr>
            <w:tcW w:w="562" w:type="dxa"/>
            <w:shd w:val="clear" w:color="auto" w:fill="E7E6E6" w:themeFill="background2"/>
          </w:tcPr>
          <w:p w14:paraId="01526986" w14:textId="77777777" w:rsidR="003D5D10" w:rsidRPr="007D7B67" w:rsidRDefault="003D5D10" w:rsidP="00A11EB2">
            <w:pPr>
              <w:pStyle w:val="NoSpacing"/>
              <w:jc w:val="center"/>
              <w:rPr>
                <w:b/>
                <w:bCs/>
              </w:rPr>
            </w:pPr>
            <w:r w:rsidRPr="007D7B67">
              <w:rPr>
                <w:rFonts w:cstheme="minorHAnsi"/>
                <w:b/>
                <w:bCs/>
              </w:rPr>
              <w:t>S/N</w:t>
            </w:r>
          </w:p>
        </w:tc>
        <w:tc>
          <w:tcPr>
            <w:tcW w:w="2248" w:type="dxa"/>
            <w:shd w:val="clear" w:color="auto" w:fill="E7E6E6" w:themeFill="background2"/>
          </w:tcPr>
          <w:p w14:paraId="51A6FCBD" w14:textId="77777777" w:rsidR="003D5D10" w:rsidRPr="007D7B67" w:rsidRDefault="003D5D10" w:rsidP="00A11EB2">
            <w:pPr>
              <w:pStyle w:val="NoSpacing"/>
              <w:jc w:val="center"/>
              <w:rPr>
                <w:b/>
                <w:bCs/>
              </w:rPr>
            </w:pPr>
            <w:r w:rsidRPr="007D7B67">
              <w:rPr>
                <w:rFonts w:cstheme="minorHAnsi"/>
                <w:b/>
                <w:bCs/>
              </w:rPr>
              <w:t>Name</w:t>
            </w:r>
          </w:p>
        </w:tc>
        <w:tc>
          <w:tcPr>
            <w:tcW w:w="1701" w:type="dxa"/>
            <w:shd w:val="clear" w:color="auto" w:fill="E7E6E6" w:themeFill="background2"/>
          </w:tcPr>
          <w:p w14:paraId="0E3ACE4F" w14:textId="77777777" w:rsidR="003D5D10" w:rsidRPr="007D7B67" w:rsidRDefault="003D5D10" w:rsidP="00A11EB2">
            <w:pPr>
              <w:pStyle w:val="TableHeading"/>
              <w:jc w:val="center"/>
              <w:rPr>
                <w:rFonts w:asciiTheme="minorHAnsi" w:hAnsiTheme="minorHAnsi" w:cstheme="minorHAnsi"/>
                <w:bCs/>
              </w:rPr>
            </w:pPr>
            <w:r w:rsidRPr="007D7B67">
              <w:rPr>
                <w:rFonts w:asciiTheme="minorHAnsi" w:hAnsiTheme="minorHAnsi" w:cstheme="minorHAnsi"/>
                <w:bCs/>
              </w:rPr>
              <w:t>Type</w:t>
            </w:r>
          </w:p>
          <w:p w14:paraId="01095E02" w14:textId="77777777" w:rsidR="003D5D10" w:rsidRPr="007D7B67" w:rsidRDefault="003D5D10" w:rsidP="00A11EB2">
            <w:pPr>
              <w:pStyle w:val="NoSpacing"/>
              <w:jc w:val="center"/>
              <w:rPr>
                <w:b/>
                <w:bCs/>
              </w:rPr>
            </w:pPr>
            <w:r w:rsidRPr="007D7B67">
              <w:rPr>
                <w:rFonts w:cstheme="minorHAnsi"/>
                <w:b/>
                <w:bCs/>
              </w:rPr>
              <w:t>(Max Length)</w:t>
            </w:r>
          </w:p>
        </w:tc>
        <w:tc>
          <w:tcPr>
            <w:tcW w:w="2147" w:type="dxa"/>
            <w:shd w:val="clear" w:color="auto" w:fill="E7E6E6" w:themeFill="background2"/>
          </w:tcPr>
          <w:p w14:paraId="5F6813C5" w14:textId="77777777" w:rsidR="003D5D10" w:rsidRPr="007D7B67" w:rsidRDefault="003D5D10" w:rsidP="00A11EB2">
            <w:pPr>
              <w:pStyle w:val="NoSpacing"/>
              <w:jc w:val="center"/>
              <w:rPr>
                <w:b/>
                <w:bCs/>
              </w:rPr>
            </w:pPr>
            <w:r w:rsidRPr="007D7B67">
              <w:rPr>
                <w:rFonts w:cstheme="minorHAnsi"/>
                <w:b/>
                <w:bCs/>
              </w:rPr>
              <w:t>Validation Rules</w:t>
            </w:r>
          </w:p>
        </w:tc>
        <w:tc>
          <w:tcPr>
            <w:tcW w:w="3685" w:type="dxa"/>
            <w:shd w:val="clear" w:color="auto" w:fill="E7E6E6" w:themeFill="background2"/>
          </w:tcPr>
          <w:p w14:paraId="36CB4A61" w14:textId="106B83CB" w:rsidR="003D5D10" w:rsidRPr="007D7B67" w:rsidRDefault="003D5D10" w:rsidP="00A11EB2">
            <w:pPr>
              <w:pStyle w:val="NoSpacing"/>
              <w:jc w:val="center"/>
              <w:rPr>
                <w:rFonts w:cstheme="minorHAnsi"/>
                <w:b/>
                <w:bCs/>
              </w:rPr>
            </w:pPr>
            <w:commentRangeStart w:id="1379"/>
            <w:commentRangeStart w:id="1380"/>
            <w:r>
              <w:rPr>
                <w:rFonts w:cstheme="minorHAnsi"/>
                <w:b/>
                <w:bCs/>
              </w:rPr>
              <w:t>Remarks</w:t>
            </w:r>
            <w:commentRangeEnd w:id="1379"/>
            <w:r w:rsidR="00C07B82">
              <w:rPr>
                <w:rStyle w:val="CommentReference"/>
              </w:rPr>
              <w:commentReference w:id="1379"/>
            </w:r>
            <w:commentRangeEnd w:id="1380"/>
            <w:r w:rsidR="001A5243">
              <w:rPr>
                <w:rStyle w:val="CommentReference"/>
              </w:rPr>
              <w:commentReference w:id="1380"/>
            </w:r>
          </w:p>
        </w:tc>
      </w:tr>
      <w:tr w:rsidR="001A5243" w:rsidRPr="007C7C7F" w14:paraId="08FCB07F" w14:textId="77777777" w:rsidTr="00A11EB2">
        <w:tc>
          <w:tcPr>
            <w:tcW w:w="562" w:type="dxa"/>
          </w:tcPr>
          <w:p w14:paraId="544D54F3" w14:textId="77777777" w:rsidR="001A5243" w:rsidRPr="007C7C7F" w:rsidRDefault="001A5243" w:rsidP="001A5243">
            <w:pPr>
              <w:pStyle w:val="NoSpacing"/>
            </w:pPr>
            <w:r>
              <w:rPr>
                <w:rFonts w:cstheme="minorHAnsi"/>
              </w:rPr>
              <w:t>1</w:t>
            </w:r>
          </w:p>
        </w:tc>
        <w:tc>
          <w:tcPr>
            <w:tcW w:w="2248" w:type="dxa"/>
          </w:tcPr>
          <w:p w14:paraId="35C0BFA7" w14:textId="4809A947" w:rsidR="001A5243" w:rsidRPr="00CE0D19" w:rsidRDefault="001A5243" w:rsidP="001A5243">
            <w:pPr>
              <w:pStyle w:val="NoSpacing"/>
              <w:jc w:val="left"/>
            </w:pPr>
            <w:r>
              <w:rPr>
                <w:rFonts w:cstheme="minorHAnsi"/>
              </w:rPr>
              <w:t>Reject</w:t>
            </w:r>
          </w:p>
        </w:tc>
        <w:tc>
          <w:tcPr>
            <w:tcW w:w="1701" w:type="dxa"/>
          </w:tcPr>
          <w:p w14:paraId="3E85272F" w14:textId="5E3FA846" w:rsidR="001A5243" w:rsidRPr="00901608" w:rsidRDefault="001A5243" w:rsidP="001A5243">
            <w:pPr>
              <w:pStyle w:val="NoSpacing"/>
            </w:pPr>
            <w:r>
              <w:rPr>
                <w:rFonts w:cstheme="minorHAnsi"/>
              </w:rPr>
              <w:t>Secondary button</w:t>
            </w:r>
          </w:p>
        </w:tc>
        <w:tc>
          <w:tcPr>
            <w:tcW w:w="2147" w:type="dxa"/>
          </w:tcPr>
          <w:p w14:paraId="153D14C9" w14:textId="77777777" w:rsidR="001A5243" w:rsidRPr="00901608" w:rsidRDefault="001A5243" w:rsidP="001A5243">
            <w:pPr>
              <w:pStyle w:val="NoSpacing"/>
            </w:pPr>
          </w:p>
        </w:tc>
        <w:tc>
          <w:tcPr>
            <w:tcW w:w="3685" w:type="dxa"/>
          </w:tcPr>
          <w:p w14:paraId="6F4EE4B4" w14:textId="77777777" w:rsidR="001A5243" w:rsidRDefault="001A5243" w:rsidP="001A5243">
            <w:pPr>
              <w:pStyle w:val="NoSpacing"/>
              <w:rPr>
                <w:ins w:id="1381" w:author="Eugene CHEONG from.TOPPAN (MAS)" w:date="2025-12-26T14:49:00Z" w16du:dateUtc="2025-12-26T06:49:00Z"/>
                <w:rFonts w:cstheme="minorHAnsi"/>
                <w:color w:val="000000"/>
              </w:rPr>
            </w:pPr>
            <w:ins w:id="1382" w:author="Eugene CHEONG from.TOPPAN (MAS)" w:date="2025-12-26T14:49:00Z" w16du:dateUtc="2025-12-26T06:49:00Z">
              <w:r>
                <w:rPr>
                  <w:rFonts w:cstheme="minorHAnsi"/>
                  <w:color w:val="000000"/>
                </w:rPr>
                <w:t>Opens the confirmation prompt.</w:t>
              </w:r>
            </w:ins>
          </w:p>
          <w:p w14:paraId="40A8CAF9" w14:textId="77777777" w:rsidR="001A5243" w:rsidRPr="007941A4" w:rsidRDefault="001A5243" w:rsidP="001A5243">
            <w:pPr>
              <w:pStyle w:val="NoSpacing"/>
              <w:rPr>
                <w:ins w:id="1383" w:author="Eugene CHEONG from.TOPPAN (MAS)" w:date="2025-12-26T14:49:00Z" w16du:dateUtc="2025-12-26T06:49:00Z"/>
                <w:rFonts w:cstheme="minorHAnsi"/>
                <w:color w:val="000000"/>
              </w:rPr>
            </w:pPr>
          </w:p>
          <w:p w14:paraId="63532D46" w14:textId="30D28651" w:rsidR="001A5243" w:rsidRPr="00901608" w:rsidRDefault="001A5243" w:rsidP="001A5243">
            <w:pPr>
              <w:pStyle w:val="NoSpacing"/>
            </w:pPr>
            <w:ins w:id="1384" w:author="Eugene CHEONG from.TOPPAN (MAS)" w:date="2025-12-26T14:49:00Z" w16du:dateUtc="2025-12-26T06:49:00Z">
              <w:r>
                <w:rPr>
                  <w:rFonts w:cstheme="minorHAnsi"/>
                  <w:color w:val="000000"/>
                </w:rPr>
                <w:t>Disabled i</w:t>
              </w:r>
              <w:r w:rsidRPr="007941A4">
                <w:rPr>
                  <w:rFonts w:cstheme="minorHAnsi"/>
                  <w:color w:val="000000"/>
                </w:rPr>
                <w:t>f the Checker is also a Maker that submitted the</w:t>
              </w:r>
            </w:ins>
            <w:ins w:id="1385" w:author="Eugene CHEONG from.TOPPAN (MAS)" w:date="2025-12-26T14:50:00Z" w16du:dateUtc="2025-12-26T06:50:00Z">
              <w:r>
                <w:rPr>
                  <w:rFonts w:cstheme="minorHAnsi"/>
                  <w:color w:val="000000"/>
                </w:rPr>
                <w:t xml:space="preserve"> request</w:t>
              </w:r>
            </w:ins>
            <w:ins w:id="1386" w:author="Eugene CHEONG from.TOPPAN (MAS)" w:date="2025-12-26T14:49:00Z" w16du:dateUtc="2025-12-26T06:49:00Z">
              <w:r w:rsidRPr="007941A4">
                <w:rPr>
                  <w:rFonts w:cstheme="minorHAnsi"/>
                  <w:color w:val="000000"/>
                </w:rPr>
                <w:t xml:space="preserve"> </w:t>
              </w:r>
            </w:ins>
            <w:ins w:id="1387" w:author="Eugene CHEONG from.TOPPAN (MAS)" w:date="2025-12-26T14:50:00Z" w16du:dateUtc="2025-12-26T06:50:00Z">
              <w:r>
                <w:rPr>
                  <w:rFonts w:cstheme="minorHAnsi"/>
                  <w:color w:val="000000"/>
                </w:rPr>
                <w:t xml:space="preserve">to update or unpublish the announcement </w:t>
              </w:r>
            </w:ins>
            <w:ins w:id="1388" w:author="Eugene CHEONG from.TOPPAN (MAS)" w:date="2025-12-26T14:49:00Z" w16du:dateUtc="2025-12-26T06:49:00Z">
              <w:r w:rsidRPr="007941A4">
                <w:rPr>
                  <w:rFonts w:cstheme="minorHAnsi"/>
                  <w:color w:val="000000"/>
                </w:rPr>
                <w:t>for approval</w:t>
              </w:r>
              <w:r>
                <w:rPr>
                  <w:rFonts w:cstheme="minorHAnsi"/>
                  <w:color w:val="000000"/>
                </w:rPr>
                <w:t>.</w:t>
              </w:r>
            </w:ins>
          </w:p>
        </w:tc>
      </w:tr>
      <w:tr w:rsidR="001A5243" w:rsidRPr="007C7C7F" w14:paraId="7C1C8043" w14:textId="77777777" w:rsidTr="00A11EB2">
        <w:tc>
          <w:tcPr>
            <w:tcW w:w="562" w:type="dxa"/>
          </w:tcPr>
          <w:p w14:paraId="7E1778BE" w14:textId="6C717FC0" w:rsidR="001A5243" w:rsidRDefault="001A5243" w:rsidP="001A5243">
            <w:pPr>
              <w:pStyle w:val="NoSpacing"/>
              <w:rPr>
                <w:rFonts w:cstheme="minorHAnsi"/>
              </w:rPr>
            </w:pPr>
            <w:r>
              <w:rPr>
                <w:rFonts w:cstheme="minorHAnsi"/>
              </w:rPr>
              <w:t>2</w:t>
            </w:r>
          </w:p>
        </w:tc>
        <w:tc>
          <w:tcPr>
            <w:tcW w:w="2248" w:type="dxa"/>
          </w:tcPr>
          <w:p w14:paraId="65800383" w14:textId="4A7197D5" w:rsidR="001A5243" w:rsidRDefault="001A5243" w:rsidP="001A5243">
            <w:pPr>
              <w:pStyle w:val="NoSpacing"/>
              <w:jc w:val="left"/>
              <w:rPr>
                <w:rFonts w:cstheme="minorHAnsi"/>
              </w:rPr>
            </w:pPr>
            <w:r>
              <w:rPr>
                <w:rFonts w:cstheme="minorHAnsi"/>
              </w:rPr>
              <w:t>Approve</w:t>
            </w:r>
          </w:p>
        </w:tc>
        <w:tc>
          <w:tcPr>
            <w:tcW w:w="1701" w:type="dxa"/>
          </w:tcPr>
          <w:p w14:paraId="7B13A768" w14:textId="6D0FFBCF" w:rsidR="001A5243" w:rsidRDefault="001A5243" w:rsidP="001A5243">
            <w:pPr>
              <w:pStyle w:val="NoSpacing"/>
              <w:rPr>
                <w:rFonts w:cstheme="minorHAnsi"/>
              </w:rPr>
            </w:pPr>
            <w:r>
              <w:rPr>
                <w:rFonts w:cstheme="minorHAnsi"/>
              </w:rPr>
              <w:t>Primary button</w:t>
            </w:r>
          </w:p>
        </w:tc>
        <w:tc>
          <w:tcPr>
            <w:tcW w:w="2147" w:type="dxa"/>
          </w:tcPr>
          <w:p w14:paraId="3C0A336C" w14:textId="77777777" w:rsidR="001A5243" w:rsidRPr="00901608" w:rsidRDefault="001A5243" w:rsidP="001A5243">
            <w:pPr>
              <w:pStyle w:val="NoSpacing"/>
            </w:pPr>
          </w:p>
        </w:tc>
        <w:tc>
          <w:tcPr>
            <w:tcW w:w="3685" w:type="dxa"/>
          </w:tcPr>
          <w:p w14:paraId="1AF1087A" w14:textId="77777777" w:rsidR="001A5243" w:rsidRDefault="001A5243" w:rsidP="001A5243">
            <w:pPr>
              <w:pStyle w:val="NoSpacing"/>
              <w:rPr>
                <w:ins w:id="1389" w:author="Eugene CHEONG from.TOPPAN (MAS)" w:date="2025-12-26T14:49:00Z" w16du:dateUtc="2025-12-26T06:49:00Z"/>
                <w:rFonts w:cstheme="minorHAnsi"/>
                <w:color w:val="000000"/>
              </w:rPr>
            </w:pPr>
            <w:ins w:id="1390" w:author="Eugene CHEONG from.TOPPAN (MAS)" w:date="2025-12-26T14:49:00Z" w16du:dateUtc="2025-12-26T06:49:00Z">
              <w:r>
                <w:rPr>
                  <w:rFonts w:cstheme="minorHAnsi"/>
                  <w:color w:val="000000"/>
                </w:rPr>
                <w:t>Opens the confirmation prompt.</w:t>
              </w:r>
            </w:ins>
          </w:p>
          <w:p w14:paraId="2BDEDDE1" w14:textId="77777777" w:rsidR="001A5243" w:rsidRPr="007941A4" w:rsidRDefault="001A5243" w:rsidP="001A5243">
            <w:pPr>
              <w:pStyle w:val="NoSpacing"/>
              <w:rPr>
                <w:ins w:id="1391" w:author="Eugene CHEONG from.TOPPAN (MAS)" w:date="2025-12-26T14:49:00Z" w16du:dateUtc="2025-12-26T06:49:00Z"/>
                <w:rFonts w:cstheme="minorHAnsi"/>
                <w:color w:val="000000"/>
              </w:rPr>
            </w:pPr>
          </w:p>
          <w:p w14:paraId="6E638CC6" w14:textId="792F9896" w:rsidR="001A5243" w:rsidRPr="00901608" w:rsidRDefault="001A5243" w:rsidP="001A5243">
            <w:pPr>
              <w:pStyle w:val="NoSpacing"/>
            </w:pPr>
            <w:ins w:id="1392" w:author="Eugene CHEONG from.TOPPAN (MAS)" w:date="2025-12-26T14:50:00Z" w16du:dateUtc="2025-12-26T06:50:00Z">
              <w:r>
                <w:rPr>
                  <w:rFonts w:cstheme="minorHAnsi"/>
                  <w:color w:val="000000"/>
                </w:rPr>
                <w:t>Disabled i</w:t>
              </w:r>
              <w:r w:rsidRPr="007941A4">
                <w:rPr>
                  <w:rFonts w:cstheme="minorHAnsi"/>
                  <w:color w:val="000000"/>
                </w:rPr>
                <w:t>f the Checker is also a Maker that submitted the</w:t>
              </w:r>
              <w:r>
                <w:rPr>
                  <w:rFonts w:cstheme="minorHAnsi"/>
                  <w:color w:val="000000"/>
                </w:rPr>
                <w:t xml:space="preserve"> request</w:t>
              </w:r>
              <w:r w:rsidRPr="007941A4">
                <w:rPr>
                  <w:rFonts w:cstheme="minorHAnsi"/>
                  <w:color w:val="000000"/>
                </w:rPr>
                <w:t xml:space="preserve"> </w:t>
              </w:r>
              <w:r>
                <w:rPr>
                  <w:rFonts w:cstheme="minorHAnsi"/>
                  <w:color w:val="000000"/>
                </w:rPr>
                <w:t xml:space="preserve">to update or unpublish the announcement </w:t>
              </w:r>
              <w:r w:rsidRPr="007941A4">
                <w:rPr>
                  <w:rFonts w:cstheme="minorHAnsi"/>
                  <w:color w:val="000000"/>
                </w:rPr>
                <w:t>for approval</w:t>
              </w:r>
              <w:r>
                <w:rPr>
                  <w:rFonts w:cstheme="minorHAnsi"/>
                  <w:color w:val="000000"/>
                </w:rPr>
                <w:t>.</w:t>
              </w:r>
            </w:ins>
          </w:p>
        </w:tc>
      </w:tr>
    </w:tbl>
    <w:p w14:paraId="610BB859" w14:textId="58D4E0BA" w:rsidR="003D5D10" w:rsidRPr="00474AFC" w:rsidRDefault="003D5D10" w:rsidP="003D5D10">
      <w:pPr>
        <w:pStyle w:val="Caption"/>
      </w:pPr>
      <w:r>
        <w:t xml:space="preserve">Table </w:t>
      </w:r>
      <w:r>
        <w:fldChar w:fldCharType="begin"/>
      </w:r>
      <w:r>
        <w:instrText xml:space="preserve"> SEQ Table \* ARABIC </w:instrText>
      </w:r>
      <w:r>
        <w:fldChar w:fldCharType="separate"/>
      </w:r>
      <w:r w:rsidR="008F7ED1">
        <w:rPr>
          <w:noProof/>
        </w:rPr>
        <w:t>20</w:t>
      </w:r>
      <w:r>
        <w:fldChar w:fldCharType="end"/>
      </w:r>
      <w:r>
        <w:t>: Action Button Row Screen Elements</w:t>
      </w:r>
    </w:p>
    <w:p w14:paraId="19AC21B9" w14:textId="697AF98B" w:rsidR="003D5D10" w:rsidRDefault="003D5D10" w:rsidP="003D5D10">
      <w:pPr>
        <w:pStyle w:val="Heading3"/>
      </w:pPr>
      <w:bookmarkStart w:id="1393" w:name="_Toc218068760"/>
      <w:commentRangeStart w:id="1394"/>
      <w:commentRangeStart w:id="1395"/>
      <w:r>
        <w:t>Confirmation Prompt</w:t>
      </w:r>
      <w:commentRangeEnd w:id="1394"/>
      <w:r w:rsidR="00200655">
        <w:rPr>
          <w:rStyle w:val="CommentReference"/>
          <w:rFonts w:asciiTheme="minorHAnsi" w:eastAsiaTheme="minorHAnsi" w:hAnsiTheme="minorHAnsi" w:cstheme="minorBidi"/>
          <w:b w:val="0"/>
          <w:smallCaps w:val="0"/>
        </w:rPr>
        <w:commentReference w:id="1394"/>
      </w:r>
      <w:commentRangeEnd w:id="1395"/>
      <w:r w:rsidR="00062DF1">
        <w:rPr>
          <w:rStyle w:val="CommentReference"/>
          <w:rFonts w:asciiTheme="minorHAnsi" w:eastAsiaTheme="minorHAnsi" w:hAnsiTheme="minorHAnsi" w:cstheme="minorBidi"/>
          <w:b w:val="0"/>
          <w:smallCaps w:val="0"/>
        </w:rPr>
        <w:commentReference w:id="1395"/>
      </w:r>
      <w:bookmarkEnd w:id="1393"/>
    </w:p>
    <w:p w14:paraId="249C5552" w14:textId="0AA03B4C" w:rsidR="00CB16A1" w:rsidRDefault="00CB16A1" w:rsidP="00CB16A1">
      <w:pPr>
        <w:pStyle w:val="Heading4"/>
        <w:rPr>
          <w:ins w:id="1396" w:author="Eugene CHEONG from.TOPPAN (MAS)" w:date="2025-12-30T16:14:00Z" w16du:dateUtc="2025-12-30T08:14:00Z"/>
        </w:rPr>
      </w:pPr>
      <w:ins w:id="1397" w:author="Eugene CHEONG from.TOPPAN (MAS)" w:date="2025-12-30T16:14:00Z" w16du:dateUtc="2025-12-30T08:14:00Z">
        <w:r>
          <w:rPr>
            <w:noProof/>
          </w:rPr>
          <mc:AlternateContent>
            <mc:Choice Requires="wpg">
              <w:drawing>
                <wp:anchor distT="0" distB="0" distL="114300" distR="114300" simplePos="0" relativeHeight="251658241" behindDoc="0" locked="0" layoutInCell="1" allowOverlap="1" wp14:anchorId="28664A3C" wp14:editId="2D984588">
                  <wp:simplePos x="0" y="0"/>
                  <wp:positionH relativeFrom="column">
                    <wp:posOffset>1307265</wp:posOffset>
                  </wp:positionH>
                  <wp:positionV relativeFrom="paragraph">
                    <wp:posOffset>313690</wp:posOffset>
                  </wp:positionV>
                  <wp:extent cx="4298950" cy="2633345"/>
                  <wp:effectExtent l="0" t="0" r="6350" b="0"/>
                  <wp:wrapTopAndBottom/>
                  <wp:docPr id="693282136" name="Group 693282136"/>
                  <wp:cNvGraphicFramePr/>
                  <a:graphic xmlns:a="http://schemas.openxmlformats.org/drawingml/2006/main">
                    <a:graphicData uri="http://schemas.microsoft.com/office/word/2010/wordprocessingGroup">
                      <wpg:wgp>
                        <wpg:cNvGrpSpPr/>
                        <wpg:grpSpPr>
                          <a:xfrm>
                            <a:off x="0" y="0"/>
                            <a:ext cx="4298950" cy="2633345"/>
                            <a:chOff x="0" y="0"/>
                            <a:chExt cx="4299414" cy="2633554"/>
                          </a:xfrm>
                        </wpg:grpSpPr>
                        <pic:pic xmlns:pic="http://schemas.openxmlformats.org/drawingml/2006/picture">
                          <pic:nvPicPr>
                            <pic:cNvPr id="1994425770" name="Picture 1" descr="A screenshot of a computer&#10;&#10;AI-generated content may be incorrect."/>
                            <pic:cNvPicPr>
                              <a:picLocks noChangeAspect="1"/>
                            </pic:cNvPicPr>
                          </pic:nvPicPr>
                          <pic:blipFill rotWithShape="1">
                            <a:blip r:embed="rId62" cstate="print">
                              <a:extLst>
                                <a:ext uri="{28A0092B-C50C-407E-A947-70E740481C1C}">
                                  <a14:useLocalDpi xmlns:a14="http://schemas.microsoft.com/office/drawing/2010/main" val="0"/>
                                </a:ext>
                              </a:extLst>
                            </a:blip>
                            <a:srcRect l="794" t="10053"/>
                            <a:stretch>
                              <a:fillRect/>
                            </a:stretch>
                          </pic:blipFill>
                          <pic:spPr bwMode="auto">
                            <a:xfrm>
                              <a:off x="34119" y="313899"/>
                              <a:ext cx="4265295" cy="23196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32247947" name="Picture 1"/>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251325" cy="320040"/>
                            </a:xfrm>
                            <a:prstGeom prst="rect">
                              <a:avLst/>
                            </a:prstGeom>
                          </pic:spPr>
                        </pic:pic>
                      </wpg:wgp>
                    </a:graphicData>
                  </a:graphic>
                </wp:anchor>
              </w:drawing>
            </mc:Choice>
            <mc:Fallback>
              <w:pict>
                <v:group w14:anchorId="25780B7A" id="Group 693282136" o:spid="_x0000_s1026" style="position:absolute;margin-left:102.95pt;margin-top:24.7pt;width:338.5pt;height:207.35pt;z-index:251659264" coordsize="42994,26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">
                  <v:shape id="Picture 1" o:spid="_x0000_s1027" type="#_x0000_t75" alt="A screenshot of a computer&#10;&#10;AI-generated content may be incorrect." style="position:absolute;left:341;top:3138;width:42653;height:23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">
                    <v:imagedata r:id="rId72" o:title="A screenshot of a computer&#10;&#10;AI-generated content may be incorrect" croptop="6588f" cropleft="520f"/>
                  </v:shape>
                  <v:shape id="Picture 1" o:spid="_x0000_s1028" type="#_x0000_t75" style="position:absolute;width:42513;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">
                    <v:imagedata r:id="rId73" o:title=""/>
                  </v:shape>
                  <w10:wrap type="topAndBottom"/>
                </v:group>
              </w:pict>
            </mc:Fallback>
          </mc:AlternateContent>
        </w:r>
      </w:ins>
      <w:del w:id="1398" w:author="Eugene CHEONG from.TOPPAN (MAS)" w:date="2025-12-30T16:14:00Z" w16du:dateUtc="2025-12-30T08:14:00Z">
        <w:r w:rsidDel="00CB16A1">
          <w:rPr>
            <w:noProof/>
          </w:rPr>
          <mc:AlternateContent>
            <mc:Choice Requires="wpg">
              <w:drawing>
                <wp:inline distT="0" distB="0" distL="0" distR="0" wp14:anchorId="6679B905" wp14:editId="2CDB36E1">
                  <wp:extent cx="4298950" cy="2633345"/>
                  <wp:effectExtent l="0" t="0" r="6350" b="0"/>
                  <wp:docPr id="1757058066" name="Group 1757058066"/>
                  <wp:cNvGraphicFramePr/>
                  <a:graphic xmlns:a="http://schemas.openxmlformats.org/drawingml/2006/main">
                    <a:graphicData uri="http://schemas.microsoft.com/office/word/2010/wordprocessingGroup">
                      <wpg:wgp>
                        <wpg:cNvGrpSpPr/>
                        <wpg:grpSpPr>
                          <a:xfrm>
                            <a:off x="0" y="0"/>
                            <a:ext cx="4298950" cy="2633345"/>
                            <a:chOff x="0" y="0"/>
                            <a:chExt cx="4299414" cy="2633554"/>
                          </a:xfrm>
                        </wpg:grpSpPr>
                        <pic:pic xmlns:pic="http://schemas.openxmlformats.org/drawingml/2006/picture">
                          <pic:nvPicPr>
                            <pic:cNvPr id="706550998" name="Picture 1" descr="A screenshot of a computer&#10;&#10;AI-generated content may be incorrect."/>
                            <pic:cNvPicPr>
                              <a:picLocks noChangeAspect="1"/>
                            </pic:cNvPicPr>
                          </pic:nvPicPr>
                          <pic:blipFill rotWithShape="1">
                            <a:blip r:embed="rId62" cstate="print">
                              <a:extLst>
                                <a:ext uri="{28A0092B-C50C-407E-A947-70E740481C1C}">
                                  <a14:useLocalDpi xmlns:a14="http://schemas.microsoft.com/office/drawing/2010/main" val="0"/>
                                </a:ext>
                              </a:extLst>
                            </a:blip>
                            <a:srcRect l="794" t="10053"/>
                            <a:stretch>
                              <a:fillRect/>
                            </a:stretch>
                          </pic:blipFill>
                          <pic:spPr bwMode="auto">
                            <a:xfrm>
                              <a:off x="34119" y="313899"/>
                              <a:ext cx="4265295" cy="23196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40999857" name="Picture 1"/>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251325" cy="320040"/>
                            </a:xfrm>
                            <a:prstGeom prst="rect">
                              <a:avLst/>
                            </a:prstGeom>
                          </pic:spPr>
                        </pic:pic>
                      </wpg:wgp>
                    </a:graphicData>
                  </a:graphic>
                </wp:inline>
              </w:drawing>
            </mc:Choice>
            <mc:Fallback>
              <w:pict>
                <v:group w14:anchorId="4A640F77" id="Group 1757058066" o:spid="_x0000_s1026" style="width:338.5pt;height:207.35pt;mso-position-horizontal-relative:char;mso-position-vertical-relative:line" coordsize="42994,26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">
                  <v:shape id="Picture 1" o:spid="_x0000_s1027" type="#_x0000_t75" alt="A screenshot of a computer&#10;&#10;AI-generated content may be incorrect." style="position:absolute;left:341;top:3138;width:42653;height:23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">
                    <v:imagedata r:id="rId72" o:title="A screenshot of a computer&#10;&#10;AI-generated content may be incorrect" croptop="6588f" cropleft="520f"/>
                  </v:shape>
                  <v:shape id="Picture 1" o:spid="_x0000_s1028" type="#_x0000_t75" style="position:absolute;width:42513;height:3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">
                    <v:imagedata r:id="rId73" o:title=""/>
                  </v:shape>
                  <w10:anchorlock/>
                </v:group>
              </w:pict>
            </mc:Fallback>
          </mc:AlternateContent>
        </w:r>
      </w:del>
      <w:r w:rsidR="003D5D10">
        <w:t>Wireframe</w:t>
      </w:r>
    </w:p>
    <w:p w14:paraId="6DD699C0" w14:textId="3AAEA70C" w:rsidR="003D5D10" w:rsidRPr="00AC0961" w:rsidRDefault="00605B13" w:rsidP="00970968">
      <w:pPr>
        <w:pStyle w:val="Caption"/>
        <w:rPr>
          <w:noProof/>
        </w:rPr>
      </w:pPr>
      <w:del w:id="1399" w:author="Eugene CHEONG from.TOPPAN (MAS)" w:date="2025-12-30T16:15:00Z" w16du:dateUtc="2025-12-30T08:15:00Z">
        <w:r w:rsidDel="00CB16A1">
          <w:br w:type="page"/>
        </w:r>
      </w:del>
      <w:r w:rsidR="003D5D10" w:rsidRPr="00411560">
        <w:t xml:space="preserve">Figure </w:t>
      </w:r>
      <w:r w:rsidR="003D5D10" w:rsidRPr="00411560">
        <w:fldChar w:fldCharType="begin"/>
      </w:r>
      <w:r w:rsidR="003D5D10" w:rsidRPr="00411560">
        <w:instrText xml:space="preserve"> SEQ Figure \* ARABIC </w:instrText>
      </w:r>
      <w:r w:rsidR="003D5D10" w:rsidRPr="00411560">
        <w:fldChar w:fldCharType="separate"/>
      </w:r>
      <w:ins w:id="1400" w:author="Eugene CHEONG from.TOPPAN (MAS)" w:date="2025-12-31T09:55:00Z" w16du:dateUtc="2025-12-31T01:55:00Z">
        <w:r w:rsidR="008F7ED1">
          <w:rPr>
            <w:noProof/>
          </w:rPr>
          <w:t>15</w:t>
        </w:r>
      </w:ins>
      <w:del w:id="1401" w:author="Eugene CHEONG from.TOPPAN (MAS)" w:date="2025-12-31T09:55:00Z" w16du:dateUtc="2025-12-31T01:55:00Z">
        <w:r w:rsidR="00737C4A" w:rsidDel="008F7ED1">
          <w:rPr>
            <w:noProof/>
          </w:rPr>
          <w:delText>14</w:delText>
        </w:r>
      </w:del>
      <w:r w:rsidR="003D5D10" w:rsidRPr="00411560">
        <w:fldChar w:fldCharType="end"/>
      </w:r>
      <w:r w:rsidR="003D5D10">
        <w:t>:</w:t>
      </w:r>
      <w:r w:rsidR="003D5D10" w:rsidRPr="00411560">
        <w:t xml:space="preserve"> </w:t>
      </w:r>
      <w:r w:rsidR="003D5D10">
        <w:t>Confirmation Prompt Modal</w:t>
      </w:r>
    </w:p>
    <w:p w14:paraId="5CD54F30" w14:textId="03C2D4E7" w:rsidR="003D5D10" w:rsidRDefault="003D5D10" w:rsidP="003D5D10">
      <w:pPr>
        <w:pStyle w:val="Heading4"/>
      </w:pPr>
      <w:commentRangeStart w:id="1402"/>
      <w:commentRangeStart w:id="1403"/>
      <w:r>
        <w:t>Screen Elements</w:t>
      </w:r>
      <w:commentRangeEnd w:id="1402"/>
      <w:r w:rsidR="00BC4D2D">
        <w:rPr>
          <w:rStyle w:val="CommentReference"/>
          <w:rFonts w:eastAsiaTheme="minorHAnsi" w:cstheme="minorBidi"/>
          <w:b w:val="0"/>
          <w:iCs w:val="0"/>
        </w:rPr>
        <w:commentReference w:id="1402"/>
      </w:r>
      <w:commentRangeEnd w:id="1403"/>
      <w:r w:rsidR="00062DF1">
        <w:rPr>
          <w:rStyle w:val="CommentReference"/>
          <w:rFonts w:eastAsiaTheme="minorHAnsi" w:cstheme="minorBidi"/>
          <w:b w:val="0"/>
          <w:iCs w:val="0"/>
        </w:rPr>
        <w:commentReference w:id="1403"/>
      </w:r>
    </w:p>
    <w:tbl>
      <w:tblPr>
        <w:tblStyle w:val="TableGrid"/>
        <w:tblW w:w="0" w:type="auto"/>
        <w:tblLook w:val="04A0" w:firstRow="1" w:lastRow="0" w:firstColumn="1" w:lastColumn="0" w:noHBand="0" w:noVBand="1"/>
      </w:tblPr>
      <w:tblGrid>
        <w:gridCol w:w="562"/>
        <w:gridCol w:w="2248"/>
        <w:gridCol w:w="1701"/>
        <w:gridCol w:w="2147"/>
        <w:gridCol w:w="3685"/>
      </w:tblGrid>
      <w:tr w:rsidR="003D5D10" w:rsidRPr="007C7C7F" w14:paraId="354F671F" w14:textId="77777777" w:rsidTr="00A11EB2">
        <w:tc>
          <w:tcPr>
            <w:tcW w:w="562" w:type="dxa"/>
            <w:shd w:val="clear" w:color="auto" w:fill="E7E6E6" w:themeFill="background2"/>
          </w:tcPr>
          <w:p w14:paraId="12CCA9F4" w14:textId="77777777" w:rsidR="003D5D10" w:rsidRPr="007D7B67" w:rsidRDefault="003D5D10" w:rsidP="00A11EB2">
            <w:pPr>
              <w:pStyle w:val="NoSpacing"/>
              <w:jc w:val="center"/>
              <w:rPr>
                <w:b/>
                <w:bCs/>
              </w:rPr>
            </w:pPr>
            <w:r w:rsidRPr="007D7B67">
              <w:rPr>
                <w:rFonts w:cstheme="minorHAnsi"/>
                <w:b/>
                <w:bCs/>
              </w:rPr>
              <w:t>S/N</w:t>
            </w:r>
          </w:p>
        </w:tc>
        <w:tc>
          <w:tcPr>
            <w:tcW w:w="2248" w:type="dxa"/>
            <w:shd w:val="clear" w:color="auto" w:fill="E7E6E6" w:themeFill="background2"/>
          </w:tcPr>
          <w:p w14:paraId="50A0C0DE" w14:textId="77777777" w:rsidR="003D5D10" w:rsidRPr="007D7B67" w:rsidRDefault="003D5D10" w:rsidP="00A11EB2">
            <w:pPr>
              <w:pStyle w:val="NoSpacing"/>
              <w:jc w:val="center"/>
              <w:rPr>
                <w:b/>
                <w:bCs/>
              </w:rPr>
            </w:pPr>
            <w:r w:rsidRPr="007D7B67">
              <w:rPr>
                <w:rFonts w:cstheme="minorHAnsi"/>
                <w:b/>
                <w:bCs/>
              </w:rPr>
              <w:t>Name</w:t>
            </w:r>
          </w:p>
        </w:tc>
        <w:tc>
          <w:tcPr>
            <w:tcW w:w="1701" w:type="dxa"/>
            <w:shd w:val="clear" w:color="auto" w:fill="E7E6E6" w:themeFill="background2"/>
          </w:tcPr>
          <w:p w14:paraId="4213EC93" w14:textId="77777777" w:rsidR="003D5D10" w:rsidRPr="007D7B67" w:rsidRDefault="003D5D10" w:rsidP="00A11EB2">
            <w:pPr>
              <w:pStyle w:val="TableHeading"/>
              <w:jc w:val="center"/>
              <w:rPr>
                <w:rFonts w:asciiTheme="minorHAnsi" w:hAnsiTheme="minorHAnsi" w:cstheme="minorHAnsi"/>
                <w:bCs/>
              </w:rPr>
            </w:pPr>
            <w:r w:rsidRPr="007D7B67">
              <w:rPr>
                <w:rFonts w:asciiTheme="minorHAnsi" w:hAnsiTheme="minorHAnsi" w:cstheme="minorHAnsi"/>
                <w:bCs/>
              </w:rPr>
              <w:t>Type</w:t>
            </w:r>
          </w:p>
          <w:p w14:paraId="11679AC6" w14:textId="77777777" w:rsidR="003D5D10" w:rsidRPr="007D7B67" w:rsidRDefault="003D5D10" w:rsidP="00A11EB2">
            <w:pPr>
              <w:pStyle w:val="NoSpacing"/>
              <w:jc w:val="center"/>
              <w:rPr>
                <w:b/>
                <w:bCs/>
              </w:rPr>
            </w:pPr>
            <w:r w:rsidRPr="007D7B67">
              <w:rPr>
                <w:rFonts w:cstheme="minorHAnsi"/>
                <w:b/>
                <w:bCs/>
              </w:rPr>
              <w:t>(Max Length)</w:t>
            </w:r>
          </w:p>
        </w:tc>
        <w:tc>
          <w:tcPr>
            <w:tcW w:w="2147" w:type="dxa"/>
            <w:shd w:val="clear" w:color="auto" w:fill="E7E6E6" w:themeFill="background2"/>
          </w:tcPr>
          <w:p w14:paraId="4EA94976" w14:textId="77777777" w:rsidR="003D5D10" w:rsidRPr="007D7B67" w:rsidRDefault="003D5D10" w:rsidP="00A11EB2">
            <w:pPr>
              <w:pStyle w:val="NoSpacing"/>
              <w:jc w:val="center"/>
              <w:rPr>
                <w:b/>
                <w:bCs/>
              </w:rPr>
            </w:pPr>
            <w:r w:rsidRPr="007D7B67">
              <w:rPr>
                <w:rFonts w:cstheme="minorHAnsi"/>
                <w:b/>
                <w:bCs/>
              </w:rPr>
              <w:t>Validation Rules</w:t>
            </w:r>
          </w:p>
        </w:tc>
        <w:tc>
          <w:tcPr>
            <w:tcW w:w="3685" w:type="dxa"/>
            <w:shd w:val="clear" w:color="auto" w:fill="E7E6E6" w:themeFill="background2"/>
          </w:tcPr>
          <w:p w14:paraId="4F742229" w14:textId="77777777" w:rsidR="003D5D10" w:rsidRPr="007D7B67" w:rsidRDefault="003D5D10" w:rsidP="00A11EB2">
            <w:pPr>
              <w:pStyle w:val="NoSpacing"/>
              <w:jc w:val="center"/>
              <w:rPr>
                <w:rFonts w:cstheme="minorHAnsi"/>
                <w:b/>
                <w:bCs/>
              </w:rPr>
            </w:pPr>
            <w:r>
              <w:rPr>
                <w:rFonts w:cstheme="minorHAnsi"/>
                <w:b/>
                <w:bCs/>
              </w:rPr>
              <w:t>Remarks</w:t>
            </w:r>
          </w:p>
        </w:tc>
      </w:tr>
      <w:tr w:rsidR="008D104E" w:rsidRPr="007C7C7F" w14:paraId="11E79044" w14:textId="77777777" w:rsidTr="00A11EB2">
        <w:tc>
          <w:tcPr>
            <w:tcW w:w="562" w:type="dxa"/>
          </w:tcPr>
          <w:p w14:paraId="4233DD23" w14:textId="77777777" w:rsidR="008D104E" w:rsidRPr="007C7C7F" w:rsidRDefault="008D104E" w:rsidP="008D104E">
            <w:pPr>
              <w:pStyle w:val="NoSpacing"/>
            </w:pPr>
            <w:r>
              <w:rPr>
                <w:rFonts w:cstheme="minorHAnsi"/>
              </w:rPr>
              <w:t>1</w:t>
            </w:r>
          </w:p>
        </w:tc>
        <w:tc>
          <w:tcPr>
            <w:tcW w:w="2248" w:type="dxa"/>
          </w:tcPr>
          <w:p w14:paraId="5AB76F7D" w14:textId="6450FA43" w:rsidR="008D104E" w:rsidRPr="00CE0D19" w:rsidRDefault="008D104E" w:rsidP="008D104E">
            <w:pPr>
              <w:pStyle w:val="NoSpacing"/>
              <w:jc w:val="left"/>
            </w:pPr>
            <w:r w:rsidRPr="008D104E">
              <w:rPr>
                <w:rFonts w:cstheme="minorHAnsi"/>
                <w:i/>
                <w:iCs/>
              </w:rPr>
              <w:t>*Refer to remarks</w:t>
            </w:r>
          </w:p>
        </w:tc>
        <w:tc>
          <w:tcPr>
            <w:tcW w:w="1701" w:type="dxa"/>
          </w:tcPr>
          <w:p w14:paraId="4A3CFE34" w14:textId="77777777" w:rsidR="008D104E" w:rsidRPr="00901608" w:rsidRDefault="008D104E" w:rsidP="008D104E">
            <w:pPr>
              <w:pStyle w:val="NoSpacing"/>
            </w:pPr>
            <w:r>
              <w:rPr>
                <w:rFonts w:cstheme="minorHAnsi"/>
              </w:rPr>
              <w:t>Modal title</w:t>
            </w:r>
          </w:p>
        </w:tc>
        <w:tc>
          <w:tcPr>
            <w:tcW w:w="2147" w:type="dxa"/>
          </w:tcPr>
          <w:p w14:paraId="20F0EB08" w14:textId="77777777" w:rsidR="008D104E" w:rsidRPr="00901608" w:rsidRDefault="008D104E" w:rsidP="008D104E">
            <w:pPr>
              <w:pStyle w:val="NoSpacing"/>
            </w:pPr>
          </w:p>
        </w:tc>
        <w:tc>
          <w:tcPr>
            <w:tcW w:w="3685" w:type="dxa"/>
          </w:tcPr>
          <w:p w14:paraId="1BE2C1C0" w14:textId="12E70412" w:rsidR="008D104E" w:rsidRDefault="008D104E" w:rsidP="008D104E">
            <w:pPr>
              <w:pStyle w:val="NoSpacing"/>
            </w:pPr>
            <w:r>
              <w:t>When the “Reject” button is clicked, “Confirm reject</w:t>
            </w:r>
            <w:r w:rsidR="00B0260B">
              <w:t>ion</w:t>
            </w:r>
            <w:r>
              <w:t xml:space="preserve">” </w:t>
            </w:r>
            <w:r w:rsidR="00D056D7">
              <w:t>is</w:t>
            </w:r>
            <w:r>
              <w:t xml:space="preserve"> displayed.</w:t>
            </w:r>
          </w:p>
          <w:p w14:paraId="652FA74F" w14:textId="77777777" w:rsidR="008D104E" w:rsidRDefault="008D104E" w:rsidP="008D104E">
            <w:pPr>
              <w:pStyle w:val="NoSpacing"/>
            </w:pPr>
          </w:p>
          <w:p w14:paraId="55755916" w14:textId="1A4F0AFE" w:rsidR="008D104E" w:rsidRPr="00901608" w:rsidRDefault="008D104E" w:rsidP="008D104E">
            <w:pPr>
              <w:pStyle w:val="NoSpacing"/>
            </w:pPr>
            <w:r>
              <w:t>If the “Approve” button is clicked, “Confirm approv</w:t>
            </w:r>
            <w:r w:rsidR="00B0260B">
              <w:t>al</w:t>
            </w:r>
            <w:r>
              <w:t xml:space="preserve">” </w:t>
            </w:r>
            <w:r w:rsidR="00D056D7">
              <w:t>is</w:t>
            </w:r>
            <w:r>
              <w:t xml:space="preserve"> displayed.</w:t>
            </w:r>
          </w:p>
        </w:tc>
      </w:tr>
      <w:tr w:rsidR="008D104E" w:rsidRPr="007C7C7F" w14:paraId="1064D32B" w14:textId="77777777" w:rsidTr="00A11EB2">
        <w:tc>
          <w:tcPr>
            <w:tcW w:w="562" w:type="dxa"/>
          </w:tcPr>
          <w:p w14:paraId="7B962A0F" w14:textId="77777777" w:rsidR="008D104E" w:rsidRDefault="008D104E" w:rsidP="008D104E">
            <w:pPr>
              <w:pStyle w:val="NoSpacing"/>
              <w:rPr>
                <w:rFonts w:cstheme="minorHAnsi"/>
              </w:rPr>
            </w:pPr>
            <w:r>
              <w:rPr>
                <w:rFonts w:cstheme="minorHAnsi"/>
              </w:rPr>
              <w:t>2</w:t>
            </w:r>
          </w:p>
        </w:tc>
        <w:tc>
          <w:tcPr>
            <w:tcW w:w="2248" w:type="dxa"/>
          </w:tcPr>
          <w:p w14:paraId="4AD88BD7" w14:textId="119DBFEC" w:rsidR="008D104E" w:rsidRDefault="008D104E" w:rsidP="008D104E">
            <w:pPr>
              <w:pStyle w:val="NoSpacing"/>
              <w:rPr>
                <w:rFonts w:cstheme="minorHAnsi"/>
              </w:rPr>
            </w:pPr>
            <w:r w:rsidRPr="008D104E">
              <w:rPr>
                <w:rFonts w:cstheme="minorHAnsi"/>
                <w:i/>
                <w:iCs/>
              </w:rPr>
              <w:t>*Refer to remarks</w:t>
            </w:r>
          </w:p>
        </w:tc>
        <w:tc>
          <w:tcPr>
            <w:tcW w:w="1701" w:type="dxa"/>
          </w:tcPr>
          <w:p w14:paraId="7079A3D3" w14:textId="77777777" w:rsidR="008D104E" w:rsidRDefault="008D104E" w:rsidP="008D104E">
            <w:pPr>
              <w:pStyle w:val="NoSpacing"/>
              <w:rPr>
                <w:rFonts w:cstheme="minorHAnsi"/>
              </w:rPr>
            </w:pPr>
            <w:r>
              <w:rPr>
                <w:rFonts w:cstheme="minorHAnsi"/>
              </w:rPr>
              <w:t>Modal description</w:t>
            </w:r>
          </w:p>
        </w:tc>
        <w:tc>
          <w:tcPr>
            <w:tcW w:w="2147" w:type="dxa"/>
          </w:tcPr>
          <w:p w14:paraId="058EC500" w14:textId="77777777" w:rsidR="008D104E" w:rsidRPr="00901608" w:rsidRDefault="008D104E" w:rsidP="008D104E">
            <w:pPr>
              <w:pStyle w:val="NoSpacing"/>
            </w:pPr>
          </w:p>
        </w:tc>
        <w:tc>
          <w:tcPr>
            <w:tcW w:w="3685" w:type="dxa"/>
          </w:tcPr>
          <w:p w14:paraId="5816A17C" w14:textId="370B7733" w:rsidR="008D104E" w:rsidRDefault="008D104E" w:rsidP="008D104E">
            <w:pPr>
              <w:pStyle w:val="NoSpacing"/>
              <w:rPr>
                <w:ins w:id="1404" w:author="Eugene CHEONG from.TOPPAN (MAS)" w:date="2025-12-26T14:55:00Z" w16du:dateUtc="2025-12-26T06:55:00Z"/>
              </w:rPr>
            </w:pPr>
            <w:commentRangeStart w:id="1405"/>
            <w:commentRangeStart w:id="1406"/>
            <w:commentRangeStart w:id="1407"/>
            <w:r>
              <w:t xml:space="preserve">When the “Reject” button is clicked, “Please confirm the details before rejecting </w:t>
            </w:r>
            <w:ins w:id="1408" w:author="Eugene CHEONG from.TOPPAN (MAS)" w:date="2025-12-26T14:55:00Z" w16du:dateUtc="2025-12-26T06:55:00Z">
              <w:r w:rsidR="001A5243">
                <w:t>the request to {</w:t>
              </w:r>
              <w:del w:id="1409" w:author="Han Xie CHAI (MAS)" w:date="2026-01-09T17:48:00Z" w16du:dateUtc="2026-01-09T09:48:00Z">
                <w:r w:rsidR="001A5243" w:rsidDel="00DE1944">
                  <w:delText>requestType</w:delText>
                </w:r>
              </w:del>
            </w:ins>
            <w:ins w:id="1410" w:author="Han Xie CHAI (MAS)" w:date="2026-01-09T17:48:00Z" w16du:dateUtc="2026-01-09T09:48:00Z">
              <w:r w:rsidR="00DE1944">
                <w:t>update/unpublish</w:t>
              </w:r>
            </w:ins>
            <w:ins w:id="1411" w:author="Eugene CHEONG from.TOPPAN (MAS)" w:date="2025-12-26T14:55:00Z" w16du:dateUtc="2025-12-26T06:55:00Z">
              <w:r w:rsidR="001A5243">
                <w:t xml:space="preserve">} </w:t>
              </w:r>
            </w:ins>
            <w:r>
              <w:t xml:space="preserve">this announcement.” </w:t>
            </w:r>
            <w:r w:rsidR="00D056D7">
              <w:t>is</w:t>
            </w:r>
            <w:r>
              <w:t xml:space="preserve"> displayed.</w:t>
            </w:r>
            <w:commentRangeEnd w:id="1405"/>
            <w:r w:rsidR="00D056D7">
              <w:rPr>
                <w:rStyle w:val="CommentReference"/>
              </w:rPr>
              <w:commentReference w:id="1405"/>
            </w:r>
            <w:commentRangeEnd w:id="1406"/>
            <w:r w:rsidR="001A5243">
              <w:rPr>
                <w:rStyle w:val="CommentReference"/>
              </w:rPr>
              <w:commentReference w:id="1406"/>
            </w:r>
            <w:commentRangeEnd w:id="1407"/>
            <w:r w:rsidR="00DE1944">
              <w:rPr>
                <w:rStyle w:val="CommentReference"/>
              </w:rPr>
              <w:commentReference w:id="1407"/>
            </w:r>
          </w:p>
          <w:p w14:paraId="1FADD6B0" w14:textId="77777777" w:rsidR="001A5243" w:rsidDel="00DE1944" w:rsidRDefault="001A5243" w:rsidP="008D104E">
            <w:pPr>
              <w:pStyle w:val="NoSpacing"/>
              <w:rPr>
                <w:ins w:id="1412" w:author="Eugene CHEONG from.TOPPAN (MAS)" w:date="2025-12-26T14:55:00Z" w16du:dateUtc="2025-12-26T06:55:00Z"/>
                <w:del w:id="1413" w:author="Han Xie CHAI (MAS)" w:date="2026-01-09T17:49:00Z" w16du:dateUtc="2026-01-09T09:49:00Z"/>
              </w:rPr>
            </w:pPr>
          </w:p>
          <w:p w14:paraId="318C8DFD" w14:textId="4919FEEA" w:rsidR="001A5243" w:rsidDel="00DE1944" w:rsidRDefault="001A5243" w:rsidP="008D104E">
            <w:pPr>
              <w:pStyle w:val="NoSpacing"/>
              <w:rPr>
                <w:del w:id="1414" w:author="Han Xie CHAI (MAS)" w:date="2026-01-09T17:49:00Z" w16du:dateUtc="2026-01-09T09:49:00Z"/>
              </w:rPr>
            </w:pPr>
            <w:ins w:id="1415" w:author="Eugene CHEONG from.TOPPAN (MAS)" w:date="2025-12-26T14:55:00Z" w16du:dateUtc="2025-12-26T06:55:00Z">
              <w:del w:id="1416" w:author="Han Xie CHAI (MAS)" w:date="2026-01-09T17:49:00Z" w16du:dateUtc="2026-01-09T09:49:00Z">
                <w:r w:rsidDel="00DE1944">
                  <w:delText xml:space="preserve">E.g. “Please confirm the details before rejecting the request to </w:delText>
                </w:r>
              </w:del>
            </w:ins>
            <w:ins w:id="1417" w:author="Eugene CHEONG from.TOPPAN (MAS)" w:date="2025-12-26T14:56:00Z" w16du:dateUtc="2025-12-26T06:56:00Z">
              <w:del w:id="1418" w:author="Han Xie CHAI (MAS)" w:date="2026-01-09T17:49:00Z" w16du:dateUtc="2026-01-09T09:49:00Z">
                <w:r w:rsidDel="00DE1944">
                  <w:delText>update</w:delText>
                </w:r>
              </w:del>
            </w:ins>
            <w:ins w:id="1419" w:author="Eugene CHEONG from.TOPPAN (MAS)" w:date="2025-12-26T14:55:00Z" w16du:dateUtc="2025-12-26T06:55:00Z">
              <w:del w:id="1420" w:author="Han Xie CHAI (MAS)" w:date="2026-01-09T17:49:00Z" w16du:dateUtc="2026-01-09T09:49:00Z">
                <w:r w:rsidDel="00DE1944">
                  <w:delText xml:space="preserve"> this announcement.”</w:delText>
                </w:r>
              </w:del>
            </w:ins>
            <w:ins w:id="1421" w:author="Eugene CHEONG from.TOPPAN (MAS)" w:date="2025-12-26T14:56:00Z" w16du:dateUtc="2025-12-26T06:56:00Z">
              <w:del w:id="1422" w:author="Han Xie CHAI (MAS)" w:date="2026-01-09T17:49:00Z" w16du:dateUtc="2026-01-09T09:49:00Z">
                <w:r w:rsidR="00062DF1" w:rsidDel="00DE1944">
                  <w:delText xml:space="preserve"> or</w:delText>
                </w:r>
                <w:r w:rsidDel="00DE1944">
                  <w:delText xml:space="preserve"> “Please confirm the details before rejecting the request to </w:delText>
                </w:r>
                <w:r w:rsidR="00062DF1" w:rsidDel="00DE1944">
                  <w:delText>unpublish</w:delText>
                </w:r>
                <w:r w:rsidDel="00DE1944">
                  <w:delText xml:space="preserve"> this announcement.”</w:delText>
                </w:r>
              </w:del>
            </w:ins>
          </w:p>
          <w:p w14:paraId="773DE909" w14:textId="77777777" w:rsidR="008D104E" w:rsidRDefault="008D104E" w:rsidP="008D104E">
            <w:pPr>
              <w:pStyle w:val="NoSpacing"/>
            </w:pPr>
          </w:p>
          <w:p w14:paraId="7D99BE1F" w14:textId="7DE94D70" w:rsidR="008D104E" w:rsidRDefault="008D104E" w:rsidP="008D104E">
            <w:pPr>
              <w:pStyle w:val="NoSpacing"/>
              <w:rPr>
                <w:ins w:id="1423" w:author="Eugene CHEONG from.TOPPAN (MAS)" w:date="2025-12-26T14:57:00Z" w16du:dateUtc="2025-12-26T06:57:00Z"/>
              </w:rPr>
            </w:pPr>
            <w:r>
              <w:t xml:space="preserve">If the “Approve” button is clicked, “Please confirm the details before approving </w:t>
            </w:r>
            <w:ins w:id="1424" w:author="Eugene CHEONG from.TOPPAN (MAS)" w:date="2025-12-26T14:55:00Z" w16du:dateUtc="2025-12-26T06:55:00Z">
              <w:r w:rsidR="001A5243">
                <w:t>the request to {</w:t>
              </w:r>
              <w:del w:id="1425" w:author="Han Xie CHAI (MAS)" w:date="2026-01-09T17:49:00Z" w16du:dateUtc="2026-01-09T09:49:00Z">
                <w:r w:rsidR="001A5243" w:rsidDel="00DE1944">
                  <w:delText>requestType</w:delText>
                </w:r>
              </w:del>
            </w:ins>
            <w:ins w:id="1426" w:author="Han Xie CHAI (MAS)" w:date="2026-01-09T17:49:00Z" w16du:dateUtc="2026-01-09T09:49:00Z">
              <w:r w:rsidR="00DE1944">
                <w:t>update/unpublish</w:t>
              </w:r>
            </w:ins>
            <w:ins w:id="1427" w:author="Eugene CHEONG from.TOPPAN (MAS)" w:date="2025-12-26T14:55:00Z" w16du:dateUtc="2025-12-26T06:55:00Z">
              <w:r w:rsidR="001A5243">
                <w:t xml:space="preserve">} </w:t>
              </w:r>
            </w:ins>
            <w:r>
              <w:t xml:space="preserve">this announcement.” </w:t>
            </w:r>
            <w:r w:rsidR="00D056D7">
              <w:t>is</w:t>
            </w:r>
            <w:r>
              <w:t xml:space="preserve"> displayed.</w:t>
            </w:r>
          </w:p>
          <w:p w14:paraId="1C7D1F20" w14:textId="77777777" w:rsidR="00062DF1" w:rsidDel="00DE1944" w:rsidRDefault="00062DF1" w:rsidP="008D104E">
            <w:pPr>
              <w:pStyle w:val="NoSpacing"/>
              <w:rPr>
                <w:ins w:id="1428" w:author="Eugene CHEONG from.TOPPAN (MAS)" w:date="2025-12-26T14:57:00Z" w16du:dateUtc="2025-12-26T06:57:00Z"/>
                <w:del w:id="1429" w:author="Han Xie CHAI (MAS)" w:date="2026-01-09T17:49:00Z" w16du:dateUtc="2026-01-09T09:49:00Z"/>
              </w:rPr>
            </w:pPr>
          </w:p>
          <w:p w14:paraId="5128417A" w14:textId="60DB6295" w:rsidR="00062DF1" w:rsidRDefault="00062DF1" w:rsidP="008D104E">
            <w:pPr>
              <w:pStyle w:val="NoSpacing"/>
            </w:pPr>
            <w:ins w:id="1430" w:author="Eugene CHEONG from.TOPPAN (MAS)" w:date="2025-12-26T14:57:00Z" w16du:dateUtc="2025-12-26T06:57:00Z">
              <w:del w:id="1431" w:author="Han Xie CHAI (MAS)" w:date="2026-01-09T17:49:00Z" w16du:dateUtc="2026-01-09T09:49:00Z">
                <w:r w:rsidDel="00DE1944">
                  <w:delText xml:space="preserve">E.g. “Please confirm the details before </w:delText>
                </w:r>
              </w:del>
            </w:ins>
            <w:ins w:id="1432" w:author="Eugene CHEONG from.TOPPAN (MAS)" w:date="2025-12-26T14:58:00Z" w16du:dateUtc="2025-12-26T06:58:00Z">
              <w:del w:id="1433" w:author="Han Xie CHAI (MAS)" w:date="2026-01-09T17:49:00Z" w16du:dateUtc="2026-01-09T09:49:00Z">
                <w:r w:rsidDel="00DE1944">
                  <w:delText>approving</w:delText>
                </w:r>
              </w:del>
            </w:ins>
            <w:ins w:id="1434" w:author="Eugene CHEONG from.TOPPAN (MAS)" w:date="2025-12-26T14:57:00Z" w16du:dateUtc="2025-12-26T06:57:00Z">
              <w:del w:id="1435" w:author="Han Xie CHAI (MAS)" w:date="2026-01-09T17:49:00Z" w16du:dateUtc="2026-01-09T09:49:00Z">
                <w:r w:rsidDel="00DE1944">
                  <w:delText xml:space="preserve"> the request to update this announcement.” or “Please confirm the details before </w:delText>
                </w:r>
              </w:del>
            </w:ins>
            <w:ins w:id="1436" w:author="Eugene CHEONG from.TOPPAN (MAS)" w:date="2025-12-26T14:58:00Z" w16du:dateUtc="2025-12-26T06:58:00Z">
              <w:del w:id="1437" w:author="Han Xie CHAI (MAS)" w:date="2026-01-09T17:49:00Z" w16du:dateUtc="2026-01-09T09:49:00Z">
                <w:r w:rsidDel="00DE1944">
                  <w:delText>approving</w:delText>
                </w:r>
              </w:del>
            </w:ins>
            <w:ins w:id="1438" w:author="Eugene CHEONG from.TOPPAN (MAS)" w:date="2025-12-26T14:57:00Z" w16du:dateUtc="2025-12-26T06:57:00Z">
              <w:del w:id="1439" w:author="Han Xie CHAI (MAS)" w:date="2026-01-09T17:49:00Z" w16du:dateUtc="2026-01-09T09:49:00Z">
                <w:r w:rsidDel="00DE1944">
                  <w:delText xml:space="preserve"> the request to unpublish this announcement.”</w:delText>
                </w:r>
              </w:del>
            </w:ins>
          </w:p>
        </w:tc>
      </w:tr>
      <w:tr w:rsidR="008D104E" w:rsidRPr="007C7C7F" w14:paraId="13D6414F" w14:textId="77777777" w:rsidTr="00A11EB2">
        <w:tc>
          <w:tcPr>
            <w:tcW w:w="562" w:type="dxa"/>
          </w:tcPr>
          <w:p w14:paraId="0705D70A" w14:textId="77777777" w:rsidR="008D104E" w:rsidRDefault="008D104E" w:rsidP="008D104E">
            <w:pPr>
              <w:pStyle w:val="NoSpacing"/>
              <w:rPr>
                <w:rFonts w:cstheme="minorHAnsi"/>
              </w:rPr>
            </w:pPr>
            <w:r>
              <w:rPr>
                <w:rFonts w:cstheme="minorHAnsi"/>
              </w:rPr>
              <w:t>3</w:t>
            </w:r>
          </w:p>
        </w:tc>
        <w:tc>
          <w:tcPr>
            <w:tcW w:w="2248" w:type="dxa"/>
          </w:tcPr>
          <w:p w14:paraId="061759E0" w14:textId="77777777" w:rsidR="008D104E" w:rsidRPr="008D104E" w:rsidRDefault="008D104E" w:rsidP="008D104E">
            <w:pPr>
              <w:pStyle w:val="NoSpacing"/>
              <w:rPr>
                <w:rFonts w:cstheme="minorHAnsi"/>
                <w:i/>
                <w:iCs/>
              </w:rPr>
            </w:pPr>
            <w:r w:rsidRPr="008D104E">
              <w:rPr>
                <w:rFonts w:cstheme="minorHAnsi"/>
                <w:i/>
                <w:iCs/>
              </w:rPr>
              <w:t>*Refer to remarks</w:t>
            </w:r>
          </w:p>
        </w:tc>
        <w:tc>
          <w:tcPr>
            <w:tcW w:w="1701" w:type="dxa"/>
          </w:tcPr>
          <w:p w14:paraId="48DFA58A" w14:textId="77777777" w:rsidR="008D104E" w:rsidRDefault="008D104E" w:rsidP="008D104E">
            <w:pPr>
              <w:pStyle w:val="NoSpacing"/>
              <w:rPr>
                <w:rFonts w:cstheme="minorHAnsi"/>
              </w:rPr>
            </w:pPr>
            <w:commentRangeStart w:id="1440"/>
            <w:r>
              <w:rPr>
                <w:rFonts w:cstheme="minorHAnsi"/>
              </w:rPr>
              <w:t>PDF Preview</w:t>
            </w:r>
            <w:commentRangeEnd w:id="1440"/>
            <w:r w:rsidR="008C02B7">
              <w:rPr>
                <w:rStyle w:val="CommentReference"/>
              </w:rPr>
              <w:commentReference w:id="1440"/>
            </w:r>
          </w:p>
        </w:tc>
        <w:tc>
          <w:tcPr>
            <w:tcW w:w="2147" w:type="dxa"/>
          </w:tcPr>
          <w:p w14:paraId="46DE7DB1" w14:textId="77777777" w:rsidR="008D104E" w:rsidRPr="00901608" w:rsidRDefault="008D104E" w:rsidP="008D104E">
            <w:pPr>
              <w:pStyle w:val="NoSpacing"/>
            </w:pPr>
          </w:p>
        </w:tc>
        <w:tc>
          <w:tcPr>
            <w:tcW w:w="3685" w:type="dxa"/>
          </w:tcPr>
          <w:p w14:paraId="6088D1FB" w14:textId="77777777" w:rsidR="008D104E" w:rsidRDefault="008D104E" w:rsidP="008D104E">
            <w:pPr>
              <w:pStyle w:val="NoSpacing"/>
            </w:pPr>
            <w:r w:rsidRPr="00F71972">
              <w:t>Displays a preview of the PDF announcement that will be generated upon publication based on the existing values of the form.</w:t>
            </w:r>
          </w:p>
          <w:p w14:paraId="7BEC6C7C" w14:textId="77777777" w:rsidR="008D104E" w:rsidRDefault="008D104E" w:rsidP="008D104E">
            <w:pPr>
              <w:pStyle w:val="NoSpacing"/>
            </w:pPr>
          </w:p>
          <w:p w14:paraId="380ADD3D" w14:textId="098932E3" w:rsidR="008D104E" w:rsidRDefault="008D104E" w:rsidP="008D104E">
            <w:pPr>
              <w:pStyle w:val="NoSpacing"/>
            </w:pPr>
            <w:r w:rsidRPr="003D5D10">
              <w:t xml:space="preserve">For the fields displayed in the PDF preview, refer to </w:t>
            </w:r>
            <w:r w:rsidRPr="003D5D10">
              <w:fldChar w:fldCharType="begin"/>
            </w:r>
            <w:r w:rsidRPr="003D5D10">
              <w:instrText xml:space="preserve"> REF _Ref215742103 \r \h </w:instrText>
            </w:r>
            <w:r>
              <w:instrText xml:space="preserve"> \* MERGEFORMAT </w:instrText>
            </w:r>
            <w:r w:rsidRPr="003D5D10">
              <w:fldChar w:fldCharType="separate"/>
            </w:r>
            <w:r w:rsidR="008F7ED1">
              <w:t>7</w:t>
            </w:r>
            <w:r w:rsidRPr="003D5D10">
              <w:fldChar w:fldCharType="end"/>
            </w:r>
            <w:r w:rsidRPr="003D5D10">
              <w:t xml:space="preserve"> </w:t>
            </w:r>
            <w:r w:rsidRPr="003D5D10">
              <w:fldChar w:fldCharType="begin"/>
            </w:r>
            <w:r w:rsidRPr="003D5D10">
              <w:instrText xml:space="preserve"> REF _Ref215742103 \h </w:instrText>
            </w:r>
            <w:r>
              <w:instrText xml:space="preserve"> \* MERGEFORMAT </w:instrText>
            </w:r>
            <w:r w:rsidRPr="003D5D10">
              <w:fldChar w:fldCharType="separate"/>
            </w:r>
            <w:r w:rsidR="008F7ED1">
              <w:t>Fields for PDF Previews</w:t>
            </w:r>
            <w:r w:rsidRPr="003D5D10">
              <w:fldChar w:fldCharType="end"/>
            </w:r>
            <w:r w:rsidRPr="003D5D10">
              <w:t>.</w:t>
            </w:r>
          </w:p>
        </w:tc>
      </w:tr>
      <w:tr w:rsidR="008F7ED1" w:rsidRPr="007C7C7F" w14:paraId="47CBE201" w14:textId="77777777" w:rsidTr="00A11EB2">
        <w:trPr>
          <w:ins w:id="1441" w:author="Eugene CHEONG from.TOPPAN (MAS)" w:date="2025-12-31T09:56:00Z"/>
        </w:trPr>
        <w:tc>
          <w:tcPr>
            <w:tcW w:w="562" w:type="dxa"/>
          </w:tcPr>
          <w:p w14:paraId="2780F71B" w14:textId="5A517E14" w:rsidR="008F7ED1" w:rsidRDefault="008F7ED1" w:rsidP="008D104E">
            <w:pPr>
              <w:pStyle w:val="NoSpacing"/>
              <w:rPr>
                <w:ins w:id="1442" w:author="Eugene CHEONG from.TOPPAN (MAS)" w:date="2025-12-31T09:56:00Z" w16du:dateUtc="2025-12-31T01:56:00Z"/>
                <w:rFonts w:cstheme="minorHAnsi"/>
              </w:rPr>
            </w:pPr>
            <w:ins w:id="1443" w:author="Eugene CHEONG from.TOPPAN (MAS)" w:date="2025-12-31T09:56:00Z" w16du:dateUtc="2025-12-31T01:56:00Z">
              <w:r>
                <w:rPr>
                  <w:rFonts w:cstheme="minorHAnsi"/>
                </w:rPr>
                <w:t>4</w:t>
              </w:r>
            </w:ins>
          </w:p>
        </w:tc>
        <w:tc>
          <w:tcPr>
            <w:tcW w:w="2248" w:type="dxa"/>
          </w:tcPr>
          <w:p w14:paraId="19949230" w14:textId="51023CB4" w:rsidR="008F7ED1" w:rsidRPr="003D5D10" w:rsidRDefault="008F7ED1" w:rsidP="008D104E">
            <w:pPr>
              <w:pStyle w:val="NoSpacing"/>
              <w:rPr>
                <w:ins w:id="1444" w:author="Eugene CHEONG from.TOPPAN (MAS)" w:date="2025-12-31T09:56:00Z" w16du:dateUtc="2025-12-31T01:56:00Z"/>
                <w:rFonts w:cstheme="minorHAnsi"/>
              </w:rPr>
            </w:pPr>
            <w:ins w:id="1445" w:author="Eugene CHEONG from.TOPPAN (MAS)" w:date="2025-12-31T09:56:00Z" w16du:dateUtc="2025-12-31T01:56:00Z">
              <w:r>
                <w:rPr>
                  <w:rFonts w:cstheme="minorHAnsi"/>
                </w:rPr>
                <w:t>Cancel</w:t>
              </w:r>
            </w:ins>
          </w:p>
        </w:tc>
        <w:tc>
          <w:tcPr>
            <w:tcW w:w="1701" w:type="dxa"/>
          </w:tcPr>
          <w:p w14:paraId="73B90AEF" w14:textId="3B59AA32" w:rsidR="008F7ED1" w:rsidRDefault="008F7ED1" w:rsidP="008D104E">
            <w:pPr>
              <w:pStyle w:val="NoSpacing"/>
              <w:rPr>
                <w:ins w:id="1446" w:author="Eugene CHEONG from.TOPPAN (MAS)" w:date="2025-12-31T09:56:00Z" w16du:dateUtc="2025-12-31T01:56:00Z"/>
                <w:rFonts w:cstheme="minorHAnsi"/>
              </w:rPr>
            </w:pPr>
            <w:ins w:id="1447" w:author="Eugene CHEONG from.TOPPAN (MAS)" w:date="2025-12-31T09:56:00Z" w16du:dateUtc="2025-12-31T01:56:00Z">
              <w:r>
                <w:rPr>
                  <w:rFonts w:cstheme="minorHAnsi"/>
                </w:rPr>
                <w:t>Secondary button</w:t>
              </w:r>
            </w:ins>
          </w:p>
        </w:tc>
        <w:tc>
          <w:tcPr>
            <w:tcW w:w="2147" w:type="dxa"/>
          </w:tcPr>
          <w:p w14:paraId="1CE56850" w14:textId="77777777" w:rsidR="008F7ED1" w:rsidRPr="00901608" w:rsidRDefault="008F7ED1" w:rsidP="008D104E">
            <w:pPr>
              <w:pStyle w:val="NoSpacing"/>
              <w:rPr>
                <w:ins w:id="1448" w:author="Eugene CHEONG from.TOPPAN (MAS)" w:date="2025-12-31T09:56:00Z" w16du:dateUtc="2025-12-31T01:56:00Z"/>
              </w:rPr>
            </w:pPr>
          </w:p>
        </w:tc>
        <w:tc>
          <w:tcPr>
            <w:tcW w:w="3685" w:type="dxa"/>
          </w:tcPr>
          <w:p w14:paraId="27DF97B6" w14:textId="464D3931" w:rsidR="008F7ED1" w:rsidRDefault="008F7ED1" w:rsidP="008D104E">
            <w:pPr>
              <w:pStyle w:val="NoSpacing"/>
              <w:rPr>
                <w:ins w:id="1449" w:author="Eugene CHEONG from.TOPPAN (MAS)" w:date="2025-12-31T09:56:00Z" w16du:dateUtc="2025-12-31T01:56:00Z"/>
              </w:rPr>
            </w:pPr>
            <w:ins w:id="1450" w:author="Eugene CHEONG from.TOPPAN (MAS)" w:date="2025-12-31T09:56:00Z" w16du:dateUtc="2025-12-31T01:56:00Z">
              <w:r>
                <w:t>Closes the confirmation prompt</w:t>
              </w:r>
            </w:ins>
          </w:p>
        </w:tc>
      </w:tr>
      <w:tr w:rsidR="008D104E" w:rsidRPr="007C7C7F" w14:paraId="0E46EBA9" w14:textId="77777777" w:rsidTr="00A11EB2">
        <w:tc>
          <w:tcPr>
            <w:tcW w:w="562" w:type="dxa"/>
          </w:tcPr>
          <w:p w14:paraId="1D942681" w14:textId="0E8C8DEE" w:rsidR="008D104E" w:rsidRDefault="008F7ED1" w:rsidP="008D104E">
            <w:pPr>
              <w:pStyle w:val="NoSpacing"/>
              <w:rPr>
                <w:rFonts w:cstheme="minorHAnsi"/>
              </w:rPr>
            </w:pPr>
            <w:ins w:id="1451" w:author="Eugene CHEONG from.TOPPAN (MAS)" w:date="2025-12-31T09:56:00Z" w16du:dateUtc="2025-12-31T01:56:00Z">
              <w:r>
                <w:rPr>
                  <w:rFonts w:cstheme="minorHAnsi"/>
                </w:rPr>
                <w:t>5</w:t>
              </w:r>
            </w:ins>
            <w:del w:id="1452" w:author="Eugene CHEONG from.TOPPAN (MAS)" w:date="2025-12-31T09:56:00Z" w16du:dateUtc="2025-12-31T01:56:00Z">
              <w:r w:rsidR="008D104E" w:rsidDel="008F7ED1">
                <w:rPr>
                  <w:rFonts w:cstheme="minorHAnsi"/>
                </w:rPr>
                <w:delText>4</w:delText>
              </w:r>
            </w:del>
          </w:p>
        </w:tc>
        <w:tc>
          <w:tcPr>
            <w:tcW w:w="2248" w:type="dxa"/>
          </w:tcPr>
          <w:p w14:paraId="5795DC2F" w14:textId="77777777" w:rsidR="008D104E" w:rsidRPr="00F71972" w:rsidRDefault="008D104E" w:rsidP="008D104E">
            <w:pPr>
              <w:pStyle w:val="NoSpacing"/>
              <w:rPr>
                <w:rFonts w:cstheme="minorHAnsi"/>
                <w:highlight w:val="yellow"/>
              </w:rPr>
            </w:pPr>
            <w:r w:rsidRPr="003D5D10">
              <w:rPr>
                <w:rFonts w:cstheme="minorHAnsi"/>
              </w:rPr>
              <w:t>Confirm</w:t>
            </w:r>
          </w:p>
        </w:tc>
        <w:tc>
          <w:tcPr>
            <w:tcW w:w="1701" w:type="dxa"/>
          </w:tcPr>
          <w:p w14:paraId="2B2CCF31" w14:textId="77777777" w:rsidR="008D104E" w:rsidRDefault="008D104E" w:rsidP="008D104E">
            <w:pPr>
              <w:pStyle w:val="NoSpacing"/>
              <w:rPr>
                <w:rFonts w:cstheme="minorHAnsi"/>
              </w:rPr>
            </w:pPr>
            <w:r>
              <w:rPr>
                <w:rFonts w:cstheme="minorHAnsi"/>
              </w:rPr>
              <w:t>Primary button</w:t>
            </w:r>
          </w:p>
        </w:tc>
        <w:tc>
          <w:tcPr>
            <w:tcW w:w="2147" w:type="dxa"/>
          </w:tcPr>
          <w:p w14:paraId="711555A7" w14:textId="77777777" w:rsidR="008D104E" w:rsidRPr="00901608" w:rsidRDefault="008D104E" w:rsidP="008D104E">
            <w:pPr>
              <w:pStyle w:val="NoSpacing"/>
            </w:pPr>
          </w:p>
        </w:tc>
        <w:tc>
          <w:tcPr>
            <w:tcW w:w="3685" w:type="dxa"/>
          </w:tcPr>
          <w:p w14:paraId="5A83D31D" w14:textId="250BE435" w:rsidR="008D104E" w:rsidRDefault="008F7ED1" w:rsidP="008D104E">
            <w:pPr>
              <w:pStyle w:val="NoSpacing"/>
            </w:pPr>
            <w:ins w:id="1453" w:author="Eugene CHEONG from.TOPPAN (MAS)" w:date="2025-12-31T09:57:00Z" w16du:dateUtc="2025-12-31T01:57:00Z">
              <w:r>
                <w:t xml:space="preserve">Approves the update or unpublish request that was submitted for approval. Refer to </w:t>
              </w:r>
              <w:r>
                <w:fldChar w:fldCharType="begin"/>
              </w:r>
              <w:r>
                <w:instrText xml:space="preserve"> REF _Ref218067487 \r \h </w:instrText>
              </w:r>
            </w:ins>
            <w:r>
              <w:fldChar w:fldCharType="separate"/>
            </w:r>
            <w:ins w:id="1454" w:author="Eugene CHEONG from.TOPPAN (MAS)" w:date="2025-12-31T09:57:00Z" w16du:dateUtc="2025-12-31T01:57:00Z">
              <w:r>
                <w:t>2.10.4</w:t>
              </w:r>
              <w:r>
                <w:fldChar w:fldCharType="end"/>
              </w:r>
              <w:r>
                <w:t xml:space="preserve"> </w:t>
              </w:r>
              <w:r>
                <w:fldChar w:fldCharType="begin"/>
              </w:r>
              <w:r>
                <w:instrText xml:space="preserve"> REF _Ref218067489 \h </w:instrText>
              </w:r>
            </w:ins>
            <w:r>
              <w:fldChar w:fldCharType="separate"/>
            </w:r>
            <w:ins w:id="1455" w:author="Eugene CHEONG from.TOPPAN (MAS)" w:date="2025-12-31T09:57:00Z" w16du:dateUtc="2025-12-31T01:57:00Z">
              <w:r>
                <w:rPr>
                  <w:lang w:val="en-US"/>
                </w:rPr>
                <w:t>Post Conditions</w:t>
              </w:r>
              <w:r>
                <w:fldChar w:fldCharType="end"/>
              </w:r>
              <w:r>
                <w:t>.</w:t>
              </w:r>
            </w:ins>
          </w:p>
        </w:tc>
      </w:tr>
    </w:tbl>
    <w:p w14:paraId="75801626" w14:textId="6F0A3BB8" w:rsidR="003D5D10" w:rsidRDefault="003D5D10" w:rsidP="003D5D10">
      <w:pPr>
        <w:pStyle w:val="Caption"/>
        <w:rPr>
          <w:ins w:id="1456" w:author="Eugene CHEONG from.TOPPAN (MAS)" w:date="2025-12-30T16:17:00Z" w16du:dateUtc="2025-12-30T08:17:00Z"/>
        </w:rPr>
      </w:pPr>
      <w:r>
        <w:t xml:space="preserve">Table </w:t>
      </w:r>
      <w:r>
        <w:fldChar w:fldCharType="begin"/>
      </w:r>
      <w:r>
        <w:instrText xml:space="preserve"> SEQ Table \* ARABIC </w:instrText>
      </w:r>
      <w:r>
        <w:fldChar w:fldCharType="separate"/>
      </w:r>
      <w:r w:rsidR="008F7ED1">
        <w:rPr>
          <w:noProof/>
        </w:rPr>
        <w:t>21</w:t>
      </w:r>
      <w:r>
        <w:fldChar w:fldCharType="end"/>
      </w:r>
      <w:r>
        <w:t>: Confirmation Prompt Screen Elements</w:t>
      </w:r>
    </w:p>
    <w:p w14:paraId="60380726" w14:textId="31751F16" w:rsidR="00CB16A1" w:rsidRPr="00CB16A1" w:rsidRDefault="00CB16A1" w:rsidP="00970968">
      <w:pPr>
        <w:pStyle w:val="Heading3"/>
      </w:pPr>
      <w:bookmarkStart w:id="1457" w:name="_Ref218003966"/>
      <w:bookmarkStart w:id="1458" w:name="_Toc218068761"/>
      <w:ins w:id="1459" w:author="Eugene CHEONG from.TOPPAN (MAS)" w:date="2025-12-30T16:17:00Z" w16du:dateUtc="2025-12-30T08:17:00Z">
        <w:r>
          <w:t>Unpublish Banner</w:t>
        </w:r>
      </w:ins>
      <w:bookmarkEnd w:id="1457"/>
      <w:bookmarkEnd w:id="1458"/>
    </w:p>
    <w:p w14:paraId="1AAF83B9" w14:textId="31F838F9" w:rsidR="00CB16A1" w:rsidRDefault="00287E87" w:rsidP="00CB16A1">
      <w:pPr>
        <w:rPr>
          <w:ins w:id="1460" w:author="Eugene CHEONG from.TOPPAN (MAS)" w:date="2025-12-30T16:16:00Z" w16du:dateUtc="2025-12-30T08:16:00Z"/>
        </w:rPr>
      </w:pPr>
      <w:commentRangeStart w:id="1461"/>
      <w:ins w:id="1462" w:author="Eugene CHEONG from.TOPPAN (MAS)" w:date="2025-12-30T16:24:00Z" w16du:dateUtc="2025-12-30T08:24:00Z">
        <w:r w:rsidRPr="00287E87">
          <w:rPr>
            <w:noProof/>
          </w:rPr>
          <w:drawing>
            <wp:inline distT="0" distB="0" distL="0" distR="0" wp14:anchorId="1AAE6E38" wp14:editId="5450399F">
              <wp:extent cx="6858000" cy="1061085"/>
              <wp:effectExtent l="0" t="0" r="0" b="5715"/>
              <wp:docPr id="194126827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68270" name="Picture 1" descr="A white background with black text&#10;&#10;AI-generated content may be incorrect."/>
                      <pic:cNvPicPr/>
                    </pic:nvPicPr>
                    <pic:blipFill>
                      <a:blip r:embed="rId74"/>
                      <a:stretch>
                        <a:fillRect/>
                      </a:stretch>
                    </pic:blipFill>
                    <pic:spPr>
                      <a:xfrm>
                        <a:off x="0" y="0"/>
                        <a:ext cx="6858000" cy="1061085"/>
                      </a:xfrm>
                      <a:prstGeom prst="rect">
                        <a:avLst/>
                      </a:prstGeom>
                    </pic:spPr>
                  </pic:pic>
                </a:graphicData>
              </a:graphic>
            </wp:inline>
          </w:drawing>
        </w:r>
      </w:ins>
      <w:commentRangeEnd w:id="1461"/>
      <w:r w:rsidR="00A94858">
        <w:rPr>
          <w:rStyle w:val="CommentReference"/>
        </w:rPr>
        <w:commentReference w:id="1461"/>
      </w:r>
    </w:p>
    <w:p w14:paraId="5A5D20D4" w14:textId="3224B2A9" w:rsidR="00CB16A1" w:rsidRPr="00345F51" w:rsidRDefault="00CB16A1" w:rsidP="00CB16A1">
      <w:pPr>
        <w:pStyle w:val="Caption"/>
        <w:rPr>
          <w:ins w:id="1463" w:author="Eugene CHEONG from.TOPPAN (MAS)" w:date="2025-12-30T16:16:00Z" w16du:dateUtc="2025-12-30T08:16:00Z"/>
        </w:rPr>
      </w:pPr>
      <w:ins w:id="1464" w:author="Eugene CHEONG from.TOPPAN (MAS)" w:date="2025-12-30T16:16:00Z" w16du:dateUtc="2025-12-30T08:16:00Z">
        <w:r w:rsidRPr="00411560">
          <w:t xml:space="preserve">Figure </w:t>
        </w:r>
        <w:r w:rsidRPr="00411560">
          <w:fldChar w:fldCharType="begin"/>
        </w:r>
        <w:r w:rsidRPr="00411560">
          <w:instrText xml:space="preserve"> SEQ Figure \* ARABIC </w:instrText>
        </w:r>
        <w:r w:rsidRPr="00411560">
          <w:fldChar w:fldCharType="separate"/>
        </w:r>
      </w:ins>
      <w:ins w:id="1465" w:author="Eugene CHEONG from.TOPPAN (MAS)" w:date="2025-12-31T09:55:00Z" w16du:dateUtc="2025-12-31T01:55:00Z">
        <w:r w:rsidR="008F7ED1">
          <w:rPr>
            <w:noProof/>
          </w:rPr>
          <w:t>16</w:t>
        </w:r>
      </w:ins>
      <w:del w:id="1466" w:author="Eugene CHEONG from.TOPPAN (MAS)" w:date="2025-12-31T09:55:00Z" w16du:dateUtc="2025-12-31T01:55:00Z">
        <w:r w:rsidR="00737C4A" w:rsidDel="008F7ED1">
          <w:rPr>
            <w:noProof/>
          </w:rPr>
          <w:delText>15</w:delText>
        </w:r>
      </w:del>
      <w:ins w:id="1467" w:author="Eugene CHEONG from.TOPPAN (MAS)" w:date="2025-12-30T16:16:00Z" w16du:dateUtc="2025-12-30T08:16:00Z">
        <w:r w:rsidRPr="00411560">
          <w:fldChar w:fldCharType="end"/>
        </w:r>
        <w:r>
          <w:t>:</w:t>
        </w:r>
        <w:r w:rsidRPr="00411560">
          <w:t xml:space="preserve"> </w:t>
        </w:r>
      </w:ins>
      <w:ins w:id="1468" w:author="Eugene CHEONG from.TOPPAN (MAS)" w:date="2025-12-30T16:17:00Z" w16du:dateUtc="2025-12-30T08:17:00Z">
        <w:r>
          <w:t>Unpublish Banner</w:t>
        </w:r>
      </w:ins>
      <w:ins w:id="1469" w:author="Eugene CHEONG from.TOPPAN (MAS)" w:date="2025-12-30T16:16:00Z" w16du:dateUtc="2025-12-30T08:16:00Z">
        <w:r>
          <w:t xml:space="preserve"> (</w:t>
        </w:r>
      </w:ins>
      <w:ins w:id="1470" w:author="Eugene CHEONG from.TOPPAN (MAS)" w:date="2025-12-30T16:17:00Z" w16du:dateUtc="2025-12-30T08:17:00Z">
        <w:r>
          <w:t>displayed under the Page Header</w:t>
        </w:r>
      </w:ins>
      <w:ins w:id="1471" w:author="Eugene CHEONG from.TOPPAN (MAS)" w:date="2025-12-30T16:16:00Z" w16du:dateUtc="2025-12-30T08:16:00Z">
        <w:r>
          <w:t>)</w:t>
        </w:r>
      </w:ins>
    </w:p>
    <w:p w14:paraId="3F3D14B6" w14:textId="77777777" w:rsidR="00CB16A1" w:rsidRDefault="00CB16A1" w:rsidP="00CB16A1">
      <w:pPr>
        <w:pStyle w:val="Heading4"/>
        <w:rPr>
          <w:ins w:id="1472" w:author="Eugene CHEONG from.TOPPAN (MAS)" w:date="2025-12-30T16:17:00Z" w16du:dateUtc="2025-12-30T08:17:00Z"/>
        </w:rPr>
      </w:pPr>
      <w:ins w:id="1473" w:author="Eugene CHEONG from.TOPPAN (MAS)" w:date="2025-12-30T16:17:00Z" w16du:dateUtc="2025-12-30T08:17:00Z">
        <w:r>
          <w:t>Screen Elements</w:t>
        </w:r>
      </w:ins>
    </w:p>
    <w:tbl>
      <w:tblPr>
        <w:tblStyle w:val="TableGrid"/>
        <w:tblW w:w="0" w:type="auto"/>
        <w:tblLook w:val="04A0" w:firstRow="1" w:lastRow="0" w:firstColumn="1" w:lastColumn="0" w:noHBand="0" w:noVBand="1"/>
      </w:tblPr>
      <w:tblGrid>
        <w:gridCol w:w="562"/>
        <w:gridCol w:w="2248"/>
        <w:gridCol w:w="1701"/>
        <w:gridCol w:w="2147"/>
        <w:gridCol w:w="3685"/>
      </w:tblGrid>
      <w:tr w:rsidR="00CB16A1" w:rsidRPr="007C7C7F" w14:paraId="068EC13A" w14:textId="77777777" w:rsidTr="005921FD">
        <w:trPr>
          <w:ins w:id="1474" w:author="Eugene CHEONG from.TOPPAN (MAS)" w:date="2025-12-30T16:17:00Z"/>
        </w:trPr>
        <w:tc>
          <w:tcPr>
            <w:tcW w:w="562" w:type="dxa"/>
            <w:shd w:val="clear" w:color="auto" w:fill="E7E6E6" w:themeFill="background2"/>
          </w:tcPr>
          <w:p w14:paraId="2550575F" w14:textId="77777777" w:rsidR="00CB16A1" w:rsidRPr="007D7B67" w:rsidRDefault="00CB16A1" w:rsidP="005921FD">
            <w:pPr>
              <w:pStyle w:val="NoSpacing"/>
              <w:jc w:val="center"/>
              <w:rPr>
                <w:ins w:id="1475" w:author="Eugene CHEONG from.TOPPAN (MAS)" w:date="2025-12-30T16:17:00Z" w16du:dateUtc="2025-12-30T08:17:00Z"/>
                <w:b/>
                <w:bCs/>
              </w:rPr>
            </w:pPr>
            <w:ins w:id="1476" w:author="Eugene CHEONG from.TOPPAN (MAS)" w:date="2025-12-30T16:17:00Z" w16du:dateUtc="2025-12-30T08:17:00Z">
              <w:r w:rsidRPr="007D7B67">
                <w:rPr>
                  <w:rFonts w:cstheme="minorHAnsi"/>
                  <w:b/>
                  <w:bCs/>
                </w:rPr>
                <w:t>S/N</w:t>
              </w:r>
            </w:ins>
          </w:p>
        </w:tc>
        <w:tc>
          <w:tcPr>
            <w:tcW w:w="2248" w:type="dxa"/>
            <w:shd w:val="clear" w:color="auto" w:fill="E7E6E6" w:themeFill="background2"/>
          </w:tcPr>
          <w:p w14:paraId="16349568" w14:textId="77777777" w:rsidR="00CB16A1" w:rsidRPr="007D7B67" w:rsidRDefault="00CB16A1" w:rsidP="005921FD">
            <w:pPr>
              <w:pStyle w:val="NoSpacing"/>
              <w:jc w:val="center"/>
              <w:rPr>
                <w:ins w:id="1477" w:author="Eugene CHEONG from.TOPPAN (MAS)" w:date="2025-12-30T16:17:00Z" w16du:dateUtc="2025-12-30T08:17:00Z"/>
                <w:b/>
                <w:bCs/>
              </w:rPr>
            </w:pPr>
            <w:ins w:id="1478" w:author="Eugene CHEONG from.TOPPAN (MAS)" w:date="2025-12-30T16:17:00Z" w16du:dateUtc="2025-12-30T08:17:00Z">
              <w:r w:rsidRPr="007D7B67">
                <w:rPr>
                  <w:rFonts w:cstheme="minorHAnsi"/>
                  <w:b/>
                  <w:bCs/>
                </w:rPr>
                <w:t>Name</w:t>
              </w:r>
            </w:ins>
          </w:p>
        </w:tc>
        <w:tc>
          <w:tcPr>
            <w:tcW w:w="1701" w:type="dxa"/>
            <w:shd w:val="clear" w:color="auto" w:fill="E7E6E6" w:themeFill="background2"/>
          </w:tcPr>
          <w:p w14:paraId="7A546B9A" w14:textId="77777777" w:rsidR="00CB16A1" w:rsidRPr="007D7B67" w:rsidRDefault="00CB16A1" w:rsidP="005921FD">
            <w:pPr>
              <w:pStyle w:val="TableHeading"/>
              <w:jc w:val="center"/>
              <w:rPr>
                <w:ins w:id="1479" w:author="Eugene CHEONG from.TOPPAN (MAS)" w:date="2025-12-30T16:17:00Z" w16du:dateUtc="2025-12-30T08:17:00Z"/>
                <w:rFonts w:asciiTheme="minorHAnsi" w:hAnsiTheme="minorHAnsi" w:cstheme="minorHAnsi"/>
                <w:bCs/>
              </w:rPr>
            </w:pPr>
            <w:ins w:id="1480" w:author="Eugene CHEONG from.TOPPAN (MAS)" w:date="2025-12-30T16:17:00Z" w16du:dateUtc="2025-12-30T08:17:00Z">
              <w:r w:rsidRPr="007D7B67">
                <w:rPr>
                  <w:rFonts w:asciiTheme="minorHAnsi" w:hAnsiTheme="minorHAnsi" w:cstheme="minorHAnsi"/>
                  <w:bCs/>
                </w:rPr>
                <w:t>Type</w:t>
              </w:r>
            </w:ins>
          </w:p>
          <w:p w14:paraId="13B0F553" w14:textId="77777777" w:rsidR="00CB16A1" w:rsidRPr="007D7B67" w:rsidRDefault="00CB16A1" w:rsidP="005921FD">
            <w:pPr>
              <w:pStyle w:val="NoSpacing"/>
              <w:jc w:val="center"/>
              <w:rPr>
                <w:ins w:id="1481" w:author="Eugene CHEONG from.TOPPAN (MAS)" w:date="2025-12-30T16:17:00Z" w16du:dateUtc="2025-12-30T08:17:00Z"/>
                <w:b/>
                <w:bCs/>
              </w:rPr>
            </w:pPr>
            <w:ins w:id="1482" w:author="Eugene CHEONG from.TOPPAN (MAS)" w:date="2025-12-30T16:17:00Z" w16du:dateUtc="2025-12-30T08:17:00Z">
              <w:r w:rsidRPr="007D7B67">
                <w:rPr>
                  <w:rFonts w:cstheme="minorHAnsi"/>
                  <w:b/>
                  <w:bCs/>
                </w:rPr>
                <w:t>(Max Length)</w:t>
              </w:r>
            </w:ins>
          </w:p>
        </w:tc>
        <w:tc>
          <w:tcPr>
            <w:tcW w:w="2147" w:type="dxa"/>
            <w:shd w:val="clear" w:color="auto" w:fill="E7E6E6" w:themeFill="background2"/>
          </w:tcPr>
          <w:p w14:paraId="06C026BB" w14:textId="77777777" w:rsidR="00CB16A1" w:rsidRPr="007D7B67" w:rsidRDefault="00CB16A1" w:rsidP="005921FD">
            <w:pPr>
              <w:pStyle w:val="NoSpacing"/>
              <w:jc w:val="center"/>
              <w:rPr>
                <w:ins w:id="1483" w:author="Eugene CHEONG from.TOPPAN (MAS)" w:date="2025-12-30T16:17:00Z" w16du:dateUtc="2025-12-30T08:17:00Z"/>
                <w:b/>
                <w:bCs/>
              </w:rPr>
            </w:pPr>
            <w:ins w:id="1484" w:author="Eugene CHEONG from.TOPPAN (MAS)" w:date="2025-12-30T16:17:00Z" w16du:dateUtc="2025-12-30T08:17:00Z">
              <w:r w:rsidRPr="007D7B67">
                <w:rPr>
                  <w:rFonts w:cstheme="minorHAnsi"/>
                  <w:b/>
                  <w:bCs/>
                </w:rPr>
                <w:t>Validation Rules</w:t>
              </w:r>
            </w:ins>
          </w:p>
        </w:tc>
        <w:tc>
          <w:tcPr>
            <w:tcW w:w="3685" w:type="dxa"/>
            <w:shd w:val="clear" w:color="auto" w:fill="E7E6E6" w:themeFill="background2"/>
          </w:tcPr>
          <w:p w14:paraId="149A828B" w14:textId="77777777" w:rsidR="00CB16A1" w:rsidRPr="007D7B67" w:rsidRDefault="00CB16A1" w:rsidP="005921FD">
            <w:pPr>
              <w:pStyle w:val="NoSpacing"/>
              <w:jc w:val="center"/>
              <w:rPr>
                <w:ins w:id="1485" w:author="Eugene CHEONG from.TOPPAN (MAS)" w:date="2025-12-30T16:17:00Z" w16du:dateUtc="2025-12-30T08:17:00Z"/>
                <w:rFonts w:cstheme="minorHAnsi"/>
                <w:b/>
                <w:bCs/>
              </w:rPr>
            </w:pPr>
            <w:ins w:id="1486" w:author="Eugene CHEONG from.TOPPAN (MAS)" w:date="2025-12-30T16:17:00Z" w16du:dateUtc="2025-12-30T08:17:00Z">
              <w:r>
                <w:rPr>
                  <w:rFonts w:cstheme="minorHAnsi"/>
                  <w:b/>
                  <w:bCs/>
                </w:rPr>
                <w:t>Remarks</w:t>
              </w:r>
            </w:ins>
          </w:p>
        </w:tc>
      </w:tr>
      <w:tr w:rsidR="00CB16A1" w:rsidRPr="007C7C7F" w14:paraId="246CF70C" w14:textId="77777777" w:rsidTr="005921FD">
        <w:trPr>
          <w:ins w:id="1487" w:author="Eugene CHEONG from.TOPPAN (MAS)" w:date="2025-12-30T16:17:00Z"/>
        </w:trPr>
        <w:tc>
          <w:tcPr>
            <w:tcW w:w="562" w:type="dxa"/>
          </w:tcPr>
          <w:p w14:paraId="2D97806C" w14:textId="77777777" w:rsidR="00CB16A1" w:rsidRPr="007C7C7F" w:rsidRDefault="00CB16A1" w:rsidP="005921FD">
            <w:pPr>
              <w:pStyle w:val="NoSpacing"/>
              <w:rPr>
                <w:ins w:id="1488" w:author="Eugene CHEONG from.TOPPAN (MAS)" w:date="2025-12-30T16:17:00Z" w16du:dateUtc="2025-12-30T08:17:00Z"/>
              </w:rPr>
            </w:pPr>
            <w:ins w:id="1489" w:author="Eugene CHEONG from.TOPPAN (MAS)" w:date="2025-12-30T16:17:00Z" w16du:dateUtc="2025-12-30T08:17:00Z">
              <w:r>
                <w:rPr>
                  <w:rFonts w:cstheme="minorHAnsi"/>
                </w:rPr>
                <w:t>1</w:t>
              </w:r>
            </w:ins>
          </w:p>
        </w:tc>
        <w:tc>
          <w:tcPr>
            <w:tcW w:w="2248" w:type="dxa"/>
          </w:tcPr>
          <w:p w14:paraId="28268B79" w14:textId="110FE706" w:rsidR="00CB16A1" w:rsidRPr="00CE0D19" w:rsidRDefault="00CB16A1" w:rsidP="005921FD">
            <w:pPr>
              <w:pStyle w:val="NoSpacing"/>
              <w:jc w:val="left"/>
              <w:rPr>
                <w:ins w:id="1490" w:author="Eugene CHEONG from.TOPPAN (MAS)" w:date="2025-12-30T16:17:00Z" w16du:dateUtc="2025-12-30T08:17:00Z"/>
              </w:rPr>
            </w:pPr>
            <w:ins w:id="1491" w:author="Eugene CHEONG from.TOPPAN (MAS)" w:date="2025-12-30T16:18:00Z" w16du:dateUtc="2025-12-30T08:18:00Z">
              <w:r>
                <w:t>Unpublish request</w:t>
              </w:r>
            </w:ins>
          </w:p>
        </w:tc>
        <w:tc>
          <w:tcPr>
            <w:tcW w:w="1701" w:type="dxa"/>
          </w:tcPr>
          <w:p w14:paraId="69C16B6F" w14:textId="09C04BAC" w:rsidR="00CB16A1" w:rsidRPr="00901608" w:rsidRDefault="00CB16A1" w:rsidP="005921FD">
            <w:pPr>
              <w:pStyle w:val="NoSpacing"/>
              <w:rPr>
                <w:ins w:id="1492" w:author="Eugene CHEONG from.TOPPAN (MAS)" w:date="2025-12-30T16:17:00Z" w16du:dateUtc="2025-12-30T08:17:00Z"/>
              </w:rPr>
            </w:pPr>
            <w:ins w:id="1493" w:author="Eugene CHEONG from.TOPPAN (MAS)" w:date="2025-12-30T16:18:00Z" w16du:dateUtc="2025-12-30T08:18:00Z">
              <w:r>
                <w:t>Banner title</w:t>
              </w:r>
            </w:ins>
          </w:p>
        </w:tc>
        <w:tc>
          <w:tcPr>
            <w:tcW w:w="2147" w:type="dxa"/>
          </w:tcPr>
          <w:p w14:paraId="3C43704B" w14:textId="77777777" w:rsidR="00CB16A1" w:rsidRPr="00901608" w:rsidRDefault="00CB16A1" w:rsidP="005921FD">
            <w:pPr>
              <w:pStyle w:val="NoSpacing"/>
              <w:rPr>
                <w:ins w:id="1494" w:author="Eugene CHEONG from.TOPPAN (MAS)" w:date="2025-12-30T16:17:00Z" w16du:dateUtc="2025-12-30T08:17:00Z"/>
              </w:rPr>
            </w:pPr>
          </w:p>
        </w:tc>
        <w:tc>
          <w:tcPr>
            <w:tcW w:w="3685" w:type="dxa"/>
          </w:tcPr>
          <w:p w14:paraId="60652C9A" w14:textId="0599D649" w:rsidR="00CB16A1" w:rsidRPr="00901608" w:rsidRDefault="00CB16A1" w:rsidP="005921FD">
            <w:pPr>
              <w:pStyle w:val="NoSpacing"/>
              <w:rPr>
                <w:ins w:id="1495" w:author="Eugene CHEONG from.TOPPAN (MAS)" w:date="2025-12-30T16:17:00Z" w16du:dateUtc="2025-12-30T08:17:00Z"/>
              </w:rPr>
            </w:pPr>
          </w:p>
        </w:tc>
      </w:tr>
      <w:tr w:rsidR="00CB16A1" w:rsidRPr="007C7C7F" w14:paraId="681DE280" w14:textId="77777777" w:rsidTr="005921FD">
        <w:trPr>
          <w:ins w:id="1496" w:author="Eugene CHEONG from.TOPPAN (MAS)" w:date="2025-12-30T16:17:00Z"/>
        </w:trPr>
        <w:tc>
          <w:tcPr>
            <w:tcW w:w="562" w:type="dxa"/>
          </w:tcPr>
          <w:p w14:paraId="034E5ECE" w14:textId="77777777" w:rsidR="00CB16A1" w:rsidRDefault="00CB16A1" w:rsidP="005921FD">
            <w:pPr>
              <w:pStyle w:val="NoSpacing"/>
              <w:rPr>
                <w:ins w:id="1497" w:author="Eugene CHEONG from.TOPPAN (MAS)" w:date="2025-12-30T16:17:00Z" w16du:dateUtc="2025-12-30T08:17:00Z"/>
                <w:rFonts w:cstheme="minorHAnsi"/>
              </w:rPr>
            </w:pPr>
            <w:ins w:id="1498" w:author="Eugene CHEONG from.TOPPAN (MAS)" w:date="2025-12-30T16:17:00Z" w16du:dateUtc="2025-12-30T08:17:00Z">
              <w:r>
                <w:rPr>
                  <w:rFonts w:cstheme="minorHAnsi"/>
                </w:rPr>
                <w:t>2</w:t>
              </w:r>
            </w:ins>
          </w:p>
        </w:tc>
        <w:tc>
          <w:tcPr>
            <w:tcW w:w="2248" w:type="dxa"/>
          </w:tcPr>
          <w:p w14:paraId="7097B756" w14:textId="18B0EBE6" w:rsidR="00CB16A1" w:rsidRDefault="00287E87" w:rsidP="005921FD">
            <w:pPr>
              <w:pStyle w:val="NoSpacing"/>
              <w:rPr>
                <w:ins w:id="1499" w:author="Eugene CHEONG from.TOPPAN (MAS)" w:date="2025-12-30T16:17:00Z" w16du:dateUtc="2025-12-30T08:17:00Z"/>
                <w:rFonts w:cstheme="minorHAnsi"/>
              </w:rPr>
            </w:pPr>
            <w:ins w:id="1500" w:author="Eugene CHEONG from.TOPPAN (MAS)" w:date="2025-12-30T16:23:00Z" w16du:dateUtc="2025-12-30T08:23:00Z">
              <w:r w:rsidRPr="00287E87">
                <w:rPr>
                  <w:rFonts w:cstheme="minorHAnsi"/>
                </w:rPr>
                <w:t>If this request is approved, this announcement will be unpublished from the MAS website.</w:t>
              </w:r>
            </w:ins>
          </w:p>
        </w:tc>
        <w:tc>
          <w:tcPr>
            <w:tcW w:w="1701" w:type="dxa"/>
          </w:tcPr>
          <w:p w14:paraId="0761486C" w14:textId="47F0FEB8" w:rsidR="00CB16A1" w:rsidRDefault="00CB16A1" w:rsidP="005921FD">
            <w:pPr>
              <w:pStyle w:val="NoSpacing"/>
              <w:rPr>
                <w:ins w:id="1501" w:author="Eugene CHEONG from.TOPPAN (MAS)" w:date="2025-12-30T16:17:00Z" w16du:dateUtc="2025-12-30T08:17:00Z"/>
                <w:rFonts w:cstheme="minorHAnsi"/>
              </w:rPr>
            </w:pPr>
            <w:ins w:id="1502" w:author="Eugene CHEONG from.TOPPAN (MAS)" w:date="2025-12-30T16:18:00Z" w16du:dateUtc="2025-12-30T08:18:00Z">
              <w:r>
                <w:rPr>
                  <w:rFonts w:cstheme="minorHAnsi"/>
                </w:rPr>
                <w:t>Banner description</w:t>
              </w:r>
            </w:ins>
          </w:p>
        </w:tc>
        <w:tc>
          <w:tcPr>
            <w:tcW w:w="2147" w:type="dxa"/>
          </w:tcPr>
          <w:p w14:paraId="3A240A1D" w14:textId="77777777" w:rsidR="00CB16A1" w:rsidRPr="00901608" w:rsidRDefault="00CB16A1" w:rsidP="005921FD">
            <w:pPr>
              <w:pStyle w:val="NoSpacing"/>
              <w:rPr>
                <w:ins w:id="1503" w:author="Eugene CHEONG from.TOPPAN (MAS)" w:date="2025-12-30T16:17:00Z" w16du:dateUtc="2025-12-30T08:17:00Z"/>
              </w:rPr>
            </w:pPr>
          </w:p>
        </w:tc>
        <w:tc>
          <w:tcPr>
            <w:tcW w:w="3685" w:type="dxa"/>
          </w:tcPr>
          <w:p w14:paraId="66B5D0F3" w14:textId="7613092B" w:rsidR="00CB16A1" w:rsidRDefault="00CB16A1" w:rsidP="005921FD">
            <w:pPr>
              <w:pStyle w:val="NoSpacing"/>
              <w:rPr>
                <w:ins w:id="1504" w:author="Eugene CHEONG from.TOPPAN (MAS)" w:date="2025-12-30T16:17:00Z" w16du:dateUtc="2025-12-30T08:17:00Z"/>
              </w:rPr>
            </w:pPr>
          </w:p>
        </w:tc>
      </w:tr>
    </w:tbl>
    <w:p w14:paraId="45516528" w14:textId="77777777" w:rsidR="003D5D10" w:rsidRPr="003D5D10" w:rsidRDefault="003D5D10" w:rsidP="003D5D10">
      <w:pPr>
        <w:rPr>
          <w:lang w:val="en-US"/>
        </w:rPr>
      </w:pPr>
    </w:p>
    <w:p w14:paraId="1CD926ED" w14:textId="77777777" w:rsidR="00AF42C2" w:rsidRDefault="00AF42C2" w:rsidP="00AF42C2">
      <w:pPr>
        <w:pStyle w:val="Heading2"/>
      </w:pPr>
      <w:bookmarkStart w:id="1505" w:name="_Ref218010026"/>
      <w:bookmarkStart w:id="1506" w:name="_Ref218010028"/>
      <w:bookmarkStart w:id="1507" w:name="_Toc218068762"/>
      <w:commentRangeStart w:id="1508"/>
      <w:r>
        <w:t>Unpublish Announcement</w:t>
      </w:r>
      <w:bookmarkEnd w:id="1505"/>
      <w:bookmarkEnd w:id="1506"/>
      <w:bookmarkEnd w:id="1507"/>
      <w:commentRangeEnd w:id="1508"/>
      <w:r w:rsidR="005E1B74">
        <w:rPr>
          <w:rStyle w:val="CommentReference"/>
          <w:rFonts w:asciiTheme="minorHAnsi" w:eastAsiaTheme="minorHAnsi" w:hAnsiTheme="minorHAnsi" w:cstheme="minorBidi"/>
          <w:b w:val="0"/>
          <w:smallCaps w:val="0"/>
          <w:lang w:val="en-SG"/>
        </w:rPr>
        <w:commentReference w:id="1508"/>
      </w:r>
    </w:p>
    <w:p w14:paraId="58BB4C29" w14:textId="77777777" w:rsidR="007133F0" w:rsidRPr="00D50758" w:rsidRDefault="007133F0" w:rsidP="007133F0">
      <w:pPr>
        <w:pStyle w:val="Heading3"/>
      </w:pPr>
      <w:bookmarkStart w:id="1509" w:name="_Toc218068763"/>
      <w:r>
        <w:t>Description</w:t>
      </w:r>
      <w:bookmarkEnd w:id="1509"/>
    </w:p>
    <w:p w14:paraId="2465AA8C" w14:textId="69808AB7" w:rsidR="007133F0" w:rsidRDefault="007133F0" w:rsidP="007133F0">
      <w:r w:rsidRPr="007133F0">
        <w:t xml:space="preserve">This use case enables Makers to </w:t>
      </w:r>
      <w:r>
        <w:t xml:space="preserve">request for </w:t>
      </w:r>
      <w:r w:rsidRPr="007133F0">
        <w:t>announcements</w:t>
      </w:r>
      <w:r>
        <w:t xml:space="preserve"> to be unpublished</w:t>
      </w:r>
      <w:r w:rsidRPr="007133F0">
        <w:t>. This is typically used when the announcement is published to the MAS website and must be unpublished</w:t>
      </w:r>
      <w:r w:rsidRPr="00AC0961">
        <w:t>.</w:t>
      </w:r>
      <w:r>
        <w:t xml:space="preserve"> The request must be approved by a Checker before the </w:t>
      </w:r>
      <w:r w:rsidR="00D056D7">
        <w:t xml:space="preserve">announcement is </w:t>
      </w:r>
      <w:r>
        <w:t>unpublish</w:t>
      </w:r>
      <w:r w:rsidR="00D056D7">
        <w:t>ed from the MAS website</w:t>
      </w:r>
      <w:r>
        <w:t>.</w:t>
      </w:r>
    </w:p>
    <w:p w14:paraId="6B4C74AE" w14:textId="77777777" w:rsidR="007133F0" w:rsidRDefault="007133F0" w:rsidP="007133F0">
      <w:pPr>
        <w:pStyle w:val="Heading3"/>
      </w:pPr>
      <w:bookmarkStart w:id="1510" w:name="_Toc218068764"/>
      <w:r>
        <w:t>Preconditions</w:t>
      </w:r>
      <w:bookmarkEnd w:id="1510"/>
    </w:p>
    <w:p w14:paraId="6F251D69" w14:textId="77777777" w:rsidR="007133F0" w:rsidRDefault="007133F0" w:rsidP="007133F0">
      <w:pPr>
        <w:pStyle w:val="ListParagraph"/>
      </w:pPr>
      <w:r>
        <w:t>User logs in to the Intranet Portal.</w:t>
      </w:r>
    </w:p>
    <w:p w14:paraId="7DE63C0D" w14:textId="77777777" w:rsidR="007133F0" w:rsidRDefault="007133F0" w:rsidP="007133F0">
      <w:pPr>
        <w:pStyle w:val="ListParagraph"/>
      </w:pPr>
      <w:r>
        <w:t>User accesses the Announcement Details Page.</w:t>
      </w:r>
    </w:p>
    <w:p w14:paraId="049AC91F" w14:textId="71747BAA" w:rsidR="007133F0" w:rsidRDefault="007133F0" w:rsidP="007133F0">
      <w:pPr>
        <w:pStyle w:val="ListParagraph"/>
      </w:pPr>
      <w:r>
        <w:t>The announcement is of the status “Published”.</w:t>
      </w:r>
    </w:p>
    <w:p w14:paraId="41224A42" w14:textId="77777777" w:rsidR="007133F0" w:rsidRDefault="007133F0" w:rsidP="007133F0">
      <w:pPr>
        <w:pStyle w:val="Heading3"/>
      </w:pPr>
      <w:bookmarkStart w:id="1511" w:name="_Toc218068765"/>
      <w:r>
        <w:t>Business Requirements</w:t>
      </w:r>
      <w:bookmarkEnd w:id="1511"/>
    </w:p>
    <w:p w14:paraId="5B878EF5" w14:textId="77777777" w:rsidR="007133F0" w:rsidRPr="0068320A" w:rsidRDefault="007133F0" w:rsidP="007133F0">
      <w:pPr>
        <w:pStyle w:val="ListParagraph"/>
        <w:rPr>
          <w:b/>
          <w:bCs/>
        </w:rPr>
      </w:pPr>
      <w:r w:rsidRPr="0068320A">
        <w:rPr>
          <w:b/>
          <w:bCs/>
        </w:rPr>
        <w:t xml:space="preserve">Role-based Access Control: </w:t>
      </w:r>
    </w:p>
    <w:p w14:paraId="7A8423B1" w14:textId="600DB4DB" w:rsidR="007133F0" w:rsidRDefault="007133F0" w:rsidP="0025161F">
      <w:pPr>
        <w:pStyle w:val="ListParagraph"/>
        <w:numPr>
          <w:ilvl w:val="1"/>
          <w:numId w:val="2"/>
        </w:numPr>
        <w:ind w:left="1276" w:hanging="425"/>
      </w:pPr>
      <w:r>
        <w:t xml:space="preserve">Announcement </w:t>
      </w:r>
      <w:r w:rsidR="00955A15">
        <w:t>Maker</w:t>
      </w:r>
    </w:p>
    <w:p w14:paraId="3A5A4393" w14:textId="77777777" w:rsidR="007133F0" w:rsidRDefault="007133F0" w:rsidP="007133F0">
      <w:pPr>
        <w:pStyle w:val="Heading3"/>
      </w:pPr>
      <w:bookmarkStart w:id="1512" w:name="_Ref215743291"/>
      <w:bookmarkStart w:id="1513" w:name="_Toc218068766"/>
      <w:r>
        <w:t>Post Conditions</w:t>
      </w:r>
      <w:bookmarkEnd w:id="1512"/>
      <w:bookmarkEnd w:id="1513"/>
    </w:p>
    <w:p w14:paraId="2A44D927" w14:textId="77777777" w:rsidR="00617A59" w:rsidRPr="003A7B36" w:rsidRDefault="00617A59" w:rsidP="00617A59">
      <w:pPr>
        <w:pStyle w:val="ListParagraph"/>
      </w:pPr>
      <w:r w:rsidRPr="003A7B36">
        <w:t>An instance of the BPMN workflow is created.</w:t>
      </w:r>
    </w:p>
    <w:p w14:paraId="2E4B80B7" w14:textId="77777777" w:rsidR="00617A59" w:rsidRPr="003A7B36" w:rsidRDefault="00617A59" w:rsidP="00617A59">
      <w:pPr>
        <w:pStyle w:val="ListParagraph"/>
      </w:pPr>
      <w:r w:rsidRPr="003A7B36">
        <w:t xml:space="preserve">The status of the </w:t>
      </w:r>
      <w:r>
        <w:t>announcement</w:t>
      </w:r>
      <w:r w:rsidRPr="003A7B36">
        <w:t xml:space="preserve"> is updated to “Pending Approval”.</w:t>
      </w:r>
    </w:p>
    <w:p w14:paraId="2195B444" w14:textId="77777777" w:rsidR="00617A59" w:rsidRDefault="00617A59" w:rsidP="00617A59">
      <w:pPr>
        <w:pStyle w:val="ListParagraph"/>
      </w:pPr>
      <w:r>
        <w:t>The event is added to the audit log and submission history.</w:t>
      </w:r>
    </w:p>
    <w:p w14:paraId="073148A2" w14:textId="746AA249" w:rsidR="00617A59" w:rsidRDefault="00617A59" w:rsidP="00617A59">
      <w:pPr>
        <w:pStyle w:val="ListParagraph"/>
      </w:pPr>
      <w:commentRangeStart w:id="1514"/>
      <w:commentRangeStart w:id="1515"/>
      <w:r>
        <w:t>Emails are sent to the checkers to inform them of the announcement which was requested to be unpublished.</w:t>
      </w:r>
      <w:commentRangeEnd w:id="1514"/>
      <w:r w:rsidR="00D10EE5">
        <w:rPr>
          <w:rStyle w:val="CommentReference"/>
        </w:rPr>
        <w:commentReference w:id="1514"/>
      </w:r>
      <w:commentRangeEnd w:id="1515"/>
      <w:r w:rsidR="00062DF1">
        <w:rPr>
          <w:rStyle w:val="CommentReference"/>
        </w:rPr>
        <w:commentReference w:id="1515"/>
      </w:r>
    </w:p>
    <w:p w14:paraId="08BC1D9C" w14:textId="77777777" w:rsidR="00617A59" w:rsidRDefault="00617A59" w:rsidP="00617A59">
      <w:pPr>
        <w:pStyle w:val="ListParagraph"/>
      </w:pPr>
      <w:r>
        <w:t>User is redirected back to the Announcement Listing Page.</w:t>
      </w:r>
    </w:p>
    <w:p w14:paraId="33C8AA56" w14:textId="03566D1E" w:rsidR="00617A59" w:rsidRDefault="00617A59" w:rsidP="00617A59">
      <w:pPr>
        <w:pStyle w:val="ListParagraph"/>
      </w:pPr>
      <w:r>
        <w:t xml:space="preserve">User views a temporary toast notification informing that the unpublish request was </w:t>
      </w:r>
      <w:r w:rsidR="00761ED8">
        <w:t>sent</w:t>
      </w:r>
      <w:r>
        <w:t>.</w:t>
      </w:r>
    </w:p>
    <w:p w14:paraId="6231A65A" w14:textId="3AAD9B59" w:rsidR="007133F0" w:rsidRDefault="007133F0" w:rsidP="007133F0">
      <w:pPr>
        <w:pStyle w:val="Heading3"/>
      </w:pPr>
      <w:bookmarkStart w:id="1516" w:name="_Toc218068767"/>
      <w:r>
        <w:t>Announcement Details Page</w:t>
      </w:r>
      <w:bookmarkEnd w:id="1516"/>
    </w:p>
    <w:p w14:paraId="25C7BEC3" w14:textId="1B4808E4" w:rsidR="007133F0" w:rsidRDefault="00D056D7" w:rsidP="007133F0">
      <w:r>
        <w:t>Refer to</w:t>
      </w:r>
      <w:ins w:id="1517" w:author="Eugene CHEONG from.TOPPAN (MAS)" w:date="2025-12-31T09:59:00Z" w16du:dateUtc="2025-12-31T01:59:00Z">
        <w:r w:rsidR="008F7ED1">
          <w:t xml:space="preserve"> </w:t>
        </w:r>
      </w:ins>
      <w:ins w:id="1518" w:author="Eugene CHEONG from.TOPPAN (MAS)" w:date="2025-12-31T10:00:00Z" w16du:dateUtc="2025-12-31T02:00:00Z">
        <w:r w:rsidR="008F7ED1">
          <w:fldChar w:fldCharType="begin"/>
        </w:r>
        <w:r w:rsidR="008F7ED1">
          <w:instrText xml:space="preserve"> REF _Ref218021755 \r \h </w:instrText>
        </w:r>
      </w:ins>
      <w:r w:rsidR="008F7ED1">
        <w:fldChar w:fldCharType="separate"/>
      </w:r>
      <w:ins w:id="1519" w:author="Eugene CHEONG from.TOPPAN (MAS)" w:date="2025-12-31T10:00:00Z" w16du:dateUtc="2025-12-31T02:00:00Z">
        <w:r w:rsidR="008F7ED1">
          <w:t>2.7.6</w:t>
        </w:r>
        <w:r w:rsidR="008F7ED1">
          <w:fldChar w:fldCharType="end"/>
        </w:r>
        <w:r w:rsidR="008F7ED1">
          <w:t xml:space="preserve"> </w:t>
        </w:r>
        <w:r w:rsidR="008F7ED1">
          <w:fldChar w:fldCharType="begin"/>
        </w:r>
        <w:r w:rsidR="008F7ED1">
          <w:instrText xml:space="preserve"> REF _Ref218021755 \h </w:instrText>
        </w:r>
      </w:ins>
      <w:r w:rsidR="008F7ED1">
        <w:fldChar w:fldCharType="separate"/>
      </w:r>
      <w:ins w:id="1520" w:author="Eugene CHEONG from.TOPPAN (MAS)" w:date="2025-12-31T10:00:00Z" w16du:dateUtc="2025-12-31T02:00:00Z">
        <w:r w:rsidR="008F7ED1" w:rsidRPr="00D13A3C">
          <w:t>Announcement Details Page</w:t>
        </w:r>
        <w:r w:rsidR="008F7ED1">
          <w:fldChar w:fldCharType="end"/>
        </w:r>
      </w:ins>
      <w:ins w:id="1521" w:author="Eugene CHEONG from.TOPPAN (MAS)" w:date="2025-12-31T10:01:00Z" w16du:dateUtc="2025-12-31T02:01:00Z">
        <w:r w:rsidR="008F7ED1">
          <w:t xml:space="preserve"> </w:t>
        </w:r>
      </w:ins>
      <w:del w:id="1522" w:author="Eugene CHEONG from.TOPPAN (MAS)" w:date="2025-12-31T10:00:00Z" w16du:dateUtc="2025-12-31T02:00:00Z">
        <w:r w:rsidDel="008F7ED1">
          <w:delText xml:space="preserve"> </w:delText>
        </w:r>
      </w:del>
      <w:del w:id="1523" w:author="Eugene CHEONG from.TOPPAN (MAS)" w:date="2025-12-31T09:59:00Z" w16du:dateUtc="2025-12-31T01:59:00Z">
        <w:r w:rsidDel="008F7ED1">
          <w:fldChar w:fldCharType="begin"/>
        </w:r>
        <w:r w:rsidDel="008F7ED1">
          <w:delInstrText xml:space="preserve"> REF _Ref216345007 \r \h </w:delInstrText>
        </w:r>
        <w:r w:rsidDel="008F7ED1">
          <w:fldChar w:fldCharType="separate"/>
        </w:r>
        <w:r w:rsidR="008F7ED1" w:rsidDel="008F7ED1">
          <w:rPr>
            <w:b/>
            <w:bCs/>
            <w:lang w:val="en-US"/>
          </w:rPr>
          <w:delText>Error! Reference source not found.</w:delText>
        </w:r>
        <w:r w:rsidDel="008F7ED1">
          <w:fldChar w:fldCharType="end"/>
        </w:r>
        <w:r w:rsidDel="008F7ED1">
          <w:delText xml:space="preserve"> </w:delText>
        </w:r>
      </w:del>
      <w:r>
        <w:t xml:space="preserve">for the screen elements in the Announcement Details page. </w:t>
      </w:r>
      <w:r w:rsidR="007133F0">
        <w:t xml:space="preserve">In this use case, the </w:t>
      </w:r>
      <w:r>
        <w:t>p</w:t>
      </w:r>
      <w:r w:rsidR="007133F0">
        <w:t>age contain</w:t>
      </w:r>
      <w:r>
        <w:t>s</w:t>
      </w:r>
      <w:r w:rsidR="007133F0">
        <w:t xml:space="preserve"> additional elements in the </w:t>
      </w:r>
      <w:r w:rsidR="00955A15">
        <w:t>Page Header</w:t>
      </w:r>
      <w:r w:rsidR="007133F0">
        <w:t>.</w:t>
      </w:r>
    </w:p>
    <w:p w14:paraId="7AEE002D" w14:textId="77777777" w:rsidR="007133F0" w:rsidRDefault="007133F0" w:rsidP="007133F0">
      <w:pPr>
        <w:pStyle w:val="Heading4"/>
        <w:rPr>
          <w:ins w:id="1524" w:author="Eugene CHEONG from.TOPPAN (MAS)" w:date="2025-12-30T16:19:00Z" w16du:dateUtc="2025-12-30T08:19:00Z"/>
        </w:rPr>
      </w:pPr>
      <w:r>
        <w:t>Wireframe</w:t>
      </w:r>
    </w:p>
    <w:p w14:paraId="67D42FF9" w14:textId="1C188B60" w:rsidR="00287E87" w:rsidRPr="00287E87" w:rsidDel="00287E87" w:rsidRDefault="00287E87">
      <w:pPr>
        <w:rPr>
          <w:del w:id="1525" w:author="Eugene CHEONG from.TOPPAN (MAS)" w:date="2025-12-30T16:20:00Z" w16du:dateUtc="2025-12-30T08:20:00Z"/>
        </w:rPr>
        <w:pPrChange w:id="1526" w:author="Eugene CHEONG from.TOPPAN (MAS)" w:date="2025-12-30T16:19:00Z" w16du:dateUtc="2025-12-30T08:19:00Z">
          <w:pPr>
            <w:pStyle w:val="Heading4"/>
          </w:pPr>
        </w:pPrChange>
      </w:pPr>
      <w:ins w:id="1527" w:author="Eugene CHEONG from.TOPPAN (MAS)" w:date="2025-12-30T16:27:00Z" w16du:dateUtc="2025-12-30T08:27:00Z">
        <w:r>
          <w:t>The wireframe below only includes the changes in the Page Header. For other sections in the Announ</w:t>
        </w:r>
      </w:ins>
      <w:ins w:id="1528" w:author="Eugene CHEONG from.TOPPAN (MAS)" w:date="2025-12-30T16:28:00Z" w16du:dateUtc="2025-12-30T08:28:00Z">
        <w:r>
          <w:t xml:space="preserve">cement Details page, </w:t>
        </w:r>
      </w:ins>
    </w:p>
    <w:p w14:paraId="1789A72D" w14:textId="5310B351" w:rsidR="007133F0" w:rsidRDefault="007133F0" w:rsidP="007133F0">
      <w:pPr>
        <w:rPr>
          <w:ins w:id="1529" w:author="Eugene CHEONG from.TOPPAN (MAS)" w:date="2025-12-30T16:30:00Z" w16du:dateUtc="2025-12-30T08:30:00Z"/>
        </w:rPr>
      </w:pPr>
      <w:del w:id="1530" w:author="Eugene CHEONG from.TOPPAN (MAS)" w:date="2025-12-30T16:28:00Z" w16du:dateUtc="2025-12-30T08:28:00Z">
        <w:r w:rsidDel="00287E87">
          <w:delText>R</w:delText>
        </w:r>
      </w:del>
      <w:ins w:id="1531" w:author="Eugene CHEONG from.TOPPAN (MAS)" w:date="2025-12-30T16:28:00Z" w16du:dateUtc="2025-12-30T08:28:00Z">
        <w:r w:rsidR="00287E87">
          <w:t>r</w:t>
        </w:r>
      </w:ins>
      <w:r>
        <w:t xml:space="preserve">efer to </w:t>
      </w:r>
      <w:commentRangeStart w:id="1532"/>
      <w:commentRangeStart w:id="1533"/>
      <w:commentRangeStart w:id="1534"/>
      <w:r>
        <w:fldChar w:fldCharType="begin"/>
      </w:r>
      <w:r>
        <w:instrText xml:space="preserve"> REF _Ref215243926 \r \h </w:instrText>
      </w:r>
      <w:r>
        <w:fldChar w:fldCharType="separate"/>
      </w:r>
      <w:r w:rsidR="008F7ED1">
        <w:t>2.7.6.1</w:t>
      </w:r>
      <w:r>
        <w:fldChar w:fldCharType="end"/>
      </w:r>
      <w:r>
        <w:t xml:space="preserve"> </w:t>
      </w:r>
      <w:r>
        <w:fldChar w:fldCharType="begin"/>
      </w:r>
      <w:r>
        <w:instrText xml:space="preserve"> REF _Ref215243926 \h </w:instrText>
      </w:r>
      <w:r>
        <w:fldChar w:fldCharType="separate"/>
      </w:r>
      <w:r w:rsidR="008F7ED1">
        <w:t>Wireframe</w:t>
      </w:r>
      <w:r>
        <w:fldChar w:fldCharType="end"/>
      </w:r>
      <w:r>
        <w:t>.</w:t>
      </w:r>
      <w:commentRangeEnd w:id="1532"/>
      <w:r w:rsidR="00A17E57">
        <w:rPr>
          <w:rStyle w:val="CommentReference"/>
        </w:rPr>
        <w:commentReference w:id="1532"/>
      </w:r>
      <w:commentRangeEnd w:id="1533"/>
      <w:r w:rsidR="002F5C88">
        <w:rPr>
          <w:rStyle w:val="CommentReference"/>
        </w:rPr>
        <w:commentReference w:id="1533"/>
      </w:r>
      <w:commentRangeEnd w:id="1534"/>
      <w:r w:rsidR="00062DF1">
        <w:rPr>
          <w:rStyle w:val="CommentReference"/>
        </w:rPr>
        <w:commentReference w:id="1534"/>
      </w:r>
    </w:p>
    <w:p w14:paraId="02693D70" w14:textId="460C367D" w:rsidR="00AF4FC4" w:rsidRDefault="00AF4FC4" w:rsidP="007133F0">
      <w:pPr>
        <w:rPr>
          <w:ins w:id="1535" w:author="Eugene CHEONG from.TOPPAN (MAS)" w:date="2025-12-30T16:28:00Z" w16du:dateUtc="2025-12-30T08:28:00Z"/>
        </w:rPr>
      </w:pPr>
      <w:ins w:id="1536" w:author="Eugene CHEONG from.TOPPAN (MAS)" w:date="2025-12-30T16:30:00Z" w16du:dateUtc="2025-12-30T08:30:00Z">
        <w:r w:rsidRPr="00AF4FC4">
          <w:rPr>
            <w:noProof/>
          </w:rPr>
          <w:drawing>
            <wp:inline distT="0" distB="0" distL="0" distR="0" wp14:anchorId="5D93271C" wp14:editId="459F8ECF">
              <wp:extent cx="6858000" cy="864235"/>
              <wp:effectExtent l="0" t="0" r="0" b="0"/>
              <wp:docPr id="25005425" name="Picture 1" descr="A white scree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5425" name="Picture 1" descr="A white screen with a blue line&#10;&#10;AI-generated content may be incorrect."/>
                      <pic:cNvPicPr/>
                    </pic:nvPicPr>
                    <pic:blipFill>
                      <a:blip r:embed="rId75"/>
                      <a:stretch>
                        <a:fillRect/>
                      </a:stretch>
                    </pic:blipFill>
                    <pic:spPr>
                      <a:xfrm>
                        <a:off x="0" y="0"/>
                        <a:ext cx="6858000" cy="864235"/>
                      </a:xfrm>
                      <a:prstGeom prst="rect">
                        <a:avLst/>
                      </a:prstGeom>
                    </pic:spPr>
                  </pic:pic>
                </a:graphicData>
              </a:graphic>
            </wp:inline>
          </w:drawing>
        </w:r>
      </w:ins>
    </w:p>
    <w:p w14:paraId="4155C369" w14:textId="61EA0678" w:rsidR="00287E87" w:rsidRDefault="00AF4FC4" w:rsidP="00970968">
      <w:pPr>
        <w:pStyle w:val="Caption"/>
      </w:pPr>
      <w:ins w:id="1537" w:author="Eugene CHEONG from.TOPPAN (MAS)" w:date="2025-12-30T16:30:00Z" w16du:dateUtc="2025-12-30T08:30:00Z">
        <w:r w:rsidRPr="00411560">
          <w:t xml:space="preserve">Figure </w:t>
        </w:r>
        <w:r w:rsidRPr="00411560">
          <w:fldChar w:fldCharType="begin"/>
        </w:r>
        <w:r w:rsidRPr="00411560">
          <w:instrText xml:space="preserve"> SEQ Figure \* ARABIC </w:instrText>
        </w:r>
        <w:r w:rsidRPr="00411560">
          <w:fldChar w:fldCharType="separate"/>
        </w:r>
      </w:ins>
      <w:ins w:id="1538" w:author="Eugene CHEONG from.TOPPAN (MAS)" w:date="2025-12-31T09:55:00Z" w16du:dateUtc="2025-12-31T01:55:00Z">
        <w:r w:rsidR="008F7ED1">
          <w:rPr>
            <w:noProof/>
          </w:rPr>
          <w:t>17</w:t>
        </w:r>
      </w:ins>
      <w:del w:id="1539" w:author="Eugene CHEONG from.TOPPAN (MAS)" w:date="2025-12-31T09:55:00Z" w16du:dateUtc="2025-12-31T01:55:00Z">
        <w:r w:rsidR="00737C4A" w:rsidDel="008F7ED1">
          <w:rPr>
            <w:noProof/>
          </w:rPr>
          <w:delText>16</w:delText>
        </w:r>
      </w:del>
      <w:ins w:id="1540" w:author="Eugene CHEONG from.TOPPAN (MAS)" w:date="2025-12-30T16:30:00Z" w16du:dateUtc="2025-12-30T08:30:00Z">
        <w:r w:rsidRPr="00411560">
          <w:fldChar w:fldCharType="end"/>
        </w:r>
        <w:r>
          <w:t>:</w:t>
        </w:r>
        <w:r w:rsidRPr="00411560">
          <w:t xml:space="preserve"> </w:t>
        </w:r>
      </w:ins>
      <w:ins w:id="1541" w:author="Eugene CHEONG from.TOPPAN (MAS)" w:date="2025-12-30T16:31:00Z" w16du:dateUtc="2025-12-30T08:31:00Z">
        <w:r>
          <w:t>Page Header</w:t>
        </w:r>
      </w:ins>
    </w:p>
    <w:p w14:paraId="16DF2152" w14:textId="75614BF6" w:rsidR="007133F0" w:rsidRDefault="007133F0" w:rsidP="007133F0">
      <w:pPr>
        <w:pStyle w:val="Heading4"/>
      </w:pPr>
      <w:del w:id="1542" w:author="Eugene CHEONG from.TOPPAN (MAS)" w:date="2025-12-30T16:31:00Z" w16du:dateUtc="2025-12-30T08:31:00Z">
        <w:r w:rsidDel="00AF4FC4">
          <w:delText>Page Header</w:delText>
        </w:r>
      </w:del>
      <w:ins w:id="1543" w:author="Eugene CHEONG from.TOPPAN (MAS)" w:date="2025-12-30T16:31:00Z" w16du:dateUtc="2025-12-30T08:31:00Z">
        <w:r w:rsidR="00AF4FC4">
          <w:t>Screen Elements</w:t>
        </w:r>
      </w:ins>
    </w:p>
    <w:tbl>
      <w:tblPr>
        <w:tblStyle w:val="TableGrid"/>
        <w:tblW w:w="0" w:type="auto"/>
        <w:tblLook w:val="04A0" w:firstRow="1" w:lastRow="0" w:firstColumn="1" w:lastColumn="0" w:noHBand="0" w:noVBand="1"/>
      </w:tblPr>
      <w:tblGrid>
        <w:gridCol w:w="562"/>
        <w:gridCol w:w="2248"/>
        <w:gridCol w:w="1701"/>
        <w:gridCol w:w="2147"/>
        <w:gridCol w:w="3685"/>
      </w:tblGrid>
      <w:tr w:rsidR="007133F0" w:rsidRPr="007C7C7F" w14:paraId="63C1A765" w14:textId="77777777" w:rsidTr="005E7580">
        <w:tc>
          <w:tcPr>
            <w:tcW w:w="562" w:type="dxa"/>
            <w:shd w:val="clear" w:color="auto" w:fill="E7E6E6" w:themeFill="background2"/>
          </w:tcPr>
          <w:p w14:paraId="090E1491" w14:textId="77777777" w:rsidR="007133F0" w:rsidRPr="007D7B67" w:rsidRDefault="007133F0" w:rsidP="005E7580">
            <w:pPr>
              <w:pStyle w:val="NoSpacing"/>
              <w:jc w:val="center"/>
              <w:rPr>
                <w:b/>
                <w:bCs/>
              </w:rPr>
            </w:pPr>
            <w:r w:rsidRPr="007D7B67">
              <w:rPr>
                <w:rFonts w:cstheme="minorHAnsi"/>
                <w:b/>
                <w:bCs/>
              </w:rPr>
              <w:t>S/N</w:t>
            </w:r>
          </w:p>
        </w:tc>
        <w:tc>
          <w:tcPr>
            <w:tcW w:w="2248" w:type="dxa"/>
            <w:shd w:val="clear" w:color="auto" w:fill="E7E6E6" w:themeFill="background2"/>
          </w:tcPr>
          <w:p w14:paraId="7C37C6FA" w14:textId="77777777" w:rsidR="007133F0" w:rsidRPr="007D7B67" w:rsidRDefault="007133F0" w:rsidP="005E7580">
            <w:pPr>
              <w:pStyle w:val="NoSpacing"/>
              <w:jc w:val="center"/>
              <w:rPr>
                <w:b/>
                <w:bCs/>
              </w:rPr>
            </w:pPr>
            <w:r w:rsidRPr="007D7B67">
              <w:rPr>
                <w:rFonts w:cstheme="minorHAnsi"/>
                <w:b/>
                <w:bCs/>
              </w:rPr>
              <w:t>Name</w:t>
            </w:r>
          </w:p>
        </w:tc>
        <w:tc>
          <w:tcPr>
            <w:tcW w:w="1701" w:type="dxa"/>
            <w:shd w:val="clear" w:color="auto" w:fill="E7E6E6" w:themeFill="background2"/>
          </w:tcPr>
          <w:p w14:paraId="02D96FE4" w14:textId="77777777" w:rsidR="007133F0" w:rsidRPr="007D7B67" w:rsidRDefault="007133F0" w:rsidP="005E7580">
            <w:pPr>
              <w:pStyle w:val="TableHeading"/>
              <w:jc w:val="center"/>
              <w:rPr>
                <w:rFonts w:asciiTheme="minorHAnsi" w:hAnsiTheme="minorHAnsi" w:cstheme="minorHAnsi"/>
                <w:bCs/>
              </w:rPr>
            </w:pPr>
            <w:r w:rsidRPr="007D7B67">
              <w:rPr>
                <w:rFonts w:asciiTheme="minorHAnsi" w:hAnsiTheme="minorHAnsi" w:cstheme="minorHAnsi"/>
                <w:bCs/>
              </w:rPr>
              <w:t>Type</w:t>
            </w:r>
          </w:p>
          <w:p w14:paraId="6AA63619" w14:textId="77777777" w:rsidR="007133F0" w:rsidRPr="007D7B67" w:rsidRDefault="007133F0" w:rsidP="005E7580">
            <w:pPr>
              <w:pStyle w:val="NoSpacing"/>
              <w:jc w:val="center"/>
              <w:rPr>
                <w:b/>
                <w:bCs/>
              </w:rPr>
            </w:pPr>
            <w:r w:rsidRPr="007D7B67">
              <w:rPr>
                <w:rFonts w:cstheme="minorHAnsi"/>
                <w:b/>
                <w:bCs/>
              </w:rPr>
              <w:t>(Max Length)</w:t>
            </w:r>
          </w:p>
        </w:tc>
        <w:tc>
          <w:tcPr>
            <w:tcW w:w="2147" w:type="dxa"/>
            <w:shd w:val="clear" w:color="auto" w:fill="E7E6E6" w:themeFill="background2"/>
          </w:tcPr>
          <w:p w14:paraId="057646BD" w14:textId="77777777" w:rsidR="007133F0" w:rsidRPr="007D7B67" w:rsidRDefault="007133F0" w:rsidP="005E7580">
            <w:pPr>
              <w:pStyle w:val="NoSpacing"/>
              <w:jc w:val="center"/>
              <w:rPr>
                <w:b/>
                <w:bCs/>
              </w:rPr>
            </w:pPr>
            <w:r w:rsidRPr="007D7B67">
              <w:rPr>
                <w:rFonts w:cstheme="minorHAnsi"/>
                <w:b/>
                <w:bCs/>
              </w:rPr>
              <w:t>Validation Rules</w:t>
            </w:r>
          </w:p>
        </w:tc>
        <w:tc>
          <w:tcPr>
            <w:tcW w:w="3685" w:type="dxa"/>
            <w:shd w:val="clear" w:color="auto" w:fill="E7E6E6" w:themeFill="background2"/>
          </w:tcPr>
          <w:p w14:paraId="25846920" w14:textId="77777777" w:rsidR="007133F0" w:rsidRPr="007D7B67" w:rsidRDefault="007133F0" w:rsidP="005E7580">
            <w:pPr>
              <w:pStyle w:val="NoSpacing"/>
              <w:jc w:val="center"/>
              <w:rPr>
                <w:rFonts w:cstheme="minorHAnsi"/>
                <w:b/>
                <w:bCs/>
              </w:rPr>
            </w:pPr>
            <w:r>
              <w:rPr>
                <w:rFonts w:cstheme="minorHAnsi"/>
                <w:b/>
                <w:bCs/>
              </w:rPr>
              <w:t>Remarks</w:t>
            </w:r>
          </w:p>
        </w:tc>
      </w:tr>
      <w:tr w:rsidR="007133F0" w:rsidRPr="007C7C7F" w14:paraId="60243594" w14:textId="77777777" w:rsidTr="005E7580">
        <w:tc>
          <w:tcPr>
            <w:tcW w:w="562" w:type="dxa"/>
          </w:tcPr>
          <w:p w14:paraId="173FC56E" w14:textId="77777777" w:rsidR="007133F0" w:rsidRPr="007C7C7F" w:rsidRDefault="007133F0" w:rsidP="005E7580">
            <w:pPr>
              <w:pStyle w:val="NoSpacing"/>
            </w:pPr>
            <w:r>
              <w:rPr>
                <w:rFonts w:cstheme="minorHAnsi"/>
              </w:rPr>
              <w:t>1</w:t>
            </w:r>
          </w:p>
        </w:tc>
        <w:tc>
          <w:tcPr>
            <w:tcW w:w="2248" w:type="dxa"/>
          </w:tcPr>
          <w:p w14:paraId="0485CA7B" w14:textId="294E4F43" w:rsidR="007133F0" w:rsidRPr="00CE0D19" w:rsidRDefault="003A5B82" w:rsidP="005E7580">
            <w:pPr>
              <w:pStyle w:val="NoSpacing"/>
              <w:jc w:val="left"/>
            </w:pPr>
            <w:r>
              <w:t>Unpublish</w:t>
            </w:r>
          </w:p>
        </w:tc>
        <w:tc>
          <w:tcPr>
            <w:tcW w:w="1701" w:type="dxa"/>
          </w:tcPr>
          <w:p w14:paraId="1BB58908" w14:textId="3805E111" w:rsidR="007133F0" w:rsidRPr="00901608" w:rsidRDefault="00955A15" w:rsidP="005E7580">
            <w:pPr>
              <w:pStyle w:val="NoSpacing"/>
            </w:pPr>
            <w:r>
              <w:rPr>
                <w:rFonts w:cstheme="minorHAnsi"/>
              </w:rPr>
              <w:t>Tertiary</w:t>
            </w:r>
            <w:r w:rsidR="007133F0">
              <w:rPr>
                <w:rFonts w:cstheme="minorHAnsi"/>
              </w:rPr>
              <w:t xml:space="preserve"> button</w:t>
            </w:r>
          </w:p>
        </w:tc>
        <w:tc>
          <w:tcPr>
            <w:tcW w:w="2147" w:type="dxa"/>
          </w:tcPr>
          <w:p w14:paraId="1E56C22A" w14:textId="77777777" w:rsidR="007133F0" w:rsidRPr="00901608" w:rsidRDefault="007133F0" w:rsidP="005E7580">
            <w:pPr>
              <w:pStyle w:val="NoSpacing"/>
            </w:pPr>
          </w:p>
        </w:tc>
        <w:tc>
          <w:tcPr>
            <w:tcW w:w="3685" w:type="dxa"/>
          </w:tcPr>
          <w:p w14:paraId="016378F6" w14:textId="77777777" w:rsidR="007133F0" w:rsidRPr="00901608" w:rsidRDefault="007133F0" w:rsidP="005E7580">
            <w:pPr>
              <w:pStyle w:val="NoSpacing"/>
            </w:pPr>
            <w:r>
              <w:t>Opens the confirmation prompt.</w:t>
            </w:r>
          </w:p>
        </w:tc>
      </w:tr>
    </w:tbl>
    <w:p w14:paraId="68286227" w14:textId="56467B12" w:rsidR="007133F0" w:rsidRPr="00474AFC" w:rsidRDefault="007133F0" w:rsidP="007133F0">
      <w:pPr>
        <w:pStyle w:val="Caption"/>
      </w:pPr>
      <w:r>
        <w:t xml:space="preserve">Table </w:t>
      </w:r>
      <w:r>
        <w:fldChar w:fldCharType="begin"/>
      </w:r>
      <w:r>
        <w:instrText xml:space="preserve"> SEQ Table \* ARABIC </w:instrText>
      </w:r>
      <w:r>
        <w:fldChar w:fldCharType="separate"/>
      </w:r>
      <w:r w:rsidR="008F7ED1">
        <w:rPr>
          <w:noProof/>
        </w:rPr>
        <w:t>22</w:t>
      </w:r>
      <w:r>
        <w:fldChar w:fldCharType="end"/>
      </w:r>
      <w:r>
        <w:t xml:space="preserve">: </w:t>
      </w:r>
      <w:r w:rsidR="00955A15">
        <w:t>Page Header</w:t>
      </w:r>
      <w:r>
        <w:t xml:space="preserve"> Screen Elements</w:t>
      </w:r>
    </w:p>
    <w:p w14:paraId="704A7357" w14:textId="77777777" w:rsidR="007133F0" w:rsidRDefault="007133F0" w:rsidP="007133F0">
      <w:pPr>
        <w:pStyle w:val="Heading3"/>
      </w:pPr>
      <w:bookmarkStart w:id="1544" w:name="_Toc218068768"/>
      <w:r>
        <w:t>Confirmation Prompt</w:t>
      </w:r>
      <w:bookmarkEnd w:id="1544"/>
    </w:p>
    <w:p w14:paraId="7337D680" w14:textId="77777777" w:rsidR="007133F0" w:rsidRDefault="007133F0" w:rsidP="007133F0">
      <w:pPr>
        <w:pStyle w:val="Heading4"/>
      </w:pPr>
      <w:r>
        <w:t>Wireframe</w:t>
      </w:r>
    </w:p>
    <w:p w14:paraId="402CDD1E" w14:textId="5CA1C6B8" w:rsidR="007133F0" w:rsidRDefault="00955A15" w:rsidP="007133F0">
      <w:pPr>
        <w:jc w:val="center"/>
        <w:rPr>
          <w:rFonts w:cstheme="minorHAnsi"/>
          <w:noProof/>
        </w:rPr>
      </w:pPr>
      <w:r w:rsidRPr="007E18B8">
        <w:rPr>
          <w:iCs/>
          <w:noProof/>
        </w:rPr>
        <w:drawing>
          <wp:inline distT="0" distB="0" distL="0" distR="0" wp14:anchorId="455179DA" wp14:editId="3AB00FB2">
            <wp:extent cx="3239565" cy="688063"/>
            <wp:effectExtent l="0" t="0" r="0" b="0"/>
            <wp:docPr id="1022264852" name="Picture 10222648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64852" name="Picture 1" descr="A screenshot of a computer&#10;&#10;AI-generated content may be incorrect."/>
                    <pic:cNvPicPr/>
                  </pic:nvPicPr>
                  <pic:blipFill>
                    <a:blip r:embed="rId76"/>
                    <a:stretch>
                      <a:fillRect/>
                    </a:stretch>
                  </pic:blipFill>
                  <pic:spPr>
                    <a:xfrm>
                      <a:off x="0" y="0"/>
                      <a:ext cx="3283973" cy="697495"/>
                    </a:xfrm>
                    <a:prstGeom prst="rect">
                      <a:avLst/>
                    </a:prstGeom>
                  </pic:spPr>
                </pic:pic>
              </a:graphicData>
            </a:graphic>
          </wp:inline>
        </w:drawing>
      </w:r>
    </w:p>
    <w:p w14:paraId="142BA20A" w14:textId="0C64EDCC" w:rsidR="007133F0" w:rsidRPr="00AC0961" w:rsidRDefault="007133F0" w:rsidP="007133F0">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ins w:id="1545" w:author="Eugene CHEONG from.TOPPAN (MAS)" w:date="2025-12-31T09:55:00Z" w16du:dateUtc="2025-12-31T01:55:00Z">
        <w:r w:rsidR="008F7ED1">
          <w:rPr>
            <w:noProof/>
          </w:rPr>
          <w:t>18</w:t>
        </w:r>
      </w:ins>
      <w:del w:id="1546" w:author="Eugene CHEONG from.TOPPAN (MAS)" w:date="2025-12-31T09:55:00Z" w16du:dateUtc="2025-12-31T01:55:00Z">
        <w:r w:rsidR="00737C4A" w:rsidDel="008F7ED1">
          <w:rPr>
            <w:noProof/>
          </w:rPr>
          <w:delText>17</w:delText>
        </w:r>
      </w:del>
      <w:r w:rsidRPr="00411560">
        <w:fldChar w:fldCharType="end"/>
      </w:r>
      <w:r>
        <w:t>:</w:t>
      </w:r>
      <w:r w:rsidRPr="00411560">
        <w:t xml:space="preserve"> </w:t>
      </w:r>
      <w:r>
        <w:t>Confirmation Prompt</w:t>
      </w:r>
    </w:p>
    <w:p w14:paraId="68F420D0" w14:textId="77777777" w:rsidR="007133F0" w:rsidRDefault="007133F0" w:rsidP="007133F0">
      <w:pPr>
        <w:pStyle w:val="Heading4"/>
      </w:pPr>
      <w:r>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7133F0" w:rsidRPr="007C7C7F" w14:paraId="6D1B8B7A" w14:textId="77777777" w:rsidTr="005E7580">
        <w:tc>
          <w:tcPr>
            <w:tcW w:w="562" w:type="dxa"/>
            <w:shd w:val="clear" w:color="auto" w:fill="E7E6E6" w:themeFill="background2"/>
          </w:tcPr>
          <w:p w14:paraId="789BBAD4" w14:textId="77777777" w:rsidR="007133F0" w:rsidRPr="007D7B67" w:rsidRDefault="007133F0" w:rsidP="005E7580">
            <w:pPr>
              <w:pStyle w:val="NoSpacing"/>
              <w:jc w:val="center"/>
              <w:rPr>
                <w:b/>
                <w:bCs/>
              </w:rPr>
            </w:pPr>
            <w:r w:rsidRPr="007D7B67">
              <w:rPr>
                <w:rFonts w:cstheme="minorHAnsi"/>
                <w:b/>
                <w:bCs/>
              </w:rPr>
              <w:t>S/N</w:t>
            </w:r>
          </w:p>
        </w:tc>
        <w:tc>
          <w:tcPr>
            <w:tcW w:w="2248" w:type="dxa"/>
            <w:shd w:val="clear" w:color="auto" w:fill="E7E6E6" w:themeFill="background2"/>
          </w:tcPr>
          <w:p w14:paraId="095B4D1B" w14:textId="77777777" w:rsidR="007133F0" w:rsidRPr="007D7B67" w:rsidRDefault="007133F0" w:rsidP="005E7580">
            <w:pPr>
              <w:pStyle w:val="NoSpacing"/>
              <w:jc w:val="center"/>
              <w:rPr>
                <w:b/>
                <w:bCs/>
              </w:rPr>
            </w:pPr>
            <w:r w:rsidRPr="007D7B67">
              <w:rPr>
                <w:rFonts w:cstheme="minorHAnsi"/>
                <w:b/>
                <w:bCs/>
              </w:rPr>
              <w:t>Name</w:t>
            </w:r>
          </w:p>
        </w:tc>
        <w:tc>
          <w:tcPr>
            <w:tcW w:w="1701" w:type="dxa"/>
            <w:shd w:val="clear" w:color="auto" w:fill="E7E6E6" w:themeFill="background2"/>
          </w:tcPr>
          <w:p w14:paraId="0EA9C27A" w14:textId="77777777" w:rsidR="007133F0" w:rsidRPr="007D7B67" w:rsidRDefault="007133F0" w:rsidP="005E7580">
            <w:pPr>
              <w:pStyle w:val="TableHeading"/>
              <w:jc w:val="center"/>
              <w:rPr>
                <w:rFonts w:asciiTheme="minorHAnsi" w:hAnsiTheme="minorHAnsi" w:cstheme="minorHAnsi"/>
                <w:bCs/>
              </w:rPr>
            </w:pPr>
            <w:r w:rsidRPr="007D7B67">
              <w:rPr>
                <w:rFonts w:asciiTheme="minorHAnsi" w:hAnsiTheme="minorHAnsi" w:cstheme="minorHAnsi"/>
                <w:bCs/>
              </w:rPr>
              <w:t>Type</w:t>
            </w:r>
          </w:p>
          <w:p w14:paraId="2196889B" w14:textId="77777777" w:rsidR="007133F0" w:rsidRPr="007D7B67" w:rsidRDefault="007133F0" w:rsidP="005E7580">
            <w:pPr>
              <w:pStyle w:val="NoSpacing"/>
              <w:jc w:val="center"/>
              <w:rPr>
                <w:b/>
                <w:bCs/>
              </w:rPr>
            </w:pPr>
            <w:r w:rsidRPr="007D7B67">
              <w:rPr>
                <w:rFonts w:cstheme="minorHAnsi"/>
                <w:b/>
                <w:bCs/>
              </w:rPr>
              <w:t>(Max Length)</w:t>
            </w:r>
          </w:p>
        </w:tc>
        <w:tc>
          <w:tcPr>
            <w:tcW w:w="2147" w:type="dxa"/>
            <w:shd w:val="clear" w:color="auto" w:fill="E7E6E6" w:themeFill="background2"/>
          </w:tcPr>
          <w:p w14:paraId="27036453" w14:textId="77777777" w:rsidR="007133F0" w:rsidRPr="007D7B67" w:rsidRDefault="007133F0" w:rsidP="005E7580">
            <w:pPr>
              <w:pStyle w:val="NoSpacing"/>
              <w:jc w:val="center"/>
              <w:rPr>
                <w:b/>
                <w:bCs/>
              </w:rPr>
            </w:pPr>
            <w:r w:rsidRPr="007D7B67">
              <w:rPr>
                <w:rFonts w:cstheme="minorHAnsi"/>
                <w:b/>
                <w:bCs/>
              </w:rPr>
              <w:t>Validation Rules</w:t>
            </w:r>
          </w:p>
        </w:tc>
        <w:tc>
          <w:tcPr>
            <w:tcW w:w="3685" w:type="dxa"/>
            <w:shd w:val="clear" w:color="auto" w:fill="E7E6E6" w:themeFill="background2"/>
          </w:tcPr>
          <w:p w14:paraId="482C789A" w14:textId="77777777" w:rsidR="007133F0" w:rsidRPr="007D7B67" w:rsidRDefault="007133F0" w:rsidP="005E7580">
            <w:pPr>
              <w:pStyle w:val="NoSpacing"/>
              <w:jc w:val="center"/>
              <w:rPr>
                <w:rFonts w:cstheme="minorHAnsi"/>
                <w:b/>
                <w:bCs/>
              </w:rPr>
            </w:pPr>
            <w:r>
              <w:rPr>
                <w:rFonts w:cstheme="minorHAnsi"/>
                <w:b/>
                <w:bCs/>
              </w:rPr>
              <w:t>Remarks</w:t>
            </w:r>
          </w:p>
        </w:tc>
      </w:tr>
      <w:tr w:rsidR="007133F0" w:rsidRPr="007C7C7F" w14:paraId="750E2359" w14:textId="77777777" w:rsidTr="005E7580">
        <w:tc>
          <w:tcPr>
            <w:tcW w:w="562" w:type="dxa"/>
          </w:tcPr>
          <w:p w14:paraId="54C2B7DD" w14:textId="77777777" w:rsidR="007133F0" w:rsidRPr="007C7C7F" w:rsidRDefault="007133F0" w:rsidP="005E7580">
            <w:pPr>
              <w:pStyle w:val="NoSpacing"/>
            </w:pPr>
            <w:r>
              <w:rPr>
                <w:rFonts w:cstheme="minorHAnsi"/>
              </w:rPr>
              <w:t>1</w:t>
            </w:r>
          </w:p>
        </w:tc>
        <w:tc>
          <w:tcPr>
            <w:tcW w:w="2248" w:type="dxa"/>
          </w:tcPr>
          <w:p w14:paraId="4D146C88" w14:textId="03CFE225" w:rsidR="007133F0" w:rsidRPr="00CE0D19" w:rsidRDefault="007133F0" w:rsidP="005E7580">
            <w:pPr>
              <w:pStyle w:val="NoSpacing"/>
              <w:jc w:val="left"/>
            </w:pPr>
            <w:r>
              <w:rPr>
                <w:rFonts w:cstheme="minorHAnsi"/>
              </w:rPr>
              <w:t xml:space="preserve">Confirm </w:t>
            </w:r>
            <w:r w:rsidR="00903B30">
              <w:rPr>
                <w:rFonts w:cstheme="minorHAnsi"/>
              </w:rPr>
              <w:t>submission</w:t>
            </w:r>
          </w:p>
        </w:tc>
        <w:tc>
          <w:tcPr>
            <w:tcW w:w="1701" w:type="dxa"/>
          </w:tcPr>
          <w:p w14:paraId="23946FAE" w14:textId="77777777" w:rsidR="007133F0" w:rsidRPr="00901608" w:rsidRDefault="007133F0" w:rsidP="005E7580">
            <w:pPr>
              <w:pStyle w:val="NoSpacing"/>
            </w:pPr>
            <w:r w:rsidRPr="002923FD">
              <w:rPr>
                <w:rFonts w:cstheme="minorHAnsi"/>
              </w:rPr>
              <w:t>Modal Title</w:t>
            </w:r>
          </w:p>
        </w:tc>
        <w:tc>
          <w:tcPr>
            <w:tcW w:w="2147" w:type="dxa"/>
          </w:tcPr>
          <w:p w14:paraId="108D2AA0" w14:textId="77777777" w:rsidR="007133F0" w:rsidRPr="00901608" w:rsidRDefault="007133F0" w:rsidP="005E7580">
            <w:pPr>
              <w:pStyle w:val="NoSpacing"/>
            </w:pPr>
          </w:p>
        </w:tc>
        <w:tc>
          <w:tcPr>
            <w:tcW w:w="3685" w:type="dxa"/>
          </w:tcPr>
          <w:p w14:paraId="12A8E963" w14:textId="77777777" w:rsidR="007133F0" w:rsidRPr="00901608" w:rsidRDefault="007133F0" w:rsidP="005E7580">
            <w:pPr>
              <w:pStyle w:val="NoSpacing"/>
            </w:pPr>
          </w:p>
        </w:tc>
      </w:tr>
      <w:tr w:rsidR="007133F0" w:rsidRPr="007C7C7F" w14:paraId="31E8F929" w14:textId="77777777" w:rsidTr="005E7580">
        <w:tc>
          <w:tcPr>
            <w:tcW w:w="562" w:type="dxa"/>
          </w:tcPr>
          <w:p w14:paraId="3A6F09DD" w14:textId="77777777" w:rsidR="007133F0" w:rsidRDefault="007133F0" w:rsidP="005E7580">
            <w:pPr>
              <w:pStyle w:val="NoSpacing"/>
              <w:rPr>
                <w:rFonts w:cstheme="minorHAnsi"/>
              </w:rPr>
            </w:pPr>
            <w:r>
              <w:rPr>
                <w:rFonts w:cstheme="minorHAnsi"/>
              </w:rPr>
              <w:t>2</w:t>
            </w:r>
          </w:p>
        </w:tc>
        <w:tc>
          <w:tcPr>
            <w:tcW w:w="2248" w:type="dxa"/>
          </w:tcPr>
          <w:p w14:paraId="50DA38ED" w14:textId="59234536" w:rsidR="007133F0" w:rsidRDefault="007133F0" w:rsidP="005E7580">
            <w:pPr>
              <w:pStyle w:val="NoSpacing"/>
              <w:jc w:val="left"/>
              <w:rPr>
                <w:rFonts w:cstheme="minorHAnsi"/>
              </w:rPr>
            </w:pPr>
            <w:commentRangeStart w:id="1547"/>
            <w:r>
              <w:rPr>
                <w:rFonts w:cstheme="minorHAnsi"/>
              </w:rPr>
              <w:t xml:space="preserve">Please confirm </w:t>
            </w:r>
            <w:r w:rsidR="00CB79ED">
              <w:rPr>
                <w:rFonts w:cstheme="minorHAnsi"/>
              </w:rPr>
              <w:t>before submitting for approval</w:t>
            </w:r>
            <w:r w:rsidR="00955A15">
              <w:rPr>
                <w:rFonts w:cstheme="minorHAnsi"/>
              </w:rPr>
              <w:t>.</w:t>
            </w:r>
            <w:commentRangeEnd w:id="1547"/>
            <w:r w:rsidR="00424B8E">
              <w:rPr>
                <w:rStyle w:val="CommentReference"/>
              </w:rPr>
              <w:commentReference w:id="1547"/>
            </w:r>
          </w:p>
        </w:tc>
        <w:tc>
          <w:tcPr>
            <w:tcW w:w="1701" w:type="dxa"/>
          </w:tcPr>
          <w:p w14:paraId="5EC6CD8A" w14:textId="77777777" w:rsidR="007133F0" w:rsidRPr="002923FD" w:rsidRDefault="007133F0" w:rsidP="005E7580">
            <w:pPr>
              <w:pStyle w:val="NoSpacing"/>
              <w:rPr>
                <w:rFonts w:cstheme="minorHAnsi"/>
              </w:rPr>
            </w:pPr>
            <w:r>
              <w:rPr>
                <w:rFonts w:cstheme="minorHAnsi"/>
              </w:rPr>
              <w:t>Modal Description</w:t>
            </w:r>
          </w:p>
        </w:tc>
        <w:tc>
          <w:tcPr>
            <w:tcW w:w="2147" w:type="dxa"/>
          </w:tcPr>
          <w:p w14:paraId="0BC80120" w14:textId="77777777" w:rsidR="007133F0" w:rsidRPr="00901608" w:rsidRDefault="007133F0" w:rsidP="005E7580">
            <w:pPr>
              <w:pStyle w:val="NoSpacing"/>
            </w:pPr>
          </w:p>
        </w:tc>
        <w:tc>
          <w:tcPr>
            <w:tcW w:w="3685" w:type="dxa"/>
          </w:tcPr>
          <w:p w14:paraId="12DFE1E0" w14:textId="77777777" w:rsidR="007133F0" w:rsidRPr="00901608" w:rsidRDefault="007133F0" w:rsidP="005E7580">
            <w:pPr>
              <w:pStyle w:val="NoSpacing"/>
            </w:pPr>
          </w:p>
        </w:tc>
      </w:tr>
      <w:tr w:rsidR="008F7ED1" w:rsidRPr="007C7C7F" w14:paraId="7A091408" w14:textId="77777777" w:rsidTr="005E7580">
        <w:trPr>
          <w:ins w:id="1548" w:author="Eugene CHEONG from.TOPPAN (MAS)" w:date="2025-12-31T10:01:00Z"/>
        </w:trPr>
        <w:tc>
          <w:tcPr>
            <w:tcW w:w="562" w:type="dxa"/>
          </w:tcPr>
          <w:p w14:paraId="2D0D35C3" w14:textId="2FEEEB4F" w:rsidR="008F7ED1" w:rsidRDefault="008F7ED1" w:rsidP="005E7580">
            <w:pPr>
              <w:pStyle w:val="NoSpacing"/>
              <w:rPr>
                <w:ins w:id="1549" w:author="Eugene CHEONG from.TOPPAN (MAS)" w:date="2025-12-31T10:01:00Z" w16du:dateUtc="2025-12-31T02:01:00Z"/>
                <w:rFonts w:cstheme="minorHAnsi"/>
              </w:rPr>
            </w:pPr>
            <w:ins w:id="1550" w:author="Eugene CHEONG from.TOPPAN (MAS)" w:date="2025-12-31T10:01:00Z" w16du:dateUtc="2025-12-31T02:01:00Z">
              <w:r>
                <w:rPr>
                  <w:rFonts w:cstheme="minorHAnsi"/>
                </w:rPr>
                <w:t>3</w:t>
              </w:r>
            </w:ins>
          </w:p>
        </w:tc>
        <w:tc>
          <w:tcPr>
            <w:tcW w:w="2248" w:type="dxa"/>
          </w:tcPr>
          <w:p w14:paraId="6ED4342B" w14:textId="1EB98299" w:rsidR="008F7ED1" w:rsidRDefault="008F7ED1" w:rsidP="005E7580">
            <w:pPr>
              <w:pStyle w:val="NoSpacing"/>
              <w:jc w:val="left"/>
              <w:rPr>
                <w:ins w:id="1551" w:author="Eugene CHEONG from.TOPPAN (MAS)" w:date="2025-12-31T10:01:00Z" w16du:dateUtc="2025-12-31T02:01:00Z"/>
                <w:rFonts w:cstheme="minorHAnsi"/>
              </w:rPr>
            </w:pPr>
            <w:ins w:id="1552" w:author="Eugene CHEONG from.TOPPAN (MAS)" w:date="2025-12-31T10:01:00Z" w16du:dateUtc="2025-12-31T02:01:00Z">
              <w:r>
                <w:rPr>
                  <w:rFonts w:cstheme="minorHAnsi"/>
                </w:rPr>
                <w:t>Cancel</w:t>
              </w:r>
            </w:ins>
          </w:p>
        </w:tc>
        <w:tc>
          <w:tcPr>
            <w:tcW w:w="1701" w:type="dxa"/>
          </w:tcPr>
          <w:p w14:paraId="5DE25243" w14:textId="3CB65737" w:rsidR="008F7ED1" w:rsidRDefault="008F7ED1" w:rsidP="005E7580">
            <w:pPr>
              <w:pStyle w:val="NoSpacing"/>
              <w:rPr>
                <w:ins w:id="1553" w:author="Eugene CHEONG from.TOPPAN (MAS)" w:date="2025-12-31T10:01:00Z" w16du:dateUtc="2025-12-31T02:01:00Z"/>
                <w:rFonts w:cstheme="minorHAnsi"/>
              </w:rPr>
            </w:pPr>
            <w:ins w:id="1554" w:author="Eugene CHEONG from.TOPPAN (MAS)" w:date="2025-12-31T10:01:00Z" w16du:dateUtc="2025-12-31T02:01:00Z">
              <w:r>
                <w:rPr>
                  <w:rFonts w:cstheme="minorHAnsi"/>
                </w:rPr>
                <w:t>Secondary button</w:t>
              </w:r>
            </w:ins>
          </w:p>
        </w:tc>
        <w:tc>
          <w:tcPr>
            <w:tcW w:w="2147" w:type="dxa"/>
          </w:tcPr>
          <w:p w14:paraId="4E7AC781" w14:textId="77777777" w:rsidR="008F7ED1" w:rsidRPr="00901608" w:rsidRDefault="008F7ED1" w:rsidP="005E7580">
            <w:pPr>
              <w:pStyle w:val="NoSpacing"/>
              <w:rPr>
                <w:ins w:id="1555" w:author="Eugene CHEONG from.TOPPAN (MAS)" w:date="2025-12-31T10:01:00Z" w16du:dateUtc="2025-12-31T02:01:00Z"/>
              </w:rPr>
            </w:pPr>
          </w:p>
        </w:tc>
        <w:tc>
          <w:tcPr>
            <w:tcW w:w="3685" w:type="dxa"/>
          </w:tcPr>
          <w:p w14:paraId="574480AB" w14:textId="160F4569" w:rsidR="008F7ED1" w:rsidRPr="00901608" w:rsidRDefault="008F7ED1" w:rsidP="005E7580">
            <w:pPr>
              <w:pStyle w:val="NoSpacing"/>
              <w:rPr>
                <w:ins w:id="1556" w:author="Eugene CHEONG from.TOPPAN (MAS)" w:date="2025-12-31T10:01:00Z" w16du:dateUtc="2025-12-31T02:01:00Z"/>
              </w:rPr>
            </w:pPr>
            <w:ins w:id="1557" w:author="Eugene CHEONG from.TOPPAN (MAS)" w:date="2025-12-31T10:01:00Z" w16du:dateUtc="2025-12-31T02:01:00Z">
              <w:r>
                <w:t>Closes the confirmation prompt.</w:t>
              </w:r>
            </w:ins>
          </w:p>
        </w:tc>
      </w:tr>
      <w:tr w:rsidR="007133F0" w:rsidRPr="007C7C7F" w14:paraId="45F0449E" w14:textId="77777777" w:rsidTr="005E7580">
        <w:tc>
          <w:tcPr>
            <w:tcW w:w="562" w:type="dxa"/>
          </w:tcPr>
          <w:p w14:paraId="51AB68DE" w14:textId="3E86D5DB" w:rsidR="007133F0" w:rsidRDefault="008F7ED1" w:rsidP="005E7580">
            <w:pPr>
              <w:pStyle w:val="NoSpacing"/>
              <w:rPr>
                <w:rFonts w:cstheme="minorHAnsi"/>
              </w:rPr>
            </w:pPr>
            <w:ins w:id="1558" w:author="Eugene CHEONG from.TOPPAN (MAS)" w:date="2025-12-31T10:01:00Z" w16du:dateUtc="2025-12-31T02:01:00Z">
              <w:r>
                <w:rPr>
                  <w:rFonts w:cstheme="minorHAnsi"/>
                </w:rPr>
                <w:t>4</w:t>
              </w:r>
            </w:ins>
            <w:del w:id="1559" w:author="Eugene CHEONG from.TOPPAN (MAS)" w:date="2025-12-31T10:01:00Z" w16du:dateUtc="2025-12-31T02:01:00Z">
              <w:r w:rsidR="007133F0" w:rsidDel="008F7ED1">
                <w:rPr>
                  <w:rFonts w:cstheme="minorHAnsi"/>
                </w:rPr>
                <w:delText>3</w:delText>
              </w:r>
            </w:del>
          </w:p>
        </w:tc>
        <w:tc>
          <w:tcPr>
            <w:tcW w:w="2248" w:type="dxa"/>
          </w:tcPr>
          <w:p w14:paraId="37E2F7B9" w14:textId="3923030E" w:rsidR="007133F0" w:rsidRPr="007133F0" w:rsidRDefault="00CB79ED" w:rsidP="005E7580">
            <w:pPr>
              <w:pStyle w:val="NoSpacing"/>
              <w:jc w:val="left"/>
              <w:rPr>
                <w:rFonts w:cstheme="minorHAnsi"/>
              </w:rPr>
            </w:pPr>
            <w:commentRangeStart w:id="1560"/>
            <w:r>
              <w:rPr>
                <w:rFonts w:cstheme="minorHAnsi"/>
              </w:rPr>
              <w:t>Submit</w:t>
            </w:r>
            <w:commentRangeEnd w:id="1560"/>
            <w:r w:rsidR="00424B8E">
              <w:rPr>
                <w:rStyle w:val="CommentReference"/>
              </w:rPr>
              <w:commentReference w:id="1560"/>
            </w:r>
          </w:p>
        </w:tc>
        <w:tc>
          <w:tcPr>
            <w:tcW w:w="1701" w:type="dxa"/>
          </w:tcPr>
          <w:p w14:paraId="19463D57" w14:textId="77777777" w:rsidR="007133F0" w:rsidRDefault="007133F0" w:rsidP="005E7580">
            <w:pPr>
              <w:pStyle w:val="NoSpacing"/>
              <w:rPr>
                <w:rFonts w:cstheme="minorHAnsi"/>
              </w:rPr>
            </w:pPr>
            <w:r>
              <w:rPr>
                <w:rFonts w:cstheme="minorHAnsi"/>
              </w:rPr>
              <w:t>Primary button</w:t>
            </w:r>
          </w:p>
        </w:tc>
        <w:tc>
          <w:tcPr>
            <w:tcW w:w="2147" w:type="dxa"/>
          </w:tcPr>
          <w:p w14:paraId="36ABF0DF" w14:textId="77777777" w:rsidR="007133F0" w:rsidRPr="00901608" w:rsidRDefault="007133F0" w:rsidP="005E7580">
            <w:pPr>
              <w:pStyle w:val="NoSpacing"/>
            </w:pPr>
          </w:p>
        </w:tc>
        <w:tc>
          <w:tcPr>
            <w:tcW w:w="3685" w:type="dxa"/>
          </w:tcPr>
          <w:p w14:paraId="7D4472AD" w14:textId="3729393D" w:rsidR="007133F0" w:rsidRDefault="00955A15" w:rsidP="005E7580">
            <w:pPr>
              <w:pStyle w:val="NoSpacing"/>
            </w:pPr>
            <w:commentRangeStart w:id="1561"/>
            <w:r>
              <w:rPr>
                <w:rFonts w:cstheme="minorHAnsi"/>
              </w:rPr>
              <w:t>Unpublishes the announcement from the MAS website</w:t>
            </w:r>
            <w:commentRangeEnd w:id="1561"/>
            <w:r w:rsidR="007B35EB">
              <w:rPr>
                <w:rStyle w:val="CommentReference"/>
              </w:rPr>
              <w:commentReference w:id="1561"/>
            </w:r>
            <w:r w:rsidR="007133F0">
              <w:rPr>
                <w:rFonts w:cstheme="minorHAnsi"/>
              </w:rPr>
              <w:t xml:space="preserve">. Refer to </w:t>
            </w:r>
            <w:r>
              <w:rPr>
                <w:rFonts w:cstheme="minorHAnsi"/>
              </w:rPr>
              <w:fldChar w:fldCharType="begin"/>
            </w:r>
            <w:r>
              <w:rPr>
                <w:rFonts w:cstheme="minorHAnsi"/>
              </w:rPr>
              <w:instrText xml:space="preserve"> REF _Ref215743291 \r \h </w:instrText>
            </w:r>
            <w:r>
              <w:rPr>
                <w:rFonts w:cstheme="minorHAnsi"/>
              </w:rPr>
            </w:r>
            <w:r>
              <w:rPr>
                <w:rFonts w:cstheme="minorHAnsi"/>
              </w:rPr>
              <w:fldChar w:fldCharType="separate"/>
            </w:r>
            <w:r w:rsidR="008F7ED1">
              <w:rPr>
                <w:rFonts w:cstheme="minorHAnsi"/>
              </w:rPr>
              <w:t>2.11.4</w:t>
            </w:r>
            <w:r>
              <w:rPr>
                <w:rFonts w:cstheme="minorHAnsi"/>
              </w:rPr>
              <w:fldChar w:fldCharType="end"/>
            </w:r>
            <w:r>
              <w:rPr>
                <w:rFonts w:cstheme="minorHAnsi"/>
              </w:rPr>
              <w:t xml:space="preserve"> </w:t>
            </w:r>
            <w:r>
              <w:rPr>
                <w:rFonts w:cstheme="minorHAnsi"/>
              </w:rPr>
              <w:fldChar w:fldCharType="begin"/>
            </w:r>
            <w:r>
              <w:rPr>
                <w:rFonts w:cstheme="minorHAnsi"/>
              </w:rPr>
              <w:instrText xml:space="preserve"> REF _Ref215743291 \h </w:instrText>
            </w:r>
            <w:r>
              <w:rPr>
                <w:rFonts w:cstheme="minorHAnsi"/>
              </w:rPr>
            </w:r>
            <w:r>
              <w:rPr>
                <w:rFonts w:cstheme="minorHAnsi"/>
              </w:rPr>
              <w:fldChar w:fldCharType="separate"/>
            </w:r>
            <w:r w:rsidR="008F7ED1">
              <w:t>Post Conditions</w:t>
            </w:r>
            <w:r>
              <w:rPr>
                <w:rFonts w:cstheme="minorHAnsi"/>
              </w:rPr>
              <w:fldChar w:fldCharType="end"/>
            </w:r>
            <w:r>
              <w:rPr>
                <w:rFonts w:cstheme="minorHAnsi"/>
              </w:rPr>
              <w:t>.</w:t>
            </w:r>
          </w:p>
        </w:tc>
      </w:tr>
    </w:tbl>
    <w:p w14:paraId="2D853F49" w14:textId="4DCC5E40" w:rsidR="007133F0" w:rsidRPr="00AF42C2" w:rsidRDefault="007133F0" w:rsidP="007133F0">
      <w:pPr>
        <w:pStyle w:val="Caption"/>
        <w:rPr>
          <w:lang w:val="en-US"/>
        </w:rPr>
      </w:pPr>
      <w:r>
        <w:t xml:space="preserve">Table </w:t>
      </w:r>
      <w:r>
        <w:fldChar w:fldCharType="begin"/>
      </w:r>
      <w:r>
        <w:instrText xml:space="preserve"> SEQ Table \* ARABIC </w:instrText>
      </w:r>
      <w:r>
        <w:fldChar w:fldCharType="separate"/>
      </w:r>
      <w:r w:rsidR="008F7ED1">
        <w:rPr>
          <w:noProof/>
        </w:rPr>
        <w:t>23</w:t>
      </w:r>
      <w:r>
        <w:fldChar w:fldCharType="end"/>
      </w:r>
      <w:r>
        <w:t>: Confirmation Prompt Screen Elements</w:t>
      </w:r>
    </w:p>
    <w:p w14:paraId="3512DDBA" w14:textId="77777777" w:rsidR="00AF42C2" w:rsidRPr="00AF42C2" w:rsidRDefault="00AF42C2" w:rsidP="00AF42C2">
      <w:pPr>
        <w:rPr>
          <w:lang w:val="en-US"/>
        </w:rPr>
      </w:pPr>
    </w:p>
    <w:p w14:paraId="51B71874" w14:textId="77777777" w:rsidR="00AF42C2" w:rsidRDefault="00AF42C2" w:rsidP="00AF42C2">
      <w:pPr>
        <w:pStyle w:val="Heading2"/>
      </w:pPr>
      <w:bookmarkStart w:id="1562" w:name="_Ref218010048"/>
      <w:bookmarkStart w:id="1563" w:name="_Ref218010050"/>
      <w:bookmarkStart w:id="1564" w:name="_Toc218068769"/>
      <w:r>
        <w:t>Override MEPS+ Validation Error</w:t>
      </w:r>
      <w:bookmarkEnd w:id="1562"/>
      <w:bookmarkEnd w:id="1563"/>
      <w:bookmarkEnd w:id="1564"/>
    </w:p>
    <w:p w14:paraId="5C62ABDD" w14:textId="77777777" w:rsidR="00B26DE8" w:rsidRPr="00D50758" w:rsidRDefault="00B26DE8" w:rsidP="00B26DE8">
      <w:pPr>
        <w:pStyle w:val="Heading3"/>
      </w:pPr>
      <w:bookmarkStart w:id="1565" w:name="_Toc218068770"/>
      <w:r>
        <w:t>Description</w:t>
      </w:r>
      <w:bookmarkEnd w:id="1565"/>
    </w:p>
    <w:p w14:paraId="50682882" w14:textId="4CF565C6" w:rsidR="00B26DE8" w:rsidRDefault="00B26DE8" w:rsidP="00B26DE8">
      <w:r w:rsidRPr="00B26DE8">
        <w:t xml:space="preserve">This use case enables Checkers to override any validation errors between MEPS+ and the announcement data in OMEGA. This is typically used when there is a discrepancy between the announcement </w:t>
      </w:r>
      <w:ins w:id="1566" w:author="Sophia TAN (MAS)" w:date="2026-01-14T17:40:00Z" w16du:dateUtc="2026-01-14T09:40:00Z">
        <w:r w:rsidR="00F2286C">
          <w:t xml:space="preserve">data </w:t>
        </w:r>
      </w:ins>
      <w:r w:rsidRPr="00B26DE8">
        <w:t xml:space="preserve">in OMEGA and the data from </w:t>
      </w:r>
      <w:commentRangeStart w:id="1567"/>
      <w:commentRangeStart w:id="1568"/>
      <w:r w:rsidRPr="00B26DE8">
        <w:t xml:space="preserve">secmast.txt </w:t>
      </w:r>
      <w:commentRangeEnd w:id="1567"/>
      <w:r w:rsidR="00225F24">
        <w:rPr>
          <w:rStyle w:val="CommentReference"/>
        </w:rPr>
        <w:commentReference w:id="1567"/>
      </w:r>
      <w:commentRangeEnd w:id="1568"/>
      <w:r w:rsidR="00DA38F4">
        <w:rPr>
          <w:rStyle w:val="CommentReference"/>
        </w:rPr>
        <w:commentReference w:id="1568"/>
      </w:r>
      <w:r w:rsidRPr="00B26DE8">
        <w:t xml:space="preserve">file, and the data from MEPS+ is </w:t>
      </w:r>
      <w:r w:rsidR="00976432">
        <w:t xml:space="preserve">determined to be </w:t>
      </w:r>
      <w:r w:rsidRPr="00B26DE8">
        <w:t>correct</w:t>
      </w:r>
      <w:r w:rsidRPr="00AC0961">
        <w:t>.</w:t>
      </w:r>
    </w:p>
    <w:p w14:paraId="46E6DA4B" w14:textId="77777777" w:rsidR="00B26DE8" w:rsidRDefault="00B26DE8" w:rsidP="00B26DE8">
      <w:pPr>
        <w:pStyle w:val="Heading3"/>
      </w:pPr>
      <w:bookmarkStart w:id="1569" w:name="_Toc218068771"/>
      <w:r>
        <w:t>Preconditions</w:t>
      </w:r>
      <w:bookmarkEnd w:id="1569"/>
    </w:p>
    <w:p w14:paraId="21514BA3" w14:textId="77777777" w:rsidR="00B26DE8" w:rsidRDefault="00B26DE8" w:rsidP="00B26DE8">
      <w:pPr>
        <w:pStyle w:val="ListParagraph"/>
      </w:pPr>
      <w:r>
        <w:t>User logs in to the Intranet Portal.</w:t>
      </w:r>
    </w:p>
    <w:p w14:paraId="46CF5E44" w14:textId="77777777" w:rsidR="00B26DE8" w:rsidRDefault="00B26DE8" w:rsidP="00B26DE8">
      <w:pPr>
        <w:pStyle w:val="ListParagraph"/>
      </w:pPr>
      <w:r>
        <w:t>User accesses the Announcement Details Page.</w:t>
      </w:r>
    </w:p>
    <w:p w14:paraId="1C603D6F" w14:textId="0F391325" w:rsidR="00B26DE8" w:rsidRDefault="00B26DE8" w:rsidP="00B26DE8">
      <w:pPr>
        <w:pStyle w:val="ListParagraph"/>
      </w:pPr>
      <w:r>
        <w:t>The announcement is of the status “</w:t>
      </w:r>
      <w:commentRangeStart w:id="1570"/>
      <w:commentRangeStart w:id="1571"/>
      <w:r>
        <w:t xml:space="preserve">MEPS+ </w:t>
      </w:r>
      <w:r w:rsidR="00976432">
        <w:t>Validation E</w:t>
      </w:r>
      <w:r>
        <w:t>rror</w:t>
      </w:r>
      <w:commentRangeEnd w:id="1570"/>
      <w:r w:rsidR="00976432">
        <w:rPr>
          <w:rStyle w:val="CommentReference"/>
        </w:rPr>
        <w:commentReference w:id="1570"/>
      </w:r>
      <w:commentRangeEnd w:id="1571"/>
      <w:r w:rsidR="00DA38F4">
        <w:rPr>
          <w:rStyle w:val="CommentReference"/>
        </w:rPr>
        <w:commentReference w:id="1571"/>
      </w:r>
      <w:r>
        <w:t>”.</w:t>
      </w:r>
    </w:p>
    <w:p w14:paraId="33217FED" w14:textId="77777777" w:rsidR="00B26DE8" w:rsidRDefault="00B26DE8" w:rsidP="00B26DE8">
      <w:pPr>
        <w:pStyle w:val="Heading3"/>
      </w:pPr>
      <w:bookmarkStart w:id="1572" w:name="_Toc218068772"/>
      <w:r>
        <w:t>Business Requirements</w:t>
      </w:r>
      <w:bookmarkEnd w:id="1572"/>
    </w:p>
    <w:p w14:paraId="27356E35" w14:textId="77777777" w:rsidR="00B26DE8" w:rsidRPr="0068320A" w:rsidRDefault="00B26DE8" w:rsidP="00B26DE8">
      <w:pPr>
        <w:pStyle w:val="ListParagraph"/>
        <w:rPr>
          <w:b/>
          <w:bCs/>
        </w:rPr>
      </w:pPr>
      <w:r w:rsidRPr="0068320A">
        <w:rPr>
          <w:b/>
          <w:bCs/>
        </w:rPr>
        <w:t xml:space="preserve">Role-based Access Control: </w:t>
      </w:r>
    </w:p>
    <w:p w14:paraId="343DED99" w14:textId="3B242ECA" w:rsidR="00B26DE8" w:rsidRDefault="00B26DE8" w:rsidP="0025161F">
      <w:pPr>
        <w:pStyle w:val="ListParagraph"/>
        <w:numPr>
          <w:ilvl w:val="1"/>
          <w:numId w:val="2"/>
        </w:numPr>
        <w:ind w:left="1276" w:hanging="425"/>
      </w:pPr>
      <w:r>
        <w:t>Announcement Checker</w:t>
      </w:r>
    </w:p>
    <w:p w14:paraId="46D0D063" w14:textId="77777777" w:rsidR="00B26DE8" w:rsidRDefault="00B26DE8" w:rsidP="00B26DE8">
      <w:pPr>
        <w:pStyle w:val="Heading3"/>
      </w:pPr>
      <w:bookmarkStart w:id="1573" w:name="_Ref215743320"/>
      <w:bookmarkStart w:id="1574" w:name="_Toc218068773"/>
      <w:r>
        <w:t>Post Conditions</w:t>
      </w:r>
      <w:bookmarkEnd w:id="1573"/>
      <w:bookmarkEnd w:id="1574"/>
    </w:p>
    <w:p w14:paraId="11E44BC2" w14:textId="77777777" w:rsidR="00B26DE8" w:rsidRDefault="00B26DE8" w:rsidP="00B26DE8">
      <w:pPr>
        <w:pStyle w:val="ListParagraph"/>
      </w:pPr>
      <w:r>
        <w:t>The announcement is updated with the values provided from MEPS+.</w:t>
      </w:r>
    </w:p>
    <w:p w14:paraId="327CE65B" w14:textId="77777777" w:rsidR="000123F5" w:rsidRPr="00E327D9" w:rsidRDefault="000123F5" w:rsidP="000123F5">
      <w:pPr>
        <w:pStyle w:val="ListParagraph"/>
      </w:pPr>
      <w:commentRangeStart w:id="1575"/>
      <w:commentRangeStart w:id="1576"/>
      <w:r>
        <w:t>User</w:t>
      </w:r>
      <w:commentRangeEnd w:id="1575"/>
      <w:r>
        <w:rPr>
          <w:rStyle w:val="CommentReference"/>
        </w:rPr>
        <w:commentReference w:id="1575"/>
      </w:r>
      <w:commentRangeEnd w:id="1576"/>
      <w:r w:rsidR="00DA38F4">
        <w:rPr>
          <w:rStyle w:val="CommentReference"/>
        </w:rPr>
        <w:commentReference w:id="1576"/>
      </w:r>
      <w:r>
        <w:t xml:space="preserve"> views a temporary toast notification informing that the override was successful.</w:t>
      </w:r>
    </w:p>
    <w:p w14:paraId="44DED013" w14:textId="22E92D27" w:rsidR="00B26DE8" w:rsidRDefault="00B26DE8" w:rsidP="00B26DE8">
      <w:pPr>
        <w:pStyle w:val="ListParagraph"/>
      </w:pPr>
      <w:r>
        <w:t xml:space="preserve">The status of the announcement is updated to “Pending </w:t>
      </w:r>
      <w:ins w:id="1577" w:author="Han Xie CHAI (MAS)" w:date="2026-01-12T17:47:00Z" w16du:dateUtc="2026-01-12T09:47:00Z">
        <w:r w:rsidR="00287023">
          <w:t>P</w:t>
        </w:r>
      </w:ins>
      <w:del w:id="1578" w:author="Han Xie CHAI (MAS)" w:date="2026-01-12T17:47:00Z" w16du:dateUtc="2026-01-12T09:47:00Z">
        <w:r>
          <w:delText>p</w:delText>
        </w:r>
      </w:del>
      <w:r>
        <w:t xml:space="preserve">ublication” and </w:t>
      </w:r>
      <w:r w:rsidR="00D056D7">
        <w:t>is</w:t>
      </w:r>
      <w:r>
        <w:t xml:space="preserve"> published immediately or at the scheduled publication time</w:t>
      </w:r>
      <w:r w:rsidR="000123F5">
        <w:t>, whichever is later</w:t>
      </w:r>
      <w:r w:rsidR="00617A59">
        <w:t>.</w:t>
      </w:r>
    </w:p>
    <w:p w14:paraId="44CEEBDE" w14:textId="622227CD" w:rsidR="00341453" w:rsidRDefault="00341453" w:rsidP="00341453">
      <w:pPr>
        <w:pStyle w:val="ListParagraph"/>
      </w:pPr>
      <w:commentRangeStart w:id="1579"/>
      <w:commentRangeStart w:id="1580"/>
      <w:r>
        <w:t>The</w:t>
      </w:r>
      <w:commentRangeEnd w:id="1579"/>
      <w:r w:rsidR="008D32FE">
        <w:rPr>
          <w:rStyle w:val="CommentReference"/>
        </w:rPr>
        <w:commentReference w:id="1579"/>
      </w:r>
      <w:commentRangeEnd w:id="1580"/>
      <w:r w:rsidR="00DA38F4">
        <w:rPr>
          <w:rStyle w:val="CommentReference"/>
        </w:rPr>
        <w:commentReference w:id="1580"/>
      </w:r>
      <w:r>
        <w:t xml:space="preserve"> event is added to the audit log and submission history.</w:t>
      </w:r>
    </w:p>
    <w:p w14:paraId="7BCEBD07" w14:textId="0DAC56E9" w:rsidR="007133F0" w:rsidRDefault="000123F5" w:rsidP="00B26DE8">
      <w:pPr>
        <w:pStyle w:val="ListParagraph"/>
      </w:pPr>
      <w:r>
        <w:t>At</w:t>
      </w:r>
      <w:r w:rsidR="00B26DE8">
        <w:t xml:space="preserve"> the </w:t>
      </w:r>
      <w:r>
        <w:t xml:space="preserve">scheduled </w:t>
      </w:r>
      <w:r w:rsidR="00B26DE8">
        <w:t>publication date/time, OMEGA send</w:t>
      </w:r>
      <w:r w:rsidR="00D056D7">
        <w:t>s</w:t>
      </w:r>
      <w:r w:rsidR="00B26DE8">
        <w:t xml:space="preserve"> the approved announcement details to the MAS</w:t>
      </w:r>
      <w:r>
        <w:t xml:space="preserve"> Website</w:t>
      </w:r>
      <w:r w:rsidR="00B26DE8">
        <w:t xml:space="preserve">. Refer to the </w:t>
      </w:r>
      <w:r w:rsidR="00B26DE8" w:rsidRPr="007133F0">
        <w:rPr>
          <w:i/>
          <w:iCs/>
        </w:rPr>
        <w:t>MAS_OMEGA – Interface Specifications Document (MAS Website).docx</w:t>
      </w:r>
      <w:r w:rsidR="00B26DE8">
        <w:t xml:space="preserve"> for more details.</w:t>
      </w:r>
    </w:p>
    <w:p w14:paraId="01EAF0A9" w14:textId="77777777" w:rsidR="007133F0" w:rsidRDefault="00B26DE8" w:rsidP="00B26DE8">
      <w:pPr>
        <w:pStyle w:val="ListParagraph"/>
      </w:pPr>
      <w:r>
        <w:t xml:space="preserve">Emails will be sent upon publication of the </w:t>
      </w:r>
      <w:r w:rsidR="00056F27">
        <w:t>announcement</w:t>
      </w:r>
      <w:r>
        <w:t>.</w:t>
      </w:r>
    </w:p>
    <w:p w14:paraId="25001260" w14:textId="32838DF4" w:rsidR="00017FEB" w:rsidRDefault="00F831D0" w:rsidP="00B26DE8">
      <w:pPr>
        <w:pStyle w:val="ListParagraph"/>
      </w:pPr>
      <w:ins w:id="1581" w:author="Sophia TAN (MAS)" w:date="2026-01-14T17:42:00Z" w16du:dateUtc="2026-01-14T09:42:00Z">
        <w:r>
          <w:t xml:space="preserve">As issuance calendar and </w:t>
        </w:r>
      </w:ins>
      <w:ins w:id="1582" w:author="Sophia TAN (MAS)" w:date="2026-01-14T17:43:00Z" w16du:dateUtc="2026-01-14T09:43:00Z">
        <w:r>
          <w:t>announcement are decoupled upon first submission by</w:t>
        </w:r>
      </w:ins>
      <w:ins w:id="1583" w:author="Sophia TAN (MAS)" w:date="2026-01-14T17:44:00Z" w16du:dateUtc="2026-01-14T09:44:00Z">
        <w:r>
          <w:t xml:space="preserve"> Announcement maker, </w:t>
        </w:r>
      </w:ins>
      <w:del w:id="1584" w:author="Sophia TAN (MAS)" w:date="2026-01-14T17:44:00Z" w16du:dateUtc="2026-01-14T09:44:00Z">
        <w:r w:rsidR="00017FEB" w:rsidDel="00F831D0">
          <w:delText xml:space="preserve">To ensure data synchronization, </w:delText>
        </w:r>
      </w:del>
      <w:r w:rsidR="00D056D7">
        <w:t>the</w:t>
      </w:r>
      <w:r w:rsidR="00017FEB">
        <w:t xml:space="preserve"> issuance calendar </w:t>
      </w:r>
      <w:proofErr w:type="gramStart"/>
      <w:r w:rsidR="00017FEB">
        <w:t>ha</w:t>
      </w:r>
      <w:r w:rsidR="00D056D7">
        <w:t>s</w:t>
      </w:r>
      <w:r w:rsidR="00017FEB">
        <w:t xml:space="preserve"> to</w:t>
      </w:r>
      <w:proofErr w:type="gramEnd"/>
      <w:r w:rsidR="00017FEB">
        <w:t xml:space="preserve"> be updated manually</w:t>
      </w:r>
      <w:r w:rsidR="00D056D7">
        <w:t xml:space="preserve"> </w:t>
      </w:r>
      <w:del w:id="1585" w:author="Sophia TAN (MAS)" w:date="2026-01-14T17:44:00Z" w16du:dateUtc="2026-01-14T09:44:00Z">
        <w:r w:rsidR="00D056D7" w:rsidDel="00F831D0">
          <w:delText xml:space="preserve">if </w:delText>
        </w:r>
      </w:del>
      <w:ins w:id="1586" w:author="Sophia TAN (MAS)" w:date="2026-01-14T17:44:00Z" w16du:dateUtc="2026-01-14T09:44:00Z">
        <w:r>
          <w:t>where</w:t>
        </w:r>
        <w:r>
          <w:t xml:space="preserve"> </w:t>
        </w:r>
      </w:ins>
      <w:r w:rsidR="00D056D7">
        <w:t>necessary</w:t>
      </w:r>
      <w:del w:id="1587" w:author="Sophia TAN (MAS)" w:date="2026-01-14T17:44:00Z" w16du:dateUtc="2026-01-14T09:44:00Z">
        <w:r w:rsidR="00017FEB" w:rsidDel="00F831D0">
          <w:delText xml:space="preserve">. </w:delText>
        </w:r>
      </w:del>
      <w:ins w:id="1588" w:author="Sophia TAN (MAS)" w:date="2026-01-14T17:44:00Z" w16du:dateUtc="2026-01-14T09:44:00Z">
        <w:r>
          <w:t xml:space="preserve"> t</w:t>
        </w:r>
        <w:r>
          <w:t>o ensure data synchronization</w:t>
        </w:r>
        <w:r>
          <w:t>.</w:t>
        </w:r>
      </w:ins>
    </w:p>
    <w:p w14:paraId="2ECEF252" w14:textId="77777777" w:rsidR="00B26DE8" w:rsidRDefault="00B26DE8" w:rsidP="00B26DE8">
      <w:pPr>
        <w:pStyle w:val="Heading3"/>
      </w:pPr>
      <w:bookmarkStart w:id="1589" w:name="_Toc218068774"/>
      <w:r>
        <w:t>Announcement Details Page</w:t>
      </w:r>
      <w:bookmarkEnd w:id="1589"/>
    </w:p>
    <w:p w14:paraId="5432F1E8" w14:textId="11C10257" w:rsidR="00B26DE8" w:rsidRDefault="00D056D7" w:rsidP="00B26DE8">
      <w:r>
        <w:t xml:space="preserve">Refer to </w:t>
      </w:r>
      <w:ins w:id="1590" w:author="Eugene CHEONG from.TOPPAN (MAS)" w:date="2025-12-31T10:03:00Z" w16du:dateUtc="2025-12-31T02:03:00Z">
        <w:r w:rsidR="008F7ED1">
          <w:fldChar w:fldCharType="begin"/>
        </w:r>
        <w:r w:rsidR="008F7ED1">
          <w:instrText xml:space="preserve"> REF _Ref218021755 \r \h </w:instrText>
        </w:r>
      </w:ins>
      <w:ins w:id="1591" w:author="Eugene CHEONG from.TOPPAN (MAS)" w:date="2025-12-31T10:03:00Z" w16du:dateUtc="2025-12-31T02:03:00Z">
        <w:r w:rsidR="008F7ED1">
          <w:fldChar w:fldCharType="separate"/>
        </w:r>
        <w:r w:rsidR="008F7ED1">
          <w:t>2.7.6</w:t>
        </w:r>
        <w:r w:rsidR="008F7ED1">
          <w:fldChar w:fldCharType="end"/>
        </w:r>
        <w:r w:rsidR="008F7ED1">
          <w:t xml:space="preserve"> </w:t>
        </w:r>
        <w:r w:rsidR="008F7ED1">
          <w:fldChar w:fldCharType="begin"/>
        </w:r>
        <w:r w:rsidR="008F7ED1">
          <w:instrText xml:space="preserve"> REF _Ref218021755 \h </w:instrText>
        </w:r>
      </w:ins>
      <w:ins w:id="1592" w:author="Eugene CHEONG from.TOPPAN (MAS)" w:date="2025-12-31T10:03:00Z" w16du:dateUtc="2025-12-31T02:03:00Z">
        <w:r w:rsidR="008F7ED1">
          <w:fldChar w:fldCharType="separate"/>
        </w:r>
        <w:r w:rsidR="008F7ED1" w:rsidRPr="00D13A3C">
          <w:t>Announcement Details Page</w:t>
        </w:r>
        <w:r w:rsidR="008F7ED1">
          <w:fldChar w:fldCharType="end"/>
        </w:r>
      </w:ins>
      <w:del w:id="1593" w:author="Eugene CHEONG from.TOPPAN (MAS)" w:date="2025-12-31T10:03:00Z" w16du:dateUtc="2025-12-31T02:03:00Z">
        <w:r w:rsidDel="008F7ED1">
          <w:fldChar w:fldCharType="begin"/>
        </w:r>
        <w:r w:rsidDel="008F7ED1">
          <w:delInstrText xml:space="preserve"> REF _Ref216345007 \r \h </w:delInstrText>
        </w:r>
        <w:r w:rsidDel="008F7ED1">
          <w:fldChar w:fldCharType="separate"/>
        </w:r>
        <w:r w:rsidR="008F7ED1" w:rsidDel="008F7ED1">
          <w:rPr>
            <w:b/>
            <w:bCs/>
            <w:lang w:val="en-US"/>
          </w:rPr>
          <w:delText>Error! Reference source not found.</w:delText>
        </w:r>
        <w:r w:rsidDel="008F7ED1">
          <w:fldChar w:fldCharType="end"/>
        </w:r>
      </w:del>
      <w:r>
        <w:t xml:space="preserve"> for the screen elements in the Announcement Details page. </w:t>
      </w:r>
      <w:r w:rsidR="00B26DE8">
        <w:t xml:space="preserve">In this use case, the </w:t>
      </w:r>
      <w:r>
        <w:t>p</w:t>
      </w:r>
      <w:r w:rsidR="00B26DE8">
        <w:t xml:space="preserve">age will contain additional elements in the </w:t>
      </w:r>
      <w:r w:rsidR="00D84D50">
        <w:t>Action Button Row</w:t>
      </w:r>
      <w:r w:rsidR="00B26DE8">
        <w:t>.</w:t>
      </w:r>
    </w:p>
    <w:p w14:paraId="41773204" w14:textId="77777777" w:rsidR="00B26DE8" w:rsidRDefault="00B26DE8" w:rsidP="00B26DE8">
      <w:pPr>
        <w:pStyle w:val="Heading4"/>
      </w:pPr>
      <w:r>
        <w:t>Wireframe</w:t>
      </w:r>
    </w:p>
    <w:p w14:paraId="14C68A0A" w14:textId="6D354044" w:rsidR="00B26DE8" w:rsidRDefault="00B26DE8" w:rsidP="00B26DE8">
      <w:r>
        <w:t xml:space="preserve">Refer to </w:t>
      </w:r>
      <w:r>
        <w:fldChar w:fldCharType="begin"/>
      </w:r>
      <w:r>
        <w:instrText xml:space="preserve"> REF _Ref215243926 \r \h </w:instrText>
      </w:r>
      <w:r>
        <w:fldChar w:fldCharType="separate"/>
      </w:r>
      <w:r w:rsidR="008F7ED1">
        <w:t>2.7.6.1</w:t>
      </w:r>
      <w:r>
        <w:fldChar w:fldCharType="end"/>
      </w:r>
      <w:r>
        <w:t xml:space="preserve"> </w:t>
      </w:r>
      <w:r>
        <w:fldChar w:fldCharType="begin"/>
      </w:r>
      <w:r>
        <w:instrText xml:space="preserve"> REF _Ref215243926 \h </w:instrText>
      </w:r>
      <w:r>
        <w:fldChar w:fldCharType="separate"/>
      </w:r>
      <w:r w:rsidR="008F7ED1">
        <w:t>Wireframe</w:t>
      </w:r>
      <w:r>
        <w:fldChar w:fldCharType="end"/>
      </w:r>
      <w:r>
        <w:t>.</w:t>
      </w:r>
    </w:p>
    <w:p w14:paraId="1FAA5928" w14:textId="3510B439" w:rsidR="00B26DE8" w:rsidRDefault="00955A15" w:rsidP="00B26DE8">
      <w:pPr>
        <w:pStyle w:val="Heading4"/>
      </w:pPr>
      <w:r>
        <w:t>Action Button Row</w:t>
      </w:r>
    </w:p>
    <w:tbl>
      <w:tblPr>
        <w:tblStyle w:val="TableGrid"/>
        <w:tblW w:w="0" w:type="auto"/>
        <w:tblLook w:val="04A0" w:firstRow="1" w:lastRow="0" w:firstColumn="1" w:lastColumn="0" w:noHBand="0" w:noVBand="1"/>
      </w:tblPr>
      <w:tblGrid>
        <w:gridCol w:w="562"/>
        <w:gridCol w:w="2372"/>
        <w:gridCol w:w="1701"/>
        <w:gridCol w:w="2147"/>
        <w:gridCol w:w="3685"/>
      </w:tblGrid>
      <w:tr w:rsidR="00B26DE8" w:rsidRPr="007C7C7F" w14:paraId="627B46A0" w14:textId="77777777" w:rsidTr="005E7580">
        <w:tc>
          <w:tcPr>
            <w:tcW w:w="562" w:type="dxa"/>
            <w:shd w:val="clear" w:color="auto" w:fill="E7E6E6" w:themeFill="background2"/>
          </w:tcPr>
          <w:p w14:paraId="652B1DDC" w14:textId="77777777" w:rsidR="00B26DE8" w:rsidRPr="007D7B67" w:rsidRDefault="00B26DE8" w:rsidP="005E7580">
            <w:pPr>
              <w:pStyle w:val="NoSpacing"/>
              <w:jc w:val="center"/>
              <w:rPr>
                <w:b/>
                <w:bCs/>
              </w:rPr>
            </w:pPr>
            <w:r w:rsidRPr="007D7B67">
              <w:rPr>
                <w:rFonts w:cstheme="minorHAnsi"/>
                <w:b/>
                <w:bCs/>
              </w:rPr>
              <w:t>S/N</w:t>
            </w:r>
          </w:p>
        </w:tc>
        <w:tc>
          <w:tcPr>
            <w:tcW w:w="2248" w:type="dxa"/>
            <w:shd w:val="clear" w:color="auto" w:fill="E7E6E6" w:themeFill="background2"/>
          </w:tcPr>
          <w:p w14:paraId="422561F4" w14:textId="77777777" w:rsidR="00B26DE8" w:rsidRPr="007D7B67" w:rsidRDefault="00B26DE8" w:rsidP="005E7580">
            <w:pPr>
              <w:pStyle w:val="NoSpacing"/>
              <w:jc w:val="center"/>
              <w:rPr>
                <w:b/>
                <w:bCs/>
              </w:rPr>
            </w:pPr>
            <w:r w:rsidRPr="007D7B67">
              <w:rPr>
                <w:rFonts w:cstheme="minorHAnsi"/>
                <w:b/>
                <w:bCs/>
              </w:rPr>
              <w:t>Name</w:t>
            </w:r>
          </w:p>
        </w:tc>
        <w:tc>
          <w:tcPr>
            <w:tcW w:w="1701" w:type="dxa"/>
            <w:shd w:val="clear" w:color="auto" w:fill="E7E6E6" w:themeFill="background2"/>
          </w:tcPr>
          <w:p w14:paraId="2F2BB019" w14:textId="77777777" w:rsidR="00B26DE8" w:rsidRPr="007D7B67" w:rsidRDefault="00B26DE8" w:rsidP="005E7580">
            <w:pPr>
              <w:pStyle w:val="TableHeading"/>
              <w:jc w:val="center"/>
              <w:rPr>
                <w:rFonts w:asciiTheme="minorHAnsi" w:hAnsiTheme="minorHAnsi" w:cstheme="minorHAnsi"/>
                <w:bCs/>
              </w:rPr>
            </w:pPr>
            <w:r w:rsidRPr="007D7B67">
              <w:rPr>
                <w:rFonts w:asciiTheme="minorHAnsi" w:hAnsiTheme="minorHAnsi" w:cstheme="minorHAnsi"/>
                <w:bCs/>
              </w:rPr>
              <w:t>Type</w:t>
            </w:r>
          </w:p>
          <w:p w14:paraId="3A0F7C7C" w14:textId="77777777" w:rsidR="00B26DE8" w:rsidRPr="007D7B67" w:rsidRDefault="00B26DE8" w:rsidP="005E7580">
            <w:pPr>
              <w:pStyle w:val="NoSpacing"/>
              <w:jc w:val="center"/>
              <w:rPr>
                <w:b/>
                <w:bCs/>
              </w:rPr>
            </w:pPr>
            <w:r w:rsidRPr="007D7B67">
              <w:rPr>
                <w:rFonts w:cstheme="minorHAnsi"/>
                <w:b/>
                <w:bCs/>
              </w:rPr>
              <w:t>(Max Length)</w:t>
            </w:r>
          </w:p>
        </w:tc>
        <w:tc>
          <w:tcPr>
            <w:tcW w:w="2147" w:type="dxa"/>
            <w:shd w:val="clear" w:color="auto" w:fill="E7E6E6" w:themeFill="background2"/>
          </w:tcPr>
          <w:p w14:paraId="7F276CDF" w14:textId="77777777" w:rsidR="00B26DE8" w:rsidRPr="007D7B67" w:rsidRDefault="00B26DE8" w:rsidP="005E7580">
            <w:pPr>
              <w:pStyle w:val="NoSpacing"/>
              <w:jc w:val="center"/>
              <w:rPr>
                <w:b/>
                <w:bCs/>
              </w:rPr>
            </w:pPr>
            <w:r w:rsidRPr="007D7B67">
              <w:rPr>
                <w:rFonts w:cstheme="minorHAnsi"/>
                <w:b/>
                <w:bCs/>
              </w:rPr>
              <w:t>Validation Rules</w:t>
            </w:r>
          </w:p>
        </w:tc>
        <w:tc>
          <w:tcPr>
            <w:tcW w:w="3685" w:type="dxa"/>
            <w:shd w:val="clear" w:color="auto" w:fill="E7E6E6" w:themeFill="background2"/>
          </w:tcPr>
          <w:p w14:paraId="2688A053" w14:textId="77777777" w:rsidR="00B26DE8" w:rsidRPr="007D7B67" w:rsidRDefault="00B26DE8" w:rsidP="005E7580">
            <w:pPr>
              <w:pStyle w:val="NoSpacing"/>
              <w:jc w:val="center"/>
              <w:rPr>
                <w:rFonts w:cstheme="minorHAnsi"/>
                <w:b/>
                <w:bCs/>
              </w:rPr>
            </w:pPr>
            <w:r>
              <w:rPr>
                <w:rFonts w:cstheme="minorHAnsi"/>
                <w:b/>
                <w:bCs/>
              </w:rPr>
              <w:t>Remarks</w:t>
            </w:r>
          </w:p>
        </w:tc>
      </w:tr>
      <w:tr w:rsidR="00B26DE8" w:rsidRPr="007C7C7F" w14:paraId="1AB27926" w14:textId="77777777" w:rsidTr="005E7580">
        <w:tc>
          <w:tcPr>
            <w:tcW w:w="562" w:type="dxa"/>
          </w:tcPr>
          <w:p w14:paraId="2E5143FD" w14:textId="77777777" w:rsidR="00B26DE8" w:rsidRPr="007C7C7F" w:rsidRDefault="00B26DE8" w:rsidP="005E7580">
            <w:pPr>
              <w:pStyle w:val="NoSpacing"/>
            </w:pPr>
            <w:r>
              <w:rPr>
                <w:rFonts w:cstheme="minorHAnsi"/>
              </w:rPr>
              <w:t>1</w:t>
            </w:r>
          </w:p>
        </w:tc>
        <w:tc>
          <w:tcPr>
            <w:tcW w:w="2248" w:type="dxa"/>
          </w:tcPr>
          <w:p w14:paraId="7EAA0EE8" w14:textId="621E7A4D" w:rsidR="00B26DE8" w:rsidRPr="00CE0D19" w:rsidRDefault="00D84D50" w:rsidP="005E7580">
            <w:pPr>
              <w:pStyle w:val="NoSpacing"/>
              <w:jc w:val="left"/>
            </w:pPr>
            <w:commentRangeStart w:id="1594"/>
            <w:commentRangeStart w:id="1595"/>
            <w:r>
              <w:rPr>
                <w:rFonts w:cstheme="minorHAnsi"/>
              </w:rPr>
              <w:t>Override</w:t>
            </w:r>
            <w:commentRangeEnd w:id="1594"/>
            <w:r w:rsidR="000C22F0">
              <w:rPr>
                <w:rStyle w:val="CommentReference"/>
              </w:rPr>
              <w:commentReference w:id="1594"/>
            </w:r>
            <w:commentRangeEnd w:id="1595"/>
            <w:r w:rsidR="00DA38F4">
              <w:rPr>
                <w:rStyle w:val="CommentReference"/>
              </w:rPr>
              <w:commentReference w:id="1595"/>
            </w:r>
          </w:p>
        </w:tc>
        <w:tc>
          <w:tcPr>
            <w:tcW w:w="1701" w:type="dxa"/>
          </w:tcPr>
          <w:p w14:paraId="5D0ADDDB" w14:textId="668D7CE1" w:rsidR="00B26DE8" w:rsidRPr="00901608" w:rsidRDefault="00D84D50" w:rsidP="005E7580">
            <w:pPr>
              <w:pStyle w:val="NoSpacing"/>
            </w:pPr>
            <w:r>
              <w:rPr>
                <w:rFonts w:cstheme="minorHAnsi"/>
              </w:rPr>
              <w:t>Primary</w:t>
            </w:r>
            <w:r w:rsidR="00B26DE8">
              <w:rPr>
                <w:rFonts w:cstheme="minorHAnsi"/>
              </w:rPr>
              <w:t xml:space="preserve"> button</w:t>
            </w:r>
          </w:p>
        </w:tc>
        <w:tc>
          <w:tcPr>
            <w:tcW w:w="2147" w:type="dxa"/>
          </w:tcPr>
          <w:p w14:paraId="04EDF2E7" w14:textId="77777777" w:rsidR="00B26DE8" w:rsidRPr="00901608" w:rsidRDefault="00B26DE8" w:rsidP="005E7580">
            <w:pPr>
              <w:pStyle w:val="NoSpacing"/>
            </w:pPr>
          </w:p>
        </w:tc>
        <w:tc>
          <w:tcPr>
            <w:tcW w:w="3685" w:type="dxa"/>
          </w:tcPr>
          <w:p w14:paraId="378C4150" w14:textId="6B075BBC" w:rsidR="00B26DE8" w:rsidRPr="00901608" w:rsidRDefault="00B26DE8" w:rsidP="005E7580">
            <w:pPr>
              <w:pStyle w:val="NoSpacing"/>
            </w:pPr>
            <w:r>
              <w:t xml:space="preserve">Opens the </w:t>
            </w:r>
            <w:r w:rsidR="00D84D50">
              <w:t>confirmation prompt</w:t>
            </w:r>
            <w:r>
              <w:t>.</w:t>
            </w:r>
          </w:p>
        </w:tc>
      </w:tr>
    </w:tbl>
    <w:p w14:paraId="4BDE6D89" w14:textId="6F6ABC34" w:rsidR="00B26DE8" w:rsidRPr="00474AFC" w:rsidRDefault="00B26DE8" w:rsidP="00B26DE8">
      <w:pPr>
        <w:pStyle w:val="Caption"/>
      </w:pPr>
      <w:r>
        <w:t xml:space="preserve">Table </w:t>
      </w:r>
      <w:r>
        <w:fldChar w:fldCharType="begin"/>
      </w:r>
      <w:r>
        <w:instrText xml:space="preserve"> SEQ Table \* ARABIC </w:instrText>
      </w:r>
      <w:r>
        <w:fldChar w:fldCharType="separate"/>
      </w:r>
      <w:r w:rsidR="008F7ED1">
        <w:rPr>
          <w:noProof/>
        </w:rPr>
        <w:t>24</w:t>
      </w:r>
      <w:r>
        <w:fldChar w:fldCharType="end"/>
      </w:r>
      <w:r>
        <w:t xml:space="preserve">: </w:t>
      </w:r>
      <w:r w:rsidR="00D84D50">
        <w:t>Action Button Row</w:t>
      </w:r>
      <w:r>
        <w:t xml:space="preserve"> Screen Elements</w:t>
      </w:r>
    </w:p>
    <w:p w14:paraId="2F1D0C98" w14:textId="59511576" w:rsidR="00B26DE8" w:rsidRDefault="007133F0" w:rsidP="00B26DE8">
      <w:pPr>
        <w:pStyle w:val="Heading3"/>
      </w:pPr>
      <w:bookmarkStart w:id="1596" w:name="_Toc218068775"/>
      <w:r>
        <w:t>Confirmation Prompt</w:t>
      </w:r>
      <w:bookmarkEnd w:id="1596"/>
    </w:p>
    <w:p w14:paraId="0878E54F" w14:textId="77777777" w:rsidR="00B26DE8" w:rsidRDefault="00B26DE8" w:rsidP="00B26DE8">
      <w:pPr>
        <w:pStyle w:val="Heading4"/>
      </w:pPr>
      <w:r>
        <w:t>Wireframe</w:t>
      </w:r>
    </w:p>
    <w:p w14:paraId="5BA7314F" w14:textId="4B9F0CF8" w:rsidR="00B26DE8" w:rsidRDefault="007133F0" w:rsidP="00B26DE8">
      <w:pPr>
        <w:jc w:val="center"/>
        <w:rPr>
          <w:rFonts w:cstheme="minorHAnsi"/>
          <w:noProof/>
        </w:rPr>
      </w:pPr>
      <w:r w:rsidRPr="00D93F52">
        <w:rPr>
          <w:iCs/>
          <w:noProof/>
        </w:rPr>
        <w:drawing>
          <wp:inline distT="0" distB="0" distL="0" distR="0" wp14:anchorId="2FC16554" wp14:editId="6A28CCA6">
            <wp:extent cx="2851842" cy="884110"/>
            <wp:effectExtent l="0" t="0" r="5715" b="0"/>
            <wp:docPr id="157325505" name="Picture 15732550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5505" name="Picture 1" descr="A screenshot of a computer&#10;&#10;AI-generated content may be incorrect."/>
                    <pic:cNvPicPr/>
                  </pic:nvPicPr>
                  <pic:blipFill>
                    <a:blip r:embed="rId77"/>
                    <a:stretch>
                      <a:fillRect/>
                    </a:stretch>
                  </pic:blipFill>
                  <pic:spPr>
                    <a:xfrm>
                      <a:off x="0" y="0"/>
                      <a:ext cx="2865973" cy="888491"/>
                    </a:xfrm>
                    <a:prstGeom prst="rect">
                      <a:avLst/>
                    </a:prstGeom>
                  </pic:spPr>
                </pic:pic>
              </a:graphicData>
            </a:graphic>
          </wp:inline>
        </w:drawing>
      </w:r>
    </w:p>
    <w:p w14:paraId="152140FA" w14:textId="339B64FF" w:rsidR="00B26DE8" w:rsidRPr="00AC0961" w:rsidRDefault="00B26DE8" w:rsidP="00B26DE8">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ins w:id="1597" w:author="Eugene CHEONG from.TOPPAN (MAS)" w:date="2025-12-31T09:55:00Z" w16du:dateUtc="2025-12-31T01:55:00Z">
        <w:r w:rsidR="008F7ED1">
          <w:rPr>
            <w:noProof/>
          </w:rPr>
          <w:t>19</w:t>
        </w:r>
      </w:ins>
      <w:del w:id="1598" w:author="Eugene CHEONG from.TOPPAN (MAS)" w:date="2025-12-31T09:55:00Z" w16du:dateUtc="2025-12-31T01:55:00Z">
        <w:r w:rsidR="00737C4A" w:rsidDel="008F7ED1">
          <w:rPr>
            <w:noProof/>
          </w:rPr>
          <w:delText>18</w:delText>
        </w:r>
      </w:del>
      <w:r w:rsidRPr="00411560">
        <w:fldChar w:fldCharType="end"/>
      </w:r>
      <w:r>
        <w:t>:</w:t>
      </w:r>
      <w:r w:rsidRPr="00411560">
        <w:t xml:space="preserve"> </w:t>
      </w:r>
      <w:r w:rsidR="007133F0">
        <w:t>Confirmation Prompt</w:t>
      </w:r>
      <w:r>
        <w:t xml:space="preserve"> Modal</w:t>
      </w:r>
    </w:p>
    <w:p w14:paraId="37C6668D" w14:textId="77777777" w:rsidR="00B26DE8" w:rsidRDefault="00B26DE8" w:rsidP="00B26DE8">
      <w:pPr>
        <w:pStyle w:val="Heading4"/>
      </w:pPr>
      <w:r>
        <w:t>Screen Elements</w:t>
      </w:r>
    </w:p>
    <w:tbl>
      <w:tblPr>
        <w:tblStyle w:val="TableGrid"/>
        <w:tblW w:w="0" w:type="auto"/>
        <w:tblLook w:val="04A0" w:firstRow="1" w:lastRow="0" w:firstColumn="1" w:lastColumn="0" w:noHBand="0" w:noVBand="1"/>
      </w:tblPr>
      <w:tblGrid>
        <w:gridCol w:w="561"/>
        <w:gridCol w:w="4091"/>
        <w:gridCol w:w="1520"/>
        <w:gridCol w:w="1759"/>
        <w:gridCol w:w="2859"/>
      </w:tblGrid>
      <w:tr w:rsidR="00B26DE8" w:rsidRPr="007C7C7F" w14:paraId="3F3AFD60" w14:textId="77777777" w:rsidTr="005E7580">
        <w:tc>
          <w:tcPr>
            <w:tcW w:w="562" w:type="dxa"/>
            <w:shd w:val="clear" w:color="auto" w:fill="E7E6E6" w:themeFill="background2"/>
          </w:tcPr>
          <w:p w14:paraId="5158FDBF" w14:textId="77777777" w:rsidR="00B26DE8" w:rsidRPr="007D7B67" w:rsidRDefault="00B26DE8" w:rsidP="005E7580">
            <w:pPr>
              <w:pStyle w:val="NoSpacing"/>
              <w:jc w:val="center"/>
              <w:rPr>
                <w:b/>
                <w:bCs/>
              </w:rPr>
            </w:pPr>
            <w:r w:rsidRPr="007D7B67">
              <w:rPr>
                <w:rFonts w:cstheme="minorHAnsi"/>
                <w:b/>
                <w:bCs/>
              </w:rPr>
              <w:t>S/N</w:t>
            </w:r>
          </w:p>
        </w:tc>
        <w:tc>
          <w:tcPr>
            <w:tcW w:w="2248" w:type="dxa"/>
            <w:shd w:val="clear" w:color="auto" w:fill="E7E6E6" w:themeFill="background2"/>
          </w:tcPr>
          <w:p w14:paraId="5E0B7003" w14:textId="77777777" w:rsidR="00B26DE8" w:rsidRPr="007D7B67" w:rsidRDefault="00B26DE8" w:rsidP="005E7580">
            <w:pPr>
              <w:pStyle w:val="NoSpacing"/>
              <w:jc w:val="center"/>
              <w:rPr>
                <w:b/>
                <w:bCs/>
              </w:rPr>
            </w:pPr>
            <w:r w:rsidRPr="007D7B67">
              <w:rPr>
                <w:rFonts w:cstheme="minorHAnsi"/>
                <w:b/>
                <w:bCs/>
              </w:rPr>
              <w:t>Name</w:t>
            </w:r>
          </w:p>
        </w:tc>
        <w:tc>
          <w:tcPr>
            <w:tcW w:w="1701" w:type="dxa"/>
            <w:shd w:val="clear" w:color="auto" w:fill="E7E6E6" w:themeFill="background2"/>
          </w:tcPr>
          <w:p w14:paraId="77D504F1" w14:textId="77777777" w:rsidR="00B26DE8" w:rsidRPr="007D7B67" w:rsidRDefault="00B26DE8" w:rsidP="005E7580">
            <w:pPr>
              <w:pStyle w:val="TableHeading"/>
              <w:jc w:val="center"/>
              <w:rPr>
                <w:rFonts w:asciiTheme="minorHAnsi" w:hAnsiTheme="minorHAnsi" w:cstheme="minorHAnsi"/>
                <w:bCs/>
              </w:rPr>
            </w:pPr>
            <w:r w:rsidRPr="007D7B67">
              <w:rPr>
                <w:rFonts w:asciiTheme="minorHAnsi" w:hAnsiTheme="minorHAnsi" w:cstheme="minorHAnsi"/>
                <w:bCs/>
              </w:rPr>
              <w:t>Type</w:t>
            </w:r>
          </w:p>
          <w:p w14:paraId="422B9A4C" w14:textId="77777777" w:rsidR="00B26DE8" w:rsidRPr="007D7B67" w:rsidRDefault="00B26DE8" w:rsidP="005E7580">
            <w:pPr>
              <w:pStyle w:val="NoSpacing"/>
              <w:jc w:val="center"/>
              <w:rPr>
                <w:b/>
                <w:bCs/>
              </w:rPr>
            </w:pPr>
            <w:r w:rsidRPr="007D7B67">
              <w:rPr>
                <w:rFonts w:cstheme="minorHAnsi"/>
                <w:b/>
                <w:bCs/>
              </w:rPr>
              <w:t>(Max Length)</w:t>
            </w:r>
          </w:p>
        </w:tc>
        <w:tc>
          <w:tcPr>
            <w:tcW w:w="2147" w:type="dxa"/>
            <w:shd w:val="clear" w:color="auto" w:fill="E7E6E6" w:themeFill="background2"/>
          </w:tcPr>
          <w:p w14:paraId="1DCB1C1F" w14:textId="77777777" w:rsidR="00B26DE8" w:rsidRPr="007D7B67" w:rsidRDefault="00B26DE8" w:rsidP="005E7580">
            <w:pPr>
              <w:pStyle w:val="NoSpacing"/>
              <w:jc w:val="center"/>
              <w:rPr>
                <w:b/>
                <w:bCs/>
              </w:rPr>
            </w:pPr>
            <w:r w:rsidRPr="007D7B67">
              <w:rPr>
                <w:rFonts w:cstheme="minorHAnsi"/>
                <w:b/>
                <w:bCs/>
              </w:rPr>
              <w:t>Validation Rules</w:t>
            </w:r>
          </w:p>
        </w:tc>
        <w:tc>
          <w:tcPr>
            <w:tcW w:w="3685" w:type="dxa"/>
            <w:shd w:val="clear" w:color="auto" w:fill="E7E6E6" w:themeFill="background2"/>
          </w:tcPr>
          <w:p w14:paraId="140281D1" w14:textId="77777777" w:rsidR="00B26DE8" w:rsidRPr="007D7B67" w:rsidRDefault="00B26DE8" w:rsidP="005E7580">
            <w:pPr>
              <w:pStyle w:val="NoSpacing"/>
              <w:jc w:val="center"/>
              <w:rPr>
                <w:rFonts w:cstheme="minorHAnsi"/>
                <w:b/>
                <w:bCs/>
              </w:rPr>
            </w:pPr>
            <w:r>
              <w:rPr>
                <w:rFonts w:cstheme="minorHAnsi"/>
                <w:b/>
                <w:bCs/>
              </w:rPr>
              <w:t>Remarks</w:t>
            </w:r>
          </w:p>
        </w:tc>
      </w:tr>
      <w:tr w:rsidR="00B26DE8" w:rsidRPr="007C7C7F" w14:paraId="79380C0E" w14:textId="77777777" w:rsidTr="005E7580">
        <w:tc>
          <w:tcPr>
            <w:tcW w:w="562" w:type="dxa"/>
          </w:tcPr>
          <w:p w14:paraId="55172C88" w14:textId="77777777" w:rsidR="00B26DE8" w:rsidRPr="007C7C7F" w:rsidRDefault="00B26DE8" w:rsidP="005E7580">
            <w:pPr>
              <w:pStyle w:val="NoSpacing"/>
            </w:pPr>
            <w:r>
              <w:rPr>
                <w:rFonts w:cstheme="minorHAnsi"/>
              </w:rPr>
              <w:t>1</w:t>
            </w:r>
          </w:p>
        </w:tc>
        <w:tc>
          <w:tcPr>
            <w:tcW w:w="2248" w:type="dxa"/>
          </w:tcPr>
          <w:p w14:paraId="75144361" w14:textId="747CA340" w:rsidR="00B26DE8" w:rsidRPr="00CE0D19" w:rsidRDefault="007133F0" w:rsidP="005E7580">
            <w:pPr>
              <w:pStyle w:val="NoSpacing"/>
              <w:jc w:val="left"/>
            </w:pPr>
            <w:r>
              <w:rPr>
                <w:rFonts w:cstheme="minorHAnsi"/>
              </w:rPr>
              <w:t>Confirm override</w:t>
            </w:r>
          </w:p>
        </w:tc>
        <w:tc>
          <w:tcPr>
            <w:tcW w:w="1701" w:type="dxa"/>
          </w:tcPr>
          <w:p w14:paraId="2569E89C" w14:textId="77777777" w:rsidR="00B26DE8" w:rsidRPr="00901608" w:rsidRDefault="00B26DE8" w:rsidP="005E7580">
            <w:pPr>
              <w:pStyle w:val="NoSpacing"/>
            </w:pPr>
            <w:r w:rsidRPr="002923FD">
              <w:rPr>
                <w:rFonts w:cstheme="minorHAnsi"/>
              </w:rPr>
              <w:t>Modal Title</w:t>
            </w:r>
          </w:p>
        </w:tc>
        <w:tc>
          <w:tcPr>
            <w:tcW w:w="2147" w:type="dxa"/>
          </w:tcPr>
          <w:p w14:paraId="6B0D72A0" w14:textId="77777777" w:rsidR="00B26DE8" w:rsidRPr="00901608" w:rsidRDefault="00B26DE8" w:rsidP="005E7580">
            <w:pPr>
              <w:pStyle w:val="NoSpacing"/>
            </w:pPr>
          </w:p>
        </w:tc>
        <w:tc>
          <w:tcPr>
            <w:tcW w:w="3685" w:type="dxa"/>
          </w:tcPr>
          <w:p w14:paraId="7DF348AD" w14:textId="77777777" w:rsidR="00B26DE8" w:rsidRPr="00901608" w:rsidRDefault="00B26DE8" w:rsidP="005E7580">
            <w:pPr>
              <w:pStyle w:val="NoSpacing"/>
            </w:pPr>
          </w:p>
        </w:tc>
      </w:tr>
      <w:tr w:rsidR="007133F0" w:rsidRPr="007C7C7F" w14:paraId="24C56D9A" w14:textId="77777777" w:rsidTr="005E7580">
        <w:tc>
          <w:tcPr>
            <w:tcW w:w="562" w:type="dxa"/>
          </w:tcPr>
          <w:p w14:paraId="77929A07" w14:textId="450A6751" w:rsidR="007133F0" w:rsidRDefault="007133F0" w:rsidP="005E7580">
            <w:pPr>
              <w:pStyle w:val="NoSpacing"/>
              <w:rPr>
                <w:rFonts w:cstheme="minorHAnsi"/>
              </w:rPr>
            </w:pPr>
            <w:r>
              <w:rPr>
                <w:rFonts w:cstheme="minorHAnsi"/>
              </w:rPr>
              <w:t>2</w:t>
            </w:r>
          </w:p>
        </w:tc>
        <w:tc>
          <w:tcPr>
            <w:tcW w:w="2248" w:type="dxa"/>
          </w:tcPr>
          <w:p w14:paraId="6F86CFF7" w14:textId="77777777" w:rsidR="007133F0" w:rsidRDefault="007133F0" w:rsidP="005E7580">
            <w:pPr>
              <w:pStyle w:val="NoSpacing"/>
              <w:jc w:val="left"/>
              <w:rPr>
                <w:rFonts w:cstheme="minorHAnsi"/>
              </w:rPr>
            </w:pPr>
            <w:r>
              <w:rPr>
                <w:rFonts w:cstheme="minorHAnsi"/>
              </w:rPr>
              <w:t>Please confirm that you wish to override the details of this announcement with the information from MEPS+.</w:t>
            </w:r>
          </w:p>
          <w:p w14:paraId="245A8BC9" w14:textId="77777777" w:rsidR="002E5DF0" w:rsidRDefault="002E5DF0" w:rsidP="005E7580">
            <w:pPr>
              <w:pStyle w:val="NoSpacing"/>
              <w:jc w:val="left"/>
              <w:rPr>
                <w:rFonts w:cstheme="minorHAnsi"/>
              </w:rPr>
            </w:pPr>
          </w:p>
          <w:p w14:paraId="4E2BFB73" w14:textId="0D87CE0E" w:rsidR="007133F0" w:rsidRDefault="002E5DF0" w:rsidP="005E7580">
            <w:pPr>
              <w:pStyle w:val="NoSpacing"/>
              <w:jc w:val="left"/>
              <w:rPr>
                <w:rFonts w:cstheme="minorHAnsi"/>
              </w:rPr>
            </w:pPr>
            <w:commentRangeStart w:id="1599"/>
            <w:commentRangeStart w:id="1600"/>
            <w:commentRangeStart w:id="1601"/>
            <w:commentRangeStart w:id="1602"/>
            <w:r>
              <w:rPr>
                <w:rFonts w:cstheme="minorHAnsi"/>
                <w:b/>
                <w:bCs/>
              </w:rPr>
              <w:t xml:space="preserve">Note: </w:t>
            </w:r>
            <w:r w:rsidR="00BC4D2D">
              <w:rPr>
                <w:rFonts w:cstheme="minorHAnsi"/>
                <w:b/>
                <w:bCs/>
              </w:rPr>
              <w:t xml:space="preserve">Any changes will not be reflected in the </w:t>
            </w:r>
            <w:r>
              <w:rPr>
                <w:rFonts w:cstheme="minorHAnsi"/>
                <w:b/>
                <w:bCs/>
              </w:rPr>
              <w:t>issuance calendar</w:t>
            </w:r>
            <w:r w:rsidR="00BC4D2D">
              <w:rPr>
                <w:rFonts w:cstheme="minorHAnsi"/>
                <w:b/>
                <w:bCs/>
              </w:rPr>
              <w:t>.</w:t>
            </w:r>
            <w:r>
              <w:rPr>
                <w:rFonts w:cstheme="minorHAnsi"/>
                <w:b/>
                <w:bCs/>
              </w:rPr>
              <w:t xml:space="preserve"> If necessary, please update the calendar separately.</w:t>
            </w:r>
            <w:commentRangeEnd w:id="1599"/>
            <w:r w:rsidR="00BC4D2D">
              <w:rPr>
                <w:rStyle w:val="CommentReference"/>
              </w:rPr>
              <w:commentReference w:id="1599"/>
            </w:r>
            <w:commentRangeEnd w:id="1600"/>
            <w:r w:rsidR="00BC4D2D">
              <w:rPr>
                <w:rStyle w:val="CommentReference"/>
              </w:rPr>
              <w:commentReference w:id="1600"/>
            </w:r>
            <w:commentRangeEnd w:id="1601"/>
            <w:r w:rsidR="00DA38F4">
              <w:rPr>
                <w:rStyle w:val="CommentReference"/>
              </w:rPr>
              <w:commentReference w:id="1601"/>
            </w:r>
            <w:commentRangeEnd w:id="1602"/>
            <w:r w:rsidR="00287023">
              <w:rPr>
                <w:rStyle w:val="CommentReference"/>
              </w:rPr>
              <w:commentReference w:id="1602"/>
            </w:r>
          </w:p>
        </w:tc>
        <w:tc>
          <w:tcPr>
            <w:tcW w:w="1701" w:type="dxa"/>
          </w:tcPr>
          <w:p w14:paraId="085A3CD4" w14:textId="1F5DD99E" w:rsidR="007133F0" w:rsidRPr="002923FD" w:rsidRDefault="007133F0" w:rsidP="005E7580">
            <w:pPr>
              <w:pStyle w:val="NoSpacing"/>
              <w:rPr>
                <w:rFonts w:cstheme="minorHAnsi"/>
              </w:rPr>
            </w:pPr>
            <w:r>
              <w:rPr>
                <w:rFonts w:cstheme="minorHAnsi"/>
              </w:rPr>
              <w:t>Modal Description</w:t>
            </w:r>
          </w:p>
        </w:tc>
        <w:tc>
          <w:tcPr>
            <w:tcW w:w="2147" w:type="dxa"/>
          </w:tcPr>
          <w:p w14:paraId="08DC4086" w14:textId="77777777" w:rsidR="007133F0" w:rsidRPr="00901608" w:rsidRDefault="007133F0" w:rsidP="005E7580">
            <w:pPr>
              <w:pStyle w:val="NoSpacing"/>
            </w:pPr>
          </w:p>
        </w:tc>
        <w:tc>
          <w:tcPr>
            <w:tcW w:w="3685" w:type="dxa"/>
          </w:tcPr>
          <w:p w14:paraId="04A40E4E" w14:textId="77777777" w:rsidR="007133F0" w:rsidRPr="00901608" w:rsidRDefault="007133F0" w:rsidP="005E7580">
            <w:pPr>
              <w:pStyle w:val="NoSpacing"/>
            </w:pPr>
          </w:p>
        </w:tc>
      </w:tr>
      <w:tr w:rsidR="00B26DE8" w:rsidRPr="007C7C7F" w14:paraId="0396F1EC" w14:textId="77777777" w:rsidTr="005E7580">
        <w:tc>
          <w:tcPr>
            <w:tcW w:w="562" w:type="dxa"/>
          </w:tcPr>
          <w:p w14:paraId="763374FC" w14:textId="620C0B9C" w:rsidR="00B26DE8" w:rsidRDefault="007133F0" w:rsidP="005E7580">
            <w:pPr>
              <w:pStyle w:val="NoSpacing"/>
              <w:rPr>
                <w:rFonts w:cstheme="minorHAnsi"/>
              </w:rPr>
            </w:pPr>
            <w:r>
              <w:rPr>
                <w:rFonts w:cstheme="minorHAnsi"/>
              </w:rPr>
              <w:t>3</w:t>
            </w:r>
          </w:p>
        </w:tc>
        <w:tc>
          <w:tcPr>
            <w:tcW w:w="2248" w:type="dxa"/>
          </w:tcPr>
          <w:p w14:paraId="2F1BEA26" w14:textId="65C7FFD4" w:rsidR="00B26DE8" w:rsidRPr="007133F0" w:rsidRDefault="007133F0" w:rsidP="005E7580">
            <w:pPr>
              <w:pStyle w:val="NoSpacing"/>
              <w:jc w:val="left"/>
              <w:rPr>
                <w:rFonts w:cstheme="minorHAnsi"/>
              </w:rPr>
            </w:pPr>
            <w:r>
              <w:rPr>
                <w:rFonts w:cstheme="minorHAnsi"/>
              </w:rPr>
              <w:t>Confirm</w:t>
            </w:r>
          </w:p>
        </w:tc>
        <w:tc>
          <w:tcPr>
            <w:tcW w:w="1701" w:type="dxa"/>
          </w:tcPr>
          <w:p w14:paraId="5CF27E5B" w14:textId="47473A53" w:rsidR="00B26DE8" w:rsidRDefault="007133F0" w:rsidP="005E7580">
            <w:pPr>
              <w:pStyle w:val="NoSpacing"/>
              <w:rPr>
                <w:rFonts w:cstheme="minorHAnsi"/>
              </w:rPr>
            </w:pPr>
            <w:r>
              <w:rPr>
                <w:rFonts w:cstheme="minorHAnsi"/>
              </w:rPr>
              <w:t>Primary button</w:t>
            </w:r>
          </w:p>
        </w:tc>
        <w:tc>
          <w:tcPr>
            <w:tcW w:w="2147" w:type="dxa"/>
          </w:tcPr>
          <w:p w14:paraId="5DE65EFF" w14:textId="77777777" w:rsidR="00B26DE8" w:rsidRPr="00901608" w:rsidRDefault="00B26DE8" w:rsidP="005E7580">
            <w:pPr>
              <w:pStyle w:val="NoSpacing"/>
            </w:pPr>
          </w:p>
        </w:tc>
        <w:tc>
          <w:tcPr>
            <w:tcW w:w="3685" w:type="dxa"/>
          </w:tcPr>
          <w:p w14:paraId="504BB621" w14:textId="470F6B48" w:rsidR="00B26DE8" w:rsidRDefault="007133F0" w:rsidP="005E7580">
            <w:pPr>
              <w:pStyle w:val="NoSpacing"/>
            </w:pPr>
            <w:r>
              <w:rPr>
                <w:rFonts w:cstheme="minorHAnsi"/>
              </w:rPr>
              <w:t xml:space="preserve">Overrides the announcement details with the information from MEPS+. Refer to </w:t>
            </w:r>
            <w:r w:rsidR="00955A15">
              <w:rPr>
                <w:rFonts w:cstheme="minorHAnsi"/>
              </w:rPr>
              <w:fldChar w:fldCharType="begin"/>
            </w:r>
            <w:r w:rsidR="00955A15">
              <w:rPr>
                <w:rFonts w:cstheme="minorHAnsi"/>
              </w:rPr>
              <w:instrText xml:space="preserve"> REF _Ref215743320 \r \h </w:instrText>
            </w:r>
            <w:r w:rsidR="00955A15">
              <w:rPr>
                <w:rFonts w:cstheme="minorHAnsi"/>
              </w:rPr>
            </w:r>
            <w:r w:rsidR="00955A15">
              <w:rPr>
                <w:rFonts w:cstheme="minorHAnsi"/>
              </w:rPr>
              <w:fldChar w:fldCharType="separate"/>
            </w:r>
            <w:r w:rsidR="008F7ED1">
              <w:rPr>
                <w:rFonts w:cstheme="minorHAnsi"/>
              </w:rPr>
              <w:t>2.12.4</w:t>
            </w:r>
            <w:r w:rsidR="00955A15">
              <w:rPr>
                <w:rFonts w:cstheme="minorHAnsi"/>
              </w:rPr>
              <w:fldChar w:fldCharType="end"/>
            </w:r>
            <w:r w:rsidR="00955A15">
              <w:rPr>
                <w:rFonts w:cstheme="minorHAnsi"/>
              </w:rPr>
              <w:t xml:space="preserve"> </w:t>
            </w:r>
            <w:r w:rsidR="00955A15">
              <w:rPr>
                <w:rFonts w:cstheme="minorHAnsi"/>
              </w:rPr>
              <w:fldChar w:fldCharType="begin"/>
            </w:r>
            <w:r w:rsidR="00955A15">
              <w:rPr>
                <w:rFonts w:cstheme="minorHAnsi"/>
              </w:rPr>
              <w:instrText xml:space="preserve"> REF _Ref215743320 \h </w:instrText>
            </w:r>
            <w:r w:rsidR="00955A15">
              <w:rPr>
                <w:rFonts w:cstheme="minorHAnsi"/>
              </w:rPr>
            </w:r>
            <w:r w:rsidR="00955A15">
              <w:rPr>
                <w:rFonts w:cstheme="minorHAnsi"/>
              </w:rPr>
              <w:fldChar w:fldCharType="separate"/>
            </w:r>
            <w:r w:rsidR="008F7ED1">
              <w:t>Post Conditions</w:t>
            </w:r>
            <w:r w:rsidR="00955A15">
              <w:rPr>
                <w:rFonts w:cstheme="minorHAnsi"/>
              </w:rPr>
              <w:fldChar w:fldCharType="end"/>
            </w:r>
            <w:r w:rsidR="00955A15">
              <w:rPr>
                <w:rFonts w:cstheme="minorHAnsi"/>
              </w:rPr>
              <w:t>.</w:t>
            </w:r>
          </w:p>
        </w:tc>
      </w:tr>
    </w:tbl>
    <w:p w14:paraId="50CBADB8" w14:textId="31A5E575" w:rsidR="00B26DE8" w:rsidRPr="00AF42C2" w:rsidRDefault="00B26DE8" w:rsidP="00B26DE8">
      <w:pPr>
        <w:pStyle w:val="Caption"/>
        <w:rPr>
          <w:lang w:val="en-US"/>
        </w:rPr>
      </w:pPr>
      <w:r>
        <w:t xml:space="preserve">Table </w:t>
      </w:r>
      <w:r>
        <w:fldChar w:fldCharType="begin"/>
      </w:r>
      <w:r>
        <w:instrText xml:space="preserve"> SEQ Table \* ARABIC </w:instrText>
      </w:r>
      <w:r>
        <w:fldChar w:fldCharType="separate"/>
      </w:r>
      <w:r w:rsidR="008F7ED1">
        <w:rPr>
          <w:noProof/>
        </w:rPr>
        <w:t>25</w:t>
      </w:r>
      <w:r>
        <w:fldChar w:fldCharType="end"/>
      </w:r>
      <w:r>
        <w:t xml:space="preserve">: </w:t>
      </w:r>
      <w:r w:rsidR="007133F0">
        <w:t>Confirmation Prompt</w:t>
      </w:r>
      <w:r>
        <w:t xml:space="preserve"> Screen Elements</w:t>
      </w:r>
    </w:p>
    <w:p w14:paraId="7FE90CBA" w14:textId="77777777" w:rsidR="00AF42C2" w:rsidRPr="00AF42C2" w:rsidRDefault="00AF42C2" w:rsidP="00AF42C2">
      <w:pPr>
        <w:rPr>
          <w:lang w:val="en-US"/>
        </w:rPr>
      </w:pPr>
    </w:p>
    <w:p w14:paraId="7832097B" w14:textId="77777777" w:rsidR="00AF42C2" w:rsidRDefault="00AF42C2" w:rsidP="00AF42C2">
      <w:pPr>
        <w:pStyle w:val="Heading2"/>
      </w:pPr>
      <w:bookmarkStart w:id="1603" w:name="_Ref218010058"/>
      <w:bookmarkStart w:id="1604" w:name="_Ref218010060"/>
      <w:bookmarkStart w:id="1605" w:name="_Toc218068776"/>
      <w:r>
        <w:t>Preview PDF</w:t>
      </w:r>
      <w:bookmarkEnd w:id="1603"/>
      <w:bookmarkEnd w:id="1604"/>
      <w:bookmarkEnd w:id="1605"/>
    </w:p>
    <w:p w14:paraId="2FBDD30E" w14:textId="77777777" w:rsidR="00AF42C2" w:rsidRPr="00D50758" w:rsidRDefault="00AF42C2" w:rsidP="00AF42C2">
      <w:pPr>
        <w:pStyle w:val="Heading3"/>
      </w:pPr>
      <w:bookmarkStart w:id="1606" w:name="_Toc218068777"/>
      <w:r>
        <w:t>Description</w:t>
      </w:r>
      <w:bookmarkEnd w:id="1606"/>
    </w:p>
    <w:p w14:paraId="205689BE" w14:textId="2BD69724" w:rsidR="00AF42C2" w:rsidRDefault="00AF42C2" w:rsidP="00AF42C2">
      <w:r w:rsidRPr="00AF42C2">
        <w:t xml:space="preserve">This use case enables Viewers, </w:t>
      </w:r>
      <w:r w:rsidR="004673FF" w:rsidRPr="00AF42C2">
        <w:t>Makers,</w:t>
      </w:r>
      <w:r w:rsidRPr="00AF42C2">
        <w:t xml:space="preserve"> and Checkers to </w:t>
      </w:r>
      <w:commentRangeStart w:id="1607"/>
      <w:commentRangeStart w:id="1608"/>
      <w:r w:rsidRPr="00AF42C2">
        <w:t>preview</w:t>
      </w:r>
      <w:ins w:id="1609" w:author="Han Xie CHAI (MAS)" w:date="2026-01-12T14:04:00Z" w16du:dateUtc="2026-01-12T06:04:00Z">
        <w:r w:rsidRPr="00AF42C2">
          <w:t xml:space="preserve"> </w:t>
        </w:r>
        <w:commentRangeEnd w:id="1607"/>
        <w:r w:rsidR="002C640E">
          <w:t>and download</w:t>
        </w:r>
      </w:ins>
      <w:r w:rsidRPr="00AF42C2">
        <w:t xml:space="preserve"> </w:t>
      </w:r>
      <w:r w:rsidR="009A3278">
        <w:rPr>
          <w:rStyle w:val="CommentReference"/>
        </w:rPr>
        <w:commentReference w:id="1607"/>
      </w:r>
      <w:commentRangeEnd w:id="1608"/>
      <w:r w:rsidR="00AF4FC4">
        <w:rPr>
          <w:rStyle w:val="CommentReference"/>
        </w:rPr>
        <w:commentReference w:id="1608"/>
      </w:r>
      <w:r w:rsidRPr="00AF42C2">
        <w:t xml:space="preserve">the announcement PDF to visualise the file that </w:t>
      </w:r>
      <w:r w:rsidR="00CC4003">
        <w:t>is</w:t>
      </w:r>
      <w:r w:rsidRPr="00AF42C2">
        <w:t xml:space="preserve"> generated based on the existing announcement data stored in OMEGA</w:t>
      </w:r>
      <w:r w:rsidRPr="00AC0961">
        <w:t>.</w:t>
      </w:r>
    </w:p>
    <w:p w14:paraId="32EF06B4" w14:textId="77777777" w:rsidR="00AF42C2" w:rsidRDefault="00AF42C2" w:rsidP="00AF42C2">
      <w:pPr>
        <w:pStyle w:val="Heading3"/>
      </w:pPr>
      <w:bookmarkStart w:id="1610" w:name="_Toc218068778"/>
      <w:r>
        <w:t>Preconditions</w:t>
      </w:r>
      <w:bookmarkEnd w:id="1610"/>
    </w:p>
    <w:p w14:paraId="16E10893" w14:textId="77777777" w:rsidR="00AF42C2" w:rsidRDefault="00AF42C2" w:rsidP="00AF42C2">
      <w:pPr>
        <w:pStyle w:val="ListParagraph"/>
      </w:pPr>
      <w:r>
        <w:t>User logs in to the Intranet Portal.</w:t>
      </w:r>
    </w:p>
    <w:p w14:paraId="5212B96E" w14:textId="77777777" w:rsidR="00AF42C2" w:rsidRDefault="00AF42C2" w:rsidP="00AF42C2">
      <w:pPr>
        <w:pStyle w:val="ListParagraph"/>
      </w:pPr>
      <w:r>
        <w:t>User accesses the Announcement Details Page.</w:t>
      </w:r>
    </w:p>
    <w:p w14:paraId="33609C7C" w14:textId="61BD8D8C" w:rsidR="00AF42C2" w:rsidRDefault="00AF42C2" w:rsidP="00AF42C2">
      <w:pPr>
        <w:pStyle w:val="ListParagraph"/>
      </w:pPr>
      <w:r>
        <w:t xml:space="preserve">The announcement is of the status </w:t>
      </w:r>
      <w:commentRangeStart w:id="1611"/>
      <w:commentRangeStart w:id="1612"/>
      <w:r>
        <w:t xml:space="preserve">“Pending </w:t>
      </w:r>
      <w:r w:rsidR="009A3278">
        <w:t>P</w:t>
      </w:r>
      <w:r>
        <w:t>ublication”</w:t>
      </w:r>
      <w:r w:rsidR="00544530">
        <w:t xml:space="preserve">, </w:t>
      </w:r>
      <w:r>
        <w:t>“Published”</w:t>
      </w:r>
      <w:r w:rsidR="00544530">
        <w:t>, “Unpublished”</w:t>
      </w:r>
      <w:r>
        <w:t>.</w:t>
      </w:r>
      <w:commentRangeEnd w:id="1611"/>
      <w:r w:rsidR="00A94858">
        <w:rPr>
          <w:rStyle w:val="CommentReference"/>
        </w:rPr>
        <w:commentReference w:id="1611"/>
      </w:r>
      <w:commentRangeEnd w:id="1612"/>
      <w:r w:rsidR="009B55A4">
        <w:rPr>
          <w:rStyle w:val="CommentReference"/>
        </w:rPr>
        <w:commentReference w:id="1612"/>
      </w:r>
    </w:p>
    <w:p w14:paraId="1C600DA0" w14:textId="77777777" w:rsidR="00AF42C2" w:rsidRDefault="00AF42C2" w:rsidP="00AF42C2">
      <w:pPr>
        <w:pStyle w:val="Heading3"/>
      </w:pPr>
      <w:bookmarkStart w:id="1613" w:name="_Toc218068779"/>
      <w:r>
        <w:t>Business Requirements</w:t>
      </w:r>
      <w:bookmarkEnd w:id="1613"/>
    </w:p>
    <w:p w14:paraId="2BF77F07" w14:textId="77777777" w:rsidR="00AF42C2" w:rsidRPr="0068320A" w:rsidRDefault="00AF42C2" w:rsidP="00AF42C2">
      <w:pPr>
        <w:pStyle w:val="ListParagraph"/>
        <w:rPr>
          <w:b/>
          <w:bCs/>
        </w:rPr>
      </w:pPr>
      <w:r w:rsidRPr="0068320A">
        <w:rPr>
          <w:b/>
          <w:bCs/>
        </w:rPr>
        <w:t xml:space="preserve">Role-based Access Control: </w:t>
      </w:r>
    </w:p>
    <w:p w14:paraId="72D6E5F8" w14:textId="1E3200CF" w:rsidR="00AF42C2" w:rsidRDefault="00AF42C2" w:rsidP="0025161F">
      <w:pPr>
        <w:pStyle w:val="ListParagraph"/>
        <w:numPr>
          <w:ilvl w:val="1"/>
          <w:numId w:val="2"/>
        </w:numPr>
        <w:ind w:left="1276" w:hanging="425"/>
      </w:pPr>
      <w:r>
        <w:t>Announcement Viewer</w:t>
      </w:r>
    </w:p>
    <w:p w14:paraId="50D10975" w14:textId="7242417A" w:rsidR="00AF42C2" w:rsidRDefault="00AF42C2" w:rsidP="0025161F">
      <w:pPr>
        <w:pStyle w:val="ListParagraph"/>
        <w:numPr>
          <w:ilvl w:val="1"/>
          <w:numId w:val="2"/>
        </w:numPr>
        <w:ind w:left="1276" w:hanging="425"/>
      </w:pPr>
      <w:r>
        <w:t>Announcement Maker</w:t>
      </w:r>
    </w:p>
    <w:p w14:paraId="2DAA38E0" w14:textId="7C660E5F" w:rsidR="00AF42C2" w:rsidRDefault="00AF42C2" w:rsidP="0025161F">
      <w:pPr>
        <w:pStyle w:val="ListParagraph"/>
        <w:numPr>
          <w:ilvl w:val="1"/>
          <w:numId w:val="2"/>
        </w:numPr>
        <w:ind w:left="1276" w:hanging="425"/>
      </w:pPr>
      <w:r>
        <w:t>Announcement Checker</w:t>
      </w:r>
    </w:p>
    <w:p w14:paraId="7E64A624" w14:textId="77777777" w:rsidR="00AF42C2" w:rsidRDefault="00AF42C2" w:rsidP="00AF42C2">
      <w:pPr>
        <w:pStyle w:val="Heading3"/>
      </w:pPr>
      <w:bookmarkStart w:id="1614" w:name="_Toc218068780"/>
      <w:r>
        <w:t>Post Conditions</w:t>
      </w:r>
      <w:bookmarkEnd w:id="1614"/>
    </w:p>
    <w:p w14:paraId="7646AEB5" w14:textId="1A77A66D" w:rsidR="00AF42C2" w:rsidRDefault="00F9202E" w:rsidP="00F9202E">
      <w:pPr>
        <w:pStyle w:val="ListParagraph"/>
      </w:pPr>
      <w:r>
        <w:t>User remains in the Announcement Details Page.</w:t>
      </w:r>
    </w:p>
    <w:p w14:paraId="7D1663AE" w14:textId="6786C264" w:rsidR="00F9202E" w:rsidRPr="00E327D9" w:rsidRDefault="00F9202E" w:rsidP="00F9202E">
      <w:pPr>
        <w:pStyle w:val="ListParagraph"/>
      </w:pPr>
      <w:r>
        <w:t>The Preview PDF Modal is opened.</w:t>
      </w:r>
    </w:p>
    <w:p w14:paraId="10A94ADF" w14:textId="77777777" w:rsidR="00AF42C2" w:rsidRDefault="00AF42C2" w:rsidP="00AF42C2">
      <w:pPr>
        <w:pStyle w:val="Heading3"/>
      </w:pPr>
      <w:bookmarkStart w:id="1615" w:name="_Toc218068781"/>
      <w:r>
        <w:t>Announcement Details Page</w:t>
      </w:r>
      <w:bookmarkEnd w:id="1615"/>
    </w:p>
    <w:p w14:paraId="49A9FCE4" w14:textId="76A6E4E6" w:rsidR="00AF42C2" w:rsidRDefault="00CC4003" w:rsidP="00AF42C2">
      <w:r>
        <w:t>Refer to</w:t>
      </w:r>
      <w:ins w:id="1616" w:author="Eugene CHEONG from.TOPPAN (MAS)" w:date="2025-12-31T10:01:00Z" w16du:dateUtc="2025-12-31T02:01:00Z">
        <w:r w:rsidR="008F7ED1">
          <w:t xml:space="preserve"> </w:t>
        </w:r>
      </w:ins>
      <w:ins w:id="1617" w:author="Eugene CHEONG from.TOPPAN (MAS)" w:date="2025-12-31T10:03:00Z" w16du:dateUtc="2025-12-31T02:03:00Z">
        <w:r w:rsidR="008F7ED1">
          <w:fldChar w:fldCharType="begin"/>
        </w:r>
        <w:r w:rsidR="008F7ED1">
          <w:instrText xml:space="preserve"> REF _Ref218021755 \r \h </w:instrText>
        </w:r>
      </w:ins>
      <w:ins w:id="1618" w:author="Eugene CHEONG from.TOPPAN (MAS)" w:date="2025-12-31T10:03:00Z" w16du:dateUtc="2025-12-31T02:03:00Z">
        <w:r w:rsidR="008F7ED1">
          <w:fldChar w:fldCharType="separate"/>
        </w:r>
        <w:r w:rsidR="008F7ED1">
          <w:t>2.7.6</w:t>
        </w:r>
        <w:r w:rsidR="008F7ED1">
          <w:fldChar w:fldCharType="end"/>
        </w:r>
        <w:r w:rsidR="008F7ED1">
          <w:t xml:space="preserve"> </w:t>
        </w:r>
        <w:r w:rsidR="008F7ED1">
          <w:fldChar w:fldCharType="begin"/>
        </w:r>
        <w:r w:rsidR="008F7ED1">
          <w:instrText xml:space="preserve"> REF _Ref218021755 \h </w:instrText>
        </w:r>
      </w:ins>
      <w:ins w:id="1619" w:author="Eugene CHEONG from.TOPPAN (MAS)" w:date="2025-12-31T10:03:00Z" w16du:dateUtc="2025-12-31T02:03:00Z">
        <w:r w:rsidR="008F7ED1">
          <w:fldChar w:fldCharType="separate"/>
        </w:r>
        <w:r w:rsidR="008F7ED1" w:rsidRPr="00D13A3C">
          <w:t>Announcement Details Page</w:t>
        </w:r>
        <w:r w:rsidR="008F7ED1">
          <w:fldChar w:fldCharType="end"/>
        </w:r>
      </w:ins>
      <w:r>
        <w:t xml:space="preserve"> </w:t>
      </w:r>
      <w:del w:id="1620" w:author="Eugene CHEONG from.TOPPAN (MAS)" w:date="2025-12-31T10:01:00Z" w16du:dateUtc="2025-12-31T02:01:00Z">
        <w:r w:rsidDel="008F7ED1">
          <w:fldChar w:fldCharType="begin"/>
        </w:r>
        <w:r w:rsidDel="008F7ED1">
          <w:delInstrText xml:space="preserve"> REF _Ref216345007 \r \h </w:delInstrText>
        </w:r>
        <w:r w:rsidDel="008F7ED1">
          <w:fldChar w:fldCharType="separate"/>
        </w:r>
        <w:r w:rsidR="008F7ED1" w:rsidDel="008F7ED1">
          <w:rPr>
            <w:b/>
            <w:bCs/>
            <w:lang w:val="en-US"/>
          </w:rPr>
          <w:delText>Error! Reference source not found.</w:delText>
        </w:r>
        <w:r w:rsidDel="008F7ED1">
          <w:fldChar w:fldCharType="end"/>
        </w:r>
        <w:r w:rsidDel="008F7ED1">
          <w:delText xml:space="preserve"> </w:delText>
        </w:r>
      </w:del>
      <w:r>
        <w:t xml:space="preserve">for the screen elements in the Announcement Details page. </w:t>
      </w:r>
      <w:r w:rsidR="00AF42C2">
        <w:t xml:space="preserve">In this use case, the </w:t>
      </w:r>
      <w:r>
        <w:t>p</w:t>
      </w:r>
      <w:r w:rsidR="00AF42C2">
        <w:t>age contain</w:t>
      </w:r>
      <w:r>
        <w:t>s</w:t>
      </w:r>
      <w:r w:rsidR="00AF42C2">
        <w:t xml:space="preserve"> additional elements in the Page Header.</w:t>
      </w:r>
    </w:p>
    <w:p w14:paraId="1957934B" w14:textId="77777777" w:rsidR="00AF42C2" w:rsidRDefault="00AF42C2" w:rsidP="00AF42C2">
      <w:pPr>
        <w:pStyle w:val="Heading4"/>
      </w:pPr>
      <w:r>
        <w:t>Wireframe</w:t>
      </w:r>
    </w:p>
    <w:p w14:paraId="4FBA5D44" w14:textId="639FBE92" w:rsidR="00AF42C2" w:rsidRDefault="00AF42C2" w:rsidP="00AF42C2">
      <w:r>
        <w:t xml:space="preserve">Refer to </w:t>
      </w:r>
      <w:r>
        <w:fldChar w:fldCharType="begin"/>
      </w:r>
      <w:r>
        <w:instrText xml:space="preserve"> REF _Ref215243926 \r \h </w:instrText>
      </w:r>
      <w:r>
        <w:fldChar w:fldCharType="separate"/>
      </w:r>
      <w:r w:rsidR="008F7ED1">
        <w:t>2.7.6.1</w:t>
      </w:r>
      <w:r>
        <w:fldChar w:fldCharType="end"/>
      </w:r>
      <w:r>
        <w:t xml:space="preserve"> </w:t>
      </w:r>
      <w:r>
        <w:fldChar w:fldCharType="begin"/>
      </w:r>
      <w:r>
        <w:instrText xml:space="preserve"> REF _Ref215243926 \h </w:instrText>
      </w:r>
      <w:r>
        <w:fldChar w:fldCharType="separate"/>
      </w:r>
      <w:r w:rsidR="008F7ED1">
        <w:t>Wireframe</w:t>
      </w:r>
      <w:r>
        <w:fldChar w:fldCharType="end"/>
      </w:r>
      <w:r>
        <w:t>.</w:t>
      </w:r>
    </w:p>
    <w:p w14:paraId="3B98DC4F" w14:textId="77777777" w:rsidR="00AF42C2" w:rsidRDefault="00AF42C2" w:rsidP="00AF42C2">
      <w:pPr>
        <w:pStyle w:val="Heading4"/>
      </w:pPr>
      <w:r>
        <w:t>Page Header</w:t>
      </w:r>
    </w:p>
    <w:tbl>
      <w:tblPr>
        <w:tblStyle w:val="TableGrid"/>
        <w:tblW w:w="0" w:type="auto"/>
        <w:tblLook w:val="04A0" w:firstRow="1" w:lastRow="0" w:firstColumn="1" w:lastColumn="0" w:noHBand="0" w:noVBand="1"/>
      </w:tblPr>
      <w:tblGrid>
        <w:gridCol w:w="562"/>
        <w:gridCol w:w="2248"/>
        <w:gridCol w:w="1701"/>
        <w:gridCol w:w="2147"/>
        <w:gridCol w:w="3685"/>
      </w:tblGrid>
      <w:tr w:rsidR="00AF42C2" w:rsidRPr="007C7C7F" w14:paraId="4AAD238D" w14:textId="77777777" w:rsidTr="005E7580">
        <w:tc>
          <w:tcPr>
            <w:tcW w:w="562" w:type="dxa"/>
            <w:shd w:val="clear" w:color="auto" w:fill="E7E6E6" w:themeFill="background2"/>
          </w:tcPr>
          <w:p w14:paraId="72489E09" w14:textId="77777777" w:rsidR="00AF42C2" w:rsidRPr="007D7B67" w:rsidRDefault="00AF42C2" w:rsidP="005E7580">
            <w:pPr>
              <w:pStyle w:val="NoSpacing"/>
              <w:jc w:val="center"/>
              <w:rPr>
                <w:b/>
                <w:bCs/>
              </w:rPr>
            </w:pPr>
            <w:r w:rsidRPr="007D7B67">
              <w:rPr>
                <w:rFonts w:cstheme="minorHAnsi"/>
                <w:b/>
                <w:bCs/>
              </w:rPr>
              <w:t>S/N</w:t>
            </w:r>
          </w:p>
        </w:tc>
        <w:tc>
          <w:tcPr>
            <w:tcW w:w="2248" w:type="dxa"/>
            <w:shd w:val="clear" w:color="auto" w:fill="E7E6E6" w:themeFill="background2"/>
          </w:tcPr>
          <w:p w14:paraId="66E3A937" w14:textId="77777777" w:rsidR="00AF42C2" w:rsidRPr="007D7B67" w:rsidRDefault="00AF42C2" w:rsidP="005E7580">
            <w:pPr>
              <w:pStyle w:val="NoSpacing"/>
              <w:jc w:val="center"/>
              <w:rPr>
                <w:b/>
                <w:bCs/>
              </w:rPr>
            </w:pPr>
            <w:r w:rsidRPr="007D7B67">
              <w:rPr>
                <w:rFonts w:cstheme="minorHAnsi"/>
                <w:b/>
                <w:bCs/>
              </w:rPr>
              <w:t>Name</w:t>
            </w:r>
          </w:p>
        </w:tc>
        <w:tc>
          <w:tcPr>
            <w:tcW w:w="1701" w:type="dxa"/>
            <w:shd w:val="clear" w:color="auto" w:fill="E7E6E6" w:themeFill="background2"/>
          </w:tcPr>
          <w:p w14:paraId="46DF9D30" w14:textId="77777777" w:rsidR="00AF42C2" w:rsidRPr="007D7B67" w:rsidRDefault="00AF42C2" w:rsidP="005E7580">
            <w:pPr>
              <w:pStyle w:val="TableHeading"/>
              <w:jc w:val="center"/>
              <w:rPr>
                <w:rFonts w:asciiTheme="minorHAnsi" w:hAnsiTheme="minorHAnsi" w:cstheme="minorHAnsi"/>
                <w:bCs/>
              </w:rPr>
            </w:pPr>
            <w:r w:rsidRPr="007D7B67">
              <w:rPr>
                <w:rFonts w:asciiTheme="minorHAnsi" w:hAnsiTheme="minorHAnsi" w:cstheme="minorHAnsi"/>
                <w:bCs/>
              </w:rPr>
              <w:t>Type</w:t>
            </w:r>
          </w:p>
          <w:p w14:paraId="0B9E1E18" w14:textId="77777777" w:rsidR="00AF42C2" w:rsidRPr="007D7B67" w:rsidRDefault="00AF42C2" w:rsidP="005E7580">
            <w:pPr>
              <w:pStyle w:val="NoSpacing"/>
              <w:jc w:val="center"/>
              <w:rPr>
                <w:b/>
                <w:bCs/>
              </w:rPr>
            </w:pPr>
            <w:r w:rsidRPr="007D7B67">
              <w:rPr>
                <w:rFonts w:cstheme="minorHAnsi"/>
                <w:b/>
                <w:bCs/>
              </w:rPr>
              <w:t>(Max Length)</w:t>
            </w:r>
          </w:p>
        </w:tc>
        <w:tc>
          <w:tcPr>
            <w:tcW w:w="2147" w:type="dxa"/>
            <w:shd w:val="clear" w:color="auto" w:fill="E7E6E6" w:themeFill="background2"/>
          </w:tcPr>
          <w:p w14:paraId="4BF54886" w14:textId="77777777" w:rsidR="00AF42C2" w:rsidRPr="007D7B67" w:rsidRDefault="00AF42C2" w:rsidP="005E7580">
            <w:pPr>
              <w:pStyle w:val="NoSpacing"/>
              <w:jc w:val="center"/>
              <w:rPr>
                <w:b/>
                <w:bCs/>
              </w:rPr>
            </w:pPr>
            <w:r w:rsidRPr="007D7B67">
              <w:rPr>
                <w:rFonts w:cstheme="minorHAnsi"/>
                <w:b/>
                <w:bCs/>
              </w:rPr>
              <w:t>Validation Rules</w:t>
            </w:r>
          </w:p>
        </w:tc>
        <w:tc>
          <w:tcPr>
            <w:tcW w:w="3685" w:type="dxa"/>
            <w:shd w:val="clear" w:color="auto" w:fill="E7E6E6" w:themeFill="background2"/>
          </w:tcPr>
          <w:p w14:paraId="1BEC134D" w14:textId="77777777" w:rsidR="00AF42C2" w:rsidRPr="007D7B67" w:rsidRDefault="00AF42C2" w:rsidP="005E7580">
            <w:pPr>
              <w:pStyle w:val="NoSpacing"/>
              <w:jc w:val="center"/>
              <w:rPr>
                <w:rFonts w:cstheme="minorHAnsi"/>
                <w:b/>
                <w:bCs/>
              </w:rPr>
            </w:pPr>
            <w:r>
              <w:rPr>
                <w:rFonts w:cstheme="minorHAnsi"/>
                <w:b/>
                <w:bCs/>
              </w:rPr>
              <w:t>Remarks</w:t>
            </w:r>
          </w:p>
        </w:tc>
      </w:tr>
      <w:tr w:rsidR="00AF42C2" w:rsidRPr="007C7C7F" w14:paraId="766B55D3" w14:textId="77777777" w:rsidTr="005E7580">
        <w:tc>
          <w:tcPr>
            <w:tcW w:w="562" w:type="dxa"/>
          </w:tcPr>
          <w:p w14:paraId="6F39A300" w14:textId="77777777" w:rsidR="00AF42C2" w:rsidRPr="007C7C7F" w:rsidRDefault="00AF42C2" w:rsidP="005E7580">
            <w:pPr>
              <w:pStyle w:val="NoSpacing"/>
            </w:pPr>
            <w:r>
              <w:rPr>
                <w:rFonts w:cstheme="minorHAnsi"/>
              </w:rPr>
              <w:t>1</w:t>
            </w:r>
          </w:p>
        </w:tc>
        <w:tc>
          <w:tcPr>
            <w:tcW w:w="2248" w:type="dxa"/>
          </w:tcPr>
          <w:p w14:paraId="112F1B7B" w14:textId="47808EFE" w:rsidR="00AF42C2" w:rsidRPr="00CE0D19" w:rsidRDefault="00AF42C2" w:rsidP="005E7580">
            <w:pPr>
              <w:pStyle w:val="NoSpacing"/>
              <w:jc w:val="left"/>
            </w:pPr>
            <w:r>
              <w:rPr>
                <w:rFonts w:cstheme="minorHAnsi"/>
              </w:rPr>
              <w:t>Preview PDF</w:t>
            </w:r>
          </w:p>
        </w:tc>
        <w:tc>
          <w:tcPr>
            <w:tcW w:w="1701" w:type="dxa"/>
          </w:tcPr>
          <w:p w14:paraId="573E077D" w14:textId="77777777" w:rsidR="00AF42C2" w:rsidRPr="00901608" w:rsidRDefault="00AF42C2" w:rsidP="005E7580">
            <w:pPr>
              <w:pStyle w:val="NoSpacing"/>
            </w:pPr>
            <w:r>
              <w:rPr>
                <w:rFonts w:cstheme="minorHAnsi"/>
              </w:rPr>
              <w:t>Tertiary button</w:t>
            </w:r>
          </w:p>
        </w:tc>
        <w:tc>
          <w:tcPr>
            <w:tcW w:w="2147" w:type="dxa"/>
          </w:tcPr>
          <w:p w14:paraId="01B21D08" w14:textId="77777777" w:rsidR="00AF42C2" w:rsidRPr="00901608" w:rsidRDefault="00AF42C2" w:rsidP="005E7580">
            <w:pPr>
              <w:pStyle w:val="NoSpacing"/>
            </w:pPr>
          </w:p>
        </w:tc>
        <w:tc>
          <w:tcPr>
            <w:tcW w:w="3685" w:type="dxa"/>
          </w:tcPr>
          <w:p w14:paraId="29106E7C" w14:textId="028D94FB" w:rsidR="00AF42C2" w:rsidRPr="00901608" w:rsidRDefault="00F9202E" w:rsidP="005E7580">
            <w:pPr>
              <w:pStyle w:val="NoSpacing"/>
            </w:pPr>
            <w:r>
              <w:t>Opens the Preview PDF Modal</w:t>
            </w:r>
            <w:r w:rsidR="00AF42C2">
              <w:t>.</w:t>
            </w:r>
          </w:p>
        </w:tc>
      </w:tr>
    </w:tbl>
    <w:p w14:paraId="0EC87B23" w14:textId="794F3F69" w:rsidR="00AF42C2" w:rsidRPr="00474AFC" w:rsidRDefault="00AF42C2" w:rsidP="00AF42C2">
      <w:pPr>
        <w:pStyle w:val="Caption"/>
      </w:pPr>
      <w:r>
        <w:t xml:space="preserve">Table </w:t>
      </w:r>
      <w:r>
        <w:fldChar w:fldCharType="begin"/>
      </w:r>
      <w:r>
        <w:instrText xml:space="preserve"> SEQ Table \* ARABIC </w:instrText>
      </w:r>
      <w:r>
        <w:fldChar w:fldCharType="separate"/>
      </w:r>
      <w:r w:rsidR="008F7ED1">
        <w:rPr>
          <w:noProof/>
        </w:rPr>
        <w:t>26</w:t>
      </w:r>
      <w:r>
        <w:fldChar w:fldCharType="end"/>
      </w:r>
      <w:r>
        <w:t>: Page Header Screen Elements</w:t>
      </w:r>
    </w:p>
    <w:p w14:paraId="3C28AE61" w14:textId="4AF070C2" w:rsidR="00AF42C2" w:rsidRDefault="00F9202E" w:rsidP="00AF42C2">
      <w:pPr>
        <w:pStyle w:val="Heading3"/>
      </w:pPr>
      <w:bookmarkStart w:id="1621" w:name="_Toc218068782"/>
      <w:r>
        <w:t>Preview PDF Modal</w:t>
      </w:r>
      <w:bookmarkEnd w:id="1621"/>
    </w:p>
    <w:p w14:paraId="7FB68FB5" w14:textId="77777777" w:rsidR="00AF42C2" w:rsidRDefault="00AF42C2" w:rsidP="00AF42C2">
      <w:pPr>
        <w:pStyle w:val="Heading4"/>
      </w:pPr>
      <w:r>
        <w:t>Wireframe</w:t>
      </w:r>
    </w:p>
    <w:p w14:paraId="5A63F2AA" w14:textId="77777777" w:rsidR="00F9202E" w:rsidRDefault="00F9202E" w:rsidP="00AF42C2">
      <w:pPr>
        <w:jc w:val="center"/>
        <w:rPr>
          <w:rFonts w:cstheme="minorHAnsi"/>
          <w:noProof/>
        </w:rPr>
      </w:pPr>
    </w:p>
    <w:p w14:paraId="577444F5" w14:textId="33157CDD" w:rsidR="00F9202E" w:rsidRDefault="00F9202E" w:rsidP="00AF42C2">
      <w:pPr>
        <w:jc w:val="center"/>
        <w:rPr>
          <w:rFonts w:cstheme="minorHAnsi"/>
          <w:noProof/>
        </w:rPr>
      </w:pPr>
      <w:commentRangeStart w:id="1622"/>
      <w:commentRangeStart w:id="1623"/>
      <w:commentRangeStart w:id="1624"/>
      <w:r w:rsidRPr="00B96279">
        <w:rPr>
          <w:rFonts w:cstheme="minorHAnsi"/>
          <w:noProof/>
        </w:rPr>
        <w:drawing>
          <wp:inline distT="0" distB="0" distL="0" distR="0" wp14:anchorId="2FF098BF" wp14:editId="26F57EFD">
            <wp:extent cx="5656580" cy="3296983"/>
            <wp:effectExtent l="0" t="0" r="1270" b="0"/>
            <wp:docPr id="661768550" name="Picture 661768550"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68550" name="Picture 1" descr="A close-up of a form&#10;&#10;AI-generated content may be incorrect."/>
                    <pic:cNvPicPr/>
                  </pic:nvPicPr>
                  <pic:blipFill rotWithShape="1">
                    <a:blip r:embed="rId78"/>
                    <a:srcRect t="952"/>
                    <a:stretch>
                      <a:fillRect/>
                    </a:stretch>
                  </pic:blipFill>
                  <pic:spPr bwMode="auto">
                    <a:xfrm>
                      <a:off x="0" y="0"/>
                      <a:ext cx="5656580" cy="3296983"/>
                    </a:xfrm>
                    <a:prstGeom prst="rect">
                      <a:avLst/>
                    </a:prstGeom>
                    <a:ln>
                      <a:noFill/>
                    </a:ln>
                    <a:extLst>
                      <a:ext uri="{53640926-AAD7-44D8-BBD7-CCE9431645EC}">
                        <a14:shadowObscured xmlns:a14="http://schemas.microsoft.com/office/drawing/2010/main"/>
                      </a:ext>
                    </a:extLst>
                  </pic:spPr>
                </pic:pic>
              </a:graphicData>
            </a:graphic>
          </wp:inline>
        </w:drawing>
      </w:r>
      <w:commentRangeEnd w:id="1622"/>
      <w:r w:rsidR="001227E1">
        <w:rPr>
          <w:rStyle w:val="CommentReference"/>
        </w:rPr>
        <w:commentReference w:id="1622"/>
      </w:r>
      <w:commentRangeEnd w:id="1623"/>
      <w:r w:rsidR="00AF4FC4">
        <w:rPr>
          <w:rStyle w:val="CommentReference"/>
        </w:rPr>
        <w:commentReference w:id="1623"/>
      </w:r>
      <w:commentRangeEnd w:id="1624"/>
      <w:r w:rsidR="007B35EB">
        <w:rPr>
          <w:rStyle w:val="CommentReference"/>
        </w:rPr>
        <w:commentReference w:id="1624"/>
      </w:r>
    </w:p>
    <w:p w14:paraId="19B4161B" w14:textId="621B96C7" w:rsidR="00AF42C2" w:rsidRDefault="00F9202E" w:rsidP="00AF42C2">
      <w:pPr>
        <w:jc w:val="center"/>
      </w:pPr>
      <w:r w:rsidRPr="00B96279">
        <w:rPr>
          <w:rFonts w:cstheme="minorHAnsi"/>
          <w:noProof/>
        </w:rPr>
        <w:drawing>
          <wp:inline distT="0" distB="0" distL="0" distR="0" wp14:anchorId="1099260E" wp14:editId="3EA885A3">
            <wp:extent cx="5633946" cy="3114040"/>
            <wp:effectExtent l="0" t="0" r="5080" b="0"/>
            <wp:docPr id="260243357" name="Picture 260243357"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3357" name="Picture 1" descr="A white paper with black text&#10;&#10;AI-generated content may be incorrect."/>
                    <pic:cNvPicPr/>
                  </pic:nvPicPr>
                  <pic:blipFill rotWithShape="1">
                    <a:blip r:embed="rId79"/>
                    <a:srcRect l="400"/>
                    <a:stretch>
                      <a:fillRect/>
                    </a:stretch>
                  </pic:blipFill>
                  <pic:spPr bwMode="auto">
                    <a:xfrm>
                      <a:off x="0" y="0"/>
                      <a:ext cx="5633946" cy="3114040"/>
                    </a:xfrm>
                    <a:prstGeom prst="rect">
                      <a:avLst/>
                    </a:prstGeom>
                    <a:ln>
                      <a:noFill/>
                    </a:ln>
                    <a:extLst>
                      <a:ext uri="{53640926-AAD7-44D8-BBD7-CCE9431645EC}">
                        <a14:shadowObscured xmlns:a14="http://schemas.microsoft.com/office/drawing/2010/main"/>
                      </a:ext>
                    </a:extLst>
                  </pic:spPr>
                </pic:pic>
              </a:graphicData>
            </a:graphic>
          </wp:inline>
        </w:drawing>
      </w:r>
    </w:p>
    <w:p w14:paraId="6B57C934" w14:textId="77777777" w:rsidR="000037E1" w:rsidRDefault="000037E1" w:rsidP="00AF42C2">
      <w:pPr>
        <w:jc w:val="center"/>
      </w:pPr>
    </w:p>
    <w:p w14:paraId="3905E7C3" w14:textId="51039730" w:rsidR="00B26DE8" w:rsidRPr="00AC0961" w:rsidRDefault="00B26DE8" w:rsidP="00B26DE8">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ins w:id="1625" w:author="Eugene CHEONG from.TOPPAN (MAS)" w:date="2025-12-31T09:55:00Z" w16du:dateUtc="2025-12-31T01:55:00Z">
        <w:r w:rsidR="008F7ED1">
          <w:rPr>
            <w:noProof/>
          </w:rPr>
          <w:t>20</w:t>
        </w:r>
      </w:ins>
      <w:del w:id="1626" w:author="Eugene CHEONG from.TOPPAN (MAS)" w:date="2025-12-31T09:55:00Z" w16du:dateUtc="2025-12-31T01:55:00Z">
        <w:r w:rsidR="00737C4A" w:rsidDel="008F7ED1">
          <w:rPr>
            <w:noProof/>
          </w:rPr>
          <w:delText>19</w:delText>
        </w:r>
      </w:del>
      <w:r w:rsidRPr="00411560">
        <w:fldChar w:fldCharType="end"/>
      </w:r>
      <w:r>
        <w:t>:</w:t>
      </w:r>
      <w:r w:rsidRPr="00411560">
        <w:t xml:space="preserve"> </w:t>
      </w:r>
      <w:r>
        <w:t>Preview PDF Modal</w:t>
      </w:r>
    </w:p>
    <w:p w14:paraId="2CC0CD52" w14:textId="77777777" w:rsidR="00AF42C2" w:rsidRDefault="00AF42C2" w:rsidP="00AF42C2">
      <w:pPr>
        <w:pStyle w:val="Heading4"/>
      </w:pPr>
      <w:r>
        <w:t>Screen Elements</w:t>
      </w:r>
    </w:p>
    <w:p w14:paraId="323AE134" w14:textId="44D75C8E" w:rsidR="000B52D2" w:rsidRPr="000B52D2" w:rsidRDefault="000B52D2" w:rsidP="000B52D2">
      <w:pPr>
        <w:pStyle w:val="Caption"/>
        <w:jc w:val="both"/>
        <w:rPr>
          <w:b w:val="0"/>
          <w:bCs/>
          <w:rPrChange w:id="1627" w:author="Han Xie CHAI (MAS)" w:date="2026-01-12T14:09:00Z" w16du:dateUtc="2026-01-12T06:09:00Z">
            <w:rPr/>
          </w:rPrChange>
        </w:rPr>
      </w:pPr>
      <w:ins w:id="1628" w:author="Han Xie CHAI (MAS)" w:date="2026-01-12T14:09:00Z" w16du:dateUtc="2026-01-12T06:09:00Z">
        <w:r w:rsidRPr="000B52D2">
          <w:rPr>
            <w:b w:val="0"/>
            <w:bCs/>
          </w:rPr>
          <w:t xml:space="preserve">The preview makes use of the in-browser feature to render the PDF and </w:t>
        </w:r>
      </w:ins>
      <w:ins w:id="1629" w:author="Han Xie CHAI (MAS)" w:date="2026-01-12T14:11:00Z" w16du:dateUtc="2026-01-12T06:11:00Z">
        <w:r>
          <w:rPr>
            <w:b w:val="0"/>
            <w:bCs/>
          </w:rPr>
          <w:t xml:space="preserve">allow for </w:t>
        </w:r>
      </w:ins>
      <w:ins w:id="1630" w:author="Han Xie CHAI (MAS)" w:date="2026-01-12T14:09:00Z" w16du:dateUtc="2026-01-12T06:09:00Z">
        <w:r w:rsidRPr="000B52D2">
          <w:rPr>
            <w:b w:val="0"/>
            <w:bCs/>
          </w:rPr>
          <w:t>download.</w:t>
        </w:r>
      </w:ins>
    </w:p>
    <w:tbl>
      <w:tblPr>
        <w:tblStyle w:val="TableGrid"/>
        <w:tblW w:w="0" w:type="auto"/>
        <w:tblLook w:val="04A0" w:firstRow="1" w:lastRow="0" w:firstColumn="1" w:lastColumn="0" w:noHBand="0" w:noVBand="1"/>
      </w:tblPr>
      <w:tblGrid>
        <w:gridCol w:w="562"/>
        <w:gridCol w:w="2248"/>
        <w:gridCol w:w="1701"/>
        <w:gridCol w:w="2147"/>
        <w:gridCol w:w="3685"/>
      </w:tblGrid>
      <w:tr w:rsidR="00AF42C2" w:rsidRPr="007C7C7F" w14:paraId="2EED6F3A" w14:textId="77777777" w:rsidTr="005E7580">
        <w:tc>
          <w:tcPr>
            <w:tcW w:w="562" w:type="dxa"/>
            <w:shd w:val="clear" w:color="auto" w:fill="E7E6E6" w:themeFill="background2"/>
          </w:tcPr>
          <w:p w14:paraId="316152F8" w14:textId="77777777" w:rsidR="00AF42C2" w:rsidRPr="007D7B67" w:rsidRDefault="00AF42C2" w:rsidP="005E7580">
            <w:pPr>
              <w:pStyle w:val="NoSpacing"/>
              <w:jc w:val="center"/>
              <w:rPr>
                <w:b/>
                <w:bCs/>
              </w:rPr>
            </w:pPr>
            <w:r w:rsidRPr="007D7B67">
              <w:rPr>
                <w:rFonts w:cstheme="minorHAnsi"/>
                <w:b/>
                <w:bCs/>
              </w:rPr>
              <w:t>S/N</w:t>
            </w:r>
          </w:p>
        </w:tc>
        <w:tc>
          <w:tcPr>
            <w:tcW w:w="2248" w:type="dxa"/>
            <w:shd w:val="clear" w:color="auto" w:fill="E7E6E6" w:themeFill="background2"/>
          </w:tcPr>
          <w:p w14:paraId="7DB8B175" w14:textId="77777777" w:rsidR="00AF42C2" w:rsidRPr="007D7B67" w:rsidRDefault="00AF42C2" w:rsidP="005E7580">
            <w:pPr>
              <w:pStyle w:val="NoSpacing"/>
              <w:jc w:val="center"/>
              <w:rPr>
                <w:b/>
                <w:bCs/>
              </w:rPr>
            </w:pPr>
            <w:r w:rsidRPr="007D7B67">
              <w:rPr>
                <w:rFonts w:cstheme="minorHAnsi"/>
                <w:b/>
                <w:bCs/>
              </w:rPr>
              <w:t>Name</w:t>
            </w:r>
          </w:p>
        </w:tc>
        <w:tc>
          <w:tcPr>
            <w:tcW w:w="1701" w:type="dxa"/>
            <w:shd w:val="clear" w:color="auto" w:fill="E7E6E6" w:themeFill="background2"/>
          </w:tcPr>
          <w:p w14:paraId="317CCCA4" w14:textId="77777777" w:rsidR="00AF42C2" w:rsidRPr="007D7B67" w:rsidRDefault="00AF42C2" w:rsidP="005E7580">
            <w:pPr>
              <w:pStyle w:val="TableHeading"/>
              <w:jc w:val="center"/>
              <w:rPr>
                <w:rFonts w:asciiTheme="minorHAnsi" w:hAnsiTheme="minorHAnsi" w:cstheme="minorHAnsi"/>
                <w:bCs/>
              </w:rPr>
            </w:pPr>
            <w:r w:rsidRPr="007D7B67">
              <w:rPr>
                <w:rFonts w:asciiTheme="minorHAnsi" w:hAnsiTheme="minorHAnsi" w:cstheme="minorHAnsi"/>
                <w:bCs/>
              </w:rPr>
              <w:t>Type</w:t>
            </w:r>
          </w:p>
          <w:p w14:paraId="1BC3823A" w14:textId="77777777" w:rsidR="00AF42C2" w:rsidRPr="007D7B67" w:rsidRDefault="00AF42C2" w:rsidP="005E7580">
            <w:pPr>
              <w:pStyle w:val="NoSpacing"/>
              <w:jc w:val="center"/>
              <w:rPr>
                <w:b/>
                <w:bCs/>
              </w:rPr>
            </w:pPr>
            <w:r w:rsidRPr="007D7B67">
              <w:rPr>
                <w:rFonts w:cstheme="minorHAnsi"/>
                <w:b/>
                <w:bCs/>
              </w:rPr>
              <w:t>(Max Length)</w:t>
            </w:r>
          </w:p>
        </w:tc>
        <w:tc>
          <w:tcPr>
            <w:tcW w:w="2147" w:type="dxa"/>
            <w:shd w:val="clear" w:color="auto" w:fill="E7E6E6" w:themeFill="background2"/>
          </w:tcPr>
          <w:p w14:paraId="3667ABF6" w14:textId="77777777" w:rsidR="00AF42C2" w:rsidRPr="007D7B67" w:rsidRDefault="00AF42C2" w:rsidP="005E7580">
            <w:pPr>
              <w:pStyle w:val="NoSpacing"/>
              <w:jc w:val="center"/>
              <w:rPr>
                <w:b/>
                <w:bCs/>
              </w:rPr>
            </w:pPr>
            <w:r w:rsidRPr="007D7B67">
              <w:rPr>
                <w:rFonts w:cstheme="minorHAnsi"/>
                <w:b/>
                <w:bCs/>
              </w:rPr>
              <w:t>Validation Rules</w:t>
            </w:r>
          </w:p>
        </w:tc>
        <w:tc>
          <w:tcPr>
            <w:tcW w:w="3685" w:type="dxa"/>
            <w:shd w:val="clear" w:color="auto" w:fill="E7E6E6" w:themeFill="background2"/>
          </w:tcPr>
          <w:p w14:paraId="423CBB62" w14:textId="77777777" w:rsidR="00AF42C2" w:rsidRPr="007D7B67" w:rsidRDefault="00AF42C2" w:rsidP="005E7580">
            <w:pPr>
              <w:pStyle w:val="NoSpacing"/>
              <w:jc w:val="center"/>
              <w:rPr>
                <w:rFonts w:cstheme="minorHAnsi"/>
                <w:b/>
                <w:bCs/>
              </w:rPr>
            </w:pPr>
            <w:r>
              <w:rPr>
                <w:rFonts w:cstheme="minorHAnsi"/>
                <w:b/>
                <w:bCs/>
              </w:rPr>
              <w:t>Remarks</w:t>
            </w:r>
          </w:p>
        </w:tc>
      </w:tr>
      <w:tr w:rsidR="00F9202E" w:rsidRPr="007C7C7F" w14:paraId="2E9C4849" w14:textId="77777777" w:rsidTr="005E7580">
        <w:tc>
          <w:tcPr>
            <w:tcW w:w="562" w:type="dxa"/>
          </w:tcPr>
          <w:p w14:paraId="65D0C8A1" w14:textId="77777777" w:rsidR="00F9202E" w:rsidRPr="007C7C7F" w:rsidRDefault="00F9202E" w:rsidP="00F9202E">
            <w:pPr>
              <w:pStyle w:val="NoSpacing"/>
            </w:pPr>
            <w:r>
              <w:rPr>
                <w:rFonts w:cstheme="minorHAnsi"/>
              </w:rPr>
              <w:t>1</w:t>
            </w:r>
          </w:p>
        </w:tc>
        <w:tc>
          <w:tcPr>
            <w:tcW w:w="2248" w:type="dxa"/>
          </w:tcPr>
          <w:p w14:paraId="15ADAA0C" w14:textId="77777777" w:rsidR="00F9202E" w:rsidRPr="00CE0D19" w:rsidRDefault="00F9202E" w:rsidP="00F9202E">
            <w:pPr>
              <w:pStyle w:val="NoSpacing"/>
              <w:jc w:val="left"/>
            </w:pPr>
            <w:r>
              <w:rPr>
                <w:rFonts w:cstheme="minorHAnsi"/>
              </w:rPr>
              <w:t>Preview PDF</w:t>
            </w:r>
          </w:p>
        </w:tc>
        <w:tc>
          <w:tcPr>
            <w:tcW w:w="1701" w:type="dxa"/>
          </w:tcPr>
          <w:p w14:paraId="426154DE" w14:textId="77777777" w:rsidR="00F9202E" w:rsidRPr="00901608" w:rsidRDefault="00F9202E" w:rsidP="00F9202E">
            <w:pPr>
              <w:pStyle w:val="NoSpacing"/>
            </w:pPr>
            <w:r w:rsidRPr="002923FD">
              <w:rPr>
                <w:rFonts w:cstheme="minorHAnsi"/>
              </w:rPr>
              <w:t>Modal Title</w:t>
            </w:r>
          </w:p>
        </w:tc>
        <w:tc>
          <w:tcPr>
            <w:tcW w:w="2147" w:type="dxa"/>
          </w:tcPr>
          <w:p w14:paraId="2B019F91" w14:textId="77777777" w:rsidR="00F9202E" w:rsidRPr="00901608" w:rsidRDefault="00F9202E" w:rsidP="00F9202E">
            <w:pPr>
              <w:pStyle w:val="NoSpacing"/>
            </w:pPr>
          </w:p>
        </w:tc>
        <w:tc>
          <w:tcPr>
            <w:tcW w:w="3685" w:type="dxa"/>
          </w:tcPr>
          <w:p w14:paraId="78534C1F" w14:textId="77777777" w:rsidR="00F9202E" w:rsidRPr="00901608" w:rsidRDefault="00F9202E" w:rsidP="00F9202E">
            <w:pPr>
              <w:pStyle w:val="NoSpacing"/>
            </w:pPr>
          </w:p>
        </w:tc>
      </w:tr>
      <w:tr w:rsidR="00F9202E" w:rsidRPr="007C7C7F" w14:paraId="023848E3" w14:textId="77777777" w:rsidTr="005E7580">
        <w:tc>
          <w:tcPr>
            <w:tcW w:w="562" w:type="dxa"/>
          </w:tcPr>
          <w:p w14:paraId="3C8DD849" w14:textId="77777777" w:rsidR="00F9202E" w:rsidRDefault="00F9202E" w:rsidP="00F9202E">
            <w:pPr>
              <w:pStyle w:val="NoSpacing"/>
              <w:rPr>
                <w:rFonts w:cstheme="minorHAnsi"/>
              </w:rPr>
            </w:pPr>
            <w:r>
              <w:rPr>
                <w:rFonts w:cstheme="minorHAnsi"/>
              </w:rPr>
              <w:t>2</w:t>
            </w:r>
          </w:p>
        </w:tc>
        <w:tc>
          <w:tcPr>
            <w:tcW w:w="2248" w:type="dxa"/>
          </w:tcPr>
          <w:p w14:paraId="28AF321A" w14:textId="77777777" w:rsidR="00F9202E" w:rsidRDefault="00F9202E" w:rsidP="00F9202E">
            <w:pPr>
              <w:pStyle w:val="NoSpacing"/>
              <w:jc w:val="left"/>
              <w:rPr>
                <w:rFonts w:cstheme="minorHAnsi"/>
              </w:rPr>
            </w:pPr>
            <w:r>
              <w:rPr>
                <w:rFonts w:cstheme="minorHAnsi"/>
              </w:rPr>
              <w:t>*Refer to remarks</w:t>
            </w:r>
          </w:p>
        </w:tc>
        <w:tc>
          <w:tcPr>
            <w:tcW w:w="1701" w:type="dxa"/>
          </w:tcPr>
          <w:p w14:paraId="6421D128" w14:textId="77777777" w:rsidR="00F9202E" w:rsidRDefault="00F9202E" w:rsidP="00F9202E">
            <w:pPr>
              <w:pStyle w:val="NoSpacing"/>
              <w:rPr>
                <w:rFonts w:cstheme="minorHAnsi"/>
              </w:rPr>
            </w:pPr>
            <w:r>
              <w:rPr>
                <w:rFonts w:cstheme="minorHAnsi"/>
              </w:rPr>
              <w:t>PDF Preview</w:t>
            </w:r>
          </w:p>
        </w:tc>
        <w:tc>
          <w:tcPr>
            <w:tcW w:w="2147" w:type="dxa"/>
          </w:tcPr>
          <w:p w14:paraId="0061D0D7" w14:textId="77777777" w:rsidR="00F9202E" w:rsidRPr="00901608" w:rsidRDefault="00F9202E" w:rsidP="00F9202E">
            <w:pPr>
              <w:pStyle w:val="NoSpacing"/>
            </w:pPr>
          </w:p>
        </w:tc>
        <w:tc>
          <w:tcPr>
            <w:tcW w:w="3685" w:type="dxa"/>
          </w:tcPr>
          <w:p w14:paraId="43956B66" w14:textId="77777777" w:rsidR="00F9202E" w:rsidRDefault="00F9202E" w:rsidP="00F9202E">
            <w:pPr>
              <w:pStyle w:val="NoSpacing"/>
              <w:rPr>
                <w:rFonts w:cstheme="minorHAnsi"/>
              </w:rPr>
            </w:pPr>
            <w:r>
              <w:rPr>
                <w:rFonts w:cstheme="minorHAnsi"/>
              </w:rPr>
              <w:t>Displays a preview of the PDF based on the data stored in OMEGA database.</w:t>
            </w:r>
          </w:p>
          <w:p w14:paraId="5645F0BC" w14:textId="77777777" w:rsidR="00F9202E" w:rsidRDefault="00F9202E" w:rsidP="00F9202E">
            <w:pPr>
              <w:pStyle w:val="NoSpacing"/>
              <w:rPr>
                <w:rFonts w:cstheme="minorHAnsi"/>
              </w:rPr>
            </w:pPr>
          </w:p>
          <w:p w14:paraId="54314BDD" w14:textId="77777777" w:rsidR="00F9202E" w:rsidRDefault="00F9202E" w:rsidP="00F9202E">
            <w:pPr>
              <w:pStyle w:val="NoSpacing"/>
            </w:pPr>
            <w:r>
              <w:rPr>
                <w:rFonts w:cstheme="minorHAnsi"/>
              </w:rPr>
              <w:t xml:space="preserve">For the list of fields viewable in the PDF, refer to </w:t>
            </w:r>
            <w:r w:rsidR="00B26DE8">
              <w:rPr>
                <w:rFonts w:cstheme="minorHAnsi"/>
              </w:rPr>
              <w:fldChar w:fldCharType="begin"/>
            </w:r>
            <w:r w:rsidR="00B26DE8">
              <w:rPr>
                <w:rFonts w:cstheme="minorHAnsi"/>
              </w:rPr>
              <w:instrText xml:space="preserve"> REF _Ref215742103 \r \h </w:instrText>
            </w:r>
            <w:r w:rsidR="00B26DE8">
              <w:rPr>
                <w:rFonts w:cstheme="minorHAnsi"/>
              </w:rPr>
            </w:r>
            <w:r w:rsidR="00B26DE8">
              <w:rPr>
                <w:rFonts w:cstheme="minorHAnsi"/>
              </w:rPr>
              <w:fldChar w:fldCharType="separate"/>
            </w:r>
            <w:r w:rsidR="008F7ED1">
              <w:rPr>
                <w:rFonts w:cstheme="minorHAnsi"/>
              </w:rPr>
              <w:t>7</w:t>
            </w:r>
            <w:r w:rsidR="00B26DE8">
              <w:rPr>
                <w:rFonts w:cstheme="minorHAnsi"/>
              </w:rPr>
              <w:fldChar w:fldCharType="end"/>
            </w:r>
            <w:r w:rsidR="00B26DE8">
              <w:rPr>
                <w:rFonts w:cstheme="minorHAnsi"/>
              </w:rPr>
              <w:t xml:space="preserve"> </w:t>
            </w:r>
            <w:r w:rsidR="00B26DE8">
              <w:rPr>
                <w:rFonts w:cstheme="minorHAnsi"/>
              </w:rPr>
              <w:fldChar w:fldCharType="begin"/>
            </w:r>
            <w:r w:rsidR="00B26DE8">
              <w:rPr>
                <w:rFonts w:cstheme="minorHAnsi"/>
              </w:rPr>
              <w:instrText xml:space="preserve"> REF _Ref215742103 \h </w:instrText>
            </w:r>
            <w:r w:rsidR="00B26DE8">
              <w:rPr>
                <w:rFonts w:cstheme="minorHAnsi"/>
              </w:rPr>
            </w:r>
            <w:r w:rsidR="00B26DE8">
              <w:rPr>
                <w:rFonts w:cstheme="minorHAnsi"/>
              </w:rPr>
              <w:fldChar w:fldCharType="separate"/>
            </w:r>
            <w:r w:rsidR="008F7ED1">
              <w:t>Fields for PDF Previews</w:t>
            </w:r>
            <w:r w:rsidR="00B26DE8">
              <w:rPr>
                <w:rFonts w:cstheme="minorHAnsi"/>
              </w:rPr>
              <w:fldChar w:fldCharType="end"/>
            </w:r>
            <w:r w:rsidR="00B26DE8">
              <w:rPr>
                <w:rFonts w:cstheme="minorHAnsi"/>
              </w:rPr>
              <w:t>.</w:t>
            </w:r>
          </w:p>
        </w:tc>
      </w:tr>
    </w:tbl>
    <w:p w14:paraId="487C51D3" w14:textId="77777777" w:rsidR="000B52D2" w:rsidRPr="000B52D2" w:rsidRDefault="000B52D2" w:rsidP="000B52D2"/>
    <w:p w14:paraId="7A5B6804" w14:textId="73A59465" w:rsidR="00AF42C2" w:rsidRDefault="00AF42C2" w:rsidP="00AF42C2">
      <w:pPr>
        <w:pStyle w:val="Caption"/>
        <w:rPr>
          <w:ins w:id="1631" w:author="Eugene CHEONG from.TOPPAN (MAS)" w:date="2025-12-30T16:34:00Z" w16du:dateUtc="2025-12-30T08:34:00Z"/>
        </w:rPr>
      </w:pPr>
      <w:commentRangeStart w:id="1632"/>
      <w:commentRangeStart w:id="1633"/>
      <w:commentRangeStart w:id="1634"/>
      <w:r>
        <w:t xml:space="preserve">Table </w:t>
      </w:r>
      <w:r>
        <w:fldChar w:fldCharType="begin"/>
      </w:r>
      <w:r>
        <w:instrText xml:space="preserve"> SEQ Table \* ARABIC </w:instrText>
      </w:r>
      <w:r>
        <w:fldChar w:fldCharType="separate"/>
      </w:r>
      <w:r w:rsidR="008F7ED1">
        <w:rPr>
          <w:noProof/>
        </w:rPr>
        <w:t>27</w:t>
      </w:r>
      <w:r>
        <w:fldChar w:fldCharType="end"/>
      </w:r>
      <w:r>
        <w:t xml:space="preserve">: </w:t>
      </w:r>
      <w:r w:rsidR="00B26DE8">
        <w:t>Preview PDF</w:t>
      </w:r>
      <w:r>
        <w:t xml:space="preserve"> Screen Elements</w:t>
      </w:r>
      <w:commentRangeEnd w:id="1632"/>
      <w:r w:rsidR="009F17CA">
        <w:rPr>
          <w:rStyle w:val="CommentReference"/>
          <w:b w:val="0"/>
          <w:iCs w:val="0"/>
        </w:rPr>
        <w:commentReference w:id="1632"/>
      </w:r>
      <w:commentRangeEnd w:id="1633"/>
      <w:r w:rsidR="00AF4FC4">
        <w:rPr>
          <w:rStyle w:val="CommentReference"/>
          <w:b w:val="0"/>
          <w:iCs w:val="0"/>
        </w:rPr>
        <w:commentReference w:id="1633"/>
      </w:r>
      <w:commentRangeEnd w:id="1634"/>
      <w:r w:rsidR="00F72307">
        <w:rPr>
          <w:rStyle w:val="CommentReference"/>
          <w:b w:val="0"/>
          <w:iCs w:val="0"/>
        </w:rPr>
        <w:commentReference w:id="1634"/>
      </w:r>
    </w:p>
    <w:p w14:paraId="28CC1F27" w14:textId="0F1CBC58" w:rsidR="00AF4FC4" w:rsidRDefault="00AF4FC4" w:rsidP="00AF4FC4">
      <w:pPr>
        <w:pStyle w:val="Heading3"/>
        <w:rPr>
          <w:ins w:id="1635" w:author="Eugene CHEONG from.TOPPAN (MAS)" w:date="2025-12-30T16:34:00Z" w16du:dateUtc="2025-12-30T08:34:00Z"/>
        </w:rPr>
      </w:pPr>
      <w:bookmarkStart w:id="1636" w:name="_Toc218068783"/>
      <w:commentRangeStart w:id="1637"/>
      <w:commentRangeStart w:id="1638"/>
      <w:commentRangeStart w:id="1639"/>
      <w:ins w:id="1640" w:author="Eugene CHEONG from.TOPPAN (MAS)" w:date="2025-12-30T16:34:00Z" w16du:dateUtc="2025-12-30T08:34:00Z">
        <w:r>
          <w:t>Sample Files</w:t>
        </w:r>
      </w:ins>
      <w:bookmarkEnd w:id="1636"/>
      <w:commentRangeEnd w:id="1637"/>
      <w:r w:rsidR="00B10B6B">
        <w:rPr>
          <w:rStyle w:val="CommentReference"/>
          <w:rFonts w:asciiTheme="minorHAnsi" w:eastAsiaTheme="minorHAnsi" w:hAnsiTheme="minorHAnsi" w:cstheme="minorBidi"/>
          <w:b w:val="0"/>
          <w:smallCaps w:val="0"/>
        </w:rPr>
        <w:commentReference w:id="1637"/>
      </w:r>
      <w:commentRangeEnd w:id="1638"/>
      <w:r w:rsidR="007A58E1">
        <w:rPr>
          <w:rStyle w:val="CommentReference"/>
          <w:rFonts w:asciiTheme="minorHAnsi" w:eastAsiaTheme="minorHAnsi" w:hAnsiTheme="minorHAnsi" w:cstheme="minorBidi"/>
          <w:b w:val="0"/>
          <w:smallCaps w:val="0"/>
        </w:rPr>
        <w:commentReference w:id="1638"/>
      </w:r>
      <w:commentRangeEnd w:id="1639"/>
      <w:r w:rsidR="00076E9B">
        <w:rPr>
          <w:rStyle w:val="CommentReference"/>
          <w:rFonts w:asciiTheme="minorHAnsi" w:eastAsiaTheme="minorHAnsi" w:hAnsiTheme="minorHAnsi" w:cstheme="minorBidi"/>
          <w:b w:val="0"/>
          <w:smallCaps w:val="0"/>
        </w:rPr>
        <w:commentReference w:id="1639"/>
      </w:r>
    </w:p>
    <w:p w14:paraId="28D2D623" w14:textId="583B5916" w:rsidR="00AF4FC4" w:rsidRDefault="00AF4FC4" w:rsidP="00AF4FC4">
      <w:pPr>
        <w:rPr>
          <w:ins w:id="1641" w:author="Eugene CHEONG from.TOPPAN (MAS)" w:date="2025-12-30T16:35:00Z" w16du:dateUtc="2025-12-30T08:35:00Z"/>
        </w:rPr>
      </w:pPr>
      <w:ins w:id="1642" w:author="Eugene CHEONG from.TOPPAN (MAS)" w:date="2025-12-30T16:34:00Z" w16du:dateUtc="2025-12-30T08:34:00Z">
        <w:r>
          <w:t xml:space="preserve">Refer to the attachments </w:t>
        </w:r>
      </w:ins>
      <w:ins w:id="1643" w:author="Eugene CHEONG from.TOPPAN (MAS)" w:date="2025-12-30T16:35:00Z" w16du:dateUtc="2025-12-30T08:35:00Z">
        <w:r>
          <w:t xml:space="preserve">below which serves to illustrate </w:t>
        </w:r>
      </w:ins>
      <w:ins w:id="1644" w:author="Eugene CHEONG from.TOPPAN (MAS)" w:date="2025-12-30T16:34:00Z" w16du:dateUtc="2025-12-30T08:34:00Z">
        <w:r>
          <w:t xml:space="preserve">how the PDF </w:t>
        </w:r>
      </w:ins>
      <w:ins w:id="1645" w:author="Eugene CHEONG from.TOPPAN (MAS)" w:date="2025-12-30T16:35:00Z" w16du:dateUtc="2025-12-30T08:35:00Z">
        <w:r>
          <w:t xml:space="preserve">preview will differ </w:t>
        </w:r>
      </w:ins>
      <w:ins w:id="1646" w:author="Eugene CHEONG from.TOPPAN (MAS)" w:date="2025-12-30T16:34:00Z" w16du:dateUtc="2025-12-30T08:34:00Z">
        <w:r>
          <w:t>based on each security type</w:t>
        </w:r>
      </w:ins>
      <w:ins w:id="1647" w:author="Eugene CHEONG from.TOPPAN (MAS)" w:date="2025-12-30T16:35:00Z" w16du:dateUtc="2025-12-30T08:35:00Z">
        <w:r>
          <w:t xml:space="preserve"> when viewed in the modal and when downloaded as a file</w:t>
        </w:r>
      </w:ins>
      <w:ins w:id="1648" w:author="Eugene CHEONG from.TOPPAN (MAS)" w:date="2025-12-30T16:34:00Z" w16du:dateUtc="2025-12-30T08:34:00Z">
        <w:r>
          <w:t>.</w:t>
        </w:r>
      </w:ins>
    </w:p>
    <w:p w14:paraId="00C6B4C4" w14:textId="567D9080" w:rsidR="00AF4FC4" w:rsidRPr="00970968" w:rsidRDefault="00F72307" w:rsidP="00970968">
      <w:ins w:id="1649" w:author="Eugene CHEONG from.TOPPAN (MAS)" w:date="2025-12-30T16:53:00Z" w16du:dateUtc="2025-12-30T08:53:00Z">
        <w:r>
          <w:object w:dxaOrig="1376" w:dyaOrig="899" w14:anchorId="396DB3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66.8pt;height:46.1pt" o:ole="">
              <v:imagedata r:id="rId80" o:title=""/>
            </v:shape>
            <o:OLEObject Type="Embed" ProgID="Acrobat.Document.DC" ShapeID="_x0000_i1031" DrawAspect="Icon" ObjectID="_1829920299" r:id="rId81"/>
          </w:object>
        </w:r>
      </w:ins>
      <w:commentRangeStart w:id="1650"/>
      <w:ins w:id="1651" w:author="Eugene CHEONG from.TOPPAN (MAS)" w:date="2025-12-30T16:35:00Z" w16du:dateUtc="2025-12-30T08:35:00Z">
        <w:r w:rsidR="00E34FBC">
          <w:object w:dxaOrig="1376" w:dyaOrig="899" w14:anchorId="752C036E">
            <v:shape id="_x0000_i1026" type="#_x0000_t75" style="width:66.8pt;height:46.1pt" o:ole="">
              <v:imagedata r:id="rId82" o:title=""/>
            </v:shape>
            <o:OLEObject Type="Embed" ProgID="Acrobat.Document.DC" ShapeID="_x0000_i1026" DrawAspect="Icon" ObjectID="_1829920300" r:id="rId83"/>
          </w:object>
        </w:r>
      </w:ins>
      <w:commentRangeEnd w:id="1650"/>
      <w:r w:rsidR="007654AE">
        <w:rPr>
          <w:rStyle w:val="CommentReference"/>
        </w:rPr>
        <w:commentReference w:id="1650"/>
      </w:r>
      <w:ins w:id="1652" w:author="Eugene CHEONG from.TOPPAN (MAS)" w:date="2025-12-30T16:36:00Z" w16du:dateUtc="2025-12-30T08:36:00Z">
        <w:r w:rsidR="009352B5">
          <w:object w:dxaOrig="1376" w:dyaOrig="899" w14:anchorId="32861F67">
            <v:shape id="_x0000_i1027" type="#_x0000_t75" style="width:66.8pt;height:46.1pt" o:ole="">
              <v:imagedata r:id="rId84" o:title=""/>
            </v:shape>
            <o:OLEObject Type="Embed" ProgID="Acrobat.Document.DC" ShapeID="_x0000_i1027" DrawAspect="Icon" ObjectID="_1829920301" r:id="rId85"/>
          </w:object>
        </w:r>
      </w:ins>
      <w:ins w:id="1653" w:author="Eugene CHEONG from.TOPPAN (MAS)" w:date="2025-12-30T16:36:00Z" w16du:dateUtc="2025-12-30T08:36:00Z">
        <w:r w:rsidR="00F95BC9">
          <w:object w:dxaOrig="1376" w:dyaOrig="899" w14:anchorId="7BA3D5D8">
            <v:shape id="_x0000_i1028" type="#_x0000_t75" style="width:66.8pt;height:46.1pt" o:ole="">
              <v:imagedata r:id="rId86" o:title=""/>
            </v:shape>
            <o:OLEObject Type="Embed" ProgID="Acrobat.Document.DC" ShapeID="_x0000_i1028" DrawAspect="Icon" ObjectID="_1829920302" r:id="rId87"/>
          </w:object>
        </w:r>
      </w:ins>
      <w:ins w:id="1654" w:author="Eugene CHEONG from.TOPPAN (MAS)" w:date="2025-12-30T16:36:00Z" w16du:dateUtc="2025-12-30T08:36:00Z">
        <w:r w:rsidR="008B7955">
          <w:object w:dxaOrig="1376" w:dyaOrig="899" w14:anchorId="0E2066F1">
            <v:shape id="_x0000_i1029" type="#_x0000_t75" style="width:70.85pt;height:42.05pt" o:ole="">
              <v:imagedata r:id="rId88" o:title=""/>
            </v:shape>
            <o:OLEObject Type="Embed" ProgID="Acrobat.Document.DC" ShapeID="_x0000_i1029" DrawAspect="Icon" ObjectID="_1829920303" r:id="rId89"/>
          </w:object>
        </w:r>
      </w:ins>
    </w:p>
    <w:p w14:paraId="55995A1C" w14:textId="3A12DF60" w:rsidR="00E327D9" w:rsidRDefault="004018B6" w:rsidP="004018B6">
      <w:pPr>
        <w:pStyle w:val="Heading1"/>
      </w:pPr>
      <w:bookmarkStart w:id="1655" w:name="_Ref216164413"/>
      <w:bookmarkStart w:id="1656" w:name="_Toc218068784"/>
      <w:commentRangeStart w:id="1657"/>
      <w:commentRangeStart w:id="1658"/>
      <w:r>
        <w:t>Other Announcement Fields Not In UI</w:t>
      </w:r>
      <w:commentRangeEnd w:id="1657"/>
      <w:r w:rsidR="00DA06FC">
        <w:rPr>
          <w:rStyle w:val="CommentReference"/>
          <w:rFonts w:asciiTheme="minorHAnsi" w:eastAsiaTheme="minorHAnsi" w:hAnsiTheme="minorHAnsi" w:cstheme="minorBidi"/>
          <w:b w:val="0"/>
          <w:smallCaps w:val="0"/>
        </w:rPr>
        <w:commentReference w:id="1657"/>
      </w:r>
      <w:bookmarkEnd w:id="1655"/>
      <w:commentRangeEnd w:id="1658"/>
      <w:r w:rsidR="0022154C">
        <w:rPr>
          <w:rStyle w:val="CommentReference"/>
          <w:rFonts w:asciiTheme="minorHAnsi" w:eastAsiaTheme="minorHAnsi" w:hAnsiTheme="minorHAnsi" w:cstheme="minorBidi"/>
          <w:b w:val="0"/>
          <w:smallCaps w:val="0"/>
        </w:rPr>
        <w:commentReference w:id="1658"/>
      </w:r>
      <w:bookmarkEnd w:id="1656"/>
    </w:p>
    <w:p w14:paraId="5AF97785" w14:textId="4E705A19" w:rsidR="004018B6" w:rsidRDefault="004018B6" w:rsidP="004018B6">
      <w:pPr>
        <w:rPr>
          <w:ins w:id="1659" w:author="Eugene CHEONG from.TOPPAN (MAS)" w:date="2025-12-26T15:37:00Z" w16du:dateUtc="2025-12-26T07:37:00Z"/>
        </w:rPr>
      </w:pPr>
      <w:commentRangeStart w:id="1660"/>
      <w:commentRangeStart w:id="1661"/>
      <w:r>
        <w:t xml:space="preserve">There are other fields that form part of the PDF preview </w:t>
      </w:r>
      <w:commentRangeEnd w:id="1660"/>
      <w:r w:rsidR="00555851">
        <w:rPr>
          <w:rStyle w:val="CommentReference"/>
        </w:rPr>
        <w:commentReference w:id="1660"/>
      </w:r>
      <w:commentRangeEnd w:id="1661"/>
      <w:r w:rsidR="00FB7864">
        <w:rPr>
          <w:rStyle w:val="CommentReference"/>
        </w:rPr>
        <w:commentReference w:id="1661"/>
      </w:r>
      <w:r>
        <w:t xml:space="preserve">and are to be published to MAS website. These </w:t>
      </w:r>
      <w:r w:rsidR="007C5387">
        <w:t xml:space="preserve">fields </w:t>
      </w:r>
      <w:del w:id="1662" w:author="Eugene CHEONG from.TOPPAN (MAS)" w:date="2025-12-26T15:37:00Z" w16du:dateUtc="2025-12-26T07:37:00Z">
        <w:r w:rsidR="007C5387" w:rsidDel="0022154C">
          <w:delText>are</w:delText>
        </w:r>
      </w:del>
      <w:ins w:id="1663" w:author="Eugene CHEONG from.TOPPAN (MAS)" w:date="2025-12-26T15:37:00Z" w16du:dateUtc="2025-12-26T07:37:00Z">
        <w:r w:rsidR="0022154C">
          <w:t xml:space="preserve">can be configurable parameters or static text that are </w:t>
        </w:r>
        <w:commentRangeStart w:id="1664"/>
        <w:r w:rsidR="0022154C">
          <w:t>not</w:t>
        </w:r>
      </w:ins>
      <w:commentRangeEnd w:id="1664"/>
      <w:r w:rsidR="008D437B">
        <w:rPr>
          <w:rStyle w:val="CommentReference"/>
        </w:rPr>
        <w:commentReference w:id="1664"/>
      </w:r>
      <w:ins w:id="1665" w:author="Eugene CHEONG from.TOPPAN (MAS)" w:date="2025-12-26T15:37:00Z" w16du:dateUtc="2025-12-26T07:37:00Z">
        <w:r w:rsidR="0022154C">
          <w:t xml:space="preserve"> configurable via the Administration module</w:t>
        </w:r>
      </w:ins>
      <w:r w:rsidR="007C5387">
        <w:t>:</w:t>
      </w:r>
    </w:p>
    <w:p w14:paraId="3C27DA5C" w14:textId="163D7F41" w:rsidR="0022154C" w:rsidRDefault="0022154C" w:rsidP="00970968">
      <w:pPr>
        <w:pStyle w:val="Heading2"/>
      </w:pPr>
      <w:bookmarkStart w:id="1666" w:name="_Toc218068785"/>
      <w:commentRangeStart w:id="1667"/>
      <w:ins w:id="1668" w:author="Eugene CHEONG from.TOPPAN (MAS)" w:date="2025-12-26T15:38:00Z" w16du:dateUtc="2025-12-26T07:38:00Z">
        <w:r>
          <w:t xml:space="preserve">Fields Based on </w:t>
        </w:r>
      </w:ins>
      <w:ins w:id="1669" w:author="Eugene CHEONG from.TOPPAN (MAS)" w:date="2025-12-26T15:37:00Z" w16du:dateUtc="2025-12-26T07:37:00Z">
        <w:r>
          <w:t>Configurable Parameters</w:t>
        </w:r>
      </w:ins>
      <w:bookmarkEnd w:id="1666"/>
      <w:commentRangeEnd w:id="1667"/>
      <w:r w:rsidR="00184350">
        <w:rPr>
          <w:rStyle w:val="CommentReference"/>
          <w:rFonts w:asciiTheme="minorHAnsi" w:eastAsiaTheme="minorHAnsi" w:hAnsiTheme="minorHAnsi" w:cstheme="minorBidi"/>
          <w:b w:val="0"/>
          <w:smallCaps w:val="0"/>
          <w:lang w:val="en-SG"/>
        </w:rPr>
        <w:commentReference w:id="1667"/>
      </w:r>
    </w:p>
    <w:p w14:paraId="1F943906" w14:textId="4A63ED99" w:rsidR="007C5387" w:rsidRPr="00970968" w:rsidDel="00AF4FC4" w:rsidRDefault="007C5387" w:rsidP="007C5387">
      <w:pPr>
        <w:pStyle w:val="ListParagraph"/>
        <w:rPr>
          <w:del w:id="1670" w:author="Eugene CHEONG from.TOPPAN (MAS)" w:date="2025-12-30T16:39:00Z" w16du:dateUtc="2025-12-30T08:39:00Z"/>
          <w:strike/>
        </w:rPr>
      </w:pPr>
      <w:commentRangeStart w:id="1671"/>
      <w:commentRangeStart w:id="1672"/>
      <w:commentRangeStart w:id="1673"/>
      <w:commentRangeStart w:id="1674"/>
      <w:del w:id="1675" w:author="Eugene CHEONG from.TOPPAN (MAS)" w:date="2025-12-30T16:39:00Z" w16du:dateUtc="2025-12-30T08:39:00Z">
        <w:r w:rsidRPr="00970968" w:rsidDel="00AF4FC4">
          <w:rPr>
            <w:strike/>
          </w:rPr>
          <w:delText>Minimum Tender Amount</w:delText>
        </w:r>
        <w:commentRangeEnd w:id="1671"/>
        <w:r w:rsidR="00E80E02" w:rsidRPr="00970968" w:rsidDel="00AF4FC4">
          <w:rPr>
            <w:rStyle w:val="CommentReference"/>
            <w:strike/>
          </w:rPr>
          <w:commentReference w:id="1671"/>
        </w:r>
        <w:commentRangeEnd w:id="1672"/>
        <w:r w:rsidR="0022154C" w:rsidRPr="00970968" w:rsidDel="00AF4FC4">
          <w:rPr>
            <w:rStyle w:val="CommentReference"/>
            <w:strike/>
          </w:rPr>
          <w:commentReference w:id="1672"/>
        </w:r>
        <w:commentRangeEnd w:id="1673"/>
        <w:r w:rsidR="0022154C" w:rsidRPr="00970968" w:rsidDel="00AF4FC4">
          <w:rPr>
            <w:rStyle w:val="CommentReference"/>
            <w:strike/>
          </w:rPr>
          <w:commentReference w:id="1673"/>
        </w:r>
        <w:commentRangeEnd w:id="1674"/>
        <w:r w:rsidR="00AF4FC4" w:rsidDel="00AF4FC4">
          <w:rPr>
            <w:rStyle w:val="CommentReference"/>
          </w:rPr>
          <w:commentReference w:id="1674"/>
        </w:r>
      </w:del>
    </w:p>
    <w:p w14:paraId="145C4B70" w14:textId="62A864F3" w:rsidR="007C5387" w:rsidRDefault="00AF4FC4" w:rsidP="007C5387">
      <w:pPr>
        <w:pStyle w:val="ListParagraph"/>
      </w:pPr>
      <w:ins w:id="1676" w:author="Eugene CHEONG from.TOPPAN (MAS)" w:date="2025-12-30T16:37:00Z" w16du:dateUtc="2025-12-30T08:37:00Z">
        <w:r>
          <w:t xml:space="preserve">Minimum </w:t>
        </w:r>
      </w:ins>
      <w:r w:rsidR="007C5387">
        <w:t>Denomination</w:t>
      </w:r>
    </w:p>
    <w:p w14:paraId="33C6BA44" w14:textId="08F8291E" w:rsidR="007C5387" w:rsidDel="00C66F82" w:rsidRDefault="007C5387" w:rsidP="007C5387">
      <w:pPr>
        <w:pStyle w:val="ListParagraph"/>
        <w:rPr>
          <w:moveFrom w:id="1677" w:author="Eugene CHEONG from.TOPPAN (MAS)" w:date="2025-12-26T15:42:00Z" w16du:dateUtc="2025-12-26T07:42:00Z"/>
        </w:rPr>
      </w:pPr>
      <w:moveFromRangeStart w:id="1678" w:author="Eugene CHEONG from.TOPPAN (MAS)" w:date="2025-12-26T15:42:00Z" w:name="move217656155"/>
      <w:moveFrom w:id="1679" w:author="Eugene CHEONG from.TOPPAN (MAS)" w:date="2025-12-26T15:42:00Z" w16du:dateUtc="2025-12-26T07:42:00Z">
        <w:r w:rsidDel="00C66F82">
          <w:t>Yield and Price</w:t>
        </w:r>
      </w:moveFrom>
    </w:p>
    <w:moveFromRangeEnd w:id="1678"/>
    <w:p w14:paraId="69E48D7B" w14:textId="77777777" w:rsidR="007C5387" w:rsidRDefault="007C5387" w:rsidP="007C5387">
      <w:pPr>
        <w:pStyle w:val="ListParagraph"/>
      </w:pPr>
      <w:r>
        <w:t>Method of Sale</w:t>
      </w:r>
    </w:p>
    <w:p w14:paraId="00148C2B" w14:textId="5AF1C04E" w:rsidR="007C5387" w:rsidDel="00C66F82" w:rsidRDefault="007C5387" w:rsidP="007C5387">
      <w:pPr>
        <w:pStyle w:val="ListParagraph"/>
        <w:rPr>
          <w:moveFrom w:id="1680" w:author="Eugene CHEONG from.TOPPAN (MAS)" w:date="2025-12-26T15:42:00Z" w16du:dateUtc="2025-12-26T07:42:00Z"/>
        </w:rPr>
      </w:pPr>
      <w:moveFromRangeStart w:id="1681" w:author="Eugene CHEONG from.TOPPAN (MAS)" w:date="2025-12-26T15:42:00Z" w:name="move217656182"/>
      <w:moveFrom w:id="1682" w:author="Eugene CHEONG from.TOPPAN (MAS)" w:date="2025-12-26T15:42:00Z" w16du:dateUtc="2025-12-26T07:42:00Z">
        <w:r w:rsidDel="00C66F82">
          <w:t>Competitive Applications</w:t>
        </w:r>
      </w:moveFrom>
    </w:p>
    <w:p w14:paraId="2F51F0FD" w14:textId="3CE950EA" w:rsidR="007C5387" w:rsidDel="00C66F82" w:rsidRDefault="007C5387" w:rsidP="007C5387">
      <w:pPr>
        <w:pStyle w:val="ListParagraph"/>
        <w:rPr>
          <w:moveFrom w:id="1683" w:author="Eugene CHEONG from.TOPPAN (MAS)" w:date="2025-12-26T15:42:00Z" w16du:dateUtc="2025-12-26T07:42:00Z"/>
        </w:rPr>
      </w:pPr>
      <w:moveFrom w:id="1684" w:author="Eugene CHEONG from.TOPPAN (MAS)" w:date="2025-12-26T15:42:00Z" w16du:dateUtc="2025-12-26T07:42:00Z">
        <w:r w:rsidDel="00C66F82">
          <w:t>Non-Competitive Applications</w:t>
        </w:r>
      </w:moveFrom>
    </w:p>
    <w:moveFromRangeEnd w:id="1681"/>
    <w:p w14:paraId="7596E98F" w14:textId="729AC917" w:rsidR="007C5387" w:rsidDel="00C66F82" w:rsidRDefault="007C5387" w:rsidP="007C5387">
      <w:pPr>
        <w:pStyle w:val="ListParagraph"/>
        <w:rPr>
          <w:del w:id="1685" w:author="Eugene CHEONG from.TOPPAN (MAS)" w:date="2025-12-26T15:42:00Z" w16du:dateUtc="2025-12-26T07:42:00Z"/>
        </w:rPr>
      </w:pPr>
      <w:del w:id="1686" w:author="Eugene CHEONG from.TOPPAN (MAS)" w:date="2025-12-26T15:42:00Z" w16du:dateUtc="2025-12-26T07:42:00Z">
        <w:r w:rsidDel="00C66F82">
          <w:delText>Eligible Applicants</w:delText>
        </w:r>
      </w:del>
    </w:p>
    <w:p w14:paraId="398AFDA6" w14:textId="77777777" w:rsidR="007C5387" w:rsidRDefault="007C5387" w:rsidP="007C5387">
      <w:pPr>
        <w:pStyle w:val="ListParagraph"/>
      </w:pPr>
      <w:r>
        <w:t>Closing Date of Application</w:t>
      </w:r>
    </w:p>
    <w:p w14:paraId="243195F5" w14:textId="77777777" w:rsidR="007C5387" w:rsidRDefault="007C5387" w:rsidP="007C5387">
      <w:pPr>
        <w:pStyle w:val="ListParagraph"/>
      </w:pPr>
      <w:r>
        <w:t>Individual Holdings Limit across all Savings Bonds</w:t>
      </w:r>
    </w:p>
    <w:p w14:paraId="1D52AAE1" w14:textId="77777777" w:rsidR="007C5387" w:rsidRDefault="007C5387" w:rsidP="007C5387">
      <w:pPr>
        <w:pStyle w:val="ListParagraph"/>
      </w:pPr>
      <w:r>
        <w:t>Closing Date of Application for Individuals</w:t>
      </w:r>
    </w:p>
    <w:p w14:paraId="3FB6359D" w14:textId="55823617" w:rsidR="007C5387" w:rsidRDefault="007C5387" w:rsidP="007C5387">
      <w:pPr>
        <w:rPr>
          <w:ins w:id="1687" w:author="Eugene CHEONG from.TOPPAN (MAS)" w:date="2025-12-26T15:41:00Z" w16du:dateUtc="2025-12-26T07:41:00Z"/>
        </w:rPr>
      </w:pPr>
      <w:commentRangeStart w:id="1688"/>
      <w:commentRangeStart w:id="1689"/>
      <w:commentRangeStart w:id="1690"/>
      <w:r>
        <w:t>The values of these fields are set based on security type.</w:t>
      </w:r>
      <w:commentRangeEnd w:id="1688"/>
      <w:r w:rsidR="00C229C4">
        <w:rPr>
          <w:rStyle w:val="CommentReference"/>
        </w:rPr>
        <w:commentReference w:id="1688"/>
      </w:r>
      <w:commentRangeEnd w:id="1689"/>
      <w:r w:rsidR="00CC4003">
        <w:rPr>
          <w:rStyle w:val="CommentReference"/>
        </w:rPr>
        <w:commentReference w:id="1689"/>
      </w:r>
      <w:commentRangeEnd w:id="1690"/>
      <w:r w:rsidR="0056700E">
        <w:rPr>
          <w:rStyle w:val="CommentReference"/>
        </w:rPr>
        <w:commentReference w:id="1690"/>
      </w:r>
      <w:r>
        <w:t xml:space="preserve"> For more information, refer to </w:t>
      </w:r>
      <w:r w:rsidRPr="007C5387">
        <w:rPr>
          <w:i/>
          <w:iCs/>
        </w:rPr>
        <w:t>MAS_OMEGA – Functional Specifications Document (Administration).docx</w:t>
      </w:r>
      <w:r>
        <w:t>.</w:t>
      </w:r>
    </w:p>
    <w:p w14:paraId="599D99A8" w14:textId="3FAFAF5B" w:rsidR="00C66F82" w:rsidRDefault="00C66F82" w:rsidP="00C66F82">
      <w:pPr>
        <w:pStyle w:val="Heading2"/>
        <w:rPr>
          <w:ins w:id="1691" w:author="Eugene CHEONG from.TOPPAN (MAS)" w:date="2025-12-26T15:42:00Z" w16du:dateUtc="2025-12-26T07:42:00Z"/>
        </w:rPr>
      </w:pPr>
      <w:bookmarkStart w:id="1692" w:name="_Toc218068786"/>
      <w:ins w:id="1693" w:author="Eugene CHEONG from.TOPPAN (MAS)" w:date="2025-12-26T15:42:00Z" w16du:dateUtc="2025-12-26T07:42:00Z">
        <w:r>
          <w:t>Fields Based on Static Text</w:t>
        </w:r>
        <w:bookmarkEnd w:id="1692"/>
      </w:ins>
    </w:p>
    <w:p w14:paraId="6948BFED" w14:textId="3F694411" w:rsidR="00A13E40" w:rsidRDefault="00A13E40" w:rsidP="00C66F82">
      <w:pPr>
        <w:pStyle w:val="ListParagraph"/>
        <w:rPr>
          <w:ins w:id="1694" w:author="Eugene CHEONG from.TOPPAN (MAS)" w:date="2025-12-30T16:42:00Z" w16du:dateUtc="2025-12-30T08:42:00Z"/>
        </w:rPr>
      </w:pPr>
      <w:ins w:id="1695" w:author="Eugene CHEONG from.TOPPAN (MAS)" w:date="2025-12-30T16:42:00Z" w16du:dateUtc="2025-12-30T08:42:00Z">
        <w:r>
          <w:t>Heading Title</w:t>
        </w:r>
      </w:ins>
    </w:p>
    <w:p w14:paraId="2C4ADC7D" w14:textId="6FE59771" w:rsidR="00A13E40" w:rsidRDefault="00A13E40" w:rsidP="00C66F82">
      <w:pPr>
        <w:pStyle w:val="ListParagraph"/>
        <w:rPr>
          <w:ins w:id="1696" w:author="Eugene CHEONG from.TOPPAN (MAS)" w:date="2025-12-30T16:42:00Z" w16du:dateUtc="2025-12-30T08:42:00Z"/>
        </w:rPr>
      </w:pPr>
      <w:ins w:id="1697" w:author="Eugene CHEONG from.TOPPAN (MAS)" w:date="2025-12-30T16:42:00Z" w16du:dateUtc="2025-12-30T08:42:00Z">
        <w:r>
          <w:t>Date</w:t>
        </w:r>
      </w:ins>
    </w:p>
    <w:p w14:paraId="68FB4DB0" w14:textId="2F624DA0" w:rsidR="000E5043" w:rsidRDefault="000E5043" w:rsidP="00C66F82">
      <w:pPr>
        <w:pStyle w:val="ListParagraph"/>
        <w:rPr>
          <w:ins w:id="1698" w:author="Eugene CHEONG from.TOPPAN (MAS)" w:date="2025-12-26T17:57:00Z" w16du:dateUtc="2025-12-26T09:57:00Z"/>
        </w:rPr>
      </w:pPr>
      <w:ins w:id="1699" w:author="Eugene CHEONG from.TOPPAN (MAS)" w:date="2025-12-26T17:57:00Z" w16du:dateUtc="2025-12-26T09:57:00Z">
        <w:r>
          <w:t>Heading Details</w:t>
        </w:r>
      </w:ins>
    </w:p>
    <w:p w14:paraId="4F7CAD1F" w14:textId="0C7B15AD" w:rsidR="00C66F82" w:rsidRDefault="00C66F82" w:rsidP="00C66F82">
      <w:pPr>
        <w:pStyle w:val="ListParagraph"/>
        <w:rPr>
          <w:moveTo w:id="1700" w:author="Eugene CHEONG from.TOPPAN (MAS)" w:date="2025-12-26T15:42:00Z" w16du:dateUtc="2025-12-26T07:42:00Z"/>
        </w:rPr>
      </w:pPr>
      <w:moveToRangeStart w:id="1701" w:author="Eugene CHEONG from.TOPPAN (MAS)" w:date="2025-12-26T15:42:00Z" w:name="move217656155"/>
      <w:moveTo w:id="1702" w:author="Eugene CHEONG from.TOPPAN (MAS)" w:date="2025-12-26T15:42:00Z" w16du:dateUtc="2025-12-26T07:42:00Z">
        <w:r>
          <w:t>Yield and Price</w:t>
        </w:r>
      </w:moveTo>
    </w:p>
    <w:p w14:paraId="6C54A2C6" w14:textId="77777777" w:rsidR="00C66F82" w:rsidRDefault="00C66F82" w:rsidP="00C66F82">
      <w:pPr>
        <w:pStyle w:val="ListParagraph"/>
        <w:rPr>
          <w:moveTo w:id="1703" w:author="Eugene CHEONG from.TOPPAN (MAS)" w:date="2025-12-26T15:42:00Z" w16du:dateUtc="2025-12-26T07:42:00Z"/>
        </w:rPr>
      </w:pPr>
      <w:moveToRangeStart w:id="1704" w:author="Eugene CHEONG from.TOPPAN (MAS)" w:date="2025-12-26T15:42:00Z" w:name="move217656182"/>
      <w:moveToRangeEnd w:id="1701"/>
      <w:moveTo w:id="1705" w:author="Eugene CHEONG from.TOPPAN (MAS)" w:date="2025-12-26T15:42:00Z" w16du:dateUtc="2025-12-26T07:42:00Z">
        <w:r>
          <w:t>Competitive Applications</w:t>
        </w:r>
      </w:moveTo>
    </w:p>
    <w:p w14:paraId="05F56A6A" w14:textId="77777777" w:rsidR="00C66F82" w:rsidRDefault="00C66F82" w:rsidP="00C66F82">
      <w:pPr>
        <w:pStyle w:val="ListParagraph"/>
        <w:rPr>
          <w:moveTo w:id="1706" w:author="Eugene CHEONG from.TOPPAN (MAS)" w:date="2025-12-26T15:42:00Z" w16du:dateUtc="2025-12-26T07:42:00Z"/>
        </w:rPr>
      </w:pPr>
      <w:moveTo w:id="1707" w:author="Eugene CHEONG from.TOPPAN (MAS)" w:date="2025-12-26T15:42:00Z" w16du:dateUtc="2025-12-26T07:42:00Z">
        <w:r>
          <w:t>Non-Competitive Applications</w:t>
        </w:r>
      </w:moveTo>
    </w:p>
    <w:moveToRangeEnd w:id="1704"/>
    <w:p w14:paraId="0B4BCC87" w14:textId="77777777" w:rsidR="00C66F82" w:rsidRDefault="00C66F82" w:rsidP="00C66F82">
      <w:pPr>
        <w:pStyle w:val="ListParagraph"/>
        <w:rPr>
          <w:ins w:id="1708" w:author="Eugene CHEONG from.TOPPAN (MAS)" w:date="2025-12-26T15:42:00Z" w16du:dateUtc="2025-12-26T07:42:00Z"/>
        </w:rPr>
      </w:pPr>
      <w:ins w:id="1709" w:author="Eugene CHEONG from.TOPPAN (MAS)" w:date="2025-12-26T15:42:00Z" w16du:dateUtc="2025-12-26T07:42:00Z">
        <w:r>
          <w:t>Eligible Applicants</w:t>
        </w:r>
      </w:ins>
    </w:p>
    <w:p w14:paraId="234135FD" w14:textId="41A38CCB" w:rsidR="00C66F82" w:rsidRDefault="00A13E40" w:rsidP="00C66F82">
      <w:pPr>
        <w:rPr>
          <w:ins w:id="1710" w:author="Eugene CHEONG from.TOPPAN (MAS)" w:date="2025-12-26T15:45:00Z" w16du:dateUtc="2025-12-26T07:45:00Z"/>
          <w:lang w:val="en-US"/>
        </w:rPr>
      </w:pPr>
      <w:ins w:id="1711" w:author="Eugene CHEONG from.TOPPAN (MAS)" w:date="2025-12-30T16:42:00Z" w16du:dateUtc="2025-12-30T08:42:00Z">
        <w:r>
          <w:rPr>
            <w:lang w:val="en-US"/>
          </w:rPr>
          <w:t>For the headi</w:t>
        </w:r>
      </w:ins>
      <w:ins w:id="1712" w:author="Eugene CHEONG from.TOPPAN (MAS)" w:date="2025-12-30T16:43:00Z" w16du:dateUtc="2025-12-30T08:43:00Z">
        <w:r>
          <w:rPr>
            <w:lang w:val="en-US"/>
          </w:rPr>
          <w:t xml:space="preserve">ng title, it will always be “THE MONETARY AUTHORITY OF SINGAPORE”. The date will always be the date the announcement is published or is scheduled to be published. </w:t>
        </w:r>
      </w:ins>
      <w:ins w:id="1713" w:author="Eugene CHEONG from.TOPPAN (MAS)" w:date="2025-12-26T15:44:00Z" w16du:dateUtc="2025-12-26T07:44:00Z">
        <w:r w:rsidR="00C66F82" w:rsidRPr="00C66F82">
          <w:rPr>
            <w:lang w:val="en-US"/>
          </w:rPr>
          <w:t xml:space="preserve">The values of </w:t>
        </w:r>
      </w:ins>
      <w:ins w:id="1714" w:author="Eugene CHEONG from.TOPPAN (MAS)" w:date="2025-12-30T16:43:00Z" w16du:dateUtc="2025-12-30T08:43:00Z">
        <w:r>
          <w:rPr>
            <w:lang w:val="en-US"/>
          </w:rPr>
          <w:t>other</w:t>
        </w:r>
      </w:ins>
      <w:ins w:id="1715" w:author="Eugene CHEONG from.TOPPAN (MAS)" w:date="2025-12-26T15:44:00Z" w16du:dateUtc="2025-12-26T07:44:00Z">
        <w:r w:rsidR="00C66F82" w:rsidRPr="00C66F82">
          <w:rPr>
            <w:lang w:val="en-US"/>
          </w:rPr>
          <w:t xml:space="preserve"> fields are set based on security type</w:t>
        </w:r>
      </w:ins>
      <w:ins w:id="1716" w:author="Eugene CHEONG from.TOPPAN (MAS)" w:date="2025-12-26T15:47:00Z" w16du:dateUtc="2025-12-26T07:47:00Z">
        <w:r w:rsidR="00C66F82">
          <w:rPr>
            <w:lang w:val="en-US"/>
          </w:rPr>
          <w:t xml:space="preserve"> as shown in the table below:</w:t>
        </w:r>
      </w:ins>
    </w:p>
    <w:tbl>
      <w:tblPr>
        <w:tblW w:w="1077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6"/>
        <w:gridCol w:w="1464"/>
        <w:gridCol w:w="1465"/>
        <w:gridCol w:w="1465"/>
        <w:gridCol w:w="1464"/>
        <w:gridCol w:w="1465"/>
        <w:gridCol w:w="1465"/>
      </w:tblGrid>
      <w:tr w:rsidR="00C66F82" w:rsidRPr="00E33CF5" w14:paraId="5F2C7D19" w14:textId="77777777" w:rsidTr="00970968">
        <w:trPr>
          <w:trHeight w:val="580"/>
          <w:ins w:id="1717" w:author="Eugene CHEONG from.TOPPAN (MAS)" w:date="2025-12-26T15:45:00Z"/>
        </w:trPr>
        <w:tc>
          <w:tcPr>
            <w:tcW w:w="1986" w:type="dxa"/>
            <w:shd w:val="clear" w:color="auto" w:fill="E7E6E6" w:themeFill="background2"/>
            <w:noWrap/>
            <w:hideMark/>
          </w:tcPr>
          <w:p w14:paraId="0B42EE24" w14:textId="4D8D4A91" w:rsidR="00C66F82" w:rsidRPr="00E33CF5" w:rsidRDefault="00C66F82" w:rsidP="00970968">
            <w:pPr>
              <w:pStyle w:val="TableHeading"/>
              <w:jc w:val="left"/>
              <w:rPr>
                <w:ins w:id="1718" w:author="Eugene CHEONG from.TOPPAN (MAS)" w:date="2025-12-26T15:45:00Z" w16du:dateUtc="2025-12-26T07:45:00Z"/>
                <w:lang w:eastAsia="en-SG"/>
              </w:rPr>
            </w:pPr>
            <w:ins w:id="1719" w:author="Eugene CHEONG from.TOPPAN (MAS)" w:date="2025-12-26T15:46:00Z" w16du:dateUtc="2025-12-26T07:46:00Z">
              <w:r>
                <w:rPr>
                  <w:lang w:eastAsia="en-SG"/>
                </w:rPr>
                <w:t>Announcement</w:t>
              </w:r>
            </w:ins>
            <w:ins w:id="1720" w:author="Eugene CHEONG from.TOPPAN (MAS)" w:date="2025-12-26T15:45:00Z" w16du:dateUtc="2025-12-26T07:45:00Z">
              <w:r>
                <w:rPr>
                  <w:lang w:eastAsia="en-SG"/>
                </w:rPr>
                <w:t xml:space="preserve"> </w:t>
              </w:r>
              <w:r w:rsidRPr="00EF49B7">
                <w:rPr>
                  <w:lang w:eastAsia="en-SG"/>
                </w:rPr>
                <w:t>Field Name</w:t>
              </w:r>
            </w:ins>
          </w:p>
        </w:tc>
        <w:tc>
          <w:tcPr>
            <w:tcW w:w="1464" w:type="dxa"/>
            <w:shd w:val="clear" w:color="auto" w:fill="E7E6E6" w:themeFill="background2"/>
            <w:hideMark/>
          </w:tcPr>
          <w:p w14:paraId="21B68364" w14:textId="77777777" w:rsidR="00C66F82" w:rsidRPr="00E33CF5" w:rsidRDefault="00C66F82" w:rsidP="00970968">
            <w:pPr>
              <w:pStyle w:val="TableHeading"/>
              <w:jc w:val="left"/>
              <w:rPr>
                <w:ins w:id="1721" w:author="Eugene CHEONG from.TOPPAN (MAS)" w:date="2025-12-26T15:45:00Z" w16du:dateUtc="2025-12-26T07:45:00Z"/>
                <w:lang w:eastAsia="en-SG"/>
              </w:rPr>
            </w:pPr>
            <w:ins w:id="1722" w:author="Eugene CHEONG from.TOPPAN (MAS)" w:date="2025-12-26T15:45:00Z" w16du:dateUtc="2025-12-26T07:45:00Z">
              <w:r w:rsidRPr="00E33CF5">
                <w:rPr>
                  <w:lang w:eastAsia="en-SG"/>
                </w:rPr>
                <w:t>SSB</w:t>
              </w:r>
            </w:ins>
          </w:p>
        </w:tc>
        <w:tc>
          <w:tcPr>
            <w:tcW w:w="1465" w:type="dxa"/>
            <w:shd w:val="clear" w:color="auto" w:fill="E7E6E6" w:themeFill="background2"/>
            <w:hideMark/>
          </w:tcPr>
          <w:p w14:paraId="71DB6286" w14:textId="77777777" w:rsidR="00C66F82" w:rsidRPr="00E33CF5" w:rsidRDefault="00C66F82" w:rsidP="00970968">
            <w:pPr>
              <w:pStyle w:val="TableHeading"/>
              <w:jc w:val="left"/>
              <w:rPr>
                <w:ins w:id="1723" w:author="Eugene CHEONG from.TOPPAN (MAS)" w:date="2025-12-26T15:45:00Z" w16du:dateUtc="2025-12-26T07:45:00Z"/>
                <w:lang w:eastAsia="en-SG"/>
              </w:rPr>
            </w:pPr>
            <w:commentRangeStart w:id="1724"/>
            <w:commentRangeStart w:id="1725"/>
            <w:ins w:id="1726" w:author="Eugene CHEONG from.TOPPAN (MAS)" w:date="2025-12-26T15:45:00Z" w16du:dateUtc="2025-12-26T07:45:00Z">
              <w:r w:rsidRPr="00E33CF5">
                <w:rPr>
                  <w:lang w:eastAsia="en-SG"/>
                </w:rPr>
                <w:t>SGS Bond</w:t>
              </w:r>
              <w:r w:rsidRPr="00E33CF5">
                <w:rPr>
                  <w:lang w:eastAsia="en-SG"/>
                </w:rPr>
                <w:br/>
                <w:t>(Reopen)</w:t>
              </w:r>
              <w:commentRangeEnd w:id="1724"/>
              <w:r>
                <w:rPr>
                  <w:rStyle w:val="CommentReference"/>
                  <w:rFonts w:asciiTheme="minorHAnsi" w:eastAsiaTheme="minorHAnsi" w:hAnsiTheme="minorHAnsi" w:cstheme="minorBidi"/>
                  <w:b w:val="0"/>
                </w:rPr>
                <w:commentReference w:id="1724"/>
              </w:r>
              <w:commentRangeEnd w:id="1725"/>
              <w:r>
                <w:rPr>
                  <w:rStyle w:val="CommentReference"/>
                  <w:rFonts w:asciiTheme="minorHAnsi" w:eastAsiaTheme="minorHAnsi" w:hAnsiTheme="minorHAnsi" w:cstheme="minorBidi"/>
                  <w:b w:val="0"/>
                </w:rPr>
                <w:commentReference w:id="1725"/>
              </w:r>
            </w:ins>
          </w:p>
        </w:tc>
        <w:tc>
          <w:tcPr>
            <w:tcW w:w="1465" w:type="dxa"/>
            <w:shd w:val="clear" w:color="auto" w:fill="E7E6E6" w:themeFill="background2"/>
            <w:hideMark/>
          </w:tcPr>
          <w:p w14:paraId="085FAEA9" w14:textId="77777777" w:rsidR="00C66F82" w:rsidRPr="00E33CF5" w:rsidRDefault="00C66F82" w:rsidP="00970968">
            <w:pPr>
              <w:pStyle w:val="TableHeading"/>
              <w:jc w:val="left"/>
              <w:rPr>
                <w:ins w:id="1727" w:author="Eugene CHEONG from.TOPPAN (MAS)" w:date="2025-12-26T15:45:00Z" w16du:dateUtc="2025-12-26T07:45:00Z"/>
                <w:lang w:eastAsia="en-SG"/>
              </w:rPr>
            </w:pPr>
            <w:ins w:id="1728" w:author="Eugene CHEONG from.TOPPAN (MAS)" w:date="2025-12-26T15:45:00Z" w16du:dateUtc="2025-12-26T07:45:00Z">
              <w:r w:rsidRPr="00E33CF5">
                <w:rPr>
                  <w:lang w:eastAsia="en-SG"/>
                </w:rPr>
                <w:t>SGS Bond</w:t>
              </w:r>
              <w:r w:rsidRPr="00E33CF5">
                <w:rPr>
                  <w:lang w:eastAsia="en-SG"/>
                </w:rPr>
                <w:br/>
                <w:t>(New)</w:t>
              </w:r>
            </w:ins>
          </w:p>
        </w:tc>
        <w:tc>
          <w:tcPr>
            <w:tcW w:w="1464" w:type="dxa"/>
            <w:shd w:val="clear" w:color="auto" w:fill="E7E6E6" w:themeFill="background2"/>
            <w:noWrap/>
            <w:hideMark/>
          </w:tcPr>
          <w:p w14:paraId="59BC4629" w14:textId="77777777" w:rsidR="00C66F82" w:rsidRPr="00E33CF5" w:rsidRDefault="00C66F82" w:rsidP="00970968">
            <w:pPr>
              <w:pStyle w:val="TableHeading"/>
              <w:jc w:val="left"/>
              <w:rPr>
                <w:ins w:id="1729" w:author="Eugene CHEONG from.TOPPAN (MAS)" w:date="2025-12-26T15:45:00Z" w16du:dateUtc="2025-12-26T07:45:00Z"/>
                <w:lang w:eastAsia="en-SG"/>
              </w:rPr>
            </w:pPr>
            <w:ins w:id="1730" w:author="Eugene CHEONG from.TOPPAN (MAS)" w:date="2025-12-26T15:45:00Z" w16du:dateUtc="2025-12-26T07:45:00Z">
              <w:r w:rsidRPr="00E33CF5">
                <w:rPr>
                  <w:lang w:eastAsia="en-SG"/>
                </w:rPr>
                <w:t>MAS Bills</w:t>
              </w:r>
            </w:ins>
          </w:p>
        </w:tc>
        <w:tc>
          <w:tcPr>
            <w:tcW w:w="1465" w:type="dxa"/>
            <w:shd w:val="clear" w:color="auto" w:fill="E7E6E6" w:themeFill="background2"/>
            <w:noWrap/>
            <w:hideMark/>
          </w:tcPr>
          <w:p w14:paraId="26DC78A6" w14:textId="77777777" w:rsidR="00C66F82" w:rsidRPr="00E33CF5" w:rsidRDefault="00C66F82" w:rsidP="00970968">
            <w:pPr>
              <w:pStyle w:val="TableHeading"/>
              <w:jc w:val="left"/>
              <w:rPr>
                <w:ins w:id="1731" w:author="Eugene CHEONG from.TOPPAN (MAS)" w:date="2025-12-26T15:45:00Z" w16du:dateUtc="2025-12-26T07:45:00Z"/>
                <w:lang w:eastAsia="en-SG"/>
              </w:rPr>
            </w:pPr>
            <w:ins w:id="1732" w:author="Eugene CHEONG from.TOPPAN (MAS)" w:date="2025-12-26T15:45:00Z" w16du:dateUtc="2025-12-26T07:45:00Z">
              <w:r w:rsidRPr="00E33CF5">
                <w:rPr>
                  <w:lang w:eastAsia="en-SG"/>
                </w:rPr>
                <w:t>T-Bills</w:t>
              </w:r>
            </w:ins>
          </w:p>
        </w:tc>
        <w:tc>
          <w:tcPr>
            <w:tcW w:w="1465" w:type="dxa"/>
            <w:shd w:val="clear" w:color="auto" w:fill="E7E6E6" w:themeFill="background2"/>
            <w:noWrap/>
            <w:hideMark/>
          </w:tcPr>
          <w:p w14:paraId="730D4567" w14:textId="77777777" w:rsidR="00C66F82" w:rsidRPr="00E33CF5" w:rsidRDefault="00C66F82" w:rsidP="00970968">
            <w:pPr>
              <w:pStyle w:val="TableHeading"/>
              <w:jc w:val="left"/>
              <w:rPr>
                <w:ins w:id="1733" w:author="Eugene CHEONG from.TOPPAN (MAS)" w:date="2025-12-26T15:45:00Z" w16du:dateUtc="2025-12-26T07:45:00Z"/>
                <w:lang w:eastAsia="en-SG"/>
              </w:rPr>
            </w:pPr>
            <w:ins w:id="1734" w:author="Eugene CHEONG from.TOPPAN (MAS)" w:date="2025-12-26T15:45:00Z" w16du:dateUtc="2025-12-26T07:45:00Z">
              <w:r w:rsidRPr="00E33CF5">
                <w:rPr>
                  <w:lang w:eastAsia="en-SG"/>
                </w:rPr>
                <w:t>CMTB</w:t>
              </w:r>
            </w:ins>
          </w:p>
        </w:tc>
      </w:tr>
      <w:tr w:rsidR="000E5043" w:rsidRPr="00E33CF5" w14:paraId="4E8E4D40" w14:textId="77777777" w:rsidTr="0056700E">
        <w:trPr>
          <w:trHeight w:val="290"/>
          <w:ins w:id="1735" w:author="Eugene CHEONG from.TOPPAN (MAS)" w:date="2025-12-26T17:53:00Z"/>
        </w:trPr>
        <w:tc>
          <w:tcPr>
            <w:tcW w:w="1986" w:type="dxa"/>
          </w:tcPr>
          <w:p w14:paraId="7D397A5B" w14:textId="335D8A8A" w:rsidR="000E5043" w:rsidRDefault="000E5043" w:rsidP="00970968">
            <w:pPr>
              <w:pStyle w:val="NoSpacing"/>
              <w:rPr>
                <w:ins w:id="1736" w:author="Eugene CHEONG from.TOPPAN (MAS)" w:date="2025-12-26T17:53:00Z" w16du:dateUtc="2025-12-26T09:53:00Z"/>
                <w:color w:val="000000" w:themeColor="text1"/>
                <w:lang w:eastAsia="en-SG"/>
              </w:rPr>
            </w:pPr>
            <w:ins w:id="1737" w:author="Eugene CHEONG from.TOPPAN (MAS)" w:date="2025-12-26T17:57:00Z" w16du:dateUtc="2025-12-26T09:57:00Z">
              <w:r>
                <w:rPr>
                  <w:color w:val="000000" w:themeColor="text1"/>
                  <w:lang w:eastAsia="en-SG"/>
                </w:rPr>
                <w:t>Heading Details</w:t>
              </w:r>
            </w:ins>
          </w:p>
        </w:tc>
        <w:tc>
          <w:tcPr>
            <w:tcW w:w="1464" w:type="dxa"/>
          </w:tcPr>
          <w:p w14:paraId="211802AD" w14:textId="0DA95CC0" w:rsidR="000E5043" w:rsidRPr="00E33CF5" w:rsidRDefault="000E5043" w:rsidP="0056700E">
            <w:pPr>
              <w:pStyle w:val="NoSpacing"/>
              <w:jc w:val="left"/>
              <w:rPr>
                <w:ins w:id="1738" w:author="Eugene CHEONG from.TOPPAN (MAS)" w:date="2025-12-26T17:53:00Z" w16du:dateUtc="2025-12-26T09:53:00Z"/>
                <w:lang w:eastAsia="en-SG"/>
              </w:rPr>
            </w:pPr>
            <w:ins w:id="1739" w:author="Eugene CHEONG from.TOPPAN (MAS)" w:date="2025-12-26T17:54:00Z" w16du:dateUtc="2025-12-26T09:54:00Z">
              <w:r w:rsidRPr="000E5043">
                <w:rPr>
                  <w:lang w:eastAsia="en-SG"/>
                </w:rPr>
                <w:t>Application for Singapore Savings Bonds ("Savings Bonds")</w:t>
              </w:r>
            </w:ins>
          </w:p>
        </w:tc>
        <w:tc>
          <w:tcPr>
            <w:tcW w:w="1465" w:type="dxa"/>
          </w:tcPr>
          <w:p w14:paraId="312B6603" w14:textId="15224C76" w:rsidR="000E5043" w:rsidRPr="0056700E" w:rsidRDefault="000E5043" w:rsidP="0056700E">
            <w:pPr>
              <w:pStyle w:val="NoSpacing"/>
              <w:jc w:val="left"/>
              <w:rPr>
                <w:ins w:id="1740" w:author="Eugene CHEONG from.TOPPAN (MAS)" w:date="2025-12-26T17:53:00Z" w16du:dateUtc="2025-12-26T09:53:00Z"/>
                <w:lang w:eastAsia="en-SG"/>
              </w:rPr>
            </w:pPr>
            <w:ins w:id="1741" w:author="Eugene CHEONG from.TOPPAN (MAS)" w:date="2025-12-26T17:55:00Z" w16du:dateUtc="2025-12-26T09:55:00Z">
              <w:r w:rsidRPr="000E5043">
                <w:rPr>
                  <w:lang w:eastAsia="en-SG"/>
                </w:rPr>
                <w:t>Application for taxable book-entry Singapore Government Bonds</w:t>
              </w:r>
            </w:ins>
          </w:p>
        </w:tc>
        <w:tc>
          <w:tcPr>
            <w:tcW w:w="1465" w:type="dxa"/>
          </w:tcPr>
          <w:p w14:paraId="68F55FA6" w14:textId="35DDD621" w:rsidR="000E5043" w:rsidRPr="0056785C" w:rsidRDefault="000E5043" w:rsidP="0056700E">
            <w:pPr>
              <w:pStyle w:val="NoSpacing"/>
              <w:jc w:val="left"/>
              <w:rPr>
                <w:ins w:id="1742" w:author="Eugene CHEONG from.TOPPAN (MAS)" w:date="2025-12-26T17:53:00Z" w16du:dateUtc="2025-12-26T09:53:00Z"/>
                <w:lang w:eastAsia="en-SG"/>
              </w:rPr>
            </w:pPr>
            <w:ins w:id="1743" w:author="Eugene CHEONG from.TOPPAN (MAS)" w:date="2025-12-26T17:55:00Z" w16du:dateUtc="2025-12-26T09:55:00Z">
              <w:r w:rsidRPr="000E5043">
                <w:rPr>
                  <w:lang w:eastAsia="en-SG"/>
                </w:rPr>
                <w:t>Application for taxable book-entry Singapore Government Bonds</w:t>
              </w:r>
            </w:ins>
          </w:p>
        </w:tc>
        <w:tc>
          <w:tcPr>
            <w:tcW w:w="1464" w:type="dxa"/>
          </w:tcPr>
          <w:p w14:paraId="286345FD" w14:textId="64A31285" w:rsidR="000E5043" w:rsidRPr="0056785C" w:rsidRDefault="000E5043" w:rsidP="0056700E">
            <w:pPr>
              <w:pStyle w:val="NoSpacing"/>
              <w:jc w:val="left"/>
              <w:rPr>
                <w:ins w:id="1744" w:author="Eugene CHEONG from.TOPPAN (MAS)" w:date="2025-12-26T17:53:00Z" w16du:dateUtc="2025-12-26T09:53:00Z"/>
                <w:lang w:eastAsia="en-SG"/>
              </w:rPr>
            </w:pPr>
            <w:ins w:id="1745" w:author="Eugene CHEONG from.TOPPAN (MAS)" w:date="2025-12-26T17:56:00Z" w16du:dateUtc="2025-12-26T09:56:00Z">
              <w:r w:rsidRPr="000E5043">
                <w:rPr>
                  <w:lang w:eastAsia="en-SG"/>
                </w:rPr>
                <w:t>Application for taxable book-entry MAS Bills</w:t>
              </w:r>
            </w:ins>
          </w:p>
        </w:tc>
        <w:tc>
          <w:tcPr>
            <w:tcW w:w="1465" w:type="dxa"/>
          </w:tcPr>
          <w:p w14:paraId="0380B6DB" w14:textId="678B4035" w:rsidR="000E5043" w:rsidRPr="0056785C" w:rsidRDefault="000E5043" w:rsidP="0056700E">
            <w:pPr>
              <w:pStyle w:val="NoSpacing"/>
              <w:jc w:val="left"/>
              <w:rPr>
                <w:ins w:id="1746" w:author="Eugene CHEONG from.TOPPAN (MAS)" w:date="2025-12-26T17:53:00Z" w16du:dateUtc="2025-12-26T09:53:00Z"/>
                <w:lang w:eastAsia="en-SG"/>
              </w:rPr>
            </w:pPr>
            <w:ins w:id="1747" w:author="Eugene CHEONG from.TOPPAN (MAS)" w:date="2025-12-26T17:56:00Z" w16du:dateUtc="2025-12-26T09:56:00Z">
              <w:r w:rsidRPr="000E5043">
                <w:rPr>
                  <w:lang w:eastAsia="en-SG"/>
                </w:rPr>
                <w:t>Application for taxable book-entry Singapore Government Treasury Bills</w:t>
              </w:r>
            </w:ins>
          </w:p>
        </w:tc>
        <w:tc>
          <w:tcPr>
            <w:tcW w:w="1465" w:type="dxa"/>
          </w:tcPr>
          <w:p w14:paraId="7BF3AF05" w14:textId="3953AC5B" w:rsidR="000E5043" w:rsidRPr="0056785C" w:rsidRDefault="000E5043" w:rsidP="0056700E">
            <w:pPr>
              <w:pStyle w:val="NoSpacing"/>
              <w:jc w:val="left"/>
              <w:rPr>
                <w:ins w:id="1748" w:author="Eugene CHEONG from.TOPPAN (MAS)" w:date="2025-12-26T17:53:00Z" w16du:dateUtc="2025-12-26T09:53:00Z"/>
                <w:lang w:eastAsia="en-SG"/>
              </w:rPr>
            </w:pPr>
            <w:ins w:id="1749" w:author="Eugene CHEONG from.TOPPAN (MAS)" w:date="2025-12-26T17:56:00Z" w16du:dateUtc="2025-12-26T09:56:00Z">
              <w:r w:rsidRPr="000E5043">
                <w:rPr>
                  <w:lang w:eastAsia="en-SG"/>
                </w:rPr>
                <w:t>Application for taxable book-entry Cash Management Treasury Bills</w:t>
              </w:r>
            </w:ins>
          </w:p>
        </w:tc>
      </w:tr>
      <w:tr w:rsidR="0056700E" w:rsidRPr="00E33CF5" w14:paraId="74091EC2" w14:textId="77777777" w:rsidTr="0056700E">
        <w:trPr>
          <w:trHeight w:val="290"/>
          <w:ins w:id="1750" w:author="Eugene CHEONG from.TOPPAN (MAS)" w:date="2025-12-26T15:45:00Z"/>
        </w:trPr>
        <w:tc>
          <w:tcPr>
            <w:tcW w:w="1986" w:type="dxa"/>
          </w:tcPr>
          <w:p w14:paraId="48C80B83" w14:textId="64D66C29" w:rsidR="0056700E" w:rsidRPr="00E33CF5" w:rsidRDefault="0056700E" w:rsidP="00970968">
            <w:pPr>
              <w:pStyle w:val="NoSpacing"/>
              <w:jc w:val="left"/>
              <w:rPr>
                <w:ins w:id="1751" w:author="Eugene CHEONG from.TOPPAN (MAS)" w:date="2025-12-26T15:45:00Z" w16du:dateUtc="2025-12-26T07:45:00Z"/>
                <w:color w:val="000000" w:themeColor="text1"/>
                <w:lang w:eastAsia="en-SG"/>
              </w:rPr>
            </w:pPr>
            <w:ins w:id="1752" w:author="Eugene CHEONG from.TOPPAN (MAS)" w:date="2025-12-26T15:46:00Z" w16du:dateUtc="2025-12-26T07:46:00Z">
              <w:r>
                <w:rPr>
                  <w:color w:val="000000" w:themeColor="text1"/>
                  <w:lang w:eastAsia="en-SG"/>
                </w:rPr>
                <w:t>Yield and price</w:t>
              </w:r>
            </w:ins>
          </w:p>
        </w:tc>
        <w:tc>
          <w:tcPr>
            <w:tcW w:w="1464" w:type="dxa"/>
          </w:tcPr>
          <w:p w14:paraId="3D6E7BDA" w14:textId="34AF4E2B" w:rsidR="0056700E" w:rsidRPr="00E33CF5" w:rsidRDefault="0056700E" w:rsidP="00970968">
            <w:pPr>
              <w:pStyle w:val="NoSpacing"/>
              <w:jc w:val="left"/>
              <w:rPr>
                <w:ins w:id="1753" w:author="Eugene CHEONG from.TOPPAN (MAS)" w:date="2025-12-26T15:45:00Z" w16du:dateUtc="2025-12-26T07:45:00Z"/>
                <w:lang w:eastAsia="en-SG"/>
              </w:rPr>
            </w:pPr>
          </w:p>
        </w:tc>
        <w:tc>
          <w:tcPr>
            <w:tcW w:w="1465" w:type="dxa"/>
          </w:tcPr>
          <w:p w14:paraId="52923D2D" w14:textId="50B675EB" w:rsidR="0056700E" w:rsidRPr="00E33CF5" w:rsidRDefault="0056700E" w:rsidP="00970968">
            <w:pPr>
              <w:pStyle w:val="NoSpacing"/>
              <w:jc w:val="left"/>
              <w:rPr>
                <w:ins w:id="1754" w:author="Eugene CHEONG from.TOPPAN (MAS)" w:date="2025-12-26T15:45:00Z" w16du:dateUtc="2025-12-26T07:45:00Z"/>
                <w:lang w:eastAsia="en-SG"/>
              </w:rPr>
            </w:pPr>
            <w:ins w:id="1755" w:author="Eugene CHEONG from.TOPPAN (MAS)" w:date="2025-12-26T15:53:00Z" w16du:dateUtc="2025-12-26T07:53:00Z">
              <w:r w:rsidRPr="0056700E">
                <w:rPr>
                  <w:lang w:eastAsia="en-SG"/>
                </w:rPr>
                <w:t xml:space="preserve">To be determined at </w:t>
              </w:r>
            </w:ins>
            <w:ins w:id="1756" w:author="Akila BALAKRISHNAN from.OPTIMUM (MAS)" w:date="2026-01-12T12:43:00Z" w16du:dateUtc="2026-01-12T04:43:00Z">
              <w:r w:rsidR="00184350">
                <w:rPr>
                  <w:lang w:eastAsia="en-SG"/>
                </w:rPr>
                <w:t xml:space="preserve">the </w:t>
              </w:r>
            </w:ins>
            <w:ins w:id="1757" w:author="Eugene CHEONG from.TOPPAN (MAS)" w:date="2025-12-26T15:53:00Z" w16du:dateUtc="2025-12-26T07:53:00Z">
              <w:r w:rsidRPr="0056700E">
                <w:rPr>
                  <w:lang w:eastAsia="en-SG"/>
                </w:rPr>
                <w:t>auction</w:t>
              </w:r>
            </w:ins>
          </w:p>
        </w:tc>
        <w:tc>
          <w:tcPr>
            <w:tcW w:w="1465" w:type="dxa"/>
          </w:tcPr>
          <w:p w14:paraId="4F41BF2A" w14:textId="47B15DF1" w:rsidR="0056700E" w:rsidRPr="00E33CF5" w:rsidRDefault="0056700E" w:rsidP="00970968">
            <w:pPr>
              <w:pStyle w:val="NoSpacing"/>
              <w:jc w:val="left"/>
              <w:rPr>
                <w:ins w:id="1758" w:author="Eugene CHEONG from.TOPPAN (MAS)" w:date="2025-12-26T15:45:00Z" w16du:dateUtc="2025-12-26T07:45:00Z"/>
                <w:lang w:eastAsia="en-SG"/>
              </w:rPr>
            </w:pPr>
            <w:ins w:id="1759" w:author="Eugene CHEONG from.TOPPAN (MAS)" w:date="2025-12-26T15:53:00Z" w16du:dateUtc="2025-12-26T07:53:00Z">
              <w:r w:rsidRPr="0056785C">
                <w:rPr>
                  <w:lang w:eastAsia="en-SG"/>
                </w:rPr>
                <w:t xml:space="preserve">To be determined at </w:t>
              </w:r>
            </w:ins>
            <w:ins w:id="1760" w:author="Akila BALAKRISHNAN from.OPTIMUM (MAS)" w:date="2026-01-12T12:43:00Z" w16du:dateUtc="2026-01-12T04:43:00Z">
              <w:r w:rsidR="00184350">
                <w:rPr>
                  <w:lang w:eastAsia="en-SG"/>
                </w:rPr>
                <w:t xml:space="preserve">the </w:t>
              </w:r>
            </w:ins>
            <w:ins w:id="1761" w:author="Eugene CHEONG from.TOPPAN (MAS)" w:date="2025-12-26T15:53:00Z" w16du:dateUtc="2025-12-26T07:53:00Z">
              <w:r w:rsidRPr="0056785C">
                <w:rPr>
                  <w:lang w:eastAsia="en-SG"/>
                </w:rPr>
                <w:t>auction</w:t>
              </w:r>
            </w:ins>
          </w:p>
        </w:tc>
        <w:tc>
          <w:tcPr>
            <w:tcW w:w="1464" w:type="dxa"/>
          </w:tcPr>
          <w:p w14:paraId="284F839A" w14:textId="233ACDAC" w:rsidR="0056700E" w:rsidRPr="00E33CF5" w:rsidRDefault="0056700E" w:rsidP="00970968">
            <w:pPr>
              <w:pStyle w:val="NoSpacing"/>
              <w:jc w:val="left"/>
              <w:rPr>
                <w:ins w:id="1762" w:author="Eugene CHEONG from.TOPPAN (MAS)" w:date="2025-12-26T15:45:00Z" w16du:dateUtc="2025-12-26T07:45:00Z"/>
                <w:lang w:eastAsia="en-SG"/>
              </w:rPr>
            </w:pPr>
            <w:ins w:id="1763" w:author="Eugene CHEONG from.TOPPAN (MAS)" w:date="2025-12-26T15:53:00Z" w16du:dateUtc="2025-12-26T07:53:00Z">
              <w:r w:rsidRPr="0056785C">
                <w:rPr>
                  <w:lang w:eastAsia="en-SG"/>
                </w:rPr>
                <w:t xml:space="preserve">To be determined at </w:t>
              </w:r>
            </w:ins>
            <w:ins w:id="1764" w:author="Akila BALAKRISHNAN from.OPTIMUM (MAS)" w:date="2026-01-12T12:43:00Z" w16du:dateUtc="2026-01-12T04:43:00Z">
              <w:r w:rsidR="00184350">
                <w:rPr>
                  <w:lang w:eastAsia="en-SG"/>
                </w:rPr>
                <w:t xml:space="preserve">the </w:t>
              </w:r>
            </w:ins>
            <w:ins w:id="1765" w:author="Eugene CHEONG from.TOPPAN (MAS)" w:date="2025-12-26T15:53:00Z" w16du:dateUtc="2025-12-26T07:53:00Z">
              <w:r w:rsidRPr="0056785C">
                <w:rPr>
                  <w:lang w:eastAsia="en-SG"/>
                </w:rPr>
                <w:t>auction</w:t>
              </w:r>
            </w:ins>
          </w:p>
        </w:tc>
        <w:tc>
          <w:tcPr>
            <w:tcW w:w="1465" w:type="dxa"/>
          </w:tcPr>
          <w:p w14:paraId="0D788084" w14:textId="1872EF08" w:rsidR="0056700E" w:rsidRPr="00E33CF5" w:rsidRDefault="0056700E" w:rsidP="00970968">
            <w:pPr>
              <w:pStyle w:val="NoSpacing"/>
              <w:jc w:val="left"/>
              <w:rPr>
                <w:ins w:id="1766" w:author="Eugene CHEONG from.TOPPAN (MAS)" w:date="2025-12-26T15:45:00Z" w16du:dateUtc="2025-12-26T07:45:00Z"/>
                <w:lang w:eastAsia="en-SG"/>
              </w:rPr>
            </w:pPr>
            <w:ins w:id="1767" w:author="Eugene CHEONG from.TOPPAN (MAS)" w:date="2025-12-26T15:53:00Z" w16du:dateUtc="2025-12-26T07:53:00Z">
              <w:r w:rsidRPr="0056785C">
                <w:rPr>
                  <w:lang w:eastAsia="en-SG"/>
                </w:rPr>
                <w:t xml:space="preserve">To be determined at </w:t>
              </w:r>
            </w:ins>
            <w:ins w:id="1768" w:author="Akila BALAKRISHNAN from.OPTIMUM (MAS)" w:date="2026-01-12T12:43:00Z" w16du:dateUtc="2026-01-12T04:43:00Z">
              <w:r w:rsidR="00184350">
                <w:rPr>
                  <w:lang w:eastAsia="en-SG"/>
                </w:rPr>
                <w:t xml:space="preserve">the </w:t>
              </w:r>
            </w:ins>
            <w:ins w:id="1769" w:author="Eugene CHEONG from.TOPPAN (MAS)" w:date="2025-12-26T15:53:00Z" w16du:dateUtc="2025-12-26T07:53:00Z">
              <w:r w:rsidRPr="0056785C">
                <w:rPr>
                  <w:lang w:eastAsia="en-SG"/>
                </w:rPr>
                <w:t>auction</w:t>
              </w:r>
            </w:ins>
          </w:p>
        </w:tc>
        <w:tc>
          <w:tcPr>
            <w:tcW w:w="1465" w:type="dxa"/>
          </w:tcPr>
          <w:p w14:paraId="62E70C10" w14:textId="362DF01E" w:rsidR="0056700E" w:rsidRPr="00E33CF5" w:rsidRDefault="0056700E" w:rsidP="00970968">
            <w:pPr>
              <w:pStyle w:val="NoSpacing"/>
              <w:jc w:val="left"/>
              <w:rPr>
                <w:ins w:id="1770" w:author="Eugene CHEONG from.TOPPAN (MAS)" w:date="2025-12-26T15:45:00Z" w16du:dateUtc="2025-12-26T07:45:00Z"/>
                <w:lang w:eastAsia="en-SG"/>
              </w:rPr>
            </w:pPr>
            <w:ins w:id="1771" w:author="Eugene CHEONG from.TOPPAN (MAS)" w:date="2025-12-26T15:53:00Z" w16du:dateUtc="2025-12-26T07:53:00Z">
              <w:r w:rsidRPr="0056785C">
                <w:rPr>
                  <w:lang w:eastAsia="en-SG"/>
                </w:rPr>
                <w:t xml:space="preserve">To be determined at </w:t>
              </w:r>
            </w:ins>
            <w:ins w:id="1772" w:author="Akila BALAKRISHNAN from.OPTIMUM (MAS)" w:date="2026-01-12T12:43:00Z" w16du:dateUtc="2026-01-12T04:43:00Z">
              <w:r w:rsidR="00184350">
                <w:rPr>
                  <w:lang w:eastAsia="en-SG"/>
                </w:rPr>
                <w:t xml:space="preserve">the </w:t>
              </w:r>
            </w:ins>
            <w:ins w:id="1773" w:author="Eugene CHEONG from.TOPPAN (MAS)" w:date="2025-12-26T15:53:00Z" w16du:dateUtc="2025-12-26T07:53:00Z">
              <w:r w:rsidRPr="0056785C">
                <w:rPr>
                  <w:lang w:eastAsia="en-SG"/>
                </w:rPr>
                <w:t>auction</w:t>
              </w:r>
            </w:ins>
          </w:p>
        </w:tc>
      </w:tr>
      <w:tr w:rsidR="0056700E" w:rsidRPr="00E33CF5" w14:paraId="602BD97F" w14:textId="77777777" w:rsidTr="0056700E">
        <w:trPr>
          <w:trHeight w:val="290"/>
          <w:ins w:id="1774" w:author="Eugene CHEONG from.TOPPAN (MAS)" w:date="2025-12-26T15:45:00Z"/>
        </w:trPr>
        <w:tc>
          <w:tcPr>
            <w:tcW w:w="1986" w:type="dxa"/>
          </w:tcPr>
          <w:p w14:paraId="62F1FFF7" w14:textId="01083804" w:rsidR="00C66F82" w:rsidRPr="00E33CF5" w:rsidRDefault="00C66F82" w:rsidP="00970968">
            <w:pPr>
              <w:pStyle w:val="NoSpacing"/>
              <w:jc w:val="left"/>
              <w:rPr>
                <w:ins w:id="1775" w:author="Eugene CHEONG from.TOPPAN (MAS)" w:date="2025-12-26T15:45:00Z" w16du:dateUtc="2025-12-26T07:45:00Z"/>
                <w:color w:val="000000" w:themeColor="text1"/>
                <w:lang w:eastAsia="en-SG"/>
              </w:rPr>
            </w:pPr>
            <w:ins w:id="1776" w:author="Eugene CHEONG from.TOPPAN (MAS)" w:date="2025-12-26T15:46:00Z" w16du:dateUtc="2025-12-26T07:46:00Z">
              <w:r>
                <w:rPr>
                  <w:color w:val="000000" w:themeColor="text1"/>
                  <w:lang w:eastAsia="en-SG"/>
                </w:rPr>
                <w:t>Competitive Applications</w:t>
              </w:r>
            </w:ins>
          </w:p>
        </w:tc>
        <w:tc>
          <w:tcPr>
            <w:tcW w:w="1464" w:type="dxa"/>
          </w:tcPr>
          <w:p w14:paraId="78F5A1C2" w14:textId="0D574C9E" w:rsidR="00C66F82" w:rsidRPr="00E33CF5" w:rsidRDefault="00C66F82" w:rsidP="00970968">
            <w:pPr>
              <w:pStyle w:val="NoSpacing"/>
              <w:jc w:val="left"/>
              <w:rPr>
                <w:ins w:id="1777" w:author="Eugene CHEONG from.TOPPAN (MAS)" w:date="2025-12-26T15:45:00Z" w16du:dateUtc="2025-12-26T07:45:00Z"/>
                <w:lang w:eastAsia="en-SG"/>
              </w:rPr>
            </w:pPr>
          </w:p>
        </w:tc>
        <w:tc>
          <w:tcPr>
            <w:tcW w:w="1465" w:type="dxa"/>
          </w:tcPr>
          <w:p w14:paraId="024B996C" w14:textId="590C5E7A" w:rsidR="00C66F82" w:rsidRPr="00E33CF5" w:rsidRDefault="00C66F82" w:rsidP="00970968">
            <w:pPr>
              <w:pStyle w:val="NoSpacing"/>
              <w:jc w:val="left"/>
              <w:rPr>
                <w:ins w:id="1778" w:author="Eugene CHEONG from.TOPPAN (MAS)" w:date="2025-12-26T15:45:00Z" w16du:dateUtc="2025-12-26T07:45:00Z"/>
                <w:lang w:eastAsia="en-SG"/>
              </w:rPr>
            </w:pPr>
            <w:ins w:id="1779" w:author="Eugene CHEONG from.TOPPAN (MAS)" w:date="2025-12-26T15:48:00Z" w16du:dateUtc="2025-12-26T07:48:00Z">
              <w:r w:rsidRPr="00C66F82">
                <w:rPr>
                  <w:lang w:eastAsia="en-SG"/>
                </w:rPr>
                <w:t>Must be expressed as an annual yield, to 2 decimal places</w:t>
              </w:r>
            </w:ins>
          </w:p>
        </w:tc>
        <w:tc>
          <w:tcPr>
            <w:tcW w:w="1465" w:type="dxa"/>
          </w:tcPr>
          <w:p w14:paraId="29498726" w14:textId="4A915712" w:rsidR="00C66F82" w:rsidRPr="00E33CF5" w:rsidRDefault="00C66F82" w:rsidP="00970968">
            <w:pPr>
              <w:pStyle w:val="NoSpacing"/>
              <w:jc w:val="left"/>
              <w:rPr>
                <w:ins w:id="1780" w:author="Eugene CHEONG from.TOPPAN (MAS)" w:date="2025-12-26T15:45:00Z" w16du:dateUtc="2025-12-26T07:45:00Z"/>
                <w:lang w:eastAsia="en-SG"/>
              </w:rPr>
            </w:pPr>
            <w:ins w:id="1781" w:author="Eugene CHEONG from.TOPPAN (MAS)" w:date="2025-12-26T15:48:00Z" w16du:dateUtc="2025-12-26T07:48:00Z">
              <w:r w:rsidRPr="00C66F82">
                <w:rPr>
                  <w:lang w:eastAsia="en-SG"/>
                </w:rPr>
                <w:t>Must be expressed as an annual yield, to 2 decimal places</w:t>
              </w:r>
            </w:ins>
          </w:p>
        </w:tc>
        <w:tc>
          <w:tcPr>
            <w:tcW w:w="1464" w:type="dxa"/>
          </w:tcPr>
          <w:p w14:paraId="04D27827" w14:textId="44C624D5" w:rsidR="00C66F82" w:rsidRPr="00E33CF5" w:rsidRDefault="00C66F82" w:rsidP="00970968">
            <w:pPr>
              <w:pStyle w:val="NoSpacing"/>
              <w:jc w:val="left"/>
              <w:rPr>
                <w:ins w:id="1782" w:author="Eugene CHEONG from.TOPPAN (MAS)" w:date="2025-12-26T15:45:00Z" w16du:dateUtc="2025-12-26T07:45:00Z"/>
                <w:lang w:eastAsia="en-SG"/>
              </w:rPr>
            </w:pPr>
            <w:ins w:id="1783" w:author="Eugene CHEONG from.TOPPAN (MAS)" w:date="2025-12-26T15:48:00Z" w16du:dateUtc="2025-12-26T07:48:00Z">
              <w:r w:rsidRPr="00C66F82">
                <w:rPr>
                  <w:lang w:eastAsia="en-SG"/>
                </w:rPr>
                <w:t>Must be expressed as an annual yield, to 2 decimal places</w:t>
              </w:r>
            </w:ins>
          </w:p>
        </w:tc>
        <w:tc>
          <w:tcPr>
            <w:tcW w:w="1465" w:type="dxa"/>
          </w:tcPr>
          <w:p w14:paraId="19583541" w14:textId="007FCA50" w:rsidR="00C66F82" w:rsidRPr="00E33CF5" w:rsidRDefault="00C66F82" w:rsidP="00970968">
            <w:pPr>
              <w:pStyle w:val="NoSpacing"/>
              <w:jc w:val="left"/>
              <w:rPr>
                <w:ins w:id="1784" w:author="Eugene CHEONG from.TOPPAN (MAS)" w:date="2025-12-26T15:45:00Z" w16du:dateUtc="2025-12-26T07:45:00Z"/>
                <w:lang w:eastAsia="en-SG"/>
              </w:rPr>
            </w:pPr>
            <w:ins w:id="1785" w:author="Eugene CHEONG from.TOPPAN (MAS)" w:date="2025-12-26T15:48:00Z" w16du:dateUtc="2025-12-26T07:48:00Z">
              <w:r w:rsidRPr="00C66F82">
                <w:rPr>
                  <w:lang w:eastAsia="en-SG"/>
                </w:rPr>
                <w:t>Must be expressed as an annual yield, to 2 decimal places</w:t>
              </w:r>
            </w:ins>
          </w:p>
        </w:tc>
        <w:tc>
          <w:tcPr>
            <w:tcW w:w="1465" w:type="dxa"/>
          </w:tcPr>
          <w:p w14:paraId="67FFC438" w14:textId="418104C0" w:rsidR="00C66F82" w:rsidRPr="00E33CF5" w:rsidRDefault="00C66F82" w:rsidP="00970968">
            <w:pPr>
              <w:pStyle w:val="NoSpacing"/>
              <w:jc w:val="left"/>
              <w:rPr>
                <w:ins w:id="1786" w:author="Eugene CHEONG from.TOPPAN (MAS)" w:date="2025-12-26T15:45:00Z" w16du:dateUtc="2025-12-26T07:45:00Z"/>
                <w:lang w:eastAsia="en-SG"/>
              </w:rPr>
            </w:pPr>
            <w:ins w:id="1787" w:author="Eugene CHEONG from.TOPPAN (MAS)" w:date="2025-12-26T15:48:00Z" w16du:dateUtc="2025-12-26T07:48:00Z">
              <w:r w:rsidRPr="00C66F82">
                <w:rPr>
                  <w:lang w:eastAsia="en-SG"/>
                </w:rPr>
                <w:t>Must be expressed as an annual yield, to 2 decimal places</w:t>
              </w:r>
            </w:ins>
          </w:p>
        </w:tc>
      </w:tr>
      <w:tr w:rsidR="0056700E" w:rsidRPr="00E33CF5" w14:paraId="68885BB3" w14:textId="77777777" w:rsidTr="0056700E">
        <w:trPr>
          <w:trHeight w:val="290"/>
          <w:ins w:id="1788" w:author="Eugene CHEONG from.TOPPAN (MAS)" w:date="2025-12-26T15:45:00Z"/>
        </w:trPr>
        <w:tc>
          <w:tcPr>
            <w:tcW w:w="1986" w:type="dxa"/>
          </w:tcPr>
          <w:p w14:paraId="2120E47B" w14:textId="77777777" w:rsidR="00C66F82" w:rsidRDefault="00C66F82" w:rsidP="0056700E">
            <w:pPr>
              <w:pStyle w:val="NoSpacing"/>
              <w:jc w:val="left"/>
              <w:rPr>
                <w:ins w:id="1789" w:author="Eugene CHEONG from.TOPPAN (MAS)" w:date="2025-12-26T15:53:00Z" w16du:dateUtc="2025-12-26T07:53:00Z"/>
                <w:color w:val="000000" w:themeColor="text1"/>
                <w:lang w:eastAsia="en-SG"/>
              </w:rPr>
            </w:pPr>
            <w:ins w:id="1790" w:author="Eugene CHEONG from.TOPPAN (MAS)" w:date="2025-12-26T15:46:00Z" w16du:dateUtc="2025-12-26T07:46:00Z">
              <w:r>
                <w:rPr>
                  <w:color w:val="000000" w:themeColor="text1"/>
                  <w:lang w:eastAsia="en-SG"/>
                </w:rPr>
                <w:t>Non-Competitive Applications</w:t>
              </w:r>
            </w:ins>
          </w:p>
          <w:p w14:paraId="4FBB60C3" w14:textId="77777777" w:rsidR="0056700E" w:rsidRDefault="0056700E" w:rsidP="0056700E">
            <w:pPr>
              <w:pStyle w:val="NoSpacing"/>
              <w:jc w:val="left"/>
              <w:rPr>
                <w:ins w:id="1791" w:author="Eugene CHEONG from.TOPPAN (MAS)" w:date="2025-12-26T16:08:00Z" w16du:dateUtc="2025-12-26T08:08:00Z"/>
                <w:color w:val="000000" w:themeColor="text1"/>
                <w:lang w:eastAsia="en-SG"/>
              </w:rPr>
            </w:pPr>
          </w:p>
          <w:p w14:paraId="46A3072C" w14:textId="7A4767FA" w:rsidR="0056700E" w:rsidRDefault="0056700E" w:rsidP="0056700E">
            <w:pPr>
              <w:pStyle w:val="NoSpacing"/>
              <w:jc w:val="left"/>
              <w:rPr>
                <w:ins w:id="1792" w:author="Eugene CHEONG from.TOPPAN (MAS)" w:date="2025-12-26T15:51:00Z" w16du:dateUtc="2025-12-26T07:51:00Z"/>
                <w:color w:val="000000" w:themeColor="text1"/>
                <w:lang w:eastAsia="en-SG"/>
              </w:rPr>
            </w:pPr>
            <w:ins w:id="1793" w:author="Eugene CHEONG from.TOPPAN (MAS)" w:date="2025-12-26T15:53:00Z" w16du:dateUtc="2025-12-26T07:53:00Z">
              <w:r>
                <w:rPr>
                  <w:color w:val="000000" w:themeColor="text1"/>
                  <w:lang w:eastAsia="en-SG"/>
                </w:rPr>
                <w:t>X is a configurable parameter</w:t>
              </w:r>
            </w:ins>
            <w:ins w:id="1794" w:author="Eugene CHEONG from.TOPPAN (MAS)" w:date="2025-12-26T16:08:00Z" w16du:dateUtc="2025-12-26T08:08:00Z">
              <w:r w:rsidR="00B677AD">
                <w:rPr>
                  <w:color w:val="000000" w:themeColor="text1"/>
                  <w:lang w:eastAsia="en-SG"/>
                </w:rPr>
                <w:t>.</w:t>
              </w:r>
            </w:ins>
          </w:p>
          <w:p w14:paraId="6BE12914" w14:textId="77777777" w:rsidR="0056700E" w:rsidRDefault="0056700E" w:rsidP="0056700E">
            <w:pPr>
              <w:pStyle w:val="NoSpacing"/>
              <w:jc w:val="left"/>
              <w:rPr>
                <w:ins w:id="1795" w:author="Eugene CHEONG from.TOPPAN (MAS)" w:date="2025-12-26T15:51:00Z" w16du:dateUtc="2025-12-26T07:51:00Z"/>
                <w:color w:val="000000" w:themeColor="text1"/>
                <w:lang w:eastAsia="en-SG"/>
              </w:rPr>
            </w:pPr>
          </w:p>
          <w:p w14:paraId="54CB7579" w14:textId="3A9D8E21" w:rsidR="0056700E" w:rsidRPr="00E33CF5" w:rsidRDefault="0056700E" w:rsidP="00970968">
            <w:pPr>
              <w:pStyle w:val="NoSpacing"/>
              <w:jc w:val="left"/>
              <w:rPr>
                <w:ins w:id="1796" w:author="Eugene CHEONG from.TOPPAN (MAS)" w:date="2025-12-26T15:45:00Z" w16du:dateUtc="2025-12-26T07:45:00Z"/>
                <w:color w:val="000000" w:themeColor="text1"/>
                <w:lang w:eastAsia="en-SG"/>
              </w:rPr>
            </w:pPr>
          </w:p>
        </w:tc>
        <w:tc>
          <w:tcPr>
            <w:tcW w:w="1464" w:type="dxa"/>
          </w:tcPr>
          <w:p w14:paraId="1C667F1F" w14:textId="77777777" w:rsidR="00C66F82" w:rsidRPr="00E33CF5" w:rsidRDefault="00C66F82" w:rsidP="00970968">
            <w:pPr>
              <w:pStyle w:val="NoSpacing"/>
              <w:jc w:val="left"/>
              <w:rPr>
                <w:ins w:id="1797" w:author="Eugene CHEONG from.TOPPAN (MAS)" w:date="2025-12-26T15:45:00Z" w16du:dateUtc="2025-12-26T07:45:00Z"/>
                <w:lang w:eastAsia="en-SG"/>
              </w:rPr>
            </w:pPr>
          </w:p>
        </w:tc>
        <w:tc>
          <w:tcPr>
            <w:tcW w:w="1465" w:type="dxa"/>
          </w:tcPr>
          <w:p w14:paraId="23278BC6" w14:textId="7C7D4B55" w:rsidR="00C66F82" w:rsidRPr="00E33CF5" w:rsidRDefault="0056700E" w:rsidP="00970968">
            <w:pPr>
              <w:pStyle w:val="NoSpacing"/>
              <w:jc w:val="left"/>
              <w:rPr>
                <w:ins w:id="1798" w:author="Eugene CHEONG from.TOPPAN (MAS)" w:date="2025-12-26T15:45:00Z" w16du:dateUtc="2025-12-26T07:45:00Z"/>
                <w:lang w:eastAsia="en-SG"/>
              </w:rPr>
            </w:pPr>
            <w:ins w:id="1799" w:author="Eugene CHEONG from.TOPPAN (MAS)" w:date="2025-12-26T15:50:00Z" w16du:dateUtc="2025-12-26T07:50:00Z">
              <w:r w:rsidRPr="0056700E">
                <w:rPr>
                  <w:lang w:eastAsia="en-SG"/>
                </w:rPr>
                <w:t>Accepted at the cut-off yield of successful competitive applications, with pro-rated allotment if applications exceed X% of amount offered.</w:t>
              </w:r>
            </w:ins>
          </w:p>
        </w:tc>
        <w:tc>
          <w:tcPr>
            <w:tcW w:w="1465" w:type="dxa"/>
          </w:tcPr>
          <w:p w14:paraId="3F29F7A8" w14:textId="4F5741EB" w:rsidR="00C66F82" w:rsidRPr="00E33CF5" w:rsidRDefault="0056700E" w:rsidP="00970968">
            <w:pPr>
              <w:pStyle w:val="NoSpacing"/>
              <w:jc w:val="left"/>
              <w:rPr>
                <w:ins w:id="1800" w:author="Eugene CHEONG from.TOPPAN (MAS)" w:date="2025-12-26T15:45:00Z" w16du:dateUtc="2025-12-26T07:45:00Z"/>
                <w:lang w:eastAsia="en-SG"/>
              </w:rPr>
            </w:pPr>
            <w:ins w:id="1801" w:author="Eugene CHEONG from.TOPPAN (MAS)" w:date="2025-12-26T15:53:00Z" w16du:dateUtc="2025-12-26T07:53:00Z">
              <w:r w:rsidRPr="0056700E">
                <w:rPr>
                  <w:lang w:eastAsia="en-SG"/>
                </w:rPr>
                <w:t>Accepted at the cut-off yield of successful competitive applications, with pro-rated allotment if applications exceed X% of amount offered.</w:t>
              </w:r>
            </w:ins>
          </w:p>
        </w:tc>
        <w:tc>
          <w:tcPr>
            <w:tcW w:w="1464" w:type="dxa"/>
          </w:tcPr>
          <w:p w14:paraId="480EC1DF" w14:textId="77777777" w:rsidR="00C66F82" w:rsidRPr="00E33CF5" w:rsidRDefault="00C66F82" w:rsidP="00970968">
            <w:pPr>
              <w:pStyle w:val="NoSpacing"/>
              <w:jc w:val="left"/>
              <w:rPr>
                <w:ins w:id="1802" w:author="Eugene CHEONG from.TOPPAN (MAS)" w:date="2025-12-26T15:45:00Z" w16du:dateUtc="2025-12-26T07:45:00Z"/>
                <w:lang w:eastAsia="en-SG"/>
              </w:rPr>
            </w:pPr>
          </w:p>
        </w:tc>
        <w:tc>
          <w:tcPr>
            <w:tcW w:w="1465" w:type="dxa"/>
          </w:tcPr>
          <w:p w14:paraId="793059AE" w14:textId="672CBD5F" w:rsidR="00C66F82" w:rsidRPr="00E33CF5" w:rsidRDefault="0056700E" w:rsidP="00970968">
            <w:pPr>
              <w:pStyle w:val="NoSpacing"/>
              <w:jc w:val="left"/>
              <w:rPr>
                <w:ins w:id="1803" w:author="Eugene CHEONG from.TOPPAN (MAS)" w:date="2025-12-26T15:45:00Z" w16du:dateUtc="2025-12-26T07:45:00Z"/>
                <w:lang w:eastAsia="en-SG"/>
              </w:rPr>
            </w:pPr>
            <w:ins w:id="1804" w:author="Eugene CHEONG from.TOPPAN (MAS)" w:date="2025-12-26T15:53:00Z" w16du:dateUtc="2025-12-26T07:53:00Z">
              <w:r w:rsidRPr="0056700E">
                <w:rPr>
                  <w:lang w:eastAsia="en-SG"/>
                </w:rPr>
                <w:t>Accepted at the cut-off yield of successful competitive applications, with pro-rated allotment if applications exceed X% of amount offered.</w:t>
              </w:r>
            </w:ins>
          </w:p>
        </w:tc>
        <w:tc>
          <w:tcPr>
            <w:tcW w:w="1465" w:type="dxa"/>
          </w:tcPr>
          <w:p w14:paraId="4EED67F7" w14:textId="77777777" w:rsidR="00C66F82" w:rsidRPr="00E33CF5" w:rsidRDefault="00C66F82" w:rsidP="00970968">
            <w:pPr>
              <w:pStyle w:val="NoSpacing"/>
              <w:jc w:val="left"/>
              <w:rPr>
                <w:ins w:id="1805" w:author="Eugene CHEONG from.TOPPAN (MAS)" w:date="2025-12-26T15:45:00Z" w16du:dateUtc="2025-12-26T07:45:00Z"/>
                <w:lang w:eastAsia="en-SG"/>
              </w:rPr>
            </w:pPr>
          </w:p>
        </w:tc>
      </w:tr>
      <w:tr w:rsidR="0056700E" w:rsidRPr="00E33CF5" w14:paraId="58776CF0" w14:textId="77777777" w:rsidTr="0056700E">
        <w:trPr>
          <w:trHeight w:val="290"/>
          <w:ins w:id="1806" w:author="Eugene CHEONG from.TOPPAN (MAS)" w:date="2025-12-26T15:45:00Z"/>
        </w:trPr>
        <w:tc>
          <w:tcPr>
            <w:tcW w:w="1986" w:type="dxa"/>
          </w:tcPr>
          <w:p w14:paraId="77C42EA0" w14:textId="48C618B8" w:rsidR="00C66F82" w:rsidRPr="00E33CF5" w:rsidRDefault="00C66F82" w:rsidP="00970968">
            <w:pPr>
              <w:pStyle w:val="NoSpacing"/>
              <w:jc w:val="left"/>
              <w:rPr>
                <w:ins w:id="1807" w:author="Eugene CHEONG from.TOPPAN (MAS)" w:date="2025-12-26T15:45:00Z" w16du:dateUtc="2025-12-26T07:45:00Z"/>
                <w:color w:val="000000" w:themeColor="text1"/>
                <w:lang w:eastAsia="en-SG"/>
              </w:rPr>
            </w:pPr>
            <w:ins w:id="1808" w:author="Eugene CHEONG from.TOPPAN (MAS)" w:date="2025-12-26T15:46:00Z" w16du:dateUtc="2025-12-26T07:46:00Z">
              <w:r>
                <w:rPr>
                  <w:color w:val="000000" w:themeColor="text1"/>
                  <w:lang w:eastAsia="en-SG"/>
                </w:rPr>
                <w:t>Eligible Applicants</w:t>
              </w:r>
            </w:ins>
          </w:p>
        </w:tc>
        <w:tc>
          <w:tcPr>
            <w:tcW w:w="1464" w:type="dxa"/>
          </w:tcPr>
          <w:p w14:paraId="3C3D9E58" w14:textId="696C8E40" w:rsidR="00C66F82" w:rsidRPr="00E33CF5" w:rsidRDefault="0056700E" w:rsidP="00970968">
            <w:pPr>
              <w:pStyle w:val="NoSpacing"/>
              <w:jc w:val="left"/>
              <w:rPr>
                <w:ins w:id="1809" w:author="Eugene CHEONG from.TOPPAN (MAS)" w:date="2025-12-26T15:45:00Z" w16du:dateUtc="2025-12-26T07:45:00Z"/>
                <w:lang w:eastAsia="en-SG"/>
              </w:rPr>
            </w:pPr>
            <w:ins w:id="1810" w:author="Eugene CHEONG from.TOPPAN (MAS)" w:date="2025-12-26T15:50:00Z" w16du:dateUtc="2025-12-26T07:50:00Z">
              <w:r w:rsidRPr="0056700E">
                <w:rPr>
                  <w:lang w:eastAsia="en-SG"/>
                </w:rPr>
                <w:t>Only natural persons ("Individuals") are eligible to apply for Savings Bonds.</w:t>
              </w:r>
            </w:ins>
          </w:p>
        </w:tc>
        <w:tc>
          <w:tcPr>
            <w:tcW w:w="1465" w:type="dxa"/>
          </w:tcPr>
          <w:p w14:paraId="22F0774D" w14:textId="77777777" w:rsidR="00C66F82" w:rsidRPr="00E33CF5" w:rsidRDefault="00C66F82" w:rsidP="00970968">
            <w:pPr>
              <w:pStyle w:val="NoSpacing"/>
              <w:jc w:val="left"/>
              <w:rPr>
                <w:ins w:id="1811" w:author="Eugene CHEONG from.TOPPAN (MAS)" w:date="2025-12-26T15:45:00Z" w16du:dateUtc="2025-12-26T07:45:00Z"/>
                <w:lang w:eastAsia="en-SG"/>
              </w:rPr>
            </w:pPr>
          </w:p>
        </w:tc>
        <w:tc>
          <w:tcPr>
            <w:tcW w:w="1465" w:type="dxa"/>
          </w:tcPr>
          <w:p w14:paraId="7E1D9CEF" w14:textId="77777777" w:rsidR="00C66F82" w:rsidRPr="00E33CF5" w:rsidRDefault="00C66F82" w:rsidP="00970968">
            <w:pPr>
              <w:pStyle w:val="NoSpacing"/>
              <w:jc w:val="left"/>
              <w:rPr>
                <w:ins w:id="1812" w:author="Eugene CHEONG from.TOPPAN (MAS)" w:date="2025-12-26T15:45:00Z" w16du:dateUtc="2025-12-26T07:45:00Z"/>
                <w:lang w:eastAsia="en-SG"/>
              </w:rPr>
            </w:pPr>
          </w:p>
        </w:tc>
        <w:tc>
          <w:tcPr>
            <w:tcW w:w="1464" w:type="dxa"/>
          </w:tcPr>
          <w:p w14:paraId="511A8677" w14:textId="77777777" w:rsidR="00C66F82" w:rsidRPr="00E33CF5" w:rsidRDefault="00C66F82" w:rsidP="00970968">
            <w:pPr>
              <w:pStyle w:val="NoSpacing"/>
              <w:jc w:val="left"/>
              <w:rPr>
                <w:ins w:id="1813" w:author="Eugene CHEONG from.TOPPAN (MAS)" w:date="2025-12-26T15:45:00Z" w16du:dateUtc="2025-12-26T07:45:00Z"/>
                <w:lang w:eastAsia="en-SG"/>
              </w:rPr>
            </w:pPr>
          </w:p>
        </w:tc>
        <w:tc>
          <w:tcPr>
            <w:tcW w:w="1465" w:type="dxa"/>
          </w:tcPr>
          <w:p w14:paraId="01A57700" w14:textId="77777777" w:rsidR="00C66F82" w:rsidRPr="00E33CF5" w:rsidRDefault="00C66F82" w:rsidP="00970968">
            <w:pPr>
              <w:pStyle w:val="NoSpacing"/>
              <w:jc w:val="left"/>
              <w:rPr>
                <w:ins w:id="1814" w:author="Eugene CHEONG from.TOPPAN (MAS)" w:date="2025-12-26T15:45:00Z" w16du:dateUtc="2025-12-26T07:45:00Z"/>
                <w:lang w:eastAsia="en-SG"/>
              </w:rPr>
            </w:pPr>
          </w:p>
        </w:tc>
        <w:tc>
          <w:tcPr>
            <w:tcW w:w="1465" w:type="dxa"/>
          </w:tcPr>
          <w:p w14:paraId="43D2E077" w14:textId="77777777" w:rsidR="00C66F82" w:rsidRPr="00E33CF5" w:rsidRDefault="00C66F82" w:rsidP="00970968">
            <w:pPr>
              <w:pStyle w:val="NoSpacing"/>
              <w:jc w:val="left"/>
              <w:rPr>
                <w:ins w:id="1815" w:author="Eugene CHEONG from.TOPPAN (MAS)" w:date="2025-12-26T15:45:00Z" w16du:dateUtc="2025-12-26T07:45:00Z"/>
                <w:lang w:eastAsia="en-SG"/>
              </w:rPr>
            </w:pPr>
          </w:p>
        </w:tc>
      </w:tr>
    </w:tbl>
    <w:p w14:paraId="452B21F3" w14:textId="64EDF39A" w:rsidR="00C66F82" w:rsidRPr="00970968" w:rsidDel="00C66F82" w:rsidRDefault="00C66F82" w:rsidP="00C66F82">
      <w:pPr>
        <w:rPr>
          <w:del w:id="1816" w:author="Eugene CHEONG from.TOPPAN (MAS)" w:date="2025-12-26T15:47:00Z" w16du:dateUtc="2025-12-26T07:47:00Z"/>
          <w:lang w:val="en-US"/>
        </w:rPr>
      </w:pPr>
      <w:bookmarkStart w:id="1817" w:name="_Toc218010170"/>
      <w:bookmarkStart w:id="1818" w:name="_Toc218067430"/>
      <w:bookmarkStart w:id="1819" w:name="_Toc218067975"/>
      <w:bookmarkStart w:id="1820" w:name="_Toc218068787"/>
      <w:bookmarkEnd w:id="1817"/>
      <w:bookmarkEnd w:id="1818"/>
      <w:bookmarkEnd w:id="1819"/>
      <w:bookmarkEnd w:id="1820"/>
    </w:p>
    <w:p w14:paraId="4EBEB9EF" w14:textId="12BE3C96" w:rsidR="00F2394C" w:rsidRDefault="00F2394C" w:rsidP="008E584A">
      <w:pPr>
        <w:pStyle w:val="Heading1"/>
      </w:pPr>
      <w:bookmarkStart w:id="1821" w:name="_Toc218068788"/>
      <w:del w:id="1822" w:author="Jasmine WL TEO (MAS)" w:date="2026-01-12T13:50:00Z" w16du:dateUtc="2026-01-12T05:50:00Z">
        <w:r w:rsidDel="00705D4B">
          <w:delText xml:space="preserve">Summary </w:delText>
        </w:r>
      </w:del>
      <w:ins w:id="1823" w:author="Jasmine WL TEO (MAS)" w:date="2026-01-12T13:50:00Z" w16du:dateUtc="2026-01-12T05:50:00Z">
        <w:r w:rsidR="00705D4B">
          <w:t xml:space="preserve">Daily Announcement </w:t>
        </w:r>
      </w:ins>
      <w:r>
        <w:t>Email</w:t>
      </w:r>
      <w:bookmarkEnd w:id="1821"/>
    </w:p>
    <w:p w14:paraId="6A9FD4B0" w14:textId="50C475D8" w:rsidR="00F2394C" w:rsidRDefault="009331C3" w:rsidP="00F2394C">
      <w:r>
        <w:t>Every day</w:t>
      </w:r>
      <w:r w:rsidR="00F2394C">
        <w:t xml:space="preserve"> at 08:00</w:t>
      </w:r>
      <w:ins w:id="1824" w:author="Jasmine WL TEO (MAS)" w:date="2026-01-12T13:50:00Z" w16du:dateUtc="2026-01-12T05:50:00Z">
        <w:r w:rsidR="00705D4B">
          <w:t xml:space="preserve"> (</w:t>
        </w:r>
        <w:commentRangeStart w:id="1825"/>
        <w:r w:rsidR="00705D4B">
          <w:t>pre-configured)</w:t>
        </w:r>
      </w:ins>
      <w:r w:rsidR="00F2394C">
        <w:t xml:space="preserve">, </w:t>
      </w:r>
      <w:commentRangeEnd w:id="1825"/>
      <w:r w:rsidR="00705D4B">
        <w:rPr>
          <w:rStyle w:val="CommentReference"/>
        </w:rPr>
        <w:commentReference w:id="1825"/>
      </w:r>
      <w:ins w:id="1826" w:author="Jasmine WL TEO (MAS)" w:date="2026-01-12T13:55:00Z" w16du:dateUtc="2026-01-12T05:55:00Z">
        <w:r w:rsidR="00B67CCF" w:rsidRPr="00B67CCF">
          <w:t xml:space="preserve"> </w:t>
        </w:r>
        <w:r w:rsidR="00B67CCF">
          <w:t xml:space="preserve">from the </w:t>
        </w:r>
        <w:r w:rsidR="00B67CCF" w:rsidRPr="003404BF">
          <w:t>issuance calendar data for all security types</w:t>
        </w:r>
        <w:r w:rsidR="00B67CCF">
          <w:t xml:space="preserve">, </w:t>
        </w:r>
      </w:ins>
      <w:r w:rsidR="00F2394C">
        <w:t xml:space="preserve">OMEGA </w:t>
      </w:r>
      <w:ins w:id="1827" w:author="Jasmine WL TEO (MAS)" w:date="2026-01-12T13:55:00Z" w16du:dateUtc="2026-01-12T05:55:00Z">
        <w:r w:rsidR="00B67CCF">
          <w:t xml:space="preserve">retrieve the list of </w:t>
        </w:r>
      </w:ins>
      <w:del w:id="1828" w:author="Jasmine WL TEO (MAS)" w:date="2026-01-12T13:55:00Z" w16du:dateUtc="2026-01-12T05:55:00Z">
        <w:r w:rsidR="00F2394C" w:rsidDel="00B67CCF">
          <w:delText>check</w:delText>
        </w:r>
        <w:r w:rsidR="006F7366" w:rsidDel="00B67CCF">
          <w:delText>s</w:delText>
        </w:r>
        <w:r w:rsidR="00F2394C" w:rsidDel="00B67CCF">
          <w:delText xml:space="preserve"> for </w:delText>
        </w:r>
      </w:del>
      <w:r w:rsidR="00A76C15">
        <w:t>issue codes</w:t>
      </w:r>
      <w:ins w:id="1829" w:author="Jasmine WL TEO (MAS)" w:date="2026-01-12T13:56:00Z" w16du:dateUtc="2026-01-12T05:56:00Z">
        <w:r w:rsidR="00B67CCF">
          <w:t>,</w:t>
        </w:r>
      </w:ins>
      <w:r w:rsidR="00A76C15">
        <w:t xml:space="preserve"> </w:t>
      </w:r>
      <w:r w:rsidR="00F2394C">
        <w:t>whose announcement da</w:t>
      </w:r>
      <w:r w:rsidR="00707BA0">
        <w:t>te</w:t>
      </w:r>
      <w:r w:rsidR="00F2394C">
        <w:t xml:space="preserve"> </w:t>
      </w:r>
      <w:r w:rsidR="00707BA0">
        <w:t>falls</w:t>
      </w:r>
      <w:r w:rsidR="00F2394C">
        <w:t xml:space="preserve"> on th</w:t>
      </w:r>
      <w:ins w:id="1830" w:author="Jasmine WL TEO (MAS)" w:date="2026-01-12T13:54:00Z" w16du:dateUtc="2026-01-12T05:54:00Z">
        <w:r w:rsidR="00705D4B">
          <w:t>at</w:t>
        </w:r>
      </w:ins>
      <w:del w:id="1831" w:author="Jasmine WL TEO (MAS)" w:date="2026-01-12T13:54:00Z" w16du:dateUtc="2026-01-12T05:54:00Z">
        <w:r w:rsidR="00F2394C" w:rsidDel="00705D4B">
          <w:delText>e same</w:delText>
        </w:r>
      </w:del>
      <w:r w:rsidR="00F2394C">
        <w:t xml:space="preserve"> </w:t>
      </w:r>
      <w:r w:rsidR="005D51FF">
        <w:t>day</w:t>
      </w:r>
      <w:del w:id="1832" w:author="Jasmine WL TEO (MAS)" w:date="2026-01-12T13:55:00Z" w16du:dateUtc="2026-01-12T05:55:00Z">
        <w:r w:rsidR="00707BA0" w:rsidDel="00B67CCF">
          <w:delText>,</w:delText>
        </w:r>
        <w:r w:rsidR="003404BF" w:rsidDel="00B67CCF">
          <w:delText xml:space="preserve"> </w:delText>
        </w:r>
      </w:del>
      <w:ins w:id="1833" w:author="Jasmine WL TEO (MAS)" w:date="2026-01-12T13:55:00Z" w16du:dateUtc="2026-01-12T05:55:00Z">
        <w:r w:rsidR="00B67CCF">
          <w:t>.</w:t>
        </w:r>
        <w:del w:id="1834" w:author="Han Xie CHAI (MAS)" w:date="2026-01-13T10:34:00Z" w16du:dateUtc="2026-01-13T02:34:00Z">
          <w:r w:rsidR="00B67CCF">
            <w:delText xml:space="preserve"> </w:delText>
          </w:r>
        </w:del>
      </w:ins>
      <w:del w:id="1835" w:author="Jasmine WL TEO (MAS)" w:date="2026-01-12T13:55:00Z" w16du:dateUtc="2026-01-12T05:55:00Z">
        <w:r w:rsidR="003404BF" w:rsidDel="00B67CCF">
          <w:delText xml:space="preserve">from the </w:delText>
        </w:r>
        <w:r w:rsidR="003404BF" w:rsidRPr="003404BF" w:rsidDel="00B67CCF">
          <w:delText>issuance calendar data for all security types</w:delText>
        </w:r>
      </w:del>
      <w:del w:id="1836" w:author="Han Xie CHAI (MAS)" w:date="2026-01-13T10:34:00Z" w16du:dateUtc="2026-01-13T02:34:00Z">
        <w:r w:rsidR="00707BA0">
          <w:delText>,</w:delText>
        </w:r>
      </w:del>
      <w:del w:id="1837" w:author="Jasmine WL TEO (MAS)" w:date="2026-01-12T13:55:00Z" w16du:dateUtc="2026-01-12T05:55:00Z">
        <w:r w:rsidR="005D51FF" w:rsidDel="00B67CCF">
          <w:delText xml:space="preserve"> </w:delText>
        </w:r>
        <w:commentRangeStart w:id="1838"/>
        <w:commentRangeStart w:id="1839"/>
        <w:commentRangeStart w:id="1840"/>
        <w:commentRangeStart w:id="1841"/>
        <w:commentRangeStart w:id="1842"/>
        <w:commentRangeStart w:id="1843"/>
        <w:r w:rsidR="005D51FF" w:rsidDel="00B67CCF">
          <w:delText xml:space="preserve">and </w:delText>
        </w:r>
        <w:r w:rsidR="00F2394C" w:rsidDel="00B67CCF">
          <w:delText>the announcement has yet to be updated and submitted for approval</w:delText>
        </w:r>
        <w:commentRangeEnd w:id="1838"/>
        <w:r w:rsidR="003404BF" w:rsidDel="00B67CCF">
          <w:rPr>
            <w:rStyle w:val="CommentReference"/>
          </w:rPr>
          <w:commentReference w:id="1838"/>
        </w:r>
        <w:commentRangeEnd w:id="1839"/>
        <w:r w:rsidR="006F7366" w:rsidDel="00B67CCF">
          <w:rPr>
            <w:rStyle w:val="CommentReference"/>
          </w:rPr>
          <w:commentReference w:id="1839"/>
        </w:r>
        <w:commentRangeEnd w:id="1840"/>
        <w:r w:rsidR="0022154C" w:rsidDel="00B67CCF">
          <w:rPr>
            <w:rStyle w:val="CommentReference"/>
          </w:rPr>
          <w:commentReference w:id="1840"/>
        </w:r>
        <w:commentRangeEnd w:id="1841"/>
        <w:r w:rsidR="00B3777A" w:rsidDel="00B67CCF">
          <w:rPr>
            <w:rStyle w:val="CommentReference"/>
          </w:rPr>
          <w:commentReference w:id="1841"/>
        </w:r>
      </w:del>
      <w:commentRangeEnd w:id="1842"/>
      <w:r w:rsidR="00297787">
        <w:rPr>
          <w:rStyle w:val="CommentReference"/>
        </w:rPr>
        <w:commentReference w:id="1842"/>
      </w:r>
      <w:commentRangeEnd w:id="1843"/>
      <w:r w:rsidR="003D2C46">
        <w:rPr>
          <w:rStyle w:val="CommentReference"/>
        </w:rPr>
        <w:commentReference w:id="1843"/>
      </w:r>
      <w:del w:id="1844" w:author="Jasmine WL TEO (MAS)" w:date="2026-01-12T13:55:00Z" w16du:dateUtc="2026-01-12T05:55:00Z">
        <w:r w:rsidR="00F2394C">
          <w:delText>.</w:delText>
        </w:r>
      </w:del>
      <w:r w:rsidR="005D51FF">
        <w:t xml:space="preserve"> </w:t>
      </w:r>
      <w:ins w:id="1845" w:author="Han Xie CHAI (MAS)" w:date="2026-01-12T18:17:00Z" w16du:dateUtc="2026-01-12T10:17:00Z">
        <w:r w:rsidR="000F5028">
          <w:t>If there is at least one announcement for that day,</w:t>
        </w:r>
        <w:r w:rsidR="005D51FF">
          <w:t xml:space="preserve"> </w:t>
        </w:r>
      </w:ins>
      <w:r w:rsidR="005D51FF">
        <w:t>OMEGA then send</w:t>
      </w:r>
      <w:r w:rsidR="006F7366">
        <w:t>s</w:t>
      </w:r>
      <w:r w:rsidR="005D51FF">
        <w:t xml:space="preserve"> a</w:t>
      </w:r>
      <w:ins w:id="1846" w:author="Jasmine WL TEO (MAS)" w:date="2026-01-12T13:56:00Z" w16du:dateUtc="2026-01-12T05:56:00Z">
        <w:r w:rsidR="00B67CCF">
          <w:t xml:space="preserve"> daily announcement </w:t>
        </w:r>
      </w:ins>
      <w:del w:id="1847" w:author="Jasmine WL TEO (MAS)" w:date="2026-01-12T13:56:00Z" w16du:dateUtc="2026-01-12T05:56:00Z">
        <w:r w:rsidR="005D51FF" w:rsidDel="00B67CCF">
          <w:delText xml:space="preserve"> summary </w:delText>
        </w:r>
      </w:del>
      <w:r w:rsidR="005D51FF">
        <w:t>email of these issuances to remind users</w:t>
      </w:r>
      <w:del w:id="1848" w:author="Han Xie CHAI (MAS)" w:date="2026-01-12T18:16:00Z" w16du:dateUtc="2026-01-12T10:16:00Z">
        <w:r w:rsidR="005D51FF">
          <w:delText xml:space="preserve"> to update the announcements </w:delText>
        </w:r>
        <w:r w:rsidR="00FB47F8">
          <w:delText>for</w:delText>
        </w:r>
        <w:r w:rsidR="005D51FF">
          <w:delText xml:space="preserve"> them to be published</w:delText>
        </w:r>
      </w:del>
      <w:r w:rsidR="005D51FF">
        <w:t>.</w:t>
      </w:r>
    </w:p>
    <w:p w14:paraId="79FD1A82" w14:textId="77917FC1" w:rsidR="00F2394C" w:rsidRDefault="00F2394C" w:rsidP="00F2394C">
      <w:commentRangeStart w:id="1849"/>
      <w:commentRangeStart w:id="1850"/>
      <w:commentRangeStart w:id="1851"/>
      <w:r>
        <w:t xml:space="preserve">For more information on the contents of the email, refer to </w:t>
      </w:r>
      <w:r w:rsidRPr="00F2394C">
        <w:rPr>
          <w:i/>
          <w:iCs/>
        </w:rPr>
        <w:t>MAS_OMEGA – Additional Information (System Notifications and Emails).xlsx</w:t>
      </w:r>
      <w:r>
        <w:t>.</w:t>
      </w:r>
      <w:commentRangeEnd w:id="1849"/>
      <w:r w:rsidR="006A2F7C">
        <w:rPr>
          <w:rStyle w:val="CommentReference"/>
        </w:rPr>
        <w:commentReference w:id="1849"/>
      </w:r>
      <w:commentRangeEnd w:id="1850"/>
      <w:r w:rsidR="0022154C">
        <w:rPr>
          <w:rStyle w:val="CommentReference"/>
        </w:rPr>
        <w:commentReference w:id="1850"/>
      </w:r>
      <w:commentRangeEnd w:id="1851"/>
      <w:r w:rsidR="00705D4B">
        <w:rPr>
          <w:rStyle w:val="CommentReference"/>
        </w:rPr>
        <w:commentReference w:id="1851"/>
      </w:r>
    </w:p>
    <w:p w14:paraId="1B3A681E" w14:textId="77777777" w:rsidR="004839FA" w:rsidRPr="00F2394C" w:rsidRDefault="004839FA" w:rsidP="00F2394C"/>
    <w:p w14:paraId="4109D3D8" w14:textId="7AEDBA99" w:rsidR="008E584A" w:rsidRDefault="008E584A" w:rsidP="008E584A">
      <w:pPr>
        <w:pStyle w:val="Heading1"/>
      </w:pPr>
      <w:bookmarkStart w:id="1852" w:name="_Toc218068789"/>
      <w:r>
        <w:t xml:space="preserve">Validations Against </w:t>
      </w:r>
      <w:del w:id="1853" w:author="Eugene CHEONG from.TOPPAN (MAS)" w:date="2025-12-29T13:42:00Z" w16du:dateUtc="2025-12-29T05:42:00Z">
        <w:r w:rsidRPr="00970968" w:rsidDel="001A1B5A">
          <w:delText>secmast.txt</w:delText>
        </w:r>
      </w:del>
      <w:ins w:id="1854" w:author="Eugene CHEONG from.TOPPAN (MAS)" w:date="2025-12-29T13:42:00Z" w16du:dateUtc="2025-12-29T05:42:00Z">
        <w:r w:rsidR="001A1B5A" w:rsidRPr="00970968">
          <w:t>MEPS+</w:t>
        </w:r>
      </w:ins>
      <w:bookmarkEnd w:id="1852"/>
    </w:p>
    <w:p w14:paraId="0AF09939" w14:textId="6A759EE8" w:rsidR="008E584A" w:rsidRDefault="00601FC8" w:rsidP="008E584A">
      <w:pPr>
        <w:rPr>
          <w:ins w:id="1855" w:author="Eugene CHEONG from.TOPPAN (MAS)" w:date="2025-12-29T13:43:00Z" w16du:dateUtc="2025-12-29T05:43:00Z"/>
        </w:rPr>
      </w:pPr>
      <w:commentRangeStart w:id="1856"/>
      <w:commentRangeStart w:id="1857"/>
      <w:r>
        <w:t>When processing</w:t>
      </w:r>
      <w:ins w:id="1858" w:author="Eugene CHEONG from.TOPPAN (MAS)" w:date="2025-12-29T13:42:00Z" w16du:dateUtc="2025-12-29T05:42:00Z">
        <w:r w:rsidR="001A1B5A">
          <w:t xml:space="preserve"> the</w:t>
        </w:r>
      </w:ins>
      <w:r>
        <w:t xml:space="preserve"> </w:t>
      </w:r>
      <w:r w:rsidRPr="00601FC8">
        <w:rPr>
          <w:i/>
          <w:iCs/>
        </w:rPr>
        <w:t>secmast.txt</w:t>
      </w:r>
      <w:r>
        <w:t xml:space="preserve"> </w:t>
      </w:r>
      <w:ins w:id="1859" w:author="Eugene CHEONG from.TOPPAN (MAS)" w:date="2025-12-29T13:42:00Z" w16du:dateUtc="2025-12-29T05:42:00Z">
        <w:r w:rsidR="001A1B5A">
          <w:t xml:space="preserve">and </w:t>
        </w:r>
        <w:r w:rsidR="001A1B5A" w:rsidRPr="00970968">
          <w:rPr>
            <w:i/>
            <w:iCs/>
          </w:rPr>
          <w:t>couponrates_sbond.txt</w:t>
        </w:r>
        <w:r w:rsidR="001A1B5A">
          <w:t xml:space="preserve"> </w:t>
        </w:r>
      </w:ins>
      <w:r>
        <w:t>file</w:t>
      </w:r>
      <w:commentRangeEnd w:id="1856"/>
      <w:ins w:id="1860" w:author="Eugene CHEONG from.TOPPAN (MAS)" w:date="2025-12-29T13:42:00Z" w16du:dateUtc="2025-12-29T05:42:00Z">
        <w:r w:rsidR="001A1B5A">
          <w:t>s from MEPS+</w:t>
        </w:r>
      </w:ins>
      <w:r w:rsidR="00AB0B85">
        <w:rPr>
          <w:rStyle w:val="CommentReference"/>
        </w:rPr>
        <w:commentReference w:id="1856"/>
      </w:r>
      <w:commentRangeEnd w:id="1857"/>
      <w:r w:rsidR="0056700E">
        <w:rPr>
          <w:rStyle w:val="CommentReference"/>
        </w:rPr>
        <w:commentReference w:id="1857"/>
      </w:r>
      <w:r>
        <w:t>, OMEGA compare</w:t>
      </w:r>
      <w:r w:rsidR="006F7366">
        <w:t>s</w:t>
      </w:r>
      <w:r>
        <w:t xml:space="preserve"> the processed data against any announcements that are of the status “Pending MEPS+”</w:t>
      </w:r>
      <w:r w:rsidR="004839FA">
        <w:t xml:space="preserve"> or “</w:t>
      </w:r>
      <w:commentRangeStart w:id="1861"/>
      <w:commentRangeStart w:id="1862"/>
      <w:r w:rsidR="004839FA">
        <w:t xml:space="preserve">MEPS+ </w:t>
      </w:r>
      <w:r w:rsidR="008F62BC">
        <w:t xml:space="preserve">Validation </w:t>
      </w:r>
      <w:commentRangeEnd w:id="1861"/>
      <w:commentRangeEnd w:id="1862"/>
      <w:r w:rsidR="006F7366">
        <w:t>E</w:t>
      </w:r>
      <w:r w:rsidR="004839FA">
        <w:t>rror</w:t>
      </w:r>
      <w:r w:rsidR="008F62BC">
        <w:rPr>
          <w:rStyle w:val="CommentReference"/>
        </w:rPr>
        <w:commentReference w:id="1861"/>
      </w:r>
      <w:r w:rsidR="00950133">
        <w:rPr>
          <w:rStyle w:val="CommentReference"/>
        </w:rPr>
        <w:commentReference w:id="1862"/>
      </w:r>
      <w:r w:rsidR="004839FA">
        <w:t>”</w:t>
      </w:r>
      <w:r>
        <w:t>.</w:t>
      </w:r>
      <w:ins w:id="1863" w:author="Eugene CHEONG from.TOPPAN (MAS)" w:date="2025-12-26T16:10:00Z" w16du:dateUtc="2025-12-26T08:10:00Z">
        <w:r w:rsidR="001F1339">
          <w:t xml:space="preserve"> In the table below, </w:t>
        </w:r>
      </w:ins>
      <w:ins w:id="1864" w:author="Eugene CHEONG from.TOPPAN (MAS)" w:date="2025-12-26T16:11:00Z" w16du:dateUtc="2025-12-26T08:11:00Z">
        <w:r w:rsidR="001F1339">
          <w:t xml:space="preserve">the first column </w:t>
        </w:r>
      </w:ins>
      <w:ins w:id="1865" w:author="Eugene CHEONG from.TOPPAN (MAS)" w:date="2025-12-26T16:12:00Z" w16du:dateUtc="2025-12-26T08:12:00Z">
        <w:r w:rsidR="001F1339">
          <w:t>indicates</w:t>
        </w:r>
      </w:ins>
      <w:ins w:id="1866" w:author="Eugene CHEONG from.TOPPAN (MAS)" w:date="2025-12-26T16:11:00Z" w16du:dateUtc="2025-12-26T08:11:00Z">
        <w:r w:rsidR="001F1339">
          <w:t xml:space="preserve"> the </w:t>
        </w:r>
      </w:ins>
      <w:ins w:id="1867" w:author="Eugene CHEONG from.TOPPAN (MAS)" w:date="2025-12-26T16:12:00Z" w16du:dateUtc="2025-12-26T08:12:00Z">
        <w:r w:rsidR="001F1339">
          <w:t xml:space="preserve">announcement </w:t>
        </w:r>
      </w:ins>
      <w:ins w:id="1868" w:author="Eugene CHEONG from.TOPPAN (MAS)" w:date="2025-12-26T16:11:00Z" w16du:dateUtc="2025-12-26T08:11:00Z">
        <w:r w:rsidR="001F1339">
          <w:t xml:space="preserve">fields </w:t>
        </w:r>
      </w:ins>
      <w:ins w:id="1869" w:author="Eugene CHEONG from.TOPPAN (MAS)" w:date="2025-12-26T16:12:00Z" w16du:dateUtc="2025-12-26T08:12:00Z">
        <w:r w:rsidR="001F1339">
          <w:t xml:space="preserve">in OMEGA. The </w:t>
        </w:r>
      </w:ins>
      <w:ins w:id="1870" w:author="Eugene CHEONG from.TOPPAN (MAS)" w:date="2025-12-26T16:10:00Z" w16du:dateUtc="2025-12-26T08:10:00Z">
        <w:r w:rsidR="001F1339">
          <w:t xml:space="preserve">values in the second to the last columns contain the fields in </w:t>
        </w:r>
        <w:r w:rsidR="001F1339" w:rsidRPr="00970968">
          <w:rPr>
            <w:i/>
            <w:iCs/>
          </w:rPr>
          <w:t>secmast.txt</w:t>
        </w:r>
      </w:ins>
      <w:ins w:id="1871" w:author="Eugene CHEONG from.TOPPAN (MAS)" w:date="2025-12-29T13:42:00Z" w16du:dateUtc="2025-12-29T05:42:00Z">
        <w:r w:rsidR="001A1B5A">
          <w:t xml:space="preserve"> or </w:t>
        </w:r>
      </w:ins>
      <w:ins w:id="1872" w:author="Eugene CHEONG from.TOPPAN (MAS)" w:date="2025-12-29T13:43:00Z" w16du:dateUtc="2025-12-29T05:43:00Z">
        <w:r w:rsidR="001A1B5A" w:rsidRPr="005921FD">
          <w:rPr>
            <w:i/>
            <w:iCs/>
          </w:rPr>
          <w:t>couponrates_sbond.txt</w:t>
        </w:r>
      </w:ins>
      <w:ins w:id="1873" w:author="Eugene CHEONG from.TOPPAN (MAS)" w:date="2025-12-26T16:12:00Z" w16du:dateUtc="2025-12-26T08:12:00Z">
        <w:r w:rsidR="001F1339">
          <w:t>, if any,</w:t>
        </w:r>
      </w:ins>
      <w:ins w:id="1874" w:author="Eugene CHEONG from.TOPPAN (MAS)" w:date="2025-12-26T16:10:00Z" w16du:dateUtc="2025-12-26T08:10:00Z">
        <w:r w:rsidR="001F1339">
          <w:t xml:space="preserve"> that would</w:t>
        </w:r>
      </w:ins>
      <w:ins w:id="1875" w:author="Eugene CHEONG from.TOPPAN (MAS)" w:date="2025-12-26T16:11:00Z" w16du:dateUtc="2025-12-26T08:11:00Z">
        <w:r w:rsidR="001F1339">
          <w:t xml:space="preserve"> be validated against the </w:t>
        </w:r>
      </w:ins>
      <w:ins w:id="1876" w:author="Eugene CHEONG from.TOPPAN (MAS)" w:date="2025-12-26T16:12:00Z" w16du:dateUtc="2025-12-26T08:12:00Z">
        <w:r w:rsidR="001F1339">
          <w:t xml:space="preserve">corresponding announcement </w:t>
        </w:r>
      </w:ins>
      <w:ins w:id="1877" w:author="Eugene CHEONG from.TOPPAN (MAS)" w:date="2025-12-26T16:11:00Z" w16du:dateUtc="2025-12-26T08:11:00Z">
        <w:r w:rsidR="001F1339">
          <w:t>field</w:t>
        </w:r>
      </w:ins>
      <w:ins w:id="1878" w:author="Sophia TAN (MAS)" w:date="2026-01-14T18:03:00Z" w16du:dateUtc="2026-01-14T10:03:00Z">
        <w:r w:rsidR="00BF2ED3">
          <w:t>s</w:t>
        </w:r>
      </w:ins>
      <w:ins w:id="1879" w:author="Eugene CHEONG from.TOPPAN (MAS)" w:date="2025-12-26T16:11:00Z" w16du:dateUtc="2025-12-26T08:11:00Z">
        <w:r w:rsidR="001F1339">
          <w:t xml:space="preserve"> in OMEGA.</w:t>
        </w:r>
      </w:ins>
    </w:p>
    <w:p w14:paraId="6C5B4226" w14:textId="603A1636" w:rsidR="001A1B5A" w:rsidRPr="001A1B5A" w:rsidRDefault="001A1B5A" w:rsidP="008E584A">
      <w:ins w:id="1880" w:author="Eugene CHEONG from.TOPPAN (MAS)" w:date="2025-12-29T13:43:00Z" w16du:dateUtc="2025-12-29T05:43:00Z">
        <w:r>
          <w:t xml:space="preserve">Only the </w:t>
        </w:r>
        <w:del w:id="1881" w:author="Akila BALAKRISHNAN from.OPTIMUM (MAS)" w:date="2026-01-08T13:25:00Z" w16du:dateUtc="2026-01-08T05:25:00Z">
          <w:r w:rsidDel="00E967A9">
            <w:delText>Step Up</w:delText>
          </w:r>
        </w:del>
      </w:ins>
      <w:ins w:id="1882" w:author="Akila BALAKRISHNAN from.OPTIMUM (MAS)" w:date="2026-01-08T13:25:00Z" w16du:dateUtc="2026-01-08T05:25:00Z">
        <w:r w:rsidR="00E967A9">
          <w:t>Step-Up</w:t>
        </w:r>
      </w:ins>
      <w:ins w:id="1883" w:author="Eugene CHEONG from.TOPPAN (MAS)" w:date="2025-12-29T13:43:00Z" w16du:dateUtc="2025-12-29T05:43:00Z">
        <w:r>
          <w:t xml:space="preserve"> Coupon Rates field is validated against </w:t>
        </w:r>
        <w:r w:rsidRPr="005921FD">
          <w:rPr>
            <w:i/>
            <w:iCs/>
          </w:rPr>
          <w:t>couponrates_sbond.txt</w:t>
        </w:r>
        <w:r>
          <w:t xml:space="preserve">. For all other fields, they are validated against </w:t>
        </w:r>
      </w:ins>
      <w:commentRangeStart w:id="1884"/>
      <w:commentRangeStart w:id="1885"/>
      <w:ins w:id="1886" w:author="Eugene CHEONG from.TOPPAN (MAS)" w:date="2025-12-29T13:44:00Z" w16du:dateUtc="2025-12-29T05:44:00Z">
        <w:r w:rsidRPr="00601FC8">
          <w:rPr>
            <w:i/>
            <w:iCs/>
          </w:rPr>
          <w:t>secmast.txt</w:t>
        </w:r>
      </w:ins>
      <w:commentRangeEnd w:id="1884"/>
      <w:r w:rsidR="00B665F7">
        <w:rPr>
          <w:rStyle w:val="CommentReference"/>
        </w:rPr>
        <w:commentReference w:id="1884"/>
      </w:r>
      <w:commentRangeEnd w:id="1885"/>
      <w:r w:rsidR="00C5688D">
        <w:rPr>
          <w:rStyle w:val="CommentReference"/>
        </w:rPr>
        <w:commentReference w:id="1885"/>
      </w:r>
      <w:ins w:id="1887" w:author="Eugene CHEONG from.TOPPAN (MAS)" w:date="2025-12-29T13:44:00Z" w16du:dateUtc="2025-12-29T05:44:00Z">
        <w:r>
          <w:t>.</w:t>
        </w:r>
      </w:ins>
    </w:p>
    <w:tbl>
      <w:tblPr>
        <w:tblW w:w="1077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80"/>
        <w:gridCol w:w="1265"/>
        <w:gridCol w:w="1266"/>
        <w:gridCol w:w="1266"/>
        <w:gridCol w:w="1265"/>
        <w:gridCol w:w="1266"/>
        <w:gridCol w:w="1266"/>
      </w:tblGrid>
      <w:tr w:rsidR="004673FF" w:rsidRPr="00E33CF5" w14:paraId="6CCC58CB" w14:textId="77777777" w:rsidTr="004839FA">
        <w:trPr>
          <w:trHeight w:val="580"/>
        </w:trPr>
        <w:tc>
          <w:tcPr>
            <w:tcW w:w="3180" w:type="dxa"/>
            <w:shd w:val="clear" w:color="auto" w:fill="E7E6E6" w:themeFill="background2"/>
            <w:noWrap/>
            <w:vAlign w:val="bottom"/>
            <w:hideMark/>
          </w:tcPr>
          <w:p w14:paraId="7694E302" w14:textId="2D45374F" w:rsidR="00601FC8" w:rsidRPr="00E33CF5" w:rsidRDefault="006F7366" w:rsidP="005E7580">
            <w:pPr>
              <w:pStyle w:val="TableHeading"/>
              <w:jc w:val="center"/>
              <w:rPr>
                <w:lang w:eastAsia="en-SG"/>
              </w:rPr>
            </w:pPr>
            <w:r>
              <w:rPr>
                <w:lang w:eastAsia="en-SG"/>
              </w:rPr>
              <w:t xml:space="preserve">OMEGA </w:t>
            </w:r>
            <w:commentRangeStart w:id="1888"/>
            <w:commentRangeStart w:id="1889"/>
            <w:r w:rsidR="00601FC8" w:rsidRPr="00EF49B7">
              <w:rPr>
                <w:lang w:eastAsia="en-SG"/>
              </w:rPr>
              <w:t>Field Name</w:t>
            </w:r>
            <w:commentRangeEnd w:id="1888"/>
            <w:r w:rsidR="000C52C4">
              <w:rPr>
                <w:rStyle w:val="CommentReference"/>
                <w:rFonts w:asciiTheme="minorHAnsi" w:eastAsiaTheme="minorHAnsi" w:hAnsiTheme="minorHAnsi" w:cstheme="minorBidi"/>
                <w:b w:val="0"/>
              </w:rPr>
              <w:commentReference w:id="1888"/>
            </w:r>
            <w:commentRangeEnd w:id="1889"/>
            <w:r w:rsidR="0078083C">
              <w:rPr>
                <w:rStyle w:val="CommentReference"/>
                <w:rFonts w:asciiTheme="minorHAnsi" w:eastAsiaTheme="minorHAnsi" w:hAnsiTheme="minorHAnsi" w:cstheme="minorBidi"/>
                <w:b w:val="0"/>
              </w:rPr>
              <w:commentReference w:id="1889"/>
            </w:r>
          </w:p>
        </w:tc>
        <w:tc>
          <w:tcPr>
            <w:tcW w:w="1265" w:type="dxa"/>
            <w:shd w:val="clear" w:color="auto" w:fill="E7E6E6" w:themeFill="background2"/>
            <w:vAlign w:val="bottom"/>
            <w:hideMark/>
          </w:tcPr>
          <w:p w14:paraId="48D5C80D" w14:textId="77777777" w:rsidR="00601FC8" w:rsidRPr="00E33CF5" w:rsidRDefault="00601FC8" w:rsidP="005E7580">
            <w:pPr>
              <w:pStyle w:val="TableHeading"/>
              <w:jc w:val="center"/>
              <w:rPr>
                <w:lang w:eastAsia="en-SG"/>
              </w:rPr>
            </w:pPr>
            <w:commentRangeStart w:id="1890"/>
            <w:commentRangeStart w:id="1891"/>
            <w:commentRangeStart w:id="1892"/>
            <w:r w:rsidRPr="00E33CF5">
              <w:rPr>
                <w:lang w:eastAsia="en-SG"/>
              </w:rPr>
              <w:t>SSB</w:t>
            </w:r>
            <w:commentRangeEnd w:id="1890"/>
            <w:r w:rsidR="00A84971">
              <w:rPr>
                <w:rStyle w:val="CommentReference"/>
                <w:rFonts w:asciiTheme="minorHAnsi" w:eastAsiaTheme="minorHAnsi" w:hAnsiTheme="minorHAnsi" w:cstheme="minorBidi"/>
                <w:b w:val="0"/>
              </w:rPr>
              <w:commentReference w:id="1890"/>
            </w:r>
            <w:commentRangeEnd w:id="1891"/>
            <w:r w:rsidR="00B677AD">
              <w:rPr>
                <w:rStyle w:val="CommentReference"/>
                <w:rFonts w:asciiTheme="minorHAnsi" w:eastAsiaTheme="minorHAnsi" w:hAnsiTheme="minorHAnsi" w:cstheme="minorBidi"/>
                <w:b w:val="0"/>
              </w:rPr>
              <w:commentReference w:id="1891"/>
            </w:r>
            <w:commentRangeEnd w:id="1892"/>
            <w:r w:rsidR="00BF2ED3">
              <w:rPr>
                <w:rStyle w:val="CommentReference"/>
                <w:rFonts w:asciiTheme="minorHAnsi" w:eastAsiaTheme="minorHAnsi" w:hAnsiTheme="minorHAnsi" w:cstheme="minorBidi"/>
                <w:b w:val="0"/>
              </w:rPr>
              <w:commentReference w:id="1892"/>
            </w:r>
          </w:p>
        </w:tc>
        <w:tc>
          <w:tcPr>
            <w:tcW w:w="1266" w:type="dxa"/>
            <w:shd w:val="clear" w:color="auto" w:fill="E7E6E6" w:themeFill="background2"/>
            <w:vAlign w:val="bottom"/>
            <w:hideMark/>
          </w:tcPr>
          <w:p w14:paraId="4C686C2B" w14:textId="3793BDD1" w:rsidR="00601FC8" w:rsidRPr="00E33CF5" w:rsidRDefault="00601FC8" w:rsidP="005E7580">
            <w:pPr>
              <w:pStyle w:val="TableHeading"/>
              <w:jc w:val="center"/>
              <w:rPr>
                <w:lang w:eastAsia="en-SG"/>
              </w:rPr>
            </w:pPr>
            <w:commentRangeStart w:id="1893"/>
            <w:commentRangeStart w:id="1894"/>
            <w:r w:rsidRPr="00E33CF5">
              <w:rPr>
                <w:lang w:eastAsia="en-SG"/>
              </w:rPr>
              <w:t>SGS Bond</w:t>
            </w:r>
            <w:r w:rsidRPr="00E33CF5">
              <w:rPr>
                <w:lang w:eastAsia="en-SG"/>
              </w:rPr>
              <w:br/>
              <w:t>(Reopen)</w:t>
            </w:r>
            <w:commentRangeEnd w:id="1893"/>
            <w:r w:rsidR="006F7366">
              <w:rPr>
                <w:rStyle w:val="CommentReference"/>
                <w:rFonts w:asciiTheme="minorHAnsi" w:eastAsiaTheme="minorHAnsi" w:hAnsiTheme="minorHAnsi" w:cstheme="minorBidi"/>
                <w:b w:val="0"/>
              </w:rPr>
              <w:commentReference w:id="1893"/>
            </w:r>
            <w:commentRangeEnd w:id="1894"/>
            <w:r w:rsidR="0031130E">
              <w:rPr>
                <w:rStyle w:val="CommentReference"/>
                <w:rFonts w:asciiTheme="minorHAnsi" w:eastAsiaTheme="minorHAnsi" w:hAnsiTheme="minorHAnsi" w:cstheme="minorBidi"/>
                <w:b w:val="0"/>
              </w:rPr>
              <w:commentReference w:id="1894"/>
            </w:r>
          </w:p>
        </w:tc>
        <w:tc>
          <w:tcPr>
            <w:tcW w:w="1266" w:type="dxa"/>
            <w:shd w:val="clear" w:color="auto" w:fill="E7E6E6" w:themeFill="background2"/>
            <w:vAlign w:val="bottom"/>
            <w:hideMark/>
          </w:tcPr>
          <w:p w14:paraId="5D0A9878" w14:textId="77777777" w:rsidR="00601FC8" w:rsidRPr="00E33CF5" w:rsidRDefault="00601FC8" w:rsidP="005E7580">
            <w:pPr>
              <w:pStyle w:val="TableHeading"/>
              <w:jc w:val="center"/>
              <w:rPr>
                <w:lang w:eastAsia="en-SG"/>
              </w:rPr>
            </w:pPr>
            <w:r w:rsidRPr="00E33CF5">
              <w:rPr>
                <w:lang w:eastAsia="en-SG"/>
              </w:rPr>
              <w:t>SGS Bond</w:t>
            </w:r>
            <w:r w:rsidRPr="00E33CF5">
              <w:rPr>
                <w:lang w:eastAsia="en-SG"/>
              </w:rPr>
              <w:br/>
              <w:t>(New)</w:t>
            </w:r>
          </w:p>
        </w:tc>
        <w:tc>
          <w:tcPr>
            <w:tcW w:w="1265" w:type="dxa"/>
            <w:shd w:val="clear" w:color="auto" w:fill="E7E6E6" w:themeFill="background2"/>
            <w:noWrap/>
            <w:vAlign w:val="bottom"/>
            <w:hideMark/>
          </w:tcPr>
          <w:p w14:paraId="7A880E2E" w14:textId="77777777" w:rsidR="00601FC8" w:rsidRPr="00E33CF5" w:rsidRDefault="00601FC8" w:rsidP="005E7580">
            <w:pPr>
              <w:pStyle w:val="TableHeading"/>
              <w:jc w:val="center"/>
              <w:rPr>
                <w:lang w:eastAsia="en-SG"/>
              </w:rPr>
            </w:pPr>
            <w:r w:rsidRPr="00E33CF5">
              <w:rPr>
                <w:lang w:eastAsia="en-SG"/>
              </w:rPr>
              <w:t>MAS Bills</w:t>
            </w:r>
          </w:p>
        </w:tc>
        <w:tc>
          <w:tcPr>
            <w:tcW w:w="1266" w:type="dxa"/>
            <w:shd w:val="clear" w:color="auto" w:fill="E7E6E6" w:themeFill="background2"/>
            <w:noWrap/>
            <w:vAlign w:val="bottom"/>
            <w:hideMark/>
          </w:tcPr>
          <w:p w14:paraId="5094EBB4" w14:textId="77777777" w:rsidR="00601FC8" w:rsidRPr="00E33CF5" w:rsidRDefault="00601FC8" w:rsidP="005E7580">
            <w:pPr>
              <w:pStyle w:val="TableHeading"/>
              <w:jc w:val="center"/>
              <w:rPr>
                <w:lang w:eastAsia="en-SG"/>
              </w:rPr>
            </w:pPr>
            <w:r w:rsidRPr="00E33CF5">
              <w:rPr>
                <w:lang w:eastAsia="en-SG"/>
              </w:rPr>
              <w:t>T-Bills</w:t>
            </w:r>
          </w:p>
        </w:tc>
        <w:tc>
          <w:tcPr>
            <w:tcW w:w="1266" w:type="dxa"/>
            <w:shd w:val="clear" w:color="auto" w:fill="E7E6E6" w:themeFill="background2"/>
            <w:noWrap/>
            <w:vAlign w:val="bottom"/>
            <w:hideMark/>
          </w:tcPr>
          <w:p w14:paraId="7C232EEE" w14:textId="77777777" w:rsidR="00601FC8" w:rsidRPr="00E33CF5" w:rsidRDefault="00601FC8" w:rsidP="005E7580">
            <w:pPr>
              <w:pStyle w:val="TableHeading"/>
              <w:jc w:val="center"/>
              <w:rPr>
                <w:lang w:eastAsia="en-SG"/>
              </w:rPr>
            </w:pPr>
            <w:r w:rsidRPr="00E33CF5">
              <w:rPr>
                <w:lang w:eastAsia="en-SG"/>
              </w:rPr>
              <w:t>CMTB</w:t>
            </w:r>
          </w:p>
        </w:tc>
      </w:tr>
      <w:tr w:rsidR="004839FA" w:rsidRPr="00E33CF5" w14:paraId="58BD1B79" w14:textId="77777777" w:rsidTr="004839FA">
        <w:trPr>
          <w:trHeight w:val="290"/>
        </w:trPr>
        <w:tc>
          <w:tcPr>
            <w:tcW w:w="3180" w:type="dxa"/>
            <w:vAlign w:val="bottom"/>
            <w:hideMark/>
          </w:tcPr>
          <w:p w14:paraId="76775928" w14:textId="11C2EB6B" w:rsidR="004839FA" w:rsidRPr="00E33CF5" w:rsidRDefault="004839FA" w:rsidP="004839FA">
            <w:pPr>
              <w:pStyle w:val="NoSpacing"/>
              <w:rPr>
                <w:color w:val="000000" w:themeColor="text1"/>
                <w:lang w:eastAsia="en-SG"/>
              </w:rPr>
            </w:pPr>
            <w:commentRangeStart w:id="1895"/>
            <w:commentRangeStart w:id="1896"/>
            <w:commentRangeStart w:id="1897"/>
            <w:commentRangeStart w:id="1898"/>
            <w:commentRangeStart w:id="1899"/>
            <w:commentRangeStart w:id="1900"/>
            <w:r w:rsidRPr="00E33CF5">
              <w:rPr>
                <w:color w:val="000000" w:themeColor="text1"/>
                <w:lang w:eastAsia="en-SG"/>
              </w:rPr>
              <w:t>Tenor</w:t>
            </w:r>
            <w:commentRangeEnd w:id="1895"/>
            <w:r w:rsidR="00D037E9">
              <w:rPr>
                <w:rStyle w:val="CommentReference"/>
              </w:rPr>
              <w:commentReference w:id="1895"/>
            </w:r>
            <w:commentRangeEnd w:id="1896"/>
            <w:r w:rsidR="008D344E">
              <w:rPr>
                <w:rStyle w:val="CommentReference"/>
              </w:rPr>
              <w:commentReference w:id="1896"/>
            </w:r>
            <w:commentRangeEnd w:id="1897"/>
            <w:r w:rsidR="003C3F75">
              <w:rPr>
                <w:rStyle w:val="CommentReference"/>
              </w:rPr>
              <w:commentReference w:id="1897"/>
            </w:r>
          </w:p>
        </w:tc>
        <w:tc>
          <w:tcPr>
            <w:tcW w:w="1265" w:type="dxa"/>
          </w:tcPr>
          <w:p w14:paraId="5BA445A5" w14:textId="588435AB" w:rsidR="004839FA" w:rsidRPr="00E33CF5" w:rsidRDefault="004839FA" w:rsidP="004839FA">
            <w:pPr>
              <w:pStyle w:val="NoSpacing"/>
              <w:jc w:val="center"/>
              <w:rPr>
                <w:lang w:eastAsia="en-SG"/>
              </w:rPr>
            </w:pPr>
            <w:commentRangeStart w:id="1901"/>
            <w:commentRangeStart w:id="1902"/>
            <w:r>
              <w:rPr>
                <w:rFonts w:ascii="Calibri" w:hAnsi="Calibri" w:cs="Calibri"/>
                <w:color w:val="000000"/>
                <w:lang w:eastAsia="en-SG"/>
              </w:rPr>
              <w:t>TENOR</w:t>
            </w:r>
            <w:commentRangeEnd w:id="1901"/>
            <w:r w:rsidR="000C52C4">
              <w:rPr>
                <w:rStyle w:val="CommentReference"/>
              </w:rPr>
              <w:commentReference w:id="1901"/>
            </w:r>
            <w:commentRangeEnd w:id="1902"/>
            <w:r w:rsidR="001F1339">
              <w:rPr>
                <w:rStyle w:val="CommentReference"/>
              </w:rPr>
              <w:commentReference w:id="1902"/>
            </w:r>
          </w:p>
        </w:tc>
        <w:tc>
          <w:tcPr>
            <w:tcW w:w="1266" w:type="dxa"/>
          </w:tcPr>
          <w:p w14:paraId="4810BD5B" w14:textId="630BBB42" w:rsidR="004839FA" w:rsidRPr="00E33CF5" w:rsidRDefault="004839FA" w:rsidP="004839FA">
            <w:pPr>
              <w:pStyle w:val="NoSpacing"/>
              <w:jc w:val="center"/>
              <w:rPr>
                <w:lang w:eastAsia="en-SG"/>
              </w:rPr>
            </w:pPr>
            <w:r w:rsidRPr="00F24BBC">
              <w:rPr>
                <w:rFonts w:ascii="Calibri" w:hAnsi="Calibri" w:cs="Calibri"/>
                <w:color w:val="000000"/>
                <w:lang w:eastAsia="en-SG"/>
              </w:rPr>
              <w:t>TENOR</w:t>
            </w:r>
          </w:p>
        </w:tc>
        <w:tc>
          <w:tcPr>
            <w:tcW w:w="1266" w:type="dxa"/>
          </w:tcPr>
          <w:p w14:paraId="453D33E9" w14:textId="541BC085" w:rsidR="004839FA" w:rsidRPr="00E33CF5" w:rsidRDefault="004839FA" w:rsidP="004839FA">
            <w:pPr>
              <w:pStyle w:val="NoSpacing"/>
              <w:jc w:val="center"/>
              <w:rPr>
                <w:lang w:eastAsia="en-SG"/>
              </w:rPr>
            </w:pPr>
            <w:r w:rsidRPr="00F24BBC">
              <w:rPr>
                <w:rFonts w:ascii="Calibri" w:hAnsi="Calibri" w:cs="Calibri"/>
                <w:color w:val="000000"/>
                <w:lang w:eastAsia="en-SG"/>
              </w:rPr>
              <w:t>TENOR</w:t>
            </w:r>
          </w:p>
        </w:tc>
        <w:tc>
          <w:tcPr>
            <w:tcW w:w="1265" w:type="dxa"/>
          </w:tcPr>
          <w:p w14:paraId="57FD420B" w14:textId="47B59D96" w:rsidR="004839FA" w:rsidRPr="00E33CF5" w:rsidRDefault="004839FA" w:rsidP="004839FA">
            <w:pPr>
              <w:pStyle w:val="NoSpacing"/>
              <w:jc w:val="center"/>
              <w:rPr>
                <w:lang w:eastAsia="en-SG"/>
              </w:rPr>
            </w:pPr>
            <w:r w:rsidRPr="00F24BBC">
              <w:rPr>
                <w:rFonts w:ascii="Calibri" w:hAnsi="Calibri" w:cs="Calibri"/>
                <w:color w:val="000000"/>
                <w:lang w:eastAsia="en-SG"/>
              </w:rPr>
              <w:t>TENOR</w:t>
            </w:r>
          </w:p>
        </w:tc>
        <w:tc>
          <w:tcPr>
            <w:tcW w:w="1266" w:type="dxa"/>
          </w:tcPr>
          <w:p w14:paraId="29DB7604" w14:textId="1D6B5338" w:rsidR="004839FA" w:rsidRPr="00E33CF5" w:rsidRDefault="004839FA" w:rsidP="004839FA">
            <w:pPr>
              <w:pStyle w:val="NoSpacing"/>
              <w:jc w:val="center"/>
              <w:rPr>
                <w:lang w:eastAsia="en-SG"/>
              </w:rPr>
            </w:pPr>
            <w:r w:rsidRPr="00F24BBC">
              <w:rPr>
                <w:rFonts w:ascii="Calibri" w:hAnsi="Calibri" w:cs="Calibri"/>
                <w:color w:val="000000"/>
                <w:lang w:eastAsia="en-SG"/>
              </w:rPr>
              <w:t>TENOR</w:t>
            </w:r>
          </w:p>
        </w:tc>
        <w:tc>
          <w:tcPr>
            <w:tcW w:w="1266" w:type="dxa"/>
          </w:tcPr>
          <w:p w14:paraId="634B3F02" w14:textId="39644903" w:rsidR="004839FA" w:rsidRPr="00E33CF5" w:rsidRDefault="004839FA" w:rsidP="004839FA">
            <w:pPr>
              <w:pStyle w:val="NoSpacing"/>
              <w:jc w:val="center"/>
              <w:rPr>
                <w:lang w:eastAsia="en-SG"/>
              </w:rPr>
            </w:pPr>
            <w:r w:rsidRPr="00F24BBC">
              <w:rPr>
                <w:rFonts w:ascii="Calibri" w:hAnsi="Calibri" w:cs="Calibri"/>
                <w:color w:val="000000"/>
                <w:lang w:eastAsia="en-SG"/>
              </w:rPr>
              <w:t>TENOR</w:t>
            </w:r>
            <w:commentRangeEnd w:id="1898"/>
            <w:r w:rsidR="000C52C4">
              <w:rPr>
                <w:rStyle w:val="CommentReference"/>
              </w:rPr>
              <w:commentReference w:id="1898"/>
            </w:r>
            <w:r w:rsidR="00970968">
              <w:rPr>
                <w:rStyle w:val="CommentReference"/>
              </w:rPr>
              <w:commentReference w:id="1899"/>
            </w:r>
            <w:r w:rsidR="00D542E0">
              <w:rPr>
                <w:rStyle w:val="CommentReference"/>
              </w:rPr>
              <w:commentReference w:id="1900"/>
            </w:r>
          </w:p>
        </w:tc>
      </w:tr>
      <w:commentRangeEnd w:id="1899"/>
      <w:commentRangeEnd w:id="1900"/>
      <w:tr w:rsidR="004839FA" w:rsidRPr="00E33CF5" w14:paraId="64C481AA" w14:textId="77777777" w:rsidTr="004839FA">
        <w:trPr>
          <w:trHeight w:val="290"/>
        </w:trPr>
        <w:tc>
          <w:tcPr>
            <w:tcW w:w="3180" w:type="dxa"/>
            <w:vAlign w:val="bottom"/>
            <w:hideMark/>
          </w:tcPr>
          <w:p w14:paraId="69D3D270" w14:textId="77777777" w:rsidR="004839FA" w:rsidRPr="00E33CF5" w:rsidRDefault="004839FA" w:rsidP="004839FA">
            <w:pPr>
              <w:pStyle w:val="NoSpacing"/>
              <w:rPr>
                <w:color w:val="000000" w:themeColor="text1"/>
                <w:lang w:eastAsia="en-SG"/>
              </w:rPr>
            </w:pPr>
            <w:r w:rsidRPr="00E33CF5">
              <w:rPr>
                <w:color w:val="000000" w:themeColor="text1"/>
                <w:lang w:eastAsia="en-SG"/>
              </w:rPr>
              <w:t>Total Amount Offered</w:t>
            </w:r>
          </w:p>
        </w:tc>
        <w:tc>
          <w:tcPr>
            <w:tcW w:w="1265" w:type="dxa"/>
          </w:tcPr>
          <w:p w14:paraId="7E3CF896" w14:textId="4CDF9071" w:rsidR="004839FA" w:rsidRPr="00E33CF5" w:rsidRDefault="004839FA" w:rsidP="004839FA">
            <w:pPr>
              <w:pStyle w:val="NoSpacing"/>
              <w:jc w:val="center"/>
              <w:rPr>
                <w:lang w:eastAsia="en-SG"/>
              </w:rPr>
            </w:pPr>
            <w:r>
              <w:rPr>
                <w:rFonts w:ascii="Calibri" w:hAnsi="Calibri" w:cs="Calibri"/>
                <w:color w:val="000000"/>
                <w:lang w:eastAsia="en-SG"/>
              </w:rPr>
              <w:t>QTY_OFFERED</w:t>
            </w:r>
          </w:p>
        </w:tc>
        <w:tc>
          <w:tcPr>
            <w:tcW w:w="1266" w:type="dxa"/>
          </w:tcPr>
          <w:p w14:paraId="041993E6" w14:textId="37B51572" w:rsidR="004839FA" w:rsidRPr="00E33CF5" w:rsidRDefault="004839FA" w:rsidP="004839FA">
            <w:pPr>
              <w:pStyle w:val="NoSpacing"/>
              <w:jc w:val="center"/>
              <w:rPr>
                <w:lang w:eastAsia="en-SG"/>
              </w:rPr>
            </w:pPr>
            <w:r w:rsidRPr="00741B8A">
              <w:rPr>
                <w:rFonts w:ascii="Calibri" w:hAnsi="Calibri" w:cs="Calibri"/>
                <w:color w:val="000000"/>
                <w:lang w:eastAsia="en-SG"/>
              </w:rPr>
              <w:t>QTY_OFFERED</w:t>
            </w:r>
          </w:p>
        </w:tc>
        <w:tc>
          <w:tcPr>
            <w:tcW w:w="1266" w:type="dxa"/>
          </w:tcPr>
          <w:p w14:paraId="644B8657" w14:textId="39047A73" w:rsidR="004839FA" w:rsidRPr="00E33CF5" w:rsidRDefault="004839FA" w:rsidP="004839FA">
            <w:pPr>
              <w:pStyle w:val="NoSpacing"/>
              <w:jc w:val="center"/>
              <w:rPr>
                <w:lang w:eastAsia="en-SG"/>
              </w:rPr>
            </w:pPr>
            <w:r w:rsidRPr="00741B8A">
              <w:rPr>
                <w:rFonts w:ascii="Calibri" w:hAnsi="Calibri" w:cs="Calibri"/>
                <w:color w:val="000000"/>
                <w:lang w:eastAsia="en-SG"/>
              </w:rPr>
              <w:t>QTY_OFFERED</w:t>
            </w:r>
          </w:p>
        </w:tc>
        <w:tc>
          <w:tcPr>
            <w:tcW w:w="1265" w:type="dxa"/>
          </w:tcPr>
          <w:p w14:paraId="406DA2C1" w14:textId="7BDA64EA" w:rsidR="004839FA" w:rsidRPr="00E33CF5" w:rsidRDefault="004839FA" w:rsidP="004839FA">
            <w:pPr>
              <w:pStyle w:val="NoSpacing"/>
              <w:jc w:val="center"/>
              <w:rPr>
                <w:lang w:eastAsia="en-SG"/>
              </w:rPr>
            </w:pPr>
            <w:r w:rsidRPr="00741B8A">
              <w:rPr>
                <w:rFonts w:ascii="Calibri" w:hAnsi="Calibri" w:cs="Calibri"/>
                <w:color w:val="000000"/>
                <w:lang w:eastAsia="en-SG"/>
              </w:rPr>
              <w:t>QTY_OFFERED</w:t>
            </w:r>
          </w:p>
        </w:tc>
        <w:tc>
          <w:tcPr>
            <w:tcW w:w="1266" w:type="dxa"/>
          </w:tcPr>
          <w:p w14:paraId="49099636" w14:textId="045E6EBB" w:rsidR="004839FA" w:rsidRPr="00E33CF5" w:rsidRDefault="004839FA" w:rsidP="004839FA">
            <w:pPr>
              <w:pStyle w:val="NoSpacing"/>
              <w:jc w:val="center"/>
              <w:rPr>
                <w:lang w:eastAsia="en-SG"/>
              </w:rPr>
            </w:pPr>
            <w:r w:rsidRPr="00741B8A">
              <w:rPr>
                <w:rFonts w:ascii="Calibri" w:hAnsi="Calibri" w:cs="Calibri"/>
                <w:color w:val="000000"/>
                <w:lang w:eastAsia="en-SG"/>
              </w:rPr>
              <w:t>QTY_OFFERED</w:t>
            </w:r>
          </w:p>
        </w:tc>
        <w:tc>
          <w:tcPr>
            <w:tcW w:w="1266" w:type="dxa"/>
          </w:tcPr>
          <w:p w14:paraId="0FD47621" w14:textId="35CAAA04" w:rsidR="004839FA" w:rsidRPr="00E33CF5" w:rsidRDefault="004839FA" w:rsidP="004839FA">
            <w:pPr>
              <w:pStyle w:val="NoSpacing"/>
              <w:jc w:val="center"/>
              <w:rPr>
                <w:lang w:eastAsia="en-SG"/>
              </w:rPr>
            </w:pPr>
            <w:r w:rsidRPr="00741B8A">
              <w:rPr>
                <w:rFonts w:ascii="Calibri" w:hAnsi="Calibri" w:cs="Calibri"/>
                <w:color w:val="000000"/>
                <w:lang w:eastAsia="en-SG"/>
              </w:rPr>
              <w:t>QTY_OFFERED</w:t>
            </w:r>
          </w:p>
        </w:tc>
      </w:tr>
      <w:tr w:rsidR="004839FA" w:rsidRPr="00E33CF5" w:rsidDel="00AF4FC4" w14:paraId="74839F51" w14:textId="72B32172" w:rsidTr="004839FA">
        <w:trPr>
          <w:trHeight w:val="290"/>
          <w:del w:id="1903" w:author="Eugene CHEONG from.TOPPAN (MAS)" w:date="2025-12-30T16:37:00Z"/>
        </w:trPr>
        <w:tc>
          <w:tcPr>
            <w:tcW w:w="3180" w:type="dxa"/>
            <w:vAlign w:val="bottom"/>
            <w:hideMark/>
          </w:tcPr>
          <w:p w14:paraId="61AF4101" w14:textId="0E6AF91F" w:rsidR="004839FA" w:rsidRPr="00E33CF5" w:rsidDel="00AF4FC4" w:rsidRDefault="004839FA" w:rsidP="004839FA">
            <w:pPr>
              <w:pStyle w:val="NoSpacing"/>
              <w:rPr>
                <w:del w:id="1904" w:author="Eugene CHEONG from.TOPPAN (MAS)" w:date="2025-12-30T16:37:00Z" w16du:dateUtc="2025-12-30T08:37:00Z"/>
                <w:color w:val="000000" w:themeColor="text1"/>
                <w:lang w:eastAsia="en-SG"/>
              </w:rPr>
            </w:pPr>
            <w:del w:id="1905" w:author="Eugene CHEONG from.TOPPAN (MAS)" w:date="2025-12-30T16:37:00Z" w16du:dateUtc="2025-12-30T08:37:00Z">
              <w:r w:rsidRPr="00E33CF5" w:rsidDel="00AF4FC4">
                <w:rPr>
                  <w:color w:val="000000" w:themeColor="text1"/>
                  <w:lang w:eastAsia="en-SG"/>
                </w:rPr>
                <w:delText>Minimum Tender Amount</w:delText>
              </w:r>
            </w:del>
          </w:p>
        </w:tc>
        <w:tc>
          <w:tcPr>
            <w:tcW w:w="1265" w:type="dxa"/>
          </w:tcPr>
          <w:p w14:paraId="1B5DB2EF" w14:textId="38E3DC46" w:rsidR="004839FA" w:rsidRPr="00E33CF5" w:rsidDel="00AF4FC4" w:rsidRDefault="004839FA" w:rsidP="004839FA">
            <w:pPr>
              <w:pStyle w:val="NoSpacing"/>
              <w:jc w:val="center"/>
              <w:rPr>
                <w:del w:id="1906" w:author="Eugene CHEONG from.TOPPAN (MAS)" w:date="2025-12-30T16:37:00Z" w16du:dateUtc="2025-12-30T08:37:00Z"/>
                <w:lang w:eastAsia="en-SG"/>
              </w:rPr>
            </w:pPr>
          </w:p>
        </w:tc>
        <w:tc>
          <w:tcPr>
            <w:tcW w:w="1266" w:type="dxa"/>
          </w:tcPr>
          <w:p w14:paraId="74A6400E" w14:textId="1886443F" w:rsidR="004839FA" w:rsidRPr="00E33CF5" w:rsidDel="00AF4FC4" w:rsidRDefault="004839FA" w:rsidP="004839FA">
            <w:pPr>
              <w:pStyle w:val="NoSpacing"/>
              <w:jc w:val="center"/>
              <w:rPr>
                <w:del w:id="1907" w:author="Eugene CHEONG from.TOPPAN (MAS)" w:date="2025-12-30T16:37:00Z" w16du:dateUtc="2025-12-30T08:37:00Z"/>
                <w:lang w:eastAsia="en-SG"/>
              </w:rPr>
            </w:pPr>
          </w:p>
        </w:tc>
        <w:tc>
          <w:tcPr>
            <w:tcW w:w="1266" w:type="dxa"/>
          </w:tcPr>
          <w:p w14:paraId="28F452FF" w14:textId="71F4DE0E" w:rsidR="004839FA" w:rsidRPr="00E33CF5" w:rsidDel="00AF4FC4" w:rsidRDefault="004839FA" w:rsidP="004839FA">
            <w:pPr>
              <w:pStyle w:val="NoSpacing"/>
              <w:jc w:val="center"/>
              <w:rPr>
                <w:del w:id="1908" w:author="Eugene CHEONG from.TOPPAN (MAS)" w:date="2025-12-30T16:37:00Z" w16du:dateUtc="2025-12-30T08:37:00Z"/>
                <w:lang w:eastAsia="en-SG"/>
              </w:rPr>
            </w:pPr>
          </w:p>
        </w:tc>
        <w:tc>
          <w:tcPr>
            <w:tcW w:w="1265" w:type="dxa"/>
          </w:tcPr>
          <w:p w14:paraId="4020C87E" w14:textId="59F7AFA1" w:rsidR="004839FA" w:rsidRPr="00E33CF5" w:rsidDel="00AF4FC4" w:rsidRDefault="004839FA" w:rsidP="004839FA">
            <w:pPr>
              <w:pStyle w:val="NoSpacing"/>
              <w:jc w:val="center"/>
              <w:rPr>
                <w:del w:id="1909" w:author="Eugene CHEONG from.TOPPAN (MAS)" w:date="2025-12-30T16:37:00Z" w16du:dateUtc="2025-12-30T08:37:00Z"/>
                <w:lang w:eastAsia="en-SG"/>
              </w:rPr>
            </w:pPr>
          </w:p>
        </w:tc>
        <w:tc>
          <w:tcPr>
            <w:tcW w:w="1266" w:type="dxa"/>
          </w:tcPr>
          <w:p w14:paraId="44B86B08" w14:textId="0E1986BD" w:rsidR="004839FA" w:rsidRPr="00E33CF5" w:rsidDel="00AF4FC4" w:rsidRDefault="004839FA" w:rsidP="004839FA">
            <w:pPr>
              <w:pStyle w:val="NoSpacing"/>
              <w:jc w:val="center"/>
              <w:rPr>
                <w:del w:id="1910" w:author="Eugene CHEONG from.TOPPAN (MAS)" w:date="2025-12-30T16:37:00Z" w16du:dateUtc="2025-12-30T08:37:00Z"/>
                <w:lang w:eastAsia="en-SG"/>
              </w:rPr>
            </w:pPr>
          </w:p>
        </w:tc>
        <w:tc>
          <w:tcPr>
            <w:tcW w:w="1266" w:type="dxa"/>
          </w:tcPr>
          <w:p w14:paraId="71EEE2E7" w14:textId="0452AC92" w:rsidR="004839FA" w:rsidRPr="00E33CF5" w:rsidDel="00AF4FC4" w:rsidRDefault="004839FA" w:rsidP="004839FA">
            <w:pPr>
              <w:pStyle w:val="NoSpacing"/>
              <w:jc w:val="center"/>
              <w:rPr>
                <w:del w:id="1911" w:author="Eugene CHEONG from.TOPPAN (MAS)" w:date="2025-12-30T16:37:00Z" w16du:dateUtc="2025-12-30T08:37:00Z"/>
                <w:lang w:eastAsia="en-SG"/>
              </w:rPr>
            </w:pPr>
          </w:p>
        </w:tc>
      </w:tr>
      <w:tr w:rsidR="004839FA" w:rsidRPr="00E33CF5" w14:paraId="694DC378" w14:textId="77777777" w:rsidTr="004839FA">
        <w:trPr>
          <w:trHeight w:val="290"/>
        </w:trPr>
        <w:tc>
          <w:tcPr>
            <w:tcW w:w="3180" w:type="dxa"/>
            <w:vAlign w:val="bottom"/>
            <w:hideMark/>
          </w:tcPr>
          <w:p w14:paraId="7883D9BD" w14:textId="034FF0EA" w:rsidR="004839FA" w:rsidRPr="00E33CF5" w:rsidRDefault="00E967A9" w:rsidP="004839FA">
            <w:pPr>
              <w:pStyle w:val="NoSpacing"/>
              <w:rPr>
                <w:color w:val="000000" w:themeColor="text1"/>
                <w:lang w:eastAsia="en-SG"/>
              </w:rPr>
            </w:pPr>
            <w:ins w:id="1912" w:author="Akila BALAKRISHNAN from.OPTIMUM (MAS)" w:date="2026-01-08T13:25:00Z" w16du:dateUtc="2026-01-08T05:25:00Z">
              <w:r>
                <w:t xml:space="preserve">Minimum </w:t>
              </w:r>
            </w:ins>
            <w:r w:rsidR="004839FA" w:rsidRPr="00E33CF5">
              <w:rPr>
                <w:color w:val="000000" w:themeColor="text1"/>
                <w:lang w:eastAsia="en-SG"/>
              </w:rPr>
              <w:t>Denomination</w:t>
            </w:r>
          </w:p>
        </w:tc>
        <w:tc>
          <w:tcPr>
            <w:tcW w:w="1265" w:type="dxa"/>
          </w:tcPr>
          <w:p w14:paraId="7545167A" w14:textId="07D74879" w:rsidR="004839FA" w:rsidRPr="00E33CF5" w:rsidRDefault="004839FA" w:rsidP="004839FA">
            <w:pPr>
              <w:pStyle w:val="NoSpacing"/>
              <w:jc w:val="center"/>
              <w:rPr>
                <w:lang w:eastAsia="en-SG"/>
              </w:rPr>
            </w:pPr>
          </w:p>
        </w:tc>
        <w:tc>
          <w:tcPr>
            <w:tcW w:w="1266" w:type="dxa"/>
          </w:tcPr>
          <w:p w14:paraId="767C3908" w14:textId="5780EB7F" w:rsidR="004839FA" w:rsidRPr="00E33CF5" w:rsidRDefault="004839FA" w:rsidP="004839FA">
            <w:pPr>
              <w:pStyle w:val="NoSpacing"/>
              <w:jc w:val="center"/>
              <w:rPr>
                <w:lang w:eastAsia="en-SG"/>
              </w:rPr>
            </w:pPr>
          </w:p>
        </w:tc>
        <w:tc>
          <w:tcPr>
            <w:tcW w:w="1266" w:type="dxa"/>
          </w:tcPr>
          <w:p w14:paraId="16A4EBB5" w14:textId="4038A0E3" w:rsidR="004839FA" w:rsidRPr="00E33CF5" w:rsidRDefault="004839FA" w:rsidP="004839FA">
            <w:pPr>
              <w:pStyle w:val="NoSpacing"/>
              <w:jc w:val="center"/>
              <w:rPr>
                <w:lang w:eastAsia="en-SG"/>
              </w:rPr>
            </w:pPr>
          </w:p>
        </w:tc>
        <w:tc>
          <w:tcPr>
            <w:tcW w:w="1265" w:type="dxa"/>
          </w:tcPr>
          <w:p w14:paraId="4FF345B6" w14:textId="320335ED" w:rsidR="004839FA" w:rsidRPr="00E33CF5" w:rsidRDefault="004839FA" w:rsidP="004839FA">
            <w:pPr>
              <w:pStyle w:val="NoSpacing"/>
              <w:jc w:val="center"/>
              <w:rPr>
                <w:lang w:eastAsia="en-SG"/>
              </w:rPr>
            </w:pPr>
          </w:p>
        </w:tc>
        <w:tc>
          <w:tcPr>
            <w:tcW w:w="1266" w:type="dxa"/>
          </w:tcPr>
          <w:p w14:paraId="42C6317B" w14:textId="43B92D14" w:rsidR="004839FA" w:rsidRPr="00E33CF5" w:rsidRDefault="004839FA" w:rsidP="004839FA">
            <w:pPr>
              <w:pStyle w:val="NoSpacing"/>
              <w:jc w:val="center"/>
              <w:rPr>
                <w:lang w:eastAsia="en-SG"/>
              </w:rPr>
            </w:pPr>
          </w:p>
        </w:tc>
        <w:tc>
          <w:tcPr>
            <w:tcW w:w="1266" w:type="dxa"/>
          </w:tcPr>
          <w:p w14:paraId="486517C5" w14:textId="1A9AE7BE" w:rsidR="004839FA" w:rsidRPr="00E33CF5" w:rsidRDefault="004839FA" w:rsidP="004839FA">
            <w:pPr>
              <w:pStyle w:val="NoSpacing"/>
              <w:jc w:val="center"/>
              <w:rPr>
                <w:lang w:eastAsia="en-SG"/>
              </w:rPr>
            </w:pPr>
          </w:p>
        </w:tc>
      </w:tr>
      <w:tr w:rsidR="004839FA" w:rsidRPr="00E33CF5" w14:paraId="27455D5F" w14:textId="77777777" w:rsidTr="004839FA">
        <w:trPr>
          <w:trHeight w:val="290"/>
        </w:trPr>
        <w:tc>
          <w:tcPr>
            <w:tcW w:w="3180" w:type="dxa"/>
            <w:vAlign w:val="bottom"/>
            <w:hideMark/>
          </w:tcPr>
          <w:p w14:paraId="6750C9CD" w14:textId="77777777" w:rsidR="004839FA" w:rsidRPr="00E33CF5" w:rsidRDefault="004839FA" w:rsidP="004839FA">
            <w:pPr>
              <w:pStyle w:val="NoSpacing"/>
              <w:rPr>
                <w:color w:val="000000" w:themeColor="text1"/>
                <w:lang w:eastAsia="en-SG"/>
              </w:rPr>
            </w:pPr>
            <w:r w:rsidRPr="00E33CF5">
              <w:rPr>
                <w:color w:val="000000" w:themeColor="text1"/>
                <w:lang w:eastAsia="en-SG"/>
              </w:rPr>
              <w:t>MAS' Intended Tender Amount</w:t>
            </w:r>
          </w:p>
        </w:tc>
        <w:tc>
          <w:tcPr>
            <w:tcW w:w="1265" w:type="dxa"/>
          </w:tcPr>
          <w:p w14:paraId="215ABD4D" w14:textId="2108D9D7" w:rsidR="004839FA" w:rsidRPr="00E33CF5" w:rsidRDefault="004839FA" w:rsidP="004839FA">
            <w:pPr>
              <w:pStyle w:val="NoSpacing"/>
              <w:jc w:val="center"/>
              <w:rPr>
                <w:color w:val="9C0006"/>
                <w:lang w:eastAsia="en-SG"/>
              </w:rPr>
            </w:pPr>
          </w:p>
        </w:tc>
        <w:tc>
          <w:tcPr>
            <w:tcW w:w="1266" w:type="dxa"/>
          </w:tcPr>
          <w:p w14:paraId="311D082B" w14:textId="76B85383" w:rsidR="004839FA" w:rsidRPr="00E33CF5" w:rsidRDefault="00D037E9" w:rsidP="004839FA">
            <w:pPr>
              <w:pStyle w:val="NoSpacing"/>
              <w:jc w:val="center"/>
              <w:rPr>
                <w:lang w:eastAsia="en-SG"/>
              </w:rPr>
            </w:pPr>
            <w:r>
              <w:t>MAS_APPLIED</w:t>
            </w:r>
          </w:p>
        </w:tc>
        <w:tc>
          <w:tcPr>
            <w:tcW w:w="1266" w:type="dxa"/>
          </w:tcPr>
          <w:p w14:paraId="41CF2141" w14:textId="03E5FE07" w:rsidR="004839FA" w:rsidRPr="00E33CF5" w:rsidRDefault="00D037E9" w:rsidP="004839FA">
            <w:pPr>
              <w:pStyle w:val="NoSpacing"/>
              <w:jc w:val="center"/>
              <w:rPr>
                <w:lang w:eastAsia="en-SG"/>
              </w:rPr>
            </w:pPr>
            <w:r>
              <w:t>MAS_APPLIED</w:t>
            </w:r>
          </w:p>
        </w:tc>
        <w:tc>
          <w:tcPr>
            <w:tcW w:w="1265" w:type="dxa"/>
          </w:tcPr>
          <w:p w14:paraId="423B86F7" w14:textId="7BC952F1" w:rsidR="004839FA" w:rsidRPr="00E33CF5" w:rsidRDefault="004839FA" w:rsidP="004839FA">
            <w:pPr>
              <w:pStyle w:val="NoSpacing"/>
              <w:jc w:val="center"/>
              <w:rPr>
                <w:color w:val="9C0006"/>
                <w:lang w:eastAsia="en-SG"/>
              </w:rPr>
            </w:pPr>
          </w:p>
        </w:tc>
        <w:tc>
          <w:tcPr>
            <w:tcW w:w="1266" w:type="dxa"/>
          </w:tcPr>
          <w:p w14:paraId="00B58F18" w14:textId="5ABA4BEC" w:rsidR="004839FA" w:rsidRPr="00E33CF5" w:rsidRDefault="00D037E9" w:rsidP="004839FA">
            <w:pPr>
              <w:pStyle w:val="NoSpacing"/>
              <w:jc w:val="center"/>
              <w:rPr>
                <w:lang w:eastAsia="en-SG"/>
              </w:rPr>
            </w:pPr>
            <w:r>
              <w:t>MAS_APPLIED</w:t>
            </w:r>
          </w:p>
        </w:tc>
        <w:tc>
          <w:tcPr>
            <w:tcW w:w="1266" w:type="dxa"/>
          </w:tcPr>
          <w:p w14:paraId="503F4BA2" w14:textId="5FA0A747" w:rsidR="004839FA" w:rsidRPr="00E33CF5" w:rsidRDefault="004839FA" w:rsidP="004839FA">
            <w:pPr>
              <w:pStyle w:val="NoSpacing"/>
              <w:jc w:val="center"/>
              <w:rPr>
                <w:color w:val="9C0006"/>
                <w:lang w:eastAsia="en-SG"/>
              </w:rPr>
            </w:pPr>
          </w:p>
        </w:tc>
      </w:tr>
      <w:tr w:rsidR="004839FA" w:rsidRPr="00E33CF5" w14:paraId="495D2085" w14:textId="77777777" w:rsidTr="004839FA">
        <w:trPr>
          <w:trHeight w:val="290"/>
        </w:trPr>
        <w:tc>
          <w:tcPr>
            <w:tcW w:w="3180" w:type="dxa"/>
            <w:vAlign w:val="bottom"/>
            <w:hideMark/>
          </w:tcPr>
          <w:p w14:paraId="2B1BCA73" w14:textId="3A1C7C15" w:rsidR="004839FA" w:rsidRPr="00E33CF5" w:rsidRDefault="004839FA" w:rsidP="004839FA">
            <w:pPr>
              <w:pStyle w:val="NoSpacing"/>
              <w:rPr>
                <w:color w:val="000000" w:themeColor="text1"/>
                <w:lang w:eastAsia="en-SG"/>
              </w:rPr>
            </w:pPr>
            <w:commentRangeStart w:id="1913"/>
            <w:commentRangeStart w:id="1914"/>
            <w:r w:rsidRPr="00E33CF5">
              <w:rPr>
                <w:color w:val="000000" w:themeColor="text1"/>
                <w:lang w:eastAsia="en-SG"/>
              </w:rPr>
              <w:t>Issue Code</w:t>
            </w:r>
            <w:commentRangeEnd w:id="1913"/>
            <w:r w:rsidR="00D037E9">
              <w:rPr>
                <w:rStyle w:val="CommentReference"/>
              </w:rPr>
              <w:commentReference w:id="1913"/>
            </w:r>
            <w:commentRangeEnd w:id="1914"/>
            <w:r w:rsidR="000C52C4">
              <w:rPr>
                <w:rStyle w:val="CommentReference"/>
              </w:rPr>
              <w:commentReference w:id="1914"/>
            </w:r>
          </w:p>
        </w:tc>
        <w:tc>
          <w:tcPr>
            <w:tcW w:w="1265" w:type="dxa"/>
          </w:tcPr>
          <w:p w14:paraId="64325572" w14:textId="6DC08689" w:rsidR="004839FA" w:rsidRPr="00E33CF5" w:rsidRDefault="004839FA" w:rsidP="004839FA">
            <w:pPr>
              <w:pStyle w:val="NoSpacing"/>
              <w:jc w:val="center"/>
              <w:rPr>
                <w:lang w:eastAsia="en-SG"/>
              </w:rPr>
            </w:pPr>
            <w:r>
              <w:rPr>
                <w:rFonts w:ascii="Calibri" w:hAnsi="Calibri" w:cs="Calibri"/>
                <w:color w:val="000000"/>
                <w:lang w:eastAsia="en-SG"/>
              </w:rPr>
              <w:t>ISSUE_CODE</w:t>
            </w:r>
          </w:p>
        </w:tc>
        <w:tc>
          <w:tcPr>
            <w:tcW w:w="1266" w:type="dxa"/>
          </w:tcPr>
          <w:p w14:paraId="7A04F50A" w14:textId="0DF62FAE" w:rsidR="004839FA" w:rsidRPr="00E33CF5" w:rsidRDefault="004839FA" w:rsidP="004839FA">
            <w:pPr>
              <w:pStyle w:val="NoSpacing"/>
              <w:jc w:val="center"/>
              <w:rPr>
                <w:lang w:eastAsia="en-SG"/>
              </w:rPr>
            </w:pPr>
            <w:r w:rsidRPr="003B1660">
              <w:rPr>
                <w:rFonts w:ascii="Calibri" w:hAnsi="Calibri" w:cs="Calibri"/>
                <w:color w:val="000000"/>
                <w:lang w:eastAsia="en-SG"/>
              </w:rPr>
              <w:t>ISSUE_CODE</w:t>
            </w:r>
          </w:p>
        </w:tc>
        <w:tc>
          <w:tcPr>
            <w:tcW w:w="1266" w:type="dxa"/>
          </w:tcPr>
          <w:p w14:paraId="2B397FCA" w14:textId="388FEE11" w:rsidR="004839FA" w:rsidRPr="00E33CF5" w:rsidRDefault="004839FA" w:rsidP="004839FA">
            <w:pPr>
              <w:pStyle w:val="NoSpacing"/>
              <w:jc w:val="center"/>
              <w:rPr>
                <w:lang w:eastAsia="en-SG"/>
              </w:rPr>
            </w:pPr>
            <w:r w:rsidRPr="003B1660">
              <w:rPr>
                <w:rFonts w:ascii="Calibri" w:hAnsi="Calibri" w:cs="Calibri"/>
                <w:color w:val="000000"/>
                <w:lang w:eastAsia="en-SG"/>
              </w:rPr>
              <w:t>ISSUE_CODE</w:t>
            </w:r>
          </w:p>
        </w:tc>
        <w:tc>
          <w:tcPr>
            <w:tcW w:w="1265" w:type="dxa"/>
          </w:tcPr>
          <w:p w14:paraId="57E8254C" w14:textId="04ACE370" w:rsidR="004839FA" w:rsidRPr="00E33CF5" w:rsidRDefault="004839FA" w:rsidP="004839FA">
            <w:pPr>
              <w:pStyle w:val="NoSpacing"/>
              <w:jc w:val="center"/>
              <w:rPr>
                <w:lang w:eastAsia="en-SG"/>
              </w:rPr>
            </w:pPr>
            <w:r w:rsidRPr="003B1660">
              <w:rPr>
                <w:rFonts w:ascii="Calibri" w:hAnsi="Calibri" w:cs="Calibri"/>
                <w:color w:val="000000"/>
                <w:lang w:eastAsia="en-SG"/>
              </w:rPr>
              <w:t>ISSUE_CODE</w:t>
            </w:r>
          </w:p>
        </w:tc>
        <w:tc>
          <w:tcPr>
            <w:tcW w:w="1266" w:type="dxa"/>
          </w:tcPr>
          <w:p w14:paraId="7FEBC84C" w14:textId="779DEA52" w:rsidR="004839FA" w:rsidRPr="00E33CF5" w:rsidRDefault="004839FA" w:rsidP="004839FA">
            <w:pPr>
              <w:pStyle w:val="NoSpacing"/>
              <w:jc w:val="center"/>
              <w:rPr>
                <w:lang w:eastAsia="en-SG"/>
              </w:rPr>
            </w:pPr>
            <w:r w:rsidRPr="003B1660">
              <w:rPr>
                <w:rFonts w:ascii="Calibri" w:hAnsi="Calibri" w:cs="Calibri"/>
                <w:color w:val="000000"/>
                <w:lang w:eastAsia="en-SG"/>
              </w:rPr>
              <w:t>ISSUE_CODE</w:t>
            </w:r>
          </w:p>
        </w:tc>
        <w:tc>
          <w:tcPr>
            <w:tcW w:w="1266" w:type="dxa"/>
          </w:tcPr>
          <w:p w14:paraId="136FF6D6" w14:textId="00333332" w:rsidR="004839FA" w:rsidRPr="00E33CF5" w:rsidRDefault="004839FA" w:rsidP="004839FA">
            <w:pPr>
              <w:pStyle w:val="NoSpacing"/>
              <w:jc w:val="center"/>
              <w:rPr>
                <w:lang w:eastAsia="en-SG"/>
              </w:rPr>
            </w:pPr>
            <w:r w:rsidRPr="003B1660">
              <w:rPr>
                <w:rFonts w:ascii="Calibri" w:hAnsi="Calibri" w:cs="Calibri"/>
                <w:color w:val="000000"/>
                <w:lang w:eastAsia="en-SG"/>
              </w:rPr>
              <w:t>ISSUE_CODE</w:t>
            </w:r>
          </w:p>
        </w:tc>
      </w:tr>
      <w:tr w:rsidR="004839FA" w:rsidRPr="00E33CF5" w14:paraId="40BCD9EC" w14:textId="77777777" w:rsidTr="004839FA">
        <w:trPr>
          <w:trHeight w:val="290"/>
        </w:trPr>
        <w:tc>
          <w:tcPr>
            <w:tcW w:w="3180" w:type="dxa"/>
            <w:vAlign w:val="bottom"/>
            <w:hideMark/>
          </w:tcPr>
          <w:p w14:paraId="14B571AD" w14:textId="77777777" w:rsidR="004839FA" w:rsidRPr="00E33CF5" w:rsidRDefault="004839FA" w:rsidP="004839FA">
            <w:pPr>
              <w:pStyle w:val="NoSpacing"/>
              <w:rPr>
                <w:color w:val="000000" w:themeColor="text1"/>
                <w:lang w:eastAsia="en-SG"/>
              </w:rPr>
            </w:pPr>
            <w:r w:rsidRPr="00E33CF5">
              <w:rPr>
                <w:color w:val="000000" w:themeColor="text1"/>
                <w:lang w:eastAsia="en-SG"/>
              </w:rPr>
              <w:t>ISIN Code</w:t>
            </w:r>
          </w:p>
        </w:tc>
        <w:tc>
          <w:tcPr>
            <w:tcW w:w="1265" w:type="dxa"/>
          </w:tcPr>
          <w:p w14:paraId="0FD6A7C8" w14:textId="0C1DC227" w:rsidR="004839FA" w:rsidRPr="00E33CF5" w:rsidRDefault="004839FA" w:rsidP="004839FA">
            <w:pPr>
              <w:pStyle w:val="NoSpacing"/>
              <w:jc w:val="center"/>
              <w:rPr>
                <w:lang w:eastAsia="en-SG"/>
              </w:rPr>
            </w:pPr>
            <w:r>
              <w:rPr>
                <w:rFonts w:ascii="Calibri" w:hAnsi="Calibri" w:cs="Calibri"/>
                <w:color w:val="000000"/>
                <w:lang w:eastAsia="en-SG"/>
              </w:rPr>
              <w:t>ISIN_CODE</w:t>
            </w:r>
          </w:p>
        </w:tc>
        <w:tc>
          <w:tcPr>
            <w:tcW w:w="1266" w:type="dxa"/>
          </w:tcPr>
          <w:p w14:paraId="38EF6465" w14:textId="6CADFBAD" w:rsidR="004839FA" w:rsidRPr="00E33CF5" w:rsidRDefault="004839FA" w:rsidP="004839FA">
            <w:pPr>
              <w:pStyle w:val="NoSpacing"/>
              <w:jc w:val="center"/>
              <w:rPr>
                <w:lang w:eastAsia="en-SG"/>
              </w:rPr>
            </w:pPr>
            <w:r w:rsidRPr="005624EB">
              <w:rPr>
                <w:rFonts w:ascii="Calibri" w:hAnsi="Calibri" w:cs="Calibri"/>
                <w:color w:val="000000"/>
                <w:lang w:eastAsia="en-SG"/>
              </w:rPr>
              <w:t>ISIN_CODE</w:t>
            </w:r>
          </w:p>
        </w:tc>
        <w:tc>
          <w:tcPr>
            <w:tcW w:w="1266" w:type="dxa"/>
          </w:tcPr>
          <w:p w14:paraId="52EB4E22" w14:textId="699D0DD0" w:rsidR="004839FA" w:rsidRPr="00E33CF5" w:rsidRDefault="004839FA" w:rsidP="004839FA">
            <w:pPr>
              <w:pStyle w:val="NoSpacing"/>
              <w:jc w:val="center"/>
              <w:rPr>
                <w:lang w:eastAsia="en-SG"/>
              </w:rPr>
            </w:pPr>
            <w:r w:rsidRPr="005624EB">
              <w:rPr>
                <w:rFonts w:ascii="Calibri" w:hAnsi="Calibri" w:cs="Calibri"/>
                <w:color w:val="000000"/>
                <w:lang w:eastAsia="en-SG"/>
              </w:rPr>
              <w:t>ISIN_CODE</w:t>
            </w:r>
          </w:p>
        </w:tc>
        <w:tc>
          <w:tcPr>
            <w:tcW w:w="1265" w:type="dxa"/>
          </w:tcPr>
          <w:p w14:paraId="28214738" w14:textId="4927C90B" w:rsidR="004839FA" w:rsidRPr="00E33CF5" w:rsidRDefault="004839FA" w:rsidP="004839FA">
            <w:pPr>
              <w:pStyle w:val="NoSpacing"/>
              <w:jc w:val="center"/>
              <w:rPr>
                <w:lang w:eastAsia="en-SG"/>
              </w:rPr>
            </w:pPr>
            <w:r w:rsidRPr="005624EB">
              <w:rPr>
                <w:rFonts w:ascii="Calibri" w:hAnsi="Calibri" w:cs="Calibri"/>
                <w:color w:val="000000"/>
                <w:lang w:eastAsia="en-SG"/>
              </w:rPr>
              <w:t>ISIN_CODE</w:t>
            </w:r>
          </w:p>
        </w:tc>
        <w:tc>
          <w:tcPr>
            <w:tcW w:w="1266" w:type="dxa"/>
          </w:tcPr>
          <w:p w14:paraId="1FB5F328" w14:textId="165874BA" w:rsidR="004839FA" w:rsidRPr="00E33CF5" w:rsidRDefault="004839FA" w:rsidP="004839FA">
            <w:pPr>
              <w:pStyle w:val="NoSpacing"/>
              <w:jc w:val="center"/>
              <w:rPr>
                <w:lang w:eastAsia="en-SG"/>
              </w:rPr>
            </w:pPr>
            <w:r w:rsidRPr="005624EB">
              <w:rPr>
                <w:rFonts w:ascii="Calibri" w:hAnsi="Calibri" w:cs="Calibri"/>
                <w:color w:val="000000"/>
                <w:lang w:eastAsia="en-SG"/>
              </w:rPr>
              <w:t>ISIN_CODE</w:t>
            </w:r>
          </w:p>
        </w:tc>
        <w:tc>
          <w:tcPr>
            <w:tcW w:w="1266" w:type="dxa"/>
          </w:tcPr>
          <w:p w14:paraId="223E07C5" w14:textId="5A82D338" w:rsidR="004839FA" w:rsidRPr="00E33CF5" w:rsidRDefault="004839FA" w:rsidP="004839FA">
            <w:pPr>
              <w:pStyle w:val="NoSpacing"/>
              <w:jc w:val="center"/>
              <w:rPr>
                <w:lang w:eastAsia="en-SG"/>
              </w:rPr>
            </w:pPr>
            <w:r w:rsidRPr="005624EB">
              <w:rPr>
                <w:rFonts w:ascii="Calibri" w:hAnsi="Calibri" w:cs="Calibri"/>
                <w:color w:val="000000"/>
                <w:lang w:eastAsia="en-SG"/>
              </w:rPr>
              <w:t>ISIN_CODE</w:t>
            </w:r>
          </w:p>
        </w:tc>
      </w:tr>
      <w:tr w:rsidR="008C6FC6" w:rsidRPr="00E33CF5" w14:paraId="4EA99E17" w14:textId="77777777" w:rsidTr="004839FA">
        <w:trPr>
          <w:trHeight w:val="290"/>
        </w:trPr>
        <w:tc>
          <w:tcPr>
            <w:tcW w:w="3180" w:type="dxa"/>
            <w:vAlign w:val="bottom"/>
          </w:tcPr>
          <w:p w14:paraId="03086F7C" w14:textId="7B456198" w:rsidR="008C6FC6" w:rsidRDefault="008C6FC6" w:rsidP="008C6FC6">
            <w:pPr>
              <w:pStyle w:val="NoSpacing"/>
              <w:rPr>
                <w:ins w:id="1915" w:author="Eugene CHEONG from.TOPPAN (MAS)" w:date="2025-12-26T16:13:00Z" w16du:dateUtc="2025-12-26T08:13:00Z"/>
                <w:color w:val="000000" w:themeColor="text1"/>
                <w:lang w:eastAsia="en-SG"/>
              </w:rPr>
            </w:pPr>
            <w:commentRangeStart w:id="1916"/>
            <w:commentRangeStart w:id="1917"/>
            <w:r>
              <w:rPr>
                <w:color w:val="000000" w:themeColor="text1"/>
                <w:lang w:eastAsia="en-SG"/>
              </w:rPr>
              <w:t>Auction/Allotment Date</w:t>
            </w:r>
            <w:commentRangeEnd w:id="1916"/>
            <w:r>
              <w:rPr>
                <w:rStyle w:val="CommentReference"/>
              </w:rPr>
              <w:commentReference w:id="1916"/>
            </w:r>
            <w:commentRangeEnd w:id="1917"/>
            <w:r w:rsidR="001F1339">
              <w:rPr>
                <w:rStyle w:val="CommentReference"/>
              </w:rPr>
              <w:commentReference w:id="1917"/>
            </w:r>
          </w:p>
          <w:p w14:paraId="66AF0F24" w14:textId="77777777" w:rsidR="001F1339" w:rsidRDefault="001F1339" w:rsidP="008C6FC6">
            <w:pPr>
              <w:pStyle w:val="NoSpacing"/>
              <w:rPr>
                <w:ins w:id="1918" w:author="Eugene CHEONG from.TOPPAN (MAS)" w:date="2025-12-26T16:13:00Z" w16du:dateUtc="2025-12-26T08:13:00Z"/>
                <w:color w:val="000000" w:themeColor="text1"/>
                <w:lang w:eastAsia="en-SG"/>
              </w:rPr>
            </w:pPr>
          </w:p>
          <w:p w14:paraId="7014234B" w14:textId="5E4FBF5C" w:rsidR="001F1339" w:rsidRPr="00E33CF5" w:rsidRDefault="009234AC" w:rsidP="008C6FC6">
            <w:pPr>
              <w:pStyle w:val="NoSpacing"/>
              <w:rPr>
                <w:color w:val="000000" w:themeColor="text1"/>
                <w:lang w:eastAsia="en-SG"/>
              </w:rPr>
            </w:pPr>
            <w:ins w:id="1919" w:author="Eugene CHEONG from.TOPPAN (MAS)" w:date="2025-12-26T17:34:00Z" w16du:dateUtc="2025-12-26T09:34:00Z">
              <w:r>
                <w:rPr>
                  <w:color w:val="000000" w:themeColor="text1"/>
                  <w:lang w:eastAsia="en-SG"/>
                </w:rPr>
                <w:t>As with the Announcement Details Page, s</w:t>
              </w:r>
              <w:r w:rsidRPr="001F1339">
                <w:rPr>
                  <w:color w:val="000000" w:themeColor="text1"/>
                  <w:lang w:eastAsia="en-SG"/>
                </w:rPr>
                <w:t xml:space="preserve">how “Allotment </w:t>
              </w:r>
              <w:r>
                <w:rPr>
                  <w:color w:val="000000" w:themeColor="text1"/>
                  <w:lang w:eastAsia="en-SG"/>
                </w:rPr>
                <w:t>D</w:t>
              </w:r>
              <w:r w:rsidRPr="001F1339">
                <w:rPr>
                  <w:color w:val="000000" w:themeColor="text1"/>
                  <w:lang w:eastAsia="en-SG"/>
                </w:rPr>
                <w:t xml:space="preserve">ate” for SSB, and “Auction </w:t>
              </w:r>
              <w:r>
                <w:rPr>
                  <w:color w:val="000000" w:themeColor="text1"/>
                  <w:lang w:eastAsia="en-SG"/>
                </w:rPr>
                <w:t>D</w:t>
              </w:r>
              <w:r w:rsidRPr="001F1339">
                <w:rPr>
                  <w:color w:val="000000" w:themeColor="text1"/>
                  <w:lang w:eastAsia="en-SG"/>
                </w:rPr>
                <w:t>ate” for other security types.</w:t>
              </w:r>
            </w:ins>
          </w:p>
        </w:tc>
        <w:tc>
          <w:tcPr>
            <w:tcW w:w="1265" w:type="dxa"/>
          </w:tcPr>
          <w:p w14:paraId="4F9AF63F" w14:textId="0BBF5534" w:rsidR="008C6FC6" w:rsidRDefault="008C6FC6" w:rsidP="008C6FC6">
            <w:pPr>
              <w:pStyle w:val="NoSpacing"/>
              <w:jc w:val="center"/>
              <w:rPr>
                <w:rFonts w:ascii="Calibri" w:hAnsi="Calibri" w:cs="Calibri"/>
                <w:color w:val="000000"/>
                <w:lang w:eastAsia="en-SG"/>
              </w:rPr>
            </w:pPr>
            <w:commentRangeStart w:id="1920"/>
            <w:commentRangeStart w:id="1921"/>
            <w:commentRangeStart w:id="1922"/>
            <w:r>
              <w:rPr>
                <w:rFonts w:ascii="Calibri" w:hAnsi="Calibri" w:cs="Calibri"/>
                <w:color w:val="000000"/>
                <w:lang w:eastAsia="en-SG"/>
              </w:rPr>
              <w:t>TENDER_DATE</w:t>
            </w:r>
            <w:commentRangeEnd w:id="1920"/>
            <w:r>
              <w:rPr>
                <w:rStyle w:val="CommentReference"/>
              </w:rPr>
              <w:commentReference w:id="1920"/>
            </w:r>
            <w:commentRangeEnd w:id="1921"/>
            <w:r w:rsidR="00865CA2">
              <w:rPr>
                <w:rStyle w:val="CommentReference"/>
              </w:rPr>
              <w:commentReference w:id="1921"/>
            </w:r>
            <w:commentRangeEnd w:id="1922"/>
            <w:r w:rsidR="001F1339">
              <w:rPr>
                <w:rStyle w:val="CommentReference"/>
              </w:rPr>
              <w:commentReference w:id="1922"/>
            </w:r>
          </w:p>
        </w:tc>
        <w:tc>
          <w:tcPr>
            <w:tcW w:w="1266" w:type="dxa"/>
          </w:tcPr>
          <w:p w14:paraId="06E5AE6D" w14:textId="0DB29AF3" w:rsidR="008C6FC6" w:rsidRPr="00EC63B0" w:rsidRDefault="008C6FC6" w:rsidP="008C6FC6">
            <w:pPr>
              <w:pStyle w:val="NoSpacing"/>
              <w:jc w:val="center"/>
              <w:rPr>
                <w:rFonts w:ascii="Calibri" w:hAnsi="Calibri" w:cs="Calibri"/>
                <w:color w:val="000000"/>
                <w:lang w:eastAsia="en-SG"/>
              </w:rPr>
            </w:pPr>
            <w:r w:rsidRPr="008E4748">
              <w:rPr>
                <w:rFonts w:ascii="Calibri" w:hAnsi="Calibri" w:cs="Calibri"/>
                <w:color w:val="000000"/>
                <w:lang w:eastAsia="en-SG"/>
              </w:rPr>
              <w:t>TENDER_DATE</w:t>
            </w:r>
          </w:p>
        </w:tc>
        <w:tc>
          <w:tcPr>
            <w:tcW w:w="1266" w:type="dxa"/>
          </w:tcPr>
          <w:p w14:paraId="34612F6A" w14:textId="4902B35F" w:rsidR="008C6FC6" w:rsidRPr="00EC63B0" w:rsidRDefault="008C6FC6" w:rsidP="008C6FC6">
            <w:pPr>
              <w:pStyle w:val="NoSpacing"/>
              <w:jc w:val="center"/>
              <w:rPr>
                <w:rFonts w:ascii="Calibri" w:hAnsi="Calibri" w:cs="Calibri"/>
                <w:color w:val="000000"/>
                <w:lang w:eastAsia="en-SG"/>
              </w:rPr>
            </w:pPr>
            <w:r w:rsidRPr="008E4748">
              <w:rPr>
                <w:rFonts w:ascii="Calibri" w:hAnsi="Calibri" w:cs="Calibri"/>
                <w:color w:val="000000"/>
                <w:lang w:eastAsia="en-SG"/>
              </w:rPr>
              <w:t>TENDER_DATE</w:t>
            </w:r>
          </w:p>
        </w:tc>
        <w:tc>
          <w:tcPr>
            <w:tcW w:w="1265" w:type="dxa"/>
          </w:tcPr>
          <w:p w14:paraId="0F64C89B" w14:textId="58440E50" w:rsidR="008C6FC6" w:rsidRPr="00EC63B0" w:rsidRDefault="008C6FC6" w:rsidP="008C6FC6">
            <w:pPr>
              <w:pStyle w:val="NoSpacing"/>
              <w:jc w:val="center"/>
              <w:rPr>
                <w:rFonts w:ascii="Calibri" w:hAnsi="Calibri" w:cs="Calibri"/>
                <w:color w:val="000000"/>
                <w:lang w:eastAsia="en-SG"/>
              </w:rPr>
            </w:pPr>
            <w:r w:rsidRPr="008E4748">
              <w:rPr>
                <w:rFonts w:ascii="Calibri" w:hAnsi="Calibri" w:cs="Calibri"/>
                <w:color w:val="000000"/>
                <w:lang w:eastAsia="en-SG"/>
              </w:rPr>
              <w:t>TENDER_DATE</w:t>
            </w:r>
          </w:p>
        </w:tc>
        <w:tc>
          <w:tcPr>
            <w:tcW w:w="1266" w:type="dxa"/>
          </w:tcPr>
          <w:p w14:paraId="2870A6A5" w14:textId="23700C8E" w:rsidR="008C6FC6" w:rsidRPr="00EC63B0" w:rsidRDefault="008C6FC6" w:rsidP="008C6FC6">
            <w:pPr>
              <w:pStyle w:val="NoSpacing"/>
              <w:jc w:val="center"/>
              <w:rPr>
                <w:rFonts w:ascii="Calibri" w:hAnsi="Calibri" w:cs="Calibri"/>
                <w:color w:val="000000"/>
                <w:lang w:eastAsia="en-SG"/>
              </w:rPr>
            </w:pPr>
            <w:r w:rsidRPr="008E4748">
              <w:rPr>
                <w:rFonts w:ascii="Calibri" w:hAnsi="Calibri" w:cs="Calibri"/>
                <w:color w:val="000000"/>
                <w:lang w:eastAsia="en-SG"/>
              </w:rPr>
              <w:t>TENDER_DATE</w:t>
            </w:r>
          </w:p>
        </w:tc>
        <w:tc>
          <w:tcPr>
            <w:tcW w:w="1266" w:type="dxa"/>
          </w:tcPr>
          <w:p w14:paraId="04B5D499" w14:textId="01C46F43" w:rsidR="008C6FC6" w:rsidRPr="00EC63B0" w:rsidRDefault="008C6FC6" w:rsidP="008C6FC6">
            <w:pPr>
              <w:pStyle w:val="NoSpacing"/>
              <w:jc w:val="center"/>
              <w:rPr>
                <w:rFonts w:ascii="Calibri" w:hAnsi="Calibri" w:cs="Calibri"/>
                <w:color w:val="000000"/>
                <w:lang w:eastAsia="en-SG"/>
              </w:rPr>
            </w:pPr>
            <w:r w:rsidRPr="008E4748">
              <w:rPr>
                <w:rFonts w:ascii="Calibri" w:hAnsi="Calibri" w:cs="Calibri"/>
                <w:color w:val="000000"/>
                <w:lang w:eastAsia="en-SG"/>
              </w:rPr>
              <w:t>TENDER_DATE</w:t>
            </w:r>
          </w:p>
        </w:tc>
      </w:tr>
      <w:tr w:rsidR="008C6FC6" w:rsidRPr="00E33CF5" w14:paraId="3440C483" w14:textId="77777777" w:rsidTr="004839FA">
        <w:trPr>
          <w:trHeight w:val="290"/>
        </w:trPr>
        <w:tc>
          <w:tcPr>
            <w:tcW w:w="3180" w:type="dxa"/>
            <w:vAlign w:val="bottom"/>
            <w:hideMark/>
          </w:tcPr>
          <w:p w14:paraId="280105E8" w14:textId="77777777" w:rsidR="008C6FC6" w:rsidRPr="00E33CF5" w:rsidRDefault="008C6FC6" w:rsidP="008C6FC6">
            <w:pPr>
              <w:pStyle w:val="NoSpacing"/>
              <w:rPr>
                <w:color w:val="000000" w:themeColor="text1"/>
                <w:lang w:eastAsia="en-SG"/>
              </w:rPr>
            </w:pPr>
            <w:r w:rsidRPr="00E33CF5">
              <w:rPr>
                <w:color w:val="000000" w:themeColor="text1"/>
                <w:lang w:eastAsia="en-SG"/>
              </w:rPr>
              <w:t xml:space="preserve">Issue Date/Settlement Date </w:t>
            </w:r>
          </w:p>
        </w:tc>
        <w:tc>
          <w:tcPr>
            <w:tcW w:w="1265" w:type="dxa"/>
          </w:tcPr>
          <w:p w14:paraId="4A4C6095" w14:textId="57DA5716" w:rsidR="008C6FC6" w:rsidRPr="00E33CF5" w:rsidRDefault="008C6FC6" w:rsidP="008C6FC6">
            <w:pPr>
              <w:pStyle w:val="NoSpacing"/>
              <w:jc w:val="center"/>
              <w:rPr>
                <w:lang w:eastAsia="en-SG"/>
              </w:rPr>
            </w:pPr>
            <w:r>
              <w:rPr>
                <w:rFonts w:ascii="Calibri" w:hAnsi="Calibri" w:cs="Calibri"/>
                <w:color w:val="000000"/>
                <w:lang w:eastAsia="en-SG"/>
              </w:rPr>
              <w:t>ISSUE_DATE</w:t>
            </w:r>
          </w:p>
        </w:tc>
        <w:tc>
          <w:tcPr>
            <w:tcW w:w="1266" w:type="dxa"/>
          </w:tcPr>
          <w:p w14:paraId="6F222305" w14:textId="6E4BD5E2" w:rsidR="008C6FC6" w:rsidRPr="00E33CF5" w:rsidRDefault="008C6FC6" w:rsidP="008C6FC6">
            <w:pPr>
              <w:pStyle w:val="NoSpacing"/>
              <w:jc w:val="center"/>
              <w:rPr>
                <w:lang w:eastAsia="en-SG"/>
              </w:rPr>
            </w:pPr>
            <w:r w:rsidRPr="00EC63B0">
              <w:rPr>
                <w:rFonts w:ascii="Calibri" w:hAnsi="Calibri" w:cs="Calibri"/>
                <w:color w:val="000000"/>
                <w:lang w:eastAsia="en-SG"/>
              </w:rPr>
              <w:t>ISSUE_DATE</w:t>
            </w:r>
          </w:p>
        </w:tc>
        <w:tc>
          <w:tcPr>
            <w:tcW w:w="1266" w:type="dxa"/>
          </w:tcPr>
          <w:p w14:paraId="0BA6706E" w14:textId="6E5938B5" w:rsidR="008C6FC6" w:rsidRPr="00E33CF5" w:rsidRDefault="008C6FC6" w:rsidP="008C6FC6">
            <w:pPr>
              <w:pStyle w:val="NoSpacing"/>
              <w:jc w:val="center"/>
              <w:rPr>
                <w:lang w:eastAsia="en-SG"/>
              </w:rPr>
            </w:pPr>
            <w:r w:rsidRPr="00EC63B0">
              <w:rPr>
                <w:rFonts w:ascii="Calibri" w:hAnsi="Calibri" w:cs="Calibri"/>
                <w:color w:val="000000"/>
                <w:lang w:eastAsia="en-SG"/>
              </w:rPr>
              <w:t>ISSUE_DATE</w:t>
            </w:r>
          </w:p>
        </w:tc>
        <w:tc>
          <w:tcPr>
            <w:tcW w:w="1265" w:type="dxa"/>
          </w:tcPr>
          <w:p w14:paraId="0B33D7F3" w14:textId="6FE17076" w:rsidR="008C6FC6" w:rsidRPr="00E33CF5" w:rsidRDefault="008C6FC6" w:rsidP="008C6FC6">
            <w:pPr>
              <w:pStyle w:val="NoSpacing"/>
              <w:jc w:val="center"/>
              <w:rPr>
                <w:lang w:eastAsia="en-SG"/>
              </w:rPr>
            </w:pPr>
            <w:r w:rsidRPr="00EC63B0">
              <w:rPr>
                <w:rFonts w:ascii="Calibri" w:hAnsi="Calibri" w:cs="Calibri"/>
                <w:color w:val="000000"/>
                <w:lang w:eastAsia="en-SG"/>
              </w:rPr>
              <w:t>ISSUE_DATE</w:t>
            </w:r>
          </w:p>
        </w:tc>
        <w:tc>
          <w:tcPr>
            <w:tcW w:w="1266" w:type="dxa"/>
          </w:tcPr>
          <w:p w14:paraId="5EF02A4A" w14:textId="36A450AF" w:rsidR="008C6FC6" w:rsidRPr="00E33CF5" w:rsidRDefault="008C6FC6" w:rsidP="008C6FC6">
            <w:pPr>
              <w:pStyle w:val="NoSpacing"/>
              <w:jc w:val="center"/>
              <w:rPr>
                <w:lang w:eastAsia="en-SG"/>
              </w:rPr>
            </w:pPr>
            <w:r w:rsidRPr="00EC63B0">
              <w:rPr>
                <w:rFonts w:ascii="Calibri" w:hAnsi="Calibri" w:cs="Calibri"/>
                <w:color w:val="000000"/>
                <w:lang w:eastAsia="en-SG"/>
              </w:rPr>
              <w:t>ISSUE_DATE</w:t>
            </w:r>
          </w:p>
        </w:tc>
        <w:tc>
          <w:tcPr>
            <w:tcW w:w="1266" w:type="dxa"/>
          </w:tcPr>
          <w:p w14:paraId="3E934EBF" w14:textId="58B8201D" w:rsidR="008C6FC6" w:rsidRPr="00E33CF5" w:rsidRDefault="008C6FC6" w:rsidP="008C6FC6">
            <w:pPr>
              <w:pStyle w:val="NoSpacing"/>
              <w:jc w:val="center"/>
              <w:rPr>
                <w:lang w:eastAsia="en-SG"/>
              </w:rPr>
            </w:pPr>
            <w:r w:rsidRPr="00EC63B0">
              <w:rPr>
                <w:rFonts w:ascii="Calibri" w:hAnsi="Calibri" w:cs="Calibri"/>
                <w:color w:val="000000"/>
                <w:lang w:eastAsia="en-SG"/>
              </w:rPr>
              <w:t>ISSUE_DATE</w:t>
            </w:r>
          </w:p>
        </w:tc>
      </w:tr>
      <w:tr w:rsidR="008C6FC6" w:rsidRPr="00E33CF5" w14:paraId="6EF16A8D" w14:textId="77777777" w:rsidTr="004839FA">
        <w:trPr>
          <w:trHeight w:val="290"/>
        </w:trPr>
        <w:tc>
          <w:tcPr>
            <w:tcW w:w="3180" w:type="dxa"/>
            <w:vAlign w:val="bottom"/>
            <w:hideMark/>
          </w:tcPr>
          <w:p w14:paraId="33BFA83D" w14:textId="77777777" w:rsidR="008C6FC6" w:rsidRPr="00E33CF5" w:rsidRDefault="008C6FC6" w:rsidP="008C6FC6">
            <w:pPr>
              <w:pStyle w:val="NoSpacing"/>
              <w:rPr>
                <w:color w:val="000000" w:themeColor="text1"/>
                <w:lang w:eastAsia="en-SG"/>
              </w:rPr>
            </w:pPr>
            <w:r w:rsidRPr="00E33CF5">
              <w:rPr>
                <w:color w:val="000000" w:themeColor="text1"/>
                <w:lang w:eastAsia="en-SG"/>
              </w:rPr>
              <w:t>Maturity Date</w:t>
            </w:r>
          </w:p>
        </w:tc>
        <w:tc>
          <w:tcPr>
            <w:tcW w:w="1265" w:type="dxa"/>
          </w:tcPr>
          <w:p w14:paraId="5AA5ED0C" w14:textId="4F750B46" w:rsidR="008C6FC6" w:rsidRPr="00E33CF5" w:rsidRDefault="008C6FC6" w:rsidP="008C6FC6">
            <w:pPr>
              <w:pStyle w:val="NoSpacing"/>
              <w:jc w:val="center"/>
              <w:rPr>
                <w:lang w:eastAsia="en-SG"/>
              </w:rPr>
            </w:pPr>
            <w:r>
              <w:rPr>
                <w:rFonts w:ascii="Calibri" w:hAnsi="Calibri" w:cs="Calibri"/>
                <w:color w:val="000000"/>
                <w:lang w:eastAsia="en-SG"/>
              </w:rPr>
              <w:t>MATURITY_DATE</w:t>
            </w:r>
          </w:p>
        </w:tc>
        <w:tc>
          <w:tcPr>
            <w:tcW w:w="1266" w:type="dxa"/>
          </w:tcPr>
          <w:p w14:paraId="2A83CABD" w14:textId="583E53DF" w:rsidR="008C6FC6" w:rsidRPr="00E33CF5" w:rsidRDefault="008C6FC6" w:rsidP="008C6FC6">
            <w:pPr>
              <w:pStyle w:val="NoSpacing"/>
              <w:jc w:val="center"/>
              <w:rPr>
                <w:lang w:eastAsia="en-SG"/>
              </w:rPr>
            </w:pPr>
            <w:r>
              <w:rPr>
                <w:rFonts w:ascii="Calibri" w:hAnsi="Calibri" w:cs="Calibri"/>
                <w:color w:val="000000"/>
                <w:lang w:eastAsia="en-SG"/>
              </w:rPr>
              <w:t>MATURITY_DATE</w:t>
            </w:r>
          </w:p>
        </w:tc>
        <w:tc>
          <w:tcPr>
            <w:tcW w:w="1266" w:type="dxa"/>
          </w:tcPr>
          <w:p w14:paraId="1D058549" w14:textId="6A246AE0" w:rsidR="008C6FC6" w:rsidRPr="00E33CF5" w:rsidRDefault="008C6FC6" w:rsidP="008C6FC6">
            <w:pPr>
              <w:pStyle w:val="NoSpacing"/>
              <w:jc w:val="center"/>
              <w:rPr>
                <w:lang w:eastAsia="en-SG"/>
              </w:rPr>
            </w:pPr>
            <w:r>
              <w:rPr>
                <w:rFonts w:ascii="Calibri" w:hAnsi="Calibri" w:cs="Calibri"/>
                <w:color w:val="000000"/>
                <w:lang w:eastAsia="en-SG"/>
              </w:rPr>
              <w:t>MATURITY_DATE</w:t>
            </w:r>
          </w:p>
        </w:tc>
        <w:tc>
          <w:tcPr>
            <w:tcW w:w="1265" w:type="dxa"/>
          </w:tcPr>
          <w:p w14:paraId="77D70613" w14:textId="1224FD8D" w:rsidR="008C6FC6" w:rsidRPr="00E33CF5" w:rsidRDefault="008C6FC6" w:rsidP="008C6FC6">
            <w:pPr>
              <w:pStyle w:val="NoSpacing"/>
              <w:jc w:val="center"/>
              <w:rPr>
                <w:lang w:eastAsia="en-SG"/>
              </w:rPr>
            </w:pPr>
            <w:r>
              <w:rPr>
                <w:rFonts w:ascii="Calibri" w:hAnsi="Calibri" w:cs="Calibri"/>
                <w:color w:val="000000"/>
                <w:lang w:eastAsia="en-SG"/>
              </w:rPr>
              <w:t>MATURITY_DATE</w:t>
            </w:r>
          </w:p>
        </w:tc>
        <w:tc>
          <w:tcPr>
            <w:tcW w:w="1266" w:type="dxa"/>
          </w:tcPr>
          <w:p w14:paraId="0F110ED3" w14:textId="301FCC76" w:rsidR="008C6FC6" w:rsidRPr="00E33CF5" w:rsidRDefault="008C6FC6" w:rsidP="008C6FC6">
            <w:pPr>
              <w:pStyle w:val="NoSpacing"/>
              <w:jc w:val="center"/>
              <w:rPr>
                <w:lang w:eastAsia="en-SG"/>
              </w:rPr>
            </w:pPr>
            <w:r>
              <w:rPr>
                <w:rFonts w:ascii="Calibri" w:hAnsi="Calibri" w:cs="Calibri"/>
                <w:color w:val="000000"/>
                <w:lang w:eastAsia="en-SG"/>
              </w:rPr>
              <w:t>MATURITY_DATE</w:t>
            </w:r>
          </w:p>
        </w:tc>
        <w:tc>
          <w:tcPr>
            <w:tcW w:w="1266" w:type="dxa"/>
          </w:tcPr>
          <w:p w14:paraId="1C727B50" w14:textId="4EF39439" w:rsidR="008C6FC6" w:rsidRPr="00E33CF5" w:rsidRDefault="008C6FC6" w:rsidP="008C6FC6">
            <w:pPr>
              <w:pStyle w:val="NoSpacing"/>
              <w:jc w:val="center"/>
              <w:rPr>
                <w:lang w:eastAsia="en-SG"/>
              </w:rPr>
            </w:pPr>
            <w:r>
              <w:rPr>
                <w:rFonts w:ascii="Calibri" w:hAnsi="Calibri" w:cs="Calibri"/>
                <w:color w:val="000000"/>
                <w:lang w:eastAsia="en-SG"/>
              </w:rPr>
              <w:t>MATURITY_DATE</w:t>
            </w:r>
          </w:p>
        </w:tc>
      </w:tr>
      <w:tr w:rsidR="008C6FC6" w:rsidRPr="00E33CF5" w14:paraId="41DAFEA6" w14:textId="77777777" w:rsidTr="004839FA">
        <w:trPr>
          <w:trHeight w:val="290"/>
        </w:trPr>
        <w:tc>
          <w:tcPr>
            <w:tcW w:w="3180" w:type="dxa"/>
            <w:vAlign w:val="bottom"/>
            <w:hideMark/>
          </w:tcPr>
          <w:p w14:paraId="3E918FCB" w14:textId="77777777" w:rsidR="008C6FC6" w:rsidRPr="00E33CF5" w:rsidRDefault="008C6FC6" w:rsidP="008C6FC6">
            <w:pPr>
              <w:pStyle w:val="NoSpacing"/>
              <w:rPr>
                <w:color w:val="000000" w:themeColor="text1"/>
                <w:lang w:eastAsia="en-SG"/>
              </w:rPr>
            </w:pPr>
            <w:r w:rsidRPr="00E33CF5">
              <w:rPr>
                <w:color w:val="000000" w:themeColor="text1"/>
                <w:lang w:eastAsia="en-SG"/>
              </w:rPr>
              <w:t>Coupon Rate</w:t>
            </w:r>
          </w:p>
        </w:tc>
        <w:tc>
          <w:tcPr>
            <w:tcW w:w="1265" w:type="dxa"/>
          </w:tcPr>
          <w:p w14:paraId="7146403A" w14:textId="2793375D" w:rsidR="008C6FC6" w:rsidRPr="00E33CF5" w:rsidRDefault="008C6FC6" w:rsidP="008C6FC6">
            <w:pPr>
              <w:pStyle w:val="NoSpacing"/>
              <w:jc w:val="center"/>
              <w:rPr>
                <w:lang w:eastAsia="en-SG"/>
              </w:rPr>
            </w:pPr>
          </w:p>
        </w:tc>
        <w:tc>
          <w:tcPr>
            <w:tcW w:w="1266" w:type="dxa"/>
          </w:tcPr>
          <w:p w14:paraId="2F1AD6F9" w14:textId="1BAA8104" w:rsidR="008C6FC6" w:rsidRPr="00E33CF5" w:rsidRDefault="008C6FC6" w:rsidP="008C6FC6">
            <w:pPr>
              <w:pStyle w:val="NoSpacing"/>
              <w:jc w:val="center"/>
              <w:rPr>
                <w:lang w:eastAsia="en-SG"/>
              </w:rPr>
            </w:pPr>
            <w:r>
              <w:t>INT_RATE</w:t>
            </w:r>
          </w:p>
        </w:tc>
        <w:tc>
          <w:tcPr>
            <w:tcW w:w="1266" w:type="dxa"/>
          </w:tcPr>
          <w:p w14:paraId="33B5E97F" w14:textId="07A6D26F" w:rsidR="008C6FC6" w:rsidRPr="00E33CF5" w:rsidRDefault="008C6FC6" w:rsidP="008C6FC6">
            <w:pPr>
              <w:pStyle w:val="NoSpacing"/>
              <w:jc w:val="center"/>
              <w:rPr>
                <w:lang w:eastAsia="en-SG"/>
              </w:rPr>
            </w:pPr>
          </w:p>
        </w:tc>
        <w:tc>
          <w:tcPr>
            <w:tcW w:w="1265" w:type="dxa"/>
          </w:tcPr>
          <w:p w14:paraId="64CB7B36" w14:textId="678580B0" w:rsidR="008C6FC6" w:rsidRPr="00E33CF5" w:rsidRDefault="008C6FC6" w:rsidP="008C6FC6">
            <w:pPr>
              <w:pStyle w:val="NoSpacing"/>
              <w:jc w:val="center"/>
              <w:rPr>
                <w:color w:val="9C0006"/>
                <w:lang w:eastAsia="en-SG"/>
              </w:rPr>
            </w:pPr>
          </w:p>
        </w:tc>
        <w:tc>
          <w:tcPr>
            <w:tcW w:w="1266" w:type="dxa"/>
          </w:tcPr>
          <w:p w14:paraId="6D42AACB" w14:textId="00FC3B8F" w:rsidR="008C6FC6" w:rsidRPr="00E33CF5" w:rsidRDefault="008C6FC6" w:rsidP="008C6FC6">
            <w:pPr>
              <w:pStyle w:val="NoSpacing"/>
              <w:jc w:val="center"/>
              <w:rPr>
                <w:color w:val="9C0006"/>
                <w:lang w:eastAsia="en-SG"/>
              </w:rPr>
            </w:pPr>
          </w:p>
        </w:tc>
        <w:tc>
          <w:tcPr>
            <w:tcW w:w="1266" w:type="dxa"/>
          </w:tcPr>
          <w:p w14:paraId="319F2854" w14:textId="0CBE70DB" w:rsidR="008C6FC6" w:rsidRPr="00E33CF5" w:rsidRDefault="008C6FC6" w:rsidP="008C6FC6">
            <w:pPr>
              <w:pStyle w:val="NoSpacing"/>
              <w:jc w:val="center"/>
              <w:rPr>
                <w:color w:val="9C0006"/>
                <w:lang w:eastAsia="en-SG"/>
              </w:rPr>
            </w:pPr>
          </w:p>
        </w:tc>
      </w:tr>
      <w:tr w:rsidR="008C6FC6" w:rsidRPr="00E33CF5" w14:paraId="51F8F89A" w14:textId="77777777" w:rsidTr="004839FA">
        <w:trPr>
          <w:trHeight w:val="290"/>
        </w:trPr>
        <w:tc>
          <w:tcPr>
            <w:tcW w:w="3180" w:type="dxa"/>
            <w:vAlign w:val="bottom"/>
            <w:hideMark/>
          </w:tcPr>
          <w:p w14:paraId="096801DF" w14:textId="77777777" w:rsidR="008C6FC6" w:rsidRPr="00E33CF5" w:rsidRDefault="008C6FC6" w:rsidP="008C6FC6">
            <w:pPr>
              <w:pStyle w:val="NoSpacing"/>
              <w:rPr>
                <w:color w:val="000000" w:themeColor="text1"/>
                <w:lang w:eastAsia="en-SG"/>
              </w:rPr>
            </w:pPr>
            <w:r w:rsidRPr="00E33CF5">
              <w:rPr>
                <w:color w:val="000000" w:themeColor="text1"/>
                <w:lang w:eastAsia="en-SG"/>
              </w:rPr>
              <w:t xml:space="preserve">Yield and </w:t>
            </w:r>
            <w:proofErr w:type="gramStart"/>
            <w:r w:rsidRPr="00E33CF5">
              <w:rPr>
                <w:color w:val="000000" w:themeColor="text1"/>
                <w:lang w:eastAsia="en-SG"/>
              </w:rPr>
              <w:t>Price</w:t>
            </w:r>
            <w:proofErr w:type="gramEnd"/>
          </w:p>
        </w:tc>
        <w:tc>
          <w:tcPr>
            <w:tcW w:w="1265" w:type="dxa"/>
          </w:tcPr>
          <w:p w14:paraId="761C7A23" w14:textId="45962F72" w:rsidR="008C6FC6" w:rsidRPr="00E33CF5" w:rsidRDefault="008C6FC6" w:rsidP="008C6FC6">
            <w:pPr>
              <w:pStyle w:val="NoSpacing"/>
              <w:jc w:val="center"/>
              <w:rPr>
                <w:color w:val="9C0006"/>
                <w:lang w:eastAsia="en-SG"/>
              </w:rPr>
            </w:pPr>
          </w:p>
        </w:tc>
        <w:tc>
          <w:tcPr>
            <w:tcW w:w="1266" w:type="dxa"/>
          </w:tcPr>
          <w:p w14:paraId="3D867E69" w14:textId="36FDE710" w:rsidR="008C6FC6" w:rsidRPr="00E33CF5" w:rsidRDefault="008C6FC6" w:rsidP="008C6FC6">
            <w:pPr>
              <w:pStyle w:val="NoSpacing"/>
              <w:jc w:val="center"/>
              <w:rPr>
                <w:lang w:eastAsia="en-SG"/>
              </w:rPr>
            </w:pPr>
          </w:p>
        </w:tc>
        <w:tc>
          <w:tcPr>
            <w:tcW w:w="1266" w:type="dxa"/>
          </w:tcPr>
          <w:p w14:paraId="6BAC58FC" w14:textId="6D38CC2E" w:rsidR="008C6FC6" w:rsidRPr="00E33CF5" w:rsidRDefault="008C6FC6" w:rsidP="008C6FC6">
            <w:pPr>
              <w:pStyle w:val="NoSpacing"/>
              <w:jc w:val="center"/>
              <w:rPr>
                <w:lang w:eastAsia="en-SG"/>
              </w:rPr>
            </w:pPr>
          </w:p>
        </w:tc>
        <w:tc>
          <w:tcPr>
            <w:tcW w:w="1265" w:type="dxa"/>
          </w:tcPr>
          <w:p w14:paraId="4DDEA964" w14:textId="30F2C9E9" w:rsidR="008C6FC6" w:rsidRPr="00E33CF5" w:rsidRDefault="008C6FC6" w:rsidP="008C6FC6">
            <w:pPr>
              <w:pStyle w:val="NoSpacing"/>
              <w:jc w:val="center"/>
              <w:rPr>
                <w:lang w:eastAsia="en-SG"/>
              </w:rPr>
            </w:pPr>
          </w:p>
        </w:tc>
        <w:tc>
          <w:tcPr>
            <w:tcW w:w="1266" w:type="dxa"/>
          </w:tcPr>
          <w:p w14:paraId="72154641" w14:textId="35E1C296" w:rsidR="008C6FC6" w:rsidRPr="00E33CF5" w:rsidRDefault="008C6FC6" w:rsidP="008C6FC6">
            <w:pPr>
              <w:pStyle w:val="NoSpacing"/>
              <w:jc w:val="center"/>
              <w:rPr>
                <w:lang w:eastAsia="en-SG"/>
              </w:rPr>
            </w:pPr>
          </w:p>
        </w:tc>
        <w:tc>
          <w:tcPr>
            <w:tcW w:w="1266" w:type="dxa"/>
          </w:tcPr>
          <w:p w14:paraId="35351F27" w14:textId="55BFB078" w:rsidR="008C6FC6" w:rsidRPr="00E33CF5" w:rsidRDefault="008C6FC6" w:rsidP="008C6FC6">
            <w:pPr>
              <w:pStyle w:val="NoSpacing"/>
              <w:jc w:val="center"/>
              <w:rPr>
                <w:lang w:eastAsia="en-SG"/>
              </w:rPr>
            </w:pPr>
          </w:p>
        </w:tc>
      </w:tr>
      <w:tr w:rsidR="008C6FC6" w:rsidRPr="00E33CF5" w14:paraId="7BF7CF4C" w14:textId="77777777" w:rsidTr="004839FA">
        <w:trPr>
          <w:trHeight w:val="290"/>
        </w:trPr>
        <w:tc>
          <w:tcPr>
            <w:tcW w:w="3180" w:type="dxa"/>
            <w:vAlign w:val="bottom"/>
            <w:hideMark/>
          </w:tcPr>
          <w:p w14:paraId="57661931" w14:textId="77777777" w:rsidR="008C6FC6" w:rsidRPr="00E33CF5" w:rsidRDefault="008C6FC6" w:rsidP="008C6FC6">
            <w:pPr>
              <w:pStyle w:val="NoSpacing"/>
              <w:rPr>
                <w:color w:val="000000" w:themeColor="text1"/>
                <w:lang w:eastAsia="en-SG"/>
              </w:rPr>
            </w:pPr>
            <w:commentRangeStart w:id="1923"/>
            <w:commentRangeStart w:id="1924"/>
            <w:r w:rsidRPr="00E33CF5">
              <w:rPr>
                <w:color w:val="000000" w:themeColor="text1"/>
                <w:lang w:eastAsia="en-SG"/>
              </w:rPr>
              <w:t>Coupon Payment Dates</w:t>
            </w:r>
          </w:p>
        </w:tc>
        <w:tc>
          <w:tcPr>
            <w:tcW w:w="1265" w:type="dxa"/>
          </w:tcPr>
          <w:p w14:paraId="02E14033" w14:textId="02C3F6AC" w:rsidR="008C6FC6" w:rsidRPr="00E33CF5" w:rsidRDefault="008C6FC6" w:rsidP="008C6FC6">
            <w:pPr>
              <w:pStyle w:val="NoSpacing"/>
              <w:jc w:val="center"/>
              <w:rPr>
                <w:lang w:eastAsia="en-SG"/>
              </w:rPr>
            </w:pPr>
            <w:r w:rsidRPr="00717DB0">
              <w:rPr>
                <w:rFonts w:ascii="Calibri" w:hAnsi="Calibri" w:cs="Calibri"/>
                <w:color w:val="000000"/>
                <w:lang w:eastAsia="en-SG"/>
              </w:rPr>
              <w:t>INT_DATE1 and INT_DATE2</w:t>
            </w:r>
          </w:p>
        </w:tc>
        <w:tc>
          <w:tcPr>
            <w:tcW w:w="1266" w:type="dxa"/>
          </w:tcPr>
          <w:p w14:paraId="16689E60" w14:textId="32DACD66" w:rsidR="008C6FC6" w:rsidRPr="00E33CF5" w:rsidRDefault="008C6FC6" w:rsidP="008C6FC6">
            <w:pPr>
              <w:pStyle w:val="NoSpacing"/>
              <w:jc w:val="center"/>
              <w:rPr>
                <w:lang w:eastAsia="en-SG"/>
              </w:rPr>
            </w:pPr>
            <w:r w:rsidRPr="00717DB0">
              <w:rPr>
                <w:rFonts w:ascii="Calibri" w:hAnsi="Calibri" w:cs="Calibri"/>
                <w:color w:val="000000"/>
                <w:lang w:eastAsia="en-SG"/>
              </w:rPr>
              <w:t>INT_DATE1 and INT_DATE2</w:t>
            </w:r>
          </w:p>
        </w:tc>
        <w:tc>
          <w:tcPr>
            <w:tcW w:w="1266" w:type="dxa"/>
          </w:tcPr>
          <w:p w14:paraId="4690850B" w14:textId="0F069347" w:rsidR="008C6FC6" w:rsidRPr="00E33CF5" w:rsidRDefault="008C6FC6" w:rsidP="008C6FC6">
            <w:pPr>
              <w:pStyle w:val="NoSpacing"/>
              <w:jc w:val="center"/>
              <w:rPr>
                <w:lang w:eastAsia="en-SG"/>
              </w:rPr>
            </w:pPr>
            <w:r w:rsidRPr="00717DB0">
              <w:rPr>
                <w:rFonts w:ascii="Calibri" w:hAnsi="Calibri" w:cs="Calibri"/>
                <w:color w:val="000000"/>
                <w:lang w:eastAsia="en-SG"/>
              </w:rPr>
              <w:t>INT_DATE1 and INT_DATE2</w:t>
            </w:r>
            <w:commentRangeEnd w:id="1923"/>
            <w:r>
              <w:rPr>
                <w:rStyle w:val="CommentReference"/>
              </w:rPr>
              <w:commentReference w:id="1923"/>
            </w:r>
            <w:r w:rsidR="00E20F00">
              <w:rPr>
                <w:rStyle w:val="CommentReference"/>
              </w:rPr>
              <w:commentReference w:id="1924"/>
            </w:r>
          </w:p>
        </w:tc>
        <w:tc>
          <w:tcPr>
            <w:tcW w:w="1265" w:type="dxa"/>
          </w:tcPr>
          <w:p w14:paraId="314CE25F" w14:textId="522795D7" w:rsidR="008C6FC6" w:rsidRPr="00E33CF5" w:rsidRDefault="008C6FC6" w:rsidP="008C6FC6">
            <w:pPr>
              <w:pStyle w:val="NoSpacing"/>
              <w:jc w:val="center"/>
              <w:rPr>
                <w:color w:val="9C0006"/>
                <w:lang w:eastAsia="en-SG"/>
              </w:rPr>
            </w:pPr>
          </w:p>
        </w:tc>
        <w:tc>
          <w:tcPr>
            <w:tcW w:w="1266" w:type="dxa"/>
          </w:tcPr>
          <w:p w14:paraId="6D951526" w14:textId="7D6CCDFE" w:rsidR="008C6FC6" w:rsidRPr="00E33CF5" w:rsidRDefault="008C6FC6" w:rsidP="008C6FC6">
            <w:pPr>
              <w:pStyle w:val="NoSpacing"/>
              <w:jc w:val="center"/>
              <w:rPr>
                <w:color w:val="9C0006"/>
                <w:lang w:eastAsia="en-SG"/>
              </w:rPr>
            </w:pPr>
          </w:p>
        </w:tc>
        <w:tc>
          <w:tcPr>
            <w:tcW w:w="1266" w:type="dxa"/>
          </w:tcPr>
          <w:p w14:paraId="0B594D51" w14:textId="2DA71210" w:rsidR="008C6FC6" w:rsidRPr="00E33CF5" w:rsidRDefault="008C6FC6" w:rsidP="008C6FC6">
            <w:pPr>
              <w:pStyle w:val="NoSpacing"/>
              <w:jc w:val="center"/>
              <w:rPr>
                <w:color w:val="9C0006"/>
                <w:lang w:eastAsia="en-SG"/>
              </w:rPr>
            </w:pPr>
          </w:p>
        </w:tc>
      </w:tr>
      <w:commentRangeEnd w:id="1924"/>
      <w:tr w:rsidR="008C6FC6" w:rsidRPr="00E33CF5" w14:paraId="3EDFA204" w14:textId="77777777" w:rsidTr="004839FA">
        <w:trPr>
          <w:trHeight w:val="290"/>
        </w:trPr>
        <w:tc>
          <w:tcPr>
            <w:tcW w:w="3180" w:type="dxa"/>
            <w:vAlign w:val="bottom"/>
            <w:hideMark/>
          </w:tcPr>
          <w:p w14:paraId="6CD8A39F" w14:textId="77777777" w:rsidR="008C6FC6" w:rsidRPr="00E33CF5" w:rsidRDefault="008C6FC6" w:rsidP="008C6FC6">
            <w:pPr>
              <w:pStyle w:val="NoSpacing"/>
              <w:rPr>
                <w:color w:val="000000" w:themeColor="text1"/>
                <w:lang w:eastAsia="en-SG"/>
              </w:rPr>
            </w:pPr>
            <w:r w:rsidRPr="00E33CF5">
              <w:rPr>
                <w:color w:val="000000" w:themeColor="text1"/>
                <w:lang w:eastAsia="en-SG"/>
              </w:rPr>
              <w:t>Next Coupon Payment Date</w:t>
            </w:r>
          </w:p>
        </w:tc>
        <w:tc>
          <w:tcPr>
            <w:tcW w:w="1265" w:type="dxa"/>
          </w:tcPr>
          <w:p w14:paraId="4E0A0545" w14:textId="0F75AFB1" w:rsidR="008C6FC6" w:rsidRPr="00E33CF5" w:rsidRDefault="008C6FC6" w:rsidP="008C6FC6">
            <w:pPr>
              <w:pStyle w:val="NoSpacing"/>
              <w:jc w:val="center"/>
              <w:rPr>
                <w:color w:val="9C0006"/>
                <w:lang w:eastAsia="en-SG"/>
              </w:rPr>
            </w:pPr>
          </w:p>
        </w:tc>
        <w:tc>
          <w:tcPr>
            <w:tcW w:w="1266" w:type="dxa"/>
          </w:tcPr>
          <w:p w14:paraId="7179014E" w14:textId="717B96D5" w:rsidR="008C6FC6" w:rsidRPr="00E33CF5" w:rsidRDefault="008C6FC6" w:rsidP="008C6FC6">
            <w:pPr>
              <w:pStyle w:val="NoSpacing"/>
              <w:jc w:val="center"/>
              <w:rPr>
                <w:lang w:eastAsia="en-SG"/>
              </w:rPr>
            </w:pPr>
            <w:r w:rsidRPr="004839FA">
              <w:rPr>
                <w:lang w:eastAsia="en-SG"/>
              </w:rPr>
              <w:t>NEXT_INT_DATE</w:t>
            </w:r>
          </w:p>
        </w:tc>
        <w:tc>
          <w:tcPr>
            <w:tcW w:w="1266" w:type="dxa"/>
          </w:tcPr>
          <w:p w14:paraId="4A33F3FD" w14:textId="72B58EB9" w:rsidR="008C6FC6" w:rsidRPr="00E33CF5" w:rsidRDefault="008C6FC6" w:rsidP="008C6FC6">
            <w:pPr>
              <w:pStyle w:val="NoSpacing"/>
              <w:jc w:val="center"/>
              <w:rPr>
                <w:color w:val="9C0006"/>
                <w:lang w:eastAsia="en-SG"/>
              </w:rPr>
            </w:pPr>
          </w:p>
        </w:tc>
        <w:tc>
          <w:tcPr>
            <w:tcW w:w="1265" w:type="dxa"/>
          </w:tcPr>
          <w:p w14:paraId="4624050E" w14:textId="4A246EA5" w:rsidR="008C6FC6" w:rsidRPr="00E33CF5" w:rsidRDefault="008C6FC6" w:rsidP="008C6FC6">
            <w:pPr>
              <w:pStyle w:val="NoSpacing"/>
              <w:jc w:val="center"/>
              <w:rPr>
                <w:color w:val="9C0006"/>
                <w:lang w:eastAsia="en-SG"/>
              </w:rPr>
            </w:pPr>
          </w:p>
        </w:tc>
        <w:tc>
          <w:tcPr>
            <w:tcW w:w="1266" w:type="dxa"/>
          </w:tcPr>
          <w:p w14:paraId="6EE2C340" w14:textId="09C0F284" w:rsidR="008C6FC6" w:rsidRPr="00E33CF5" w:rsidRDefault="008C6FC6" w:rsidP="008C6FC6">
            <w:pPr>
              <w:pStyle w:val="NoSpacing"/>
              <w:jc w:val="center"/>
              <w:rPr>
                <w:color w:val="9C0006"/>
                <w:lang w:eastAsia="en-SG"/>
              </w:rPr>
            </w:pPr>
          </w:p>
        </w:tc>
        <w:tc>
          <w:tcPr>
            <w:tcW w:w="1266" w:type="dxa"/>
          </w:tcPr>
          <w:p w14:paraId="0C694DF0" w14:textId="3CD6712F" w:rsidR="008C6FC6" w:rsidRPr="00E33CF5" w:rsidRDefault="008C6FC6" w:rsidP="008C6FC6">
            <w:pPr>
              <w:pStyle w:val="NoSpacing"/>
              <w:jc w:val="center"/>
              <w:rPr>
                <w:color w:val="9C0006"/>
                <w:lang w:eastAsia="en-SG"/>
              </w:rPr>
            </w:pPr>
          </w:p>
        </w:tc>
      </w:tr>
      <w:tr w:rsidR="008C6FC6" w:rsidRPr="00E33CF5" w14:paraId="0EE942BC" w14:textId="77777777" w:rsidTr="004839FA">
        <w:trPr>
          <w:trHeight w:val="290"/>
        </w:trPr>
        <w:tc>
          <w:tcPr>
            <w:tcW w:w="3180" w:type="dxa"/>
            <w:vAlign w:val="bottom"/>
            <w:hideMark/>
          </w:tcPr>
          <w:p w14:paraId="24574547" w14:textId="77777777" w:rsidR="008C6FC6" w:rsidRPr="00E33CF5" w:rsidRDefault="008C6FC6" w:rsidP="008C6FC6">
            <w:pPr>
              <w:pStyle w:val="NoSpacing"/>
              <w:rPr>
                <w:color w:val="000000" w:themeColor="text1"/>
                <w:lang w:eastAsia="en-SG"/>
              </w:rPr>
            </w:pPr>
            <w:r w:rsidRPr="00E33CF5">
              <w:rPr>
                <w:color w:val="000000" w:themeColor="text1"/>
                <w:lang w:eastAsia="en-SG"/>
              </w:rPr>
              <w:t>First Coupon Payment Date</w:t>
            </w:r>
          </w:p>
        </w:tc>
        <w:tc>
          <w:tcPr>
            <w:tcW w:w="1265" w:type="dxa"/>
          </w:tcPr>
          <w:p w14:paraId="430975C2" w14:textId="50D29DCE" w:rsidR="008C6FC6" w:rsidRPr="00E33CF5" w:rsidRDefault="008C6FC6" w:rsidP="008C6FC6">
            <w:pPr>
              <w:pStyle w:val="NoSpacing"/>
              <w:jc w:val="center"/>
              <w:rPr>
                <w:lang w:eastAsia="en-SG"/>
              </w:rPr>
            </w:pPr>
            <w:r w:rsidRPr="00717DB0">
              <w:rPr>
                <w:rFonts w:ascii="Calibri" w:hAnsi="Calibri" w:cs="Calibri"/>
                <w:color w:val="000000"/>
                <w:lang w:eastAsia="en-SG"/>
              </w:rPr>
              <w:t>NEXT_INT_</w:t>
            </w:r>
            <w:r>
              <w:rPr>
                <w:rFonts w:ascii="Calibri" w:hAnsi="Calibri" w:cs="Calibri"/>
                <w:color w:val="000000"/>
                <w:lang w:eastAsia="en-SG"/>
              </w:rPr>
              <w:t>DATE</w:t>
            </w:r>
          </w:p>
        </w:tc>
        <w:tc>
          <w:tcPr>
            <w:tcW w:w="1266" w:type="dxa"/>
          </w:tcPr>
          <w:p w14:paraId="5CF75975" w14:textId="3AFCB5D6" w:rsidR="008C6FC6" w:rsidRPr="00E33CF5" w:rsidRDefault="008C6FC6" w:rsidP="008C6FC6">
            <w:pPr>
              <w:pStyle w:val="NoSpacing"/>
              <w:jc w:val="center"/>
              <w:rPr>
                <w:color w:val="9C0006"/>
                <w:lang w:eastAsia="en-SG"/>
              </w:rPr>
            </w:pPr>
            <w:r w:rsidRPr="00717DB0">
              <w:rPr>
                <w:rFonts w:ascii="Calibri" w:hAnsi="Calibri" w:cs="Calibri"/>
                <w:color w:val="000000"/>
                <w:lang w:eastAsia="en-SG"/>
              </w:rPr>
              <w:t> </w:t>
            </w:r>
          </w:p>
        </w:tc>
        <w:tc>
          <w:tcPr>
            <w:tcW w:w="1266" w:type="dxa"/>
          </w:tcPr>
          <w:p w14:paraId="182FD05F" w14:textId="0BD8AFF5" w:rsidR="008C6FC6" w:rsidRPr="00E33CF5" w:rsidRDefault="008C6FC6" w:rsidP="008C6FC6">
            <w:pPr>
              <w:pStyle w:val="NoSpacing"/>
              <w:jc w:val="center"/>
              <w:rPr>
                <w:lang w:eastAsia="en-SG"/>
              </w:rPr>
            </w:pPr>
            <w:r w:rsidRPr="00717DB0">
              <w:rPr>
                <w:rFonts w:ascii="Calibri" w:hAnsi="Calibri" w:cs="Calibri"/>
                <w:color w:val="000000"/>
                <w:lang w:eastAsia="en-SG"/>
              </w:rPr>
              <w:t>NEXT_INT_</w:t>
            </w:r>
            <w:r>
              <w:rPr>
                <w:rFonts w:ascii="Calibri" w:hAnsi="Calibri" w:cs="Calibri"/>
                <w:color w:val="000000"/>
                <w:lang w:eastAsia="en-SG"/>
              </w:rPr>
              <w:t>DATE</w:t>
            </w:r>
          </w:p>
        </w:tc>
        <w:tc>
          <w:tcPr>
            <w:tcW w:w="1265" w:type="dxa"/>
          </w:tcPr>
          <w:p w14:paraId="7D599171" w14:textId="78E8A2FC" w:rsidR="008C6FC6" w:rsidRPr="00E33CF5" w:rsidRDefault="008C6FC6" w:rsidP="008C6FC6">
            <w:pPr>
              <w:pStyle w:val="NoSpacing"/>
              <w:jc w:val="center"/>
              <w:rPr>
                <w:color w:val="9C0006"/>
                <w:lang w:eastAsia="en-SG"/>
              </w:rPr>
            </w:pPr>
          </w:p>
        </w:tc>
        <w:tc>
          <w:tcPr>
            <w:tcW w:w="1266" w:type="dxa"/>
          </w:tcPr>
          <w:p w14:paraId="702DA072" w14:textId="6370C955" w:rsidR="008C6FC6" w:rsidRPr="00E33CF5" w:rsidRDefault="008C6FC6" w:rsidP="008C6FC6">
            <w:pPr>
              <w:pStyle w:val="NoSpacing"/>
              <w:jc w:val="center"/>
              <w:rPr>
                <w:color w:val="9C0006"/>
                <w:lang w:eastAsia="en-SG"/>
              </w:rPr>
            </w:pPr>
          </w:p>
        </w:tc>
        <w:tc>
          <w:tcPr>
            <w:tcW w:w="1266" w:type="dxa"/>
          </w:tcPr>
          <w:p w14:paraId="2171341F" w14:textId="30E1D9E4" w:rsidR="008C6FC6" w:rsidRPr="00E33CF5" w:rsidRDefault="008C6FC6" w:rsidP="008C6FC6">
            <w:pPr>
              <w:pStyle w:val="NoSpacing"/>
              <w:jc w:val="center"/>
              <w:rPr>
                <w:color w:val="9C0006"/>
                <w:lang w:eastAsia="en-SG"/>
              </w:rPr>
            </w:pPr>
          </w:p>
        </w:tc>
      </w:tr>
      <w:tr w:rsidR="008C6FC6" w:rsidRPr="00E33CF5" w14:paraId="37B63F1D" w14:textId="77777777" w:rsidTr="004839FA">
        <w:trPr>
          <w:trHeight w:val="290"/>
        </w:trPr>
        <w:tc>
          <w:tcPr>
            <w:tcW w:w="3180" w:type="dxa"/>
            <w:vAlign w:val="bottom"/>
            <w:hideMark/>
          </w:tcPr>
          <w:p w14:paraId="25B1E5FD" w14:textId="77777777" w:rsidR="008C6FC6" w:rsidRPr="00E33CF5" w:rsidRDefault="008C6FC6" w:rsidP="008C6FC6">
            <w:pPr>
              <w:pStyle w:val="NoSpacing"/>
              <w:rPr>
                <w:color w:val="000000" w:themeColor="text1"/>
                <w:lang w:eastAsia="en-SG"/>
              </w:rPr>
            </w:pPr>
            <w:r w:rsidRPr="00E33CF5">
              <w:rPr>
                <w:color w:val="000000" w:themeColor="text1"/>
                <w:lang w:eastAsia="en-SG"/>
              </w:rPr>
              <w:t>Method of Sale</w:t>
            </w:r>
          </w:p>
        </w:tc>
        <w:tc>
          <w:tcPr>
            <w:tcW w:w="1265" w:type="dxa"/>
          </w:tcPr>
          <w:p w14:paraId="34D0DD86" w14:textId="2867C48F" w:rsidR="008C6FC6" w:rsidRPr="00E33CF5" w:rsidRDefault="008C6FC6" w:rsidP="008C6FC6">
            <w:pPr>
              <w:pStyle w:val="NoSpacing"/>
              <w:jc w:val="center"/>
              <w:rPr>
                <w:lang w:eastAsia="en-SG"/>
              </w:rPr>
            </w:pPr>
          </w:p>
        </w:tc>
        <w:tc>
          <w:tcPr>
            <w:tcW w:w="1266" w:type="dxa"/>
          </w:tcPr>
          <w:p w14:paraId="4BCF2383" w14:textId="5CF7C5AF" w:rsidR="008C6FC6" w:rsidRPr="00E33CF5" w:rsidRDefault="008C6FC6" w:rsidP="008C6FC6">
            <w:pPr>
              <w:pStyle w:val="NoSpacing"/>
              <w:jc w:val="center"/>
              <w:rPr>
                <w:lang w:eastAsia="en-SG"/>
              </w:rPr>
            </w:pPr>
          </w:p>
        </w:tc>
        <w:tc>
          <w:tcPr>
            <w:tcW w:w="1266" w:type="dxa"/>
          </w:tcPr>
          <w:p w14:paraId="64923D84" w14:textId="1A6983F3" w:rsidR="008C6FC6" w:rsidRPr="00E33CF5" w:rsidRDefault="008C6FC6" w:rsidP="008C6FC6">
            <w:pPr>
              <w:pStyle w:val="NoSpacing"/>
              <w:jc w:val="center"/>
              <w:rPr>
                <w:lang w:eastAsia="en-SG"/>
              </w:rPr>
            </w:pPr>
          </w:p>
        </w:tc>
        <w:tc>
          <w:tcPr>
            <w:tcW w:w="1265" w:type="dxa"/>
          </w:tcPr>
          <w:p w14:paraId="594EE47E" w14:textId="29256391" w:rsidR="008C6FC6" w:rsidRPr="00E33CF5" w:rsidRDefault="008C6FC6" w:rsidP="008C6FC6">
            <w:pPr>
              <w:pStyle w:val="NoSpacing"/>
              <w:jc w:val="center"/>
              <w:rPr>
                <w:lang w:eastAsia="en-SG"/>
              </w:rPr>
            </w:pPr>
          </w:p>
        </w:tc>
        <w:tc>
          <w:tcPr>
            <w:tcW w:w="1266" w:type="dxa"/>
          </w:tcPr>
          <w:p w14:paraId="42A0930F" w14:textId="202AE87A" w:rsidR="008C6FC6" w:rsidRPr="00E33CF5" w:rsidRDefault="008C6FC6" w:rsidP="008C6FC6">
            <w:pPr>
              <w:pStyle w:val="NoSpacing"/>
              <w:jc w:val="center"/>
              <w:rPr>
                <w:lang w:eastAsia="en-SG"/>
              </w:rPr>
            </w:pPr>
          </w:p>
        </w:tc>
        <w:tc>
          <w:tcPr>
            <w:tcW w:w="1266" w:type="dxa"/>
          </w:tcPr>
          <w:p w14:paraId="253685C3" w14:textId="711A7C99" w:rsidR="008C6FC6" w:rsidRPr="00E33CF5" w:rsidRDefault="008C6FC6" w:rsidP="008C6FC6">
            <w:pPr>
              <w:pStyle w:val="NoSpacing"/>
              <w:jc w:val="center"/>
              <w:rPr>
                <w:lang w:eastAsia="en-SG"/>
              </w:rPr>
            </w:pPr>
          </w:p>
        </w:tc>
      </w:tr>
      <w:tr w:rsidR="008C6FC6" w:rsidRPr="00E33CF5" w14:paraId="15D4F19C" w14:textId="77777777" w:rsidTr="004839FA">
        <w:trPr>
          <w:trHeight w:val="290"/>
        </w:trPr>
        <w:tc>
          <w:tcPr>
            <w:tcW w:w="3180" w:type="dxa"/>
            <w:vAlign w:val="bottom"/>
            <w:hideMark/>
          </w:tcPr>
          <w:p w14:paraId="65A01AFE" w14:textId="77777777" w:rsidR="008C6FC6" w:rsidRPr="00E33CF5" w:rsidRDefault="008C6FC6" w:rsidP="008C6FC6">
            <w:pPr>
              <w:pStyle w:val="NoSpacing"/>
              <w:rPr>
                <w:color w:val="000000" w:themeColor="text1"/>
                <w:lang w:eastAsia="en-SG"/>
              </w:rPr>
            </w:pPr>
            <w:r w:rsidRPr="00E33CF5">
              <w:rPr>
                <w:color w:val="000000" w:themeColor="text1"/>
                <w:lang w:eastAsia="en-SG"/>
              </w:rPr>
              <w:t>Competitive Applications</w:t>
            </w:r>
          </w:p>
        </w:tc>
        <w:tc>
          <w:tcPr>
            <w:tcW w:w="1265" w:type="dxa"/>
          </w:tcPr>
          <w:p w14:paraId="4A386BD9" w14:textId="786038DB" w:rsidR="008C6FC6" w:rsidRPr="00E33CF5" w:rsidRDefault="008C6FC6" w:rsidP="008C6FC6">
            <w:pPr>
              <w:pStyle w:val="NoSpacing"/>
              <w:jc w:val="center"/>
              <w:rPr>
                <w:color w:val="9C0006"/>
                <w:lang w:eastAsia="en-SG"/>
              </w:rPr>
            </w:pPr>
          </w:p>
        </w:tc>
        <w:tc>
          <w:tcPr>
            <w:tcW w:w="1266" w:type="dxa"/>
          </w:tcPr>
          <w:p w14:paraId="718E3B0C" w14:textId="5F772200" w:rsidR="008C6FC6" w:rsidRPr="00E33CF5" w:rsidRDefault="008C6FC6" w:rsidP="008C6FC6">
            <w:pPr>
              <w:pStyle w:val="NoSpacing"/>
              <w:jc w:val="center"/>
              <w:rPr>
                <w:lang w:eastAsia="en-SG"/>
              </w:rPr>
            </w:pPr>
          </w:p>
        </w:tc>
        <w:tc>
          <w:tcPr>
            <w:tcW w:w="1266" w:type="dxa"/>
          </w:tcPr>
          <w:p w14:paraId="787C25AE" w14:textId="1DE1188A" w:rsidR="008C6FC6" w:rsidRPr="00E33CF5" w:rsidRDefault="008C6FC6" w:rsidP="008C6FC6">
            <w:pPr>
              <w:pStyle w:val="NoSpacing"/>
              <w:jc w:val="center"/>
              <w:rPr>
                <w:lang w:eastAsia="en-SG"/>
              </w:rPr>
            </w:pPr>
          </w:p>
        </w:tc>
        <w:tc>
          <w:tcPr>
            <w:tcW w:w="1265" w:type="dxa"/>
          </w:tcPr>
          <w:p w14:paraId="4DBE7AD2" w14:textId="1AE6A8A9" w:rsidR="008C6FC6" w:rsidRPr="00E33CF5" w:rsidRDefault="008C6FC6" w:rsidP="008C6FC6">
            <w:pPr>
              <w:pStyle w:val="NoSpacing"/>
              <w:jc w:val="center"/>
              <w:rPr>
                <w:lang w:eastAsia="en-SG"/>
              </w:rPr>
            </w:pPr>
          </w:p>
        </w:tc>
        <w:tc>
          <w:tcPr>
            <w:tcW w:w="1266" w:type="dxa"/>
          </w:tcPr>
          <w:p w14:paraId="1F7AB8D0" w14:textId="1CAC5933" w:rsidR="008C6FC6" w:rsidRPr="00E33CF5" w:rsidRDefault="008C6FC6" w:rsidP="008C6FC6">
            <w:pPr>
              <w:pStyle w:val="NoSpacing"/>
              <w:jc w:val="center"/>
              <w:rPr>
                <w:lang w:eastAsia="en-SG"/>
              </w:rPr>
            </w:pPr>
          </w:p>
        </w:tc>
        <w:tc>
          <w:tcPr>
            <w:tcW w:w="1266" w:type="dxa"/>
          </w:tcPr>
          <w:p w14:paraId="4210B3F7" w14:textId="2FEC70B3" w:rsidR="008C6FC6" w:rsidRPr="00E33CF5" w:rsidRDefault="008C6FC6" w:rsidP="008C6FC6">
            <w:pPr>
              <w:pStyle w:val="NoSpacing"/>
              <w:jc w:val="center"/>
              <w:rPr>
                <w:lang w:eastAsia="en-SG"/>
              </w:rPr>
            </w:pPr>
          </w:p>
        </w:tc>
      </w:tr>
      <w:tr w:rsidR="008C6FC6" w:rsidRPr="00E33CF5" w14:paraId="0AF193CF" w14:textId="77777777" w:rsidTr="004839FA">
        <w:trPr>
          <w:trHeight w:val="290"/>
        </w:trPr>
        <w:tc>
          <w:tcPr>
            <w:tcW w:w="3180" w:type="dxa"/>
            <w:vAlign w:val="bottom"/>
            <w:hideMark/>
          </w:tcPr>
          <w:p w14:paraId="2545B036" w14:textId="77777777" w:rsidR="008C6FC6" w:rsidRPr="00E33CF5" w:rsidRDefault="008C6FC6" w:rsidP="008C6FC6">
            <w:pPr>
              <w:pStyle w:val="NoSpacing"/>
              <w:rPr>
                <w:color w:val="000000" w:themeColor="text1"/>
                <w:lang w:eastAsia="en-SG"/>
              </w:rPr>
            </w:pPr>
            <w:r w:rsidRPr="00E33CF5">
              <w:rPr>
                <w:color w:val="000000" w:themeColor="text1"/>
                <w:lang w:eastAsia="en-SG"/>
              </w:rPr>
              <w:t>Non-Competitive Applications</w:t>
            </w:r>
          </w:p>
        </w:tc>
        <w:tc>
          <w:tcPr>
            <w:tcW w:w="1265" w:type="dxa"/>
          </w:tcPr>
          <w:p w14:paraId="7D85C67B" w14:textId="1718E9F6" w:rsidR="008C6FC6" w:rsidRPr="00E33CF5" w:rsidRDefault="008C6FC6" w:rsidP="008C6FC6">
            <w:pPr>
              <w:pStyle w:val="NoSpacing"/>
              <w:jc w:val="center"/>
              <w:rPr>
                <w:color w:val="9C0006"/>
                <w:lang w:eastAsia="en-SG"/>
              </w:rPr>
            </w:pPr>
          </w:p>
        </w:tc>
        <w:tc>
          <w:tcPr>
            <w:tcW w:w="1266" w:type="dxa"/>
          </w:tcPr>
          <w:p w14:paraId="101C45BC" w14:textId="3DAFA9FB" w:rsidR="008C6FC6" w:rsidRPr="00E33CF5" w:rsidRDefault="008C6FC6" w:rsidP="008C6FC6">
            <w:pPr>
              <w:pStyle w:val="NoSpacing"/>
              <w:jc w:val="center"/>
              <w:rPr>
                <w:lang w:eastAsia="en-SG"/>
              </w:rPr>
            </w:pPr>
          </w:p>
        </w:tc>
        <w:tc>
          <w:tcPr>
            <w:tcW w:w="1266" w:type="dxa"/>
          </w:tcPr>
          <w:p w14:paraId="27AC0A40" w14:textId="5478E9D6" w:rsidR="008C6FC6" w:rsidRPr="00E33CF5" w:rsidRDefault="008C6FC6" w:rsidP="008C6FC6">
            <w:pPr>
              <w:pStyle w:val="NoSpacing"/>
              <w:jc w:val="center"/>
              <w:rPr>
                <w:lang w:eastAsia="en-SG"/>
              </w:rPr>
            </w:pPr>
          </w:p>
        </w:tc>
        <w:tc>
          <w:tcPr>
            <w:tcW w:w="1265" w:type="dxa"/>
          </w:tcPr>
          <w:p w14:paraId="0E1201A2" w14:textId="03BF1442" w:rsidR="008C6FC6" w:rsidRPr="00E33CF5" w:rsidRDefault="008C6FC6" w:rsidP="008C6FC6">
            <w:pPr>
              <w:pStyle w:val="NoSpacing"/>
              <w:jc w:val="center"/>
              <w:rPr>
                <w:color w:val="9C0006"/>
                <w:lang w:eastAsia="en-SG"/>
              </w:rPr>
            </w:pPr>
          </w:p>
        </w:tc>
        <w:tc>
          <w:tcPr>
            <w:tcW w:w="1266" w:type="dxa"/>
          </w:tcPr>
          <w:p w14:paraId="63D56929" w14:textId="1C79B26F" w:rsidR="008C6FC6" w:rsidRPr="00E33CF5" w:rsidRDefault="008C6FC6" w:rsidP="008C6FC6">
            <w:pPr>
              <w:pStyle w:val="NoSpacing"/>
              <w:jc w:val="center"/>
              <w:rPr>
                <w:lang w:eastAsia="en-SG"/>
              </w:rPr>
            </w:pPr>
          </w:p>
        </w:tc>
        <w:tc>
          <w:tcPr>
            <w:tcW w:w="1266" w:type="dxa"/>
          </w:tcPr>
          <w:p w14:paraId="0D302469" w14:textId="1E72281D" w:rsidR="008C6FC6" w:rsidRPr="00E33CF5" w:rsidRDefault="008C6FC6" w:rsidP="008C6FC6">
            <w:pPr>
              <w:pStyle w:val="NoSpacing"/>
              <w:jc w:val="center"/>
              <w:rPr>
                <w:color w:val="9C0006"/>
                <w:lang w:eastAsia="en-SG"/>
              </w:rPr>
            </w:pPr>
          </w:p>
        </w:tc>
      </w:tr>
      <w:tr w:rsidR="008C6FC6" w:rsidRPr="00E33CF5" w14:paraId="5F52448C" w14:textId="77777777" w:rsidTr="004839FA">
        <w:trPr>
          <w:trHeight w:val="290"/>
        </w:trPr>
        <w:tc>
          <w:tcPr>
            <w:tcW w:w="3180" w:type="dxa"/>
            <w:vAlign w:val="bottom"/>
            <w:hideMark/>
          </w:tcPr>
          <w:p w14:paraId="70C0207F" w14:textId="77777777" w:rsidR="008C6FC6" w:rsidRPr="00E33CF5" w:rsidRDefault="008C6FC6" w:rsidP="008C6FC6">
            <w:pPr>
              <w:pStyle w:val="NoSpacing"/>
              <w:rPr>
                <w:color w:val="000000" w:themeColor="text1"/>
                <w:lang w:eastAsia="en-SG"/>
              </w:rPr>
            </w:pPr>
            <w:r w:rsidRPr="00E33CF5">
              <w:rPr>
                <w:color w:val="000000" w:themeColor="text1"/>
                <w:lang w:eastAsia="en-SG"/>
              </w:rPr>
              <w:t>Eligible Applicants</w:t>
            </w:r>
          </w:p>
        </w:tc>
        <w:tc>
          <w:tcPr>
            <w:tcW w:w="1265" w:type="dxa"/>
          </w:tcPr>
          <w:p w14:paraId="15ABA01A" w14:textId="24370190" w:rsidR="008C6FC6" w:rsidRPr="00E33CF5" w:rsidRDefault="008C6FC6" w:rsidP="008C6FC6">
            <w:pPr>
              <w:pStyle w:val="NoSpacing"/>
              <w:jc w:val="center"/>
              <w:rPr>
                <w:lang w:eastAsia="en-SG"/>
              </w:rPr>
            </w:pPr>
          </w:p>
        </w:tc>
        <w:tc>
          <w:tcPr>
            <w:tcW w:w="1266" w:type="dxa"/>
          </w:tcPr>
          <w:p w14:paraId="7429B193" w14:textId="2D54AB29" w:rsidR="008C6FC6" w:rsidRPr="00E33CF5" w:rsidRDefault="008C6FC6" w:rsidP="008C6FC6">
            <w:pPr>
              <w:pStyle w:val="NoSpacing"/>
              <w:jc w:val="center"/>
              <w:rPr>
                <w:color w:val="9C0006"/>
                <w:lang w:eastAsia="en-SG"/>
              </w:rPr>
            </w:pPr>
          </w:p>
        </w:tc>
        <w:tc>
          <w:tcPr>
            <w:tcW w:w="1266" w:type="dxa"/>
          </w:tcPr>
          <w:p w14:paraId="7E8E5414" w14:textId="60C2D43A" w:rsidR="008C6FC6" w:rsidRPr="00E33CF5" w:rsidRDefault="008C6FC6" w:rsidP="008C6FC6">
            <w:pPr>
              <w:pStyle w:val="NoSpacing"/>
              <w:jc w:val="center"/>
              <w:rPr>
                <w:color w:val="9C0006"/>
                <w:lang w:eastAsia="en-SG"/>
              </w:rPr>
            </w:pPr>
          </w:p>
        </w:tc>
        <w:tc>
          <w:tcPr>
            <w:tcW w:w="1265" w:type="dxa"/>
          </w:tcPr>
          <w:p w14:paraId="353C70E3" w14:textId="3BF27D6F" w:rsidR="008C6FC6" w:rsidRPr="00E33CF5" w:rsidRDefault="008C6FC6" w:rsidP="008C6FC6">
            <w:pPr>
              <w:pStyle w:val="NoSpacing"/>
              <w:jc w:val="center"/>
              <w:rPr>
                <w:color w:val="9C0006"/>
                <w:lang w:eastAsia="en-SG"/>
              </w:rPr>
            </w:pPr>
          </w:p>
        </w:tc>
        <w:tc>
          <w:tcPr>
            <w:tcW w:w="1266" w:type="dxa"/>
          </w:tcPr>
          <w:p w14:paraId="6AC38469" w14:textId="386CAB40" w:rsidR="008C6FC6" w:rsidRPr="00E33CF5" w:rsidRDefault="008C6FC6" w:rsidP="008C6FC6">
            <w:pPr>
              <w:pStyle w:val="NoSpacing"/>
              <w:jc w:val="center"/>
              <w:rPr>
                <w:color w:val="9C0006"/>
                <w:lang w:eastAsia="en-SG"/>
              </w:rPr>
            </w:pPr>
          </w:p>
        </w:tc>
        <w:tc>
          <w:tcPr>
            <w:tcW w:w="1266" w:type="dxa"/>
          </w:tcPr>
          <w:p w14:paraId="69BBA914" w14:textId="31D44BCC" w:rsidR="008C6FC6" w:rsidRPr="00E33CF5" w:rsidRDefault="008C6FC6" w:rsidP="008C6FC6">
            <w:pPr>
              <w:pStyle w:val="NoSpacing"/>
              <w:jc w:val="center"/>
              <w:rPr>
                <w:color w:val="9C0006"/>
                <w:lang w:eastAsia="en-SG"/>
              </w:rPr>
            </w:pPr>
          </w:p>
        </w:tc>
      </w:tr>
      <w:tr w:rsidR="008C6FC6" w:rsidRPr="00E33CF5" w14:paraId="579A0D82" w14:textId="77777777" w:rsidTr="004839FA">
        <w:trPr>
          <w:trHeight w:val="580"/>
        </w:trPr>
        <w:tc>
          <w:tcPr>
            <w:tcW w:w="3180" w:type="dxa"/>
            <w:vAlign w:val="bottom"/>
            <w:hideMark/>
          </w:tcPr>
          <w:p w14:paraId="721C985B" w14:textId="77777777" w:rsidR="008C6FC6" w:rsidRPr="00E33CF5" w:rsidRDefault="008C6FC6" w:rsidP="008C6FC6">
            <w:pPr>
              <w:pStyle w:val="NoSpacing"/>
              <w:rPr>
                <w:color w:val="000000" w:themeColor="text1"/>
                <w:lang w:eastAsia="en-SG"/>
              </w:rPr>
            </w:pPr>
            <w:r w:rsidRPr="00E33CF5">
              <w:rPr>
                <w:color w:val="000000" w:themeColor="text1"/>
                <w:lang w:eastAsia="en-SG"/>
              </w:rPr>
              <w:t>Accrued Interest Payable by Investor</w:t>
            </w:r>
          </w:p>
        </w:tc>
        <w:tc>
          <w:tcPr>
            <w:tcW w:w="1265" w:type="dxa"/>
          </w:tcPr>
          <w:p w14:paraId="4E0DD1AB" w14:textId="7CDBC5BA" w:rsidR="008C6FC6" w:rsidRPr="00E33CF5" w:rsidRDefault="008C6FC6" w:rsidP="008C6FC6">
            <w:pPr>
              <w:pStyle w:val="NoSpacing"/>
              <w:jc w:val="center"/>
              <w:rPr>
                <w:color w:val="9C0006"/>
                <w:lang w:eastAsia="en-SG"/>
              </w:rPr>
            </w:pPr>
          </w:p>
        </w:tc>
        <w:tc>
          <w:tcPr>
            <w:tcW w:w="1266" w:type="dxa"/>
          </w:tcPr>
          <w:p w14:paraId="03317BA5" w14:textId="2E373AEC" w:rsidR="008C6FC6" w:rsidRPr="00E33CF5" w:rsidRDefault="008C6FC6" w:rsidP="008C6FC6">
            <w:pPr>
              <w:pStyle w:val="NoSpacing"/>
              <w:jc w:val="center"/>
              <w:rPr>
                <w:lang w:eastAsia="en-SG"/>
              </w:rPr>
            </w:pPr>
            <w:r w:rsidRPr="004839FA">
              <w:rPr>
                <w:lang w:eastAsia="en-SG"/>
              </w:rPr>
              <w:t>ACCRUED_INT_DAYS</w:t>
            </w:r>
          </w:p>
        </w:tc>
        <w:tc>
          <w:tcPr>
            <w:tcW w:w="1266" w:type="dxa"/>
          </w:tcPr>
          <w:p w14:paraId="1C611959" w14:textId="5790C64F" w:rsidR="008C6FC6" w:rsidRPr="00E33CF5" w:rsidRDefault="008C6FC6" w:rsidP="008C6FC6">
            <w:pPr>
              <w:pStyle w:val="NoSpacing"/>
              <w:jc w:val="center"/>
              <w:rPr>
                <w:lang w:eastAsia="en-SG"/>
              </w:rPr>
            </w:pPr>
          </w:p>
        </w:tc>
        <w:tc>
          <w:tcPr>
            <w:tcW w:w="1265" w:type="dxa"/>
          </w:tcPr>
          <w:p w14:paraId="54162BD9" w14:textId="1459E41C" w:rsidR="008C6FC6" w:rsidRPr="00E33CF5" w:rsidRDefault="008C6FC6" w:rsidP="008C6FC6">
            <w:pPr>
              <w:pStyle w:val="NoSpacing"/>
              <w:jc w:val="center"/>
              <w:rPr>
                <w:color w:val="9C0006"/>
                <w:lang w:eastAsia="en-SG"/>
              </w:rPr>
            </w:pPr>
          </w:p>
        </w:tc>
        <w:tc>
          <w:tcPr>
            <w:tcW w:w="1266" w:type="dxa"/>
          </w:tcPr>
          <w:p w14:paraId="719CFD5E" w14:textId="59E72A98" w:rsidR="008C6FC6" w:rsidRPr="00E33CF5" w:rsidRDefault="008C6FC6" w:rsidP="008C6FC6">
            <w:pPr>
              <w:pStyle w:val="NoSpacing"/>
              <w:jc w:val="center"/>
              <w:rPr>
                <w:color w:val="9C0006"/>
                <w:lang w:eastAsia="en-SG"/>
              </w:rPr>
            </w:pPr>
          </w:p>
        </w:tc>
        <w:tc>
          <w:tcPr>
            <w:tcW w:w="1266" w:type="dxa"/>
          </w:tcPr>
          <w:p w14:paraId="2EB101AD" w14:textId="6D43B798" w:rsidR="008C6FC6" w:rsidRPr="00E33CF5" w:rsidRDefault="008C6FC6" w:rsidP="008C6FC6">
            <w:pPr>
              <w:pStyle w:val="NoSpacing"/>
              <w:jc w:val="center"/>
              <w:rPr>
                <w:color w:val="9C0006"/>
                <w:lang w:eastAsia="en-SG"/>
              </w:rPr>
            </w:pPr>
          </w:p>
        </w:tc>
      </w:tr>
      <w:tr w:rsidR="008C6FC6" w:rsidRPr="00E33CF5" w14:paraId="20DE01F5" w14:textId="77777777" w:rsidTr="004839FA">
        <w:trPr>
          <w:trHeight w:val="290"/>
        </w:trPr>
        <w:tc>
          <w:tcPr>
            <w:tcW w:w="3180" w:type="dxa"/>
            <w:vAlign w:val="bottom"/>
            <w:hideMark/>
          </w:tcPr>
          <w:p w14:paraId="4C050EE4" w14:textId="77777777" w:rsidR="008C6FC6" w:rsidRPr="00E33CF5" w:rsidRDefault="008C6FC6" w:rsidP="008C6FC6">
            <w:pPr>
              <w:pStyle w:val="NoSpacing"/>
              <w:rPr>
                <w:color w:val="000000" w:themeColor="text1"/>
                <w:lang w:eastAsia="en-SG"/>
              </w:rPr>
            </w:pPr>
            <w:r w:rsidRPr="00E33CF5">
              <w:rPr>
                <w:color w:val="000000" w:themeColor="text1"/>
                <w:lang w:eastAsia="en-SG"/>
              </w:rPr>
              <w:t>Closing Date of Application</w:t>
            </w:r>
          </w:p>
        </w:tc>
        <w:tc>
          <w:tcPr>
            <w:tcW w:w="1265" w:type="dxa"/>
          </w:tcPr>
          <w:p w14:paraId="7919126C" w14:textId="0F92C6FD" w:rsidR="008C6FC6" w:rsidRPr="00E33CF5" w:rsidRDefault="008C6FC6" w:rsidP="008C6FC6">
            <w:pPr>
              <w:pStyle w:val="NoSpacing"/>
              <w:jc w:val="center"/>
              <w:rPr>
                <w:color w:val="9C0006"/>
                <w:lang w:eastAsia="en-SG"/>
              </w:rPr>
            </w:pPr>
          </w:p>
        </w:tc>
        <w:tc>
          <w:tcPr>
            <w:tcW w:w="1266" w:type="dxa"/>
          </w:tcPr>
          <w:p w14:paraId="51E4B205" w14:textId="0C1DD526" w:rsidR="008C6FC6" w:rsidRPr="00E33CF5" w:rsidRDefault="008C6FC6" w:rsidP="008C6FC6">
            <w:pPr>
              <w:pStyle w:val="NoSpacing"/>
              <w:jc w:val="center"/>
              <w:rPr>
                <w:lang w:eastAsia="en-SG"/>
              </w:rPr>
            </w:pPr>
            <w:commentRangeStart w:id="1925"/>
            <w:del w:id="1926" w:author="Jasmine WL TEO (MAS)" w:date="2026-01-12T15:29:00Z" w16du:dateUtc="2026-01-12T07:29:00Z">
              <w:r w:rsidDel="00D542E0">
                <w:rPr>
                  <w:rFonts w:ascii="Calibri" w:hAnsi="Calibri" w:cs="Calibri"/>
                  <w:color w:val="000000"/>
                  <w:lang w:eastAsia="en-SG"/>
                </w:rPr>
                <w:delText>TENDER_DATE</w:delText>
              </w:r>
            </w:del>
          </w:p>
        </w:tc>
        <w:tc>
          <w:tcPr>
            <w:tcW w:w="1266" w:type="dxa"/>
          </w:tcPr>
          <w:p w14:paraId="4D8E3C29" w14:textId="6F86C887" w:rsidR="008C6FC6" w:rsidRPr="00E33CF5" w:rsidRDefault="008C6FC6" w:rsidP="008C6FC6">
            <w:pPr>
              <w:pStyle w:val="NoSpacing"/>
              <w:jc w:val="center"/>
              <w:rPr>
                <w:lang w:eastAsia="en-SG"/>
              </w:rPr>
            </w:pPr>
            <w:del w:id="1927" w:author="Jasmine WL TEO (MAS)" w:date="2026-01-12T15:29:00Z" w16du:dateUtc="2026-01-12T07:29:00Z">
              <w:r w:rsidRPr="0022107D" w:rsidDel="00D542E0">
                <w:rPr>
                  <w:rFonts w:ascii="Calibri" w:hAnsi="Calibri" w:cs="Calibri"/>
                  <w:color w:val="000000"/>
                  <w:lang w:eastAsia="en-SG"/>
                </w:rPr>
                <w:delText>TENDER_DATE</w:delText>
              </w:r>
            </w:del>
          </w:p>
        </w:tc>
        <w:tc>
          <w:tcPr>
            <w:tcW w:w="1265" w:type="dxa"/>
          </w:tcPr>
          <w:p w14:paraId="64A6E2A2" w14:textId="20C7C5F3" w:rsidR="008C6FC6" w:rsidRPr="00E33CF5" w:rsidRDefault="008C6FC6" w:rsidP="008C6FC6">
            <w:pPr>
              <w:pStyle w:val="NoSpacing"/>
              <w:jc w:val="center"/>
              <w:rPr>
                <w:lang w:eastAsia="en-SG"/>
              </w:rPr>
            </w:pPr>
            <w:del w:id="1928" w:author="Jasmine WL TEO (MAS)" w:date="2026-01-12T15:29:00Z" w16du:dateUtc="2026-01-12T07:29:00Z">
              <w:r w:rsidRPr="0022107D" w:rsidDel="00D542E0">
                <w:rPr>
                  <w:rFonts w:ascii="Calibri" w:hAnsi="Calibri" w:cs="Calibri"/>
                  <w:color w:val="000000"/>
                  <w:lang w:eastAsia="en-SG"/>
                </w:rPr>
                <w:delText>TENDER_DATE</w:delText>
              </w:r>
            </w:del>
          </w:p>
        </w:tc>
        <w:tc>
          <w:tcPr>
            <w:tcW w:w="1266" w:type="dxa"/>
          </w:tcPr>
          <w:p w14:paraId="715156B6" w14:textId="2B01CC20" w:rsidR="008C6FC6" w:rsidRPr="00E33CF5" w:rsidRDefault="008C6FC6" w:rsidP="008C6FC6">
            <w:pPr>
              <w:pStyle w:val="NoSpacing"/>
              <w:jc w:val="center"/>
              <w:rPr>
                <w:lang w:eastAsia="en-SG"/>
              </w:rPr>
            </w:pPr>
            <w:del w:id="1929" w:author="Jasmine WL TEO (MAS)" w:date="2026-01-12T15:29:00Z" w16du:dateUtc="2026-01-12T07:29:00Z">
              <w:r w:rsidRPr="0022107D" w:rsidDel="00D542E0">
                <w:rPr>
                  <w:rFonts w:ascii="Calibri" w:hAnsi="Calibri" w:cs="Calibri"/>
                  <w:color w:val="000000"/>
                  <w:lang w:eastAsia="en-SG"/>
                </w:rPr>
                <w:delText>TENDER_DATE</w:delText>
              </w:r>
            </w:del>
          </w:p>
        </w:tc>
        <w:tc>
          <w:tcPr>
            <w:tcW w:w="1266" w:type="dxa"/>
          </w:tcPr>
          <w:p w14:paraId="5878799B" w14:textId="1C568CAA" w:rsidR="008C6FC6" w:rsidRPr="00E33CF5" w:rsidRDefault="008C6FC6" w:rsidP="008C6FC6">
            <w:pPr>
              <w:pStyle w:val="NoSpacing"/>
              <w:jc w:val="center"/>
              <w:rPr>
                <w:lang w:eastAsia="en-SG"/>
              </w:rPr>
            </w:pPr>
            <w:del w:id="1930" w:author="Jasmine WL TEO (MAS)" w:date="2026-01-12T15:29:00Z" w16du:dateUtc="2026-01-12T07:29:00Z">
              <w:r w:rsidRPr="0022107D" w:rsidDel="00D542E0">
                <w:rPr>
                  <w:rFonts w:ascii="Calibri" w:hAnsi="Calibri" w:cs="Calibri"/>
                  <w:color w:val="000000"/>
                  <w:lang w:eastAsia="en-SG"/>
                </w:rPr>
                <w:delText>TENDER_DATE</w:delText>
              </w:r>
            </w:del>
            <w:commentRangeEnd w:id="1925"/>
            <w:r w:rsidR="00D542E0">
              <w:rPr>
                <w:rStyle w:val="CommentReference"/>
              </w:rPr>
              <w:commentReference w:id="1925"/>
            </w:r>
          </w:p>
        </w:tc>
      </w:tr>
      <w:tr w:rsidR="008C6FC6" w:rsidRPr="00E33CF5" w14:paraId="5F326B61" w14:textId="77777777" w:rsidTr="004839FA">
        <w:trPr>
          <w:trHeight w:val="580"/>
        </w:trPr>
        <w:tc>
          <w:tcPr>
            <w:tcW w:w="3180" w:type="dxa"/>
            <w:vAlign w:val="bottom"/>
            <w:hideMark/>
          </w:tcPr>
          <w:p w14:paraId="7FFDD4E3" w14:textId="77777777" w:rsidR="008C6FC6" w:rsidRPr="00E33CF5" w:rsidRDefault="008C6FC6" w:rsidP="008C6FC6">
            <w:pPr>
              <w:pStyle w:val="NoSpacing"/>
              <w:rPr>
                <w:color w:val="000000" w:themeColor="text1"/>
                <w:lang w:eastAsia="en-SG"/>
              </w:rPr>
            </w:pPr>
            <w:r w:rsidRPr="00E33CF5">
              <w:rPr>
                <w:color w:val="000000" w:themeColor="text1"/>
                <w:lang w:eastAsia="en-SG"/>
              </w:rPr>
              <w:t>Individual Holdings Limit across all Savings Bonds</w:t>
            </w:r>
          </w:p>
        </w:tc>
        <w:tc>
          <w:tcPr>
            <w:tcW w:w="1265" w:type="dxa"/>
          </w:tcPr>
          <w:p w14:paraId="47DD1435" w14:textId="78E925A6" w:rsidR="008C6FC6" w:rsidRPr="00E33CF5" w:rsidRDefault="008C6FC6" w:rsidP="008C6FC6">
            <w:pPr>
              <w:pStyle w:val="NoSpacing"/>
              <w:jc w:val="center"/>
              <w:rPr>
                <w:lang w:eastAsia="en-SG"/>
              </w:rPr>
            </w:pPr>
          </w:p>
        </w:tc>
        <w:tc>
          <w:tcPr>
            <w:tcW w:w="1266" w:type="dxa"/>
          </w:tcPr>
          <w:p w14:paraId="075D05F5" w14:textId="25DDC09B" w:rsidR="008C6FC6" w:rsidRPr="00E33CF5" w:rsidRDefault="005C668B" w:rsidP="008C6FC6">
            <w:pPr>
              <w:pStyle w:val="NoSpacing"/>
              <w:jc w:val="center"/>
              <w:rPr>
                <w:color w:val="9C0006"/>
                <w:lang w:eastAsia="en-SG"/>
              </w:rPr>
            </w:pPr>
            <w:r>
              <w:rPr>
                <w:color w:val="9C0006"/>
                <w:lang w:eastAsia="en-SG"/>
              </w:rPr>
              <w:t xml:space="preserve"> </w:t>
            </w:r>
          </w:p>
        </w:tc>
        <w:tc>
          <w:tcPr>
            <w:tcW w:w="1266" w:type="dxa"/>
          </w:tcPr>
          <w:p w14:paraId="16BA2D2C" w14:textId="0F49E7A6" w:rsidR="008C6FC6" w:rsidRPr="00E33CF5" w:rsidRDefault="008C6FC6" w:rsidP="008C6FC6">
            <w:pPr>
              <w:pStyle w:val="NoSpacing"/>
              <w:jc w:val="center"/>
              <w:rPr>
                <w:color w:val="9C0006"/>
                <w:lang w:eastAsia="en-SG"/>
              </w:rPr>
            </w:pPr>
          </w:p>
        </w:tc>
        <w:tc>
          <w:tcPr>
            <w:tcW w:w="1265" w:type="dxa"/>
          </w:tcPr>
          <w:p w14:paraId="7F63A80E" w14:textId="2C5335F6" w:rsidR="008C6FC6" w:rsidRPr="00E33CF5" w:rsidRDefault="008C6FC6" w:rsidP="008C6FC6">
            <w:pPr>
              <w:pStyle w:val="NoSpacing"/>
              <w:jc w:val="center"/>
              <w:rPr>
                <w:color w:val="9C0006"/>
                <w:lang w:eastAsia="en-SG"/>
              </w:rPr>
            </w:pPr>
          </w:p>
        </w:tc>
        <w:tc>
          <w:tcPr>
            <w:tcW w:w="1266" w:type="dxa"/>
          </w:tcPr>
          <w:p w14:paraId="2D330E55" w14:textId="67C2841D" w:rsidR="008C6FC6" w:rsidRPr="00E33CF5" w:rsidRDefault="008C6FC6" w:rsidP="008C6FC6">
            <w:pPr>
              <w:pStyle w:val="NoSpacing"/>
              <w:jc w:val="center"/>
              <w:rPr>
                <w:color w:val="9C0006"/>
                <w:lang w:eastAsia="en-SG"/>
              </w:rPr>
            </w:pPr>
          </w:p>
        </w:tc>
        <w:tc>
          <w:tcPr>
            <w:tcW w:w="1266" w:type="dxa"/>
          </w:tcPr>
          <w:p w14:paraId="1AB9A66D" w14:textId="7F25C9FA" w:rsidR="008C6FC6" w:rsidRPr="00E33CF5" w:rsidRDefault="008C6FC6" w:rsidP="008C6FC6">
            <w:pPr>
              <w:pStyle w:val="NoSpacing"/>
              <w:jc w:val="center"/>
              <w:rPr>
                <w:color w:val="9C0006"/>
                <w:lang w:eastAsia="en-SG"/>
              </w:rPr>
            </w:pPr>
          </w:p>
        </w:tc>
      </w:tr>
      <w:tr w:rsidR="008C6FC6" w:rsidRPr="00E33CF5" w14:paraId="231DD296" w14:textId="77777777" w:rsidTr="004839FA">
        <w:trPr>
          <w:trHeight w:val="580"/>
        </w:trPr>
        <w:tc>
          <w:tcPr>
            <w:tcW w:w="3180" w:type="dxa"/>
            <w:vAlign w:val="bottom"/>
            <w:hideMark/>
          </w:tcPr>
          <w:p w14:paraId="2C4E4287" w14:textId="77777777" w:rsidR="008C6FC6" w:rsidRPr="00E33CF5" w:rsidRDefault="008C6FC6" w:rsidP="008C6FC6">
            <w:pPr>
              <w:pStyle w:val="NoSpacing"/>
              <w:rPr>
                <w:color w:val="000000" w:themeColor="text1"/>
                <w:lang w:eastAsia="en-SG"/>
              </w:rPr>
            </w:pPr>
            <w:r w:rsidRPr="00E33CF5">
              <w:rPr>
                <w:color w:val="000000" w:themeColor="text1"/>
                <w:lang w:eastAsia="en-SG"/>
              </w:rPr>
              <w:t>Closing Date of Application for Individuals</w:t>
            </w:r>
          </w:p>
        </w:tc>
        <w:tc>
          <w:tcPr>
            <w:tcW w:w="1265" w:type="dxa"/>
          </w:tcPr>
          <w:p w14:paraId="515B0A29" w14:textId="28DAEBAD" w:rsidR="008C6FC6" w:rsidRPr="00E33CF5" w:rsidRDefault="008C6FC6" w:rsidP="008C6FC6">
            <w:pPr>
              <w:pStyle w:val="NoSpacing"/>
              <w:jc w:val="center"/>
              <w:rPr>
                <w:lang w:eastAsia="en-SG"/>
              </w:rPr>
            </w:pPr>
          </w:p>
        </w:tc>
        <w:tc>
          <w:tcPr>
            <w:tcW w:w="1266" w:type="dxa"/>
          </w:tcPr>
          <w:p w14:paraId="2CA1ADEC" w14:textId="3CDDED07" w:rsidR="008C6FC6" w:rsidRPr="00E33CF5" w:rsidRDefault="008C6FC6" w:rsidP="008C6FC6">
            <w:pPr>
              <w:pStyle w:val="NoSpacing"/>
              <w:jc w:val="center"/>
              <w:rPr>
                <w:color w:val="9C0006"/>
                <w:lang w:eastAsia="en-SG"/>
              </w:rPr>
            </w:pPr>
          </w:p>
        </w:tc>
        <w:tc>
          <w:tcPr>
            <w:tcW w:w="1266" w:type="dxa"/>
          </w:tcPr>
          <w:p w14:paraId="519A0735" w14:textId="209CDD2E" w:rsidR="008C6FC6" w:rsidRPr="00E33CF5" w:rsidRDefault="008C6FC6" w:rsidP="008C6FC6">
            <w:pPr>
              <w:pStyle w:val="NoSpacing"/>
              <w:jc w:val="center"/>
              <w:rPr>
                <w:color w:val="9C0006"/>
                <w:lang w:eastAsia="en-SG"/>
              </w:rPr>
            </w:pPr>
          </w:p>
        </w:tc>
        <w:tc>
          <w:tcPr>
            <w:tcW w:w="1265" w:type="dxa"/>
          </w:tcPr>
          <w:p w14:paraId="1D13593E" w14:textId="7FDEC79D" w:rsidR="008C6FC6" w:rsidRPr="00E33CF5" w:rsidRDefault="008C6FC6" w:rsidP="008C6FC6">
            <w:pPr>
              <w:pStyle w:val="NoSpacing"/>
              <w:jc w:val="center"/>
              <w:rPr>
                <w:color w:val="9C0006"/>
                <w:lang w:eastAsia="en-SG"/>
              </w:rPr>
            </w:pPr>
          </w:p>
        </w:tc>
        <w:tc>
          <w:tcPr>
            <w:tcW w:w="1266" w:type="dxa"/>
          </w:tcPr>
          <w:p w14:paraId="0A5362F6" w14:textId="3EDB587F" w:rsidR="008C6FC6" w:rsidRPr="00E33CF5" w:rsidRDefault="008C6FC6" w:rsidP="008C6FC6">
            <w:pPr>
              <w:pStyle w:val="NoSpacing"/>
              <w:jc w:val="center"/>
              <w:rPr>
                <w:color w:val="9C0006"/>
                <w:lang w:eastAsia="en-SG"/>
              </w:rPr>
            </w:pPr>
          </w:p>
        </w:tc>
        <w:tc>
          <w:tcPr>
            <w:tcW w:w="1266" w:type="dxa"/>
          </w:tcPr>
          <w:p w14:paraId="3C083D20" w14:textId="23563FD3" w:rsidR="008C6FC6" w:rsidRPr="00E33CF5" w:rsidRDefault="008C6FC6" w:rsidP="008C6FC6">
            <w:pPr>
              <w:pStyle w:val="NoSpacing"/>
              <w:jc w:val="center"/>
              <w:rPr>
                <w:color w:val="9C0006"/>
                <w:lang w:eastAsia="en-SG"/>
              </w:rPr>
            </w:pPr>
          </w:p>
        </w:tc>
      </w:tr>
      <w:tr w:rsidR="008C6FC6" w:rsidRPr="00E33CF5" w14:paraId="1CF33B84" w14:textId="77777777" w:rsidTr="004839FA">
        <w:trPr>
          <w:trHeight w:val="290"/>
        </w:trPr>
        <w:tc>
          <w:tcPr>
            <w:tcW w:w="3180" w:type="dxa"/>
            <w:vAlign w:val="bottom"/>
            <w:hideMark/>
          </w:tcPr>
          <w:p w14:paraId="4A2495CA" w14:textId="3ABEA17B" w:rsidR="008C6FC6" w:rsidRPr="00E33CF5" w:rsidRDefault="008C6FC6" w:rsidP="008C6FC6">
            <w:pPr>
              <w:pStyle w:val="NoSpacing"/>
              <w:rPr>
                <w:color w:val="000000" w:themeColor="text1"/>
                <w:lang w:eastAsia="en-SG"/>
              </w:rPr>
            </w:pPr>
            <w:commentRangeStart w:id="1931"/>
            <w:commentRangeStart w:id="1932"/>
            <w:commentRangeStart w:id="1933"/>
            <w:r w:rsidRPr="00E33CF5">
              <w:rPr>
                <w:color w:val="000000" w:themeColor="text1"/>
                <w:lang w:eastAsia="en-SG"/>
              </w:rPr>
              <w:t>Step Up Coupon Rates</w:t>
            </w:r>
            <w:commentRangeEnd w:id="1931"/>
            <w:r>
              <w:rPr>
                <w:rStyle w:val="CommentReference"/>
              </w:rPr>
              <w:commentReference w:id="1931"/>
            </w:r>
            <w:commentRangeEnd w:id="1932"/>
            <w:r w:rsidR="001A1B5A">
              <w:rPr>
                <w:rStyle w:val="CommentReference"/>
              </w:rPr>
              <w:commentReference w:id="1932"/>
            </w:r>
            <w:commentRangeEnd w:id="1933"/>
            <w:r w:rsidR="00412C7E">
              <w:rPr>
                <w:rStyle w:val="CommentReference"/>
              </w:rPr>
              <w:commentReference w:id="1933"/>
            </w:r>
          </w:p>
        </w:tc>
        <w:tc>
          <w:tcPr>
            <w:tcW w:w="1265" w:type="dxa"/>
          </w:tcPr>
          <w:p w14:paraId="7893434A" w14:textId="152CED7C" w:rsidR="008C6FC6" w:rsidRPr="00E33CF5" w:rsidRDefault="001A1B5A" w:rsidP="008C6FC6">
            <w:pPr>
              <w:pStyle w:val="NoSpacing"/>
              <w:jc w:val="center"/>
              <w:rPr>
                <w:lang w:eastAsia="en-SG"/>
              </w:rPr>
            </w:pPr>
            <w:ins w:id="1934" w:author="Eugene CHEONG from.TOPPAN (MAS)" w:date="2025-12-29T13:40:00Z" w16du:dateUtc="2025-12-29T05:40:00Z">
              <w:r>
                <w:rPr>
                  <w:lang w:eastAsia="en-SG"/>
                </w:rPr>
                <w:t>YEAR_NUMBER and COUPON_RATE*</w:t>
              </w:r>
            </w:ins>
          </w:p>
        </w:tc>
        <w:tc>
          <w:tcPr>
            <w:tcW w:w="1266" w:type="dxa"/>
          </w:tcPr>
          <w:p w14:paraId="44897714" w14:textId="75C07244" w:rsidR="008C6FC6" w:rsidRPr="00E33CF5" w:rsidRDefault="008C6FC6" w:rsidP="008C6FC6">
            <w:pPr>
              <w:pStyle w:val="NoSpacing"/>
              <w:jc w:val="center"/>
              <w:rPr>
                <w:color w:val="9C0006"/>
                <w:lang w:eastAsia="en-SG"/>
              </w:rPr>
            </w:pPr>
          </w:p>
        </w:tc>
        <w:tc>
          <w:tcPr>
            <w:tcW w:w="1266" w:type="dxa"/>
          </w:tcPr>
          <w:p w14:paraId="68AA0438" w14:textId="15E7B967" w:rsidR="008C6FC6" w:rsidRPr="00E33CF5" w:rsidRDefault="008C6FC6" w:rsidP="008C6FC6">
            <w:pPr>
              <w:pStyle w:val="NoSpacing"/>
              <w:jc w:val="center"/>
              <w:rPr>
                <w:color w:val="9C0006"/>
                <w:lang w:eastAsia="en-SG"/>
              </w:rPr>
            </w:pPr>
          </w:p>
        </w:tc>
        <w:tc>
          <w:tcPr>
            <w:tcW w:w="1265" w:type="dxa"/>
          </w:tcPr>
          <w:p w14:paraId="5D70BCE5" w14:textId="6C586356" w:rsidR="008C6FC6" w:rsidRPr="00E33CF5" w:rsidRDefault="008C6FC6" w:rsidP="008C6FC6">
            <w:pPr>
              <w:pStyle w:val="NoSpacing"/>
              <w:jc w:val="center"/>
              <w:rPr>
                <w:color w:val="9C0006"/>
                <w:lang w:eastAsia="en-SG"/>
              </w:rPr>
            </w:pPr>
          </w:p>
        </w:tc>
        <w:tc>
          <w:tcPr>
            <w:tcW w:w="1266" w:type="dxa"/>
          </w:tcPr>
          <w:p w14:paraId="490B9441" w14:textId="4219A193" w:rsidR="008C6FC6" w:rsidRPr="00E33CF5" w:rsidRDefault="008C6FC6" w:rsidP="008C6FC6">
            <w:pPr>
              <w:pStyle w:val="NoSpacing"/>
              <w:jc w:val="center"/>
              <w:rPr>
                <w:color w:val="9C0006"/>
                <w:lang w:eastAsia="en-SG"/>
              </w:rPr>
            </w:pPr>
          </w:p>
        </w:tc>
        <w:tc>
          <w:tcPr>
            <w:tcW w:w="1266" w:type="dxa"/>
          </w:tcPr>
          <w:p w14:paraId="5C434D24" w14:textId="71902649" w:rsidR="008C6FC6" w:rsidRPr="00E33CF5" w:rsidRDefault="008C6FC6" w:rsidP="008C6FC6">
            <w:pPr>
              <w:pStyle w:val="NoSpacing"/>
              <w:jc w:val="center"/>
              <w:rPr>
                <w:color w:val="9C0006"/>
                <w:lang w:eastAsia="en-SG"/>
              </w:rPr>
            </w:pPr>
          </w:p>
        </w:tc>
      </w:tr>
      <w:tr w:rsidR="008C6FC6" w:rsidRPr="00E33CF5" w14:paraId="514D4D84" w14:textId="77777777" w:rsidTr="004839FA">
        <w:trPr>
          <w:trHeight w:val="290"/>
        </w:trPr>
        <w:tc>
          <w:tcPr>
            <w:tcW w:w="3180" w:type="dxa"/>
            <w:vAlign w:val="bottom"/>
            <w:hideMark/>
          </w:tcPr>
          <w:p w14:paraId="3A3EFDD6" w14:textId="77777777" w:rsidR="008C6FC6" w:rsidRPr="00E33CF5" w:rsidRDefault="008C6FC6" w:rsidP="008C6FC6">
            <w:pPr>
              <w:pStyle w:val="NoSpacing"/>
              <w:rPr>
                <w:color w:val="000000" w:themeColor="text1"/>
                <w:lang w:eastAsia="en-SG"/>
              </w:rPr>
            </w:pPr>
            <w:r w:rsidRPr="00E33CF5">
              <w:rPr>
                <w:color w:val="000000" w:themeColor="text1"/>
                <w:lang w:eastAsia="en-SG"/>
              </w:rPr>
              <w:t>Footnotes</w:t>
            </w:r>
          </w:p>
        </w:tc>
        <w:tc>
          <w:tcPr>
            <w:tcW w:w="1265" w:type="dxa"/>
          </w:tcPr>
          <w:p w14:paraId="1D9CCE24" w14:textId="4D9E8082" w:rsidR="008C6FC6" w:rsidRPr="00E33CF5" w:rsidRDefault="008C6FC6" w:rsidP="008C6FC6">
            <w:pPr>
              <w:pStyle w:val="NoSpacing"/>
              <w:jc w:val="center"/>
              <w:rPr>
                <w:lang w:eastAsia="en-SG"/>
              </w:rPr>
            </w:pPr>
          </w:p>
        </w:tc>
        <w:tc>
          <w:tcPr>
            <w:tcW w:w="1266" w:type="dxa"/>
          </w:tcPr>
          <w:p w14:paraId="239CF4ED" w14:textId="545B4CCF" w:rsidR="008C6FC6" w:rsidRPr="00E33CF5" w:rsidRDefault="008C6FC6" w:rsidP="008C6FC6">
            <w:pPr>
              <w:pStyle w:val="NoSpacing"/>
              <w:jc w:val="center"/>
              <w:rPr>
                <w:lang w:eastAsia="en-SG"/>
              </w:rPr>
            </w:pPr>
          </w:p>
        </w:tc>
        <w:tc>
          <w:tcPr>
            <w:tcW w:w="1266" w:type="dxa"/>
          </w:tcPr>
          <w:p w14:paraId="576CE444" w14:textId="051D693F" w:rsidR="008C6FC6" w:rsidRPr="00E33CF5" w:rsidRDefault="008C6FC6" w:rsidP="008C6FC6">
            <w:pPr>
              <w:pStyle w:val="NoSpacing"/>
              <w:jc w:val="center"/>
              <w:rPr>
                <w:lang w:eastAsia="en-SG"/>
              </w:rPr>
            </w:pPr>
          </w:p>
        </w:tc>
        <w:tc>
          <w:tcPr>
            <w:tcW w:w="1265" w:type="dxa"/>
          </w:tcPr>
          <w:p w14:paraId="077DD913" w14:textId="06910946" w:rsidR="008C6FC6" w:rsidRPr="00E33CF5" w:rsidRDefault="008C6FC6" w:rsidP="008C6FC6">
            <w:pPr>
              <w:pStyle w:val="NoSpacing"/>
              <w:jc w:val="center"/>
              <w:rPr>
                <w:lang w:eastAsia="en-SG"/>
              </w:rPr>
            </w:pPr>
          </w:p>
        </w:tc>
        <w:tc>
          <w:tcPr>
            <w:tcW w:w="1266" w:type="dxa"/>
          </w:tcPr>
          <w:p w14:paraId="01FD759D" w14:textId="1E4CE244" w:rsidR="008C6FC6" w:rsidRPr="00E33CF5" w:rsidRDefault="008C6FC6" w:rsidP="008C6FC6">
            <w:pPr>
              <w:pStyle w:val="NoSpacing"/>
              <w:jc w:val="center"/>
              <w:rPr>
                <w:lang w:eastAsia="en-SG"/>
              </w:rPr>
            </w:pPr>
          </w:p>
        </w:tc>
        <w:tc>
          <w:tcPr>
            <w:tcW w:w="1266" w:type="dxa"/>
          </w:tcPr>
          <w:p w14:paraId="7395B4FD" w14:textId="786A3A56" w:rsidR="008C6FC6" w:rsidRPr="00E33CF5" w:rsidRDefault="008C6FC6" w:rsidP="008C6FC6">
            <w:pPr>
              <w:pStyle w:val="NoSpacing"/>
              <w:jc w:val="center"/>
              <w:rPr>
                <w:lang w:eastAsia="en-SG"/>
              </w:rPr>
            </w:pPr>
          </w:p>
        </w:tc>
      </w:tr>
    </w:tbl>
    <w:p w14:paraId="63A61C34" w14:textId="1C8EAB40" w:rsidR="00601FC8" w:rsidRDefault="00E20F00" w:rsidP="008E584A">
      <w:ins w:id="1935" w:author="Eugene CHEONG from.TOPPAN (MAS)" w:date="2025-12-26T16:40:00Z" w16du:dateUtc="2025-12-26T08:40:00Z">
        <w:r>
          <w:t>*</w:t>
        </w:r>
      </w:ins>
      <w:ins w:id="1936" w:author="Eugene CHEONG from.TOPPAN (MAS)" w:date="2025-12-29T13:40:00Z" w16du:dateUtc="2025-12-29T05:40:00Z">
        <w:r w:rsidR="001A1B5A">
          <w:t xml:space="preserve">For SSBs, the year number and the coupon rate </w:t>
        </w:r>
      </w:ins>
      <w:ins w:id="1937" w:author="Eugene CHEONG from.TOPPAN (MAS)" w:date="2025-12-29T13:41:00Z" w16du:dateUtc="2025-12-29T05:41:00Z">
        <w:r w:rsidR="001A1B5A">
          <w:t xml:space="preserve">in </w:t>
        </w:r>
        <w:r w:rsidR="001A1B5A" w:rsidRPr="00970968">
          <w:rPr>
            <w:i/>
            <w:iCs/>
          </w:rPr>
          <w:t>couponrates_sbond.txt</w:t>
        </w:r>
        <w:r w:rsidR="001A1B5A">
          <w:t xml:space="preserve"> </w:t>
        </w:r>
      </w:ins>
      <w:ins w:id="1938" w:author="Eugene CHEONG from.TOPPAN (MAS)" w:date="2025-12-29T13:40:00Z" w16du:dateUtc="2025-12-29T05:40:00Z">
        <w:r w:rsidR="001A1B5A">
          <w:t>must match t</w:t>
        </w:r>
      </w:ins>
      <w:ins w:id="1939" w:author="Eugene CHEONG from.TOPPAN (MAS)" w:date="2025-12-29T13:41:00Z" w16du:dateUtc="2025-12-29T05:41:00Z">
        <w:r w:rsidR="001A1B5A">
          <w:t>he coupon rate for the corresponding year in the step-up coupon rates data table of the announcement.</w:t>
        </w:r>
      </w:ins>
    </w:p>
    <w:tbl>
      <w:tblPr>
        <w:tblW w:w="1122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0"/>
        <w:gridCol w:w="1350"/>
        <w:gridCol w:w="1350"/>
        <w:gridCol w:w="1350"/>
        <w:gridCol w:w="1350"/>
        <w:gridCol w:w="1350"/>
        <w:gridCol w:w="1351"/>
      </w:tblGrid>
      <w:tr w:rsidR="004673FF" w:rsidRPr="00E33CF5" w:rsidDel="00A13E40" w14:paraId="146E81F2" w14:textId="578A138B" w:rsidTr="00AB0B85">
        <w:trPr>
          <w:trHeight w:val="580"/>
          <w:del w:id="1940" w:author="Eugene CHEONG from.TOPPAN (MAS)" w:date="2025-12-30T16:40:00Z"/>
        </w:trPr>
        <w:tc>
          <w:tcPr>
            <w:tcW w:w="3120" w:type="dxa"/>
            <w:shd w:val="clear" w:color="auto" w:fill="E7E6E6" w:themeFill="background2"/>
            <w:noWrap/>
            <w:vAlign w:val="bottom"/>
            <w:hideMark/>
          </w:tcPr>
          <w:p w14:paraId="75BBC676" w14:textId="5E6438C5" w:rsidR="004839FA" w:rsidRPr="00770A8F" w:rsidDel="00A13E40" w:rsidRDefault="004839FA" w:rsidP="00A11EB2">
            <w:pPr>
              <w:pStyle w:val="TableHeading"/>
              <w:jc w:val="center"/>
              <w:rPr>
                <w:del w:id="1941" w:author="Eugene CHEONG from.TOPPAN (MAS)" w:date="2025-12-30T16:40:00Z" w16du:dateUtc="2025-12-30T08:40:00Z"/>
                <w:strike/>
                <w:lang w:eastAsia="en-SG"/>
                <w:rPrChange w:id="1942" w:author="Eugene CHEONG from.TOPPAN (MAS)" w:date="2025-12-26T16:51:00Z" w16du:dateUtc="2025-12-26T08:51:00Z">
                  <w:rPr>
                    <w:del w:id="1943" w:author="Eugene CHEONG from.TOPPAN (MAS)" w:date="2025-12-30T16:40:00Z" w16du:dateUtc="2025-12-30T08:40:00Z"/>
                    <w:lang w:eastAsia="en-SG"/>
                  </w:rPr>
                </w:rPrChange>
              </w:rPr>
            </w:pPr>
            <w:del w:id="1944" w:author="Eugene CHEONG from.TOPPAN (MAS)" w:date="2025-12-30T16:40:00Z" w16du:dateUtc="2025-12-30T08:40:00Z">
              <w:r w:rsidRPr="00770A8F" w:rsidDel="00A13E40">
                <w:rPr>
                  <w:strike/>
                  <w:lang w:eastAsia="en-SG"/>
                  <w:rPrChange w:id="1945" w:author="Eugene CHEONG from.TOPPAN (MAS)" w:date="2025-12-26T16:51:00Z" w16du:dateUtc="2025-12-26T08:51:00Z">
                    <w:rPr>
                      <w:lang w:eastAsia="en-SG"/>
                    </w:rPr>
                  </w:rPrChange>
                </w:rPr>
                <w:delText>Field Name</w:delText>
              </w:r>
            </w:del>
          </w:p>
        </w:tc>
        <w:tc>
          <w:tcPr>
            <w:tcW w:w="1350" w:type="dxa"/>
            <w:shd w:val="clear" w:color="auto" w:fill="E7E6E6" w:themeFill="background2"/>
            <w:vAlign w:val="bottom"/>
            <w:hideMark/>
          </w:tcPr>
          <w:p w14:paraId="3FB9A011" w14:textId="295D3785" w:rsidR="004839FA" w:rsidRPr="00770A8F" w:rsidDel="00A13E40" w:rsidRDefault="004839FA" w:rsidP="00A11EB2">
            <w:pPr>
              <w:pStyle w:val="TableHeading"/>
              <w:jc w:val="center"/>
              <w:rPr>
                <w:del w:id="1946" w:author="Eugene CHEONG from.TOPPAN (MAS)" w:date="2025-12-30T16:40:00Z" w16du:dateUtc="2025-12-30T08:40:00Z"/>
                <w:strike/>
                <w:lang w:eastAsia="en-SG"/>
                <w:rPrChange w:id="1947" w:author="Eugene CHEONG from.TOPPAN (MAS)" w:date="2025-12-26T16:51:00Z" w16du:dateUtc="2025-12-26T08:51:00Z">
                  <w:rPr>
                    <w:del w:id="1948" w:author="Eugene CHEONG from.TOPPAN (MAS)" w:date="2025-12-30T16:40:00Z" w16du:dateUtc="2025-12-30T08:40:00Z"/>
                    <w:lang w:eastAsia="en-SG"/>
                  </w:rPr>
                </w:rPrChange>
              </w:rPr>
            </w:pPr>
            <w:del w:id="1949" w:author="Eugene CHEONG from.TOPPAN (MAS)" w:date="2025-12-30T16:40:00Z" w16du:dateUtc="2025-12-30T08:40:00Z">
              <w:r w:rsidRPr="00770A8F" w:rsidDel="00A13E40">
                <w:rPr>
                  <w:strike/>
                  <w:lang w:eastAsia="en-SG"/>
                  <w:rPrChange w:id="1950" w:author="Eugene CHEONG from.TOPPAN (MAS)" w:date="2025-12-26T16:51:00Z" w16du:dateUtc="2025-12-26T08:51:00Z">
                    <w:rPr>
                      <w:lang w:eastAsia="en-SG"/>
                    </w:rPr>
                  </w:rPrChange>
                </w:rPr>
                <w:delText>Bond</w:delText>
              </w:r>
              <w:r w:rsidRPr="00770A8F" w:rsidDel="00A13E40">
                <w:rPr>
                  <w:strike/>
                  <w:lang w:eastAsia="en-SG"/>
                  <w:rPrChange w:id="1951" w:author="Eugene CHEONG from.TOPPAN (MAS)" w:date="2025-12-26T16:51:00Z" w16du:dateUtc="2025-12-26T08:51:00Z">
                    <w:rPr>
                      <w:lang w:eastAsia="en-SG"/>
                    </w:rPr>
                  </w:rPrChange>
                </w:rPr>
                <w:br/>
                <w:delText>(Reopen)</w:delText>
              </w:r>
            </w:del>
          </w:p>
          <w:p w14:paraId="4F3E881D" w14:textId="4F0FAA88" w:rsidR="004839FA" w:rsidRPr="00970968" w:rsidDel="00A13E40" w:rsidRDefault="004839FA" w:rsidP="00A11EB2">
            <w:pPr>
              <w:pStyle w:val="TableHeading"/>
              <w:jc w:val="center"/>
              <w:rPr>
                <w:del w:id="1952" w:author="Eugene CHEONG from.TOPPAN (MAS)" w:date="2025-12-30T16:40:00Z" w16du:dateUtc="2025-12-30T08:40:00Z"/>
                <w:strike/>
                <w:lang w:eastAsia="en-SG"/>
              </w:rPr>
            </w:pPr>
            <w:del w:id="1953" w:author="Eugene CHEONG from.TOPPAN (MAS)" w:date="2025-12-30T16:40:00Z" w16du:dateUtc="2025-12-30T08:40:00Z">
              <w:r w:rsidRPr="00770A8F" w:rsidDel="00A13E40">
                <w:rPr>
                  <w:strike/>
                  <w:lang w:eastAsia="en-SG"/>
                  <w:rPrChange w:id="1954" w:author="Eugene CHEONG from.TOPPAN (MAS)" w:date="2025-12-26T16:51:00Z" w16du:dateUtc="2025-12-26T08:51:00Z">
                    <w:rPr>
                      <w:lang w:eastAsia="en-SG"/>
                    </w:rPr>
                  </w:rPrChange>
                </w:rPr>
                <w:delText>(</w:delText>
              </w:r>
              <w:commentRangeStart w:id="1955"/>
              <w:commentRangeStart w:id="1956"/>
              <w:commentRangeStart w:id="1957"/>
              <w:commentRangeStart w:id="1958"/>
              <w:commentRangeStart w:id="1959"/>
              <w:commentRangeStart w:id="1960"/>
              <w:commentRangeStart w:id="1961"/>
              <w:r w:rsidRPr="00770A8F" w:rsidDel="00A13E40">
                <w:rPr>
                  <w:strike/>
                  <w:lang w:eastAsia="en-SG"/>
                  <w:rPrChange w:id="1962" w:author="Eugene CHEONG from.TOPPAN (MAS)" w:date="2025-12-26T16:51:00Z" w16du:dateUtc="2025-12-26T08:51:00Z">
                    <w:rPr>
                      <w:lang w:eastAsia="en-SG"/>
                    </w:rPr>
                  </w:rPrChange>
                </w:rPr>
                <w:delText>Over the Month</w:delText>
              </w:r>
              <w:commentRangeEnd w:id="1955"/>
              <w:r w:rsidR="00940AFD" w:rsidRPr="00970968" w:rsidDel="00A13E40">
                <w:rPr>
                  <w:rStyle w:val="CommentReference"/>
                  <w:rFonts w:asciiTheme="minorHAnsi" w:eastAsiaTheme="minorHAnsi" w:hAnsiTheme="minorHAnsi" w:cstheme="minorBidi"/>
                  <w:b w:val="0"/>
                  <w:strike/>
                </w:rPr>
                <w:commentReference w:id="1955"/>
              </w:r>
              <w:commentRangeEnd w:id="1956"/>
              <w:r w:rsidR="00BC1491" w:rsidRPr="00970968" w:rsidDel="00A13E40">
                <w:rPr>
                  <w:rStyle w:val="CommentReference"/>
                  <w:rFonts w:asciiTheme="minorHAnsi" w:eastAsiaTheme="minorHAnsi" w:hAnsiTheme="minorHAnsi" w:cstheme="minorBidi"/>
                  <w:b w:val="0"/>
                  <w:strike/>
                </w:rPr>
                <w:commentReference w:id="1956"/>
              </w:r>
              <w:commentRangeEnd w:id="1957"/>
              <w:r w:rsidR="00CC58C2" w:rsidRPr="00970968" w:rsidDel="00A13E40">
                <w:rPr>
                  <w:rStyle w:val="CommentReference"/>
                  <w:rFonts w:asciiTheme="minorHAnsi" w:eastAsiaTheme="minorHAnsi" w:hAnsiTheme="minorHAnsi" w:cstheme="minorBidi"/>
                  <w:b w:val="0"/>
                  <w:strike/>
                </w:rPr>
                <w:commentReference w:id="1957"/>
              </w:r>
              <w:commentRangeEnd w:id="1958"/>
              <w:r w:rsidR="00457C32" w:rsidRPr="00970968" w:rsidDel="00A13E40">
                <w:rPr>
                  <w:rStyle w:val="CommentReference"/>
                  <w:rFonts w:asciiTheme="minorHAnsi" w:eastAsiaTheme="minorHAnsi" w:hAnsiTheme="minorHAnsi" w:cstheme="minorBidi"/>
                  <w:b w:val="0"/>
                  <w:strike/>
                </w:rPr>
                <w:commentReference w:id="1958"/>
              </w:r>
              <w:commentRangeEnd w:id="1959"/>
              <w:r w:rsidR="008865ED" w:rsidRPr="00970968" w:rsidDel="00A13E40">
                <w:rPr>
                  <w:rStyle w:val="CommentReference"/>
                  <w:rFonts w:asciiTheme="minorHAnsi" w:eastAsiaTheme="minorHAnsi" w:hAnsiTheme="minorHAnsi" w:cstheme="minorBidi"/>
                  <w:b w:val="0"/>
                  <w:strike/>
                </w:rPr>
                <w:commentReference w:id="1959"/>
              </w:r>
              <w:commentRangeEnd w:id="1960"/>
              <w:r w:rsidR="008865ED" w:rsidRPr="00970968" w:rsidDel="00A13E40">
                <w:rPr>
                  <w:rStyle w:val="CommentReference"/>
                  <w:rFonts w:asciiTheme="minorHAnsi" w:eastAsiaTheme="minorHAnsi" w:hAnsiTheme="minorHAnsi" w:cstheme="minorBidi"/>
                  <w:b w:val="0"/>
                  <w:strike/>
                </w:rPr>
                <w:commentReference w:id="1960"/>
              </w:r>
            </w:del>
            <w:commentRangeEnd w:id="1961"/>
            <w:r w:rsidR="00C36E16">
              <w:rPr>
                <w:rStyle w:val="CommentReference"/>
                <w:rFonts w:asciiTheme="minorHAnsi" w:eastAsiaTheme="minorHAnsi" w:hAnsiTheme="minorHAnsi" w:cstheme="minorBidi"/>
                <w:b w:val="0"/>
              </w:rPr>
              <w:commentReference w:id="1961"/>
            </w:r>
            <w:del w:id="1963" w:author="Eugene CHEONG from.TOPPAN (MAS)" w:date="2025-12-30T16:40:00Z" w16du:dateUtc="2025-12-30T08:40:00Z">
              <w:r w:rsidRPr="00970968" w:rsidDel="00A13E40">
                <w:rPr>
                  <w:strike/>
                  <w:lang w:eastAsia="en-SG"/>
                </w:rPr>
                <w:delText>)</w:delText>
              </w:r>
            </w:del>
          </w:p>
        </w:tc>
        <w:tc>
          <w:tcPr>
            <w:tcW w:w="1350" w:type="dxa"/>
            <w:shd w:val="clear" w:color="auto" w:fill="E7E6E6" w:themeFill="background2"/>
            <w:vAlign w:val="bottom"/>
            <w:hideMark/>
          </w:tcPr>
          <w:p w14:paraId="2CF89581" w14:textId="764F90A7" w:rsidR="004839FA" w:rsidRPr="00970968" w:rsidDel="00A13E40" w:rsidRDefault="004839FA" w:rsidP="00A11EB2">
            <w:pPr>
              <w:pStyle w:val="TableHeading"/>
              <w:jc w:val="center"/>
              <w:rPr>
                <w:del w:id="1964" w:author="Eugene CHEONG from.TOPPAN (MAS)" w:date="2025-12-30T16:40:00Z" w16du:dateUtc="2025-12-30T08:40:00Z"/>
                <w:strike/>
                <w:lang w:eastAsia="en-SG"/>
              </w:rPr>
            </w:pPr>
            <w:del w:id="1965" w:author="Eugene CHEONG from.TOPPAN (MAS)" w:date="2025-12-30T16:40:00Z" w16du:dateUtc="2025-12-30T08:40:00Z">
              <w:r w:rsidRPr="00970968" w:rsidDel="00A13E40">
                <w:rPr>
                  <w:strike/>
                  <w:lang w:eastAsia="en-SG"/>
                </w:rPr>
                <w:delText>Bond</w:delText>
              </w:r>
              <w:r w:rsidRPr="00970968" w:rsidDel="00A13E40">
                <w:rPr>
                  <w:strike/>
                  <w:lang w:eastAsia="en-SG"/>
                </w:rPr>
                <w:br/>
                <w:delText>(New)</w:delText>
              </w:r>
            </w:del>
          </w:p>
          <w:p w14:paraId="578C4EF4" w14:textId="2B660052" w:rsidR="004839FA" w:rsidRPr="00970968" w:rsidDel="00A13E40" w:rsidRDefault="004839FA" w:rsidP="00A11EB2">
            <w:pPr>
              <w:pStyle w:val="TableHeading"/>
              <w:jc w:val="center"/>
              <w:rPr>
                <w:del w:id="1966" w:author="Eugene CHEONG from.TOPPAN (MAS)" w:date="2025-12-30T16:40:00Z" w16du:dateUtc="2025-12-30T08:40:00Z"/>
                <w:strike/>
                <w:lang w:eastAsia="en-SG"/>
              </w:rPr>
            </w:pPr>
            <w:del w:id="1967" w:author="Eugene CHEONG from.TOPPAN (MAS)" w:date="2025-12-30T16:40:00Z" w16du:dateUtc="2025-12-30T08:40:00Z">
              <w:r w:rsidRPr="00970968" w:rsidDel="00A13E40">
                <w:rPr>
                  <w:strike/>
                  <w:lang w:eastAsia="en-SG"/>
                </w:rPr>
                <w:delText>(Over the Month)</w:delText>
              </w:r>
            </w:del>
          </w:p>
        </w:tc>
        <w:tc>
          <w:tcPr>
            <w:tcW w:w="1350" w:type="dxa"/>
            <w:shd w:val="clear" w:color="auto" w:fill="E7E6E6" w:themeFill="background2"/>
            <w:noWrap/>
            <w:vAlign w:val="bottom"/>
            <w:hideMark/>
          </w:tcPr>
          <w:p w14:paraId="3CBDBF5B" w14:textId="0B3BFAF4" w:rsidR="004839FA" w:rsidRPr="00970968" w:rsidDel="00A13E40" w:rsidRDefault="004839FA" w:rsidP="00A11EB2">
            <w:pPr>
              <w:pStyle w:val="TableHeading"/>
              <w:jc w:val="center"/>
              <w:rPr>
                <w:del w:id="1968" w:author="Eugene CHEONG from.TOPPAN (MAS)" w:date="2025-12-30T16:40:00Z" w16du:dateUtc="2025-12-30T08:40:00Z"/>
                <w:strike/>
                <w:lang w:eastAsia="en-SG"/>
              </w:rPr>
            </w:pPr>
            <w:del w:id="1969" w:author="Eugene CHEONG from.TOPPAN (MAS)" w:date="2025-12-30T16:40:00Z" w16du:dateUtc="2025-12-30T08:40:00Z">
              <w:r w:rsidRPr="00970968" w:rsidDel="00A13E40">
                <w:rPr>
                  <w:strike/>
                  <w:lang w:eastAsia="en-SG"/>
                </w:rPr>
                <w:delText>Bond</w:delText>
              </w:r>
              <w:r w:rsidRPr="00970968" w:rsidDel="00A13E40">
                <w:rPr>
                  <w:strike/>
                  <w:lang w:eastAsia="en-SG"/>
                </w:rPr>
                <w:br/>
                <w:delText>(Reopen)</w:delText>
              </w:r>
            </w:del>
          </w:p>
          <w:p w14:paraId="5662E24B" w14:textId="6DB52EAC" w:rsidR="004839FA" w:rsidRPr="00970968" w:rsidDel="00A13E40" w:rsidRDefault="004839FA" w:rsidP="00A11EB2">
            <w:pPr>
              <w:pStyle w:val="TableHeading"/>
              <w:jc w:val="center"/>
              <w:rPr>
                <w:del w:id="1970" w:author="Eugene CHEONG from.TOPPAN (MAS)" w:date="2025-12-30T16:40:00Z" w16du:dateUtc="2025-12-30T08:40:00Z"/>
                <w:strike/>
                <w:lang w:eastAsia="en-SG"/>
              </w:rPr>
            </w:pPr>
            <w:del w:id="1971" w:author="Eugene CHEONG from.TOPPAN (MAS)" w:date="2025-12-30T16:40:00Z" w16du:dateUtc="2025-12-30T08:40:00Z">
              <w:r w:rsidRPr="00970968" w:rsidDel="00A13E40">
                <w:rPr>
                  <w:strike/>
                  <w:lang w:eastAsia="en-SG"/>
                </w:rPr>
                <w:delText>(Over Days)</w:delText>
              </w:r>
            </w:del>
          </w:p>
        </w:tc>
        <w:tc>
          <w:tcPr>
            <w:tcW w:w="1350" w:type="dxa"/>
            <w:shd w:val="clear" w:color="auto" w:fill="E7E6E6" w:themeFill="background2"/>
            <w:noWrap/>
            <w:vAlign w:val="bottom"/>
            <w:hideMark/>
          </w:tcPr>
          <w:p w14:paraId="2A904817" w14:textId="6E0E194B" w:rsidR="004839FA" w:rsidRPr="00970968" w:rsidDel="00A13E40" w:rsidRDefault="004839FA" w:rsidP="00A11EB2">
            <w:pPr>
              <w:pStyle w:val="TableHeading"/>
              <w:jc w:val="center"/>
              <w:rPr>
                <w:del w:id="1972" w:author="Eugene CHEONG from.TOPPAN (MAS)" w:date="2025-12-30T16:40:00Z" w16du:dateUtc="2025-12-30T08:40:00Z"/>
                <w:strike/>
                <w:lang w:eastAsia="en-SG"/>
              </w:rPr>
            </w:pPr>
            <w:del w:id="1973" w:author="Eugene CHEONG from.TOPPAN (MAS)" w:date="2025-12-30T16:40:00Z" w16du:dateUtc="2025-12-30T08:40:00Z">
              <w:r w:rsidRPr="00970968" w:rsidDel="00A13E40">
                <w:rPr>
                  <w:strike/>
                  <w:lang w:eastAsia="en-SG"/>
                </w:rPr>
                <w:delText>Bond</w:delText>
              </w:r>
              <w:r w:rsidRPr="00970968" w:rsidDel="00A13E40">
                <w:rPr>
                  <w:strike/>
                  <w:lang w:eastAsia="en-SG"/>
                </w:rPr>
                <w:br/>
                <w:delText>(New)</w:delText>
              </w:r>
            </w:del>
          </w:p>
          <w:p w14:paraId="7C2A62F5" w14:textId="00ACA3B4" w:rsidR="004839FA" w:rsidRPr="00970968" w:rsidDel="00A13E40" w:rsidRDefault="004839FA" w:rsidP="00A11EB2">
            <w:pPr>
              <w:pStyle w:val="TableHeading"/>
              <w:jc w:val="center"/>
              <w:rPr>
                <w:del w:id="1974" w:author="Eugene CHEONG from.TOPPAN (MAS)" w:date="2025-12-30T16:40:00Z" w16du:dateUtc="2025-12-30T08:40:00Z"/>
                <w:strike/>
                <w:lang w:eastAsia="en-SG"/>
              </w:rPr>
            </w:pPr>
            <w:del w:id="1975" w:author="Eugene CHEONG from.TOPPAN (MAS)" w:date="2025-12-30T16:40:00Z" w16du:dateUtc="2025-12-30T08:40:00Z">
              <w:r w:rsidRPr="00970968" w:rsidDel="00A13E40">
                <w:rPr>
                  <w:strike/>
                  <w:lang w:eastAsia="en-SG"/>
                </w:rPr>
                <w:delText>(Over Days)</w:delText>
              </w:r>
            </w:del>
          </w:p>
        </w:tc>
        <w:tc>
          <w:tcPr>
            <w:tcW w:w="1350" w:type="dxa"/>
            <w:shd w:val="clear" w:color="auto" w:fill="E7E6E6" w:themeFill="background2"/>
            <w:noWrap/>
            <w:vAlign w:val="bottom"/>
            <w:hideMark/>
          </w:tcPr>
          <w:p w14:paraId="01235196" w14:textId="74E8AE7C" w:rsidR="004839FA" w:rsidRPr="00970968" w:rsidDel="00A13E40" w:rsidRDefault="004839FA" w:rsidP="00A11EB2">
            <w:pPr>
              <w:pStyle w:val="TableHeading"/>
              <w:jc w:val="center"/>
              <w:rPr>
                <w:del w:id="1976" w:author="Eugene CHEONG from.TOPPAN (MAS)" w:date="2025-12-30T16:40:00Z" w16du:dateUtc="2025-12-30T08:40:00Z"/>
                <w:strike/>
                <w:lang w:eastAsia="en-SG"/>
              </w:rPr>
            </w:pPr>
            <w:del w:id="1977" w:author="Eugene CHEONG from.TOPPAN (MAS)" w:date="2025-12-30T16:40:00Z" w16du:dateUtc="2025-12-30T08:40:00Z">
              <w:r w:rsidRPr="00970968" w:rsidDel="00A13E40">
                <w:rPr>
                  <w:strike/>
                  <w:lang w:eastAsia="en-SG"/>
                </w:rPr>
                <w:delText>Bills (Over the Month)</w:delText>
              </w:r>
            </w:del>
          </w:p>
        </w:tc>
        <w:tc>
          <w:tcPr>
            <w:tcW w:w="1351" w:type="dxa"/>
            <w:shd w:val="clear" w:color="auto" w:fill="E7E6E6" w:themeFill="background2"/>
            <w:vAlign w:val="bottom"/>
          </w:tcPr>
          <w:p w14:paraId="42FD8F47" w14:textId="068FD925" w:rsidR="004839FA" w:rsidRPr="00970968" w:rsidDel="00A13E40" w:rsidRDefault="004839FA" w:rsidP="00A11EB2">
            <w:pPr>
              <w:pStyle w:val="TableHeading"/>
              <w:jc w:val="center"/>
              <w:rPr>
                <w:del w:id="1978" w:author="Eugene CHEONG from.TOPPAN (MAS)" w:date="2025-12-30T16:40:00Z" w16du:dateUtc="2025-12-30T08:40:00Z"/>
                <w:strike/>
                <w:lang w:eastAsia="en-SG"/>
              </w:rPr>
            </w:pPr>
            <w:del w:id="1979" w:author="Eugene CHEONG from.TOPPAN (MAS)" w:date="2025-12-30T16:40:00Z" w16du:dateUtc="2025-12-30T08:40:00Z">
              <w:r w:rsidRPr="00970968" w:rsidDel="00A13E40">
                <w:rPr>
                  <w:strike/>
                  <w:lang w:eastAsia="en-SG"/>
                </w:rPr>
                <w:delText>Bills (Over Days)</w:delText>
              </w:r>
            </w:del>
          </w:p>
        </w:tc>
      </w:tr>
      <w:tr w:rsidR="00AB0B85" w:rsidRPr="00E33CF5" w:rsidDel="00A13E40" w14:paraId="5D7241BF" w14:textId="3FD922C0" w:rsidTr="00AB0B85">
        <w:trPr>
          <w:trHeight w:val="290"/>
          <w:del w:id="1980" w:author="Eugene CHEONG from.TOPPAN (MAS)" w:date="2025-12-30T16:40:00Z"/>
        </w:trPr>
        <w:tc>
          <w:tcPr>
            <w:tcW w:w="3120" w:type="dxa"/>
            <w:vAlign w:val="bottom"/>
            <w:hideMark/>
          </w:tcPr>
          <w:p w14:paraId="6E7BD61C" w14:textId="4DE79DEF" w:rsidR="00AB0B85" w:rsidRPr="00770A8F" w:rsidDel="00A13E40" w:rsidRDefault="00AB0B85" w:rsidP="00AB0B85">
            <w:pPr>
              <w:pStyle w:val="NoSpacing"/>
              <w:rPr>
                <w:del w:id="1981" w:author="Eugene CHEONG from.TOPPAN (MAS)" w:date="2025-12-30T16:40:00Z" w16du:dateUtc="2025-12-30T08:40:00Z"/>
                <w:strike/>
                <w:color w:val="000000" w:themeColor="text1"/>
                <w:lang w:eastAsia="en-SG"/>
                <w:rPrChange w:id="1982" w:author="Eugene CHEONG from.TOPPAN (MAS)" w:date="2025-12-26T16:51:00Z" w16du:dateUtc="2025-12-26T08:51:00Z">
                  <w:rPr>
                    <w:del w:id="1983" w:author="Eugene CHEONG from.TOPPAN (MAS)" w:date="2025-12-30T16:40:00Z" w16du:dateUtc="2025-12-30T08:40:00Z"/>
                    <w:color w:val="000000" w:themeColor="text1"/>
                    <w:lang w:eastAsia="en-SG"/>
                  </w:rPr>
                </w:rPrChange>
              </w:rPr>
            </w:pPr>
            <w:del w:id="1984" w:author="Eugene CHEONG from.TOPPAN (MAS)" w:date="2025-12-30T16:40:00Z" w16du:dateUtc="2025-12-30T08:40:00Z">
              <w:r w:rsidRPr="00770A8F" w:rsidDel="00A13E40">
                <w:rPr>
                  <w:strike/>
                  <w:color w:val="000000" w:themeColor="text1"/>
                  <w:lang w:eastAsia="en-SG"/>
                  <w:rPrChange w:id="1985" w:author="Eugene CHEONG from.TOPPAN (MAS)" w:date="2025-12-26T16:51:00Z" w16du:dateUtc="2025-12-26T08:51:00Z">
                    <w:rPr>
                      <w:color w:val="000000" w:themeColor="text1"/>
                      <w:lang w:eastAsia="en-SG"/>
                    </w:rPr>
                  </w:rPrChange>
                </w:rPr>
                <w:delText>Tenor</w:delText>
              </w:r>
            </w:del>
          </w:p>
        </w:tc>
        <w:tc>
          <w:tcPr>
            <w:tcW w:w="1350" w:type="dxa"/>
          </w:tcPr>
          <w:p w14:paraId="1FD1EF07" w14:textId="7FCDE9B4" w:rsidR="00AB0B85" w:rsidRPr="00770A8F" w:rsidDel="00A13E40" w:rsidRDefault="00AB0B85" w:rsidP="00AB0B85">
            <w:pPr>
              <w:pStyle w:val="NoSpacing"/>
              <w:jc w:val="center"/>
              <w:rPr>
                <w:del w:id="1986" w:author="Eugene CHEONG from.TOPPAN (MAS)" w:date="2025-12-30T16:40:00Z" w16du:dateUtc="2025-12-30T08:40:00Z"/>
                <w:strike/>
                <w:lang w:eastAsia="en-SG"/>
                <w:rPrChange w:id="1987" w:author="Eugene CHEONG from.TOPPAN (MAS)" w:date="2025-12-26T16:51:00Z" w16du:dateUtc="2025-12-26T08:51:00Z">
                  <w:rPr>
                    <w:del w:id="1988" w:author="Eugene CHEONG from.TOPPAN (MAS)" w:date="2025-12-30T16:40:00Z" w16du:dateUtc="2025-12-30T08:40:00Z"/>
                    <w:lang w:eastAsia="en-SG"/>
                  </w:rPr>
                </w:rPrChange>
              </w:rPr>
            </w:pPr>
            <w:del w:id="1989" w:author="Eugene CHEONG from.TOPPAN (MAS)" w:date="2025-12-30T16:40:00Z" w16du:dateUtc="2025-12-30T08:40:00Z">
              <w:r w:rsidRPr="00770A8F" w:rsidDel="00A13E40">
                <w:rPr>
                  <w:rFonts w:ascii="Calibri" w:hAnsi="Calibri" w:cs="Calibri"/>
                  <w:strike/>
                  <w:color w:val="000000"/>
                  <w:lang w:eastAsia="en-SG"/>
                  <w:rPrChange w:id="1990" w:author="Eugene CHEONG from.TOPPAN (MAS)" w:date="2025-12-26T16:51:00Z" w16du:dateUtc="2025-12-26T08:51:00Z">
                    <w:rPr>
                      <w:rFonts w:ascii="Calibri" w:hAnsi="Calibri" w:cs="Calibri"/>
                      <w:color w:val="000000"/>
                      <w:lang w:eastAsia="en-SG"/>
                    </w:rPr>
                  </w:rPrChange>
                </w:rPr>
                <w:delText>TENOR</w:delText>
              </w:r>
            </w:del>
          </w:p>
        </w:tc>
        <w:tc>
          <w:tcPr>
            <w:tcW w:w="1350" w:type="dxa"/>
          </w:tcPr>
          <w:p w14:paraId="53CBA6F3" w14:textId="1E2D2980" w:rsidR="00AB0B85" w:rsidRPr="00770A8F" w:rsidDel="00A13E40" w:rsidRDefault="00AB0B85" w:rsidP="00AB0B85">
            <w:pPr>
              <w:pStyle w:val="NoSpacing"/>
              <w:jc w:val="center"/>
              <w:rPr>
                <w:del w:id="1991" w:author="Eugene CHEONG from.TOPPAN (MAS)" w:date="2025-12-30T16:40:00Z" w16du:dateUtc="2025-12-30T08:40:00Z"/>
                <w:strike/>
                <w:lang w:eastAsia="en-SG"/>
                <w:rPrChange w:id="1992" w:author="Eugene CHEONG from.TOPPAN (MAS)" w:date="2025-12-26T16:51:00Z" w16du:dateUtc="2025-12-26T08:51:00Z">
                  <w:rPr>
                    <w:del w:id="1993" w:author="Eugene CHEONG from.TOPPAN (MAS)" w:date="2025-12-30T16:40:00Z" w16du:dateUtc="2025-12-30T08:40:00Z"/>
                    <w:lang w:eastAsia="en-SG"/>
                  </w:rPr>
                </w:rPrChange>
              </w:rPr>
            </w:pPr>
            <w:del w:id="1994" w:author="Eugene CHEONG from.TOPPAN (MAS)" w:date="2025-12-30T16:40:00Z" w16du:dateUtc="2025-12-30T08:40:00Z">
              <w:r w:rsidRPr="00770A8F" w:rsidDel="00A13E40">
                <w:rPr>
                  <w:rFonts w:ascii="Calibri" w:hAnsi="Calibri" w:cs="Calibri"/>
                  <w:strike/>
                  <w:color w:val="000000"/>
                  <w:lang w:eastAsia="en-SG"/>
                  <w:rPrChange w:id="1995" w:author="Eugene CHEONG from.TOPPAN (MAS)" w:date="2025-12-26T16:51:00Z" w16du:dateUtc="2025-12-26T08:51:00Z">
                    <w:rPr>
                      <w:rFonts w:ascii="Calibri" w:hAnsi="Calibri" w:cs="Calibri"/>
                      <w:color w:val="000000"/>
                      <w:lang w:eastAsia="en-SG"/>
                    </w:rPr>
                  </w:rPrChange>
                </w:rPr>
                <w:delText>TENOR</w:delText>
              </w:r>
            </w:del>
          </w:p>
        </w:tc>
        <w:tc>
          <w:tcPr>
            <w:tcW w:w="1350" w:type="dxa"/>
          </w:tcPr>
          <w:p w14:paraId="46D09616" w14:textId="52D8801E" w:rsidR="00AB0B85" w:rsidRPr="00770A8F" w:rsidDel="00A13E40" w:rsidRDefault="00AB0B85" w:rsidP="00AB0B85">
            <w:pPr>
              <w:pStyle w:val="NoSpacing"/>
              <w:jc w:val="center"/>
              <w:rPr>
                <w:del w:id="1996" w:author="Eugene CHEONG from.TOPPAN (MAS)" w:date="2025-12-30T16:40:00Z" w16du:dateUtc="2025-12-30T08:40:00Z"/>
                <w:strike/>
                <w:lang w:eastAsia="en-SG"/>
                <w:rPrChange w:id="1997" w:author="Eugene CHEONG from.TOPPAN (MAS)" w:date="2025-12-26T16:51:00Z" w16du:dateUtc="2025-12-26T08:51:00Z">
                  <w:rPr>
                    <w:del w:id="1998" w:author="Eugene CHEONG from.TOPPAN (MAS)" w:date="2025-12-30T16:40:00Z" w16du:dateUtc="2025-12-30T08:40:00Z"/>
                    <w:lang w:eastAsia="en-SG"/>
                  </w:rPr>
                </w:rPrChange>
              </w:rPr>
            </w:pPr>
            <w:del w:id="1999" w:author="Eugene CHEONG from.TOPPAN (MAS)" w:date="2025-12-30T16:40:00Z" w16du:dateUtc="2025-12-30T08:40:00Z">
              <w:r w:rsidRPr="00770A8F" w:rsidDel="00A13E40">
                <w:rPr>
                  <w:rFonts w:ascii="Calibri" w:hAnsi="Calibri" w:cs="Calibri"/>
                  <w:strike/>
                  <w:color w:val="000000"/>
                  <w:lang w:eastAsia="en-SG"/>
                  <w:rPrChange w:id="2000" w:author="Eugene CHEONG from.TOPPAN (MAS)" w:date="2025-12-26T16:51:00Z" w16du:dateUtc="2025-12-26T08:51:00Z">
                    <w:rPr>
                      <w:rFonts w:ascii="Calibri" w:hAnsi="Calibri" w:cs="Calibri"/>
                      <w:color w:val="000000"/>
                      <w:lang w:eastAsia="en-SG"/>
                    </w:rPr>
                  </w:rPrChange>
                </w:rPr>
                <w:delText>TENOR</w:delText>
              </w:r>
            </w:del>
          </w:p>
        </w:tc>
        <w:tc>
          <w:tcPr>
            <w:tcW w:w="1350" w:type="dxa"/>
          </w:tcPr>
          <w:p w14:paraId="4B1AB3B7" w14:textId="6855A18F" w:rsidR="00AB0B85" w:rsidRPr="00770A8F" w:rsidDel="00A13E40" w:rsidRDefault="00AB0B85" w:rsidP="00AB0B85">
            <w:pPr>
              <w:pStyle w:val="NoSpacing"/>
              <w:jc w:val="center"/>
              <w:rPr>
                <w:del w:id="2001" w:author="Eugene CHEONG from.TOPPAN (MAS)" w:date="2025-12-30T16:40:00Z" w16du:dateUtc="2025-12-30T08:40:00Z"/>
                <w:strike/>
                <w:lang w:eastAsia="en-SG"/>
                <w:rPrChange w:id="2002" w:author="Eugene CHEONG from.TOPPAN (MAS)" w:date="2025-12-26T16:51:00Z" w16du:dateUtc="2025-12-26T08:51:00Z">
                  <w:rPr>
                    <w:del w:id="2003" w:author="Eugene CHEONG from.TOPPAN (MAS)" w:date="2025-12-30T16:40:00Z" w16du:dateUtc="2025-12-30T08:40:00Z"/>
                    <w:lang w:eastAsia="en-SG"/>
                  </w:rPr>
                </w:rPrChange>
              </w:rPr>
            </w:pPr>
            <w:del w:id="2004" w:author="Eugene CHEONG from.TOPPAN (MAS)" w:date="2025-12-30T16:40:00Z" w16du:dateUtc="2025-12-30T08:40:00Z">
              <w:r w:rsidRPr="00770A8F" w:rsidDel="00A13E40">
                <w:rPr>
                  <w:rFonts w:ascii="Calibri" w:hAnsi="Calibri" w:cs="Calibri"/>
                  <w:strike/>
                  <w:color w:val="000000"/>
                  <w:lang w:eastAsia="en-SG"/>
                  <w:rPrChange w:id="2005" w:author="Eugene CHEONG from.TOPPAN (MAS)" w:date="2025-12-26T16:51:00Z" w16du:dateUtc="2025-12-26T08:51:00Z">
                    <w:rPr>
                      <w:rFonts w:ascii="Calibri" w:hAnsi="Calibri" w:cs="Calibri"/>
                      <w:color w:val="000000"/>
                      <w:lang w:eastAsia="en-SG"/>
                    </w:rPr>
                  </w:rPrChange>
                </w:rPr>
                <w:delText>TENOR</w:delText>
              </w:r>
            </w:del>
          </w:p>
        </w:tc>
        <w:tc>
          <w:tcPr>
            <w:tcW w:w="1350" w:type="dxa"/>
          </w:tcPr>
          <w:p w14:paraId="5A6D58A2" w14:textId="5393F943" w:rsidR="00AB0B85" w:rsidRPr="00770A8F" w:rsidDel="00A13E40" w:rsidRDefault="00AB0B85" w:rsidP="00AB0B85">
            <w:pPr>
              <w:pStyle w:val="NoSpacing"/>
              <w:jc w:val="center"/>
              <w:rPr>
                <w:del w:id="2006" w:author="Eugene CHEONG from.TOPPAN (MAS)" w:date="2025-12-30T16:40:00Z" w16du:dateUtc="2025-12-30T08:40:00Z"/>
                <w:strike/>
                <w:lang w:eastAsia="en-SG"/>
                <w:rPrChange w:id="2007" w:author="Eugene CHEONG from.TOPPAN (MAS)" w:date="2025-12-26T16:51:00Z" w16du:dateUtc="2025-12-26T08:51:00Z">
                  <w:rPr>
                    <w:del w:id="2008" w:author="Eugene CHEONG from.TOPPAN (MAS)" w:date="2025-12-30T16:40:00Z" w16du:dateUtc="2025-12-30T08:40:00Z"/>
                    <w:lang w:eastAsia="en-SG"/>
                  </w:rPr>
                </w:rPrChange>
              </w:rPr>
            </w:pPr>
            <w:del w:id="2009" w:author="Eugene CHEONG from.TOPPAN (MAS)" w:date="2025-12-30T16:40:00Z" w16du:dateUtc="2025-12-30T08:40:00Z">
              <w:r w:rsidRPr="00770A8F" w:rsidDel="00A13E40">
                <w:rPr>
                  <w:rFonts w:ascii="Calibri" w:hAnsi="Calibri" w:cs="Calibri"/>
                  <w:strike/>
                  <w:color w:val="000000"/>
                  <w:lang w:eastAsia="en-SG"/>
                  <w:rPrChange w:id="2010" w:author="Eugene CHEONG from.TOPPAN (MAS)" w:date="2025-12-26T16:51:00Z" w16du:dateUtc="2025-12-26T08:51:00Z">
                    <w:rPr>
                      <w:rFonts w:ascii="Calibri" w:hAnsi="Calibri" w:cs="Calibri"/>
                      <w:color w:val="000000"/>
                      <w:lang w:eastAsia="en-SG"/>
                    </w:rPr>
                  </w:rPrChange>
                </w:rPr>
                <w:delText>TENOR</w:delText>
              </w:r>
            </w:del>
          </w:p>
        </w:tc>
        <w:tc>
          <w:tcPr>
            <w:tcW w:w="1351" w:type="dxa"/>
          </w:tcPr>
          <w:p w14:paraId="2FEE20EF" w14:textId="00E0819D" w:rsidR="00AB0B85" w:rsidRPr="00770A8F" w:rsidDel="00A13E40" w:rsidRDefault="00AB0B85" w:rsidP="00AB0B85">
            <w:pPr>
              <w:pStyle w:val="NoSpacing"/>
              <w:jc w:val="center"/>
              <w:rPr>
                <w:del w:id="2011" w:author="Eugene CHEONG from.TOPPAN (MAS)" w:date="2025-12-30T16:40:00Z" w16du:dateUtc="2025-12-30T08:40:00Z"/>
                <w:strike/>
                <w:rPrChange w:id="2012" w:author="Eugene CHEONG from.TOPPAN (MAS)" w:date="2025-12-26T16:51:00Z" w16du:dateUtc="2025-12-26T08:51:00Z">
                  <w:rPr>
                    <w:del w:id="2013" w:author="Eugene CHEONG from.TOPPAN (MAS)" w:date="2025-12-30T16:40:00Z" w16du:dateUtc="2025-12-30T08:40:00Z"/>
                  </w:rPr>
                </w:rPrChange>
              </w:rPr>
            </w:pPr>
            <w:del w:id="2014" w:author="Eugene CHEONG from.TOPPAN (MAS)" w:date="2025-12-30T16:40:00Z" w16du:dateUtc="2025-12-30T08:40:00Z">
              <w:r w:rsidRPr="00770A8F" w:rsidDel="00A13E40">
                <w:rPr>
                  <w:rFonts w:ascii="Calibri" w:hAnsi="Calibri" w:cs="Calibri"/>
                  <w:strike/>
                  <w:color w:val="000000"/>
                  <w:lang w:eastAsia="en-SG"/>
                  <w:rPrChange w:id="2015" w:author="Eugene CHEONG from.TOPPAN (MAS)" w:date="2025-12-26T16:51:00Z" w16du:dateUtc="2025-12-26T08:51:00Z">
                    <w:rPr>
                      <w:rFonts w:ascii="Calibri" w:hAnsi="Calibri" w:cs="Calibri"/>
                      <w:color w:val="000000"/>
                      <w:lang w:eastAsia="en-SG"/>
                    </w:rPr>
                  </w:rPrChange>
                </w:rPr>
                <w:delText>TENOR</w:delText>
              </w:r>
            </w:del>
          </w:p>
        </w:tc>
      </w:tr>
      <w:tr w:rsidR="00AB0B85" w:rsidRPr="00E33CF5" w:rsidDel="00A13E40" w14:paraId="3E4B57EC" w14:textId="3155CDFD" w:rsidTr="00AB0B85">
        <w:trPr>
          <w:trHeight w:val="290"/>
          <w:del w:id="2016" w:author="Eugene CHEONG from.TOPPAN (MAS)" w:date="2025-12-30T16:40:00Z"/>
        </w:trPr>
        <w:tc>
          <w:tcPr>
            <w:tcW w:w="3120" w:type="dxa"/>
            <w:vAlign w:val="bottom"/>
            <w:hideMark/>
          </w:tcPr>
          <w:p w14:paraId="03511CD3" w14:textId="74A2D0CA" w:rsidR="00AB0B85" w:rsidRPr="00770A8F" w:rsidDel="00A13E40" w:rsidRDefault="00AB0B85" w:rsidP="00AB0B85">
            <w:pPr>
              <w:pStyle w:val="NoSpacing"/>
              <w:rPr>
                <w:del w:id="2017" w:author="Eugene CHEONG from.TOPPAN (MAS)" w:date="2025-12-30T16:40:00Z" w16du:dateUtc="2025-12-30T08:40:00Z"/>
                <w:strike/>
                <w:color w:val="000000" w:themeColor="text1"/>
                <w:lang w:eastAsia="en-SG"/>
                <w:rPrChange w:id="2018" w:author="Eugene CHEONG from.TOPPAN (MAS)" w:date="2025-12-26T16:51:00Z" w16du:dateUtc="2025-12-26T08:51:00Z">
                  <w:rPr>
                    <w:del w:id="2019" w:author="Eugene CHEONG from.TOPPAN (MAS)" w:date="2025-12-30T16:40:00Z" w16du:dateUtc="2025-12-30T08:40:00Z"/>
                    <w:color w:val="000000" w:themeColor="text1"/>
                    <w:lang w:eastAsia="en-SG"/>
                  </w:rPr>
                </w:rPrChange>
              </w:rPr>
            </w:pPr>
            <w:del w:id="2020" w:author="Eugene CHEONG from.TOPPAN (MAS)" w:date="2025-12-30T16:40:00Z" w16du:dateUtc="2025-12-30T08:40:00Z">
              <w:r w:rsidRPr="00770A8F" w:rsidDel="00A13E40">
                <w:rPr>
                  <w:strike/>
                  <w:color w:val="000000" w:themeColor="text1"/>
                  <w:lang w:eastAsia="en-SG"/>
                  <w:rPrChange w:id="2021" w:author="Eugene CHEONG from.TOPPAN (MAS)" w:date="2025-12-26T16:51:00Z" w16du:dateUtc="2025-12-26T08:51:00Z">
                    <w:rPr>
                      <w:color w:val="000000" w:themeColor="text1"/>
                      <w:lang w:eastAsia="en-SG"/>
                    </w:rPr>
                  </w:rPrChange>
                </w:rPr>
                <w:delText>Total Amount Offered</w:delText>
              </w:r>
            </w:del>
          </w:p>
        </w:tc>
        <w:tc>
          <w:tcPr>
            <w:tcW w:w="1350" w:type="dxa"/>
          </w:tcPr>
          <w:p w14:paraId="59CB755C" w14:textId="5D39B057" w:rsidR="00AB0B85" w:rsidRPr="00770A8F" w:rsidDel="00A13E40" w:rsidRDefault="00AB0B85" w:rsidP="00AB0B85">
            <w:pPr>
              <w:pStyle w:val="NoSpacing"/>
              <w:jc w:val="center"/>
              <w:rPr>
                <w:del w:id="2022" w:author="Eugene CHEONG from.TOPPAN (MAS)" w:date="2025-12-30T16:40:00Z" w16du:dateUtc="2025-12-30T08:40:00Z"/>
                <w:strike/>
                <w:lang w:eastAsia="en-SG"/>
                <w:rPrChange w:id="2023" w:author="Eugene CHEONG from.TOPPAN (MAS)" w:date="2025-12-26T16:51:00Z" w16du:dateUtc="2025-12-26T08:51:00Z">
                  <w:rPr>
                    <w:del w:id="2024" w:author="Eugene CHEONG from.TOPPAN (MAS)" w:date="2025-12-30T16:40:00Z" w16du:dateUtc="2025-12-30T08:40:00Z"/>
                    <w:lang w:eastAsia="en-SG"/>
                  </w:rPr>
                </w:rPrChange>
              </w:rPr>
            </w:pPr>
            <w:del w:id="2025" w:author="Eugene CHEONG from.TOPPAN (MAS)" w:date="2025-12-30T16:40:00Z" w16du:dateUtc="2025-12-30T08:40:00Z">
              <w:r w:rsidRPr="00770A8F" w:rsidDel="00A13E40">
                <w:rPr>
                  <w:rFonts w:ascii="Calibri" w:hAnsi="Calibri" w:cs="Calibri"/>
                  <w:strike/>
                  <w:color w:val="000000"/>
                  <w:lang w:eastAsia="en-SG"/>
                  <w:rPrChange w:id="2026" w:author="Eugene CHEONG from.TOPPAN (MAS)" w:date="2025-12-26T16:51:00Z" w16du:dateUtc="2025-12-26T08:51:00Z">
                    <w:rPr>
                      <w:rFonts w:ascii="Calibri" w:hAnsi="Calibri" w:cs="Calibri"/>
                      <w:color w:val="000000"/>
                      <w:lang w:eastAsia="en-SG"/>
                    </w:rPr>
                  </w:rPrChange>
                </w:rPr>
                <w:delText>QTY_OFFERED</w:delText>
              </w:r>
            </w:del>
          </w:p>
        </w:tc>
        <w:tc>
          <w:tcPr>
            <w:tcW w:w="1350" w:type="dxa"/>
          </w:tcPr>
          <w:p w14:paraId="6D6238CB" w14:textId="68BF7C8D" w:rsidR="00AB0B85" w:rsidRPr="00770A8F" w:rsidDel="00A13E40" w:rsidRDefault="00AB0B85" w:rsidP="00AB0B85">
            <w:pPr>
              <w:pStyle w:val="NoSpacing"/>
              <w:jc w:val="center"/>
              <w:rPr>
                <w:del w:id="2027" w:author="Eugene CHEONG from.TOPPAN (MAS)" w:date="2025-12-30T16:40:00Z" w16du:dateUtc="2025-12-30T08:40:00Z"/>
                <w:strike/>
                <w:lang w:eastAsia="en-SG"/>
                <w:rPrChange w:id="2028" w:author="Eugene CHEONG from.TOPPAN (MAS)" w:date="2025-12-26T16:51:00Z" w16du:dateUtc="2025-12-26T08:51:00Z">
                  <w:rPr>
                    <w:del w:id="2029" w:author="Eugene CHEONG from.TOPPAN (MAS)" w:date="2025-12-30T16:40:00Z" w16du:dateUtc="2025-12-30T08:40:00Z"/>
                    <w:lang w:eastAsia="en-SG"/>
                  </w:rPr>
                </w:rPrChange>
              </w:rPr>
            </w:pPr>
            <w:del w:id="2030" w:author="Eugene CHEONG from.TOPPAN (MAS)" w:date="2025-12-30T16:40:00Z" w16du:dateUtc="2025-12-30T08:40:00Z">
              <w:r w:rsidRPr="00770A8F" w:rsidDel="00A13E40">
                <w:rPr>
                  <w:rFonts w:ascii="Calibri" w:hAnsi="Calibri" w:cs="Calibri"/>
                  <w:strike/>
                  <w:color w:val="000000"/>
                  <w:lang w:eastAsia="en-SG"/>
                  <w:rPrChange w:id="2031" w:author="Eugene CHEONG from.TOPPAN (MAS)" w:date="2025-12-26T16:51:00Z" w16du:dateUtc="2025-12-26T08:51:00Z">
                    <w:rPr>
                      <w:rFonts w:ascii="Calibri" w:hAnsi="Calibri" w:cs="Calibri"/>
                      <w:color w:val="000000"/>
                      <w:lang w:eastAsia="en-SG"/>
                    </w:rPr>
                  </w:rPrChange>
                </w:rPr>
                <w:delText>QTY_OFFERED</w:delText>
              </w:r>
            </w:del>
          </w:p>
        </w:tc>
        <w:tc>
          <w:tcPr>
            <w:tcW w:w="1350" w:type="dxa"/>
          </w:tcPr>
          <w:p w14:paraId="6C29A394" w14:textId="276A6A7D" w:rsidR="00AB0B85" w:rsidRPr="00770A8F" w:rsidDel="00A13E40" w:rsidRDefault="00AB0B85" w:rsidP="00AB0B85">
            <w:pPr>
              <w:pStyle w:val="NoSpacing"/>
              <w:jc w:val="center"/>
              <w:rPr>
                <w:del w:id="2032" w:author="Eugene CHEONG from.TOPPAN (MAS)" w:date="2025-12-30T16:40:00Z" w16du:dateUtc="2025-12-30T08:40:00Z"/>
                <w:strike/>
                <w:lang w:eastAsia="en-SG"/>
                <w:rPrChange w:id="2033" w:author="Eugene CHEONG from.TOPPAN (MAS)" w:date="2025-12-26T16:51:00Z" w16du:dateUtc="2025-12-26T08:51:00Z">
                  <w:rPr>
                    <w:del w:id="2034" w:author="Eugene CHEONG from.TOPPAN (MAS)" w:date="2025-12-30T16:40:00Z" w16du:dateUtc="2025-12-30T08:40:00Z"/>
                    <w:lang w:eastAsia="en-SG"/>
                  </w:rPr>
                </w:rPrChange>
              </w:rPr>
            </w:pPr>
            <w:del w:id="2035" w:author="Eugene CHEONG from.TOPPAN (MAS)" w:date="2025-12-30T16:40:00Z" w16du:dateUtc="2025-12-30T08:40:00Z">
              <w:r w:rsidRPr="00770A8F" w:rsidDel="00A13E40">
                <w:rPr>
                  <w:rFonts w:ascii="Calibri" w:hAnsi="Calibri" w:cs="Calibri"/>
                  <w:strike/>
                  <w:color w:val="000000"/>
                  <w:lang w:eastAsia="en-SG"/>
                  <w:rPrChange w:id="2036" w:author="Eugene CHEONG from.TOPPAN (MAS)" w:date="2025-12-26T16:51:00Z" w16du:dateUtc="2025-12-26T08:51:00Z">
                    <w:rPr>
                      <w:rFonts w:ascii="Calibri" w:hAnsi="Calibri" w:cs="Calibri"/>
                      <w:color w:val="000000"/>
                      <w:lang w:eastAsia="en-SG"/>
                    </w:rPr>
                  </w:rPrChange>
                </w:rPr>
                <w:delText>QTY_OFFERED</w:delText>
              </w:r>
            </w:del>
          </w:p>
        </w:tc>
        <w:tc>
          <w:tcPr>
            <w:tcW w:w="1350" w:type="dxa"/>
          </w:tcPr>
          <w:p w14:paraId="14754AE5" w14:textId="3B7786B6" w:rsidR="00AB0B85" w:rsidRPr="00770A8F" w:rsidDel="00A13E40" w:rsidRDefault="00AB0B85" w:rsidP="00AB0B85">
            <w:pPr>
              <w:pStyle w:val="NoSpacing"/>
              <w:jc w:val="center"/>
              <w:rPr>
                <w:del w:id="2037" w:author="Eugene CHEONG from.TOPPAN (MAS)" w:date="2025-12-30T16:40:00Z" w16du:dateUtc="2025-12-30T08:40:00Z"/>
                <w:strike/>
                <w:lang w:eastAsia="en-SG"/>
                <w:rPrChange w:id="2038" w:author="Eugene CHEONG from.TOPPAN (MAS)" w:date="2025-12-26T16:51:00Z" w16du:dateUtc="2025-12-26T08:51:00Z">
                  <w:rPr>
                    <w:del w:id="2039" w:author="Eugene CHEONG from.TOPPAN (MAS)" w:date="2025-12-30T16:40:00Z" w16du:dateUtc="2025-12-30T08:40:00Z"/>
                    <w:lang w:eastAsia="en-SG"/>
                  </w:rPr>
                </w:rPrChange>
              </w:rPr>
            </w:pPr>
            <w:del w:id="2040" w:author="Eugene CHEONG from.TOPPAN (MAS)" w:date="2025-12-30T16:40:00Z" w16du:dateUtc="2025-12-30T08:40:00Z">
              <w:r w:rsidRPr="00770A8F" w:rsidDel="00A13E40">
                <w:rPr>
                  <w:rFonts w:ascii="Calibri" w:hAnsi="Calibri" w:cs="Calibri"/>
                  <w:strike/>
                  <w:color w:val="000000"/>
                  <w:lang w:eastAsia="en-SG"/>
                  <w:rPrChange w:id="2041" w:author="Eugene CHEONG from.TOPPAN (MAS)" w:date="2025-12-26T16:51:00Z" w16du:dateUtc="2025-12-26T08:51:00Z">
                    <w:rPr>
                      <w:rFonts w:ascii="Calibri" w:hAnsi="Calibri" w:cs="Calibri"/>
                      <w:color w:val="000000"/>
                      <w:lang w:eastAsia="en-SG"/>
                    </w:rPr>
                  </w:rPrChange>
                </w:rPr>
                <w:delText>QTY_OFFERED</w:delText>
              </w:r>
            </w:del>
          </w:p>
        </w:tc>
        <w:tc>
          <w:tcPr>
            <w:tcW w:w="1350" w:type="dxa"/>
          </w:tcPr>
          <w:p w14:paraId="72C6FCD8" w14:textId="557B694E" w:rsidR="00AB0B85" w:rsidRPr="00770A8F" w:rsidDel="00A13E40" w:rsidRDefault="00AB0B85" w:rsidP="00AB0B85">
            <w:pPr>
              <w:pStyle w:val="NoSpacing"/>
              <w:jc w:val="center"/>
              <w:rPr>
                <w:del w:id="2042" w:author="Eugene CHEONG from.TOPPAN (MAS)" w:date="2025-12-30T16:40:00Z" w16du:dateUtc="2025-12-30T08:40:00Z"/>
                <w:strike/>
                <w:lang w:eastAsia="en-SG"/>
                <w:rPrChange w:id="2043" w:author="Eugene CHEONG from.TOPPAN (MAS)" w:date="2025-12-26T16:51:00Z" w16du:dateUtc="2025-12-26T08:51:00Z">
                  <w:rPr>
                    <w:del w:id="2044" w:author="Eugene CHEONG from.TOPPAN (MAS)" w:date="2025-12-30T16:40:00Z" w16du:dateUtc="2025-12-30T08:40:00Z"/>
                    <w:lang w:eastAsia="en-SG"/>
                  </w:rPr>
                </w:rPrChange>
              </w:rPr>
            </w:pPr>
            <w:del w:id="2045" w:author="Eugene CHEONG from.TOPPAN (MAS)" w:date="2025-12-30T16:40:00Z" w16du:dateUtc="2025-12-30T08:40:00Z">
              <w:r w:rsidRPr="00770A8F" w:rsidDel="00A13E40">
                <w:rPr>
                  <w:rFonts w:ascii="Calibri" w:hAnsi="Calibri" w:cs="Calibri"/>
                  <w:strike/>
                  <w:color w:val="000000"/>
                  <w:lang w:eastAsia="en-SG"/>
                  <w:rPrChange w:id="2046" w:author="Eugene CHEONG from.TOPPAN (MAS)" w:date="2025-12-26T16:51:00Z" w16du:dateUtc="2025-12-26T08:51:00Z">
                    <w:rPr>
                      <w:rFonts w:ascii="Calibri" w:hAnsi="Calibri" w:cs="Calibri"/>
                      <w:color w:val="000000"/>
                      <w:lang w:eastAsia="en-SG"/>
                    </w:rPr>
                  </w:rPrChange>
                </w:rPr>
                <w:delText>QTY_OFFERED</w:delText>
              </w:r>
            </w:del>
          </w:p>
        </w:tc>
        <w:tc>
          <w:tcPr>
            <w:tcW w:w="1351" w:type="dxa"/>
          </w:tcPr>
          <w:p w14:paraId="56DED983" w14:textId="2AC70D4B" w:rsidR="00AB0B85" w:rsidRPr="00770A8F" w:rsidDel="00A13E40" w:rsidRDefault="00AB0B85" w:rsidP="00AB0B85">
            <w:pPr>
              <w:pStyle w:val="NoSpacing"/>
              <w:jc w:val="center"/>
              <w:rPr>
                <w:del w:id="2047" w:author="Eugene CHEONG from.TOPPAN (MAS)" w:date="2025-12-30T16:40:00Z" w16du:dateUtc="2025-12-30T08:40:00Z"/>
                <w:strike/>
                <w:rPrChange w:id="2048" w:author="Eugene CHEONG from.TOPPAN (MAS)" w:date="2025-12-26T16:51:00Z" w16du:dateUtc="2025-12-26T08:51:00Z">
                  <w:rPr>
                    <w:del w:id="2049" w:author="Eugene CHEONG from.TOPPAN (MAS)" w:date="2025-12-30T16:40:00Z" w16du:dateUtc="2025-12-30T08:40:00Z"/>
                  </w:rPr>
                </w:rPrChange>
              </w:rPr>
            </w:pPr>
            <w:del w:id="2050" w:author="Eugene CHEONG from.TOPPAN (MAS)" w:date="2025-12-30T16:40:00Z" w16du:dateUtc="2025-12-30T08:40:00Z">
              <w:r w:rsidRPr="00770A8F" w:rsidDel="00A13E40">
                <w:rPr>
                  <w:rFonts w:ascii="Calibri" w:hAnsi="Calibri" w:cs="Calibri"/>
                  <w:strike/>
                  <w:color w:val="000000"/>
                  <w:lang w:eastAsia="en-SG"/>
                  <w:rPrChange w:id="2051" w:author="Eugene CHEONG from.TOPPAN (MAS)" w:date="2025-12-26T16:51:00Z" w16du:dateUtc="2025-12-26T08:51:00Z">
                    <w:rPr>
                      <w:rFonts w:ascii="Calibri" w:hAnsi="Calibri" w:cs="Calibri"/>
                      <w:color w:val="000000"/>
                      <w:lang w:eastAsia="en-SG"/>
                    </w:rPr>
                  </w:rPrChange>
                </w:rPr>
                <w:delText>QTY_OFFERED</w:delText>
              </w:r>
            </w:del>
          </w:p>
        </w:tc>
      </w:tr>
      <w:tr w:rsidR="00AB0B85" w:rsidRPr="00E33CF5" w:rsidDel="00A13E40" w14:paraId="2A799A56" w14:textId="33F9A21C" w:rsidTr="00AB0B85">
        <w:trPr>
          <w:trHeight w:val="290"/>
          <w:del w:id="2052" w:author="Eugene CHEONG from.TOPPAN (MAS)" w:date="2025-12-30T16:40:00Z"/>
        </w:trPr>
        <w:tc>
          <w:tcPr>
            <w:tcW w:w="3120" w:type="dxa"/>
            <w:vAlign w:val="bottom"/>
            <w:hideMark/>
          </w:tcPr>
          <w:p w14:paraId="6B78D0B3" w14:textId="0B8B9736" w:rsidR="00AB0B85" w:rsidRPr="00770A8F" w:rsidDel="00A13E40" w:rsidRDefault="00AB0B85" w:rsidP="00AB0B85">
            <w:pPr>
              <w:pStyle w:val="NoSpacing"/>
              <w:rPr>
                <w:del w:id="2053" w:author="Eugene CHEONG from.TOPPAN (MAS)" w:date="2025-12-30T16:40:00Z" w16du:dateUtc="2025-12-30T08:40:00Z"/>
                <w:strike/>
                <w:color w:val="000000" w:themeColor="text1"/>
                <w:lang w:eastAsia="en-SG"/>
                <w:rPrChange w:id="2054" w:author="Eugene CHEONG from.TOPPAN (MAS)" w:date="2025-12-26T16:51:00Z" w16du:dateUtc="2025-12-26T08:51:00Z">
                  <w:rPr>
                    <w:del w:id="2055" w:author="Eugene CHEONG from.TOPPAN (MAS)" w:date="2025-12-30T16:40:00Z" w16du:dateUtc="2025-12-30T08:40:00Z"/>
                    <w:color w:val="000000" w:themeColor="text1"/>
                    <w:lang w:eastAsia="en-SG"/>
                  </w:rPr>
                </w:rPrChange>
              </w:rPr>
            </w:pPr>
            <w:del w:id="2056" w:author="Eugene CHEONG from.TOPPAN (MAS)" w:date="2025-12-30T16:40:00Z" w16du:dateUtc="2025-12-30T08:40:00Z">
              <w:r w:rsidRPr="00770A8F" w:rsidDel="00A13E40">
                <w:rPr>
                  <w:strike/>
                  <w:color w:val="000000" w:themeColor="text1"/>
                  <w:lang w:eastAsia="en-SG"/>
                  <w:rPrChange w:id="2057" w:author="Eugene CHEONG from.TOPPAN (MAS)" w:date="2025-12-26T16:51:00Z" w16du:dateUtc="2025-12-26T08:51:00Z">
                    <w:rPr>
                      <w:color w:val="000000" w:themeColor="text1"/>
                      <w:lang w:eastAsia="en-SG"/>
                    </w:rPr>
                  </w:rPrChange>
                </w:rPr>
                <w:delText>Minimum Tender Amount</w:delText>
              </w:r>
            </w:del>
          </w:p>
        </w:tc>
        <w:tc>
          <w:tcPr>
            <w:tcW w:w="1350" w:type="dxa"/>
          </w:tcPr>
          <w:p w14:paraId="14EB464F" w14:textId="0534B65B" w:rsidR="00AB0B85" w:rsidRPr="00770A8F" w:rsidDel="00A13E40" w:rsidRDefault="00AB0B85" w:rsidP="00AB0B85">
            <w:pPr>
              <w:pStyle w:val="NoSpacing"/>
              <w:jc w:val="center"/>
              <w:rPr>
                <w:del w:id="2058" w:author="Eugene CHEONG from.TOPPAN (MAS)" w:date="2025-12-30T16:40:00Z" w16du:dateUtc="2025-12-30T08:40:00Z"/>
                <w:strike/>
                <w:lang w:eastAsia="en-SG"/>
                <w:rPrChange w:id="2059" w:author="Eugene CHEONG from.TOPPAN (MAS)" w:date="2025-12-26T16:51:00Z" w16du:dateUtc="2025-12-26T08:51:00Z">
                  <w:rPr>
                    <w:del w:id="2060" w:author="Eugene CHEONG from.TOPPAN (MAS)" w:date="2025-12-30T16:40:00Z" w16du:dateUtc="2025-12-30T08:40:00Z"/>
                    <w:lang w:eastAsia="en-SG"/>
                  </w:rPr>
                </w:rPrChange>
              </w:rPr>
            </w:pPr>
          </w:p>
        </w:tc>
        <w:tc>
          <w:tcPr>
            <w:tcW w:w="1350" w:type="dxa"/>
          </w:tcPr>
          <w:p w14:paraId="20F5121A" w14:textId="52447C53" w:rsidR="00AB0B85" w:rsidRPr="00770A8F" w:rsidDel="00A13E40" w:rsidRDefault="00AB0B85" w:rsidP="00AB0B85">
            <w:pPr>
              <w:pStyle w:val="NoSpacing"/>
              <w:jc w:val="center"/>
              <w:rPr>
                <w:del w:id="2061" w:author="Eugene CHEONG from.TOPPAN (MAS)" w:date="2025-12-30T16:40:00Z" w16du:dateUtc="2025-12-30T08:40:00Z"/>
                <w:strike/>
                <w:lang w:eastAsia="en-SG"/>
                <w:rPrChange w:id="2062" w:author="Eugene CHEONG from.TOPPAN (MAS)" w:date="2025-12-26T16:51:00Z" w16du:dateUtc="2025-12-26T08:51:00Z">
                  <w:rPr>
                    <w:del w:id="2063" w:author="Eugene CHEONG from.TOPPAN (MAS)" w:date="2025-12-30T16:40:00Z" w16du:dateUtc="2025-12-30T08:40:00Z"/>
                    <w:lang w:eastAsia="en-SG"/>
                  </w:rPr>
                </w:rPrChange>
              </w:rPr>
            </w:pPr>
          </w:p>
        </w:tc>
        <w:tc>
          <w:tcPr>
            <w:tcW w:w="1350" w:type="dxa"/>
          </w:tcPr>
          <w:p w14:paraId="74C43B45" w14:textId="28626FFE" w:rsidR="00AB0B85" w:rsidRPr="00770A8F" w:rsidDel="00A13E40" w:rsidRDefault="00AB0B85" w:rsidP="00AB0B85">
            <w:pPr>
              <w:pStyle w:val="NoSpacing"/>
              <w:jc w:val="center"/>
              <w:rPr>
                <w:del w:id="2064" w:author="Eugene CHEONG from.TOPPAN (MAS)" w:date="2025-12-30T16:40:00Z" w16du:dateUtc="2025-12-30T08:40:00Z"/>
                <w:strike/>
                <w:lang w:eastAsia="en-SG"/>
                <w:rPrChange w:id="2065" w:author="Eugene CHEONG from.TOPPAN (MAS)" w:date="2025-12-26T16:51:00Z" w16du:dateUtc="2025-12-26T08:51:00Z">
                  <w:rPr>
                    <w:del w:id="2066" w:author="Eugene CHEONG from.TOPPAN (MAS)" w:date="2025-12-30T16:40:00Z" w16du:dateUtc="2025-12-30T08:40:00Z"/>
                    <w:lang w:eastAsia="en-SG"/>
                  </w:rPr>
                </w:rPrChange>
              </w:rPr>
            </w:pPr>
          </w:p>
        </w:tc>
        <w:tc>
          <w:tcPr>
            <w:tcW w:w="1350" w:type="dxa"/>
          </w:tcPr>
          <w:p w14:paraId="2722BF61" w14:textId="636F3611" w:rsidR="00AB0B85" w:rsidRPr="00770A8F" w:rsidDel="00A13E40" w:rsidRDefault="00AB0B85" w:rsidP="00AB0B85">
            <w:pPr>
              <w:pStyle w:val="NoSpacing"/>
              <w:jc w:val="center"/>
              <w:rPr>
                <w:del w:id="2067" w:author="Eugene CHEONG from.TOPPAN (MAS)" w:date="2025-12-30T16:40:00Z" w16du:dateUtc="2025-12-30T08:40:00Z"/>
                <w:strike/>
                <w:lang w:eastAsia="en-SG"/>
                <w:rPrChange w:id="2068" w:author="Eugene CHEONG from.TOPPAN (MAS)" w:date="2025-12-26T16:51:00Z" w16du:dateUtc="2025-12-26T08:51:00Z">
                  <w:rPr>
                    <w:del w:id="2069" w:author="Eugene CHEONG from.TOPPAN (MAS)" w:date="2025-12-30T16:40:00Z" w16du:dateUtc="2025-12-30T08:40:00Z"/>
                    <w:lang w:eastAsia="en-SG"/>
                  </w:rPr>
                </w:rPrChange>
              </w:rPr>
            </w:pPr>
          </w:p>
        </w:tc>
        <w:tc>
          <w:tcPr>
            <w:tcW w:w="1350" w:type="dxa"/>
          </w:tcPr>
          <w:p w14:paraId="7B14A2B5" w14:textId="3C7A1F5D" w:rsidR="00AB0B85" w:rsidRPr="00770A8F" w:rsidDel="00A13E40" w:rsidRDefault="00AB0B85" w:rsidP="00AB0B85">
            <w:pPr>
              <w:pStyle w:val="NoSpacing"/>
              <w:jc w:val="center"/>
              <w:rPr>
                <w:del w:id="2070" w:author="Eugene CHEONG from.TOPPAN (MAS)" w:date="2025-12-30T16:40:00Z" w16du:dateUtc="2025-12-30T08:40:00Z"/>
                <w:strike/>
                <w:lang w:eastAsia="en-SG"/>
                <w:rPrChange w:id="2071" w:author="Eugene CHEONG from.TOPPAN (MAS)" w:date="2025-12-26T16:51:00Z" w16du:dateUtc="2025-12-26T08:51:00Z">
                  <w:rPr>
                    <w:del w:id="2072" w:author="Eugene CHEONG from.TOPPAN (MAS)" w:date="2025-12-30T16:40:00Z" w16du:dateUtc="2025-12-30T08:40:00Z"/>
                    <w:lang w:eastAsia="en-SG"/>
                  </w:rPr>
                </w:rPrChange>
              </w:rPr>
            </w:pPr>
          </w:p>
        </w:tc>
        <w:tc>
          <w:tcPr>
            <w:tcW w:w="1351" w:type="dxa"/>
          </w:tcPr>
          <w:p w14:paraId="61B2FBFA" w14:textId="34120FEC" w:rsidR="00AB0B85" w:rsidRPr="00770A8F" w:rsidDel="00A13E40" w:rsidRDefault="00AB0B85" w:rsidP="00AB0B85">
            <w:pPr>
              <w:pStyle w:val="NoSpacing"/>
              <w:jc w:val="center"/>
              <w:rPr>
                <w:del w:id="2073" w:author="Eugene CHEONG from.TOPPAN (MAS)" w:date="2025-12-30T16:40:00Z" w16du:dateUtc="2025-12-30T08:40:00Z"/>
                <w:strike/>
                <w:rPrChange w:id="2074" w:author="Eugene CHEONG from.TOPPAN (MAS)" w:date="2025-12-26T16:51:00Z" w16du:dateUtc="2025-12-26T08:51:00Z">
                  <w:rPr>
                    <w:del w:id="2075" w:author="Eugene CHEONG from.TOPPAN (MAS)" w:date="2025-12-30T16:40:00Z" w16du:dateUtc="2025-12-30T08:40:00Z"/>
                  </w:rPr>
                </w:rPrChange>
              </w:rPr>
            </w:pPr>
          </w:p>
        </w:tc>
      </w:tr>
      <w:tr w:rsidR="00AB0B85" w:rsidRPr="00E33CF5" w:rsidDel="00A13E40" w14:paraId="621B35BC" w14:textId="4832CEF3" w:rsidTr="00AB0B85">
        <w:trPr>
          <w:trHeight w:val="290"/>
          <w:del w:id="2076" w:author="Eugene CHEONG from.TOPPAN (MAS)" w:date="2025-12-30T16:40:00Z"/>
        </w:trPr>
        <w:tc>
          <w:tcPr>
            <w:tcW w:w="3120" w:type="dxa"/>
            <w:vAlign w:val="bottom"/>
            <w:hideMark/>
          </w:tcPr>
          <w:p w14:paraId="16229A07" w14:textId="6D6243A5" w:rsidR="00AB0B85" w:rsidRPr="00770A8F" w:rsidDel="00A13E40" w:rsidRDefault="00AB0B85" w:rsidP="00AB0B85">
            <w:pPr>
              <w:pStyle w:val="NoSpacing"/>
              <w:rPr>
                <w:del w:id="2077" w:author="Eugene CHEONG from.TOPPAN (MAS)" w:date="2025-12-30T16:40:00Z" w16du:dateUtc="2025-12-30T08:40:00Z"/>
                <w:strike/>
                <w:color w:val="000000" w:themeColor="text1"/>
                <w:lang w:eastAsia="en-SG"/>
                <w:rPrChange w:id="2078" w:author="Eugene CHEONG from.TOPPAN (MAS)" w:date="2025-12-26T16:51:00Z" w16du:dateUtc="2025-12-26T08:51:00Z">
                  <w:rPr>
                    <w:del w:id="2079" w:author="Eugene CHEONG from.TOPPAN (MAS)" w:date="2025-12-30T16:40:00Z" w16du:dateUtc="2025-12-30T08:40:00Z"/>
                    <w:color w:val="000000" w:themeColor="text1"/>
                    <w:lang w:eastAsia="en-SG"/>
                  </w:rPr>
                </w:rPrChange>
              </w:rPr>
            </w:pPr>
            <w:del w:id="2080" w:author="Eugene CHEONG from.TOPPAN (MAS)" w:date="2025-12-30T16:40:00Z" w16du:dateUtc="2025-12-30T08:40:00Z">
              <w:r w:rsidRPr="00770A8F" w:rsidDel="00A13E40">
                <w:rPr>
                  <w:strike/>
                  <w:color w:val="000000" w:themeColor="text1"/>
                  <w:lang w:eastAsia="en-SG"/>
                  <w:rPrChange w:id="2081" w:author="Eugene CHEONG from.TOPPAN (MAS)" w:date="2025-12-26T16:51:00Z" w16du:dateUtc="2025-12-26T08:51:00Z">
                    <w:rPr>
                      <w:color w:val="000000" w:themeColor="text1"/>
                      <w:lang w:eastAsia="en-SG"/>
                    </w:rPr>
                  </w:rPrChange>
                </w:rPr>
                <w:delText>Denomination</w:delText>
              </w:r>
            </w:del>
          </w:p>
        </w:tc>
        <w:tc>
          <w:tcPr>
            <w:tcW w:w="1350" w:type="dxa"/>
          </w:tcPr>
          <w:p w14:paraId="487BCEA4" w14:textId="6DCA018E" w:rsidR="00AB0B85" w:rsidRPr="00770A8F" w:rsidDel="00A13E40" w:rsidRDefault="00AB0B85" w:rsidP="00AB0B85">
            <w:pPr>
              <w:pStyle w:val="NoSpacing"/>
              <w:jc w:val="center"/>
              <w:rPr>
                <w:del w:id="2082" w:author="Eugene CHEONG from.TOPPAN (MAS)" w:date="2025-12-30T16:40:00Z" w16du:dateUtc="2025-12-30T08:40:00Z"/>
                <w:strike/>
                <w:lang w:eastAsia="en-SG"/>
                <w:rPrChange w:id="2083" w:author="Eugene CHEONG from.TOPPAN (MAS)" w:date="2025-12-26T16:51:00Z" w16du:dateUtc="2025-12-26T08:51:00Z">
                  <w:rPr>
                    <w:del w:id="2084" w:author="Eugene CHEONG from.TOPPAN (MAS)" w:date="2025-12-30T16:40:00Z" w16du:dateUtc="2025-12-30T08:40:00Z"/>
                    <w:lang w:eastAsia="en-SG"/>
                  </w:rPr>
                </w:rPrChange>
              </w:rPr>
            </w:pPr>
          </w:p>
        </w:tc>
        <w:tc>
          <w:tcPr>
            <w:tcW w:w="1350" w:type="dxa"/>
          </w:tcPr>
          <w:p w14:paraId="50B34A16" w14:textId="79AAA516" w:rsidR="00AB0B85" w:rsidRPr="00770A8F" w:rsidDel="00A13E40" w:rsidRDefault="00AB0B85" w:rsidP="00AB0B85">
            <w:pPr>
              <w:pStyle w:val="NoSpacing"/>
              <w:jc w:val="center"/>
              <w:rPr>
                <w:del w:id="2085" w:author="Eugene CHEONG from.TOPPAN (MAS)" w:date="2025-12-30T16:40:00Z" w16du:dateUtc="2025-12-30T08:40:00Z"/>
                <w:strike/>
                <w:lang w:eastAsia="en-SG"/>
                <w:rPrChange w:id="2086" w:author="Eugene CHEONG from.TOPPAN (MAS)" w:date="2025-12-26T16:51:00Z" w16du:dateUtc="2025-12-26T08:51:00Z">
                  <w:rPr>
                    <w:del w:id="2087" w:author="Eugene CHEONG from.TOPPAN (MAS)" w:date="2025-12-30T16:40:00Z" w16du:dateUtc="2025-12-30T08:40:00Z"/>
                    <w:lang w:eastAsia="en-SG"/>
                  </w:rPr>
                </w:rPrChange>
              </w:rPr>
            </w:pPr>
          </w:p>
        </w:tc>
        <w:tc>
          <w:tcPr>
            <w:tcW w:w="1350" w:type="dxa"/>
          </w:tcPr>
          <w:p w14:paraId="092E0609" w14:textId="228C2A9D" w:rsidR="00AB0B85" w:rsidRPr="00770A8F" w:rsidDel="00A13E40" w:rsidRDefault="00AB0B85" w:rsidP="00AB0B85">
            <w:pPr>
              <w:pStyle w:val="NoSpacing"/>
              <w:jc w:val="center"/>
              <w:rPr>
                <w:del w:id="2088" w:author="Eugene CHEONG from.TOPPAN (MAS)" w:date="2025-12-30T16:40:00Z" w16du:dateUtc="2025-12-30T08:40:00Z"/>
                <w:strike/>
                <w:lang w:eastAsia="en-SG"/>
                <w:rPrChange w:id="2089" w:author="Eugene CHEONG from.TOPPAN (MAS)" w:date="2025-12-26T16:51:00Z" w16du:dateUtc="2025-12-26T08:51:00Z">
                  <w:rPr>
                    <w:del w:id="2090" w:author="Eugene CHEONG from.TOPPAN (MAS)" w:date="2025-12-30T16:40:00Z" w16du:dateUtc="2025-12-30T08:40:00Z"/>
                    <w:lang w:eastAsia="en-SG"/>
                  </w:rPr>
                </w:rPrChange>
              </w:rPr>
            </w:pPr>
          </w:p>
        </w:tc>
        <w:tc>
          <w:tcPr>
            <w:tcW w:w="1350" w:type="dxa"/>
          </w:tcPr>
          <w:p w14:paraId="45AA4B28" w14:textId="764B98FB" w:rsidR="00AB0B85" w:rsidRPr="00770A8F" w:rsidDel="00A13E40" w:rsidRDefault="00AB0B85" w:rsidP="00AB0B85">
            <w:pPr>
              <w:pStyle w:val="NoSpacing"/>
              <w:jc w:val="center"/>
              <w:rPr>
                <w:del w:id="2091" w:author="Eugene CHEONG from.TOPPAN (MAS)" w:date="2025-12-30T16:40:00Z" w16du:dateUtc="2025-12-30T08:40:00Z"/>
                <w:strike/>
                <w:lang w:eastAsia="en-SG"/>
                <w:rPrChange w:id="2092" w:author="Eugene CHEONG from.TOPPAN (MAS)" w:date="2025-12-26T16:51:00Z" w16du:dateUtc="2025-12-26T08:51:00Z">
                  <w:rPr>
                    <w:del w:id="2093" w:author="Eugene CHEONG from.TOPPAN (MAS)" w:date="2025-12-30T16:40:00Z" w16du:dateUtc="2025-12-30T08:40:00Z"/>
                    <w:lang w:eastAsia="en-SG"/>
                  </w:rPr>
                </w:rPrChange>
              </w:rPr>
            </w:pPr>
          </w:p>
        </w:tc>
        <w:tc>
          <w:tcPr>
            <w:tcW w:w="1350" w:type="dxa"/>
          </w:tcPr>
          <w:p w14:paraId="311206BD" w14:textId="4D38CE1E" w:rsidR="00AB0B85" w:rsidRPr="00770A8F" w:rsidDel="00A13E40" w:rsidRDefault="00AB0B85" w:rsidP="00AB0B85">
            <w:pPr>
              <w:pStyle w:val="NoSpacing"/>
              <w:jc w:val="center"/>
              <w:rPr>
                <w:del w:id="2094" w:author="Eugene CHEONG from.TOPPAN (MAS)" w:date="2025-12-30T16:40:00Z" w16du:dateUtc="2025-12-30T08:40:00Z"/>
                <w:strike/>
                <w:lang w:eastAsia="en-SG"/>
                <w:rPrChange w:id="2095" w:author="Eugene CHEONG from.TOPPAN (MAS)" w:date="2025-12-26T16:51:00Z" w16du:dateUtc="2025-12-26T08:51:00Z">
                  <w:rPr>
                    <w:del w:id="2096" w:author="Eugene CHEONG from.TOPPAN (MAS)" w:date="2025-12-30T16:40:00Z" w16du:dateUtc="2025-12-30T08:40:00Z"/>
                    <w:lang w:eastAsia="en-SG"/>
                  </w:rPr>
                </w:rPrChange>
              </w:rPr>
            </w:pPr>
          </w:p>
        </w:tc>
        <w:tc>
          <w:tcPr>
            <w:tcW w:w="1351" w:type="dxa"/>
          </w:tcPr>
          <w:p w14:paraId="1B9945E5" w14:textId="17483555" w:rsidR="00AB0B85" w:rsidRPr="00770A8F" w:rsidDel="00A13E40" w:rsidRDefault="00AB0B85" w:rsidP="00AB0B85">
            <w:pPr>
              <w:pStyle w:val="NoSpacing"/>
              <w:jc w:val="center"/>
              <w:rPr>
                <w:del w:id="2097" w:author="Eugene CHEONG from.TOPPAN (MAS)" w:date="2025-12-30T16:40:00Z" w16du:dateUtc="2025-12-30T08:40:00Z"/>
                <w:strike/>
                <w:rPrChange w:id="2098" w:author="Eugene CHEONG from.TOPPAN (MAS)" w:date="2025-12-26T16:51:00Z" w16du:dateUtc="2025-12-26T08:51:00Z">
                  <w:rPr>
                    <w:del w:id="2099" w:author="Eugene CHEONG from.TOPPAN (MAS)" w:date="2025-12-30T16:40:00Z" w16du:dateUtc="2025-12-30T08:40:00Z"/>
                  </w:rPr>
                </w:rPrChange>
              </w:rPr>
            </w:pPr>
          </w:p>
        </w:tc>
      </w:tr>
      <w:tr w:rsidR="00AB0B85" w:rsidRPr="00E33CF5" w:rsidDel="00A13E40" w14:paraId="741EDE6F" w14:textId="427D55D8" w:rsidTr="00AB0B85">
        <w:trPr>
          <w:trHeight w:val="290"/>
          <w:del w:id="2100" w:author="Eugene CHEONG from.TOPPAN (MAS)" w:date="2025-12-30T16:40:00Z"/>
        </w:trPr>
        <w:tc>
          <w:tcPr>
            <w:tcW w:w="3120" w:type="dxa"/>
            <w:vAlign w:val="bottom"/>
            <w:hideMark/>
          </w:tcPr>
          <w:p w14:paraId="48E95B71" w14:textId="331C5F23" w:rsidR="00AB0B85" w:rsidRPr="00770A8F" w:rsidDel="00A13E40" w:rsidRDefault="00AB0B85" w:rsidP="00AB0B85">
            <w:pPr>
              <w:pStyle w:val="NoSpacing"/>
              <w:rPr>
                <w:del w:id="2101" w:author="Eugene CHEONG from.TOPPAN (MAS)" w:date="2025-12-30T16:40:00Z" w16du:dateUtc="2025-12-30T08:40:00Z"/>
                <w:strike/>
                <w:color w:val="000000" w:themeColor="text1"/>
                <w:lang w:eastAsia="en-SG"/>
                <w:rPrChange w:id="2102" w:author="Eugene CHEONG from.TOPPAN (MAS)" w:date="2025-12-26T16:51:00Z" w16du:dateUtc="2025-12-26T08:51:00Z">
                  <w:rPr>
                    <w:del w:id="2103" w:author="Eugene CHEONG from.TOPPAN (MAS)" w:date="2025-12-30T16:40:00Z" w16du:dateUtc="2025-12-30T08:40:00Z"/>
                    <w:color w:val="000000" w:themeColor="text1"/>
                    <w:lang w:eastAsia="en-SG"/>
                  </w:rPr>
                </w:rPrChange>
              </w:rPr>
            </w:pPr>
            <w:del w:id="2104" w:author="Eugene CHEONG from.TOPPAN (MAS)" w:date="2025-12-30T16:40:00Z" w16du:dateUtc="2025-12-30T08:40:00Z">
              <w:r w:rsidRPr="00770A8F" w:rsidDel="00A13E40">
                <w:rPr>
                  <w:strike/>
                  <w:color w:val="000000" w:themeColor="text1"/>
                  <w:lang w:eastAsia="en-SG"/>
                  <w:rPrChange w:id="2105" w:author="Eugene CHEONG from.TOPPAN (MAS)" w:date="2025-12-26T16:51:00Z" w16du:dateUtc="2025-12-26T08:51:00Z">
                    <w:rPr>
                      <w:color w:val="000000" w:themeColor="text1"/>
                      <w:lang w:eastAsia="en-SG"/>
                    </w:rPr>
                  </w:rPrChange>
                </w:rPr>
                <w:delText>MAS' Intended Tender Amount</w:delText>
              </w:r>
            </w:del>
          </w:p>
        </w:tc>
        <w:tc>
          <w:tcPr>
            <w:tcW w:w="1350" w:type="dxa"/>
          </w:tcPr>
          <w:p w14:paraId="3B65D857" w14:textId="627A8A78" w:rsidR="00AB0B85" w:rsidRPr="00770A8F" w:rsidDel="00A13E40" w:rsidRDefault="00AB0B85" w:rsidP="00AB0B85">
            <w:pPr>
              <w:pStyle w:val="NoSpacing"/>
              <w:jc w:val="center"/>
              <w:rPr>
                <w:del w:id="2106" w:author="Eugene CHEONG from.TOPPAN (MAS)" w:date="2025-12-30T16:40:00Z" w16du:dateUtc="2025-12-30T08:40:00Z"/>
                <w:strike/>
                <w:lang w:eastAsia="en-SG"/>
                <w:rPrChange w:id="2107" w:author="Eugene CHEONG from.TOPPAN (MAS)" w:date="2025-12-26T16:51:00Z" w16du:dateUtc="2025-12-26T08:51:00Z">
                  <w:rPr>
                    <w:del w:id="2108" w:author="Eugene CHEONG from.TOPPAN (MAS)" w:date="2025-12-30T16:40:00Z" w16du:dateUtc="2025-12-30T08:40:00Z"/>
                    <w:lang w:eastAsia="en-SG"/>
                  </w:rPr>
                </w:rPrChange>
              </w:rPr>
            </w:pPr>
          </w:p>
        </w:tc>
        <w:tc>
          <w:tcPr>
            <w:tcW w:w="1350" w:type="dxa"/>
          </w:tcPr>
          <w:p w14:paraId="4D2956B9" w14:textId="121F05BF" w:rsidR="00AB0B85" w:rsidRPr="00770A8F" w:rsidDel="00A13E40" w:rsidRDefault="00AB0B85" w:rsidP="00AB0B85">
            <w:pPr>
              <w:pStyle w:val="NoSpacing"/>
              <w:jc w:val="center"/>
              <w:rPr>
                <w:del w:id="2109" w:author="Eugene CHEONG from.TOPPAN (MAS)" w:date="2025-12-30T16:40:00Z" w16du:dateUtc="2025-12-30T08:40:00Z"/>
                <w:strike/>
                <w:lang w:eastAsia="en-SG"/>
                <w:rPrChange w:id="2110" w:author="Eugene CHEONG from.TOPPAN (MAS)" w:date="2025-12-26T16:51:00Z" w16du:dateUtc="2025-12-26T08:51:00Z">
                  <w:rPr>
                    <w:del w:id="2111" w:author="Eugene CHEONG from.TOPPAN (MAS)" w:date="2025-12-30T16:40:00Z" w16du:dateUtc="2025-12-30T08:40:00Z"/>
                    <w:lang w:eastAsia="en-SG"/>
                  </w:rPr>
                </w:rPrChange>
              </w:rPr>
            </w:pPr>
          </w:p>
        </w:tc>
        <w:tc>
          <w:tcPr>
            <w:tcW w:w="1350" w:type="dxa"/>
          </w:tcPr>
          <w:p w14:paraId="45F0DE3C" w14:textId="4B2C364B" w:rsidR="00AB0B85" w:rsidRPr="00770A8F" w:rsidDel="00A13E40" w:rsidRDefault="00AB0B85" w:rsidP="00AB0B85">
            <w:pPr>
              <w:pStyle w:val="NoSpacing"/>
              <w:jc w:val="center"/>
              <w:rPr>
                <w:del w:id="2112" w:author="Eugene CHEONG from.TOPPAN (MAS)" w:date="2025-12-30T16:40:00Z" w16du:dateUtc="2025-12-30T08:40:00Z"/>
                <w:strike/>
                <w:color w:val="9C0006"/>
                <w:lang w:eastAsia="en-SG"/>
                <w:rPrChange w:id="2113" w:author="Eugene CHEONG from.TOPPAN (MAS)" w:date="2025-12-26T16:51:00Z" w16du:dateUtc="2025-12-26T08:51:00Z">
                  <w:rPr>
                    <w:del w:id="2114" w:author="Eugene CHEONG from.TOPPAN (MAS)" w:date="2025-12-30T16:40:00Z" w16du:dateUtc="2025-12-30T08:40:00Z"/>
                    <w:color w:val="9C0006"/>
                    <w:lang w:eastAsia="en-SG"/>
                  </w:rPr>
                </w:rPrChange>
              </w:rPr>
            </w:pPr>
          </w:p>
        </w:tc>
        <w:tc>
          <w:tcPr>
            <w:tcW w:w="1350" w:type="dxa"/>
          </w:tcPr>
          <w:p w14:paraId="448A7445" w14:textId="7A2BC724" w:rsidR="00AB0B85" w:rsidRPr="00770A8F" w:rsidDel="00A13E40" w:rsidRDefault="00AB0B85" w:rsidP="00AB0B85">
            <w:pPr>
              <w:pStyle w:val="NoSpacing"/>
              <w:jc w:val="center"/>
              <w:rPr>
                <w:del w:id="2115" w:author="Eugene CHEONG from.TOPPAN (MAS)" w:date="2025-12-30T16:40:00Z" w16du:dateUtc="2025-12-30T08:40:00Z"/>
                <w:strike/>
                <w:lang w:eastAsia="en-SG"/>
                <w:rPrChange w:id="2116" w:author="Eugene CHEONG from.TOPPAN (MAS)" w:date="2025-12-26T16:51:00Z" w16du:dateUtc="2025-12-26T08:51:00Z">
                  <w:rPr>
                    <w:del w:id="2117" w:author="Eugene CHEONG from.TOPPAN (MAS)" w:date="2025-12-30T16:40:00Z" w16du:dateUtc="2025-12-30T08:40:00Z"/>
                    <w:lang w:eastAsia="en-SG"/>
                  </w:rPr>
                </w:rPrChange>
              </w:rPr>
            </w:pPr>
          </w:p>
        </w:tc>
        <w:tc>
          <w:tcPr>
            <w:tcW w:w="1350" w:type="dxa"/>
          </w:tcPr>
          <w:p w14:paraId="0E9B580E" w14:textId="7C839F7E" w:rsidR="00AB0B85" w:rsidRPr="00770A8F" w:rsidDel="00A13E40" w:rsidRDefault="00AB0B85" w:rsidP="00AB0B85">
            <w:pPr>
              <w:pStyle w:val="NoSpacing"/>
              <w:jc w:val="center"/>
              <w:rPr>
                <w:del w:id="2118" w:author="Eugene CHEONG from.TOPPAN (MAS)" w:date="2025-12-30T16:40:00Z" w16du:dateUtc="2025-12-30T08:40:00Z"/>
                <w:strike/>
                <w:color w:val="9C0006"/>
                <w:lang w:eastAsia="en-SG"/>
                <w:rPrChange w:id="2119" w:author="Eugene CHEONG from.TOPPAN (MAS)" w:date="2025-12-26T16:51:00Z" w16du:dateUtc="2025-12-26T08:51:00Z">
                  <w:rPr>
                    <w:del w:id="2120" w:author="Eugene CHEONG from.TOPPAN (MAS)" w:date="2025-12-30T16:40:00Z" w16du:dateUtc="2025-12-30T08:40:00Z"/>
                    <w:color w:val="9C0006"/>
                    <w:lang w:eastAsia="en-SG"/>
                  </w:rPr>
                </w:rPrChange>
              </w:rPr>
            </w:pPr>
          </w:p>
        </w:tc>
        <w:tc>
          <w:tcPr>
            <w:tcW w:w="1351" w:type="dxa"/>
          </w:tcPr>
          <w:p w14:paraId="788DD485" w14:textId="608AA8DF" w:rsidR="00AB0B85" w:rsidRPr="00770A8F" w:rsidDel="00A13E40" w:rsidRDefault="00AB0B85" w:rsidP="00AB0B85">
            <w:pPr>
              <w:pStyle w:val="NoSpacing"/>
              <w:jc w:val="center"/>
              <w:rPr>
                <w:del w:id="2121" w:author="Eugene CHEONG from.TOPPAN (MAS)" w:date="2025-12-30T16:40:00Z" w16du:dateUtc="2025-12-30T08:40:00Z"/>
                <w:strike/>
                <w:rPrChange w:id="2122" w:author="Eugene CHEONG from.TOPPAN (MAS)" w:date="2025-12-26T16:51:00Z" w16du:dateUtc="2025-12-26T08:51:00Z">
                  <w:rPr>
                    <w:del w:id="2123" w:author="Eugene CHEONG from.TOPPAN (MAS)" w:date="2025-12-30T16:40:00Z" w16du:dateUtc="2025-12-30T08:40:00Z"/>
                  </w:rPr>
                </w:rPrChange>
              </w:rPr>
            </w:pPr>
          </w:p>
        </w:tc>
      </w:tr>
      <w:tr w:rsidR="00AB0B85" w:rsidRPr="00E33CF5" w:rsidDel="00A13E40" w14:paraId="2C13BFCB" w14:textId="0499B56C" w:rsidTr="00AB0B85">
        <w:trPr>
          <w:trHeight w:val="290"/>
          <w:del w:id="2124" w:author="Eugene CHEONG from.TOPPAN (MAS)" w:date="2025-12-30T16:40:00Z"/>
        </w:trPr>
        <w:tc>
          <w:tcPr>
            <w:tcW w:w="3120" w:type="dxa"/>
            <w:vAlign w:val="bottom"/>
            <w:hideMark/>
          </w:tcPr>
          <w:p w14:paraId="5F484CB9" w14:textId="559A78EB" w:rsidR="00AB0B85" w:rsidRPr="00770A8F" w:rsidDel="00A13E40" w:rsidRDefault="00AB0B85" w:rsidP="00AB0B85">
            <w:pPr>
              <w:pStyle w:val="NoSpacing"/>
              <w:rPr>
                <w:del w:id="2125" w:author="Eugene CHEONG from.TOPPAN (MAS)" w:date="2025-12-30T16:40:00Z" w16du:dateUtc="2025-12-30T08:40:00Z"/>
                <w:strike/>
                <w:color w:val="000000" w:themeColor="text1"/>
                <w:lang w:eastAsia="en-SG"/>
                <w:rPrChange w:id="2126" w:author="Eugene CHEONG from.TOPPAN (MAS)" w:date="2025-12-26T16:51:00Z" w16du:dateUtc="2025-12-26T08:51:00Z">
                  <w:rPr>
                    <w:del w:id="2127" w:author="Eugene CHEONG from.TOPPAN (MAS)" w:date="2025-12-30T16:40:00Z" w16du:dateUtc="2025-12-30T08:40:00Z"/>
                    <w:color w:val="000000" w:themeColor="text1"/>
                    <w:lang w:eastAsia="en-SG"/>
                  </w:rPr>
                </w:rPrChange>
              </w:rPr>
            </w:pPr>
            <w:del w:id="2128" w:author="Eugene CHEONG from.TOPPAN (MAS)" w:date="2025-12-30T16:40:00Z" w16du:dateUtc="2025-12-30T08:40:00Z">
              <w:r w:rsidRPr="00770A8F" w:rsidDel="00A13E40">
                <w:rPr>
                  <w:strike/>
                  <w:color w:val="000000" w:themeColor="text1"/>
                  <w:lang w:eastAsia="en-SG"/>
                  <w:rPrChange w:id="2129" w:author="Eugene CHEONG from.TOPPAN (MAS)" w:date="2025-12-26T16:51:00Z" w16du:dateUtc="2025-12-26T08:51:00Z">
                    <w:rPr>
                      <w:color w:val="000000" w:themeColor="text1"/>
                      <w:lang w:eastAsia="en-SG"/>
                    </w:rPr>
                  </w:rPrChange>
                </w:rPr>
                <w:delText>Issue Code</w:delText>
              </w:r>
            </w:del>
          </w:p>
        </w:tc>
        <w:tc>
          <w:tcPr>
            <w:tcW w:w="1350" w:type="dxa"/>
          </w:tcPr>
          <w:p w14:paraId="73B42D8B" w14:textId="6630B6F4" w:rsidR="00AB0B85" w:rsidRPr="00770A8F" w:rsidDel="00A13E40" w:rsidRDefault="00AB0B85" w:rsidP="00AB0B85">
            <w:pPr>
              <w:pStyle w:val="NoSpacing"/>
              <w:jc w:val="center"/>
              <w:rPr>
                <w:del w:id="2130" w:author="Eugene CHEONG from.TOPPAN (MAS)" w:date="2025-12-30T16:40:00Z" w16du:dateUtc="2025-12-30T08:40:00Z"/>
                <w:strike/>
                <w:lang w:eastAsia="en-SG"/>
                <w:rPrChange w:id="2131" w:author="Eugene CHEONG from.TOPPAN (MAS)" w:date="2025-12-26T16:51:00Z" w16du:dateUtc="2025-12-26T08:51:00Z">
                  <w:rPr>
                    <w:del w:id="2132" w:author="Eugene CHEONG from.TOPPAN (MAS)" w:date="2025-12-30T16:40:00Z" w16du:dateUtc="2025-12-30T08:40:00Z"/>
                    <w:lang w:eastAsia="en-SG"/>
                  </w:rPr>
                </w:rPrChange>
              </w:rPr>
            </w:pPr>
            <w:del w:id="2133" w:author="Eugene CHEONG from.TOPPAN (MAS)" w:date="2025-12-30T16:40:00Z" w16du:dateUtc="2025-12-30T08:40:00Z">
              <w:r w:rsidRPr="00770A8F" w:rsidDel="00A13E40">
                <w:rPr>
                  <w:rFonts w:ascii="Calibri" w:hAnsi="Calibri" w:cs="Calibri"/>
                  <w:strike/>
                  <w:color w:val="000000"/>
                  <w:lang w:eastAsia="en-SG"/>
                  <w:rPrChange w:id="2134" w:author="Eugene CHEONG from.TOPPAN (MAS)" w:date="2025-12-26T16:51:00Z" w16du:dateUtc="2025-12-26T08:51:00Z">
                    <w:rPr>
                      <w:rFonts w:ascii="Calibri" w:hAnsi="Calibri" w:cs="Calibri"/>
                      <w:color w:val="000000"/>
                      <w:lang w:eastAsia="en-SG"/>
                    </w:rPr>
                  </w:rPrChange>
                </w:rPr>
                <w:delText>ISSUE_CODE</w:delText>
              </w:r>
            </w:del>
          </w:p>
        </w:tc>
        <w:tc>
          <w:tcPr>
            <w:tcW w:w="1350" w:type="dxa"/>
          </w:tcPr>
          <w:p w14:paraId="6244339E" w14:textId="4F7CBC12" w:rsidR="00AB0B85" w:rsidRPr="00770A8F" w:rsidDel="00A13E40" w:rsidRDefault="00AB0B85" w:rsidP="00AB0B85">
            <w:pPr>
              <w:pStyle w:val="NoSpacing"/>
              <w:jc w:val="center"/>
              <w:rPr>
                <w:del w:id="2135" w:author="Eugene CHEONG from.TOPPAN (MAS)" w:date="2025-12-30T16:40:00Z" w16du:dateUtc="2025-12-30T08:40:00Z"/>
                <w:strike/>
                <w:lang w:eastAsia="en-SG"/>
                <w:rPrChange w:id="2136" w:author="Eugene CHEONG from.TOPPAN (MAS)" w:date="2025-12-26T16:51:00Z" w16du:dateUtc="2025-12-26T08:51:00Z">
                  <w:rPr>
                    <w:del w:id="2137" w:author="Eugene CHEONG from.TOPPAN (MAS)" w:date="2025-12-30T16:40:00Z" w16du:dateUtc="2025-12-30T08:40:00Z"/>
                    <w:lang w:eastAsia="en-SG"/>
                  </w:rPr>
                </w:rPrChange>
              </w:rPr>
            </w:pPr>
            <w:del w:id="2138" w:author="Eugene CHEONG from.TOPPAN (MAS)" w:date="2025-12-30T16:40:00Z" w16du:dateUtc="2025-12-30T08:40:00Z">
              <w:r w:rsidRPr="00770A8F" w:rsidDel="00A13E40">
                <w:rPr>
                  <w:rFonts w:ascii="Calibri" w:hAnsi="Calibri" w:cs="Calibri"/>
                  <w:strike/>
                  <w:color w:val="000000"/>
                  <w:lang w:eastAsia="en-SG"/>
                  <w:rPrChange w:id="2139" w:author="Eugene CHEONG from.TOPPAN (MAS)" w:date="2025-12-26T16:51:00Z" w16du:dateUtc="2025-12-26T08:51:00Z">
                    <w:rPr>
                      <w:rFonts w:ascii="Calibri" w:hAnsi="Calibri" w:cs="Calibri"/>
                      <w:color w:val="000000"/>
                      <w:lang w:eastAsia="en-SG"/>
                    </w:rPr>
                  </w:rPrChange>
                </w:rPr>
                <w:delText>ISSUE_CODE</w:delText>
              </w:r>
            </w:del>
          </w:p>
        </w:tc>
        <w:tc>
          <w:tcPr>
            <w:tcW w:w="1350" w:type="dxa"/>
          </w:tcPr>
          <w:p w14:paraId="6D7D13A1" w14:textId="0108A124" w:rsidR="00AB0B85" w:rsidRPr="00770A8F" w:rsidDel="00A13E40" w:rsidRDefault="00AB0B85" w:rsidP="00AB0B85">
            <w:pPr>
              <w:pStyle w:val="NoSpacing"/>
              <w:jc w:val="center"/>
              <w:rPr>
                <w:del w:id="2140" w:author="Eugene CHEONG from.TOPPAN (MAS)" w:date="2025-12-30T16:40:00Z" w16du:dateUtc="2025-12-30T08:40:00Z"/>
                <w:strike/>
                <w:lang w:eastAsia="en-SG"/>
                <w:rPrChange w:id="2141" w:author="Eugene CHEONG from.TOPPAN (MAS)" w:date="2025-12-26T16:51:00Z" w16du:dateUtc="2025-12-26T08:51:00Z">
                  <w:rPr>
                    <w:del w:id="2142" w:author="Eugene CHEONG from.TOPPAN (MAS)" w:date="2025-12-30T16:40:00Z" w16du:dateUtc="2025-12-30T08:40:00Z"/>
                    <w:lang w:eastAsia="en-SG"/>
                  </w:rPr>
                </w:rPrChange>
              </w:rPr>
            </w:pPr>
            <w:del w:id="2143" w:author="Eugene CHEONG from.TOPPAN (MAS)" w:date="2025-12-30T16:40:00Z" w16du:dateUtc="2025-12-30T08:40:00Z">
              <w:r w:rsidRPr="00770A8F" w:rsidDel="00A13E40">
                <w:rPr>
                  <w:rFonts w:ascii="Calibri" w:hAnsi="Calibri" w:cs="Calibri"/>
                  <w:strike/>
                  <w:color w:val="000000"/>
                  <w:lang w:eastAsia="en-SG"/>
                  <w:rPrChange w:id="2144" w:author="Eugene CHEONG from.TOPPAN (MAS)" w:date="2025-12-26T16:51:00Z" w16du:dateUtc="2025-12-26T08:51:00Z">
                    <w:rPr>
                      <w:rFonts w:ascii="Calibri" w:hAnsi="Calibri" w:cs="Calibri"/>
                      <w:color w:val="000000"/>
                      <w:lang w:eastAsia="en-SG"/>
                    </w:rPr>
                  </w:rPrChange>
                </w:rPr>
                <w:delText>ISSUE_CODE</w:delText>
              </w:r>
            </w:del>
          </w:p>
        </w:tc>
        <w:tc>
          <w:tcPr>
            <w:tcW w:w="1350" w:type="dxa"/>
          </w:tcPr>
          <w:p w14:paraId="72670285" w14:textId="6CC8C730" w:rsidR="00AB0B85" w:rsidRPr="00770A8F" w:rsidDel="00A13E40" w:rsidRDefault="00AB0B85" w:rsidP="00AB0B85">
            <w:pPr>
              <w:pStyle w:val="NoSpacing"/>
              <w:jc w:val="center"/>
              <w:rPr>
                <w:del w:id="2145" w:author="Eugene CHEONG from.TOPPAN (MAS)" w:date="2025-12-30T16:40:00Z" w16du:dateUtc="2025-12-30T08:40:00Z"/>
                <w:strike/>
                <w:lang w:eastAsia="en-SG"/>
                <w:rPrChange w:id="2146" w:author="Eugene CHEONG from.TOPPAN (MAS)" w:date="2025-12-26T16:51:00Z" w16du:dateUtc="2025-12-26T08:51:00Z">
                  <w:rPr>
                    <w:del w:id="2147" w:author="Eugene CHEONG from.TOPPAN (MAS)" w:date="2025-12-30T16:40:00Z" w16du:dateUtc="2025-12-30T08:40:00Z"/>
                    <w:lang w:eastAsia="en-SG"/>
                  </w:rPr>
                </w:rPrChange>
              </w:rPr>
            </w:pPr>
            <w:del w:id="2148" w:author="Eugene CHEONG from.TOPPAN (MAS)" w:date="2025-12-30T16:40:00Z" w16du:dateUtc="2025-12-30T08:40:00Z">
              <w:r w:rsidRPr="00770A8F" w:rsidDel="00A13E40">
                <w:rPr>
                  <w:rFonts w:ascii="Calibri" w:hAnsi="Calibri" w:cs="Calibri"/>
                  <w:strike/>
                  <w:color w:val="000000"/>
                  <w:lang w:eastAsia="en-SG"/>
                  <w:rPrChange w:id="2149" w:author="Eugene CHEONG from.TOPPAN (MAS)" w:date="2025-12-26T16:51:00Z" w16du:dateUtc="2025-12-26T08:51:00Z">
                    <w:rPr>
                      <w:rFonts w:ascii="Calibri" w:hAnsi="Calibri" w:cs="Calibri"/>
                      <w:color w:val="000000"/>
                      <w:lang w:eastAsia="en-SG"/>
                    </w:rPr>
                  </w:rPrChange>
                </w:rPr>
                <w:delText>ISSUE_CODE</w:delText>
              </w:r>
            </w:del>
          </w:p>
        </w:tc>
        <w:tc>
          <w:tcPr>
            <w:tcW w:w="1350" w:type="dxa"/>
          </w:tcPr>
          <w:p w14:paraId="74D88C0B" w14:textId="0E7B8F77" w:rsidR="00AB0B85" w:rsidRPr="00770A8F" w:rsidDel="00A13E40" w:rsidRDefault="00AB0B85" w:rsidP="00AB0B85">
            <w:pPr>
              <w:pStyle w:val="NoSpacing"/>
              <w:jc w:val="center"/>
              <w:rPr>
                <w:del w:id="2150" w:author="Eugene CHEONG from.TOPPAN (MAS)" w:date="2025-12-30T16:40:00Z" w16du:dateUtc="2025-12-30T08:40:00Z"/>
                <w:strike/>
                <w:lang w:eastAsia="en-SG"/>
                <w:rPrChange w:id="2151" w:author="Eugene CHEONG from.TOPPAN (MAS)" w:date="2025-12-26T16:51:00Z" w16du:dateUtc="2025-12-26T08:51:00Z">
                  <w:rPr>
                    <w:del w:id="2152" w:author="Eugene CHEONG from.TOPPAN (MAS)" w:date="2025-12-30T16:40:00Z" w16du:dateUtc="2025-12-30T08:40:00Z"/>
                    <w:lang w:eastAsia="en-SG"/>
                  </w:rPr>
                </w:rPrChange>
              </w:rPr>
            </w:pPr>
            <w:del w:id="2153" w:author="Eugene CHEONG from.TOPPAN (MAS)" w:date="2025-12-30T16:40:00Z" w16du:dateUtc="2025-12-30T08:40:00Z">
              <w:r w:rsidRPr="00770A8F" w:rsidDel="00A13E40">
                <w:rPr>
                  <w:rFonts w:ascii="Calibri" w:hAnsi="Calibri" w:cs="Calibri"/>
                  <w:strike/>
                  <w:color w:val="000000"/>
                  <w:lang w:eastAsia="en-SG"/>
                  <w:rPrChange w:id="2154" w:author="Eugene CHEONG from.TOPPAN (MAS)" w:date="2025-12-26T16:51:00Z" w16du:dateUtc="2025-12-26T08:51:00Z">
                    <w:rPr>
                      <w:rFonts w:ascii="Calibri" w:hAnsi="Calibri" w:cs="Calibri"/>
                      <w:color w:val="000000"/>
                      <w:lang w:eastAsia="en-SG"/>
                    </w:rPr>
                  </w:rPrChange>
                </w:rPr>
                <w:delText>ISSUE_CODE</w:delText>
              </w:r>
            </w:del>
          </w:p>
        </w:tc>
        <w:tc>
          <w:tcPr>
            <w:tcW w:w="1351" w:type="dxa"/>
          </w:tcPr>
          <w:p w14:paraId="32817935" w14:textId="448A317F" w:rsidR="00AB0B85" w:rsidRPr="00770A8F" w:rsidDel="00A13E40" w:rsidRDefault="00AB0B85" w:rsidP="00AB0B85">
            <w:pPr>
              <w:pStyle w:val="NoSpacing"/>
              <w:jc w:val="center"/>
              <w:rPr>
                <w:del w:id="2155" w:author="Eugene CHEONG from.TOPPAN (MAS)" w:date="2025-12-30T16:40:00Z" w16du:dateUtc="2025-12-30T08:40:00Z"/>
                <w:strike/>
                <w:rPrChange w:id="2156" w:author="Eugene CHEONG from.TOPPAN (MAS)" w:date="2025-12-26T16:51:00Z" w16du:dateUtc="2025-12-26T08:51:00Z">
                  <w:rPr>
                    <w:del w:id="2157" w:author="Eugene CHEONG from.TOPPAN (MAS)" w:date="2025-12-30T16:40:00Z" w16du:dateUtc="2025-12-30T08:40:00Z"/>
                  </w:rPr>
                </w:rPrChange>
              </w:rPr>
            </w:pPr>
            <w:del w:id="2158" w:author="Eugene CHEONG from.TOPPAN (MAS)" w:date="2025-12-30T16:40:00Z" w16du:dateUtc="2025-12-30T08:40:00Z">
              <w:r w:rsidRPr="00770A8F" w:rsidDel="00A13E40">
                <w:rPr>
                  <w:rFonts w:ascii="Calibri" w:hAnsi="Calibri" w:cs="Calibri"/>
                  <w:strike/>
                  <w:color w:val="000000"/>
                  <w:lang w:eastAsia="en-SG"/>
                  <w:rPrChange w:id="2159" w:author="Eugene CHEONG from.TOPPAN (MAS)" w:date="2025-12-26T16:51:00Z" w16du:dateUtc="2025-12-26T08:51:00Z">
                    <w:rPr>
                      <w:rFonts w:ascii="Calibri" w:hAnsi="Calibri" w:cs="Calibri"/>
                      <w:color w:val="000000"/>
                      <w:lang w:eastAsia="en-SG"/>
                    </w:rPr>
                  </w:rPrChange>
                </w:rPr>
                <w:delText>ISSUE_CODE</w:delText>
              </w:r>
            </w:del>
          </w:p>
        </w:tc>
      </w:tr>
      <w:tr w:rsidR="00AB0B85" w:rsidRPr="00E33CF5" w:rsidDel="00A13E40" w14:paraId="1F6F3C54" w14:textId="58503ED2" w:rsidTr="00AB0B85">
        <w:trPr>
          <w:trHeight w:val="290"/>
          <w:del w:id="2160" w:author="Eugene CHEONG from.TOPPAN (MAS)" w:date="2025-12-30T16:40:00Z"/>
        </w:trPr>
        <w:tc>
          <w:tcPr>
            <w:tcW w:w="3120" w:type="dxa"/>
            <w:vAlign w:val="bottom"/>
            <w:hideMark/>
          </w:tcPr>
          <w:p w14:paraId="0CB1AAE9" w14:textId="62DB13C2" w:rsidR="00AB0B85" w:rsidRPr="00770A8F" w:rsidDel="00A13E40" w:rsidRDefault="00AB0B85" w:rsidP="00AB0B85">
            <w:pPr>
              <w:pStyle w:val="NoSpacing"/>
              <w:rPr>
                <w:del w:id="2161" w:author="Eugene CHEONG from.TOPPAN (MAS)" w:date="2025-12-30T16:40:00Z" w16du:dateUtc="2025-12-30T08:40:00Z"/>
                <w:strike/>
                <w:color w:val="000000" w:themeColor="text1"/>
                <w:lang w:eastAsia="en-SG"/>
                <w:rPrChange w:id="2162" w:author="Eugene CHEONG from.TOPPAN (MAS)" w:date="2025-12-26T16:51:00Z" w16du:dateUtc="2025-12-26T08:51:00Z">
                  <w:rPr>
                    <w:del w:id="2163" w:author="Eugene CHEONG from.TOPPAN (MAS)" w:date="2025-12-30T16:40:00Z" w16du:dateUtc="2025-12-30T08:40:00Z"/>
                    <w:color w:val="000000" w:themeColor="text1"/>
                    <w:lang w:eastAsia="en-SG"/>
                  </w:rPr>
                </w:rPrChange>
              </w:rPr>
            </w:pPr>
            <w:del w:id="2164" w:author="Eugene CHEONG from.TOPPAN (MAS)" w:date="2025-12-30T16:40:00Z" w16du:dateUtc="2025-12-30T08:40:00Z">
              <w:r w:rsidRPr="00770A8F" w:rsidDel="00A13E40">
                <w:rPr>
                  <w:strike/>
                  <w:color w:val="000000" w:themeColor="text1"/>
                  <w:lang w:eastAsia="en-SG"/>
                  <w:rPrChange w:id="2165" w:author="Eugene CHEONG from.TOPPAN (MAS)" w:date="2025-12-26T16:51:00Z" w16du:dateUtc="2025-12-26T08:51:00Z">
                    <w:rPr>
                      <w:color w:val="000000" w:themeColor="text1"/>
                      <w:lang w:eastAsia="en-SG"/>
                    </w:rPr>
                  </w:rPrChange>
                </w:rPr>
                <w:delText>ISIN Code</w:delText>
              </w:r>
            </w:del>
          </w:p>
        </w:tc>
        <w:tc>
          <w:tcPr>
            <w:tcW w:w="1350" w:type="dxa"/>
          </w:tcPr>
          <w:p w14:paraId="16F67028" w14:textId="3D7B1889" w:rsidR="00AB0B85" w:rsidRPr="00770A8F" w:rsidDel="00A13E40" w:rsidRDefault="00AB0B85" w:rsidP="00AB0B85">
            <w:pPr>
              <w:pStyle w:val="NoSpacing"/>
              <w:jc w:val="center"/>
              <w:rPr>
                <w:del w:id="2166" w:author="Eugene CHEONG from.TOPPAN (MAS)" w:date="2025-12-30T16:40:00Z" w16du:dateUtc="2025-12-30T08:40:00Z"/>
                <w:strike/>
                <w:lang w:eastAsia="en-SG"/>
                <w:rPrChange w:id="2167" w:author="Eugene CHEONG from.TOPPAN (MAS)" w:date="2025-12-26T16:51:00Z" w16du:dateUtc="2025-12-26T08:51:00Z">
                  <w:rPr>
                    <w:del w:id="2168" w:author="Eugene CHEONG from.TOPPAN (MAS)" w:date="2025-12-30T16:40:00Z" w16du:dateUtc="2025-12-30T08:40:00Z"/>
                    <w:lang w:eastAsia="en-SG"/>
                  </w:rPr>
                </w:rPrChange>
              </w:rPr>
            </w:pPr>
            <w:del w:id="2169" w:author="Eugene CHEONG from.TOPPAN (MAS)" w:date="2025-12-30T16:40:00Z" w16du:dateUtc="2025-12-30T08:40:00Z">
              <w:r w:rsidRPr="00770A8F" w:rsidDel="00A13E40">
                <w:rPr>
                  <w:rFonts w:ascii="Calibri" w:hAnsi="Calibri" w:cs="Calibri"/>
                  <w:strike/>
                  <w:color w:val="000000"/>
                  <w:lang w:eastAsia="en-SG"/>
                  <w:rPrChange w:id="2170" w:author="Eugene CHEONG from.TOPPAN (MAS)" w:date="2025-12-26T16:51:00Z" w16du:dateUtc="2025-12-26T08:51:00Z">
                    <w:rPr>
                      <w:rFonts w:ascii="Calibri" w:hAnsi="Calibri" w:cs="Calibri"/>
                      <w:color w:val="000000"/>
                      <w:lang w:eastAsia="en-SG"/>
                    </w:rPr>
                  </w:rPrChange>
                </w:rPr>
                <w:delText>ISIN_CODE</w:delText>
              </w:r>
            </w:del>
          </w:p>
        </w:tc>
        <w:tc>
          <w:tcPr>
            <w:tcW w:w="1350" w:type="dxa"/>
          </w:tcPr>
          <w:p w14:paraId="07397B43" w14:textId="75DACBF1" w:rsidR="00AB0B85" w:rsidRPr="00770A8F" w:rsidDel="00A13E40" w:rsidRDefault="00AB0B85" w:rsidP="00AB0B85">
            <w:pPr>
              <w:pStyle w:val="NoSpacing"/>
              <w:jc w:val="center"/>
              <w:rPr>
                <w:del w:id="2171" w:author="Eugene CHEONG from.TOPPAN (MAS)" w:date="2025-12-30T16:40:00Z" w16du:dateUtc="2025-12-30T08:40:00Z"/>
                <w:strike/>
                <w:lang w:eastAsia="en-SG"/>
                <w:rPrChange w:id="2172" w:author="Eugene CHEONG from.TOPPAN (MAS)" w:date="2025-12-26T16:51:00Z" w16du:dateUtc="2025-12-26T08:51:00Z">
                  <w:rPr>
                    <w:del w:id="2173" w:author="Eugene CHEONG from.TOPPAN (MAS)" w:date="2025-12-30T16:40:00Z" w16du:dateUtc="2025-12-30T08:40:00Z"/>
                    <w:lang w:eastAsia="en-SG"/>
                  </w:rPr>
                </w:rPrChange>
              </w:rPr>
            </w:pPr>
            <w:del w:id="2174" w:author="Eugene CHEONG from.TOPPAN (MAS)" w:date="2025-12-30T16:40:00Z" w16du:dateUtc="2025-12-30T08:40:00Z">
              <w:r w:rsidRPr="00770A8F" w:rsidDel="00A13E40">
                <w:rPr>
                  <w:rFonts w:ascii="Calibri" w:hAnsi="Calibri" w:cs="Calibri"/>
                  <w:strike/>
                  <w:color w:val="000000"/>
                  <w:lang w:eastAsia="en-SG"/>
                  <w:rPrChange w:id="2175" w:author="Eugene CHEONG from.TOPPAN (MAS)" w:date="2025-12-26T16:51:00Z" w16du:dateUtc="2025-12-26T08:51:00Z">
                    <w:rPr>
                      <w:rFonts w:ascii="Calibri" w:hAnsi="Calibri" w:cs="Calibri"/>
                      <w:color w:val="000000"/>
                      <w:lang w:eastAsia="en-SG"/>
                    </w:rPr>
                  </w:rPrChange>
                </w:rPr>
                <w:delText>ISIN_CODE</w:delText>
              </w:r>
            </w:del>
          </w:p>
        </w:tc>
        <w:tc>
          <w:tcPr>
            <w:tcW w:w="1350" w:type="dxa"/>
          </w:tcPr>
          <w:p w14:paraId="433A6CD1" w14:textId="4873F26A" w:rsidR="00AB0B85" w:rsidRPr="00770A8F" w:rsidDel="00A13E40" w:rsidRDefault="00AB0B85" w:rsidP="00AB0B85">
            <w:pPr>
              <w:pStyle w:val="NoSpacing"/>
              <w:jc w:val="center"/>
              <w:rPr>
                <w:del w:id="2176" w:author="Eugene CHEONG from.TOPPAN (MAS)" w:date="2025-12-30T16:40:00Z" w16du:dateUtc="2025-12-30T08:40:00Z"/>
                <w:strike/>
                <w:lang w:eastAsia="en-SG"/>
                <w:rPrChange w:id="2177" w:author="Eugene CHEONG from.TOPPAN (MAS)" w:date="2025-12-26T16:51:00Z" w16du:dateUtc="2025-12-26T08:51:00Z">
                  <w:rPr>
                    <w:del w:id="2178" w:author="Eugene CHEONG from.TOPPAN (MAS)" w:date="2025-12-30T16:40:00Z" w16du:dateUtc="2025-12-30T08:40:00Z"/>
                    <w:lang w:eastAsia="en-SG"/>
                  </w:rPr>
                </w:rPrChange>
              </w:rPr>
            </w:pPr>
            <w:del w:id="2179" w:author="Eugene CHEONG from.TOPPAN (MAS)" w:date="2025-12-30T16:40:00Z" w16du:dateUtc="2025-12-30T08:40:00Z">
              <w:r w:rsidRPr="00770A8F" w:rsidDel="00A13E40">
                <w:rPr>
                  <w:rFonts w:ascii="Calibri" w:hAnsi="Calibri" w:cs="Calibri"/>
                  <w:strike/>
                  <w:color w:val="000000"/>
                  <w:lang w:eastAsia="en-SG"/>
                  <w:rPrChange w:id="2180" w:author="Eugene CHEONG from.TOPPAN (MAS)" w:date="2025-12-26T16:51:00Z" w16du:dateUtc="2025-12-26T08:51:00Z">
                    <w:rPr>
                      <w:rFonts w:ascii="Calibri" w:hAnsi="Calibri" w:cs="Calibri"/>
                      <w:color w:val="000000"/>
                      <w:lang w:eastAsia="en-SG"/>
                    </w:rPr>
                  </w:rPrChange>
                </w:rPr>
                <w:delText>ISIN_CODE</w:delText>
              </w:r>
            </w:del>
          </w:p>
        </w:tc>
        <w:tc>
          <w:tcPr>
            <w:tcW w:w="1350" w:type="dxa"/>
          </w:tcPr>
          <w:p w14:paraId="336D5F99" w14:textId="430017AF" w:rsidR="00AB0B85" w:rsidRPr="00770A8F" w:rsidDel="00A13E40" w:rsidRDefault="00AB0B85" w:rsidP="00AB0B85">
            <w:pPr>
              <w:pStyle w:val="NoSpacing"/>
              <w:jc w:val="center"/>
              <w:rPr>
                <w:del w:id="2181" w:author="Eugene CHEONG from.TOPPAN (MAS)" w:date="2025-12-30T16:40:00Z" w16du:dateUtc="2025-12-30T08:40:00Z"/>
                <w:strike/>
                <w:lang w:eastAsia="en-SG"/>
                <w:rPrChange w:id="2182" w:author="Eugene CHEONG from.TOPPAN (MAS)" w:date="2025-12-26T16:51:00Z" w16du:dateUtc="2025-12-26T08:51:00Z">
                  <w:rPr>
                    <w:del w:id="2183" w:author="Eugene CHEONG from.TOPPAN (MAS)" w:date="2025-12-30T16:40:00Z" w16du:dateUtc="2025-12-30T08:40:00Z"/>
                    <w:lang w:eastAsia="en-SG"/>
                  </w:rPr>
                </w:rPrChange>
              </w:rPr>
            </w:pPr>
            <w:del w:id="2184" w:author="Eugene CHEONG from.TOPPAN (MAS)" w:date="2025-12-30T16:40:00Z" w16du:dateUtc="2025-12-30T08:40:00Z">
              <w:r w:rsidRPr="00770A8F" w:rsidDel="00A13E40">
                <w:rPr>
                  <w:rFonts w:ascii="Calibri" w:hAnsi="Calibri" w:cs="Calibri"/>
                  <w:strike/>
                  <w:color w:val="000000"/>
                  <w:lang w:eastAsia="en-SG"/>
                  <w:rPrChange w:id="2185" w:author="Eugene CHEONG from.TOPPAN (MAS)" w:date="2025-12-26T16:51:00Z" w16du:dateUtc="2025-12-26T08:51:00Z">
                    <w:rPr>
                      <w:rFonts w:ascii="Calibri" w:hAnsi="Calibri" w:cs="Calibri"/>
                      <w:color w:val="000000"/>
                      <w:lang w:eastAsia="en-SG"/>
                    </w:rPr>
                  </w:rPrChange>
                </w:rPr>
                <w:delText>ISIN_CODE</w:delText>
              </w:r>
            </w:del>
          </w:p>
        </w:tc>
        <w:tc>
          <w:tcPr>
            <w:tcW w:w="1350" w:type="dxa"/>
          </w:tcPr>
          <w:p w14:paraId="05F949FA" w14:textId="1C63F0B4" w:rsidR="00AB0B85" w:rsidRPr="00770A8F" w:rsidDel="00A13E40" w:rsidRDefault="00AB0B85" w:rsidP="00AB0B85">
            <w:pPr>
              <w:pStyle w:val="NoSpacing"/>
              <w:jc w:val="center"/>
              <w:rPr>
                <w:del w:id="2186" w:author="Eugene CHEONG from.TOPPAN (MAS)" w:date="2025-12-30T16:40:00Z" w16du:dateUtc="2025-12-30T08:40:00Z"/>
                <w:strike/>
                <w:lang w:eastAsia="en-SG"/>
                <w:rPrChange w:id="2187" w:author="Eugene CHEONG from.TOPPAN (MAS)" w:date="2025-12-26T16:51:00Z" w16du:dateUtc="2025-12-26T08:51:00Z">
                  <w:rPr>
                    <w:del w:id="2188" w:author="Eugene CHEONG from.TOPPAN (MAS)" w:date="2025-12-30T16:40:00Z" w16du:dateUtc="2025-12-30T08:40:00Z"/>
                    <w:lang w:eastAsia="en-SG"/>
                  </w:rPr>
                </w:rPrChange>
              </w:rPr>
            </w:pPr>
            <w:del w:id="2189" w:author="Eugene CHEONG from.TOPPAN (MAS)" w:date="2025-12-30T16:40:00Z" w16du:dateUtc="2025-12-30T08:40:00Z">
              <w:r w:rsidRPr="00770A8F" w:rsidDel="00A13E40">
                <w:rPr>
                  <w:rFonts w:ascii="Calibri" w:hAnsi="Calibri" w:cs="Calibri"/>
                  <w:strike/>
                  <w:color w:val="000000"/>
                  <w:lang w:eastAsia="en-SG"/>
                  <w:rPrChange w:id="2190" w:author="Eugene CHEONG from.TOPPAN (MAS)" w:date="2025-12-26T16:51:00Z" w16du:dateUtc="2025-12-26T08:51:00Z">
                    <w:rPr>
                      <w:rFonts w:ascii="Calibri" w:hAnsi="Calibri" w:cs="Calibri"/>
                      <w:color w:val="000000"/>
                      <w:lang w:eastAsia="en-SG"/>
                    </w:rPr>
                  </w:rPrChange>
                </w:rPr>
                <w:delText>ISIN_CODE</w:delText>
              </w:r>
            </w:del>
          </w:p>
        </w:tc>
        <w:tc>
          <w:tcPr>
            <w:tcW w:w="1351" w:type="dxa"/>
          </w:tcPr>
          <w:p w14:paraId="4797A3AF" w14:textId="0389CB7D" w:rsidR="00AB0B85" w:rsidRPr="00770A8F" w:rsidDel="00A13E40" w:rsidRDefault="00AB0B85" w:rsidP="00AB0B85">
            <w:pPr>
              <w:pStyle w:val="NoSpacing"/>
              <w:jc w:val="center"/>
              <w:rPr>
                <w:del w:id="2191" w:author="Eugene CHEONG from.TOPPAN (MAS)" w:date="2025-12-30T16:40:00Z" w16du:dateUtc="2025-12-30T08:40:00Z"/>
                <w:strike/>
                <w:rPrChange w:id="2192" w:author="Eugene CHEONG from.TOPPAN (MAS)" w:date="2025-12-26T16:51:00Z" w16du:dateUtc="2025-12-26T08:51:00Z">
                  <w:rPr>
                    <w:del w:id="2193" w:author="Eugene CHEONG from.TOPPAN (MAS)" w:date="2025-12-30T16:40:00Z" w16du:dateUtc="2025-12-30T08:40:00Z"/>
                  </w:rPr>
                </w:rPrChange>
              </w:rPr>
            </w:pPr>
            <w:del w:id="2194" w:author="Eugene CHEONG from.TOPPAN (MAS)" w:date="2025-12-30T16:40:00Z" w16du:dateUtc="2025-12-30T08:40:00Z">
              <w:r w:rsidRPr="00770A8F" w:rsidDel="00A13E40">
                <w:rPr>
                  <w:rFonts w:ascii="Calibri" w:hAnsi="Calibri" w:cs="Calibri"/>
                  <w:strike/>
                  <w:color w:val="000000"/>
                  <w:lang w:eastAsia="en-SG"/>
                  <w:rPrChange w:id="2195" w:author="Eugene CHEONG from.TOPPAN (MAS)" w:date="2025-12-26T16:51:00Z" w16du:dateUtc="2025-12-26T08:51:00Z">
                    <w:rPr>
                      <w:rFonts w:ascii="Calibri" w:hAnsi="Calibri" w:cs="Calibri"/>
                      <w:color w:val="000000"/>
                      <w:lang w:eastAsia="en-SG"/>
                    </w:rPr>
                  </w:rPrChange>
                </w:rPr>
                <w:delText>ISIN_CODE</w:delText>
              </w:r>
            </w:del>
          </w:p>
        </w:tc>
      </w:tr>
      <w:tr w:rsidR="00AB0B85" w:rsidRPr="00E33CF5" w:rsidDel="00A13E40" w14:paraId="6A733F18" w14:textId="5E9D3E80" w:rsidTr="00AB0B85">
        <w:trPr>
          <w:trHeight w:val="290"/>
          <w:del w:id="2196" w:author="Eugene CHEONG from.TOPPAN (MAS)" w:date="2025-12-30T16:40:00Z"/>
        </w:trPr>
        <w:tc>
          <w:tcPr>
            <w:tcW w:w="3120" w:type="dxa"/>
            <w:vAlign w:val="bottom"/>
            <w:hideMark/>
          </w:tcPr>
          <w:p w14:paraId="096A2E7F" w14:textId="642FA664" w:rsidR="00AB0B85" w:rsidRPr="00770A8F" w:rsidDel="00A13E40" w:rsidRDefault="00AB0B85" w:rsidP="00AB0B85">
            <w:pPr>
              <w:pStyle w:val="NoSpacing"/>
              <w:rPr>
                <w:del w:id="2197" w:author="Eugene CHEONG from.TOPPAN (MAS)" w:date="2025-12-30T16:40:00Z" w16du:dateUtc="2025-12-30T08:40:00Z"/>
                <w:strike/>
                <w:color w:val="000000" w:themeColor="text1"/>
                <w:lang w:eastAsia="en-SG"/>
                <w:rPrChange w:id="2198" w:author="Eugene CHEONG from.TOPPAN (MAS)" w:date="2025-12-26T16:51:00Z" w16du:dateUtc="2025-12-26T08:51:00Z">
                  <w:rPr>
                    <w:del w:id="2199" w:author="Eugene CHEONG from.TOPPAN (MAS)" w:date="2025-12-30T16:40:00Z" w16du:dateUtc="2025-12-30T08:40:00Z"/>
                    <w:color w:val="000000" w:themeColor="text1"/>
                    <w:lang w:eastAsia="en-SG"/>
                  </w:rPr>
                </w:rPrChange>
              </w:rPr>
            </w:pPr>
            <w:del w:id="2200" w:author="Eugene CHEONG from.TOPPAN (MAS)" w:date="2025-12-30T16:40:00Z" w16du:dateUtc="2025-12-30T08:40:00Z">
              <w:r w:rsidRPr="00770A8F" w:rsidDel="00A13E40">
                <w:rPr>
                  <w:strike/>
                  <w:color w:val="000000" w:themeColor="text1"/>
                  <w:lang w:eastAsia="en-SG"/>
                  <w:rPrChange w:id="2201" w:author="Eugene CHEONG from.TOPPAN (MAS)" w:date="2025-12-26T16:51:00Z" w16du:dateUtc="2025-12-26T08:51:00Z">
                    <w:rPr>
                      <w:color w:val="000000" w:themeColor="text1"/>
                      <w:lang w:eastAsia="en-SG"/>
                    </w:rPr>
                  </w:rPrChange>
                </w:rPr>
                <w:delText xml:space="preserve">Issue Date/Settlement Date </w:delText>
              </w:r>
            </w:del>
          </w:p>
        </w:tc>
        <w:tc>
          <w:tcPr>
            <w:tcW w:w="1350" w:type="dxa"/>
          </w:tcPr>
          <w:p w14:paraId="498678A8" w14:textId="4C1E3B6A" w:rsidR="00AB0B85" w:rsidRPr="00770A8F" w:rsidDel="00A13E40" w:rsidRDefault="00AB0B85" w:rsidP="00AB0B85">
            <w:pPr>
              <w:pStyle w:val="NoSpacing"/>
              <w:jc w:val="center"/>
              <w:rPr>
                <w:del w:id="2202" w:author="Eugene CHEONG from.TOPPAN (MAS)" w:date="2025-12-30T16:40:00Z" w16du:dateUtc="2025-12-30T08:40:00Z"/>
                <w:strike/>
                <w:lang w:eastAsia="en-SG"/>
                <w:rPrChange w:id="2203" w:author="Eugene CHEONG from.TOPPAN (MAS)" w:date="2025-12-26T16:51:00Z" w16du:dateUtc="2025-12-26T08:51:00Z">
                  <w:rPr>
                    <w:del w:id="2204" w:author="Eugene CHEONG from.TOPPAN (MAS)" w:date="2025-12-30T16:40:00Z" w16du:dateUtc="2025-12-30T08:40:00Z"/>
                    <w:lang w:eastAsia="en-SG"/>
                  </w:rPr>
                </w:rPrChange>
              </w:rPr>
            </w:pPr>
            <w:del w:id="2205" w:author="Eugene CHEONG from.TOPPAN (MAS)" w:date="2025-12-30T16:40:00Z" w16du:dateUtc="2025-12-30T08:40:00Z">
              <w:r w:rsidRPr="00770A8F" w:rsidDel="00A13E40">
                <w:rPr>
                  <w:rFonts w:ascii="Calibri" w:hAnsi="Calibri" w:cs="Calibri"/>
                  <w:strike/>
                  <w:color w:val="000000"/>
                  <w:lang w:eastAsia="en-SG"/>
                  <w:rPrChange w:id="2206" w:author="Eugene CHEONG from.TOPPAN (MAS)" w:date="2025-12-26T16:51:00Z" w16du:dateUtc="2025-12-26T08:51:00Z">
                    <w:rPr>
                      <w:rFonts w:ascii="Calibri" w:hAnsi="Calibri" w:cs="Calibri"/>
                      <w:color w:val="000000"/>
                      <w:lang w:eastAsia="en-SG"/>
                    </w:rPr>
                  </w:rPrChange>
                </w:rPr>
                <w:delText>ISSUE_DATE</w:delText>
              </w:r>
            </w:del>
          </w:p>
        </w:tc>
        <w:tc>
          <w:tcPr>
            <w:tcW w:w="1350" w:type="dxa"/>
          </w:tcPr>
          <w:p w14:paraId="46CF998D" w14:textId="54309652" w:rsidR="00AB0B85" w:rsidRPr="00770A8F" w:rsidDel="00A13E40" w:rsidRDefault="00AB0B85" w:rsidP="00AB0B85">
            <w:pPr>
              <w:pStyle w:val="NoSpacing"/>
              <w:jc w:val="center"/>
              <w:rPr>
                <w:del w:id="2207" w:author="Eugene CHEONG from.TOPPAN (MAS)" w:date="2025-12-30T16:40:00Z" w16du:dateUtc="2025-12-30T08:40:00Z"/>
                <w:strike/>
                <w:lang w:eastAsia="en-SG"/>
                <w:rPrChange w:id="2208" w:author="Eugene CHEONG from.TOPPAN (MAS)" w:date="2025-12-26T16:51:00Z" w16du:dateUtc="2025-12-26T08:51:00Z">
                  <w:rPr>
                    <w:del w:id="2209" w:author="Eugene CHEONG from.TOPPAN (MAS)" w:date="2025-12-30T16:40:00Z" w16du:dateUtc="2025-12-30T08:40:00Z"/>
                    <w:lang w:eastAsia="en-SG"/>
                  </w:rPr>
                </w:rPrChange>
              </w:rPr>
            </w:pPr>
            <w:del w:id="2210" w:author="Eugene CHEONG from.TOPPAN (MAS)" w:date="2025-12-30T16:40:00Z" w16du:dateUtc="2025-12-30T08:40:00Z">
              <w:r w:rsidRPr="00770A8F" w:rsidDel="00A13E40">
                <w:rPr>
                  <w:rFonts w:ascii="Calibri" w:hAnsi="Calibri" w:cs="Calibri"/>
                  <w:strike/>
                  <w:color w:val="000000"/>
                  <w:lang w:eastAsia="en-SG"/>
                  <w:rPrChange w:id="2211" w:author="Eugene CHEONG from.TOPPAN (MAS)" w:date="2025-12-26T16:51:00Z" w16du:dateUtc="2025-12-26T08:51:00Z">
                    <w:rPr>
                      <w:rFonts w:ascii="Calibri" w:hAnsi="Calibri" w:cs="Calibri"/>
                      <w:color w:val="000000"/>
                      <w:lang w:eastAsia="en-SG"/>
                    </w:rPr>
                  </w:rPrChange>
                </w:rPr>
                <w:delText>ISSUE_DATE</w:delText>
              </w:r>
            </w:del>
          </w:p>
        </w:tc>
        <w:tc>
          <w:tcPr>
            <w:tcW w:w="1350" w:type="dxa"/>
          </w:tcPr>
          <w:p w14:paraId="25428BDE" w14:textId="121D0680" w:rsidR="00AB0B85" w:rsidRPr="00770A8F" w:rsidDel="00A13E40" w:rsidRDefault="00AB0B85" w:rsidP="00AB0B85">
            <w:pPr>
              <w:pStyle w:val="NoSpacing"/>
              <w:jc w:val="center"/>
              <w:rPr>
                <w:del w:id="2212" w:author="Eugene CHEONG from.TOPPAN (MAS)" w:date="2025-12-30T16:40:00Z" w16du:dateUtc="2025-12-30T08:40:00Z"/>
                <w:strike/>
                <w:lang w:eastAsia="en-SG"/>
                <w:rPrChange w:id="2213" w:author="Eugene CHEONG from.TOPPAN (MAS)" w:date="2025-12-26T16:51:00Z" w16du:dateUtc="2025-12-26T08:51:00Z">
                  <w:rPr>
                    <w:del w:id="2214" w:author="Eugene CHEONG from.TOPPAN (MAS)" w:date="2025-12-30T16:40:00Z" w16du:dateUtc="2025-12-30T08:40:00Z"/>
                    <w:lang w:eastAsia="en-SG"/>
                  </w:rPr>
                </w:rPrChange>
              </w:rPr>
            </w:pPr>
            <w:del w:id="2215" w:author="Eugene CHEONG from.TOPPAN (MAS)" w:date="2025-12-30T16:40:00Z" w16du:dateUtc="2025-12-30T08:40:00Z">
              <w:r w:rsidRPr="00770A8F" w:rsidDel="00A13E40">
                <w:rPr>
                  <w:rFonts w:ascii="Calibri" w:hAnsi="Calibri" w:cs="Calibri"/>
                  <w:strike/>
                  <w:color w:val="000000"/>
                  <w:lang w:eastAsia="en-SG"/>
                  <w:rPrChange w:id="2216" w:author="Eugene CHEONG from.TOPPAN (MAS)" w:date="2025-12-26T16:51:00Z" w16du:dateUtc="2025-12-26T08:51:00Z">
                    <w:rPr>
                      <w:rFonts w:ascii="Calibri" w:hAnsi="Calibri" w:cs="Calibri"/>
                      <w:color w:val="000000"/>
                      <w:lang w:eastAsia="en-SG"/>
                    </w:rPr>
                  </w:rPrChange>
                </w:rPr>
                <w:delText>ISSUE_DATE</w:delText>
              </w:r>
            </w:del>
          </w:p>
        </w:tc>
        <w:tc>
          <w:tcPr>
            <w:tcW w:w="1350" w:type="dxa"/>
          </w:tcPr>
          <w:p w14:paraId="04FC8EBB" w14:textId="50312954" w:rsidR="00AB0B85" w:rsidRPr="00770A8F" w:rsidDel="00A13E40" w:rsidRDefault="00AB0B85" w:rsidP="00AB0B85">
            <w:pPr>
              <w:pStyle w:val="NoSpacing"/>
              <w:jc w:val="center"/>
              <w:rPr>
                <w:del w:id="2217" w:author="Eugene CHEONG from.TOPPAN (MAS)" w:date="2025-12-30T16:40:00Z" w16du:dateUtc="2025-12-30T08:40:00Z"/>
                <w:strike/>
                <w:lang w:eastAsia="en-SG"/>
                <w:rPrChange w:id="2218" w:author="Eugene CHEONG from.TOPPAN (MAS)" w:date="2025-12-26T16:51:00Z" w16du:dateUtc="2025-12-26T08:51:00Z">
                  <w:rPr>
                    <w:del w:id="2219" w:author="Eugene CHEONG from.TOPPAN (MAS)" w:date="2025-12-30T16:40:00Z" w16du:dateUtc="2025-12-30T08:40:00Z"/>
                    <w:lang w:eastAsia="en-SG"/>
                  </w:rPr>
                </w:rPrChange>
              </w:rPr>
            </w:pPr>
            <w:del w:id="2220" w:author="Eugene CHEONG from.TOPPAN (MAS)" w:date="2025-12-30T16:40:00Z" w16du:dateUtc="2025-12-30T08:40:00Z">
              <w:r w:rsidRPr="00770A8F" w:rsidDel="00A13E40">
                <w:rPr>
                  <w:rFonts w:ascii="Calibri" w:hAnsi="Calibri" w:cs="Calibri"/>
                  <w:strike/>
                  <w:color w:val="000000"/>
                  <w:lang w:eastAsia="en-SG"/>
                  <w:rPrChange w:id="2221" w:author="Eugene CHEONG from.TOPPAN (MAS)" w:date="2025-12-26T16:51:00Z" w16du:dateUtc="2025-12-26T08:51:00Z">
                    <w:rPr>
                      <w:rFonts w:ascii="Calibri" w:hAnsi="Calibri" w:cs="Calibri"/>
                      <w:color w:val="000000"/>
                      <w:lang w:eastAsia="en-SG"/>
                    </w:rPr>
                  </w:rPrChange>
                </w:rPr>
                <w:delText>ISSUE_DATE</w:delText>
              </w:r>
            </w:del>
          </w:p>
        </w:tc>
        <w:tc>
          <w:tcPr>
            <w:tcW w:w="1350" w:type="dxa"/>
          </w:tcPr>
          <w:p w14:paraId="67FC4F8F" w14:textId="159F35A9" w:rsidR="00AB0B85" w:rsidRPr="00770A8F" w:rsidDel="00A13E40" w:rsidRDefault="00AB0B85" w:rsidP="00AB0B85">
            <w:pPr>
              <w:pStyle w:val="NoSpacing"/>
              <w:jc w:val="center"/>
              <w:rPr>
                <w:del w:id="2222" w:author="Eugene CHEONG from.TOPPAN (MAS)" w:date="2025-12-30T16:40:00Z" w16du:dateUtc="2025-12-30T08:40:00Z"/>
                <w:strike/>
                <w:lang w:eastAsia="en-SG"/>
                <w:rPrChange w:id="2223" w:author="Eugene CHEONG from.TOPPAN (MAS)" w:date="2025-12-26T16:51:00Z" w16du:dateUtc="2025-12-26T08:51:00Z">
                  <w:rPr>
                    <w:del w:id="2224" w:author="Eugene CHEONG from.TOPPAN (MAS)" w:date="2025-12-30T16:40:00Z" w16du:dateUtc="2025-12-30T08:40:00Z"/>
                    <w:lang w:eastAsia="en-SG"/>
                  </w:rPr>
                </w:rPrChange>
              </w:rPr>
            </w:pPr>
            <w:del w:id="2225" w:author="Eugene CHEONG from.TOPPAN (MAS)" w:date="2025-12-30T16:40:00Z" w16du:dateUtc="2025-12-30T08:40:00Z">
              <w:r w:rsidRPr="00770A8F" w:rsidDel="00A13E40">
                <w:rPr>
                  <w:rFonts w:ascii="Calibri" w:hAnsi="Calibri" w:cs="Calibri"/>
                  <w:strike/>
                  <w:color w:val="000000"/>
                  <w:lang w:eastAsia="en-SG"/>
                  <w:rPrChange w:id="2226" w:author="Eugene CHEONG from.TOPPAN (MAS)" w:date="2025-12-26T16:51:00Z" w16du:dateUtc="2025-12-26T08:51:00Z">
                    <w:rPr>
                      <w:rFonts w:ascii="Calibri" w:hAnsi="Calibri" w:cs="Calibri"/>
                      <w:color w:val="000000"/>
                      <w:lang w:eastAsia="en-SG"/>
                    </w:rPr>
                  </w:rPrChange>
                </w:rPr>
                <w:delText>ISSUE_DATE</w:delText>
              </w:r>
            </w:del>
          </w:p>
        </w:tc>
        <w:tc>
          <w:tcPr>
            <w:tcW w:w="1351" w:type="dxa"/>
          </w:tcPr>
          <w:p w14:paraId="5585008F" w14:textId="2E03B0AA" w:rsidR="00AB0B85" w:rsidRPr="00770A8F" w:rsidDel="00A13E40" w:rsidRDefault="00AB0B85" w:rsidP="00AB0B85">
            <w:pPr>
              <w:pStyle w:val="NoSpacing"/>
              <w:jc w:val="center"/>
              <w:rPr>
                <w:del w:id="2227" w:author="Eugene CHEONG from.TOPPAN (MAS)" w:date="2025-12-30T16:40:00Z" w16du:dateUtc="2025-12-30T08:40:00Z"/>
                <w:strike/>
                <w:rPrChange w:id="2228" w:author="Eugene CHEONG from.TOPPAN (MAS)" w:date="2025-12-26T16:51:00Z" w16du:dateUtc="2025-12-26T08:51:00Z">
                  <w:rPr>
                    <w:del w:id="2229" w:author="Eugene CHEONG from.TOPPAN (MAS)" w:date="2025-12-30T16:40:00Z" w16du:dateUtc="2025-12-30T08:40:00Z"/>
                  </w:rPr>
                </w:rPrChange>
              </w:rPr>
            </w:pPr>
            <w:del w:id="2230" w:author="Eugene CHEONG from.TOPPAN (MAS)" w:date="2025-12-30T16:40:00Z" w16du:dateUtc="2025-12-30T08:40:00Z">
              <w:r w:rsidRPr="00770A8F" w:rsidDel="00A13E40">
                <w:rPr>
                  <w:rFonts w:ascii="Calibri" w:hAnsi="Calibri" w:cs="Calibri"/>
                  <w:strike/>
                  <w:color w:val="000000"/>
                  <w:lang w:eastAsia="en-SG"/>
                  <w:rPrChange w:id="2231" w:author="Eugene CHEONG from.TOPPAN (MAS)" w:date="2025-12-26T16:51:00Z" w16du:dateUtc="2025-12-26T08:51:00Z">
                    <w:rPr>
                      <w:rFonts w:ascii="Calibri" w:hAnsi="Calibri" w:cs="Calibri"/>
                      <w:color w:val="000000"/>
                      <w:lang w:eastAsia="en-SG"/>
                    </w:rPr>
                  </w:rPrChange>
                </w:rPr>
                <w:delText>ISSUE_DATE</w:delText>
              </w:r>
            </w:del>
          </w:p>
        </w:tc>
      </w:tr>
      <w:tr w:rsidR="00AB0B85" w:rsidRPr="00E33CF5" w:rsidDel="00A13E40" w14:paraId="063F39EB" w14:textId="5EA3EF76" w:rsidTr="00AB0B85">
        <w:trPr>
          <w:trHeight w:val="290"/>
          <w:del w:id="2232" w:author="Eugene CHEONG from.TOPPAN (MAS)" w:date="2025-12-30T16:40:00Z"/>
        </w:trPr>
        <w:tc>
          <w:tcPr>
            <w:tcW w:w="3120" w:type="dxa"/>
            <w:vAlign w:val="bottom"/>
            <w:hideMark/>
          </w:tcPr>
          <w:p w14:paraId="6248710E" w14:textId="5BA97470" w:rsidR="00AB0B85" w:rsidRPr="00770A8F" w:rsidDel="00A13E40" w:rsidRDefault="00AB0B85" w:rsidP="00AB0B85">
            <w:pPr>
              <w:pStyle w:val="NoSpacing"/>
              <w:rPr>
                <w:del w:id="2233" w:author="Eugene CHEONG from.TOPPAN (MAS)" w:date="2025-12-30T16:40:00Z" w16du:dateUtc="2025-12-30T08:40:00Z"/>
                <w:strike/>
                <w:color w:val="000000" w:themeColor="text1"/>
                <w:lang w:eastAsia="en-SG"/>
                <w:rPrChange w:id="2234" w:author="Eugene CHEONG from.TOPPAN (MAS)" w:date="2025-12-26T16:51:00Z" w16du:dateUtc="2025-12-26T08:51:00Z">
                  <w:rPr>
                    <w:del w:id="2235" w:author="Eugene CHEONG from.TOPPAN (MAS)" w:date="2025-12-30T16:40:00Z" w16du:dateUtc="2025-12-30T08:40:00Z"/>
                    <w:color w:val="000000" w:themeColor="text1"/>
                    <w:lang w:eastAsia="en-SG"/>
                  </w:rPr>
                </w:rPrChange>
              </w:rPr>
            </w:pPr>
            <w:del w:id="2236" w:author="Eugene CHEONG from.TOPPAN (MAS)" w:date="2025-12-30T16:40:00Z" w16du:dateUtc="2025-12-30T08:40:00Z">
              <w:r w:rsidRPr="00770A8F" w:rsidDel="00A13E40">
                <w:rPr>
                  <w:strike/>
                  <w:color w:val="000000" w:themeColor="text1"/>
                  <w:lang w:eastAsia="en-SG"/>
                  <w:rPrChange w:id="2237" w:author="Eugene CHEONG from.TOPPAN (MAS)" w:date="2025-12-26T16:51:00Z" w16du:dateUtc="2025-12-26T08:51:00Z">
                    <w:rPr>
                      <w:color w:val="000000" w:themeColor="text1"/>
                      <w:lang w:eastAsia="en-SG"/>
                    </w:rPr>
                  </w:rPrChange>
                </w:rPr>
                <w:delText>Maturity Date</w:delText>
              </w:r>
            </w:del>
          </w:p>
        </w:tc>
        <w:tc>
          <w:tcPr>
            <w:tcW w:w="1350" w:type="dxa"/>
          </w:tcPr>
          <w:p w14:paraId="10261129" w14:textId="79D1D883" w:rsidR="00AB0B85" w:rsidRPr="00770A8F" w:rsidDel="00A13E40" w:rsidRDefault="00AB0B85" w:rsidP="00AB0B85">
            <w:pPr>
              <w:pStyle w:val="NoSpacing"/>
              <w:jc w:val="center"/>
              <w:rPr>
                <w:del w:id="2238" w:author="Eugene CHEONG from.TOPPAN (MAS)" w:date="2025-12-30T16:40:00Z" w16du:dateUtc="2025-12-30T08:40:00Z"/>
                <w:strike/>
                <w:lang w:eastAsia="en-SG"/>
                <w:rPrChange w:id="2239" w:author="Eugene CHEONG from.TOPPAN (MAS)" w:date="2025-12-26T16:51:00Z" w16du:dateUtc="2025-12-26T08:51:00Z">
                  <w:rPr>
                    <w:del w:id="2240" w:author="Eugene CHEONG from.TOPPAN (MAS)" w:date="2025-12-30T16:40:00Z" w16du:dateUtc="2025-12-30T08:40:00Z"/>
                    <w:lang w:eastAsia="en-SG"/>
                  </w:rPr>
                </w:rPrChange>
              </w:rPr>
            </w:pPr>
            <w:del w:id="2241" w:author="Eugene CHEONG from.TOPPAN (MAS)" w:date="2025-12-30T16:40:00Z" w16du:dateUtc="2025-12-30T08:40:00Z">
              <w:r w:rsidRPr="00770A8F" w:rsidDel="00A13E40">
                <w:rPr>
                  <w:rFonts w:ascii="Calibri" w:hAnsi="Calibri" w:cs="Calibri"/>
                  <w:strike/>
                  <w:color w:val="000000"/>
                  <w:lang w:eastAsia="en-SG"/>
                  <w:rPrChange w:id="2242" w:author="Eugene CHEONG from.TOPPAN (MAS)" w:date="2025-12-26T16:51:00Z" w16du:dateUtc="2025-12-26T08:51:00Z">
                    <w:rPr>
                      <w:rFonts w:ascii="Calibri" w:hAnsi="Calibri" w:cs="Calibri"/>
                      <w:color w:val="000000"/>
                      <w:lang w:eastAsia="en-SG"/>
                    </w:rPr>
                  </w:rPrChange>
                </w:rPr>
                <w:delText>MATURITY_DATE</w:delText>
              </w:r>
            </w:del>
          </w:p>
        </w:tc>
        <w:tc>
          <w:tcPr>
            <w:tcW w:w="1350" w:type="dxa"/>
          </w:tcPr>
          <w:p w14:paraId="1F6D1B07" w14:textId="0914E7D6" w:rsidR="00AB0B85" w:rsidRPr="00770A8F" w:rsidDel="00A13E40" w:rsidRDefault="00AB0B85" w:rsidP="00AB0B85">
            <w:pPr>
              <w:pStyle w:val="NoSpacing"/>
              <w:jc w:val="center"/>
              <w:rPr>
                <w:del w:id="2243" w:author="Eugene CHEONG from.TOPPAN (MAS)" w:date="2025-12-30T16:40:00Z" w16du:dateUtc="2025-12-30T08:40:00Z"/>
                <w:strike/>
                <w:lang w:eastAsia="en-SG"/>
                <w:rPrChange w:id="2244" w:author="Eugene CHEONG from.TOPPAN (MAS)" w:date="2025-12-26T16:51:00Z" w16du:dateUtc="2025-12-26T08:51:00Z">
                  <w:rPr>
                    <w:del w:id="2245" w:author="Eugene CHEONG from.TOPPAN (MAS)" w:date="2025-12-30T16:40:00Z" w16du:dateUtc="2025-12-30T08:40:00Z"/>
                    <w:lang w:eastAsia="en-SG"/>
                  </w:rPr>
                </w:rPrChange>
              </w:rPr>
            </w:pPr>
            <w:del w:id="2246" w:author="Eugene CHEONG from.TOPPAN (MAS)" w:date="2025-12-30T16:40:00Z" w16du:dateUtc="2025-12-30T08:40:00Z">
              <w:r w:rsidRPr="00770A8F" w:rsidDel="00A13E40">
                <w:rPr>
                  <w:rFonts w:ascii="Calibri" w:hAnsi="Calibri" w:cs="Calibri"/>
                  <w:strike/>
                  <w:color w:val="000000"/>
                  <w:lang w:eastAsia="en-SG"/>
                  <w:rPrChange w:id="2247" w:author="Eugene CHEONG from.TOPPAN (MAS)" w:date="2025-12-26T16:51:00Z" w16du:dateUtc="2025-12-26T08:51:00Z">
                    <w:rPr>
                      <w:rFonts w:ascii="Calibri" w:hAnsi="Calibri" w:cs="Calibri"/>
                      <w:color w:val="000000"/>
                      <w:lang w:eastAsia="en-SG"/>
                    </w:rPr>
                  </w:rPrChange>
                </w:rPr>
                <w:delText>MATURITY_DATE</w:delText>
              </w:r>
            </w:del>
          </w:p>
        </w:tc>
        <w:tc>
          <w:tcPr>
            <w:tcW w:w="1350" w:type="dxa"/>
          </w:tcPr>
          <w:p w14:paraId="37B299CF" w14:textId="0B0C402C" w:rsidR="00AB0B85" w:rsidRPr="00770A8F" w:rsidDel="00A13E40" w:rsidRDefault="00AB0B85" w:rsidP="00AB0B85">
            <w:pPr>
              <w:pStyle w:val="NoSpacing"/>
              <w:jc w:val="center"/>
              <w:rPr>
                <w:del w:id="2248" w:author="Eugene CHEONG from.TOPPAN (MAS)" w:date="2025-12-30T16:40:00Z" w16du:dateUtc="2025-12-30T08:40:00Z"/>
                <w:strike/>
                <w:lang w:eastAsia="en-SG"/>
                <w:rPrChange w:id="2249" w:author="Eugene CHEONG from.TOPPAN (MAS)" w:date="2025-12-26T16:51:00Z" w16du:dateUtc="2025-12-26T08:51:00Z">
                  <w:rPr>
                    <w:del w:id="2250" w:author="Eugene CHEONG from.TOPPAN (MAS)" w:date="2025-12-30T16:40:00Z" w16du:dateUtc="2025-12-30T08:40:00Z"/>
                    <w:lang w:eastAsia="en-SG"/>
                  </w:rPr>
                </w:rPrChange>
              </w:rPr>
            </w:pPr>
            <w:del w:id="2251" w:author="Eugene CHEONG from.TOPPAN (MAS)" w:date="2025-12-30T16:40:00Z" w16du:dateUtc="2025-12-30T08:40:00Z">
              <w:r w:rsidRPr="00770A8F" w:rsidDel="00A13E40">
                <w:rPr>
                  <w:rFonts w:ascii="Calibri" w:hAnsi="Calibri" w:cs="Calibri"/>
                  <w:strike/>
                  <w:color w:val="000000"/>
                  <w:lang w:eastAsia="en-SG"/>
                  <w:rPrChange w:id="2252" w:author="Eugene CHEONG from.TOPPAN (MAS)" w:date="2025-12-26T16:51:00Z" w16du:dateUtc="2025-12-26T08:51:00Z">
                    <w:rPr>
                      <w:rFonts w:ascii="Calibri" w:hAnsi="Calibri" w:cs="Calibri"/>
                      <w:color w:val="000000"/>
                      <w:lang w:eastAsia="en-SG"/>
                    </w:rPr>
                  </w:rPrChange>
                </w:rPr>
                <w:delText>MATURITY_DATE</w:delText>
              </w:r>
            </w:del>
          </w:p>
        </w:tc>
        <w:tc>
          <w:tcPr>
            <w:tcW w:w="1350" w:type="dxa"/>
          </w:tcPr>
          <w:p w14:paraId="59C371DD" w14:textId="486C901A" w:rsidR="00AB0B85" w:rsidRPr="00770A8F" w:rsidDel="00A13E40" w:rsidRDefault="00AB0B85" w:rsidP="00AB0B85">
            <w:pPr>
              <w:pStyle w:val="NoSpacing"/>
              <w:jc w:val="center"/>
              <w:rPr>
                <w:del w:id="2253" w:author="Eugene CHEONG from.TOPPAN (MAS)" w:date="2025-12-30T16:40:00Z" w16du:dateUtc="2025-12-30T08:40:00Z"/>
                <w:strike/>
                <w:lang w:eastAsia="en-SG"/>
                <w:rPrChange w:id="2254" w:author="Eugene CHEONG from.TOPPAN (MAS)" w:date="2025-12-26T16:51:00Z" w16du:dateUtc="2025-12-26T08:51:00Z">
                  <w:rPr>
                    <w:del w:id="2255" w:author="Eugene CHEONG from.TOPPAN (MAS)" w:date="2025-12-30T16:40:00Z" w16du:dateUtc="2025-12-30T08:40:00Z"/>
                    <w:lang w:eastAsia="en-SG"/>
                  </w:rPr>
                </w:rPrChange>
              </w:rPr>
            </w:pPr>
            <w:del w:id="2256" w:author="Eugene CHEONG from.TOPPAN (MAS)" w:date="2025-12-30T16:40:00Z" w16du:dateUtc="2025-12-30T08:40:00Z">
              <w:r w:rsidRPr="00770A8F" w:rsidDel="00A13E40">
                <w:rPr>
                  <w:rFonts w:ascii="Calibri" w:hAnsi="Calibri" w:cs="Calibri"/>
                  <w:strike/>
                  <w:color w:val="000000"/>
                  <w:lang w:eastAsia="en-SG"/>
                  <w:rPrChange w:id="2257" w:author="Eugene CHEONG from.TOPPAN (MAS)" w:date="2025-12-26T16:51:00Z" w16du:dateUtc="2025-12-26T08:51:00Z">
                    <w:rPr>
                      <w:rFonts w:ascii="Calibri" w:hAnsi="Calibri" w:cs="Calibri"/>
                      <w:color w:val="000000"/>
                      <w:lang w:eastAsia="en-SG"/>
                    </w:rPr>
                  </w:rPrChange>
                </w:rPr>
                <w:delText>MATURITY_DATE</w:delText>
              </w:r>
            </w:del>
          </w:p>
        </w:tc>
        <w:tc>
          <w:tcPr>
            <w:tcW w:w="1350" w:type="dxa"/>
          </w:tcPr>
          <w:p w14:paraId="39F4190E" w14:textId="603C7361" w:rsidR="00AB0B85" w:rsidRPr="00770A8F" w:rsidDel="00A13E40" w:rsidRDefault="00AB0B85" w:rsidP="00AB0B85">
            <w:pPr>
              <w:pStyle w:val="NoSpacing"/>
              <w:jc w:val="center"/>
              <w:rPr>
                <w:del w:id="2258" w:author="Eugene CHEONG from.TOPPAN (MAS)" w:date="2025-12-30T16:40:00Z" w16du:dateUtc="2025-12-30T08:40:00Z"/>
                <w:strike/>
                <w:lang w:eastAsia="en-SG"/>
                <w:rPrChange w:id="2259" w:author="Eugene CHEONG from.TOPPAN (MAS)" w:date="2025-12-26T16:51:00Z" w16du:dateUtc="2025-12-26T08:51:00Z">
                  <w:rPr>
                    <w:del w:id="2260" w:author="Eugene CHEONG from.TOPPAN (MAS)" w:date="2025-12-30T16:40:00Z" w16du:dateUtc="2025-12-30T08:40:00Z"/>
                    <w:lang w:eastAsia="en-SG"/>
                  </w:rPr>
                </w:rPrChange>
              </w:rPr>
            </w:pPr>
            <w:del w:id="2261" w:author="Eugene CHEONG from.TOPPAN (MAS)" w:date="2025-12-30T16:40:00Z" w16du:dateUtc="2025-12-30T08:40:00Z">
              <w:r w:rsidRPr="00770A8F" w:rsidDel="00A13E40">
                <w:rPr>
                  <w:rFonts w:ascii="Calibri" w:hAnsi="Calibri" w:cs="Calibri"/>
                  <w:strike/>
                  <w:color w:val="000000"/>
                  <w:lang w:eastAsia="en-SG"/>
                  <w:rPrChange w:id="2262" w:author="Eugene CHEONG from.TOPPAN (MAS)" w:date="2025-12-26T16:51:00Z" w16du:dateUtc="2025-12-26T08:51:00Z">
                    <w:rPr>
                      <w:rFonts w:ascii="Calibri" w:hAnsi="Calibri" w:cs="Calibri"/>
                      <w:color w:val="000000"/>
                      <w:lang w:eastAsia="en-SG"/>
                    </w:rPr>
                  </w:rPrChange>
                </w:rPr>
                <w:delText>MATURITY_DATE</w:delText>
              </w:r>
            </w:del>
          </w:p>
        </w:tc>
        <w:tc>
          <w:tcPr>
            <w:tcW w:w="1351" w:type="dxa"/>
          </w:tcPr>
          <w:p w14:paraId="64720BE5" w14:textId="04DAF2DE" w:rsidR="00AB0B85" w:rsidRPr="00770A8F" w:rsidDel="00A13E40" w:rsidRDefault="00AB0B85" w:rsidP="00AB0B85">
            <w:pPr>
              <w:pStyle w:val="NoSpacing"/>
              <w:jc w:val="center"/>
              <w:rPr>
                <w:del w:id="2263" w:author="Eugene CHEONG from.TOPPAN (MAS)" w:date="2025-12-30T16:40:00Z" w16du:dateUtc="2025-12-30T08:40:00Z"/>
                <w:strike/>
                <w:rPrChange w:id="2264" w:author="Eugene CHEONG from.TOPPAN (MAS)" w:date="2025-12-26T16:51:00Z" w16du:dateUtc="2025-12-26T08:51:00Z">
                  <w:rPr>
                    <w:del w:id="2265" w:author="Eugene CHEONG from.TOPPAN (MAS)" w:date="2025-12-30T16:40:00Z" w16du:dateUtc="2025-12-30T08:40:00Z"/>
                  </w:rPr>
                </w:rPrChange>
              </w:rPr>
            </w:pPr>
            <w:del w:id="2266" w:author="Eugene CHEONG from.TOPPAN (MAS)" w:date="2025-12-30T16:40:00Z" w16du:dateUtc="2025-12-30T08:40:00Z">
              <w:r w:rsidRPr="00770A8F" w:rsidDel="00A13E40">
                <w:rPr>
                  <w:rFonts w:ascii="Calibri" w:hAnsi="Calibri" w:cs="Calibri"/>
                  <w:strike/>
                  <w:color w:val="000000"/>
                  <w:lang w:eastAsia="en-SG"/>
                  <w:rPrChange w:id="2267" w:author="Eugene CHEONG from.TOPPAN (MAS)" w:date="2025-12-26T16:51:00Z" w16du:dateUtc="2025-12-26T08:51:00Z">
                    <w:rPr>
                      <w:rFonts w:ascii="Calibri" w:hAnsi="Calibri" w:cs="Calibri"/>
                      <w:color w:val="000000"/>
                      <w:lang w:eastAsia="en-SG"/>
                    </w:rPr>
                  </w:rPrChange>
                </w:rPr>
                <w:delText>MATURITY_DATE</w:delText>
              </w:r>
            </w:del>
          </w:p>
        </w:tc>
      </w:tr>
      <w:tr w:rsidR="00AB0B85" w:rsidRPr="00E33CF5" w:rsidDel="00A13E40" w14:paraId="68F14098" w14:textId="7EE154D0" w:rsidTr="00AB0B85">
        <w:trPr>
          <w:trHeight w:val="290"/>
          <w:del w:id="2268" w:author="Eugene CHEONG from.TOPPAN (MAS)" w:date="2025-12-30T16:40:00Z"/>
        </w:trPr>
        <w:tc>
          <w:tcPr>
            <w:tcW w:w="3120" w:type="dxa"/>
            <w:vAlign w:val="bottom"/>
            <w:hideMark/>
          </w:tcPr>
          <w:p w14:paraId="429DAB29" w14:textId="2548588A" w:rsidR="00AB0B85" w:rsidRPr="00770A8F" w:rsidDel="00A13E40" w:rsidRDefault="00AB0B85" w:rsidP="00AB0B85">
            <w:pPr>
              <w:pStyle w:val="NoSpacing"/>
              <w:rPr>
                <w:del w:id="2269" w:author="Eugene CHEONG from.TOPPAN (MAS)" w:date="2025-12-30T16:40:00Z" w16du:dateUtc="2025-12-30T08:40:00Z"/>
                <w:strike/>
                <w:color w:val="000000" w:themeColor="text1"/>
                <w:lang w:eastAsia="en-SG"/>
                <w:rPrChange w:id="2270" w:author="Eugene CHEONG from.TOPPAN (MAS)" w:date="2025-12-26T16:51:00Z" w16du:dateUtc="2025-12-26T08:51:00Z">
                  <w:rPr>
                    <w:del w:id="2271" w:author="Eugene CHEONG from.TOPPAN (MAS)" w:date="2025-12-30T16:40:00Z" w16du:dateUtc="2025-12-30T08:40:00Z"/>
                    <w:color w:val="000000" w:themeColor="text1"/>
                    <w:lang w:eastAsia="en-SG"/>
                  </w:rPr>
                </w:rPrChange>
              </w:rPr>
            </w:pPr>
            <w:del w:id="2272" w:author="Eugene CHEONG from.TOPPAN (MAS)" w:date="2025-12-30T16:40:00Z" w16du:dateUtc="2025-12-30T08:40:00Z">
              <w:r w:rsidRPr="00770A8F" w:rsidDel="00A13E40">
                <w:rPr>
                  <w:strike/>
                  <w:color w:val="000000" w:themeColor="text1"/>
                  <w:lang w:eastAsia="en-SG"/>
                  <w:rPrChange w:id="2273" w:author="Eugene CHEONG from.TOPPAN (MAS)" w:date="2025-12-26T16:51:00Z" w16du:dateUtc="2025-12-26T08:51:00Z">
                    <w:rPr>
                      <w:color w:val="000000" w:themeColor="text1"/>
                      <w:lang w:eastAsia="en-SG"/>
                    </w:rPr>
                  </w:rPrChange>
                </w:rPr>
                <w:delText>Coupon Rate</w:delText>
              </w:r>
            </w:del>
          </w:p>
        </w:tc>
        <w:tc>
          <w:tcPr>
            <w:tcW w:w="1350" w:type="dxa"/>
          </w:tcPr>
          <w:p w14:paraId="35BC25FA" w14:textId="63796A51" w:rsidR="00AB0B85" w:rsidRPr="00770A8F" w:rsidDel="00A13E40" w:rsidRDefault="00AB0B85" w:rsidP="00AB0B85">
            <w:pPr>
              <w:pStyle w:val="NoSpacing"/>
              <w:jc w:val="center"/>
              <w:rPr>
                <w:del w:id="2274" w:author="Eugene CHEONG from.TOPPAN (MAS)" w:date="2025-12-30T16:40:00Z" w16du:dateUtc="2025-12-30T08:40:00Z"/>
                <w:strike/>
                <w:lang w:eastAsia="en-SG"/>
                <w:rPrChange w:id="2275" w:author="Eugene CHEONG from.TOPPAN (MAS)" w:date="2025-12-26T16:51:00Z" w16du:dateUtc="2025-12-26T08:51:00Z">
                  <w:rPr>
                    <w:del w:id="2276" w:author="Eugene CHEONG from.TOPPAN (MAS)" w:date="2025-12-30T16:40:00Z" w16du:dateUtc="2025-12-30T08:40:00Z"/>
                    <w:lang w:eastAsia="en-SG"/>
                  </w:rPr>
                </w:rPrChange>
              </w:rPr>
            </w:pPr>
          </w:p>
        </w:tc>
        <w:tc>
          <w:tcPr>
            <w:tcW w:w="1350" w:type="dxa"/>
          </w:tcPr>
          <w:p w14:paraId="0E09B8BF" w14:textId="43F08A81" w:rsidR="00AB0B85" w:rsidRPr="00770A8F" w:rsidDel="00A13E40" w:rsidRDefault="00AB0B85" w:rsidP="00AB0B85">
            <w:pPr>
              <w:pStyle w:val="NoSpacing"/>
              <w:jc w:val="center"/>
              <w:rPr>
                <w:del w:id="2277" w:author="Eugene CHEONG from.TOPPAN (MAS)" w:date="2025-12-30T16:40:00Z" w16du:dateUtc="2025-12-30T08:40:00Z"/>
                <w:strike/>
                <w:lang w:eastAsia="en-SG"/>
                <w:rPrChange w:id="2278" w:author="Eugene CHEONG from.TOPPAN (MAS)" w:date="2025-12-26T16:51:00Z" w16du:dateUtc="2025-12-26T08:51:00Z">
                  <w:rPr>
                    <w:del w:id="2279" w:author="Eugene CHEONG from.TOPPAN (MAS)" w:date="2025-12-30T16:40:00Z" w16du:dateUtc="2025-12-30T08:40:00Z"/>
                    <w:lang w:eastAsia="en-SG"/>
                  </w:rPr>
                </w:rPrChange>
              </w:rPr>
            </w:pPr>
          </w:p>
        </w:tc>
        <w:tc>
          <w:tcPr>
            <w:tcW w:w="1350" w:type="dxa"/>
          </w:tcPr>
          <w:p w14:paraId="26013175" w14:textId="7DFE51F9" w:rsidR="00AB0B85" w:rsidRPr="00770A8F" w:rsidDel="00A13E40" w:rsidRDefault="00AB0B85" w:rsidP="00AB0B85">
            <w:pPr>
              <w:pStyle w:val="NoSpacing"/>
              <w:jc w:val="center"/>
              <w:rPr>
                <w:del w:id="2280" w:author="Eugene CHEONG from.TOPPAN (MAS)" w:date="2025-12-30T16:40:00Z" w16du:dateUtc="2025-12-30T08:40:00Z"/>
                <w:strike/>
                <w:color w:val="9C0006"/>
                <w:lang w:eastAsia="en-SG"/>
                <w:rPrChange w:id="2281" w:author="Eugene CHEONG from.TOPPAN (MAS)" w:date="2025-12-26T16:51:00Z" w16du:dateUtc="2025-12-26T08:51:00Z">
                  <w:rPr>
                    <w:del w:id="2282" w:author="Eugene CHEONG from.TOPPAN (MAS)" w:date="2025-12-30T16:40:00Z" w16du:dateUtc="2025-12-30T08:40:00Z"/>
                    <w:color w:val="9C0006"/>
                    <w:lang w:eastAsia="en-SG"/>
                  </w:rPr>
                </w:rPrChange>
              </w:rPr>
            </w:pPr>
          </w:p>
        </w:tc>
        <w:tc>
          <w:tcPr>
            <w:tcW w:w="1350" w:type="dxa"/>
          </w:tcPr>
          <w:p w14:paraId="16D32694" w14:textId="209BB8DE" w:rsidR="00AB0B85" w:rsidRPr="00770A8F" w:rsidDel="00A13E40" w:rsidRDefault="00AB0B85" w:rsidP="00AB0B85">
            <w:pPr>
              <w:pStyle w:val="NoSpacing"/>
              <w:jc w:val="center"/>
              <w:rPr>
                <w:del w:id="2283" w:author="Eugene CHEONG from.TOPPAN (MAS)" w:date="2025-12-30T16:40:00Z" w16du:dateUtc="2025-12-30T08:40:00Z"/>
                <w:strike/>
                <w:color w:val="9C0006"/>
                <w:lang w:eastAsia="en-SG"/>
                <w:rPrChange w:id="2284" w:author="Eugene CHEONG from.TOPPAN (MAS)" w:date="2025-12-26T16:51:00Z" w16du:dateUtc="2025-12-26T08:51:00Z">
                  <w:rPr>
                    <w:del w:id="2285" w:author="Eugene CHEONG from.TOPPAN (MAS)" w:date="2025-12-30T16:40:00Z" w16du:dateUtc="2025-12-30T08:40:00Z"/>
                    <w:color w:val="9C0006"/>
                    <w:lang w:eastAsia="en-SG"/>
                  </w:rPr>
                </w:rPrChange>
              </w:rPr>
            </w:pPr>
          </w:p>
        </w:tc>
        <w:tc>
          <w:tcPr>
            <w:tcW w:w="1350" w:type="dxa"/>
          </w:tcPr>
          <w:p w14:paraId="3D7BC3C6" w14:textId="110FD66C" w:rsidR="00AB0B85" w:rsidRPr="00770A8F" w:rsidDel="00A13E40" w:rsidRDefault="00AB0B85" w:rsidP="00AB0B85">
            <w:pPr>
              <w:pStyle w:val="NoSpacing"/>
              <w:jc w:val="center"/>
              <w:rPr>
                <w:del w:id="2286" w:author="Eugene CHEONG from.TOPPAN (MAS)" w:date="2025-12-30T16:40:00Z" w16du:dateUtc="2025-12-30T08:40:00Z"/>
                <w:strike/>
                <w:color w:val="9C0006"/>
                <w:lang w:eastAsia="en-SG"/>
                <w:rPrChange w:id="2287" w:author="Eugene CHEONG from.TOPPAN (MAS)" w:date="2025-12-26T16:51:00Z" w16du:dateUtc="2025-12-26T08:51:00Z">
                  <w:rPr>
                    <w:del w:id="2288" w:author="Eugene CHEONG from.TOPPAN (MAS)" w:date="2025-12-30T16:40:00Z" w16du:dateUtc="2025-12-30T08:40:00Z"/>
                    <w:color w:val="9C0006"/>
                    <w:lang w:eastAsia="en-SG"/>
                  </w:rPr>
                </w:rPrChange>
              </w:rPr>
            </w:pPr>
          </w:p>
        </w:tc>
        <w:tc>
          <w:tcPr>
            <w:tcW w:w="1351" w:type="dxa"/>
          </w:tcPr>
          <w:p w14:paraId="50124BC2" w14:textId="27A1A26F" w:rsidR="00AB0B85" w:rsidRPr="00770A8F" w:rsidDel="00A13E40" w:rsidRDefault="00AB0B85" w:rsidP="00AB0B85">
            <w:pPr>
              <w:pStyle w:val="NoSpacing"/>
              <w:jc w:val="center"/>
              <w:rPr>
                <w:del w:id="2289" w:author="Eugene CHEONG from.TOPPAN (MAS)" w:date="2025-12-30T16:40:00Z" w16du:dateUtc="2025-12-30T08:40:00Z"/>
                <w:strike/>
                <w:rPrChange w:id="2290" w:author="Eugene CHEONG from.TOPPAN (MAS)" w:date="2025-12-26T16:51:00Z" w16du:dateUtc="2025-12-26T08:51:00Z">
                  <w:rPr>
                    <w:del w:id="2291" w:author="Eugene CHEONG from.TOPPAN (MAS)" w:date="2025-12-30T16:40:00Z" w16du:dateUtc="2025-12-30T08:40:00Z"/>
                  </w:rPr>
                </w:rPrChange>
              </w:rPr>
            </w:pPr>
          </w:p>
        </w:tc>
      </w:tr>
      <w:tr w:rsidR="00AB0B85" w:rsidRPr="00E33CF5" w:rsidDel="00A13E40" w14:paraId="52CD58F8" w14:textId="036E6085" w:rsidTr="00AB0B85">
        <w:trPr>
          <w:trHeight w:val="290"/>
          <w:del w:id="2292" w:author="Eugene CHEONG from.TOPPAN (MAS)" w:date="2025-12-30T16:40:00Z"/>
        </w:trPr>
        <w:tc>
          <w:tcPr>
            <w:tcW w:w="3120" w:type="dxa"/>
            <w:vAlign w:val="bottom"/>
            <w:hideMark/>
          </w:tcPr>
          <w:p w14:paraId="0A47EF5F" w14:textId="2BC0C3D2" w:rsidR="00AB0B85" w:rsidRPr="00770A8F" w:rsidDel="00A13E40" w:rsidRDefault="00AB0B85" w:rsidP="00AB0B85">
            <w:pPr>
              <w:pStyle w:val="NoSpacing"/>
              <w:rPr>
                <w:del w:id="2293" w:author="Eugene CHEONG from.TOPPAN (MAS)" w:date="2025-12-30T16:40:00Z" w16du:dateUtc="2025-12-30T08:40:00Z"/>
                <w:strike/>
                <w:color w:val="000000" w:themeColor="text1"/>
                <w:lang w:eastAsia="en-SG"/>
                <w:rPrChange w:id="2294" w:author="Eugene CHEONG from.TOPPAN (MAS)" w:date="2025-12-26T16:51:00Z" w16du:dateUtc="2025-12-26T08:51:00Z">
                  <w:rPr>
                    <w:del w:id="2295" w:author="Eugene CHEONG from.TOPPAN (MAS)" w:date="2025-12-30T16:40:00Z" w16du:dateUtc="2025-12-30T08:40:00Z"/>
                    <w:color w:val="000000" w:themeColor="text1"/>
                    <w:lang w:eastAsia="en-SG"/>
                  </w:rPr>
                </w:rPrChange>
              </w:rPr>
            </w:pPr>
            <w:del w:id="2296" w:author="Eugene CHEONG from.TOPPAN (MAS)" w:date="2025-12-30T16:40:00Z" w16du:dateUtc="2025-12-30T08:40:00Z">
              <w:r w:rsidRPr="00770A8F" w:rsidDel="00A13E40">
                <w:rPr>
                  <w:strike/>
                  <w:color w:val="000000" w:themeColor="text1"/>
                  <w:lang w:eastAsia="en-SG"/>
                  <w:rPrChange w:id="2297" w:author="Eugene CHEONG from.TOPPAN (MAS)" w:date="2025-12-26T16:51:00Z" w16du:dateUtc="2025-12-26T08:51:00Z">
                    <w:rPr>
                      <w:color w:val="000000" w:themeColor="text1"/>
                      <w:lang w:eastAsia="en-SG"/>
                    </w:rPr>
                  </w:rPrChange>
                </w:rPr>
                <w:delText>Yield and Price</w:delText>
              </w:r>
            </w:del>
          </w:p>
        </w:tc>
        <w:tc>
          <w:tcPr>
            <w:tcW w:w="1350" w:type="dxa"/>
          </w:tcPr>
          <w:p w14:paraId="04B6D56C" w14:textId="1D2516C6" w:rsidR="00AB0B85" w:rsidRPr="00770A8F" w:rsidDel="00A13E40" w:rsidRDefault="00AB0B85" w:rsidP="00AB0B85">
            <w:pPr>
              <w:pStyle w:val="NoSpacing"/>
              <w:jc w:val="center"/>
              <w:rPr>
                <w:del w:id="2298" w:author="Eugene CHEONG from.TOPPAN (MAS)" w:date="2025-12-30T16:40:00Z" w16du:dateUtc="2025-12-30T08:40:00Z"/>
                <w:strike/>
                <w:lang w:eastAsia="en-SG"/>
                <w:rPrChange w:id="2299" w:author="Eugene CHEONG from.TOPPAN (MAS)" w:date="2025-12-26T16:51:00Z" w16du:dateUtc="2025-12-26T08:51:00Z">
                  <w:rPr>
                    <w:del w:id="2300" w:author="Eugene CHEONG from.TOPPAN (MAS)" w:date="2025-12-30T16:40:00Z" w16du:dateUtc="2025-12-30T08:40:00Z"/>
                    <w:lang w:eastAsia="en-SG"/>
                  </w:rPr>
                </w:rPrChange>
              </w:rPr>
            </w:pPr>
          </w:p>
        </w:tc>
        <w:tc>
          <w:tcPr>
            <w:tcW w:w="1350" w:type="dxa"/>
          </w:tcPr>
          <w:p w14:paraId="752655C4" w14:textId="32E76859" w:rsidR="00AB0B85" w:rsidRPr="00770A8F" w:rsidDel="00A13E40" w:rsidRDefault="00AB0B85" w:rsidP="00AB0B85">
            <w:pPr>
              <w:pStyle w:val="NoSpacing"/>
              <w:jc w:val="center"/>
              <w:rPr>
                <w:del w:id="2301" w:author="Eugene CHEONG from.TOPPAN (MAS)" w:date="2025-12-30T16:40:00Z" w16du:dateUtc="2025-12-30T08:40:00Z"/>
                <w:strike/>
                <w:lang w:eastAsia="en-SG"/>
                <w:rPrChange w:id="2302" w:author="Eugene CHEONG from.TOPPAN (MAS)" w:date="2025-12-26T16:51:00Z" w16du:dateUtc="2025-12-26T08:51:00Z">
                  <w:rPr>
                    <w:del w:id="2303" w:author="Eugene CHEONG from.TOPPAN (MAS)" w:date="2025-12-30T16:40:00Z" w16du:dateUtc="2025-12-30T08:40:00Z"/>
                    <w:lang w:eastAsia="en-SG"/>
                  </w:rPr>
                </w:rPrChange>
              </w:rPr>
            </w:pPr>
          </w:p>
        </w:tc>
        <w:tc>
          <w:tcPr>
            <w:tcW w:w="1350" w:type="dxa"/>
          </w:tcPr>
          <w:p w14:paraId="5AB52F9F" w14:textId="729ADD92" w:rsidR="00AB0B85" w:rsidRPr="00770A8F" w:rsidDel="00A13E40" w:rsidRDefault="00AB0B85" w:rsidP="00AB0B85">
            <w:pPr>
              <w:pStyle w:val="NoSpacing"/>
              <w:jc w:val="center"/>
              <w:rPr>
                <w:del w:id="2304" w:author="Eugene CHEONG from.TOPPAN (MAS)" w:date="2025-12-30T16:40:00Z" w16du:dateUtc="2025-12-30T08:40:00Z"/>
                <w:strike/>
                <w:lang w:eastAsia="en-SG"/>
                <w:rPrChange w:id="2305" w:author="Eugene CHEONG from.TOPPAN (MAS)" w:date="2025-12-26T16:51:00Z" w16du:dateUtc="2025-12-26T08:51:00Z">
                  <w:rPr>
                    <w:del w:id="2306" w:author="Eugene CHEONG from.TOPPAN (MAS)" w:date="2025-12-30T16:40:00Z" w16du:dateUtc="2025-12-30T08:40:00Z"/>
                    <w:lang w:eastAsia="en-SG"/>
                  </w:rPr>
                </w:rPrChange>
              </w:rPr>
            </w:pPr>
          </w:p>
        </w:tc>
        <w:tc>
          <w:tcPr>
            <w:tcW w:w="1350" w:type="dxa"/>
          </w:tcPr>
          <w:p w14:paraId="73F0C47F" w14:textId="3A330F91" w:rsidR="00AB0B85" w:rsidRPr="00770A8F" w:rsidDel="00A13E40" w:rsidRDefault="00AB0B85" w:rsidP="00AB0B85">
            <w:pPr>
              <w:pStyle w:val="NoSpacing"/>
              <w:jc w:val="center"/>
              <w:rPr>
                <w:del w:id="2307" w:author="Eugene CHEONG from.TOPPAN (MAS)" w:date="2025-12-30T16:40:00Z" w16du:dateUtc="2025-12-30T08:40:00Z"/>
                <w:strike/>
                <w:lang w:eastAsia="en-SG"/>
                <w:rPrChange w:id="2308" w:author="Eugene CHEONG from.TOPPAN (MAS)" w:date="2025-12-26T16:51:00Z" w16du:dateUtc="2025-12-26T08:51:00Z">
                  <w:rPr>
                    <w:del w:id="2309" w:author="Eugene CHEONG from.TOPPAN (MAS)" w:date="2025-12-30T16:40:00Z" w16du:dateUtc="2025-12-30T08:40:00Z"/>
                    <w:lang w:eastAsia="en-SG"/>
                  </w:rPr>
                </w:rPrChange>
              </w:rPr>
            </w:pPr>
          </w:p>
        </w:tc>
        <w:tc>
          <w:tcPr>
            <w:tcW w:w="1350" w:type="dxa"/>
          </w:tcPr>
          <w:p w14:paraId="76AF1EE4" w14:textId="53E90C4F" w:rsidR="00AB0B85" w:rsidRPr="00770A8F" w:rsidDel="00A13E40" w:rsidRDefault="00AB0B85" w:rsidP="00AB0B85">
            <w:pPr>
              <w:pStyle w:val="NoSpacing"/>
              <w:jc w:val="center"/>
              <w:rPr>
                <w:del w:id="2310" w:author="Eugene CHEONG from.TOPPAN (MAS)" w:date="2025-12-30T16:40:00Z" w16du:dateUtc="2025-12-30T08:40:00Z"/>
                <w:strike/>
                <w:lang w:eastAsia="en-SG"/>
                <w:rPrChange w:id="2311" w:author="Eugene CHEONG from.TOPPAN (MAS)" w:date="2025-12-26T16:51:00Z" w16du:dateUtc="2025-12-26T08:51:00Z">
                  <w:rPr>
                    <w:del w:id="2312" w:author="Eugene CHEONG from.TOPPAN (MAS)" w:date="2025-12-30T16:40:00Z" w16du:dateUtc="2025-12-30T08:40:00Z"/>
                    <w:lang w:eastAsia="en-SG"/>
                  </w:rPr>
                </w:rPrChange>
              </w:rPr>
            </w:pPr>
          </w:p>
        </w:tc>
        <w:tc>
          <w:tcPr>
            <w:tcW w:w="1351" w:type="dxa"/>
          </w:tcPr>
          <w:p w14:paraId="3740FA41" w14:textId="2E8A1C59" w:rsidR="00AB0B85" w:rsidRPr="00770A8F" w:rsidDel="00A13E40" w:rsidRDefault="00AB0B85" w:rsidP="00AB0B85">
            <w:pPr>
              <w:pStyle w:val="NoSpacing"/>
              <w:jc w:val="center"/>
              <w:rPr>
                <w:del w:id="2313" w:author="Eugene CHEONG from.TOPPAN (MAS)" w:date="2025-12-30T16:40:00Z" w16du:dateUtc="2025-12-30T08:40:00Z"/>
                <w:strike/>
                <w:rPrChange w:id="2314" w:author="Eugene CHEONG from.TOPPAN (MAS)" w:date="2025-12-26T16:51:00Z" w16du:dateUtc="2025-12-26T08:51:00Z">
                  <w:rPr>
                    <w:del w:id="2315" w:author="Eugene CHEONG from.TOPPAN (MAS)" w:date="2025-12-30T16:40:00Z" w16du:dateUtc="2025-12-30T08:40:00Z"/>
                  </w:rPr>
                </w:rPrChange>
              </w:rPr>
            </w:pPr>
          </w:p>
        </w:tc>
      </w:tr>
      <w:tr w:rsidR="00AB0B85" w:rsidRPr="00E33CF5" w:rsidDel="00A13E40" w14:paraId="094534F4" w14:textId="5EDEC705" w:rsidTr="00AB0B85">
        <w:trPr>
          <w:trHeight w:val="290"/>
          <w:del w:id="2316" w:author="Eugene CHEONG from.TOPPAN (MAS)" w:date="2025-12-30T16:40:00Z"/>
        </w:trPr>
        <w:tc>
          <w:tcPr>
            <w:tcW w:w="3120" w:type="dxa"/>
            <w:vAlign w:val="bottom"/>
            <w:hideMark/>
          </w:tcPr>
          <w:p w14:paraId="2ADAF544" w14:textId="1E4F6515" w:rsidR="00AB0B85" w:rsidRPr="00770A8F" w:rsidDel="00A13E40" w:rsidRDefault="00AB0B85" w:rsidP="00AB0B85">
            <w:pPr>
              <w:pStyle w:val="NoSpacing"/>
              <w:rPr>
                <w:del w:id="2317" w:author="Eugene CHEONG from.TOPPAN (MAS)" w:date="2025-12-30T16:40:00Z" w16du:dateUtc="2025-12-30T08:40:00Z"/>
                <w:strike/>
                <w:color w:val="000000" w:themeColor="text1"/>
                <w:lang w:eastAsia="en-SG"/>
                <w:rPrChange w:id="2318" w:author="Eugene CHEONG from.TOPPAN (MAS)" w:date="2025-12-26T16:51:00Z" w16du:dateUtc="2025-12-26T08:51:00Z">
                  <w:rPr>
                    <w:del w:id="2319" w:author="Eugene CHEONG from.TOPPAN (MAS)" w:date="2025-12-30T16:40:00Z" w16du:dateUtc="2025-12-30T08:40:00Z"/>
                    <w:color w:val="000000" w:themeColor="text1"/>
                    <w:lang w:eastAsia="en-SG"/>
                  </w:rPr>
                </w:rPrChange>
              </w:rPr>
            </w:pPr>
            <w:del w:id="2320" w:author="Eugene CHEONG from.TOPPAN (MAS)" w:date="2025-12-30T16:40:00Z" w16du:dateUtc="2025-12-30T08:40:00Z">
              <w:r w:rsidRPr="00770A8F" w:rsidDel="00A13E40">
                <w:rPr>
                  <w:strike/>
                  <w:color w:val="000000" w:themeColor="text1"/>
                  <w:lang w:eastAsia="en-SG"/>
                  <w:rPrChange w:id="2321" w:author="Eugene CHEONG from.TOPPAN (MAS)" w:date="2025-12-26T16:51:00Z" w16du:dateUtc="2025-12-26T08:51:00Z">
                    <w:rPr>
                      <w:color w:val="000000" w:themeColor="text1"/>
                      <w:lang w:eastAsia="en-SG"/>
                    </w:rPr>
                  </w:rPrChange>
                </w:rPr>
                <w:delText>Coupon Payment Dates</w:delText>
              </w:r>
            </w:del>
          </w:p>
        </w:tc>
        <w:tc>
          <w:tcPr>
            <w:tcW w:w="1350" w:type="dxa"/>
          </w:tcPr>
          <w:p w14:paraId="2CFFFD02" w14:textId="10740E06" w:rsidR="00AB0B85" w:rsidRPr="00770A8F" w:rsidDel="00A13E40" w:rsidRDefault="00AB0B85" w:rsidP="00AB0B85">
            <w:pPr>
              <w:pStyle w:val="NoSpacing"/>
              <w:jc w:val="center"/>
              <w:rPr>
                <w:del w:id="2322" w:author="Eugene CHEONG from.TOPPAN (MAS)" w:date="2025-12-30T16:40:00Z" w16du:dateUtc="2025-12-30T08:40:00Z"/>
                <w:strike/>
                <w:lang w:eastAsia="en-SG"/>
                <w:rPrChange w:id="2323" w:author="Eugene CHEONG from.TOPPAN (MAS)" w:date="2025-12-26T16:51:00Z" w16du:dateUtc="2025-12-26T08:51:00Z">
                  <w:rPr>
                    <w:del w:id="2324" w:author="Eugene CHEONG from.TOPPAN (MAS)" w:date="2025-12-30T16:40:00Z" w16du:dateUtc="2025-12-30T08:40:00Z"/>
                    <w:lang w:eastAsia="en-SG"/>
                  </w:rPr>
                </w:rPrChange>
              </w:rPr>
            </w:pPr>
            <w:del w:id="2325" w:author="Eugene CHEONG from.TOPPAN (MAS)" w:date="2025-12-30T16:40:00Z" w16du:dateUtc="2025-12-30T08:40:00Z">
              <w:r w:rsidRPr="00770A8F" w:rsidDel="00A13E40">
                <w:rPr>
                  <w:rFonts w:ascii="Calibri" w:hAnsi="Calibri" w:cs="Calibri"/>
                  <w:strike/>
                  <w:color w:val="000000"/>
                  <w:lang w:eastAsia="en-SG"/>
                  <w:rPrChange w:id="2326" w:author="Eugene CHEONG from.TOPPAN (MAS)" w:date="2025-12-26T16:51:00Z" w16du:dateUtc="2025-12-26T08:51:00Z">
                    <w:rPr>
                      <w:rFonts w:ascii="Calibri" w:hAnsi="Calibri" w:cs="Calibri"/>
                      <w:color w:val="000000"/>
                      <w:lang w:eastAsia="en-SG"/>
                    </w:rPr>
                  </w:rPrChange>
                </w:rPr>
                <w:delText>INT_DATE1 and INT_DATE2</w:delText>
              </w:r>
            </w:del>
          </w:p>
        </w:tc>
        <w:tc>
          <w:tcPr>
            <w:tcW w:w="1350" w:type="dxa"/>
          </w:tcPr>
          <w:p w14:paraId="7399FE41" w14:textId="020D5181" w:rsidR="00AB0B85" w:rsidRPr="00770A8F" w:rsidDel="00A13E40" w:rsidRDefault="00AB0B85" w:rsidP="00AB0B85">
            <w:pPr>
              <w:pStyle w:val="NoSpacing"/>
              <w:jc w:val="center"/>
              <w:rPr>
                <w:del w:id="2327" w:author="Eugene CHEONG from.TOPPAN (MAS)" w:date="2025-12-30T16:40:00Z" w16du:dateUtc="2025-12-30T08:40:00Z"/>
                <w:strike/>
                <w:lang w:eastAsia="en-SG"/>
                <w:rPrChange w:id="2328" w:author="Eugene CHEONG from.TOPPAN (MAS)" w:date="2025-12-26T16:51:00Z" w16du:dateUtc="2025-12-26T08:51:00Z">
                  <w:rPr>
                    <w:del w:id="2329" w:author="Eugene CHEONG from.TOPPAN (MAS)" w:date="2025-12-30T16:40:00Z" w16du:dateUtc="2025-12-30T08:40:00Z"/>
                    <w:lang w:eastAsia="en-SG"/>
                  </w:rPr>
                </w:rPrChange>
              </w:rPr>
            </w:pPr>
            <w:del w:id="2330" w:author="Eugene CHEONG from.TOPPAN (MAS)" w:date="2025-12-30T16:40:00Z" w16du:dateUtc="2025-12-30T08:40:00Z">
              <w:r w:rsidRPr="00770A8F" w:rsidDel="00A13E40">
                <w:rPr>
                  <w:rFonts w:ascii="Calibri" w:hAnsi="Calibri" w:cs="Calibri"/>
                  <w:strike/>
                  <w:color w:val="000000"/>
                  <w:lang w:eastAsia="en-SG"/>
                  <w:rPrChange w:id="2331" w:author="Eugene CHEONG from.TOPPAN (MAS)" w:date="2025-12-26T16:51:00Z" w16du:dateUtc="2025-12-26T08:51:00Z">
                    <w:rPr>
                      <w:rFonts w:ascii="Calibri" w:hAnsi="Calibri" w:cs="Calibri"/>
                      <w:color w:val="000000"/>
                      <w:lang w:eastAsia="en-SG"/>
                    </w:rPr>
                  </w:rPrChange>
                </w:rPr>
                <w:delText>INT_DATE1 and INT_DATE2</w:delText>
              </w:r>
            </w:del>
          </w:p>
        </w:tc>
        <w:tc>
          <w:tcPr>
            <w:tcW w:w="1350" w:type="dxa"/>
          </w:tcPr>
          <w:p w14:paraId="75BBFD38" w14:textId="188FEC60" w:rsidR="00AB0B85" w:rsidRPr="00770A8F" w:rsidDel="00A13E40" w:rsidRDefault="00AB0B85" w:rsidP="00AB0B85">
            <w:pPr>
              <w:pStyle w:val="NoSpacing"/>
              <w:jc w:val="center"/>
              <w:rPr>
                <w:del w:id="2332" w:author="Eugene CHEONG from.TOPPAN (MAS)" w:date="2025-12-30T16:40:00Z" w16du:dateUtc="2025-12-30T08:40:00Z"/>
                <w:strike/>
                <w:color w:val="9C0006"/>
                <w:lang w:eastAsia="en-SG"/>
                <w:rPrChange w:id="2333" w:author="Eugene CHEONG from.TOPPAN (MAS)" w:date="2025-12-26T16:51:00Z" w16du:dateUtc="2025-12-26T08:51:00Z">
                  <w:rPr>
                    <w:del w:id="2334" w:author="Eugene CHEONG from.TOPPAN (MAS)" w:date="2025-12-30T16:40:00Z" w16du:dateUtc="2025-12-30T08:40:00Z"/>
                    <w:color w:val="9C0006"/>
                    <w:lang w:eastAsia="en-SG"/>
                  </w:rPr>
                </w:rPrChange>
              </w:rPr>
            </w:pPr>
            <w:del w:id="2335" w:author="Eugene CHEONG from.TOPPAN (MAS)" w:date="2025-12-30T16:40:00Z" w16du:dateUtc="2025-12-30T08:40:00Z">
              <w:r w:rsidRPr="00770A8F" w:rsidDel="00A13E40">
                <w:rPr>
                  <w:rFonts w:ascii="Calibri" w:hAnsi="Calibri" w:cs="Calibri"/>
                  <w:strike/>
                  <w:color w:val="000000"/>
                  <w:lang w:eastAsia="en-SG"/>
                  <w:rPrChange w:id="2336" w:author="Eugene CHEONG from.TOPPAN (MAS)" w:date="2025-12-26T16:51:00Z" w16du:dateUtc="2025-12-26T08:51:00Z">
                    <w:rPr>
                      <w:rFonts w:ascii="Calibri" w:hAnsi="Calibri" w:cs="Calibri"/>
                      <w:color w:val="000000"/>
                      <w:lang w:eastAsia="en-SG"/>
                    </w:rPr>
                  </w:rPrChange>
                </w:rPr>
                <w:delText>INT_DATE1 and INT_DATE2</w:delText>
              </w:r>
            </w:del>
          </w:p>
        </w:tc>
        <w:tc>
          <w:tcPr>
            <w:tcW w:w="1350" w:type="dxa"/>
          </w:tcPr>
          <w:p w14:paraId="47EE460E" w14:textId="19997F8A" w:rsidR="00AB0B85" w:rsidRPr="00770A8F" w:rsidDel="00A13E40" w:rsidRDefault="00AB0B85" w:rsidP="00AB0B85">
            <w:pPr>
              <w:pStyle w:val="NoSpacing"/>
              <w:jc w:val="center"/>
              <w:rPr>
                <w:del w:id="2337" w:author="Eugene CHEONG from.TOPPAN (MAS)" w:date="2025-12-30T16:40:00Z" w16du:dateUtc="2025-12-30T08:40:00Z"/>
                <w:strike/>
                <w:color w:val="9C0006"/>
                <w:lang w:eastAsia="en-SG"/>
                <w:rPrChange w:id="2338" w:author="Eugene CHEONG from.TOPPAN (MAS)" w:date="2025-12-26T16:51:00Z" w16du:dateUtc="2025-12-26T08:51:00Z">
                  <w:rPr>
                    <w:del w:id="2339" w:author="Eugene CHEONG from.TOPPAN (MAS)" w:date="2025-12-30T16:40:00Z" w16du:dateUtc="2025-12-30T08:40:00Z"/>
                    <w:color w:val="9C0006"/>
                    <w:lang w:eastAsia="en-SG"/>
                  </w:rPr>
                </w:rPrChange>
              </w:rPr>
            </w:pPr>
            <w:del w:id="2340" w:author="Eugene CHEONG from.TOPPAN (MAS)" w:date="2025-12-30T16:40:00Z" w16du:dateUtc="2025-12-30T08:40:00Z">
              <w:r w:rsidRPr="00770A8F" w:rsidDel="00A13E40">
                <w:rPr>
                  <w:rFonts w:ascii="Calibri" w:hAnsi="Calibri" w:cs="Calibri"/>
                  <w:strike/>
                  <w:color w:val="000000"/>
                  <w:lang w:eastAsia="en-SG"/>
                  <w:rPrChange w:id="2341" w:author="Eugene CHEONG from.TOPPAN (MAS)" w:date="2025-12-26T16:51:00Z" w16du:dateUtc="2025-12-26T08:51:00Z">
                    <w:rPr>
                      <w:rFonts w:ascii="Calibri" w:hAnsi="Calibri" w:cs="Calibri"/>
                      <w:color w:val="000000"/>
                      <w:lang w:eastAsia="en-SG"/>
                    </w:rPr>
                  </w:rPrChange>
                </w:rPr>
                <w:delText>INT_DATE1 and INT_DATE2</w:delText>
              </w:r>
            </w:del>
          </w:p>
        </w:tc>
        <w:tc>
          <w:tcPr>
            <w:tcW w:w="1350" w:type="dxa"/>
          </w:tcPr>
          <w:p w14:paraId="1B02528B" w14:textId="30BE928C" w:rsidR="00AB0B85" w:rsidRPr="00770A8F" w:rsidDel="00A13E40" w:rsidRDefault="00AB0B85" w:rsidP="00AB0B85">
            <w:pPr>
              <w:pStyle w:val="NoSpacing"/>
              <w:jc w:val="center"/>
              <w:rPr>
                <w:del w:id="2342" w:author="Eugene CHEONG from.TOPPAN (MAS)" w:date="2025-12-30T16:40:00Z" w16du:dateUtc="2025-12-30T08:40:00Z"/>
                <w:strike/>
                <w:color w:val="9C0006"/>
                <w:lang w:eastAsia="en-SG"/>
                <w:rPrChange w:id="2343" w:author="Eugene CHEONG from.TOPPAN (MAS)" w:date="2025-12-26T16:51:00Z" w16du:dateUtc="2025-12-26T08:51:00Z">
                  <w:rPr>
                    <w:del w:id="2344" w:author="Eugene CHEONG from.TOPPAN (MAS)" w:date="2025-12-30T16:40:00Z" w16du:dateUtc="2025-12-30T08:40:00Z"/>
                    <w:color w:val="9C0006"/>
                    <w:lang w:eastAsia="en-SG"/>
                  </w:rPr>
                </w:rPrChange>
              </w:rPr>
            </w:pPr>
          </w:p>
        </w:tc>
        <w:tc>
          <w:tcPr>
            <w:tcW w:w="1351" w:type="dxa"/>
          </w:tcPr>
          <w:p w14:paraId="43254E9A" w14:textId="1A08CE4B" w:rsidR="00AB0B85" w:rsidRPr="00770A8F" w:rsidDel="00A13E40" w:rsidRDefault="00AB0B85" w:rsidP="00AB0B85">
            <w:pPr>
              <w:pStyle w:val="NoSpacing"/>
              <w:jc w:val="center"/>
              <w:rPr>
                <w:del w:id="2345" w:author="Eugene CHEONG from.TOPPAN (MAS)" w:date="2025-12-30T16:40:00Z" w16du:dateUtc="2025-12-30T08:40:00Z"/>
                <w:strike/>
                <w:rPrChange w:id="2346" w:author="Eugene CHEONG from.TOPPAN (MAS)" w:date="2025-12-26T16:51:00Z" w16du:dateUtc="2025-12-26T08:51:00Z">
                  <w:rPr>
                    <w:del w:id="2347" w:author="Eugene CHEONG from.TOPPAN (MAS)" w:date="2025-12-30T16:40:00Z" w16du:dateUtc="2025-12-30T08:40:00Z"/>
                  </w:rPr>
                </w:rPrChange>
              </w:rPr>
            </w:pPr>
          </w:p>
        </w:tc>
      </w:tr>
      <w:tr w:rsidR="00AB0B85" w:rsidRPr="00E33CF5" w:rsidDel="00A13E40" w14:paraId="5117D079" w14:textId="2EBDB399" w:rsidTr="00AB0B85">
        <w:trPr>
          <w:trHeight w:val="290"/>
          <w:del w:id="2348" w:author="Eugene CHEONG from.TOPPAN (MAS)" w:date="2025-12-30T16:40:00Z"/>
        </w:trPr>
        <w:tc>
          <w:tcPr>
            <w:tcW w:w="3120" w:type="dxa"/>
            <w:vAlign w:val="bottom"/>
            <w:hideMark/>
          </w:tcPr>
          <w:p w14:paraId="3F0D214C" w14:textId="6595D0B0" w:rsidR="00AB0B85" w:rsidRPr="00770A8F" w:rsidDel="00A13E40" w:rsidRDefault="00AB0B85" w:rsidP="00AB0B85">
            <w:pPr>
              <w:pStyle w:val="NoSpacing"/>
              <w:rPr>
                <w:del w:id="2349" w:author="Eugene CHEONG from.TOPPAN (MAS)" w:date="2025-12-30T16:40:00Z" w16du:dateUtc="2025-12-30T08:40:00Z"/>
                <w:strike/>
                <w:color w:val="000000" w:themeColor="text1"/>
                <w:lang w:eastAsia="en-SG"/>
                <w:rPrChange w:id="2350" w:author="Eugene CHEONG from.TOPPAN (MAS)" w:date="2025-12-26T16:51:00Z" w16du:dateUtc="2025-12-26T08:51:00Z">
                  <w:rPr>
                    <w:del w:id="2351" w:author="Eugene CHEONG from.TOPPAN (MAS)" w:date="2025-12-30T16:40:00Z" w16du:dateUtc="2025-12-30T08:40:00Z"/>
                    <w:color w:val="000000" w:themeColor="text1"/>
                    <w:lang w:eastAsia="en-SG"/>
                  </w:rPr>
                </w:rPrChange>
              </w:rPr>
            </w:pPr>
            <w:del w:id="2352" w:author="Eugene CHEONG from.TOPPAN (MAS)" w:date="2025-12-30T16:40:00Z" w16du:dateUtc="2025-12-30T08:40:00Z">
              <w:r w:rsidRPr="00770A8F" w:rsidDel="00A13E40">
                <w:rPr>
                  <w:strike/>
                  <w:color w:val="000000" w:themeColor="text1"/>
                  <w:lang w:eastAsia="en-SG"/>
                  <w:rPrChange w:id="2353" w:author="Eugene CHEONG from.TOPPAN (MAS)" w:date="2025-12-26T16:51:00Z" w16du:dateUtc="2025-12-26T08:51:00Z">
                    <w:rPr>
                      <w:color w:val="000000" w:themeColor="text1"/>
                      <w:lang w:eastAsia="en-SG"/>
                    </w:rPr>
                  </w:rPrChange>
                </w:rPr>
                <w:delText>Next Coupon Payment Date</w:delText>
              </w:r>
            </w:del>
          </w:p>
        </w:tc>
        <w:tc>
          <w:tcPr>
            <w:tcW w:w="1350" w:type="dxa"/>
          </w:tcPr>
          <w:p w14:paraId="75C34456" w14:textId="5C4C5835" w:rsidR="00AB0B85" w:rsidRPr="00770A8F" w:rsidDel="00A13E40" w:rsidRDefault="00AB0B85" w:rsidP="00AB0B85">
            <w:pPr>
              <w:pStyle w:val="NoSpacing"/>
              <w:jc w:val="center"/>
              <w:rPr>
                <w:del w:id="2354" w:author="Eugene CHEONG from.TOPPAN (MAS)" w:date="2025-12-30T16:40:00Z" w16du:dateUtc="2025-12-30T08:40:00Z"/>
                <w:strike/>
                <w:lang w:eastAsia="en-SG"/>
                <w:rPrChange w:id="2355" w:author="Eugene CHEONG from.TOPPAN (MAS)" w:date="2025-12-26T16:51:00Z" w16du:dateUtc="2025-12-26T08:51:00Z">
                  <w:rPr>
                    <w:del w:id="2356" w:author="Eugene CHEONG from.TOPPAN (MAS)" w:date="2025-12-30T16:40:00Z" w16du:dateUtc="2025-12-30T08:40:00Z"/>
                    <w:lang w:eastAsia="en-SG"/>
                  </w:rPr>
                </w:rPrChange>
              </w:rPr>
            </w:pPr>
            <w:del w:id="2357" w:author="Eugene CHEONG from.TOPPAN (MAS)" w:date="2025-12-30T16:40:00Z" w16du:dateUtc="2025-12-30T08:40:00Z">
              <w:r w:rsidRPr="00770A8F" w:rsidDel="00A13E40">
                <w:rPr>
                  <w:strike/>
                  <w:lang w:eastAsia="en-SG"/>
                  <w:rPrChange w:id="2358" w:author="Eugene CHEONG from.TOPPAN (MAS)" w:date="2025-12-26T16:51:00Z" w16du:dateUtc="2025-12-26T08:51:00Z">
                    <w:rPr>
                      <w:lang w:eastAsia="en-SG"/>
                    </w:rPr>
                  </w:rPrChange>
                </w:rPr>
                <w:delText>NEXT_INT_DATE</w:delText>
              </w:r>
            </w:del>
          </w:p>
        </w:tc>
        <w:tc>
          <w:tcPr>
            <w:tcW w:w="1350" w:type="dxa"/>
          </w:tcPr>
          <w:p w14:paraId="5F218E60" w14:textId="77E0D5E6" w:rsidR="00AB0B85" w:rsidRPr="00770A8F" w:rsidDel="00A13E40" w:rsidRDefault="00AB0B85" w:rsidP="00AB0B85">
            <w:pPr>
              <w:pStyle w:val="NoSpacing"/>
              <w:jc w:val="center"/>
              <w:rPr>
                <w:del w:id="2359" w:author="Eugene CHEONG from.TOPPAN (MAS)" w:date="2025-12-30T16:40:00Z" w16du:dateUtc="2025-12-30T08:40:00Z"/>
                <w:strike/>
                <w:color w:val="9C0006"/>
                <w:lang w:eastAsia="en-SG"/>
                <w:rPrChange w:id="2360" w:author="Eugene CHEONG from.TOPPAN (MAS)" w:date="2025-12-26T16:51:00Z" w16du:dateUtc="2025-12-26T08:51:00Z">
                  <w:rPr>
                    <w:del w:id="2361" w:author="Eugene CHEONG from.TOPPAN (MAS)" w:date="2025-12-30T16:40:00Z" w16du:dateUtc="2025-12-30T08:40:00Z"/>
                    <w:color w:val="9C0006"/>
                    <w:lang w:eastAsia="en-SG"/>
                  </w:rPr>
                </w:rPrChange>
              </w:rPr>
            </w:pPr>
          </w:p>
        </w:tc>
        <w:tc>
          <w:tcPr>
            <w:tcW w:w="1350" w:type="dxa"/>
          </w:tcPr>
          <w:p w14:paraId="255FF1E3" w14:textId="0B48455A" w:rsidR="00AB0B85" w:rsidRPr="00770A8F" w:rsidDel="00A13E40" w:rsidRDefault="00AB0B85" w:rsidP="00AB0B85">
            <w:pPr>
              <w:pStyle w:val="NoSpacing"/>
              <w:jc w:val="center"/>
              <w:rPr>
                <w:del w:id="2362" w:author="Eugene CHEONG from.TOPPAN (MAS)" w:date="2025-12-30T16:40:00Z" w16du:dateUtc="2025-12-30T08:40:00Z"/>
                <w:strike/>
                <w:color w:val="9C0006"/>
                <w:lang w:eastAsia="en-SG"/>
                <w:rPrChange w:id="2363" w:author="Eugene CHEONG from.TOPPAN (MAS)" w:date="2025-12-26T16:51:00Z" w16du:dateUtc="2025-12-26T08:51:00Z">
                  <w:rPr>
                    <w:del w:id="2364" w:author="Eugene CHEONG from.TOPPAN (MAS)" w:date="2025-12-30T16:40:00Z" w16du:dateUtc="2025-12-30T08:40:00Z"/>
                    <w:color w:val="9C0006"/>
                    <w:lang w:eastAsia="en-SG"/>
                  </w:rPr>
                </w:rPrChange>
              </w:rPr>
            </w:pPr>
            <w:del w:id="2365" w:author="Eugene CHEONG from.TOPPAN (MAS)" w:date="2025-12-30T16:40:00Z" w16du:dateUtc="2025-12-30T08:40:00Z">
              <w:r w:rsidRPr="00770A8F" w:rsidDel="00A13E40">
                <w:rPr>
                  <w:strike/>
                  <w:lang w:eastAsia="en-SG"/>
                  <w:rPrChange w:id="2366" w:author="Eugene CHEONG from.TOPPAN (MAS)" w:date="2025-12-26T16:51:00Z" w16du:dateUtc="2025-12-26T08:51:00Z">
                    <w:rPr>
                      <w:lang w:eastAsia="en-SG"/>
                    </w:rPr>
                  </w:rPrChange>
                </w:rPr>
                <w:delText>NEXT_INT_DATE</w:delText>
              </w:r>
            </w:del>
          </w:p>
        </w:tc>
        <w:tc>
          <w:tcPr>
            <w:tcW w:w="1350" w:type="dxa"/>
          </w:tcPr>
          <w:p w14:paraId="6CCF525A" w14:textId="6E994DD5" w:rsidR="00AB0B85" w:rsidRPr="00770A8F" w:rsidDel="00A13E40" w:rsidRDefault="00AB0B85" w:rsidP="00AB0B85">
            <w:pPr>
              <w:pStyle w:val="NoSpacing"/>
              <w:jc w:val="center"/>
              <w:rPr>
                <w:del w:id="2367" w:author="Eugene CHEONG from.TOPPAN (MAS)" w:date="2025-12-30T16:40:00Z" w16du:dateUtc="2025-12-30T08:40:00Z"/>
                <w:strike/>
                <w:color w:val="9C0006"/>
                <w:lang w:eastAsia="en-SG"/>
                <w:rPrChange w:id="2368" w:author="Eugene CHEONG from.TOPPAN (MAS)" w:date="2025-12-26T16:51:00Z" w16du:dateUtc="2025-12-26T08:51:00Z">
                  <w:rPr>
                    <w:del w:id="2369" w:author="Eugene CHEONG from.TOPPAN (MAS)" w:date="2025-12-30T16:40:00Z" w16du:dateUtc="2025-12-30T08:40:00Z"/>
                    <w:color w:val="9C0006"/>
                    <w:lang w:eastAsia="en-SG"/>
                  </w:rPr>
                </w:rPrChange>
              </w:rPr>
            </w:pPr>
          </w:p>
        </w:tc>
        <w:tc>
          <w:tcPr>
            <w:tcW w:w="1350" w:type="dxa"/>
          </w:tcPr>
          <w:p w14:paraId="68972C12" w14:textId="0A4BD0CE" w:rsidR="00AB0B85" w:rsidRPr="00770A8F" w:rsidDel="00A13E40" w:rsidRDefault="00AB0B85" w:rsidP="00AB0B85">
            <w:pPr>
              <w:pStyle w:val="NoSpacing"/>
              <w:jc w:val="center"/>
              <w:rPr>
                <w:del w:id="2370" w:author="Eugene CHEONG from.TOPPAN (MAS)" w:date="2025-12-30T16:40:00Z" w16du:dateUtc="2025-12-30T08:40:00Z"/>
                <w:strike/>
                <w:color w:val="9C0006"/>
                <w:lang w:eastAsia="en-SG"/>
                <w:rPrChange w:id="2371" w:author="Eugene CHEONG from.TOPPAN (MAS)" w:date="2025-12-26T16:51:00Z" w16du:dateUtc="2025-12-26T08:51:00Z">
                  <w:rPr>
                    <w:del w:id="2372" w:author="Eugene CHEONG from.TOPPAN (MAS)" w:date="2025-12-30T16:40:00Z" w16du:dateUtc="2025-12-30T08:40:00Z"/>
                    <w:color w:val="9C0006"/>
                    <w:lang w:eastAsia="en-SG"/>
                  </w:rPr>
                </w:rPrChange>
              </w:rPr>
            </w:pPr>
          </w:p>
        </w:tc>
        <w:tc>
          <w:tcPr>
            <w:tcW w:w="1351" w:type="dxa"/>
          </w:tcPr>
          <w:p w14:paraId="0A82A59B" w14:textId="19961C05" w:rsidR="00AB0B85" w:rsidRPr="00770A8F" w:rsidDel="00A13E40" w:rsidRDefault="00AB0B85" w:rsidP="00AB0B85">
            <w:pPr>
              <w:pStyle w:val="NoSpacing"/>
              <w:jc w:val="center"/>
              <w:rPr>
                <w:del w:id="2373" w:author="Eugene CHEONG from.TOPPAN (MAS)" w:date="2025-12-30T16:40:00Z" w16du:dateUtc="2025-12-30T08:40:00Z"/>
                <w:strike/>
                <w:rPrChange w:id="2374" w:author="Eugene CHEONG from.TOPPAN (MAS)" w:date="2025-12-26T16:51:00Z" w16du:dateUtc="2025-12-26T08:51:00Z">
                  <w:rPr>
                    <w:del w:id="2375" w:author="Eugene CHEONG from.TOPPAN (MAS)" w:date="2025-12-30T16:40:00Z" w16du:dateUtc="2025-12-30T08:40:00Z"/>
                  </w:rPr>
                </w:rPrChange>
              </w:rPr>
            </w:pPr>
          </w:p>
        </w:tc>
      </w:tr>
      <w:tr w:rsidR="00AB0B85" w:rsidRPr="00E33CF5" w:rsidDel="00A13E40" w14:paraId="3639DCD2" w14:textId="79EC8004" w:rsidTr="00AB0B85">
        <w:trPr>
          <w:trHeight w:val="290"/>
          <w:del w:id="2376" w:author="Eugene CHEONG from.TOPPAN (MAS)" w:date="2025-12-30T16:40:00Z"/>
        </w:trPr>
        <w:tc>
          <w:tcPr>
            <w:tcW w:w="3120" w:type="dxa"/>
            <w:vAlign w:val="bottom"/>
            <w:hideMark/>
          </w:tcPr>
          <w:p w14:paraId="19A58F65" w14:textId="13D01622" w:rsidR="00AB0B85" w:rsidRPr="00770A8F" w:rsidDel="00A13E40" w:rsidRDefault="00AB0B85" w:rsidP="00AB0B85">
            <w:pPr>
              <w:pStyle w:val="NoSpacing"/>
              <w:rPr>
                <w:del w:id="2377" w:author="Eugene CHEONG from.TOPPAN (MAS)" w:date="2025-12-30T16:40:00Z" w16du:dateUtc="2025-12-30T08:40:00Z"/>
                <w:strike/>
                <w:color w:val="000000" w:themeColor="text1"/>
                <w:lang w:eastAsia="en-SG"/>
                <w:rPrChange w:id="2378" w:author="Eugene CHEONG from.TOPPAN (MAS)" w:date="2025-12-26T16:51:00Z" w16du:dateUtc="2025-12-26T08:51:00Z">
                  <w:rPr>
                    <w:del w:id="2379" w:author="Eugene CHEONG from.TOPPAN (MAS)" w:date="2025-12-30T16:40:00Z" w16du:dateUtc="2025-12-30T08:40:00Z"/>
                    <w:color w:val="000000" w:themeColor="text1"/>
                    <w:lang w:eastAsia="en-SG"/>
                  </w:rPr>
                </w:rPrChange>
              </w:rPr>
            </w:pPr>
            <w:del w:id="2380" w:author="Eugene CHEONG from.TOPPAN (MAS)" w:date="2025-12-30T16:40:00Z" w16du:dateUtc="2025-12-30T08:40:00Z">
              <w:r w:rsidRPr="00770A8F" w:rsidDel="00A13E40">
                <w:rPr>
                  <w:strike/>
                  <w:color w:val="000000" w:themeColor="text1"/>
                  <w:lang w:eastAsia="en-SG"/>
                  <w:rPrChange w:id="2381" w:author="Eugene CHEONG from.TOPPAN (MAS)" w:date="2025-12-26T16:51:00Z" w16du:dateUtc="2025-12-26T08:51:00Z">
                    <w:rPr>
                      <w:color w:val="000000" w:themeColor="text1"/>
                      <w:lang w:eastAsia="en-SG"/>
                    </w:rPr>
                  </w:rPrChange>
                </w:rPr>
                <w:delText>First Coupon Payment Date</w:delText>
              </w:r>
            </w:del>
          </w:p>
        </w:tc>
        <w:tc>
          <w:tcPr>
            <w:tcW w:w="1350" w:type="dxa"/>
          </w:tcPr>
          <w:p w14:paraId="7F7ADC92" w14:textId="2F5E84ED" w:rsidR="00AB0B85" w:rsidRPr="00770A8F" w:rsidDel="00A13E40" w:rsidRDefault="00AB0B85" w:rsidP="00AB0B85">
            <w:pPr>
              <w:pStyle w:val="NoSpacing"/>
              <w:jc w:val="center"/>
              <w:rPr>
                <w:del w:id="2382" w:author="Eugene CHEONG from.TOPPAN (MAS)" w:date="2025-12-30T16:40:00Z" w16du:dateUtc="2025-12-30T08:40:00Z"/>
                <w:strike/>
                <w:color w:val="9C0006"/>
                <w:lang w:eastAsia="en-SG"/>
                <w:rPrChange w:id="2383" w:author="Eugene CHEONG from.TOPPAN (MAS)" w:date="2025-12-26T16:51:00Z" w16du:dateUtc="2025-12-26T08:51:00Z">
                  <w:rPr>
                    <w:del w:id="2384" w:author="Eugene CHEONG from.TOPPAN (MAS)" w:date="2025-12-30T16:40:00Z" w16du:dateUtc="2025-12-30T08:40:00Z"/>
                    <w:color w:val="9C0006"/>
                    <w:lang w:eastAsia="en-SG"/>
                  </w:rPr>
                </w:rPrChange>
              </w:rPr>
            </w:pPr>
            <w:del w:id="2385" w:author="Eugene CHEONG from.TOPPAN (MAS)" w:date="2025-12-30T16:40:00Z" w16du:dateUtc="2025-12-30T08:40:00Z">
              <w:r w:rsidRPr="00770A8F" w:rsidDel="00A13E40">
                <w:rPr>
                  <w:rFonts w:ascii="Calibri" w:hAnsi="Calibri" w:cs="Calibri"/>
                  <w:strike/>
                  <w:color w:val="000000"/>
                  <w:lang w:eastAsia="en-SG"/>
                  <w:rPrChange w:id="2386" w:author="Eugene CHEONG from.TOPPAN (MAS)" w:date="2025-12-26T16:51:00Z" w16du:dateUtc="2025-12-26T08:51:00Z">
                    <w:rPr>
                      <w:rFonts w:ascii="Calibri" w:hAnsi="Calibri" w:cs="Calibri"/>
                      <w:color w:val="000000"/>
                      <w:lang w:eastAsia="en-SG"/>
                    </w:rPr>
                  </w:rPrChange>
                </w:rPr>
                <w:delText> </w:delText>
              </w:r>
            </w:del>
          </w:p>
        </w:tc>
        <w:tc>
          <w:tcPr>
            <w:tcW w:w="1350" w:type="dxa"/>
          </w:tcPr>
          <w:p w14:paraId="276CC6CD" w14:textId="1EB2F06E" w:rsidR="00AB0B85" w:rsidRPr="00770A8F" w:rsidDel="00A13E40" w:rsidRDefault="00AB0B85" w:rsidP="00AB0B85">
            <w:pPr>
              <w:pStyle w:val="NoSpacing"/>
              <w:jc w:val="center"/>
              <w:rPr>
                <w:del w:id="2387" w:author="Eugene CHEONG from.TOPPAN (MAS)" w:date="2025-12-30T16:40:00Z" w16du:dateUtc="2025-12-30T08:40:00Z"/>
                <w:strike/>
                <w:lang w:eastAsia="en-SG"/>
                <w:rPrChange w:id="2388" w:author="Eugene CHEONG from.TOPPAN (MAS)" w:date="2025-12-26T16:51:00Z" w16du:dateUtc="2025-12-26T08:51:00Z">
                  <w:rPr>
                    <w:del w:id="2389" w:author="Eugene CHEONG from.TOPPAN (MAS)" w:date="2025-12-30T16:40:00Z" w16du:dateUtc="2025-12-30T08:40:00Z"/>
                    <w:lang w:eastAsia="en-SG"/>
                  </w:rPr>
                </w:rPrChange>
              </w:rPr>
            </w:pPr>
            <w:del w:id="2390" w:author="Eugene CHEONG from.TOPPAN (MAS)" w:date="2025-12-30T16:40:00Z" w16du:dateUtc="2025-12-30T08:40:00Z">
              <w:r w:rsidRPr="00770A8F" w:rsidDel="00A13E40">
                <w:rPr>
                  <w:rFonts w:ascii="Calibri" w:hAnsi="Calibri" w:cs="Calibri"/>
                  <w:strike/>
                  <w:color w:val="000000"/>
                  <w:lang w:eastAsia="en-SG"/>
                  <w:rPrChange w:id="2391" w:author="Eugene CHEONG from.TOPPAN (MAS)" w:date="2025-12-26T16:51:00Z" w16du:dateUtc="2025-12-26T08:51:00Z">
                    <w:rPr>
                      <w:rFonts w:ascii="Calibri" w:hAnsi="Calibri" w:cs="Calibri"/>
                      <w:color w:val="000000"/>
                      <w:lang w:eastAsia="en-SG"/>
                    </w:rPr>
                  </w:rPrChange>
                </w:rPr>
                <w:delText>NEXT_INT_DATE</w:delText>
              </w:r>
            </w:del>
          </w:p>
        </w:tc>
        <w:tc>
          <w:tcPr>
            <w:tcW w:w="1350" w:type="dxa"/>
          </w:tcPr>
          <w:p w14:paraId="13136065" w14:textId="121D7DCF" w:rsidR="00AB0B85" w:rsidRPr="00770A8F" w:rsidDel="00A13E40" w:rsidRDefault="00AB0B85" w:rsidP="00AB0B85">
            <w:pPr>
              <w:pStyle w:val="NoSpacing"/>
              <w:jc w:val="center"/>
              <w:rPr>
                <w:del w:id="2392" w:author="Eugene CHEONG from.TOPPAN (MAS)" w:date="2025-12-30T16:40:00Z" w16du:dateUtc="2025-12-30T08:40:00Z"/>
                <w:strike/>
                <w:color w:val="9C0006"/>
                <w:lang w:eastAsia="en-SG"/>
                <w:rPrChange w:id="2393" w:author="Eugene CHEONG from.TOPPAN (MAS)" w:date="2025-12-26T16:51:00Z" w16du:dateUtc="2025-12-26T08:51:00Z">
                  <w:rPr>
                    <w:del w:id="2394" w:author="Eugene CHEONG from.TOPPAN (MAS)" w:date="2025-12-30T16:40:00Z" w16du:dateUtc="2025-12-30T08:40:00Z"/>
                    <w:color w:val="9C0006"/>
                    <w:lang w:eastAsia="en-SG"/>
                  </w:rPr>
                </w:rPrChange>
              </w:rPr>
            </w:pPr>
            <w:del w:id="2395" w:author="Eugene CHEONG from.TOPPAN (MAS)" w:date="2025-12-30T16:40:00Z" w16du:dateUtc="2025-12-30T08:40:00Z">
              <w:r w:rsidRPr="00770A8F" w:rsidDel="00A13E40">
                <w:rPr>
                  <w:rFonts w:ascii="Calibri" w:hAnsi="Calibri" w:cs="Calibri"/>
                  <w:strike/>
                  <w:color w:val="000000"/>
                  <w:lang w:eastAsia="en-SG"/>
                  <w:rPrChange w:id="2396" w:author="Eugene CHEONG from.TOPPAN (MAS)" w:date="2025-12-26T16:51:00Z" w16du:dateUtc="2025-12-26T08:51:00Z">
                    <w:rPr>
                      <w:rFonts w:ascii="Calibri" w:hAnsi="Calibri" w:cs="Calibri"/>
                      <w:color w:val="000000"/>
                      <w:lang w:eastAsia="en-SG"/>
                    </w:rPr>
                  </w:rPrChange>
                </w:rPr>
                <w:delText> </w:delText>
              </w:r>
            </w:del>
          </w:p>
        </w:tc>
        <w:tc>
          <w:tcPr>
            <w:tcW w:w="1350" w:type="dxa"/>
          </w:tcPr>
          <w:p w14:paraId="6965C5D3" w14:textId="37810A43" w:rsidR="00AB0B85" w:rsidRPr="00770A8F" w:rsidDel="00A13E40" w:rsidRDefault="00AB0B85" w:rsidP="00AB0B85">
            <w:pPr>
              <w:pStyle w:val="NoSpacing"/>
              <w:jc w:val="center"/>
              <w:rPr>
                <w:del w:id="2397" w:author="Eugene CHEONG from.TOPPAN (MAS)" w:date="2025-12-30T16:40:00Z" w16du:dateUtc="2025-12-30T08:40:00Z"/>
                <w:strike/>
                <w:color w:val="9C0006"/>
                <w:lang w:eastAsia="en-SG"/>
                <w:rPrChange w:id="2398" w:author="Eugene CHEONG from.TOPPAN (MAS)" w:date="2025-12-26T16:51:00Z" w16du:dateUtc="2025-12-26T08:51:00Z">
                  <w:rPr>
                    <w:del w:id="2399" w:author="Eugene CHEONG from.TOPPAN (MAS)" w:date="2025-12-30T16:40:00Z" w16du:dateUtc="2025-12-30T08:40:00Z"/>
                    <w:color w:val="9C0006"/>
                    <w:lang w:eastAsia="en-SG"/>
                  </w:rPr>
                </w:rPrChange>
              </w:rPr>
            </w:pPr>
            <w:del w:id="2400" w:author="Eugene CHEONG from.TOPPAN (MAS)" w:date="2025-12-30T16:40:00Z" w16du:dateUtc="2025-12-30T08:40:00Z">
              <w:r w:rsidRPr="00770A8F" w:rsidDel="00A13E40">
                <w:rPr>
                  <w:rFonts w:ascii="Calibri" w:hAnsi="Calibri" w:cs="Calibri"/>
                  <w:strike/>
                  <w:color w:val="000000"/>
                  <w:lang w:eastAsia="en-SG"/>
                  <w:rPrChange w:id="2401" w:author="Eugene CHEONG from.TOPPAN (MAS)" w:date="2025-12-26T16:51:00Z" w16du:dateUtc="2025-12-26T08:51:00Z">
                    <w:rPr>
                      <w:rFonts w:ascii="Calibri" w:hAnsi="Calibri" w:cs="Calibri"/>
                      <w:color w:val="000000"/>
                      <w:lang w:eastAsia="en-SG"/>
                    </w:rPr>
                  </w:rPrChange>
                </w:rPr>
                <w:delText>NEXT_INT_DATE</w:delText>
              </w:r>
            </w:del>
          </w:p>
        </w:tc>
        <w:tc>
          <w:tcPr>
            <w:tcW w:w="1350" w:type="dxa"/>
          </w:tcPr>
          <w:p w14:paraId="00632645" w14:textId="6C738F2B" w:rsidR="00AB0B85" w:rsidRPr="00770A8F" w:rsidDel="00A13E40" w:rsidRDefault="00AB0B85" w:rsidP="00AB0B85">
            <w:pPr>
              <w:pStyle w:val="NoSpacing"/>
              <w:jc w:val="center"/>
              <w:rPr>
                <w:del w:id="2402" w:author="Eugene CHEONG from.TOPPAN (MAS)" w:date="2025-12-30T16:40:00Z" w16du:dateUtc="2025-12-30T08:40:00Z"/>
                <w:strike/>
                <w:color w:val="9C0006"/>
                <w:lang w:eastAsia="en-SG"/>
                <w:rPrChange w:id="2403" w:author="Eugene CHEONG from.TOPPAN (MAS)" w:date="2025-12-26T16:51:00Z" w16du:dateUtc="2025-12-26T08:51:00Z">
                  <w:rPr>
                    <w:del w:id="2404" w:author="Eugene CHEONG from.TOPPAN (MAS)" w:date="2025-12-30T16:40:00Z" w16du:dateUtc="2025-12-30T08:40:00Z"/>
                    <w:color w:val="9C0006"/>
                    <w:lang w:eastAsia="en-SG"/>
                  </w:rPr>
                </w:rPrChange>
              </w:rPr>
            </w:pPr>
          </w:p>
        </w:tc>
        <w:tc>
          <w:tcPr>
            <w:tcW w:w="1351" w:type="dxa"/>
          </w:tcPr>
          <w:p w14:paraId="76BFC6C8" w14:textId="284854DE" w:rsidR="00AB0B85" w:rsidRPr="00770A8F" w:rsidDel="00A13E40" w:rsidRDefault="00AB0B85" w:rsidP="00AB0B85">
            <w:pPr>
              <w:pStyle w:val="NoSpacing"/>
              <w:jc w:val="center"/>
              <w:rPr>
                <w:del w:id="2405" w:author="Eugene CHEONG from.TOPPAN (MAS)" w:date="2025-12-30T16:40:00Z" w16du:dateUtc="2025-12-30T08:40:00Z"/>
                <w:strike/>
                <w:rPrChange w:id="2406" w:author="Eugene CHEONG from.TOPPAN (MAS)" w:date="2025-12-26T16:51:00Z" w16du:dateUtc="2025-12-26T08:51:00Z">
                  <w:rPr>
                    <w:del w:id="2407" w:author="Eugene CHEONG from.TOPPAN (MAS)" w:date="2025-12-30T16:40:00Z" w16du:dateUtc="2025-12-30T08:40:00Z"/>
                  </w:rPr>
                </w:rPrChange>
              </w:rPr>
            </w:pPr>
          </w:p>
        </w:tc>
      </w:tr>
      <w:tr w:rsidR="00AB0B85" w:rsidRPr="00E33CF5" w:rsidDel="00A13E40" w14:paraId="268F6146" w14:textId="5ECE7E4A" w:rsidTr="00AB0B85">
        <w:trPr>
          <w:trHeight w:val="290"/>
          <w:del w:id="2408" w:author="Eugene CHEONG from.TOPPAN (MAS)" w:date="2025-12-30T16:40:00Z"/>
        </w:trPr>
        <w:tc>
          <w:tcPr>
            <w:tcW w:w="3120" w:type="dxa"/>
            <w:vAlign w:val="bottom"/>
            <w:hideMark/>
          </w:tcPr>
          <w:p w14:paraId="64D93762" w14:textId="4A532476" w:rsidR="00AB0B85" w:rsidRPr="00770A8F" w:rsidDel="00A13E40" w:rsidRDefault="00AB0B85" w:rsidP="00AB0B85">
            <w:pPr>
              <w:pStyle w:val="NoSpacing"/>
              <w:rPr>
                <w:del w:id="2409" w:author="Eugene CHEONG from.TOPPAN (MAS)" w:date="2025-12-30T16:40:00Z" w16du:dateUtc="2025-12-30T08:40:00Z"/>
                <w:strike/>
                <w:color w:val="000000" w:themeColor="text1"/>
                <w:lang w:eastAsia="en-SG"/>
                <w:rPrChange w:id="2410" w:author="Eugene CHEONG from.TOPPAN (MAS)" w:date="2025-12-26T16:51:00Z" w16du:dateUtc="2025-12-26T08:51:00Z">
                  <w:rPr>
                    <w:del w:id="2411" w:author="Eugene CHEONG from.TOPPAN (MAS)" w:date="2025-12-30T16:40:00Z" w16du:dateUtc="2025-12-30T08:40:00Z"/>
                    <w:color w:val="000000" w:themeColor="text1"/>
                    <w:lang w:eastAsia="en-SG"/>
                  </w:rPr>
                </w:rPrChange>
              </w:rPr>
            </w:pPr>
            <w:del w:id="2412" w:author="Eugene CHEONG from.TOPPAN (MAS)" w:date="2025-12-30T16:40:00Z" w16du:dateUtc="2025-12-30T08:40:00Z">
              <w:r w:rsidRPr="00770A8F" w:rsidDel="00A13E40">
                <w:rPr>
                  <w:strike/>
                  <w:color w:val="000000" w:themeColor="text1"/>
                  <w:lang w:eastAsia="en-SG"/>
                  <w:rPrChange w:id="2413" w:author="Eugene CHEONG from.TOPPAN (MAS)" w:date="2025-12-26T16:51:00Z" w16du:dateUtc="2025-12-26T08:51:00Z">
                    <w:rPr>
                      <w:color w:val="000000" w:themeColor="text1"/>
                      <w:lang w:eastAsia="en-SG"/>
                    </w:rPr>
                  </w:rPrChange>
                </w:rPr>
                <w:delText>Method of Sale</w:delText>
              </w:r>
            </w:del>
          </w:p>
        </w:tc>
        <w:tc>
          <w:tcPr>
            <w:tcW w:w="1350" w:type="dxa"/>
          </w:tcPr>
          <w:p w14:paraId="7C2E954C" w14:textId="72AAB282" w:rsidR="00AB0B85" w:rsidRPr="00770A8F" w:rsidDel="00A13E40" w:rsidRDefault="00AB0B85" w:rsidP="00AB0B85">
            <w:pPr>
              <w:pStyle w:val="NoSpacing"/>
              <w:jc w:val="center"/>
              <w:rPr>
                <w:del w:id="2414" w:author="Eugene CHEONG from.TOPPAN (MAS)" w:date="2025-12-30T16:40:00Z" w16du:dateUtc="2025-12-30T08:40:00Z"/>
                <w:strike/>
                <w:lang w:eastAsia="en-SG"/>
                <w:rPrChange w:id="2415" w:author="Eugene CHEONG from.TOPPAN (MAS)" w:date="2025-12-26T16:51:00Z" w16du:dateUtc="2025-12-26T08:51:00Z">
                  <w:rPr>
                    <w:del w:id="2416" w:author="Eugene CHEONG from.TOPPAN (MAS)" w:date="2025-12-30T16:40:00Z" w16du:dateUtc="2025-12-30T08:40:00Z"/>
                    <w:lang w:eastAsia="en-SG"/>
                  </w:rPr>
                </w:rPrChange>
              </w:rPr>
            </w:pPr>
          </w:p>
        </w:tc>
        <w:tc>
          <w:tcPr>
            <w:tcW w:w="1350" w:type="dxa"/>
          </w:tcPr>
          <w:p w14:paraId="222277A0" w14:textId="198F2342" w:rsidR="00AB0B85" w:rsidRPr="00770A8F" w:rsidDel="00A13E40" w:rsidRDefault="00AB0B85" w:rsidP="00AB0B85">
            <w:pPr>
              <w:pStyle w:val="NoSpacing"/>
              <w:jc w:val="center"/>
              <w:rPr>
                <w:del w:id="2417" w:author="Eugene CHEONG from.TOPPAN (MAS)" w:date="2025-12-30T16:40:00Z" w16du:dateUtc="2025-12-30T08:40:00Z"/>
                <w:strike/>
                <w:lang w:eastAsia="en-SG"/>
                <w:rPrChange w:id="2418" w:author="Eugene CHEONG from.TOPPAN (MAS)" w:date="2025-12-26T16:51:00Z" w16du:dateUtc="2025-12-26T08:51:00Z">
                  <w:rPr>
                    <w:del w:id="2419" w:author="Eugene CHEONG from.TOPPAN (MAS)" w:date="2025-12-30T16:40:00Z" w16du:dateUtc="2025-12-30T08:40:00Z"/>
                    <w:lang w:eastAsia="en-SG"/>
                  </w:rPr>
                </w:rPrChange>
              </w:rPr>
            </w:pPr>
          </w:p>
        </w:tc>
        <w:tc>
          <w:tcPr>
            <w:tcW w:w="1350" w:type="dxa"/>
          </w:tcPr>
          <w:p w14:paraId="1F540813" w14:textId="23486289" w:rsidR="00AB0B85" w:rsidRPr="00770A8F" w:rsidDel="00A13E40" w:rsidRDefault="00AB0B85" w:rsidP="00AB0B85">
            <w:pPr>
              <w:pStyle w:val="NoSpacing"/>
              <w:jc w:val="center"/>
              <w:rPr>
                <w:del w:id="2420" w:author="Eugene CHEONG from.TOPPAN (MAS)" w:date="2025-12-30T16:40:00Z" w16du:dateUtc="2025-12-30T08:40:00Z"/>
                <w:strike/>
                <w:lang w:eastAsia="en-SG"/>
                <w:rPrChange w:id="2421" w:author="Eugene CHEONG from.TOPPAN (MAS)" w:date="2025-12-26T16:51:00Z" w16du:dateUtc="2025-12-26T08:51:00Z">
                  <w:rPr>
                    <w:del w:id="2422" w:author="Eugene CHEONG from.TOPPAN (MAS)" w:date="2025-12-30T16:40:00Z" w16du:dateUtc="2025-12-30T08:40:00Z"/>
                    <w:lang w:eastAsia="en-SG"/>
                  </w:rPr>
                </w:rPrChange>
              </w:rPr>
            </w:pPr>
          </w:p>
        </w:tc>
        <w:tc>
          <w:tcPr>
            <w:tcW w:w="1350" w:type="dxa"/>
          </w:tcPr>
          <w:p w14:paraId="75C6774C" w14:textId="2AF8E728" w:rsidR="00AB0B85" w:rsidRPr="00770A8F" w:rsidDel="00A13E40" w:rsidRDefault="00AB0B85" w:rsidP="00AB0B85">
            <w:pPr>
              <w:pStyle w:val="NoSpacing"/>
              <w:jc w:val="center"/>
              <w:rPr>
                <w:del w:id="2423" w:author="Eugene CHEONG from.TOPPAN (MAS)" w:date="2025-12-30T16:40:00Z" w16du:dateUtc="2025-12-30T08:40:00Z"/>
                <w:strike/>
                <w:lang w:eastAsia="en-SG"/>
                <w:rPrChange w:id="2424" w:author="Eugene CHEONG from.TOPPAN (MAS)" w:date="2025-12-26T16:51:00Z" w16du:dateUtc="2025-12-26T08:51:00Z">
                  <w:rPr>
                    <w:del w:id="2425" w:author="Eugene CHEONG from.TOPPAN (MAS)" w:date="2025-12-30T16:40:00Z" w16du:dateUtc="2025-12-30T08:40:00Z"/>
                    <w:lang w:eastAsia="en-SG"/>
                  </w:rPr>
                </w:rPrChange>
              </w:rPr>
            </w:pPr>
          </w:p>
        </w:tc>
        <w:tc>
          <w:tcPr>
            <w:tcW w:w="1350" w:type="dxa"/>
          </w:tcPr>
          <w:p w14:paraId="59DB99DD" w14:textId="29C8A4A7" w:rsidR="00AB0B85" w:rsidRPr="00770A8F" w:rsidDel="00A13E40" w:rsidRDefault="00AB0B85" w:rsidP="00AB0B85">
            <w:pPr>
              <w:pStyle w:val="NoSpacing"/>
              <w:jc w:val="center"/>
              <w:rPr>
                <w:del w:id="2426" w:author="Eugene CHEONG from.TOPPAN (MAS)" w:date="2025-12-30T16:40:00Z" w16du:dateUtc="2025-12-30T08:40:00Z"/>
                <w:strike/>
                <w:lang w:eastAsia="en-SG"/>
                <w:rPrChange w:id="2427" w:author="Eugene CHEONG from.TOPPAN (MAS)" w:date="2025-12-26T16:51:00Z" w16du:dateUtc="2025-12-26T08:51:00Z">
                  <w:rPr>
                    <w:del w:id="2428" w:author="Eugene CHEONG from.TOPPAN (MAS)" w:date="2025-12-30T16:40:00Z" w16du:dateUtc="2025-12-30T08:40:00Z"/>
                    <w:lang w:eastAsia="en-SG"/>
                  </w:rPr>
                </w:rPrChange>
              </w:rPr>
            </w:pPr>
          </w:p>
        </w:tc>
        <w:tc>
          <w:tcPr>
            <w:tcW w:w="1351" w:type="dxa"/>
          </w:tcPr>
          <w:p w14:paraId="58AAABD8" w14:textId="11615A36" w:rsidR="00AB0B85" w:rsidRPr="00770A8F" w:rsidDel="00A13E40" w:rsidRDefault="00AB0B85" w:rsidP="00AB0B85">
            <w:pPr>
              <w:pStyle w:val="NoSpacing"/>
              <w:jc w:val="center"/>
              <w:rPr>
                <w:del w:id="2429" w:author="Eugene CHEONG from.TOPPAN (MAS)" w:date="2025-12-30T16:40:00Z" w16du:dateUtc="2025-12-30T08:40:00Z"/>
                <w:strike/>
                <w:rPrChange w:id="2430" w:author="Eugene CHEONG from.TOPPAN (MAS)" w:date="2025-12-26T16:51:00Z" w16du:dateUtc="2025-12-26T08:51:00Z">
                  <w:rPr>
                    <w:del w:id="2431" w:author="Eugene CHEONG from.TOPPAN (MAS)" w:date="2025-12-30T16:40:00Z" w16du:dateUtc="2025-12-30T08:40:00Z"/>
                  </w:rPr>
                </w:rPrChange>
              </w:rPr>
            </w:pPr>
          </w:p>
        </w:tc>
      </w:tr>
      <w:tr w:rsidR="00AB0B85" w:rsidRPr="00E33CF5" w:rsidDel="00A13E40" w14:paraId="3395B838" w14:textId="53301977" w:rsidTr="00AB0B85">
        <w:trPr>
          <w:trHeight w:val="290"/>
          <w:del w:id="2432" w:author="Eugene CHEONG from.TOPPAN (MAS)" w:date="2025-12-30T16:40:00Z"/>
        </w:trPr>
        <w:tc>
          <w:tcPr>
            <w:tcW w:w="3120" w:type="dxa"/>
            <w:vAlign w:val="bottom"/>
            <w:hideMark/>
          </w:tcPr>
          <w:p w14:paraId="6593922B" w14:textId="699E1AF7" w:rsidR="00AB0B85" w:rsidRPr="00770A8F" w:rsidDel="00A13E40" w:rsidRDefault="00AB0B85" w:rsidP="00AB0B85">
            <w:pPr>
              <w:pStyle w:val="NoSpacing"/>
              <w:rPr>
                <w:del w:id="2433" w:author="Eugene CHEONG from.TOPPAN (MAS)" w:date="2025-12-30T16:40:00Z" w16du:dateUtc="2025-12-30T08:40:00Z"/>
                <w:strike/>
                <w:color w:val="000000" w:themeColor="text1"/>
                <w:lang w:eastAsia="en-SG"/>
                <w:rPrChange w:id="2434" w:author="Eugene CHEONG from.TOPPAN (MAS)" w:date="2025-12-26T16:51:00Z" w16du:dateUtc="2025-12-26T08:51:00Z">
                  <w:rPr>
                    <w:del w:id="2435" w:author="Eugene CHEONG from.TOPPAN (MAS)" w:date="2025-12-30T16:40:00Z" w16du:dateUtc="2025-12-30T08:40:00Z"/>
                    <w:color w:val="000000" w:themeColor="text1"/>
                    <w:lang w:eastAsia="en-SG"/>
                  </w:rPr>
                </w:rPrChange>
              </w:rPr>
            </w:pPr>
            <w:del w:id="2436" w:author="Eugene CHEONG from.TOPPAN (MAS)" w:date="2025-12-30T16:40:00Z" w16du:dateUtc="2025-12-30T08:40:00Z">
              <w:r w:rsidRPr="00770A8F" w:rsidDel="00A13E40">
                <w:rPr>
                  <w:strike/>
                  <w:color w:val="000000" w:themeColor="text1"/>
                  <w:lang w:eastAsia="en-SG"/>
                  <w:rPrChange w:id="2437" w:author="Eugene CHEONG from.TOPPAN (MAS)" w:date="2025-12-26T16:51:00Z" w16du:dateUtc="2025-12-26T08:51:00Z">
                    <w:rPr>
                      <w:color w:val="000000" w:themeColor="text1"/>
                      <w:lang w:eastAsia="en-SG"/>
                    </w:rPr>
                  </w:rPrChange>
                </w:rPr>
                <w:delText>Competitive Applications</w:delText>
              </w:r>
            </w:del>
          </w:p>
        </w:tc>
        <w:tc>
          <w:tcPr>
            <w:tcW w:w="1350" w:type="dxa"/>
          </w:tcPr>
          <w:p w14:paraId="695B705B" w14:textId="717D704F" w:rsidR="00AB0B85" w:rsidRPr="00770A8F" w:rsidDel="00A13E40" w:rsidRDefault="00AB0B85" w:rsidP="00AB0B85">
            <w:pPr>
              <w:pStyle w:val="NoSpacing"/>
              <w:jc w:val="center"/>
              <w:rPr>
                <w:del w:id="2438" w:author="Eugene CHEONG from.TOPPAN (MAS)" w:date="2025-12-30T16:40:00Z" w16du:dateUtc="2025-12-30T08:40:00Z"/>
                <w:strike/>
                <w:lang w:eastAsia="en-SG"/>
                <w:rPrChange w:id="2439" w:author="Eugene CHEONG from.TOPPAN (MAS)" w:date="2025-12-26T16:51:00Z" w16du:dateUtc="2025-12-26T08:51:00Z">
                  <w:rPr>
                    <w:del w:id="2440" w:author="Eugene CHEONG from.TOPPAN (MAS)" w:date="2025-12-30T16:40:00Z" w16du:dateUtc="2025-12-30T08:40:00Z"/>
                    <w:lang w:eastAsia="en-SG"/>
                  </w:rPr>
                </w:rPrChange>
              </w:rPr>
            </w:pPr>
          </w:p>
        </w:tc>
        <w:tc>
          <w:tcPr>
            <w:tcW w:w="1350" w:type="dxa"/>
          </w:tcPr>
          <w:p w14:paraId="73F2531C" w14:textId="744A8D31" w:rsidR="00AB0B85" w:rsidRPr="00770A8F" w:rsidDel="00A13E40" w:rsidRDefault="00AB0B85" w:rsidP="00AB0B85">
            <w:pPr>
              <w:pStyle w:val="NoSpacing"/>
              <w:jc w:val="center"/>
              <w:rPr>
                <w:del w:id="2441" w:author="Eugene CHEONG from.TOPPAN (MAS)" w:date="2025-12-30T16:40:00Z" w16du:dateUtc="2025-12-30T08:40:00Z"/>
                <w:strike/>
                <w:lang w:eastAsia="en-SG"/>
                <w:rPrChange w:id="2442" w:author="Eugene CHEONG from.TOPPAN (MAS)" w:date="2025-12-26T16:51:00Z" w16du:dateUtc="2025-12-26T08:51:00Z">
                  <w:rPr>
                    <w:del w:id="2443" w:author="Eugene CHEONG from.TOPPAN (MAS)" w:date="2025-12-30T16:40:00Z" w16du:dateUtc="2025-12-30T08:40:00Z"/>
                    <w:lang w:eastAsia="en-SG"/>
                  </w:rPr>
                </w:rPrChange>
              </w:rPr>
            </w:pPr>
          </w:p>
        </w:tc>
        <w:tc>
          <w:tcPr>
            <w:tcW w:w="1350" w:type="dxa"/>
          </w:tcPr>
          <w:p w14:paraId="326B4346" w14:textId="6B1792CD" w:rsidR="00AB0B85" w:rsidRPr="00770A8F" w:rsidDel="00A13E40" w:rsidRDefault="00AB0B85" w:rsidP="00AB0B85">
            <w:pPr>
              <w:pStyle w:val="NoSpacing"/>
              <w:jc w:val="center"/>
              <w:rPr>
                <w:del w:id="2444" w:author="Eugene CHEONG from.TOPPAN (MAS)" w:date="2025-12-30T16:40:00Z" w16du:dateUtc="2025-12-30T08:40:00Z"/>
                <w:strike/>
                <w:lang w:eastAsia="en-SG"/>
                <w:rPrChange w:id="2445" w:author="Eugene CHEONG from.TOPPAN (MAS)" w:date="2025-12-26T16:51:00Z" w16du:dateUtc="2025-12-26T08:51:00Z">
                  <w:rPr>
                    <w:del w:id="2446" w:author="Eugene CHEONG from.TOPPAN (MAS)" w:date="2025-12-30T16:40:00Z" w16du:dateUtc="2025-12-30T08:40:00Z"/>
                    <w:lang w:eastAsia="en-SG"/>
                  </w:rPr>
                </w:rPrChange>
              </w:rPr>
            </w:pPr>
          </w:p>
        </w:tc>
        <w:tc>
          <w:tcPr>
            <w:tcW w:w="1350" w:type="dxa"/>
          </w:tcPr>
          <w:p w14:paraId="58008FB2" w14:textId="0267A203" w:rsidR="00AB0B85" w:rsidRPr="00770A8F" w:rsidDel="00A13E40" w:rsidRDefault="00AB0B85" w:rsidP="00AB0B85">
            <w:pPr>
              <w:pStyle w:val="NoSpacing"/>
              <w:jc w:val="center"/>
              <w:rPr>
                <w:del w:id="2447" w:author="Eugene CHEONG from.TOPPAN (MAS)" w:date="2025-12-30T16:40:00Z" w16du:dateUtc="2025-12-30T08:40:00Z"/>
                <w:strike/>
                <w:lang w:eastAsia="en-SG"/>
                <w:rPrChange w:id="2448" w:author="Eugene CHEONG from.TOPPAN (MAS)" w:date="2025-12-26T16:51:00Z" w16du:dateUtc="2025-12-26T08:51:00Z">
                  <w:rPr>
                    <w:del w:id="2449" w:author="Eugene CHEONG from.TOPPAN (MAS)" w:date="2025-12-30T16:40:00Z" w16du:dateUtc="2025-12-30T08:40:00Z"/>
                    <w:lang w:eastAsia="en-SG"/>
                  </w:rPr>
                </w:rPrChange>
              </w:rPr>
            </w:pPr>
          </w:p>
        </w:tc>
        <w:tc>
          <w:tcPr>
            <w:tcW w:w="1350" w:type="dxa"/>
          </w:tcPr>
          <w:p w14:paraId="28959381" w14:textId="5CBEF0FB" w:rsidR="00AB0B85" w:rsidRPr="00770A8F" w:rsidDel="00A13E40" w:rsidRDefault="00AB0B85" w:rsidP="00AB0B85">
            <w:pPr>
              <w:pStyle w:val="NoSpacing"/>
              <w:jc w:val="center"/>
              <w:rPr>
                <w:del w:id="2450" w:author="Eugene CHEONG from.TOPPAN (MAS)" w:date="2025-12-30T16:40:00Z" w16du:dateUtc="2025-12-30T08:40:00Z"/>
                <w:strike/>
                <w:lang w:eastAsia="en-SG"/>
                <w:rPrChange w:id="2451" w:author="Eugene CHEONG from.TOPPAN (MAS)" w:date="2025-12-26T16:51:00Z" w16du:dateUtc="2025-12-26T08:51:00Z">
                  <w:rPr>
                    <w:del w:id="2452" w:author="Eugene CHEONG from.TOPPAN (MAS)" w:date="2025-12-30T16:40:00Z" w16du:dateUtc="2025-12-30T08:40:00Z"/>
                    <w:lang w:eastAsia="en-SG"/>
                  </w:rPr>
                </w:rPrChange>
              </w:rPr>
            </w:pPr>
          </w:p>
        </w:tc>
        <w:tc>
          <w:tcPr>
            <w:tcW w:w="1351" w:type="dxa"/>
          </w:tcPr>
          <w:p w14:paraId="0D488EAA" w14:textId="242FA740" w:rsidR="00AB0B85" w:rsidRPr="00770A8F" w:rsidDel="00A13E40" w:rsidRDefault="00AB0B85" w:rsidP="00AB0B85">
            <w:pPr>
              <w:pStyle w:val="NoSpacing"/>
              <w:jc w:val="center"/>
              <w:rPr>
                <w:del w:id="2453" w:author="Eugene CHEONG from.TOPPAN (MAS)" w:date="2025-12-30T16:40:00Z" w16du:dateUtc="2025-12-30T08:40:00Z"/>
                <w:strike/>
                <w:rPrChange w:id="2454" w:author="Eugene CHEONG from.TOPPAN (MAS)" w:date="2025-12-26T16:51:00Z" w16du:dateUtc="2025-12-26T08:51:00Z">
                  <w:rPr>
                    <w:del w:id="2455" w:author="Eugene CHEONG from.TOPPAN (MAS)" w:date="2025-12-30T16:40:00Z" w16du:dateUtc="2025-12-30T08:40:00Z"/>
                  </w:rPr>
                </w:rPrChange>
              </w:rPr>
            </w:pPr>
          </w:p>
        </w:tc>
      </w:tr>
      <w:tr w:rsidR="00AB0B85" w:rsidRPr="00E33CF5" w:rsidDel="00A13E40" w14:paraId="691CF01E" w14:textId="1A09827C" w:rsidTr="00AB0B85">
        <w:trPr>
          <w:trHeight w:val="290"/>
          <w:del w:id="2456" w:author="Eugene CHEONG from.TOPPAN (MAS)" w:date="2025-12-30T16:40:00Z"/>
        </w:trPr>
        <w:tc>
          <w:tcPr>
            <w:tcW w:w="3120" w:type="dxa"/>
            <w:vAlign w:val="bottom"/>
            <w:hideMark/>
          </w:tcPr>
          <w:p w14:paraId="11C9197C" w14:textId="7FE01BC1" w:rsidR="00AB0B85" w:rsidRPr="00770A8F" w:rsidDel="00A13E40" w:rsidRDefault="00AB0B85" w:rsidP="00AB0B85">
            <w:pPr>
              <w:pStyle w:val="NoSpacing"/>
              <w:rPr>
                <w:del w:id="2457" w:author="Eugene CHEONG from.TOPPAN (MAS)" w:date="2025-12-30T16:40:00Z" w16du:dateUtc="2025-12-30T08:40:00Z"/>
                <w:strike/>
                <w:color w:val="000000" w:themeColor="text1"/>
                <w:lang w:eastAsia="en-SG"/>
                <w:rPrChange w:id="2458" w:author="Eugene CHEONG from.TOPPAN (MAS)" w:date="2025-12-26T16:51:00Z" w16du:dateUtc="2025-12-26T08:51:00Z">
                  <w:rPr>
                    <w:del w:id="2459" w:author="Eugene CHEONG from.TOPPAN (MAS)" w:date="2025-12-30T16:40:00Z" w16du:dateUtc="2025-12-30T08:40:00Z"/>
                    <w:color w:val="000000" w:themeColor="text1"/>
                    <w:lang w:eastAsia="en-SG"/>
                  </w:rPr>
                </w:rPrChange>
              </w:rPr>
            </w:pPr>
            <w:del w:id="2460" w:author="Eugene CHEONG from.TOPPAN (MAS)" w:date="2025-12-30T16:40:00Z" w16du:dateUtc="2025-12-30T08:40:00Z">
              <w:r w:rsidRPr="00770A8F" w:rsidDel="00A13E40">
                <w:rPr>
                  <w:strike/>
                  <w:color w:val="000000" w:themeColor="text1"/>
                  <w:lang w:eastAsia="en-SG"/>
                  <w:rPrChange w:id="2461" w:author="Eugene CHEONG from.TOPPAN (MAS)" w:date="2025-12-26T16:51:00Z" w16du:dateUtc="2025-12-26T08:51:00Z">
                    <w:rPr>
                      <w:color w:val="000000" w:themeColor="text1"/>
                      <w:lang w:eastAsia="en-SG"/>
                    </w:rPr>
                  </w:rPrChange>
                </w:rPr>
                <w:delText>Non-Competitive Applications</w:delText>
              </w:r>
            </w:del>
          </w:p>
        </w:tc>
        <w:tc>
          <w:tcPr>
            <w:tcW w:w="1350" w:type="dxa"/>
          </w:tcPr>
          <w:p w14:paraId="6AE3550E" w14:textId="5395C91A" w:rsidR="00AB0B85" w:rsidRPr="00770A8F" w:rsidDel="00A13E40" w:rsidRDefault="00AB0B85" w:rsidP="00AB0B85">
            <w:pPr>
              <w:pStyle w:val="NoSpacing"/>
              <w:jc w:val="center"/>
              <w:rPr>
                <w:del w:id="2462" w:author="Eugene CHEONG from.TOPPAN (MAS)" w:date="2025-12-30T16:40:00Z" w16du:dateUtc="2025-12-30T08:40:00Z"/>
                <w:strike/>
                <w:lang w:eastAsia="en-SG"/>
                <w:rPrChange w:id="2463" w:author="Eugene CHEONG from.TOPPAN (MAS)" w:date="2025-12-26T16:51:00Z" w16du:dateUtc="2025-12-26T08:51:00Z">
                  <w:rPr>
                    <w:del w:id="2464" w:author="Eugene CHEONG from.TOPPAN (MAS)" w:date="2025-12-30T16:40:00Z" w16du:dateUtc="2025-12-30T08:40:00Z"/>
                    <w:lang w:eastAsia="en-SG"/>
                  </w:rPr>
                </w:rPrChange>
              </w:rPr>
            </w:pPr>
          </w:p>
        </w:tc>
        <w:tc>
          <w:tcPr>
            <w:tcW w:w="1350" w:type="dxa"/>
          </w:tcPr>
          <w:p w14:paraId="2E42DDF7" w14:textId="3450CC61" w:rsidR="00AB0B85" w:rsidRPr="00770A8F" w:rsidDel="00A13E40" w:rsidRDefault="00AB0B85" w:rsidP="00AB0B85">
            <w:pPr>
              <w:pStyle w:val="NoSpacing"/>
              <w:jc w:val="center"/>
              <w:rPr>
                <w:del w:id="2465" w:author="Eugene CHEONG from.TOPPAN (MAS)" w:date="2025-12-30T16:40:00Z" w16du:dateUtc="2025-12-30T08:40:00Z"/>
                <w:strike/>
                <w:lang w:eastAsia="en-SG"/>
                <w:rPrChange w:id="2466" w:author="Eugene CHEONG from.TOPPAN (MAS)" w:date="2025-12-26T16:51:00Z" w16du:dateUtc="2025-12-26T08:51:00Z">
                  <w:rPr>
                    <w:del w:id="2467" w:author="Eugene CHEONG from.TOPPAN (MAS)" w:date="2025-12-30T16:40:00Z" w16du:dateUtc="2025-12-30T08:40:00Z"/>
                    <w:lang w:eastAsia="en-SG"/>
                  </w:rPr>
                </w:rPrChange>
              </w:rPr>
            </w:pPr>
          </w:p>
        </w:tc>
        <w:tc>
          <w:tcPr>
            <w:tcW w:w="1350" w:type="dxa"/>
          </w:tcPr>
          <w:p w14:paraId="564A2B84" w14:textId="1ABD683A" w:rsidR="00AB0B85" w:rsidRPr="00770A8F" w:rsidDel="00A13E40" w:rsidRDefault="00AB0B85" w:rsidP="00AB0B85">
            <w:pPr>
              <w:pStyle w:val="NoSpacing"/>
              <w:jc w:val="center"/>
              <w:rPr>
                <w:del w:id="2468" w:author="Eugene CHEONG from.TOPPAN (MAS)" w:date="2025-12-30T16:40:00Z" w16du:dateUtc="2025-12-30T08:40:00Z"/>
                <w:strike/>
                <w:color w:val="9C0006"/>
                <w:lang w:eastAsia="en-SG"/>
                <w:rPrChange w:id="2469" w:author="Eugene CHEONG from.TOPPAN (MAS)" w:date="2025-12-26T16:51:00Z" w16du:dateUtc="2025-12-26T08:51:00Z">
                  <w:rPr>
                    <w:del w:id="2470" w:author="Eugene CHEONG from.TOPPAN (MAS)" w:date="2025-12-30T16:40:00Z" w16du:dateUtc="2025-12-30T08:40:00Z"/>
                    <w:color w:val="9C0006"/>
                    <w:lang w:eastAsia="en-SG"/>
                  </w:rPr>
                </w:rPrChange>
              </w:rPr>
            </w:pPr>
          </w:p>
        </w:tc>
        <w:tc>
          <w:tcPr>
            <w:tcW w:w="1350" w:type="dxa"/>
          </w:tcPr>
          <w:p w14:paraId="7674382C" w14:textId="6F543B61" w:rsidR="00AB0B85" w:rsidRPr="00770A8F" w:rsidDel="00A13E40" w:rsidRDefault="00AB0B85" w:rsidP="00AB0B85">
            <w:pPr>
              <w:pStyle w:val="NoSpacing"/>
              <w:jc w:val="center"/>
              <w:rPr>
                <w:del w:id="2471" w:author="Eugene CHEONG from.TOPPAN (MAS)" w:date="2025-12-30T16:40:00Z" w16du:dateUtc="2025-12-30T08:40:00Z"/>
                <w:strike/>
                <w:lang w:eastAsia="en-SG"/>
                <w:rPrChange w:id="2472" w:author="Eugene CHEONG from.TOPPAN (MAS)" w:date="2025-12-26T16:51:00Z" w16du:dateUtc="2025-12-26T08:51:00Z">
                  <w:rPr>
                    <w:del w:id="2473" w:author="Eugene CHEONG from.TOPPAN (MAS)" w:date="2025-12-30T16:40:00Z" w16du:dateUtc="2025-12-30T08:40:00Z"/>
                    <w:lang w:eastAsia="en-SG"/>
                  </w:rPr>
                </w:rPrChange>
              </w:rPr>
            </w:pPr>
          </w:p>
        </w:tc>
        <w:tc>
          <w:tcPr>
            <w:tcW w:w="1350" w:type="dxa"/>
          </w:tcPr>
          <w:p w14:paraId="639BEC4A" w14:textId="0D76EEEE" w:rsidR="00AB0B85" w:rsidRPr="00770A8F" w:rsidDel="00A13E40" w:rsidRDefault="00AB0B85" w:rsidP="00AB0B85">
            <w:pPr>
              <w:pStyle w:val="NoSpacing"/>
              <w:jc w:val="center"/>
              <w:rPr>
                <w:del w:id="2474" w:author="Eugene CHEONG from.TOPPAN (MAS)" w:date="2025-12-30T16:40:00Z" w16du:dateUtc="2025-12-30T08:40:00Z"/>
                <w:strike/>
                <w:color w:val="9C0006"/>
                <w:lang w:eastAsia="en-SG"/>
                <w:rPrChange w:id="2475" w:author="Eugene CHEONG from.TOPPAN (MAS)" w:date="2025-12-26T16:51:00Z" w16du:dateUtc="2025-12-26T08:51:00Z">
                  <w:rPr>
                    <w:del w:id="2476" w:author="Eugene CHEONG from.TOPPAN (MAS)" w:date="2025-12-30T16:40:00Z" w16du:dateUtc="2025-12-30T08:40:00Z"/>
                    <w:color w:val="9C0006"/>
                    <w:lang w:eastAsia="en-SG"/>
                  </w:rPr>
                </w:rPrChange>
              </w:rPr>
            </w:pPr>
          </w:p>
        </w:tc>
        <w:tc>
          <w:tcPr>
            <w:tcW w:w="1351" w:type="dxa"/>
          </w:tcPr>
          <w:p w14:paraId="6FC4B9E8" w14:textId="26B8C926" w:rsidR="00AB0B85" w:rsidRPr="00770A8F" w:rsidDel="00A13E40" w:rsidRDefault="00AB0B85" w:rsidP="00AB0B85">
            <w:pPr>
              <w:pStyle w:val="NoSpacing"/>
              <w:jc w:val="center"/>
              <w:rPr>
                <w:del w:id="2477" w:author="Eugene CHEONG from.TOPPAN (MAS)" w:date="2025-12-30T16:40:00Z" w16du:dateUtc="2025-12-30T08:40:00Z"/>
                <w:strike/>
                <w:rPrChange w:id="2478" w:author="Eugene CHEONG from.TOPPAN (MAS)" w:date="2025-12-26T16:51:00Z" w16du:dateUtc="2025-12-26T08:51:00Z">
                  <w:rPr>
                    <w:del w:id="2479" w:author="Eugene CHEONG from.TOPPAN (MAS)" w:date="2025-12-30T16:40:00Z" w16du:dateUtc="2025-12-30T08:40:00Z"/>
                  </w:rPr>
                </w:rPrChange>
              </w:rPr>
            </w:pPr>
          </w:p>
        </w:tc>
      </w:tr>
      <w:tr w:rsidR="00AB0B85" w:rsidRPr="00E33CF5" w:rsidDel="00A13E40" w14:paraId="734447E4" w14:textId="093CF765" w:rsidTr="00AB0B85">
        <w:trPr>
          <w:trHeight w:val="290"/>
          <w:del w:id="2480" w:author="Eugene CHEONG from.TOPPAN (MAS)" w:date="2025-12-30T16:40:00Z"/>
        </w:trPr>
        <w:tc>
          <w:tcPr>
            <w:tcW w:w="3120" w:type="dxa"/>
            <w:vAlign w:val="bottom"/>
            <w:hideMark/>
          </w:tcPr>
          <w:p w14:paraId="16348C0A" w14:textId="113FC218" w:rsidR="00AB0B85" w:rsidRPr="00770A8F" w:rsidDel="00A13E40" w:rsidRDefault="00AB0B85" w:rsidP="00AB0B85">
            <w:pPr>
              <w:pStyle w:val="NoSpacing"/>
              <w:rPr>
                <w:del w:id="2481" w:author="Eugene CHEONG from.TOPPAN (MAS)" w:date="2025-12-30T16:40:00Z" w16du:dateUtc="2025-12-30T08:40:00Z"/>
                <w:strike/>
                <w:color w:val="000000" w:themeColor="text1"/>
                <w:lang w:eastAsia="en-SG"/>
                <w:rPrChange w:id="2482" w:author="Eugene CHEONG from.TOPPAN (MAS)" w:date="2025-12-26T16:51:00Z" w16du:dateUtc="2025-12-26T08:51:00Z">
                  <w:rPr>
                    <w:del w:id="2483" w:author="Eugene CHEONG from.TOPPAN (MAS)" w:date="2025-12-30T16:40:00Z" w16du:dateUtc="2025-12-30T08:40:00Z"/>
                    <w:color w:val="000000" w:themeColor="text1"/>
                    <w:lang w:eastAsia="en-SG"/>
                  </w:rPr>
                </w:rPrChange>
              </w:rPr>
            </w:pPr>
            <w:del w:id="2484" w:author="Eugene CHEONG from.TOPPAN (MAS)" w:date="2025-12-30T16:40:00Z" w16du:dateUtc="2025-12-30T08:40:00Z">
              <w:r w:rsidRPr="00770A8F" w:rsidDel="00A13E40">
                <w:rPr>
                  <w:strike/>
                  <w:color w:val="000000" w:themeColor="text1"/>
                  <w:lang w:eastAsia="en-SG"/>
                  <w:rPrChange w:id="2485" w:author="Eugene CHEONG from.TOPPAN (MAS)" w:date="2025-12-26T16:51:00Z" w16du:dateUtc="2025-12-26T08:51:00Z">
                    <w:rPr>
                      <w:color w:val="000000" w:themeColor="text1"/>
                      <w:lang w:eastAsia="en-SG"/>
                    </w:rPr>
                  </w:rPrChange>
                </w:rPr>
                <w:delText>Eligible Applicants</w:delText>
              </w:r>
            </w:del>
          </w:p>
        </w:tc>
        <w:tc>
          <w:tcPr>
            <w:tcW w:w="1350" w:type="dxa"/>
          </w:tcPr>
          <w:p w14:paraId="78ED06A3" w14:textId="5605C080" w:rsidR="00AB0B85" w:rsidRPr="00770A8F" w:rsidDel="00A13E40" w:rsidRDefault="00AB0B85" w:rsidP="00AB0B85">
            <w:pPr>
              <w:pStyle w:val="NoSpacing"/>
              <w:jc w:val="center"/>
              <w:rPr>
                <w:del w:id="2486" w:author="Eugene CHEONG from.TOPPAN (MAS)" w:date="2025-12-30T16:40:00Z" w16du:dateUtc="2025-12-30T08:40:00Z"/>
                <w:strike/>
                <w:color w:val="9C0006"/>
                <w:lang w:eastAsia="en-SG"/>
                <w:rPrChange w:id="2487" w:author="Eugene CHEONG from.TOPPAN (MAS)" w:date="2025-12-26T16:51:00Z" w16du:dateUtc="2025-12-26T08:51:00Z">
                  <w:rPr>
                    <w:del w:id="2488" w:author="Eugene CHEONG from.TOPPAN (MAS)" w:date="2025-12-30T16:40:00Z" w16du:dateUtc="2025-12-30T08:40:00Z"/>
                    <w:color w:val="9C0006"/>
                    <w:lang w:eastAsia="en-SG"/>
                  </w:rPr>
                </w:rPrChange>
              </w:rPr>
            </w:pPr>
          </w:p>
        </w:tc>
        <w:tc>
          <w:tcPr>
            <w:tcW w:w="1350" w:type="dxa"/>
          </w:tcPr>
          <w:p w14:paraId="3824A575" w14:textId="35B6C7AA" w:rsidR="00AB0B85" w:rsidRPr="00770A8F" w:rsidDel="00A13E40" w:rsidRDefault="00AB0B85" w:rsidP="00AB0B85">
            <w:pPr>
              <w:pStyle w:val="NoSpacing"/>
              <w:jc w:val="center"/>
              <w:rPr>
                <w:del w:id="2489" w:author="Eugene CHEONG from.TOPPAN (MAS)" w:date="2025-12-30T16:40:00Z" w16du:dateUtc="2025-12-30T08:40:00Z"/>
                <w:strike/>
                <w:color w:val="9C0006"/>
                <w:lang w:eastAsia="en-SG"/>
                <w:rPrChange w:id="2490" w:author="Eugene CHEONG from.TOPPAN (MAS)" w:date="2025-12-26T16:51:00Z" w16du:dateUtc="2025-12-26T08:51:00Z">
                  <w:rPr>
                    <w:del w:id="2491" w:author="Eugene CHEONG from.TOPPAN (MAS)" w:date="2025-12-30T16:40:00Z" w16du:dateUtc="2025-12-30T08:40:00Z"/>
                    <w:color w:val="9C0006"/>
                    <w:lang w:eastAsia="en-SG"/>
                  </w:rPr>
                </w:rPrChange>
              </w:rPr>
            </w:pPr>
          </w:p>
        </w:tc>
        <w:tc>
          <w:tcPr>
            <w:tcW w:w="1350" w:type="dxa"/>
          </w:tcPr>
          <w:p w14:paraId="70EC5849" w14:textId="4016A471" w:rsidR="00AB0B85" w:rsidRPr="00770A8F" w:rsidDel="00A13E40" w:rsidRDefault="00AB0B85" w:rsidP="00AB0B85">
            <w:pPr>
              <w:pStyle w:val="NoSpacing"/>
              <w:jc w:val="center"/>
              <w:rPr>
                <w:del w:id="2492" w:author="Eugene CHEONG from.TOPPAN (MAS)" w:date="2025-12-30T16:40:00Z" w16du:dateUtc="2025-12-30T08:40:00Z"/>
                <w:strike/>
                <w:color w:val="9C0006"/>
                <w:lang w:eastAsia="en-SG"/>
                <w:rPrChange w:id="2493" w:author="Eugene CHEONG from.TOPPAN (MAS)" w:date="2025-12-26T16:51:00Z" w16du:dateUtc="2025-12-26T08:51:00Z">
                  <w:rPr>
                    <w:del w:id="2494" w:author="Eugene CHEONG from.TOPPAN (MAS)" w:date="2025-12-30T16:40:00Z" w16du:dateUtc="2025-12-30T08:40:00Z"/>
                    <w:color w:val="9C0006"/>
                    <w:lang w:eastAsia="en-SG"/>
                  </w:rPr>
                </w:rPrChange>
              </w:rPr>
            </w:pPr>
          </w:p>
        </w:tc>
        <w:tc>
          <w:tcPr>
            <w:tcW w:w="1350" w:type="dxa"/>
          </w:tcPr>
          <w:p w14:paraId="3603E01B" w14:textId="3FAF5B2B" w:rsidR="00AB0B85" w:rsidRPr="00770A8F" w:rsidDel="00A13E40" w:rsidRDefault="00AB0B85" w:rsidP="00AB0B85">
            <w:pPr>
              <w:pStyle w:val="NoSpacing"/>
              <w:jc w:val="center"/>
              <w:rPr>
                <w:del w:id="2495" w:author="Eugene CHEONG from.TOPPAN (MAS)" w:date="2025-12-30T16:40:00Z" w16du:dateUtc="2025-12-30T08:40:00Z"/>
                <w:strike/>
                <w:color w:val="9C0006"/>
                <w:lang w:eastAsia="en-SG"/>
                <w:rPrChange w:id="2496" w:author="Eugene CHEONG from.TOPPAN (MAS)" w:date="2025-12-26T16:51:00Z" w16du:dateUtc="2025-12-26T08:51:00Z">
                  <w:rPr>
                    <w:del w:id="2497" w:author="Eugene CHEONG from.TOPPAN (MAS)" w:date="2025-12-30T16:40:00Z" w16du:dateUtc="2025-12-30T08:40:00Z"/>
                    <w:color w:val="9C0006"/>
                    <w:lang w:eastAsia="en-SG"/>
                  </w:rPr>
                </w:rPrChange>
              </w:rPr>
            </w:pPr>
          </w:p>
        </w:tc>
        <w:tc>
          <w:tcPr>
            <w:tcW w:w="1350" w:type="dxa"/>
          </w:tcPr>
          <w:p w14:paraId="4DB941C0" w14:textId="45494B79" w:rsidR="00AB0B85" w:rsidRPr="00770A8F" w:rsidDel="00A13E40" w:rsidRDefault="00AB0B85" w:rsidP="00AB0B85">
            <w:pPr>
              <w:pStyle w:val="NoSpacing"/>
              <w:jc w:val="center"/>
              <w:rPr>
                <w:del w:id="2498" w:author="Eugene CHEONG from.TOPPAN (MAS)" w:date="2025-12-30T16:40:00Z" w16du:dateUtc="2025-12-30T08:40:00Z"/>
                <w:strike/>
                <w:color w:val="9C0006"/>
                <w:lang w:eastAsia="en-SG"/>
                <w:rPrChange w:id="2499" w:author="Eugene CHEONG from.TOPPAN (MAS)" w:date="2025-12-26T16:51:00Z" w16du:dateUtc="2025-12-26T08:51:00Z">
                  <w:rPr>
                    <w:del w:id="2500" w:author="Eugene CHEONG from.TOPPAN (MAS)" w:date="2025-12-30T16:40:00Z" w16du:dateUtc="2025-12-30T08:40:00Z"/>
                    <w:color w:val="9C0006"/>
                    <w:lang w:eastAsia="en-SG"/>
                  </w:rPr>
                </w:rPrChange>
              </w:rPr>
            </w:pPr>
          </w:p>
        </w:tc>
        <w:tc>
          <w:tcPr>
            <w:tcW w:w="1351" w:type="dxa"/>
          </w:tcPr>
          <w:p w14:paraId="571C49B3" w14:textId="27E14C68" w:rsidR="00AB0B85" w:rsidRPr="00770A8F" w:rsidDel="00A13E40" w:rsidRDefault="00AB0B85" w:rsidP="00AB0B85">
            <w:pPr>
              <w:pStyle w:val="NoSpacing"/>
              <w:jc w:val="center"/>
              <w:rPr>
                <w:del w:id="2501" w:author="Eugene CHEONG from.TOPPAN (MAS)" w:date="2025-12-30T16:40:00Z" w16du:dateUtc="2025-12-30T08:40:00Z"/>
                <w:strike/>
                <w:rPrChange w:id="2502" w:author="Eugene CHEONG from.TOPPAN (MAS)" w:date="2025-12-26T16:51:00Z" w16du:dateUtc="2025-12-26T08:51:00Z">
                  <w:rPr>
                    <w:del w:id="2503" w:author="Eugene CHEONG from.TOPPAN (MAS)" w:date="2025-12-30T16:40:00Z" w16du:dateUtc="2025-12-30T08:40:00Z"/>
                  </w:rPr>
                </w:rPrChange>
              </w:rPr>
            </w:pPr>
          </w:p>
        </w:tc>
      </w:tr>
      <w:tr w:rsidR="00AB0B85" w:rsidRPr="00E33CF5" w:rsidDel="00A13E40" w14:paraId="28DF599B" w14:textId="108DF25D" w:rsidTr="00AB0B85">
        <w:trPr>
          <w:trHeight w:val="580"/>
          <w:del w:id="2504" w:author="Eugene CHEONG from.TOPPAN (MAS)" w:date="2025-12-30T16:40:00Z"/>
        </w:trPr>
        <w:tc>
          <w:tcPr>
            <w:tcW w:w="3120" w:type="dxa"/>
            <w:vAlign w:val="bottom"/>
            <w:hideMark/>
          </w:tcPr>
          <w:p w14:paraId="1D86FD4D" w14:textId="20B4613D" w:rsidR="00AB0B85" w:rsidRPr="00770A8F" w:rsidDel="00A13E40" w:rsidRDefault="00AB0B85" w:rsidP="00AB0B85">
            <w:pPr>
              <w:pStyle w:val="NoSpacing"/>
              <w:rPr>
                <w:del w:id="2505" w:author="Eugene CHEONG from.TOPPAN (MAS)" w:date="2025-12-30T16:40:00Z" w16du:dateUtc="2025-12-30T08:40:00Z"/>
                <w:strike/>
                <w:color w:val="000000" w:themeColor="text1"/>
                <w:lang w:eastAsia="en-SG"/>
                <w:rPrChange w:id="2506" w:author="Eugene CHEONG from.TOPPAN (MAS)" w:date="2025-12-26T16:51:00Z" w16du:dateUtc="2025-12-26T08:51:00Z">
                  <w:rPr>
                    <w:del w:id="2507" w:author="Eugene CHEONG from.TOPPAN (MAS)" w:date="2025-12-30T16:40:00Z" w16du:dateUtc="2025-12-30T08:40:00Z"/>
                    <w:color w:val="000000" w:themeColor="text1"/>
                    <w:lang w:eastAsia="en-SG"/>
                  </w:rPr>
                </w:rPrChange>
              </w:rPr>
            </w:pPr>
            <w:del w:id="2508" w:author="Eugene CHEONG from.TOPPAN (MAS)" w:date="2025-12-30T16:40:00Z" w16du:dateUtc="2025-12-30T08:40:00Z">
              <w:r w:rsidRPr="00770A8F" w:rsidDel="00A13E40">
                <w:rPr>
                  <w:strike/>
                  <w:color w:val="000000" w:themeColor="text1"/>
                  <w:lang w:eastAsia="en-SG"/>
                  <w:rPrChange w:id="2509" w:author="Eugene CHEONG from.TOPPAN (MAS)" w:date="2025-12-26T16:51:00Z" w16du:dateUtc="2025-12-26T08:51:00Z">
                    <w:rPr>
                      <w:color w:val="000000" w:themeColor="text1"/>
                      <w:lang w:eastAsia="en-SG"/>
                    </w:rPr>
                  </w:rPrChange>
                </w:rPr>
                <w:delText>Accrued Interest Payable by Investor</w:delText>
              </w:r>
            </w:del>
          </w:p>
        </w:tc>
        <w:tc>
          <w:tcPr>
            <w:tcW w:w="1350" w:type="dxa"/>
          </w:tcPr>
          <w:p w14:paraId="5EB03608" w14:textId="6894B5E1" w:rsidR="00AB0B85" w:rsidRPr="00770A8F" w:rsidDel="00A13E40" w:rsidRDefault="00AB0B85" w:rsidP="00AB0B85">
            <w:pPr>
              <w:pStyle w:val="NoSpacing"/>
              <w:jc w:val="center"/>
              <w:rPr>
                <w:del w:id="2510" w:author="Eugene CHEONG from.TOPPAN (MAS)" w:date="2025-12-30T16:40:00Z" w16du:dateUtc="2025-12-30T08:40:00Z"/>
                <w:strike/>
                <w:lang w:eastAsia="en-SG"/>
                <w:rPrChange w:id="2511" w:author="Eugene CHEONG from.TOPPAN (MAS)" w:date="2025-12-26T16:51:00Z" w16du:dateUtc="2025-12-26T08:51:00Z">
                  <w:rPr>
                    <w:del w:id="2512" w:author="Eugene CHEONG from.TOPPAN (MAS)" w:date="2025-12-30T16:40:00Z" w16du:dateUtc="2025-12-30T08:40:00Z"/>
                    <w:lang w:eastAsia="en-SG"/>
                  </w:rPr>
                </w:rPrChange>
              </w:rPr>
            </w:pPr>
            <w:del w:id="2513" w:author="Eugene CHEONG from.TOPPAN (MAS)" w:date="2025-12-30T16:40:00Z" w16du:dateUtc="2025-12-30T08:40:00Z">
              <w:r w:rsidRPr="00770A8F" w:rsidDel="00A13E40">
                <w:rPr>
                  <w:strike/>
                  <w:lang w:eastAsia="en-SG"/>
                  <w:rPrChange w:id="2514" w:author="Eugene CHEONG from.TOPPAN (MAS)" w:date="2025-12-26T16:51:00Z" w16du:dateUtc="2025-12-26T08:51:00Z">
                    <w:rPr>
                      <w:lang w:eastAsia="en-SG"/>
                    </w:rPr>
                  </w:rPrChange>
                </w:rPr>
                <w:delText>ACCRUED_INT_DAYS</w:delText>
              </w:r>
            </w:del>
          </w:p>
        </w:tc>
        <w:tc>
          <w:tcPr>
            <w:tcW w:w="1350" w:type="dxa"/>
          </w:tcPr>
          <w:p w14:paraId="2915C08D" w14:textId="2C1262C3" w:rsidR="00AB0B85" w:rsidRPr="00770A8F" w:rsidDel="00A13E40" w:rsidRDefault="00AB0B85" w:rsidP="00AB0B85">
            <w:pPr>
              <w:pStyle w:val="NoSpacing"/>
              <w:jc w:val="center"/>
              <w:rPr>
                <w:del w:id="2515" w:author="Eugene CHEONG from.TOPPAN (MAS)" w:date="2025-12-30T16:40:00Z" w16du:dateUtc="2025-12-30T08:40:00Z"/>
                <w:strike/>
                <w:lang w:eastAsia="en-SG"/>
                <w:rPrChange w:id="2516" w:author="Eugene CHEONG from.TOPPAN (MAS)" w:date="2025-12-26T16:51:00Z" w16du:dateUtc="2025-12-26T08:51:00Z">
                  <w:rPr>
                    <w:del w:id="2517" w:author="Eugene CHEONG from.TOPPAN (MAS)" w:date="2025-12-30T16:40:00Z" w16du:dateUtc="2025-12-30T08:40:00Z"/>
                    <w:lang w:eastAsia="en-SG"/>
                  </w:rPr>
                </w:rPrChange>
              </w:rPr>
            </w:pPr>
          </w:p>
        </w:tc>
        <w:tc>
          <w:tcPr>
            <w:tcW w:w="1350" w:type="dxa"/>
          </w:tcPr>
          <w:p w14:paraId="4288AD6D" w14:textId="0303FF77" w:rsidR="00AB0B85" w:rsidRPr="00770A8F" w:rsidDel="00A13E40" w:rsidRDefault="00AB0B85" w:rsidP="00AB0B85">
            <w:pPr>
              <w:pStyle w:val="NoSpacing"/>
              <w:jc w:val="center"/>
              <w:rPr>
                <w:del w:id="2518" w:author="Eugene CHEONG from.TOPPAN (MAS)" w:date="2025-12-30T16:40:00Z" w16du:dateUtc="2025-12-30T08:40:00Z"/>
                <w:strike/>
                <w:color w:val="9C0006"/>
                <w:lang w:eastAsia="en-SG"/>
                <w:rPrChange w:id="2519" w:author="Eugene CHEONG from.TOPPAN (MAS)" w:date="2025-12-26T16:51:00Z" w16du:dateUtc="2025-12-26T08:51:00Z">
                  <w:rPr>
                    <w:del w:id="2520" w:author="Eugene CHEONG from.TOPPAN (MAS)" w:date="2025-12-30T16:40:00Z" w16du:dateUtc="2025-12-30T08:40:00Z"/>
                    <w:color w:val="9C0006"/>
                    <w:lang w:eastAsia="en-SG"/>
                  </w:rPr>
                </w:rPrChange>
              </w:rPr>
            </w:pPr>
            <w:del w:id="2521" w:author="Eugene CHEONG from.TOPPAN (MAS)" w:date="2025-12-30T16:40:00Z" w16du:dateUtc="2025-12-30T08:40:00Z">
              <w:r w:rsidRPr="00770A8F" w:rsidDel="00A13E40">
                <w:rPr>
                  <w:strike/>
                  <w:lang w:eastAsia="en-SG"/>
                  <w:rPrChange w:id="2522" w:author="Eugene CHEONG from.TOPPAN (MAS)" w:date="2025-12-26T16:51:00Z" w16du:dateUtc="2025-12-26T08:51:00Z">
                    <w:rPr>
                      <w:lang w:eastAsia="en-SG"/>
                    </w:rPr>
                  </w:rPrChange>
                </w:rPr>
                <w:delText>ACCRUED_INT_DAYS</w:delText>
              </w:r>
            </w:del>
          </w:p>
        </w:tc>
        <w:tc>
          <w:tcPr>
            <w:tcW w:w="1350" w:type="dxa"/>
          </w:tcPr>
          <w:p w14:paraId="1071FE06" w14:textId="4B6C244A" w:rsidR="00AB0B85" w:rsidRPr="00770A8F" w:rsidDel="00A13E40" w:rsidRDefault="00AB0B85" w:rsidP="00AB0B85">
            <w:pPr>
              <w:pStyle w:val="NoSpacing"/>
              <w:jc w:val="center"/>
              <w:rPr>
                <w:del w:id="2523" w:author="Eugene CHEONG from.TOPPAN (MAS)" w:date="2025-12-30T16:40:00Z" w16du:dateUtc="2025-12-30T08:40:00Z"/>
                <w:strike/>
                <w:color w:val="9C0006"/>
                <w:lang w:eastAsia="en-SG"/>
                <w:rPrChange w:id="2524" w:author="Eugene CHEONG from.TOPPAN (MAS)" w:date="2025-12-26T16:51:00Z" w16du:dateUtc="2025-12-26T08:51:00Z">
                  <w:rPr>
                    <w:del w:id="2525" w:author="Eugene CHEONG from.TOPPAN (MAS)" w:date="2025-12-30T16:40:00Z" w16du:dateUtc="2025-12-30T08:40:00Z"/>
                    <w:color w:val="9C0006"/>
                    <w:lang w:eastAsia="en-SG"/>
                  </w:rPr>
                </w:rPrChange>
              </w:rPr>
            </w:pPr>
          </w:p>
        </w:tc>
        <w:tc>
          <w:tcPr>
            <w:tcW w:w="1350" w:type="dxa"/>
          </w:tcPr>
          <w:p w14:paraId="002AF457" w14:textId="0EB8FD3C" w:rsidR="00AB0B85" w:rsidRPr="00770A8F" w:rsidDel="00A13E40" w:rsidRDefault="00AB0B85" w:rsidP="00AB0B85">
            <w:pPr>
              <w:pStyle w:val="NoSpacing"/>
              <w:jc w:val="center"/>
              <w:rPr>
                <w:del w:id="2526" w:author="Eugene CHEONG from.TOPPAN (MAS)" w:date="2025-12-30T16:40:00Z" w16du:dateUtc="2025-12-30T08:40:00Z"/>
                <w:strike/>
                <w:color w:val="9C0006"/>
                <w:lang w:eastAsia="en-SG"/>
                <w:rPrChange w:id="2527" w:author="Eugene CHEONG from.TOPPAN (MAS)" w:date="2025-12-26T16:51:00Z" w16du:dateUtc="2025-12-26T08:51:00Z">
                  <w:rPr>
                    <w:del w:id="2528" w:author="Eugene CHEONG from.TOPPAN (MAS)" w:date="2025-12-30T16:40:00Z" w16du:dateUtc="2025-12-30T08:40:00Z"/>
                    <w:color w:val="9C0006"/>
                    <w:lang w:eastAsia="en-SG"/>
                  </w:rPr>
                </w:rPrChange>
              </w:rPr>
            </w:pPr>
          </w:p>
        </w:tc>
        <w:tc>
          <w:tcPr>
            <w:tcW w:w="1351" w:type="dxa"/>
          </w:tcPr>
          <w:p w14:paraId="0AEC5E03" w14:textId="69D7A2D0" w:rsidR="00AB0B85" w:rsidRPr="00770A8F" w:rsidDel="00A13E40" w:rsidRDefault="00AB0B85" w:rsidP="00AB0B85">
            <w:pPr>
              <w:pStyle w:val="NoSpacing"/>
              <w:jc w:val="center"/>
              <w:rPr>
                <w:del w:id="2529" w:author="Eugene CHEONG from.TOPPAN (MAS)" w:date="2025-12-30T16:40:00Z" w16du:dateUtc="2025-12-30T08:40:00Z"/>
                <w:strike/>
                <w:rPrChange w:id="2530" w:author="Eugene CHEONG from.TOPPAN (MAS)" w:date="2025-12-26T16:51:00Z" w16du:dateUtc="2025-12-26T08:51:00Z">
                  <w:rPr>
                    <w:del w:id="2531" w:author="Eugene CHEONG from.TOPPAN (MAS)" w:date="2025-12-30T16:40:00Z" w16du:dateUtc="2025-12-30T08:40:00Z"/>
                  </w:rPr>
                </w:rPrChange>
              </w:rPr>
            </w:pPr>
          </w:p>
        </w:tc>
      </w:tr>
      <w:tr w:rsidR="00AB0B85" w:rsidRPr="00E33CF5" w:rsidDel="00A13E40" w14:paraId="2976DC20" w14:textId="55CABF2D" w:rsidTr="00AB0B85">
        <w:trPr>
          <w:trHeight w:val="290"/>
          <w:del w:id="2532" w:author="Eugene CHEONG from.TOPPAN (MAS)" w:date="2025-12-30T16:40:00Z"/>
        </w:trPr>
        <w:tc>
          <w:tcPr>
            <w:tcW w:w="3120" w:type="dxa"/>
            <w:vAlign w:val="bottom"/>
            <w:hideMark/>
          </w:tcPr>
          <w:p w14:paraId="1B7D6039" w14:textId="3F97A615" w:rsidR="00AB0B85" w:rsidRPr="00770A8F" w:rsidDel="00A13E40" w:rsidRDefault="00AB0B85" w:rsidP="00AB0B85">
            <w:pPr>
              <w:pStyle w:val="NoSpacing"/>
              <w:rPr>
                <w:del w:id="2533" w:author="Eugene CHEONG from.TOPPAN (MAS)" w:date="2025-12-30T16:40:00Z" w16du:dateUtc="2025-12-30T08:40:00Z"/>
                <w:strike/>
                <w:color w:val="000000" w:themeColor="text1"/>
                <w:lang w:eastAsia="en-SG"/>
                <w:rPrChange w:id="2534" w:author="Eugene CHEONG from.TOPPAN (MAS)" w:date="2025-12-26T16:51:00Z" w16du:dateUtc="2025-12-26T08:51:00Z">
                  <w:rPr>
                    <w:del w:id="2535" w:author="Eugene CHEONG from.TOPPAN (MAS)" w:date="2025-12-30T16:40:00Z" w16du:dateUtc="2025-12-30T08:40:00Z"/>
                    <w:color w:val="000000" w:themeColor="text1"/>
                    <w:lang w:eastAsia="en-SG"/>
                  </w:rPr>
                </w:rPrChange>
              </w:rPr>
            </w:pPr>
            <w:del w:id="2536" w:author="Eugene CHEONG from.TOPPAN (MAS)" w:date="2025-12-30T16:40:00Z" w16du:dateUtc="2025-12-30T08:40:00Z">
              <w:r w:rsidRPr="00770A8F" w:rsidDel="00A13E40">
                <w:rPr>
                  <w:strike/>
                  <w:color w:val="000000" w:themeColor="text1"/>
                  <w:lang w:eastAsia="en-SG"/>
                  <w:rPrChange w:id="2537" w:author="Eugene CHEONG from.TOPPAN (MAS)" w:date="2025-12-26T16:51:00Z" w16du:dateUtc="2025-12-26T08:51:00Z">
                    <w:rPr>
                      <w:color w:val="000000" w:themeColor="text1"/>
                      <w:lang w:eastAsia="en-SG"/>
                    </w:rPr>
                  </w:rPrChange>
                </w:rPr>
                <w:delText>Closing Date of Application</w:delText>
              </w:r>
            </w:del>
          </w:p>
        </w:tc>
        <w:tc>
          <w:tcPr>
            <w:tcW w:w="1350" w:type="dxa"/>
          </w:tcPr>
          <w:p w14:paraId="33E13BE5" w14:textId="0E5EFB26" w:rsidR="00AB0B85" w:rsidRPr="00770A8F" w:rsidDel="00A13E40" w:rsidRDefault="00AB0B85" w:rsidP="00AB0B85">
            <w:pPr>
              <w:pStyle w:val="NoSpacing"/>
              <w:jc w:val="center"/>
              <w:rPr>
                <w:del w:id="2538" w:author="Eugene CHEONG from.TOPPAN (MAS)" w:date="2025-12-30T16:40:00Z" w16du:dateUtc="2025-12-30T08:40:00Z"/>
                <w:strike/>
                <w:lang w:eastAsia="en-SG"/>
                <w:rPrChange w:id="2539" w:author="Eugene CHEONG from.TOPPAN (MAS)" w:date="2025-12-26T16:51:00Z" w16du:dateUtc="2025-12-26T08:51:00Z">
                  <w:rPr>
                    <w:del w:id="2540" w:author="Eugene CHEONG from.TOPPAN (MAS)" w:date="2025-12-30T16:40:00Z" w16du:dateUtc="2025-12-30T08:40:00Z"/>
                    <w:lang w:eastAsia="en-SG"/>
                  </w:rPr>
                </w:rPrChange>
              </w:rPr>
            </w:pPr>
            <w:del w:id="2541" w:author="Eugene CHEONG from.TOPPAN (MAS)" w:date="2025-12-30T16:40:00Z" w16du:dateUtc="2025-12-30T08:40:00Z">
              <w:r w:rsidRPr="00770A8F" w:rsidDel="00A13E40">
                <w:rPr>
                  <w:rFonts w:ascii="Calibri" w:hAnsi="Calibri" w:cs="Calibri"/>
                  <w:strike/>
                  <w:color w:val="000000"/>
                  <w:lang w:eastAsia="en-SG"/>
                  <w:rPrChange w:id="2542" w:author="Eugene CHEONG from.TOPPAN (MAS)" w:date="2025-12-26T16:51:00Z" w16du:dateUtc="2025-12-26T08:51:00Z">
                    <w:rPr>
                      <w:rFonts w:ascii="Calibri" w:hAnsi="Calibri" w:cs="Calibri"/>
                      <w:color w:val="000000"/>
                      <w:lang w:eastAsia="en-SG"/>
                    </w:rPr>
                  </w:rPrChange>
                </w:rPr>
                <w:delText>TENDER_DATE</w:delText>
              </w:r>
            </w:del>
          </w:p>
        </w:tc>
        <w:tc>
          <w:tcPr>
            <w:tcW w:w="1350" w:type="dxa"/>
          </w:tcPr>
          <w:p w14:paraId="62C37F77" w14:textId="57367061" w:rsidR="00AB0B85" w:rsidRPr="00770A8F" w:rsidDel="00A13E40" w:rsidRDefault="00AB0B85" w:rsidP="00AB0B85">
            <w:pPr>
              <w:pStyle w:val="NoSpacing"/>
              <w:jc w:val="center"/>
              <w:rPr>
                <w:del w:id="2543" w:author="Eugene CHEONG from.TOPPAN (MAS)" w:date="2025-12-30T16:40:00Z" w16du:dateUtc="2025-12-30T08:40:00Z"/>
                <w:strike/>
                <w:lang w:eastAsia="en-SG"/>
                <w:rPrChange w:id="2544" w:author="Eugene CHEONG from.TOPPAN (MAS)" w:date="2025-12-26T16:51:00Z" w16du:dateUtc="2025-12-26T08:51:00Z">
                  <w:rPr>
                    <w:del w:id="2545" w:author="Eugene CHEONG from.TOPPAN (MAS)" w:date="2025-12-30T16:40:00Z" w16du:dateUtc="2025-12-30T08:40:00Z"/>
                    <w:lang w:eastAsia="en-SG"/>
                  </w:rPr>
                </w:rPrChange>
              </w:rPr>
            </w:pPr>
            <w:del w:id="2546" w:author="Eugene CHEONG from.TOPPAN (MAS)" w:date="2025-12-30T16:40:00Z" w16du:dateUtc="2025-12-30T08:40:00Z">
              <w:r w:rsidRPr="00770A8F" w:rsidDel="00A13E40">
                <w:rPr>
                  <w:rFonts w:ascii="Calibri" w:hAnsi="Calibri" w:cs="Calibri"/>
                  <w:strike/>
                  <w:color w:val="000000"/>
                  <w:lang w:eastAsia="en-SG"/>
                  <w:rPrChange w:id="2547" w:author="Eugene CHEONG from.TOPPAN (MAS)" w:date="2025-12-26T16:51:00Z" w16du:dateUtc="2025-12-26T08:51:00Z">
                    <w:rPr>
                      <w:rFonts w:ascii="Calibri" w:hAnsi="Calibri" w:cs="Calibri"/>
                      <w:color w:val="000000"/>
                      <w:lang w:eastAsia="en-SG"/>
                    </w:rPr>
                  </w:rPrChange>
                </w:rPr>
                <w:delText>TENDER_DATE</w:delText>
              </w:r>
            </w:del>
          </w:p>
        </w:tc>
        <w:tc>
          <w:tcPr>
            <w:tcW w:w="1350" w:type="dxa"/>
          </w:tcPr>
          <w:p w14:paraId="00FDF46E" w14:textId="436706CB" w:rsidR="00AB0B85" w:rsidRPr="00770A8F" w:rsidDel="00A13E40" w:rsidRDefault="00AB0B85" w:rsidP="00AB0B85">
            <w:pPr>
              <w:pStyle w:val="NoSpacing"/>
              <w:jc w:val="center"/>
              <w:rPr>
                <w:del w:id="2548" w:author="Eugene CHEONG from.TOPPAN (MAS)" w:date="2025-12-30T16:40:00Z" w16du:dateUtc="2025-12-30T08:40:00Z"/>
                <w:strike/>
                <w:lang w:eastAsia="en-SG"/>
                <w:rPrChange w:id="2549" w:author="Eugene CHEONG from.TOPPAN (MAS)" w:date="2025-12-26T16:51:00Z" w16du:dateUtc="2025-12-26T08:51:00Z">
                  <w:rPr>
                    <w:del w:id="2550" w:author="Eugene CHEONG from.TOPPAN (MAS)" w:date="2025-12-30T16:40:00Z" w16du:dateUtc="2025-12-30T08:40:00Z"/>
                    <w:lang w:eastAsia="en-SG"/>
                  </w:rPr>
                </w:rPrChange>
              </w:rPr>
            </w:pPr>
            <w:del w:id="2551" w:author="Eugene CHEONG from.TOPPAN (MAS)" w:date="2025-12-30T16:40:00Z" w16du:dateUtc="2025-12-30T08:40:00Z">
              <w:r w:rsidRPr="00770A8F" w:rsidDel="00A13E40">
                <w:rPr>
                  <w:rFonts w:ascii="Calibri" w:hAnsi="Calibri" w:cs="Calibri"/>
                  <w:strike/>
                  <w:color w:val="000000"/>
                  <w:lang w:eastAsia="en-SG"/>
                  <w:rPrChange w:id="2552" w:author="Eugene CHEONG from.TOPPAN (MAS)" w:date="2025-12-26T16:51:00Z" w16du:dateUtc="2025-12-26T08:51:00Z">
                    <w:rPr>
                      <w:rFonts w:ascii="Calibri" w:hAnsi="Calibri" w:cs="Calibri"/>
                      <w:color w:val="000000"/>
                      <w:lang w:eastAsia="en-SG"/>
                    </w:rPr>
                  </w:rPrChange>
                </w:rPr>
                <w:delText>TENDER_DATE</w:delText>
              </w:r>
            </w:del>
          </w:p>
        </w:tc>
        <w:tc>
          <w:tcPr>
            <w:tcW w:w="1350" w:type="dxa"/>
          </w:tcPr>
          <w:p w14:paraId="2996C2E1" w14:textId="5C62480A" w:rsidR="00AB0B85" w:rsidRPr="00770A8F" w:rsidDel="00A13E40" w:rsidRDefault="00AB0B85" w:rsidP="00AB0B85">
            <w:pPr>
              <w:pStyle w:val="NoSpacing"/>
              <w:jc w:val="center"/>
              <w:rPr>
                <w:del w:id="2553" w:author="Eugene CHEONG from.TOPPAN (MAS)" w:date="2025-12-30T16:40:00Z" w16du:dateUtc="2025-12-30T08:40:00Z"/>
                <w:strike/>
                <w:lang w:eastAsia="en-SG"/>
                <w:rPrChange w:id="2554" w:author="Eugene CHEONG from.TOPPAN (MAS)" w:date="2025-12-26T16:51:00Z" w16du:dateUtc="2025-12-26T08:51:00Z">
                  <w:rPr>
                    <w:del w:id="2555" w:author="Eugene CHEONG from.TOPPAN (MAS)" w:date="2025-12-30T16:40:00Z" w16du:dateUtc="2025-12-30T08:40:00Z"/>
                    <w:lang w:eastAsia="en-SG"/>
                  </w:rPr>
                </w:rPrChange>
              </w:rPr>
            </w:pPr>
            <w:del w:id="2556" w:author="Eugene CHEONG from.TOPPAN (MAS)" w:date="2025-12-30T16:40:00Z" w16du:dateUtc="2025-12-30T08:40:00Z">
              <w:r w:rsidRPr="00770A8F" w:rsidDel="00A13E40">
                <w:rPr>
                  <w:rFonts w:ascii="Calibri" w:hAnsi="Calibri" w:cs="Calibri"/>
                  <w:strike/>
                  <w:color w:val="000000"/>
                  <w:lang w:eastAsia="en-SG"/>
                  <w:rPrChange w:id="2557" w:author="Eugene CHEONG from.TOPPAN (MAS)" w:date="2025-12-26T16:51:00Z" w16du:dateUtc="2025-12-26T08:51:00Z">
                    <w:rPr>
                      <w:rFonts w:ascii="Calibri" w:hAnsi="Calibri" w:cs="Calibri"/>
                      <w:color w:val="000000"/>
                      <w:lang w:eastAsia="en-SG"/>
                    </w:rPr>
                  </w:rPrChange>
                </w:rPr>
                <w:delText>TENDER_DATE</w:delText>
              </w:r>
            </w:del>
          </w:p>
        </w:tc>
        <w:tc>
          <w:tcPr>
            <w:tcW w:w="1350" w:type="dxa"/>
          </w:tcPr>
          <w:p w14:paraId="17BEFDF2" w14:textId="652D9EF7" w:rsidR="00AB0B85" w:rsidRPr="00770A8F" w:rsidDel="00A13E40" w:rsidRDefault="00AB0B85" w:rsidP="00AB0B85">
            <w:pPr>
              <w:pStyle w:val="NoSpacing"/>
              <w:jc w:val="center"/>
              <w:rPr>
                <w:del w:id="2558" w:author="Eugene CHEONG from.TOPPAN (MAS)" w:date="2025-12-30T16:40:00Z" w16du:dateUtc="2025-12-30T08:40:00Z"/>
                <w:strike/>
                <w:lang w:eastAsia="en-SG"/>
                <w:rPrChange w:id="2559" w:author="Eugene CHEONG from.TOPPAN (MAS)" w:date="2025-12-26T16:51:00Z" w16du:dateUtc="2025-12-26T08:51:00Z">
                  <w:rPr>
                    <w:del w:id="2560" w:author="Eugene CHEONG from.TOPPAN (MAS)" w:date="2025-12-30T16:40:00Z" w16du:dateUtc="2025-12-30T08:40:00Z"/>
                    <w:lang w:eastAsia="en-SG"/>
                  </w:rPr>
                </w:rPrChange>
              </w:rPr>
            </w:pPr>
            <w:del w:id="2561" w:author="Eugene CHEONG from.TOPPAN (MAS)" w:date="2025-12-30T16:40:00Z" w16du:dateUtc="2025-12-30T08:40:00Z">
              <w:r w:rsidRPr="00770A8F" w:rsidDel="00A13E40">
                <w:rPr>
                  <w:rFonts w:ascii="Calibri" w:hAnsi="Calibri" w:cs="Calibri"/>
                  <w:strike/>
                  <w:color w:val="000000"/>
                  <w:lang w:eastAsia="en-SG"/>
                  <w:rPrChange w:id="2562" w:author="Eugene CHEONG from.TOPPAN (MAS)" w:date="2025-12-26T16:51:00Z" w16du:dateUtc="2025-12-26T08:51:00Z">
                    <w:rPr>
                      <w:rFonts w:ascii="Calibri" w:hAnsi="Calibri" w:cs="Calibri"/>
                      <w:color w:val="000000"/>
                      <w:lang w:eastAsia="en-SG"/>
                    </w:rPr>
                  </w:rPrChange>
                </w:rPr>
                <w:delText>TENDER_DATE</w:delText>
              </w:r>
            </w:del>
          </w:p>
        </w:tc>
        <w:tc>
          <w:tcPr>
            <w:tcW w:w="1351" w:type="dxa"/>
          </w:tcPr>
          <w:p w14:paraId="1520E17B" w14:textId="67C398D3" w:rsidR="00AB0B85" w:rsidRPr="00770A8F" w:rsidDel="00A13E40" w:rsidRDefault="00AB0B85" w:rsidP="00AB0B85">
            <w:pPr>
              <w:pStyle w:val="NoSpacing"/>
              <w:jc w:val="center"/>
              <w:rPr>
                <w:del w:id="2563" w:author="Eugene CHEONG from.TOPPAN (MAS)" w:date="2025-12-30T16:40:00Z" w16du:dateUtc="2025-12-30T08:40:00Z"/>
                <w:strike/>
                <w:rPrChange w:id="2564" w:author="Eugene CHEONG from.TOPPAN (MAS)" w:date="2025-12-26T16:51:00Z" w16du:dateUtc="2025-12-26T08:51:00Z">
                  <w:rPr>
                    <w:del w:id="2565" w:author="Eugene CHEONG from.TOPPAN (MAS)" w:date="2025-12-30T16:40:00Z" w16du:dateUtc="2025-12-30T08:40:00Z"/>
                  </w:rPr>
                </w:rPrChange>
              </w:rPr>
            </w:pPr>
            <w:del w:id="2566" w:author="Eugene CHEONG from.TOPPAN (MAS)" w:date="2025-12-30T16:40:00Z" w16du:dateUtc="2025-12-30T08:40:00Z">
              <w:r w:rsidRPr="00770A8F" w:rsidDel="00A13E40">
                <w:rPr>
                  <w:rFonts w:ascii="Calibri" w:hAnsi="Calibri" w:cs="Calibri"/>
                  <w:strike/>
                  <w:color w:val="000000"/>
                  <w:lang w:eastAsia="en-SG"/>
                  <w:rPrChange w:id="2567" w:author="Eugene CHEONG from.TOPPAN (MAS)" w:date="2025-12-26T16:51:00Z" w16du:dateUtc="2025-12-26T08:51:00Z">
                    <w:rPr>
                      <w:rFonts w:ascii="Calibri" w:hAnsi="Calibri" w:cs="Calibri"/>
                      <w:color w:val="000000"/>
                      <w:lang w:eastAsia="en-SG"/>
                    </w:rPr>
                  </w:rPrChange>
                </w:rPr>
                <w:delText>TENDER_DATE</w:delText>
              </w:r>
            </w:del>
          </w:p>
        </w:tc>
      </w:tr>
      <w:tr w:rsidR="00AB0B85" w:rsidRPr="00E33CF5" w:rsidDel="00A13E40" w14:paraId="5E1D02E9" w14:textId="6113DF61" w:rsidTr="00AB0B85">
        <w:trPr>
          <w:trHeight w:val="580"/>
          <w:del w:id="2568" w:author="Eugene CHEONG from.TOPPAN (MAS)" w:date="2025-12-30T16:40:00Z"/>
        </w:trPr>
        <w:tc>
          <w:tcPr>
            <w:tcW w:w="3120" w:type="dxa"/>
            <w:vAlign w:val="bottom"/>
            <w:hideMark/>
          </w:tcPr>
          <w:p w14:paraId="4FE78ECE" w14:textId="6831385F" w:rsidR="00AB0B85" w:rsidRPr="00770A8F" w:rsidDel="00A13E40" w:rsidRDefault="00AB0B85" w:rsidP="00AB0B85">
            <w:pPr>
              <w:pStyle w:val="NoSpacing"/>
              <w:rPr>
                <w:del w:id="2569" w:author="Eugene CHEONG from.TOPPAN (MAS)" w:date="2025-12-30T16:40:00Z" w16du:dateUtc="2025-12-30T08:40:00Z"/>
                <w:strike/>
                <w:color w:val="000000" w:themeColor="text1"/>
                <w:lang w:eastAsia="en-SG"/>
                <w:rPrChange w:id="2570" w:author="Eugene CHEONG from.TOPPAN (MAS)" w:date="2025-12-26T16:51:00Z" w16du:dateUtc="2025-12-26T08:51:00Z">
                  <w:rPr>
                    <w:del w:id="2571" w:author="Eugene CHEONG from.TOPPAN (MAS)" w:date="2025-12-30T16:40:00Z" w16du:dateUtc="2025-12-30T08:40:00Z"/>
                    <w:color w:val="000000" w:themeColor="text1"/>
                    <w:lang w:eastAsia="en-SG"/>
                  </w:rPr>
                </w:rPrChange>
              </w:rPr>
            </w:pPr>
            <w:del w:id="2572" w:author="Eugene CHEONG from.TOPPAN (MAS)" w:date="2025-12-30T16:40:00Z" w16du:dateUtc="2025-12-30T08:40:00Z">
              <w:r w:rsidRPr="00770A8F" w:rsidDel="00A13E40">
                <w:rPr>
                  <w:strike/>
                  <w:color w:val="000000" w:themeColor="text1"/>
                  <w:lang w:eastAsia="en-SG"/>
                  <w:rPrChange w:id="2573" w:author="Eugene CHEONG from.TOPPAN (MAS)" w:date="2025-12-26T16:51:00Z" w16du:dateUtc="2025-12-26T08:51:00Z">
                    <w:rPr>
                      <w:color w:val="000000" w:themeColor="text1"/>
                      <w:lang w:eastAsia="en-SG"/>
                    </w:rPr>
                  </w:rPrChange>
                </w:rPr>
                <w:delText>Individual Holdings Limit across all Savings Bonds</w:delText>
              </w:r>
            </w:del>
          </w:p>
        </w:tc>
        <w:tc>
          <w:tcPr>
            <w:tcW w:w="1350" w:type="dxa"/>
          </w:tcPr>
          <w:p w14:paraId="015E487F" w14:textId="434C85CE" w:rsidR="00AB0B85" w:rsidRPr="00770A8F" w:rsidDel="00A13E40" w:rsidRDefault="00AB0B85" w:rsidP="00AB0B85">
            <w:pPr>
              <w:pStyle w:val="NoSpacing"/>
              <w:jc w:val="center"/>
              <w:rPr>
                <w:del w:id="2574" w:author="Eugene CHEONG from.TOPPAN (MAS)" w:date="2025-12-30T16:40:00Z" w16du:dateUtc="2025-12-30T08:40:00Z"/>
                <w:strike/>
                <w:color w:val="9C0006"/>
                <w:lang w:eastAsia="en-SG"/>
                <w:rPrChange w:id="2575" w:author="Eugene CHEONG from.TOPPAN (MAS)" w:date="2025-12-26T16:51:00Z" w16du:dateUtc="2025-12-26T08:51:00Z">
                  <w:rPr>
                    <w:del w:id="2576" w:author="Eugene CHEONG from.TOPPAN (MAS)" w:date="2025-12-30T16:40:00Z" w16du:dateUtc="2025-12-30T08:40:00Z"/>
                    <w:color w:val="9C0006"/>
                    <w:lang w:eastAsia="en-SG"/>
                  </w:rPr>
                </w:rPrChange>
              </w:rPr>
            </w:pPr>
          </w:p>
        </w:tc>
        <w:tc>
          <w:tcPr>
            <w:tcW w:w="1350" w:type="dxa"/>
          </w:tcPr>
          <w:p w14:paraId="190FEF3B" w14:textId="69B5FBE3" w:rsidR="00AB0B85" w:rsidRPr="00770A8F" w:rsidDel="00A13E40" w:rsidRDefault="00AB0B85" w:rsidP="00AB0B85">
            <w:pPr>
              <w:pStyle w:val="NoSpacing"/>
              <w:jc w:val="center"/>
              <w:rPr>
                <w:del w:id="2577" w:author="Eugene CHEONG from.TOPPAN (MAS)" w:date="2025-12-30T16:40:00Z" w16du:dateUtc="2025-12-30T08:40:00Z"/>
                <w:strike/>
                <w:color w:val="9C0006"/>
                <w:lang w:eastAsia="en-SG"/>
                <w:rPrChange w:id="2578" w:author="Eugene CHEONG from.TOPPAN (MAS)" w:date="2025-12-26T16:51:00Z" w16du:dateUtc="2025-12-26T08:51:00Z">
                  <w:rPr>
                    <w:del w:id="2579" w:author="Eugene CHEONG from.TOPPAN (MAS)" w:date="2025-12-30T16:40:00Z" w16du:dateUtc="2025-12-30T08:40:00Z"/>
                    <w:color w:val="9C0006"/>
                    <w:lang w:eastAsia="en-SG"/>
                  </w:rPr>
                </w:rPrChange>
              </w:rPr>
            </w:pPr>
          </w:p>
        </w:tc>
        <w:tc>
          <w:tcPr>
            <w:tcW w:w="1350" w:type="dxa"/>
          </w:tcPr>
          <w:p w14:paraId="13595BAA" w14:textId="058D1B52" w:rsidR="00AB0B85" w:rsidRPr="00770A8F" w:rsidDel="00A13E40" w:rsidRDefault="00AB0B85" w:rsidP="00AB0B85">
            <w:pPr>
              <w:pStyle w:val="NoSpacing"/>
              <w:jc w:val="center"/>
              <w:rPr>
                <w:del w:id="2580" w:author="Eugene CHEONG from.TOPPAN (MAS)" w:date="2025-12-30T16:40:00Z" w16du:dateUtc="2025-12-30T08:40:00Z"/>
                <w:strike/>
                <w:color w:val="9C0006"/>
                <w:lang w:eastAsia="en-SG"/>
                <w:rPrChange w:id="2581" w:author="Eugene CHEONG from.TOPPAN (MAS)" w:date="2025-12-26T16:51:00Z" w16du:dateUtc="2025-12-26T08:51:00Z">
                  <w:rPr>
                    <w:del w:id="2582" w:author="Eugene CHEONG from.TOPPAN (MAS)" w:date="2025-12-30T16:40:00Z" w16du:dateUtc="2025-12-30T08:40:00Z"/>
                    <w:color w:val="9C0006"/>
                    <w:lang w:eastAsia="en-SG"/>
                  </w:rPr>
                </w:rPrChange>
              </w:rPr>
            </w:pPr>
          </w:p>
        </w:tc>
        <w:tc>
          <w:tcPr>
            <w:tcW w:w="1350" w:type="dxa"/>
          </w:tcPr>
          <w:p w14:paraId="661E54B2" w14:textId="115DC2D4" w:rsidR="00AB0B85" w:rsidRPr="00770A8F" w:rsidDel="00A13E40" w:rsidRDefault="00AB0B85" w:rsidP="00AB0B85">
            <w:pPr>
              <w:pStyle w:val="NoSpacing"/>
              <w:jc w:val="center"/>
              <w:rPr>
                <w:del w:id="2583" w:author="Eugene CHEONG from.TOPPAN (MAS)" w:date="2025-12-30T16:40:00Z" w16du:dateUtc="2025-12-30T08:40:00Z"/>
                <w:strike/>
                <w:color w:val="9C0006"/>
                <w:lang w:eastAsia="en-SG"/>
                <w:rPrChange w:id="2584" w:author="Eugene CHEONG from.TOPPAN (MAS)" w:date="2025-12-26T16:51:00Z" w16du:dateUtc="2025-12-26T08:51:00Z">
                  <w:rPr>
                    <w:del w:id="2585" w:author="Eugene CHEONG from.TOPPAN (MAS)" w:date="2025-12-30T16:40:00Z" w16du:dateUtc="2025-12-30T08:40:00Z"/>
                    <w:color w:val="9C0006"/>
                    <w:lang w:eastAsia="en-SG"/>
                  </w:rPr>
                </w:rPrChange>
              </w:rPr>
            </w:pPr>
          </w:p>
        </w:tc>
        <w:tc>
          <w:tcPr>
            <w:tcW w:w="1350" w:type="dxa"/>
          </w:tcPr>
          <w:p w14:paraId="34A4213F" w14:textId="5507EEAB" w:rsidR="00AB0B85" w:rsidRPr="00770A8F" w:rsidDel="00A13E40" w:rsidRDefault="00AB0B85" w:rsidP="00AB0B85">
            <w:pPr>
              <w:pStyle w:val="NoSpacing"/>
              <w:jc w:val="center"/>
              <w:rPr>
                <w:del w:id="2586" w:author="Eugene CHEONG from.TOPPAN (MAS)" w:date="2025-12-30T16:40:00Z" w16du:dateUtc="2025-12-30T08:40:00Z"/>
                <w:strike/>
                <w:color w:val="9C0006"/>
                <w:lang w:eastAsia="en-SG"/>
                <w:rPrChange w:id="2587" w:author="Eugene CHEONG from.TOPPAN (MAS)" w:date="2025-12-26T16:51:00Z" w16du:dateUtc="2025-12-26T08:51:00Z">
                  <w:rPr>
                    <w:del w:id="2588" w:author="Eugene CHEONG from.TOPPAN (MAS)" w:date="2025-12-30T16:40:00Z" w16du:dateUtc="2025-12-30T08:40:00Z"/>
                    <w:color w:val="9C0006"/>
                    <w:lang w:eastAsia="en-SG"/>
                  </w:rPr>
                </w:rPrChange>
              </w:rPr>
            </w:pPr>
          </w:p>
        </w:tc>
        <w:tc>
          <w:tcPr>
            <w:tcW w:w="1351" w:type="dxa"/>
          </w:tcPr>
          <w:p w14:paraId="179C3153" w14:textId="2C5C040B" w:rsidR="00AB0B85" w:rsidRPr="00770A8F" w:rsidDel="00A13E40" w:rsidRDefault="00AB0B85" w:rsidP="00AB0B85">
            <w:pPr>
              <w:pStyle w:val="NoSpacing"/>
              <w:jc w:val="center"/>
              <w:rPr>
                <w:del w:id="2589" w:author="Eugene CHEONG from.TOPPAN (MAS)" w:date="2025-12-30T16:40:00Z" w16du:dateUtc="2025-12-30T08:40:00Z"/>
                <w:strike/>
                <w:rPrChange w:id="2590" w:author="Eugene CHEONG from.TOPPAN (MAS)" w:date="2025-12-26T16:51:00Z" w16du:dateUtc="2025-12-26T08:51:00Z">
                  <w:rPr>
                    <w:del w:id="2591" w:author="Eugene CHEONG from.TOPPAN (MAS)" w:date="2025-12-30T16:40:00Z" w16du:dateUtc="2025-12-30T08:40:00Z"/>
                  </w:rPr>
                </w:rPrChange>
              </w:rPr>
            </w:pPr>
          </w:p>
        </w:tc>
      </w:tr>
      <w:tr w:rsidR="00AB0B85" w:rsidRPr="00E33CF5" w:rsidDel="00A13E40" w14:paraId="68C9F859" w14:textId="30F06662" w:rsidTr="00AB0B85">
        <w:trPr>
          <w:trHeight w:val="580"/>
          <w:del w:id="2592" w:author="Eugene CHEONG from.TOPPAN (MAS)" w:date="2025-12-30T16:40:00Z"/>
        </w:trPr>
        <w:tc>
          <w:tcPr>
            <w:tcW w:w="3120" w:type="dxa"/>
            <w:vAlign w:val="bottom"/>
            <w:hideMark/>
          </w:tcPr>
          <w:p w14:paraId="1A05829B" w14:textId="4B1711BF" w:rsidR="00AB0B85" w:rsidRPr="00770A8F" w:rsidDel="00A13E40" w:rsidRDefault="00AB0B85" w:rsidP="00AB0B85">
            <w:pPr>
              <w:pStyle w:val="NoSpacing"/>
              <w:rPr>
                <w:del w:id="2593" w:author="Eugene CHEONG from.TOPPAN (MAS)" w:date="2025-12-30T16:40:00Z" w16du:dateUtc="2025-12-30T08:40:00Z"/>
                <w:strike/>
                <w:color w:val="000000" w:themeColor="text1"/>
                <w:lang w:eastAsia="en-SG"/>
                <w:rPrChange w:id="2594" w:author="Eugene CHEONG from.TOPPAN (MAS)" w:date="2025-12-26T16:51:00Z" w16du:dateUtc="2025-12-26T08:51:00Z">
                  <w:rPr>
                    <w:del w:id="2595" w:author="Eugene CHEONG from.TOPPAN (MAS)" w:date="2025-12-30T16:40:00Z" w16du:dateUtc="2025-12-30T08:40:00Z"/>
                    <w:color w:val="000000" w:themeColor="text1"/>
                    <w:lang w:eastAsia="en-SG"/>
                  </w:rPr>
                </w:rPrChange>
              </w:rPr>
            </w:pPr>
            <w:del w:id="2596" w:author="Eugene CHEONG from.TOPPAN (MAS)" w:date="2025-12-30T16:40:00Z" w16du:dateUtc="2025-12-30T08:40:00Z">
              <w:r w:rsidRPr="00770A8F" w:rsidDel="00A13E40">
                <w:rPr>
                  <w:strike/>
                  <w:color w:val="000000" w:themeColor="text1"/>
                  <w:lang w:eastAsia="en-SG"/>
                  <w:rPrChange w:id="2597" w:author="Eugene CHEONG from.TOPPAN (MAS)" w:date="2025-12-26T16:51:00Z" w16du:dateUtc="2025-12-26T08:51:00Z">
                    <w:rPr>
                      <w:color w:val="000000" w:themeColor="text1"/>
                      <w:lang w:eastAsia="en-SG"/>
                    </w:rPr>
                  </w:rPrChange>
                </w:rPr>
                <w:delText>Closing Date of Application for Individuals</w:delText>
              </w:r>
            </w:del>
          </w:p>
        </w:tc>
        <w:tc>
          <w:tcPr>
            <w:tcW w:w="1350" w:type="dxa"/>
          </w:tcPr>
          <w:p w14:paraId="6070459B" w14:textId="4F10A76D" w:rsidR="00AB0B85" w:rsidRPr="00770A8F" w:rsidDel="00A13E40" w:rsidRDefault="00AB0B85" w:rsidP="00AB0B85">
            <w:pPr>
              <w:pStyle w:val="NoSpacing"/>
              <w:jc w:val="center"/>
              <w:rPr>
                <w:del w:id="2598" w:author="Eugene CHEONG from.TOPPAN (MAS)" w:date="2025-12-30T16:40:00Z" w16du:dateUtc="2025-12-30T08:40:00Z"/>
                <w:strike/>
                <w:color w:val="9C0006"/>
                <w:lang w:eastAsia="en-SG"/>
                <w:rPrChange w:id="2599" w:author="Eugene CHEONG from.TOPPAN (MAS)" w:date="2025-12-26T16:51:00Z" w16du:dateUtc="2025-12-26T08:51:00Z">
                  <w:rPr>
                    <w:del w:id="2600" w:author="Eugene CHEONG from.TOPPAN (MAS)" w:date="2025-12-30T16:40:00Z" w16du:dateUtc="2025-12-30T08:40:00Z"/>
                    <w:color w:val="9C0006"/>
                    <w:lang w:eastAsia="en-SG"/>
                  </w:rPr>
                </w:rPrChange>
              </w:rPr>
            </w:pPr>
          </w:p>
        </w:tc>
        <w:tc>
          <w:tcPr>
            <w:tcW w:w="1350" w:type="dxa"/>
          </w:tcPr>
          <w:p w14:paraId="4E2B2838" w14:textId="4CF3CEAC" w:rsidR="00AB0B85" w:rsidRPr="00770A8F" w:rsidDel="00A13E40" w:rsidRDefault="00AB0B85" w:rsidP="00AB0B85">
            <w:pPr>
              <w:pStyle w:val="NoSpacing"/>
              <w:jc w:val="center"/>
              <w:rPr>
                <w:del w:id="2601" w:author="Eugene CHEONG from.TOPPAN (MAS)" w:date="2025-12-30T16:40:00Z" w16du:dateUtc="2025-12-30T08:40:00Z"/>
                <w:strike/>
                <w:color w:val="9C0006"/>
                <w:lang w:eastAsia="en-SG"/>
                <w:rPrChange w:id="2602" w:author="Eugene CHEONG from.TOPPAN (MAS)" w:date="2025-12-26T16:51:00Z" w16du:dateUtc="2025-12-26T08:51:00Z">
                  <w:rPr>
                    <w:del w:id="2603" w:author="Eugene CHEONG from.TOPPAN (MAS)" w:date="2025-12-30T16:40:00Z" w16du:dateUtc="2025-12-30T08:40:00Z"/>
                    <w:color w:val="9C0006"/>
                    <w:lang w:eastAsia="en-SG"/>
                  </w:rPr>
                </w:rPrChange>
              </w:rPr>
            </w:pPr>
          </w:p>
        </w:tc>
        <w:tc>
          <w:tcPr>
            <w:tcW w:w="1350" w:type="dxa"/>
          </w:tcPr>
          <w:p w14:paraId="68B2CF2C" w14:textId="404C80AA" w:rsidR="00AB0B85" w:rsidRPr="00770A8F" w:rsidDel="00A13E40" w:rsidRDefault="00AB0B85" w:rsidP="00AB0B85">
            <w:pPr>
              <w:pStyle w:val="NoSpacing"/>
              <w:jc w:val="center"/>
              <w:rPr>
                <w:del w:id="2604" w:author="Eugene CHEONG from.TOPPAN (MAS)" w:date="2025-12-30T16:40:00Z" w16du:dateUtc="2025-12-30T08:40:00Z"/>
                <w:strike/>
                <w:color w:val="9C0006"/>
                <w:lang w:eastAsia="en-SG"/>
                <w:rPrChange w:id="2605" w:author="Eugene CHEONG from.TOPPAN (MAS)" w:date="2025-12-26T16:51:00Z" w16du:dateUtc="2025-12-26T08:51:00Z">
                  <w:rPr>
                    <w:del w:id="2606" w:author="Eugene CHEONG from.TOPPAN (MAS)" w:date="2025-12-30T16:40:00Z" w16du:dateUtc="2025-12-30T08:40:00Z"/>
                    <w:color w:val="9C0006"/>
                    <w:lang w:eastAsia="en-SG"/>
                  </w:rPr>
                </w:rPrChange>
              </w:rPr>
            </w:pPr>
          </w:p>
        </w:tc>
        <w:tc>
          <w:tcPr>
            <w:tcW w:w="1350" w:type="dxa"/>
          </w:tcPr>
          <w:p w14:paraId="2EC2BB3A" w14:textId="51F0CDFA" w:rsidR="00AB0B85" w:rsidRPr="00770A8F" w:rsidDel="00A13E40" w:rsidRDefault="00AB0B85" w:rsidP="00AB0B85">
            <w:pPr>
              <w:pStyle w:val="NoSpacing"/>
              <w:jc w:val="center"/>
              <w:rPr>
                <w:del w:id="2607" w:author="Eugene CHEONG from.TOPPAN (MAS)" w:date="2025-12-30T16:40:00Z" w16du:dateUtc="2025-12-30T08:40:00Z"/>
                <w:strike/>
                <w:color w:val="9C0006"/>
                <w:lang w:eastAsia="en-SG"/>
                <w:rPrChange w:id="2608" w:author="Eugene CHEONG from.TOPPAN (MAS)" w:date="2025-12-26T16:51:00Z" w16du:dateUtc="2025-12-26T08:51:00Z">
                  <w:rPr>
                    <w:del w:id="2609" w:author="Eugene CHEONG from.TOPPAN (MAS)" w:date="2025-12-30T16:40:00Z" w16du:dateUtc="2025-12-30T08:40:00Z"/>
                    <w:color w:val="9C0006"/>
                    <w:lang w:eastAsia="en-SG"/>
                  </w:rPr>
                </w:rPrChange>
              </w:rPr>
            </w:pPr>
          </w:p>
        </w:tc>
        <w:tc>
          <w:tcPr>
            <w:tcW w:w="1350" w:type="dxa"/>
          </w:tcPr>
          <w:p w14:paraId="7F957DA7" w14:textId="1E1ACFF5" w:rsidR="00AB0B85" w:rsidRPr="00770A8F" w:rsidDel="00A13E40" w:rsidRDefault="00AB0B85" w:rsidP="00AB0B85">
            <w:pPr>
              <w:pStyle w:val="NoSpacing"/>
              <w:jc w:val="center"/>
              <w:rPr>
                <w:del w:id="2610" w:author="Eugene CHEONG from.TOPPAN (MAS)" w:date="2025-12-30T16:40:00Z" w16du:dateUtc="2025-12-30T08:40:00Z"/>
                <w:strike/>
                <w:color w:val="9C0006"/>
                <w:lang w:eastAsia="en-SG"/>
                <w:rPrChange w:id="2611" w:author="Eugene CHEONG from.TOPPAN (MAS)" w:date="2025-12-26T16:51:00Z" w16du:dateUtc="2025-12-26T08:51:00Z">
                  <w:rPr>
                    <w:del w:id="2612" w:author="Eugene CHEONG from.TOPPAN (MAS)" w:date="2025-12-30T16:40:00Z" w16du:dateUtc="2025-12-30T08:40:00Z"/>
                    <w:color w:val="9C0006"/>
                    <w:lang w:eastAsia="en-SG"/>
                  </w:rPr>
                </w:rPrChange>
              </w:rPr>
            </w:pPr>
          </w:p>
        </w:tc>
        <w:tc>
          <w:tcPr>
            <w:tcW w:w="1351" w:type="dxa"/>
          </w:tcPr>
          <w:p w14:paraId="25026ADA" w14:textId="05A89F35" w:rsidR="00AB0B85" w:rsidRPr="00770A8F" w:rsidDel="00A13E40" w:rsidRDefault="00AB0B85" w:rsidP="00AB0B85">
            <w:pPr>
              <w:pStyle w:val="NoSpacing"/>
              <w:jc w:val="center"/>
              <w:rPr>
                <w:del w:id="2613" w:author="Eugene CHEONG from.TOPPAN (MAS)" w:date="2025-12-30T16:40:00Z" w16du:dateUtc="2025-12-30T08:40:00Z"/>
                <w:strike/>
                <w:rPrChange w:id="2614" w:author="Eugene CHEONG from.TOPPAN (MAS)" w:date="2025-12-26T16:51:00Z" w16du:dateUtc="2025-12-26T08:51:00Z">
                  <w:rPr>
                    <w:del w:id="2615" w:author="Eugene CHEONG from.TOPPAN (MAS)" w:date="2025-12-30T16:40:00Z" w16du:dateUtc="2025-12-30T08:40:00Z"/>
                  </w:rPr>
                </w:rPrChange>
              </w:rPr>
            </w:pPr>
          </w:p>
        </w:tc>
      </w:tr>
      <w:tr w:rsidR="00AB0B85" w:rsidRPr="00E33CF5" w:rsidDel="00A13E40" w14:paraId="2D09D8B6" w14:textId="2FECA26E" w:rsidTr="00AB0B85">
        <w:trPr>
          <w:trHeight w:val="290"/>
          <w:del w:id="2616" w:author="Eugene CHEONG from.TOPPAN (MAS)" w:date="2025-12-30T16:40:00Z"/>
        </w:trPr>
        <w:tc>
          <w:tcPr>
            <w:tcW w:w="3120" w:type="dxa"/>
            <w:vAlign w:val="bottom"/>
            <w:hideMark/>
          </w:tcPr>
          <w:p w14:paraId="27494F4B" w14:textId="09BC9BAB" w:rsidR="00AB0B85" w:rsidRPr="00770A8F" w:rsidDel="00A13E40" w:rsidRDefault="00AB0B85" w:rsidP="00AB0B85">
            <w:pPr>
              <w:pStyle w:val="NoSpacing"/>
              <w:rPr>
                <w:del w:id="2617" w:author="Eugene CHEONG from.TOPPAN (MAS)" w:date="2025-12-30T16:40:00Z" w16du:dateUtc="2025-12-30T08:40:00Z"/>
                <w:strike/>
                <w:color w:val="000000" w:themeColor="text1"/>
                <w:lang w:eastAsia="en-SG"/>
                <w:rPrChange w:id="2618" w:author="Eugene CHEONG from.TOPPAN (MAS)" w:date="2025-12-26T16:51:00Z" w16du:dateUtc="2025-12-26T08:51:00Z">
                  <w:rPr>
                    <w:del w:id="2619" w:author="Eugene CHEONG from.TOPPAN (MAS)" w:date="2025-12-30T16:40:00Z" w16du:dateUtc="2025-12-30T08:40:00Z"/>
                    <w:color w:val="000000" w:themeColor="text1"/>
                    <w:lang w:eastAsia="en-SG"/>
                  </w:rPr>
                </w:rPrChange>
              </w:rPr>
            </w:pPr>
            <w:del w:id="2620" w:author="Eugene CHEONG from.TOPPAN (MAS)" w:date="2025-12-30T16:40:00Z" w16du:dateUtc="2025-12-30T08:40:00Z">
              <w:r w:rsidRPr="00770A8F" w:rsidDel="00A13E40">
                <w:rPr>
                  <w:strike/>
                  <w:color w:val="000000" w:themeColor="text1"/>
                  <w:lang w:eastAsia="en-SG"/>
                  <w:rPrChange w:id="2621" w:author="Eugene CHEONG from.TOPPAN (MAS)" w:date="2025-12-26T16:51:00Z" w16du:dateUtc="2025-12-26T08:51:00Z">
                    <w:rPr>
                      <w:color w:val="000000" w:themeColor="text1"/>
                      <w:lang w:eastAsia="en-SG"/>
                    </w:rPr>
                  </w:rPrChange>
                </w:rPr>
                <w:delText>Step Up Coupon Rates</w:delText>
              </w:r>
            </w:del>
          </w:p>
        </w:tc>
        <w:tc>
          <w:tcPr>
            <w:tcW w:w="1350" w:type="dxa"/>
          </w:tcPr>
          <w:p w14:paraId="4273A55F" w14:textId="23ACB69B" w:rsidR="00AB0B85" w:rsidRPr="00770A8F" w:rsidDel="00A13E40" w:rsidRDefault="00AB0B85" w:rsidP="00AB0B85">
            <w:pPr>
              <w:pStyle w:val="NoSpacing"/>
              <w:jc w:val="center"/>
              <w:rPr>
                <w:del w:id="2622" w:author="Eugene CHEONG from.TOPPAN (MAS)" w:date="2025-12-30T16:40:00Z" w16du:dateUtc="2025-12-30T08:40:00Z"/>
                <w:strike/>
                <w:color w:val="9C0006"/>
                <w:lang w:eastAsia="en-SG"/>
                <w:rPrChange w:id="2623" w:author="Eugene CHEONG from.TOPPAN (MAS)" w:date="2025-12-26T16:51:00Z" w16du:dateUtc="2025-12-26T08:51:00Z">
                  <w:rPr>
                    <w:del w:id="2624" w:author="Eugene CHEONG from.TOPPAN (MAS)" w:date="2025-12-30T16:40:00Z" w16du:dateUtc="2025-12-30T08:40:00Z"/>
                    <w:color w:val="9C0006"/>
                    <w:lang w:eastAsia="en-SG"/>
                  </w:rPr>
                </w:rPrChange>
              </w:rPr>
            </w:pPr>
          </w:p>
        </w:tc>
        <w:tc>
          <w:tcPr>
            <w:tcW w:w="1350" w:type="dxa"/>
          </w:tcPr>
          <w:p w14:paraId="699BFF08" w14:textId="33E616BA" w:rsidR="00AB0B85" w:rsidRPr="00770A8F" w:rsidDel="00A13E40" w:rsidRDefault="00AB0B85" w:rsidP="00AB0B85">
            <w:pPr>
              <w:pStyle w:val="NoSpacing"/>
              <w:jc w:val="center"/>
              <w:rPr>
                <w:del w:id="2625" w:author="Eugene CHEONG from.TOPPAN (MAS)" w:date="2025-12-30T16:40:00Z" w16du:dateUtc="2025-12-30T08:40:00Z"/>
                <w:strike/>
                <w:color w:val="9C0006"/>
                <w:lang w:eastAsia="en-SG"/>
                <w:rPrChange w:id="2626" w:author="Eugene CHEONG from.TOPPAN (MAS)" w:date="2025-12-26T16:51:00Z" w16du:dateUtc="2025-12-26T08:51:00Z">
                  <w:rPr>
                    <w:del w:id="2627" w:author="Eugene CHEONG from.TOPPAN (MAS)" w:date="2025-12-30T16:40:00Z" w16du:dateUtc="2025-12-30T08:40:00Z"/>
                    <w:color w:val="9C0006"/>
                    <w:lang w:eastAsia="en-SG"/>
                  </w:rPr>
                </w:rPrChange>
              </w:rPr>
            </w:pPr>
          </w:p>
        </w:tc>
        <w:tc>
          <w:tcPr>
            <w:tcW w:w="1350" w:type="dxa"/>
          </w:tcPr>
          <w:p w14:paraId="2093C7B9" w14:textId="1D029CD0" w:rsidR="00AB0B85" w:rsidRPr="00770A8F" w:rsidDel="00A13E40" w:rsidRDefault="00AB0B85" w:rsidP="00AB0B85">
            <w:pPr>
              <w:pStyle w:val="NoSpacing"/>
              <w:jc w:val="center"/>
              <w:rPr>
                <w:del w:id="2628" w:author="Eugene CHEONG from.TOPPAN (MAS)" w:date="2025-12-30T16:40:00Z" w16du:dateUtc="2025-12-30T08:40:00Z"/>
                <w:strike/>
                <w:color w:val="9C0006"/>
                <w:lang w:eastAsia="en-SG"/>
                <w:rPrChange w:id="2629" w:author="Eugene CHEONG from.TOPPAN (MAS)" w:date="2025-12-26T16:51:00Z" w16du:dateUtc="2025-12-26T08:51:00Z">
                  <w:rPr>
                    <w:del w:id="2630" w:author="Eugene CHEONG from.TOPPAN (MAS)" w:date="2025-12-30T16:40:00Z" w16du:dateUtc="2025-12-30T08:40:00Z"/>
                    <w:color w:val="9C0006"/>
                    <w:lang w:eastAsia="en-SG"/>
                  </w:rPr>
                </w:rPrChange>
              </w:rPr>
            </w:pPr>
          </w:p>
        </w:tc>
        <w:tc>
          <w:tcPr>
            <w:tcW w:w="1350" w:type="dxa"/>
          </w:tcPr>
          <w:p w14:paraId="6061DAAC" w14:textId="084696BB" w:rsidR="00AB0B85" w:rsidRPr="00770A8F" w:rsidDel="00A13E40" w:rsidRDefault="00AB0B85" w:rsidP="00AB0B85">
            <w:pPr>
              <w:pStyle w:val="NoSpacing"/>
              <w:jc w:val="center"/>
              <w:rPr>
                <w:del w:id="2631" w:author="Eugene CHEONG from.TOPPAN (MAS)" w:date="2025-12-30T16:40:00Z" w16du:dateUtc="2025-12-30T08:40:00Z"/>
                <w:strike/>
                <w:color w:val="9C0006"/>
                <w:lang w:eastAsia="en-SG"/>
                <w:rPrChange w:id="2632" w:author="Eugene CHEONG from.TOPPAN (MAS)" w:date="2025-12-26T16:51:00Z" w16du:dateUtc="2025-12-26T08:51:00Z">
                  <w:rPr>
                    <w:del w:id="2633" w:author="Eugene CHEONG from.TOPPAN (MAS)" w:date="2025-12-30T16:40:00Z" w16du:dateUtc="2025-12-30T08:40:00Z"/>
                    <w:color w:val="9C0006"/>
                    <w:lang w:eastAsia="en-SG"/>
                  </w:rPr>
                </w:rPrChange>
              </w:rPr>
            </w:pPr>
          </w:p>
        </w:tc>
        <w:tc>
          <w:tcPr>
            <w:tcW w:w="1350" w:type="dxa"/>
          </w:tcPr>
          <w:p w14:paraId="250EE9DA" w14:textId="17113C22" w:rsidR="00AB0B85" w:rsidRPr="00770A8F" w:rsidDel="00A13E40" w:rsidRDefault="00AB0B85" w:rsidP="00AB0B85">
            <w:pPr>
              <w:pStyle w:val="NoSpacing"/>
              <w:jc w:val="center"/>
              <w:rPr>
                <w:del w:id="2634" w:author="Eugene CHEONG from.TOPPAN (MAS)" w:date="2025-12-30T16:40:00Z" w16du:dateUtc="2025-12-30T08:40:00Z"/>
                <w:strike/>
                <w:color w:val="9C0006"/>
                <w:lang w:eastAsia="en-SG"/>
                <w:rPrChange w:id="2635" w:author="Eugene CHEONG from.TOPPAN (MAS)" w:date="2025-12-26T16:51:00Z" w16du:dateUtc="2025-12-26T08:51:00Z">
                  <w:rPr>
                    <w:del w:id="2636" w:author="Eugene CHEONG from.TOPPAN (MAS)" w:date="2025-12-30T16:40:00Z" w16du:dateUtc="2025-12-30T08:40:00Z"/>
                    <w:color w:val="9C0006"/>
                    <w:lang w:eastAsia="en-SG"/>
                  </w:rPr>
                </w:rPrChange>
              </w:rPr>
            </w:pPr>
          </w:p>
        </w:tc>
        <w:tc>
          <w:tcPr>
            <w:tcW w:w="1351" w:type="dxa"/>
          </w:tcPr>
          <w:p w14:paraId="482E2337" w14:textId="0B3CA0AC" w:rsidR="00AB0B85" w:rsidRPr="00770A8F" w:rsidDel="00A13E40" w:rsidRDefault="00AB0B85" w:rsidP="00AB0B85">
            <w:pPr>
              <w:pStyle w:val="NoSpacing"/>
              <w:jc w:val="center"/>
              <w:rPr>
                <w:del w:id="2637" w:author="Eugene CHEONG from.TOPPAN (MAS)" w:date="2025-12-30T16:40:00Z" w16du:dateUtc="2025-12-30T08:40:00Z"/>
                <w:strike/>
                <w:rPrChange w:id="2638" w:author="Eugene CHEONG from.TOPPAN (MAS)" w:date="2025-12-26T16:51:00Z" w16du:dateUtc="2025-12-26T08:51:00Z">
                  <w:rPr>
                    <w:del w:id="2639" w:author="Eugene CHEONG from.TOPPAN (MAS)" w:date="2025-12-30T16:40:00Z" w16du:dateUtc="2025-12-30T08:40:00Z"/>
                  </w:rPr>
                </w:rPrChange>
              </w:rPr>
            </w:pPr>
          </w:p>
        </w:tc>
      </w:tr>
      <w:tr w:rsidR="00AB0B85" w:rsidRPr="00E33CF5" w:rsidDel="00A13E40" w14:paraId="350B8675" w14:textId="42CDBD9C" w:rsidTr="00AB0B85">
        <w:trPr>
          <w:trHeight w:val="290"/>
          <w:del w:id="2640" w:author="Eugene CHEONG from.TOPPAN (MAS)" w:date="2025-12-30T16:40:00Z"/>
        </w:trPr>
        <w:tc>
          <w:tcPr>
            <w:tcW w:w="3120" w:type="dxa"/>
            <w:vAlign w:val="bottom"/>
            <w:hideMark/>
          </w:tcPr>
          <w:p w14:paraId="6DCB8EE3" w14:textId="7DE2CAAA" w:rsidR="00AB0B85" w:rsidRPr="00770A8F" w:rsidDel="00A13E40" w:rsidRDefault="00AB0B85" w:rsidP="00AB0B85">
            <w:pPr>
              <w:pStyle w:val="NoSpacing"/>
              <w:rPr>
                <w:del w:id="2641" w:author="Eugene CHEONG from.TOPPAN (MAS)" w:date="2025-12-30T16:40:00Z" w16du:dateUtc="2025-12-30T08:40:00Z"/>
                <w:strike/>
                <w:color w:val="000000" w:themeColor="text1"/>
                <w:lang w:eastAsia="en-SG"/>
                <w:rPrChange w:id="2642" w:author="Eugene CHEONG from.TOPPAN (MAS)" w:date="2025-12-26T16:51:00Z" w16du:dateUtc="2025-12-26T08:51:00Z">
                  <w:rPr>
                    <w:del w:id="2643" w:author="Eugene CHEONG from.TOPPAN (MAS)" w:date="2025-12-30T16:40:00Z" w16du:dateUtc="2025-12-30T08:40:00Z"/>
                    <w:color w:val="000000" w:themeColor="text1"/>
                    <w:lang w:eastAsia="en-SG"/>
                  </w:rPr>
                </w:rPrChange>
              </w:rPr>
            </w:pPr>
            <w:del w:id="2644" w:author="Eugene CHEONG from.TOPPAN (MAS)" w:date="2025-12-30T16:40:00Z" w16du:dateUtc="2025-12-30T08:40:00Z">
              <w:r w:rsidRPr="00770A8F" w:rsidDel="00A13E40">
                <w:rPr>
                  <w:strike/>
                  <w:color w:val="000000" w:themeColor="text1"/>
                  <w:lang w:eastAsia="en-SG"/>
                  <w:rPrChange w:id="2645" w:author="Eugene CHEONG from.TOPPAN (MAS)" w:date="2025-12-26T16:51:00Z" w16du:dateUtc="2025-12-26T08:51:00Z">
                    <w:rPr>
                      <w:color w:val="000000" w:themeColor="text1"/>
                      <w:lang w:eastAsia="en-SG"/>
                    </w:rPr>
                  </w:rPrChange>
                </w:rPr>
                <w:delText>Footnotes</w:delText>
              </w:r>
            </w:del>
          </w:p>
        </w:tc>
        <w:tc>
          <w:tcPr>
            <w:tcW w:w="1350" w:type="dxa"/>
          </w:tcPr>
          <w:p w14:paraId="35359353" w14:textId="0085D452" w:rsidR="00AB0B85" w:rsidRPr="00770A8F" w:rsidDel="00A13E40" w:rsidRDefault="00AB0B85" w:rsidP="00AB0B85">
            <w:pPr>
              <w:pStyle w:val="NoSpacing"/>
              <w:jc w:val="center"/>
              <w:rPr>
                <w:del w:id="2646" w:author="Eugene CHEONG from.TOPPAN (MAS)" w:date="2025-12-30T16:40:00Z" w16du:dateUtc="2025-12-30T08:40:00Z"/>
                <w:strike/>
                <w:lang w:eastAsia="en-SG"/>
                <w:rPrChange w:id="2647" w:author="Eugene CHEONG from.TOPPAN (MAS)" w:date="2025-12-26T16:51:00Z" w16du:dateUtc="2025-12-26T08:51:00Z">
                  <w:rPr>
                    <w:del w:id="2648" w:author="Eugene CHEONG from.TOPPAN (MAS)" w:date="2025-12-30T16:40:00Z" w16du:dateUtc="2025-12-30T08:40:00Z"/>
                    <w:lang w:eastAsia="en-SG"/>
                  </w:rPr>
                </w:rPrChange>
              </w:rPr>
            </w:pPr>
          </w:p>
        </w:tc>
        <w:tc>
          <w:tcPr>
            <w:tcW w:w="1350" w:type="dxa"/>
          </w:tcPr>
          <w:p w14:paraId="6361B08A" w14:textId="292F0B4F" w:rsidR="00AB0B85" w:rsidRPr="00770A8F" w:rsidDel="00A13E40" w:rsidRDefault="00AB0B85" w:rsidP="00AB0B85">
            <w:pPr>
              <w:pStyle w:val="NoSpacing"/>
              <w:jc w:val="center"/>
              <w:rPr>
                <w:del w:id="2649" w:author="Eugene CHEONG from.TOPPAN (MAS)" w:date="2025-12-30T16:40:00Z" w16du:dateUtc="2025-12-30T08:40:00Z"/>
                <w:strike/>
                <w:lang w:eastAsia="en-SG"/>
                <w:rPrChange w:id="2650" w:author="Eugene CHEONG from.TOPPAN (MAS)" w:date="2025-12-26T16:51:00Z" w16du:dateUtc="2025-12-26T08:51:00Z">
                  <w:rPr>
                    <w:del w:id="2651" w:author="Eugene CHEONG from.TOPPAN (MAS)" w:date="2025-12-30T16:40:00Z" w16du:dateUtc="2025-12-30T08:40:00Z"/>
                    <w:lang w:eastAsia="en-SG"/>
                  </w:rPr>
                </w:rPrChange>
              </w:rPr>
            </w:pPr>
          </w:p>
        </w:tc>
        <w:tc>
          <w:tcPr>
            <w:tcW w:w="1350" w:type="dxa"/>
          </w:tcPr>
          <w:p w14:paraId="35BE92B9" w14:textId="0CD18E0D" w:rsidR="00AB0B85" w:rsidRPr="00770A8F" w:rsidDel="00A13E40" w:rsidRDefault="00AB0B85" w:rsidP="00AB0B85">
            <w:pPr>
              <w:pStyle w:val="NoSpacing"/>
              <w:jc w:val="center"/>
              <w:rPr>
                <w:del w:id="2652" w:author="Eugene CHEONG from.TOPPAN (MAS)" w:date="2025-12-30T16:40:00Z" w16du:dateUtc="2025-12-30T08:40:00Z"/>
                <w:strike/>
                <w:lang w:eastAsia="en-SG"/>
                <w:rPrChange w:id="2653" w:author="Eugene CHEONG from.TOPPAN (MAS)" w:date="2025-12-26T16:51:00Z" w16du:dateUtc="2025-12-26T08:51:00Z">
                  <w:rPr>
                    <w:del w:id="2654" w:author="Eugene CHEONG from.TOPPAN (MAS)" w:date="2025-12-30T16:40:00Z" w16du:dateUtc="2025-12-30T08:40:00Z"/>
                    <w:lang w:eastAsia="en-SG"/>
                  </w:rPr>
                </w:rPrChange>
              </w:rPr>
            </w:pPr>
          </w:p>
        </w:tc>
        <w:tc>
          <w:tcPr>
            <w:tcW w:w="1350" w:type="dxa"/>
          </w:tcPr>
          <w:p w14:paraId="6B0F8EF5" w14:textId="5E43381D" w:rsidR="00AB0B85" w:rsidRPr="00770A8F" w:rsidDel="00A13E40" w:rsidRDefault="00AB0B85" w:rsidP="00AB0B85">
            <w:pPr>
              <w:pStyle w:val="NoSpacing"/>
              <w:jc w:val="center"/>
              <w:rPr>
                <w:del w:id="2655" w:author="Eugene CHEONG from.TOPPAN (MAS)" w:date="2025-12-30T16:40:00Z" w16du:dateUtc="2025-12-30T08:40:00Z"/>
                <w:strike/>
                <w:lang w:eastAsia="en-SG"/>
                <w:rPrChange w:id="2656" w:author="Eugene CHEONG from.TOPPAN (MAS)" w:date="2025-12-26T16:51:00Z" w16du:dateUtc="2025-12-26T08:51:00Z">
                  <w:rPr>
                    <w:del w:id="2657" w:author="Eugene CHEONG from.TOPPAN (MAS)" w:date="2025-12-30T16:40:00Z" w16du:dateUtc="2025-12-30T08:40:00Z"/>
                    <w:lang w:eastAsia="en-SG"/>
                  </w:rPr>
                </w:rPrChange>
              </w:rPr>
            </w:pPr>
          </w:p>
        </w:tc>
        <w:tc>
          <w:tcPr>
            <w:tcW w:w="1350" w:type="dxa"/>
          </w:tcPr>
          <w:p w14:paraId="4EEC3F58" w14:textId="53CC993F" w:rsidR="00AB0B85" w:rsidRPr="00770A8F" w:rsidDel="00A13E40" w:rsidRDefault="00AB0B85" w:rsidP="00AB0B85">
            <w:pPr>
              <w:pStyle w:val="NoSpacing"/>
              <w:jc w:val="center"/>
              <w:rPr>
                <w:del w:id="2658" w:author="Eugene CHEONG from.TOPPAN (MAS)" w:date="2025-12-30T16:40:00Z" w16du:dateUtc="2025-12-30T08:40:00Z"/>
                <w:strike/>
                <w:lang w:eastAsia="en-SG"/>
                <w:rPrChange w:id="2659" w:author="Eugene CHEONG from.TOPPAN (MAS)" w:date="2025-12-26T16:51:00Z" w16du:dateUtc="2025-12-26T08:51:00Z">
                  <w:rPr>
                    <w:del w:id="2660" w:author="Eugene CHEONG from.TOPPAN (MAS)" w:date="2025-12-30T16:40:00Z" w16du:dateUtc="2025-12-30T08:40:00Z"/>
                    <w:lang w:eastAsia="en-SG"/>
                  </w:rPr>
                </w:rPrChange>
              </w:rPr>
            </w:pPr>
          </w:p>
        </w:tc>
        <w:tc>
          <w:tcPr>
            <w:tcW w:w="1351" w:type="dxa"/>
          </w:tcPr>
          <w:p w14:paraId="5846F400" w14:textId="6B1FECD6" w:rsidR="00AB0B85" w:rsidRPr="00770A8F" w:rsidDel="00A13E40" w:rsidRDefault="00AB0B85" w:rsidP="00AB0B85">
            <w:pPr>
              <w:pStyle w:val="NoSpacing"/>
              <w:jc w:val="center"/>
              <w:rPr>
                <w:del w:id="2661" w:author="Eugene CHEONG from.TOPPAN (MAS)" w:date="2025-12-30T16:40:00Z" w16du:dateUtc="2025-12-30T08:40:00Z"/>
                <w:strike/>
                <w:rPrChange w:id="2662" w:author="Eugene CHEONG from.TOPPAN (MAS)" w:date="2025-12-26T16:51:00Z" w16du:dateUtc="2025-12-26T08:51:00Z">
                  <w:rPr>
                    <w:del w:id="2663" w:author="Eugene CHEONG from.TOPPAN (MAS)" w:date="2025-12-30T16:40:00Z" w16du:dateUtc="2025-12-30T08:40:00Z"/>
                  </w:rPr>
                </w:rPrChange>
              </w:rPr>
            </w:pPr>
          </w:p>
        </w:tc>
      </w:tr>
    </w:tbl>
    <w:p w14:paraId="788DDF48" w14:textId="580D5D87" w:rsidR="004839FA" w:rsidRPr="008E584A" w:rsidRDefault="003E0FDE" w:rsidP="003E0FDE">
      <w:pPr>
        <w:pStyle w:val="Heading2"/>
        <w:rPr>
          <w:ins w:id="2664" w:author="Akila BALAKRISHNAN from.OPTIMUM (MAS)" w:date="2026-01-12T17:52:00Z" w16du:dateUtc="2026-01-12T09:52:00Z"/>
        </w:rPr>
      </w:pPr>
      <w:ins w:id="2665" w:author="Akila BALAKRISHNAN from.OPTIMUM (MAS)" w:date="2026-01-12T17:50:00Z" w16du:dateUtc="2026-01-12T09:50:00Z">
        <w:r>
          <w:t xml:space="preserve">Tenor </w:t>
        </w:r>
      </w:ins>
      <w:ins w:id="2666" w:author="Akila BALAKRISHNAN from.OPTIMUM (MAS)" w:date="2026-01-12T17:52:00Z" w16du:dateUtc="2026-01-12T09:52:00Z">
        <w:r>
          <w:t>Validation</w:t>
        </w:r>
      </w:ins>
    </w:p>
    <w:p w14:paraId="4D017F8B" w14:textId="638A2082" w:rsidR="003E0FDE" w:rsidRDefault="003E0FDE" w:rsidP="003E0FDE">
      <w:pPr>
        <w:pStyle w:val="Heading3"/>
        <w:rPr>
          <w:ins w:id="2667" w:author="Akila BALAKRISHNAN from.OPTIMUM (MAS)" w:date="2026-01-12T17:54:00Z" w16du:dateUtc="2026-01-12T09:54:00Z"/>
          <w:lang w:val="en-US"/>
        </w:rPr>
      </w:pPr>
      <w:ins w:id="2668" w:author="Akila BALAKRISHNAN from.OPTIMUM (MAS)" w:date="2026-01-12T17:53:00Z" w16du:dateUtc="2026-01-12T09:53:00Z">
        <w:r>
          <w:rPr>
            <w:lang w:val="en-US"/>
          </w:rPr>
          <w:t>Tenor in Days to Weeks</w:t>
        </w:r>
      </w:ins>
    </w:p>
    <w:p w14:paraId="75D84DE6" w14:textId="0086D11F" w:rsidR="003E0FDE" w:rsidRPr="003E0FDE" w:rsidRDefault="003E0FDE" w:rsidP="003E0FDE">
      <w:pPr>
        <w:pStyle w:val="ListParagraph"/>
        <w:numPr>
          <w:ilvl w:val="0"/>
          <w:numId w:val="30"/>
        </w:numPr>
        <w:rPr>
          <w:ins w:id="2669" w:author="Akila BALAKRISHNAN from.OPTIMUM (MAS)" w:date="2026-01-12T17:54:00Z" w16du:dateUtc="2026-01-12T09:54:00Z"/>
          <w:lang w:val="en-US"/>
        </w:rPr>
      </w:pPr>
      <w:ins w:id="2670" w:author="Akila BALAKRISHNAN from.OPTIMUM (MAS)" w:date="2026-01-12T17:55:00Z" w16du:dateUtc="2026-01-12T09:55:00Z">
        <w:r>
          <w:rPr>
            <w:lang w:val="en-US"/>
          </w:rPr>
          <w:t>If the Tenor in Days is</w:t>
        </w:r>
      </w:ins>
      <w:ins w:id="2671" w:author="Akila BALAKRISHNAN from.OPTIMUM (MAS)" w:date="2026-01-12T17:54:00Z" w16du:dateUtc="2026-01-12T09:54:00Z">
        <w:r w:rsidRPr="003E0FDE">
          <w:rPr>
            <w:lang w:val="en-US"/>
          </w:rPr>
          <w:t xml:space="preserve"> </w:t>
        </w:r>
      </w:ins>
      <w:ins w:id="2672" w:author="Akila BALAKRISHNAN from.OPTIMUM (MAS)" w:date="2026-01-12T18:01:00Z" w16du:dateUtc="2026-01-12T10:01:00Z">
        <w:r w:rsidR="00821346" w:rsidRPr="003E0FDE">
          <w:rPr>
            <w:lang w:val="en-US"/>
          </w:rPr>
          <w:t xml:space="preserve">between </w:t>
        </w:r>
        <w:r w:rsidR="00821346">
          <w:rPr>
            <w:lang w:val="en-US"/>
          </w:rPr>
          <w:t>(</w:t>
        </w:r>
        <w:r w:rsidR="00821346" w:rsidRPr="003E0FDE">
          <w:rPr>
            <w:lang w:val="en-US"/>
          </w:rPr>
          <w:t>(</w:t>
        </w:r>
      </w:ins>
      <w:ins w:id="2673" w:author="Akila BALAKRISHNAN from.OPTIMUM (MAS)" w:date="2026-01-12T17:54:00Z" w16du:dateUtc="2026-01-12T09:54:00Z">
        <w:r w:rsidRPr="003E0FDE">
          <w:rPr>
            <w:lang w:val="en-US"/>
          </w:rPr>
          <w:t>4*7)-5) AND ((4*</w:t>
        </w:r>
        <w:proofErr w:type="gramStart"/>
        <w:r w:rsidRPr="003E0FDE">
          <w:rPr>
            <w:lang w:val="en-US"/>
          </w:rPr>
          <w:t>7)+</w:t>
        </w:r>
        <w:proofErr w:type="gramEnd"/>
        <w:r w:rsidRPr="003E0FDE">
          <w:rPr>
            <w:lang w:val="en-US"/>
          </w:rPr>
          <w:t>5)</w:t>
        </w:r>
      </w:ins>
      <w:ins w:id="2674" w:author="Akila BALAKRISHNAN from.OPTIMUM (MAS)" w:date="2026-01-12T18:02:00Z" w16du:dateUtc="2026-01-12T10:02:00Z">
        <w:r w:rsidR="00134634">
          <w:rPr>
            <w:lang w:val="en-US"/>
          </w:rPr>
          <w:t>,</w:t>
        </w:r>
      </w:ins>
      <w:ins w:id="2675" w:author="Akila BALAKRISHNAN from.OPTIMUM (MAS)" w:date="2026-01-12T17:54:00Z" w16du:dateUtc="2026-01-12T09:54:00Z">
        <w:r w:rsidRPr="003E0FDE">
          <w:rPr>
            <w:lang w:val="en-US"/>
          </w:rPr>
          <w:t xml:space="preserve"> </w:t>
        </w:r>
      </w:ins>
      <w:ins w:id="2676" w:author="Akila BALAKRISHNAN from.OPTIMUM (MAS)" w:date="2026-01-12T18:02:00Z" w16du:dateUtc="2026-01-12T10:02:00Z">
        <w:r w:rsidR="00134634">
          <w:rPr>
            <w:lang w:val="en-US"/>
          </w:rPr>
          <w:t>t</w:t>
        </w:r>
      </w:ins>
      <w:ins w:id="2677" w:author="Akila BALAKRISHNAN from.OPTIMUM (MAS)" w:date="2026-01-12T17:57:00Z" w16du:dateUtc="2026-01-12T09:57:00Z">
        <w:r>
          <w:rPr>
            <w:lang w:val="en-US"/>
          </w:rPr>
          <w:t>hen</w:t>
        </w:r>
      </w:ins>
      <w:ins w:id="2678" w:author="Akila BALAKRISHNAN from.OPTIMUM (MAS)" w:date="2026-01-12T17:54:00Z" w16du:dateUtc="2026-01-12T09:54:00Z">
        <w:r w:rsidRPr="003E0FDE">
          <w:rPr>
            <w:lang w:val="en-US"/>
          </w:rPr>
          <w:t xml:space="preserve"> '4</w:t>
        </w:r>
      </w:ins>
      <w:ins w:id="2679" w:author="Akila BALAKRISHNAN from.OPTIMUM (MAS)" w:date="2026-01-12T17:55:00Z" w16du:dateUtc="2026-01-12T09:55:00Z">
        <w:r>
          <w:rPr>
            <w:lang w:val="en-US"/>
          </w:rPr>
          <w:t>-week</w:t>
        </w:r>
      </w:ins>
      <w:ins w:id="2680" w:author="Akila BALAKRISHNAN from.OPTIMUM (MAS)" w:date="2026-01-12T17:54:00Z" w16du:dateUtc="2026-01-12T09:54:00Z">
        <w:r w:rsidRPr="003E0FDE">
          <w:rPr>
            <w:lang w:val="en-US"/>
          </w:rPr>
          <w:t>'</w:t>
        </w:r>
      </w:ins>
    </w:p>
    <w:p w14:paraId="063179FA" w14:textId="3C61E74D" w:rsidR="003E0FDE" w:rsidRPr="003E0FDE" w:rsidRDefault="003E0FDE" w:rsidP="003E0FDE">
      <w:pPr>
        <w:pStyle w:val="ListParagraph"/>
        <w:numPr>
          <w:ilvl w:val="0"/>
          <w:numId w:val="30"/>
        </w:numPr>
        <w:rPr>
          <w:ins w:id="2681" w:author="Akila BALAKRISHNAN from.OPTIMUM (MAS)" w:date="2026-01-12T17:54:00Z" w16du:dateUtc="2026-01-12T09:54:00Z"/>
          <w:lang w:val="en-US"/>
        </w:rPr>
      </w:pPr>
      <w:ins w:id="2682" w:author="Akila BALAKRISHNAN from.OPTIMUM (MAS)" w:date="2026-01-12T17:55:00Z" w16du:dateUtc="2026-01-12T09:55:00Z">
        <w:r>
          <w:rPr>
            <w:lang w:val="en-US"/>
          </w:rPr>
          <w:t>If the Tenor in Days is</w:t>
        </w:r>
        <w:r w:rsidRPr="003E0FDE">
          <w:rPr>
            <w:lang w:val="en-US"/>
          </w:rPr>
          <w:t xml:space="preserve"> </w:t>
        </w:r>
      </w:ins>
      <w:proofErr w:type="gramStart"/>
      <w:ins w:id="2683" w:author="Akila BALAKRISHNAN from.OPTIMUM (MAS)" w:date="2026-01-12T17:54:00Z" w16du:dateUtc="2026-01-12T09:54:00Z">
        <w:r w:rsidRPr="003E0FDE">
          <w:rPr>
            <w:lang w:val="en-US"/>
          </w:rPr>
          <w:t>between ((</w:t>
        </w:r>
        <w:proofErr w:type="gramEnd"/>
        <w:r w:rsidRPr="003E0FDE">
          <w:rPr>
            <w:lang w:val="en-US"/>
          </w:rPr>
          <w:t>8*7)-5) AND ((8*</w:t>
        </w:r>
        <w:proofErr w:type="gramStart"/>
        <w:r w:rsidRPr="003E0FDE">
          <w:rPr>
            <w:lang w:val="en-US"/>
          </w:rPr>
          <w:t>7)+</w:t>
        </w:r>
        <w:proofErr w:type="gramEnd"/>
        <w:r w:rsidRPr="003E0FDE">
          <w:rPr>
            <w:lang w:val="en-US"/>
          </w:rPr>
          <w:t>5)</w:t>
        </w:r>
      </w:ins>
      <w:ins w:id="2684" w:author="Akila BALAKRISHNAN from.OPTIMUM (MAS)" w:date="2026-01-12T18:02:00Z" w16du:dateUtc="2026-01-12T10:02:00Z">
        <w:r w:rsidR="00134634" w:rsidRPr="00134634">
          <w:rPr>
            <w:lang w:val="en-US"/>
          </w:rPr>
          <w:t xml:space="preserve"> </w:t>
        </w:r>
        <w:r w:rsidR="00134634">
          <w:rPr>
            <w:lang w:val="en-US"/>
          </w:rPr>
          <w:t>,</w:t>
        </w:r>
        <w:r w:rsidR="00134634" w:rsidRPr="003E0FDE">
          <w:rPr>
            <w:lang w:val="en-US"/>
          </w:rPr>
          <w:t xml:space="preserve"> </w:t>
        </w:r>
        <w:r w:rsidR="00134634">
          <w:rPr>
            <w:lang w:val="en-US"/>
          </w:rPr>
          <w:t>then</w:t>
        </w:r>
        <w:r w:rsidR="00134634" w:rsidRPr="003E0FDE">
          <w:rPr>
            <w:lang w:val="en-US"/>
          </w:rPr>
          <w:t xml:space="preserve"> </w:t>
        </w:r>
      </w:ins>
      <w:ins w:id="2685" w:author="Akila BALAKRISHNAN from.OPTIMUM (MAS)" w:date="2026-01-12T17:54:00Z" w16du:dateUtc="2026-01-12T09:54:00Z">
        <w:r w:rsidRPr="003E0FDE">
          <w:rPr>
            <w:lang w:val="en-US"/>
          </w:rPr>
          <w:t>'8</w:t>
        </w:r>
      </w:ins>
      <w:ins w:id="2686" w:author="Akila BALAKRISHNAN from.OPTIMUM (MAS)" w:date="2026-01-12T17:55:00Z" w16du:dateUtc="2026-01-12T09:55:00Z">
        <w:r>
          <w:rPr>
            <w:lang w:val="en-US"/>
          </w:rPr>
          <w:t>-week</w:t>
        </w:r>
      </w:ins>
      <w:ins w:id="2687" w:author="Akila BALAKRISHNAN from.OPTIMUM (MAS)" w:date="2026-01-12T17:54:00Z" w16du:dateUtc="2026-01-12T09:54:00Z">
        <w:r w:rsidRPr="003E0FDE">
          <w:rPr>
            <w:lang w:val="en-US"/>
          </w:rPr>
          <w:t>'</w:t>
        </w:r>
      </w:ins>
    </w:p>
    <w:p w14:paraId="33212464" w14:textId="0D79070A" w:rsidR="003E0FDE" w:rsidRPr="003E0FDE" w:rsidRDefault="003E0FDE" w:rsidP="003E0FDE">
      <w:pPr>
        <w:pStyle w:val="ListParagraph"/>
        <w:numPr>
          <w:ilvl w:val="0"/>
          <w:numId w:val="30"/>
        </w:numPr>
        <w:rPr>
          <w:ins w:id="2688" w:author="Akila BALAKRISHNAN from.OPTIMUM (MAS)" w:date="2026-01-12T17:54:00Z" w16du:dateUtc="2026-01-12T09:54:00Z"/>
          <w:lang w:val="en-US"/>
        </w:rPr>
      </w:pPr>
      <w:ins w:id="2689" w:author="Akila BALAKRISHNAN from.OPTIMUM (MAS)" w:date="2026-01-12T17:55:00Z" w16du:dateUtc="2026-01-12T09:55:00Z">
        <w:r>
          <w:rPr>
            <w:lang w:val="en-US"/>
          </w:rPr>
          <w:t>If the Tenor in Days is</w:t>
        </w:r>
        <w:r w:rsidRPr="003E0FDE">
          <w:rPr>
            <w:lang w:val="en-US"/>
          </w:rPr>
          <w:t xml:space="preserve"> </w:t>
        </w:r>
      </w:ins>
      <w:proofErr w:type="gramStart"/>
      <w:ins w:id="2690" w:author="Akila BALAKRISHNAN from.OPTIMUM (MAS)" w:date="2026-01-12T17:54:00Z" w16du:dateUtc="2026-01-12T09:54:00Z">
        <w:r w:rsidRPr="003E0FDE">
          <w:rPr>
            <w:lang w:val="en-US"/>
          </w:rPr>
          <w:t>between ((</w:t>
        </w:r>
        <w:proofErr w:type="gramEnd"/>
        <w:r w:rsidRPr="003E0FDE">
          <w:rPr>
            <w:lang w:val="en-US"/>
          </w:rPr>
          <w:t>12*7)-5) AND ((12*</w:t>
        </w:r>
        <w:proofErr w:type="gramStart"/>
        <w:r w:rsidRPr="003E0FDE">
          <w:rPr>
            <w:lang w:val="en-US"/>
          </w:rPr>
          <w:t>7)+</w:t>
        </w:r>
        <w:proofErr w:type="gramEnd"/>
        <w:r w:rsidRPr="003E0FDE">
          <w:rPr>
            <w:lang w:val="en-US"/>
          </w:rPr>
          <w:t>5)</w:t>
        </w:r>
      </w:ins>
      <w:ins w:id="2691" w:author="Akila BALAKRISHNAN from.OPTIMUM (MAS)" w:date="2026-01-12T18:02:00Z" w16du:dateUtc="2026-01-12T10:02:00Z">
        <w:r w:rsidR="00134634" w:rsidRPr="00134634">
          <w:rPr>
            <w:lang w:val="en-US"/>
          </w:rPr>
          <w:t xml:space="preserve"> </w:t>
        </w:r>
        <w:r w:rsidR="00134634">
          <w:rPr>
            <w:lang w:val="en-US"/>
          </w:rPr>
          <w:t>,</w:t>
        </w:r>
        <w:r w:rsidR="00134634" w:rsidRPr="003E0FDE">
          <w:rPr>
            <w:lang w:val="en-US"/>
          </w:rPr>
          <w:t xml:space="preserve"> </w:t>
        </w:r>
        <w:r w:rsidR="00134634">
          <w:rPr>
            <w:lang w:val="en-US"/>
          </w:rPr>
          <w:t>then</w:t>
        </w:r>
        <w:r w:rsidR="00134634" w:rsidRPr="003E0FDE">
          <w:rPr>
            <w:lang w:val="en-US"/>
          </w:rPr>
          <w:t xml:space="preserve"> </w:t>
        </w:r>
      </w:ins>
      <w:ins w:id="2692" w:author="Akila BALAKRISHNAN from.OPTIMUM (MAS)" w:date="2026-01-12T17:54:00Z" w16du:dateUtc="2026-01-12T09:54:00Z">
        <w:r w:rsidRPr="003E0FDE">
          <w:rPr>
            <w:lang w:val="en-US"/>
          </w:rPr>
          <w:t>'12</w:t>
        </w:r>
      </w:ins>
      <w:ins w:id="2693" w:author="Akila BALAKRISHNAN from.OPTIMUM (MAS)" w:date="2026-01-12T17:56:00Z" w16du:dateUtc="2026-01-12T09:56:00Z">
        <w:r>
          <w:rPr>
            <w:lang w:val="en-US"/>
          </w:rPr>
          <w:t>-week</w:t>
        </w:r>
      </w:ins>
      <w:ins w:id="2694" w:author="Akila BALAKRISHNAN from.OPTIMUM (MAS)" w:date="2026-01-12T17:54:00Z" w16du:dateUtc="2026-01-12T09:54:00Z">
        <w:r w:rsidRPr="003E0FDE">
          <w:rPr>
            <w:lang w:val="en-US"/>
          </w:rPr>
          <w:t>'</w:t>
        </w:r>
      </w:ins>
    </w:p>
    <w:p w14:paraId="197DEF7D" w14:textId="4C69C784" w:rsidR="003E0FDE" w:rsidRPr="003E0FDE" w:rsidRDefault="003E0FDE" w:rsidP="003E0FDE">
      <w:pPr>
        <w:pStyle w:val="ListParagraph"/>
        <w:numPr>
          <w:ilvl w:val="0"/>
          <w:numId w:val="30"/>
        </w:numPr>
        <w:rPr>
          <w:ins w:id="2695" w:author="Akila BALAKRISHNAN from.OPTIMUM (MAS)" w:date="2026-01-12T17:54:00Z" w16du:dateUtc="2026-01-12T09:54:00Z"/>
          <w:lang w:val="en-US"/>
        </w:rPr>
      </w:pPr>
      <w:ins w:id="2696" w:author="Akila BALAKRISHNAN from.OPTIMUM (MAS)" w:date="2026-01-12T17:55:00Z" w16du:dateUtc="2026-01-12T09:55:00Z">
        <w:r>
          <w:rPr>
            <w:lang w:val="en-US"/>
          </w:rPr>
          <w:t>If the Tenor in Days is</w:t>
        </w:r>
        <w:r w:rsidRPr="003E0FDE">
          <w:rPr>
            <w:lang w:val="en-US"/>
          </w:rPr>
          <w:t xml:space="preserve"> </w:t>
        </w:r>
      </w:ins>
      <w:ins w:id="2697" w:author="Akila BALAKRISHNAN from.OPTIMUM (MAS)" w:date="2026-01-12T17:54:00Z" w16du:dateUtc="2026-01-12T09:54:00Z">
        <w:r w:rsidRPr="003E0FDE">
          <w:rPr>
            <w:lang w:val="en-US"/>
          </w:rPr>
          <w:t>between ((24*7)-5) AND ((24*</w:t>
        </w:r>
        <w:proofErr w:type="gramStart"/>
        <w:r w:rsidRPr="003E0FDE">
          <w:rPr>
            <w:lang w:val="en-US"/>
          </w:rPr>
          <w:t>7)+</w:t>
        </w:r>
        <w:proofErr w:type="gramEnd"/>
        <w:r w:rsidRPr="003E0FDE">
          <w:rPr>
            <w:lang w:val="en-US"/>
          </w:rPr>
          <w:t>5)</w:t>
        </w:r>
      </w:ins>
      <w:ins w:id="2698" w:author="Akila BALAKRISHNAN from.OPTIMUM (MAS)" w:date="2026-01-12T18:02:00Z" w16du:dateUtc="2026-01-12T10:02:00Z">
        <w:r w:rsidR="00134634" w:rsidRPr="00134634">
          <w:rPr>
            <w:lang w:val="en-US"/>
          </w:rPr>
          <w:t xml:space="preserve"> </w:t>
        </w:r>
        <w:r w:rsidR="00134634">
          <w:rPr>
            <w:lang w:val="en-US"/>
          </w:rPr>
          <w:t>,</w:t>
        </w:r>
        <w:r w:rsidR="00134634" w:rsidRPr="003E0FDE">
          <w:rPr>
            <w:lang w:val="en-US"/>
          </w:rPr>
          <w:t xml:space="preserve"> </w:t>
        </w:r>
        <w:r w:rsidR="00134634">
          <w:rPr>
            <w:lang w:val="en-US"/>
          </w:rPr>
          <w:t>then</w:t>
        </w:r>
      </w:ins>
      <w:ins w:id="2699" w:author="Akila BALAKRISHNAN from.OPTIMUM (MAS)" w:date="2026-01-12T17:57:00Z" w16du:dateUtc="2026-01-12T09:57:00Z">
        <w:r w:rsidRPr="003E0FDE">
          <w:rPr>
            <w:lang w:val="en-US"/>
          </w:rPr>
          <w:t xml:space="preserve"> </w:t>
        </w:r>
      </w:ins>
      <w:ins w:id="2700" w:author="Akila BALAKRISHNAN from.OPTIMUM (MAS)" w:date="2026-01-12T17:54:00Z" w16du:dateUtc="2026-01-12T09:54:00Z">
        <w:r w:rsidRPr="003E0FDE">
          <w:rPr>
            <w:lang w:val="en-US"/>
          </w:rPr>
          <w:t>'24</w:t>
        </w:r>
      </w:ins>
      <w:ins w:id="2701" w:author="Akila BALAKRISHNAN from.OPTIMUM (MAS)" w:date="2026-01-12T17:56:00Z" w16du:dateUtc="2026-01-12T09:56:00Z">
        <w:r>
          <w:rPr>
            <w:lang w:val="en-US"/>
          </w:rPr>
          <w:t>-week</w:t>
        </w:r>
      </w:ins>
      <w:ins w:id="2702" w:author="Akila BALAKRISHNAN from.OPTIMUM (MAS)" w:date="2026-01-12T17:54:00Z" w16du:dateUtc="2026-01-12T09:54:00Z">
        <w:r w:rsidRPr="003E0FDE">
          <w:rPr>
            <w:lang w:val="en-US"/>
          </w:rPr>
          <w:t>'</w:t>
        </w:r>
      </w:ins>
    </w:p>
    <w:p w14:paraId="054F04F0" w14:textId="2E096665" w:rsidR="003E0FDE" w:rsidRPr="003E0FDE" w:rsidRDefault="003E0FDE">
      <w:pPr>
        <w:pStyle w:val="ListParagraph"/>
        <w:numPr>
          <w:ilvl w:val="0"/>
          <w:numId w:val="30"/>
        </w:numPr>
        <w:rPr>
          <w:ins w:id="2703" w:author="Akila BALAKRISHNAN from.OPTIMUM (MAS)" w:date="2026-01-12T17:53:00Z" w16du:dateUtc="2026-01-12T09:53:00Z"/>
          <w:lang w:val="en-US"/>
        </w:rPr>
        <w:pPrChange w:id="2704" w:author="Akila BALAKRISHNAN from.OPTIMUM (MAS)" w:date="2026-01-12T17:56:00Z" w16du:dateUtc="2026-01-12T09:56:00Z">
          <w:pPr>
            <w:pStyle w:val="Heading3"/>
          </w:pPr>
        </w:pPrChange>
      </w:pPr>
      <w:ins w:id="2705" w:author="Akila BALAKRISHNAN from.OPTIMUM (MAS)" w:date="2026-01-12T17:55:00Z" w16du:dateUtc="2026-01-12T09:55:00Z">
        <w:r>
          <w:rPr>
            <w:lang w:val="en-US"/>
          </w:rPr>
          <w:t>If the Tenor in Days is</w:t>
        </w:r>
        <w:r w:rsidRPr="003E0FDE">
          <w:rPr>
            <w:lang w:val="en-US"/>
          </w:rPr>
          <w:t xml:space="preserve"> </w:t>
        </w:r>
      </w:ins>
      <w:ins w:id="2706" w:author="Akila BALAKRISHNAN from.OPTIMUM (MAS)" w:date="2026-01-12T17:54:00Z" w16du:dateUtc="2026-01-12T09:54:00Z">
        <w:r w:rsidRPr="003E0FDE">
          <w:rPr>
            <w:lang w:val="en-US"/>
          </w:rPr>
          <w:t xml:space="preserve">between ((36 * 7)-5) AND ((36 * </w:t>
        </w:r>
        <w:proofErr w:type="gramStart"/>
        <w:r w:rsidRPr="003E0FDE">
          <w:rPr>
            <w:lang w:val="en-US"/>
          </w:rPr>
          <w:t>7)+</w:t>
        </w:r>
        <w:proofErr w:type="gramEnd"/>
        <w:r w:rsidRPr="003E0FDE">
          <w:rPr>
            <w:lang w:val="en-US"/>
          </w:rPr>
          <w:t>5)</w:t>
        </w:r>
      </w:ins>
      <w:ins w:id="2707" w:author="Akila BALAKRISHNAN from.OPTIMUM (MAS)" w:date="2026-01-12T18:02:00Z" w16du:dateUtc="2026-01-12T10:02:00Z">
        <w:r w:rsidR="00134634" w:rsidRPr="00134634">
          <w:rPr>
            <w:lang w:val="en-US"/>
          </w:rPr>
          <w:t xml:space="preserve"> </w:t>
        </w:r>
        <w:r w:rsidR="00134634">
          <w:rPr>
            <w:lang w:val="en-US"/>
          </w:rPr>
          <w:t>,</w:t>
        </w:r>
        <w:r w:rsidR="00134634" w:rsidRPr="003E0FDE">
          <w:rPr>
            <w:lang w:val="en-US"/>
          </w:rPr>
          <w:t xml:space="preserve"> </w:t>
        </w:r>
        <w:r w:rsidR="00134634">
          <w:rPr>
            <w:lang w:val="en-US"/>
          </w:rPr>
          <w:t>then</w:t>
        </w:r>
      </w:ins>
      <w:ins w:id="2708" w:author="Akila BALAKRISHNAN from.OPTIMUM (MAS)" w:date="2026-01-12T17:57:00Z" w16du:dateUtc="2026-01-12T09:57:00Z">
        <w:r w:rsidRPr="003E0FDE">
          <w:rPr>
            <w:lang w:val="en-US"/>
          </w:rPr>
          <w:t xml:space="preserve"> </w:t>
        </w:r>
      </w:ins>
      <w:ins w:id="2709" w:author="Akila BALAKRISHNAN from.OPTIMUM (MAS)" w:date="2026-01-12T17:54:00Z" w16du:dateUtc="2026-01-12T09:54:00Z">
        <w:r w:rsidRPr="003E0FDE">
          <w:rPr>
            <w:lang w:val="en-US"/>
          </w:rPr>
          <w:t>'36</w:t>
        </w:r>
      </w:ins>
      <w:ins w:id="2710" w:author="Akila BALAKRISHNAN from.OPTIMUM (MAS)" w:date="2026-01-12T17:56:00Z" w16du:dateUtc="2026-01-12T09:56:00Z">
        <w:r>
          <w:rPr>
            <w:lang w:val="en-US"/>
          </w:rPr>
          <w:t>-week</w:t>
        </w:r>
      </w:ins>
      <w:ins w:id="2711" w:author="Akila BALAKRISHNAN from.OPTIMUM (MAS)" w:date="2026-01-12T17:54:00Z" w16du:dateUtc="2026-01-12T09:54:00Z">
        <w:r w:rsidRPr="003E0FDE">
          <w:rPr>
            <w:lang w:val="en-US"/>
          </w:rPr>
          <w:t>'</w:t>
        </w:r>
      </w:ins>
    </w:p>
    <w:p w14:paraId="01B54B28" w14:textId="40BE670E" w:rsidR="003E0FDE" w:rsidRDefault="003E0FDE">
      <w:pPr>
        <w:pStyle w:val="Heading3"/>
        <w:rPr>
          <w:ins w:id="2712" w:author="Akila BALAKRISHNAN from.OPTIMUM (MAS)" w:date="2026-01-12T17:53:00Z" w16du:dateUtc="2026-01-12T09:53:00Z"/>
          <w:lang w:val="en-US"/>
        </w:rPr>
        <w:pPrChange w:id="2713" w:author="Akila BALAKRISHNAN from.OPTIMUM (MAS)" w:date="2026-01-12T17:53:00Z" w16du:dateUtc="2026-01-12T09:53:00Z">
          <w:pPr/>
        </w:pPrChange>
      </w:pPr>
      <w:ins w:id="2714" w:author="Akila BALAKRISHNAN from.OPTIMUM (MAS)" w:date="2026-01-12T17:53:00Z" w16du:dateUtc="2026-01-12T09:53:00Z">
        <w:r>
          <w:rPr>
            <w:lang w:val="en-US"/>
          </w:rPr>
          <w:t>Tenor in Days to Month/year</w:t>
        </w:r>
      </w:ins>
    </w:p>
    <w:p w14:paraId="16E57019" w14:textId="79494E79" w:rsidR="003E0FDE" w:rsidRPr="003E0FDE" w:rsidRDefault="003E0FDE" w:rsidP="003E0FDE">
      <w:pPr>
        <w:pStyle w:val="ListParagraph"/>
        <w:numPr>
          <w:ilvl w:val="0"/>
          <w:numId w:val="31"/>
        </w:numPr>
        <w:rPr>
          <w:ins w:id="2715" w:author="Akila BALAKRISHNAN from.OPTIMUM (MAS)" w:date="2026-01-12T17:56:00Z" w16du:dateUtc="2026-01-12T09:56:00Z"/>
          <w:lang w:val="en-US"/>
        </w:rPr>
      </w:pPr>
      <w:ins w:id="2716" w:author="Akila BALAKRISHNAN from.OPTIMUM (MAS)" w:date="2026-01-12T17:56:00Z" w16du:dateUtc="2026-01-12T09:56:00Z">
        <w:r>
          <w:rPr>
            <w:lang w:val="en-US"/>
          </w:rPr>
          <w:t>If the Tenor in Days is</w:t>
        </w:r>
        <w:r w:rsidRPr="003E0FDE">
          <w:rPr>
            <w:lang w:val="en-US"/>
          </w:rPr>
          <w:t xml:space="preserve"> between 83 and </w:t>
        </w:r>
      </w:ins>
      <w:ins w:id="2717" w:author="Akila BALAKRISHNAN from.OPTIMUM (MAS)" w:date="2026-01-12T17:57:00Z" w16du:dateUtc="2026-01-12T09:57:00Z">
        <w:r w:rsidRPr="003E0FDE">
          <w:rPr>
            <w:lang w:val="en-US"/>
          </w:rPr>
          <w:t>97</w:t>
        </w:r>
        <w:r>
          <w:rPr>
            <w:lang w:val="en-US"/>
          </w:rPr>
          <w:t xml:space="preserve"> </w:t>
        </w:r>
        <w:r w:rsidRPr="003E0FDE">
          <w:rPr>
            <w:lang w:val="en-US"/>
          </w:rPr>
          <w:t>then</w:t>
        </w:r>
      </w:ins>
      <w:ins w:id="2718" w:author="Akila BALAKRISHNAN from.OPTIMUM (MAS)" w:date="2026-01-12T17:56:00Z" w16du:dateUtc="2026-01-12T09:56:00Z">
        <w:r w:rsidRPr="003E0FDE">
          <w:rPr>
            <w:lang w:val="en-US"/>
          </w:rPr>
          <w:t xml:space="preserve"> </w:t>
        </w:r>
      </w:ins>
      <w:ins w:id="2719" w:author="Akila BALAKRISHNAN from.OPTIMUM (MAS)" w:date="2026-01-12T17:57:00Z" w16du:dateUtc="2026-01-12T09:57:00Z">
        <w:r>
          <w:rPr>
            <w:lang w:val="en-US"/>
          </w:rPr>
          <w:t>‘</w:t>
        </w:r>
      </w:ins>
      <w:ins w:id="2720" w:author="Akila BALAKRISHNAN from.OPTIMUM (MAS)" w:date="2026-01-12T17:56:00Z" w16du:dateUtc="2026-01-12T09:56:00Z">
        <w:r w:rsidRPr="003E0FDE">
          <w:rPr>
            <w:lang w:val="en-US"/>
          </w:rPr>
          <w:t>3</w:t>
        </w:r>
      </w:ins>
      <w:ins w:id="2721" w:author="Akila BALAKRISHNAN from.OPTIMUM (MAS)" w:date="2026-01-12T17:57:00Z" w16du:dateUtc="2026-01-12T09:57:00Z">
        <w:r>
          <w:rPr>
            <w:lang w:val="en-US"/>
          </w:rPr>
          <w:t>-m</w:t>
        </w:r>
      </w:ins>
      <w:ins w:id="2722" w:author="Akila BALAKRISHNAN from.OPTIMUM (MAS)" w:date="2026-01-12T17:56:00Z" w16du:dateUtc="2026-01-12T09:56:00Z">
        <w:r w:rsidRPr="003E0FDE">
          <w:rPr>
            <w:lang w:val="en-US"/>
          </w:rPr>
          <w:t>onth</w:t>
        </w:r>
      </w:ins>
      <w:ins w:id="2723" w:author="Akila BALAKRISHNAN from.OPTIMUM (MAS)" w:date="2026-01-12T17:57:00Z" w16du:dateUtc="2026-01-12T09:57:00Z">
        <w:r>
          <w:rPr>
            <w:lang w:val="en-US"/>
          </w:rPr>
          <w:t>’</w:t>
        </w:r>
      </w:ins>
    </w:p>
    <w:p w14:paraId="7B0A1A63" w14:textId="23782A4D" w:rsidR="003E0FDE" w:rsidRDefault="003E0FDE" w:rsidP="003E0FDE">
      <w:pPr>
        <w:pStyle w:val="ListParagraph"/>
        <w:numPr>
          <w:ilvl w:val="0"/>
          <w:numId w:val="31"/>
        </w:numPr>
        <w:rPr>
          <w:ins w:id="2724" w:author="Akila BALAKRISHNAN from.OPTIMUM (MAS)" w:date="2026-01-12T17:58:00Z" w16du:dateUtc="2026-01-12T09:58:00Z"/>
          <w:lang w:val="en-US"/>
        </w:rPr>
      </w:pPr>
      <w:ins w:id="2725" w:author="Akila BALAKRISHNAN from.OPTIMUM (MAS)" w:date="2026-01-12T17:57:00Z" w16du:dateUtc="2026-01-12T09:57:00Z">
        <w:r>
          <w:rPr>
            <w:lang w:val="en-US"/>
          </w:rPr>
          <w:t>If the Tenor in Days is</w:t>
        </w:r>
        <w:r w:rsidRPr="003E0FDE">
          <w:rPr>
            <w:lang w:val="en-US"/>
          </w:rPr>
          <w:t xml:space="preserve"> </w:t>
        </w:r>
      </w:ins>
      <w:ins w:id="2726" w:author="Akila BALAKRISHNAN from.OPTIMUM (MAS)" w:date="2026-01-12T18:01:00Z" w16du:dateUtc="2026-01-12T10:01:00Z">
        <w:r w:rsidR="00672379" w:rsidRPr="003E0FDE">
          <w:rPr>
            <w:lang w:val="en-US"/>
          </w:rPr>
          <w:t xml:space="preserve">between </w:t>
        </w:r>
      </w:ins>
      <w:ins w:id="2727" w:author="Akila BALAKRISHNAN from.OPTIMUM (MAS)" w:date="2026-01-12T17:56:00Z" w16du:dateUtc="2026-01-12T09:56:00Z">
        <w:r w:rsidRPr="003E0FDE">
          <w:rPr>
            <w:lang w:val="en-US"/>
          </w:rPr>
          <w:t xml:space="preserve">178 and 186 </w:t>
        </w:r>
      </w:ins>
      <w:ins w:id="2728" w:author="Akila BALAKRISHNAN from.OPTIMUM (MAS)" w:date="2026-01-12T17:58:00Z" w16du:dateUtc="2026-01-12T09:58:00Z">
        <w:r w:rsidRPr="003E0FDE">
          <w:rPr>
            <w:lang w:val="en-US"/>
          </w:rPr>
          <w:t xml:space="preserve">then </w:t>
        </w:r>
        <w:r>
          <w:rPr>
            <w:lang w:val="en-US"/>
          </w:rPr>
          <w:t>‘</w:t>
        </w:r>
      </w:ins>
      <w:ins w:id="2729" w:author="Akila BALAKRISHNAN from.OPTIMUM (MAS)" w:date="2026-01-12T17:56:00Z" w16du:dateUtc="2026-01-12T09:56:00Z">
        <w:r w:rsidRPr="003E0FDE">
          <w:rPr>
            <w:lang w:val="en-US"/>
          </w:rPr>
          <w:t>6</w:t>
        </w:r>
      </w:ins>
      <w:ins w:id="2730" w:author="Akila BALAKRISHNAN from.OPTIMUM (MAS)" w:date="2026-01-12T17:58:00Z" w16du:dateUtc="2026-01-12T09:58:00Z">
        <w:r>
          <w:rPr>
            <w:lang w:val="en-US"/>
          </w:rPr>
          <w:t>-m</w:t>
        </w:r>
      </w:ins>
      <w:ins w:id="2731" w:author="Akila BALAKRISHNAN from.OPTIMUM (MAS)" w:date="2026-01-12T17:56:00Z" w16du:dateUtc="2026-01-12T09:56:00Z">
        <w:r w:rsidRPr="003E0FDE">
          <w:rPr>
            <w:lang w:val="en-US"/>
          </w:rPr>
          <w:t>onth</w:t>
        </w:r>
      </w:ins>
      <w:ins w:id="2732" w:author="Akila BALAKRISHNAN from.OPTIMUM (MAS)" w:date="2026-01-12T17:58:00Z" w16du:dateUtc="2026-01-12T09:58:00Z">
        <w:r>
          <w:rPr>
            <w:lang w:val="en-US"/>
          </w:rPr>
          <w:t>’</w:t>
        </w:r>
      </w:ins>
    </w:p>
    <w:p w14:paraId="6C409360" w14:textId="525E637C" w:rsidR="003E0FDE" w:rsidRPr="003E0FDE" w:rsidRDefault="003E0FDE">
      <w:pPr>
        <w:pStyle w:val="ListParagraph"/>
        <w:numPr>
          <w:ilvl w:val="0"/>
          <w:numId w:val="31"/>
        </w:numPr>
        <w:rPr>
          <w:lang w:val="en-US"/>
          <w:rPrChange w:id="2733" w:author="Akila BALAKRISHNAN from.OPTIMUM (MAS)" w:date="2026-01-12T17:58:00Z" w16du:dateUtc="2026-01-12T09:58:00Z">
            <w:rPr/>
          </w:rPrChange>
        </w:rPr>
        <w:pPrChange w:id="2734" w:author="Akila BALAKRISHNAN from.OPTIMUM (MAS)" w:date="2026-01-12T17:58:00Z" w16du:dateUtc="2026-01-12T09:58:00Z">
          <w:pPr/>
        </w:pPrChange>
      </w:pPr>
      <w:ins w:id="2735" w:author="Akila BALAKRISHNAN from.OPTIMUM (MAS)" w:date="2026-01-12T17:57:00Z" w16du:dateUtc="2026-01-12T09:57:00Z">
        <w:r w:rsidRPr="003E0FDE">
          <w:rPr>
            <w:lang w:val="en-US"/>
          </w:rPr>
          <w:t xml:space="preserve">If the Tenor in Days is </w:t>
        </w:r>
      </w:ins>
      <w:ins w:id="2736" w:author="Akila BALAKRISHNAN from.OPTIMUM (MAS)" w:date="2026-01-12T18:01:00Z" w16du:dateUtc="2026-01-12T10:01:00Z">
        <w:r w:rsidR="00672379" w:rsidRPr="003E0FDE">
          <w:rPr>
            <w:lang w:val="en-US"/>
          </w:rPr>
          <w:t xml:space="preserve">between </w:t>
        </w:r>
      </w:ins>
      <w:ins w:id="2737" w:author="Akila BALAKRISHNAN from.OPTIMUM (MAS)" w:date="2026-01-12T17:56:00Z" w16du:dateUtc="2026-01-12T09:56:00Z">
        <w:r w:rsidRPr="003E0FDE">
          <w:rPr>
            <w:lang w:val="en-US"/>
          </w:rPr>
          <w:t xml:space="preserve">358 and 370 </w:t>
        </w:r>
      </w:ins>
      <w:ins w:id="2738" w:author="Akila BALAKRISHNAN from.OPTIMUM (MAS)" w:date="2026-01-12T17:58:00Z" w16du:dateUtc="2026-01-12T09:58:00Z">
        <w:r w:rsidRPr="003E0FDE">
          <w:rPr>
            <w:lang w:val="en-US"/>
          </w:rPr>
          <w:t>then ‘</w:t>
        </w:r>
      </w:ins>
      <w:ins w:id="2739" w:author="Akila BALAKRISHNAN from.OPTIMUM (MAS)" w:date="2026-01-12T17:56:00Z" w16du:dateUtc="2026-01-12T09:56:00Z">
        <w:r w:rsidRPr="003E0FDE">
          <w:rPr>
            <w:lang w:val="en-US"/>
          </w:rPr>
          <w:t>1</w:t>
        </w:r>
      </w:ins>
      <w:ins w:id="2740" w:author="Akila BALAKRISHNAN from.OPTIMUM (MAS)" w:date="2026-01-12T17:58:00Z" w16du:dateUtc="2026-01-12T09:58:00Z">
        <w:r w:rsidRPr="003E0FDE">
          <w:rPr>
            <w:lang w:val="en-US"/>
          </w:rPr>
          <w:t>-y</w:t>
        </w:r>
      </w:ins>
      <w:ins w:id="2741" w:author="Akila BALAKRISHNAN from.OPTIMUM (MAS)" w:date="2026-01-12T17:56:00Z" w16du:dateUtc="2026-01-12T09:56:00Z">
        <w:r w:rsidRPr="003E0FDE">
          <w:rPr>
            <w:lang w:val="en-US"/>
          </w:rPr>
          <w:t>ear</w:t>
        </w:r>
      </w:ins>
      <w:ins w:id="2742" w:author="Akila BALAKRISHNAN from.OPTIMUM (MAS)" w:date="2026-01-12T17:58:00Z" w16du:dateUtc="2026-01-12T09:58:00Z">
        <w:r w:rsidRPr="003E0FDE">
          <w:rPr>
            <w:lang w:val="en-US"/>
          </w:rPr>
          <w:t>’</w:t>
        </w:r>
      </w:ins>
    </w:p>
    <w:p w14:paraId="3EAC9415" w14:textId="7FE1B443" w:rsidR="00E327D9" w:rsidRDefault="00F9202E" w:rsidP="00F9202E">
      <w:pPr>
        <w:pStyle w:val="Heading1"/>
      </w:pPr>
      <w:bookmarkStart w:id="2743" w:name="_Ref215822494"/>
      <w:bookmarkStart w:id="2744" w:name="_Ref215822498"/>
      <w:bookmarkStart w:id="2745" w:name="_Ref215822507"/>
      <w:bookmarkStart w:id="2746" w:name="_Toc218068790"/>
      <w:commentRangeStart w:id="2747"/>
      <w:r>
        <w:t>Step-up Coupon Rate Calculation Logic</w:t>
      </w:r>
      <w:bookmarkEnd w:id="2743"/>
      <w:bookmarkEnd w:id="2744"/>
      <w:bookmarkEnd w:id="2745"/>
      <w:bookmarkEnd w:id="2746"/>
      <w:commentRangeEnd w:id="2747"/>
      <w:r w:rsidR="00AE2424">
        <w:rPr>
          <w:rStyle w:val="CommentReference"/>
          <w:rFonts w:asciiTheme="minorHAnsi" w:eastAsiaTheme="minorHAnsi" w:hAnsiTheme="minorHAnsi" w:cstheme="minorBidi"/>
          <w:b w:val="0"/>
          <w:smallCaps w:val="0"/>
        </w:rPr>
        <w:commentReference w:id="2747"/>
      </w:r>
    </w:p>
    <w:p w14:paraId="051B248F" w14:textId="71D10313" w:rsidR="00F9202E" w:rsidRDefault="00F9202E" w:rsidP="00F9202E">
      <w:commentRangeStart w:id="2748"/>
      <w:commentRangeStart w:id="2749"/>
      <w:commentRangeStart w:id="2750"/>
      <w:r>
        <w:t>The logic below described the logic to calculate the step-up coupon rates for SSBs</w:t>
      </w:r>
      <w:commentRangeEnd w:id="2748"/>
      <w:r w:rsidR="004839FA">
        <w:rPr>
          <w:rStyle w:val="CommentReference"/>
        </w:rPr>
        <w:commentReference w:id="2748"/>
      </w:r>
      <w:commentRangeEnd w:id="2749"/>
      <w:r w:rsidR="00E56EAE">
        <w:rPr>
          <w:rStyle w:val="CommentReference"/>
        </w:rPr>
        <w:commentReference w:id="2749"/>
      </w:r>
      <w:commentRangeEnd w:id="2750"/>
      <w:r w:rsidR="002C742B">
        <w:rPr>
          <w:rStyle w:val="CommentReference"/>
        </w:rPr>
        <w:commentReference w:id="2750"/>
      </w:r>
      <w:r>
        <w:t>.</w:t>
      </w:r>
    </w:p>
    <w:p w14:paraId="7D562A68" w14:textId="2829A5A3" w:rsidR="00F9202E" w:rsidRDefault="00F9202E" w:rsidP="0025161F">
      <w:pPr>
        <w:pStyle w:val="NumberedList"/>
        <w:numPr>
          <w:ilvl w:val="0"/>
          <w:numId w:val="5"/>
        </w:numPr>
      </w:pPr>
      <w:r>
        <w:t>Obtain the 1, 2, 5, and 10-year benchmark SGS yields as reference by retrieving the simple average of the respective daily SGS benchmark yields from the month before the public notice of issuance.</w:t>
      </w:r>
    </w:p>
    <w:p w14:paraId="3FFF09EC" w14:textId="77777777" w:rsidR="005A7E24" w:rsidRDefault="005A7E24">
      <w:pPr>
        <w:pStyle w:val="NumberedList"/>
        <w:numPr>
          <w:ilvl w:val="0"/>
          <w:numId w:val="0"/>
        </w:numPr>
        <w:ind w:left="720"/>
        <w:rPr>
          <w:ins w:id="2751" w:author="Han Xie CHAI (MAS)" w:date="2026-01-13T09:53:00Z" w16du:dateUtc="2026-01-13T01:53:00Z"/>
        </w:rPr>
        <w:pPrChange w:id="2752" w:author="Han Xie CHAI (MAS)" w:date="2026-01-13T09:53:00Z" w16du:dateUtc="2026-01-13T01:53:00Z">
          <w:pPr>
            <w:pStyle w:val="NumberedList"/>
          </w:pPr>
        </w:pPrChange>
      </w:pPr>
    </w:p>
    <w:p w14:paraId="08D71BC0" w14:textId="41499C54" w:rsidR="00A36005" w:rsidRDefault="00F9202E" w:rsidP="00A36005">
      <w:pPr>
        <w:pStyle w:val="NumberedList"/>
        <w:rPr>
          <w:ins w:id="2753" w:author="Eugene CHEONG from.TOPPAN (MAS)" w:date="2025-12-23T10:45:00Z" w16du:dateUtc="2025-12-23T02:45:00Z"/>
        </w:rPr>
      </w:pPr>
      <w:r>
        <w:t xml:space="preserve">Calculate the reference SGS yields for the tenors in between the benchmark </w:t>
      </w:r>
      <w:del w:id="2754" w:author="Han Xie CHAI (MAS)" w:date="2026-01-13T09:49:00Z" w16du:dateUtc="2026-01-13T01:49:00Z">
        <w:r>
          <w:delText xml:space="preserve">issuances </w:delText>
        </w:r>
      </w:del>
      <w:ins w:id="2755" w:author="Han Xie CHAI (MAS)" w:date="2026-01-13T09:49:00Z" w16du:dateUtc="2026-01-13T01:49:00Z">
        <w:r w:rsidR="005A7E24">
          <w:t>yields</w:t>
        </w:r>
      </w:ins>
      <w:ins w:id="2756" w:author="Han Xie CHAI (MAS)" w:date="2026-01-13T09:50:00Z" w16du:dateUtc="2026-01-13T01:50:00Z">
        <w:r w:rsidR="005A7E24">
          <w:t xml:space="preserve"> (i.e. 3, 4, 6, 7, 8, 9-year)</w:t>
        </w:r>
      </w:ins>
      <w:ins w:id="2757" w:author="Han Xie CHAI (MAS)" w:date="2026-01-13T09:49:00Z" w16du:dateUtc="2026-01-13T01:49:00Z">
        <w:r w:rsidR="005A7E24">
          <w:t xml:space="preserve"> </w:t>
        </w:r>
      </w:ins>
      <w:r>
        <w:t xml:space="preserve">by interpolating using a </w:t>
      </w:r>
      <w:commentRangeStart w:id="2758"/>
      <w:commentRangeStart w:id="2759"/>
      <w:commentRangeStart w:id="2760"/>
      <w:r w:rsidR="001C42AE">
        <w:t>Cubic H</w:t>
      </w:r>
      <w:r>
        <w:t>ermite spline function</w:t>
      </w:r>
      <w:commentRangeEnd w:id="2758"/>
      <w:r w:rsidR="001C42AE">
        <w:rPr>
          <w:rStyle w:val="CommentReference"/>
        </w:rPr>
        <w:commentReference w:id="2758"/>
      </w:r>
      <w:commentRangeEnd w:id="2759"/>
      <w:r w:rsidR="00F21E36">
        <w:rPr>
          <w:rStyle w:val="CommentReference"/>
        </w:rPr>
        <w:commentReference w:id="2759"/>
      </w:r>
      <w:commentRangeEnd w:id="2760"/>
      <w:r w:rsidR="00EC5B08">
        <w:rPr>
          <w:rStyle w:val="CommentReference"/>
        </w:rPr>
        <w:commentReference w:id="2760"/>
      </w:r>
      <w:r>
        <w:t>.</w:t>
      </w:r>
      <w:ins w:id="2761" w:author="Eugene CHEONG from.TOPPAN (MAS)" w:date="2025-12-23T10:45:00Z" w16du:dateUtc="2025-12-23T02:45:00Z">
        <w:r w:rsidR="00A36005">
          <w:t xml:space="preserve"> The Cubic Hermite</w:t>
        </w:r>
      </w:ins>
      <w:ins w:id="2762" w:author="Eugene CHEONG from.TOPPAN (MAS)" w:date="2025-12-30T17:11:00Z" w16du:dateUtc="2025-12-30T09:11:00Z">
        <w:r w:rsidR="008910DF">
          <w:t xml:space="preserve"> spline function</w:t>
        </w:r>
      </w:ins>
      <w:ins w:id="2763" w:author="Eugene CHEONG from.TOPPAN (MAS)" w:date="2025-12-23T10:45:00Z" w16du:dateUtc="2025-12-23T02:45:00Z">
        <w:r w:rsidR="00A36005">
          <w:t xml:space="preserve"> </w:t>
        </w:r>
      </w:ins>
      <w:ins w:id="2764" w:author="Eugene CHEONG from.TOPPAN (MAS)" w:date="2025-12-30T17:10:00Z" w16du:dateUtc="2025-12-30T09:10:00Z">
        <w:r w:rsidR="008910DF">
          <w:t>is</w:t>
        </w:r>
        <w:r w:rsidR="008910DF" w:rsidRPr="008910DF">
          <w:t xml:space="preserve"> a method to estimate values between two known data points using Cubic Hermite </w:t>
        </w:r>
        <w:r w:rsidR="008910DF">
          <w:t>s</w:t>
        </w:r>
        <w:r w:rsidR="008910DF" w:rsidRPr="008910DF">
          <w:t>pline interpolation. This ensures smooth transitions by considering both the values and the slopes (tangents) at the endpoints, rather than relying on simple linear interpolation</w:t>
        </w:r>
      </w:ins>
      <w:ins w:id="2765" w:author="Eugene CHEONG from.TOPPAN (MAS)" w:date="2025-12-30T17:11:00Z" w16du:dateUtc="2025-12-30T09:11:00Z">
        <w:r w:rsidR="008910DF">
          <w:t xml:space="preserve">. The </w:t>
        </w:r>
      </w:ins>
      <w:ins w:id="2766" w:author="Eugene CHEONG from.TOPPAN (MAS)" w:date="2025-12-23T10:45:00Z" w16du:dateUtc="2025-12-23T02:45:00Z">
        <w:r w:rsidR="00A36005">
          <w:t>spline function can be written using the formula:</w:t>
        </w:r>
      </w:ins>
    </w:p>
    <w:p w14:paraId="754BDF5F" w14:textId="10951394" w:rsidR="00A36005" w:rsidRPr="00F95FE5" w:rsidRDefault="00F71ED6" w:rsidP="00A36005">
      <w:pPr>
        <w:pStyle w:val="NumberedList"/>
        <w:numPr>
          <w:ilvl w:val="0"/>
          <w:numId w:val="0"/>
        </w:numPr>
        <w:ind w:left="720"/>
        <w:rPr>
          <w:ins w:id="2767" w:author="Eugene CHEONG from.TOPPAN (MAS)" w:date="2025-12-23T11:01:00Z" w16du:dateUtc="2025-12-23T03:01:00Z"/>
          <w:rFonts w:eastAsiaTheme="minorEastAsia"/>
          <w:lang w:eastAsia="en-SG"/>
        </w:rPr>
      </w:pPr>
      <m:oMathPara>
        <m:oMath>
          <m:r>
            <w:ins w:id="2768" w:author="Eugene CHEONG from.TOPPAN (MAS)" w:date="2025-12-23T10:45:00Z" w16du:dateUtc="2025-12-23T02:45:00Z">
              <m:rPr>
                <m:sty m:val="p"/>
              </m:rPr>
              <w:rPr>
                <w:rFonts w:ascii="Cambria Math" w:hAnsi="Cambria Math" w:cs="Cambria Math"/>
                <w:lang w:eastAsia="en-SG"/>
              </w:rPr>
              <m:t>p</m:t>
            </w:ins>
          </m:r>
          <m:d>
            <m:dPr>
              <m:ctrlPr>
                <w:ins w:id="2769" w:author="Eugene CHEONG from.TOPPAN (MAS)" w:date="2025-12-23T10:45:00Z" w16du:dateUtc="2025-12-23T02:45:00Z">
                  <w:rPr>
                    <w:rFonts w:ascii="Cambria Math" w:hAnsi="Cambria Math" w:cs="Cambria Math"/>
                    <w:lang w:eastAsia="en-SG"/>
                  </w:rPr>
                </w:ins>
              </m:ctrlPr>
            </m:dPr>
            <m:e>
              <m:r>
                <w:ins w:id="2770" w:author="Eugene CHEONG from.TOPPAN (MAS)" w:date="2025-12-23T10:45:00Z" w16du:dateUtc="2025-12-23T02:45:00Z">
                  <m:rPr>
                    <m:sty m:val="p"/>
                  </m:rPr>
                  <w:rPr>
                    <w:rFonts w:ascii="Cambria Math" w:hAnsi="Cambria Math" w:cs="Cambria Math"/>
                    <w:lang w:eastAsia="en-SG"/>
                  </w:rPr>
                  <m:t>t</m:t>
                </w:ins>
              </m:r>
            </m:e>
          </m:d>
          <m:r>
            <w:ins w:id="2771" w:author="Eugene CHEONG from.TOPPAN (MAS)" w:date="2025-12-23T10:45:00Z" w16du:dateUtc="2025-12-23T02:45:00Z">
              <m:rPr>
                <m:sty m:val="p"/>
              </m:rPr>
              <w:rPr>
                <w:rFonts w:ascii="Cambria Math" w:hAnsi="Cambria Math"/>
                <w:lang w:eastAsia="en-SG"/>
              </w:rPr>
              <m:t xml:space="preserve">= </m:t>
            </w:ins>
          </m:r>
          <m:sSub>
            <m:sSubPr>
              <m:ctrlPr>
                <w:ins w:id="2772" w:author="Eugene CHEONG from.TOPPAN (MAS)" w:date="2025-12-23T10:46:00Z" w16du:dateUtc="2025-12-23T02:46:00Z">
                  <w:rPr>
                    <w:rFonts w:ascii="Cambria Math" w:hAnsi="Cambria Math"/>
                    <w:lang w:eastAsia="en-SG"/>
                  </w:rPr>
                </w:ins>
              </m:ctrlPr>
            </m:sSubPr>
            <m:e>
              <m:r>
                <w:ins w:id="2773" w:author="Eugene CHEONG from.TOPPAN (MAS)" w:date="2025-12-23T10:46:00Z" w16du:dateUtc="2025-12-23T02:46:00Z">
                  <w:rPr>
                    <w:rFonts w:ascii="Cambria Math" w:hAnsi="Cambria Math"/>
                    <w:lang w:eastAsia="en-SG"/>
                  </w:rPr>
                  <m:t>h</m:t>
                </w:ins>
              </m:r>
            </m:e>
            <m:sub>
              <m:r>
                <w:ins w:id="2774" w:author="Eugene CHEONG from.TOPPAN (MAS)" w:date="2025-12-23T10:46:00Z" w16du:dateUtc="2025-12-23T02:46:00Z">
                  <w:rPr>
                    <w:rFonts w:ascii="Cambria Math" w:hAnsi="Cambria Math"/>
                    <w:lang w:eastAsia="en-SG"/>
                  </w:rPr>
                  <m:t>00</m:t>
                </w:ins>
              </m:r>
            </m:sub>
          </m:sSub>
          <m:d>
            <m:dPr>
              <m:ctrlPr>
                <w:ins w:id="2775" w:author="Eugene CHEONG from.TOPPAN (MAS)" w:date="2025-12-23T10:46:00Z" w16du:dateUtc="2025-12-23T02:46:00Z">
                  <w:rPr>
                    <w:rFonts w:ascii="Cambria Math" w:hAnsi="Cambria Math"/>
                    <w:i/>
                    <w:lang w:eastAsia="en-SG"/>
                  </w:rPr>
                </w:ins>
              </m:ctrlPr>
            </m:dPr>
            <m:e>
              <m:r>
                <w:ins w:id="2776" w:author="Eugene CHEONG from.TOPPAN (MAS)" w:date="2025-12-23T10:46:00Z" w16du:dateUtc="2025-12-23T02:46:00Z">
                  <w:rPr>
                    <w:rFonts w:ascii="Cambria Math" w:hAnsi="Cambria Math"/>
                    <w:lang w:eastAsia="en-SG"/>
                  </w:rPr>
                  <m:t>t</m:t>
                </w:ins>
              </m:r>
            </m:e>
          </m:d>
          <m:sSub>
            <m:sSubPr>
              <m:ctrlPr>
                <w:ins w:id="2777" w:author="Eugene CHEONG from.TOPPAN (MAS)" w:date="2025-12-23T10:46:00Z" w16du:dateUtc="2025-12-23T02:46:00Z">
                  <w:rPr>
                    <w:rFonts w:ascii="Cambria Math" w:hAnsi="Cambria Math"/>
                    <w:i/>
                    <w:lang w:eastAsia="en-SG"/>
                  </w:rPr>
                </w:ins>
              </m:ctrlPr>
            </m:sSubPr>
            <m:e>
              <m:r>
                <w:ins w:id="2778" w:author="Eugene CHEONG from.TOPPAN (MAS)" w:date="2025-12-23T10:46:00Z" w16du:dateUtc="2025-12-23T02:46:00Z">
                  <w:rPr>
                    <w:rFonts w:ascii="Cambria Math" w:hAnsi="Cambria Math"/>
                    <w:lang w:eastAsia="en-SG"/>
                  </w:rPr>
                  <m:t>p</m:t>
                </w:ins>
              </m:r>
            </m:e>
            <m:sub>
              <m:r>
                <w:ins w:id="2779" w:author="Eugene CHEONG from.TOPPAN (MAS)" w:date="2025-12-23T10:46:00Z" w16du:dateUtc="2025-12-23T02:46:00Z">
                  <w:rPr>
                    <w:rFonts w:ascii="Cambria Math" w:hAnsi="Cambria Math"/>
                    <w:lang w:eastAsia="en-SG"/>
                  </w:rPr>
                  <m:t>0</m:t>
                </w:ins>
              </m:r>
            </m:sub>
          </m:sSub>
          <m:r>
            <w:ins w:id="2780" w:author="Eugene CHEONG from.TOPPAN (MAS)" w:date="2025-12-23T10:46:00Z" w16du:dateUtc="2025-12-23T02:46:00Z">
              <w:rPr>
                <w:rFonts w:ascii="Cambria Math" w:hAnsi="Cambria Math"/>
                <w:lang w:eastAsia="en-SG"/>
              </w:rPr>
              <m:t xml:space="preserve">+ </m:t>
            </w:ins>
          </m:r>
          <m:sSub>
            <m:sSubPr>
              <m:ctrlPr>
                <w:ins w:id="2781" w:author="Eugene CHEONG from.TOPPAN (MAS)" w:date="2025-12-23T10:46:00Z" w16du:dateUtc="2025-12-23T02:46:00Z">
                  <w:rPr>
                    <w:rFonts w:ascii="Cambria Math" w:hAnsi="Cambria Math"/>
                    <w:lang w:eastAsia="en-SG"/>
                  </w:rPr>
                </w:ins>
              </m:ctrlPr>
            </m:sSubPr>
            <m:e>
              <m:r>
                <w:ins w:id="2782" w:author="Eugene CHEONG from.TOPPAN (MAS)" w:date="2025-12-23T10:46:00Z" w16du:dateUtc="2025-12-23T02:46:00Z">
                  <w:rPr>
                    <w:rFonts w:ascii="Cambria Math" w:hAnsi="Cambria Math"/>
                    <w:lang w:eastAsia="en-SG"/>
                  </w:rPr>
                  <m:t>h</m:t>
                </w:ins>
              </m:r>
            </m:e>
            <m:sub>
              <m:r>
                <w:ins w:id="2783" w:author="Eugene CHEONG from.TOPPAN (MAS)" w:date="2025-12-23T10:46:00Z" w16du:dateUtc="2025-12-23T02:46:00Z">
                  <w:rPr>
                    <w:rFonts w:ascii="Cambria Math" w:hAnsi="Cambria Math"/>
                    <w:lang w:eastAsia="en-SG"/>
                  </w:rPr>
                  <m:t>10</m:t>
                </w:ins>
              </m:r>
            </m:sub>
          </m:sSub>
          <m:d>
            <m:dPr>
              <m:ctrlPr>
                <w:ins w:id="2784" w:author="Eugene CHEONG from.TOPPAN (MAS)" w:date="2025-12-23T10:46:00Z" w16du:dateUtc="2025-12-23T02:46:00Z">
                  <w:rPr>
                    <w:rFonts w:ascii="Cambria Math" w:hAnsi="Cambria Math"/>
                    <w:i/>
                    <w:lang w:eastAsia="en-SG"/>
                  </w:rPr>
                </w:ins>
              </m:ctrlPr>
            </m:dPr>
            <m:e>
              <m:r>
                <w:ins w:id="2785" w:author="Eugene CHEONG from.TOPPAN (MAS)" w:date="2025-12-23T10:46:00Z" w16du:dateUtc="2025-12-23T02:46:00Z">
                  <w:rPr>
                    <w:rFonts w:ascii="Cambria Math" w:hAnsi="Cambria Math"/>
                    <w:lang w:eastAsia="en-SG"/>
                  </w:rPr>
                  <m:t>t</m:t>
                </w:ins>
              </m:r>
            </m:e>
          </m:d>
          <m:sSub>
            <m:sSubPr>
              <m:ctrlPr>
                <w:ins w:id="2786" w:author="Eugene CHEONG from.TOPPAN (MAS)" w:date="2025-12-23T10:46:00Z" w16du:dateUtc="2025-12-23T02:46:00Z">
                  <w:rPr>
                    <w:rFonts w:ascii="Cambria Math" w:hAnsi="Cambria Math"/>
                    <w:i/>
                    <w:lang w:eastAsia="en-SG"/>
                  </w:rPr>
                </w:ins>
              </m:ctrlPr>
            </m:sSubPr>
            <m:e>
              <m:r>
                <w:ins w:id="2787" w:author="Eugene CHEONG from.TOPPAN (MAS)" w:date="2025-12-23T10:46:00Z" w16du:dateUtc="2025-12-23T02:46:00Z">
                  <w:rPr>
                    <w:rFonts w:ascii="Cambria Math" w:hAnsi="Cambria Math"/>
                    <w:lang w:eastAsia="en-SG"/>
                  </w:rPr>
                  <m:t>m</m:t>
                </w:ins>
              </m:r>
            </m:e>
            <m:sub>
              <m:r>
                <w:ins w:id="2788" w:author="Eugene CHEONG from.TOPPAN (MAS)" w:date="2025-12-23T10:46:00Z" w16du:dateUtc="2025-12-23T02:46:00Z">
                  <w:rPr>
                    <w:rFonts w:ascii="Cambria Math" w:hAnsi="Cambria Math"/>
                    <w:lang w:eastAsia="en-SG"/>
                  </w:rPr>
                  <m:t>0</m:t>
                </w:ins>
              </m:r>
            </m:sub>
          </m:sSub>
          <m:r>
            <w:ins w:id="2789" w:author="Eugene CHEONG from.TOPPAN (MAS)" w:date="2025-12-23T10:46:00Z" w16du:dateUtc="2025-12-23T02:46:00Z">
              <w:rPr>
                <w:rFonts w:ascii="Cambria Math" w:hAnsi="Cambria Math"/>
                <w:lang w:eastAsia="en-SG"/>
              </w:rPr>
              <m:t xml:space="preserve">+ </m:t>
            </w:ins>
          </m:r>
          <m:sSub>
            <m:sSubPr>
              <m:ctrlPr>
                <w:ins w:id="2790" w:author="Eugene CHEONG from.TOPPAN (MAS)" w:date="2025-12-23T10:46:00Z" w16du:dateUtc="2025-12-23T02:46:00Z">
                  <w:rPr>
                    <w:rFonts w:ascii="Cambria Math" w:hAnsi="Cambria Math"/>
                    <w:lang w:eastAsia="en-SG"/>
                  </w:rPr>
                </w:ins>
              </m:ctrlPr>
            </m:sSubPr>
            <m:e>
              <m:r>
                <w:ins w:id="2791" w:author="Eugene CHEONG from.TOPPAN (MAS)" w:date="2025-12-23T10:46:00Z" w16du:dateUtc="2025-12-23T02:46:00Z">
                  <w:rPr>
                    <w:rFonts w:ascii="Cambria Math" w:hAnsi="Cambria Math"/>
                    <w:lang w:eastAsia="en-SG"/>
                  </w:rPr>
                  <m:t>h</m:t>
                </w:ins>
              </m:r>
            </m:e>
            <m:sub>
              <m:r>
                <w:ins w:id="2792" w:author="Eugene CHEONG from.TOPPAN (MAS)" w:date="2025-12-23T10:46:00Z" w16du:dateUtc="2025-12-23T02:46:00Z">
                  <w:rPr>
                    <w:rFonts w:ascii="Cambria Math" w:hAnsi="Cambria Math"/>
                    <w:lang w:eastAsia="en-SG"/>
                  </w:rPr>
                  <m:t>01</m:t>
                </w:ins>
              </m:r>
            </m:sub>
          </m:sSub>
          <m:d>
            <m:dPr>
              <m:ctrlPr>
                <w:ins w:id="2793" w:author="Eugene CHEONG from.TOPPAN (MAS)" w:date="2025-12-23T10:46:00Z" w16du:dateUtc="2025-12-23T02:46:00Z">
                  <w:rPr>
                    <w:rFonts w:ascii="Cambria Math" w:hAnsi="Cambria Math"/>
                    <w:i/>
                    <w:lang w:eastAsia="en-SG"/>
                  </w:rPr>
                </w:ins>
              </m:ctrlPr>
            </m:dPr>
            <m:e>
              <m:r>
                <w:ins w:id="2794" w:author="Eugene CHEONG from.TOPPAN (MAS)" w:date="2025-12-23T10:46:00Z" w16du:dateUtc="2025-12-23T02:46:00Z">
                  <w:rPr>
                    <w:rFonts w:ascii="Cambria Math" w:hAnsi="Cambria Math"/>
                    <w:lang w:eastAsia="en-SG"/>
                  </w:rPr>
                  <m:t>t</m:t>
                </w:ins>
              </m:r>
            </m:e>
          </m:d>
          <m:sSub>
            <m:sSubPr>
              <m:ctrlPr>
                <w:ins w:id="2795" w:author="Eugene CHEONG from.TOPPAN (MAS)" w:date="2025-12-23T10:46:00Z" w16du:dateUtc="2025-12-23T02:46:00Z">
                  <w:rPr>
                    <w:rFonts w:ascii="Cambria Math" w:hAnsi="Cambria Math"/>
                    <w:i/>
                    <w:lang w:eastAsia="en-SG"/>
                  </w:rPr>
                </w:ins>
              </m:ctrlPr>
            </m:sSubPr>
            <m:e>
              <m:r>
                <w:ins w:id="2796" w:author="Eugene CHEONG from.TOPPAN (MAS)" w:date="2025-12-23T10:46:00Z" w16du:dateUtc="2025-12-23T02:46:00Z">
                  <w:rPr>
                    <w:rFonts w:ascii="Cambria Math" w:hAnsi="Cambria Math"/>
                    <w:lang w:eastAsia="en-SG"/>
                  </w:rPr>
                  <m:t>p</m:t>
                </w:ins>
              </m:r>
            </m:e>
            <m:sub>
              <m:r>
                <w:ins w:id="2797" w:author="Eugene CHEONG from.TOPPAN (MAS)" w:date="2025-12-23T10:46:00Z" w16du:dateUtc="2025-12-23T02:46:00Z">
                  <w:rPr>
                    <w:rFonts w:ascii="Cambria Math" w:hAnsi="Cambria Math"/>
                    <w:lang w:eastAsia="en-SG"/>
                  </w:rPr>
                  <m:t>1</m:t>
                </w:ins>
              </m:r>
            </m:sub>
          </m:sSub>
          <m:r>
            <w:ins w:id="2798" w:author="Eugene CHEONG from.TOPPAN (MAS)" w:date="2025-12-23T10:46:00Z" w16du:dateUtc="2025-12-23T02:46:00Z">
              <w:rPr>
                <w:rFonts w:ascii="Cambria Math" w:hAnsi="Cambria Math"/>
                <w:lang w:eastAsia="en-SG"/>
              </w:rPr>
              <m:t xml:space="preserve">+ </m:t>
            </w:ins>
          </m:r>
          <m:sSub>
            <m:sSubPr>
              <m:ctrlPr>
                <w:ins w:id="2799" w:author="Eugene CHEONG from.TOPPAN (MAS)" w:date="2025-12-23T10:46:00Z" w16du:dateUtc="2025-12-23T02:46:00Z">
                  <w:rPr>
                    <w:rFonts w:ascii="Cambria Math" w:hAnsi="Cambria Math"/>
                    <w:lang w:eastAsia="en-SG"/>
                  </w:rPr>
                </w:ins>
              </m:ctrlPr>
            </m:sSubPr>
            <m:e>
              <m:r>
                <w:ins w:id="2800" w:author="Eugene CHEONG from.TOPPAN (MAS)" w:date="2025-12-23T10:46:00Z" w16du:dateUtc="2025-12-23T02:46:00Z">
                  <w:rPr>
                    <w:rFonts w:ascii="Cambria Math" w:hAnsi="Cambria Math"/>
                    <w:lang w:eastAsia="en-SG"/>
                  </w:rPr>
                  <m:t>h</m:t>
                </w:ins>
              </m:r>
            </m:e>
            <m:sub>
              <m:r>
                <w:ins w:id="2801" w:author="Eugene CHEONG from.TOPPAN (MAS)" w:date="2025-12-23T10:47:00Z" w16du:dateUtc="2025-12-23T02:47:00Z">
                  <w:rPr>
                    <w:rFonts w:ascii="Cambria Math" w:hAnsi="Cambria Math"/>
                    <w:lang w:eastAsia="en-SG"/>
                  </w:rPr>
                  <m:t>11</m:t>
                </w:ins>
              </m:r>
            </m:sub>
          </m:sSub>
          <m:d>
            <m:dPr>
              <m:ctrlPr>
                <w:ins w:id="2802" w:author="Eugene CHEONG from.TOPPAN (MAS)" w:date="2025-12-23T10:46:00Z" w16du:dateUtc="2025-12-23T02:46:00Z">
                  <w:rPr>
                    <w:rFonts w:ascii="Cambria Math" w:hAnsi="Cambria Math"/>
                    <w:i/>
                    <w:lang w:eastAsia="en-SG"/>
                  </w:rPr>
                </w:ins>
              </m:ctrlPr>
            </m:dPr>
            <m:e>
              <m:r>
                <w:ins w:id="2803" w:author="Eugene CHEONG from.TOPPAN (MAS)" w:date="2025-12-23T10:46:00Z" w16du:dateUtc="2025-12-23T02:46:00Z">
                  <w:rPr>
                    <w:rFonts w:ascii="Cambria Math" w:hAnsi="Cambria Math"/>
                    <w:lang w:eastAsia="en-SG"/>
                  </w:rPr>
                  <m:t>t</m:t>
                </w:ins>
              </m:r>
            </m:e>
          </m:d>
          <m:r>
            <w:ins w:id="2804" w:author="Eugene CHEONG from.TOPPAN (MAS)" w:date="2025-12-23T11:10:00Z" w16du:dateUtc="2025-12-23T03:10:00Z">
              <w:rPr>
                <w:rFonts w:ascii="Cambria Math" w:hAnsi="Cambria Math"/>
                <w:lang w:eastAsia="en-SG"/>
              </w:rPr>
              <m:t>h∙</m:t>
            </w:ins>
          </m:r>
          <m:sSub>
            <m:sSubPr>
              <m:ctrlPr>
                <w:ins w:id="2805" w:author="Eugene CHEONG from.TOPPAN (MAS)" w:date="2025-12-23T10:46:00Z" w16du:dateUtc="2025-12-23T02:46:00Z">
                  <w:rPr>
                    <w:rFonts w:ascii="Cambria Math" w:hAnsi="Cambria Math"/>
                    <w:i/>
                    <w:lang w:eastAsia="en-SG"/>
                  </w:rPr>
                </w:ins>
              </m:ctrlPr>
            </m:sSubPr>
            <m:e>
              <m:r>
                <w:ins w:id="2806" w:author="Eugene CHEONG from.TOPPAN (MAS)" w:date="2025-12-23T11:10:00Z" w16du:dateUtc="2025-12-23T03:10:00Z">
                  <w:rPr>
                    <w:rFonts w:ascii="Cambria Math" w:hAnsi="Cambria Math"/>
                    <w:lang w:eastAsia="en-SG"/>
                  </w:rPr>
                  <m:t>m</m:t>
                </w:ins>
              </m:r>
            </m:e>
            <m:sub>
              <m:r>
                <w:ins w:id="2807" w:author="Eugene CHEONG from.TOPPAN (MAS)" w:date="2025-12-23T10:47:00Z" w16du:dateUtc="2025-12-23T02:47:00Z">
                  <w:rPr>
                    <w:rFonts w:ascii="Cambria Math" w:hAnsi="Cambria Math"/>
                    <w:lang w:eastAsia="en-SG"/>
                  </w:rPr>
                  <m:t>1</m:t>
                </w:ins>
              </m:r>
            </m:sub>
          </m:sSub>
        </m:oMath>
      </m:oMathPara>
    </w:p>
    <w:p w14:paraId="645056B0" w14:textId="77777777" w:rsidR="00F95FE5" w:rsidRDefault="00F95FE5" w:rsidP="00A36005">
      <w:pPr>
        <w:pStyle w:val="NumberedList"/>
        <w:numPr>
          <w:ilvl w:val="0"/>
          <w:numId w:val="0"/>
        </w:numPr>
        <w:ind w:left="720"/>
        <w:rPr>
          <w:ins w:id="2808" w:author="Eugene CHEONG from.TOPPAN (MAS)" w:date="2025-12-23T11:01:00Z" w16du:dateUtc="2025-12-23T03:01:00Z"/>
          <w:rFonts w:eastAsiaTheme="minorEastAsia"/>
          <w:lang w:eastAsia="en-SG"/>
        </w:rPr>
      </w:pPr>
    </w:p>
    <w:p w14:paraId="3C560A74" w14:textId="681A5AFF" w:rsidR="0065640A" w:rsidRPr="0065640A" w:rsidRDefault="0065640A" w:rsidP="00970968">
      <w:pPr>
        <w:pStyle w:val="NumberedList"/>
        <w:numPr>
          <w:ilvl w:val="0"/>
          <w:numId w:val="0"/>
        </w:numPr>
        <w:ind w:left="720"/>
        <w:rPr>
          <w:ins w:id="2809" w:author="Eugene CHEONG from.TOPPAN (MAS)" w:date="2025-12-23T11:08:00Z" w16du:dateUtc="2025-12-23T03:08:00Z"/>
          <w:rFonts w:eastAsiaTheme="minorEastAsia"/>
          <w:lang w:eastAsia="en-SG"/>
        </w:rPr>
      </w:pPr>
      <w:ins w:id="2810" w:author="Eugene CHEONG from.TOPPAN (MAS)" w:date="2025-12-23T11:08:00Z" w16du:dateUtc="2025-12-23T03:08:00Z">
        <w:r w:rsidRPr="0065640A">
          <w:rPr>
            <w:rFonts w:eastAsiaTheme="minorEastAsia"/>
            <w:lang w:eastAsia="en-SG"/>
          </w:rPr>
          <w:t>where:</w:t>
        </w:r>
      </w:ins>
    </w:p>
    <w:p w14:paraId="4BDBD2BD" w14:textId="61956EE9" w:rsidR="0065640A" w:rsidRPr="0065640A" w:rsidRDefault="0065640A">
      <w:pPr>
        <w:pStyle w:val="ListParagraph"/>
        <w:numPr>
          <w:ilvl w:val="1"/>
          <w:numId w:val="2"/>
        </w:numPr>
        <w:rPr>
          <w:ins w:id="2811" w:author="Eugene CHEONG from.TOPPAN (MAS)" w:date="2025-12-23T11:08:00Z" w16du:dateUtc="2025-12-23T03:08:00Z"/>
          <w:lang w:eastAsia="en-SG"/>
        </w:rPr>
        <w:pPrChange w:id="2812" w:author="Han Xie CHAI (MAS)" w:date="2026-01-13T10:22:00Z" w16du:dateUtc="2026-01-13T02:22:00Z">
          <w:pPr>
            <w:pStyle w:val="ListParagraph"/>
          </w:pPr>
        </w:pPrChange>
      </w:pPr>
      <w:ins w:id="2813" w:author="Eugene CHEONG from.TOPPAN (MAS)" w:date="2025-12-23T11:08:00Z" w16du:dateUtc="2025-12-23T03:08:00Z">
        <w:r w:rsidRPr="0065640A">
          <w:rPr>
            <w:lang w:eastAsia="en-SG"/>
          </w:rPr>
          <w:t>t is the local coordinate in [0,1]</w:t>
        </w:r>
      </w:ins>
    </w:p>
    <w:p w14:paraId="4B308B41" w14:textId="3A1D385A" w:rsidR="0065640A" w:rsidRPr="0065640A" w:rsidRDefault="0065640A">
      <w:pPr>
        <w:pStyle w:val="ListParagraph"/>
        <w:numPr>
          <w:ilvl w:val="1"/>
          <w:numId w:val="2"/>
        </w:numPr>
        <w:rPr>
          <w:ins w:id="2814" w:author="Eugene CHEONG from.TOPPAN (MAS)" w:date="2025-12-23T11:08:00Z" w16du:dateUtc="2025-12-23T03:08:00Z"/>
          <w:lang w:eastAsia="en-SG"/>
        </w:rPr>
        <w:pPrChange w:id="2815" w:author="Han Xie CHAI (MAS)" w:date="2026-01-13T10:22:00Z" w16du:dateUtc="2026-01-13T02:22:00Z">
          <w:pPr>
            <w:pStyle w:val="ListParagraph"/>
          </w:pPr>
        </w:pPrChange>
      </w:pPr>
      <w:ins w:id="2816" w:author="Eugene CHEONG from.TOPPAN (MAS)" w:date="2025-12-23T11:08:00Z" w16du:dateUtc="2025-12-23T03:08:00Z">
        <w:r w:rsidRPr="0065640A">
          <w:rPr>
            <w:lang w:eastAsia="en-SG"/>
          </w:rPr>
          <w:t>h is the segment length (x₁ - x₀)</w:t>
        </w:r>
      </w:ins>
    </w:p>
    <w:p w14:paraId="205B1A5A" w14:textId="70E552FE" w:rsidR="0065640A" w:rsidRPr="0065640A" w:rsidRDefault="0065640A">
      <w:pPr>
        <w:pStyle w:val="ListParagraph"/>
        <w:numPr>
          <w:ilvl w:val="1"/>
          <w:numId w:val="2"/>
        </w:numPr>
        <w:rPr>
          <w:ins w:id="2817" w:author="Eugene CHEONG from.TOPPAN (MAS)" w:date="2025-12-23T11:08:00Z" w16du:dateUtc="2025-12-23T03:08:00Z"/>
          <w:lang w:eastAsia="en-SG"/>
        </w:rPr>
        <w:pPrChange w:id="2818" w:author="Han Xie CHAI (MAS)" w:date="2026-01-13T10:22:00Z" w16du:dateUtc="2026-01-13T02:22:00Z">
          <w:pPr>
            <w:pStyle w:val="ListParagraph"/>
          </w:pPr>
        </w:pPrChange>
      </w:pPr>
      <w:ins w:id="2819" w:author="Eugene CHEONG from.TOPPAN (MAS)" w:date="2025-12-23T11:08:00Z" w16du:dateUtc="2025-12-23T03:08:00Z">
        <w:r w:rsidRPr="0065640A">
          <w:rPr>
            <w:lang w:eastAsia="en-SG"/>
          </w:rPr>
          <w:t>p₀, p₁ are the endpoint values (y[</w:t>
        </w:r>
        <w:proofErr w:type="spellStart"/>
        <w:r w:rsidRPr="0065640A">
          <w:rPr>
            <w:lang w:eastAsia="en-SG"/>
          </w:rPr>
          <w:t>i</w:t>
        </w:r>
        <w:proofErr w:type="spellEnd"/>
        <w:r w:rsidRPr="0065640A">
          <w:rPr>
            <w:lang w:eastAsia="en-SG"/>
          </w:rPr>
          <w:t>], y[i+1])</w:t>
        </w:r>
      </w:ins>
    </w:p>
    <w:p w14:paraId="620EAB16" w14:textId="2E9D55BE" w:rsidR="0065640A" w:rsidRPr="0065640A" w:rsidRDefault="0065640A">
      <w:pPr>
        <w:pStyle w:val="ListParagraph"/>
        <w:numPr>
          <w:ilvl w:val="1"/>
          <w:numId w:val="2"/>
        </w:numPr>
        <w:rPr>
          <w:ins w:id="2820" w:author="Eugene CHEONG from.TOPPAN (MAS)" w:date="2025-12-23T11:08:00Z" w16du:dateUtc="2025-12-23T03:08:00Z"/>
          <w:lang w:eastAsia="en-SG"/>
        </w:rPr>
        <w:pPrChange w:id="2821" w:author="Han Xie CHAI (MAS)" w:date="2026-01-13T10:22:00Z" w16du:dateUtc="2026-01-13T02:22:00Z">
          <w:pPr>
            <w:pStyle w:val="ListParagraph"/>
          </w:pPr>
        </w:pPrChange>
      </w:pPr>
      <w:ins w:id="2822" w:author="Eugene CHEONG from.TOPPAN (MAS)" w:date="2025-12-23T11:08:00Z" w16du:dateUtc="2025-12-23T03:08:00Z">
        <w:r w:rsidRPr="0065640A">
          <w:rPr>
            <w:lang w:eastAsia="en-SG"/>
          </w:rPr>
          <w:t>m₀, m₁ are the tangents at the endpoints (m[</w:t>
        </w:r>
        <w:proofErr w:type="spellStart"/>
        <w:r w:rsidRPr="0065640A">
          <w:rPr>
            <w:lang w:eastAsia="en-SG"/>
          </w:rPr>
          <w:t>i</w:t>
        </w:r>
        <w:proofErr w:type="spellEnd"/>
        <w:r w:rsidRPr="0065640A">
          <w:rPr>
            <w:lang w:eastAsia="en-SG"/>
          </w:rPr>
          <w:t>], m[i+1])</w:t>
        </w:r>
      </w:ins>
    </w:p>
    <w:p w14:paraId="67C65444" w14:textId="29A62F08" w:rsidR="0065640A" w:rsidRPr="0065640A" w:rsidRDefault="0065640A">
      <w:pPr>
        <w:pStyle w:val="ListParagraph"/>
        <w:numPr>
          <w:ilvl w:val="1"/>
          <w:numId w:val="2"/>
        </w:numPr>
        <w:rPr>
          <w:ins w:id="2823" w:author="Eugene CHEONG from.TOPPAN (MAS)" w:date="2025-12-23T11:08:00Z" w16du:dateUtc="2025-12-23T03:08:00Z"/>
          <w:lang w:eastAsia="en-SG"/>
        </w:rPr>
        <w:pPrChange w:id="2824" w:author="Han Xie CHAI (MAS)" w:date="2026-01-13T10:22:00Z" w16du:dateUtc="2026-01-13T02:22:00Z">
          <w:pPr>
            <w:pStyle w:val="ListParagraph"/>
          </w:pPr>
        </w:pPrChange>
      </w:pPr>
      <w:ins w:id="2825" w:author="Eugene CHEONG from.TOPPAN (MAS)" w:date="2025-12-23T11:08:00Z" w16du:dateUtc="2025-12-23T03:08:00Z">
        <w:del w:id="2826" w:author="Han Xie CHAI (MAS)" w:date="2026-01-13T09:55:00Z" w16du:dateUtc="2026-01-13T01:55:00Z">
          <w:r w:rsidRPr="0065640A">
            <w:rPr>
              <w:lang w:eastAsia="en-SG"/>
            </w:rPr>
            <w:delText xml:space="preserve">And </w:delText>
          </w:r>
          <w:r w:rsidRPr="0065640A" w:rsidDel="00953C2D">
            <w:rPr>
              <w:lang w:eastAsia="en-SG"/>
            </w:rPr>
            <w:delText>t</w:delText>
          </w:r>
        </w:del>
      </w:ins>
      <w:ins w:id="2827" w:author="Han Xie CHAI (MAS)" w:date="2026-01-13T09:55:00Z" w16du:dateUtc="2026-01-13T01:55:00Z">
        <w:r w:rsidR="00953C2D">
          <w:rPr>
            <w:lang w:eastAsia="en-SG"/>
          </w:rPr>
          <w:t>T</w:t>
        </w:r>
      </w:ins>
      <w:ins w:id="2828" w:author="Eugene CHEONG from.TOPPAN (MAS)" w:date="2025-12-23T11:08:00Z" w16du:dateUtc="2025-12-23T03:08:00Z">
        <w:r w:rsidRPr="0065640A">
          <w:rPr>
            <w:lang w:eastAsia="en-SG"/>
          </w:rPr>
          <w:t>he Hermite basis functions are:</w:t>
        </w:r>
      </w:ins>
    </w:p>
    <w:p w14:paraId="3E9B9669" w14:textId="290BCDE9" w:rsidR="0065640A" w:rsidRPr="0065640A" w:rsidRDefault="0065640A">
      <w:pPr>
        <w:pStyle w:val="ListParagraph"/>
        <w:numPr>
          <w:ilvl w:val="2"/>
          <w:numId w:val="2"/>
        </w:numPr>
        <w:rPr>
          <w:ins w:id="2829" w:author="Eugene CHEONG from.TOPPAN (MAS)" w:date="2025-12-23T11:08:00Z" w16du:dateUtc="2025-12-23T03:08:00Z"/>
          <w:lang w:eastAsia="en-SG"/>
        </w:rPr>
        <w:pPrChange w:id="2830" w:author="Han Xie CHAI (MAS)" w:date="2026-01-13T10:22:00Z" w16du:dateUtc="2026-01-13T02:22:00Z">
          <w:pPr>
            <w:pStyle w:val="ListParagraph"/>
          </w:pPr>
        </w:pPrChange>
      </w:pPr>
      <w:ins w:id="2831" w:author="Eugene CHEONG from.TOPPAN (MAS)" w:date="2025-12-23T11:08:00Z" w16du:dateUtc="2025-12-23T03:08:00Z">
        <w:r w:rsidRPr="0065640A">
          <w:rPr>
            <w:lang w:eastAsia="en-SG"/>
          </w:rPr>
          <w:t>h₀₀(t) = 2t³ - 3t² + 1</w:t>
        </w:r>
      </w:ins>
    </w:p>
    <w:p w14:paraId="71E60E96" w14:textId="4ADBCABB" w:rsidR="0065640A" w:rsidRPr="0065640A" w:rsidRDefault="0065640A">
      <w:pPr>
        <w:pStyle w:val="ListParagraph"/>
        <w:numPr>
          <w:ilvl w:val="2"/>
          <w:numId w:val="2"/>
        </w:numPr>
        <w:rPr>
          <w:ins w:id="2832" w:author="Eugene CHEONG from.TOPPAN (MAS)" w:date="2025-12-23T11:08:00Z" w16du:dateUtc="2025-12-23T03:08:00Z"/>
          <w:lang w:eastAsia="en-SG"/>
        </w:rPr>
        <w:pPrChange w:id="2833" w:author="Han Xie CHAI (MAS)" w:date="2026-01-13T10:22:00Z" w16du:dateUtc="2026-01-13T02:22:00Z">
          <w:pPr>
            <w:pStyle w:val="ListParagraph"/>
          </w:pPr>
        </w:pPrChange>
      </w:pPr>
      <w:ins w:id="2834" w:author="Eugene CHEONG from.TOPPAN (MAS)" w:date="2025-12-23T11:08:00Z" w16du:dateUtc="2025-12-23T03:08:00Z">
        <w:r w:rsidRPr="0065640A">
          <w:rPr>
            <w:lang w:eastAsia="en-SG"/>
          </w:rPr>
          <w:t>h₁₀(t) = t³ - 2t² + t</w:t>
        </w:r>
      </w:ins>
    </w:p>
    <w:p w14:paraId="21CA8588" w14:textId="779EE4E7" w:rsidR="0065640A" w:rsidRPr="0065640A" w:rsidRDefault="0065640A">
      <w:pPr>
        <w:pStyle w:val="ListParagraph"/>
        <w:numPr>
          <w:ilvl w:val="2"/>
          <w:numId w:val="2"/>
        </w:numPr>
        <w:rPr>
          <w:ins w:id="2835" w:author="Eugene CHEONG from.TOPPAN (MAS)" w:date="2025-12-23T11:08:00Z" w16du:dateUtc="2025-12-23T03:08:00Z"/>
          <w:lang w:eastAsia="en-SG"/>
        </w:rPr>
        <w:pPrChange w:id="2836" w:author="Han Xie CHAI (MAS)" w:date="2026-01-13T10:22:00Z" w16du:dateUtc="2026-01-13T02:22:00Z">
          <w:pPr>
            <w:pStyle w:val="ListParagraph"/>
          </w:pPr>
        </w:pPrChange>
      </w:pPr>
      <w:ins w:id="2837" w:author="Eugene CHEONG from.TOPPAN (MAS)" w:date="2025-12-23T11:08:00Z" w16du:dateUtc="2025-12-23T03:08:00Z">
        <w:r w:rsidRPr="0065640A">
          <w:rPr>
            <w:lang w:eastAsia="en-SG"/>
          </w:rPr>
          <w:t>h₀₁(t) = -2t³ + 3t²</w:t>
        </w:r>
      </w:ins>
    </w:p>
    <w:p w14:paraId="717181C1" w14:textId="4EBC26C3" w:rsidR="0065640A" w:rsidRPr="0065640A" w:rsidRDefault="0065640A">
      <w:pPr>
        <w:pStyle w:val="ListParagraph"/>
        <w:numPr>
          <w:ilvl w:val="2"/>
          <w:numId w:val="2"/>
        </w:numPr>
        <w:rPr>
          <w:ins w:id="2838" w:author="Eugene CHEONG from.TOPPAN (MAS)" w:date="2025-12-23T11:08:00Z" w16du:dateUtc="2025-12-23T03:08:00Z"/>
          <w:lang w:eastAsia="en-SG"/>
        </w:rPr>
        <w:pPrChange w:id="2839" w:author="Han Xie CHAI (MAS)" w:date="2026-01-13T10:22:00Z" w16du:dateUtc="2026-01-13T02:22:00Z">
          <w:pPr>
            <w:pStyle w:val="ListParagraph"/>
          </w:pPr>
        </w:pPrChange>
      </w:pPr>
      <w:ins w:id="2840" w:author="Eugene CHEONG from.TOPPAN (MAS)" w:date="2025-12-23T11:08:00Z" w16du:dateUtc="2025-12-23T03:08:00Z">
        <w:r w:rsidRPr="0065640A">
          <w:rPr>
            <w:lang w:eastAsia="en-SG"/>
          </w:rPr>
          <w:t>h₁₁(t) = t³ - t²</w:t>
        </w:r>
      </w:ins>
    </w:p>
    <w:p w14:paraId="2455E8AF" w14:textId="77777777" w:rsidR="0065640A" w:rsidRDefault="0065640A" w:rsidP="0065640A">
      <w:pPr>
        <w:pStyle w:val="NumberedList"/>
        <w:numPr>
          <w:ilvl w:val="0"/>
          <w:numId w:val="0"/>
        </w:numPr>
        <w:ind w:left="720"/>
        <w:rPr>
          <w:ins w:id="2841" w:author="Eugene CHEONG from.TOPPAN (MAS)" w:date="2025-12-23T11:08:00Z" w16du:dateUtc="2025-12-23T03:08:00Z"/>
          <w:rFonts w:eastAsiaTheme="minorEastAsia"/>
          <w:lang w:eastAsia="en-SG"/>
        </w:rPr>
      </w:pPr>
    </w:p>
    <w:p w14:paraId="2A8BB0AA" w14:textId="7639D965" w:rsidR="0065640A" w:rsidRPr="0065640A" w:rsidRDefault="0065640A" w:rsidP="00970968">
      <w:pPr>
        <w:pStyle w:val="NumberedList"/>
        <w:numPr>
          <w:ilvl w:val="0"/>
          <w:numId w:val="0"/>
        </w:numPr>
        <w:ind w:left="720"/>
        <w:rPr>
          <w:ins w:id="2842" w:author="Eugene CHEONG from.TOPPAN (MAS)" w:date="2025-12-23T11:08:00Z" w16du:dateUtc="2025-12-23T03:08:00Z"/>
          <w:rFonts w:eastAsiaTheme="minorEastAsia"/>
          <w:lang w:eastAsia="en-SG"/>
        </w:rPr>
      </w:pPr>
      <w:ins w:id="2843" w:author="Eugene CHEONG from.TOPPAN (MAS)" w:date="2025-12-23T11:08:00Z" w16du:dateUtc="2025-12-23T03:08:00Z">
        <w:r w:rsidRPr="0065640A">
          <w:rPr>
            <w:rFonts w:eastAsiaTheme="minorEastAsia"/>
            <w:lang w:eastAsia="en-SG"/>
          </w:rPr>
          <w:t>Substituting these in gives the complete equation:</w:t>
        </w:r>
      </w:ins>
    </w:p>
    <w:p w14:paraId="2ABB8FF1" w14:textId="59C6A08F" w:rsidR="00F95FE5" w:rsidRDefault="0065640A">
      <w:pPr>
        <w:ind w:left="720"/>
        <w:rPr>
          <w:ins w:id="2844" w:author="Eugene CHEONG from.TOPPAN (MAS)" w:date="2025-12-30T17:11:00Z" w16du:dateUtc="2025-12-30T09:11:00Z"/>
          <w:lang w:eastAsia="en-SG"/>
        </w:rPr>
      </w:pPr>
      <w:ins w:id="2845" w:author="Eugene CHEONG from.TOPPAN (MAS)" w:date="2025-12-23T11:08:00Z" w16du:dateUtc="2025-12-23T03:08:00Z">
        <w:r w:rsidRPr="0065640A">
          <w:rPr>
            <w:lang w:eastAsia="en-SG"/>
          </w:rPr>
          <w:t xml:space="preserve">p(t) = (2t³ - 3t² + </w:t>
        </w:r>
        <w:proofErr w:type="gramStart"/>
        <w:r w:rsidRPr="0065640A">
          <w:rPr>
            <w:lang w:eastAsia="en-SG"/>
          </w:rPr>
          <w:t>1)p</w:t>
        </w:r>
        <w:proofErr w:type="gramEnd"/>
        <w:r w:rsidRPr="0065640A">
          <w:rPr>
            <w:lang w:eastAsia="en-SG"/>
          </w:rPr>
          <w:t>₀ + (t³ - 2t² + t)</w:t>
        </w:r>
        <w:proofErr w:type="spellStart"/>
        <w:r w:rsidRPr="0065640A">
          <w:rPr>
            <w:lang w:eastAsia="en-SG"/>
          </w:rPr>
          <w:t>h·m</w:t>
        </w:r>
        <w:proofErr w:type="spellEnd"/>
        <w:r w:rsidRPr="0065640A">
          <w:rPr>
            <w:lang w:eastAsia="en-SG"/>
          </w:rPr>
          <w:t>₀ + (-2t³ + 3t²)p₁ + (t³ - t²)</w:t>
        </w:r>
        <w:proofErr w:type="spellStart"/>
        <w:r w:rsidRPr="0065640A">
          <w:rPr>
            <w:lang w:eastAsia="en-SG"/>
          </w:rPr>
          <w:t>h·m</w:t>
        </w:r>
        <w:proofErr w:type="spellEnd"/>
        <w:r w:rsidRPr="0065640A">
          <w:rPr>
            <w:lang w:eastAsia="en-SG"/>
          </w:rPr>
          <w:t>₁</w:t>
        </w:r>
      </w:ins>
    </w:p>
    <w:p w14:paraId="74EF2687" w14:textId="42F86273" w:rsidR="008910DF" w:rsidRDefault="008910DF" w:rsidP="008910DF">
      <w:pPr>
        <w:pStyle w:val="ListParagraph"/>
        <w:numPr>
          <w:ilvl w:val="1"/>
          <w:numId w:val="21"/>
        </w:numPr>
        <w:spacing w:before="0" w:after="160" w:line="259" w:lineRule="auto"/>
        <w:jc w:val="left"/>
        <w:rPr>
          <w:ins w:id="2846" w:author="Eugene CHEONG from.TOPPAN (MAS)" w:date="2025-12-30T17:12:00Z" w16du:dateUtc="2025-12-30T09:12:00Z"/>
          <w:lang w:val="en-US"/>
        </w:rPr>
      </w:pPr>
      <w:ins w:id="2847" w:author="Eugene CHEONG from.TOPPAN (MAS)" w:date="2025-12-30T17:13:00Z" w16du:dateUtc="2025-12-30T09:13:00Z">
        <w:r>
          <w:rPr>
            <w:lang w:val="en-US"/>
          </w:rPr>
          <w:t xml:space="preserve">The below </w:t>
        </w:r>
      </w:ins>
      <w:ins w:id="2848" w:author="Eugene CHEONG from.TOPPAN (MAS)" w:date="2025-12-30T17:16:00Z" w16du:dateUtc="2025-12-30T09:16:00Z">
        <w:r>
          <w:rPr>
            <w:lang w:val="en-US"/>
          </w:rPr>
          <w:t>calculation</w:t>
        </w:r>
        <w:del w:id="2849" w:author="Wilmond YANG (MAS)" w:date="2026-01-14T11:50:00Z" w16du:dateUtc="2026-01-14T03:50:00Z">
          <w:r w:rsidDel="001A516B">
            <w:rPr>
              <w:lang w:val="en-US"/>
            </w:rPr>
            <w:delText>s</w:delText>
          </w:r>
        </w:del>
        <w:r>
          <w:rPr>
            <w:lang w:val="en-US"/>
          </w:rPr>
          <w:t xml:space="preserve"> is a sample w</w:t>
        </w:r>
      </w:ins>
      <w:ins w:id="2850" w:author="Eugene CHEONG from.TOPPAN (MAS)" w:date="2025-12-30T17:17:00Z" w16du:dateUtc="2025-12-30T09:17:00Z">
        <w:r>
          <w:rPr>
            <w:lang w:val="en-US"/>
          </w:rPr>
          <w:t>hich</w:t>
        </w:r>
      </w:ins>
      <w:ins w:id="2851" w:author="Eugene CHEONG from.TOPPAN (MAS)" w:date="2025-12-30T17:13:00Z" w16du:dateUtc="2025-12-30T09:13:00Z">
        <w:r>
          <w:rPr>
            <w:lang w:val="en-US"/>
          </w:rPr>
          <w:t xml:space="preserve"> assumes</w:t>
        </w:r>
      </w:ins>
      <w:ins w:id="2852" w:author="Eugene CHEONG from.TOPPAN (MAS)" w:date="2025-12-30T17:12:00Z" w16du:dateUtc="2025-12-30T09:12:00Z">
        <w:r>
          <w:rPr>
            <w:lang w:val="en-US"/>
          </w:rPr>
          <w:t xml:space="preserve"> to interpolate at </w:t>
        </w:r>
        <w:r w:rsidRPr="0065027C">
          <w:rPr>
            <w:b/>
            <w:lang w:val="en-US"/>
          </w:rPr>
          <w:t>x</w:t>
        </w:r>
        <w:r>
          <w:rPr>
            <w:b/>
            <w:lang w:val="en-US"/>
          </w:rPr>
          <w:t xml:space="preserve"> </w:t>
        </w:r>
        <w:r w:rsidRPr="0065027C">
          <w:rPr>
            <w:b/>
            <w:lang w:val="en-US"/>
          </w:rPr>
          <w:t>=</w:t>
        </w:r>
        <w:r>
          <w:rPr>
            <w:b/>
            <w:lang w:val="en-US"/>
          </w:rPr>
          <w:t xml:space="preserve"> </w:t>
        </w:r>
        <w:r w:rsidRPr="0065027C">
          <w:rPr>
            <w:b/>
            <w:lang w:val="en-US"/>
          </w:rPr>
          <w:t>0.5</w:t>
        </w:r>
        <w:r>
          <w:rPr>
            <w:lang w:val="en-US"/>
          </w:rPr>
          <w:t xml:space="preserve"> where the segment ‘</w:t>
        </w:r>
        <w:proofErr w:type="spellStart"/>
        <w:r>
          <w:rPr>
            <w:i/>
            <w:lang w:val="en-US"/>
          </w:rPr>
          <w:t>i</w:t>
        </w:r>
        <w:proofErr w:type="spellEnd"/>
        <w:r>
          <w:rPr>
            <w:i/>
            <w:lang w:val="en-US"/>
          </w:rPr>
          <w:t>’</w:t>
        </w:r>
        <w:r>
          <w:rPr>
            <w:lang w:val="en-US"/>
          </w:rPr>
          <w:t xml:space="preserve"> is 0.</w:t>
        </w:r>
      </w:ins>
      <w:ins w:id="2853" w:author="Eugene CHEONG from.TOPPAN (MAS)" w:date="2025-12-30T17:13:00Z" w16du:dateUtc="2025-12-30T09:13:00Z">
        <w:r>
          <w:rPr>
            <w:lang w:val="en-US"/>
          </w:rPr>
          <w:t xml:space="preserve"> The actual </w:t>
        </w:r>
      </w:ins>
      <w:ins w:id="2854" w:author="Eugene CHEONG from.TOPPAN (MAS)" w:date="2025-12-30T17:14:00Z" w16du:dateUtc="2025-12-30T09:14:00Z">
        <w:r>
          <w:rPr>
            <w:lang w:val="en-US"/>
          </w:rPr>
          <w:t xml:space="preserve">interpolation </w:t>
        </w:r>
      </w:ins>
      <w:ins w:id="2855" w:author="Eugene CHEONG from.TOPPAN (MAS)" w:date="2025-12-30T17:17:00Z" w16du:dateUtc="2025-12-30T09:17:00Z">
        <w:r>
          <w:rPr>
            <w:lang w:val="en-US"/>
          </w:rPr>
          <w:t xml:space="preserve">for OMEGA </w:t>
        </w:r>
      </w:ins>
      <w:ins w:id="2856" w:author="Eugene CHEONG from.TOPPAN (MAS)" w:date="2025-12-30T17:14:00Z" w16du:dateUtc="2025-12-30T09:14:00Z">
        <w:r>
          <w:rPr>
            <w:lang w:val="en-US"/>
          </w:rPr>
          <w:t xml:space="preserve">occurs on x = </w:t>
        </w:r>
      </w:ins>
      <w:ins w:id="2857" w:author="Eugene CHEONG from.TOPPAN (MAS)" w:date="2025-12-30T17:16:00Z" w16du:dateUtc="2025-12-30T09:16:00Z">
        <w:r>
          <w:rPr>
            <w:lang w:val="en-US"/>
          </w:rPr>
          <w:t>3, 4, 6, 7, 8, and 9 which are non-benchmark tenors.</w:t>
        </w:r>
      </w:ins>
    </w:p>
    <w:p w14:paraId="15A60FFE" w14:textId="218BA1D3" w:rsidR="008910DF" w:rsidRDefault="008910DF" w:rsidP="008910DF">
      <w:pPr>
        <w:pStyle w:val="ListParagraph"/>
        <w:numPr>
          <w:ilvl w:val="1"/>
          <w:numId w:val="21"/>
        </w:numPr>
        <w:spacing w:before="0" w:after="160" w:line="259" w:lineRule="auto"/>
        <w:jc w:val="left"/>
        <w:rPr>
          <w:ins w:id="2858" w:author="Eugene CHEONG from.TOPPAN (MAS)" w:date="2025-12-30T17:12:00Z" w16du:dateUtc="2025-12-30T09:12:00Z"/>
          <w:lang w:val="en-US"/>
        </w:rPr>
      </w:pPr>
      <w:ins w:id="2859" w:author="Eugene CHEONG from.TOPPAN (MAS)" w:date="2025-12-30T17:13:00Z" w16du:dateUtc="2025-12-30T09:13:00Z">
        <w:r>
          <w:rPr>
            <w:lang w:val="en-US"/>
          </w:rPr>
          <w:t>Consider</w:t>
        </w:r>
      </w:ins>
      <w:ins w:id="2860" w:author="Eugene CHEONG from.TOPPAN (MAS)" w:date="2025-12-30T17:12:00Z" w16du:dateUtc="2025-12-30T09:12:00Z">
        <w:r>
          <w:rPr>
            <w:lang w:val="en-US"/>
          </w:rPr>
          <w:t xml:space="preserve"> x</w:t>
        </w:r>
        <w:r w:rsidRPr="0065027C">
          <w:rPr>
            <w:vertAlign w:val="subscript"/>
            <w:lang w:val="en-US"/>
          </w:rPr>
          <w:t>0</w:t>
        </w:r>
        <w:r>
          <w:rPr>
            <w:vertAlign w:val="subscript"/>
            <w:lang w:val="en-US"/>
          </w:rPr>
          <w:t xml:space="preserve"> </w:t>
        </w:r>
        <w:r>
          <w:rPr>
            <w:lang w:val="en-US"/>
          </w:rPr>
          <w:t xml:space="preserve">= </w:t>
        </w:r>
        <w:r>
          <w:rPr>
            <w:lang w:val="en-US"/>
          </w:rPr>
          <w:softHyphen/>
        </w:r>
        <w:r>
          <w:rPr>
            <w:lang w:val="en-US"/>
          </w:rPr>
          <w:softHyphen/>
        </w:r>
        <w:r>
          <w:rPr>
            <w:vertAlign w:val="subscript"/>
            <w:lang w:val="en-US"/>
          </w:rPr>
          <w:softHyphen/>
        </w:r>
        <w:r>
          <w:rPr>
            <w:vertAlign w:val="subscript"/>
            <w:lang w:val="en-US"/>
          </w:rPr>
          <w:softHyphen/>
        </w:r>
        <w:r>
          <w:rPr>
            <w:vertAlign w:val="subscript"/>
            <w:lang w:val="en-US"/>
          </w:rPr>
          <w:softHyphen/>
        </w:r>
        <w:r>
          <w:rPr>
            <w:vertAlign w:val="subscript"/>
            <w:lang w:val="en-US"/>
          </w:rPr>
          <w:softHyphen/>
        </w:r>
        <w:r>
          <w:rPr>
            <w:lang w:val="en-US"/>
          </w:rPr>
          <w:t>0 and x</w:t>
        </w:r>
        <w:r w:rsidRPr="0065027C">
          <w:rPr>
            <w:vertAlign w:val="subscript"/>
            <w:lang w:val="en-US"/>
          </w:rPr>
          <w:t>1</w:t>
        </w:r>
        <w:r>
          <w:rPr>
            <w:vertAlign w:val="subscript"/>
            <w:lang w:val="en-US"/>
          </w:rPr>
          <w:t xml:space="preserve"> </w:t>
        </w:r>
        <w:r>
          <w:rPr>
            <w:lang w:val="en-US"/>
          </w:rPr>
          <w:t>= 2</w:t>
        </w:r>
      </w:ins>
      <w:ins w:id="2861" w:author="Eugene CHEONG from.TOPPAN (MAS)" w:date="2025-12-30T17:13:00Z" w16du:dateUtc="2025-12-30T09:13:00Z">
        <w:r>
          <w:rPr>
            <w:lang w:val="en-US"/>
          </w:rPr>
          <w:t>.</w:t>
        </w:r>
      </w:ins>
    </w:p>
    <w:p w14:paraId="1EC052ED" w14:textId="01D2DAA8" w:rsidR="008910DF" w:rsidRDefault="008910DF" w:rsidP="008910DF">
      <w:pPr>
        <w:pStyle w:val="ListParagraph"/>
        <w:numPr>
          <w:ilvl w:val="1"/>
          <w:numId w:val="21"/>
        </w:numPr>
        <w:spacing w:before="0" w:after="160" w:line="259" w:lineRule="auto"/>
        <w:jc w:val="left"/>
        <w:rPr>
          <w:ins w:id="2862" w:author="Eugene CHEONG from.TOPPAN (MAS)" w:date="2025-12-30T17:12:00Z" w16du:dateUtc="2025-12-30T09:12:00Z"/>
          <w:lang w:val="en-US"/>
        </w:rPr>
      </w:pPr>
      <w:ins w:id="2863" w:author="Eugene CHEONG from.TOPPAN (MAS)" w:date="2025-12-30T17:13:00Z" w16du:dateUtc="2025-12-30T09:13:00Z">
        <w:r>
          <w:rPr>
            <w:lang w:val="en-US"/>
          </w:rPr>
          <w:t>T</w:t>
        </w:r>
      </w:ins>
      <w:ins w:id="2864" w:author="Eugene CHEONG from.TOPPAN (MAS)" w:date="2025-12-30T17:12:00Z" w16du:dateUtc="2025-12-30T09:12:00Z">
        <w:r>
          <w:rPr>
            <w:lang w:val="en-US"/>
          </w:rPr>
          <w:t>he segment length (h) calculated as x[i+1] – x[</w:t>
        </w:r>
        <w:proofErr w:type="spellStart"/>
        <w:r>
          <w:rPr>
            <w:lang w:val="en-US"/>
          </w:rPr>
          <w:t>i</w:t>
        </w:r>
        <w:proofErr w:type="spellEnd"/>
        <w:r>
          <w:rPr>
            <w:lang w:val="en-US"/>
          </w:rPr>
          <w:t xml:space="preserve">] = </w:t>
        </w:r>
        <w:proofErr w:type="gramStart"/>
        <w:r>
          <w:rPr>
            <w:lang w:val="en-US"/>
          </w:rPr>
          <w:t>x[</w:t>
        </w:r>
        <w:proofErr w:type="gramEnd"/>
        <w:r>
          <w:rPr>
            <w:lang w:val="en-US"/>
          </w:rPr>
          <w:t xml:space="preserve">1] – x[0] = 2 – </w:t>
        </w:r>
      </w:ins>
      <w:ins w:id="2865" w:author="Han Xie CHAI (MAS)" w:date="2026-01-13T10:00:00Z" w16du:dateUtc="2026-01-13T02:00:00Z">
        <w:r w:rsidR="00953C2D">
          <w:rPr>
            <w:lang w:val="en-US"/>
          </w:rPr>
          <w:t>0</w:t>
        </w:r>
      </w:ins>
      <w:ins w:id="2866" w:author="Eugene CHEONG from.TOPPAN (MAS)" w:date="2025-12-30T17:12:00Z" w16du:dateUtc="2025-12-30T09:12:00Z">
        <w:del w:id="2867" w:author="Han Xie CHAI (MAS)" w:date="2026-01-13T10:00:00Z" w16du:dateUtc="2026-01-13T02:00:00Z">
          <w:r>
            <w:rPr>
              <w:lang w:val="en-US"/>
            </w:rPr>
            <w:delText>1</w:delText>
          </w:r>
        </w:del>
        <w:r>
          <w:rPr>
            <w:lang w:val="en-US"/>
          </w:rPr>
          <w:t xml:space="preserve"> = 2</w:t>
        </w:r>
      </w:ins>
    </w:p>
    <w:p w14:paraId="533A04CB" w14:textId="77777777" w:rsidR="008910DF" w:rsidRPr="0065027C" w:rsidRDefault="008910DF" w:rsidP="008910DF">
      <w:pPr>
        <w:pStyle w:val="ListParagraph"/>
        <w:numPr>
          <w:ilvl w:val="1"/>
          <w:numId w:val="21"/>
        </w:numPr>
        <w:spacing w:before="0" w:after="160" w:line="259" w:lineRule="auto"/>
        <w:jc w:val="left"/>
        <w:rPr>
          <w:ins w:id="2868" w:author="Eugene CHEONG from.TOPPAN (MAS)" w:date="2025-12-30T17:12:00Z" w16du:dateUtc="2025-12-30T09:12:00Z"/>
          <w:lang w:val="en-US"/>
        </w:rPr>
      </w:pPr>
      <w:ins w:id="2869" w:author="Eugene CHEONG from.TOPPAN (MAS)" w:date="2025-12-30T17:12:00Z" w16du:dateUtc="2025-12-30T09:12:00Z">
        <w:r>
          <w:rPr>
            <w:lang w:val="en-US"/>
          </w:rPr>
          <w:t xml:space="preserve">Normalize local co-ordinates (t) calculated as </w:t>
        </w:r>
      </w:ins>
      <m:oMath>
        <m:f>
          <m:fPr>
            <m:ctrlPr>
              <w:ins w:id="2870" w:author="Eugene CHEONG from.TOPPAN (MAS)" w:date="2025-12-30T17:12:00Z" w16du:dateUtc="2025-12-30T09:12:00Z">
                <w:rPr>
                  <w:rFonts w:ascii="Cambria Math" w:hAnsi="Cambria Math"/>
                  <w:i/>
                  <w:lang w:val="en-US"/>
                </w:rPr>
              </w:ins>
            </m:ctrlPr>
          </m:fPr>
          <m:num>
            <m:r>
              <w:ins w:id="2871" w:author="Eugene CHEONG from.TOPPAN (MAS)" w:date="2025-12-30T17:12:00Z" w16du:dateUtc="2025-12-30T09:12:00Z">
                <w:rPr>
                  <w:rFonts w:ascii="Cambria Math" w:hAnsi="Cambria Math"/>
                  <w:lang w:val="en-US"/>
                </w:rPr>
                <m:t>x-x0</m:t>
              </w:ins>
            </m:r>
          </m:num>
          <m:den>
            <m:r>
              <w:ins w:id="2872" w:author="Eugene CHEONG from.TOPPAN (MAS)" w:date="2025-12-30T17:12:00Z" w16du:dateUtc="2025-12-30T09:12:00Z">
                <w:rPr>
                  <w:rFonts w:ascii="Cambria Math" w:hAnsi="Cambria Math"/>
                  <w:lang w:val="en-US"/>
                </w:rPr>
                <m:t>h</m:t>
              </w:ins>
            </m:r>
          </m:den>
        </m:f>
        <m:r>
          <w:ins w:id="2873" w:author="Eugene CHEONG from.TOPPAN (MAS)" w:date="2025-12-30T17:12:00Z" w16du:dateUtc="2025-12-30T09:12:00Z">
            <w:rPr>
              <w:rFonts w:ascii="Cambria Math" w:hAnsi="Cambria Math"/>
              <w:lang w:val="en-US"/>
            </w:rPr>
            <m:t>=</m:t>
          </w:ins>
        </m:r>
      </m:oMath>
      <w:ins w:id="2874" w:author="Eugene CHEONG from.TOPPAN (MAS)" w:date="2025-12-30T17:12:00Z" w16du:dateUtc="2025-12-30T09:12:00Z">
        <w:r>
          <w:rPr>
            <w:rFonts w:eastAsiaTheme="minorEastAsia"/>
            <w:lang w:val="en-US"/>
          </w:rPr>
          <w:t xml:space="preserve"> </w:t>
        </w:r>
      </w:ins>
      <m:oMath>
        <m:f>
          <m:fPr>
            <m:ctrlPr>
              <w:ins w:id="2875" w:author="Eugene CHEONG from.TOPPAN (MAS)" w:date="2025-12-30T17:12:00Z" w16du:dateUtc="2025-12-30T09:12:00Z">
                <w:rPr>
                  <w:rFonts w:ascii="Cambria Math" w:eastAsiaTheme="minorEastAsia" w:hAnsi="Cambria Math"/>
                  <w:i/>
                  <w:lang w:val="en-US"/>
                </w:rPr>
              </w:ins>
            </m:ctrlPr>
          </m:fPr>
          <m:num>
            <m:r>
              <w:ins w:id="2876" w:author="Eugene CHEONG from.TOPPAN (MAS)" w:date="2025-12-30T17:12:00Z" w16du:dateUtc="2025-12-30T09:12:00Z">
                <w:rPr>
                  <w:rFonts w:ascii="Cambria Math" w:eastAsiaTheme="minorEastAsia" w:hAnsi="Cambria Math"/>
                  <w:lang w:val="en-US"/>
                </w:rPr>
                <m:t>0.5-0</m:t>
              </w:ins>
            </m:r>
          </m:num>
          <m:den>
            <m:r>
              <w:ins w:id="2877" w:author="Eugene CHEONG from.TOPPAN (MAS)" w:date="2025-12-30T17:12:00Z" w16du:dateUtc="2025-12-30T09:12:00Z">
                <w:rPr>
                  <w:rFonts w:ascii="Cambria Math" w:eastAsiaTheme="minorEastAsia" w:hAnsi="Cambria Math"/>
                  <w:lang w:val="en-US"/>
                </w:rPr>
                <m:t>2</m:t>
              </w:ins>
            </m:r>
          </m:den>
        </m:f>
        <m:r>
          <w:ins w:id="2878" w:author="Eugene CHEONG from.TOPPAN (MAS)" w:date="2025-12-30T17:12:00Z" w16du:dateUtc="2025-12-30T09:12:00Z">
            <w:rPr>
              <w:rFonts w:ascii="Cambria Math" w:eastAsiaTheme="minorEastAsia" w:hAnsi="Cambria Math"/>
              <w:lang w:val="en-US"/>
            </w:rPr>
            <m:t>=0.25</m:t>
          </w:ins>
        </m:r>
      </m:oMath>
    </w:p>
    <w:p w14:paraId="73D6D083" w14:textId="3193B445" w:rsidR="008910DF" w:rsidRDefault="008910DF" w:rsidP="008910DF">
      <w:pPr>
        <w:pStyle w:val="ListParagraph"/>
        <w:numPr>
          <w:ilvl w:val="1"/>
          <w:numId w:val="21"/>
        </w:numPr>
        <w:spacing w:before="0" w:after="160" w:line="259" w:lineRule="auto"/>
        <w:jc w:val="left"/>
        <w:rPr>
          <w:ins w:id="2879" w:author="Eugene CHEONG from.TOPPAN (MAS)" w:date="2025-12-30T17:12:00Z" w16du:dateUtc="2025-12-30T09:12:00Z"/>
          <w:lang w:val="en-US"/>
        </w:rPr>
      </w:pPr>
      <w:ins w:id="2880" w:author="Eugene CHEONG from.TOPPAN (MAS)" w:date="2025-12-30T17:12:00Z" w16du:dateUtc="2025-12-30T09:12:00Z">
        <w:r>
          <w:rPr>
            <w:lang w:val="en-US"/>
          </w:rPr>
          <w:t xml:space="preserve">To calculate the </w:t>
        </w:r>
        <w:del w:id="2881" w:author="Wilmond YANG (MAS)" w:date="2026-01-14T11:49:00Z" w16du:dateUtc="2026-01-14T03:49:00Z">
          <w:r w:rsidDel="001A516B">
            <w:rPr>
              <w:lang w:val="en-US"/>
            </w:rPr>
            <w:delText>hermite</w:delText>
          </w:r>
        </w:del>
      </w:ins>
      <w:ins w:id="2882" w:author="Wilmond YANG (MAS)" w:date="2026-01-14T11:49:00Z" w16du:dateUtc="2026-01-14T03:49:00Z">
        <w:r w:rsidR="001A516B">
          <w:rPr>
            <w:lang w:val="en-US"/>
          </w:rPr>
          <w:t>Hermite</w:t>
        </w:r>
      </w:ins>
      <w:ins w:id="2883" w:author="Eugene CHEONG from.TOPPAN (MAS)" w:date="2025-12-30T17:12:00Z" w16du:dateUtc="2025-12-30T09:12:00Z">
        <w:r>
          <w:rPr>
            <w:lang w:val="en-US"/>
          </w:rPr>
          <w:t xml:space="preserve"> basis function, </w:t>
        </w:r>
      </w:ins>
      <w:ins w:id="2884" w:author="Eugene CHEONG from.TOPPAN (MAS)" w:date="2025-12-30T17:13:00Z" w16du:dateUtc="2025-12-30T09:13:00Z">
        <w:r>
          <w:rPr>
            <w:lang w:val="en-US"/>
          </w:rPr>
          <w:t>OMEGA</w:t>
        </w:r>
      </w:ins>
      <w:ins w:id="2885" w:author="Eugene CHEONG from.TOPPAN (MAS)" w:date="2025-12-30T17:12:00Z" w16du:dateUtc="2025-12-30T09:12:00Z">
        <w:r>
          <w:rPr>
            <w:lang w:val="en-US"/>
          </w:rPr>
          <w:t xml:space="preserve"> calculate</w:t>
        </w:r>
      </w:ins>
      <w:ins w:id="2886" w:author="Eugene CHEONG from.TOPPAN (MAS)" w:date="2025-12-30T17:13:00Z" w16du:dateUtc="2025-12-30T09:13:00Z">
        <w:r>
          <w:rPr>
            <w:lang w:val="en-US"/>
          </w:rPr>
          <w:t>s</w:t>
        </w:r>
      </w:ins>
      <w:ins w:id="2887" w:author="Eugene CHEONG from.TOPPAN (MAS)" w:date="2025-12-30T17:12:00Z" w16du:dateUtc="2025-12-30T09:12:00Z">
        <w:r>
          <w:rPr>
            <w:lang w:val="en-US"/>
          </w:rPr>
          <w:t xml:space="preserve"> t</w:t>
        </w:r>
        <w:r w:rsidRPr="0065027C">
          <w:rPr>
            <w:vertAlign w:val="superscript"/>
            <w:lang w:val="en-US"/>
          </w:rPr>
          <w:t>2</w:t>
        </w:r>
        <w:r>
          <w:rPr>
            <w:lang w:val="en-US"/>
          </w:rPr>
          <w:t xml:space="preserve"> and t</w:t>
        </w:r>
        <w:r w:rsidRPr="0065027C">
          <w:rPr>
            <w:vertAlign w:val="superscript"/>
            <w:lang w:val="en-US"/>
          </w:rPr>
          <w:t>3</w:t>
        </w:r>
        <w:r>
          <w:rPr>
            <w:lang w:val="en-US"/>
          </w:rPr>
          <w:t xml:space="preserve"> </w:t>
        </w:r>
      </w:ins>
    </w:p>
    <w:p w14:paraId="130A1998" w14:textId="77777777" w:rsidR="008910DF" w:rsidRDefault="008910DF" w:rsidP="008910DF">
      <w:pPr>
        <w:pStyle w:val="ListParagraph"/>
        <w:numPr>
          <w:ilvl w:val="2"/>
          <w:numId w:val="21"/>
        </w:numPr>
        <w:spacing w:before="0" w:after="160" w:line="259" w:lineRule="auto"/>
        <w:jc w:val="left"/>
        <w:rPr>
          <w:ins w:id="2888" w:author="Eugene CHEONG from.TOPPAN (MAS)" w:date="2025-12-30T17:12:00Z" w16du:dateUtc="2025-12-30T09:12:00Z"/>
          <w:lang w:val="en-US"/>
        </w:rPr>
      </w:pPr>
      <w:ins w:id="2889" w:author="Eugene CHEONG from.TOPPAN (MAS)" w:date="2025-12-30T17:12:00Z" w16du:dateUtc="2025-12-30T09:12:00Z">
        <w:r>
          <w:rPr>
            <w:lang w:val="en-US"/>
          </w:rPr>
          <w:t>t</w:t>
        </w:r>
        <w:r w:rsidRPr="0065027C">
          <w:rPr>
            <w:vertAlign w:val="superscript"/>
            <w:lang w:val="en-US"/>
          </w:rPr>
          <w:t>2</w:t>
        </w:r>
        <w:r>
          <w:rPr>
            <w:vertAlign w:val="superscript"/>
            <w:lang w:val="en-US"/>
          </w:rPr>
          <w:t xml:space="preserve"> </w:t>
        </w:r>
        <w:r>
          <w:rPr>
            <w:lang w:val="en-US"/>
          </w:rPr>
          <w:t>= (0.25)</w:t>
        </w:r>
        <w:r w:rsidRPr="0065027C">
          <w:rPr>
            <w:vertAlign w:val="superscript"/>
            <w:lang w:val="en-US"/>
          </w:rPr>
          <w:t>2</w:t>
        </w:r>
        <w:r>
          <w:rPr>
            <w:vertAlign w:val="superscript"/>
            <w:lang w:val="en-US"/>
          </w:rPr>
          <w:t xml:space="preserve"> </w:t>
        </w:r>
        <w:r>
          <w:rPr>
            <w:lang w:val="en-US"/>
          </w:rPr>
          <w:t>= 0.0625</w:t>
        </w:r>
      </w:ins>
    </w:p>
    <w:p w14:paraId="05849432" w14:textId="77777777" w:rsidR="008910DF" w:rsidRDefault="008910DF" w:rsidP="008910DF">
      <w:pPr>
        <w:pStyle w:val="ListParagraph"/>
        <w:numPr>
          <w:ilvl w:val="2"/>
          <w:numId w:val="21"/>
        </w:numPr>
        <w:spacing w:before="0" w:after="160" w:line="259" w:lineRule="auto"/>
        <w:jc w:val="left"/>
        <w:rPr>
          <w:ins w:id="2890" w:author="Eugene CHEONG from.TOPPAN (MAS)" w:date="2025-12-30T17:12:00Z" w16du:dateUtc="2025-12-30T09:12:00Z"/>
          <w:lang w:val="en-US"/>
        </w:rPr>
      </w:pPr>
      <w:ins w:id="2891" w:author="Eugene CHEONG from.TOPPAN (MAS)" w:date="2025-12-30T17:12:00Z" w16du:dateUtc="2025-12-30T09:12:00Z">
        <w:r>
          <w:rPr>
            <w:lang w:val="en-US"/>
          </w:rPr>
          <w:t>t</w:t>
        </w:r>
        <w:r w:rsidRPr="0065027C">
          <w:rPr>
            <w:vertAlign w:val="superscript"/>
            <w:lang w:val="en-US"/>
          </w:rPr>
          <w:t>3</w:t>
        </w:r>
        <w:r>
          <w:rPr>
            <w:vertAlign w:val="superscript"/>
            <w:lang w:val="en-US"/>
          </w:rPr>
          <w:t xml:space="preserve"> </w:t>
        </w:r>
        <w:r>
          <w:rPr>
            <w:lang w:val="en-US"/>
          </w:rPr>
          <w:t>= (0.25)</w:t>
        </w:r>
        <w:r w:rsidRPr="0065027C">
          <w:rPr>
            <w:vertAlign w:val="superscript"/>
            <w:lang w:val="en-US"/>
          </w:rPr>
          <w:t>3</w:t>
        </w:r>
        <w:r>
          <w:rPr>
            <w:lang w:val="en-US"/>
          </w:rPr>
          <w:t xml:space="preserve"> = 0.015625</w:t>
        </w:r>
      </w:ins>
    </w:p>
    <w:p w14:paraId="4A35E993" w14:textId="0455FC47" w:rsidR="008910DF" w:rsidRDefault="008910DF" w:rsidP="008910DF">
      <w:pPr>
        <w:pStyle w:val="ListParagraph"/>
        <w:numPr>
          <w:ilvl w:val="1"/>
          <w:numId w:val="21"/>
        </w:numPr>
        <w:spacing w:before="0" w:after="160" w:line="259" w:lineRule="auto"/>
        <w:jc w:val="left"/>
        <w:rPr>
          <w:ins w:id="2892" w:author="Eugene CHEONG from.TOPPAN (MAS)" w:date="2025-12-30T17:12:00Z" w16du:dateUtc="2025-12-30T09:12:00Z"/>
          <w:lang w:val="en-US"/>
        </w:rPr>
      </w:pPr>
      <w:ins w:id="2893" w:author="Eugene CHEONG from.TOPPAN (MAS)" w:date="2025-12-30T17:13:00Z" w16du:dateUtc="2025-12-30T09:13:00Z">
        <w:r>
          <w:rPr>
            <w:lang w:val="en-US"/>
          </w:rPr>
          <w:t>OMEGA</w:t>
        </w:r>
      </w:ins>
      <w:ins w:id="2894" w:author="Eugene CHEONG from.TOPPAN (MAS)" w:date="2025-12-30T17:12:00Z" w16du:dateUtc="2025-12-30T09:12:00Z">
        <w:r>
          <w:rPr>
            <w:lang w:val="en-US"/>
          </w:rPr>
          <w:t xml:space="preserve"> calculate</w:t>
        </w:r>
      </w:ins>
      <w:ins w:id="2895" w:author="Eugene CHEONG from.TOPPAN (MAS)" w:date="2025-12-30T17:13:00Z" w16du:dateUtc="2025-12-30T09:13:00Z">
        <w:r>
          <w:rPr>
            <w:lang w:val="en-US"/>
          </w:rPr>
          <w:t>s</w:t>
        </w:r>
      </w:ins>
      <w:ins w:id="2896" w:author="Eugene CHEONG from.TOPPAN (MAS)" w:date="2025-12-30T17:12:00Z" w16du:dateUtc="2025-12-30T09:12:00Z">
        <w:r>
          <w:rPr>
            <w:lang w:val="en-US"/>
          </w:rPr>
          <w:t xml:space="preserve"> the</w:t>
        </w:r>
      </w:ins>
      <w:ins w:id="2897" w:author="Han Xie CHAI (MAS)" w:date="2026-01-12T18:31:00Z" w16du:dateUtc="2026-01-12T10:31:00Z">
        <w:r w:rsidR="00E64B91">
          <w:rPr>
            <w:lang w:val="en-US"/>
          </w:rPr>
          <w:t>:</w:t>
        </w:r>
      </w:ins>
      <w:ins w:id="2898" w:author="Eugene CHEONG from.TOPPAN (MAS)" w:date="2025-12-30T17:12:00Z" w16du:dateUtc="2025-12-30T09:12:00Z">
        <w:r>
          <w:rPr>
            <w:lang w:val="en-US"/>
          </w:rPr>
          <w:t xml:space="preserve"> </w:t>
        </w:r>
      </w:ins>
    </w:p>
    <w:p w14:paraId="114E9B13" w14:textId="77777777" w:rsidR="008910DF" w:rsidRDefault="008910DF" w:rsidP="008910DF">
      <w:pPr>
        <w:pStyle w:val="ListParagraph"/>
        <w:numPr>
          <w:ilvl w:val="2"/>
          <w:numId w:val="21"/>
        </w:numPr>
        <w:spacing w:before="0" w:after="160" w:line="259" w:lineRule="auto"/>
        <w:jc w:val="left"/>
        <w:rPr>
          <w:ins w:id="2899" w:author="Eugene CHEONG from.TOPPAN (MAS)" w:date="2025-12-30T17:12:00Z" w16du:dateUtc="2025-12-30T09:12:00Z"/>
          <w:lang w:val="en-US"/>
        </w:rPr>
      </w:pPr>
      <w:ins w:id="2900" w:author="Eugene CHEONG from.TOPPAN (MAS)" w:date="2025-12-30T17:12:00Z" w16du:dateUtc="2025-12-30T09:12:00Z">
        <w:r>
          <w:rPr>
            <w:lang w:val="en-US"/>
          </w:rPr>
          <w:t>initial position (starting point value) y[</w:t>
        </w:r>
        <w:proofErr w:type="spellStart"/>
        <w:r>
          <w:rPr>
            <w:lang w:val="en-US"/>
          </w:rPr>
          <w:t>i</w:t>
        </w:r>
        <w:proofErr w:type="spellEnd"/>
        <w:r>
          <w:rPr>
            <w:lang w:val="en-US"/>
          </w:rPr>
          <w:t>] -&gt; h</w:t>
        </w:r>
        <w:r w:rsidRPr="0065027C">
          <w:rPr>
            <w:vertAlign w:val="subscript"/>
            <w:lang w:val="en-US"/>
          </w:rPr>
          <w:t>00</w:t>
        </w:r>
        <w:r>
          <w:rPr>
            <w:lang w:val="en-US"/>
          </w:rPr>
          <w:t xml:space="preserve"> = 2t</w:t>
        </w:r>
        <w:r w:rsidRPr="0065027C">
          <w:rPr>
            <w:vertAlign w:val="superscript"/>
            <w:lang w:val="en-US"/>
          </w:rPr>
          <w:t>3</w:t>
        </w:r>
        <w:r>
          <w:rPr>
            <w:lang w:val="en-US"/>
          </w:rPr>
          <w:t xml:space="preserve"> – 3t</w:t>
        </w:r>
        <w:r w:rsidRPr="0065027C">
          <w:rPr>
            <w:vertAlign w:val="superscript"/>
            <w:lang w:val="en-US"/>
          </w:rPr>
          <w:t>2</w:t>
        </w:r>
        <w:r>
          <w:rPr>
            <w:lang w:val="en-US"/>
          </w:rPr>
          <w:t xml:space="preserve"> + 1 = 0.84375</w:t>
        </w:r>
      </w:ins>
    </w:p>
    <w:p w14:paraId="0F9FE63F" w14:textId="77777777" w:rsidR="008910DF" w:rsidRDefault="008910DF" w:rsidP="008910DF">
      <w:pPr>
        <w:pStyle w:val="ListParagraph"/>
        <w:numPr>
          <w:ilvl w:val="2"/>
          <w:numId w:val="21"/>
        </w:numPr>
        <w:spacing w:before="0" w:after="160" w:line="259" w:lineRule="auto"/>
        <w:jc w:val="left"/>
        <w:rPr>
          <w:ins w:id="2901" w:author="Eugene CHEONG from.TOPPAN (MAS)" w:date="2025-12-30T17:12:00Z" w16du:dateUtc="2025-12-30T09:12:00Z"/>
          <w:lang w:val="en-US"/>
        </w:rPr>
      </w:pPr>
      <w:ins w:id="2902" w:author="Eugene CHEONG from.TOPPAN (MAS)" w:date="2025-12-30T17:12:00Z" w16du:dateUtc="2025-12-30T09:12:00Z">
        <w:r>
          <w:rPr>
            <w:lang w:val="en-US"/>
          </w:rPr>
          <w:t>tangent basis at the start m[</w:t>
        </w:r>
        <w:proofErr w:type="spellStart"/>
        <w:r>
          <w:rPr>
            <w:lang w:val="en-US"/>
          </w:rPr>
          <w:t>i</w:t>
        </w:r>
        <w:proofErr w:type="spellEnd"/>
        <w:r>
          <w:rPr>
            <w:lang w:val="en-US"/>
          </w:rPr>
          <w:t>] -&gt; h</w:t>
        </w:r>
        <w:r w:rsidRPr="0065027C">
          <w:rPr>
            <w:vertAlign w:val="subscript"/>
            <w:lang w:val="en-US"/>
          </w:rPr>
          <w:t>10</w:t>
        </w:r>
        <w:r>
          <w:rPr>
            <w:lang w:val="en-US"/>
          </w:rPr>
          <w:t xml:space="preserve"> = t</w:t>
        </w:r>
        <w:r w:rsidRPr="0065027C">
          <w:rPr>
            <w:vertAlign w:val="superscript"/>
            <w:lang w:val="en-US"/>
          </w:rPr>
          <w:t>3</w:t>
        </w:r>
        <w:r>
          <w:rPr>
            <w:lang w:val="en-US"/>
          </w:rPr>
          <w:t xml:space="preserve"> – 2t</w:t>
        </w:r>
        <w:r w:rsidRPr="0065027C">
          <w:rPr>
            <w:vertAlign w:val="superscript"/>
            <w:lang w:val="en-US"/>
          </w:rPr>
          <w:t>2</w:t>
        </w:r>
        <w:r>
          <w:rPr>
            <w:lang w:val="en-US"/>
          </w:rPr>
          <w:t xml:space="preserve"> + t = 0.140625</w:t>
        </w:r>
      </w:ins>
    </w:p>
    <w:p w14:paraId="0450B729" w14:textId="77777777" w:rsidR="008910DF" w:rsidRDefault="008910DF" w:rsidP="008910DF">
      <w:pPr>
        <w:pStyle w:val="ListParagraph"/>
        <w:numPr>
          <w:ilvl w:val="2"/>
          <w:numId w:val="21"/>
        </w:numPr>
        <w:spacing w:before="0" w:after="160" w:line="259" w:lineRule="auto"/>
        <w:jc w:val="left"/>
        <w:rPr>
          <w:ins w:id="2903" w:author="Eugene CHEONG from.TOPPAN (MAS)" w:date="2025-12-30T17:12:00Z" w16du:dateUtc="2025-12-30T09:12:00Z"/>
          <w:lang w:val="en-US"/>
        </w:rPr>
      </w:pPr>
      <w:ins w:id="2904" w:author="Eugene CHEONG from.TOPPAN (MAS)" w:date="2025-12-30T17:12:00Z" w16du:dateUtc="2025-12-30T09:12:00Z">
        <w:r>
          <w:rPr>
            <w:lang w:val="en-US"/>
          </w:rPr>
          <w:t xml:space="preserve">position at ending point </w:t>
        </w:r>
        <w:proofErr w:type="gramStart"/>
        <w:r>
          <w:rPr>
            <w:lang w:val="en-US"/>
          </w:rPr>
          <w:t>y[</w:t>
        </w:r>
        <w:proofErr w:type="spellStart"/>
        <w:proofErr w:type="gramEnd"/>
        <w:r>
          <w:rPr>
            <w:lang w:val="en-US"/>
          </w:rPr>
          <w:t>i</w:t>
        </w:r>
        <w:proofErr w:type="spellEnd"/>
        <w:r>
          <w:rPr>
            <w:lang w:val="en-US"/>
          </w:rPr>
          <w:t xml:space="preserve"> + 1] -&gt; h</w:t>
        </w:r>
        <w:r w:rsidRPr="0065027C">
          <w:rPr>
            <w:vertAlign w:val="subscript"/>
            <w:lang w:val="en-US"/>
          </w:rPr>
          <w:t>01</w:t>
        </w:r>
        <w:r>
          <w:rPr>
            <w:lang w:val="en-US"/>
          </w:rPr>
          <w:t xml:space="preserve"> = -2t</w:t>
        </w:r>
        <w:r w:rsidRPr="0065027C">
          <w:rPr>
            <w:vertAlign w:val="superscript"/>
            <w:lang w:val="en-US"/>
          </w:rPr>
          <w:t>3</w:t>
        </w:r>
        <w:r>
          <w:rPr>
            <w:lang w:val="en-US"/>
          </w:rPr>
          <w:t xml:space="preserve"> + 3t</w:t>
        </w:r>
        <w:r w:rsidRPr="0065027C">
          <w:rPr>
            <w:vertAlign w:val="superscript"/>
            <w:lang w:val="en-US"/>
          </w:rPr>
          <w:t>2</w:t>
        </w:r>
        <w:r>
          <w:rPr>
            <w:vertAlign w:val="subscript"/>
            <w:lang w:val="en-US"/>
          </w:rPr>
          <w:t xml:space="preserve"> </w:t>
        </w:r>
        <w:r>
          <w:rPr>
            <w:lang w:val="en-US"/>
          </w:rPr>
          <w:t>= 0.15625</w:t>
        </w:r>
      </w:ins>
    </w:p>
    <w:p w14:paraId="278F632F" w14:textId="77777777" w:rsidR="008910DF" w:rsidRDefault="008910DF" w:rsidP="008910DF">
      <w:pPr>
        <w:pStyle w:val="ListParagraph"/>
        <w:numPr>
          <w:ilvl w:val="2"/>
          <w:numId w:val="21"/>
        </w:numPr>
        <w:spacing w:before="0" w:after="160" w:line="259" w:lineRule="auto"/>
        <w:jc w:val="left"/>
        <w:rPr>
          <w:ins w:id="2905" w:author="Eugene CHEONG from.TOPPAN (MAS)" w:date="2025-12-30T17:12:00Z" w16du:dateUtc="2025-12-30T09:12:00Z"/>
          <w:lang w:val="en-US"/>
        </w:rPr>
      </w:pPr>
      <w:ins w:id="2906" w:author="Eugene CHEONG from.TOPPAN (MAS)" w:date="2025-12-30T17:12:00Z" w16du:dateUtc="2025-12-30T09:12:00Z">
        <w:r>
          <w:rPr>
            <w:lang w:val="en-US"/>
          </w:rPr>
          <w:t xml:space="preserve">tangent basis at the end </w:t>
        </w:r>
        <w:proofErr w:type="gramStart"/>
        <w:r>
          <w:rPr>
            <w:lang w:val="en-US"/>
          </w:rPr>
          <w:t>m[</w:t>
        </w:r>
        <w:proofErr w:type="spellStart"/>
        <w:proofErr w:type="gramEnd"/>
        <w:r>
          <w:rPr>
            <w:lang w:val="en-US"/>
          </w:rPr>
          <w:t>i</w:t>
        </w:r>
        <w:proofErr w:type="spellEnd"/>
        <w:r>
          <w:rPr>
            <w:lang w:val="en-US"/>
          </w:rPr>
          <w:t xml:space="preserve"> + 1] -&gt; h</w:t>
        </w:r>
        <w:r w:rsidRPr="0065027C">
          <w:rPr>
            <w:vertAlign w:val="subscript"/>
            <w:lang w:val="en-US"/>
          </w:rPr>
          <w:t>11</w:t>
        </w:r>
        <w:r>
          <w:rPr>
            <w:lang w:val="en-US"/>
          </w:rPr>
          <w:t xml:space="preserve"> = t</w:t>
        </w:r>
        <w:r w:rsidRPr="0065027C">
          <w:rPr>
            <w:vertAlign w:val="superscript"/>
            <w:lang w:val="en-US"/>
          </w:rPr>
          <w:t>3</w:t>
        </w:r>
        <w:r>
          <w:rPr>
            <w:lang w:val="en-US"/>
          </w:rPr>
          <w:t xml:space="preserve"> – t</w:t>
        </w:r>
        <w:r w:rsidRPr="0065027C">
          <w:rPr>
            <w:vertAlign w:val="superscript"/>
            <w:lang w:val="en-US"/>
          </w:rPr>
          <w:t>2</w:t>
        </w:r>
        <w:r>
          <w:rPr>
            <w:lang w:val="en-US"/>
          </w:rPr>
          <w:t xml:space="preserve"> = -0.046875</w:t>
        </w:r>
      </w:ins>
    </w:p>
    <w:p w14:paraId="42DCB9E5" w14:textId="77777777" w:rsidR="008910DF" w:rsidRDefault="008910DF" w:rsidP="008910DF">
      <w:pPr>
        <w:pStyle w:val="ListParagraph"/>
        <w:numPr>
          <w:ilvl w:val="1"/>
          <w:numId w:val="21"/>
        </w:numPr>
        <w:spacing w:before="0" w:after="160" w:line="259" w:lineRule="auto"/>
        <w:jc w:val="left"/>
        <w:rPr>
          <w:ins w:id="2907" w:author="Eugene CHEONG from.TOPPAN (MAS)" w:date="2025-12-30T17:12:00Z" w16du:dateUtc="2025-12-30T09:12:00Z"/>
          <w:lang w:val="en-US"/>
        </w:rPr>
      </w:pPr>
      <w:ins w:id="2908" w:author="Eugene CHEONG from.TOPPAN (MAS)" w:date="2025-12-30T17:12:00Z" w16du:dateUtc="2025-12-30T09:12:00Z">
        <w:r>
          <w:rPr>
            <w:lang w:val="en-US"/>
          </w:rPr>
          <w:t>Based on the above calculation, interpolation value will be derived as:</w:t>
        </w:r>
      </w:ins>
    </w:p>
    <w:p w14:paraId="28D46C65" w14:textId="77777777" w:rsidR="008910DF" w:rsidRDefault="008910DF" w:rsidP="008910DF">
      <w:pPr>
        <w:pStyle w:val="ListParagraph"/>
        <w:numPr>
          <w:ilvl w:val="2"/>
          <w:numId w:val="21"/>
        </w:numPr>
        <w:spacing w:before="0" w:after="160" w:line="259" w:lineRule="auto"/>
        <w:jc w:val="left"/>
        <w:rPr>
          <w:ins w:id="2909" w:author="Eugene CHEONG from.TOPPAN (MAS)" w:date="2025-12-30T17:12:00Z" w16du:dateUtc="2025-12-30T09:12:00Z"/>
          <w:lang w:val="en-US"/>
        </w:rPr>
      </w:pPr>
      <w:ins w:id="2910" w:author="Eugene CHEONG from.TOPPAN (MAS)" w:date="2025-12-30T17:12:00Z" w16du:dateUtc="2025-12-30T09:12:00Z">
        <w:r>
          <w:rPr>
            <w:lang w:val="en-US"/>
          </w:rPr>
          <w:t>Assumptions – Position at P</w:t>
        </w:r>
        <w:r w:rsidRPr="0065027C">
          <w:rPr>
            <w:vertAlign w:val="subscript"/>
            <w:lang w:val="en-US"/>
          </w:rPr>
          <w:t>0</w:t>
        </w:r>
        <w:r>
          <w:rPr>
            <w:lang w:val="en-US"/>
          </w:rPr>
          <w:t xml:space="preserve"> = 1 and P</w:t>
        </w:r>
        <w:r w:rsidRPr="0065027C">
          <w:rPr>
            <w:vertAlign w:val="subscript"/>
            <w:lang w:val="en-US"/>
          </w:rPr>
          <w:t>1</w:t>
        </w:r>
        <w:r>
          <w:rPr>
            <w:lang w:val="en-US"/>
          </w:rPr>
          <w:t xml:space="preserve"> = 4</w:t>
        </w:r>
      </w:ins>
    </w:p>
    <w:p w14:paraId="784F2F3C" w14:textId="4762ACC4" w:rsidR="008910DF" w:rsidRDefault="008910DF" w:rsidP="008910DF">
      <w:pPr>
        <w:pStyle w:val="ListParagraph"/>
        <w:numPr>
          <w:ilvl w:val="2"/>
          <w:numId w:val="21"/>
        </w:numPr>
        <w:spacing w:before="0" w:after="160" w:line="259" w:lineRule="auto"/>
        <w:jc w:val="left"/>
        <w:rPr>
          <w:ins w:id="2911" w:author="Eugene CHEONG from.TOPPAN (MAS)" w:date="2025-12-30T17:12:00Z" w16du:dateUtc="2025-12-30T09:12:00Z"/>
          <w:lang w:val="en-US"/>
        </w:rPr>
      </w:pPr>
      <w:commentRangeStart w:id="2912"/>
      <w:ins w:id="2913" w:author="Eugene CHEONG from.TOPPAN (MAS)" w:date="2025-12-30T17:12:00Z" w16du:dateUtc="2025-12-30T09:12:00Z">
        <w:r>
          <w:rPr>
            <w:lang w:val="en-US"/>
          </w:rPr>
          <w:t>Assume tangent at m</w:t>
        </w:r>
        <w:r w:rsidRPr="0065027C">
          <w:rPr>
            <w:vertAlign w:val="subscript"/>
            <w:lang w:val="en-US"/>
          </w:rPr>
          <w:t>0</w:t>
        </w:r>
        <w:r>
          <w:rPr>
            <w:lang w:val="en-US"/>
          </w:rPr>
          <w:t xml:space="preserve"> = 0.5 and m</w:t>
        </w:r>
        <w:r w:rsidRPr="0065027C">
          <w:rPr>
            <w:vertAlign w:val="subscript"/>
            <w:lang w:val="en-US"/>
          </w:rPr>
          <w:t>1</w:t>
        </w:r>
        <w:r>
          <w:rPr>
            <w:lang w:val="en-US"/>
          </w:rPr>
          <w:t xml:space="preserve"> = 1.0</w:t>
        </w:r>
      </w:ins>
      <w:commentRangeEnd w:id="2912"/>
      <w:r w:rsidR="00953C2D">
        <w:rPr>
          <w:rStyle w:val="CommentReference"/>
        </w:rPr>
        <w:commentReference w:id="2912"/>
      </w:r>
    </w:p>
    <w:p w14:paraId="10D41B1E" w14:textId="686984ED" w:rsidR="008910DF" w:rsidRDefault="008910DF" w:rsidP="008910DF">
      <w:pPr>
        <w:pStyle w:val="ListParagraph"/>
        <w:numPr>
          <w:ilvl w:val="2"/>
          <w:numId w:val="21"/>
        </w:numPr>
        <w:spacing w:before="0" w:after="160" w:line="259" w:lineRule="auto"/>
        <w:jc w:val="left"/>
        <w:rPr>
          <w:ins w:id="2914" w:author="Eugene CHEONG from.TOPPAN (MAS)" w:date="2025-12-30T17:12:00Z" w16du:dateUtc="2025-12-30T09:12:00Z"/>
          <w:lang w:val="en-US"/>
        </w:rPr>
      </w:pPr>
      <w:ins w:id="2915" w:author="Eugene CHEONG from.TOPPAN (MAS)" w:date="2025-12-30T17:12:00Z" w16du:dateUtc="2025-12-30T09:12:00Z">
        <w:r>
          <w:rPr>
            <w:lang w:val="en-US"/>
          </w:rPr>
          <w:t>Interpolation at x = 0.5:</w:t>
        </w:r>
      </w:ins>
    </w:p>
    <w:p w14:paraId="34210D5D" w14:textId="77777777" w:rsidR="008910DF" w:rsidRDefault="008910DF" w:rsidP="008910DF">
      <w:pPr>
        <w:pStyle w:val="ListParagraph"/>
        <w:ind w:left="2880"/>
        <w:rPr>
          <w:ins w:id="2916" w:author="Eugene CHEONG from.TOPPAN (MAS)" w:date="2025-12-30T17:12:00Z" w16du:dateUtc="2025-12-30T09:12:00Z"/>
          <w:lang w:val="en-US"/>
        </w:rPr>
      </w:pPr>
      <w:proofErr w:type="gramStart"/>
      <w:ins w:id="2917" w:author="Eugene CHEONG from.TOPPAN (MAS)" w:date="2025-12-30T17:12:00Z" w16du:dateUtc="2025-12-30T09:12:00Z">
        <w:r>
          <w:rPr>
            <w:lang w:val="en-US"/>
          </w:rPr>
          <w:t>P(</w:t>
        </w:r>
        <w:proofErr w:type="gramEnd"/>
        <w:r>
          <w:rPr>
            <w:lang w:val="en-US"/>
          </w:rPr>
          <w:t>0.5) = set scale</w:t>
        </w:r>
        <w:r w:rsidRPr="0065027C">
          <w:rPr>
            <w:vertAlign w:val="subscript"/>
            <w:lang w:val="en-US"/>
          </w:rPr>
          <w:t>20</w:t>
        </w:r>
        <w:r>
          <w:rPr>
            <w:lang w:val="en-US"/>
          </w:rPr>
          <w:t xml:space="preserve"> of (h</w:t>
        </w:r>
        <w:r w:rsidRPr="0065027C">
          <w:rPr>
            <w:vertAlign w:val="subscript"/>
            <w:lang w:val="en-US"/>
          </w:rPr>
          <w:t>00</w:t>
        </w:r>
        <w:r>
          <w:rPr>
            <w:lang w:val="en-US"/>
          </w:rPr>
          <w:t>*P</w:t>
        </w:r>
        <w:r w:rsidRPr="0065027C">
          <w:rPr>
            <w:vertAlign w:val="subscript"/>
            <w:lang w:val="en-US"/>
          </w:rPr>
          <w:t>0</w:t>
        </w:r>
        <w:r>
          <w:rPr>
            <w:lang w:val="en-US"/>
          </w:rPr>
          <w:t xml:space="preserve"> + h</w:t>
        </w:r>
        <w:r w:rsidRPr="0065027C">
          <w:rPr>
            <w:vertAlign w:val="subscript"/>
            <w:lang w:val="en-US"/>
          </w:rPr>
          <w:t>10</w:t>
        </w:r>
        <w:r>
          <w:rPr>
            <w:lang w:val="en-US"/>
          </w:rPr>
          <w:t>*h*m</w:t>
        </w:r>
        <w:r w:rsidRPr="0065027C">
          <w:rPr>
            <w:vertAlign w:val="subscript"/>
            <w:lang w:val="en-US"/>
          </w:rPr>
          <w:t>0</w:t>
        </w:r>
        <w:r>
          <w:rPr>
            <w:lang w:val="en-US"/>
          </w:rPr>
          <w:t xml:space="preserve"> + h</w:t>
        </w:r>
        <w:r w:rsidRPr="0065027C">
          <w:rPr>
            <w:vertAlign w:val="subscript"/>
            <w:lang w:val="en-US"/>
          </w:rPr>
          <w:t>01</w:t>
        </w:r>
        <w:r>
          <w:rPr>
            <w:lang w:val="en-US"/>
          </w:rPr>
          <w:t>*P</w:t>
        </w:r>
        <w:r w:rsidRPr="0065027C">
          <w:rPr>
            <w:vertAlign w:val="subscript"/>
            <w:lang w:val="en-US"/>
          </w:rPr>
          <w:t>1</w:t>
        </w:r>
        <w:r>
          <w:rPr>
            <w:lang w:val="en-US"/>
          </w:rPr>
          <w:t xml:space="preserve"> + h</w:t>
        </w:r>
        <w:r w:rsidRPr="0065027C">
          <w:rPr>
            <w:vertAlign w:val="subscript"/>
            <w:lang w:val="en-US"/>
          </w:rPr>
          <w:t>11</w:t>
        </w:r>
        <w:r>
          <w:rPr>
            <w:lang w:val="en-US"/>
          </w:rPr>
          <w:t>*h*m</w:t>
        </w:r>
        <w:r w:rsidRPr="0065027C">
          <w:rPr>
            <w:vertAlign w:val="subscript"/>
            <w:lang w:val="en-US"/>
          </w:rPr>
          <w:t>1</w:t>
        </w:r>
        <w:r>
          <w:rPr>
            <w:lang w:val="en-US"/>
          </w:rPr>
          <w:t xml:space="preserve">) </w:t>
        </w:r>
      </w:ins>
    </w:p>
    <w:p w14:paraId="730A7CDA" w14:textId="77777777" w:rsidR="008910DF" w:rsidRDefault="008910DF" w:rsidP="008910DF">
      <w:pPr>
        <w:pStyle w:val="ListParagraph"/>
        <w:ind w:left="2880"/>
        <w:rPr>
          <w:ins w:id="2918" w:author="Eugene CHEONG from.TOPPAN (MAS)" w:date="2025-12-30T17:12:00Z" w16du:dateUtc="2025-12-30T09:12:00Z"/>
          <w:lang w:val="en-US"/>
        </w:rPr>
      </w:pPr>
      <w:ins w:id="2919" w:author="Eugene CHEONG from.TOPPAN (MAS)" w:date="2025-12-30T17:12:00Z" w16du:dateUtc="2025-12-30T09:12:00Z">
        <w:r>
          <w:rPr>
            <w:lang w:val="en-US"/>
          </w:rPr>
          <w:t xml:space="preserve">            </w:t>
        </w:r>
        <w:r>
          <w:rPr>
            <w:rFonts w:cstheme="minorHAnsi"/>
            <w:lang w:val="en-US"/>
          </w:rPr>
          <w:t>≈</w:t>
        </w:r>
        <w:r>
          <w:rPr>
            <w:lang w:val="en-US"/>
          </w:rPr>
          <w:t xml:space="preserve"> rounding off scale</w:t>
        </w:r>
        <w:r w:rsidRPr="0065027C">
          <w:rPr>
            <w:vertAlign w:val="subscript"/>
            <w:lang w:val="en-US"/>
          </w:rPr>
          <w:t>20</w:t>
        </w:r>
        <w:r>
          <w:rPr>
            <w:lang w:val="en-US"/>
          </w:rPr>
          <w:t>(1.515625)</w:t>
        </w:r>
      </w:ins>
    </w:p>
    <w:p w14:paraId="02F43748" w14:textId="30F2C0A3" w:rsidR="008910DF" w:rsidRPr="00970968" w:rsidRDefault="008910DF" w:rsidP="00970968">
      <w:pPr>
        <w:pStyle w:val="ListParagraph"/>
        <w:ind w:left="2880"/>
        <w:rPr>
          <w:lang w:val="en-US"/>
        </w:rPr>
      </w:pPr>
      <w:ins w:id="2920" w:author="Eugene CHEONG from.TOPPAN (MAS)" w:date="2025-12-30T17:12:00Z" w16du:dateUtc="2025-12-30T09:12:00Z">
        <w:r>
          <w:rPr>
            <w:lang w:val="en-US"/>
          </w:rPr>
          <w:t xml:space="preserve">            = 1.51562500000000000000 (</w:t>
        </w:r>
        <w:r w:rsidRPr="0065027C">
          <w:rPr>
            <w:sz w:val="16"/>
            <w:szCs w:val="16"/>
          </w:rPr>
          <w:t>rounded to 20 decimal places for precision</w:t>
        </w:r>
        <w:r>
          <w:t>)</w:t>
        </w:r>
      </w:ins>
    </w:p>
    <w:p w14:paraId="0EDA2A9B" w14:textId="7C9B4062" w:rsidR="00F9202E" w:rsidRDefault="00F9202E" w:rsidP="00084082">
      <w:pPr>
        <w:pStyle w:val="NumberedList"/>
      </w:pPr>
      <w:r>
        <w:t>For each year of the SSB tenor,</w:t>
      </w:r>
    </w:p>
    <w:p w14:paraId="62A140DE" w14:textId="32AB790E" w:rsidR="00F9202E" w:rsidRDefault="00F9202E" w:rsidP="0025161F">
      <w:pPr>
        <w:pStyle w:val="NumberedList"/>
        <w:numPr>
          <w:ilvl w:val="1"/>
          <w:numId w:val="3"/>
        </w:numPr>
      </w:pPr>
      <w:r>
        <w:t>Calculate the discount factor using the formula:</w:t>
      </w:r>
    </w:p>
    <w:p w14:paraId="5F426634" w14:textId="7D3C2F44" w:rsidR="00F9202E" w:rsidRPr="005D51FF" w:rsidRDefault="00084082" w:rsidP="005D51FF">
      <w:pPr>
        <w:pStyle w:val="NumberedList"/>
        <w:numPr>
          <w:ilvl w:val="0"/>
          <w:numId w:val="0"/>
        </w:numPr>
        <w:rPr>
          <w:rFonts w:ascii="CambriaMath" w:hAnsi="Times New Roman"/>
          <w:lang w:eastAsia="en-SG"/>
        </w:rPr>
      </w:pPr>
      <m:oMathPara>
        <m:oMathParaPr>
          <m:jc m:val="center"/>
        </m:oMathParaPr>
        <m:oMath>
          <m:r>
            <m:rPr>
              <m:sty m:val="p"/>
            </m:rPr>
            <w:rPr>
              <w:rFonts w:ascii="Cambria Math" w:hAnsi="Cambria Math" w:cs="Cambria Math"/>
              <w:lang w:eastAsia="en-SG"/>
            </w:rPr>
            <m:t>DF</m:t>
          </m:r>
          <m:r>
            <m:rPr>
              <m:sty m:val="p"/>
            </m:rPr>
            <w:rPr>
              <w:rFonts w:ascii="Cambria Math" w:hAnsi="Cambria Math" w:cs="Cambria Math"/>
              <w:sz w:val="14"/>
              <w:szCs w:val="14"/>
              <w:lang w:eastAsia="en-SG"/>
            </w:rPr>
            <m:t>n</m:t>
          </m:r>
          <m:r>
            <m:rPr>
              <m:sty m:val="p"/>
            </m:rPr>
            <w:rPr>
              <w:rFonts w:ascii="Cambria Math" w:hAnsi="Cambria Math"/>
              <w:sz w:val="14"/>
              <w:szCs w:val="14"/>
              <w:lang w:eastAsia="en-SG"/>
            </w:rPr>
            <m:t xml:space="preserve"> </m:t>
          </m:r>
          <m:r>
            <m:rPr>
              <m:sty m:val="p"/>
            </m:rPr>
            <w:rPr>
              <w:rFonts w:ascii="Cambria Math" w:hAnsi="Cambria Math"/>
              <w:lang w:eastAsia="en-SG"/>
            </w:rPr>
            <m:t xml:space="preserve">= </m:t>
          </m:r>
          <m:f>
            <m:fPr>
              <m:ctrlPr>
                <w:rPr>
                  <w:rFonts w:ascii="Cambria Math" w:hAnsi="Cambria Math"/>
                  <w:lang w:eastAsia="en-SG"/>
                </w:rPr>
              </m:ctrlPr>
            </m:fPr>
            <m:num>
              <m:r>
                <m:rPr>
                  <m:sty m:val="p"/>
                </m:rPr>
                <w:rPr>
                  <w:rFonts w:ascii="Cambria Math" w:hAnsi="Cambria Math"/>
                  <w:lang w:eastAsia="en-SG"/>
                </w:rPr>
                <m:t xml:space="preserve">1 </m:t>
              </m:r>
              <m:r>
                <m:rPr>
                  <m:sty m:val="p"/>
                </m:rPr>
                <w:rPr>
                  <w:rFonts w:ascii="Cambria Math" w:hAnsi="Cambria Math" w:hint="eastAsia"/>
                  <w:lang w:eastAsia="en-SG"/>
                </w:rPr>
                <m:t>-</m:t>
              </m:r>
              <m:r>
                <m:rPr>
                  <m:sty m:val="p"/>
                </m:rPr>
                <w:rPr>
                  <w:rFonts w:ascii="Cambria Math" w:hAnsi="Cambria Math"/>
                  <w:lang w:eastAsia="en-SG"/>
                </w:rPr>
                <m:t xml:space="preserve"> </m:t>
              </m:r>
              <m:r>
                <m:rPr>
                  <m:sty m:val="p"/>
                </m:rPr>
                <w:rPr>
                  <w:rFonts w:ascii="Cambria Math" w:hAnsi="Cambria Math" w:cs="Cambria Math"/>
                  <w:lang w:eastAsia="en-SG"/>
                </w:rPr>
                <m:t>Y</m:t>
              </m:r>
              <m:r>
                <m:rPr>
                  <m:sty m:val="p"/>
                </m:rPr>
                <w:rPr>
                  <w:rFonts w:ascii="Cambria Math" w:hAnsi="Cambria Math" w:cs="Cambria Math"/>
                  <w:sz w:val="14"/>
                  <w:szCs w:val="14"/>
                  <w:lang w:eastAsia="en-SG"/>
                </w:rPr>
                <m:t>n</m:t>
              </m:r>
              <m:r>
                <m:rPr>
                  <m:sty m:val="p"/>
                </m:rPr>
                <w:rPr>
                  <w:rFonts w:ascii="Cambria Math" w:hAnsi="Cambria Math"/>
                  <w:lang w:eastAsia="en-SG"/>
                </w:rPr>
                <m:t>(</m:t>
              </m:r>
              <m:r>
                <m:rPr>
                  <m:sty m:val="p"/>
                </m:rPr>
                <w:rPr>
                  <w:rFonts w:ascii="Cambria Math" w:hAnsi="Cambria Math" w:cs="Cambria Math"/>
                  <w:lang w:eastAsia="en-SG"/>
                </w:rPr>
                <m:t>DF</m:t>
              </m:r>
              <m:r>
                <m:rPr>
                  <m:sty m:val="p"/>
                </m:rPr>
                <w:rPr>
                  <w:rFonts w:ascii="Cambria Math" w:hAnsi="Cambria Math"/>
                  <w:sz w:val="14"/>
                  <w:szCs w:val="14"/>
                  <w:lang w:eastAsia="en-SG"/>
                </w:rPr>
                <m:t xml:space="preserve">1 </m:t>
              </m:r>
              <m:r>
                <m:rPr>
                  <m:sty m:val="p"/>
                </m:rPr>
                <w:rPr>
                  <w:rFonts w:ascii="Cambria Math" w:hAnsi="Cambria Math"/>
                  <w:lang w:eastAsia="en-SG"/>
                </w:rPr>
                <m:t xml:space="preserve">+ </m:t>
              </m:r>
              <m:r>
                <m:rPr>
                  <m:sty m:val="p"/>
                </m:rPr>
                <w:rPr>
                  <w:rFonts w:ascii="Cambria Math" w:hAnsi="Cambria Math" w:cs="Cambria Math"/>
                  <w:lang w:eastAsia="en-SG"/>
                </w:rPr>
                <m:t>⋯</m:t>
              </m:r>
              <m:r>
                <m:rPr>
                  <m:sty m:val="p"/>
                </m:rPr>
                <w:rPr>
                  <w:rFonts w:ascii="Cambria Math" w:hAnsi="Cambria Math"/>
                  <w:lang w:eastAsia="en-SG"/>
                </w:rPr>
                <m:t xml:space="preserve">+ </m:t>
              </m:r>
              <m:r>
                <m:rPr>
                  <m:sty m:val="p"/>
                </m:rPr>
                <w:rPr>
                  <w:rFonts w:ascii="Cambria Math" w:hAnsi="Cambria Math" w:cs="Cambria Math"/>
                  <w:lang w:eastAsia="en-SG"/>
                </w:rPr>
                <m:t>DF</m:t>
              </m:r>
              <m:r>
                <m:rPr>
                  <m:sty m:val="p"/>
                </m:rPr>
                <w:rPr>
                  <w:rFonts w:ascii="Cambria Math" w:hAnsi="Cambria Math" w:cs="Cambria Math"/>
                  <w:sz w:val="14"/>
                  <w:szCs w:val="14"/>
                  <w:lang w:eastAsia="en-SG"/>
                </w:rPr>
                <m:t>n</m:t>
              </m:r>
              <m:r>
                <m:rPr>
                  <m:sty m:val="p"/>
                </m:rPr>
                <w:rPr>
                  <w:rFonts w:ascii="Cambria Math" w:hAnsi="Cambria Math" w:hint="eastAsia"/>
                  <w:sz w:val="14"/>
                  <w:szCs w:val="14"/>
                  <w:lang w:eastAsia="en-SG"/>
                </w:rPr>
                <m:t>-</m:t>
              </m:r>
              <m:r>
                <m:rPr>
                  <m:sty m:val="p"/>
                </m:rPr>
                <w:rPr>
                  <w:rFonts w:ascii="Cambria Math" w:hAnsi="Cambria Math"/>
                  <w:sz w:val="14"/>
                  <w:szCs w:val="14"/>
                  <w:lang w:eastAsia="en-SG"/>
                </w:rPr>
                <m:t>1</m:t>
              </m:r>
              <m:r>
                <m:rPr>
                  <m:sty m:val="p"/>
                </m:rPr>
                <w:rPr>
                  <w:rFonts w:ascii="Cambria Math" w:hAnsi="Cambria Math"/>
                  <w:lang w:eastAsia="en-SG"/>
                </w:rPr>
                <m:t>)</m:t>
              </m:r>
            </m:num>
            <m:den>
              <m:r>
                <m:rPr>
                  <m:sty m:val="p"/>
                </m:rPr>
                <w:rPr>
                  <w:rFonts w:ascii="Cambria Math" w:hAnsi="Cambria Math"/>
                  <w:lang w:eastAsia="en-SG"/>
                </w:rPr>
                <m:t xml:space="preserve">1 + </m:t>
              </m:r>
              <m:r>
                <m:rPr>
                  <m:sty m:val="p"/>
                </m:rPr>
                <w:rPr>
                  <w:rFonts w:ascii="Cambria Math" w:hAnsi="Cambria Math" w:cs="Cambria Math"/>
                  <w:lang w:eastAsia="en-SG"/>
                </w:rPr>
                <m:t>Y</m:t>
              </m:r>
              <m:r>
                <m:rPr>
                  <m:sty m:val="p"/>
                </m:rPr>
                <w:rPr>
                  <w:rFonts w:ascii="Cambria Math" w:hAnsi="Cambria Math" w:cs="Cambria Math"/>
                  <w:sz w:val="14"/>
                  <w:szCs w:val="14"/>
                  <w:lang w:eastAsia="en-SG"/>
                </w:rPr>
                <m:t>n</m:t>
              </m:r>
            </m:den>
          </m:f>
        </m:oMath>
      </m:oMathPara>
    </w:p>
    <w:p w14:paraId="1157C5C4" w14:textId="058D2FB3" w:rsidR="00F9202E" w:rsidRDefault="00F9202E" w:rsidP="0025161F">
      <w:pPr>
        <w:pStyle w:val="NumberedList"/>
        <w:numPr>
          <w:ilvl w:val="1"/>
          <w:numId w:val="3"/>
        </w:numPr>
      </w:pPr>
      <w:r>
        <w:t>Calculate the coupon rate using the formula:</w:t>
      </w:r>
    </w:p>
    <w:p w14:paraId="6F4AA0C1" w14:textId="19F07D95" w:rsidR="00F9202E" w:rsidRDefault="00084082" w:rsidP="00F9202E">
      <m:oMathPara>
        <m:oMath>
          <m:r>
            <m:rPr>
              <m:sty m:val="p"/>
            </m:rPr>
            <w:rPr>
              <w:rFonts w:ascii="Cambria Math" w:eastAsia="CambriaMath" w:hAnsi="Cambria Math" w:cs="Cambria Math" w:hint="eastAsia"/>
              <w:sz w:val="20"/>
              <w:szCs w:val="20"/>
              <w:lang w:eastAsia="en-SG"/>
            </w:rPr>
            <m:t>C</m:t>
          </m:r>
          <m:r>
            <m:rPr>
              <m:sty m:val="p"/>
            </m:rPr>
            <w:rPr>
              <w:rFonts w:ascii="Cambria Math" w:eastAsia="CambriaMath" w:hAnsi="Cambria Math" w:cs="Cambria Math"/>
              <w:sz w:val="14"/>
              <w:szCs w:val="14"/>
              <w:lang w:eastAsia="en-SG"/>
            </w:rPr>
            <m:t>n</m:t>
          </m:r>
          <m:r>
            <m:rPr>
              <m:sty m:val="p"/>
            </m:rPr>
            <w:rPr>
              <w:rFonts w:ascii="Cambria Math" w:eastAsia="CambriaMath" w:hAnsi="Cambria Math" w:cs="CambriaMath"/>
              <w:sz w:val="14"/>
              <w:szCs w:val="14"/>
              <w:lang w:eastAsia="en-SG"/>
            </w:rPr>
            <m:t xml:space="preserve"> </m:t>
          </m:r>
          <m:r>
            <m:rPr>
              <m:sty m:val="p"/>
            </m:rPr>
            <w:rPr>
              <w:rFonts w:ascii="Cambria Math" w:eastAsia="CambriaMath" w:hAnsi="Cambria Math" w:cs="CambriaMath"/>
              <w:sz w:val="20"/>
              <w:szCs w:val="20"/>
              <w:lang w:eastAsia="en-SG"/>
            </w:rPr>
            <m:t xml:space="preserve">= </m:t>
          </m:r>
          <m:f>
            <m:fPr>
              <m:ctrlPr>
                <w:rPr>
                  <w:rFonts w:ascii="Cambria Math" w:eastAsia="CambriaMath" w:hAnsi="Cambria Math" w:cs="CambriaMath"/>
                  <w:sz w:val="20"/>
                  <w:szCs w:val="20"/>
                  <w:lang w:eastAsia="en-SG"/>
                </w:rPr>
              </m:ctrlPr>
            </m:fPr>
            <m:num>
              <m:r>
                <m:rPr>
                  <m:sty m:val="p"/>
                </m:rPr>
                <w:rPr>
                  <w:rFonts w:ascii="Cambria Math" w:eastAsia="CambriaMath" w:hAnsi="Cambria Math" w:cs="CambriaMath"/>
                  <w:sz w:val="20"/>
                  <w:szCs w:val="20"/>
                  <w:lang w:eastAsia="en-SG"/>
                </w:rPr>
                <m:t xml:space="preserve">1 </m:t>
              </m:r>
              <m:r>
                <m:rPr>
                  <m:sty m:val="p"/>
                </m:rPr>
                <w:rPr>
                  <w:rFonts w:ascii="Cambria Math" w:eastAsia="CambriaMath" w:hAnsi="Cambria Math" w:cs="CambriaMath" w:hint="eastAsia"/>
                  <w:sz w:val="20"/>
                  <w:szCs w:val="20"/>
                  <w:lang w:eastAsia="en-SG"/>
                </w:rPr>
                <m:t>-</m:t>
              </m:r>
              <m:r>
                <m:rPr>
                  <m:sty m:val="p"/>
                </m:rPr>
                <w:rPr>
                  <w:rFonts w:ascii="Cambria Math" w:eastAsia="CambriaMath" w:hAnsi="Cambria Math" w:cs="CambriaMath"/>
                  <w:sz w:val="20"/>
                  <w:szCs w:val="20"/>
                  <w:lang w:eastAsia="en-SG"/>
                </w:rPr>
                <m:t xml:space="preserve"> </m:t>
              </m:r>
              <m:r>
                <m:rPr>
                  <m:sty m:val="p"/>
                </m:rPr>
                <w:rPr>
                  <w:rFonts w:ascii="Cambria Math" w:eastAsia="CambriaMath" w:hAnsi="Cambria Math" w:cs="CambriaMath" w:hint="eastAsia"/>
                  <w:sz w:val="20"/>
                  <w:szCs w:val="20"/>
                  <w:lang w:eastAsia="en-SG"/>
                </w:rPr>
                <m:t>DF</m:t>
              </m:r>
              <m:r>
                <m:rPr>
                  <m:sty m:val="p"/>
                </m:rPr>
                <w:rPr>
                  <w:rFonts w:ascii="Cambria Math" w:eastAsia="CambriaMath" w:hAnsi="Cambria Math" w:cs="CambriaMath"/>
                  <w:sz w:val="14"/>
                  <w:szCs w:val="14"/>
                  <w:lang w:eastAsia="en-SG"/>
                </w:rPr>
                <m:t>1</m:t>
              </m:r>
              <m:r>
                <m:rPr>
                  <m:sty m:val="p"/>
                </m:rPr>
                <w:rPr>
                  <w:rFonts w:ascii="Cambria Math" w:eastAsia="CambriaMath" w:hAnsi="Cambria Math" w:cs="CambriaMath"/>
                  <w:sz w:val="20"/>
                  <w:szCs w:val="20"/>
                  <w:lang w:eastAsia="en-SG"/>
                </w:rPr>
                <m:t>(</m:t>
              </m:r>
              <m:r>
                <m:rPr>
                  <m:sty m:val="p"/>
                </m:rPr>
                <w:rPr>
                  <w:rFonts w:ascii="Cambria Math" w:eastAsia="CambriaMath" w:hAnsi="Cambria Math" w:cs="CambriaMath" w:hint="eastAsia"/>
                  <w:sz w:val="20"/>
                  <w:szCs w:val="20"/>
                  <w:lang w:eastAsia="en-SG"/>
                </w:rPr>
                <m:t>C</m:t>
              </m:r>
              <m:r>
                <m:rPr>
                  <m:sty m:val="p"/>
                </m:rPr>
                <w:rPr>
                  <w:rFonts w:ascii="Cambria Math" w:eastAsia="CambriaMath" w:hAnsi="Cambria Math" w:cs="CambriaMath"/>
                  <w:sz w:val="14"/>
                  <w:szCs w:val="14"/>
                  <w:lang w:eastAsia="en-SG"/>
                </w:rPr>
                <m:t>1</m:t>
              </m:r>
              <m:r>
                <m:rPr>
                  <m:sty m:val="p"/>
                </m:rPr>
                <w:rPr>
                  <w:rFonts w:ascii="Cambria Math" w:eastAsia="CambriaMath" w:hAnsi="Cambria Math" w:cs="CambriaMath"/>
                  <w:sz w:val="20"/>
                  <w:szCs w:val="20"/>
                  <w:lang w:eastAsia="en-SG"/>
                </w:rPr>
                <m:t xml:space="preserve">) </m:t>
              </m:r>
              <m:r>
                <m:rPr>
                  <m:sty m:val="p"/>
                </m:rPr>
                <w:rPr>
                  <w:rFonts w:ascii="Cambria Math" w:eastAsia="CambriaMath" w:hAnsi="Cambria Math" w:cs="CambriaMath" w:hint="eastAsia"/>
                  <w:sz w:val="20"/>
                  <w:szCs w:val="20"/>
                  <w:lang w:eastAsia="en-SG"/>
                </w:rPr>
                <m:t>-</m:t>
              </m:r>
              <m:r>
                <m:rPr>
                  <m:sty m:val="p"/>
                </m:rPr>
                <w:rPr>
                  <w:rFonts w:ascii="Cambria Math" w:eastAsia="CambriaMath" w:hAnsi="Cambria Math" w:cs="CambriaMath"/>
                  <w:sz w:val="20"/>
                  <w:szCs w:val="20"/>
                  <w:lang w:eastAsia="en-SG"/>
                </w:rPr>
                <m:t xml:space="preserve"> </m:t>
              </m:r>
              <m:r>
                <m:rPr>
                  <m:sty m:val="p"/>
                </m:rPr>
                <w:rPr>
                  <w:rFonts w:ascii="Cambria Math" w:eastAsia="CambriaMath" w:hAnsi="Cambria Math" w:cs="Cambria Math"/>
                  <w:sz w:val="20"/>
                  <w:szCs w:val="20"/>
                  <w:lang w:eastAsia="en-SG"/>
                </w:rPr>
                <m:t>⋯</m:t>
              </m:r>
              <m:r>
                <m:rPr>
                  <m:sty m:val="p"/>
                </m:rPr>
                <w:rPr>
                  <w:rFonts w:ascii="Cambria Math" w:eastAsia="CambriaMath" w:hAnsi="Cambria Math" w:cs="CambriaMath"/>
                  <w:sz w:val="20"/>
                  <w:szCs w:val="20"/>
                  <w:lang w:eastAsia="en-SG"/>
                </w:rPr>
                <m:t xml:space="preserve"> </m:t>
              </m:r>
              <m:r>
                <m:rPr>
                  <m:sty m:val="p"/>
                </m:rPr>
                <w:rPr>
                  <w:rFonts w:ascii="Cambria Math" w:eastAsia="CambriaMath" w:hAnsi="Cambria Math" w:cs="CambriaMath" w:hint="eastAsia"/>
                  <w:sz w:val="20"/>
                  <w:szCs w:val="20"/>
                  <w:lang w:eastAsia="en-SG"/>
                </w:rPr>
                <m:t>-</m:t>
              </m:r>
              <m:r>
                <m:rPr>
                  <m:sty m:val="p"/>
                </m:rPr>
                <w:rPr>
                  <w:rFonts w:ascii="Cambria Math" w:eastAsia="CambriaMath" w:hAnsi="Cambria Math" w:cs="CambriaMath"/>
                  <w:sz w:val="20"/>
                  <w:szCs w:val="20"/>
                  <w:lang w:eastAsia="en-SG"/>
                </w:rPr>
                <m:t xml:space="preserve"> </m:t>
              </m:r>
              <m:r>
                <m:rPr>
                  <m:sty m:val="p"/>
                </m:rPr>
                <w:rPr>
                  <w:rFonts w:ascii="Cambria Math" w:eastAsia="CambriaMath" w:hAnsi="Cambria Math" w:cs="CambriaMath" w:hint="eastAsia"/>
                  <w:sz w:val="20"/>
                  <w:szCs w:val="20"/>
                  <w:lang w:eastAsia="en-SG"/>
                </w:rPr>
                <m:t>DF</m:t>
              </m:r>
              <m:r>
                <m:rPr>
                  <m:sty m:val="p"/>
                </m:rPr>
                <w:rPr>
                  <w:rFonts w:ascii="Cambria Math" w:eastAsia="CambriaMath" w:hAnsi="Cambria Math" w:cs="CambriaMath" w:hint="eastAsia"/>
                  <w:sz w:val="14"/>
                  <w:szCs w:val="14"/>
                  <w:lang w:eastAsia="en-SG"/>
                </w:rPr>
                <m:t>n</m:t>
              </m:r>
              <m:r>
                <m:rPr>
                  <m:sty m:val="p"/>
                </m:rPr>
                <w:rPr>
                  <w:rFonts w:ascii="Cambria Math" w:eastAsia="CambriaMath" w:hAnsi="Cambria Math" w:cs="CambriaMath" w:hint="eastAsia"/>
                  <w:sz w:val="14"/>
                  <w:szCs w:val="14"/>
                  <w:lang w:eastAsia="en-SG"/>
                </w:rPr>
                <m:t>-</m:t>
              </m:r>
              <m:r>
                <m:rPr>
                  <m:sty m:val="p"/>
                </m:rPr>
                <w:rPr>
                  <w:rFonts w:ascii="Cambria Math" w:eastAsia="CambriaMath" w:hAnsi="Cambria Math" w:cs="CambriaMath"/>
                  <w:sz w:val="14"/>
                  <w:szCs w:val="14"/>
                  <w:lang w:eastAsia="en-SG"/>
                </w:rPr>
                <m:t>1</m:t>
              </m:r>
              <m:r>
                <m:rPr>
                  <m:sty m:val="p"/>
                </m:rPr>
                <w:rPr>
                  <w:rFonts w:ascii="Cambria Math" w:eastAsia="CambriaMath" w:hAnsi="Cambria Math" w:cs="CambriaMath"/>
                  <w:sz w:val="20"/>
                  <w:szCs w:val="20"/>
                  <w:lang w:eastAsia="en-SG"/>
                </w:rPr>
                <m:t>(</m:t>
              </m:r>
              <m:r>
                <m:rPr>
                  <m:sty m:val="p"/>
                </m:rPr>
                <w:rPr>
                  <w:rFonts w:ascii="Cambria Math" w:eastAsia="CambriaMath" w:hAnsi="Cambria Math" w:cs="CambriaMath" w:hint="eastAsia"/>
                  <w:sz w:val="20"/>
                  <w:szCs w:val="20"/>
                  <w:lang w:eastAsia="en-SG"/>
                </w:rPr>
                <m:t>C</m:t>
              </m:r>
              <m:r>
                <m:rPr>
                  <m:sty m:val="p"/>
                </m:rPr>
                <w:rPr>
                  <w:rFonts w:ascii="Cambria Math" w:eastAsia="CambriaMath" w:hAnsi="Cambria Math" w:cs="CambriaMath" w:hint="eastAsia"/>
                  <w:sz w:val="14"/>
                  <w:szCs w:val="14"/>
                  <w:lang w:eastAsia="en-SG"/>
                </w:rPr>
                <m:t>n</m:t>
              </m:r>
              <m:r>
                <m:rPr>
                  <m:sty m:val="p"/>
                </m:rPr>
                <w:rPr>
                  <w:rFonts w:ascii="Cambria Math" w:eastAsia="CambriaMath" w:hAnsi="Cambria Math" w:cs="CambriaMath" w:hint="eastAsia"/>
                  <w:sz w:val="14"/>
                  <w:szCs w:val="14"/>
                  <w:lang w:eastAsia="en-SG"/>
                </w:rPr>
                <m:t>-</m:t>
              </m:r>
              <m:r>
                <m:rPr>
                  <m:sty m:val="p"/>
                </m:rPr>
                <w:rPr>
                  <w:rFonts w:ascii="Cambria Math" w:eastAsia="CambriaMath" w:hAnsi="Cambria Math" w:cs="CambriaMath"/>
                  <w:sz w:val="14"/>
                  <w:szCs w:val="14"/>
                  <w:lang w:eastAsia="en-SG"/>
                </w:rPr>
                <m:t>1</m:t>
              </m:r>
              <m:r>
                <m:rPr>
                  <m:sty m:val="p"/>
                </m:rPr>
                <w:rPr>
                  <w:rFonts w:ascii="Cambria Math" w:eastAsia="CambriaMath" w:hAnsi="Cambria Math" w:cs="CambriaMath"/>
                  <w:sz w:val="20"/>
                  <w:szCs w:val="20"/>
                  <w:lang w:eastAsia="en-SG"/>
                </w:rPr>
                <m:t>)</m:t>
              </m:r>
            </m:num>
            <m:den>
              <m:r>
                <m:rPr>
                  <m:sty m:val="p"/>
                </m:rPr>
                <w:rPr>
                  <w:rFonts w:ascii="Cambria Math" w:eastAsia="CambriaMath" w:hAnsi="Cambria Math" w:cs="CambriaMath" w:hint="eastAsia"/>
                  <w:sz w:val="20"/>
                  <w:szCs w:val="20"/>
                  <w:lang w:eastAsia="en-SG"/>
                </w:rPr>
                <m:t>DF</m:t>
              </m:r>
              <m:r>
                <m:rPr>
                  <m:sty m:val="p"/>
                </m:rPr>
                <w:rPr>
                  <w:rFonts w:ascii="Cambria Math" w:eastAsia="CambriaMath" w:hAnsi="Cambria Math" w:cs="CambriaMath" w:hint="eastAsia"/>
                  <w:sz w:val="14"/>
                  <w:szCs w:val="14"/>
                  <w:lang w:eastAsia="en-SG"/>
                </w:rPr>
                <m:t>n</m:t>
              </m:r>
            </m:den>
          </m:f>
          <m:r>
            <w:rPr>
              <w:rFonts w:ascii="Cambria Math" w:eastAsia="CambriaMath" w:hAnsi="Cambria Math" w:cs="CambriaMath"/>
              <w:sz w:val="20"/>
              <w:szCs w:val="20"/>
              <w:lang w:eastAsia="en-SG"/>
            </w:rPr>
            <m:t>-1</m:t>
          </m:r>
        </m:oMath>
      </m:oMathPara>
    </w:p>
    <w:p w14:paraId="1D0600EE" w14:textId="13F59A3E" w:rsidR="00F9202E" w:rsidRDefault="00F9202E" w:rsidP="0025161F">
      <w:pPr>
        <w:pStyle w:val="NumberedList"/>
        <w:numPr>
          <w:ilvl w:val="1"/>
          <w:numId w:val="3"/>
        </w:numPr>
      </w:pPr>
      <w:r>
        <w:t>If the coupon rate does not allow for a step up, derive the adjusted coupon rate by minimising the sum of the squared errors such that the variables: C₁, C₂, ..., C₁₀ (coupon rates) and e₁, e₂, ..., e₁₀ (</w:t>
      </w:r>
      <w:commentRangeStart w:id="2921"/>
      <w:commentRangeStart w:id="2922"/>
      <w:r>
        <w:t>error terms</w:t>
      </w:r>
      <w:commentRangeEnd w:id="2921"/>
      <w:r w:rsidR="00B300AC">
        <w:rPr>
          <w:rStyle w:val="CommentReference"/>
        </w:rPr>
        <w:commentReference w:id="2921"/>
      </w:r>
      <w:commentRangeEnd w:id="2922"/>
      <w:r w:rsidR="00FA1907">
        <w:rPr>
          <w:rStyle w:val="CommentReference"/>
        </w:rPr>
        <w:commentReference w:id="2922"/>
      </w:r>
      <w:r>
        <w:t>) meets the following constraints:</w:t>
      </w:r>
    </w:p>
    <w:p w14:paraId="0A5E64D5" w14:textId="37A44186" w:rsidR="00F9202E" w:rsidRDefault="00F9202E" w:rsidP="0025161F">
      <w:pPr>
        <w:pStyle w:val="ListParagraph"/>
        <w:numPr>
          <w:ilvl w:val="2"/>
          <w:numId w:val="3"/>
        </w:numPr>
      </w:pPr>
      <w:r>
        <w:t>Non-decreasing coupon rates: Cₜ ≥ Cₜ₋₁</w:t>
      </w:r>
    </w:p>
    <w:p w14:paraId="624F05F6" w14:textId="6BFD89E3" w:rsidR="00F9202E" w:rsidRDefault="00F9202E" w:rsidP="0025161F">
      <w:pPr>
        <w:pStyle w:val="ListParagraph"/>
        <w:numPr>
          <w:ilvl w:val="2"/>
          <w:numId w:val="3"/>
        </w:numPr>
      </w:pPr>
      <w:r>
        <w:t>Exact constraint: e₁₀ = 0</w:t>
      </w:r>
    </w:p>
    <w:p w14:paraId="0CA48C41" w14:textId="1CBBF98C" w:rsidR="00F9202E" w:rsidRDefault="00F9202E" w:rsidP="0025161F">
      <w:pPr>
        <w:pStyle w:val="ListParagraph"/>
        <w:numPr>
          <w:ilvl w:val="2"/>
          <w:numId w:val="3"/>
        </w:numPr>
      </w:pPr>
      <w:r>
        <w:t xml:space="preserve">Non-negative errors: eₜ ≥ 0 for t </w:t>
      </w:r>
      <w:r w:rsidRPr="00084082">
        <w:rPr>
          <w:rFonts w:ascii="Cambria Math" w:hAnsi="Cambria Math" w:cs="Cambria Math"/>
        </w:rPr>
        <w:t>∈</w:t>
      </w:r>
      <w:r>
        <w:t xml:space="preserve"> [1,9]</w:t>
      </w:r>
    </w:p>
    <w:p w14:paraId="1FA563F2" w14:textId="450B69B1" w:rsidR="00F9202E" w:rsidRDefault="00F9202E" w:rsidP="0025161F">
      <w:pPr>
        <w:pStyle w:val="ListParagraph"/>
        <w:numPr>
          <w:ilvl w:val="1"/>
          <w:numId w:val="3"/>
        </w:numPr>
      </w:pPr>
      <w:commentRangeStart w:id="2923"/>
      <w:commentRangeStart w:id="2924"/>
      <w:r>
        <w:t xml:space="preserve">Round the coupon rate/adjusted coupon rate </w:t>
      </w:r>
      <w:commentRangeEnd w:id="2923"/>
      <w:r w:rsidR="00E869DB">
        <w:rPr>
          <w:rStyle w:val="CommentReference"/>
        </w:rPr>
        <w:commentReference w:id="2923"/>
      </w:r>
      <w:commentRangeEnd w:id="2924"/>
      <w:r w:rsidR="005465BB">
        <w:rPr>
          <w:rStyle w:val="CommentReference"/>
        </w:rPr>
        <w:commentReference w:id="2924"/>
      </w:r>
      <w:r>
        <w:t xml:space="preserve">to </w:t>
      </w:r>
      <w:del w:id="2925" w:author="Eugene CHEONG from.TOPPAN (MAS)" w:date="2025-12-30T16:54:00Z" w16du:dateUtc="2025-12-30T08:54:00Z">
        <w:r w:rsidDel="005465BB">
          <w:delText xml:space="preserve">4 </w:delText>
        </w:r>
      </w:del>
      <w:ins w:id="2926" w:author="Eugene CHEONG from.TOPPAN (MAS)" w:date="2025-12-30T16:54:00Z" w16du:dateUtc="2025-12-30T08:54:00Z">
        <w:r w:rsidR="005465BB">
          <w:t xml:space="preserve">2 </w:t>
        </w:r>
      </w:ins>
      <w:r>
        <w:t>decimal places</w:t>
      </w:r>
      <w:ins w:id="2927" w:author="Eugene CHEONG from.TOPPAN (MAS)" w:date="2025-12-30T16:54:00Z" w16du:dateUtc="2025-12-30T08:54:00Z">
        <w:r w:rsidR="005465BB">
          <w:t xml:space="preserve"> in percentage terms</w:t>
        </w:r>
      </w:ins>
      <w:r>
        <w:t>.</w:t>
      </w:r>
      <w:ins w:id="2928" w:author="Eugene CHEONG from.TOPPAN (MAS)" w:date="2025-12-30T16:54:00Z" w16du:dateUtc="2025-12-30T08:54:00Z">
        <w:r w:rsidR="005465BB">
          <w:t xml:space="preserve"> For example, if the coupon rate/adjusted coupon rate is 0.</w:t>
        </w:r>
      </w:ins>
      <w:ins w:id="2929" w:author="Han Xie CHAI (MAS)" w:date="2026-01-13T10:05:00Z" w16du:dateUtc="2026-01-13T02:05:00Z">
        <w:r w:rsidR="009B6519">
          <w:t>0</w:t>
        </w:r>
      </w:ins>
      <w:ins w:id="2930" w:author="Eugene CHEONG from.TOPPAN (MAS)" w:date="2025-12-30T16:54:00Z" w16du:dateUtc="2025-12-30T08:54:00Z">
        <w:r w:rsidR="005465BB">
          <w:t>2058, it wi</w:t>
        </w:r>
      </w:ins>
      <w:ins w:id="2931" w:author="Eugene CHEONG from.TOPPAN (MAS)" w:date="2025-12-30T16:55:00Z" w16du:dateUtc="2025-12-30T08:55:00Z">
        <w:r w:rsidR="005465BB">
          <w:t>ll be rounded to 2.06.</w:t>
        </w:r>
      </w:ins>
    </w:p>
    <w:p w14:paraId="3BA3D047" w14:textId="348C38A1" w:rsidR="00172803" w:rsidRDefault="00F9202E" w:rsidP="00172803">
      <w:pPr>
        <w:pStyle w:val="NumberedList"/>
        <w:rPr>
          <w:ins w:id="2932" w:author="Eugene CHEONG from.TOPPAN (MAS)" w:date="2025-12-31T10:04:00Z" w16du:dateUtc="2025-12-31T02:04:00Z"/>
        </w:rPr>
      </w:pPr>
      <w:r>
        <w:t xml:space="preserve">Calculate the </w:t>
      </w:r>
      <w:commentRangeStart w:id="2933"/>
      <w:commentRangeStart w:id="2934"/>
      <w:r>
        <w:t xml:space="preserve">average annual compounded yield </w:t>
      </w:r>
      <w:commentRangeEnd w:id="2933"/>
      <w:r w:rsidR="001C42AE">
        <w:rPr>
          <w:rStyle w:val="CommentReference"/>
        </w:rPr>
        <w:commentReference w:id="2933"/>
      </w:r>
      <w:commentRangeEnd w:id="2934"/>
      <w:r w:rsidR="002D0894">
        <w:rPr>
          <w:rStyle w:val="CommentReference"/>
        </w:rPr>
        <w:commentReference w:id="2934"/>
      </w:r>
      <w:r w:rsidR="001C42AE">
        <w:t>for each year</w:t>
      </w:r>
      <w:r>
        <w:t xml:space="preserve"> based on the rounded value of the coupon rate/adjusted coupon rate</w:t>
      </w:r>
      <w:r w:rsidR="00A227C5">
        <w:t xml:space="preserve"> </w:t>
      </w:r>
      <w:ins w:id="2935" w:author="Eugene CHEONG from.TOPPAN (MAS)" w:date="2025-12-31T10:04:00Z" w16du:dateUtc="2025-12-31T02:04:00Z">
        <w:r w:rsidR="00172803">
          <w:t>using the following formula:</w:t>
        </w:r>
      </w:ins>
    </w:p>
    <w:p w14:paraId="167A02D8" w14:textId="77777777" w:rsidR="00172803" w:rsidRDefault="00172803" w:rsidP="00172803">
      <w:pPr>
        <w:pStyle w:val="NumberedList"/>
        <w:numPr>
          <w:ilvl w:val="0"/>
          <w:numId w:val="0"/>
        </w:numPr>
        <w:ind w:left="720" w:hanging="360"/>
        <w:rPr>
          <w:ins w:id="2936" w:author="Eugene CHEONG from.TOPPAN (MAS)" w:date="2025-12-31T10:04:00Z" w16du:dateUtc="2025-12-31T02:04:00Z"/>
        </w:rPr>
      </w:pPr>
    </w:p>
    <w:p w14:paraId="61CBE425" w14:textId="77777777" w:rsidR="00172803" w:rsidRPr="00A227C5" w:rsidRDefault="00C36E16" w:rsidP="00172803">
      <w:pPr>
        <w:pStyle w:val="NumberedList"/>
        <w:numPr>
          <w:ilvl w:val="0"/>
          <w:numId w:val="0"/>
        </w:numPr>
        <w:ind w:left="720" w:hanging="360"/>
        <w:rPr>
          <w:ins w:id="2937" w:author="Eugene CHEONG from.TOPPAN (MAS)" w:date="2025-12-31T10:04:00Z" w16du:dateUtc="2025-12-31T02:04:00Z"/>
          <w:rFonts w:eastAsiaTheme="minorEastAsia"/>
        </w:rPr>
      </w:pPr>
      <m:oMathPara>
        <m:oMath>
          <m:acc>
            <m:accPr>
              <m:chr m:val="̅"/>
              <m:ctrlPr>
                <w:ins w:id="2938" w:author="Eugene CHEONG from.TOPPAN (MAS)" w:date="2025-12-31T10:04:00Z" w16du:dateUtc="2025-12-31T02:04:00Z">
                  <w:rPr>
                    <w:rFonts w:ascii="Cambria Math" w:hAnsi="Cambria Math"/>
                    <w:i/>
                  </w:rPr>
                </w:ins>
              </m:ctrlPr>
            </m:accPr>
            <m:e>
              <m:sSub>
                <m:sSubPr>
                  <m:ctrlPr>
                    <w:ins w:id="2939" w:author="Eugene CHEONG from.TOPPAN (MAS)" w:date="2025-12-31T10:04:00Z" w16du:dateUtc="2025-12-31T02:04:00Z">
                      <w:rPr>
                        <w:rFonts w:ascii="Cambria Math" w:hAnsi="Cambria Math"/>
                        <w:i/>
                      </w:rPr>
                    </w:ins>
                  </m:ctrlPr>
                </m:sSubPr>
                <m:e>
                  <m:r>
                    <w:ins w:id="2940" w:author="Eugene CHEONG from.TOPPAN (MAS)" w:date="2025-12-31T10:04:00Z" w16du:dateUtc="2025-12-31T02:04:00Z">
                      <w:rPr>
                        <w:rFonts w:ascii="Cambria Math" w:hAnsi="Cambria Math"/>
                      </w:rPr>
                      <m:t>c</m:t>
                    </w:ins>
                  </m:r>
                </m:e>
                <m:sub>
                  <m:r>
                    <w:ins w:id="2941" w:author="Eugene CHEONG from.TOPPAN (MAS)" w:date="2025-12-31T10:04:00Z" w16du:dateUtc="2025-12-31T02:04:00Z">
                      <w:rPr>
                        <w:rFonts w:ascii="Cambria Math" w:hAnsi="Cambria Math"/>
                      </w:rPr>
                      <m:t>n</m:t>
                    </w:ins>
                  </m:r>
                </m:sub>
              </m:sSub>
            </m:e>
          </m:acc>
          <m:r>
            <w:ins w:id="2942" w:author="Eugene CHEONG from.TOPPAN (MAS)" w:date="2025-12-31T10:04:00Z" w16du:dateUtc="2025-12-31T02:04:00Z">
              <w:rPr>
                <w:rFonts w:ascii="Cambria Math" w:hAnsi="Cambria Math"/>
              </w:rPr>
              <m:t>=</m:t>
            </w:ins>
          </m:r>
          <m:f>
            <m:fPr>
              <m:ctrlPr>
                <w:ins w:id="2943" w:author="Eugene CHEONG from.TOPPAN (MAS)" w:date="2025-12-31T10:04:00Z" w16du:dateUtc="2025-12-31T02:04:00Z">
                  <w:rPr>
                    <w:rFonts w:ascii="Cambria Math" w:hAnsi="Cambria Math"/>
                    <w:i/>
                  </w:rPr>
                </w:ins>
              </m:ctrlPr>
            </m:fPr>
            <m:num>
              <m:sSub>
                <m:sSubPr>
                  <m:ctrlPr>
                    <w:ins w:id="2944" w:author="Eugene CHEONG from.TOPPAN (MAS)" w:date="2025-12-31T10:04:00Z" w16du:dateUtc="2025-12-31T02:04:00Z">
                      <w:rPr>
                        <w:rFonts w:ascii="Cambria Math" w:hAnsi="Cambria Math"/>
                        <w:i/>
                      </w:rPr>
                    </w:ins>
                  </m:ctrlPr>
                </m:sSubPr>
                <m:e>
                  <m:r>
                    <w:ins w:id="2945" w:author="Eugene CHEONG from.TOPPAN (MAS)" w:date="2025-12-31T10:04:00Z" w16du:dateUtc="2025-12-31T02:04:00Z">
                      <w:rPr>
                        <w:rFonts w:ascii="Cambria Math" w:hAnsi="Cambria Math"/>
                      </w:rPr>
                      <m:t>C</m:t>
                    </w:ins>
                  </m:r>
                </m:e>
                <m:sub>
                  <m:r>
                    <w:ins w:id="2946" w:author="Eugene CHEONG from.TOPPAN (MAS)" w:date="2025-12-31T10:04:00Z" w16du:dateUtc="2025-12-31T02:04:00Z">
                      <w:rPr>
                        <w:rFonts w:ascii="Cambria Math" w:hAnsi="Cambria Math"/>
                      </w:rPr>
                      <m:t>1</m:t>
                    </w:ins>
                  </m:r>
                </m:sub>
              </m:sSub>
              <m:r>
                <w:ins w:id="2947" w:author="Eugene CHEONG from.TOPPAN (MAS)" w:date="2025-12-31T10:04:00Z" w16du:dateUtc="2025-12-31T02:04:00Z">
                  <w:rPr>
                    <w:rFonts w:ascii="Cambria Math" w:hAnsi="Cambria Math"/>
                  </w:rPr>
                  <m:t>+…+</m:t>
                </w:ins>
              </m:r>
              <m:sSub>
                <m:sSubPr>
                  <m:ctrlPr>
                    <w:ins w:id="2948" w:author="Eugene CHEONG from.TOPPAN (MAS)" w:date="2025-12-31T10:04:00Z" w16du:dateUtc="2025-12-31T02:04:00Z">
                      <w:rPr>
                        <w:rFonts w:ascii="Cambria Math" w:hAnsi="Cambria Math"/>
                        <w:i/>
                      </w:rPr>
                    </w:ins>
                  </m:ctrlPr>
                </m:sSubPr>
                <m:e>
                  <m:r>
                    <w:ins w:id="2949" w:author="Eugene CHEONG from.TOPPAN (MAS)" w:date="2025-12-31T10:04:00Z" w16du:dateUtc="2025-12-31T02:04:00Z">
                      <w:rPr>
                        <w:rFonts w:ascii="Cambria Math" w:hAnsi="Cambria Math"/>
                      </w:rPr>
                      <m:t>C</m:t>
                    </w:ins>
                  </m:r>
                </m:e>
                <m:sub>
                  <m:r>
                    <w:ins w:id="2950" w:author="Eugene CHEONG from.TOPPAN (MAS)" w:date="2025-12-31T10:04:00Z" w16du:dateUtc="2025-12-31T02:04:00Z">
                      <w:rPr>
                        <w:rFonts w:ascii="Cambria Math" w:hAnsi="Cambria Math"/>
                      </w:rPr>
                      <m:t>n</m:t>
                    </w:ins>
                  </m:r>
                </m:sub>
              </m:sSub>
            </m:num>
            <m:den>
              <m:r>
                <w:ins w:id="2951" w:author="Eugene CHEONG from.TOPPAN (MAS)" w:date="2025-12-31T10:04:00Z" w16du:dateUtc="2025-12-31T02:04:00Z">
                  <w:rPr>
                    <w:rFonts w:ascii="Cambria Math" w:hAnsi="Cambria Math"/>
                  </w:rPr>
                  <m:t>n</m:t>
                </w:ins>
              </m:r>
            </m:den>
          </m:f>
        </m:oMath>
      </m:oMathPara>
    </w:p>
    <w:p w14:paraId="77318A40" w14:textId="53BA2D0B" w:rsidR="00084082" w:rsidRDefault="00172803" w:rsidP="00172803">
      <w:pPr>
        <w:pStyle w:val="NumberedList"/>
        <w:numPr>
          <w:ilvl w:val="0"/>
          <w:numId w:val="0"/>
        </w:numPr>
        <w:ind w:left="720" w:hanging="360"/>
      </w:pPr>
      <w:ins w:id="2952" w:author="Eugene CHEONG from.TOPPAN (MAS)" w:date="2025-12-31T10:04:00Z" w16du:dateUtc="2025-12-31T02:04:00Z">
        <w:r>
          <w:rPr>
            <w:rFonts w:eastAsiaTheme="minorEastAsia"/>
          </w:rPr>
          <w:tab/>
          <w:t>where n is the year number and C is the coupon rate/adjusted coupon rate calculated in Step 3d.</w:t>
        </w:r>
      </w:ins>
    </w:p>
    <w:p w14:paraId="68374EE8" w14:textId="1B12C8FE" w:rsidR="00084082" w:rsidRDefault="00084082" w:rsidP="00084082">
      <w:pPr>
        <w:pStyle w:val="Heading1"/>
      </w:pPr>
      <w:bookmarkStart w:id="2953" w:name="_Ref215742103"/>
      <w:bookmarkStart w:id="2954" w:name="_Toc218068791"/>
      <w:commentRangeStart w:id="2955"/>
      <w:commentRangeStart w:id="2956"/>
      <w:r>
        <w:t>Fields for PDF Previews</w:t>
      </w:r>
      <w:bookmarkEnd w:id="2953"/>
      <w:commentRangeEnd w:id="2955"/>
      <w:r w:rsidR="00E01B33">
        <w:rPr>
          <w:rStyle w:val="CommentReference"/>
          <w:rFonts w:asciiTheme="minorHAnsi" w:eastAsiaTheme="minorHAnsi" w:hAnsiTheme="minorHAnsi" w:cstheme="minorBidi"/>
          <w:b w:val="0"/>
          <w:smallCaps w:val="0"/>
        </w:rPr>
        <w:commentReference w:id="2955"/>
      </w:r>
      <w:commentRangeEnd w:id="2956"/>
      <w:r w:rsidR="000E5043">
        <w:rPr>
          <w:rStyle w:val="CommentReference"/>
          <w:rFonts w:asciiTheme="minorHAnsi" w:eastAsiaTheme="minorHAnsi" w:hAnsiTheme="minorHAnsi" w:cstheme="minorBidi"/>
          <w:b w:val="0"/>
          <w:smallCaps w:val="0"/>
        </w:rPr>
        <w:commentReference w:id="2956"/>
      </w:r>
      <w:bookmarkEnd w:id="2954"/>
    </w:p>
    <w:p w14:paraId="68EC8D83" w14:textId="03CB1A92" w:rsidR="0094361A" w:rsidRPr="0094361A" w:rsidRDefault="0094361A" w:rsidP="0094361A">
      <w:r>
        <w:t>The PDF preview will display the fields in the order below:</w:t>
      </w:r>
    </w:p>
    <w:tbl>
      <w:tblPr>
        <w:tblW w:w="1077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80"/>
        <w:gridCol w:w="1265"/>
        <w:gridCol w:w="1266"/>
        <w:gridCol w:w="1266"/>
        <w:gridCol w:w="1265"/>
        <w:gridCol w:w="1266"/>
        <w:gridCol w:w="1266"/>
      </w:tblGrid>
      <w:tr w:rsidR="004673FF" w:rsidRPr="00E33CF5" w14:paraId="49898FE8" w14:textId="77777777" w:rsidTr="008E5F58">
        <w:trPr>
          <w:trHeight w:val="580"/>
        </w:trPr>
        <w:tc>
          <w:tcPr>
            <w:tcW w:w="3180" w:type="dxa"/>
            <w:shd w:val="clear" w:color="auto" w:fill="E7E6E6" w:themeFill="background2"/>
            <w:noWrap/>
            <w:vAlign w:val="bottom"/>
            <w:hideMark/>
          </w:tcPr>
          <w:p w14:paraId="5DC9F85F" w14:textId="72D8F5C4" w:rsidR="00084082" w:rsidRPr="00E33CF5" w:rsidRDefault="00E143B9" w:rsidP="00C60BD7">
            <w:pPr>
              <w:pStyle w:val="TableHeading"/>
              <w:jc w:val="center"/>
              <w:rPr>
                <w:lang w:eastAsia="en-SG"/>
              </w:rPr>
            </w:pPr>
            <w:r>
              <w:rPr>
                <w:lang w:eastAsia="en-SG"/>
              </w:rPr>
              <w:t xml:space="preserve">OMEGA </w:t>
            </w:r>
            <w:r w:rsidR="00084082" w:rsidRPr="00EF49B7">
              <w:rPr>
                <w:lang w:eastAsia="en-SG"/>
              </w:rPr>
              <w:t>Field Name</w:t>
            </w:r>
          </w:p>
        </w:tc>
        <w:tc>
          <w:tcPr>
            <w:tcW w:w="1265" w:type="dxa"/>
            <w:shd w:val="clear" w:color="auto" w:fill="E7E6E6" w:themeFill="background2"/>
            <w:vAlign w:val="bottom"/>
            <w:hideMark/>
          </w:tcPr>
          <w:p w14:paraId="284A48F4" w14:textId="77777777" w:rsidR="00084082" w:rsidRPr="00E33CF5" w:rsidRDefault="00084082" w:rsidP="00C60BD7">
            <w:pPr>
              <w:pStyle w:val="TableHeading"/>
              <w:jc w:val="center"/>
              <w:rPr>
                <w:lang w:eastAsia="en-SG"/>
              </w:rPr>
            </w:pPr>
            <w:r w:rsidRPr="00E33CF5">
              <w:rPr>
                <w:lang w:eastAsia="en-SG"/>
              </w:rPr>
              <w:t>SSB</w:t>
            </w:r>
          </w:p>
        </w:tc>
        <w:tc>
          <w:tcPr>
            <w:tcW w:w="1266" w:type="dxa"/>
            <w:shd w:val="clear" w:color="auto" w:fill="E7E6E6" w:themeFill="background2"/>
            <w:vAlign w:val="bottom"/>
            <w:hideMark/>
          </w:tcPr>
          <w:p w14:paraId="44DD7675" w14:textId="7CBA3599" w:rsidR="00084082" w:rsidRPr="00E33CF5" w:rsidRDefault="00084082" w:rsidP="00575916">
            <w:pPr>
              <w:pStyle w:val="TableHeading"/>
              <w:jc w:val="center"/>
              <w:rPr>
                <w:lang w:eastAsia="en-SG"/>
              </w:rPr>
            </w:pPr>
            <w:r w:rsidRPr="00E33CF5">
              <w:rPr>
                <w:lang w:eastAsia="en-SG"/>
              </w:rPr>
              <w:t>SGS Bond</w:t>
            </w:r>
            <w:r w:rsidRPr="00E33CF5">
              <w:rPr>
                <w:lang w:eastAsia="en-SG"/>
              </w:rPr>
              <w:br/>
              <w:t>(Reopen)</w:t>
            </w:r>
          </w:p>
        </w:tc>
        <w:tc>
          <w:tcPr>
            <w:tcW w:w="1266" w:type="dxa"/>
            <w:shd w:val="clear" w:color="auto" w:fill="E7E6E6" w:themeFill="background2"/>
            <w:vAlign w:val="bottom"/>
            <w:hideMark/>
          </w:tcPr>
          <w:p w14:paraId="7F163AB8" w14:textId="77777777" w:rsidR="00084082" w:rsidRPr="00E33CF5" w:rsidRDefault="00084082" w:rsidP="00C60BD7">
            <w:pPr>
              <w:pStyle w:val="TableHeading"/>
              <w:jc w:val="center"/>
              <w:rPr>
                <w:lang w:eastAsia="en-SG"/>
              </w:rPr>
            </w:pPr>
            <w:r w:rsidRPr="00E33CF5">
              <w:rPr>
                <w:lang w:eastAsia="en-SG"/>
              </w:rPr>
              <w:t>SGS Bond</w:t>
            </w:r>
            <w:r w:rsidRPr="00E33CF5">
              <w:rPr>
                <w:lang w:eastAsia="en-SG"/>
              </w:rPr>
              <w:br/>
              <w:t>(New)</w:t>
            </w:r>
          </w:p>
        </w:tc>
        <w:tc>
          <w:tcPr>
            <w:tcW w:w="1265" w:type="dxa"/>
            <w:shd w:val="clear" w:color="auto" w:fill="E7E6E6" w:themeFill="background2"/>
            <w:noWrap/>
            <w:vAlign w:val="bottom"/>
            <w:hideMark/>
          </w:tcPr>
          <w:p w14:paraId="12D7AB58" w14:textId="77777777" w:rsidR="00084082" w:rsidRPr="00E33CF5" w:rsidRDefault="00084082" w:rsidP="00C60BD7">
            <w:pPr>
              <w:pStyle w:val="TableHeading"/>
              <w:jc w:val="center"/>
              <w:rPr>
                <w:lang w:eastAsia="en-SG"/>
              </w:rPr>
            </w:pPr>
            <w:r w:rsidRPr="00E33CF5">
              <w:rPr>
                <w:lang w:eastAsia="en-SG"/>
              </w:rPr>
              <w:t>MAS Bills</w:t>
            </w:r>
          </w:p>
        </w:tc>
        <w:tc>
          <w:tcPr>
            <w:tcW w:w="1266" w:type="dxa"/>
            <w:shd w:val="clear" w:color="auto" w:fill="E7E6E6" w:themeFill="background2"/>
            <w:noWrap/>
            <w:vAlign w:val="bottom"/>
            <w:hideMark/>
          </w:tcPr>
          <w:p w14:paraId="76D5043D" w14:textId="77777777" w:rsidR="00084082" w:rsidRPr="00E33CF5" w:rsidRDefault="00084082" w:rsidP="00C60BD7">
            <w:pPr>
              <w:pStyle w:val="TableHeading"/>
              <w:jc w:val="center"/>
              <w:rPr>
                <w:lang w:eastAsia="en-SG"/>
              </w:rPr>
            </w:pPr>
            <w:r w:rsidRPr="00E33CF5">
              <w:rPr>
                <w:lang w:eastAsia="en-SG"/>
              </w:rPr>
              <w:t>T-Bills</w:t>
            </w:r>
          </w:p>
        </w:tc>
        <w:tc>
          <w:tcPr>
            <w:tcW w:w="1266" w:type="dxa"/>
            <w:shd w:val="clear" w:color="auto" w:fill="E7E6E6" w:themeFill="background2"/>
            <w:noWrap/>
            <w:vAlign w:val="bottom"/>
            <w:hideMark/>
          </w:tcPr>
          <w:p w14:paraId="65109DFB" w14:textId="77777777" w:rsidR="00084082" w:rsidRPr="00E33CF5" w:rsidRDefault="00084082" w:rsidP="00C60BD7">
            <w:pPr>
              <w:pStyle w:val="TableHeading"/>
              <w:jc w:val="center"/>
              <w:rPr>
                <w:lang w:eastAsia="en-SG"/>
              </w:rPr>
            </w:pPr>
            <w:r w:rsidRPr="00E33CF5">
              <w:rPr>
                <w:lang w:eastAsia="en-SG"/>
              </w:rPr>
              <w:t>CMTB</w:t>
            </w:r>
          </w:p>
        </w:tc>
      </w:tr>
      <w:tr w:rsidR="000E5043" w:rsidRPr="00E33CF5" w14:paraId="35D111E9" w14:textId="77777777" w:rsidTr="008E5F58">
        <w:trPr>
          <w:trHeight w:val="290"/>
          <w:ins w:id="2957" w:author="Eugene CHEONG from.TOPPAN (MAS)" w:date="2025-12-26T17:51:00Z"/>
        </w:trPr>
        <w:tc>
          <w:tcPr>
            <w:tcW w:w="3180" w:type="dxa"/>
            <w:vAlign w:val="bottom"/>
          </w:tcPr>
          <w:p w14:paraId="29C436B8" w14:textId="3B84939F" w:rsidR="000E5043" w:rsidRPr="00E33CF5" w:rsidRDefault="000E5043" w:rsidP="000E5043">
            <w:pPr>
              <w:pStyle w:val="NoSpacing"/>
              <w:rPr>
                <w:ins w:id="2958" w:author="Eugene CHEONG from.TOPPAN (MAS)" w:date="2025-12-26T17:51:00Z" w16du:dateUtc="2025-12-26T09:51:00Z"/>
                <w:color w:val="000000" w:themeColor="text1"/>
                <w:lang w:eastAsia="en-SG"/>
              </w:rPr>
            </w:pPr>
            <w:ins w:id="2959" w:author="Eugene CHEONG from.TOPPAN (MAS)" w:date="2025-12-26T17:51:00Z" w16du:dateUtc="2025-12-26T09:51:00Z">
              <w:r>
                <w:rPr>
                  <w:color w:val="000000" w:themeColor="text1"/>
                  <w:lang w:eastAsia="en-SG"/>
                </w:rPr>
                <w:t>Heading Details</w:t>
              </w:r>
            </w:ins>
          </w:p>
        </w:tc>
        <w:tc>
          <w:tcPr>
            <w:tcW w:w="1265" w:type="dxa"/>
          </w:tcPr>
          <w:p w14:paraId="6773F2B4" w14:textId="2B044544" w:rsidR="000E5043" w:rsidRPr="00835871" w:rsidRDefault="000E5043" w:rsidP="000E5043">
            <w:pPr>
              <w:pStyle w:val="NoSpacing"/>
              <w:jc w:val="center"/>
              <w:rPr>
                <w:ins w:id="2960" w:author="Eugene CHEONG from.TOPPAN (MAS)" w:date="2025-12-26T17:51:00Z" w16du:dateUtc="2025-12-26T09:51:00Z"/>
              </w:rPr>
            </w:pPr>
            <w:ins w:id="2961" w:author="Eugene CHEONG from.TOPPAN (MAS)" w:date="2025-12-26T17:54:00Z" w16du:dateUtc="2025-12-26T09:54:00Z">
              <w:r>
                <w:t>Yes</w:t>
              </w:r>
            </w:ins>
          </w:p>
        </w:tc>
        <w:tc>
          <w:tcPr>
            <w:tcW w:w="1266" w:type="dxa"/>
          </w:tcPr>
          <w:p w14:paraId="6632D6A1" w14:textId="0E0B9301" w:rsidR="000E5043" w:rsidRPr="00835871" w:rsidRDefault="000E5043" w:rsidP="000E5043">
            <w:pPr>
              <w:pStyle w:val="NoSpacing"/>
              <w:jc w:val="center"/>
              <w:rPr>
                <w:ins w:id="2962" w:author="Eugene CHEONG from.TOPPAN (MAS)" w:date="2025-12-26T17:51:00Z" w16du:dateUtc="2025-12-26T09:51:00Z"/>
              </w:rPr>
            </w:pPr>
            <w:ins w:id="2963" w:author="Eugene CHEONG from.TOPPAN (MAS)" w:date="2025-12-26T17:54:00Z" w16du:dateUtc="2025-12-26T09:54:00Z">
              <w:r w:rsidRPr="003C680E">
                <w:t>Yes</w:t>
              </w:r>
            </w:ins>
          </w:p>
        </w:tc>
        <w:tc>
          <w:tcPr>
            <w:tcW w:w="1266" w:type="dxa"/>
          </w:tcPr>
          <w:p w14:paraId="4760C644" w14:textId="6D13500C" w:rsidR="000E5043" w:rsidRPr="00835871" w:rsidRDefault="000E5043" w:rsidP="000E5043">
            <w:pPr>
              <w:pStyle w:val="NoSpacing"/>
              <w:jc w:val="center"/>
              <w:rPr>
                <w:ins w:id="2964" w:author="Eugene CHEONG from.TOPPAN (MAS)" w:date="2025-12-26T17:51:00Z" w16du:dateUtc="2025-12-26T09:51:00Z"/>
              </w:rPr>
            </w:pPr>
            <w:ins w:id="2965" w:author="Eugene CHEONG from.TOPPAN (MAS)" w:date="2025-12-26T17:54:00Z" w16du:dateUtc="2025-12-26T09:54:00Z">
              <w:r w:rsidRPr="003C680E">
                <w:t>Yes</w:t>
              </w:r>
            </w:ins>
          </w:p>
        </w:tc>
        <w:tc>
          <w:tcPr>
            <w:tcW w:w="1265" w:type="dxa"/>
          </w:tcPr>
          <w:p w14:paraId="66A2E821" w14:textId="18F2CF87" w:rsidR="000E5043" w:rsidRPr="00835871" w:rsidRDefault="000E5043" w:rsidP="000E5043">
            <w:pPr>
              <w:pStyle w:val="NoSpacing"/>
              <w:jc w:val="center"/>
              <w:rPr>
                <w:ins w:id="2966" w:author="Eugene CHEONG from.TOPPAN (MAS)" w:date="2025-12-26T17:51:00Z" w16du:dateUtc="2025-12-26T09:51:00Z"/>
              </w:rPr>
            </w:pPr>
            <w:ins w:id="2967" w:author="Eugene CHEONG from.TOPPAN (MAS)" w:date="2025-12-26T17:54:00Z" w16du:dateUtc="2025-12-26T09:54:00Z">
              <w:r w:rsidRPr="003C680E">
                <w:t>Yes</w:t>
              </w:r>
            </w:ins>
          </w:p>
        </w:tc>
        <w:tc>
          <w:tcPr>
            <w:tcW w:w="1266" w:type="dxa"/>
          </w:tcPr>
          <w:p w14:paraId="12B03A7E" w14:textId="36102890" w:rsidR="000E5043" w:rsidRPr="00835871" w:rsidRDefault="000E5043" w:rsidP="000E5043">
            <w:pPr>
              <w:pStyle w:val="NoSpacing"/>
              <w:jc w:val="center"/>
              <w:rPr>
                <w:ins w:id="2968" w:author="Eugene CHEONG from.TOPPAN (MAS)" w:date="2025-12-26T17:51:00Z" w16du:dateUtc="2025-12-26T09:51:00Z"/>
              </w:rPr>
            </w:pPr>
            <w:ins w:id="2969" w:author="Eugene CHEONG from.TOPPAN (MAS)" w:date="2025-12-26T17:54:00Z" w16du:dateUtc="2025-12-26T09:54:00Z">
              <w:r w:rsidRPr="003C680E">
                <w:t>Yes</w:t>
              </w:r>
            </w:ins>
          </w:p>
        </w:tc>
        <w:tc>
          <w:tcPr>
            <w:tcW w:w="1266" w:type="dxa"/>
          </w:tcPr>
          <w:p w14:paraId="0DC0BAF5" w14:textId="24F0F0D5" w:rsidR="000E5043" w:rsidRPr="00835871" w:rsidRDefault="000E5043" w:rsidP="000E5043">
            <w:pPr>
              <w:pStyle w:val="NoSpacing"/>
              <w:jc w:val="center"/>
              <w:rPr>
                <w:ins w:id="2970" w:author="Eugene CHEONG from.TOPPAN (MAS)" w:date="2025-12-26T17:51:00Z" w16du:dateUtc="2025-12-26T09:51:00Z"/>
              </w:rPr>
            </w:pPr>
            <w:ins w:id="2971" w:author="Eugene CHEONG from.TOPPAN (MAS)" w:date="2025-12-26T17:54:00Z" w16du:dateUtc="2025-12-26T09:54:00Z">
              <w:r w:rsidRPr="003C680E">
                <w:t>Yes</w:t>
              </w:r>
            </w:ins>
          </w:p>
        </w:tc>
      </w:tr>
      <w:tr w:rsidR="00084082" w:rsidRPr="00E33CF5" w14:paraId="1A8DA557" w14:textId="77777777" w:rsidTr="008E5F58">
        <w:trPr>
          <w:trHeight w:val="290"/>
        </w:trPr>
        <w:tc>
          <w:tcPr>
            <w:tcW w:w="3180" w:type="dxa"/>
            <w:vAlign w:val="bottom"/>
            <w:hideMark/>
          </w:tcPr>
          <w:p w14:paraId="3D629C6F" w14:textId="77777777" w:rsidR="00084082" w:rsidRPr="00E33CF5" w:rsidRDefault="00084082" w:rsidP="00084082">
            <w:pPr>
              <w:pStyle w:val="NoSpacing"/>
              <w:rPr>
                <w:color w:val="000000" w:themeColor="text1"/>
                <w:lang w:eastAsia="en-SG"/>
              </w:rPr>
            </w:pPr>
            <w:r w:rsidRPr="00E33CF5">
              <w:rPr>
                <w:color w:val="000000" w:themeColor="text1"/>
                <w:lang w:eastAsia="en-SG"/>
              </w:rPr>
              <w:t>Tenor</w:t>
            </w:r>
          </w:p>
        </w:tc>
        <w:tc>
          <w:tcPr>
            <w:tcW w:w="1265" w:type="dxa"/>
            <w:hideMark/>
          </w:tcPr>
          <w:p w14:paraId="44597891" w14:textId="77777777" w:rsidR="00084082" w:rsidRDefault="00084082" w:rsidP="00C60BD7">
            <w:pPr>
              <w:pStyle w:val="NoSpacing"/>
              <w:jc w:val="center"/>
              <w:rPr>
                <w:ins w:id="2972" w:author="Akila BALAKRISHNAN from.OPTIMUM (MAS)" w:date="2026-01-08T13:28:00Z" w16du:dateUtc="2026-01-08T05:28:00Z"/>
              </w:rPr>
            </w:pPr>
            <w:r w:rsidRPr="00835871">
              <w:t>Yes</w:t>
            </w:r>
          </w:p>
          <w:p w14:paraId="0B183069" w14:textId="51F9D096" w:rsidR="00E967A9" w:rsidRPr="00E33CF5" w:rsidRDefault="00E967A9" w:rsidP="00C60BD7">
            <w:pPr>
              <w:pStyle w:val="NoSpacing"/>
              <w:jc w:val="center"/>
              <w:rPr>
                <w:lang w:eastAsia="en-SG"/>
              </w:rPr>
            </w:pPr>
            <w:ins w:id="2973" w:author="Akila BALAKRISHNAN from.OPTIMUM (MAS)" w:date="2026-01-08T13:28:00Z" w16du:dateUtc="2026-01-08T05:28:00Z">
              <w:r>
                <w:t>[To prefix with “Approximately”]</w:t>
              </w:r>
            </w:ins>
          </w:p>
        </w:tc>
        <w:tc>
          <w:tcPr>
            <w:tcW w:w="1266" w:type="dxa"/>
            <w:hideMark/>
          </w:tcPr>
          <w:p w14:paraId="7FBCE72F" w14:textId="77777777" w:rsidR="00084082" w:rsidRDefault="00084082" w:rsidP="00C60BD7">
            <w:pPr>
              <w:pStyle w:val="NoSpacing"/>
              <w:jc w:val="center"/>
            </w:pPr>
            <w:r w:rsidRPr="00835871">
              <w:t>Yes</w:t>
            </w:r>
          </w:p>
          <w:p w14:paraId="3A05D6B4" w14:textId="01C47E81" w:rsidR="00BB714B" w:rsidRPr="00E33CF5" w:rsidRDefault="00C82DD8" w:rsidP="00C60BD7">
            <w:pPr>
              <w:pStyle w:val="NoSpacing"/>
              <w:jc w:val="center"/>
              <w:rPr>
                <w:lang w:eastAsia="en-SG"/>
              </w:rPr>
            </w:pPr>
            <w:r>
              <w:t>[</w:t>
            </w:r>
            <w:ins w:id="2974" w:author="Akila BALAKRISHNAN from.OPTIMUM (MAS)" w:date="2026-01-08T13:28:00Z" w16du:dateUtc="2026-01-08T05:28:00Z">
              <w:r w:rsidR="00E967A9">
                <w:t>To prefix with “Approximately”</w:t>
              </w:r>
            </w:ins>
            <w:ins w:id="2975" w:author="Akila BALAKRISHNAN from.OPTIMUM (MAS)" w:date="2026-01-12T11:51:00Z" w16du:dateUtc="2026-01-12T03:51:00Z">
              <w:r w:rsidR="00ED4C8D">
                <w:t>]</w:t>
              </w:r>
            </w:ins>
            <w:ins w:id="2976" w:author="Akila BALAKRISHNAN from.OPTIMUM (MAS)" w:date="2026-01-08T13:28:00Z" w16du:dateUtc="2026-01-08T05:28:00Z">
              <w:r w:rsidR="00E967A9">
                <w:t xml:space="preserve"> and </w:t>
              </w:r>
            </w:ins>
            <w:ins w:id="2977" w:author="Akila BALAKRISHNAN from.OPTIMUM (MAS)" w:date="2026-01-12T11:51:00Z" w16du:dateUtc="2026-01-12T03:51:00Z">
              <w:r w:rsidR="00ED4C8D">
                <w:t>[</w:t>
              </w:r>
            </w:ins>
            <w:del w:id="2978" w:author="Akila BALAKRISHNAN from.OPTIMUM (MAS)" w:date="2026-01-08T13:28:00Z" w16du:dateUtc="2026-01-08T05:28:00Z">
              <w:r w:rsidR="00BB714B" w:rsidDel="00E967A9">
                <w:delText>T</w:delText>
              </w:r>
            </w:del>
            <w:ins w:id="2979" w:author="Akila BALAKRISHNAN from.OPTIMUM (MAS)" w:date="2026-01-12T11:52:00Z" w16du:dateUtc="2026-01-12T03:52:00Z">
              <w:r w:rsidR="00ED4C8D">
                <w:t>T</w:t>
              </w:r>
            </w:ins>
            <w:r w:rsidR="00BB714B">
              <w:t>o suffix</w:t>
            </w:r>
            <w:r w:rsidR="00DB5A67">
              <w:t xml:space="preserve"> with</w:t>
            </w:r>
            <w:r w:rsidR="00BB714B">
              <w:t xml:space="preserve"> “</w:t>
            </w:r>
            <w:r w:rsidRPr="00C82DD8">
              <w:t>(non-benchmark)</w:t>
            </w:r>
            <w:r>
              <w:t>” if Benchmark indicator is No]</w:t>
            </w:r>
          </w:p>
        </w:tc>
        <w:tc>
          <w:tcPr>
            <w:tcW w:w="1266" w:type="dxa"/>
            <w:hideMark/>
          </w:tcPr>
          <w:p w14:paraId="1F4CB9A9" w14:textId="77777777" w:rsidR="00084082" w:rsidRDefault="00084082" w:rsidP="00C60BD7">
            <w:pPr>
              <w:pStyle w:val="NoSpacing"/>
              <w:jc w:val="center"/>
            </w:pPr>
            <w:r w:rsidRPr="00835871">
              <w:t>Yes</w:t>
            </w:r>
          </w:p>
          <w:p w14:paraId="0D0A97D4" w14:textId="634EDFD3" w:rsidR="00C82DD8" w:rsidRPr="00E33CF5" w:rsidRDefault="00C82DD8" w:rsidP="00C60BD7">
            <w:pPr>
              <w:pStyle w:val="NoSpacing"/>
              <w:jc w:val="center"/>
              <w:rPr>
                <w:lang w:eastAsia="en-SG"/>
              </w:rPr>
            </w:pPr>
            <w:r>
              <w:t>[</w:t>
            </w:r>
            <w:ins w:id="2980" w:author="Akila BALAKRISHNAN from.OPTIMUM (MAS)" w:date="2026-01-08T13:28:00Z" w16du:dateUtc="2026-01-08T05:28:00Z">
              <w:r w:rsidR="00E967A9">
                <w:t xml:space="preserve">To prefix with “Approximately”] and </w:t>
              </w:r>
            </w:ins>
            <w:ins w:id="2981" w:author="Akila BALAKRISHNAN from.OPTIMUM (MAS)" w:date="2026-01-12T11:52:00Z" w16du:dateUtc="2026-01-12T03:52:00Z">
              <w:r w:rsidR="00ED4C8D">
                <w:t>[</w:t>
              </w:r>
            </w:ins>
            <w:del w:id="2982" w:author="Akila BALAKRISHNAN from.OPTIMUM (MAS)" w:date="2026-01-08T13:28:00Z" w16du:dateUtc="2026-01-08T05:28:00Z">
              <w:r w:rsidDel="00E967A9">
                <w:delText>T</w:delText>
              </w:r>
            </w:del>
            <w:ins w:id="2983" w:author="Akila BALAKRISHNAN from.OPTIMUM (MAS)" w:date="2026-01-12T11:52:00Z" w16du:dateUtc="2026-01-12T03:52:00Z">
              <w:r w:rsidR="00ED4C8D">
                <w:t>T</w:t>
              </w:r>
            </w:ins>
            <w:r>
              <w:t xml:space="preserve">o suffix </w:t>
            </w:r>
            <w:r w:rsidR="00DB5A67">
              <w:t xml:space="preserve">with </w:t>
            </w:r>
            <w:r>
              <w:t>“</w:t>
            </w:r>
            <w:r w:rsidRPr="00C82DD8">
              <w:t>(non-benchmark)</w:t>
            </w:r>
            <w:r>
              <w:t>” if Benchmark indicator is No]</w:t>
            </w:r>
          </w:p>
        </w:tc>
        <w:tc>
          <w:tcPr>
            <w:tcW w:w="1265" w:type="dxa"/>
            <w:hideMark/>
          </w:tcPr>
          <w:p w14:paraId="6A6F4AB9" w14:textId="1901ECC9" w:rsidR="00084082" w:rsidRPr="00E33CF5" w:rsidRDefault="00084082" w:rsidP="00C60BD7">
            <w:pPr>
              <w:pStyle w:val="NoSpacing"/>
              <w:jc w:val="center"/>
              <w:rPr>
                <w:lang w:eastAsia="en-SG"/>
              </w:rPr>
            </w:pPr>
            <w:r w:rsidRPr="00835871">
              <w:t>Yes</w:t>
            </w:r>
          </w:p>
        </w:tc>
        <w:tc>
          <w:tcPr>
            <w:tcW w:w="1266" w:type="dxa"/>
            <w:hideMark/>
          </w:tcPr>
          <w:p w14:paraId="4A928993" w14:textId="789818C9" w:rsidR="00084082" w:rsidRPr="00E33CF5" w:rsidRDefault="00084082" w:rsidP="00C60BD7">
            <w:pPr>
              <w:pStyle w:val="NoSpacing"/>
              <w:jc w:val="center"/>
              <w:rPr>
                <w:lang w:eastAsia="en-SG"/>
              </w:rPr>
            </w:pPr>
            <w:r w:rsidRPr="00835871">
              <w:t>Yes</w:t>
            </w:r>
          </w:p>
        </w:tc>
        <w:tc>
          <w:tcPr>
            <w:tcW w:w="1266" w:type="dxa"/>
            <w:hideMark/>
          </w:tcPr>
          <w:p w14:paraId="72B4BB98" w14:textId="40B90040" w:rsidR="00084082" w:rsidRPr="00E33CF5" w:rsidRDefault="00084082" w:rsidP="00C60BD7">
            <w:pPr>
              <w:pStyle w:val="NoSpacing"/>
              <w:jc w:val="center"/>
              <w:rPr>
                <w:lang w:eastAsia="en-SG"/>
              </w:rPr>
            </w:pPr>
            <w:r w:rsidRPr="00835871">
              <w:t>Yes</w:t>
            </w:r>
          </w:p>
        </w:tc>
      </w:tr>
      <w:tr w:rsidR="00084082" w:rsidRPr="00E33CF5" w14:paraId="4AFA611B" w14:textId="77777777" w:rsidTr="008E5F58">
        <w:trPr>
          <w:trHeight w:val="290"/>
        </w:trPr>
        <w:tc>
          <w:tcPr>
            <w:tcW w:w="3180" w:type="dxa"/>
            <w:vAlign w:val="bottom"/>
            <w:hideMark/>
          </w:tcPr>
          <w:p w14:paraId="470CBC78" w14:textId="4DD87615" w:rsidR="00084082" w:rsidRPr="00E33CF5" w:rsidRDefault="00084082" w:rsidP="00084082">
            <w:pPr>
              <w:pStyle w:val="NoSpacing"/>
              <w:rPr>
                <w:color w:val="000000" w:themeColor="text1"/>
                <w:lang w:eastAsia="en-SG"/>
              </w:rPr>
            </w:pPr>
            <w:commentRangeStart w:id="2984"/>
            <w:r w:rsidRPr="00E33CF5">
              <w:rPr>
                <w:color w:val="000000" w:themeColor="text1"/>
                <w:lang w:eastAsia="en-SG"/>
              </w:rPr>
              <w:t>Total Amount Offered</w:t>
            </w:r>
            <w:commentRangeEnd w:id="2984"/>
            <w:r w:rsidR="00B665F7">
              <w:rPr>
                <w:rStyle w:val="CommentReference"/>
              </w:rPr>
              <w:commentReference w:id="2984"/>
            </w:r>
          </w:p>
        </w:tc>
        <w:tc>
          <w:tcPr>
            <w:tcW w:w="1265" w:type="dxa"/>
            <w:hideMark/>
          </w:tcPr>
          <w:p w14:paraId="4EA71478" w14:textId="2A3BF3B0" w:rsidR="00084082" w:rsidRPr="00E33CF5" w:rsidRDefault="00084082" w:rsidP="00C60BD7">
            <w:pPr>
              <w:pStyle w:val="NoSpacing"/>
              <w:jc w:val="center"/>
              <w:rPr>
                <w:lang w:eastAsia="en-SG"/>
              </w:rPr>
            </w:pPr>
            <w:r w:rsidRPr="00835871">
              <w:t>Yes</w:t>
            </w:r>
          </w:p>
        </w:tc>
        <w:tc>
          <w:tcPr>
            <w:tcW w:w="1266" w:type="dxa"/>
            <w:hideMark/>
          </w:tcPr>
          <w:p w14:paraId="7AC9275E" w14:textId="021172B6" w:rsidR="00084082" w:rsidRPr="00E33CF5" w:rsidRDefault="00084082" w:rsidP="00C60BD7">
            <w:pPr>
              <w:pStyle w:val="NoSpacing"/>
              <w:jc w:val="center"/>
              <w:rPr>
                <w:lang w:eastAsia="en-SG"/>
              </w:rPr>
            </w:pPr>
            <w:r w:rsidRPr="00835871">
              <w:t>Yes</w:t>
            </w:r>
          </w:p>
        </w:tc>
        <w:tc>
          <w:tcPr>
            <w:tcW w:w="1266" w:type="dxa"/>
            <w:hideMark/>
          </w:tcPr>
          <w:p w14:paraId="11F830F2" w14:textId="77D4805F" w:rsidR="00084082" w:rsidRPr="00E33CF5" w:rsidRDefault="00084082" w:rsidP="00C60BD7">
            <w:pPr>
              <w:pStyle w:val="NoSpacing"/>
              <w:jc w:val="center"/>
              <w:rPr>
                <w:lang w:eastAsia="en-SG"/>
              </w:rPr>
            </w:pPr>
            <w:r w:rsidRPr="00835871">
              <w:t>Yes</w:t>
            </w:r>
          </w:p>
        </w:tc>
        <w:tc>
          <w:tcPr>
            <w:tcW w:w="1265" w:type="dxa"/>
            <w:hideMark/>
          </w:tcPr>
          <w:p w14:paraId="797A67B0" w14:textId="7592DE24" w:rsidR="00084082" w:rsidRPr="00E33CF5" w:rsidRDefault="00084082" w:rsidP="00C60BD7">
            <w:pPr>
              <w:pStyle w:val="NoSpacing"/>
              <w:jc w:val="center"/>
              <w:rPr>
                <w:lang w:eastAsia="en-SG"/>
              </w:rPr>
            </w:pPr>
            <w:r w:rsidRPr="00835871">
              <w:t>Yes</w:t>
            </w:r>
          </w:p>
        </w:tc>
        <w:tc>
          <w:tcPr>
            <w:tcW w:w="1266" w:type="dxa"/>
            <w:hideMark/>
          </w:tcPr>
          <w:p w14:paraId="67E8B87B" w14:textId="0A540DD8" w:rsidR="00084082" w:rsidRPr="00E33CF5" w:rsidRDefault="00084082" w:rsidP="00C60BD7">
            <w:pPr>
              <w:pStyle w:val="NoSpacing"/>
              <w:jc w:val="center"/>
              <w:rPr>
                <w:lang w:eastAsia="en-SG"/>
              </w:rPr>
            </w:pPr>
            <w:r w:rsidRPr="00835871">
              <w:t>Yes</w:t>
            </w:r>
          </w:p>
        </w:tc>
        <w:tc>
          <w:tcPr>
            <w:tcW w:w="1266" w:type="dxa"/>
            <w:hideMark/>
          </w:tcPr>
          <w:p w14:paraId="65FA361A" w14:textId="0668A634" w:rsidR="00084082" w:rsidRPr="00E33CF5" w:rsidRDefault="00084082" w:rsidP="00C60BD7">
            <w:pPr>
              <w:pStyle w:val="NoSpacing"/>
              <w:jc w:val="center"/>
              <w:rPr>
                <w:lang w:eastAsia="en-SG"/>
              </w:rPr>
            </w:pPr>
            <w:r w:rsidRPr="00835871">
              <w:t>Yes</w:t>
            </w:r>
          </w:p>
        </w:tc>
      </w:tr>
      <w:tr w:rsidR="00084082" w:rsidRPr="00E33CF5" w:rsidDel="00AF4FC4" w14:paraId="14E95C50" w14:textId="415DB527" w:rsidTr="008E5F58">
        <w:trPr>
          <w:trHeight w:val="290"/>
          <w:del w:id="2985" w:author="Eugene CHEONG from.TOPPAN (MAS)" w:date="2025-12-30T16:38:00Z"/>
        </w:trPr>
        <w:tc>
          <w:tcPr>
            <w:tcW w:w="3180" w:type="dxa"/>
            <w:vAlign w:val="bottom"/>
            <w:hideMark/>
          </w:tcPr>
          <w:p w14:paraId="026C249A" w14:textId="6F21B677" w:rsidR="00084082" w:rsidRPr="001E3A39" w:rsidDel="00AF4FC4" w:rsidRDefault="00084082" w:rsidP="00084082">
            <w:pPr>
              <w:pStyle w:val="NoSpacing"/>
              <w:rPr>
                <w:del w:id="2986" w:author="Eugene CHEONG from.TOPPAN (MAS)" w:date="2025-12-30T16:38:00Z" w16du:dateUtc="2025-12-30T08:38:00Z"/>
                <w:strike/>
                <w:color w:val="000000" w:themeColor="text1"/>
                <w:lang w:eastAsia="en-SG"/>
              </w:rPr>
            </w:pPr>
            <w:commentRangeStart w:id="2987"/>
            <w:commentRangeStart w:id="2988"/>
            <w:commentRangeStart w:id="2989"/>
            <w:commentRangeStart w:id="2990"/>
            <w:commentRangeStart w:id="2991"/>
            <w:commentRangeStart w:id="2992"/>
            <w:commentRangeStart w:id="2993"/>
            <w:del w:id="2994" w:author="Eugene CHEONG from.TOPPAN (MAS)" w:date="2025-12-30T16:38:00Z" w16du:dateUtc="2025-12-30T08:38:00Z">
              <w:r w:rsidRPr="001E3A39" w:rsidDel="00AF4FC4">
                <w:rPr>
                  <w:strike/>
                  <w:color w:val="000000" w:themeColor="text1"/>
                  <w:lang w:eastAsia="en-SG"/>
                </w:rPr>
                <w:delText>Minimum Tender Amount</w:delText>
              </w:r>
              <w:commentRangeEnd w:id="2987"/>
              <w:r w:rsidR="00940AFD" w:rsidRPr="001E3A39" w:rsidDel="00AF4FC4">
                <w:rPr>
                  <w:rStyle w:val="CommentReference"/>
                  <w:strike/>
                </w:rPr>
                <w:commentReference w:id="2987"/>
              </w:r>
              <w:commentRangeEnd w:id="2988"/>
              <w:r w:rsidR="00E143B9" w:rsidRPr="001E3A39" w:rsidDel="00AF4FC4">
                <w:rPr>
                  <w:rStyle w:val="CommentReference"/>
                  <w:strike/>
                </w:rPr>
                <w:commentReference w:id="2988"/>
              </w:r>
              <w:commentRangeEnd w:id="2989"/>
              <w:r w:rsidR="00CC58C2" w:rsidRPr="001E3A39" w:rsidDel="00AF4FC4">
                <w:rPr>
                  <w:rStyle w:val="CommentReference"/>
                  <w:strike/>
                </w:rPr>
                <w:commentReference w:id="2989"/>
              </w:r>
              <w:commentRangeEnd w:id="2990"/>
              <w:r w:rsidR="006D48A4" w:rsidRPr="001E3A39" w:rsidDel="00AF4FC4">
                <w:rPr>
                  <w:rStyle w:val="CommentReference"/>
                  <w:strike/>
                </w:rPr>
                <w:commentReference w:id="2990"/>
              </w:r>
              <w:commentRangeEnd w:id="2991"/>
              <w:r w:rsidR="00F86551" w:rsidDel="00AF4FC4">
                <w:rPr>
                  <w:rStyle w:val="CommentReference"/>
                </w:rPr>
                <w:commentReference w:id="2991"/>
              </w:r>
              <w:commentRangeEnd w:id="2992"/>
              <w:r w:rsidR="00AF4FC4" w:rsidDel="00AF4FC4">
                <w:rPr>
                  <w:rStyle w:val="CommentReference"/>
                </w:rPr>
                <w:commentReference w:id="2992"/>
              </w:r>
            </w:del>
            <w:commentRangeEnd w:id="2993"/>
            <w:r w:rsidR="00C36E16">
              <w:rPr>
                <w:rStyle w:val="CommentReference"/>
              </w:rPr>
              <w:commentReference w:id="2993"/>
            </w:r>
          </w:p>
        </w:tc>
        <w:tc>
          <w:tcPr>
            <w:tcW w:w="1265" w:type="dxa"/>
            <w:hideMark/>
          </w:tcPr>
          <w:p w14:paraId="09C4C89E" w14:textId="7796BD23" w:rsidR="00084082" w:rsidRPr="001E3A39" w:rsidDel="00AF4FC4" w:rsidRDefault="00E143B9" w:rsidP="00C60BD7">
            <w:pPr>
              <w:pStyle w:val="NoSpacing"/>
              <w:jc w:val="center"/>
              <w:rPr>
                <w:del w:id="2995" w:author="Eugene CHEONG from.TOPPAN (MAS)" w:date="2025-12-30T16:38:00Z" w16du:dateUtc="2025-12-30T08:38:00Z"/>
                <w:strike/>
                <w:lang w:eastAsia="en-SG"/>
              </w:rPr>
            </w:pPr>
            <w:del w:id="2996" w:author="Eugene CHEONG from.TOPPAN (MAS)" w:date="2025-12-30T16:38:00Z" w16du:dateUtc="2025-12-30T08:38:00Z">
              <w:r w:rsidRPr="001E3A39" w:rsidDel="00AF4FC4">
                <w:rPr>
                  <w:strike/>
                </w:rPr>
                <w:delText>No</w:delText>
              </w:r>
            </w:del>
          </w:p>
        </w:tc>
        <w:tc>
          <w:tcPr>
            <w:tcW w:w="1266" w:type="dxa"/>
            <w:hideMark/>
          </w:tcPr>
          <w:p w14:paraId="5D51105E" w14:textId="5746FB5C" w:rsidR="00084082" w:rsidRPr="001E3A39" w:rsidDel="00AF4FC4" w:rsidRDefault="00E143B9" w:rsidP="00C60BD7">
            <w:pPr>
              <w:pStyle w:val="NoSpacing"/>
              <w:jc w:val="center"/>
              <w:rPr>
                <w:del w:id="2997" w:author="Eugene CHEONG from.TOPPAN (MAS)" w:date="2025-12-30T16:38:00Z" w16du:dateUtc="2025-12-30T08:38:00Z"/>
                <w:strike/>
                <w:lang w:eastAsia="en-SG"/>
              </w:rPr>
            </w:pPr>
            <w:del w:id="2998" w:author="Eugene CHEONG from.TOPPAN (MAS)" w:date="2025-12-30T16:38:00Z" w16du:dateUtc="2025-12-30T08:38:00Z">
              <w:r w:rsidRPr="001E3A39" w:rsidDel="00AF4FC4">
                <w:rPr>
                  <w:strike/>
                </w:rPr>
                <w:delText>No</w:delText>
              </w:r>
            </w:del>
          </w:p>
        </w:tc>
        <w:tc>
          <w:tcPr>
            <w:tcW w:w="1266" w:type="dxa"/>
            <w:hideMark/>
          </w:tcPr>
          <w:p w14:paraId="09EDD51D" w14:textId="1C141999" w:rsidR="00084082" w:rsidRPr="001E3A39" w:rsidDel="00AF4FC4" w:rsidRDefault="00E143B9" w:rsidP="00C60BD7">
            <w:pPr>
              <w:pStyle w:val="NoSpacing"/>
              <w:jc w:val="center"/>
              <w:rPr>
                <w:del w:id="2999" w:author="Eugene CHEONG from.TOPPAN (MAS)" w:date="2025-12-30T16:38:00Z" w16du:dateUtc="2025-12-30T08:38:00Z"/>
                <w:strike/>
                <w:lang w:eastAsia="en-SG"/>
              </w:rPr>
            </w:pPr>
            <w:del w:id="3000" w:author="Eugene CHEONG from.TOPPAN (MAS)" w:date="2025-12-30T16:38:00Z" w16du:dateUtc="2025-12-30T08:38:00Z">
              <w:r w:rsidRPr="001E3A39" w:rsidDel="00AF4FC4">
                <w:rPr>
                  <w:strike/>
                </w:rPr>
                <w:delText>No</w:delText>
              </w:r>
            </w:del>
          </w:p>
        </w:tc>
        <w:tc>
          <w:tcPr>
            <w:tcW w:w="1265" w:type="dxa"/>
            <w:hideMark/>
          </w:tcPr>
          <w:p w14:paraId="04155E1B" w14:textId="4E05C260" w:rsidR="00084082" w:rsidRPr="001E3A39" w:rsidDel="00AF4FC4" w:rsidRDefault="00E143B9" w:rsidP="00C60BD7">
            <w:pPr>
              <w:pStyle w:val="NoSpacing"/>
              <w:jc w:val="center"/>
              <w:rPr>
                <w:del w:id="3001" w:author="Eugene CHEONG from.TOPPAN (MAS)" w:date="2025-12-30T16:38:00Z" w16du:dateUtc="2025-12-30T08:38:00Z"/>
                <w:strike/>
                <w:lang w:eastAsia="en-SG"/>
              </w:rPr>
            </w:pPr>
            <w:del w:id="3002" w:author="Eugene CHEONG from.TOPPAN (MAS)" w:date="2025-12-30T16:38:00Z" w16du:dateUtc="2025-12-30T08:38:00Z">
              <w:r w:rsidRPr="001E3A39" w:rsidDel="00AF4FC4">
                <w:rPr>
                  <w:strike/>
                </w:rPr>
                <w:delText>No</w:delText>
              </w:r>
            </w:del>
          </w:p>
        </w:tc>
        <w:tc>
          <w:tcPr>
            <w:tcW w:w="1266" w:type="dxa"/>
            <w:hideMark/>
          </w:tcPr>
          <w:p w14:paraId="42C7D77F" w14:textId="3EABE80D" w:rsidR="00084082" w:rsidRPr="001E3A39" w:rsidDel="00AF4FC4" w:rsidRDefault="00E143B9" w:rsidP="00C60BD7">
            <w:pPr>
              <w:pStyle w:val="NoSpacing"/>
              <w:jc w:val="center"/>
              <w:rPr>
                <w:del w:id="3003" w:author="Eugene CHEONG from.TOPPAN (MAS)" w:date="2025-12-30T16:38:00Z" w16du:dateUtc="2025-12-30T08:38:00Z"/>
                <w:strike/>
                <w:lang w:eastAsia="en-SG"/>
              </w:rPr>
            </w:pPr>
            <w:del w:id="3004" w:author="Eugene CHEONG from.TOPPAN (MAS)" w:date="2025-12-30T16:38:00Z" w16du:dateUtc="2025-12-30T08:38:00Z">
              <w:r w:rsidRPr="001E3A39" w:rsidDel="00AF4FC4">
                <w:rPr>
                  <w:strike/>
                </w:rPr>
                <w:delText>No</w:delText>
              </w:r>
            </w:del>
          </w:p>
        </w:tc>
        <w:tc>
          <w:tcPr>
            <w:tcW w:w="1266" w:type="dxa"/>
            <w:hideMark/>
          </w:tcPr>
          <w:p w14:paraId="07A30AFE" w14:textId="584DF285" w:rsidR="00084082" w:rsidRPr="001E3A39" w:rsidDel="00AF4FC4" w:rsidRDefault="00E143B9" w:rsidP="00C60BD7">
            <w:pPr>
              <w:pStyle w:val="NoSpacing"/>
              <w:jc w:val="center"/>
              <w:rPr>
                <w:del w:id="3005" w:author="Eugene CHEONG from.TOPPAN (MAS)" w:date="2025-12-30T16:38:00Z" w16du:dateUtc="2025-12-30T08:38:00Z"/>
                <w:strike/>
                <w:lang w:eastAsia="en-SG"/>
              </w:rPr>
            </w:pPr>
            <w:del w:id="3006" w:author="Eugene CHEONG from.TOPPAN (MAS)" w:date="2025-12-30T16:38:00Z" w16du:dateUtc="2025-12-30T08:38:00Z">
              <w:r w:rsidRPr="001E3A39" w:rsidDel="00AF4FC4">
                <w:rPr>
                  <w:strike/>
                </w:rPr>
                <w:delText>No</w:delText>
              </w:r>
            </w:del>
          </w:p>
        </w:tc>
      </w:tr>
      <w:tr w:rsidR="00084082" w:rsidRPr="00E33CF5" w14:paraId="0E832A52" w14:textId="77777777" w:rsidTr="008E5F58">
        <w:trPr>
          <w:trHeight w:val="290"/>
        </w:trPr>
        <w:tc>
          <w:tcPr>
            <w:tcW w:w="3180" w:type="dxa"/>
            <w:vAlign w:val="bottom"/>
            <w:hideMark/>
          </w:tcPr>
          <w:p w14:paraId="578718B7" w14:textId="5E073D4B" w:rsidR="00084082" w:rsidRPr="00E33CF5" w:rsidRDefault="00940AFD" w:rsidP="00084082">
            <w:pPr>
              <w:pStyle w:val="NoSpacing"/>
              <w:rPr>
                <w:color w:val="000000" w:themeColor="text1"/>
                <w:lang w:eastAsia="en-SG"/>
              </w:rPr>
            </w:pPr>
            <w:r>
              <w:rPr>
                <w:color w:val="000000" w:themeColor="text1"/>
                <w:lang w:eastAsia="en-SG"/>
              </w:rPr>
              <w:t>Minimum</w:t>
            </w:r>
            <w:del w:id="3007" w:author="Eugene CHEONG from.TOPPAN (MAS)" w:date="2025-12-30T16:38:00Z" w16du:dateUtc="2025-12-30T08:38:00Z">
              <w:r w:rsidDel="00AF4FC4">
                <w:rPr>
                  <w:color w:val="000000" w:themeColor="text1"/>
                  <w:lang w:eastAsia="en-SG"/>
                </w:rPr>
                <w:delText xml:space="preserve"> (</w:delText>
              </w:r>
            </w:del>
            <w:del w:id="3008" w:author="Eugene CHEONG from.TOPPAN (MAS)" w:date="2025-12-30T16:37:00Z" w16du:dateUtc="2025-12-30T08:37:00Z">
              <w:r w:rsidDel="00AF4FC4">
                <w:rPr>
                  <w:color w:val="000000" w:themeColor="text1"/>
                  <w:lang w:eastAsia="en-SG"/>
                </w:rPr>
                <w:delText>?)</w:delText>
              </w:r>
            </w:del>
            <w:r>
              <w:rPr>
                <w:color w:val="000000" w:themeColor="text1"/>
                <w:lang w:eastAsia="en-SG"/>
              </w:rPr>
              <w:t xml:space="preserve"> </w:t>
            </w:r>
            <w:r w:rsidR="00084082" w:rsidRPr="00E33CF5">
              <w:rPr>
                <w:color w:val="000000" w:themeColor="text1"/>
                <w:lang w:eastAsia="en-SG"/>
              </w:rPr>
              <w:t>Denomination</w:t>
            </w:r>
          </w:p>
        </w:tc>
        <w:tc>
          <w:tcPr>
            <w:tcW w:w="1265" w:type="dxa"/>
            <w:hideMark/>
          </w:tcPr>
          <w:p w14:paraId="74CC1266" w14:textId="6729077B" w:rsidR="00084082" w:rsidRPr="00E33CF5" w:rsidRDefault="00084082" w:rsidP="00C60BD7">
            <w:pPr>
              <w:pStyle w:val="NoSpacing"/>
              <w:jc w:val="center"/>
              <w:rPr>
                <w:lang w:eastAsia="en-SG"/>
              </w:rPr>
            </w:pPr>
            <w:r w:rsidRPr="00835871">
              <w:t>Yes</w:t>
            </w:r>
          </w:p>
        </w:tc>
        <w:tc>
          <w:tcPr>
            <w:tcW w:w="1266" w:type="dxa"/>
            <w:hideMark/>
          </w:tcPr>
          <w:p w14:paraId="53EABECD" w14:textId="205561E6" w:rsidR="00084082" w:rsidRPr="00E33CF5" w:rsidRDefault="00084082" w:rsidP="00C60BD7">
            <w:pPr>
              <w:pStyle w:val="NoSpacing"/>
              <w:jc w:val="center"/>
              <w:rPr>
                <w:lang w:eastAsia="en-SG"/>
              </w:rPr>
            </w:pPr>
            <w:r w:rsidRPr="00835871">
              <w:t>Yes</w:t>
            </w:r>
          </w:p>
        </w:tc>
        <w:tc>
          <w:tcPr>
            <w:tcW w:w="1266" w:type="dxa"/>
            <w:hideMark/>
          </w:tcPr>
          <w:p w14:paraId="6FA6A01A" w14:textId="4B5D5159" w:rsidR="00084082" w:rsidRPr="00E33CF5" w:rsidRDefault="00084082" w:rsidP="00C60BD7">
            <w:pPr>
              <w:pStyle w:val="NoSpacing"/>
              <w:jc w:val="center"/>
              <w:rPr>
                <w:lang w:eastAsia="en-SG"/>
              </w:rPr>
            </w:pPr>
            <w:r w:rsidRPr="00835871">
              <w:t>Yes</w:t>
            </w:r>
          </w:p>
        </w:tc>
        <w:tc>
          <w:tcPr>
            <w:tcW w:w="1265" w:type="dxa"/>
            <w:hideMark/>
          </w:tcPr>
          <w:p w14:paraId="6658F948" w14:textId="5592009F" w:rsidR="00084082" w:rsidRPr="00E33CF5" w:rsidRDefault="00084082" w:rsidP="00C60BD7">
            <w:pPr>
              <w:pStyle w:val="NoSpacing"/>
              <w:jc w:val="center"/>
              <w:rPr>
                <w:lang w:eastAsia="en-SG"/>
              </w:rPr>
            </w:pPr>
            <w:r w:rsidRPr="00835871">
              <w:t>Yes</w:t>
            </w:r>
          </w:p>
        </w:tc>
        <w:tc>
          <w:tcPr>
            <w:tcW w:w="1266" w:type="dxa"/>
            <w:hideMark/>
          </w:tcPr>
          <w:p w14:paraId="7E603876" w14:textId="662AD78F" w:rsidR="00084082" w:rsidRPr="00E33CF5" w:rsidRDefault="00084082" w:rsidP="00C60BD7">
            <w:pPr>
              <w:pStyle w:val="NoSpacing"/>
              <w:jc w:val="center"/>
              <w:rPr>
                <w:lang w:eastAsia="en-SG"/>
              </w:rPr>
            </w:pPr>
            <w:r w:rsidRPr="00835871">
              <w:t>Yes</w:t>
            </w:r>
          </w:p>
        </w:tc>
        <w:tc>
          <w:tcPr>
            <w:tcW w:w="1266" w:type="dxa"/>
            <w:hideMark/>
          </w:tcPr>
          <w:p w14:paraId="4C6309FE" w14:textId="51AB8CD8" w:rsidR="00084082" w:rsidRPr="00E33CF5" w:rsidRDefault="00084082" w:rsidP="00C60BD7">
            <w:pPr>
              <w:pStyle w:val="NoSpacing"/>
              <w:jc w:val="center"/>
              <w:rPr>
                <w:lang w:eastAsia="en-SG"/>
              </w:rPr>
            </w:pPr>
            <w:r w:rsidRPr="00835871">
              <w:t>Yes</w:t>
            </w:r>
          </w:p>
        </w:tc>
      </w:tr>
      <w:tr w:rsidR="00084082" w:rsidRPr="00E33CF5" w14:paraId="0E797AA0" w14:textId="77777777" w:rsidTr="008E5F58">
        <w:trPr>
          <w:trHeight w:val="290"/>
        </w:trPr>
        <w:tc>
          <w:tcPr>
            <w:tcW w:w="3180" w:type="dxa"/>
            <w:vAlign w:val="bottom"/>
            <w:hideMark/>
          </w:tcPr>
          <w:p w14:paraId="58FB457C" w14:textId="77777777" w:rsidR="00084082" w:rsidRPr="00E33CF5" w:rsidRDefault="00084082" w:rsidP="00084082">
            <w:pPr>
              <w:pStyle w:val="NoSpacing"/>
              <w:rPr>
                <w:color w:val="000000" w:themeColor="text1"/>
                <w:lang w:eastAsia="en-SG"/>
              </w:rPr>
            </w:pPr>
            <w:r w:rsidRPr="00E33CF5">
              <w:rPr>
                <w:color w:val="000000" w:themeColor="text1"/>
                <w:lang w:eastAsia="en-SG"/>
              </w:rPr>
              <w:t>MAS' Intended Tender Amount</w:t>
            </w:r>
          </w:p>
        </w:tc>
        <w:tc>
          <w:tcPr>
            <w:tcW w:w="1265" w:type="dxa"/>
            <w:hideMark/>
          </w:tcPr>
          <w:p w14:paraId="3AA57AA4" w14:textId="6A5EB251" w:rsidR="00084082" w:rsidRPr="00E33CF5" w:rsidRDefault="00084082" w:rsidP="00C60BD7">
            <w:pPr>
              <w:pStyle w:val="NoSpacing"/>
              <w:jc w:val="center"/>
              <w:rPr>
                <w:color w:val="9C0006"/>
                <w:lang w:eastAsia="en-SG"/>
              </w:rPr>
            </w:pPr>
            <w:r w:rsidRPr="00835871">
              <w:t>No</w:t>
            </w:r>
          </w:p>
        </w:tc>
        <w:tc>
          <w:tcPr>
            <w:tcW w:w="1266" w:type="dxa"/>
            <w:hideMark/>
          </w:tcPr>
          <w:p w14:paraId="795EC230" w14:textId="69D4EFD0" w:rsidR="00084082" w:rsidRPr="00E33CF5" w:rsidRDefault="00084082" w:rsidP="00C60BD7">
            <w:pPr>
              <w:pStyle w:val="NoSpacing"/>
              <w:jc w:val="center"/>
              <w:rPr>
                <w:lang w:eastAsia="en-SG"/>
              </w:rPr>
            </w:pPr>
            <w:r w:rsidRPr="00835871">
              <w:t>Yes</w:t>
            </w:r>
          </w:p>
        </w:tc>
        <w:tc>
          <w:tcPr>
            <w:tcW w:w="1266" w:type="dxa"/>
            <w:hideMark/>
          </w:tcPr>
          <w:p w14:paraId="434C98C2" w14:textId="2565C072" w:rsidR="00084082" w:rsidRPr="00E33CF5" w:rsidRDefault="00084082" w:rsidP="00C60BD7">
            <w:pPr>
              <w:pStyle w:val="NoSpacing"/>
              <w:jc w:val="center"/>
              <w:rPr>
                <w:lang w:eastAsia="en-SG"/>
              </w:rPr>
            </w:pPr>
            <w:r w:rsidRPr="00835871">
              <w:t>Yes</w:t>
            </w:r>
          </w:p>
        </w:tc>
        <w:tc>
          <w:tcPr>
            <w:tcW w:w="1265" w:type="dxa"/>
            <w:hideMark/>
          </w:tcPr>
          <w:p w14:paraId="6C8D24EA" w14:textId="5A0061D5" w:rsidR="00084082" w:rsidRPr="00E33CF5" w:rsidRDefault="00084082" w:rsidP="00CC42AA">
            <w:pPr>
              <w:pStyle w:val="NoSpacing"/>
              <w:jc w:val="center"/>
              <w:rPr>
                <w:color w:val="9C0006"/>
                <w:lang w:eastAsia="en-SG"/>
              </w:rPr>
            </w:pPr>
            <w:r w:rsidRPr="00835871">
              <w:t>No</w:t>
            </w:r>
          </w:p>
        </w:tc>
        <w:tc>
          <w:tcPr>
            <w:tcW w:w="1266" w:type="dxa"/>
            <w:hideMark/>
          </w:tcPr>
          <w:p w14:paraId="7DCE080F" w14:textId="0E086962" w:rsidR="00084082" w:rsidRPr="00E33CF5" w:rsidRDefault="00084082" w:rsidP="00C60BD7">
            <w:pPr>
              <w:pStyle w:val="NoSpacing"/>
              <w:jc w:val="center"/>
              <w:rPr>
                <w:lang w:eastAsia="en-SG"/>
              </w:rPr>
            </w:pPr>
            <w:r w:rsidRPr="00835871">
              <w:t>Yes</w:t>
            </w:r>
          </w:p>
        </w:tc>
        <w:tc>
          <w:tcPr>
            <w:tcW w:w="1266" w:type="dxa"/>
            <w:hideMark/>
          </w:tcPr>
          <w:p w14:paraId="64182CBF" w14:textId="191B932D" w:rsidR="00084082" w:rsidRPr="00E33CF5" w:rsidRDefault="00084082" w:rsidP="00C60BD7">
            <w:pPr>
              <w:pStyle w:val="NoSpacing"/>
              <w:jc w:val="center"/>
              <w:rPr>
                <w:color w:val="9C0006"/>
                <w:lang w:eastAsia="en-SG"/>
              </w:rPr>
            </w:pPr>
            <w:r w:rsidRPr="00835871">
              <w:t>No</w:t>
            </w:r>
          </w:p>
        </w:tc>
      </w:tr>
      <w:tr w:rsidR="00084082" w:rsidRPr="00E33CF5" w14:paraId="24A10F59" w14:textId="77777777" w:rsidTr="008E5F58">
        <w:trPr>
          <w:trHeight w:val="290"/>
        </w:trPr>
        <w:tc>
          <w:tcPr>
            <w:tcW w:w="3180" w:type="dxa"/>
            <w:vAlign w:val="bottom"/>
            <w:hideMark/>
          </w:tcPr>
          <w:p w14:paraId="6561FA6E" w14:textId="77777777" w:rsidR="00084082" w:rsidRPr="00E33CF5" w:rsidRDefault="00084082" w:rsidP="00084082">
            <w:pPr>
              <w:pStyle w:val="NoSpacing"/>
              <w:rPr>
                <w:color w:val="000000" w:themeColor="text1"/>
                <w:lang w:eastAsia="en-SG"/>
              </w:rPr>
            </w:pPr>
            <w:r w:rsidRPr="00E33CF5">
              <w:rPr>
                <w:color w:val="000000" w:themeColor="text1"/>
                <w:lang w:eastAsia="en-SG"/>
              </w:rPr>
              <w:t>Issue Code</w:t>
            </w:r>
          </w:p>
        </w:tc>
        <w:tc>
          <w:tcPr>
            <w:tcW w:w="1265" w:type="dxa"/>
            <w:hideMark/>
          </w:tcPr>
          <w:p w14:paraId="7AD1318A" w14:textId="16C7BEF1" w:rsidR="00084082" w:rsidRPr="00E33CF5" w:rsidRDefault="00084082" w:rsidP="00C60BD7">
            <w:pPr>
              <w:pStyle w:val="NoSpacing"/>
              <w:jc w:val="center"/>
              <w:rPr>
                <w:lang w:eastAsia="en-SG"/>
              </w:rPr>
            </w:pPr>
            <w:r w:rsidRPr="00835871">
              <w:t>Yes</w:t>
            </w:r>
          </w:p>
        </w:tc>
        <w:tc>
          <w:tcPr>
            <w:tcW w:w="1266" w:type="dxa"/>
            <w:hideMark/>
          </w:tcPr>
          <w:p w14:paraId="73BE2BB0" w14:textId="77777777" w:rsidR="00084082" w:rsidRDefault="00084082" w:rsidP="00C60BD7">
            <w:pPr>
              <w:pStyle w:val="NoSpacing"/>
              <w:jc w:val="center"/>
            </w:pPr>
            <w:r w:rsidRPr="00835871">
              <w:t>Yes</w:t>
            </w:r>
          </w:p>
          <w:p w14:paraId="46666455" w14:textId="4C69039C" w:rsidR="00DA6C54" w:rsidRPr="00E33CF5" w:rsidRDefault="00DA6C54" w:rsidP="00C60BD7">
            <w:pPr>
              <w:pStyle w:val="NoSpacing"/>
              <w:jc w:val="center"/>
              <w:rPr>
                <w:lang w:eastAsia="en-SG"/>
              </w:rPr>
            </w:pPr>
            <w:r>
              <w:t xml:space="preserve">[To suffix </w:t>
            </w:r>
            <w:r w:rsidR="00DB5A67">
              <w:t xml:space="preserve">with </w:t>
            </w:r>
            <w:r>
              <w:t>“</w:t>
            </w:r>
            <w:r w:rsidRPr="00DA6C54">
              <w:rPr>
                <w:lang w:eastAsia="en-SG"/>
              </w:rPr>
              <w:t>(Reopened)</w:t>
            </w:r>
            <w:r>
              <w:rPr>
                <w:lang w:eastAsia="en-SG"/>
              </w:rPr>
              <w:t>”]</w:t>
            </w:r>
          </w:p>
        </w:tc>
        <w:tc>
          <w:tcPr>
            <w:tcW w:w="1266" w:type="dxa"/>
            <w:hideMark/>
          </w:tcPr>
          <w:p w14:paraId="6123EB9E" w14:textId="60524667" w:rsidR="00084082" w:rsidRPr="00E33CF5" w:rsidRDefault="00084082" w:rsidP="00C60BD7">
            <w:pPr>
              <w:pStyle w:val="NoSpacing"/>
              <w:jc w:val="center"/>
              <w:rPr>
                <w:lang w:eastAsia="en-SG"/>
              </w:rPr>
            </w:pPr>
            <w:r w:rsidRPr="00835871">
              <w:t>Yes</w:t>
            </w:r>
          </w:p>
        </w:tc>
        <w:tc>
          <w:tcPr>
            <w:tcW w:w="1265" w:type="dxa"/>
            <w:hideMark/>
          </w:tcPr>
          <w:p w14:paraId="3A12E4F7" w14:textId="44203B1C" w:rsidR="00084082" w:rsidRPr="00E33CF5" w:rsidRDefault="00084082" w:rsidP="00C60BD7">
            <w:pPr>
              <w:pStyle w:val="NoSpacing"/>
              <w:jc w:val="center"/>
              <w:rPr>
                <w:lang w:eastAsia="en-SG"/>
              </w:rPr>
            </w:pPr>
            <w:r w:rsidRPr="00835871">
              <w:t>Yes</w:t>
            </w:r>
          </w:p>
        </w:tc>
        <w:tc>
          <w:tcPr>
            <w:tcW w:w="1266" w:type="dxa"/>
            <w:hideMark/>
          </w:tcPr>
          <w:p w14:paraId="01E6A609" w14:textId="431B13D6" w:rsidR="00084082" w:rsidRPr="00E33CF5" w:rsidRDefault="00084082" w:rsidP="00C60BD7">
            <w:pPr>
              <w:pStyle w:val="NoSpacing"/>
              <w:jc w:val="center"/>
              <w:rPr>
                <w:lang w:eastAsia="en-SG"/>
              </w:rPr>
            </w:pPr>
            <w:r w:rsidRPr="00835871">
              <w:t>Yes</w:t>
            </w:r>
          </w:p>
        </w:tc>
        <w:tc>
          <w:tcPr>
            <w:tcW w:w="1266" w:type="dxa"/>
            <w:hideMark/>
          </w:tcPr>
          <w:p w14:paraId="087C53A1" w14:textId="7D7D485F" w:rsidR="00084082" w:rsidRPr="00E33CF5" w:rsidRDefault="00084082" w:rsidP="00C60BD7">
            <w:pPr>
              <w:pStyle w:val="NoSpacing"/>
              <w:jc w:val="center"/>
              <w:rPr>
                <w:lang w:eastAsia="en-SG"/>
              </w:rPr>
            </w:pPr>
            <w:r w:rsidRPr="00835871">
              <w:t>Yes</w:t>
            </w:r>
          </w:p>
        </w:tc>
      </w:tr>
      <w:tr w:rsidR="00084082" w:rsidRPr="00E33CF5" w14:paraId="57E89E3A" w14:textId="77777777" w:rsidTr="008E5F58">
        <w:trPr>
          <w:trHeight w:val="290"/>
        </w:trPr>
        <w:tc>
          <w:tcPr>
            <w:tcW w:w="3180" w:type="dxa"/>
            <w:vAlign w:val="bottom"/>
            <w:hideMark/>
          </w:tcPr>
          <w:p w14:paraId="51D69B38" w14:textId="77777777" w:rsidR="00084082" w:rsidRPr="00E33CF5" w:rsidRDefault="00084082" w:rsidP="00084082">
            <w:pPr>
              <w:pStyle w:val="NoSpacing"/>
              <w:rPr>
                <w:color w:val="000000" w:themeColor="text1"/>
                <w:lang w:eastAsia="en-SG"/>
              </w:rPr>
            </w:pPr>
            <w:r w:rsidRPr="00E33CF5">
              <w:rPr>
                <w:color w:val="000000" w:themeColor="text1"/>
                <w:lang w:eastAsia="en-SG"/>
              </w:rPr>
              <w:t>ISIN Code</w:t>
            </w:r>
          </w:p>
        </w:tc>
        <w:tc>
          <w:tcPr>
            <w:tcW w:w="1265" w:type="dxa"/>
            <w:hideMark/>
          </w:tcPr>
          <w:p w14:paraId="310D9264" w14:textId="39054599" w:rsidR="00084082" w:rsidRPr="00E33CF5" w:rsidRDefault="00084082" w:rsidP="00C60BD7">
            <w:pPr>
              <w:pStyle w:val="NoSpacing"/>
              <w:jc w:val="center"/>
              <w:rPr>
                <w:lang w:eastAsia="en-SG"/>
              </w:rPr>
            </w:pPr>
            <w:r w:rsidRPr="00835871">
              <w:t>Yes</w:t>
            </w:r>
          </w:p>
        </w:tc>
        <w:tc>
          <w:tcPr>
            <w:tcW w:w="1266" w:type="dxa"/>
            <w:hideMark/>
          </w:tcPr>
          <w:p w14:paraId="70B5DCCB" w14:textId="6C0AC9C6" w:rsidR="00084082" w:rsidRPr="00E33CF5" w:rsidRDefault="00084082" w:rsidP="00C60BD7">
            <w:pPr>
              <w:pStyle w:val="NoSpacing"/>
              <w:jc w:val="center"/>
              <w:rPr>
                <w:lang w:eastAsia="en-SG"/>
              </w:rPr>
            </w:pPr>
            <w:r w:rsidRPr="00835871">
              <w:t>Yes</w:t>
            </w:r>
          </w:p>
        </w:tc>
        <w:tc>
          <w:tcPr>
            <w:tcW w:w="1266" w:type="dxa"/>
            <w:hideMark/>
          </w:tcPr>
          <w:p w14:paraId="0BE4491E" w14:textId="0DA17D96" w:rsidR="00084082" w:rsidRPr="00E33CF5" w:rsidRDefault="00084082" w:rsidP="00C60BD7">
            <w:pPr>
              <w:pStyle w:val="NoSpacing"/>
              <w:jc w:val="center"/>
              <w:rPr>
                <w:lang w:eastAsia="en-SG"/>
              </w:rPr>
            </w:pPr>
            <w:r w:rsidRPr="00835871">
              <w:t>Yes</w:t>
            </w:r>
          </w:p>
        </w:tc>
        <w:tc>
          <w:tcPr>
            <w:tcW w:w="1265" w:type="dxa"/>
            <w:hideMark/>
          </w:tcPr>
          <w:p w14:paraId="4FD5B0A1" w14:textId="6136E8B1" w:rsidR="00084082" w:rsidRPr="00E33CF5" w:rsidRDefault="00084082" w:rsidP="00C60BD7">
            <w:pPr>
              <w:pStyle w:val="NoSpacing"/>
              <w:jc w:val="center"/>
              <w:rPr>
                <w:lang w:eastAsia="en-SG"/>
              </w:rPr>
            </w:pPr>
            <w:r w:rsidRPr="00835871">
              <w:t>Yes</w:t>
            </w:r>
          </w:p>
        </w:tc>
        <w:tc>
          <w:tcPr>
            <w:tcW w:w="1266" w:type="dxa"/>
            <w:hideMark/>
          </w:tcPr>
          <w:p w14:paraId="53E5FB2F" w14:textId="4AAA4935" w:rsidR="00084082" w:rsidRPr="00E33CF5" w:rsidRDefault="00084082" w:rsidP="00C60BD7">
            <w:pPr>
              <w:pStyle w:val="NoSpacing"/>
              <w:jc w:val="center"/>
              <w:rPr>
                <w:lang w:eastAsia="en-SG"/>
              </w:rPr>
            </w:pPr>
            <w:r w:rsidRPr="00835871">
              <w:t>Yes</w:t>
            </w:r>
          </w:p>
        </w:tc>
        <w:tc>
          <w:tcPr>
            <w:tcW w:w="1266" w:type="dxa"/>
            <w:hideMark/>
          </w:tcPr>
          <w:p w14:paraId="38E22D17" w14:textId="594F583F" w:rsidR="00084082" w:rsidRPr="00E33CF5" w:rsidRDefault="00084082" w:rsidP="00C60BD7">
            <w:pPr>
              <w:pStyle w:val="NoSpacing"/>
              <w:jc w:val="center"/>
              <w:rPr>
                <w:lang w:eastAsia="en-SG"/>
              </w:rPr>
            </w:pPr>
            <w:r w:rsidRPr="00835871">
              <w:t>Yes</w:t>
            </w:r>
          </w:p>
        </w:tc>
      </w:tr>
      <w:tr w:rsidR="00BB714B" w:rsidRPr="00E33CF5" w14:paraId="2843858A" w14:textId="77777777" w:rsidTr="008E5F58">
        <w:trPr>
          <w:trHeight w:val="290"/>
        </w:trPr>
        <w:tc>
          <w:tcPr>
            <w:tcW w:w="3180" w:type="dxa"/>
            <w:vAlign w:val="bottom"/>
          </w:tcPr>
          <w:p w14:paraId="71A3637B" w14:textId="77777777" w:rsidR="00BB714B" w:rsidRDefault="00BB714B" w:rsidP="00BB714B">
            <w:pPr>
              <w:pStyle w:val="NoSpacing"/>
              <w:rPr>
                <w:ins w:id="3009" w:author="Eugene CHEONG from.TOPPAN (MAS)" w:date="2025-12-26T16:35:00Z" w16du:dateUtc="2025-12-26T08:35:00Z"/>
                <w:color w:val="000000" w:themeColor="text1"/>
                <w:lang w:eastAsia="en-SG"/>
              </w:rPr>
            </w:pPr>
            <w:commentRangeStart w:id="3010"/>
            <w:commentRangeStart w:id="3011"/>
            <w:r>
              <w:rPr>
                <w:color w:val="000000" w:themeColor="text1"/>
                <w:lang w:eastAsia="en-SG"/>
              </w:rPr>
              <w:t>Auction/Allotment Date</w:t>
            </w:r>
            <w:commentRangeEnd w:id="3010"/>
            <w:r>
              <w:rPr>
                <w:rStyle w:val="CommentReference"/>
              </w:rPr>
              <w:commentReference w:id="3010"/>
            </w:r>
            <w:commentRangeEnd w:id="3011"/>
            <w:r w:rsidR="00E20F00">
              <w:rPr>
                <w:rStyle w:val="CommentReference"/>
              </w:rPr>
              <w:commentReference w:id="3011"/>
            </w:r>
          </w:p>
          <w:p w14:paraId="21801665" w14:textId="77777777" w:rsidR="00E20F00" w:rsidRDefault="00E20F00" w:rsidP="00BB714B">
            <w:pPr>
              <w:pStyle w:val="NoSpacing"/>
              <w:rPr>
                <w:ins w:id="3012" w:author="Eugene CHEONG from.TOPPAN (MAS)" w:date="2025-12-26T16:35:00Z" w16du:dateUtc="2025-12-26T08:35:00Z"/>
                <w:color w:val="000000" w:themeColor="text1"/>
                <w:lang w:eastAsia="en-SG"/>
              </w:rPr>
            </w:pPr>
          </w:p>
          <w:p w14:paraId="02A4698D" w14:textId="77777777" w:rsidR="00E20F00" w:rsidRDefault="00E20F00" w:rsidP="00E20F00">
            <w:pPr>
              <w:pStyle w:val="NoSpacing"/>
              <w:rPr>
                <w:ins w:id="3013" w:author="Eugene CHEONG from.TOPPAN (MAS)" w:date="2025-12-26T16:35:00Z" w16du:dateUtc="2025-12-26T08:35:00Z"/>
                <w:color w:val="000000" w:themeColor="text1"/>
                <w:lang w:eastAsia="en-SG"/>
              </w:rPr>
            </w:pPr>
          </w:p>
          <w:p w14:paraId="6D23FF63" w14:textId="79690FE9" w:rsidR="00E20F00" w:rsidRPr="00E33CF5" w:rsidRDefault="00E20F00" w:rsidP="00E20F00">
            <w:pPr>
              <w:pStyle w:val="NoSpacing"/>
              <w:rPr>
                <w:color w:val="000000" w:themeColor="text1"/>
                <w:lang w:eastAsia="en-SG"/>
              </w:rPr>
            </w:pPr>
            <w:ins w:id="3014" w:author="Eugene CHEONG from.TOPPAN (MAS)" w:date="2025-12-26T16:35:00Z" w16du:dateUtc="2025-12-26T08:35:00Z">
              <w:r>
                <w:rPr>
                  <w:color w:val="000000" w:themeColor="text1"/>
                  <w:lang w:eastAsia="en-SG"/>
                </w:rPr>
                <w:t xml:space="preserve">Note: </w:t>
              </w:r>
            </w:ins>
            <w:ins w:id="3015" w:author="Eugene CHEONG from.TOPPAN (MAS)" w:date="2025-12-26T17:34:00Z" w16du:dateUtc="2025-12-26T09:34:00Z">
              <w:r w:rsidR="009234AC">
                <w:rPr>
                  <w:color w:val="000000" w:themeColor="text1"/>
                  <w:lang w:eastAsia="en-SG"/>
                </w:rPr>
                <w:t>As with the Announcement Details Page, s</w:t>
              </w:r>
            </w:ins>
            <w:ins w:id="3016" w:author="Eugene CHEONG from.TOPPAN (MAS)" w:date="2025-12-26T16:35:00Z" w16du:dateUtc="2025-12-26T08:35:00Z">
              <w:r w:rsidRPr="001F1339">
                <w:rPr>
                  <w:color w:val="000000" w:themeColor="text1"/>
                  <w:lang w:eastAsia="en-SG"/>
                </w:rPr>
                <w:t xml:space="preserve">how “Allotment </w:t>
              </w:r>
              <w:r>
                <w:rPr>
                  <w:color w:val="000000" w:themeColor="text1"/>
                  <w:lang w:eastAsia="en-SG"/>
                </w:rPr>
                <w:t>D</w:t>
              </w:r>
              <w:r w:rsidRPr="001F1339">
                <w:rPr>
                  <w:color w:val="000000" w:themeColor="text1"/>
                  <w:lang w:eastAsia="en-SG"/>
                </w:rPr>
                <w:t xml:space="preserve">ate” for SSB, and “Auction </w:t>
              </w:r>
              <w:r>
                <w:rPr>
                  <w:color w:val="000000" w:themeColor="text1"/>
                  <w:lang w:eastAsia="en-SG"/>
                </w:rPr>
                <w:t>D</w:t>
              </w:r>
              <w:r w:rsidRPr="001F1339">
                <w:rPr>
                  <w:color w:val="000000" w:themeColor="text1"/>
                  <w:lang w:eastAsia="en-SG"/>
                </w:rPr>
                <w:t>ate” for other security types.</w:t>
              </w:r>
            </w:ins>
          </w:p>
        </w:tc>
        <w:tc>
          <w:tcPr>
            <w:tcW w:w="1265" w:type="dxa"/>
          </w:tcPr>
          <w:p w14:paraId="190973ED" w14:textId="5CFC2979" w:rsidR="00BB714B" w:rsidRPr="00835871" w:rsidRDefault="00BB714B" w:rsidP="00BB714B">
            <w:pPr>
              <w:pStyle w:val="NoSpacing"/>
              <w:jc w:val="center"/>
            </w:pPr>
            <w:r w:rsidRPr="00835871">
              <w:t>Yes</w:t>
            </w:r>
          </w:p>
        </w:tc>
        <w:tc>
          <w:tcPr>
            <w:tcW w:w="1266" w:type="dxa"/>
          </w:tcPr>
          <w:p w14:paraId="1AB1016C" w14:textId="50CFE4D7" w:rsidR="00BB714B" w:rsidRPr="00835871" w:rsidRDefault="00BB714B" w:rsidP="00BB714B">
            <w:pPr>
              <w:pStyle w:val="NoSpacing"/>
              <w:jc w:val="center"/>
            </w:pPr>
            <w:r w:rsidRPr="00835871">
              <w:t>Yes</w:t>
            </w:r>
          </w:p>
        </w:tc>
        <w:tc>
          <w:tcPr>
            <w:tcW w:w="1266" w:type="dxa"/>
          </w:tcPr>
          <w:p w14:paraId="13905A2A" w14:textId="528AFCCC" w:rsidR="00BB714B" w:rsidRPr="00835871" w:rsidRDefault="00BB714B" w:rsidP="00BB714B">
            <w:pPr>
              <w:pStyle w:val="NoSpacing"/>
              <w:jc w:val="center"/>
            </w:pPr>
            <w:r w:rsidRPr="00835871">
              <w:t>Yes</w:t>
            </w:r>
          </w:p>
        </w:tc>
        <w:tc>
          <w:tcPr>
            <w:tcW w:w="1265" w:type="dxa"/>
          </w:tcPr>
          <w:p w14:paraId="23DFAD24" w14:textId="3910FF24" w:rsidR="00BB714B" w:rsidRPr="00835871" w:rsidRDefault="00BB714B" w:rsidP="00BB714B">
            <w:pPr>
              <w:pStyle w:val="NoSpacing"/>
              <w:jc w:val="center"/>
            </w:pPr>
            <w:r w:rsidRPr="00835871">
              <w:t>Yes</w:t>
            </w:r>
          </w:p>
        </w:tc>
        <w:tc>
          <w:tcPr>
            <w:tcW w:w="1266" w:type="dxa"/>
          </w:tcPr>
          <w:p w14:paraId="5701F42D" w14:textId="5C18EA88" w:rsidR="00BB714B" w:rsidRPr="00835871" w:rsidRDefault="00BB714B" w:rsidP="00BB714B">
            <w:pPr>
              <w:pStyle w:val="NoSpacing"/>
              <w:jc w:val="center"/>
            </w:pPr>
            <w:r w:rsidRPr="00835871">
              <w:t>Yes</w:t>
            </w:r>
          </w:p>
        </w:tc>
        <w:tc>
          <w:tcPr>
            <w:tcW w:w="1266" w:type="dxa"/>
          </w:tcPr>
          <w:p w14:paraId="010141BC" w14:textId="369A2ADB" w:rsidR="00BB714B" w:rsidRPr="00835871" w:rsidRDefault="00BB714B" w:rsidP="00BB714B">
            <w:pPr>
              <w:pStyle w:val="NoSpacing"/>
              <w:jc w:val="center"/>
            </w:pPr>
            <w:r w:rsidRPr="00835871">
              <w:t>Yes</w:t>
            </w:r>
          </w:p>
        </w:tc>
      </w:tr>
      <w:tr w:rsidR="00BB714B" w:rsidRPr="00E33CF5" w14:paraId="255F5DAC" w14:textId="77777777" w:rsidTr="008E5F58">
        <w:trPr>
          <w:trHeight w:val="290"/>
        </w:trPr>
        <w:tc>
          <w:tcPr>
            <w:tcW w:w="3180" w:type="dxa"/>
            <w:vAlign w:val="bottom"/>
            <w:hideMark/>
          </w:tcPr>
          <w:p w14:paraId="120AECDE" w14:textId="77777777" w:rsidR="00BB714B" w:rsidRPr="00E33CF5" w:rsidRDefault="00BB714B" w:rsidP="00BB714B">
            <w:pPr>
              <w:pStyle w:val="NoSpacing"/>
              <w:rPr>
                <w:color w:val="000000" w:themeColor="text1"/>
                <w:lang w:eastAsia="en-SG"/>
              </w:rPr>
            </w:pPr>
            <w:r w:rsidRPr="00E33CF5">
              <w:rPr>
                <w:color w:val="000000" w:themeColor="text1"/>
                <w:lang w:eastAsia="en-SG"/>
              </w:rPr>
              <w:t xml:space="preserve">Issue Date/Settlement Date </w:t>
            </w:r>
          </w:p>
        </w:tc>
        <w:tc>
          <w:tcPr>
            <w:tcW w:w="1265" w:type="dxa"/>
            <w:hideMark/>
          </w:tcPr>
          <w:p w14:paraId="482DB34D" w14:textId="201F589B" w:rsidR="00BB714B" w:rsidRPr="00E33CF5" w:rsidRDefault="00BB714B" w:rsidP="00BB714B">
            <w:pPr>
              <w:pStyle w:val="NoSpacing"/>
              <w:jc w:val="center"/>
              <w:rPr>
                <w:lang w:eastAsia="en-SG"/>
              </w:rPr>
            </w:pPr>
            <w:r w:rsidRPr="00835871">
              <w:t>Yes</w:t>
            </w:r>
          </w:p>
        </w:tc>
        <w:tc>
          <w:tcPr>
            <w:tcW w:w="1266" w:type="dxa"/>
            <w:hideMark/>
          </w:tcPr>
          <w:p w14:paraId="1C4462B9" w14:textId="51E8B6F5" w:rsidR="00BB714B" w:rsidRPr="00E33CF5" w:rsidRDefault="00BB714B" w:rsidP="00BB714B">
            <w:pPr>
              <w:pStyle w:val="NoSpacing"/>
              <w:jc w:val="center"/>
              <w:rPr>
                <w:lang w:eastAsia="en-SG"/>
              </w:rPr>
            </w:pPr>
            <w:r w:rsidRPr="00835871">
              <w:t>Yes</w:t>
            </w:r>
          </w:p>
        </w:tc>
        <w:tc>
          <w:tcPr>
            <w:tcW w:w="1266" w:type="dxa"/>
            <w:hideMark/>
          </w:tcPr>
          <w:p w14:paraId="068C0D35" w14:textId="4010A13A" w:rsidR="00BB714B" w:rsidRPr="00E33CF5" w:rsidRDefault="00BB714B" w:rsidP="00BB714B">
            <w:pPr>
              <w:pStyle w:val="NoSpacing"/>
              <w:jc w:val="center"/>
              <w:rPr>
                <w:lang w:eastAsia="en-SG"/>
              </w:rPr>
            </w:pPr>
            <w:r w:rsidRPr="00835871">
              <w:t>Yes</w:t>
            </w:r>
          </w:p>
        </w:tc>
        <w:tc>
          <w:tcPr>
            <w:tcW w:w="1265" w:type="dxa"/>
            <w:hideMark/>
          </w:tcPr>
          <w:p w14:paraId="45E34DFF" w14:textId="56E04D86" w:rsidR="00BB714B" w:rsidRPr="00E33CF5" w:rsidRDefault="00BB714B" w:rsidP="00BB714B">
            <w:pPr>
              <w:pStyle w:val="NoSpacing"/>
              <w:jc w:val="center"/>
              <w:rPr>
                <w:lang w:eastAsia="en-SG"/>
              </w:rPr>
            </w:pPr>
            <w:r w:rsidRPr="00835871">
              <w:t>Yes</w:t>
            </w:r>
          </w:p>
        </w:tc>
        <w:tc>
          <w:tcPr>
            <w:tcW w:w="1266" w:type="dxa"/>
            <w:hideMark/>
          </w:tcPr>
          <w:p w14:paraId="3C33FBC4" w14:textId="1C35616C" w:rsidR="00BB714B" w:rsidRPr="00E33CF5" w:rsidRDefault="00BB714B" w:rsidP="00BB714B">
            <w:pPr>
              <w:pStyle w:val="NoSpacing"/>
              <w:jc w:val="center"/>
              <w:rPr>
                <w:lang w:eastAsia="en-SG"/>
              </w:rPr>
            </w:pPr>
            <w:r w:rsidRPr="00835871">
              <w:t>Yes</w:t>
            </w:r>
          </w:p>
        </w:tc>
        <w:tc>
          <w:tcPr>
            <w:tcW w:w="1266" w:type="dxa"/>
            <w:hideMark/>
          </w:tcPr>
          <w:p w14:paraId="314E56A9" w14:textId="2BF1D834" w:rsidR="00BB714B" w:rsidRPr="00E33CF5" w:rsidRDefault="00BB714B" w:rsidP="00BB714B">
            <w:pPr>
              <w:pStyle w:val="NoSpacing"/>
              <w:jc w:val="center"/>
              <w:rPr>
                <w:lang w:eastAsia="en-SG"/>
              </w:rPr>
            </w:pPr>
            <w:r w:rsidRPr="00835871">
              <w:t>Yes</w:t>
            </w:r>
          </w:p>
        </w:tc>
      </w:tr>
      <w:tr w:rsidR="00BB714B" w:rsidRPr="00E33CF5" w14:paraId="389745EB" w14:textId="77777777" w:rsidTr="008E5F58">
        <w:trPr>
          <w:trHeight w:val="290"/>
        </w:trPr>
        <w:tc>
          <w:tcPr>
            <w:tcW w:w="3180" w:type="dxa"/>
            <w:vAlign w:val="bottom"/>
            <w:hideMark/>
          </w:tcPr>
          <w:p w14:paraId="569965E0" w14:textId="77777777" w:rsidR="00BB714B" w:rsidRPr="00E33CF5" w:rsidRDefault="00BB714B" w:rsidP="00BB714B">
            <w:pPr>
              <w:pStyle w:val="NoSpacing"/>
              <w:rPr>
                <w:color w:val="000000" w:themeColor="text1"/>
                <w:lang w:eastAsia="en-SG"/>
              </w:rPr>
            </w:pPr>
            <w:r w:rsidRPr="00E33CF5">
              <w:rPr>
                <w:color w:val="000000" w:themeColor="text1"/>
                <w:lang w:eastAsia="en-SG"/>
              </w:rPr>
              <w:t>Maturity Date</w:t>
            </w:r>
          </w:p>
        </w:tc>
        <w:tc>
          <w:tcPr>
            <w:tcW w:w="1265" w:type="dxa"/>
            <w:hideMark/>
          </w:tcPr>
          <w:p w14:paraId="55E62CC6" w14:textId="366F4E36" w:rsidR="00BB714B" w:rsidRPr="00E33CF5" w:rsidRDefault="00BB714B" w:rsidP="00BB714B">
            <w:pPr>
              <w:pStyle w:val="NoSpacing"/>
              <w:jc w:val="center"/>
              <w:rPr>
                <w:lang w:eastAsia="en-SG"/>
              </w:rPr>
            </w:pPr>
            <w:r w:rsidRPr="00835871">
              <w:t>Yes</w:t>
            </w:r>
          </w:p>
        </w:tc>
        <w:tc>
          <w:tcPr>
            <w:tcW w:w="1266" w:type="dxa"/>
            <w:hideMark/>
          </w:tcPr>
          <w:p w14:paraId="7A507F11" w14:textId="284F32A1" w:rsidR="00BB714B" w:rsidRPr="00E33CF5" w:rsidRDefault="00BB714B" w:rsidP="00BB714B">
            <w:pPr>
              <w:pStyle w:val="NoSpacing"/>
              <w:jc w:val="center"/>
              <w:rPr>
                <w:lang w:eastAsia="en-SG"/>
              </w:rPr>
            </w:pPr>
            <w:r w:rsidRPr="00835871">
              <w:t>Yes</w:t>
            </w:r>
          </w:p>
        </w:tc>
        <w:tc>
          <w:tcPr>
            <w:tcW w:w="1266" w:type="dxa"/>
            <w:hideMark/>
          </w:tcPr>
          <w:p w14:paraId="7D27B8E4" w14:textId="5BE873CC" w:rsidR="00BB714B" w:rsidRPr="00E33CF5" w:rsidRDefault="00BB714B" w:rsidP="00BB714B">
            <w:pPr>
              <w:pStyle w:val="NoSpacing"/>
              <w:jc w:val="center"/>
              <w:rPr>
                <w:lang w:eastAsia="en-SG"/>
              </w:rPr>
            </w:pPr>
            <w:r w:rsidRPr="00835871">
              <w:t>Yes</w:t>
            </w:r>
          </w:p>
        </w:tc>
        <w:tc>
          <w:tcPr>
            <w:tcW w:w="1265" w:type="dxa"/>
            <w:hideMark/>
          </w:tcPr>
          <w:p w14:paraId="77ECFDA2" w14:textId="004AE585" w:rsidR="00BB714B" w:rsidRPr="00E33CF5" w:rsidRDefault="00BB714B" w:rsidP="00BB714B">
            <w:pPr>
              <w:pStyle w:val="NoSpacing"/>
              <w:jc w:val="center"/>
              <w:rPr>
                <w:lang w:eastAsia="en-SG"/>
              </w:rPr>
            </w:pPr>
            <w:r w:rsidRPr="00835871">
              <w:t>Yes</w:t>
            </w:r>
          </w:p>
        </w:tc>
        <w:tc>
          <w:tcPr>
            <w:tcW w:w="1266" w:type="dxa"/>
            <w:hideMark/>
          </w:tcPr>
          <w:p w14:paraId="59CB24F7" w14:textId="2E350E25" w:rsidR="00BB714B" w:rsidRPr="00E33CF5" w:rsidRDefault="00BB714B" w:rsidP="00BB714B">
            <w:pPr>
              <w:pStyle w:val="NoSpacing"/>
              <w:jc w:val="center"/>
              <w:rPr>
                <w:lang w:eastAsia="en-SG"/>
              </w:rPr>
            </w:pPr>
            <w:r w:rsidRPr="00835871">
              <w:t>Yes</w:t>
            </w:r>
          </w:p>
        </w:tc>
        <w:tc>
          <w:tcPr>
            <w:tcW w:w="1266" w:type="dxa"/>
            <w:hideMark/>
          </w:tcPr>
          <w:p w14:paraId="6155EDF9" w14:textId="10778E32" w:rsidR="00BB714B" w:rsidRPr="00E33CF5" w:rsidRDefault="00BB714B" w:rsidP="00BB714B">
            <w:pPr>
              <w:pStyle w:val="NoSpacing"/>
              <w:jc w:val="center"/>
              <w:rPr>
                <w:lang w:eastAsia="en-SG"/>
              </w:rPr>
            </w:pPr>
            <w:r w:rsidRPr="00835871">
              <w:t>Yes</w:t>
            </w:r>
          </w:p>
        </w:tc>
      </w:tr>
      <w:tr w:rsidR="00BB714B" w:rsidRPr="00E33CF5" w14:paraId="1413A239" w14:textId="77777777" w:rsidTr="008E5F58">
        <w:trPr>
          <w:trHeight w:val="290"/>
        </w:trPr>
        <w:tc>
          <w:tcPr>
            <w:tcW w:w="3180" w:type="dxa"/>
            <w:vAlign w:val="bottom"/>
            <w:hideMark/>
          </w:tcPr>
          <w:p w14:paraId="1E6227C2" w14:textId="77777777" w:rsidR="00BB714B" w:rsidRPr="00E33CF5" w:rsidRDefault="00BB714B" w:rsidP="00BB714B">
            <w:pPr>
              <w:pStyle w:val="NoSpacing"/>
              <w:rPr>
                <w:color w:val="000000" w:themeColor="text1"/>
                <w:lang w:eastAsia="en-SG"/>
              </w:rPr>
            </w:pPr>
            <w:r w:rsidRPr="00E33CF5">
              <w:rPr>
                <w:color w:val="000000" w:themeColor="text1"/>
                <w:lang w:eastAsia="en-SG"/>
              </w:rPr>
              <w:t>Coupon Rate</w:t>
            </w:r>
          </w:p>
        </w:tc>
        <w:tc>
          <w:tcPr>
            <w:tcW w:w="1265" w:type="dxa"/>
            <w:hideMark/>
          </w:tcPr>
          <w:p w14:paraId="369BF9B8" w14:textId="1333BEBD" w:rsidR="00BB714B" w:rsidRPr="00E33CF5" w:rsidRDefault="00BB714B" w:rsidP="00BB714B">
            <w:pPr>
              <w:pStyle w:val="NoSpacing"/>
              <w:jc w:val="center"/>
              <w:rPr>
                <w:lang w:eastAsia="en-SG"/>
              </w:rPr>
            </w:pPr>
            <w:r w:rsidRPr="00835871">
              <w:t>Yes</w:t>
            </w:r>
          </w:p>
        </w:tc>
        <w:tc>
          <w:tcPr>
            <w:tcW w:w="1266" w:type="dxa"/>
            <w:hideMark/>
          </w:tcPr>
          <w:p w14:paraId="18C7E32F" w14:textId="18E02B19" w:rsidR="00BB714B" w:rsidRPr="00E33CF5" w:rsidRDefault="00BB714B" w:rsidP="00BB714B">
            <w:pPr>
              <w:pStyle w:val="NoSpacing"/>
              <w:jc w:val="center"/>
              <w:rPr>
                <w:lang w:eastAsia="en-SG"/>
              </w:rPr>
            </w:pPr>
            <w:r w:rsidRPr="00835871">
              <w:t>Yes</w:t>
            </w:r>
          </w:p>
        </w:tc>
        <w:tc>
          <w:tcPr>
            <w:tcW w:w="1266" w:type="dxa"/>
            <w:hideMark/>
          </w:tcPr>
          <w:p w14:paraId="476345A9" w14:textId="7D49F24F" w:rsidR="00BB714B" w:rsidRPr="00E33CF5" w:rsidRDefault="00BB714B" w:rsidP="00BB714B">
            <w:pPr>
              <w:pStyle w:val="NoSpacing"/>
              <w:jc w:val="center"/>
              <w:rPr>
                <w:lang w:eastAsia="en-SG"/>
              </w:rPr>
            </w:pPr>
            <w:r w:rsidRPr="00835871">
              <w:t>Yes</w:t>
            </w:r>
          </w:p>
        </w:tc>
        <w:tc>
          <w:tcPr>
            <w:tcW w:w="1265" w:type="dxa"/>
            <w:hideMark/>
          </w:tcPr>
          <w:p w14:paraId="46743817" w14:textId="2614424A" w:rsidR="00BB714B" w:rsidRPr="00E33CF5" w:rsidRDefault="00BB714B" w:rsidP="00BB714B">
            <w:pPr>
              <w:pStyle w:val="NoSpacing"/>
              <w:jc w:val="center"/>
              <w:rPr>
                <w:color w:val="9C0006"/>
                <w:lang w:eastAsia="en-SG"/>
              </w:rPr>
            </w:pPr>
            <w:r w:rsidRPr="00835871">
              <w:t>No</w:t>
            </w:r>
          </w:p>
        </w:tc>
        <w:tc>
          <w:tcPr>
            <w:tcW w:w="1266" w:type="dxa"/>
            <w:hideMark/>
          </w:tcPr>
          <w:p w14:paraId="7398A012" w14:textId="1708C4CF" w:rsidR="00BB714B" w:rsidRPr="00E33CF5" w:rsidRDefault="00BB714B" w:rsidP="00BB714B">
            <w:pPr>
              <w:pStyle w:val="NoSpacing"/>
              <w:jc w:val="center"/>
              <w:rPr>
                <w:color w:val="9C0006"/>
                <w:lang w:eastAsia="en-SG"/>
              </w:rPr>
            </w:pPr>
            <w:r w:rsidRPr="00835871">
              <w:t>No</w:t>
            </w:r>
          </w:p>
        </w:tc>
        <w:tc>
          <w:tcPr>
            <w:tcW w:w="1266" w:type="dxa"/>
            <w:hideMark/>
          </w:tcPr>
          <w:p w14:paraId="4141CAF3" w14:textId="41254393" w:rsidR="00BB714B" w:rsidRPr="00E33CF5" w:rsidRDefault="00BB714B" w:rsidP="00BB714B">
            <w:pPr>
              <w:pStyle w:val="NoSpacing"/>
              <w:jc w:val="center"/>
              <w:rPr>
                <w:color w:val="9C0006"/>
                <w:lang w:eastAsia="en-SG"/>
              </w:rPr>
            </w:pPr>
            <w:r w:rsidRPr="00835871">
              <w:t>No</w:t>
            </w:r>
          </w:p>
        </w:tc>
      </w:tr>
      <w:tr w:rsidR="00BB714B" w:rsidRPr="00E33CF5" w14:paraId="121EDFCF" w14:textId="77777777" w:rsidTr="008E5F58">
        <w:trPr>
          <w:trHeight w:val="290"/>
        </w:trPr>
        <w:tc>
          <w:tcPr>
            <w:tcW w:w="3180" w:type="dxa"/>
            <w:vAlign w:val="bottom"/>
            <w:hideMark/>
          </w:tcPr>
          <w:p w14:paraId="5043254B" w14:textId="77777777" w:rsidR="00BB714B" w:rsidRPr="00E33CF5" w:rsidRDefault="00BB714B" w:rsidP="00BB714B">
            <w:pPr>
              <w:pStyle w:val="NoSpacing"/>
              <w:rPr>
                <w:color w:val="000000" w:themeColor="text1"/>
                <w:lang w:eastAsia="en-SG"/>
              </w:rPr>
            </w:pPr>
            <w:r w:rsidRPr="00E33CF5">
              <w:rPr>
                <w:color w:val="000000" w:themeColor="text1"/>
                <w:lang w:eastAsia="en-SG"/>
              </w:rPr>
              <w:t xml:space="preserve">Yield and </w:t>
            </w:r>
            <w:proofErr w:type="gramStart"/>
            <w:r w:rsidRPr="00E33CF5">
              <w:rPr>
                <w:color w:val="000000" w:themeColor="text1"/>
                <w:lang w:eastAsia="en-SG"/>
              </w:rPr>
              <w:t>Price</w:t>
            </w:r>
            <w:proofErr w:type="gramEnd"/>
          </w:p>
        </w:tc>
        <w:tc>
          <w:tcPr>
            <w:tcW w:w="1265" w:type="dxa"/>
            <w:hideMark/>
          </w:tcPr>
          <w:p w14:paraId="3AFA9E1D" w14:textId="470C14C9" w:rsidR="00BB714B" w:rsidRPr="00E33CF5" w:rsidRDefault="00BB714B" w:rsidP="00BB714B">
            <w:pPr>
              <w:pStyle w:val="NoSpacing"/>
              <w:jc w:val="center"/>
              <w:rPr>
                <w:color w:val="9C0006"/>
                <w:lang w:eastAsia="en-SG"/>
              </w:rPr>
            </w:pPr>
            <w:r w:rsidRPr="00835871">
              <w:t>No</w:t>
            </w:r>
          </w:p>
        </w:tc>
        <w:tc>
          <w:tcPr>
            <w:tcW w:w="1266" w:type="dxa"/>
            <w:hideMark/>
          </w:tcPr>
          <w:p w14:paraId="3B909FA5" w14:textId="7A2FD1B6" w:rsidR="00BB714B" w:rsidRPr="00E33CF5" w:rsidRDefault="00BB714B" w:rsidP="00BB714B">
            <w:pPr>
              <w:pStyle w:val="NoSpacing"/>
              <w:jc w:val="center"/>
              <w:rPr>
                <w:lang w:eastAsia="en-SG"/>
              </w:rPr>
            </w:pPr>
            <w:r w:rsidRPr="00835871">
              <w:t>Yes</w:t>
            </w:r>
          </w:p>
        </w:tc>
        <w:tc>
          <w:tcPr>
            <w:tcW w:w="1266" w:type="dxa"/>
            <w:hideMark/>
          </w:tcPr>
          <w:p w14:paraId="36494001" w14:textId="1D9DB20F" w:rsidR="00BB714B" w:rsidRPr="00E33CF5" w:rsidRDefault="00BB714B" w:rsidP="00BB714B">
            <w:pPr>
              <w:pStyle w:val="NoSpacing"/>
              <w:jc w:val="center"/>
              <w:rPr>
                <w:lang w:eastAsia="en-SG"/>
              </w:rPr>
            </w:pPr>
            <w:r w:rsidRPr="00835871">
              <w:t>Yes</w:t>
            </w:r>
          </w:p>
        </w:tc>
        <w:tc>
          <w:tcPr>
            <w:tcW w:w="1265" w:type="dxa"/>
            <w:hideMark/>
          </w:tcPr>
          <w:p w14:paraId="33292FA5" w14:textId="231E1DC3" w:rsidR="00BB714B" w:rsidRPr="00E33CF5" w:rsidRDefault="00BB714B" w:rsidP="00BB714B">
            <w:pPr>
              <w:pStyle w:val="NoSpacing"/>
              <w:jc w:val="center"/>
              <w:rPr>
                <w:lang w:eastAsia="en-SG"/>
              </w:rPr>
            </w:pPr>
            <w:r w:rsidRPr="00835871">
              <w:t>Yes</w:t>
            </w:r>
          </w:p>
        </w:tc>
        <w:tc>
          <w:tcPr>
            <w:tcW w:w="1266" w:type="dxa"/>
            <w:hideMark/>
          </w:tcPr>
          <w:p w14:paraId="4E159925" w14:textId="27322A84" w:rsidR="00BB714B" w:rsidRPr="00E33CF5" w:rsidRDefault="00BB714B" w:rsidP="00BB714B">
            <w:pPr>
              <w:pStyle w:val="NoSpacing"/>
              <w:jc w:val="center"/>
              <w:rPr>
                <w:lang w:eastAsia="en-SG"/>
              </w:rPr>
            </w:pPr>
            <w:r w:rsidRPr="00835871">
              <w:t>Yes</w:t>
            </w:r>
          </w:p>
        </w:tc>
        <w:tc>
          <w:tcPr>
            <w:tcW w:w="1266" w:type="dxa"/>
            <w:hideMark/>
          </w:tcPr>
          <w:p w14:paraId="2DA0EFDE" w14:textId="72176283" w:rsidR="00BB714B" w:rsidRPr="00E33CF5" w:rsidRDefault="00BB714B" w:rsidP="00BB714B">
            <w:pPr>
              <w:pStyle w:val="NoSpacing"/>
              <w:jc w:val="center"/>
              <w:rPr>
                <w:lang w:eastAsia="en-SG"/>
              </w:rPr>
            </w:pPr>
            <w:r w:rsidRPr="00835871">
              <w:t>Yes</w:t>
            </w:r>
          </w:p>
        </w:tc>
      </w:tr>
      <w:tr w:rsidR="00BB714B" w:rsidRPr="00E33CF5" w14:paraId="111623A0" w14:textId="77777777" w:rsidTr="008E5F58">
        <w:trPr>
          <w:trHeight w:val="290"/>
        </w:trPr>
        <w:tc>
          <w:tcPr>
            <w:tcW w:w="3180" w:type="dxa"/>
            <w:vAlign w:val="bottom"/>
            <w:hideMark/>
          </w:tcPr>
          <w:p w14:paraId="457CB89A" w14:textId="77777777" w:rsidR="00BB714B" w:rsidRPr="00E33CF5" w:rsidRDefault="00BB714B" w:rsidP="00BB714B">
            <w:pPr>
              <w:pStyle w:val="NoSpacing"/>
              <w:rPr>
                <w:color w:val="000000" w:themeColor="text1"/>
                <w:lang w:eastAsia="en-SG"/>
              </w:rPr>
            </w:pPr>
            <w:r w:rsidRPr="00E33CF5">
              <w:rPr>
                <w:color w:val="000000" w:themeColor="text1"/>
                <w:lang w:eastAsia="en-SG"/>
              </w:rPr>
              <w:t>Coupon Payment Dates</w:t>
            </w:r>
          </w:p>
        </w:tc>
        <w:tc>
          <w:tcPr>
            <w:tcW w:w="1265" w:type="dxa"/>
            <w:hideMark/>
          </w:tcPr>
          <w:p w14:paraId="5CC2D2D2" w14:textId="41E42077" w:rsidR="00BB714B" w:rsidRPr="00E33CF5" w:rsidRDefault="00BB714B" w:rsidP="00BB714B">
            <w:pPr>
              <w:pStyle w:val="NoSpacing"/>
              <w:jc w:val="center"/>
              <w:rPr>
                <w:lang w:eastAsia="en-SG"/>
              </w:rPr>
            </w:pPr>
            <w:r w:rsidRPr="00835871">
              <w:t>Yes</w:t>
            </w:r>
          </w:p>
        </w:tc>
        <w:tc>
          <w:tcPr>
            <w:tcW w:w="1266" w:type="dxa"/>
            <w:hideMark/>
          </w:tcPr>
          <w:p w14:paraId="391EAB30" w14:textId="08D86F24" w:rsidR="00BB714B" w:rsidRPr="00E33CF5" w:rsidRDefault="00BB714B" w:rsidP="00BB714B">
            <w:pPr>
              <w:pStyle w:val="NoSpacing"/>
              <w:jc w:val="center"/>
              <w:rPr>
                <w:lang w:eastAsia="en-SG"/>
              </w:rPr>
            </w:pPr>
            <w:r w:rsidRPr="00835871">
              <w:t>Yes</w:t>
            </w:r>
          </w:p>
        </w:tc>
        <w:tc>
          <w:tcPr>
            <w:tcW w:w="1266" w:type="dxa"/>
            <w:hideMark/>
          </w:tcPr>
          <w:p w14:paraId="689A35AA" w14:textId="2C5AE171" w:rsidR="00BB714B" w:rsidRPr="00E33CF5" w:rsidRDefault="00BB714B" w:rsidP="00BB714B">
            <w:pPr>
              <w:pStyle w:val="NoSpacing"/>
              <w:jc w:val="center"/>
              <w:rPr>
                <w:lang w:eastAsia="en-SG"/>
              </w:rPr>
            </w:pPr>
            <w:r w:rsidRPr="00835871">
              <w:t>Yes</w:t>
            </w:r>
          </w:p>
        </w:tc>
        <w:tc>
          <w:tcPr>
            <w:tcW w:w="1265" w:type="dxa"/>
            <w:hideMark/>
          </w:tcPr>
          <w:p w14:paraId="7F09A3CE" w14:textId="28F4E6D9" w:rsidR="00BB714B" w:rsidRPr="00E33CF5" w:rsidRDefault="00BB714B" w:rsidP="00BB714B">
            <w:pPr>
              <w:pStyle w:val="NoSpacing"/>
              <w:jc w:val="center"/>
              <w:rPr>
                <w:color w:val="9C0006"/>
                <w:lang w:eastAsia="en-SG"/>
              </w:rPr>
            </w:pPr>
            <w:r w:rsidRPr="00835871">
              <w:t>No</w:t>
            </w:r>
          </w:p>
        </w:tc>
        <w:tc>
          <w:tcPr>
            <w:tcW w:w="1266" w:type="dxa"/>
            <w:hideMark/>
          </w:tcPr>
          <w:p w14:paraId="2FDE0901" w14:textId="46EB9150" w:rsidR="00BB714B" w:rsidRPr="00E33CF5" w:rsidRDefault="00BB714B" w:rsidP="00BB714B">
            <w:pPr>
              <w:pStyle w:val="NoSpacing"/>
              <w:jc w:val="center"/>
              <w:rPr>
                <w:color w:val="9C0006"/>
                <w:lang w:eastAsia="en-SG"/>
              </w:rPr>
            </w:pPr>
            <w:r w:rsidRPr="00835871">
              <w:t>No</w:t>
            </w:r>
          </w:p>
        </w:tc>
        <w:tc>
          <w:tcPr>
            <w:tcW w:w="1266" w:type="dxa"/>
            <w:hideMark/>
          </w:tcPr>
          <w:p w14:paraId="740C25E1" w14:textId="68D31F6B" w:rsidR="00BB714B" w:rsidRPr="00E33CF5" w:rsidRDefault="00BB714B" w:rsidP="00BB714B">
            <w:pPr>
              <w:pStyle w:val="NoSpacing"/>
              <w:jc w:val="center"/>
              <w:rPr>
                <w:color w:val="9C0006"/>
                <w:lang w:eastAsia="en-SG"/>
              </w:rPr>
            </w:pPr>
            <w:r w:rsidRPr="00835871">
              <w:t>No</w:t>
            </w:r>
          </w:p>
        </w:tc>
      </w:tr>
      <w:tr w:rsidR="00BB714B" w:rsidRPr="00E33CF5" w14:paraId="088B2059" w14:textId="77777777" w:rsidTr="008E5F58">
        <w:trPr>
          <w:trHeight w:val="290"/>
        </w:trPr>
        <w:tc>
          <w:tcPr>
            <w:tcW w:w="3180" w:type="dxa"/>
            <w:vAlign w:val="bottom"/>
            <w:hideMark/>
          </w:tcPr>
          <w:p w14:paraId="19616068" w14:textId="77777777" w:rsidR="00BB714B" w:rsidRPr="00E33CF5" w:rsidRDefault="00BB714B" w:rsidP="00BB714B">
            <w:pPr>
              <w:pStyle w:val="NoSpacing"/>
              <w:rPr>
                <w:color w:val="000000" w:themeColor="text1"/>
                <w:lang w:eastAsia="en-SG"/>
              </w:rPr>
            </w:pPr>
            <w:r w:rsidRPr="00E33CF5">
              <w:rPr>
                <w:color w:val="000000" w:themeColor="text1"/>
                <w:lang w:eastAsia="en-SG"/>
              </w:rPr>
              <w:t>Next Coupon Payment Date</w:t>
            </w:r>
          </w:p>
        </w:tc>
        <w:tc>
          <w:tcPr>
            <w:tcW w:w="1265" w:type="dxa"/>
            <w:hideMark/>
          </w:tcPr>
          <w:p w14:paraId="47BC40DC" w14:textId="0E5F202F" w:rsidR="00BB714B" w:rsidRPr="00E33CF5" w:rsidRDefault="00BB714B" w:rsidP="00BB714B">
            <w:pPr>
              <w:pStyle w:val="NoSpacing"/>
              <w:jc w:val="center"/>
              <w:rPr>
                <w:color w:val="9C0006"/>
                <w:lang w:eastAsia="en-SG"/>
              </w:rPr>
            </w:pPr>
            <w:r w:rsidRPr="00835871">
              <w:t>No</w:t>
            </w:r>
          </w:p>
        </w:tc>
        <w:tc>
          <w:tcPr>
            <w:tcW w:w="1266" w:type="dxa"/>
            <w:hideMark/>
          </w:tcPr>
          <w:p w14:paraId="1C1111EA" w14:textId="444D87D3" w:rsidR="00BB714B" w:rsidRPr="00E33CF5" w:rsidRDefault="00BB714B" w:rsidP="00BB714B">
            <w:pPr>
              <w:pStyle w:val="NoSpacing"/>
              <w:jc w:val="center"/>
              <w:rPr>
                <w:lang w:eastAsia="en-SG"/>
              </w:rPr>
            </w:pPr>
            <w:r w:rsidRPr="00835871">
              <w:t>Yes</w:t>
            </w:r>
          </w:p>
        </w:tc>
        <w:tc>
          <w:tcPr>
            <w:tcW w:w="1266" w:type="dxa"/>
            <w:hideMark/>
          </w:tcPr>
          <w:p w14:paraId="55E8F741" w14:textId="298D56DD" w:rsidR="00BB714B" w:rsidRPr="00E33CF5" w:rsidRDefault="00BB714B" w:rsidP="00BB714B">
            <w:pPr>
              <w:pStyle w:val="NoSpacing"/>
              <w:jc w:val="center"/>
              <w:rPr>
                <w:color w:val="9C0006"/>
                <w:lang w:eastAsia="en-SG"/>
              </w:rPr>
            </w:pPr>
            <w:r w:rsidRPr="00835871">
              <w:t>No</w:t>
            </w:r>
          </w:p>
        </w:tc>
        <w:tc>
          <w:tcPr>
            <w:tcW w:w="1265" w:type="dxa"/>
            <w:hideMark/>
          </w:tcPr>
          <w:p w14:paraId="656249C2" w14:textId="6C0BE956" w:rsidR="00BB714B" w:rsidRPr="00E33CF5" w:rsidRDefault="00BB714B" w:rsidP="00BB714B">
            <w:pPr>
              <w:pStyle w:val="NoSpacing"/>
              <w:jc w:val="center"/>
              <w:rPr>
                <w:color w:val="9C0006"/>
                <w:lang w:eastAsia="en-SG"/>
              </w:rPr>
            </w:pPr>
            <w:r w:rsidRPr="00835871">
              <w:t>No</w:t>
            </w:r>
          </w:p>
        </w:tc>
        <w:tc>
          <w:tcPr>
            <w:tcW w:w="1266" w:type="dxa"/>
            <w:hideMark/>
          </w:tcPr>
          <w:p w14:paraId="06B48CD1" w14:textId="3E29C21E" w:rsidR="00BB714B" w:rsidRPr="00E33CF5" w:rsidRDefault="00BB714B" w:rsidP="00BB714B">
            <w:pPr>
              <w:pStyle w:val="NoSpacing"/>
              <w:jc w:val="center"/>
              <w:rPr>
                <w:color w:val="9C0006"/>
                <w:lang w:eastAsia="en-SG"/>
              </w:rPr>
            </w:pPr>
            <w:r w:rsidRPr="00835871">
              <w:t>No</w:t>
            </w:r>
          </w:p>
        </w:tc>
        <w:tc>
          <w:tcPr>
            <w:tcW w:w="1266" w:type="dxa"/>
            <w:hideMark/>
          </w:tcPr>
          <w:p w14:paraId="578AF2A2" w14:textId="61A0EFD3" w:rsidR="00BB714B" w:rsidRPr="00E33CF5" w:rsidRDefault="00BB714B" w:rsidP="00BB714B">
            <w:pPr>
              <w:pStyle w:val="NoSpacing"/>
              <w:jc w:val="center"/>
              <w:rPr>
                <w:color w:val="9C0006"/>
                <w:lang w:eastAsia="en-SG"/>
              </w:rPr>
            </w:pPr>
            <w:r w:rsidRPr="00835871">
              <w:t>No</w:t>
            </w:r>
          </w:p>
        </w:tc>
      </w:tr>
      <w:tr w:rsidR="00BB714B" w:rsidRPr="00E33CF5" w14:paraId="45EA4150" w14:textId="77777777" w:rsidTr="008E5F58">
        <w:trPr>
          <w:trHeight w:val="290"/>
        </w:trPr>
        <w:tc>
          <w:tcPr>
            <w:tcW w:w="3180" w:type="dxa"/>
            <w:vAlign w:val="bottom"/>
            <w:hideMark/>
          </w:tcPr>
          <w:p w14:paraId="5C64B499" w14:textId="77777777" w:rsidR="00BB714B" w:rsidRPr="00E33CF5" w:rsidRDefault="00BB714B" w:rsidP="00BB714B">
            <w:pPr>
              <w:pStyle w:val="NoSpacing"/>
              <w:rPr>
                <w:color w:val="000000" w:themeColor="text1"/>
                <w:lang w:eastAsia="en-SG"/>
              </w:rPr>
            </w:pPr>
            <w:r w:rsidRPr="00E33CF5">
              <w:rPr>
                <w:color w:val="000000" w:themeColor="text1"/>
                <w:lang w:eastAsia="en-SG"/>
              </w:rPr>
              <w:t>First Coupon Payment Date</w:t>
            </w:r>
          </w:p>
        </w:tc>
        <w:tc>
          <w:tcPr>
            <w:tcW w:w="1265" w:type="dxa"/>
            <w:hideMark/>
          </w:tcPr>
          <w:p w14:paraId="1E712940" w14:textId="618EDCC6" w:rsidR="00BB714B" w:rsidRPr="00E33CF5" w:rsidRDefault="00BB714B" w:rsidP="00BB714B">
            <w:pPr>
              <w:pStyle w:val="NoSpacing"/>
              <w:jc w:val="center"/>
              <w:rPr>
                <w:lang w:eastAsia="en-SG"/>
              </w:rPr>
            </w:pPr>
            <w:r w:rsidRPr="00835871">
              <w:t>Yes</w:t>
            </w:r>
          </w:p>
        </w:tc>
        <w:tc>
          <w:tcPr>
            <w:tcW w:w="1266" w:type="dxa"/>
            <w:hideMark/>
          </w:tcPr>
          <w:p w14:paraId="764843A7" w14:textId="014D0915" w:rsidR="00BB714B" w:rsidRPr="00E33CF5" w:rsidRDefault="00BB714B" w:rsidP="00BB714B">
            <w:pPr>
              <w:pStyle w:val="NoSpacing"/>
              <w:jc w:val="center"/>
              <w:rPr>
                <w:color w:val="9C0006"/>
                <w:lang w:eastAsia="en-SG"/>
              </w:rPr>
            </w:pPr>
            <w:r w:rsidRPr="00835871">
              <w:t>No</w:t>
            </w:r>
          </w:p>
        </w:tc>
        <w:tc>
          <w:tcPr>
            <w:tcW w:w="1266" w:type="dxa"/>
            <w:hideMark/>
          </w:tcPr>
          <w:p w14:paraId="4D5861D7" w14:textId="68A22707" w:rsidR="00BB714B" w:rsidRPr="00E33CF5" w:rsidRDefault="00BB714B" w:rsidP="00BB714B">
            <w:pPr>
              <w:pStyle w:val="NoSpacing"/>
              <w:jc w:val="center"/>
              <w:rPr>
                <w:lang w:eastAsia="en-SG"/>
              </w:rPr>
            </w:pPr>
            <w:r w:rsidRPr="00835871">
              <w:t>Yes</w:t>
            </w:r>
          </w:p>
        </w:tc>
        <w:tc>
          <w:tcPr>
            <w:tcW w:w="1265" w:type="dxa"/>
            <w:hideMark/>
          </w:tcPr>
          <w:p w14:paraId="52AE5ED4" w14:textId="7A2BE4EA" w:rsidR="00BB714B" w:rsidRPr="00E33CF5" w:rsidRDefault="00BB714B" w:rsidP="00BB714B">
            <w:pPr>
              <w:pStyle w:val="NoSpacing"/>
              <w:jc w:val="center"/>
              <w:rPr>
                <w:color w:val="9C0006"/>
                <w:lang w:eastAsia="en-SG"/>
              </w:rPr>
            </w:pPr>
            <w:r w:rsidRPr="00835871">
              <w:t>No</w:t>
            </w:r>
          </w:p>
        </w:tc>
        <w:tc>
          <w:tcPr>
            <w:tcW w:w="1266" w:type="dxa"/>
            <w:hideMark/>
          </w:tcPr>
          <w:p w14:paraId="0678D02C" w14:textId="0B0C7AB3" w:rsidR="00BB714B" w:rsidRPr="00E33CF5" w:rsidRDefault="00BB714B" w:rsidP="00BB714B">
            <w:pPr>
              <w:pStyle w:val="NoSpacing"/>
              <w:jc w:val="center"/>
              <w:rPr>
                <w:color w:val="9C0006"/>
                <w:lang w:eastAsia="en-SG"/>
              </w:rPr>
            </w:pPr>
            <w:r w:rsidRPr="00835871">
              <w:t>No</w:t>
            </w:r>
          </w:p>
        </w:tc>
        <w:tc>
          <w:tcPr>
            <w:tcW w:w="1266" w:type="dxa"/>
            <w:hideMark/>
          </w:tcPr>
          <w:p w14:paraId="63D6E3B3" w14:textId="3F63085B" w:rsidR="00BB714B" w:rsidRPr="00E33CF5" w:rsidRDefault="00BB714B" w:rsidP="00BB714B">
            <w:pPr>
              <w:pStyle w:val="NoSpacing"/>
              <w:jc w:val="center"/>
              <w:rPr>
                <w:color w:val="9C0006"/>
                <w:lang w:eastAsia="en-SG"/>
              </w:rPr>
            </w:pPr>
            <w:r w:rsidRPr="00835871">
              <w:t>No</w:t>
            </w:r>
          </w:p>
        </w:tc>
      </w:tr>
      <w:tr w:rsidR="00BB714B" w:rsidRPr="00E33CF5" w14:paraId="3BFD20D4" w14:textId="77777777" w:rsidTr="008E5F58">
        <w:trPr>
          <w:trHeight w:val="290"/>
        </w:trPr>
        <w:tc>
          <w:tcPr>
            <w:tcW w:w="3180" w:type="dxa"/>
            <w:vAlign w:val="bottom"/>
            <w:hideMark/>
          </w:tcPr>
          <w:p w14:paraId="46D87A7F" w14:textId="77777777" w:rsidR="00BB714B" w:rsidRPr="00E33CF5" w:rsidRDefault="00BB714B" w:rsidP="00BB714B">
            <w:pPr>
              <w:pStyle w:val="NoSpacing"/>
              <w:rPr>
                <w:color w:val="000000" w:themeColor="text1"/>
                <w:lang w:eastAsia="en-SG"/>
              </w:rPr>
            </w:pPr>
            <w:r w:rsidRPr="00E33CF5">
              <w:rPr>
                <w:color w:val="000000" w:themeColor="text1"/>
                <w:lang w:eastAsia="en-SG"/>
              </w:rPr>
              <w:t>Method of Sale</w:t>
            </w:r>
          </w:p>
        </w:tc>
        <w:tc>
          <w:tcPr>
            <w:tcW w:w="1265" w:type="dxa"/>
            <w:hideMark/>
          </w:tcPr>
          <w:p w14:paraId="79E02B35" w14:textId="3BBD1EC7" w:rsidR="00BB714B" w:rsidRPr="00E33CF5" w:rsidRDefault="00BB714B" w:rsidP="00BB714B">
            <w:pPr>
              <w:pStyle w:val="NoSpacing"/>
              <w:jc w:val="center"/>
              <w:rPr>
                <w:lang w:eastAsia="en-SG"/>
              </w:rPr>
            </w:pPr>
            <w:r w:rsidRPr="00835871">
              <w:t>Yes</w:t>
            </w:r>
          </w:p>
        </w:tc>
        <w:tc>
          <w:tcPr>
            <w:tcW w:w="1266" w:type="dxa"/>
            <w:hideMark/>
          </w:tcPr>
          <w:p w14:paraId="27E67EA0" w14:textId="395521A9" w:rsidR="00BB714B" w:rsidRPr="00E33CF5" w:rsidRDefault="00BB714B" w:rsidP="00BB714B">
            <w:pPr>
              <w:pStyle w:val="NoSpacing"/>
              <w:jc w:val="center"/>
              <w:rPr>
                <w:lang w:eastAsia="en-SG"/>
              </w:rPr>
            </w:pPr>
            <w:r w:rsidRPr="00835871">
              <w:t>Yes</w:t>
            </w:r>
          </w:p>
        </w:tc>
        <w:tc>
          <w:tcPr>
            <w:tcW w:w="1266" w:type="dxa"/>
            <w:hideMark/>
          </w:tcPr>
          <w:p w14:paraId="50948908" w14:textId="1D4F230F" w:rsidR="00BB714B" w:rsidRPr="00E33CF5" w:rsidRDefault="00BB714B" w:rsidP="00BB714B">
            <w:pPr>
              <w:pStyle w:val="NoSpacing"/>
              <w:jc w:val="center"/>
              <w:rPr>
                <w:lang w:eastAsia="en-SG"/>
              </w:rPr>
            </w:pPr>
            <w:r w:rsidRPr="00835871">
              <w:t>Yes</w:t>
            </w:r>
          </w:p>
        </w:tc>
        <w:tc>
          <w:tcPr>
            <w:tcW w:w="1265" w:type="dxa"/>
            <w:hideMark/>
          </w:tcPr>
          <w:p w14:paraId="6D59C7A1" w14:textId="37F35332" w:rsidR="00BB714B" w:rsidRPr="00E33CF5" w:rsidRDefault="00BB714B" w:rsidP="00BB714B">
            <w:pPr>
              <w:pStyle w:val="NoSpacing"/>
              <w:jc w:val="center"/>
              <w:rPr>
                <w:lang w:eastAsia="en-SG"/>
              </w:rPr>
            </w:pPr>
            <w:r w:rsidRPr="00835871">
              <w:t>Yes</w:t>
            </w:r>
          </w:p>
        </w:tc>
        <w:tc>
          <w:tcPr>
            <w:tcW w:w="1266" w:type="dxa"/>
            <w:hideMark/>
          </w:tcPr>
          <w:p w14:paraId="284C4F85" w14:textId="7680A10F" w:rsidR="00BB714B" w:rsidRPr="00E33CF5" w:rsidRDefault="00BB714B" w:rsidP="00BB714B">
            <w:pPr>
              <w:pStyle w:val="NoSpacing"/>
              <w:jc w:val="center"/>
              <w:rPr>
                <w:lang w:eastAsia="en-SG"/>
              </w:rPr>
            </w:pPr>
            <w:r w:rsidRPr="00835871">
              <w:t>Yes</w:t>
            </w:r>
          </w:p>
        </w:tc>
        <w:tc>
          <w:tcPr>
            <w:tcW w:w="1266" w:type="dxa"/>
            <w:hideMark/>
          </w:tcPr>
          <w:p w14:paraId="129367AD" w14:textId="53B166BE" w:rsidR="00BB714B" w:rsidRPr="00E33CF5" w:rsidRDefault="00BB714B" w:rsidP="00BB714B">
            <w:pPr>
              <w:pStyle w:val="NoSpacing"/>
              <w:jc w:val="center"/>
              <w:rPr>
                <w:lang w:eastAsia="en-SG"/>
              </w:rPr>
            </w:pPr>
            <w:r w:rsidRPr="00835871">
              <w:t>Yes</w:t>
            </w:r>
          </w:p>
        </w:tc>
      </w:tr>
      <w:tr w:rsidR="00BB714B" w:rsidRPr="00E33CF5" w14:paraId="7D5E62F7" w14:textId="77777777" w:rsidTr="008E5F58">
        <w:trPr>
          <w:trHeight w:val="290"/>
        </w:trPr>
        <w:tc>
          <w:tcPr>
            <w:tcW w:w="3180" w:type="dxa"/>
            <w:vAlign w:val="bottom"/>
            <w:hideMark/>
          </w:tcPr>
          <w:p w14:paraId="78E13BB4" w14:textId="77777777" w:rsidR="00BB714B" w:rsidRPr="00E33CF5" w:rsidRDefault="00BB714B" w:rsidP="00BB714B">
            <w:pPr>
              <w:pStyle w:val="NoSpacing"/>
              <w:rPr>
                <w:color w:val="000000" w:themeColor="text1"/>
                <w:lang w:eastAsia="en-SG"/>
              </w:rPr>
            </w:pPr>
            <w:r w:rsidRPr="00E33CF5">
              <w:rPr>
                <w:color w:val="000000" w:themeColor="text1"/>
                <w:lang w:eastAsia="en-SG"/>
              </w:rPr>
              <w:t>Competitive Applications</w:t>
            </w:r>
          </w:p>
        </w:tc>
        <w:tc>
          <w:tcPr>
            <w:tcW w:w="1265" w:type="dxa"/>
            <w:hideMark/>
          </w:tcPr>
          <w:p w14:paraId="73BC6EA9" w14:textId="648C291A" w:rsidR="00BB714B" w:rsidRPr="00E33CF5" w:rsidRDefault="00BB714B" w:rsidP="00BB714B">
            <w:pPr>
              <w:pStyle w:val="NoSpacing"/>
              <w:jc w:val="center"/>
              <w:rPr>
                <w:color w:val="9C0006"/>
                <w:lang w:eastAsia="en-SG"/>
              </w:rPr>
            </w:pPr>
            <w:r w:rsidRPr="00835871">
              <w:t>No</w:t>
            </w:r>
          </w:p>
        </w:tc>
        <w:tc>
          <w:tcPr>
            <w:tcW w:w="1266" w:type="dxa"/>
            <w:hideMark/>
          </w:tcPr>
          <w:p w14:paraId="1EEE366B" w14:textId="718A62A9" w:rsidR="00BB714B" w:rsidRPr="00E33CF5" w:rsidRDefault="00BB714B" w:rsidP="00BB714B">
            <w:pPr>
              <w:pStyle w:val="NoSpacing"/>
              <w:jc w:val="center"/>
              <w:rPr>
                <w:lang w:eastAsia="en-SG"/>
              </w:rPr>
            </w:pPr>
            <w:r w:rsidRPr="00835871">
              <w:t>Yes</w:t>
            </w:r>
          </w:p>
        </w:tc>
        <w:tc>
          <w:tcPr>
            <w:tcW w:w="1266" w:type="dxa"/>
            <w:hideMark/>
          </w:tcPr>
          <w:p w14:paraId="33AA6570" w14:textId="150FA798" w:rsidR="00BB714B" w:rsidRPr="00E33CF5" w:rsidRDefault="00BB714B" w:rsidP="00BB714B">
            <w:pPr>
              <w:pStyle w:val="NoSpacing"/>
              <w:jc w:val="center"/>
              <w:rPr>
                <w:lang w:eastAsia="en-SG"/>
              </w:rPr>
            </w:pPr>
            <w:r w:rsidRPr="00835871">
              <w:t>Yes</w:t>
            </w:r>
          </w:p>
        </w:tc>
        <w:tc>
          <w:tcPr>
            <w:tcW w:w="1265" w:type="dxa"/>
            <w:hideMark/>
          </w:tcPr>
          <w:p w14:paraId="2B0246DE" w14:textId="6AD8D98D" w:rsidR="00BB714B" w:rsidRPr="00E33CF5" w:rsidRDefault="00BB714B" w:rsidP="00BB714B">
            <w:pPr>
              <w:pStyle w:val="NoSpacing"/>
              <w:jc w:val="center"/>
              <w:rPr>
                <w:lang w:eastAsia="en-SG"/>
              </w:rPr>
            </w:pPr>
            <w:r w:rsidRPr="00835871">
              <w:t>Yes</w:t>
            </w:r>
          </w:p>
        </w:tc>
        <w:tc>
          <w:tcPr>
            <w:tcW w:w="1266" w:type="dxa"/>
            <w:hideMark/>
          </w:tcPr>
          <w:p w14:paraId="11656993" w14:textId="67DB4835" w:rsidR="00BB714B" w:rsidRPr="00E33CF5" w:rsidRDefault="00BB714B" w:rsidP="00BB714B">
            <w:pPr>
              <w:pStyle w:val="NoSpacing"/>
              <w:jc w:val="center"/>
              <w:rPr>
                <w:lang w:eastAsia="en-SG"/>
              </w:rPr>
            </w:pPr>
            <w:r w:rsidRPr="00835871">
              <w:t>Yes</w:t>
            </w:r>
          </w:p>
        </w:tc>
        <w:tc>
          <w:tcPr>
            <w:tcW w:w="1266" w:type="dxa"/>
            <w:hideMark/>
          </w:tcPr>
          <w:p w14:paraId="7A8FE558" w14:textId="3080C0F8" w:rsidR="00BB714B" w:rsidRPr="00E33CF5" w:rsidRDefault="00BB714B" w:rsidP="00BB714B">
            <w:pPr>
              <w:pStyle w:val="NoSpacing"/>
              <w:jc w:val="center"/>
              <w:rPr>
                <w:lang w:eastAsia="en-SG"/>
              </w:rPr>
            </w:pPr>
            <w:r w:rsidRPr="00835871">
              <w:t>Yes</w:t>
            </w:r>
          </w:p>
        </w:tc>
      </w:tr>
      <w:tr w:rsidR="00BB714B" w:rsidRPr="00E33CF5" w14:paraId="1388F979" w14:textId="77777777" w:rsidTr="008E5F58">
        <w:trPr>
          <w:trHeight w:val="290"/>
        </w:trPr>
        <w:tc>
          <w:tcPr>
            <w:tcW w:w="3180" w:type="dxa"/>
            <w:vAlign w:val="bottom"/>
            <w:hideMark/>
          </w:tcPr>
          <w:p w14:paraId="2907A3A1" w14:textId="77777777" w:rsidR="00BB714B" w:rsidRPr="00E33CF5" w:rsidRDefault="00BB714B" w:rsidP="00BB714B">
            <w:pPr>
              <w:pStyle w:val="NoSpacing"/>
              <w:rPr>
                <w:color w:val="000000" w:themeColor="text1"/>
                <w:lang w:eastAsia="en-SG"/>
              </w:rPr>
            </w:pPr>
            <w:r w:rsidRPr="00E33CF5">
              <w:rPr>
                <w:color w:val="000000" w:themeColor="text1"/>
                <w:lang w:eastAsia="en-SG"/>
              </w:rPr>
              <w:t>Non-Competitive Applications</w:t>
            </w:r>
          </w:p>
        </w:tc>
        <w:tc>
          <w:tcPr>
            <w:tcW w:w="1265" w:type="dxa"/>
            <w:hideMark/>
          </w:tcPr>
          <w:p w14:paraId="251D21BF" w14:textId="47E184D2" w:rsidR="00BB714B" w:rsidRPr="00E33CF5" w:rsidRDefault="00BB714B" w:rsidP="00BB714B">
            <w:pPr>
              <w:pStyle w:val="NoSpacing"/>
              <w:jc w:val="center"/>
              <w:rPr>
                <w:color w:val="9C0006"/>
                <w:lang w:eastAsia="en-SG"/>
              </w:rPr>
            </w:pPr>
            <w:r w:rsidRPr="00835871">
              <w:t>No</w:t>
            </w:r>
          </w:p>
        </w:tc>
        <w:tc>
          <w:tcPr>
            <w:tcW w:w="1266" w:type="dxa"/>
            <w:hideMark/>
          </w:tcPr>
          <w:p w14:paraId="69A45016" w14:textId="78B6D357" w:rsidR="00BB714B" w:rsidRPr="00E33CF5" w:rsidRDefault="00BB714B" w:rsidP="00BB714B">
            <w:pPr>
              <w:pStyle w:val="NoSpacing"/>
              <w:jc w:val="center"/>
              <w:rPr>
                <w:lang w:eastAsia="en-SG"/>
              </w:rPr>
            </w:pPr>
            <w:r w:rsidRPr="00835871">
              <w:t>Yes</w:t>
            </w:r>
          </w:p>
        </w:tc>
        <w:tc>
          <w:tcPr>
            <w:tcW w:w="1266" w:type="dxa"/>
            <w:hideMark/>
          </w:tcPr>
          <w:p w14:paraId="5FA14291" w14:textId="7BC04F9B" w:rsidR="00BB714B" w:rsidRPr="00E33CF5" w:rsidRDefault="00BB714B" w:rsidP="00BB714B">
            <w:pPr>
              <w:pStyle w:val="NoSpacing"/>
              <w:jc w:val="center"/>
              <w:rPr>
                <w:lang w:eastAsia="en-SG"/>
              </w:rPr>
            </w:pPr>
            <w:r w:rsidRPr="00835871">
              <w:t>Yes</w:t>
            </w:r>
          </w:p>
        </w:tc>
        <w:tc>
          <w:tcPr>
            <w:tcW w:w="1265" w:type="dxa"/>
            <w:hideMark/>
          </w:tcPr>
          <w:p w14:paraId="4883A811" w14:textId="6C36B7EB" w:rsidR="00BB714B" w:rsidRPr="00E33CF5" w:rsidRDefault="00BB714B" w:rsidP="00BB714B">
            <w:pPr>
              <w:pStyle w:val="NoSpacing"/>
              <w:jc w:val="center"/>
              <w:rPr>
                <w:color w:val="9C0006"/>
                <w:lang w:eastAsia="en-SG"/>
              </w:rPr>
            </w:pPr>
            <w:r w:rsidRPr="00835871">
              <w:t>No</w:t>
            </w:r>
          </w:p>
        </w:tc>
        <w:tc>
          <w:tcPr>
            <w:tcW w:w="1266" w:type="dxa"/>
            <w:hideMark/>
          </w:tcPr>
          <w:p w14:paraId="7DD36385" w14:textId="0860290C" w:rsidR="00BB714B" w:rsidRPr="00E33CF5" w:rsidRDefault="00BB714B" w:rsidP="00BB714B">
            <w:pPr>
              <w:pStyle w:val="NoSpacing"/>
              <w:jc w:val="center"/>
              <w:rPr>
                <w:lang w:eastAsia="en-SG"/>
              </w:rPr>
            </w:pPr>
            <w:r w:rsidRPr="00835871">
              <w:t>Yes</w:t>
            </w:r>
          </w:p>
        </w:tc>
        <w:tc>
          <w:tcPr>
            <w:tcW w:w="1266" w:type="dxa"/>
            <w:hideMark/>
          </w:tcPr>
          <w:p w14:paraId="319DF33B" w14:textId="40214B21" w:rsidR="00BB714B" w:rsidRPr="00E33CF5" w:rsidRDefault="00BB714B" w:rsidP="00BB714B">
            <w:pPr>
              <w:pStyle w:val="NoSpacing"/>
              <w:jc w:val="center"/>
              <w:rPr>
                <w:color w:val="9C0006"/>
                <w:lang w:eastAsia="en-SG"/>
              </w:rPr>
            </w:pPr>
            <w:r w:rsidRPr="00835871">
              <w:t>No</w:t>
            </w:r>
          </w:p>
        </w:tc>
      </w:tr>
      <w:tr w:rsidR="00BB714B" w:rsidRPr="00E33CF5" w14:paraId="18CE5537" w14:textId="77777777" w:rsidTr="008E5F58">
        <w:trPr>
          <w:trHeight w:val="290"/>
        </w:trPr>
        <w:tc>
          <w:tcPr>
            <w:tcW w:w="3180" w:type="dxa"/>
            <w:vAlign w:val="bottom"/>
            <w:hideMark/>
          </w:tcPr>
          <w:p w14:paraId="08D76509" w14:textId="77777777" w:rsidR="00BB714B" w:rsidRPr="00E33CF5" w:rsidRDefault="00BB714B" w:rsidP="00BB714B">
            <w:pPr>
              <w:pStyle w:val="NoSpacing"/>
              <w:rPr>
                <w:color w:val="000000" w:themeColor="text1"/>
                <w:lang w:eastAsia="en-SG"/>
              </w:rPr>
            </w:pPr>
            <w:r w:rsidRPr="00E33CF5">
              <w:rPr>
                <w:color w:val="000000" w:themeColor="text1"/>
                <w:lang w:eastAsia="en-SG"/>
              </w:rPr>
              <w:t>Eligible Applicants</w:t>
            </w:r>
          </w:p>
        </w:tc>
        <w:tc>
          <w:tcPr>
            <w:tcW w:w="1265" w:type="dxa"/>
            <w:hideMark/>
          </w:tcPr>
          <w:p w14:paraId="4A4BC816" w14:textId="770C06E9" w:rsidR="00BB714B" w:rsidRPr="00E33CF5" w:rsidRDefault="00BB714B" w:rsidP="00BB714B">
            <w:pPr>
              <w:pStyle w:val="NoSpacing"/>
              <w:jc w:val="center"/>
              <w:rPr>
                <w:lang w:eastAsia="en-SG"/>
              </w:rPr>
            </w:pPr>
            <w:r w:rsidRPr="00835871">
              <w:t>Yes</w:t>
            </w:r>
          </w:p>
        </w:tc>
        <w:tc>
          <w:tcPr>
            <w:tcW w:w="1266" w:type="dxa"/>
            <w:hideMark/>
          </w:tcPr>
          <w:p w14:paraId="5847C836" w14:textId="6A109B82" w:rsidR="00BB714B" w:rsidRPr="00E33CF5" w:rsidRDefault="00BB714B" w:rsidP="00BB714B">
            <w:pPr>
              <w:pStyle w:val="NoSpacing"/>
              <w:jc w:val="center"/>
              <w:rPr>
                <w:color w:val="9C0006"/>
                <w:lang w:eastAsia="en-SG"/>
              </w:rPr>
            </w:pPr>
            <w:r w:rsidRPr="00835871">
              <w:t>No</w:t>
            </w:r>
          </w:p>
        </w:tc>
        <w:tc>
          <w:tcPr>
            <w:tcW w:w="1266" w:type="dxa"/>
            <w:hideMark/>
          </w:tcPr>
          <w:p w14:paraId="54D89FC0" w14:textId="76235573" w:rsidR="00BB714B" w:rsidRPr="00E33CF5" w:rsidRDefault="00BB714B" w:rsidP="00BB714B">
            <w:pPr>
              <w:pStyle w:val="NoSpacing"/>
              <w:jc w:val="center"/>
              <w:rPr>
                <w:color w:val="9C0006"/>
                <w:lang w:eastAsia="en-SG"/>
              </w:rPr>
            </w:pPr>
            <w:r w:rsidRPr="00835871">
              <w:t>No</w:t>
            </w:r>
          </w:p>
        </w:tc>
        <w:tc>
          <w:tcPr>
            <w:tcW w:w="1265" w:type="dxa"/>
            <w:hideMark/>
          </w:tcPr>
          <w:p w14:paraId="15756451" w14:textId="336906A0" w:rsidR="00BB714B" w:rsidRPr="00E33CF5" w:rsidRDefault="00BB714B" w:rsidP="00BB714B">
            <w:pPr>
              <w:pStyle w:val="NoSpacing"/>
              <w:jc w:val="center"/>
              <w:rPr>
                <w:color w:val="9C0006"/>
                <w:lang w:eastAsia="en-SG"/>
              </w:rPr>
            </w:pPr>
            <w:r w:rsidRPr="00835871">
              <w:t>No</w:t>
            </w:r>
          </w:p>
        </w:tc>
        <w:tc>
          <w:tcPr>
            <w:tcW w:w="1266" w:type="dxa"/>
            <w:hideMark/>
          </w:tcPr>
          <w:p w14:paraId="5396298D" w14:textId="4E6C620D" w:rsidR="00BB714B" w:rsidRPr="00E33CF5" w:rsidRDefault="00BB714B" w:rsidP="00BB714B">
            <w:pPr>
              <w:pStyle w:val="NoSpacing"/>
              <w:jc w:val="center"/>
              <w:rPr>
                <w:color w:val="9C0006"/>
                <w:lang w:eastAsia="en-SG"/>
              </w:rPr>
            </w:pPr>
            <w:r w:rsidRPr="00835871">
              <w:t>No</w:t>
            </w:r>
          </w:p>
        </w:tc>
        <w:tc>
          <w:tcPr>
            <w:tcW w:w="1266" w:type="dxa"/>
            <w:hideMark/>
          </w:tcPr>
          <w:p w14:paraId="42C4F3EB" w14:textId="572954E3" w:rsidR="00BB714B" w:rsidRPr="00E33CF5" w:rsidRDefault="00BB714B" w:rsidP="00BB714B">
            <w:pPr>
              <w:pStyle w:val="NoSpacing"/>
              <w:jc w:val="center"/>
              <w:rPr>
                <w:color w:val="9C0006"/>
                <w:lang w:eastAsia="en-SG"/>
              </w:rPr>
            </w:pPr>
            <w:r w:rsidRPr="00835871">
              <w:t>No</w:t>
            </w:r>
          </w:p>
        </w:tc>
      </w:tr>
      <w:tr w:rsidR="00BB714B" w:rsidRPr="00E33CF5" w14:paraId="087FE67A" w14:textId="77777777" w:rsidTr="008E5F58">
        <w:trPr>
          <w:trHeight w:val="580"/>
        </w:trPr>
        <w:tc>
          <w:tcPr>
            <w:tcW w:w="3180" w:type="dxa"/>
            <w:vAlign w:val="bottom"/>
            <w:hideMark/>
          </w:tcPr>
          <w:p w14:paraId="3EA7E676" w14:textId="77777777" w:rsidR="00BB714B" w:rsidRPr="00E33CF5" w:rsidRDefault="00BB714B" w:rsidP="00BB714B">
            <w:pPr>
              <w:pStyle w:val="NoSpacing"/>
              <w:rPr>
                <w:color w:val="000000" w:themeColor="text1"/>
                <w:lang w:eastAsia="en-SG"/>
              </w:rPr>
            </w:pPr>
            <w:r w:rsidRPr="00E33CF5">
              <w:rPr>
                <w:color w:val="000000" w:themeColor="text1"/>
                <w:lang w:eastAsia="en-SG"/>
              </w:rPr>
              <w:t>Accrued Interest Payable by Investor</w:t>
            </w:r>
          </w:p>
        </w:tc>
        <w:tc>
          <w:tcPr>
            <w:tcW w:w="1265" w:type="dxa"/>
            <w:hideMark/>
          </w:tcPr>
          <w:p w14:paraId="4A4121A5" w14:textId="12CB8AFF" w:rsidR="00BB714B" w:rsidRPr="00E33CF5" w:rsidRDefault="00BB714B" w:rsidP="00BB714B">
            <w:pPr>
              <w:pStyle w:val="NoSpacing"/>
              <w:jc w:val="center"/>
              <w:rPr>
                <w:color w:val="9C0006"/>
                <w:lang w:eastAsia="en-SG"/>
              </w:rPr>
            </w:pPr>
            <w:r w:rsidRPr="00835871">
              <w:t>No</w:t>
            </w:r>
          </w:p>
        </w:tc>
        <w:tc>
          <w:tcPr>
            <w:tcW w:w="1266" w:type="dxa"/>
            <w:hideMark/>
          </w:tcPr>
          <w:p w14:paraId="3FB49C8B" w14:textId="0992D3FA" w:rsidR="00BB714B" w:rsidRPr="00E33CF5" w:rsidRDefault="00BB714B" w:rsidP="00BB714B">
            <w:pPr>
              <w:pStyle w:val="NoSpacing"/>
              <w:jc w:val="center"/>
              <w:rPr>
                <w:lang w:eastAsia="en-SG"/>
              </w:rPr>
            </w:pPr>
            <w:r w:rsidRPr="00835871">
              <w:t>Yes</w:t>
            </w:r>
          </w:p>
        </w:tc>
        <w:tc>
          <w:tcPr>
            <w:tcW w:w="1266" w:type="dxa"/>
            <w:hideMark/>
          </w:tcPr>
          <w:p w14:paraId="0EE66607" w14:textId="44B34CC2" w:rsidR="00BB714B" w:rsidRPr="00E33CF5" w:rsidRDefault="00BB714B" w:rsidP="00BB714B">
            <w:pPr>
              <w:pStyle w:val="NoSpacing"/>
              <w:jc w:val="center"/>
              <w:rPr>
                <w:lang w:eastAsia="en-SG"/>
              </w:rPr>
            </w:pPr>
            <w:r w:rsidRPr="00835871">
              <w:t>Yes</w:t>
            </w:r>
          </w:p>
        </w:tc>
        <w:tc>
          <w:tcPr>
            <w:tcW w:w="1265" w:type="dxa"/>
            <w:hideMark/>
          </w:tcPr>
          <w:p w14:paraId="37E4D2BD" w14:textId="347551A9" w:rsidR="00BB714B" w:rsidRPr="00E33CF5" w:rsidRDefault="00BB714B" w:rsidP="00BB714B">
            <w:pPr>
              <w:pStyle w:val="NoSpacing"/>
              <w:jc w:val="center"/>
              <w:rPr>
                <w:color w:val="9C0006"/>
                <w:lang w:eastAsia="en-SG"/>
              </w:rPr>
            </w:pPr>
            <w:r w:rsidRPr="00835871">
              <w:t>No</w:t>
            </w:r>
          </w:p>
        </w:tc>
        <w:tc>
          <w:tcPr>
            <w:tcW w:w="1266" w:type="dxa"/>
            <w:hideMark/>
          </w:tcPr>
          <w:p w14:paraId="60757F57" w14:textId="5EF05CF1" w:rsidR="00BB714B" w:rsidRPr="00E33CF5" w:rsidRDefault="00BB714B" w:rsidP="00BB714B">
            <w:pPr>
              <w:pStyle w:val="NoSpacing"/>
              <w:jc w:val="center"/>
              <w:rPr>
                <w:color w:val="9C0006"/>
                <w:lang w:eastAsia="en-SG"/>
              </w:rPr>
            </w:pPr>
            <w:r w:rsidRPr="00835871">
              <w:t>No</w:t>
            </w:r>
          </w:p>
        </w:tc>
        <w:tc>
          <w:tcPr>
            <w:tcW w:w="1266" w:type="dxa"/>
            <w:hideMark/>
          </w:tcPr>
          <w:p w14:paraId="16A30EEA" w14:textId="648415DE" w:rsidR="00BB714B" w:rsidRPr="00E33CF5" w:rsidRDefault="00BB714B" w:rsidP="00BB714B">
            <w:pPr>
              <w:pStyle w:val="NoSpacing"/>
              <w:jc w:val="center"/>
              <w:rPr>
                <w:color w:val="9C0006"/>
                <w:lang w:eastAsia="en-SG"/>
              </w:rPr>
            </w:pPr>
            <w:r w:rsidRPr="00835871">
              <w:t>No</w:t>
            </w:r>
          </w:p>
        </w:tc>
      </w:tr>
      <w:tr w:rsidR="00BB714B" w:rsidRPr="00E33CF5" w14:paraId="59F76C0F" w14:textId="77777777" w:rsidTr="008E5F58">
        <w:trPr>
          <w:trHeight w:val="290"/>
        </w:trPr>
        <w:tc>
          <w:tcPr>
            <w:tcW w:w="3180" w:type="dxa"/>
            <w:vAlign w:val="bottom"/>
            <w:hideMark/>
          </w:tcPr>
          <w:p w14:paraId="2DB98407" w14:textId="77777777" w:rsidR="00BB714B" w:rsidRPr="00E33CF5" w:rsidRDefault="00BB714B" w:rsidP="00BB714B">
            <w:pPr>
              <w:pStyle w:val="NoSpacing"/>
              <w:rPr>
                <w:color w:val="000000" w:themeColor="text1"/>
                <w:lang w:eastAsia="en-SG"/>
              </w:rPr>
            </w:pPr>
            <w:r w:rsidRPr="00E33CF5">
              <w:rPr>
                <w:color w:val="000000" w:themeColor="text1"/>
                <w:lang w:eastAsia="en-SG"/>
              </w:rPr>
              <w:t>Closing Date of Application</w:t>
            </w:r>
          </w:p>
        </w:tc>
        <w:tc>
          <w:tcPr>
            <w:tcW w:w="1265" w:type="dxa"/>
            <w:hideMark/>
          </w:tcPr>
          <w:p w14:paraId="410AD2BD" w14:textId="6FF3F446" w:rsidR="00BB714B" w:rsidRPr="00E33CF5" w:rsidRDefault="00BB714B" w:rsidP="00BB714B">
            <w:pPr>
              <w:pStyle w:val="NoSpacing"/>
              <w:jc w:val="center"/>
              <w:rPr>
                <w:color w:val="9C0006"/>
                <w:lang w:eastAsia="en-SG"/>
              </w:rPr>
            </w:pPr>
            <w:commentRangeStart w:id="3017"/>
            <w:commentRangeStart w:id="3018"/>
            <w:commentRangeStart w:id="3019"/>
            <w:commentRangeStart w:id="3020"/>
            <w:r w:rsidRPr="00835871">
              <w:t>No</w:t>
            </w:r>
            <w:commentRangeEnd w:id="3017"/>
            <w:r>
              <w:rPr>
                <w:rStyle w:val="CommentReference"/>
              </w:rPr>
              <w:commentReference w:id="3017"/>
            </w:r>
            <w:commentRangeEnd w:id="3018"/>
            <w:r>
              <w:rPr>
                <w:rStyle w:val="CommentReference"/>
              </w:rPr>
              <w:commentReference w:id="3018"/>
            </w:r>
            <w:commentRangeEnd w:id="3019"/>
            <w:r>
              <w:rPr>
                <w:rStyle w:val="CommentReference"/>
              </w:rPr>
              <w:commentReference w:id="3019"/>
            </w:r>
            <w:commentRangeEnd w:id="3020"/>
            <w:r w:rsidR="00ED4C52">
              <w:rPr>
                <w:rStyle w:val="CommentReference"/>
              </w:rPr>
              <w:commentReference w:id="3020"/>
            </w:r>
          </w:p>
        </w:tc>
        <w:tc>
          <w:tcPr>
            <w:tcW w:w="1266" w:type="dxa"/>
            <w:hideMark/>
          </w:tcPr>
          <w:p w14:paraId="57438077" w14:textId="7C4BFCA2" w:rsidR="00BB714B" w:rsidRPr="00E33CF5" w:rsidRDefault="00BB714B" w:rsidP="00BB714B">
            <w:pPr>
              <w:pStyle w:val="NoSpacing"/>
              <w:jc w:val="center"/>
              <w:rPr>
                <w:lang w:eastAsia="en-SG"/>
              </w:rPr>
            </w:pPr>
            <w:r w:rsidRPr="00835871">
              <w:t>Yes</w:t>
            </w:r>
          </w:p>
        </w:tc>
        <w:tc>
          <w:tcPr>
            <w:tcW w:w="1266" w:type="dxa"/>
            <w:hideMark/>
          </w:tcPr>
          <w:p w14:paraId="53A42CF8" w14:textId="3443188F" w:rsidR="00BB714B" w:rsidRPr="00E33CF5" w:rsidRDefault="00BB714B" w:rsidP="00BB714B">
            <w:pPr>
              <w:pStyle w:val="NoSpacing"/>
              <w:jc w:val="center"/>
              <w:rPr>
                <w:lang w:eastAsia="en-SG"/>
              </w:rPr>
            </w:pPr>
            <w:r w:rsidRPr="00835871">
              <w:t>Yes</w:t>
            </w:r>
          </w:p>
        </w:tc>
        <w:tc>
          <w:tcPr>
            <w:tcW w:w="1265" w:type="dxa"/>
            <w:hideMark/>
          </w:tcPr>
          <w:p w14:paraId="5C5E1AD5" w14:textId="05276A39" w:rsidR="00BB714B" w:rsidRPr="00E33CF5" w:rsidRDefault="00BB714B" w:rsidP="00BB714B">
            <w:pPr>
              <w:pStyle w:val="NoSpacing"/>
              <w:jc w:val="center"/>
              <w:rPr>
                <w:lang w:eastAsia="en-SG"/>
              </w:rPr>
            </w:pPr>
            <w:r w:rsidRPr="00835871">
              <w:t>Yes</w:t>
            </w:r>
          </w:p>
        </w:tc>
        <w:tc>
          <w:tcPr>
            <w:tcW w:w="1266" w:type="dxa"/>
            <w:hideMark/>
          </w:tcPr>
          <w:p w14:paraId="21383712" w14:textId="5697E133" w:rsidR="00BB714B" w:rsidRPr="00E33CF5" w:rsidRDefault="00BB714B" w:rsidP="00BB714B">
            <w:pPr>
              <w:pStyle w:val="NoSpacing"/>
              <w:jc w:val="center"/>
              <w:rPr>
                <w:lang w:eastAsia="en-SG"/>
              </w:rPr>
            </w:pPr>
            <w:r w:rsidRPr="00835871">
              <w:t>Yes</w:t>
            </w:r>
          </w:p>
        </w:tc>
        <w:tc>
          <w:tcPr>
            <w:tcW w:w="1266" w:type="dxa"/>
            <w:hideMark/>
          </w:tcPr>
          <w:p w14:paraId="04A57147" w14:textId="7A3B6FB4" w:rsidR="00BB714B" w:rsidRPr="00E33CF5" w:rsidRDefault="00BB714B" w:rsidP="00BB714B">
            <w:pPr>
              <w:pStyle w:val="NoSpacing"/>
              <w:jc w:val="center"/>
              <w:rPr>
                <w:lang w:eastAsia="en-SG"/>
              </w:rPr>
            </w:pPr>
            <w:r w:rsidRPr="00835871">
              <w:t>Yes</w:t>
            </w:r>
          </w:p>
        </w:tc>
      </w:tr>
      <w:tr w:rsidR="00BB714B" w:rsidRPr="00E33CF5" w14:paraId="38823A93" w14:textId="77777777" w:rsidTr="008E5F58">
        <w:trPr>
          <w:trHeight w:val="580"/>
        </w:trPr>
        <w:tc>
          <w:tcPr>
            <w:tcW w:w="3180" w:type="dxa"/>
            <w:vAlign w:val="bottom"/>
            <w:hideMark/>
          </w:tcPr>
          <w:p w14:paraId="03F96F4B" w14:textId="77777777" w:rsidR="00BB714B" w:rsidRPr="00E33CF5" w:rsidRDefault="00BB714B" w:rsidP="00BB714B">
            <w:pPr>
              <w:pStyle w:val="NoSpacing"/>
              <w:rPr>
                <w:color w:val="000000" w:themeColor="text1"/>
                <w:lang w:eastAsia="en-SG"/>
              </w:rPr>
            </w:pPr>
            <w:r w:rsidRPr="00E33CF5">
              <w:rPr>
                <w:color w:val="000000" w:themeColor="text1"/>
                <w:lang w:eastAsia="en-SG"/>
              </w:rPr>
              <w:t>Individual Holdings Limit across all Savings Bonds</w:t>
            </w:r>
          </w:p>
        </w:tc>
        <w:tc>
          <w:tcPr>
            <w:tcW w:w="1265" w:type="dxa"/>
            <w:hideMark/>
          </w:tcPr>
          <w:p w14:paraId="132F3CAE" w14:textId="12B20F97" w:rsidR="00BB714B" w:rsidRPr="00E33CF5" w:rsidRDefault="00BB714B" w:rsidP="00BB714B">
            <w:pPr>
              <w:pStyle w:val="NoSpacing"/>
              <w:jc w:val="center"/>
              <w:rPr>
                <w:lang w:eastAsia="en-SG"/>
              </w:rPr>
            </w:pPr>
            <w:r w:rsidRPr="00835871">
              <w:t>Yes</w:t>
            </w:r>
          </w:p>
        </w:tc>
        <w:tc>
          <w:tcPr>
            <w:tcW w:w="1266" w:type="dxa"/>
            <w:hideMark/>
          </w:tcPr>
          <w:p w14:paraId="1637AE0A" w14:textId="0CA352E3" w:rsidR="00BB714B" w:rsidRPr="00E33CF5" w:rsidRDefault="00BB714B" w:rsidP="00BB714B">
            <w:pPr>
              <w:pStyle w:val="NoSpacing"/>
              <w:jc w:val="center"/>
              <w:rPr>
                <w:color w:val="9C0006"/>
                <w:lang w:eastAsia="en-SG"/>
              </w:rPr>
            </w:pPr>
            <w:r w:rsidRPr="00835871">
              <w:t>No</w:t>
            </w:r>
          </w:p>
        </w:tc>
        <w:tc>
          <w:tcPr>
            <w:tcW w:w="1266" w:type="dxa"/>
            <w:hideMark/>
          </w:tcPr>
          <w:p w14:paraId="711C6C67" w14:textId="175834E4" w:rsidR="00BB714B" w:rsidRPr="00E33CF5" w:rsidRDefault="00BB714B" w:rsidP="00BB714B">
            <w:pPr>
              <w:pStyle w:val="NoSpacing"/>
              <w:jc w:val="center"/>
              <w:rPr>
                <w:color w:val="9C0006"/>
                <w:lang w:eastAsia="en-SG"/>
              </w:rPr>
            </w:pPr>
            <w:r w:rsidRPr="00835871">
              <w:t>No</w:t>
            </w:r>
          </w:p>
        </w:tc>
        <w:tc>
          <w:tcPr>
            <w:tcW w:w="1265" w:type="dxa"/>
            <w:hideMark/>
          </w:tcPr>
          <w:p w14:paraId="6A77A327" w14:textId="2FCBEF98" w:rsidR="00BB714B" w:rsidRPr="00E33CF5" w:rsidRDefault="00BB714B" w:rsidP="00BB714B">
            <w:pPr>
              <w:pStyle w:val="NoSpacing"/>
              <w:jc w:val="center"/>
              <w:rPr>
                <w:color w:val="9C0006"/>
                <w:lang w:eastAsia="en-SG"/>
              </w:rPr>
            </w:pPr>
            <w:r w:rsidRPr="00835871">
              <w:t>No</w:t>
            </w:r>
          </w:p>
        </w:tc>
        <w:tc>
          <w:tcPr>
            <w:tcW w:w="1266" w:type="dxa"/>
            <w:hideMark/>
          </w:tcPr>
          <w:p w14:paraId="0ABAF333" w14:textId="269B0A97" w:rsidR="00BB714B" w:rsidRPr="00E33CF5" w:rsidRDefault="00BB714B" w:rsidP="00BB714B">
            <w:pPr>
              <w:pStyle w:val="NoSpacing"/>
              <w:jc w:val="center"/>
              <w:rPr>
                <w:color w:val="9C0006"/>
                <w:lang w:eastAsia="en-SG"/>
              </w:rPr>
            </w:pPr>
            <w:r w:rsidRPr="00835871">
              <w:t>No</w:t>
            </w:r>
          </w:p>
        </w:tc>
        <w:tc>
          <w:tcPr>
            <w:tcW w:w="1266" w:type="dxa"/>
            <w:hideMark/>
          </w:tcPr>
          <w:p w14:paraId="4110B1CF" w14:textId="763B363B" w:rsidR="00BB714B" w:rsidRPr="00E33CF5" w:rsidRDefault="00BB714B" w:rsidP="00BB714B">
            <w:pPr>
              <w:pStyle w:val="NoSpacing"/>
              <w:jc w:val="center"/>
              <w:rPr>
                <w:color w:val="9C0006"/>
                <w:lang w:eastAsia="en-SG"/>
              </w:rPr>
            </w:pPr>
            <w:r w:rsidRPr="00835871">
              <w:t>No</w:t>
            </w:r>
          </w:p>
        </w:tc>
      </w:tr>
      <w:tr w:rsidR="00BB714B" w:rsidRPr="00E33CF5" w14:paraId="17F825C5" w14:textId="77777777" w:rsidTr="008E5F58">
        <w:trPr>
          <w:trHeight w:val="580"/>
        </w:trPr>
        <w:tc>
          <w:tcPr>
            <w:tcW w:w="3180" w:type="dxa"/>
            <w:vAlign w:val="bottom"/>
            <w:hideMark/>
          </w:tcPr>
          <w:p w14:paraId="770DF436" w14:textId="77777777" w:rsidR="00BB714B" w:rsidRPr="00E33CF5" w:rsidRDefault="00BB714B" w:rsidP="00BB714B">
            <w:pPr>
              <w:pStyle w:val="NoSpacing"/>
              <w:rPr>
                <w:color w:val="000000" w:themeColor="text1"/>
                <w:lang w:eastAsia="en-SG"/>
              </w:rPr>
            </w:pPr>
            <w:r w:rsidRPr="00E33CF5">
              <w:rPr>
                <w:color w:val="000000" w:themeColor="text1"/>
                <w:lang w:eastAsia="en-SG"/>
              </w:rPr>
              <w:t>Closing Date of Application for Individuals</w:t>
            </w:r>
          </w:p>
        </w:tc>
        <w:tc>
          <w:tcPr>
            <w:tcW w:w="1265" w:type="dxa"/>
            <w:hideMark/>
          </w:tcPr>
          <w:p w14:paraId="6D5EC183" w14:textId="049C0880" w:rsidR="00BB714B" w:rsidRPr="00E33CF5" w:rsidRDefault="00BB714B" w:rsidP="00BB714B">
            <w:pPr>
              <w:pStyle w:val="NoSpacing"/>
              <w:jc w:val="center"/>
              <w:rPr>
                <w:lang w:eastAsia="en-SG"/>
              </w:rPr>
            </w:pPr>
            <w:r w:rsidRPr="00835871">
              <w:t>Yes</w:t>
            </w:r>
          </w:p>
        </w:tc>
        <w:tc>
          <w:tcPr>
            <w:tcW w:w="1266" w:type="dxa"/>
            <w:hideMark/>
          </w:tcPr>
          <w:p w14:paraId="6732AF34" w14:textId="7B159C4A" w:rsidR="00BB714B" w:rsidRPr="00E33CF5" w:rsidRDefault="00BB714B" w:rsidP="00BB714B">
            <w:pPr>
              <w:pStyle w:val="NoSpacing"/>
              <w:jc w:val="center"/>
              <w:rPr>
                <w:color w:val="9C0006"/>
                <w:lang w:eastAsia="en-SG"/>
              </w:rPr>
            </w:pPr>
            <w:r w:rsidRPr="00835871">
              <w:t>No</w:t>
            </w:r>
          </w:p>
        </w:tc>
        <w:tc>
          <w:tcPr>
            <w:tcW w:w="1266" w:type="dxa"/>
            <w:hideMark/>
          </w:tcPr>
          <w:p w14:paraId="1E785E65" w14:textId="00A90867" w:rsidR="00BB714B" w:rsidRPr="00E33CF5" w:rsidRDefault="00BB714B" w:rsidP="00BB714B">
            <w:pPr>
              <w:pStyle w:val="NoSpacing"/>
              <w:jc w:val="center"/>
              <w:rPr>
                <w:color w:val="9C0006"/>
                <w:lang w:eastAsia="en-SG"/>
              </w:rPr>
            </w:pPr>
            <w:r w:rsidRPr="00835871">
              <w:t>No</w:t>
            </w:r>
          </w:p>
        </w:tc>
        <w:tc>
          <w:tcPr>
            <w:tcW w:w="1265" w:type="dxa"/>
            <w:hideMark/>
          </w:tcPr>
          <w:p w14:paraId="0ACA0FE0" w14:textId="66300619" w:rsidR="00BB714B" w:rsidRPr="00E33CF5" w:rsidRDefault="00BB714B" w:rsidP="00BB714B">
            <w:pPr>
              <w:pStyle w:val="NoSpacing"/>
              <w:jc w:val="center"/>
              <w:rPr>
                <w:color w:val="9C0006"/>
                <w:lang w:eastAsia="en-SG"/>
              </w:rPr>
            </w:pPr>
            <w:r w:rsidRPr="00835871">
              <w:t>No</w:t>
            </w:r>
          </w:p>
        </w:tc>
        <w:tc>
          <w:tcPr>
            <w:tcW w:w="1266" w:type="dxa"/>
            <w:hideMark/>
          </w:tcPr>
          <w:p w14:paraId="04CFCD49" w14:textId="161461EB" w:rsidR="00BB714B" w:rsidRPr="00E33CF5" w:rsidRDefault="00BB714B" w:rsidP="00BB714B">
            <w:pPr>
              <w:pStyle w:val="NoSpacing"/>
              <w:jc w:val="center"/>
              <w:rPr>
                <w:color w:val="9C0006"/>
                <w:lang w:eastAsia="en-SG"/>
              </w:rPr>
            </w:pPr>
            <w:r w:rsidRPr="00835871">
              <w:t>No</w:t>
            </w:r>
          </w:p>
        </w:tc>
        <w:tc>
          <w:tcPr>
            <w:tcW w:w="1266" w:type="dxa"/>
            <w:hideMark/>
          </w:tcPr>
          <w:p w14:paraId="330312E2" w14:textId="5C3B9B7B" w:rsidR="00BB714B" w:rsidRPr="00E33CF5" w:rsidRDefault="00BB714B" w:rsidP="00BB714B">
            <w:pPr>
              <w:pStyle w:val="NoSpacing"/>
              <w:jc w:val="center"/>
              <w:rPr>
                <w:color w:val="9C0006"/>
                <w:lang w:eastAsia="en-SG"/>
              </w:rPr>
            </w:pPr>
            <w:r w:rsidRPr="00835871">
              <w:t>No</w:t>
            </w:r>
          </w:p>
        </w:tc>
      </w:tr>
      <w:tr w:rsidR="00BB714B" w:rsidRPr="00E33CF5" w14:paraId="4C271102" w14:textId="77777777" w:rsidTr="008E5F58">
        <w:trPr>
          <w:trHeight w:val="290"/>
        </w:trPr>
        <w:tc>
          <w:tcPr>
            <w:tcW w:w="3180" w:type="dxa"/>
            <w:vAlign w:val="bottom"/>
            <w:hideMark/>
          </w:tcPr>
          <w:p w14:paraId="25CDBCDA" w14:textId="77777777" w:rsidR="00BB714B" w:rsidRPr="00E33CF5" w:rsidRDefault="00BB714B" w:rsidP="00BB714B">
            <w:pPr>
              <w:pStyle w:val="NoSpacing"/>
              <w:rPr>
                <w:color w:val="000000" w:themeColor="text1"/>
                <w:lang w:eastAsia="en-SG"/>
              </w:rPr>
            </w:pPr>
            <w:r w:rsidRPr="00E33CF5">
              <w:rPr>
                <w:color w:val="000000" w:themeColor="text1"/>
                <w:lang w:eastAsia="en-SG"/>
              </w:rPr>
              <w:t>Step Up Coupon Rates</w:t>
            </w:r>
          </w:p>
        </w:tc>
        <w:tc>
          <w:tcPr>
            <w:tcW w:w="1265" w:type="dxa"/>
            <w:hideMark/>
          </w:tcPr>
          <w:p w14:paraId="60D2B935" w14:textId="2DBFA674" w:rsidR="00BB714B" w:rsidRPr="00E33CF5" w:rsidRDefault="00BB714B" w:rsidP="00BB714B">
            <w:pPr>
              <w:pStyle w:val="NoSpacing"/>
              <w:jc w:val="center"/>
              <w:rPr>
                <w:lang w:eastAsia="en-SG"/>
              </w:rPr>
            </w:pPr>
            <w:r w:rsidRPr="00835871">
              <w:t>Yes</w:t>
            </w:r>
          </w:p>
        </w:tc>
        <w:tc>
          <w:tcPr>
            <w:tcW w:w="1266" w:type="dxa"/>
            <w:hideMark/>
          </w:tcPr>
          <w:p w14:paraId="0F180112" w14:textId="32F1CB23" w:rsidR="00BB714B" w:rsidRPr="00E33CF5" w:rsidRDefault="00BB714B" w:rsidP="00BB714B">
            <w:pPr>
              <w:pStyle w:val="NoSpacing"/>
              <w:jc w:val="center"/>
              <w:rPr>
                <w:color w:val="9C0006"/>
                <w:lang w:eastAsia="en-SG"/>
              </w:rPr>
            </w:pPr>
            <w:r w:rsidRPr="00835871">
              <w:t>No</w:t>
            </w:r>
          </w:p>
        </w:tc>
        <w:tc>
          <w:tcPr>
            <w:tcW w:w="1266" w:type="dxa"/>
            <w:hideMark/>
          </w:tcPr>
          <w:p w14:paraId="26EDC8B6" w14:textId="1419A102" w:rsidR="00BB714B" w:rsidRPr="00E33CF5" w:rsidRDefault="00BB714B" w:rsidP="00BB714B">
            <w:pPr>
              <w:pStyle w:val="NoSpacing"/>
              <w:jc w:val="center"/>
              <w:rPr>
                <w:color w:val="9C0006"/>
                <w:lang w:eastAsia="en-SG"/>
              </w:rPr>
            </w:pPr>
            <w:r w:rsidRPr="00835871">
              <w:t>No</w:t>
            </w:r>
          </w:p>
        </w:tc>
        <w:tc>
          <w:tcPr>
            <w:tcW w:w="1265" w:type="dxa"/>
            <w:hideMark/>
          </w:tcPr>
          <w:p w14:paraId="0B39B84D" w14:textId="30B006B8" w:rsidR="00BB714B" w:rsidRPr="00E33CF5" w:rsidRDefault="00BB714B" w:rsidP="00BB714B">
            <w:pPr>
              <w:pStyle w:val="NoSpacing"/>
              <w:jc w:val="center"/>
              <w:rPr>
                <w:color w:val="9C0006"/>
                <w:lang w:eastAsia="en-SG"/>
              </w:rPr>
            </w:pPr>
            <w:r w:rsidRPr="00835871">
              <w:t>No</w:t>
            </w:r>
          </w:p>
        </w:tc>
        <w:tc>
          <w:tcPr>
            <w:tcW w:w="1266" w:type="dxa"/>
            <w:hideMark/>
          </w:tcPr>
          <w:p w14:paraId="40600EB5" w14:textId="20366C1F" w:rsidR="00BB714B" w:rsidRPr="00E33CF5" w:rsidRDefault="00BB714B" w:rsidP="00BB714B">
            <w:pPr>
              <w:pStyle w:val="NoSpacing"/>
              <w:jc w:val="center"/>
              <w:rPr>
                <w:color w:val="9C0006"/>
                <w:lang w:eastAsia="en-SG"/>
              </w:rPr>
            </w:pPr>
            <w:r w:rsidRPr="00835871">
              <w:t>No</w:t>
            </w:r>
          </w:p>
        </w:tc>
        <w:tc>
          <w:tcPr>
            <w:tcW w:w="1266" w:type="dxa"/>
            <w:hideMark/>
          </w:tcPr>
          <w:p w14:paraId="4020FA17" w14:textId="11F6D193" w:rsidR="00BB714B" w:rsidRPr="00E33CF5" w:rsidRDefault="00BB714B" w:rsidP="00BB714B">
            <w:pPr>
              <w:pStyle w:val="NoSpacing"/>
              <w:jc w:val="center"/>
              <w:rPr>
                <w:color w:val="9C0006"/>
                <w:lang w:eastAsia="en-SG"/>
              </w:rPr>
            </w:pPr>
            <w:r w:rsidRPr="00835871">
              <w:t>No</w:t>
            </w:r>
          </w:p>
        </w:tc>
      </w:tr>
      <w:tr w:rsidR="00BB714B" w:rsidRPr="00E33CF5" w14:paraId="21A2F574" w14:textId="77777777" w:rsidTr="008E5F58">
        <w:trPr>
          <w:trHeight w:val="290"/>
        </w:trPr>
        <w:tc>
          <w:tcPr>
            <w:tcW w:w="3180" w:type="dxa"/>
            <w:vAlign w:val="bottom"/>
            <w:hideMark/>
          </w:tcPr>
          <w:p w14:paraId="11C44C9A" w14:textId="0DF1F754" w:rsidR="00BE39D8" w:rsidRPr="00E33CF5" w:rsidRDefault="00BB714B" w:rsidP="00BB714B">
            <w:pPr>
              <w:pStyle w:val="NoSpacing"/>
              <w:rPr>
                <w:color w:val="000000" w:themeColor="text1"/>
                <w:lang w:eastAsia="en-SG"/>
              </w:rPr>
            </w:pPr>
            <w:commentRangeStart w:id="3021"/>
            <w:commentRangeStart w:id="3022"/>
            <w:commentRangeStart w:id="3023"/>
            <w:r w:rsidRPr="00E33CF5">
              <w:rPr>
                <w:color w:val="000000" w:themeColor="text1"/>
                <w:lang w:eastAsia="en-SG"/>
              </w:rPr>
              <w:t>Footnotes</w:t>
            </w:r>
            <w:commentRangeEnd w:id="3021"/>
            <w:r>
              <w:rPr>
                <w:rStyle w:val="CommentReference"/>
              </w:rPr>
              <w:commentReference w:id="3021"/>
            </w:r>
            <w:commentRangeEnd w:id="3022"/>
            <w:r w:rsidR="00CF3701">
              <w:rPr>
                <w:rStyle w:val="CommentReference"/>
              </w:rPr>
              <w:commentReference w:id="3022"/>
            </w:r>
            <w:commentRangeEnd w:id="3023"/>
            <w:r w:rsidR="00274280">
              <w:rPr>
                <w:rStyle w:val="CommentReference"/>
              </w:rPr>
              <w:commentReference w:id="3023"/>
            </w:r>
          </w:p>
        </w:tc>
        <w:tc>
          <w:tcPr>
            <w:tcW w:w="1265" w:type="dxa"/>
            <w:hideMark/>
          </w:tcPr>
          <w:p w14:paraId="32BB5F60" w14:textId="60F7EEFA" w:rsidR="00BB714B" w:rsidRPr="00E33CF5" w:rsidRDefault="00BB714B" w:rsidP="00BB714B">
            <w:pPr>
              <w:pStyle w:val="NoSpacing"/>
              <w:jc w:val="center"/>
              <w:rPr>
                <w:lang w:eastAsia="en-SG"/>
              </w:rPr>
            </w:pPr>
            <w:r w:rsidRPr="00835871">
              <w:t>Yes</w:t>
            </w:r>
          </w:p>
        </w:tc>
        <w:tc>
          <w:tcPr>
            <w:tcW w:w="1266" w:type="dxa"/>
            <w:hideMark/>
          </w:tcPr>
          <w:p w14:paraId="5946BEE3" w14:textId="366A7383" w:rsidR="00BB714B" w:rsidRPr="00E33CF5" w:rsidRDefault="00BB714B" w:rsidP="00BB714B">
            <w:pPr>
              <w:pStyle w:val="NoSpacing"/>
              <w:jc w:val="center"/>
              <w:rPr>
                <w:lang w:eastAsia="en-SG"/>
              </w:rPr>
            </w:pPr>
            <w:commentRangeStart w:id="3024"/>
            <w:commentRangeStart w:id="3025"/>
            <w:r w:rsidRPr="00835871">
              <w:t>Yes</w:t>
            </w:r>
            <w:commentRangeEnd w:id="3024"/>
            <w:r>
              <w:rPr>
                <w:rStyle w:val="CommentReference"/>
              </w:rPr>
              <w:commentReference w:id="3024"/>
            </w:r>
            <w:commentRangeEnd w:id="3025"/>
            <w:r w:rsidR="00BE39D8">
              <w:rPr>
                <w:rStyle w:val="CommentReference"/>
              </w:rPr>
              <w:commentReference w:id="3025"/>
            </w:r>
          </w:p>
        </w:tc>
        <w:tc>
          <w:tcPr>
            <w:tcW w:w="1266" w:type="dxa"/>
            <w:hideMark/>
          </w:tcPr>
          <w:p w14:paraId="0A160294" w14:textId="645F9660" w:rsidR="00BB714B" w:rsidRPr="00E33CF5" w:rsidRDefault="00BB714B" w:rsidP="00BB714B">
            <w:pPr>
              <w:pStyle w:val="NoSpacing"/>
              <w:jc w:val="center"/>
              <w:rPr>
                <w:lang w:eastAsia="en-SG"/>
              </w:rPr>
            </w:pPr>
            <w:commentRangeStart w:id="3026"/>
            <w:commentRangeStart w:id="3027"/>
            <w:r w:rsidRPr="00835871">
              <w:t>Yes</w:t>
            </w:r>
            <w:commentRangeEnd w:id="3026"/>
            <w:r>
              <w:rPr>
                <w:rStyle w:val="CommentReference"/>
              </w:rPr>
              <w:commentReference w:id="3026"/>
            </w:r>
            <w:commentRangeEnd w:id="3027"/>
            <w:r w:rsidR="00BE39D8">
              <w:rPr>
                <w:rStyle w:val="CommentReference"/>
              </w:rPr>
              <w:commentReference w:id="3027"/>
            </w:r>
          </w:p>
        </w:tc>
        <w:tc>
          <w:tcPr>
            <w:tcW w:w="1265" w:type="dxa"/>
            <w:hideMark/>
          </w:tcPr>
          <w:p w14:paraId="096DA1C4" w14:textId="4B18C0A2" w:rsidR="00BB714B" w:rsidRPr="00E33CF5" w:rsidRDefault="00BB714B" w:rsidP="00BB714B">
            <w:pPr>
              <w:pStyle w:val="NoSpacing"/>
              <w:jc w:val="center"/>
              <w:rPr>
                <w:lang w:eastAsia="en-SG"/>
              </w:rPr>
            </w:pPr>
            <w:r w:rsidRPr="00835871">
              <w:t>Yes</w:t>
            </w:r>
          </w:p>
        </w:tc>
        <w:tc>
          <w:tcPr>
            <w:tcW w:w="1266" w:type="dxa"/>
            <w:hideMark/>
          </w:tcPr>
          <w:p w14:paraId="4DE37FF2" w14:textId="77227181" w:rsidR="00BB714B" w:rsidRPr="00E33CF5" w:rsidRDefault="00BB714B" w:rsidP="00BB714B">
            <w:pPr>
              <w:pStyle w:val="NoSpacing"/>
              <w:jc w:val="center"/>
              <w:rPr>
                <w:lang w:eastAsia="en-SG"/>
              </w:rPr>
            </w:pPr>
            <w:r w:rsidRPr="00835871">
              <w:t>Yes</w:t>
            </w:r>
          </w:p>
        </w:tc>
        <w:tc>
          <w:tcPr>
            <w:tcW w:w="1266" w:type="dxa"/>
            <w:hideMark/>
          </w:tcPr>
          <w:p w14:paraId="2BB0330B" w14:textId="06B09146" w:rsidR="00BB714B" w:rsidRPr="00E33CF5" w:rsidRDefault="00BB714B" w:rsidP="00BB714B">
            <w:pPr>
              <w:pStyle w:val="NoSpacing"/>
              <w:jc w:val="center"/>
              <w:rPr>
                <w:lang w:eastAsia="en-SG"/>
              </w:rPr>
            </w:pPr>
            <w:r w:rsidRPr="00835871">
              <w:t>Yes</w:t>
            </w:r>
          </w:p>
        </w:tc>
      </w:tr>
    </w:tbl>
    <w:p w14:paraId="0BCEDFF5" w14:textId="507DCABD" w:rsidR="00084082" w:rsidRPr="009234AC" w:rsidRDefault="00084082" w:rsidP="00084082">
      <w:commentRangeStart w:id="3028"/>
      <w:commentRangeStart w:id="3029"/>
      <w:r w:rsidRPr="009234AC">
        <w:t xml:space="preserve">For newly created security types, </w:t>
      </w:r>
      <w:r w:rsidR="0094361A" w:rsidRPr="009234AC">
        <w:t xml:space="preserve">the PDF preview will display the fields </w:t>
      </w:r>
      <w:del w:id="3030" w:author="Eugene CHEONG from.TOPPAN (MAS)" w:date="2025-12-30T16:40:00Z" w16du:dateUtc="2025-12-30T08:40:00Z">
        <w:r w:rsidR="0094361A" w:rsidRPr="009234AC" w:rsidDel="00A13E40">
          <w:delText>in the order below</w:delText>
        </w:r>
      </w:del>
      <w:ins w:id="3031" w:author="Eugene CHEONG from.TOPPAN (MAS)" w:date="2025-12-30T16:40:00Z" w16du:dateUtc="2025-12-30T08:40:00Z">
        <w:r w:rsidR="00A13E40">
          <w:t>based on the original security type they were created from.</w:t>
        </w:r>
      </w:ins>
      <w:del w:id="3032" w:author="Eugene CHEONG from.TOPPAN (MAS)" w:date="2025-12-30T16:40:00Z" w16du:dateUtc="2025-12-30T08:40:00Z">
        <w:r w:rsidRPr="009234AC" w:rsidDel="00A13E40">
          <w:delText>:</w:delText>
        </w:r>
      </w:del>
      <w:commentRangeEnd w:id="3028"/>
      <w:r w:rsidR="00680493" w:rsidRPr="009234AC">
        <w:rPr>
          <w:rStyle w:val="CommentReference"/>
        </w:rPr>
        <w:commentReference w:id="3028"/>
      </w:r>
      <w:commentRangeEnd w:id="3029"/>
      <w:r w:rsidR="009234AC" w:rsidRPr="009234AC">
        <w:rPr>
          <w:rStyle w:val="CommentReference"/>
        </w:rPr>
        <w:commentReference w:id="3029"/>
      </w:r>
    </w:p>
    <w:tbl>
      <w:tblPr>
        <w:tblW w:w="1077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62"/>
        <w:gridCol w:w="1192"/>
        <w:gridCol w:w="1143"/>
        <w:gridCol w:w="1266"/>
        <w:gridCol w:w="1265"/>
        <w:gridCol w:w="1266"/>
        <w:gridCol w:w="1080"/>
      </w:tblGrid>
      <w:tr w:rsidR="00672818" w:rsidRPr="009234AC" w:rsidDel="00A13E40" w14:paraId="6DBF8B88" w14:textId="17C1B4C2" w:rsidTr="008E5F58">
        <w:trPr>
          <w:trHeight w:val="580"/>
          <w:del w:id="3033" w:author="Eugene CHEONG from.TOPPAN (MAS)" w:date="2025-12-30T16:40:00Z"/>
        </w:trPr>
        <w:tc>
          <w:tcPr>
            <w:tcW w:w="3180" w:type="dxa"/>
            <w:shd w:val="clear" w:color="auto" w:fill="E7E6E6" w:themeFill="background2"/>
            <w:noWrap/>
            <w:vAlign w:val="bottom"/>
            <w:hideMark/>
          </w:tcPr>
          <w:p w14:paraId="3F5880B0" w14:textId="572E82DE" w:rsidR="00084082" w:rsidRPr="009234AC" w:rsidDel="00A13E40" w:rsidRDefault="00084082" w:rsidP="00C60BD7">
            <w:pPr>
              <w:pStyle w:val="TableHeading"/>
              <w:jc w:val="center"/>
              <w:rPr>
                <w:del w:id="3034" w:author="Eugene CHEONG from.TOPPAN (MAS)" w:date="2025-12-30T16:40:00Z" w16du:dateUtc="2025-12-30T08:40:00Z"/>
                <w:strike/>
                <w:lang w:eastAsia="en-SG"/>
                <w:rPrChange w:id="3035" w:author="Eugene CHEONG from.TOPPAN (MAS)" w:date="2025-12-26T17:37:00Z" w16du:dateUtc="2025-12-26T09:37:00Z">
                  <w:rPr>
                    <w:del w:id="3036" w:author="Eugene CHEONG from.TOPPAN (MAS)" w:date="2025-12-30T16:40:00Z" w16du:dateUtc="2025-12-30T08:40:00Z"/>
                    <w:lang w:eastAsia="en-SG"/>
                  </w:rPr>
                </w:rPrChange>
              </w:rPr>
            </w:pPr>
            <w:del w:id="3037" w:author="Eugene CHEONG from.TOPPAN (MAS)" w:date="2025-12-30T16:40:00Z" w16du:dateUtc="2025-12-30T08:40:00Z">
              <w:r w:rsidRPr="009234AC" w:rsidDel="00A13E40">
                <w:rPr>
                  <w:strike/>
                  <w:lang w:eastAsia="en-SG"/>
                  <w:rPrChange w:id="3038" w:author="Eugene CHEONG from.TOPPAN (MAS)" w:date="2025-12-26T17:37:00Z" w16du:dateUtc="2025-12-26T09:37:00Z">
                    <w:rPr>
                      <w:lang w:eastAsia="en-SG"/>
                    </w:rPr>
                  </w:rPrChange>
                </w:rPr>
                <w:delText>Field Name</w:delText>
              </w:r>
            </w:del>
          </w:p>
        </w:tc>
        <w:tc>
          <w:tcPr>
            <w:tcW w:w="1265" w:type="dxa"/>
            <w:shd w:val="clear" w:color="auto" w:fill="E7E6E6" w:themeFill="background2"/>
            <w:vAlign w:val="bottom"/>
            <w:hideMark/>
          </w:tcPr>
          <w:p w14:paraId="4E909658" w14:textId="1BFC07BD" w:rsidR="00084082" w:rsidRPr="009234AC" w:rsidDel="00A13E40" w:rsidRDefault="00084082" w:rsidP="00C60BD7">
            <w:pPr>
              <w:pStyle w:val="TableHeading"/>
              <w:jc w:val="center"/>
              <w:rPr>
                <w:del w:id="3039" w:author="Eugene CHEONG from.TOPPAN (MAS)" w:date="2025-12-30T16:40:00Z" w16du:dateUtc="2025-12-30T08:40:00Z"/>
                <w:strike/>
                <w:lang w:eastAsia="en-SG"/>
                <w:rPrChange w:id="3040" w:author="Eugene CHEONG from.TOPPAN (MAS)" w:date="2025-12-26T17:37:00Z" w16du:dateUtc="2025-12-26T09:37:00Z">
                  <w:rPr>
                    <w:del w:id="3041" w:author="Eugene CHEONG from.TOPPAN (MAS)" w:date="2025-12-30T16:40:00Z" w16du:dateUtc="2025-12-30T08:40:00Z"/>
                    <w:lang w:eastAsia="en-SG"/>
                  </w:rPr>
                </w:rPrChange>
              </w:rPr>
            </w:pPr>
            <w:del w:id="3042" w:author="Eugene CHEONG from.TOPPAN (MAS)" w:date="2025-12-30T16:40:00Z" w16du:dateUtc="2025-12-30T08:40:00Z">
              <w:r w:rsidRPr="009234AC" w:rsidDel="00A13E40">
                <w:rPr>
                  <w:strike/>
                  <w:lang w:eastAsia="en-SG"/>
                  <w:rPrChange w:id="3043" w:author="Eugene CHEONG from.TOPPAN (MAS)" w:date="2025-12-26T17:37:00Z" w16du:dateUtc="2025-12-26T09:37:00Z">
                    <w:rPr>
                      <w:lang w:eastAsia="en-SG"/>
                    </w:rPr>
                  </w:rPrChange>
                </w:rPr>
                <w:delText>Bond</w:delText>
              </w:r>
              <w:r w:rsidRPr="009234AC" w:rsidDel="00A13E40">
                <w:rPr>
                  <w:strike/>
                  <w:lang w:eastAsia="en-SG"/>
                  <w:rPrChange w:id="3044" w:author="Eugene CHEONG from.TOPPAN (MAS)" w:date="2025-12-26T17:37:00Z" w16du:dateUtc="2025-12-26T09:37:00Z">
                    <w:rPr>
                      <w:lang w:eastAsia="en-SG"/>
                    </w:rPr>
                  </w:rPrChange>
                </w:rPr>
                <w:br/>
                <w:delText>(Reopen)</w:delText>
              </w:r>
            </w:del>
          </w:p>
          <w:p w14:paraId="5C9DC752" w14:textId="52B03FF9" w:rsidR="00084082" w:rsidRPr="009234AC" w:rsidDel="00A13E40" w:rsidRDefault="00084082" w:rsidP="00C60BD7">
            <w:pPr>
              <w:pStyle w:val="TableHeading"/>
              <w:jc w:val="center"/>
              <w:rPr>
                <w:del w:id="3045" w:author="Eugene CHEONG from.TOPPAN (MAS)" w:date="2025-12-30T16:40:00Z" w16du:dateUtc="2025-12-30T08:40:00Z"/>
                <w:strike/>
                <w:lang w:eastAsia="en-SG"/>
                <w:rPrChange w:id="3046" w:author="Eugene CHEONG from.TOPPAN (MAS)" w:date="2025-12-26T17:37:00Z" w16du:dateUtc="2025-12-26T09:37:00Z">
                  <w:rPr>
                    <w:del w:id="3047" w:author="Eugene CHEONG from.TOPPAN (MAS)" w:date="2025-12-30T16:40:00Z" w16du:dateUtc="2025-12-30T08:40:00Z"/>
                    <w:lang w:eastAsia="en-SG"/>
                  </w:rPr>
                </w:rPrChange>
              </w:rPr>
            </w:pPr>
            <w:del w:id="3048" w:author="Eugene CHEONG from.TOPPAN (MAS)" w:date="2025-12-30T16:40:00Z" w16du:dateUtc="2025-12-30T08:40:00Z">
              <w:r w:rsidRPr="009234AC" w:rsidDel="00A13E40">
                <w:rPr>
                  <w:strike/>
                  <w:lang w:eastAsia="en-SG"/>
                  <w:rPrChange w:id="3049" w:author="Eugene CHEONG from.TOPPAN (MAS)" w:date="2025-12-26T17:37:00Z" w16du:dateUtc="2025-12-26T09:37:00Z">
                    <w:rPr>
                      <w:lang w:eastAsia="en-SG"/>
                    </w:rPr>
                  </w:rPrChange>
                </w:rPr>
                <w:delText>(Over the Month)</w:delText>
              </w:r>
            </w:del>
          </w:p>
        </w:tc>
        <w:tc>
          <w:tcPr>
            <w:tcW w:w="1266" w:type="dxa"/>
            <w:shd w:val="clear" w:color="auto" w:fill="E7E6E6" w:themeFill="background2"/>
            <w:vAlign w:val="bottom"/>
            <w:hideMark/>
          </w:tcPr>
          <w:p w14:paraId="4D051AFF" w14:textId="7B3B253A" w:rsidR="00084082" w:rsidRPr="009234AC" w:rsidDel="00A13E40" w:rsidRDefault="00084082" w:rsidP="00C60BD7">
            <w:pPr>
              <w:pStyle w:val="TableHeading"/>
              <w:jc w:val="center"/>
              <w:rPr>
                <w:del w:id="3050" w:author="Eugene CHEONG from.TOPPAN (MAS)" w:date="2025-12-30T16:40:00Z" w16du:dateUtc="2025-12-30T08:40:00Z"/>
                <w:strike/>
                <w:lang w:eastAsia="en-SG"/>
                <w:rPrChange w:id="3051" w:author="Eugene CHEONG from.TOPPAN (MAS)" w:date="2025-12-26T17:37:00Z" w16du:dateUtc="2025-12-26T09:37:00Z">
                  <w:rPr>
                    <w:del w:id="3052" w:author="Eugene CHEONG from.TOPPAN (MAS)" w:date="2025-12-30T16:40:00Z" w16du:dateUtc="2025-12-30T08:40:00Z"/>
                    <w:lang w:eastAsia="en-SG"/>
                  </w:rPr>
                </w:rPrChange>
              </w:rPr>
            </w:pPr>
            <w:del w:id="3053" w:author="Eugene CHEONG from.TOPPAN (MAS)" w:date="2025-12-30T16:40:00Z" w16du:dateUtc="2025-12-30T08:40:00Z">
              <w:r w:rsidRPr="009234AC" w:rsidDel="00A13E40">
                <w:rPr>
                  <w:strike/>
                  <w:lang w:eastAsia="en-SG"/>
                  <w:rPrChange w:id="3054" w:author="Eugene CHEONG from.TOPPAN (MAS)" w:date="2025-12-26T17:37:00Z" w16du:dateUtc="2025-12-26T09:37:00Z">
                    <w:rPr>
                      <w:lang w:eastAsia="en-SG"/>
                    </w:rPr>
                  </w:rPrChange>
                </w:rPr>
                <w:delText>Bond</w:delText>
              </w:r>
              <w:r w:rsidRPr="009234AC" w:rsidDel="00A13E40">
                <w:rPr>
                  <w:strike/>
                  <w:lang w:eastAsia="en-SG"/>
                  <w:rPrChange w:id="3055" w:author="Eugene CHEONG from.TOPPAN (MAS)" w:date="2025-12-26T17:37:00Z" w16du:dateUtc="2025-12-26T09:37:00Z">
                    <w:rPr>
                      <w:lang w:eastAsia="en-SG"/>
                    </w:rPr>
                  </w:rPrChange>
                </w:rPr>
                <w:br/>
                <w:delText>(New)</w:delText>
              </w:r>
            </w:del>
          </w:p>
          <w:p w14:paraId="2BF46B42" w14:textId="2DF1CC5B" w:rsidR="00084082" w:rsidRPr="009234AC" w:rsidDel="00A13E40" w:rsidRDefault="00084082" w:rsidP="00C60BD7">
            <w:pPr>
              <w:pStyle w:val="TableHeading"/>
              <w:jc w:val="center"/>
              <w:rPr>
                <w:del w:id="3056" w:author="Eugene CHEONG from.TOPPAN (MAS)" w:date="2025-12-30T16:40:00Z" w16du:dateUtc="2025-12-30T08:40:00Z"/>
                <w:strike/>
                <w:lang w:eastAsia="en-SG"/>
                <w:rPrChange w:id="3057" w:author="Eugene CHEONG from.TOPPAN (MAS)" w:date="2025-12-26T17:37:00Z" w16du:dateUtc="2025-12-26T09:37:00Z">
                  <w:rPr>
                    <w:del w:id="3058" w:author="Eugene CHEONG from.TOPPAN (MAS)" w:date="2025-12-30T16:40:00Z" w16du:dateUtc="2025-12-30T08:40:00Z"/>
                    <w:lang w:eastAsia="en-SG"/>
                  </w:rPr>
                </w:rPrChange>
              </w:rPr>
            </w:pPr>
            <w:del w:id="3059" w:author="Eugene CHEONG from.TOPPAN (MAS)" w:date="2025-12-30T16:40:00Z" w16du:dateUtc="2025-12-30T08:40:00Z">
              <w:r w:rsidRPr="009234AC" w:rsidDel="00A13E40">
                <w:rPr>
                  <w:strike/>
                  <w:lang w:eastAsia="en-SG"/>
                  <w:rPrChange w:id="3060" w:author="Eugene CHEONG from.TOPPAN (MAS)" w:date="2025-12-26T17:37:00Z" w16du:dateUtc="2025-12-26T09:37:00Z">
                    <w:rPr>
                      <w:lang w:eastAsia="en-SG"/>
                    </w:rPr>
                  </w:rPrChange>
                </w:rPr>
                <w:delText>(Over the Month)</w:delText>
              </w:r>
            </w:del>
          </w:p>
        </w:tc>
        <w:tc>
          <w:tcPr>
            <w:tcW w:w="1266" w:type="dxa"/>
            <w:shd w:val="clear" w:color="auto" w:fill="E7E6E6" w:themeFill="background2"/>
            <w:noWrap/>
            <w:vAlign w:val="bottom"/>
            <w:hideMark/>
          </w:tcPr>
          <w:p w14:paraId="6DD438FF" w14:textId="2927C9B5" w:rsidR="00084082" w:rsidRPr="009234AC" w:rsidDel="00A13E40" w:rsidRDefault="00084082" w:rsidP="00C60BD7">
            <w:pPr>
              <w:pStyle w:val="TableHeading"/>
              <w:jc w:val="center"/>
              <w:rPr>
                <w:del w:id="3061" w:author="Eugene CHEONG from.TOPPAN (MAS)" w:date="2025-12-30T16:40:00Z" w16du:dateUtc="2025-12-30T08:40:00Z"/>
                <w:strike/>
                <w:lang w:eastAsia="en-SG"/>
                <w:rPrChange w:id="3062" w:author="Eugene CHEONG from.TOPPAN (MAS)" w:date="2025-12-26T17:37:00Z" w16du:dateUtc="2025-12-26T09:37:00Z">
                  <w:rPr>
                    <w:del w:id="3063" w:author="Eugene CHEONG from.TOPPAN (MAS)" w:date="2025-12-30T16:40:00Z" w16du:dateUtc="2025-12-30T08:40:00Z"/>
                    <w:lang w:eastAsia="en-SG"/>
                  </w:rPr>
                </w:rPrChange>
              </w:rPr>
            </w:pPr>
            <w:del w:id="3064" w:author="Eugene CHEONG from.TOPPAN (MAS)" w:date="2025-12-30T16:40:00Z" w16du:dateUtc="2025-12-30T08:40:00Z">
              <w:r w:rsidRPr="009234AC" w:rsidDel="00A13E40">
                <w:rPr>
                  <w:strike/>
                  <w:lang w:eastAsia="en-SG"/>
                  <w:rPrChange w:id="3065" w:author="Eugene CHEONG from.TOPPAN (MAS)" w:date="2025-12-26T17:37:00Z" w16du:dateUtc="2025-12-26T09:37:00Z">
                    <w:rPr>
                      <w:lang w:eastAsia="en-SG"/>
                    </w:rPr>
                  </w:rPrChange>
                </w:rPr>
                <w:delText>Bond</w:delText>
              </w:r>
              <w:r w:rsidRPr="009234AC" w:rsidDel="00A13E40">
                <w:rPr>
                  <w:strike/>
                  <w:lang w:eastAsia="en-SG"/>
                  <w:rPrChange w:id="3066" w:author="Eugene CHEONG from.TOPPAN (MAS)" w:date="2025-12-26T17:37:00Z" w16du:dateUtc="2025-12-26T09:37:00Z">
                    <w:rPr>
                      <w:lang w:eastAsia="en-SG"/>
                    </w:rPr>
                  </w:rPrChange>
                </w:rPr>
                <w:br/>
                <w:delText>(Reopen)</w:delText>
              </w:r>
            </w:del>
          </w:p>
          <w:p w14:paraId="5AC38DFA" w14:textId="0C04D8A1" w:rsidR="00084082" w:rsidRPr="009234AC" w:rsidDel="00A13E40" w:rsidRDefault="00084082" w:rsidP="00C60BD7">
            <w:pPr>
              <w:pStyle w:val="TableHeading"/>
              <w:jc w:val="center"/>
              <w:rPr>
                <w:del w:id="3067" w:author="Eugene CHEONG from.TOPPAN (MAS)" w:date="2025-12-30T16:40:00Z" w16du:dateUtc="2025-12-30T08:40:00Z"/>
                <w:strike/>
                <w:lang w:eastAsia="en-SG"/>
                <w:rPrChange w:id="3068" w:author="Eugene CHEONG from.TOPPAN (MAS)" w:date="2025-12-26T17:37:00Z" w16du:dateUtc="2025-12-26T09:37:00Z">
                  <w:rPr>
                    <w:del w:id="3069" w:author="Eugene CHEONG from.TOPPAN (MAS)" w:date="2025-12-30T16:40:00Z" w16du:dateUtc="2025-12-30T08:40:00Z"/>
                    <w:lang w:eastAsia="en-SG"/>
                  </w:rPr>
                </w:rPrChange>
              </w:rPr>
            </w:pPr>
            <w:del w:id="3070" w:author="Eugene CHEONG from.TOPPAN (MAS)" w:date="2025-12-30T16:40:00Z" w16du:dateUtc="2025-12-30T08:40:00Z">
              <w:r w:rsidRPr="009234AC" w:rsidDel="00A13E40">
                <w:rPr>
                  <w:strike/>
                  <w:lang w:eastAsia="en-SG"/>
                  <w:rPrChange w:id="3071" w:author="Eugene CHEONG from.TOPPAN (MAS)" w:date="2025-12-26T17:37:00Z" w16du:dateUtc="2025-12-26T09:37:00Z">
                    <w:rPr>
                      <w:lang w:eastAsia="en-SG"/>
                    </w:rPr>
                  </w:rPrChange>
                </w:rPr>
                <w:delText>(Over Days)</w:delText>
              </w:r>
            </w:del>
          </w:p>
        </w:tc>
        <w:tc>
          <w:tcPr>
            <w:tcW w:w="1265" w:type="dxa"/>
            <w:shd w:val="clear" w:color="auto" w:fill="E7E6E6" w:themeFill="background2"/>
            <w:noWrap/>
            <w:vAlign w:val="bottom"/>
            <w:hideMark/>
          </w:tcPr>
          <w:p w14:paraId="78976DB7" w14:textId="1C467C17" w:rsidR="00084082" w:rsidRPr="009234AC" w:rsidDel="00A13E40" w:rsidRDefault="00084082" w:rsidP="00C60BD7">
            <w:pPr>
              <w:pStyle w:val="TableHeading"/>
              <w:jc w:val="center"/>
              <w:rPr>
                <w:del w:id="3072" w:author="Eugene CHEONG from.TOPPAN (MAS)" w:date="2025-12-30T16:40:00Z" w16du:dateUtc="2025-12-30T08:40:00Z"/>
                <w:strike/>
                <w:lang w:eastAsia="en-SG"/>
                <w:rPrChange w:id="3073" w:author="Eugene CHEONG from.TOPPAN (MAS)" w:date="2025-12-26T17:37:00Z" w16du:dateUtc="2025-12-26T09:37:00Z">
                  <w:rPr>
                    <w:del w:id="3074" w:author="Eugene CHEONG from.TOPPAN (MAS)" w:date="2025-12-30T16:40:00Z" w16du:dateUtc="2025-12-30T08:40:00Z"/>
                    <w:lang w:eastAsia="en-SG"/>
                  </w:rPr>
                </w:rPrChange>
              </w:rPr>
            </w:pPr>
            <w:del w:id="3075" w:author="Eugene CHEONG from.TOPPAN (MAS)" w:date="2025-12-30T16:40:00Z" w16du:dateUtc="2025-12-30T08:40:00Z">
              <w:r w:rsidRPr="009234AC" w:rsidDel="00A13E40">
                <w:rPr>
                  <w:strike/>
                  <w:lang w:eastAsia="en-SG"/>
                  <w:rPrChange w:id="3076" w:author="Eugene CHEONG from.TOPPAN (MAS)" w:date="2025-12-26T17:37:00Z" w16du:dateUtc="2025-12-26T09:37:00Z">
                    <w:rPr>
                      <w:lang w:eastAsia="en-SG"/>
                    </w:rPr>
                  </w:rPrChange>
                </w:rPr>
                <w:delText>Bond</w:delText>
              </w:r>
              <w:r w:rsidRPr="009234AC" w:rsidDel="00A13E40">
                <w:rPr>
                  <w:strike/>
                  <w:lang w:eastAsia="en-SG"/>
                  <w:rPrChange w:id="3077" w:author="Eugene CHEONG from.TOPPAN (MAS)" w:date="2025-12-26T17:37:00Z" w16du:dateUtc="2025-12-26T09:37:00Z">
                    <w:rPr>
                      <w:lang w:eastAsia="en-SG"/>
                    </w:rPr>
                  </w:rPrChange>
                </w:rPr>
                <w:br/>
                <w:delText>(New)</w:delText>
              </w:r>
            </w:del>
          </w:p>
          <w:p w14:paraId="1B2AA935" w14:textId="1AFA958C" w:rsidR="00084082" w:rsidRPr="009234AC" w:rsidDel="00A13E40" w:rsidRDefault="00084082" w:rsidP="00C60BD7">
            <w:pPr>
              <w:pStyle w:val="TableHeading"/>
              <w:jc w:val="center"/>
              <w:rPr>
                <w:del w:id="3078" w:author="Eugene CHEONG from.TOPPAN (MAS)" w:date="2025-12-30T16:40:00Z" w16du:dateUtc="2025-12-30T08:40:00Z"/>
                <w:strike/>
                <w:lang w:eastAsia="en-SG"/>
                <w:rPrChange w:id="3079" w:author="Eugene CHEONG from.TOPPAN (MAS)" w:date="2025-12-26T17:37:00Z" w16du:dateUtc="2025-12-26T09:37:00Z">
                  <w:rPr>
                    <w:del w:id="3080" w:author="Eugene CHEONG from.TOPPAN (MAS)" w:date="2025-12-30T16:40:00Z" w16du:dateUtc="2025-12-30T08:40:00Z"/>
                    <w:lang w:eastAsia="en-SG"/>
                  </w:rPr>
                </w:rPrChange>
              </w:rPr>
            </w:pPr>
            <w:del w:id="3081" w:author="Eugene CHEONG from.TOPPAN (MAS)" w:date="2025-12-30T16:40:00Z" w16du:dateUtc="2025-12-30T08:40:00Z">
              <w:r w:rsidRPr="009234AC" w:rsidDel="00A13E40">
                <w:rPr>
                  <w:strike/>
                  <w:lang w:eastAsia="en-SG"/>
                  <w:rPrChange w:id="3082" w:author="Eugene CHEONG from.TOPPAN (MAS)" w:date="2025-12-26T17:37:00Z" w16du:dateUtc="2025-12-26T09:37:00Z">
                    <w:rPr>
                      <w:lang w:eastAsia="en-SG"/>
                    </w:rPr>
                  </w:rPrChange>
                </w:rPr>
                <w:delText>(Over Days)</w:delText>
              </w:r>
            </w:del>
          </w:p>
        </w:tc>
        <w:tc>
          <w:tcPr>
            <w:tcW w:w="1266" w:type="dxa"/>
            <w:shd w:val="clear" w:color="auto" w:fill="E7E6E6" w:themeFill="background2"/>
            <w:noWrap/>
            <w:vAlign w:val="bottom"/>
            <w:hideMark/>
          </w:tcPr>
          <w:p w14:paraId="4EAA139F" w14:textId="5211CF15" w:rsidR="00084082" w:rsidRPr="009234AC" w:rsidDel="00A13E40" w:rsidRDefault="00084082" w:rsidP="00C60BD7">
            <w:pPr>
              <w:pStyle w:val="TableHeading"/>
              <w:jc w:val="center"/>
              <w:rPr>
                <w:del w:id="3083" w:author="Eugene CHEONG from.TOPPAN (MAS)" w:date="2025-12-30T16:40:00Z" w16du:dateUtc="2025-12-30T08:40:00Z"/>
                <w:strike/>
                <w:lang w:eastAsia="en-SG"/>
                <w:rPrChange w:id="3084" w:author="Eugene CHEONG from.TOPPAN (MAS)" w:date="2025-12-26T17:37:00Z" w16du:dateUtc="2025-12-26T09:37:00Z">
                  <w:rPr>
                    <w:del w:id="3085" w:author="Eugene CHEONG from.TOPPAN (MAS)" w:date="2025-12-30T16:40:00Z" w16du:dateUtc="2025-12-30T08:40:00Z"/>
                    <w:lang w:eastAsia="en-SG"/>
                  </w:rPr>
                </w:rPrChange>
              </w:rPr>
            </w:pPr>
            <w:del w:id="3086" w:author="Eugene CHEONG from.TOPPAN (MAS)" w:date="2025-12-30T16:40:00Z" w16du:dateUtc="2025-12-30T08:40:00Z">
              <w:r w:rsidRPr="009234AC" w:rsidDel="00A13E40">
                <w:rPr>
                  <w:strike/>
                  <w:lang w:eastAsia="en-SG"/>
                  <w:rPrChange w:id="3087" w:author="Eugene CHEONG from.TOPPAN (MAS)" w:date="2025-12-26T17:37:00Z" w16du:dateUtc="2025-12-26T09:37:00Z">
                    <w:rPr>
                      <w:lang w:eastAsia="en-SG"/>
                    </w:rPr>
                  </w:rPrChange>
                </w:rPr>
                <w:delText>Bills (Over the Month)</w:delText>
              </w:r>
            </w:del>
          </w:p>
        </w:tc>
        <w:tc>
          <w:tcPr>
            <w:tcW w:w="1266" w:type="dxa"/>
            <w:shd w:val="clear" w:color="auto" w:fill="E7E6E6" w:themeFill="background2"/>
            <w:vAlign w:val="bottom"/>
          </w:tcPr>
          <w:p w14:paraId="30BCD2AF" w14:textId="58AD9F36" w:rsidR="00084082" w:rsidRPr="009234AC" w:rsidDel="00A13E40" w:rsidRDefault="00084082" w:rsidP="00C60BD7">
            <w:pPr>
              <w:pStyle w:val="TableHeading"/>
              <w:jc w:val="center"/>
              <w:rPr>
                <w:del w:id="3088" w:author="Eugene CHEONG from.TOPPAN (MAS)" w:date="2025-12-30T16:40:00Z" w16du:dateUtc="2025-12-30T08:40:00Z"/>
                <w:strike/>
                <w:lang w:eastAsia="en-SG"/>
                <w:rPrChange w:id="3089" w:author="Eugene CHEONG from.TOPPAN (MAS)" w:date="2025-12-26T17:37:00Z" w16du:dateUtc="2025-12-26T09:37:00Z">
                  <w:rPr>
                    <w:del w:id="3090" w:author="Eugene CHEONG from.TOPPAN (MAS)" w:date="2025-12-30T16:40:00Z" w16du:dateUtc="2025-12-30T08:40:00Z"/>
                    <w:lang w:eastAsia="en-SG"/>
                  </w:rPr>
                </w:rPrChange>
              </w:rPr>
            </w:pPr>
            <w:del w:id="3091" w:author="Eugene CHEONG from.TOPPAN (MAS)" w:date="2025-12-30T16:40:00Z" w16du:dateUtc="2025-12-30T08:40:00Z">
              <w:r w:rsidRPr="009234AC" w:rsidDel="00A13E40">
                <w:rPr>
                  <w:strike/>
                  <w:lang w:eastAsia="en-SG"/>
                  <w:rPrChange w:id="3092" w:author="Eugene CHEONG from.TOPPAN (MAS)" w:date="2025-12-26T17:37:00Z" w16du:dateUtc="2025-12-26T09:37:00Z">
                    <w:rPr>
                      <w:lang w:eastAsia="en-SG"/>
                    </w:rPr>
                  </w:rPrChange>
                </w:rPr>
                <w:delText>Bills (Over Days)</w:delText>
              </w:r>
            </w:del>
          </w:p>
        </w:tc>
      </w:tr>
      <w:tr w:rsidR="00192BAC" w:rsidRPr="009234AC" w:rsidDel="00A13E40" w14:paraId="3C2C1FAD" w14:textId="21C14BC7" w:rsidTr="008E5F58">
        <w:trPr>
          <w:trHeight w:val="290"/>
          <w:del w:id="3093" w:author="Eugene CHEONG from.TOPPAN (MAS)" w:date="2025-12-30T16:40:00Z"/>
        </w:trPr>
        <w:tc>
          <w:tcPr>
            <w:tcW w:w="3180" w:type="dxa"/>
            <w:vAlign w:val="bottom"/>
            <w:hideMark/>
          </w:tcPr>
          <w:p w14:paraId="6858D943" w14:textId="248A454D" w:rsidR="00C60BD7" w:rsidRPr="009234AC" w:rsidDel="00A13E40" w:rsidRDefault="00C60BD7" w:rsidP="00C60BD7">
            <w:pPr>
              <w:pStyle w:val="NoSpacing"/>
              <w:rPr>
                <w:del w:id="3094" w:author="Eugene CHEONG from.TOPPAN (MAS)" w:date="2025-12-30T16:40:00Z" w16du:dateUtc="2025-12-30T08:40:00Z"/>
                <w:strike/>
                <w:color w:val="000000" w:themeColor="text1"/>
                <w:lang w:eastAsia="en-SG"/>
                <w:rPrChange w:id="3095" w:author="Eugene CHEONG from.TOPPAN (MAS)" w:date="2025-12-26T17:37:00Z" w16du:dateUtc="2025-12-26T09:37:00Z">
                  <w:rPr>
                    <w:del w:id="3096" w:author="Eugene CHEONG from.TOPPAN (MAS)" w:date="2025-12-30T16:40:00Z" w16du:dateUtc="2025-12-30T08:40:00Z"/>
                    <w:color w:val="000000" w:themeColor="text1"/>
                    <w:lang w:eastAsia="en-SG"/>
                  </w:rPr>
                </w:rPrChange>
              </w:rPr>
            </w:pPr>
            <w:del w:id="3097" w:author="Eugene CHEONG from.TOPPAN (MAS)" w:date="2025-12-30T16:40:00Z" w16du:dateUtc="2025-12-30T08:40:00Z">
              <w:r w:rsidRPr="009234AC" w:rsidDel="00A13E40">
                <w:rPr>
                  <w:strike/>
                  <w:color w:val="000000" w:themeColor="text1"/>
                  <w:lang w:eastAsia="en-SG"/>
                  <w:rPrChange w:id="3098" w:author="Eugene CHEONG from.TOPPAN (MAS)" w:date="2025-12-26T17:37:00Z" w16du:dateUtc="2025-12-26T09:37:00Z">
                    <w:rPr>
                      <w:color w:val="000000" w:themeColor="text1"/>
                      <w:lang w:eastAsia="en-SG"/>
                    </w:rPr>
                  </w:rPrChange>
                </w:rPr>
                <w:delText>Tenor</w:delText>
              </w:r>
            </w:del>
          </w:p>
        </w:tc>
        <w:tc>
          <w:tcPr>
            <w:tcW w:w="1265" w:type="dxa"/>
          </w:tcPr>
          <w:p w14:paraId="4AE269F2" w14:textId="50B9F290" w:rsidR="00C60BD7" w:rsidRPr="009234AC" w:rsidDel="00A13E40" w:rsidRDefault="00C60BD7" w:rsidP="00C60BD7">
            <w:pPr>
              <w:pStyle w:val="NoSpacing"/>
              <w:jc w:val="center"/>
              <w:rPr>
                <w:del w:id="3099" w:author="Eugene CHEONG from.TOPPAN (MAS)" w:date="2025-12-30T16:40:00Z" w16du:dateUtc="2025-12-30T08:40:00Z"/>
                <w:strike/>
                <w:lang w:eastAsia="en-SG"/>
                <w:rPrChange w:id="3100" w:author="Eugene CHEONG from.TOPPAN (MAS)" w:date="2025-12-26T17:37:00Z" w16du:dateUtc="2025-12-26T09:37:00Z">
                  <w:rPr>
                    <w:del w:id="3101" w:author="Eugene CHEONG from.TOPPAN (MAS)" w:date="2025-12-30T16:40:00Z" w16du:dateUtc="2025-12-30T08:40:00Z"/>
                    <w:lang w:eastAsia="en-SG"/>
                  </w:rPr>
                </w:rPrChange>
              </w:rPr>
            </w:pPr>
            <w:del w:id="3102" w:author="Eugene CHEONG from.TOPPAN (MAS)" w:date="2025-12-30T16:40:00Z" w16du:dateUtc="2025-12-30T08:40:00Z">
              <w:r w:rsidRPr="009234AC" w:rsidDel="00A13E40">
                <w:rPr>
                  <w:strike/>
                  <w:rPrChange w:id="3103" w:author="Eugene CHEONG from.TOPPAN (MAS)" w:date="2025-12-26T17:37:00Z" w16du:dateUtc="2025-12-26T09:37:00Z">
                    <w:rPr/>
                  </w:rPrChange>
                </w:rPr>
                <w:delText>Yes</w:delText>
              </w:r>
            </w:del>
          </w:p>
        </w:tc>
        <w:tc>
          <w:tcPr>
            <w:tcW w:w="1266" w:type="dxa"/>
          </w:tcPr>
          <w:p w14:paraId="6B0734AA" w14:textId="4CC5087E" w:rsidR="00C60BD7" w:rsidRPr="009234AC" w:rsidDel="00A13E40" w:rsidRDefault="00C60BD7" w:rsidP="00C60BD7">
            <w:pPr>
              <w:pStyle w:val="NoSpacing"/>
              <w:jc w:val="center"/>
              <w:rPr>
                <w:del w:id="3104" w:author="Eugene CHEONG from.TOPPAN (MAS)" w:date="2025-12-30T16:40:00Z" w16du:dateUtc="2025-12-30T08:40:00Z"/>
                <w:strike/>
                <w:lang w:eastAsia="en-SG"/>
                <w:rPrChange w:id="3105" w:author="Eugene CHEONG from.TOPPAN (MAS)" w:date="2025-12-26T17:37:00Z" w16du:dateUtc="2025-12-26T09:37:00Z">
                  <w:rPr>
                    <w:del w:id="3106" w:author="Eugene CHEONG from.TOPPAN (MAS)" w:date="2025-12-30T16:40:00Z" w16du:dateUtc="2025-12-30T08:40:00Z"/>
                    <w:lang w:eastAsia="en-SG"/>
                  </w:rPr>
                </w:rPrChange>
              </w:rPr>
            </w:pPr>
            <w:del w:id="3107" w:author="Eugene CHEONG from.TOPPAN (MAS)" w:date="2025-12-30T16:40:00Z" w16du:dateUtc="2025-12-30T08:40:00Z">
              <w:r w:rsidRPr="009234AC" w:rsidDel="00A13E40">
                <w:rPr>
                  <w:strike/>
                  <w:rPrChange w:id="3108" w:author="Eugene CHEONG from.TOPPAN (MAS)" w:date="2025-12-26T17:37:00Z" w16du:dateUtc="2025-12-26T09:37:00Z">
                    <w:rPr/>
                  </w:rPrChange>
                </w:rPr>
                <w:delText>Yes</w:delText>
              </w:r>
            </w:del>
          </w:p>
        </w:tc>
        <w:tc>
          <w:tcPr>
            <w:tcW w:w="1266" w:type="dxa"/>
          </w:tcPr>
          <w:p w14:paraId="0E7C501A" w14:textId="60A6D41A" w:rsidR="00C60BD7" w:rsidRPr="009234AC" w:rsidDel="00A13E40" w:rsidRDefault="00C60BD7" w:rsidP="00C60BD7">
            <w:pPr>
              <w:pStyle w:val="NoSpacing"/>
              <w:jc w:val="center"/>
              <w:rPr>
                <w:del w:id="3109" w:author="Eugene CHEONG from.TOPPAN (MAS)" w:date="2025-12-30T16:40:00Z" w16du:dateUtc="2025-12-30T08:40:00Z"/>
                <w:strike/>
                <w:lang w:eastAsia="en-SG"/>
                <w:rPrChange w:id="3110" w:author="Eugene CHEONG from.TOPPAN (MAS)" w:date="2025-12-26T17:37:00Z" w16du:dateUtc="2025-12-26T09:37:00Z">
                  <w:rPr>
                    <w:del w:id="3111" w:author="Eugene CHEONG from.TOPPAN (MAS)" w:date="2025-12-30T16:40:00Z" w16du:dateUtc="2025-12-30T08:40:00Z"/>
                    <w:lang w:eastAsia="en-SG"/>
                  </w:rPr>
                </w:rPrChange>
              </w:rPr>
            </w:pPr>
            <w:del w:id="3112" w:author="Eugene CHEONG from.TOPPAN (MAS)" w:date="2025-12-30T16:40:00Z" w16du:dateUtc="2025-12-30T08:40:00Z">
              <w:r w:rsidRPr="009234AC" w:rsidDel="00A13E40">
                <w:rPr>
                  <w:strike/>
                  <w:rPrChange w:id="3113" w:author="Eugene CHEONG from.TOPPAN (MAS)" w:date="2025-12-26T17:37:00Z" w16du:dateUtc="2025-12-26T09:37:00Z">
                    <w:rPr/>
                  </w:rPrChange>
                </w:rPr>
                <w:delText>Yes</w:delText>
              </w:r>
            </w:del>
          </w:p>
        </w:tc>
        <w:tc>
          <w:tcPr>
            <w:tcW w:w="1265" w:type="dxa"/>
          </w:tcPr>
          <w:p w14:paraId="5219B01D" w14:textId="29B66EC6" w:rsidR="00C60BD7" w:rsidRPr="009234AC" w:rsidDel="00A13E40" w:rsidRDefault="00C60BD7" w:rsidP="00C60BD7">
            <w:pPr>
              <w:pStyle w:val="NoSpacing"/>
              <w:jc w:val="center"/>
              <w:rPr>
                <w:del w:id="3114" w:author="Eugene CHEONG from.TOPPAN (MAS)" w:date="2025-12-30T16:40:00Z" w16du:dateUtc="2025-12-30T08:40:00Z"/>
                <w:strike/>
                <w:lang w:eastAsia="en-SG"/>
                <w:rPrChange w:id="3115" w:author="Eugene CHEONG from.TOPPAN (MAS)" w:date="2025-12-26T17:37:00Z" w16du:dateUtc="2025-12-26T09:37:00Z">
                  <w:rPr>
                    <w:del w:id="3116" w:author="Eugene CHEONG from.TOPPAN (MAS)" w:date="2025-12-30T16:40:00Z" w16du:dateUtc="2025-12-30T08:40:00Z"/>
                    <w:lang w:eastAsia="en-SG"/>
                  </w:rPr>
                </w:rPrChange>
              </w:rPr>
            </w:pPr>
            <w:del w:id="3117" w:author="Eugene CHEONG from.TOPPAN (MAS)" w:date="2025-12-30T16:40:00Z" w16du:dateUtc="2025-12-30T08:40:00Z">
              <w:r w:rsidRPr="009234AC" w:rsidDel="00A13E40">
                <w:rPr>
                  <w:strike/>
                  <w:rPrChange w:id="3118" w:author="Eugene CHEONG from.TOPPAN (MAS)" w:date="2025-12-26T17:37:00Z" w16du:dateUtc="2025-12-26T09:37:00Z">
                    <w:rPr/>
                  </w:rPrChange>
                </w:rPr>
                <w:delText>Yes</w:delText>
              </w:r>
            </w:del>
          </w:p>
        </w:tc>
        <w:tc>
          <w:tcPr>
            <w:tcW w:w="1266" w:type="dxa"/>
          </w:tcPr>
          <w:p w14:paraId="3E862AFE" w14:textId="49689646" w:rsidR="00C60BD7" w:rsidRPr="009234AC" w:rsidDel="00A13E40" w:rsidRDefault="00C60BD7" w:rsidP="00C60BD7">
            <w:pPr>
              <w:pStyle w:val="NoSpacing"/>
              <w:jc w:val="center"/>
              <w:rPr>
                <w:del w:id="3119" w:author="Eugene CHEONG from.TOPPAN (MAS)" w:date="2025-12-30T16:40:00Z" w16du:dateUtc="2025-12-30T08:40:00Z"/>
                <w:strike/>
                <w:lang w:eastAsia="en-SG"/>
                <w:rPrChange w:id="3120" w:author="Eugene CHEONG from.TOPPAN (MAS)" w:date="2025-12-26T17:37:00Z" w16du:dateUtc="2025-12-26T09:37:00Z">
                  <w:rPr>
                    <w:del w:id="3121" w:author="Eugene CHEONG from.TOPPAN (MAS)" w:date="2025-12-30T16:40:00Z" w16du:dateUtc="2025-12-30T08:40:00Z"/>
                    <w:lang w:eastAsia="en-SG"/>
                  </w:rPr>
                </w:rPrChange>
              </w:rPr>
            </w:pPr>
            <w:del w:id="3122" w:author="Eugene CHEONG from.TOPPAN (MAS)" w:date="2025-12-30T16:40:00Z" w16du:dateUtc="2025-12-30T08:40:00Z">
              <w:r w:rsidRPr="009234AC" w:rsidDel="00A13E40">
                <w:rPr>
                  <w:strike/>
                  <w:rPrChange w:id="3123" w:author="Eugene CHEONG from.TOPPAN (MAS)" w:date="2025-12-26T17:37:00Z" w16du:dateUtc="2025-12-26T09:37:00Z">
                    <w:rPr/>
                  </w:rPrChange>
                </w:rPr>
                <w:delText>Yes</w:delText>
              </w:r>
            </w:del>
          </w:p>
        </w:tc>
        <w:tc>
          <w:tcPr>
            <w:tcW w:w="1266" w:type="dxa"/>
          </w:tcPr>
          <w:p w14:paraId="1E65BD71" w14:textId="2F1DB54E" w:rsidR="00C60BD7" w:rsidRPr="009234AC" w:rsidDel="00A13E40" w:rsidRDefault="00C60BD7" w:rsidP="00C60BD7">
            <w:pPr>
              <w:pStyle w:val="NoSpacing"/>
              <w:jc w:val="center"/>
              <w:rPr>
                <w:del w:id="3124" w:author="Eugene CHEONG from.TOPPAN (MAS)" w:date="2025-12-30T16:40:00Z" w16du:dateUtc="2025-12-30T08:40:00Z"/>
                <w:strike/>
                <w:rPrChange w:id="3125" w:author="Eugene CHEONG from.TOPPAN (MAS)" w:date="2025-12-26T17:37:00Z" w16du:dateUtc="2025-12-26T09:37:00Z">
                  <w:rPr>
                    <w:del w:id="3126" w:author="Eugene CHEONG from.TOPPAN (MAS)" w:date="2025-12-30T16:40:00Z" w16du:dateUtc="2025-12-30T08:40:00Z"/>
                  </w:rPr>
                </w:rPrChange>
              </w:rPr>
            </w:pPr>
            <w:del w:id="3127" w:author="Eugene CHEONG from.TOPPAN (MAS)" w:date="2025-12-30T16:40:00Z" w16du:dateUtc="2025-12-30T08:40:00Z">
              <w:r w:rsidRPr="009234AC" w:rsidDel="00A13E40">
                <w:rPr>
                  <w:strike/>
                  <w:rPrChange w:id="3128" w:author="Eugene CHEONG from.TOPPAN (MAS)" w:date="2025-12-26T17:37:00Z" w16du:dateUtc="2025-12-26T09:37:00Z">
                    <w:rPr/>
                  </w:rPrChange>
                </w:rPr>
                <w:delText>Yes</w:delText>
              </w:r>
            </w:del>
          </w:p>
        </w:tc>
      </w:tr>
      <w:tr w:rsidR="00192BAC" w:rsidRPr="009234AC" w:rsidDel="00A13E40" w14:paraId="17E2F83A" w14:textId="198FDC7B" w:rsidTr="008E5F58">
        <w:trPr>
          <w:trHeight w:val="290"/>
          <w:del w:id="3129" w:author="Eugene CHEONG from.TOPPAN (MAS)" w:date="2025-12-30T16:40:00Z"/>
        </w:trPr>
        <w:tc>
          <w:tcPr>
            <w:tcW w:w="3180" w:type="dxa"/>
            <w:vAlign w:val="bottom"/>
            <w:hideMark/>
          </w:tcPr>
          <w:p w14:paraId="03C7FBAE" w14:textId="74DF1B54" w:rsidR="00C60BD7" w:rsidRPr="009234AC" w:rsidDel="00A13E40" w:rsidRDefault="00C60BD7" w:rsidP="00C60BD7">
            <w:pPr>
              <w:pStyle w:val="NoSpacing"/>
              <w:rPr>
                <w:del w:id="3130" w:author="Eugene CHEONG from.TOPPAN (MAS)" w:date="2025-12-30T16:40:00Z" w16du:dateUtc="2025-12-30T08:40:00Z"/>
                <w:strike/>
                <w:color w:val="000000" w:themeColor="text1"/>
                <w:lang w:eastAsia="en-SG"/>
                <w:rPrChange w:id="3131" w:author="Eugene CHEONG from.TOPPAN (MAS)" w:date="2025-12-26T17:37:00Z" w16du:dateUtc="2025-12-26T09:37:00Z">
                  <w:rPr>
                    <w:del w:id="3132" w:author="Eugene CHEONG from.TOPPAN (MAS)" w:date="2025-12-30T16:40:00Z" w16du:dateUtc="2025-12-30T08:40:00Z"/>
                    <w:color w:val="000000" w:themeColor="text1"/>
                    <w:lang w:eastAsia="en-SG"/>
                  </w:rPr>
                </w:rPrChange>
              </w:rPr>
            </w:pPr>
            <w:del w:id="3133" w:author="Eugene CHEONG from.TOPPAN (MAS)" w:date="2025-12-30T16:40:00Z" w16du:dateUtc="2025-12-30T08:40:00Z">
              <w:r w:rsidRPr="009234AC" w:rsidDel="00A13E40">
                <w:rPr>
                  <w:strike/>
                  <w:color w:val="000000" w:themeColor="text1"/>
                  <w:lang w:eastAsia="en-SG"/>
                  <w:rPrChange w:id="3134" w:author="Eugene CHEONG from.TOPPAN (MAS)" w:date="2025-12-26T17:37:00Z" w16du:dateUtc="2025-12-26T09:37:00Z">
                    <w:rPr>
                      <w:color w:val="000000" w:themeColor="text1"/>
                      <w:lang w:eastAsia="en-SG"/>
                    </w:rPr>
                  </w:rPrChange>
                </w:rPr>
                <w:delText>Total Amount Offered</w:delText>
              </w:r>
            </w:del>
          </w:p>
        </w:tc>
        <w:tc>
          <w:tcPr>
            <w:tcW w:w="1265" w:type="dxa"/>
          </w:tcPr>
          <w:p w14:paraId="19EBBE83" w14:textId="5D888463" w:rsidR="00C60BD7" w:rsidRPr="009234AC" w:rsidDel="00A13E40" w:rsidRDefault="00C60BD7" w:rsidP="00C60BD7">
            <w:pPr>
              <w:pStyle w:val="NoSpacing"/>
              <w:jc w:val="center"/>
              <w:rPr>
                <w:del w:id="3135" w:author="Eugene CHEONG from.TOPPAN (MAS)" w:date="2025-12-30T16:40:00Z" w16du:dateUtc="2025-12-30T08:40:00Z"/>
                <w:strike/>
                <w:lang w:eastAsia="en-SG"/>
                <w:rPrChange w:id="3136" w:author="Eugene CHEONG from.TOPPAN (MAS)" w:date="2025-12-26T17:37:00Z" w16du:dateUtc="2025-12-26T09:37:00Z">
                  <w:rPr>
                    <w:del w:id="3137" w:author="Eugene CHEONG from.TOPPAN (MAS)" w:date="2025-12-30T16:40:00Z" w16du:dateUtc="2025-12-30T08:40:00Z"/>
                    <w:lang w:eastAsia="en-SG"/>
                  </w:rPr>
                </w:rPrChange>
              </w:rPr>
            </w:pPr>
            <w:del w:id="3138" w:author="Eugene CHEONG from.TOPPAN (MAS)" w:date="2025-12-30T16:40:00Z" w16du:dateUtc="2025-12-30T08:40:00Z">
              <w:r w:rsidRPr="009234AC" w:rsidDel="00A13E40">
                <w:rPr>
                  <w:strike/>
                  <w:rPrChange w:id="3139" w:author="Eugene CHEONG from.TOPPAN (MAS)" w:date="2025-12-26T17:37:00Z" w16du:dateUtc="2025-12-26T09:37:00Z">
                    <w:rPr/>
                  </w:rPrChange>
                </w:rPr>
                <w:delText>Yes</w:delText>
              </w:r>
            </w:del>
          </w:p>
        </w:tc>
        <w:tc>
          <w:tcPr>
            <w:tcW w:w="1266" w:type="dxa"/>
          </w:tcPr>
          <w:p w14:paraId="03F85620" w14:textId="47CEF0E0" w:rsidR="00C60BD7" w:rsidRPr="009234AC" w:rsidDel="00A13E40" w:rsidRDefault="00C60BD7" w:rsidP="00C60BD7">
            <w:pPr>
              <w:pStyle w:val="NoSpacing"/>
              <w:jc w:val="center"/>
              <w:rPr>
                <w:del w:id="3140" w:author="Eugene CHEONG from.TOPPAN (MAS)" w:date="2025-12-30T16:40:00Z" w16du:dateUtc="2025-12-30T08:40:00Z"/>
                <w:strike/>
                <w:lang w:eastAsia="en-SG"/>
                <w:rPrChange w:id="3141" w:author="Eugene CHEONG from.TOPPAN (MAS)" w:date="2025-12-26T17:37:00Z" w16du:dateUtc="2025-12-26T09:37:00Z">
                  <w:rPr>
                    <w:del w:id="3142" w:author="Eugene CHEONG from.TOPPAN (MAS)" w:date="2025-12-30T16:40:00Z" w16du:dateUtc="2025-12-30T08:40:00Z"/>
                    <w:lang w:eastAsia="en-SG"/>
                  </w:rPr>
                </w:rPrChange>
              </w:rPr>
            </w:pPr>
            <w:del w:id="3143" w:author="Eugene CHEONG from.TOPPAN (MAS)" w:date="2025-12-30T16:40:00Z" w16du:dateUtc="2025-12-30T08:40:00Z">
              <w:r w:rsidRPr="009234AC" w:rsidDel="00A13E40">
                <w:rPr>
                  <w:strike/>
                  <w:rPrChange w:id="3144" w:author="Eugene CHEONG from.TOPPAN (MAS)" w:date="2025-12-26T17:37:00Z" w16du:dateUtc="2025-12-26T09:37:00Z">
                    <w:rPr/>
                  </w:rPrChange>
                </w:rPr>
                <w:delText>Yes</w:delText>
              </w:r>
            </w:del>
          </w:p>
        </w:tc>
        <w:tc>
          <w:tcPr>
            <w:tcW w:w="1266" w:type="dxa"/>
          </w:tcPr>
          <w:p w14:paraId="690CB562" w14:textId="1895321C" w:rsidR="00C60BD7" w:rsidRPr="009234AC" w:rsidDel="00A13E40" w:rsidRDefault="00C60BD7" w:rsidP="00C60BD7">
            <w:pPr>
              <w:pStyle w:val="NoSpacing"/>
              <w:jc w:val="center"/>
              <w:rPr>
                <w:del w:id="3145" w:author="Eugene CHEONG from.TOPPAN (MAS)" w:date="2025-12-30T16:40:00Z" w16du:dateUtc="2025-12-30T08:40:00Z"/>
                <w:strike/>
                <w:lang w:eastAsia="en-SG"/>
                <w:rPrChange w:id="3146" w:author="Eugene CHEONG from.TOPPAN (MAS)" w:date="2025-12-26T17:37:00Z" w16du:dateUtc="2025-12-26T09:37:00Z">
                  <w:rPr>
                    <w:del w:id="3147" w:author="Eugene CHEONG from.TOPPAN (MAS)" w:date="2025-12-30T16:40:00Z" w16du:dateUtc="2025-12-30T08:40:00Z"/>
                    <w:lang w:eastAsia="en-SG"/>
                  </w:rPr>
                </w:rPrChange>
              </w:rPr>
            </w:pPr>
            <w:del w:id="3148" w:author="Eugene CHEONG from.TOPPAN (MAS)" w:date="2025-12-30T16:40:00Z" w16du:dateUtc="2025-12-30T08:40:00Z">
              <w:r w:rsidRPr="009234AC" w:rsidDel="00A13E40">
                <w:rPr>
                  <w:strike/>
                  <w:rPrChange w:id="3149" w:author="Eugene CHEONG from.TOPPAN (MAS)" w:date="2025-12-26T17:37:00Z" w16du:dateUtc="2025-12-26T09:37:00Z">
                    <w:rPr/>
                  </w:rPrChange>
                </w:rPr>
                <w:delText>Yes</w:delText>
              </w:r>
            </w:del>
          </w:p>
        </w:tc>
        <w:tc>
          <w:tcPr>
            <w:tcW w:w="1265" w:type="dxa"/>
          </w:tcPr>
          <w:p w14:paraId="27974D71" w14:textId="36999F58" w:rsidR="00C60BD7" w:rsidRPr="009234AC" w:rsidDel="00A13E40" w:rsidRDefault="00C60BD7" w:rsidP="00C60BD7">
            <w:pPr>
              <w:pStyle w:val="NoSpacing"/>
              <w:jc w:val="center"/>
              <w:rPr>
                <w:del w:id="3150" w:author="Eugene CHEONG from.TOPPAN (MAS)" w:date="2025-12-30T16:40:00Z" w16du:dateUtc="2025-12-30T08:40:00Z"/>
                <w:strike/>
                <w:lang w:eastAsia="en-SG"/>
                <w:rPrChange w:id="3151" w:author="Eugene CHEONG from.TOPPAN (MAS)" w:date="2025-12-26T17:37:00Z" w16du:dateUtc="2025-12-26T09:37:00Z">
                  <w:rPr>
                    <w:del w:id="3152" w:author="Eugene CHEONG from.TOPPAN (MAS)" w:date="2025-12-30T16:40:00Z" w16du:dateUtc="2025-12-30T08:40:00Z"/>
                    <w:lang w:eastAsia="en-SG"/>
                  </w:rPr>
                </w:rPrChange>
              </w:rPr>
            </w:pPr>
            <w:del w:id="3153" w:author="Eugene CHEONG from.TOPPAN (MAS)" w:date="2025-12-30T16:40:00Z" w16du:dateUtc="2025-12-30T08:40:00Z">
              <w:r w:rsidRPr="009234AC" w:rsidDel="00A13E40">
                <w:rPr>
                  <w:strike/>
                  <w:rPrChange w:id="3154" w:author="Eugene CHEONG from.TOPPAN (MAS)" w:date="2025-12-26T17:37:00Z" w16du:dateUtc="2025-12-26T09:37:00Z">
                    <w:rPr/>
                  </w:rPrChange>
                </w:rPr>
                <w:delText>Yes</w:delText>
              </w:r>
            </w:del>
          </w:p>
        </w:tc>
        <w:tc>
          <w:tcPr>
            <w:tcW w:w="1266" w:type="dxa"/>
          </w:tcPr>
          <w:p w14:paraId="72829D8C" w14:textId="396864D9" w:rsidR="00C60BD7" w:rsidRPr="009234AC" w:rsidDel="00A13E40" w:rsidRDefault="00C60BD7" w:rsidP="00C60BD7">
            <w:pPr>
              <w:pStyle w:val="NoSpacing"/>
              <w:jc w:val="center"/>
              <w:rPr>
                <w:del w:id="3155" w:author="Eugene CHEONG from.TOPPAN (MAS)" w:date="2025-12-30T16:40:00Z" w16du:dateUtc="2025-12-30T08:40:00Z"/>
                <w:strike/>
                <w:lang w:eastAsia="en-SG"/>
                <w:rPrChange w:id="3156" w:author="Eugene CHEONG from.TOPPAN (MAS)" w:date="2025-12-26T17:37:00Z" w16du:dateUtc="2025-12-26T09:37:00Z">
                  <w:rPr>
                    <w:del w:id="3157" w:author="Eugene CHEONG from.TOPPAN (MAS)" w:date="2025-12-30T16:40:00Z" w16du:dateUtc="2025-12-30T08:40:00Z"/>
                    <w:lang w:eastAsia="en-SG"/>
                  </w:rPr>
                </w:rPrChange>
              </w:rPr>
            </w:pPr>
            <w:del w:id="3158" w:author="Eugene CHEONG from.TOPPAN (MAS)" w:date="2025-12-30T16:40:00Z" w16du:dateUtc="2025-12-30T08:40:00Z">
              <w:r w:rsidRPr="009234AC" w:rsidDel="00A13E40">
                <w:rPr>
                  <w:strike/>
                  <w:rPrChange w:id="3159" w:author="Eugene CHEONG from.TOPPAN (MAS)" w:date="2025-12-26T17:37:00Z" w16du:dateUtc="2025-12-26T09:37:00Z">
                    <w:rPr/>
                  </w:rPrChange>
                </w:rPr>
                <w:delText>Yes</w:delText>
              </w:r>
            </w:del>
          </w:p>
        </w:tc>
        <w:tc>
          <w:tcPr>
            <w:tcW w:w="1266" w:type="dxa"/>
          </w:tcPr>
          <w:p w14:paraId="59863E44" w14:textId="76EA6775" w:rsidR="00C60BD7" w:rsidRPr="009234AC" w:rsidDel="00A13E40" w:rsidRDefault="00C60BD7" w:rsidP="00C60BD7">
            <w:pPr>
              <w:pStyle w:val="NoSpacing"/>
              <w:jc w:val="center"/>
              <w:rPr>
                <w:del w:id="3160" w:author="Eugene CHEONG from.TOPPAN (MAS)" w:date="2025-12-30T16:40:00Z" w16du:dateUtc="2025-12-30T08:40:00Z"/>
                <w:strike/>
                <w:rPrChange w:id="3161" w:author="Eugene CHEONG from.TOPPAN (MAS)" w:date="2025-12-26T17:37:00Z" w16du:dateUtc="2025-12-26T09:37:00Z">
                  <w:rPr>
                    <w:del w:id="3162" w:author="Eugene CHEONG from.TOPPAN (MAS)" w:date="2025-12-30T16:40:00Z" w16du:dateUtc="2025-12-30T08:40:00Z"/>
                  </w:rPr>
                </w:rPrChange>
              </w:rPr>
            </w:pPr>
            <w:del w:id="3163" w:author="Eugene CHEONG from.TOPPAN (MAS)" w:date="2025-12-30T16:40:00Z" w16du:dateUtc="2025-12-30T08:40:00Z">
              <w:r w:rsidRPr="009234AC" w:rsidDel="00A13E40">
                <w:rPr>
                  <w:strike/>
                  <w:rPrChange w:id="3164" w:author="Eugene CHEONG from.TOPPAN (MAS)" w:date="2025-12-26T17:37:00Z" w16du:dateUtc="2025-12-26T09:37:00Z">
                    <w:rPr/>
                  </w:rPrChange>
                </w:rPr>
                <w:delText>Yes</w:delText>
              </w:r>
            </w:del>
          </w:p>
        </w:tc>
      </w:tr>
      <w:tr w:rsidR="00192BAC" w:rsidRPr="009234AC" w:rsidDel="00AF4FC4" w14:paraId="7DB55680" w14:textId="5CBF941F" w:rsidTr="008E5F58">
        <w:trPr>
          <w:trHeight w:val="290"/>
          <w:del w:id="3165" w:author="Eugene CHEONG from.TOPPAN (MAS)" w:date="2025-12-30T16:39:00Z"/>
        </w:trPr>
        <w:tc>
          <w:tcPr>
            <w:tcW w:w="3180" w:type="dxa"/>
            <w:vAlign w:val="bottom"/>
            <w:hideMark/>
          </w:tcPr>
          <w:p w14:paraId="79597FFD" w14:textId="395C1491" w:rsidR="00C60BD7" w:rsidRPr="009234AC" w:rsidDel="00AF4FC4" w:rsidRDefault="00C60BD7" w:rsidP="00C60BD7">
            <w:pPr>
              <w:pStyle w:val="NoSpacing"/>
              <w:rPr>
                <w:del w:id="3166" w:author="Eugene CHEONG from.TOPPAN (MAS)" w:date="2025-12-30T16:39:00Z" w16du:dateUtc="2025-12-30T08:39:00Z"/>
                <w:strike/>
                <w:color w:val="000000" w:themeColor="text1"/>
                <w:lang w:eastAsia="en-SG"/>
                <w:rPrChange w:id="3167" w:author="Eugene CHEONG from.TOPPAN (MAS)" w:date="2025-12-26T17:37:00Z" w16du:dateUtc="2025-12-26T09:37:00Z">
                  <w:rPr>
                    <w:del w:id="3168" w:author="Eugene CHEONG from.TOPPAN (MAS)" w:date="2025-12-30T16:39:00Z" w16du:dateUtc="2025-12-30T08:39:00Z"/>
                    <w:color w:val="000000" w:themeColor="text1"/>
                    <w:lang w:eastAsia="en-SG"/>
                  </w:rPr>
                </w:rPrChange>
              </w:rPr>
            </w:pPr>
            <w:del w:id="3169" w:author="Eugene CHEONG from.TOPPAN (MAS)" w:date="2025-12-30T16:39:00Z" w16du:dateUtc="2025-12-30T08:39:00Z">
              <w:r w:rsidRPr="009234AC" w:rsidDel="00AF4FC4">
                <w:rPr>
                  <w:strike/>
                  <w:color w:val="000000" w:themeColor="text1"/>
                  <w:lang w:eastAsia="en-SG"/>
                  <w:rPrChange w:id="3170" w:author="Eugene CHEONG from.TOPPAN (MAS)" w:date="2025-12-26T17:37:00Z" w16du:dateUtc="2025-12-26T09:37:00Z">
                    <w:rPr>
                      <w:color w:val="000000" w:themeColor="text1"/>
                      <w:lang w:eastAsia="en-SG"/>
                    </w:rPr>
                  </w:rPrChange>
                </w:rPr>
                <w:delText>Minimum Tender Amount</w:delText>
              </w:r>
            </w:del>
          </w:p>
        </w:tc>
        <w:tc>
          <w:tcPr>
            <w:tcW w:w="1265" w:type="dxa"/>
          </w:tcPr>
          <w:p w14:paraId="2725B9C5" w14:textId="06650C66" w:rsidR="00C60BD7" w:rsidRPr="009234AC" w:rsidDel="00AF4FC4" w:rsidRDefault="00C60BD7" w:rsidP="00C60BD7">
            <w:pPr>
              <w:pStyle w:val="NoSpacing"/>
              <w:jc w:val="center"/>
              <w:rPr>
                <w:del w:id="3171" w:author="Eugene CHEONG from.TOPPAN (MAS)" w:date="2025-12-30T16:39:00Z" w16du:dateUtc="2025-12-30T08:39:00Z"/>
                <w:strike/>
                <w:lang w:eastAsia="en-SG"/>
                <w:rPrChange w:id="3172" w:author="Eugene CHEONG from.TOPPAN (MAS)" w:date="2025-12-26T17:37:00Z" w16du:dateUtc="2025-12-26T09:37:00Z">
                  <w:rPr>
                    <w:del w:id="3173" w:author="Eugene CHEONG from.TOPPAN (MAS)" w:date="2025-12-30T16:39:00Z" w16du:dateUtc="2025-12-30T08:39:00Z"/>
                    <w:lang w:eastAsia="en-SG"/>
                  </w:rPr>
                </w:rPrChange>
              </w:rPr>
            </w:pPr>
            <w:del w:id="3174" w:author="Eugene CHEONG from.TOPPAN (MAS)" w:date="2025-12-30T16:39:00Z" w16du:dateUtc="2025-12-30T08:39:00Z">
              <w:r w:rsidRPr="009234AC" w:rsidDel="00AF4FC4">
                <w:rPr>
                  <w:strike/>
                  <w:rPrChange w:id="3175" w:author="Eugene CHEONG from.TOPPAN (MAS)" w:date="2025-12-26T17:37:00Z" w16du:dateUtc="2025-12-26T09:37:00Z">
                    <w:rPr/>
                  </w:rPrChange>
                </w:rPr>
                <w:delText>Yes</w:delText>
              </w:r>
            </w:del>
          </w:p>
        </w:tc>
        <w:tc>
          <w:tcPr>
            <w:tcW w:w="1266" w:type="dxa"/>
          </w:tcPr>
          <w:p w14:paraId="6D5473BC" w14:textId="3030BC35" w:rsidR="00C60BD7" w:rsidRPr="009234AC" w:rsidDel="00AF4FC4" w:rsidRDefault="00C60BD7" w:rsidP="00C60BD7">
            <w:pPr>
              <w:pStyle w:val="NoSpacing"/>
              <w:jc w:val="center"/>
              <w:rPr>
                <w:del w:id="3176" w:author="Eugene CHEONG from.TOPPAN (MAS)" w:date="2025-12-30T16:39:00Z" w16du:dateUtc="2025-12-30T08:39:00Z"/>
                <w:strike/>
                <w:lang w:eastAsia="en-SG"/>
                <w:rPrChange w:id="3177" w:author="Eugene CHEONG from.TOPPAN (MAS)" w:date="2025-12-26T17:37:00Z" w16du:dateUtc="2025-12-26T09:37:00Z">
                  <w:rPr>
                    <w:del w:id="3178" w:author="Eugene CHEONG from.TOPPAN (MAS)" w:date="2025-12-30T16:39:00Z" w16du:dateUtc="2025-12-30T08:39:00Z"/>
                    <w:lang w:eastAsia="en-SG"/>
                  </w:rPr>
                </w:rPrChange>
              </w:rPr>
            </w:pPr>
            <w:del w:id="3179" w:author="Eugene CHEONG from.TOPPAN (MAS)" w:date="2025-12-30T16:39:00Z" w16du:dateUtc="2025-12-30T08:39:00Z">
              <w:r w:rsidRPr="009234AC" w:rsidDel="00AF4FC4">
                <w:rPr>
                  <w:strike/>
                  <w:rPrChange w:id="3180" w:author="Eugene CHEONG from.TOPPAN (MAS)" w:date="2025-12-26T17:37:00Z" w16du:dateUtc="2025-12-26T09:37:00Z">
                    <w:rPr/>
                  </w:rPrChange>
                </w:rPr>
                <w:delText>Yes</w:delText>
              </w:r>
            </w:del>
          </w:p>
        </w:tc>
        <w:tc>
          <w:tcPr>
            <w:tcW w:w="1266" w:type="dxa"/>
          </w:tcPr>
          <w:p w14:paraId="5BE8E3D6" w14:textId="1AB91D73" w:rsidR="00C60BD7" w:rsidRPr="009234AC" w:rsidDel="00AF4FC4" w:rsidRDefault="00C60BD7" w:rsidP="00C60BD7">
            <w:pPr>
              <w:pStyle w:val="NoSpacing"/>
              <w:jc w:val="center"/>
              <w:rPr>
                <w:del w:id="3181" w:author="Eugene CHEONG from.TOPPAN (MAS)" w:date="2025-12-30T16:39:00Z" w16du:dateUtc="2025-12-30T08:39:00Z"/>
                <w:strike/>
                <w:lang w:eastAsia="en-SG"/>
                <w:rPrChange w:id="3182" w:author="Eugene CHEONG from.TOPPAN (MAS)" w:date="2025-12-26T17:37:00Z" w16du:dateUtc="2025-12-26T09:37:00Z">
                  <w:rPr>
                    <w:del w:id="3183" w:author="Eugene CHEONG from.TOPPAN (MAS)" w:date="2025-12-30T16:39:00Z" w16du:dateUtc="2025-12-30T08:39:00Z"/>
                    <w:lang w:eastAsia="en-SG"/>
                  </w:rPr>
                </w:rPrChange>
              </w:rPr>
            </w:pPr>
            <w:del w:id="3184" w:author="Eugene CHEONG from.TOPPAN (MAS)" w:date="2025-12-30T16:39:00Z" w16du:dateUtc="2025-12-30T08:39:00Z">
              <w:r w:rsidRPr="009234AC" w:rsidDel="00AF4FC4">
                <w:rPr>
                  <w:strike/>
                  <w:rPrChange w:id="3185" w:author="Eugene CHEONG from.TOPPAN (MAS)" w:date="2025-12-26T17:37:00Z" w16du:dateUtc="2025-12-26T09:37:00Z">
                    <w:rPr/>
                  </w:rPrChange>
                </w:rPr>
                <w:delText>Yes</w:delText>
              </w:r>
            </w:del>
          </w:p>
        </w:tc>
        <w:tc>
          <w:tcPr>
            <w:tcW w:w="1265" w:type="dxa"/>
          </w:tcPr>
          <w:p w14:paraId="1079825B" w14:textId="2F03295B" w:rsidR="00C60BD7" w:rsidRPr="009234AC" w:rsidDel="00AF4FC4" w:rsidRDefault="00C60BD7" w:rsidP="00C60BD7">
            <w:pPr>
              <w:pStyle w:val="NoSpacing"/>
              <w:jc w:val="center"/>
              <w:rPr>
                <w:del w:id="3186" w:author="Eugene CHEONG from.TOPPAN (MAS)" w:date="2025-12-30T16:39:00Z" w16du:dateUtc="2025-12-30T08:39:00Z"/>
                <w:strike/>
                <w:lang w:eastAsia="en-SG"/>
                <w:rPrChange w:id="3187" w:author="Eugene CHEONG from.TOPPAN (MAS)" w:date="2025-12-26T17:37:00Z" w16du:dateUtc="2025-12-26T09:37:00Z">
                  <w:rPr>
                    <w:del w:id="3188" w:author="Eugene CHEONG from.TOPPAN (MAS)" w:date="2025-12-30T16:39:00Z" w16du:dateUtc="2025-12-30T08:39:00Z"/>
                    <w:lang w:eastAsia="en-SG"/>
                  </w:rPr>
                </w:rPrChange>
              </w:rPr>
            </w:pPr>
            <w:del w:id="3189" w:author="Eugene CHEONG from.TOPPAN (MAS)" w:date="2025-12-30T16:39:00Z" w16du:dateUtc="2025-12-30T08:39:00Z">
              <w:r w:rsidRPr="009234AC" w:rsidDel="00AF4FC4">
                <w:rPr>
                  <w:strike/>
                  <w:rPrChange w:id="3190" w:author="Eugene CHEONG from.TOPPAN (MAS)" w:date="2025-12-26T17:37:00Z" w16du:dateUtc="2025-12-26T09:37:00Z">
                    <w:rPr/>
                  </w:rPrChange>
                </w:rPr>
                <w:delText>Yes</w:delText>
              </w:r>
            </w:del>
          </w:p>
        </w:tc>
        <w:tc>
          <w:tcPr>
            <w:tcW w:w="1266" w:type="dxa"/>
          </w:tcPr>
          <w:p w14:paraId="208A88F8" w14:textId="364759A0" w:rsidR="00C60BD7" w:rsidRPr="009234AC" w:rsidDel="00AF4FC4" w:rsidRDefault="00C60BD7" w:rsidP="00C60BD7">
            <w:pPr>
              <w:pStyle w:val="NoSpacing"/>
              <w:jc w:val="center"/>
              <w:rPr>
                <w:del w:id="3191" w:author="Eugene CHEONG from.TOPPAN (MAS)" w:date="2025-12-30T16:39:00Z" w16du:dateUtc="2025-12-30T08:39:00Z"/>
                <w:strike/>
                <w:lang w:eastAsia="en-SG"/>
                <w:rPrChange w:id="3192" w:author="Eugene CHEONG from.TOPPAN (MAS)" w:date="2025-12-26T17:37:00Z" w16du:dateUtc="2025-12-26T09:37:00Z">
                  <w:rPr>
                    <w:del w:id="3193" w:author="Eugene CHEONG from.TOPPAN (MAS)" w:date="2025-12-30T16:39:00Z" w16du:dateUtc="2025-12-30T08:39:00Z"/>
                    <w:lang w:eastAsia="en-SG"/>
                  </w:rPr>
                </w:rPrChange>
              </w:rPr>
            </w:pPr>
            <w:del w:id="3194" w:author="Eugene CHEONG from.TOPPAN (MAS)" w:date="2025-12-30T16:39:00Z" w16du:dateUtc="2025-12-30T08:39:00Z">
              <w:r w:rsidRPr="009234AC" w:rsidDel="00AF4FC4">
                <w:rPr>
                  <w:strike/>
                  <w:rPrChange w:id="3195" w:author="Eugene CHEONG from.TOPPAN (MAS)" w:date="2025-12-26T17:37:00Z" w16du:dateUtc="2025-12-26T09:37:00Z">
                    <w:rPr/>
                  </w:rPrChange>
                </w:rPr>
                <w:delText>Yes</w:delText>
              </w:r>
            </w:del>
          </w:p>
        </w:tc>
        <w:tc>
          <w:tcPr>
            <w:tcW w:w="1266" w:type="dxa"/>
          </w:tcPr>
          <w:p w14:paraId="051AC254" w14:textId="2133D6AE" w:rsidR="00C60BD7" w:rsidRPr="009234AC" w:rsidDel="00AF4FC4" w:rsidRDefault="00C60BD7" w:rsidP="00C60BD7">
            <w:pPr>
              <w:pStyle w:val="NoSpacing"/>
              <w:jc w:val="center"/>
              <w:rPr>
                <w:del w:id="3196" w:author="Eugene CHEONG from.TOPPAN (MAS)" w:date="2025-12-30T16:39:00Z" w16du:dateUtc="2025-12-30T08:39:00Z"/>
                <w:strike/>
                <w:rPrChange w:id="3197" w:author="Eugene CHEONG from.TOPPAN (MAS)" w:date="2025-12-26T17:37:00Z" w16du:dateUtc="2025-12-26T09:37:00Z">
                  <w:rPr>
                    <w:del w:id="3198" w:author="Eugene CHEONG from.TOPPAN (MAS)" w:date="2025-12-30T16:39:00Z" w16du:dateUtc="2025-12-30T08:39:00Z"/>
                  </w:rPr>
                </w:rPrChange>
              </w:rPr>
            </w:pPr>
            <w:del w:id="3199" w:author="Eugene CHEONG from.TOPPAN (MAS)" w:date="2025-12-30T16:39:00Z" w16du:dateUtc="2025-12-30T08:39:00Z">
              <w:r w:rsidRPr="009234AC" w:rsidDel="00AF4FC4">
                <w:rPr>
                  <w:strike/>
                  <w:rPrChange w:id="3200" w:author="Eugene CHEONG from.TOPPAN (MAS)" w:date="2025-12-26T17:37:00Z" w16du:dateUtc="2025-12-26T09:37:00Z">
                    <w:rPr/>
                  </w:rPrChange>
                </w:rPr>
                <w:delText>Yes</w:delText>
              </w:r>
            </w:del>
          </w:p>
        </w:tc>
      </w:tr>
      <w:tr w:rsidR="00192BAC" w:rsidRPr="009234AC" w:rsidDel="00A13E40" w14:paraId="1B363EBA" w14:textId="7BEA16FA" w:rsidTr="008E5F58">
        <w:trPr>
          <w:trHeight w:val="290"/>
          <w:del w:id="3201" w:author="Eugene CHEONG from.TOPPAN (MAS)" w:date="2025-12-30T16:40:00Z"/>
        </w:trPr>
        <w:tc>
          <w:tcPr>
            <w:tcW w:w="3180" w:type="dxa"/>
            <w:vAlign w:val="bottom"/>
            <w:hideMark/>
          </w:tcPr>
          <w:p w14:paraId="30C4667C" w14:textId="3AA5F03E" w:rsidR="00C60BD7" w:rsidRPr="00970968" w:rsidDel="00A13E40" w:rsidRDefault="00C60BD7" w:rsidP="00C60BD7">
            <w:pPr>
              <w:pStyle w:val="NoSpacing"/>
              <w:rPr>
                <w:del w:id="3202" w:author="Eugene CHEONG from.TOPPAN (MAS)" w:date="2025-12-30T16:40:00Z" w16du:dateUtc="2025-12-30T08:40:00Z"/>
                <w:strike/>
                <w:color w:val="000000" w:themeColor="text1"/>
                <w:lang w:eastAsia="en-SG"/>
              </w:rPr>
            </w:pPr>
            <w:commentRangeStart w:id="3203"/>
            <w:commentRangeStart w:id="3204"/>
            <w:commentRangeStart w:id="3205"/>
            <w:del w:id="3206" w:author="Eugene CHEONG from.TOPPAN (MAS)" w:date="2025-12-30T16:40:00Z" w16du:dateUtc="2025-12-30T08:40:00Z">
              <w:r w:rsidRPr="00970968" w:rsidDel="00A13E40">
                <w:rPr>
                  <w:strike/>
                  <w:color w:val="000000" w:themeColor="text1"/>
                  <w:lang w:eastAsia="en-SG"/>
                </w:rPr>
                <w:delText>Denomination</w:delText>
              </w:r>
              <w:commentRangeEnd w:id="3203"/>
              <w:r w:rsidR="00CA1631" w:rsidRPr="00970968" w:rsidDel="00A13E40">
                <w:rPr>
                  <w:rStyle w:val="CommentReference"/>
                  <w:strike/>
                </w:rPr>
                <w:commentReference w:id="3203"/>
              </w:r>
              <w:commentRangeEnd w:id="3204"/>
              <w:r w:rsidR="000E5043" w:rsidDel="00A13E40">
                <w:rPr>
                  <w:rStyle w:val="CommentReference"/>
                </w:rPr>
                <w:commentReference w:id="3204"/>
              </w:r>
            </w:del>
            <w:commentRangeEnd w:id="3205"/>
            <w:r w:rsidR="00A13E40">
              <w:rPr>
                <w:rStyle w:val="CommentReference"/>
              </w:rPr>
              <w:commentReference w:id="3205"/>
            </w:r>
          </w:p>
        </w:tc>
        <w:tc>
          <w:tcPr>
            <w:tcW w:w="1265" w:type="dxa"/>
          </w:tcPr>
          <w:p w14:paraId="01C67548" w14:textId="5B36571A" w:rsidR="00C60BD7" w:rsidRPr="00970968" w:rsidDel="00A13E40" w:rsidRDefault="00C60BD7" w:rsidP="00C60BD7">
            <w:pPr>
              <w:pStyle w:val="NoSpacing"/>
              <w:jc w:val="center"/>
              <w:rPr>
                <w:del w:id="3207" w:author="Eugene CHEONG from.TOPPAN (MAS)" w:date="2025-12-30T16:40:00Z" w16du:dateUtc="2025-12-30T08:40:00Z"/>
                <w:strike/>
                <w:lang w:eastAsia="en-SG"/>
              </w:rPr>
            </w:pPr>
            <w:del w:id="3208" w:author="Eugene CHEONG from.TOPPAN (MAS)" w:date="2025-12-30T16:40:00Z" w16du:dateUtc="2025-12-30T08:40:00Z">
              <w:r w:rsidRPr="00970968" w:rsidDel="00A13E40">
                <w:rPr>
                  <w:strike/>
                </w:rPr>
                <w:delText>Yes</w:delText>
              </w:r>
            </w:del>
          </w:p>
        </w:tc>
        <w:tc>
          <w:tcPr>
            <w:tcW w:w="1266" w:type="dxa"/>
          </w:tcPr>
          <w:p w14:paraId="358DFA70" w14:textId="11CB4FED" w:rsidR="00C60BD7" w:rsidRPr="00970968" w:rsidDel="00A13E40" w:rsidRDefault="00C60BD7" w:rsidP="00C60BD7">
            <w:pPr>
              <w:pStyle w:val="NoSpacing"/>
              <w:jc w:val="center"/>
              <w:rPr>
                <w:del w:id="3209" w:author="Eugene CHEONG from.TOPPAN (MAS)" w:date="2025-12-30T16:40:00Z" w16du:dateUtc="2025-12-30T08:40:00Z"/>
                <w:strike/>
                <w:lang w:eastAsia="en-SG"/>
              </w:rPr>
            </w:pPr>
            <w:del w:id="3210" w:author="Eugene CHEONG from.TOPPAN (MAS)" w:date="2025-12-30T16:40:00Z" w16du:dateUtc="2025-12-30T08:40:00Z">
              <w:r w:rsidRPr="00970968" w:rsidDel="00A13E40">
                <w:rPr>
                  <w:strike/>
                </w:rPr>
                <w:delText>Yes</w:delText>
              </w:r>
            </w:del>
          </w:p>
        </w:tc>
        <w:tc>
          <w:tcPr>
            <w:tcW w:w="1266" w:type="dxa"/>
          </w:tcPr>
          <w:p w14:paraId="22CD65C5" w14:textId="29515DB8" w:rsidR="00C60BD7" w:rsidRPr="00970968" w:rsidDel="00A13E40" w:rsidRDefault="00C60BD7" w:rsidP="00C60BD7">
            <w:pPr>
              <w:pStyle w:val="NoSpacing"/>
              <w:jc w:val="center"/>
              <w:rPr>
                <w:del w:id="3211" w:author="Eugene CHEONG from.TOPPAN (MAS)" w:date="2025-12-30T16:40:00Z" w16du:dateUtc="2025-12-30T08:40:00Z"/>
                <w:strike/>
                <w:lang w:eastAsia="en-SG"/>
              </w:rPr>
            </w:pPr>
            <w:del w:id="3212" w:author="Eugene CHEONG from.TOPPAN (MAS)" w:date="2025-12-30T16:40:00Z" w16du:dateUtc="2025-12-30T08:40:00Z">
              <w:r w:rsidRPr="00970968" w:rsidDel="00A13E40">
                <w:rPr>
                  <w:strike/>
                </w:rPr>
                <w:delText>Yes</w:delText>
              </w:r>
            </w:del>
          </w:p>
        </w:tc>
        <w:tc>
          <w:tcPr>
            <w:tcW w:w="1265" w:type="dxa"/>
          </w:tcPr>
          <w:p w14:paraId="3CC60132" w14:textId="5C21C67F" w:rsidR="00C60BD7" w:rsidRPr="00970968" w:rsidDel="00A13E40" w:rsidRDefault="00C60BD7" w:rsidP="00C60BD7">
            <w:pPr>
              <w:pStyle w:val="NoSpacing"/>
              <w:jc w:val="center"/>
              <w:rPr>
                <w:del w:id="3213" w:author="Eugene CHEONG from.TOPPAN (MAS)" w:date="2025-12-30T16:40:00Z" w16du:dateUtc="2025-12-30T08:40:00Z"/>
                <w:strike/>
                <w:lang w:eastAsia="en-SG"/>
              </w:rPr>
            </w:pPr>
            <w:del w:id="3214" w:author="Eugene CHEONG from.TOPPAN (MAS)" w:date="2025-12-30T16:40:00Z" w16du:dateUtc="2025-12-30T08:40:00Z">
              <w:r w:rsidRPr="00970968" w:rsidDel="00A13E40">
                <w:rPr>
                  <w:strike/>
                </w:rPr>
                <w:delText>Yes</w:delText>
              </w:r>
            </w:del>
          </w:p>
        </w:tc>
        <w:tc>
          <w:tcPr>
            <w:tcW w:w="1266" w:type="dxa"/>
          </w:tcPr>
          <w:p w14:paraId="1328B1B6" w14:textId="357166DC" w:rsidR="00C60BD7" w:rsidRPr="00970968" w:rsidDel="00A13E40" w:rsidRDefault="00C60BD7" w:rsidP="00C60BD7">
            <w:pPr>
              <w:pStyle w:val="NoSpacing"/>
              <w:jc w:val="center"/>
              <w:rPr>
                <w:del w:id="3215" w:author="Eugene CHEONG from.TOPPAN (MAS)" w:date="2025-12-30T16:40:00Z" w16du:dateUtc="2025-12-30T08:40:00Z"/>
                <w:strike/>
                <w:lang w:eastAsia="en-SG"/>
              </w:rPr>
            </w:pPr>
            <w:del w:id="3216" w:author="Eugene CHEONG from.TOPPAN (MAS)" w:date="2025-12-30T16:40:00Z" w16du:dateUtc="2025-12-30T08:40:00Z">
              <w:r w:rsidRPr="00970968" w:rsidDel="00A13E40">
                <w:rPr>
                  <w:strike/>
                </w:rPr>
                <w:delText>Yes</w:delText>
              </w:r>
            </w:del>
          </w:p>
        </w:tc>
        <w:tc>
          <w:tcPr>
            <w:tcW w:w="1266" w:type="dxa"/>
          </w:tcPr>
          <w:p w14:paraId="35F33342" w14:textId="0BF61E03" w:rsidR="00C60BD7" w:rsidRPr="00970968" w:rsidDel="00A13E40" w:rsidRDefault="00C60BD7" w:rsidP="00C60BD7">
            <w:pPr>
              <w:pStyle w:val="NoSpacing"/>
              <w:jc w:val="center"/>
              <w:rPr>
                <w:del w:id="3217" w:author="Eugene CHEONG from.TOPPAN (MAS)" w:date="2025-12-30T16:40:00Z" w16du:dateUtc="2025-12-30T08:40:00Z"/>
                <w:strike/>
              </w:rPr>
            </w:pPr>
            <w:del w:id="3218" w:author="Eugene CHEONG from.TOPPAN (MAS)" w:date="2025-12-30T16:40:00Z" w16du:dateUtc="2025-12-30T08:40:00Z">
              <w:r w:rsidRPr="00970968" w:rsidDel="00A13E40">
                <w:rPr>
                  <w:strike/>
                </w:rPr>
                <w:delText>Yes</w:delText>
              </w:r>
            </w:del>
          </w:p>
        </w:tc>
      </w:tr>
      <w:tr w:rsidR="00192BAC" w:rsidRPr="009234AC" w:rsidDel="00A13E40" w14:paraId="4B7B293F" w14:textId="69C9A005" w:rsidTr="008E5F58">
        <w:trPr>
          <w:trHeight w:val="290"/>
          <w:del w:id="3219" w:author="Eugene CHEONG from.TOPPAN (MAS)" w:date="2025-12-30T16:40:00Z"/>
        </w:trPr>
        <w:tc>
          <w:tcPr>
            <w:tcW w:w="3180" w:type="dxa"/>
            <w:vAlign w:val="bottom"/>
            <w:hideMark/>
          </w:tcPr>
          <w:p w14:paraId="0B113479" w14:textId="0149F69A" w:rsidR="00C60BD7" w:rsidRPr="009234AC" w:rsidDel="00A13E40" w:rsidRDefault="00C60BD7" w:rsidP="00C60BD7">
            <w:pPr>
              <w:pStyle w:val="NoSpacing"/>
              <w:rPr>
                <w:del w:id="3220" w:author="Eugene CHEONG from.TOPPAN (MAS)" w:date="2025-12-30T16:40:00Z" w16du:dateUtc="2025-12-30T08:40:00Z"/>
                <w:strike/>
                <w:color w:val="000000" w:themeColor="text1"/>
                <w:lang w:eastAsia="en-SG"/>
                <w:rPrChange w:id="3221" w:author="Eugene CHEONG from.TOPPAN (MAS)" w:date="2025-12-26T17:37:00Z" w16du:dateUtc="2025-12-26T09:37:00Z">
                  <w:rPr>
                    <w:del w:id="3222" w:author="Eugene CHEONG from.TOPPAN (MAS)" w:date="2025-12-30T16:40:00Z" w16du:dateUtc="2025-12-30T08:40:00Z"/>
                    <w:color w:val="000000" w:themeColor="text1"/>
                    <w:lang w:eastAsia="en-SG"/>
                  </w:rPr>
                </w:rPrChange>
              </w:rPr>
            </w:pPr>
            <w:del w:id="3223" w:author="Eugene CHEONG from.TOPPAN (MAS)" w:date="2025-12-30T16:40:00Z" w16du:dateUtc="2025-12-30T08:40:00Z">
              <w:r w:rsidRPr="009234AC" w:rsidDel="00A13E40">
                <w:rPr>
                  <w:strike/>
                  <w:color w:val="000000" w:themeColor="text1"/>
                  <w:lang w:eastAsia="en-SG"/>
                  <w:rPrChange w:id="3224" w:author="Eugene CHEONG from.TOPPAN (MAS)" w:date="2025-12-26T17:37:00Z" w16du:dateUtc="2025-12-26T09:37:00Z">
                    <w:rPr>
                      <w:color w:val="000000" w:themeColor="text1"/>
                      <w:lang w:eastAsia="en-SG"/>
                    </w:rPr>
                  </w:rPrChange>
                </w:rPr>
                <w:delText>MAS' Intended Tender Amount</w:delText>
              </w:r>
            </w:del>
          </w:p>
        </w:tc>
        <w:tc>
          <w:tcPr>
            <w:tcW w:w="1265" w:type="dxa"/>
          </w:tcPr>
          <w:p w14:paraId="3A5E7747" w14:textId="6FB24242" w:rsidR="00C60BD7" w:rsidRPr="009234AC" w:rsidDel="00A13E40" w:rsidRDefault="00C60BD7" w:rsidP="00C60BD7">
            <w:pPr>
              <w:pStyle w:val="NoSpacing"/>
              <w:jc w:val="center"/>
              <w:rPr>
                <w:del w:id="3225" w:author="Eugene CHEONG from.TOPPAN (MAS)" w:date="2025-12-30T16:40:00Z" w16du:dateUtc="2025-12-30T08:40:00Z"/>
                <w:strike/>
                <w:lang w:eastAsia="en-SG"/>
                <w:rPrChange w:id="3226" w:author="Eugene CHEONG from.TOPPAN (MAS)" w:date="2025-12-26T17:37:00Z" w16du:dateUtc="2025-12-26T09:37:00Z">
                  <w:rPr>
                    <w:del w:id="3227" w:author="Eugene CHEONG from.TOPPAN (MAS)" w:date="2025-12-30T16:40:00Z" w16du:dateUtc="2025-12-30T08:40:00Z"/>
                    <w:lang w:eastAsia="en-SG"/>
                  </w:rPr>
                </w:rPrChange>
              </w:rPr>
            </w:pPr>
            <w:del w:id="3228" w:author="Eugene CHEONG from.TOPPAN (MAS)" w:date="2025-12-30T16:40:00Z" w16du:dateUtc="2025-12-30T08:40:00Z">
              <w:r w:rsidRPr="009234AC" w:rsidDel="00A13E40">
                <w:rPr>
                  <w:strike/>
                  <w:rPrChange w:id="3229" w:author="Eugene CHEONG from.TOPPAN (MAS)" w:date="2025-12-26T17:37:00Z" w16du:dateUtc="2025-12-26T09:37:00Z">
                    <w:rPr/>
                  </w:rPrChange>
                </w:rPr>
                <w:delText>Yes</w:delText>
              </w:r>
            </w:del>
          </w:p>
        </w:tc>
        <w:tc>
          <w:tcPr>
            <w:tcW w:w="1266" w:type="dxa"/>
          </w:tcPr>
          <w:p w14:paraId="5512C30C" w14:textId="5FD77B6E" w:rsidR="00C60BD7" w:rsidRPr="009234AC" w:rsidDel="00A13E40" w:rsidRDefault="00C60BD7" w:rsidP="00C60BD7">
            <w:pPr>
              <w:pStyle w:val="NoSpacing"/>
              <w:jc w:val="center"/>
              <w:rPr>
                <w:del w:id="3230" w:author="Eugene CHEONG from.TOPPAN (MAS)" w:date="2025-12-30T16:40:00Z" w16du:dateUtc="2025-12-30T08:40:00Z"/>
                <w:strike/>
                <w:lang w:eastAsia="en-SG"/>
                <w:rPrChange w:id="3231" w:author="Eugene CHEONG from.TOPPAN (MAS)" w:date="2025-12-26T17:37:00Z" w16du:dateUtc="2025-12-26T09:37:00Z">
                  <w:rPr>
                    <w:del w:id="3232" w:author="Eugene CHEONG from.TOPPAN (MAS)" w:date="2025-12-30T16:40:00Z" w16du:dateUtc="2025-12-30T08:40:00Z"/>
                    <w:lang w:eastAsia="en-SG"/>
                  </w:rPr>
                </w:rPrChange>
              </w:rPr>
            </w:pPr>
            <w:del w:id="3233" w:author="Eugene CHEONG from.TOPPAN (MAS)" w:date="2025-12-30T16:40:00Z" w16du:dateUtc="2025-12-30T08:40:00Z">
              <w:r w:rsidRPr="009234AC" w:rsidDel="00A13E40">
                <w:rPr>
                  <w:strike/>
                  <w:rPrChange w:id="3234" w:author="Eugene CHEONG from.TOPPAN (MAS)" w:date="2025-12-26T17:37:00Z" w16du:dateUtc="2025-12-26T09:37:00Z">
                    <w:rPr/>
                  </w:rPrChange>
                </w:rPr>
                <w:delText>Yes</w:delText>
              </w:r>
            </w:del>
          </w:p>
        </w:tc>
        <w:tc>
          <w:tcPr>
            <w:tcW w:w="1266" w:type="dxa"/>
          </w:tcPr>
          <w:p w14:paraId="4BD17E8C" w14:textId="6B2AD5BC" w:rsidR="00C60BD7" w:rsidRPr="009234AC" w:rsidDel="00A13E40" w:rsidRDefault="00C60BD7" w:rsidP="00C60BD7">
            <w:pPr>
              <w:pStyle w:val="NoSpacing"/>
              <w:jc w:val="center"/>
              <w:rPr>
                <w:del w:id="3235" w:author="Eugene CHEONG from.TOPPAN (MAS)" w:date="2025-12-30T16:40:00Z" w16du:dateUtc="2025-12-30T08:40:00Z"/>
                <w:strike/>
                <w:color w:val="9C0006"/>
                <w:lang w:eastAsia="en-SG"/>
                <w:rPrChange w:id="3236" w:author="Eugene CHEONG from.TOPPAN (MAS)" w:date="2025-12-26T17:37:00Z" w16du:dateUtc="2025-12-26T09:37:00Z">
                  <w:rPr>
                    <w:del w:id="3237" w:author="Eugene CHEONG from.TOPPAN (MAS)" w:date="2025-12-30T16:40:00Z" w16du:dateUtc="2025-12-30T08:40:00Z"/>
                    <w:color w:val="9C0006"/>
                    <w:lang w:eastAsia="en-SG"/>
                  </w:rPr>
                </w:rPrChange>
              </w:rPr>
            </w:pPr>
            <w:del w:id="3238" w:author="Eugene CHEONG from.TOPPAN (MAS)" w:date="2025-12-30T16:40:00Z" w16du:dateUtc="2025-12-30T08:40:00Z">
              <w:r w:rsidRPr="009234AC" w:rsidDel="00A13E40">
                <w:rPr>
                  <w:strike/>
                  <w:rPrChange w:id="3239" w:author="Eugene CHEONG from.TOPPAN (MAS)" w:date="2025-12-26T17:37:00Z" w16du:dateUtc="2025-12-26T09:37:00Z">
                    <w:rPr/>
                  </w:rPrChange>
                </w:rPr>
                <w:delText>Yes</w:delText>
              </w:r>
            </w:del>
          </w:p>
        </w:tc>
        <w:tc>
          <w:tcPr>
            <w:tcW w:w="1265" w:type="dxa"/>
          </w:tcPr>
          <w:p w14:paraId="3EF09CDF" w14:textId="4487D8EF" w:rsidR="00C60BD7" w:rsidRPr="009234AC" w:rsidDel="00A13E40" w:rsidRDefault="00C60BD7" w:rsidP="00C60BD7">
            <w:pPr>
              <w:pStyle w:val="NoSpacing"/>
              <w:jc w:val="center"/>
              <w:rPr>
                <w:del w:id="3240" w:author="Eugene CHEONG from.TOPPAN (MAS)" w:date="2025-12-30T16:40:00Z" w16du:dateUtc="2025-12-30T08:40:00Z"/>
                <w:strike/>
                <w:lang w:eastAsia="en-SG"/>
                <w:rPrChange w:id="3241" w:author="Eugene CHEONG from.TOPPAN (MAS)" w:date="2025-12-26T17:37:00Z" w16du:dateUtc="2025-12-26T09:37:00Z">
                  <w:rPr>
                    <w:del w:id="3242" w:author="Eugene CHEONG from.TOPPAN (MAS)" w:date="2025-12-30T16:40:00Z" w16du:dateUtc="2025-12-30T08:40:00Z"/>
                    <w:lang w:eastAsia="en-SG"/>
                  </w:rPr>
                </w:rPrChange>
              </w:rPr>
            </w:pPr>
            <w:del w:id="3243" w:author="Eugene CHEONG from.TOPPAN (MAS)" w:date="2025-12-30T16:40:00Z" w16du:dateUtc="2025-12-30T08:40:00Z">
              <w:r w:rsidRPr="009234AC" w:rsidDel="00A13E40">
                <w:rPr>
                  <w:strike/>
                  <w:rPrChange w:id="3244" w:author="Eugene CHEONG from.TOPPAN (MAS)" w:date="2025-12-26T17:37:00Z" w16du:dateUtc="2025-12-26T09:37:00Z">
                    <w:rPr/>
                  </w:rPrChange>
                </w:rPr>
                <w:delText>Yes</w:delText>
              </w:r>
            </w:del>
          </w:p>
        </w:tc>
        <w:tc>
          <w:tcPr>
            <w:tcW w:w="1266" w:type="dxa"/>
          </w:tcPr>
          <w:p w14:paraId="2FBEF2F3" w14:textId="765BC37D" w:rsidR="00C60BD7" w:rsidRPr="009234AC" w:rsidDel="00A13E40" w:rsidRDefault="00C60BD7" w:rsidP="00C60BD7">
            <w:pPr>
              <w:pStyle w:val="NoSpacing"/>
              <w:jc w:val="center"/>
              <w:rPr>
                <w:del w:id="3245" w:author="Eugene CHEONG from.TOPPAN (MAS)" w:date="2025-12-30T16:40:00Z" w16du:dateUtc="2025-12-30T08:40:00Z"/>
                <w:strike/>
                <w:color w:val="9C0006"/>
                <w:lang w:eastAsia="en-SG"/>
                <w:rPrChange w:id="3246" w:author="Eugene CHEONG from.TOPPAN (MAS)" w:date="2025-12-26T17:37:00Z" w16du:dateUtc="2025-12-26T09:37:00Z">
                  <w:rPr>
                    <w:del w:id="3247" w:author="Eugene CHEONG from.TOPPAN (MAS)" w:date="2025-12-30T16:40:00Z" w16du:dateUtc="2025-12-30T08:40:00Z"/>
                    <w:color w:val="9C0006"/>
                    <w:lang w:eastAsia="en-SG"/>
                  </w:rPr>
                </w:rPrChange>
              </w:rPr>
            </w:pPr>
            <w:del w:id="3248" w:author="Eugene CHEONG from.TOPPAN (MAS)" w:date="2025-12-30T16:40:00Z" w16du:dateUtc="2025-12-30T08:40:00Z">
              <w:r w:rsidRPr="009234AC" w:rsidDel="00A13E40">
                <w:rPr>
                  <w:strike/>
                  <w:rPrChange w:id="3249" w:author="Eugene CHEONG from.TOPPAN (MAS)" w:date="2025-12-26T17:37:00Z" w16du:dateUtc="2025-12-26T09:37:00Z">
                    <w:rPr/>
                  </w:rPrChange>
                </w:rPr>
                <w:delText>Yes</w:delText>
              </w:r>
            </w:del>
          </w:p>
        </w:tc>
        <w:tc>
          <w:tcPr>
            <w:tcW w:w="1266" w:type="dxa"/>
          </w:tcPr>
          <w:p w14:paraId="43DE0839" w14:textId="51DB6BF6" w:rsidR="00C60BD7" w:rsidRPr="009234AC" w:rsidDel="00A13E40" w:rsidRDefault="00C60BD7" w:rsidP="00C60BD7">
            <w:pPr>
              <w:pStyle w:val="NoSpacing"/>
              <w:jc w:val="center"/>
              <w:rPr>
                <w:del w:id="3250" w:author="Eugene CHEONG from.TOPPAN (MAS)" w:date="2025-12-30T16:40:00Z" w16du:dateUtc="2025-12-30T08:40:00Z"/>
                <w:strike/>
                <w:rPrChange w:id="3251" w:author="Eugene CHEONG from.TOPPAN (MAS)" w:date="2025-12-26T17:37:00Z" w16du:dateUtc="2025-12-26T09:37:00Z">
                  <w:rPr>
                    <w:del w:id="3252" w:author="Eugene CHEONG from.TOPPAN (MAS)" w:date="2025-12-30T16:40:00Z" w16du:dateUtc="2025-12-30T08:40:00Z"/>
                  </w:rPr>
                </w:rPrChange>
              </w:rPr>
            </w:pPr>
            <w:del w:id="3253" w:author="Eugene CHEONG from.TOPPAN (MAS)" w:date="2025-12-30T16:40:00Z" w16du:dateUtc="2025-12-30T08:40:00Z">
              <w:r w:rsidRPr="009234AC" w:rsidDel="00A13E40">
                <w:rPr>
                  <w:strike/>
                  <w:rPrChange w:id="3254" w:author="Eugene CHEONG from.TOPPAN (MAS)" w:date="2025-12-26T17:37:00Z" w16du:dateUtc="2025-12-26T09:37:00Z">
                    <w:rPr/>
                  </w:rPrChange>
                </w:rPr>
                <w:delText>Yes</w:delText>
              </w:r>
            </w:del>
          </w:p>
        </w:tc>
      </w:tr>
      <w:tr w:rsidR="00192BAC" w:rsidRPr="009234AC" w:rsidDel="00A13E40" w14:paraId="5043BC6F" w14:textId="0405451E" w:rsidTr="008E5F58">
        <w:trPr>
          <w:trHeight w:val="290"/>
          <w:del w:id="3255" w:author="Eugene CHEONG from.TOPPAN (MAS)" w:date="2025-12-30T16:40:00Z"/>
        </w:trPr>
        <w:tc>
          <w:tcPr>
            <w:tcW w:w="3180" w:type="dxa"/>
            <w:vAlign w:val="bottom"/>
            <w:hideMark/>
          </w:tcPr>
          <w:p w14:paraId="4EEA2EFA" w14:textId="4193CD2A" w:rsidR="00C60BD7" w:rsidRPr="009234AC" w:rsidDel="00A13E40" w:rsidRDefault="00C60BD7" w:rsidP="00C60BD7">
            <w:pPr>
              <w:pStyle w:val="NoSpacing"/>
              <w:rPr>
                <w:del w:id="3256" w:author="Eugene CHEONG from.TOPPAN (MAS)" w:date="2025-12-30T16:40:00Z" w16du:dateUtc="2025-12-30T08:40:00Z"/>
                <w:strike/>
                <w:color w:val="000000" w:themeColor="text1"/>
                <w:lang w:eastAsia="en-SG"/>
                <w:rPrChange w:id="3257" w:author="Eugene CHEONG from.TOPPAN (MAS)" w:date="2025-12-26T17:37:00Z" w16du:dateUtc="2025-12-26T09:37:00Z">
                  <w:rPr>
                    <w:del w:id="3258" w:author="Eugene CHEONG from.TOPPAN (MAS)" w:date="2025-12-30T16:40:00Z" w16du:dateUtc="2025-12-30T08:40:00Z"/>
                    <w:color w:val="000000" w:themeColor="text1"/>
                    <w:lang w:eastAsia="en-SG"/>
                  </w:rPr>
                </w:rPrChange>
              </w:rPr>
            </w:pPr>
            <w:del w:id="3259" w:author="Eugene CHEONG from.TOPPAN (MAS)" w:date="2025-12-30T16:40:00Z" w16du:dateUtc="2025-12-30T08:40:00Z">
              <w:r w:rsidRPr="009234AC" w:rsidDel="00A13E40">
                <w:rPr>
                  <w:strike/>
                  <w:color w:val="000000" w:themeColor="text1"/>
                  <w:lang w:eastAsia="en-SG"/>
                  <w:rPrChange w:id="3260" w:author="Eugene CHEONG from.TOPPAN (MAS)" w:date="2025-12-26T17:37:00Z" w16du:dateUtc="2025-12-26T09:37:00Z">
                    <w:rPr>
                      <w:color w:val="000000" w:themeColor="text1"/>
                      <w:lang w:eastAsia="en-SG"/>
                    </w:rPr>
                  </w:rPrChange>
                </w:rPr>
                <w:delText>Issue Code</w:delText>
              </w:r>
            </w:del>
          </w:p>
        </w:tc>
        <w:tc>
          <w:tcPr>
            <w:tcW w:w="1265" w:type="dxa"/>
          </w:tcPr>
          <w:p w14:paraId="1FF63502" w14:textId="56C5784E" w:rsidR="00C60BD7" w:rsidRPr="009234AC" w:rsidDel="00A13E40" w:rsidRDefault="00C60BD7" w:rsidP="00C60BD7">
            <w:pPr>
              <w:pStyle w:val="NoSpacing"/>
              <w:jc w:val="center"/>
              <w:rPr>
                <w:del w:id="3261" w:author="Eugene CHEONG from.TOPPAN (MAS)" w:date="2025-12-30T16:40:00Z" w16du:dateUtc="2025-12-30T08:40:00Z"/>
                <w:strike/>
                <w:lang w:eastAsia="en-SG"/>
                <w:rPrChange w:id="3262" w:author="Eugene CHEONG from.TOPPAN (MAS)" w:date="2025-12-26T17:37:00Z" w16du:dateUtc="2025-12-26T09:37:00Z">
                  <w:rPr>
                    <w:del w:id="3263" w:author="Eugene CHEONG from.TOPPAN (MAS)" w:date="2025-12-30T16:40:00Z" w16du:dateUtc="2025-12-30T08:40:00Z"/>
                    <w:lang w:eastAsia="en-SG"/>
                  </w:rPr>
                </w:rPrChange>
              </w:rPr>
            </w:pPr>
            <w:del w:id="3264" w:author="Eugene CHEONG from.TOPPAN (MAS)" w:date="2025-12-30T16:40:00Z" w16du:dateUtc="2025-12-30T08:40:00Z">
              <w:r w:rsidRPr="009234AC" w:rsidDel="00A13E40">
                <w:rPr>
                  <w:strike/>
                  <w:rPrChange w:id="3265" w:author="Eugene CHEONG from.TOPPAN (MAS)" w:date="2025-12-26T17:37:00Z" w16du:dateUtc="2025-12-26T09:37:00Z">
                    <w:rPr/>
                  </w:rPrChange>
                </w:rPr>
                <w:delText>Yes</w:delText>
              </w:r>
            </w:del>
          </w:p>
        </w:tc>
        <w:tc>
          <w:tcPr>
            <w:tcW w:w="1266" w:type="dxa"/>
          </w:tcPr>
          <w:p w14:paraId="435C5835" w14:textId="0BB517A9" w:rsidR="00C60BD7" w:rsidRPr="009234AC" w:rsidDel="00A13E40" w:rsidRDefault="00C60BD7" w:rsidP="00C60BD7">
            <w:pPr>
              <w:pStyle w:val="NoSpacing"/>
              <w:jc w:val="center"/>
              <w:rPr>
                <w:del w:id="3266" w:author="Eugene CHEONG from.TOPPAN (MAS)" w:date="2025-12-30T16:40:00Z" w16du:dateUtc="2025-12-30T08:40:00Z"/>
                <w:strike/>
                <w:lang w:eastAsia="en-SG"/>
                <w:rPrChange w:id="3267" w:author="Eugene CHEONG from.TOPPAN (MAS)" w:date="2025-12-26T17:37:00Z" w16du:dateUtc="2025-12-26T09:37:00Z">
                  <w:rPr>
                    <w:del w:id="3268" w:author="Eugene CHEONG from.TOPPAN (MAS)" w:date="2025-12-30T16:40:00Z" w16du:dateUtc="2025-12-30T08:40:00Z"/>
                    <w:lang w:eastAsia="en-SG"/>
                  </w:rPr>
                </w:rPrChange>
              </w:rPr>
            </w:pPr>
            <w:del w:id="3269" w:author="Eugene CHEONG from.TOPPAN (MAS)" w:date="2025-12-30T16:40:00Z" w16du:dateUtc="2025-12-30T08:40:00Z">
              <w:r w:rsidRPr="009234AC" w:rsidDel="00A13E40">
                <w:rPr>
                  <w:strike/>
                  <w:rPrChange w:id="3270" w:author="Eugene CHEONG from.TOPPAN (MAS)" w:date="2025-12-26T17:37:00Z" w16du:dateUtc="2025-12-26T09:37:00Z">
                    <w:rPr/>
                  </w:rPrChange>
                </w:rPr>
                <w:delText>Yes</w:delText>
              </w:r>
            </w:del>
          </w:p>
        </w:tc>
        <w:tc>
          <w:tcPr>
            <w:tcW w:w="1266" w:type="dxa"/>
          </w:tcPr>
          <w:p w14:paraId="48B0B1DC" w14:textId="27858B46" w:rsidR="00C60BD7" w:rsidRPr="009234AC" w:rsidDel="00A13E40" w:rsidRDefault="00C60BD7" w:rsidP="00C60BD7">
            <w:pPr>
              <w:pStyle w:val="NoSpacing"/>
              <w:jc w:val="center"/>
              <w:rPr>
                <w:del w:id="3271" w:author="Eugene CHEONG from.TOPPAN (MAS)" w:date="2025-12-30T16:40:00Z" w16du:dateUtc="2025-12-30T08:40:00Z"/>
                <w:strike/>
                <w:lang w:eastAsia="en-SG"/>
                <w:rPrChange w:id="3272" w:author="Eugene CHEONG from.TOPPAN (MAS)" w:date="2025-12-26T17:37:00Z" w16du:dateUtc="2025-12-26T09:37:00Z">
                  <w:rPr>
                    <w:del w:id="3273" w:author="Eugene CHEONG from.TOPPAN (MAS)" w:date="2025-12-30T16:40:00Z" w16du:dateUtc="2025-12-30T08:40:00Z"/>
                    <w:lang w:eastAsia="en-SG"/>
                  </w:rPr>
                </w:rPrChange>
              </w:rPr>
            </w:pPr>
            <w:del w:id="3274" w:author="Eugene CHEONG from.TOPPAN (MAS)" w:date="2025-12-30T16:40:00Z" w16du:dateUtc="2025-12-30T08:40:00Z">
              <w:r w:rsidRPr="009234AC" w:rsidDel="00A13E40">
                <w:rPr>
                  <w:strike/>
                  <w:rPrChange w:id="3275" w:author="Eugene CHEONG from.TOPPAN (MAS)" w:date="2025-12-26T17:37:00Z" w16du:dateUtc="2025-12-26T09:37:00Z">
                    <w:rPr/>
                  </w:rPrChange>
                </w:rPr>
                <w:delText>Yes</w:delText>
              </w:r>
            </w:del>
          </w:p>
        </w:tc>
        <w:tc>
          <w:tcPr>
            <w:tcW w:w="1265" w:type="dxa"/>
          </w:tcPr>
          <w:p w14:paraId="3DA41F23" w14:textId="3BA4C161" w:rsidR="00C60BD7" w:rsidRPr="009234AC" w:rsidDel="00A13E40" w:rsidRDefault="00C60BD7" w:rsidP="00C60BD7">
            <w:pPr>
              <w:pStyle w:val="NoSpacing"/>
              <w:jc w:val="center"/>
              <w:rPr>
                <w:del w:id="3276" w:author="Eugene CHEONG from.TOPPAN (MAS)" w:date="2025-12-30T16:40:00Z" w16du:dateUtc="2025-12-30T08:40:00Z"/>
                <w:strike/>
                <w:lang w:eastAsia="en-SG"/>
                <w:rPrChange w:id="3277" w:author="Eugene CHEONG from.TOPPAN (MAS)" w:date="2025-12-26T17:37:00Z" w16du:dateUtc="2025-12-26T09:37:00Z">
                  <w:rPr>
                    <w:del w:id="3278" w:author="Eugene CHEONG from.TOPPAN (MAS)" w:date="2025-12-30T16:40:00Z" w16du:dateUtc="2025-12-30T08:40:00Z"/>
                    <w:lang w:eastAsia="en-SG"/>
                  </w:rPr>
                </w:rPrChange>
              </w:rPr>
            </w:pPr>
            <w:del w:id="3279" w:author="Eugene CHEONG from.TOPPAN (MAS)" w:date="2025-12-30T16:40:00Z" w16du:dateUtc="2025-12-30T08:40:00Z">
              <w:r w:rsidRPr="009234AC" w:rsidDel="00A13E40">
                <w:rPr>
                  <w:strike/>
                  <w:rPrChange w:id="3280" w:author="Eugene CHEONG from.TOPPAN (MAS)" w:date="2025-12-26T17:37:00Z" w16du:dateUtc="2025-12-26T09:37:00Z">
                    <w:rPr/>
                  </w:rPrChange>
                </w:rPr>
                <w:delText>Yes</w:delText>
              </w:r>
            </w:del>
          </w:p>
        </w:tc>
        <w:tc>
          <w:tcPr>
            <w:tcW w:w="1266" w:type="dxa"/>
          </w:tcPr>
          <w:p w14:paraId="5C4B4FDD" w14:textId="7B39C92D" w:rsidR="00C60BD7" w:rsidRPr="009234AC" w:rsidDel="00A13E40" w:rsidRDefault="00C60BD7" w:rsidP="00C60BD7">
            <w:pPr>
              <w:pStyle w:val="NoSpacing"/>
              <w:jc w:val="center"/>
              <w:rPr>
                <w:del w:id="3281" w:author="Eugene CHEONG from.TOPPAN (MAS)" w:date="2025-12-30T16:40:00Z" w16du:dateUtc="2025-12-30T08:40:00Z"/>
                <w:strike/>
                <w:lang w:eastAsia="en-SG"/>
                <w:rPrChange w:id="3282" w:author="Eugene CHEONG from.TOPPAN (MAS)" w:date="2025-12-26T17:37:00Z" w16du:dateUtc="2025-12-26T09:37:00Z">
                  <w:rPr>
                    <w:del w:id="3283" w:author="Eugene CHEONG from.TOPPAN (MAS)" w:date="2025-12-30T16:40:00Z" w16du:dateUtc="2025-12-30T08:40:00Z"/>
                    <w:lang w:eastAsia="en-SG"/>
                  </w:rPr>
                </w:rPrChange>
              </w:rPr>
            </w:pPr>
            <w:del w:id="3284" w:author="Eugene CHEONG from.TOPPAN (MAS)" w:date="2025-12-30T16:40:00Z" w16du:dateUtc="2025-12-30T08:40:00Z">
              <w:r w:rsidRPr="009234AC" w:rsidDel="00A13E40">
                <w:rPr>
                  <w:strike/>
                  <w:rPrChange w:id="3285" w:author="Eugene CHEONG from.TOPPAN (MAS)" w:date="2025-12-26T17:37:00Z" w16du:dateUtc="2025-12-26T09:37:00Z">
                    <w:rPr/>
                  </w:rPrChange>
                </w:rPr>
                <w:delText>Yes</w:delText>
              </w:r>
            </w:del>
          </w:p>
        </w:tc>
        <w:tc>
          <w:tcPr>
            <w:tcW w:w="1266" w:type="dxa"/>
          </w:tcPr>
          <w:p w14:paraId="4E290F71" w14:textId="3DA5283B" w:rsidR="00C60BD7" w:rsidRPr="009234AC" w:rsidDel="00A13E40" w:rsidRDefault="00C60BD7" w:rsidP="00C60BD7">
            <w:pPr>
              <w:pStyle w:val="NoSpacing"/>
              <w:jc w:val="center"/>
              <w:rPr>
                <w:del w:id="3286" w:author="Eugene CHEONG from.TOPPAN (MAS)" w:date="2025-12-30T16:40:00Z" w16du:dateUtc="2025-12-30T08:40:00Z"/>
                <w:strike/>
                <w:rPrChange w:id="3287" w:author="Eugene CHEONG from.TOPPAN (MAS)" w:date="2025-12-26T17:37:00Z" w16du:dateUtc="2025-12-26T09:37:00Z">
                  <w:rPr>
                    <w:del w:id="3288" w:author="Eugene CHEONG from.TOPPAN (MAS)" w:date="2025-12-30T16:40:00Z" w16du:dateUtc="2025-12-30T08:40:00Z"/>
                  </w:rPr>
                </w:rPrChange>
              </w:rPr>
            </w:pPr>
            <w:del w:id="3289" w:author="Eugene CHEONG from.TOPPAN (MAS)" w:date="2025-12-30T16:40:00Z" w16du:dateUtc="2025-12-30T08:40:00Z">
              <w:r w:rsidRPr="009234AC" w:rsidDel="00A13E40">
                <w:rPr>
                  <w:strike/>
                  <w:rPrChange w:id="3290" w:author="Eugene CHEONG from.TOPPAN (MAS)" w:date="2025-12-26T17:37:00Z" w16du:dateUtc="2025-12-26T09:37:00Z">
                    <w:rPr/>
                  </w:rPrChange>
                </w:rPr>
                <w:delText>Yes</w:delText>
              </w:r>
            </w:del>
          </w:p>
        </w:tc>
      </w:tr>
      <w:tr w:rsidR="00192BAC" w:rsidRPr="009234AC" w:rsidDel="00A13E40" w14:paraId="5AEFBEEC" w14:textId="0E8C895E" w:rsidTr="008E5F58">
        <w:trPr>
          <w:trHeight w:val="290"/>
          <w:del w:id="3291" w:author="Eugene CHEONG from.TOPPAN (MAS)" w:date="2025-12-30T16:40:00Z"/>
        </w:trPr>
        <w:tc>
          <w:tcPr>
            <w:tcW w:w="3180" w:type="dxa"/>
            <w:vAlign w:val="bottom"/>
            <w:hideMark/>
          </w:tcPr>
          <w:p w14:paraId="51A0BE6C" w14:textId="01E68D90" w:rsidR="00C60BD7" w:rsidRPr="009234AC" w:rsidDel="00A13E40" w:rsidRDefault="00C60BD7" w:rsidP="00C60BD7">
            <w:pPr>
              <w:pStyle w:val="NoSpacing"/>
              <w:rPr>
                <w:del w:id="3292" w:author="Eugene CHEONG from.TOPPAN (MAS)" w:date="2025-12-30T16:40:00Z" w16du:dateUtc="2025-12-30T08:40:00Z"/>
                <w:strike/>
                <w:color w:val="000000" w:themeColor="text1"/>
                <w:lang w:eastAsia="en-SG"/>
                <w:rPrChange w:id="3293" w:author="Eugene CHEONG from.TOPPAN (MAS)" w:date="2025-12-26T17:37:00Z" w16du:dateUtc="2025-12-26T09:37:00Z">
                  <w:rPr>
                    <w:del w:id="3294" w:author="Eugene CHEONG from.TOPPAN (MAS)" w:date="2025-12-30T16:40:00Z" w16du:dateUtc="2025-12-30T08:40:00Z"/>
                    <w:color w:val="000000" w:themeColor="text1"/>
                    <w:lang w:eastAsia="en-SG"/>
                  </w:rPr>
                </w:rPrChange>
              </w:rPr>
            </w:pPr>
            <w:del w:id="3295" w:author="Eugene CHEONG from.TOPPAN (MAS)" w:date="2025-12-30T16:40:00Z" w16du:dateUtc="2025-12-30T08:40:00Z">
              <w:r w:rsidRPr="009234AC" w:rsidDel="00A13E40">
                <w:rPr>
                  <w:strike/>
                  <w:color w:val="000000" w:themeColor="text1"/>
                  <w:lang w:eastAsia="en-SG"/>
                  <w:rPrChange w:id="3296" w:author="Eugene CHEONG from.TOPPAN (MAS)" w:date="2025-12-26T17:37:00Z" w16du:dateUtc="2025-12-26T09:37:00Z">
                    <w:rPr>
                      <w:color w:val="000000" w:themeColor="text1"/>
                      <w:lang w:eastAsia="en-SG"/>
                    </w:rPr>
                  </w:rPrChange>
                </w:rPr>
                <w:delText>ISIN Code</w:delText>
              </w:r>
            </w:del>
          </w:p>
        </w:tc>
        <w:tc>
          <w:tcPr>
            <w:tcW w:w="1265" w:type="dxa"/>
          </w:tcPr>
          <w:p w14:paraId="4A6CF210" w14:textId="75A82726" w:rsidR="00C60BD7" w:rsidRPr="009234AC" w:rsidDel="00A13E40" w:rsidRDefault="00C60BD7" w:rsidP="00C60BD7">
            <w:pPr>
              <w:pStyle w:val="NoSpacing"/>
              <w:jc w:val="center"/>
              <w:rPr>
                <w:del w:id="3297" w:author="Eugene CHEONG from.TOPPAN (MAS)" w:date="2025-12-30T16:40:00Z" w16du:dateUtc="2025-12-30T08:40:00Z"/>
                <w:strike/>
                <w:lang w:eastAsia="en-SG"/>
                <w:rPrChange w:id="3298" w:author="Eugene CHEONG from.TOPPAN (MAS)" w:date="2025-12-26T17:37:00Z" w16du:dateUtc="2025-12-26T09:37:00Z">
                  <w:rPr>
                    <w:del w:id="3299" w:author="Eugene CHEONG from.TOPPAN (MAS)" w:date="2025-12-30T16:40:00Z" w16du:dateUtc="2025-12-30T08:40:00Z"/>
                    <w:lang w:eastAsia="en-SG"/>
                  </w:rPr>
                </w:rPrChange>
              </w:rPr>
            </w:pPr>
            <w:del w:id="3300" w:author="Eugene CHEONG from.TOPPAN (MAS)" w:date="2025-12-30T16:40:00Z" w16du:dateUtc="2025-12-30T08:40:00Z">
              <w:r w:rsidRPr="009234AC" w:rsidDel="00A13E40">
                <w:rPr>
                  <w:strike/>
                  <w:rPrChange w:id="3301" w:author="Eugene CHEONG from.TOPPAN (MAS)" w:date="2025-12-26T17:37:00Z" w16du:dateUtc="2025-12-26T09:37:00Z">
                    <w:rPr/>
                  </w:rPrChange>
                </w:rPr>
                <w:delText>Yes</w:delText>
              </w:r>
            </w:del>
          </w:p>
        </w:tc>
        <w:tc>
          <w:tcPr>
            <w:tcW w:w="1266" w:type="dxa"/>
          </w:tcPr>
          <w:p w14:paraId="508F3A0F" w14:textId="527D34D8" w:rsidR="00C60BD7" w:rsidRPr="009234AC" w:rsidDel="00A13E40" w:rsidRDefault="00C60BD7" w:rsidP="00C60BD7">
            <w:pPr>
              <w:pStyle w:val="NoSpacing"/>
              <w:jc w:val="center"/>
              <w:rPr>
                <w:del w:id="3302" w:author="Eugene CHEONG from.TOPPAN (MAS)" w:date="2025-12-30T16:40:00Z" w16du:dateUtc="2025-12-30T08:40:00Z"/>
                <w:strike/>
                <w:lang w:eastAsia="en-SG"/>
                <w:rPrChange w:id="3303" w:author="Eugene CHEONG from.TOPPAN (MAS)" w:date="2025-12-26T17:37:00Z" w16du:dateUtc="2025-12-26T09:37:00Z">
                  <w:rPr>
                    <w:del w:id="3304" w:author="Eugene CHEONG from.TOPPAN (MAS)" w:date="2025-12-30T16:40:00Z" w16du:dateUtc="2025-12-30T08:40:00Z"/>
                    <w:lang w:eastAsia="en-SG"/>
                  </w:rPr>
                </w:rPrChange>
              </w:rPr>
            </w:pPr>
            <w:del w:id="3305" w:author="Eugene CHEONG from.TOPPAN (MAS)" w:date="2025-12-30T16:40:00Z" w16du:dateUtc="2025-12-30T08:40:00Z">
              <w:r w:rsidRPr="009234AC" w:rsidDel="00A13E40">
                <w:rPr>
                  <w:strike/>
                  <w:rPrChange w:id="3306" w:author="Eugene CHEONG from.TOPPAN (MAS)" w:date="2025-12-26T17:37:00Z" w16du:dateUtc="2025-12-26T09:37:00Z">
                    <w:rPr/>
                  </w:rPrChange>
                </w:rPr>
                <w:delText>Yes</w:delText>
              </w:r>
            </w:del>
          </w:p>
        </w:tc>
        <w:tc>
          <w:tcPr>
            <w:tcW w:w="1266" w:type="dxa"/>
          </w:tcPr>
          <w:p w14:paraId="21B34105" w14:textId="335953E9" w:rsidR="00C60BD7" w:rsidRPr="009234AC" w:rsidDel="00A13E40" w:rsidRDefault="00C60BD7" w:rsidP="00C60BD7">
            <w:pPr>
              <w:pStyle w:val="NoSpacing"/>
              <w:jc w:val="center"/>
              <w:rPr>
                <w:del w:id="3307" w:author="Eugene CHEONG from.TOPPAN (MAS)" w:date="2025-12-30T16:40:00Z" w16du:dateUtc="2025-12-30T08:40:00Z"/>
                <w:strike/>
                <w:lang w:eastAsia="en-SG"/>
                <w:rPrChange w:id="3308" w:author="Eugene CHEONG from.TOPPAN (MAS)" w:date="2025-12-26T17:37:00Z" w16du:dateUtc="2025-12-26T09:37:00Z">
                  <w:rPr>
                    <w:del w:id="3309" w:author="Eugene CHEONG from.TOPPAN (MAS)" w:date="2025-12-30T16:40:00Z" w16du:dateUtc="2025-12-30T08:40:00Z"/>
                    <w:lang w:eastAsia="en-SG"/>
                  </w:rPr>
                </w:rPrChange>
              </w:rPr>
            </w:pPr>
            <w:del w:id="3310" w:author="Eugene CHEONG from.TOPPAN (MAS)" w:date="2025-12-30T16:40:00Z" w16du:dateUtc="2025-12-30T08:40:00Z">
              <w:r w:rsidRPr="009234AC" w:rsidDel="00A13E40">
                <w:rPr>
                  <w:strike/>
                  <w:rPrChange w:id="3311" w:author="Eugene CHEONG from.TOPPAN (MAS)" w:date="2025-12-26T17:37:00Z" w16du:dateUtc="2025-12-26T09:37:00Z">
                    <w:rPr/>
                  </w:rPrChange>
                </w:rPr>
                <w:delText>Yes</w:delText>
              </w:r>
            </w:del>
          </w:p>
        </w:tc>
        <w:tc>
          <w:tcPr>
            <w:tcW w:w="1265" w:type="dxa"/>
          </w:tcPr>
          <w:p w14:paraId="74D2220C" w14:textId="4320240A" w:rsidR="00C60BD7" w:rsidRPr="009234AC" w:rsidDel="00A13E40" w:rsidRDefault="00C60BD7" w:rsidP="00C60BD7">
            <w:pPr>
              <w:pStyle w:val="NoSpacing"/>
              <w:jc w:val="center"/>
              <w:rPr>
                <w:del w:id="3312" w:author="Eugene CHEONG from.TOPPAN (MAS)" w:date="2025-12-30T16:40:00Z" w16du:dateUtc="2025-12-30T08:40:00Z"/>
                <w:strike/>
                <w:lang w:eastAsia="en-SG"/>
                <w:rPrChange w:id="3313" w:author="Eugene CHEONG from.TOPPAN (MAS)" w:date="2025-12-26T17:37:00Z" w16du:dateUtc="2025-12-26T09:37:00Z">
                  <w:rPr>
                    <w:del w:id="3314" w:author="Eugene CHEONG from.TOPPAN (MAS)" w:date="2025-12-30T16:40:00Z" w16du:dateUtc="2025-12-30T08:40:00Z"/>
                    <w:lang w:eastAsia="en-SG"/>
                  </w:rPr>
                </w:rPrChange>
              </w:rPr>
            </w:pPr>
            <w:del w:id="3315" w:author="Eugene CHEONG from.TOPPAN (MAS)" w:date="2025-12-30T16:40:00Z" w16du:dateUtc="2025-12-30T08:40:00Z">
              <w:r w:rsidRPr="009234AC" w:rsidDel="00A13E40">
                <w:rPr>
                  <w:strike/>
                  <w:rPrChange w:id="3316" w:author="Eugene CHEONG from.TOPPAN (MAS)" w:date="2025-12-26T17:37:00Z" w16du:dateUtc="2025-12-26T09:37:00Z">
                    <w:rPr/>
                  </w:rPrChange>
                </w:rPr>
                <w:delText>Yes</w:delText>
              </w:r>
            </w:del>
          </w:p>
        </w:tc>
        <w:tc>
          <w:tcPr>
            <w:tcW w:w="1266" w:type="dxa"/>
          </w:tcPr>
          <w:p w14:paraId="3C712045" w14:textId="5902C7A8" w:rsidR="00C60BD7" w:rsidRPr="009234AC" w:rsidDel="00A13E40" w:rsidRDefault="00C60BD7" w:rsidP="00C60BD7">
            <w:pPr>
              <w:pStyle w:val="NoSpacing"/>
              <w:jc w:val="center"/>
              <w:rPr>
                <w:del w:id="3317" w:author="Eugene CHEONG from.TOPPAN (MAS)" w:date="2025-12-30T16:40:00Z" w16du:dateUtc="2025-12-30T08:40:00Z"/>
                <w:strike/>
                <w:lang w:eastAsia="en-SG"/>
                <w:rPrChange w:id="3318" w:author="Eugene CHEONG from.TOPPAN (MAS)" w:date="2025-12-26T17:37:00Z" w16du:dateUtc="2025-12-26T09:37:00Z">
                  <w:rPr>
                    <w:del w:id="3319" w:author="Eugene CHEONG from.TOPPAN (MAS)" w:date="2025-12-30T16:40:00Z" w16du:dateUtc="2025-12-30T08:40:00Z"/>
                    <w:lang w:eastAsia="en-SG"/>
                  </w:rPr>
                </w:rPrChange>
              </w:rPr>
            </w:pPr>
            <w:del w:id="3320" w:author="Eugene CHEONG from.TOPPAN (MAS)" w:date="2025-12-30T16:40:00Z" w16du:dateUtc="2025-12-30T08:40:00Z">
              <w:r w:rsidRPr="009234AC" w:rsidDel="00A13E40">
                <w:rPr>
                  <w:strike/>
                  <w:rPrChange w:id="3321" w:author="Eugene CHEONG from.TOPPAN (MAS)" w:date="2025-12-26T17:37:00Z" w16du:dateUtc="2025-12-26T09:37:00Z">
                    <w:rPr/>
                  </w:rPrChange>
                </w:rPr>
                <w:delText>Yes</w:delText>
              </w:r>
            </w:del>
          </w:p>
        </w:tc>
        <w:tc>
          <w:tcPr>
            <w:tcW w:w="1266" w:type="dxa"/>
          </w:tcPr>
          <w:p w14:paraId="40DAE1AC" w14:textId="08826C97" w:rsidR="00C60BD7" w:rsidRPr="009234AC" w:rsidDel="00A13E40" w:rsidRDefault="00C60BD7" w:rsidP="00C60BD7">
            <w:pPr>
              <w:pStyle w:val="NoSpacing"/>
              <w:jc w:val="center"/>
              <w:rPr>
                <w:del w:id="3322" w:author="Eugene CHEONG from.TOPPAN (MAS)" w:date="2025-12-30T16:40:00Z" w16du:dateUtc="2025-12-30T08:40:00Z"/>
                <w:strike/>
                <w:rPrChange w:id="3323" w:author="Eugene CHEONG from.TOPPAN (MAS)" w:date="2025-12-26T17:37:00Z" w16du:dateUtc="2025-12-26T09:37:00Z">
                  <w:rPr>
                    <w:del w:id="3324" w:author="Eugene CHEONG from.TOPPAN (MAS)" w:date="2025-12-30T16:40:00Z" w16du:dateUtc="2025-12-30T08:40:00Z"/>
                  </w:rPr>
                </w:rPrChange>
              </w:rPr>
            </w:pPr>
            <w:del w:id="3325" w:author="Eugene CHEONG from.TOPPAN (MAS)" w:date="2025-12-30T16:40:00Z" w16du:dateUtc="2025-12-30T08:40:00Z">
              <w:r w:rsidRPr="009234AC" w:rsidDel="00A13E40">
                <w:rPr>
                  <w:strike/>
                  <w:rPrChange w:id="3326" w:author="Eugene CHEONG from.TOPPAN (MAS)" w:date="2025-12-26T17:37:00Z" w16du:dateUtc="2025-12-26T09:37:00Z">
                    <w:rPr/>
                  </w:rPrChange>
                </w:rPr>
                <w:delText>Yes</w:delText>
              </w:r>
            </w:del>
          </w:p>
        </w:tc>
      </w:tr>
      <w:tr w:rsidR="00192BAC" w:rsidRPr="009234AC" w:rsidDel="00A13E40" w14:paraId="4A443118" w14:textId="64DF9500" w:rsidTr="008E5F58">
        <w:trPr>
          <w:trHeight w:val="290"/>
          <w:del w:id="3327" w:author="Eugene CHEONG from.TOPPAN (MAS)" w:date="2025-12-30T16:40:00Z"/>
        </w:trPr>
        <w:tc>
          <w:tcPr>
            <w:tcW w:w="3180" w:type="dxa"/>
            <w:vAlign w:val="bottom"/>
            <w:hideMark/>
          </w:tcPr>
          <w:p w14:paraId="3A7C44FE" w14:textId="519728C8" w:rsidR="00C60BD7" w:rsidRPr="009234AC" w:rsidDel="00A13E40" w:rsidRDefault="00C60BD7" w:rsidP="00C60BD7">
            <w:pPr>
              <w:pStyle w:val="NoSpacing"/>
              <w:rPr>
                <w:del w:id="3328" w:author="Eugene CHEONG from.TOPPAN (MAS)" w:date="2025-12-30T16:40:00Z" w16du:dateUtc="2025-12-30T08:40:00Z"/>
                <w:strike/>
                <w:color w:val="000000" w:themeColor="text1"/>
                <w:lang w:eastAsia="en-SG"/>
                <w:rPrChange w:id="3329" w:author="Eugene CHEONG from.TOPPAN (MAS)" w:date="2025-12-26T17:37:00Z" w16du:dateUtc="2025-12-26T09:37:00Z">
                  <w:rPr>
                    <w:del w:id="3330" w:author="Eugene CHEONG from.TOPPAN (MAS)" w:date="2025-12-30T16:40:00Z" w16du:dateUtc="2025-12-30T08:40:00Z"/>
                    <w:color w:val="000000" w:themeColor="text1"/>
                    <w:lang w:eastAsia="en-SG"/>
                  </w:rPr>
                </w:rPrChange>
              </w:rPr>
            </w:pPr>
            <w:del w:id="3331" w:author="Eugene CHEONG from.TOPPAN (MAS)" w:date="2025-12-30T16:40:00Z" w16du:dateUtc="2025-12-30T08:40:00Z">
              <w:r w:rsidRPr="009234AC" w:rsidDel="00A13E40">
                <w:rPr>
                  <w:strike/>
                  <w:color w:val="000000" w:themeColor="text1"/>
                  <w:lang w:eastAsia="en-SG"/>
                  <w:rPrChange w:id="3332" w:author="Eugene CHEONG from.TOPPAN (MAS)" w:date="2025-12-26T17:37:00Z" w16du:dateUtc="2025-12-26T09:37:00Z">
                    <w:rPr>
                      <w:color w:val="000000" w:themeColor="text1"/>
                      <w:lang w:eastAsia="en-SG"/>
                    </w:rPr>
                  </w:rPrChange>
                </w:rPr>
                <w:delText xml:space="preserve">Issue Date/Settlement Date </w:delText>
              </w:r>
            </w:del>
          </w:p>
        </w:tc>
        <w:tc>
          <w:tcPr>
            <w:tcW w:w="1265" w:type="dxa"/>
          </w:tcPr>
          <w:p w14:paraId="6FBE5F77" w14:textId="53DA19C6" w:rsidR="00C60BD7" w:rsidRPr="009234AC" w:rsidDel="00A13E40" w:rsidRDefault="00C60BD7" w:rsidP="00C60BD7">
            <w:pPr>
              <w:pStyle w:val="NoSpacing"/>
              <w:jc w:val="center"/>
              <w:rPr>
                <w:del w:id="3333" w:author="Eugene CHEONG from.TOPPAN (MAS)" w:date="2025-12-30T16:40:00Z" w16du:dateUtc="2025-12-30T08:40:00Z"/>
                <w:strike/>
                <w:lang w:eastAsia="en-SG"/>
                <w:rPrChange w:id="3334" w:author="Eugene CHEONG from.TOPPAN (MAS)" w:date="2025-12-26T17:37:00Z" w16du:dateUtc="2025-12-26T09:37:00Z">
                  <w:rPr>
                    <w:del w:id="3335" w:author="Eugene CHEONG from.TOPPAN (MAS)" w:date="2025-12-30T16:40:00Z" w16du:dateUtc="2025-12-30T08:40:00Z"/>
                    <w:lang w:eastAsia="en-SG"/>
                  </w:rPr>
                </w:rPrChange>
              </w:rPr>
            </w:pPr>
            <w:del w:id="3336" w:author="Eugene CHEONG from.TOPPAN (MAS)" w:date="2025-12-30T16:40:00Z" w16du:dateUtc="2025-12-30T08:40:00Z">
              <w:r w:rsidRPr="009234AC" w:rsidDel="00A13E40">
                <w:rPr>
                  <w:strike/>
                  <w:rPrChange w:id="3337" w:author="Eugene CHEONG from.TOPPAN (MAS)" w:date="2025-12-26T17:37:00Z" w16du:dateUtc="2025-12-26T09:37:00Z">
                    <w:rPr/>
                  </w:rPrChange>
                </w:rPr>
                <w:delText>Yes</w:delText>
              </w:r>
            </w:del>
          </w:p>
        </w:tc>
        <w:tc>
          <w:tcPr>
            <w:tcW w:w="1266" w:type="dxa"/>
          </w:tcPr>
          <w:p w14:paraId="75614B8B" w14:textId="4E71622E" w:rsidR="00C60BD7" w:rsidRPr="009234AC" w:rsidDel="00A13E40" w:rsidRDefault="00C60BD7" w:rsidP="00C60BD7">
            <w:pPr>
              <w:pStyle w:val="NoSpacing"/>
              <w:jc w:val="center"/>
              <w:rPr>
                <w:del w:id="3338" w:author="Eugene CHEONG from.TOPPAN (MAS)" w:date="2025-12-30T16:40:00Z" w16du:dateUtc="2025-12-30T08:40:00Z"/>
                <w:strike/>
                <w:lang w:eastAsia="en-SG"/>
                <w:rPrChange w:id="3339" w:author="Eugene CHEONG from.TOPPAN (MAS)" w:date="2025-12-26T17:37:00Z" w16du:dateUtc="2025-12-26T09:37:00Z">
                  <w:rPr>
                    <w:del w:id="3340" w:author="Eugene CHEONG from.TOPPAN (MAS)" w:date="2025-12-30T16:40:00Z" w16du:dateUtc="2025-12-30T08:40:00Z"/>
                    <w:lang w:eastAsia="en-SG"/>
                  </w:rPr>
                </w:rPrChange>
              </w:rPr>
            </w:pPr>
            <w:del w:id="3341" w:author="Eugene CHEONG from.TOPPAN (MAS)" w:date="2025-12-30T16:40:00Z" w16du:dateUtc="2025-12-30T08:40:00Z">
              <w:r w:rsidRPr="009234AC" w:rsidDel="00A13E40">
                <w:rPr>
                  <w:strike/>
                  <w:rPrChange w:id="3342" w:author="Eugene CHEONG from.TOPPAN (MAS)" w:date="2025-12-26T17:37:00Z" w16du:dateUtc="2025-12-26T09:37:00Z">
                    <w:rPr/>
                  </w:rPrChange>
                </w:rPr>
                <w:delText>Yes</w:delText>
              </w:r>
            </w:del>
          </w:p>
        </w:tc>
        <w:tc>
          <w:tcPr>
            <w:tcW w:w="1266" w:type="dxa"/>
          </w:tcPr>
          <w:p w14:paraId="309C0251" w14:textId="4D06C6AF" w:rsidR="00C60BD7" w:rsidRPr="009234AC" w:rsidDel="00A13E40" w:rsidRDefault="00C60BD7" w:rsidP="00C60BD7">
            <w:pPr>
              <w:pStyle w:val="NoSpacing"/>
              <w:jc w:val="center"/>
              <w:rPr>
                <w:del w:id="3343" w:author="Eugene CHEONG from.TOPPAN (MAS)" w:date="2025-12-30T16:40:00Z" w16du:dateUtc="2025-12-30T08:40:00Z"/>
                <w:strike/>
                <w:lang w:eastAsia="en-SG"/>
                <w:rPrChange w:id="3344" w:author="Eugene CHEONG from.TOPPAN (MAS)" w:date="2025-12-26T17:37:00Z" w16du:dateUtc="2025-12-26T09:37:00Z">
                  <w:rPr>
                    <w:del w:id="3345" w:author="Eugene CHEONG from.TOPPAN (MAS)" w:date="2025-12-30T16:40:00Z" w16du:dateUtc="2025-12-30T08:40:00Z"/>
                    <w:lang w:eastAsia="en-SG"/>
                  </w:rPr>
                </w:rPrChange>
              </w:rPr>
            </w:pPr>
            <w:del w:id="3346" w:author="Eugene CHEONG from.TOPPAN (MAS)" w:date="2025-12-30T16:40:00Z" w16du:dateUtc="2025-12-30T08:40:00Z">
              <w:r w:rsidRPr="009234AC" w:rsidDel="00A13E40">
                <w:rPr>
                  <w:strike/>
                  <w:rPrChange w:id="3347" w:author="Eugene CHEONG from.TOPPAN (MAS)" w:date="2025-12-26T17:37:00Z" w16du:dateUtc="2025-12-26T09:37:00Z">
                    <w:rPr/>
                  </w:rPrChange>
                </w:rPr>
                <w:delText>Yes</w:delText>
              </w:r>
            </w:del>
          </w:p>
        </w:tc>
        <w:tc>
          <w:tcPr>
            <w:tcW w:w="1265" w:type="dxa"/>
          </w:tcPr>
          <w:p w14:paraId="6C11A9C6" w14:textId="792196DE" w:rsidR="00C60BD7" w:rsidRPr="009234AC" w:rsidDel="00A13E40" w:rsidRDefault="00C60BD7" w:rsidP="00C60BD7">
            <w:pPr>
              <w:pStyle w:val="NoSpacing"/>
              <w:jc w:val="center"/>
              <w:rPr>
                <w:del w:id="3348" w:author="Eugene CHEONG from.TOPPAN (MAS)" w:date="2025-12-30T16:40:00Z" w16du:dateUtc="2025-12-30T08:40:00Z"/>
                <w:strike/>
                <w:lang w:eastAsia="en-SG"/>
                <w:rPrChange w:id="3349" w:author="Eugene CHEONG from.TOPPAN (MAS)" w:date="2025-12-26T17:37:00Z" w16du:dateUtc="2025-12-26T09:37:00Z">
                  <w:rPr>
                    <w:del w:id="3350" w:author="Eugene CHEONG from.TOPPAN (MAS)" w:date="2025-12-30T16:40:00Z" w16du:dateUtc="2025-12-30T08:40:00Z"/>
                    <w:lang w:eastAsia="en-SG"/>
                  </w:rPr>
                </w:rPrChange>
              </w:rPr>
            </w:pPr>
            <w:del w:id="3351" w:author="Eugene CHEONG from.TOPPAN (MAS)" w:date="2025-12-30T16:40:00Z" w16du:dateUtc="2025-12-30T08:40:00Z">
              <w:r w:rsidRPr="009234AC" w:rsidDel="00A13E40">
                <w:rPr>
                  <w:strike/>
                  <w:rPrChange w:id="3352" w:author="Eugene CHEONG from.TOPPAN (MAS)" w:date="2025-12-26T17:37:00Z" w16du:dateUtc="2025-12-26T09:37:00Z">
                    <w:rPr/>
                  </w:rPrChange>
                </w:rPr>
                <w:delText>Yes</w:delText>
              </w:r>
            </w:del>
          </w:p>
        </w:tc>
        <w:tc>
          <w:tcPr>
            <w:tcW w:w="1266" w:type="dxa"/>
          </w:tcPr>
          <w:p w14:paraId="7CAB14A6" w14:textId="288D49D3" w:rsidR="00C60BD7" w:rsidRPr="009234AC" w:rsidDel="00A13E40" w:rsidRDefault="00C60BD7" w:rsidP="00C60BD7">
            <w:pPr>
              <w:pStyle w:val="NoSpacing"/>
              <w:jc w:val="center"/>
              <w:rPr>
                <w:del w:id="3353" w:author="Eugene CHEONG from.TOPPAN (MAS)" w:date="2025-12-30T16:40:00Z" w16du:dateUtc="2025-12-30T08:40:00Z"/>
                <w:strike/>
                <w:lang w:eastAsia="en-SG"/>
                <w:rPrChange w:id="3354" w:author="Eugene CHEONG from.TOPPAN (MAS)" w:date="2025-12-26T17:37:00Z" w16du:dateUtc="2025-12-26T09:37:00Z">
                  <w:rPr>
                    <w:del w:id="3355" w:author="Eugene CHEONG from.TOPPAN (MAS)" w:date="2025-12-30T16:40:00Z" w16du:dateUtc="2025-12-30T08:40:00Z"/>
                    <w:lang w:eastAsia="en-SG"/>
                  </w:rPr>
                </w:rPrChange>
              </w:rPr>
            </w:pPr>
            <w:del w:id="3356" w:author="Eugene CHEONG from.TOPPAN (MAS)" w:date="2025-12-30T16:40:00Z" w16du:dateUtc="2025-12-30T08:40:00Z">
              <w:r w:rsidRPr="009234AC" w:rsidDel="00A13E40">
                <w:rPr>
                  <w:strike/>
                  <w:rPrChange w:id="3357" w:author="Eugene CHEONG from.TOPPAN (MAS)" w:date="2025-12-26T17:37:00Z" w16du:dateUtc="2025-12-26T09:37:00Z">
                    <w:rPr/>
                  </w:rPrChange>
                </w:rPr>
                <w:delText>Yes</w:delText>
              </w:r>
            </w:del>
          </w:p>
        </w:tc>
        <w:tc>
          <w:tcPr>
            <w:tcW w:w="1266" w:type="dxa"/>
          </w:tcPr>
          <w:p w14:paraId="15D65677" w14:textId="30130625" w:rsidR="00C60BD7" w:rsidRPr="009234AC" w:rsidDel="00A13E40" w:rsidRDefault="00C60BD7" w:rsidP="00C60BD7">
            <w:pPr>
              <w:pStyle w:val="NoSpacing"/>
              <w:jc w:val="center"/>
              <w:rPr>
                <w:del w:id="3358" w:author="Eugene CHEONG from.TOPPAN (MAS)" w:date="2025-12-30T16:40:00Z" w16du:dateUtc="2025-12-30T08:40:00Z"/>
                <w:strike/>
                <w:rPrChange w:id="3359" w:author="Eugene CHEONG from.TOPPAN (MAS)" w:date="2025-12-26T17:37:00Z" w16du:dateUtc="2025-12-26T09:37:00Z">
                  <w:rPr>
                    <w:del w:id="3360" w:author="Eugene CHEONG from.TOPPAN (MAS)" w:date="2025-12-30T16:40:00Z" w16du:dateUtc="2025-12-30T08:40:00Z"/>
                  </w:rPr>
                </w:rPrChange>
              </w:rPr>
            </w:pPr>
            <w:del w:id="3361" w:author="Eugene CHEONG from.TOPPAN (MAS)" w:date="2025-12-30T16:40:00Z" w16du:dateUtc="2025-12-30T08:40:00Z">
              <w:r w:rsidRPr="009234AC" w:rsidDel="00A13E40">
                <w:rPr>
                  <w:strike/>
                  <w:rPrChange w:id="3362" w:author="Eugene CHEONG from.TOPPAN (MAS)" w:date="2025-12-26T17:37:00Z" w16du:dateUtc="2025-12-26T09:37:00Z">
                    <w:rPr/>
                  </w:rPrChange>
                </w:rPr>
                <w:delText>Yes</w:delText>
              </w:r>
            </w:del>
          </w:p>
        </w:tc>
      </w:tr>
      <w:tr w:rsidR="00192BAC" w:rsidRPr="009234AC" w:rsidDel="00A13E40" w14:paraId="58EBE524" w14:textId="36E8759E" w:rsidTr="008E5F58">
        <w:trPr>
          <w:trHeight w:val="290"/>
          <w:del w:id="3363" w:author="Eugene CHEONG from.TOPPAN (MAS)" w:date="2025-12-30T16:40:00Z"/>
        </w:trPr>
        <w:tc>
          <w:tcPr>
            <w:tcW w:w="3180" w:type="dxa"/>
            <w:vAlign w:val="bottom"/>
            <w:hideMark/>
          </w:tcPr>
          <w:p w14:paraId="351C4B3F" w14:textId="4C26DBE4" w:rsidR="00C60BD7" w:rsidRPr="009234AC" w:rsidDel="00A13E40" w:rsidRDefault="00C60BD7" w:rsidP="00C60BD7">
            <w:pPr>
              <w:pStyle w:val="NoSpacing"/>
              <w:rPr>
                <w:del w:id="3364" w:author="Eugene CHEONG from.TOPPAN (MAS)" w:date="2025-12-30T16:40:00Z" w16du:dateUtc="2025-12-30T08:40:00Z"/>
                <w:strike/>
                <w:color w:val="000000" w:themeColor="text1"/>
                <w:lang w:eastAsia="en-SG"/>
                <w:rPrChange w:id="3365" w:author="Eugene CHEONG from.TOPPAN (MAS)" w:date="2025-12-26T17:37:00Z" w16du:dateUtc="2025-12-26T09:37:00Z">
                  <w:rPr>
                    <w:del w:id="3366" w:author="Eugene CHEONG from.TOPPAN (MAS)" w:date="2025-12-30T16:40:00Z" w16du:dateUtc="2025-12-30T08:40:00Z"/>
                    <w:color w:val="000000" w:themeColor="text1"/>
                    <w:lang w:eastAsia="en-SG"/>
                  </w:rPr>
                </w:rPrChange>
              </w:rPr>
            </w:pPr>
            <w:del w:id="3367" w:author="Eugene CHEONG from.TOPPAN (MAS)" w:date="2025-12-30T16:40:00Z" w16du:dateUtc="2025-12-30T08:40:00Z">
              <w:r w:rsidRPr="009234AC" w:rsidDel="00A13E40">
                <w:rPr>
                  <w:strike/>
                  <w:color w:val="000000" w:themeColor="text1"/>
                  <w:lang w:eastAsia="en-SG"/>
                  <w:rPrChange w:id="3368" w:author="Eugene CHEONG from.TOPPAN (MAS)" w:date="2025-12-26T17:37:00Z" w16du:dateUtc="2025-12-26T09:37:00Z">
                    <w:rPr>
                      <w:color w:val="000000" w:themeColor="text1"/>
                      <w:lang w:eastAsia="en-SG"/>
                    </w:rPr>
                  </w:rPrChange>
                </w:rPr>
                <w:delText>Maturity Date</w:delText>
              </w:r>
            </w:del>
          </w:p>
        </w:tc>
        <w:tc>
          <w:tcPr>
            <w:tcW w:w="1265" w:type="dxa"/>
          </w:tcPr>
          <w:p w14:paraId="4D888E18" w14:textId="5490DDF7" w:rsidR="00C60BD7" w:rsidRPr="009234AC" w:rsidDel="00A13E40" w:rsidRDefault="00C60BD7" w:rsidP="00C60BD7">
            <w:pPr>
              <w:pStyle w:val="NoSpacing"/>
              <w:jc w:val="center"/>
              <w:rPr>
                <w:del w:id="3369" w:author="Eugene CHEONG from.TOPPAN (MAS)" w:date="2025-12-30T16:40:00Z" w16du:dateUtc="2025-12-30T08:40:00Z"/>
                <w:strike/>
                <w:lang w:eastAsia="en-SG"/>
                <w:rPrChange w:id="3370" w:author="Eugene CHEONG from.TOPPAN (MAS)" w:date="2025-12-26T17:37:00Z" w16du:dateUtc="2025-12-26T09:37:00Z">
                  <w:rPr>
                    <w:del w:id="3371" w:author="Eugene CHEONG from.TOPPAN (MAS)" w:date="2025-12-30T16:40:00Z" w16du:dateUtc="2025-12-30T08:40:00Z"/>
                    <w:lang w:eastAsia="en-SG"/>
                  </w:rPr>
                </w:rPrChange>
              </w:rPr>
            </w:pPr>
            <w:del w:id="3372" w:author="Eugene CHEONG from.TOPPAN (MAS)" w:date="2025-12-30T16:40:00Z" w16du:dateUtc="2025-12-30T08:40:00Z">
              <w:r w:rsidRPr="009234AC" w:rsidDel="00A13E40">
                <w:rPr>
                  <w:strike/>
                  <w:rPrChange w:id="3373" w:author="Eugene CHEONG from.TOPPAN (MAS)" w:date="2025-12-26T17:37:00Z" w16du:dateUtc="2025-12-26T09:37:00Z">
                    <w:rPr/>
                  </w:rPrChange>
                </w:rPr>
                <w:delText>Yes</w:delText>
              </w:r>
            </w:del>
          </w:p>
        </w:tc>
        <w:tc>
          <w:tcPr>
            <w:tcW w:w="1266" w:type="dxa"/>
          </w:tcPr>
          <w:p w14:paraId="0AC01107" w14:textId="20982DD5" w:rsidR="00C60BD7" w:rsidRPr="009234AC" w:rsidDel="00A13E40" w:rsidRDefault="00C60BD7" w:rsidP="00C60BD7">
            <w:pPr>
              <w:pStyle w:val="NoSpacing"/>
              <w:jc w:val="center"/>
              <w:rPr>
                <w:del w:id="3374" w:author="Eugene CHEONG from.TOPPAN (MAS)" w:date="2025-12-30T16:40:00Z" w16du:dateUtc="2025-12-30T08:40:00Z"/>
                <w:strike/>
                <w:lang w:eastAsia="en-SG"/>
                <w:rPrChange w:id="3375" w:author="Eugene CHEONG from.TOPPAN (MAS)" w:date="2025-12-26T17:37:00Z" w16du:dateUtc="2025-12-26T09:37:00Z">
                  <w:rPr>
                    <w:del w:id="3376" w:author="Eugene CHEONG from.TOPPAN (MAS)" w:date="2025-12-30T16:40:00Z" w16du:dateUtc="2025-12-30T08:40:00Z"/>
                    <w:lang w:eastAsia="en-SG"/>
                  </w:rPr>
                </w:rPrChange>
              </w:rPr>
            </w:pPr>
            <w:del w:id="3377" w:author="Eugene CHEONG from.TOPPAN (MAS)" w:date="2025-12-30T16:40:00Z" w16du:dateUtc="2025-12-30T08:40:00Z">
              <w:r w:rsidRPr="009234AC" w:rsidDel="00A13E40">
                <w:rPr>
                  <w:strike/>
                  <w:rPrChange w:id="3378" w:author="Eugene CHEONG from.TOPPAN (MAS)" w:date="2025-12-26T17:37:00Z" w16du:dateUtc="2025-12-26T09:37:00Z">
                    <w:rPr/>
                  </w:rPrChange>
                </w:rPr>
                <w:delText>Yes</w:delText>
              </w:r>
            </w:del>
          </w:p>
        </w:tc>
        <w:tc>
          <w:tcPr>
            <w:tcW w:w="1266" w:type="dxa"/>
          </w:tcPr>
          <w:p w14:paraId="0559F903" w14:textId="1F4BCA0F" w:rsidR="00C60BD7" w:rsidRPr="009234AC" w:rsidDel="00A13E40" w:rsidRDefault="00C60BD7" w:rsidP="00C60BD7">
            <w:pPr>
              <w:pStyle w:val="NoSpacing"/>
              <w:jc w:val="center"/>
              <w:rPr>
                <w:del w:id="3379" w:author="Eugene CHEONG from.TOPPAN (MAS)" w:date="2025-12-30T16:40:00Z" w16du:dateUtc="2025-12-30T08:40:00Z"/>
                <w:strike/>
                <w:lang w:eastAsia="en-SG"/>
                <w:rPrChange w:id="3380" w:author="Eugene CHEONG from.TOPPAN (MAS)" w:date="2025-12-26T17:37:00Z" w16du:dateUtc="2025-12-26T09:37:00Z">
                  <w:rPr>
                    <w:del w:id="3381" w:author="Eugene CHEONG from.TOPPAN (MAS)" w:date="2025-12-30T16:40:00Z" w16du:dateUtc="2025-12-30T08:40:00Z"/>
                    <w:lang w:eastAsia="en-SG"/>
                  </w:rPr>
                </w:rPrChange>
              </w:rPr>
            </w:pPr>
            <w:del w:id="3382" w:author="Eugene CHEONG from.TOPPAN (MAS)" w:date="2025-12-30T16:40:00Z" w16du:dateUtc="2025-12-30T08:40:00Z">
              <w:r w:rsidRPr="009234AC" w:rsidDel="00A13E40">
                <w:rPr>
                  <w:strike/>
                  <w:rPrChange w:id="3383" w:author="Eugene CHEONG from.TOPPAN (MAS)" w:date="2025-12-26T17:37:00Z" w16du:dateUtc="2025-12-26T09:37:00Z">
                    <w:rPr/>
                  </w:rPrChange>
                </w:rPr>
                <w:delText>Yes</w:delText>
              </w:r>
            </w:del>
          </w:p>
        </w:tc>
        <w:tc>
          <w:tcPr>
            <w:tcW w:w="1265" w:type="dxa"/>
          </w:tcPr>
          <w:p w14:paraId="67B295CB" w14:textId="65810A82" w:rsidR="00C60BD7" w:rsidRPr="009234AC" w:rsidDel="00A13E40" w:rsidRDefault="00C60BD7" w:rsidP="00C60BD7">
            <w:pPr>
              <w:pStyle w:val="NoSpacing"/>
              <w:jc w:val="center"/>
              <w:rPr>
                <w:del w:id="3384" w:author="Eugene CHEONG from.TOPPAN (MAS)" w:date="2025-12-30T16:40:00Z" w16du:dateUtc="2025-12-30T08:40:00Z"/>
                <w:strike/>
                <w:lang w:eastAsia="en-SG"/>
                <w:rPrChange w:id="3385" w:author="Eugene CHEONG from.TOPPAN (MAS)" w:date="2025-12-26T17:37:00Z" w16du:dateUtc="2025-12-26T09:37:00Z">
                  <w:rPr>
                    <w:del w:id="3386" w:author="Eugene CHEONG from.TOPPAN (MAS)" w:date="2025-12-30T16:40:00Z" w16du:dateUtc="2025-12-30T08:40:00Z"/>
                    <w:lang w:eastAsia="en-SG"/>
                  </w:rPr>
                </w:rPrChange>
              </w:rPr>
            </w:pPr>
            <w:del w:id="3387" w:author="Eugene CHEONG from.TOPPAN (MAS)" w:date="2025-12-30T16:40:00Z" w16du:dateUtc="2025-12-30T08:40:00Z">
              <w:r w:rsidRPr="009234AC" w:rsidDel="00A13E40">
                <w:rPr>
                  <w:strike/>
                  <w:rPrChange w:id="3388" w:author="Eugene CHEONG from.TOPPAN (MAS)" w:date="2025-12-26T17:37:00Z" w16du:dateUtc="2025-12-26T09:37:00Z">
                    <w:rPr/>
                  </w:rPrChange>
                </w:rPr>
                <w:delText>Yes</w:delText>
              </w:r>
            </w:del>
          </w:p>
        </w:tc>
        <w:tc>
          <w:tcPr>
            <w:tcW w:w="1266" w:type="dxa"/>
          </w:tcPr>
          <w:p w14:paraId="4929854E" w14:textId="30EB0428" w:rsidR="00C60BD7" w:rsidRPr="009234AC" w:rsidDel="00A13E40" w:rsidRDefault="00C60BD7" w:rsidP="00C60BD7">
            <w:pPr>
              <w:pStyle w:val="NoSpacing"/>
              <w:jc w:val="center"/>
              <w:rPr>
                <w:del w:id="3389" w:author="Eugene CHEONG from.TOPPAN (MAS)" w:date="2025-12-30T16:40:00Z" w16du:dateUtc="2025-12-30T08:40:00Z"/>
                <w:strike/>
                <w:lang w:eastAsia="en-SG"/>
                <w:rPrChange w:id="3390" w:author="Eugene CHEONG from.TOPPAN (MAS)" w:date="2025-12-26T17:37:00Z" w16du:dateUtc="2025-12-26T09:37:00Z">
                  <w:rPr>
                    <w:del w:id="3391" w:author="Eugene CHEONG from.TOPPAN (MAS)" w:date="2025-12-30T16:40:00Z" w16du:dateUtc="2025-12-30T08:40:00Z"/>
                    <w:lang w:eastAsia="en-SG"/>
                  </w:rPr>
                </w:rPrChange>
              </w:rPr>
            </w:pPr>
            <w:del w:id="3392" w:author="Eugene CHEONG from.TOPPAN (MAS)" w:date="2025-12-30T16:40:00Z" w16du:dateUtc="2025-12-30T08:40:00Z">
              <w:r w:rsidRPr="009234AC" w:rsidDel="00A13E40">
                <w:rPr>
                  <w:strike/>
                  <w:rPrChange w:id="3393" w:author="Eugene CHEONG from.TOPPAN (MAS)" w:date="2025-12-26T17:37:00Z" w16du:dateUtc="2025-12-26T09:37:00Z">
                    <w:rPr/>
                  </w:rPrChange>
                </w:rPr>
                <w:delText>Yes</w:delText>
              </w:r>
            </w:del>
          </w:p>
        </w:tc>
        <w:tc>
          <w:tcPr>
            <w:tcW w:w="1266" w:type="dxa"/>
          </w:tcPr>
          <w:p w14:paraId="0DFCB3FA" w14:textId="22587760" w:rsidR="00C60BD7" w:rsidRPr="009234AC" w:rsidDel="00A13E40" w:rsidRDefault="00C60BD7" w:rsidP="00C60BD7">
            <w:pPr>
              <w:pStyle w:val="NoSpacing"/>
              <w:jc w:val="center"/>
              <w:rPr>
                <w:del w:id="3394" w:author="Eugene CHEONG from.TOPPAN (MAS)" w:date="2025-12-30T16:40:00Z" w16du:dateUtc="2025-12-30T08:40:00Z"/>
                <w:strike/>
                <w:rPrChange w:id="3395" w:author="Eugene CHEONG from.TOPPAN (MAS)" w:date="2025-12-26T17:37:00Z" w16du:dateUtc="2025-12-26T09:37:00Z">
                  <w:rPr>
                    <w:del w:id="3396" w:author="Eugene CHEONG from.TOPPAN (MAS)" w:date="2025-12-30T16:40:00Z" w16du:dateUtc="2025-12-30T08:40:00Z"/>
                  </w:rPr>
                </w:rPrChange>
              </w:rPr>
            </w:pPr>
            <w:del w:id="3397" w:author="Eugene CHEONG from.TOPPAN (MAS)" w:date="2025-12-30T16:40:00Z" w16du:dateUtc="2025-12-30T08:40:00Z">
              <w:r w:rsidRPr="009234AC" w:rsidDel="00A13E40">
                <w:rPr>
                  <w:strike/>
                  <w:rPrChange w:id="3398" w:author="Eugene CHEONG from.TOPPAN (MAS)" w:date="2025-12-26T17:37:00Z" w16du:dateUtc="2025-12-26T09:37:00Z">
                    <w:rPr/>
                  </w:rPrChange>
                </w:rPr>
                <w:delText>Yes</w:delText>
              </w:r>
            </w:del>
          </w:p>
        </w:tc>
      </w:tr>
      <w:tr w:rsidR="00192BAC" w:rsidRPr="009234AC" w:rsidDel="00A13E40" w14:paraId="40A35405" w14:textId="240BF77B" w:rsidTr="008E5F58">
        <w:trPr>
          <w:trHeight w:val="290"/>
          <w:del w:id="3399" w:author="Eugene CHEONG from.TOPPAN (MAS)" w:date="2025-12-30T16:40:00Z"/>
        </w:trPr>
        <w:tc>
          <w:tcPr>
            <w:tcW w:w="3180" w:type="dxa"/>
            <w:vAlign w:val="bottom"/>
            <w:hideMark/>
          </w:tcPr>
          <w:p w14:paraId="6CC26DD1" w14:textId="6792119E" w:rsidR="00C60BD7" w:rsidRPr="009234AC" w:rsidDel="00A13E40" w:rsidRDefault="00C60BD7" w:rsidP="00C60BD7">
            <w:pPr>
              <w:pStyle w:val="NoSpacing"/>
              <w:rPr>
                <w:del w:id="3400" w:author="Eugene CHEONG from.TOPPAN (MAS)" w:date="2025-12-30T16:40:00Z" w16du:dateUtc="2025-12-30T08:40:00Z"/>
                <w:strike/>
                <w:color w:val="000000" w:themeColor="text1"/>
                <w:lang w:eastAsia="en-SG"/>
                <w:rPrChange w:id="3401" w:author="Eugene CHEONG from.TOPPAN (MAS)" w:date="2025-12-26T17:37:00Z" w16du:dateUtc="2025-12-26T09:37:00Z">
                  <w:rPr>
                    <w:del w:id="3402" w:author="Eugene CHEONG from.TOPPAN (MAS)" w:date="2025-12-30T16:40:00Z" w16du:dateUtc="2025-12-30T08:40:00Z"/>
                    <w:color w:val="000000" w:themeColor="text1"/>
                    <w:lang w:eastAsia="en-SG"/>
                  </w:rPr>
                </w:rPrChange>
              </w:rPr>
            </w:pPr>
            <w:del w:id="3403" w:author="Eugene CHEONG from.TOPPAN (MAS)" w:date="2025-12-30T16:40:00Z" w16du:dateUtc="2025-12-30T08:40:00Z">
              <w:r w:rsidRPr="009234AC" w:rsidDel="00A13E40">
                <w:rPr>
                  <w:strike/>
                  <w:color w:val="000000" w:themeColor="text1"/>
                  <w:lang w:eastAsia="en-SG"/>
                  <w:rPrChange w:id="3404" w:author="Eugene CHEONG from.TOPPAN (MAS)" w:date="2025-12-26T17:37:00Z" w16du:dateUtc="2025-12-26T09:37:00Z">
                    <w:rPr>
                      <w:color w:val="000000" w:themeColor="text1"/>
                      <w:lang w:eastAsia="en-SG"/>
                    </w:rPr>
                  </w:rPrChange>
                </w:rPr>
                <w:delText>Coupon Rate</w:delText>
              </w:r>
            </w:del>
          </w:p>
        </w:tc>
        <w:tc>
          <w:tcPr>
            <w:tcW w:w="1265" w:type="dxa"/>
          </w:tcPr>
          <w:p w14:paraId="4EC05699" w14:textId="3D111DC5" w:rsidR="00C60BD7" w:rsidRPr="009234AC" w:rsidDel="00A13E40" w:rsidRDefault="00C60BD7" w:rsidP="00C60BD7">
            <w:pPr>
              <w:pStyle w:val="NoSpacing"/>
              <w:jc w:val="center"/>
              <w:rPr>
                <w:del w:id="3405" w:author="Eugene CHEONG from.TOPPAN (MAS)" w:date="2025-12-30T16:40:00Z" w16du:dateUtc="2025-12-30T08:40:00Z"/>
                <w:strike/>
                <w:lang w:eastAsia="en-SG"/>
                <w:rPrChange w:id="3406" w:author="Eugene CHEONG from.TOPPAN (MAS)" w:date="2025-12-26T17:37:00Z" w16du:dateUtc="2025-12-26T09:37:00Z">
                  <w:rPr>
                    <w:del w:id="3407" w:author="Eugene CHEONG from.TOPPAN (MAS)" w:date="2025-12-30T16:40:00Z" w16du:dateUtc="2025-12-30T08:40:00Z"/>
                    <w:lang w:eastAsia="en-SG"/>
                  </w:rPr>
                </w:rPrChange>
              </w:rPr>
            </w:pPr>
            <w:del w:id="3408" w:author="Eugene CHEONG from.TOPPAN (MAS)" w:date="2025-12-30T16:40:00Z" w16du:dateUtc="2025-12-30T08:40:00Z">
              <w:r w:rsidRPr="009234AC" w:rsidDel="00A13E40">
                <w:rPr>
                  <w:strike/>
                  <w:rPrChange w:id="3409" w:author="Eugene CHEONG from.TOPPAN (MAS)" w:date="2025-12-26T17:37:00Z" w16du:dateUtc="2025-12-26T09:37:00Z">
                    <w:rPr/>
                  </w:rPrChange>
                </w:rPr>
                <w:delText>Yes</w:delText>
              </w:r>
            </w:del>
          </w:p>
        </w:tc>
        <w:tc>
          <w:tcPr>
            <w:tcW w:w="1266" w:type="dxa"/>
          </w:tcPr>
          <w:p w14:paraId="43C6FD54" w14:textId="799964CA" w:rsidR="00C60BD7" w:rsidRPr="009234AC" w:rsidDel="00A13E40" w:rsidRDefault="00C60BD7" w:rsidP="00C60BD7">
            <w:pPr>
              <w:pStyle w:val="NoSpacing"/>
              <w:jc w:val="center"/>
              <w:rPr>
                <w:del w:id="3410" w:author="Eugene CHEONG from.TOPPAN (MAS)" w:date="2025-12-30T16:40:00Z" w16du:dateUtc="2025-12-30T08:40:00Z"/>
                <w:strike/>
                <w:lang w:eastAsia="en-SG"/>
                <w:rPrChange w:id="3411" w:author="Eugene CHEONG from.TOPPAN (MAS)" w:date="2025-12-26T17:37:00Z" w16du:dateUtc="2025-12-26T09:37:00Z">
                  <w:rPr>
                    <w:del w:id="3412" w:author="Eugene CHEONG from.TOPPAN (MAS)" w:date="2025-12-30T16:40:00Z" w16du:dateUtc="2025-12-30T08:40:00Z"/>
                    <w:lang w:eastAsia="en-SG"/>
                  </w:rPr>
                </w:rPrChange>
              </w:rPr>
            </w:pPr>
            <w:del w:id="3413" w:author="Eugene CHEONG from.TOPPAN (MAS)" w:date="2025-12-30T16:40:00Z" w16du:dateUtc="2025-12-30T08:40:00Z">
              <w:r w:rsidRPr="009234AC" w:rsidDel="00A13E40">
                <w:rPr>
                  <w:strike/>
                  <w:rPrChange w:id="3414" w:author="Eugene CHEONG from.TOPPAN (MAS)" w:date="2025-12-26T17:37:00Z" w16du:dateUtc="2025-12-26T09:37:00Z">
                    <w:rPr/>
                  </w:rPrChange>
                </w:rPr>
                <w:delText>Yes</w:delText>
              </w:r>
            </w:del>
          </w:p>
        </w:tc>
        <w:tc>
          <w:tcPr>
            <w:tcW w:w="1266" w:type="dxa"/>
          </w:tcPr>
          <w:p w14:paraId="43F15FE0" w14:textId="38B6542D" w:rsidR="00C60BD7" w:rsidRPr="009234AC" w:rsidDel="00A13E40" w:rsidRDefault="00C60BD7" w:rsidP="00C60BD7">
            <w:pPr>
              <w:pStyle w:val="NoSpacing"/>
              <w:jc w:val="center"/>
              <w:rPr>
                <w:del w:id="3415" w:author="Eugene CHEONG from.TOPPAN (MAS)" w:date="2025-12-30T16:40:00Z" w16du:dateUtc="2025-12-30T08:40:00Z"/>
                <w:strike/>
                <w:color w:val="9C0006"/>
                <w:lang w:eastAsia="en-SG"/>
                <w:rPrChange w:id="3416" w:author="Eugene CHEONG from.TOPPAN (MAS)" w:date="2025-12-26T17:37:00Z" w16du:dateUtc="2025-12-26T09:37:00Z">
                  <w:rPr>
                    <w:del w:id="3417" w:author="Eugene CHEONG from.TOPPAN (MAS)" w:date="2025-12-30T16:40:00Z" w16du:dateUtc="2025-12-30T08:40:00Z"/>
                    <w:color w:val="9C0006"/>
                    <w:lang w:eastAsia="en-SG"/>
                  </w:rPr>
                </w:rPrChange>
              </w:rPr>
            </w:pPr>
            <w:del w:id="3418" w:author="Eugene CHEONG from.TOPPAN (MAS)" w:date="2025-12-30T16:40:00Z" w16du:dateUtc="2025-12-30T08:40:00Z">
              <w:r w:rsidRPr="009234AC" w:rsidDel="00A13E40">
                <w:rPr>
                  <w:strike/>
                  <w:rPrChange w:id="3419" w:author="Eugene CHEONG from.TOPPAN (MAS)" w:date="2025-12-26T17:37:00Z" w16du:dateUtc="2025-12-26T09:37:00Z">
                    <w:rPr/>
                  </w:rPrChange>
                </w:rPr>
                <w:delText>Yes</w:delText>
              </w:r>
            </w:del>
          </w:p>
        </w:tc>
        <w:tc>
          <w:tcPr>
            <w:tcW w:w="1265" w:type="dxa"/>
          </w:tcPr>
          <w:p w14:paraId="1DF7DE7B" w14:textId="27A95DBA" w:rsidR="00C60BD7" w:rsidRPr="009234AC" w:rsidDel="00A13E40" w:rsidRDefault="00C60BD7" w:rsidP="00C60BD7">
            <w:pPr>
              <w:pStyle w:val="NoSpacing"/>
              <w:jc w:val="center"/>
              <w:rPr>
                <w:del w:id="3420" w:author="Eugene CHEONG from.TOPPAN (MAS)" w:date="2025-12-30T16:40:00Z" w16du:dateUtc="2025-12-30T08:40:00Z"/>
                <w:strike/>
                <w:color w:val="9C0006"/>
                <w:lang w:eastAsia="en-SG"/>
                <w:rPrChange w:id="3421" w:author="Eugene CHEONG from.TOPPAN (MAS)" w:date="2025-12-26T17:37:00Z" w16du:dateUtc="2025-12-26T09:37:00Z">
                  <w:rPr>
                    <w:del w:id="3422" w:author="Eugene CHEONG from.TOPPAN (MAS)" w:date="2025-12-30T16:40:00Z" w16du:dateUtc="2025-12-30T08:40:00Z"/>
                    <w:color w:val="9C0006"/>
                    <w:lang w:eastAsia="en-SG"/>
                  </w:rPr>
                </w:rPrChange>
              </w:rPr>
            </w:pPr>
            <w:del w:id="3423" w:author="Eugene CHEONG from.TOPPAN (MAS)" w:date="2025-12-30T16:40:00Z" w16du:dateUtc="2025-12-30T08:40:00Z">
              <w:r w:rsidRPr="009234AC" w:rsidDel="00A13E40">
                <w:rPr>
                  <w:strike/>
                  <w:rPrChange w:id="3424" w:author="Eugene CHEONG from.TOPPAN (MAS)" w:date="2025-12-26T17:37:00Z" w16du:dateUtc="2025-12-26T09:37:00Z">
                    <w:rPr/>
                  </w:rPrChange>
                </w:rPr>
                <w:delText>Yes</w:delText>
              </w:r>
            </w:del>
          </w:p>
        </w:tc>
        <w:tc>
          <w:tcPr>
            <w:tcW w:w="1266" w:type="dxa"/>
          </w:tcPr>
          <w:p w14:paraId="491EE0CF" w14:textId="0FFBE1A1" w:rsidR="00C60BD7" w:rsidRPr="009234AC" w:rsidDel="00A13E40" w:rsidRDefault="00C60BD7" w:rsidP="00C60BD7">
            <w:pPr>
              <w:pStyle w:val="NoSpacing"/>
              <w:jc w:val="center"/>
              <w:rPr>
                <w:del w:id="3425" w:author="Eugene CHEONG from.TOPPAN (MAS)" w:date="2025-12-30T16:40:00Z" w16du:dateUtc="2025-12-30T08:40:00Z"/>
                <w:strike/>
                <w:color w:val="9C0006"/>
                <w:lang w:eastAsia="en-SG"/>
                <w:rPrChange w:id="3426" w:author="Eugene CHEONG from.TOPPAN (MAS)" w:date="2025-12-26T17:37:00Z" w16du:dateUtc="2025-12-26T09:37:00Z">
                  <w:rPr>
                    <w:del w:id="3427" w:author="Eugene CHEONG from.TOPPAN (MAS)" w:date="2025-12-30T16:40:00Z" w16du:dateUtc="2025-12-30T08:40:00Z"/>
                    <w:color w:val="9C0006"/>
                    <w:lang w:eastAsia="en-SG"/>
                  </w:rPr>
                </w:rPrChange>
              </w:rPr>
            </w:pPr>
            <w:del w:id="3428" w:author="Eugene CHEONG from.TOPPAN (MAS)" w:date="2025-12-30T16:40:00Z" w16du:dateUtc="2025-12-30T08:40:00Z">
              <w:r w:rsidRPr="009234AC" w:rsidDel="00A13E40">
                <w:rPr>
                  <w:strike/>
                  <w:rPrChange w:id="3429" w:author="Eugene CHEONG from.TOPPAN (MAS)" w:date="2025-12-26T17:37:00Z" w16du:dateUtc="2025-12-26T09:37:00Z">
                    <w:rPr/>
                  </w:rPrChange>
                </w:rPr>
                <w:delText>No</w:delText>
              </w:r>
            </w:del>
          </w:p>
        </w:tc>
        <w:tc>
          <w:tcPr>
            <w:tcW w:w="1266" w:type="dxa"/>
          </w:tcPr>
          <w:p w14:paraId="0681C945" w14:textId="4FCDC504" w:rsidR="00C60BD7" w:rsidRPr="009234AC" w:rsidDel="00A13E40" w:rsidRDefault="00C60BD7" w:rsidP="00C60BD7">
            <w:pPr>
              <w:pStyle w:val="NoSpacing"/>
              <w:jc w:val="center"/>
              <w:rPr>
                <w:del w:id="3430" w:author="Eugene CHEONG from.TOPPAN (MAS)" w:date="2025-12-30T16:40:00Z" w16du:dateUtc="2025-12-30T08:40:00Z"/>
                <w:strike/>
                <w:rPrChange w:id="3431" w:author="Eugene CHEONG from.TOPPAN (MAS)" w:date="2025-12-26T17:37:00Z" w16du:dateUtc="2025-12-26T09:37:00Z">
                  <w:rPr>
                    <w:del w:id="3432" w:author="Eugene CHEONG from.TOPPAN (MAS)" w:date="2025-12-30T16:40:00Z" w16du:dateUtc="2025-12-30T08:40:00Z"/>
                  </w:rPr>
                </w:rPrChange>
              </w:rPr>
            </w:pPr>
            <w:del w:id="3433" w:author="Eugene CHEONG from.TOPPAN (MAS)" w:date="2025-12-30T16:40:00Z" w16du:dateUtc="2025-12-30T08:40:00Z">
              <w:r w:rsidRPr="009234AC" w:rsidDel="00A13E40">
                <w:rPr>
                  <w:strike/>
                  <w:rPrChange w:id="3434" w:author="Eugene CHEONG from.TOPPAN (MAS)" w:date="2025-12-26T17:37:00Z" w16du:dateUtc="2025-12-26T09:37:00Z">
                    <w:rPr/>
                  </w:rPrChange>
                </w:rPr>
                <w:delText>No</w:delText>
              </w:r>
            </w:del>
          </w:p>
        </w:tc>
      </w:tr>
      <w:tr w:rsidR="00192BAC" w:rsidRPr="009234AC" w:rsidDel="00A13E40" w14:paraId="17FB311C" w14:textId="2C4ADEF9" w:rsidTr="008E5F58">
        <w:trPr>
          <w:trHeight w:val="290"/>
          <w:del w:id="3435" w:author="Eugene CHEONG from.TOPPAN (MAS)" w:date="2025-12-30T16:40:00Z"/>
        </w:trPr>
        <w:tc>
          <w:tcPr>
            <w:tcW w:w="3180" w:type="dxa"/>
            <w:vAlign w:val="bottom"/>
            <w:hideMark/>
          </w:tcPr>
          <w:p w14:paraId="54DB1018" w14:textId="045B8F76" w:rsidR="00C60BD7" w:rsidRPr="009234AC" w:rsidDel="00A13E40" w:rsidRDefault="00C60BD7" w:rsidP="00C60BD7">
            <w:pPr>
              <w:pStyle w:val="NoSpacing"/>
              <w:rPr>
                <w:del w:id="3436" w:author="Eugene CHEONG from.TOPPAN (MAS)" w:date="2025-12-30T16:40:00Z" w16du:dateUtc="2025-12-30T08:40:00Z"/>
                <w:strike/>
                <w:color w:val="000000" w:themeColor="text1"/>
                <w:lang w:eastAsia="en-SG"/>
                <w:rPrChange w:id="3437" w:author="Eugene CHEONG from.TOPPAN (MAS)" w:date="2025-12-26T17:37:00Z" w16du:dateUtc="2025-12-26T09:37:00Z">
                  <w:rPr>
                    <w:del w:id="3438" w:author="Eugene CHEONG from.TOPPAN (MAS)" w:date="2025-12-30T16:40:00Z" w16du:dateUtc="2025-12-30T08:40:00Z"/>
                    <w:color w:val="000000" w:themeColor="text1"/>
                    <w:lang w:eastAsia="en-SG"/>
                  </w:rPr>
                </w:rPrChange>
              </w:rPr>
            </w:pPr>
            <w:del w:id="3439" w:author="Eugene CHEONG from.TOPPAN (MAS)" w:date="2025-12-30T16:40:00Z" w16du:dateUtc="2025-12-30T08:40:00Z">
              <w:r w:rsidRPr="009234AC" w:rsidDel="00A13E40">
                <w:rPr>
                  <w:strike/>
                  <w:color w:val="000000" w:themeColor="text1"/>
                  <w:lang w:eastAsia="en-SG"/>
                  <w:rPrChange w:id="3440" w:author="Eugene CHEONG from.TOPPAN (MAS)" w:date="2025-12-26T17:37:00Z" w16du:dateUtc="2025-12-26T09:37:00Z">
                    <w:rPr>
                      <w:color w:val="000000" w:themeColor="text1"/>
                      <w:lang w:eastAsia="en-SG"/>
                    </w:rPr>
                  </w:rPrChange>
                </w:rPr>
                <w:delText>Yield and Price</w:delText>
              </w:r>
            </w:del>
          </w:p>
        </w:tc>
        <w:tc>
          <w:tcPr>
            <w:tcW w:w="1265" w:type="dxa"/>
          </w:tcPr>
          <w:p w14:paraId="2B52FF92" w14:textId="2D53E093" w:rsidR="00C60BD7" w:rsidRPr="009234AC" w:rsidDel="00A13E40" w:rsidRDefault="00C60BD7" w:rsidP="00C60BD7">
            <w:pPr>
              <w:pStyle w:val="NoSpacing"/>
              <w:jc w:val="center"/>
              <w:rPr>
                <w:del w:id="3441" w:author="Eugene CHEONG from.TOPPAN (MAS)" w:date="2025-12-30T16:40:00Z" w16du:dateUtc="2025-12-30T08:40:00Z"/>
                <w:strike/>
                <w:lang w:eastAsia="en-SG"/>
                <w:rPrChange w:id="3442" w:author="Eugene CHEONG from.TOPPAN (MAS)" w:date="2025-12-26T17:37:00Z" w16du:dateUtc="2025-12-26T09:37:00Z">
                  <w:rPr>
                    <w:del w:id="3443" w:author="Eugene CHEONG from.TOPPAN (MAS)" w:date="2025-12-30T16:40:00Z" w16du:dateUtc="2025-12-30T08:40:00Z"/>
                    <w:lang w:eastAsia="en-SG"/>
                  </w:rPr>
                </w:rPrChange>
              </w:rPr>
            </w:pPr>
            <w:del w:id="3444" w:author="Eugene CHEONG from.TOPPAN (MAS)" w:date="2025-12-30T16:40:00Z" w16du:dateUtc="2025-12-30T08:40:00Z">
              <w:r w:rsidRPr="009234AC" w:rsidDel="00A13E40">
                <w:rPr>
                  <w:strike/>
                  <w:rPrChange w:id="3445" w:author="Eugene CHEONG from.TOPPAN (MAS)" w:date="2025-12-26T17:37:00Z" w16du:dateUtc="2025-12-26T09:37:00Z">
                    <w:rPr/>
                  </w:rPrChange>
                </w:rPr>
                <w:delText>Yes</w:delText>
              </w:r>
            </w:del>
          </w:p>
        </w:tc>
        <w:tc>
          <w:tcPr>
            <w:tcW w:w="1266" w:type="dxa"/>
          </w:tcPr>
          <w:p w14:paraId="2A235B2F" w14:textId="432FA990" w:rsidR="00C60BD7" w:rsidRPr="009234AC" w:rsidDel="00A13E40" w:rsidRDefault="00C60BD7" w:rsidP="00C60BD7">
            <w:pPr>
              <w:pStyle w:val="NoSpacing"/>
              <w:jc w:val="center"/>
              <w:rPr>
                <w:del w:id="3446" w:author="Eugene CHEONG from.TOPPAN (MAS)" w:date="2025-12-30T16:40:00Z" w16du:dateUtc="2025-12-30T08:40:00Z"/>
                <w:strike/>
                <w:lang w:eastAsia="en-SG"/>
                <w:rPrChange w:id="3447" w:author="Eugene CHEONG from.TOPPAN (MAS)" w:date="2025-12-26T17:37:00Z" w16du:dateUtc="2025-12-26T09:37:00Z">
                  <w:rPr>
                    <w:del w:id="3448" w:author="Eugene CHEONG from.TOPPAN (MAS)" w:date="2025-12-30T16:40:00Z" w16du:dateUtc="2025-12-30T08:40:00Z"/>
                    <w:lang w:eastAsia="en-SG"/>
                  </w:rPr>
                </w:rPrChange>
              </w:rPr>
            </w:pPr>
            <w:del w:id="3449" w:author="Eugene CHEONG from.TOPPAN (MAS)" w:date="2025-12-30T16:40:00Z" w16du:dateUtc="2025-12-30T08:40:00Z">
              <w:r w:rsidRPr="009234AC" w:rsidDel="00A13E40">
                <w:rPr>
                  <w:strike/>
                  <w:rPrChange w:id="3450" w:author="Eugene CHEONG from.TOPPAN (MAS)" w:date="2025-12-26T17:37:00Z" w16du:dateUtc="2025-12-26T09:37:00Z">
                    <w:rPr/>
                  </w:rPrChange>
                </w:rPr>
                <w:delText>Yes</w:delText>
              </w:r>
            </w:del>
          </w:p>
        </w:tc>
        <w:tc>
          <w:tcPr>
            <w:tcW w:w="1266" w:type="dxa"/>
          </w:tcPr>
          <w:p w14:paraId="296DD711" w14:textId="1B0AC5FB" w:rsidR="00C60BD7" w:rsidRPr="009234AC" w:rsidDel="00A13E40" w:rsidRDefault="00C60BD7" w:rsidP="00C60BD7">
            <w:pPr>
              <w:pStyle w:val="NoSpacing"/>
              <w:jc w:val="center"/>
              <w:rPr>
                <w:del w:id="3451" w:author="Eugene CHEONG from.TOPPAN (MAS)" w:date="2025-12-30T16:40:00Z" w16du:dateUtc="2025-12-30T08:40:00Z"/>
                <w:strike/>
                <w:lang w:eastAsia="en-SG"/>
                <w:rPrChange w:id="3452" w:author="Eugene CHEONG from.TOPPAN (MAS)" w:date="2025-12-26T17:37:00Z" w16du:dateUtc="2025-12-26T09:37:00Z">
                  <w:rPr>
                    <w:del w:id="3453" w:author="Eugene CHEONG from.TOPPAN (MAS)" w:date="2025-12-30T16:40:00Z" w16du:dateUtc="2025-12-30T08:40:00Z"/>
                    <w:lang w:eastAsia="en-SG"/>
                  </w:rPr>
                </w:rPrChange>
              </w:rPr>
            </w:pPr>
            <w:del w:id="3454" w:author="Eugene CHEONG from.TOPPAN (MAS)" w:date="2025-12-30T16:40:00Z" w16du:dateUtc="2025-12-30T08:40:00Z">
              <w:r w:rsidRPr="009234AC" w:rsidDel="00A13E40">
                <w:rPr>
                  <w:strike/>
                  <w:rPrChange w:id="3455" w:author="Eugene CHEONG from.TOPPAN (MAS)" w:date="2025-12-26T17:37:00Z" w16du:dateUtc="2025-12-26T09:37:00Z">
                    <w:rPr/>
                  </w:rPrChange>
                </w:rPr>
                <w:delText>Yes</w:delText>
              </w:r>
            </w:del>
          </w:p>
        </w:tc>
        <w:tc>
          <w:tcPr>
            <w:tcW w:w="1265" w:type="dxa"/>
          </w:tcPr>
          <w:p w14:paraId="75E07B78" w14:textId="1DFF2466" w:rsidR="00C60BD7" w:rsidRPr="009234AC" w:rsidDel="00A13E40" w:rsidRDefault="00C60BD7" w:rsidP="00C60BD7">
            <w:pPr>
              <w:pStyle w:val="NoSpacing"/>
              <w:jc w:val="center"/>
              <w:rPr>
                <w:del w:id="3456" w:author="Eugene CHEONG from.TOPPAN (MAS)" w:date="2025-12-30T16:40:00Z" w16du:dateUtc="2025-12-30T08:40:00Z"/>
                <w:strike/>
                <w:lang w:eastAsia="en-SG"/>
                <w:rPrChange w:id="3457" w:author="Eugene CHEONG from.TOPPAN (MAS)" w:date="2025-12-26T17:37:00Z" w16du:dateUtc="2025-12-26T09:37:00Z">
                  <w:rPr>
                    <w:del w:id="3458" w:author="Eugene CHEONG from.TOPPAN (MAS)" w:date="2025-12-30T16:40:00Z" w16du:dateUtc="2025-12-30T08:40:00Z"/>
                    <w:lang w:eastAsia="en-SG"/>
                  </w:rPr>
                </w:rPrChange>
              </w:rPr>
            </w:pPr>
            <w:del w:id="3459" w:author="Eugene CHEONG from.TOPPAN (MAS)" w:date="2025-12-30T16:40:00Z" w16du:dateUtc="2025-12-30T08:40:00Z">
              <w:r w:rsidRPr="009234AC" w:rsidDel="00A13E40">
                <w:rPr>
                  <w:strike/>
                  <w:rPrChange w:id="3460" w:author="Eugene CHEONG from.TOPPAN (MAS)" w:date="2025-12-26T17:37:00Z" w16du:dateUtc="2025-12-26T09:37:00Z">
                    <w:rPr/>
                  </w:rPrChange>
                </w:rPr>
                <w:delText>Yes</w:delText>
              </w:r>
            </w:del>
          </w:p>
        </w:tc>
        <w:tc>
          <w:tcPr>
            <w:tcW w:w="1266" w:type="dxa"/>
          </w:tcPr>
          <w:p w14:paraId="3FED91B2" w14:textId="62280840" w:rsidR="00C60BD7" w:rsidRPr="009234AC" w:rsidDel="00A13E40" w:rsidRDefault="00C60BD7" w:rsidP="00C60BD7">
            <w:pPr>
              <w:pStyle w:val="NoSpacing"/>
              <w:jc w:val="center"/>
              <w:rPr>
                <w:del w:id="3461" w:author="Eugene CHEONG from.TOPPAN (MAS)" w:date="2025-12-30T16:40:00Z" w16du:dateUtc="2025-12-30T08:40:00Z"/>
                <w:strike/>
                <w:lang w:eastAsia="en-SG"/>
                <w:rPrChange w:id="3462" w:author="Eugene CHEONG from.TOPPAN (MAS)" w:date="2025-12-26T17:37:00Z" w16du:dateUtc="2025-12-26T09:37:00Z">
                  <w:rPr>
                    <w:del w:id="3463" w:author="Eugene CHEONG from.TOPPAN (MAS)" w:date="2025-12-30T16:40:00Z" w16du:dateUtc="2025-12-30T08:40:00Z"/>
                    <w:lang w:eastAsia="en-SG"/>
                  </w:rPr>
                </w:rPrChange>
              </w:rPr>
            </w:pPr>
            <w:del w:id="3464" w:author="Eugene CHEONG from.TOPPAN (MAS)" w:date="2025-12-30T16:40:00Z" w16du:dateUtc="2025-12-30T08:40:00Z">
              <w:r w:rsidRPr="009234AC" w:rsidDel="00A13E40">
                <w:rPr>
                  <w:strike/>
                  <w:rPrChange w:id="3465" w:author="Eugene CHEONG from.TOPPAN (MAS)" w:date="2025-12-26T17:37:00Z" w16du:dateUtc="2025-12-26T09:37:00Z">
                    <w:rPr/>
                  </w:rPrChange>
                </w:rPr>
                <w:delText>Yes</w:delText>
              </w:r>
            </w:del>
          </w:p>
        </w:tc>
        <w:tc>
          <w:tcPr>
            <w:tcW w:w="1266" w:type="dxa"/>
          </w:tcPr>
          <w:p w14:paraId="4111A723" w14:textId="5FF74625" w:rsidR="00C60BD7" w:rsidRPr="009234AC" w:rsidDel="00A13E40" w:rsidRDefault="00C60BD7" w:rsidP="00C60BD7">
            <w:pPr>
              <w:pStyle w:val="NoSpacing"/>
              <w:jc w:val="center"/>
              <w:rPr>
                <w:del w:id="3466" w:author="Eugene CHEONG from.TOPPAN (MAS)" w:date="2025-12-30T16:40:00Z" w16du:dateUtc="2025-12-30T08:40:00Z"/>
                <w:strike/>
                <w:rPrChange w:id="3467" w:author="Eugene CHEONG from.TOPPAN (MAS)" w:date="2025-12-26T17:37:00Z" w16du:dateUtc="2025-12-26T09:37:00Z">
                  <w:rPr>
                    <w:del w:id="3468" w:author="Eugene CHEONG from.TOPPAN (MAS)" w:date="2025-12-30T16:40:00Z" w16du:dateUtc="2025-12-30T08:40:00Z"/>
                  </w:rPr>
                </w:rPrChange>
              </w:rPr>
            </w:pPr>
            <w:del w:id="3469" w:author="Eugene CHEONG from.TOPPAN (MAS)" w:date="2025-12-30T16:40:00Z" w16du:dateUtc="2025-12-30T08:40:00Z">
              <w:r w:rsidRPr="009234AC" w:rsidDel="00A13E40">
                <w:rPr>
                  <w:strike/>
                  <w:rPrChange w:id="3470" w:author="Eugene CHEONG from.TOPPAN (MAS)" w:date="2025-12-26T17:37:00Z" w16du:dateUtc="2025-12-26T09:37:00Z">
                    <w:rPr/>
                  </w:rPrChange>
                </w:rPr>
                <w:delText>Yes</w:delText>
              </w:r>
            </w:del>
          </w:p>
        </w:tc>
      </w:tr>
      <w:tr w:rsidR="00192BAC" w:rsidRPr="009234AC" w:rsidDel="00A13E40" w14:paraId="71B74705" w14:textId="5E3D6332" w:rsidTr="008E5F58">
        <w:trPr>
          <w:trHeight w:val="290"/>
          <w:del w:id="3471" w:author="Eugene CHEONG from.TOPPAN (MAS)" w:date="2025-12-30T16:40:00Z"/>
        </w:trPr>
        <w:tc>
          <w:tcPr>
            <w:tcW w:w="3180" w:type="dxa"/>
            <w:vAlign w:val="bottom"/>
            <w:hideMark/>
          </w:tcPr>
          <w:p w14:paraId="1A97B1AD" w14:textId="18311F5A" w:rsidR="00C60BD7" w:rsidRPr="009234AC" w:rsidDel="00A13E40" w:rsidRDefault="00C60BD7" w:rsidP="00C60BD7">
            <w:pPr>
              <w:pStyle w:val="NoSpacing"/>
              <w:rPr>
                <w:del w:id="3472" w:author="Eugene CHEONG from.TOPPAN (MAS)" w:date="2025-12-30T16:40:00Z" w16du:dateUtc="2025-12-30T08:40:00Z"/>
                <w:strike/>
                <w:color w:val="000000" w:themeColor="text1"/>
                <w:lang w:eastAsia="en-SG"/>
                <w:rPrChange w:id="3473" w:author="Eugene CHEONG from.TOPPAN (MAS)" w:date="2025-12-26T17:37:00Z" w16du:dateUtc="2025-12-26T09:37:00Z">
                  <w:rPr>
                    <w:del w:id="3474" w:author="Eugene CHEONG from.TOPPAN (MAS)" w:date="2025-12-30T16:40:00Z" w16du:dateUtc="2025-12-30T08:40:00Z"/>
                    <w:color w:val="000000" w:themeColor="text1"/>
                    <w:lang w:eastAsia="en-SG"/>
                  </w:rPr>
                </w:rPrChange>
              </w:rPr>
            </w:pPr>
            <w:del w:id="3475" w:author="Eugene CHEONG from.TOPPAN (MAS)" w:date="2025-12-30T16:40:00Z" w16du:dateUtc="2025-12-30T08:40:00Z">
              <w:r w:rsidRPr="009234AC" w:rsidDel="00A13E40">
                <w:rPr>
                  <w:strike/>
                  <w:color w:val="000000" w:themeColor="text1"/>
                  <w:lang w:eastAsia="en-SG"/>
                  <w:rPrChange w:id="3476" w:author="Eugene CHEONG from.TOPPAN (MAS)" w:date="2025-12-26T17:37:00Z" w16du:dateUtc="2025-12-26T09:37:00Z">
                    <w:rPr>
                      <w:color w:val="000000" w:themeColor="text1"/>
                      <w:lang w:eastAsia="en-SG"/>
                    </w:rPr>
                  </w:rPrChange>
                </w:rPr>
                <w:delText>Coupon Payment Dates</w:delText>
              </w:r>
            </w:del>
          </w:p>
        </w:tc>
        <w:tc>
          <w:tcPr>
            <w:tcW w:w="1265" w:type="dxa"/>
          </w:tcPr>
          <w:p w14:paraId="241AFEA2" w14:textId="3B70020B" w:rsidR="00C60BD7" w:rsidRPr="009234AC" w:rsidDel="00A13E40" w:rsidRDefault="00C60BD7" w:rsidP="00C60BD7">
            <w:pPr>
              <w:pStyle w:val="NoSpacing"/>
              <w:jc w:val="center"/>
              <w:rPr>
                <w:del w:id="3477" w:author="Eugene CHEONG from.TOPPAN (MAS)" w:date="2025-12-30T16:40:00Z" w16du:dateUtc="2025-12-30T08:40:00Z"/>
                <w:strike/>
                <w:lang w:eastAsia="en-SG"/>
                <w:rPrChange w:id="3478" w:author="Eugene CHEONG from.TOPPAN (MAS)" w:date="2025-12-26T17:37:00Z" w16du:dateUtc="2025-12-26T09:37:00Z">
                  <w:rPr>
                    <w:del w:id="3479" w:author="Eugene CHEONG from.TOPPAN (MAS)" w:date="2025-12-30T16:40:00Z" w16du:dateUtc="2025-12-30T08:40:00Z"/>
                    <w:lang w:eastAsia="en-SG"/>
                  </w:rPr>
                </w:rPrChange>
              </w:rPr>
            </w:pPr>
            <w:del w:id="3480" w:author="Eugene CHEONG from.TOPPAN (MAS)" w:date="2025-12-30T16:40:00Z" w16du:dateUtc="2025-12-30T08:40:00Z">
              <w:r w:rsidRPr="009234AC" w:rsidDel="00A13E40">
                <w:rPr>
                  <w:strike/>
                  <w:rPrChange w:id="3481" w:author="Eugene CHEONG from.TOPPAN (MAS)" w:date="2025-12-26T17:37:00Z" w16du:dateUtc="2025-12-26T09:37:00Z">
                    <w:rPr/>
                  </w:rPrChange>
                </w:rPr>
                <w:delText>Yes</w:delText>
              </w:r>
            </w:del>
          </w:p>
        </w:tc>
        <w:tc>
          <w:tcPr>
            <w:tcW w:w="1266" w:type="dxa"/>
          </w:tcPr>
          <w:p w14:paraId="3AA75635" w14:textId="6FD9425F" w:rsidR="00C60BD7" w:rsidRPr="009234AC" w:rsidDel="00A13E40" w:rsidRDefault="00C60BD7" w:rsidP="00C60BD7">
            <w:pPr>
              <w:pStyle w:val="NoSpacing"/>
              <w:jc w:val="center"/>
              <w:rPr>
                <w:del w:id="3482" w:author="Eugene CHEONG from.TOPPAN (MAS)" w:date="2025-12-30T16:40:00Z" w16du:dateUtc="2025-12-30T08:40:00Z"/>
                <w:strike/>
                <w:lang w:eastAsia="en-SG"/>
                <w:rPrChange w:id="3483" w:author="Eugene CHEONG from.TOPPAN (MAS)" w:date="2025-12-26T17:37:00Z" w16du:dateUtc="2025-12-26T09:37:00Z">
                  <w:rPr>
                    <w:del w:id="3484" w:author="Eugene CHEONG from.TOPPAN (MAS)" w:date="2025-12-30T16:40:00Z" w16du:dateUtc="2025-12-30T08:40:00Z"/>
                    <w:lang w:eastAsia="en-SG"/>
                  </w:rPr>
                </w:rPrChange>
              </w:rPr>
            </w:pPr>
            <w:del w:id="3485" w:author="Eugene CHEONG from.TOPPAN (MAS)" w:date="2025-12-30T16:40:00Z" w16du:dateUtc="2025-12-30T08:40:00Z">
              <w:r w:rsidRPr="009234AC" w:rsidDel="00A13E40">
                <w:rPr>
                  <w:strike/>
                  <w:rPrChange w:id="3486" w:author="Eugene CHEONG from.TOPPAN (MAS)" w:date="2025-12-26T17:37:00Z" w16du:dateUtc="2025-12-26T09:37:00Z">
                    <w:rPr/>
                  </w:rPrChange>
                </w:rPr>
                <w:delText>Yes</w:delText>
              </w:r>
            </w:del>
          </w:p>
        </w:tc>
        <w:tc>
          <w:tcPr>
            <w:tcW w:w="1266" w:type="dxa"/>
          </w:tcPr>
          <w:p w14:paraId="40A3026D" w14:textId="70026D2A" w:rsidR="00C60BD7" w:rsidRPr="009234AC" w:rsidDel="00A13E40" w:rsidRDefault="00C60BD7" w:rsidP="00C60BD7">
            <w:pPr>
              <w:pStyle w:val="NoSpacing"/>
              <w:jc w:val="center"/>
              <w:rPr>
                <w:del w:id="3487" w:author="Eugene CHEONG from.TOPPAN (MAS)" w:date="2025-12-30T16:40:00Z" w16du:dateUtc="2025-12-30T08:40:00Z"/>
                <w:strike/>
                <w:color w:val="9C0006"/>
                <w:lang w:eastAsia="en-SG"/>
                <w:rPrChange w:id="3488" w:author="Eugene CHEONG from.TOPPAN (MAS)" w:date="2025-12-26T17:37:00Z" w16du:dateUtc="2025-12-26T09:37:00Z">
                  <w:rPr>
                    <w:del w:id="3489" w:author="Eugene CHEONG from.TOPPAN (MAS)" w:date="2025-12-30T16:40:00Z" w16du:dateUtc="2025-12-30T08:40:00Z"/>
                    <w:color w:val="9C0006"/>
                    <w:lang w:eastAsia="en-SG"/>
                  </w:rPr>
                </w:rPrChange>
              </w:rPr>
            </w:pPr>
            <w:del w:id="3490" w:author="Eugene CHEONG from.TOPPAN (MAS)" w:date="2025-12-30T16:40:00Z" w16du:dateUtc="2025-12-30T08:40:00Z">
              <w:r w:rsidRPr="009234AC" w:rsidDel="00A13E40">
                <w:rPr>
                  <w:strike/>
                  <w:rPrChange w:id="3491" w:author="Eugene CHEONG from.TOPPAN (MAS)" w:date="2025-12-26T17:37:00Z" w16du:dateUtc="2025-12-26T09:37:00Z">
                    <w:rPr/>
                  </w:rPrChange>
                </w:rPr>
                <w:delText>Yes</w:delText>
              </w:r>
            </w:del>
          </w:p>
        </w:tc>
        <w:tc>
          <w:tcPr>
            <w:tcW w:w="1265" w:type="dxa"/>
          </w:tcPr>
          <w:p w14:paraId="48A0DAE6" w14:textId="5BEE6845" w:rsidR="00C60BD7" w:rsidRPr="009234AC" w:rsidDel="00A13E40" w:rsidRDefault="00C60BD7" w:rsidP="00C60BD7">
            <w:pPr>
              <w:pStyle w:val="NoSpacing"/>
              <w:jc w:val="center"/>
              <w:rPr>
                <w:del w:id="3492" w:author="Eugene CHEONG from.TOPPAN (MAS)" w:date="2025-12-30T16:40:00Z" w16du:dateUtc="2025-12-30T08:40:00Z"/>
                <w:strike/>
                <w:color w:val="9C0006"/>
                <w:lang w:eastAsia="en-SG"/>
                <w:rPrChange w:id="3493" w:author="Eugene CHEONG from.TOPPAN (MAS)" w:date="2025-12-26T17:37:00Z" w16du:dateUtc="2025-12-26T09:37:00Z">
                  <w:rPr>
                    <w:del w:id="3494" w:author="Eugene CHEONG from.TOPPAN (MAS)" w:date="2025-12-30T16:40:00Z" w16du:dateUtc="2025-12-30T08:40:00Z"/>
                    <w:color w:val="9C0006"/>
                    <w:lang w:eastAsia="en-SG"/>
                  </w:rPr>
                </w:rPrChange>
              </w:rPr>
            </w:pPr>
            <w:del w:id="3495" w:author="Eugene CHEONG from.TOPPAN (MAS)" w:date="2025-12-30T16:40:00Z" w16du:dateUtc="2025-12-30T08:40:00Z">
              <w:r w:rsidRPr="009234AC" w:rsidDel="00A13E40">
                <w:rPr>
                  <w:strike/>
                  <w:rPrChange w:id="3496" w:author="Eugene CHEONG from.TOPPAN (MAS)" w:date="2025-12-26T17:37:00Z" w16du:dateUtc="2025-12-26T09:37:00Z">
                    <w:rPr/>
                  </w:rPrChange>
                </w:rPr>
                <w:delText>Yes</w:delText>
              </w:r>
            </w:del>
          </w:p>
        </w:tc>
        <w:tc>
          <w:tcPr>
            <w:tcW w:w="1266" w:type="dxa"/>
          </w:tcPr>
          <w:p w14:paraId="5DFA9872" w14:textId="2F90ACFA" w:rsidR="00C60BD7" w:rsidRPr="009234AC" w:rsidDel="00A13E40" w:rsidRDefault="00C60BD7" w:rsidP="00C60BD7">
            <w:pPr>
              <w:pStyle w:val="NoSpacing"/>
              <w:jc w:val="center"/>
              <w:rPr>
                <w:del w:id="3497" w:author="Eugene CHEONG from.TOPPAN (MAS)" w:date="2025-12-30T16:40:00Z" w16du:dateUtc="2025-12-30T08:40:00Z"/>
                <w:strike/>
                <w:color w:val="9C0006"/>
                <w:lang w:eastAsia="en-SG"/>
                <w:rPrChange w:id="3498" w:author="Eugene CHEONG from.TOPPAN (MAS)" w:date="2025-12-26T17:37:00Z" w16du:dateUtc="2025-12-26T09:37:00Z">
                  <w:rPr>
                    <w:del w:id="3499" w:author="Eugene CHEONG from.TOPPAN (MAS)" w:date="2025-12-30T16:40:00Z" w16du:dateUtc="2025-12-30T08:40:00Z"/>
                    <w:color w:val="9C0006"/>
                    <w:lang w:eastAsia="en-SG"/>
                  </w:rPr>
                </w:rPrChange>
              </w:rPr>
            </w:pPr>
            <w:del w:id="3500" w:author="Eugene CHEONG from.TOPPAN (MAS)" w:date="2025-12-30T16:40:00Z" w16du:dateUtc="2025-12-30T08:40:00Z">
              <w:r w:rsidRPr="009234AC" w:rsidDel="00A13E40">
                <w:rPr>
                  <w:strike/>
                  <w:rPrChange w:id="3501" w:author="Eugene CHEONG from.TOPPAN (MAS)" w:date="2025-12-26T17:37:00Z" w16du:dateUtc="2025-12-26T09:37:00Z">
                    <w:rPr/>
                  </w:rPrChange>
                </w:rPr>
                <w:delText>No</w:delText>
              </w:r>
            </w:del>
          </w:p>
        </w:tc>
        <w:tc>
          <w:tcPr>
            <w:tcW w:w="1266" w:type="dxa"/>
          </w:tcPr>
          <w:p w14:paraId="56104B6A" w14:textId="6D8D3BD6" w:rsidR="00C60BD7" w:rsidRPr="009234AC" w:rsidDel="00A13E40" w:rsidRDefault="00C60BD7" w:rsidP="00C60BD7">
            <w:pPr>
              <w:pStyle w:val="NoSpacing"/>
              <w:jc w:val="center"/>
              <w:rPr>
                <w:del w:id="3502" w:author="Eugene CHEONG from.TOPPAN (MAS)" w:date="2025-12-30T16:40:00Z" w16du:dateUtc="2025-12-30T08:40:00Z"/>
                <w:strike/>
                <w:rPrChange w:id="3503" w:author="Eugene CHEONG from.TOPPAN (MAS)" w:date="2025-12-26T17:37:00Z" w16du:dateUtc="2025-12-26T09:37:00Z">
                  <w:rPr>
                    <w:del w:id="3504" w:author="Eugene CHEONG from.TOPPAN (MAS)" w:date="2025-12-30T16:40:00Z" w16du:dateUtc="2025-12-30T08:40:00Z"/>
                  </w:rPr>
                </w:rPrChange>
              </w:rPr>
            </w:pPr>
            <w:del w:id="3505" w:author="Eugene CHEONG from.TOPPAN (MAS)" w:date="2025-12-30T16:40:00Z" w16du:dateUtc="2025-12-30T08:40:00Z">
              <w:r w:rsidRPr="009234AC" w:rsidDel="00A13E40">
                <w:rPr>
                  <w:strike/>
                  <w:rPrChange w:id="3506" w:author="Eugene CHEONG from.TOPPAN (MAS)" w:date="2025-12-26T17:37:00Z" w16du:dateUtc="2025-12-26T09:37:00Z">
                    <w:rPr/>
                  </w:rPrChange>
                </w:rPr>
                <w:delText>No</w:delText>
              </w:r>
            </w:del>
          </w:p>
        </w:tc>
      </w:tr>
      <w:tr w:rsidR="00192BAC" w:rsidRPr="009234AC" w:rsidDel="00A13E40" w14:paraId="0E696354" w14:textId="2D2F3FED" w:rsidTr="008E5F58">
        <w:trPr>
          <w:trHeight w:val="290"/>
          <w:del w:id="3507" w:author="Eugene CHEONG from.TOPPAN (MAS)" w:date="2025-12-30T16:40:00Z"/>
        </w:trPr>
        <w:tc>
          <w:tcPr>
            <w:tcW w:w="3180" w:type="dxa"/>
            <w:vAlign w:val="bottom"/>
            <w:hideMark/>
          </w:tcPr>
          <w:p w14:paraId="1F2C8374" w14:textId="27B2FE08" w:rsidR="00C60BD7" w:rsidRPr="009234AC" w:rsidDel="00A13E40" w:rsidRDefault="00C60BD7" w:rsidP="00C60BD7">
            <w:pPr>
              <w:pStyle w:val="NoSpacing"/>
              <w:rPr>
                <w:del w:id="3508" w:author="Eugene CHEONG from.TOPPAN (MAS)" w:date="2025-12-30T16:40:00Z" w16du:dateUtc="2025-12-30T08:40:00Z"/>
                <w:strike/>
                <w:color w:val="000000" w:themeColor="text1"/>
                <w:lang w:eastAsia="en-SG"/>
                <w:rPrChange w:id="3509" w:author="Eugene CHEONG from.TOPPAN (MAS)" w:date="2025-12-26T17:37:00Z" w16du:dateUtc="2025-12-26T09:37:00Z">
                  <w:rPr>
                    <w:del w:id="3510" w:author="Eugene CHEONG from.TOPPAN (MAS)" w:date="2025-12-30T16:40:00Z" w16du:dateUtc="2025-12-30T08:40:00Z"/>
                    <w:color w:val="000000" w:themeColor="text1"/>
                    <w:lang w:eastAsia="en-SG"/>
                  </w:rPr>
                </w:rPrChange>
              </w:rPr>
            </w:pPr>
            <w:del w:id="3511" w:author="Eugene CHEONG from.TOPPAN (MAS)" w:date="2025-12-30T16:40:00Z" w16du:dateUtc="2025-12-30T08:40:00Z">
              <w:r w:rsidRPr="009234AC" w:rsidDel="00A13E40">
                <w:rPr>
                  <w:strike/>
                  <w:color w:val="000000" w:themeColor="text1"/>
                  <w:lang w:eastAsia="en-SG"/>
                  <w:rPrChange w:id="3512" w:author="Eugene CHEONG from.TOPPAN (MAS)" w:date="2025-12-26T17:37:00Z" w16du:dateUtc="2025-12-26T09:37:00Z">
                    <w:rPr>
                      <w:color w:val="000000" w:themeColor="text1"/>
                      <w:lang w:eastAsia="en-SG"/>
                    </w:rPr>
                  </w:rPrChange>
                </w:rPr>
                <w:delText>Next Coupon Payment Date</w:delText>
              </w:r>
            </w:del>
          </w:p>
        </w:tc>
        <w:tc>
          <w:tcPr>
            <w:tcW w:w="1265" w:type="dxa"/>
          </w:tcPr>
          <w:p w14:paraId="02695D97" w14:textId="55DC54EC" w:rsidR="00C60BD7" w:rsidRPr="009234AC" w:rsidDel="00A13E40" w:rsidRDefault="00C60BD7" w:rsidP="00C60BD7">
            <w:pPr>
              <w:pStyle w:val="NoSpacing"/>
              <w:jc w:val="center"/>
              <w:rPr>
                <w:del w:id="3513" w:author="Eugene CHEONG from.TOPPAN (MAS)" w:date="2025-12-30T16:40:00Z" w16du:dateUtc="2025-12-30T08:40:00Z"/>
                <w:strike/>
                <w:lang w:eastAsia="en-SG"/>
                <w:rPrChange w:id="3514" w:author="Eugene CHEONG from.TOPPAN (MAS)" w:date="2025-12-26T17:37:00Z" w16du:dateUtc="2025-12-26T09:37:00Z">
                  <w:rPr>
                    <w:del w:id="3515" w:author="Eugene CHEONG from.TOPPAN (MAS)" w:date="2025-12-30T16:40:00Z" w16du:dateUtc="2025-12-30T08:40:00Z"/>
                    <w:lang w:eastAsia="en-SG"/>
                  </w:rPr>
                </w:rPrChange>
              </w:rPr>
            </w:pPr>
            <w:del w:id="3516" w:author="Eugene CHEONG from.TOPPAN (MAS)" w:date="2025-12-30T16:40:00Z" w16du:dateUtc="2025-12-30T08:40:00Z">
              <w:r w:rsidRPr="009234AC" w:rsidDel="00A13E40">
                <w:rPr>
                  <w:strike/>
                  <w:rPrChange w:id="3517" w:author="Eugene CHEONG from.TOPPAN (MAS)" w:date="2025-12-26T17:37:00Z" w16du:dateUtc="2025-12-26T09:37:00Z">
                    <w:rPr/>
                  </w:rPrChange>
                </w:rPr>
                <w:delText>Yes</w:delText>
              </w:r>
            </w:del>
          </w:p>
        </w:tc>
        <w:tc>
          <w:tcPr>
            <w:tcW w:w="1266" w:type="dxa"/>
          </w:tcPr>
          <w:p w14:paraId="1F380A01" w14:textId="668A68C6" w:rsidR="00C60BD7" w:rsidRPr="009234AC" w:rsidDel="00A13E40" w:rsidRDefault="00C60BD7" w:rsidP="00C60BD7">
            <w:pPr>
              <w:pStyle w:val="NoSpacing"/>
              <w:jc w:val="center"/>
              <w:rPr>
                <w:del w:id="3518" w:author="Eugene CHEONG from.TOPPAN (MAS)" w:date="2025-12-30T16:40:00Z" w16du:dateUtc="2025-12-30T08:40:00Z"/>
                <w:strike/>
                <w:color w:val="9C0006"/>
                <w:lang w:eastAsia="en-SG"/>
                <w:rPrChange w:id="3519" w:author="Eugene CHEONG from.TOPPAN (MAS)" w:date="2025-12-26T17:37:00Z" w16du:dateUtc="2025-12-26T09:37:00Z">
                  <w:rPr>
                    <w:del w:id="3520" w:author="Eugene CHEONG from.TOPPAN (MAS)" w:date="2025-12-30T16:40:00Z" w16du:dateUtc="2025-12-30T08:40:00Z"/>
                    <w:color w:val="9C0006"/>
                    <w:lang w:eastAsia="en-SG"/>
                  </w:rPr>
                </w:rPrChange>
              </w:rPr>
            </w:pPr>
            <w:del w:id="3521" w:author="Eugene CHEONG from.TOPPAN (MAS)" w:date="2025-12-30T16:40:00Z" w16du:dateUtc="2025-12-30T08:40:00Z">
              <w:r w:rsidRPr="009234AC" w:rsidDel="00A13E40">
                <w:rPr>
                  <w:strike/>
                  <w:rPrChange w:id="3522" w:author="Eugene CHEONG from.TOPPAN (MAS)" w:date="2025-12-26T17:37:00Z" w16du:dateUtc="2025-12-26T09:37:00Z">
                    <w:rPr/>
                  </w:rPrChange>
                </w:rPr>
                <w:delText>No</w:delText>
              </w:r>
            </w:del>
          </w:p>
        </w:tc>
        <w:tc>
          <w:tcPr>
            <w:tcW w:w="1266" w:type="dxa"/>
          </w:tcPr>
          <w:p w14:paraId="43E478EB" w14:textId="18829A02" w:rsidR="00C60BD7" w:rsidRPr="009234AC" w:rsidDel="00A13E40" w:rsidRDefault="00C60BD7" w:rsidP="00C60BD7">
            <w:pPr>
              <w:pStyle w:val="NoSpacing"/>
              <w:jc w:val="center"/>
              <w:rPr>
                <w:del w:id="3523" w:author="Eugene CHEONG from.TOPPAN (MAS)" w:date="2025-12-30T16:40:00Z" w16du:dateUtc="2025-12-30T08:40:00Z"/>
                <w:strike/>
                <w:color w:val="9C0006"/>
                <w:lang w:eastAsia="en-SG"/>
                <w:rPrChange w:id="3524" w:author="Eugene CHEONG from.TOPPAN (MAS)" w:date="2025-12-26T17:37:00Z" w16du:dateUtc="2025-12-26T09:37:00Z">
                  <w:rPr>
                    <w:del w:id="3525" w:author="Eugene CHEONG from.TOPPAN (MAS)" w:date="2025-12-30T16:40:00Z" w16du:dateUtc="2025-12-30T08:40:00Z"/>
                    <w:color w:val="9C0006"/>
                    <w:lang w:eastAsia="en-SG"/>
                  </w:rPr>
                </w:rPrChange>
              </w:rPr>
            </w:pPr>
            <w:del w:id="3526" w:author="Eugene CHEONG from.TOPPAN (MAS)" w:date="2025-12-30T16:40:00Z" w16du:dateUtc="2025-12-30T08:40:00Z">
              <w:r w:rsidRPr="009234AC" w:rsidDel="00A13E40">
                <w:rPr>
                  <w:strike/>
                  <w:rPrChange w:id="3527" w:author="Eugene CHEONG from.TOPPAN (MAS)" w:date="2025-12-26T17:37:00Z" w16du:dateUtc="2025-12-26T09:37:00Z">
                    <w:rPr/>
                  </w:rPrChange>
                </w:rPr>
                <w:delText>Yes</w:delText>
              </w:r>
            </w:del>
          </w:p>
        </w:tc>
        <w:tc>
          <w:tcPr>
            <w:tcW w:w="1265" w:type="dxa"/>
          </w:tcPr>
          <w:p w14:paraId="2EFFB4D3" w14:textId="6E3E18B9" w:rsidR="00C60BD7" w:rsidRPr="009234AC" w:rsidDel="00A13E40" w:rsidRDefault="00C60BD7" w:rsidP="00C60BD7">
            <w:pPr>
              <w:pStyle w:val="NoSpacing"/>
              <w:jc w:val="center"/>
              <w:rPr>
                <w:del w:id="3528" w:author="Eugene CHEONG from.TOPPAN (MAS)" w:date="2025-12-30T16:40:00Z" w16du:dateUtc="2025-12-30T08:40:00Z"/>
                <w:strike/>
                <w:color w:val="9C0006"/>
                <w:lang w:eastAsia="en-SG"/>
                <w:rPrChange w:id="3529" w:author="Eugene CHEONG from.TOPPAN (MAS)" w:date="2025-12-26T17:37:00Z" w16du:dateUtc="2025-12-26T09:37:00Z">
                  <w:rPr>
                    <w:del w:id="3530" w:author="Eugene CHEONG from.TOPPAN (MAS)" w:date="2025-12-30T16:40:00Z" w16du:dateUtc="2025-12-30T08:40:00Z"/>
                    <w:color w:val="9C0006"/>
                    <w:lang w:eastAsia="en-SG"/>
                  </w:rPr>
                </w:rPrChange>
              </w:rPr>
            </w:pPr>
            <w:del w:id="3531" w:author="Eugene CHEONG from.TOPPAN (MAS)" w:date="2025-12-30T16:40:00Z" w16du:dateUtc="2025-12-30T08:40:00Z">
              <w:r w:rsidRPr="009234AC" w:rsidDel="00A13E40">
                <w:rPr>
                  <w:strike/>
                  <w:rPrChange w:id="3532" w:author="Eugene CHEONG from.TOPPAN (MAS)" w:date="2025-12-26T17:37:00Z" w16du:dateUtc="2025-12-26T09:37:00Z">
                    <w:rPr/>
                  </w:rPrChange>
                </w:rPr>
                <w:delText>No</w:delText>
              </w:r>
            </w:del>
          </w:p>
        </w:tc>
        <w:tc>
          <w:tcPr>
            <w:tcW w:w="1266" w:type="dxa"/>
          </w:tcPr>
          <w:p w14:paraId="22C8DA3F" w14:textId="4FEE1C50" w:rsidR="00C60BD7" w:rsidRPr="009234AC" w:rsidDel="00A13E40" w:rsidRDefault="00C60BD7" w:rsidP="00C60BD7">
            <w:pPr>
              <w:pStyle w:val="NoSpacing"/>
              <w:jc w:val="center"/>
              <w:rPr>
                <w:del w:id="3533" w:author="Eugene CHEONG from.TOPPAN (MAS)" w:date="2025-12-30T16:40:00Z" w16du:dateUtc="2025-12-30T08:40:00Z"/>
                <w:strike/>
                <w:color w:val="9C0006"/>
                <w:lang w:eastAsia="en-SG"/>
                <w:rPrChange w:id="3534" w:author="Eugene CHEONG from.TOPPAN (MAS)" w:date="2025-12-26T17:37:00Z" w16du:dateUtc="2025-12-26T09:37:00Z">
                  <w:rPr>
                    <w:del w:id="3535" w:author="Eugene CHEONG from.TOPPAN (MAS)" w:date="2025-12-30T16:40:00Z" w16du:dateUtc="2025-12-30T08:40:00Z"/>
                    <w:color w:val="9C0006"/>
                    <w:lang w:eastAsia="en-SG"/>
                  </w:rPr>
                </w:rPrChange>
              </w:rPr>
            </w:pPr>
            <w:del w:id="3536" w:author="Eugene CHEONG from.TOPPAN (MAS)" w:date="2025-12-30T16:40:00Z" w16du:dateUtc="2025-12-30T08:40:00Z">
              <w:r w:rsidRPr="009234AC" w:rsidDel="00A13E40">
                <w:rPr>
                  <w:strike/>
                  <w:rPrChange w:id="3537" w:author="Eugene CHEONG from.TOPPAN (MAS)" w:date="2025-12-26T17:37:00Z" w16du:dateUtc="2025-12-26T09:37:00Z">
                    <w:rPr/>
                  </w:rPrChange>
                </w:rPr>
                <w:delText>No</w:delText>
              </w:r>
            </w:del>
          </w:p>
        </w:tc>
        <w:tc>
          <w:tcPr>
            <w:tcW w:w="1266" w:type="dxa"/>
          </w:tcPr>
          <w:p w14:paraId="4AC132CB" w14:textId="12825623" w:rsidR="00C60BD7" w:rsidRPr="009234AC" w:rsidDel="00A13E40" w:rsidRDefault="00C60BD7" w:rsidP="00C60BD7">
            <w:pPr>
              <w:pStyle w:val="NoSpacing"/>
              <w:jc w:val="center"/>
              <w:rPr>
                <w:del w:id="3538" w:author="Eugene CHEONG from.TOPPAN (MAS)" w:date="2025-12-30T16:40:00Z" w16du:dateUtc="2025-12-30T08:40:00Z"/>
                <w:strike/>
                <w:rPrChange w:id="3539" w:author="Eugene CHEONG from.TOPPAN (MAS)" w:date="2025-12-26T17:37:00Z" w16du:dateUtc="2025-12-26T09:37:00Z">
                  <w:rPr>
                    <w:del w:id="3540" w:author="Eugene CHEONG from.TOPPAN (MAS)" w:date="2025-12-30T16:40:00Z" w16du:dateUtc="2025-12-30T08:40:00Z"/>
                  </w:rPr>
                </w:rPrChange>
              </w:rPr>
            </w:pPr>
            <w:del w:id="3541" w:author="Eugene CHEONG from.TOPPAN (MAS)" w:date="2025-12-30T16:40:00Z" w16du:dateUtc="2025-12-30T08:40:00Z">
              <w:r w:rsidRPr="009234AC" w:rsidDel="00A13E40">
                <w:rPr>
                  <w:strike/>
                  <w:rPrChange w:id="3542" w:author="Eugene CHEONG from.TOPPAN (MAS)" w:date="2025-12-26T17:37:00Z" w16du:dateUtc="2025-12-26T09:37:00Z">
                    <w:rPr/>
                  </w:rPrChange>
                </w:rPr>
                <w:delText>No</w:delText>
              </w:r>
            </w:del>
          </w:p>
        </w:tc>
      </w:tr>
      <w:tr w:rsidR="00192BAC" w:rsidRPr="009234AC" w:rsidDel="00A13E40" w14:paraId="1E57C7A5" w14:textId="6E05BB56" w:rsidTr="008E5F58">
        <w:trPr>
          <w:trHeight w:val="290"/>
          <w:del w:id="3543" w:author="Eugene CHEONG from.TOPPAN (MAS)" w:date="2025-12-30T16:40:00Z"/>
        </w:trPr>
        <w:tc>
          <w:tcPr>
            <w:tcW w:w="3180" w:type="dxa"/>
            <w:vAlign w:val="bottom"/>
            <w:hideMark/>
          </w:tcPr>
          <w:p w14:paraId="7C144915" w14:textId="05C76D64" w:rsidR="00C60BD7" w:rsidRPr="009234AC" w:rsidDel="00A13E40" w:rsidRDefault="00C60BD7" w:rsidP="00C60BD7">
            <w:pPr>
              <w:pStyle w:val="NoSpacing"/>
              <w:rPr>
                <w:del w:id="3544" w:author="Eugene CHEONG from.TOPPAN (MAS)" w:date="2025-12-30T16:40:00Z" w16du:dateUtc="2025-12-30T08:40:00Z"/>
                <w:strike/>
                <w:color w:val="000000" w:themeColor="text1"/>
                <w:lang w:eastAsia="en-SG"/>
                <w:rPrChange w:id="3545" w:author="Eugene CHEONG from.TOPPAN (MAS)" w:date="2025-12-26T17:37:00Z" w16du:dateUtc="2025-12-26T09:37:00Z">
                  <w:rPr>
                    <w:del w:id="3546" w:author="Eugene CHEONG from.TOPPAN (MAS)" w:date="2025-12-30T16:40:00Z" w16du:dateUtc="2025-12-30T08:40:00Z"/>
                    <w:color w:val="000000" w:themeColor="text1"/>
                    <w:lang w:eastAsia="en-SG"/>
                  </w:rPr>
                </w:rPrChange>
              </w:rPr>
            </w:pPr>
            <w:del w:id="3547" w:author="Eugene CHEONG from.TOPPAN (MAS)" w:date="2025-12-30T16:40:00Z" w16du:dateUtc="2025-12-30T08:40:00Z">
              <w:r w:rsidRPr="009234AC" w:rsidDel="00A13E40">
                <w:rPr>
                  <w:strike/>
                  <w:color w:val="000000" w:themeColor="text1"/>
                  <w:lang w:eastAsia="en-SG"/>
                  <w:rPrChange w:id="3548" w:author="Eugene CHEONG from.TOPPAN (MAS)" w:date="2025-12-26T17:37:00Z" w16du:dateUtc="2025-12-26T09:37:00Z">
                    <w:rPr>
                      <w:color w:val="000000" w:themeColor="text1"/>
                      <w:lang w:eastAsia="en-SG"/>
                    </w:rPr>
                  </w:rPrChange>
                </w:rPr>
                <w:delText>First Coupon Payment Date</w:delText>
              </w:r>
            </w:del>
          </w:p>
        </w:tc>
        <w:tc>
          <w:tcPr>
            <w:tcW w:w="1265" w:type="dxa"/>
          </w:tcPr>
          <w:p w14:paraId="2EEDC6A5" w14:textId="26CF0931" w:rsidR="00C60BD7" w:rsidRPr="009234AC" w:rsidDel="00A13E40" w:rsidRDefault="00C60BD7" w:rsidP="00C60BD7">
            <w:pPr>
              <w:pStyle w:val="NoSpacing"/>
              <w:jc w:val="center"/>
              <w:rPr>
                <w:del w:id="3549" w:author="Eugene CHEONG from.TOPPAN (MAS)" w:date="2025-12-30T16:40:00Z" w16du:dateUtc="2025-12-30T08:40:00Z"/>
                <w:strike/>
                <w:color w:val="9C0006"/>
                <w:lang w:eastAsia="en-SG"/>
                <w:rPrChange w:id="3550" w:author="Eugene CHEONG from.TOPPAN (MAS)" w:date="2025-12-26T17:37:00Z" w16du:dateUtc="2025-12-26T09:37:00Z">
                  <w:rPr>
                    <w:del w:id="3551" w:author="Eugene CHEONG from.TOPPAN (MAS)" w:date="2025-12-30T16:40:00Z" w16du:dateUtc="2025-12-30T08:40:00Z"/>
                    <w:color w:val="9C0006"/>
                    <w:lang w:eastAsia="en-SG"/>
                  </w:rPr>
                </w:rPrChange>
              </w:rPr>
            </w:pPr>
            <w:del w:id="3552" w:author="Eugene CHEONG from.TOPPAN (MAS)" w:date="2025-12-30T16:40:00Z" w16du:dateUtc="2025-12-30T08:40:00Z">
              <w:r w:rsidRPr="009234AC" w:rsidDel="00A13E40">
                <w:rPr>
                  <w:strike/>
                  <w:rPrChange w:id="3553" w:author="Eugene CHEONG from.TOPPAN (MAS)" w:date="2025-12-26T17:37:00Z" w16du:dateUtc="2025-12-26T09:37:00Z">
                    <w:rPr/>
                  </w:rPrChange>
                </w:rPr>
                <w:delText>No</w:delText>
              </w:r>
            </w:del>
          </w:p>
        </w:tc>
        <w:tc>
          <w:tcPr>
            <w:tcW w:w="1266" w:type="dxa"/>
          </w:tcPr>
          <w:p w14:paraId="72EA8633" w14:textId="79112D77" w:rsidR="00C60BD7" w:rsidRPr="009234AC" w:rsidDel="00A13E40" w:rsidRDefault="00C60BD7" w:rsidP="00C60BD7">
            <w:pPr>
              <w:pStyle w:val="NoSpacing"/>
              <w:jc w:val="center"/>
              <w:rPr>
                <w:del w:id="3554" w:author="Eugene CHEONG from.TOPPAN (MAS)" w:date="2025-12-30T16:40:00Z" w16du:dateUtc="2025-12-30T08:40:00Z"/>
                <w:strike/>
                <w:lang w:eastAsia="en-SG"/>
                <w:rPrChange w:id="3555" w:author="Eugene CHEONG from.TOPPAN (MAS)" w:date="2025-12-26T17:37:00Z" w16du:dateUtc="2025-12-26T09:37:00Z">
                  <w:rPr>
                    <w:del w:id="3556" w:author="Eugene CHEONG from.TOPPAN (MAS)" w:date="2025-12-30T16:40:00Z" w16du:dateUtc="2025-12-30T08:40:00Z"/>
                    <w:lang w:eastAsia="en-SG"/>
                  </w:rPr>
                </w:rPrChange>
              </w:rPr>
            </w:pPr>
            <w:del w:id="3557" w:author="Eugene CHEONG from.TOPPAN (MAS)" w:date="2025-12-30T16:40:00Z" w16du:dateUtc="2025-12-30T08:40:00Z">
              <w:r w:rsidRPr="009234AC" w:rsidDel="00A13E40">
                <w:rPr>
                  <w:strike/>
                  <w:rPrChange w:id="3558" w:author="Eugene CHEONG from.TOPPAN (MAS)" w:date="2025-12-26T17:37:00Z" w16du:dateUtc="2025-12-26T09:37:00Z">
                    <w:rPr/>
                  </w:rPrChange>
                </w:rPr>
                <w:delText>Yes</w:delText>
              </w:r>
            </w:del>
          </w:p>
        </w:tc>
        <w:tc>
          <w:tcPr>
            <w:tcW w:w="1266" w:type="dxa"/>
          </w:tcPr>
          <w:p w14:paraId="2A2B3FB3" w14:textId="55A1CCBB" w:rsidR="00C60BD7" w:rsidRPr="009234AC" w:rsidDel="00A13E40" w:rsidRDefault="00C60BD7" w:rsidP="00C60BD7">
            <w:pPr>
              <w:pStyle w:val="NoSpacing"/>
              <w:jc w:val="center"/>
              <w:rPr>
                <w:del w:id="3559" w:author="Eugene CHEONG from.TOPPAN (MAS)" w:date="2025-12-30T16:40:00Z" w16du:dateUtc="2025-12-30T08:40:00Z"/>
                <w:strike/>
                <w:color w:val="9C0006"/>
                <w:lang w:eastAsia="en-SG"/>
                <w:rPrChange w:id="3560" w:author="Eugene CHEONG from.TOPPAN (MAS)" w:date="2025-12-26T17:37:00Z" w16du:dateUtc="2025-12-26T09:37:00Z">
                  <w:rPr>
                    <w:del w:id="3561" w:author="Eugene CHEONG from.TOPPAN (MAS)" w:date="2025-12-30T16:40:00Z" w16du:dateUtc="2025-12-30T08:40:00Z"/>
                    <w:color w:val="9C0006"/>
                    <w:lang w:eastAsia="en-SG"/>
                  </w:rPr>
                </w:rPrChange>
              </w:rPr>
            </w:pPr>
            <w:del w:id="3562" w:author="Eugene CHEONG from.TOPPAN (MAS)" w:date="2025-12-30T16:40:00Z" w16du:dateUtc="2025-12-30T08:40:00Z">
              <w:r w:rsidRPr="009234AC" w:rsidDel="00A13E40">
                <w:rPr>
                  <w:strike/>
                  <w:rPrChange w:id="3563" w:author="Eugene CHEONG from.TOPPAN (MAS)" w:date="2025-12-26T17:37:00Z" w16du:dateUtc="2025-12-26T09:37:00Z">
                    <w:rPr/>
                  </w:rPrChange>
                </w:rPr>
                <w:delText>No</w:delText>
              </w:r>
            </w:del>
          </w:p>
        </w:tc>
        <w:tc>
          <w:tcPr>
            <w:tcW w:w="1265" w:type="dxa"/>
          </w:tcPr>
          <w:p w14:paraId="58378287" w14:textId="6D864F51" w:rsidR="00C60BD7" w:rsidRPr="009234AC" w:rsidDel="00A13E40" w:rsidRDefault="00C60BD7" w:rsidP="00C60BD7">
            <w:pPr>
              <w:pStyle w:val="NoSpacing"/>
              <w:jc w:val="center"/>
              <w:rPr>
                <w:del w:id="3564" w:author="Eugene CHEONG from.TOPPAN (MAS)" w:date="2025-12-30T16:40:00Z" w16du:dateUtc="2025-12-30T08:40:00Z"/>
                <w:strike/>
                <w:color w:val="9C0006"/>
                <w:lang w:eastAsia="en-SG"/>
                <w:rPrChange w:id="3565" w:author="Eugene CHEONG from.TOPPAN (MAS)" w:date="2025-12-26T17:37:00Z" w16du:dateUtc="2025-12-26T09:37:00Z">
                  <w:rPr>
                    <w:del w:id="3566" w:author="Eugene CHEONG from.TOPPAN (MAS)" w:date="2025-12-30T16:40:00Z" w16du:dateUtc="2025-12-30T08:40:00Z"/>
                    <w:color w:val="9C0006"/>
                    <w:lang w:eastAsia="en-SG"/>
                  </w:rPr>
                </w:rPrChange>
              </w:rPr>
            </w:pPr>
            <w:del w:id="3567" w:author="Eugene CHEONG from.TOPPAN (MAS)" w:date="2025-12-30T16:40:00Z" w16du:dateUtc="2025-12-30T08:40:00Z">
              <w:r w:rsidRPr="009234AC" w:rsidDel="00A13E40">
                <w:rPr>
                  <w:strike/>
                  <w:rPrChange w:id="3568" w:author="Eugene CHEONG from.TOPPAN (MAS)" w:date="2025-12-26T17:37:00Z" w16du:dateUtc="2025-12-26T09:37:00Z">
                    <w:rPr/>
                  </w:rPrChange>
                </w:rPr>
                <w:delText>Yes</w:delText>
              </w:r>
            </w:del>
          </w:p>
        </w:tc>
        <w:tc>
          <w:tcPr>
            <w:tcW w:w="1266" w:type="dxa"/>
          </w:tcPr>
          <w:p w14:paraId="64976057" w14:textId="41E74236" w:rsidR="00C60BD7" w:rsidRPr="009234AC" w:rsidDel="00A13E40" w:rsidRDefault="00C60BD7" w:rsidP="00C60BD7">
            <w:pPr>
              <w:pStyle w:val="NoSpacing"/>
              <w:jc w:val="center"/>
              <w:rPr>
                <w:del w:id="3569" w:author="Eugene CHEONG from.TOPPAN (MAS)" w:date="2025-12-30T16:40:00Z" w16du:dateUtc="2025-12-30T08:40:00Z"/>
                <w:strike/>
                <w:color w:val="9C0006"/>
                <w:lang w:eastAsia="en-SG"/>
                <w:rPrChange w:id="3570" w:author="Eugene CHEONG from.TOPPAN (MAS)" w:date="2025-12-26T17:37:00Z" w16du:dateUtc="2025-12-26T09:37:00Z">
                  <w:rPr>
                    <w:del w:id="3571" w:author="Eugene CHEONG from.TOPPAN (MAS)" w:date="2025-12-30T16:40:00Z" w16du:dateUtc="2025-12-30T08:40:00Z"/>
                    <w:color w:val="9C0006"/>
                    <w:lang w:eastAsia="en-SG"/>
                  </w:rPr>
                </w:rPrChange>
              </w:rPr>
            </w:pPr>
            <w:del w:id="3572" w:author="Eugene CHEONG from.TOPPAN (MAS)" w:date="2025-12-30T16:40:00Z" w16du:dateUtc="2025-12-30T08:40:00Z">
              <w:r w:rsidRPr="009234AC" w:rsidDel="00A13E40">
                <w:rPr>
                  <w:strike/>
                  <w:rPrChange w:id="3573" w:author="Eugene CHEONG from.TOPPAN (MAS)" w:date="2025-12-26T17:37:00Z" w16du:dateUtc="2025-12-26T09:37:00Z">
                    <w:rPr/>
                  </w:rPrChange>
                </w:rPr>
                <w:delText>No</w:delText>
              </w:r>
            </w:del>
          </w:p>
        </w:tc>
        <w:tc>
          <w:tcPr>
            <w:tcW w:w="1266" w:type="dxa"/>
          </w:tcPr>
          <w:p w14:paraId="072F651E" w14:textId="4345F646" w:rsidR="00C60BD7" w:rsidRPr="009234AC" w:rsidDel="00A13E40" w:rsidRDefault="00C60BD7" w:rsidP="00C60BD7">
            <w:pPr>
              <w:pStyle w:val="NoSpacing"/>
              <w:jc w:val="center"/>
              <w:rPr>
                <w:del w:id="3574" w:author="Eugene CHEONG from.TOPPAN (MAS)" w:date="2025-12-30T16:40:00Z" w16du:dateUtc="2025-12-30T08:40:00Z"/>
                <w:strike/>
                <w:rPrChange w:id="3575" w:author="Eugene CHEONG from.TOPPAN (MAS)" w:date="2025-12-26T17:37:00Z" w16du:dateUtc="2025-12-26T09:37:00Z">
                  <w:rPr>
                    <w:del w:id="3576" w:author="Eugene CHEONG from.TOPPAN (MAS)" w:date="2025-12-30T16:40:00Z" w16du:dateUtc="2025-12-30T08:40:00Z"/>
                  </w:rPr>
                </w:rPrChange>
              </w:rPr>
            </w:pPr>
            <w:del w:id="3577" w:author="Eugene CHEONG from.TOPPAN (MAS)" w:date="2025-12-30T16:40:00Z" w16du:dateUtc="2025-12-30T08:40:00Z">
              <w:r w:rsidRPr="009234AC" w:rsidDel="00A13E40">
                <w:rPr>
                  <w:strike/>
                  <w:rPrChange w:id="3578" w:author="Eugene CHEONG from.TOPPAN (MAS)" w:date="2025-12-26T17:37:00Z" w16du:dateUtc="2025-12-26T09:37:00Z">
                    <w:rPr/>
                  </w:rPrChange>
                </w:rPr>
                <w:delText>No</w:delText>
              </w:r>
            </w:del>
          </w:p>
        </w:tc>
      </w:tr>
      <w:tr w:rsidR="00192BAC" w:rsidRPr="009234AC" w:rsidDel="00A13E40" w14:paraId="27250436" w14:textId="1FF2A68C" w:rsidTr="008E5F58">
        <w:trPr>
          <w:trHeight w:val="290"/>
          <w:del w:id="3579" w:author="Eugene CHEONG from.TOPPAN (MAS)" w:date="2025-12-30T16:40:00Z"/>
        </w:trPr>
        <w:tc>
          <w:tcPr>
            <w:tcW w:w="3180" w:type="dxa"/>
            <w:vAlign w:val="bottom"/>
            <w:hideMark/>
          </w:tcPr>
          <w:p w14:paraId="2892B6D8" w14:textId="6AE65244" w:rsidR="00C60BD7" w:rsidRPr="009234AC" w:rsidDel="00A13E40" w:rsidRDefault="00C60BD7" w:rsidP="00C60BD7">
            <w:pPr>
              <w:pStyle w:val="NoSpacing"/>
              <w:rPr>
                <w:del w:id="3580" w:author="Eugene CHEONG from.TOPPAN (MAS)" w:date="2025-12-30T16:40:00Z" w16du:dateUtc="2025-12-30T08:40:00Z"/>
                <w:strike/>
                <w:color w:val="000000" w:themeColor="text1"/>
                <w:lang w:eastAsia="en-SG"/>
                <w:rPrChange w:id="3581" w:author="Eugene CHEONG from.TOPPAN (MAS)" w:date="2025-12-26T17:37:00Z" w16du:dateUtc="2025-12-26T09:37:00Z">
                  <w:rPr>
                    <w:del w:id="3582" w:author="Eugene CHEONG from.TOPPAN (MAS)" w:date="2025-12-30T16:40:00Z" w16du:dateUtc="2025-12-30T08:40:00Z"/>
                    <w:color w:val="000000" w:themeColor="text1"/>
                    <w:lang w:eastAsia="en-SG"/>
                  </w:rPr>
                </w:rPrChange>
              </w:rPr>
            </w:pPr>
            <w:del w:id="3583" w:author="Eugene CHEONG from.TOPPAN (MAS)" w:date="2025-12-30T16:40:00Z" w16du:dateUtc="2025-12-30T08:40:00Z">
              <w:r w:rsidRPr="009234AC" w:rsidDel="00A13E40">
                <w:rPr>
                  <w:strike/>
                  <w:color w:val="000000" w:themeColor="text1"/>
                  <w:lang w:eastAsia="en-SG"/>
                  <w:rPrChange w:id="3584" w:author="Eugene CHEONG from.TOPPAN (MAS)" w:date="2025-12-26T17:37:00Z" w16du:dateUtc="2025-12-26T09:37:00Z">
                    <w:rPr>
                      <w:color w:val="000000" w:themeColor="text1"/>
                      <w:lang w:eastAsia="en-SG"/>
                    </w:rPr>
                  </w:rPrChange>
                </w:rPr>
                <w:delText>Method of Sale</w:delText>
              </w:r>
            </w:del>
          </w:p>
        </w:tc>
        <w:tc>
          <w:tcPr>
            <w:tcW w:w="1265" w:type="dxa"/>
          </w:tcPr>
          <w:p w14:paraId="263CA82F" w14:textId="09397DC2" w:rsidR="00C60BD7" w:rsidRPr="009234AC" w:rsidDel="00A13E40" w:rsidRDefault="00C60BD7" w:rsidP="00C60BD7">
            <w:pPr>
              <w:pStyle w:val="NoSpacing"/>
              <w:jc w:val="center"/>
              <w:rPr>
                <w:del w:id="3585" w:author="Eugene CHEONG from.TOPPAN (MAS)" w:date="2025-12-30T16:40:00Z" w16du:dateUtc="2025-12-30T08:40:00Z"/>
                <w:strike/>
                <w:lang w:eastAsia="en-SG"/>
                <w:rPrChange w:id="3586" w:author="Eugene CHEONG from.TOPPAN (MAS)" w:date="2025-12-26T17:37:00Z" w16du:dateUtc="2025-12-26T09:37:00Z">
                  <w:rPr>
                    <w:del w:id="3587" w:author="Eugene CHEONG from.TOPPAN (MAS)" w:date="2025-12-30T16:40:00Z" w16du:dateUtc="2025-12-30T08:40:00Z"/>
                    <w:lang w:eastAsia="en-SG"/>
                  </w:rPr>
                </w:rPrChange>
              </w:rPr>
            </w:pPr>
            <w:del w:id="3588" w:author="Eugene CHEONG from.TOPPAN (MAS)" w:date="2025-12-30T16:40:00Z" w16du:dateUtc="2025-12-30T08:40:00Z">
              <w:r w:rsidRPr="009234AC" w:rsidDel="00A13E40">
                <w:rPr>
                  <w:strike/>
                  <w:rPrChange w:id="3589" w:author="Eugene CHEONG from.TOPPAN (MAS)" w:date="2025-12-26T17:37:00Z" w16du:dateUtc="2025-12-26T09:37:00Z">
                    <w:rPr/>
                  </w:rPrChange>
                </w:rPr>
                <w:delText>Yes</w:delText>
              </w:r>
            </w:del>
          </w:p>
        </w:tc>
        <w:tc>
          <w:tcPr>
            <w:tcW w:w="1266" w:type="dxa"/>
          </w:tcPr>
          <w:p w14:paraId="000CD970" w14:textId="204729F6" w:rsidR="00C60BD7" w:rsidRPr="009234AC" w:rsidDel="00A13E40" w:rsidRDefault="00C60BD7" w:rsidP="00C60BD7">
            <w:pPr>
              <w:pStyle w:val="NoSpacing"/>
              <w:jc w:val="center"/>
              <w:rPr>
                <w:del w:id="3590" w:author="Eugene CHEONG from.TOPPAN (MAS)" w:date="2025-12-30T16:40:00Z" w16du:dateUtc="2025-12-30T08:40:00Z"/>
                <w:strike/>
                <w:lang w:eastAsia="en-SG"/>
                <w:rPrChange w:id="3591" w:author="Eugene CHEONG from.TOPPAN (MAS)" w:date="2025-12-26T17:37:00Z" w16du:dateUtc="2025-12-26T09:37:00Z">
                  <w:rPr>
                    <w:del w:id="3592" w:author="Eugene CHEONG from.TOPPAN (MAS)" w:date="2025-12-30T16:40:00Z" w16du:dateUtc="2025-12-30T08:40:00Z"/>
                    <w:lang w:eastAsia="en-SG"/>
                  </w:rPr>
                </w:rPrChange>
              </w:rPr>
            </w:pPr>
            <w:del w:id="3593" w:author="Eugene CHEONG from.TOPPAN (MAS)" w:date="2025-12-30T16:40:00Z" w16du:dateUtc="2025-12-30T08:40:00Z">
              <w:r w:rsidRPr="009234AC" w:rsidDel="00A13E40">
                <w:rPr>
                  <w:strike/>
                  <w:rPrChange w:id="3594" w:author="Eugene CHEONG from.TOPPAN (MAS)" w:date="2025-12-26T17:37:00Z" w16du:dateUtc="2025-12-26T09:37:00Z">
                    <w:rPr/>
                  </w:rPrChange>
                </w:rPr>
                <w:delText>Yes</w:delText>
              </w:r>
            </w:del>
          </w:p>
        </w:tc>
        <w:tc>
          <w:tcPr>
            <w:tcW w:w="1266" w:type="dxa"/>
          </w:tcPr>
          <w:p w14:paraId="07FE404F" w14:textId="50146CBE" w:rsidR="00C60BD7" w:rsidRPr="009234AC" w:rsidDel="00A13E40" w:rsidRDefault="00C60BD7" w:rsidP="00C60BD7">
            <w:pPr>
              <w:pStyle w:val="NoSpacing"/>
              <w:jc w:val="center"/>
              <w:rPr>
                <w:del w:id="3595" w:author="Eugene CHEONG from.TOPPAN (MAS)" w:date="2025-12-30T16:40:00Z" w16du:dateUtc="2025-12-30T08:40:00Z"/>
                <w:strike/>
                <w:lang w:eastAsia="en-SG"/>
                <w:rPrChange w:id="3596" w:author="Eugene CHEONG from.TOPPAN (MAS)" w:date="2025-12-26T17:37:00Z" w16du:dateUtc="2025-12-26T09:37:00Z">
                  <w:rPr>
                    <w:del w:id="3597" w:author="Eugene CHEONG from.TOPPAN (MAS)" w:date="2025-12-30T16:40:00Z" w16du:dateUtc="2025-12-30T08:40:00Z"/>
                    <w:lang w:eastAsia="en-SG"/>
                  </w:rPr>
                </w:rPrChange>
              </w:rPr>
            </w:pPr>
            <w:del w:id="3598" w:author="Eugene CHEONG from.TOPPAN (MAS)" w:date="2025-12-30T16:40:00Z" w16du:dateUtc="2025-12-30T08:40:00Z">
              <w:r w:rsidRPr="009234AC" w:rsidDel="00A13E40">
                <w:rPr>
                  <w:strike/>
                  <w:rPrChange w:id="3599" w:author="Eugene CHEONG from.TOPPAN (MAS)" w:date="2025-12-26T17:37:00Z" w16du:dateUtc="2025-12-26T09:37:00Z">
                    <w:rPr/>
                  </w:rPrChange>
                </w:rPr>
                <w:delText>Yes</w:delText>
              </w:r>
            </w:del>
          </w:p>
        </w:tc>
        <w:tc>
          <w:tcPr>
            <w:tcW w:w="1265" w:type="dxa"/>
          </w:tcPr>
          <w:p w14:paraId="3FF5C708" w14:textId="250FEFB7" w:rsidR="00C60BD7" w:rsidRPr="009234AC" w:rsidDel="00A13E40" w:rsidRDefault="00C60BD7" w:rsidP="00C60BD7">
            <w:pPr>
              <w:pStyle w:val="NoSpacing"/>
              <w:jc w:val="center"/>
              <w:rPr>
                <w:del w:id="3600" w:author="Eugene CHEONG from.TOPPAN (MAS)" w:date="2025-12-30T16:40:00Z" w16du:dateUtc="2025-12-30T08:40:00Z"/>
                <w:strike/>
                <w:lang w:eastAsia="en-SG"/>
                <w:rPrChange w:id="3601" w:author="Eugene CHEONG from.TOPPAN (MAS)" w:date="2025-12-26T17:37:00Z" w16du:dateUtc="2025-12-26T09:37:00Z">
                  <w:rPr>
                    <w:del w:id="3602" w:author="Eugene CHEONG from.TOPPAN (MAS)" w:date="2025-12-30T16:40:00Z" w16du:dateUtc="2025-12-30T08:40:00Z"/>
                    <w:lang w:eastAsia="en-SG"/>
                  </w:rPr>
                </w:rPrChange>
              </w:rPr>
            </w:pPr>
            <w:del w:id="3603" w:author="Eugene CHEONG from.TOPPAN (MAS)" w:date="2025-12-30T16:40:00Z" w16du:dateUtc="2025-12-30T08:40:00Z">
              <w:r w:rsidRPr="009234AC" w:rsidDel="00A13E40">
                <w:rPr>
                  <w:strike/>
                  <w:rPrChange w:id="3604" w:author="Eugene CHEONG from.TOPPAN (MAS)" w:date="2025-12-26T17:37:00Z" w16du:dateUtc="2025-12-26T09:37:00Z">
                    <w:rPr/>
                  </w:rPrChange>
                </w:rPr>
                <w:delText>Yes</w:delText>
              </w:r>
            </w:del>
          </w:p>
        </w:tc>
        <w:tc>
          <w:tcPr>
            <w:tcW w:w="1266" w:type="dxa"/>
          </w:tcPr>
          <w:p w14:paraId="52E1451B" w14:textId="1E4590CB" w:rsidR="00C60BD7" w:rsidRPr="009234AC" w:rsidDel="00A13E40" w:rsidRDefault="00C60BD7" w:rsidP="00C60BD7">
            <w:pPr>
              <w:pStyle w:val="NoSpacing"/>
              <w:jc w:val="center"/>
              <w:rPr>
                <w:del w:id="3605" w:author="Eugene CHEONG from.TOPPAN (MAS)" w:date="2025-12-30T16:40:00Z" w16du:dateUtc="2025-12-30T08:40:00Z"/>
                <w:strike/>
                <w:lang w:eastAsia="en-SG"/>
                <w:rPrChange w:id="3606" w:author="Eugene CHEONG from.TOPPAN (MAS)" w:date="2025-12-26T17:37:00Z" w16du:dateUtc="2025-12-26T09:37:00Z">
                  <w:rPr>
                    <w:del w:id="3607" w:author="Eugene CHEONG from.TOPPAN (MAS)" w:date="2025-12-30T16:40:00Z" w16du:dateUtc="2025-12-30T08:40:00Z"/>
                    <w:lang w:eastAsia="en-SG"/>
                  </w:rPr>
                </w:rPrChange>
              </w:rPr>
            </w:pPr>
            <w:del w:id="3608" w:author="Eugene CHEONG from.TOPPAN (MAS)" w:date="2025-12-30T16:40:00Z" w16du:dateUtc="2025-12-30T08:40:00Z">
              <w:r w:rsidRPr="009234AC" w:rsidDel="00A13E40">
                <w:rPr>
                  <w:strike/>
                  <w:rPrChange w:id="3609" w:author="Eugene CHEONG from.TOPPAN (MAS)" w:date="2025-12-26T17:37:00Z" w16du:dateUtc="2025-12-26T09:37:00Z">
                    <w:rPr/>
                  </w:rPrChange>
                </w:rPr>
                <w:delText>Yes</w:delText>
              </w:r>
            </w:del>
          </w:p>
        </w:tc>
        <w:tc>
          <w:tcPr>
            <w:tcW w:w="1266" w:type="dxa"/>
          </w:tcPr>
          <w:p w14:paraId="7A263033" w14:textId="75217782" w:rsidR="00C60BD7" w:rsidRPr="009234AC" w:rsidDel="00A13E40" w:rsidRDefault="00C60BD7" w:rsidP="00C60BD7">
            <w:pPr>
              <w:pStyle w:val="NoSpacing"/>
              <w:jc w:val="center"/>
              <w:rPr>
                <w:del w:id="3610" w:author="Eugene CHEONG from.TOPPAN (MAS)" w:date="2025-12-30T16:40:00Z" w16du:dateUtc="2025-12-30T08:40:00Z"/>
                <w:strike/>
                <w:rPrChange w:id="3611" w:author="Eugene CHEONG from.TOPPAN (MAS)" w:date="2025-12-26T17:37:00Z" w16du:dateUtc="2025-12-26T09:37:00Z">
                  <w:rPr>
                    <w:del w:id="3612" w:author="Eugene CHEONG from.TOPPAN (MAS)" w:date="2025-12-30T16:40:00Z" w16du:dateUtc="2025-12-30T08:40:00Z"/>
                  </w:rPr>
                </w:rPrChange>
              </w:rPr>
            </w:pPr>
            <w:del w:id="3613" w:author="Eugene CHEONG from.TOPPAN (MAS)" w:date="2025-12-30T16:40:00Z" w16du:dateUtc="2025-12-30T08:40:00Z">
              <w:r w:rsidRPr="009234AC" w:rsidDel="00A13E40">
                <w:rPr>
                  <w:strike/>
                  <w:rPrChange w:id="3614" w:author="Eugene CHEONG from.TOPPAN (MAS)" w:date="2025-12-26T17:37:00Z" w16du:dateUtc="2025-12-26T09:37:00Z">
                    <w:rPr/>
                  </w:rPrChange>
                </w:rPr>
                <w:delText>Yes</w:delText>
              </w:r>
            </w:del>
          </w:p>
        </w:tc>
      </w:tr>
      <w:tr w:rsidR="00192BAC" w:rsidRPr="009234AC" w:rsidDel="00A13E40" w14:paraId="4FCA6C4E" w14:textId="74BAFAE5" w:rsidTr="008E5F58">
        <w:trPr>
          <w:trHeight w:val="290"/>
          <w:del w:id="3615" w:author="Eugene CHEONG from.TOPPAN (MAS)" w:date="2025-12-30T16:40:00Z"/>
        </w:trPr>
        <w:tc>
          <w:tcPr>
            <w:tcW w:w="3180" w:type="dxa"/>
            <w:vAlign w:val="bottom"/>
            <w:hideMark/>
          </w:tcPr>
          <w:p w14:paraId="521F5891" w14:textId="0BDA2E4B" w:rsidR="00C60BD7" w:rsidRPr="009234AC" w:rsidDel="00A13E40" w:rsidRDefault="00C60BD7" w:rsidP="00C60BD7">
            <w:pPr>
              <w:pStyle w:val="NoSpacing"/>
              <w:rPr>
                <w:del w:id="3616" w:author="Eugene CHEONG from.TOPPAN (MAS)" w:date="2025-12-30T16:40:00Z" w16du:dateUtc="2025-12-30T08:40:00Z"/>
                <w:strike/>
                <w:color w:val="000000" w:themeColor="text1"/>
                <w:lang w:eastAsia="en-SG"/>
                <w:rPrChange w:id="3617" w:author="Eugene CHEONG from.TOPPAN (MAS)" w:date="2025-12-26T17:37:00Z" w16du:dateUtc="2025-12-26T09:37:00Z">
                  <w:rPr>
                    <w:del w:id="3618" w:author="Eugene CHEONG from.TOPPAN (MAS)" w:date="2025-12-30T16:40:00Z" w16du:dateUtc="2025-12-30T08:40:00Z"/>
                    <w:color w:val="000000" w:themeColor="text1"/>
                    <w:lang w:eastAsia="en-SG"/>
                  </w:rPr>
                </w:rPrChange>
              </w:rPr>
            </w:pPr>
            <w:del w:id="3619" w:author="Eugene CHEONG from.TOPPAN (MAS)" w:date="2025-12-30T16:40:00Z" w16du:dateUtc="2025-12-30T08:40:00Z">
              <w:r w:rsidRPr="009234AC" w:rsidDel="00A13E40">
                <w:rPr>
                  <w:strike/>
                  <w:color w:val="000000" w:themeColor="text1"/>
                  <w:lang w:eastAsia="en-SG"/>
                  <w:rPrChange w:id="3620" w:author="Eugene CHEONG from.TOPPAN (MAS)" w:date="2025-12-26T17:37:00Z" w16du:dateUtc="2025-12-26T09:37:00Z">
                    <w:rPr>
                      <w:color w:val="000000" w:themeColor="text1"/>
                      <w:lang w:eastAsia="en-SG"/>
                    </w:rPr>
                  </w:rPrChange>
                </w:rPr>
                <w:delText>Competitive Applications</w:delText>
              </w:r>
            </w:del>
          </w:p>
        </w:tc>
        <w:tc>
          <w:tcPr>
            <w:tcW w:w="1265" w:type="dxa"/>
          </w:tcPr>
          <w:p w14:paraId="625E718B" w14:textId="37BB767B" w:rsidR="00C60BD7" w:rsidRPr="009234AC" w:rsidDel="00A13E40" w:rsidRDefault="00C60BD7" w:rsidP="00C60BD7">
            <w:pPr>
              <w:pStyle w:val="NoSpacing"/>
              <w:jc w:val="center"/>
              <w:rPr>
                <w:del w:id="3621" w:author="Eugene CHEONG from.TOPPAN (MAS)" w:date="2025-12-30T16:40:00Z" w16du:dateUtc="2025-12-30T08:40:00Z"/>
                <w:strike/>
                <w:lang w:eastAsia="en-SG"/>
                <w:rPrChange w:id="3622" w:author="Eugene CHEONG from.TOPPAN (MAS)" w:date="2025-12-26T17:37:00Z" w16du:dateUtc="2025-12-26T09:37:00Z">
                  <w:rPr>
                    <w:del w:id="3623" w:author="Eugene CHEONG from.TOPPAN (MAS)" w:date="2025-12-30T16:40:00Z" w16du:dateUtc="2025-12-30T08:40:00Z"/>
                    <w:lang w:eastAsia="en-SG"/>
                  </w:rPr>
                </w:rPrChange>
              </w:rPr>
            </w:pPr>
            <w:del w:id="3624" w:author="Eugene CHEONG from.TOPPAN (MAS)" w:date="2025-12-30T16:40:00Z" w16du:dateUtc="2025-12-30T08:40:00Z">
              <w:r w:rsidRPr="009234AC" w:rsidDel="00A13E40">
                <w:rPr>
                  <w:strike/>
                  <w:rPrChange w:id="3625" w:author="Eugene CHEONG from.TOPPAN (MAS)" w:date="2025-12-26T17:37:00Z" w16du:dateUtc="2025-12-26T09:37:00Z">
                    <w:rPr/>
                  </w:rPrChange>
                </w:rPr>
                <w:delText>Yes</w:delText>
              </w:r>
            </w:del>
          </w:p>
        </w:tc>
        <w:tc>
          <w:tcPr>
            <w:tcW w:w="1266" w:type="dxa"/>
          </w:tcPr>
          <w:p w14:paraId="5C36BC02" w14:textId="491D5B26" w:rsidR="00C60BD7" w:rsidRPr="009234AC" w:rsidDel="00A13E40" w:rsidRDefault="00C60BD7" w:rsidP="00C60BD7">
            <w:pPr>
              <w:pStyle w:val="NoSpacing"/>
              <w:jc w:val="center"/>
              <w:rPr>
                <w:del w:id="3626" w:author="Eugene CHEONG from.TOPPAN (MAS)" w:date="2025-12-30T16:40:00Z" w16du:dateUtc="2025-12-30T08:40:00Z"/>
                <w:strike/>
                <w:lang w:eastAsia="en-SG"/>
                <w:rPrChange w:id="3627" w:author="Eugene CHEONG from.TOPPAN (MAS)" w:date="2025-12-26T17:37:00Z" w16du:dateUtc="2025-12-26T09:37:00Z">
                  <w:rPr>
                    <w:del w:id="3628" w:author="Eugene CHEONG from.TOPPAN (MAS)" w:date="2025-12-30T16:40:00Z" w16du:dateUtc="2025-12-30T08:40:00Z"/>
                    <w:lang w:eastAsia="en-SG"/>
                  </w:rPr>
                </w:rPrChange>
              </w:rPr>
            </w:pPr>
            <w:del w:id="3629" w:author="Eugene CHEONG from.TOPPAN (MAS)" w:date="2025-12-30T16:40:00Z" w16du:dateUtc="2025-12-30T08:40:00Z">
              <w:r w:rsidRPr="009234AC" w:rsidDel="00A13E40">
                <w:rPr>
                  <w:strike/>
                  <w:rPrChange w:id="3630" w:author="Eugene CHEONG from.TOPPAN (MAS)" w:date="2025-12-26T17:37:00Z" w16du:dateUtc="2025-12-26T09:37:00Z">
                    <w:rPr/>
                  </w:rPrChange>
                </w:rPr>
                <w:delText>Yes</w:delText>
              </w:r>
            </w:del>
          </w:p>
        </w:tc>
        <w:tc>
          <w:tcPr>
            <w:tcW w:w="1266" w:type="dxa"/>
          </w:tcPr>
          <w:p w14:paraId="3AD782C0" w14:textId="2BFBAF64" w:rsidR="00C60BD7" w:rsidRPr="009234AC" w:rsidDel="00A13E40" w:rsidRDefault="00C60BD7" w:rsidP="00C60BD7">
            <w:pPr>
              <w:pStyle w:val="NoSpacing"/>
              <w:jc w:val="center"/>
              <w:rPr>
                <w:del w:id="3631" w:author="Eugene CHEONG from.TOPPAN (MAS)" w:date="2025-12-30T16:40:00Z" w16du:dateUtc="2025-12-30T08:40:00Z"/>
                <w:strike/>
                <w:lang w:eastAsia="en-SG"/>
                <w:rPrChange w:id="3632" w:author="Eugene CHEONG from.TOPPAN (MAS)" w:date="2025-12-26T17:37:00Z" w16du:dateUtc="2025-12-26T09:37:00Z">
                  <w:rPr>
                    <w:del w:id="3633" w:author="Eugene CHEONG from.TOPPAN (MAS)" w:date="2025-12-30T16:40:00Z" w16du:dateUtc="2025-12-30T08:40:00Z"/>
                    <w:lang w:eastAsia="en-SG"/>
                  </w:rPr>
                </w:rPrChange>
              </w:rPr>
            </w:pPr>
            <w:del w:id="3634" w:author="Eugene CHEONG from.TOPPAN (MAS)" w:date="2025-12-30T16:40:00Z" w16du:dateUtc="2025-12-30T08:40:00Z">
              <w:r w:rsidRPr="009234AC" w:rsidDel="00A13E40">
                <w:rPr>
                  <w:strike/>
                  <w:rPrChange w:id="3635" w:author="Eugene CHEONG from.TOPPAN (MAS)" w:date="2025-12-26T17:37:00Z" w16du:dateUtc="2025-12-26T09:37:00Z">
                    <w:rPr/>
                  </w:rPrChange>
                </w:rPr>
                <w:delText>Yes</w:delText>
              </w:r>
            </w:del>
          </w:p>
        </w:tc>
        <w:tc>
          <w:tcPr>
            <w:tcW w:w="1265" w:type="dxa"/>
          </w:tcPr>
          <w:p w14:paraId="78BFDA69" w14:textId="7B009F20" w:rsidR="00C60BD7" w:rsidRPr="009234AC" w:rsidDel="00A13E40" w:rsidRDefault="00C60BD7" w:rsidP="00C60BD7">
            <w:pPr>
              <w:pStyle w:val="NoSpacing"/>
              <w:jc w:val="center"/>
              <w:rPr>
                <w:del w:id="3636" w:author="Eugene CHEONG from.TOPPAN (MAS)" w:date="2025-12-30T16:40:00Z" w16du:dateUtc="2025-12-30T08:40:00Z"/>
                <w:strike/>
                <w:lang w:eastAsia="en-SG"/>
                <w:rPrChange w:id="3637" w:author="Eugene CHEONG from.TOPPAN (MAS)" w:date="2025-12-26T17:37:00Z" w16du:dateUtc="2025-12-26T09:37:00Z">
                  <w:rPr>
                    <w:del w:id="3638" w:author="Eugene CHEONG from.TOPPAN (MAS)" w:date="2025-12-30T16:40:00Z" w16du:dateUtc="2025-12-30T08:40:00Z"/>
                    <w:lang w:eastAsia="en-SG"/>
                  </w:rPr>
                </w:rPrChange>
              </w:rPr>
            </w:pPr>
            <w:del w:id="3639" w:author="Eugene CHEONG from.TOPPAN (MAS)" w:date="2025-12-30T16:40:00Z" w16du:dateUtc="2025-12-30T08:40:00Z">
              <w:r w:rsidRPr="009234AC" w:rsidDel="00A13E40">
                <w:rPr>
                  <w:strike/>
                  <w:rPrChange w:id="3640" w:author="Eugene CHEONG from.TOPPAN (MAS)" w:date="2025-12-26T17:37:00Z" w16du:dateUtc="2025-12-26T09:37:00Z">
                    <w:rPr/>
                  </w:rPrChange>
                </w:rPr>
                <w:delText>Yes</w:delText>
              </w:r>
            </w:del>
          </w:p>
        </w:tc>
        <w:tc>
          <w:tcPr>
            <w:tcW w:w="1266" w:type="dxa"/>
          </w:tcPr>
          <w:p w14:paraId="732AE61A" w14:textId="3BFECB49" w:rsidR="00C60BD7" w:rsidRPr="009234AC" w:rsidDel="00A13E40" w:rsidRDefault="00C60BD7" w:rsidP="00C60BD7">
            <w:pPr>
              <w:pStyle w:val="NoSpacing"/>
              <w:jc w:val="center"/>
              <w:rPr>
                <w:del w:id="3641" w:author="Eugene CHEONG from.TOPPAN (MAS)" w:date="2025-12-30T16:40:00Z" w16du:dateUtc="2025-12-30T08:40:00Z"/>
                <w:strike/>
                <w:lang w:eastAsia="en-SG"/>
                <w:rPrChange w:id="3642" w:author="Eugene CHEONG from.TOPPAN (MAS)" w:date="2025-12-26T17:37:00Z" w16du:dateUtc="2025-12-26T09:37:00Z">
                  <w:rPr>
                    <w:del w:id="3643" w:author="Eugene CHEONG from.TOPPAN (MAS)" w:date="2025-12-30T16:40:00Z" w16du:dateUtc="2025-12-30T08:40:00Z"/>
                    <w:lang w:eastAsia="en-SG"/>
                  </w:rPr>
                </w:rPrChange>
              </w:rPr>
            </w:pPr>
            <w:del w:id="3644" w:author="Eugene CHEONG from.TOPPAN (MAS)" w:date="2025-12-30T16:40:00Z" w16du:dateUtc="2025-12-30T08:40:00Z">
              <w:r w:rsidRPr="009234AC" w:rsidDel="00A13E40">
                <w:rPr>
                  <w:strike/>
                  <w:rPrChange w:id="3645" w:author="Eugene CHEONG from.TOPPAN (MAS)" w:date="2025-12-26T17:37:00Z" w16du:dateUtc="2025-12-26T09:37:00Z">
                    <w:rPr/>
                  </w:rPrChange>
                </w:rPr>
                <w:delText>Yes</w:delText>
              </w:r>
            </w:del>
          </w:p>
        </w:tc>
        <w:tc>
          <w:tcPr>
            <w:tcW w:w="1266" w:type="dxa"/>
          </w:tcPr>
          <w:p w14:paraId="6A976540" w14:textId="23E71FC8" w:rsidR="00C60BD7" w:rsidRPr="009234AC" w:rsidDel="00A13E40" w:rsidRDefault="00C60BD7" w:rsidP="00C60BD7">
            <w:pPr>
              <w:pStyle w:val="NoSpacing"/>
              <w:jc w:val="center"/>
              <w:rPr>
                <w:del w:id="3646" w:author="Eugene CHEONG from.TOPPAN (MAS)" w:date="2025-12-30T16:40:00Z" w16du:dateUtc="2025-12-30T08:40:00Z"/>
                <w:strike/>
                <w:rPrChange w:id="3647" w:author="Eugene CHEONG from.TOPPAN (MAS)" w:date="2025-12-26T17:37:00Z" w16du:dateUtc="2025-12-26T09:37:00Z">
                  <w:rPr>
                    <w:del w:id="3648" w:author="Eugene CHEONG from.TOPPAN (MAS)" w:date="2025-12-30T16:40:00Z" w16du:dateUtc="2025-12-30T08:40:00Z"/>
                  </w:rPr>
                </w:rPrChange>
              </w:rPr>
            </w:pPr>
            <w:del w:id="3649" w:author="Eugene CHEONG from.TOPPAN (MAS)" w:date="2025-12-30T16:40:00Z" w16du:dateUtc="2025-12-30T08:40:00Z">
              <w:r w:rsidRPr="009234AC" w:rsidDel="00A13E40">
                <w:rPr>
                  <w:strike/>
                  <w:rPrChange w:id="3650" w:author="Eugene CHEONG from.TOPPAN (MAS)" w:date="2025-12-26T17:37:00Z" w16du:dateUtc="2025-12-26T09:37:00Z">
                    <w:rPr/>
                  </w:rPrChange>
                </w:rPr>
                <w:delText>Yes</w:delText>
              </w:r>
            </w:del>
          </w:p>
        </w:tc>
      </w:tr>
      <w:tr w:rsidR="00192BAC" w:rsidRPr="009234AC" w:rsidDel="00A13E40" w14:paraId="342744A2" w14:textId="3DFA0473" w:rsidTr="008E5F58">
        <w:trPr>
          <w:trHeight w:val="290"/>
          <w:del w:id="3651" w:author="Eugene CHEONG from.TOPPAN (MAS)" w:date="2025-12-30T16:40:00Z"/>
        </w:trPr>
        <w:tc>
          <w:tcPr>
            <w:tcW w:w="3180" w:type="dxa"/>
            <w:vAlign w:val="bottom"/>
            <w:hideMark/>
          </w:tcPr>
          <w:p w14:paraId="23A9C5BA" w14:textId="34B3597B" w:rsidR="00C60BD7" w:rsidRPr="009234AC" w:rsidDel="00A13E40" w:rsidRDefault="00C60BD7" w:rsidP="00C60BD7">
            <w:pPr>
              <w:pStyle w:val="NoSpacing"/>
              <w:rPr>
                <w:del w:id="3652" w:author="Eugene CHEONG from.TOPPAN (MAS)" w:date="2025-12-30T16:40:00Z" w16du:dateUtc="2025-12-30T08:40:00Z"/>
                <w:strike/>
                <w:color w:val="000000" w:themeColor="text1"/>
                <w:lang w:eastAsia="en-SG"/>
                <w:rPrChange w:id="3653" w:author="Eugene CHEONG from.TOPPAN (MAS)" w:date="2025-12-26T17:37:00Z" w16du:dateUtc="2025-12-26T09:37:00Z">
                  <w:rPr>
                    <w:del w:id="3654" w:author="Eugene CHEONG from.TOPPAN (MAS)" w:date="2025-12-30T16:40:00Z" w16du:dateUtc="2025-12-30T08:40:00Z"/>
                    <w:color w:val="000000" w:themeColor="text1"/>
                    <w:lang w:eastAsia="en-SG"/>
                  </w:rPr>
                </w:rPrChange>
              </w:rPr>
            </w:pPr>
            <w:del w:id="3655" w:author="Eugene CHEONG from.TOPPAN (MAS)" w:date="2025-12-30T16:40:00Z" w16du:dateUtc="2025-12-30T08:40:00Z">
              <w:r w:rsidRPr="009234AC" w:rsidDel="00A13E40">
                <w:rPr>
                  <w:strike/>
                  <w:color w:val="000000" w:themeColor="text1"/>
                  <w:lang w:eastAsia="en-SG"/>
                  <w:rPrChange w:id="3656" w:author="Eugene CHEONG from.TOPPAN (MAS)" w:date="2025-12-26T17:37:00Z" w16du:dateUtc="2025-12-26T09:37:00Z">
                    <w:rPr>
                      <w:color w:val="000000" w:themeColor="text1"/>
                      <w:lang w:eastAsia="en-SG"/>
                    </w:rPr>
                  </w:rPrChange>
                </w:rPr>
                <w:delText>Non-Competitive Applications</w:delText>
              </w:r>
            </w:del>
          </w:p>
        </w:tc>
        <w:tc>
          <w:tcPr>
            <w:tcW w:w="1265" w:type="dxa"/>
          </w:tcPr>
          <w:p w14:paraId="545CE3DC" w14:textId="4752B647" w:rsidR="00C60BD7" w:rsidRPr="009234AC" w:rsidDel="00A13E40" w:rsidRDefault="00C60BD7" w:rsidP="00C60BD7">
            <w:pPr>
              <w:pStyle w:val="NoSpacing"/>
              <w:jc w:val="center"/>
              <w:rPr>
                <w:del w:id="3657" w:author="Eugene CHEONG from.TOPPAN (MAS)" w:date="2025-12-30T16:40:00Z" w16du:dateUtc="2025-12-30T08:40:00Z"/>
                <w:strike/>
                <w:lang w:eastAsia="en-SG"/>
                <w:rPrChange w:id="3658" w:author="Eugene CHEONG from.TOPPAN (MAS)" w:date="2025-12-26T17:37:00Z" w16du:dateUtc="2025-12-26T09:37:00Z">
                  <w:rPr>
                    <w:del w:id="3659" w:author="Eugene CHEONG from.TOPPAN (MAS)" w:date="2025-12-30T16:40:00Z" w16du:dateUtc="2025-12-30T08:40:00Z"/>
                    <w:lang w:eastAsia="en-SG"/>
                  </w:rPr>
                </w:rPrChange>
              </w:rPr>
            </w:pPr>
            <w:del w:id="3660" w:author="Eugene CHEONG from.TOPPAN (MAS)" w:date="2025-12-30T16:40:00Z" w16du:dateUtc="2025-12-30T08:40:00Z">
              <w:r w:rsidRPr="009234AC" w:rsidDel="00A13E40">
                <w:rPr>
                  <w:strike/>
                  <w:rPrChange w:id="3661" w:author="Eugene CHEONG from.TOPPAN (MAS)" w:date="2025-12-26T17:37:00Z" w16du:dateUtc="2025-12-26T09:37:00Z">
                    <w:rPr/>
                  </w:rPrChange>
                </w:rPr>
                <w:delText>Yes</w:delText>
              </w:r>
            </w:del>
          </w:p>
        </w:tc>
        <w:tc>
          <w:tcPr>
            <w:tcW w:w="1266" w:type="dxa"/>
          </w:tcPr>
          <w:p w14:paraId="0A9E6144" w14:textId="4B64B22F" w:rsidR="00C60BD7" w:rsidRPr="009234AC" w:rsidDel="00A13E40" w:rsidRDefault="00C60BD7" w:rsidP="00C60BD7">
            <w:pPr>
              <w:pStyle w:val="NoSpacing"/>
              <w:jc w:val="center"/>
              <w:rPr>
                <w:del w:id="3662" w:author="Eugene CHEONG from.TOPPAN (MAS)" w:date="2025-12-30T16:40:00Z" w16du:dateUtc="2025-12-30T08:40:00Z"/>
                <w:strike/>
                <w:lang w:eastAsia="en-SG"/>
                <w:rPrChange w:id="3663" w:author="Eugene CHEONG from.TOPPAN (MAS)" w:date="2025-12-26T17:37:00Z" w16du:dateUtc="2025-12-26T09:37:00Z">
                  <w:rPr>
                    <w:del w:id="3664" w:author="Eugene CHEONG from.TOPPAN (MAS)" w:date="2025-12-30T16:40:00Z" w16du:dateUtc="2025-12-30T08:40:00Z"/>
                    <w:lang w:eastAsia="en-SG"/>
                  </w:rPr>
                </w:rPrChange>
              </w:rPr>
            </w:pPr>
            <w:del w:id="3665" w:author="Eugene CHEONG from.TOPPAN (MAS)" w:date="2025-12-30T16:40:00Z" w16du:dateUtc="2025-12-30T08:40:00Z">
              <w:r w:rsidRPr="009234AC" w:rsidDel="00A13E40">
                <w:rPr>
                  <w:strike/>
                  <w:rPrChange w:id="3666" w:author="Eugene CHEONG from.TOPPAN (MAS)" w:date="2025-12-26T17:37:00Z" w16du:dateUtc="2025-12-26T09:37:00Z">
                    <w:rPr/>
                  </w:rPrChange>
                </w:rPr>
                <w:delText>Yes</w:delText>
              </w:r>
            </w:del>
          </w:p>
        </w:tc>
        <w:tc>
          <w:tcPr>
            <w:tcW w:w="1266" w:type="dxa"/>
          </w:tcPr>
          <w:p w14:paraId="79062838" w14:textId="3E3F8739" w:rsidR="00C60BD7" w:rsidRPr="009234AC" w:rsidDel="00A13E40" w:rsidRDefault="00C60BD7" w:rsidP="00C60BD7">
            <w:pPr>
              <w:pStyle w:val="NoSpacing"/>
              <w:jc w:val="center"/>
              <w:rPr>
                <w:del w:id="3667" w:author="Eugene CHEONG from.TOPPAN (MAS)" w:date="2025-12-30T16:40:00Z" w16du:dateUtc="2025-12-30T08:40:00Z"/>
                <w:strike/>
                <w:color w:val="9C0006"/>
                <w:lang w:eastAsia="en-SG"/>
                <w:rPrChange w:id="3668" w:author="Eugene CHEONG from.TOPPAN (MAS)" w:date="2025-12-26T17:37:00Z" w16du:dateUtc="2025-12-26T09:37:00Z">
                  <w:rPr>
                    <w:del w:id="3669" w:author="Eugene CHEONG from.TOPPAN (MAS)" w:date="2025-12-30T16:40:00Z" w16du:dateUtc="2025-12-30T08:40:00Z"/>
                    <w:color w:val="9C0006"/>
                    <w:lang w:eastAsia="en-SG"/>
                  </w:rPr>
                </w:rPrChange>
              </w:rPr>
            </w:pPr>
            <w:del w:id="3670" w:author="Eugene CHEONG from.TOPPAN (MAS)" w:date="2025-12-30T16:40:00Z" w16du:dateUtc="2025-12-30T08:40:00Z">
              <w:r w:rsidRPr="009234AC" w:rsidDel="00A13E40">
                <w:rPr>
                  <w:strike/>
                  <w:rPrChange w:id="3671" w:author="Eugene CHEONG from.TOPPAN (MAS)" w:date="2025-12-26T17:37:00Z" w16du:dateUtc="2025-12-26T09:37:00Z">
                    <w:rPr/>
                  </w:rPrChange>
                </w:rPr>
                <w:delText>Yes</w:delText>
              </w:r>
            </w:del>
          </w:p>
        </w:tc>
        <w:tc>
          <w:tcPr>
            <w:tcW w:w="1265" w:type="dxa"/>
          </w:tcPr>
          <w:p w14:paraId="7C41E739" w14:textId="1B5A016B" w:rsidR="00C60BD7" w:rsidRPr="009234AC" w:rsidDel="00A13E40" w:rsidRDefault="00C60BD7" w:rsidP="00C60BD7">
            <w:pPr>
              <w:pStyle w:val="NoSpacing"/>
              <w:jc w:val="center"/>
              <w:rPr>
                <w:del w:id="3672" w:author="Eugene CHEONG from.TOPPAN (MAS)" w:date="2025-12-30T16:40:00Z" w16du:dateUtc="2025-12-30T08:40:00Z"/>
                <w:strike/>
                <w:lang w:eastAsia="en-SG"/>
                <w:rPrChange w:id="3673" w:author="Eugene CHEONG from.TOPPAN (MAS)" w:date="2025-12-26T17:37:00Z" w16du:dateUtc="2025-12-26T09:37:00Z">
                  <w:rPr>
                    <w:del w:id="3674" w:author="Eugene CHEONG from.TOPPAN (MAS)" w:date="2025-12-30T16:40:00Z" w16du:dateUtc="2025-12-30T08:40:00Z"/>
                    <w:lang w:eastAsia="en-SG"/>
                  </w:rPr>
                </w:rPrChange>
              </w:rPr>
            </w:pPr>
            <w:del w:id="3675" w:author="Eugene CHEONG from.TOPPAN (MAS)" w:date="2025-12-30T16:40:00Z" w16du:dateUtc="2025-12-30T08:40:00Z">
              <w:r w:rsidRPr="009234AC" w:rsidDel="00A13E40">
                <w:rPr>
                  <w:strike/>
                  <w:rPrChange w:id="3676" w:author="Eugene CHEONG from.TOPPAN (MAS)" w:date="2025-12-26T17:37:00Z" w16du:dateUtc="2025-12-26T09:37:00Z">
                    <w:rPr/>
                  </w:rPrChange>
                </w:rPr>
                <w:delText>Yes</w:delText>
              </w:r>
            </w:del>
          </w:p>
        </w:tc>
        <w:tc>
          <w:tcPr>
            <w:tcW w:w="1266" w:type="dxa"/>
          </w:tcPr>
          <w:p w14:paraId="075071B8" w14:textId="649DB435" w:rsidR="00C60BD7" w:rsidRPr="009234AC" w:rsidDel="00A13E40" w:rsidRDefault="00C60BD7" w:rsidP="00C60BD7">
            <w:pPr>
              <w:pStyle w:val="NoSpacing"/>
              <w:jc w:val="center"/>
              <w:rPr>
                <w:del w:id="3677" w:author="Eugene CHEONG from.TOPPAN (MAS)" w:date="2025-12-30T16:40:00Z" w16du:dateUtc="2025-12-30T08:40:00Z"/>
                <w:strike/>
                <w:color w:val="9C0006"/>
                <w:lang w:eastAsia="en-SG"/>
                <w:rPrChange w:id="3678" w:author="Eugene CHEONG from.TOPPAN (MAS)" w:date="2025-12-26T17:37:00Z" w16du:dateUtc="2025-12-26T09:37:00Z">
                  <w:rPr>
                    <w:del w:id="3679" w:author="Eugene CHEONG from.TOPPAN (MAS)" w:date="2025-12-30T16:40:00Z" w16du:dateUtc="2025-12-30T08:40:00Z"/>
                    <w:color w:val="9C0006"/>
                    <w:lang w:eastAsia="en-SG"/>
                  </w:rPr>
                </w:rPrChange>
              </w:rPr>
            </w:pPr>
            <w:del w:id="3680" w:author="Eugene CHEONG from.TOPPAN (MAS)" w:date="2025-12-30T16:40:00Z" w16du:dateUtc="2025-12-30T08:40:00Z">
              <w:r w:rsidRPr="009234AC" w:rsidDel="00A13E40">
                <w:rPr>
                  <w:strike/>
                  <w:rPrChange w:id="3681" w:author="Eugene CHEONG from.TOPPAN (MAS)" w:date="2025-12-26T17:37:00Z" w16du:dateUtc="2025-12-26T09:37:00Z">
                    <w:rPr/>
                  </w:rPrChange>
                </w:rPr>
                <w:delText>Yes</w:delText>
              </w:r>
            </w:del>
          </w:p>
        </w:tc>
        <w:tc>
          <w:tcPr>
            <w:tcW w:w="1266" w:type="dxa"/>
          </w:tcPr>
          <w:p w14:paraId="191BF624" w14:textId="45649020" w:rsidR="00C60BD7" w:rsidRPr="009234AC" w:rsidDel="00A13E40" w:rsidRDefault="00C60BD7" w:rsidP="00C60BD7">
            <w:pPr>
              <w:pStyle w:val="NoSpacing"/>
              <w:jc w:val="center"/>
              <w:rPr>
                <w:del w:id="3682" w:author="Eugene CHEONG from.TOPPAN (MAS)" w:date="2025-12-30T16:40:00Z" w16du:dateUtc="2025-12-30T08:40:00Z"/>
                <w:strike/>
                <w:rPrChange w:id="3683" w:author="Eugene CHEONG from.TOPPAN (MAS)" w:date="2025-12-26T17:37:00Z" w16du:dateUtc="2025-12-26T09:37:00Z">
                  <w:rPr>
                    <w:del w:id="3684" w:author="Eugene CHEONG from.TOPPAN (MAS)" w:date="2025-12-30T16:40:00Z" w16du:dateUtc="2025-12-30T08:40:00Z"/>
                  </w:rPr>
                </w:rPrChange>
              </w:rPr>
            </w:pPr>
            <w:del w:id="3685" w:author="Eugene CHEONG from.TOPPAN (MAS)" w:date="2025-12-30T16:40:00Z" w16du:dateUtc="2025-12-30T08:40:00Z">
              <w:r w:rsidRPr="009234AC" w:rsidDel="00A13E40">
                <w:rPr>
                  <w:strike/>
                  <w:rPrChange w:id="3686" w:author="Eugene CHEONG from.TOPPAN (MAS)" w:date="2025-12-26T17:37:00Z" w16du:dateUtc="2025-12-26T09:37:00Z">
                    <w:rPr/>
                  </w:rPrChange>
                </w:rPr>
                <w:delText>Yes</w:delText>
              </w:r>
            </w:del>
          </w:p>
        </w:tc>
      </w:tr>
      <w:tr w:rsidR="00192BAC" w:rsidRPr="009234AC" w:rsidDel="00A13E40" w14:paraId="27756A9F" w14:textId="7DE82D97" w:rsidTr="008E5F58">
        <w:trPr>
          <w:trHeight w:val="290"/>
          <w:del w:id="3687" w:author="Eugene CHEONG from.TOPPAN (MAS)" w:date="2025-12-30T16:40:00Z"/>
        </w:trPr>
        <w:tc>
          <w:tcPr>
            <w:tcW w:w="3180" w:type="dxa"/>
            <w:vAlign w:val="bottom"/>
            <w:hideMark/>
          </w:tcPr>
          <w:p w14:paraId="6180DBCF" w14:textId="271ADC71" w:rsidR="00C60BD7" w:rsidRPr="009234AC" w:rsidDel="00A13E40" w:rsidRDefault="00C60BD7" w:rsidP="00C60BD7">
            <w:pPr>
              <w:pStyle w:val="NoSpacing"/>
              <w:rPr>
                <w:del w:id="3688" w:author="Eugene CHEONG from.TOPPAN (MAS)" w:date="2025-12-30T16:40:00Z" w16du:dateUtc="2025-12-30T08:40:00Z"/>
                <w:strike/>
                <w:color w:val="000000" w:themeColor="text1"/>
                <w:lang w:eastAsia="en-SG"/>
                <w:rPrChange w:id="3689" w:author="Eugene CHEONG from.TOPPAN (MAS)" w:date="2025-12-26T17:37:00Z" w16du:dateUtc="2025-12-26T09:37:00Z">
                  <w:rPr>
                    <w:del w:id="3690" w:author="Eugene CHEONG from.TOPPAN (MAS)" w:date="2025-12-30T16:40:00Z" w16du:dateUtc="2025-12-30T08:40:00Z"/>
                    <w:color w:val="000000" w:themeColor="text1"/>
                    <w:lang w:eastAsia="en-SG"/>
                  </w:rPr>
                </w:rPrChange>
              </w:rPr>
            </w:pPr>
            <w:del w:id="3691" w:author="Eugene CHEONG from.TOPPAN (MAS)" w:date="2025-12-30T16:40:00Z" w16du:dateUtc="2025-12-30T08:40:00Z">
              <w:r w:rsidRPr="009234AC" w:rsidDel="00A13E40">
                <w:rPr>
                  <w:strike/>
                  <w:color w:val="000000" w:themeColor="text1"/>
                  <w:lang w:eastAsia="en-SG"/>
                  <w:rPrChange w:id="3692" w:author="Eugene CHEONG from.TOPPAN (MAS)" w:date="2025-12-26T17:37:00Z" w16du:dateUtc="2025-12-26T09:37:00Z">
                    <w:rPr>
                      <w:color w:val="000000" w:themeColor="text1"/>
                      <w:lang w:eastAsia="en-SG"/>
                    </w:rPr>
                  </w:rPrChange>
                </w:rPr>
                <w:delText>Eligible Applicants</w:delText>
              </w:r>
            </w:del>
          </w:p>
        </w:tc>
        <w:tc>
          <w:tcPr>
            <w:tcW w:w="1265" w:type="dxa"/>
          </w:tcPr>
          <w:p w14:paraId="12328476" w14:textId="0B30D7A7" w:rsidR="00C60BD7" w:rsidRPr="009234AC" w:rsidDel="00A13E40" w:rsidRDefault="00C60BD7" w:rsidP="00C60BD7">
            <w:pPr>
              <w:pStyle w:val="NoSpacing"/>
              <w:jc w:val="center"/>
              <w:rPr>
                <w:del w:id="3693" w:author="Eugene CHEONG from.TOPPAN (MAS)" w:date="2025-12-30T16:40:00Z" w16du:dateUtc="2025-12-30T08:40:00Z"/>
                <w:strike/>
                <w:color w:val="9C0006"/>
                <w:lang w:eastAsia="en-SG"/>
                <w:rPrChange w:id="3694" w:author="Eugene CHEONG from.TOPPAN (MAS)" w:date="2025-12-26T17:37:00Z" w16du:dateUtc="2025-12-26T09:37:00Z">
                  <w:rPr>
                    <w:del w:id="3695" w:author="Eugene CHEONG from.TOPPAN (MAS)" w:date="2025-12-30T16:40:00Z" w16du:dateUtc="2025-12-30T08:40:00Z"/>
                    <w:color w:val="9C0006"/>
                    <w:lang w:eastAsia="en-SG"/>
                  </w:rPr>
                </w:rPrChange>
              </w:rPr>
            </w:pPr>
            <w:del w:id="3696" w:author="Eugene CHEONG from.TOPPAN (MAS)" w:date="2025-12-30T16:40:00Z" w16du:dateUtc="2025-12-30T08:40:00Z">
              <w:r w:rsidRPr="009234AC" w:rsidDel="00A13E40">
                <w:rPr>
                  <w:strike/>
                  <w:rPrChange w:id="3697" w:author="Eugene CHEONG from.TOPPAN (MAS)" w:date="2025-12-26T17:37:00Z" w16du:dateUtc="2025-12-26T09:37:00Z">
                    <w:rPr/>
                  </w:rPrChange>
                </w:rPr>
                <w:delText>No</w:delText>
              </w:r>
            </w:del>
          </w:p>
        </w:tc>
        <w:tc>
          <w:tcPr>
            <w:tcW w:w="1266" w:type="dxa"/>
          </w:tcPr>
          <w:p w14:paraId="37106E52" w14:textId="53B5CFC2" w:rsidR="00C60BD7" w:rsidRPr="009234AC" w:rsidDel="00A13E40" w:rsidRDefault="00C60BD7" w:rsidP="00C60BD7">
            <w:pPr>
              <w:pStyle w:val="NoSpacing"/>
              <w:jc w:val="center"/>
              <w:rPr>
                <w:del w:id="3698" w:author="Eugene CHEONG from.TOPPAN (MAS)" w:date="2025-12-30T16:40:00Z" w16du:dateUtc="2025-12-30T08:40:00Z"/>
                <w:strike/>
                <w:color w:val="9C0006"/>
                <w:lang w:eastAsia="en-SG"/>
                <w:rPrChange w:id="3699" w:author="Eugene CHEONG from.TOPPAN (MAS)" w:date="2025-12-26T17:37:00Z" w16du:dateUtc="2025-12-26T09:37:00Z">
                  <w:rPr>
                    <w:del w:id="3700" w:author="Eugene CHEONG from.TOPPAN (MAS)" w:date="2025-12-30T16:40:00Z" w16du:dateUtc="2025-12-30T08:40:00Z"/>
                    <w:color w:val="9C0006"/>
                    <w:lang w:eastAsia="en-SG"/>
                  </w:rPr>
                </w:rPrChange>
              </w:rPr>
            </w:pPr>
            <w:del w:id="3701" w:author="Eugene CHEONG from.TOPPAN (MAS)" w:date="2025-12-30T16:40:00Z" w16du:dateUtc="2025-12-30T08:40:00Z">
              <w:r w:rsidRPr="009234AC" w:rsidDel="00A13E40">
                <w:rPr>
                  <w:strike/>
                  <w:rPrChange w:id="3702" w:author="Eugene CHEONG from.TOPPAN (MAS)" w:date="2025-12-26T17:37:00Z" w16du:dateUtc="2025-12-26T09:37:00Z">
                    <w:rPr/>
                  </w:rPrChange>
                </w:rPr>
                <w:delText>No</w:delText>
              </w:r>
            </w:del>
          </w:p>
        </w:tc>
        <w:tc>
          <w:tcPr>
            <w:tcW w:w="1266" w:type="dxa"/>
          </w:tcPr>
          <w:p w14:paraId="0C651643" w14:textId="174FF3B4" w:rsidR="00C60BD7" w:rsidRPr="009234AC" w:rsidDel="00A13E40" w:rsidRDefault="00C60BD7" w:rsidP="00C60BD7">
            <w:pPr>
              <w:pStyle w:val="NoSpacing"/>
              <w:jc w:val="center"/>
              <w:rPr>
                <w:del w:id="3703" w:author="Eugene CHEONG from.TOPPAN (MAS)" w:date="2025-12-30T16:40:00Z" w16du:dateUtc="2025-12-30T08:40:00Z"/>
                <w:strike/>
                <w:color w:val="9C0006"/>
                <w:lang w:eastAsia="en-SG"/>
                <w:rPrChange w:id="3704" w:author="Eugene CHEONG from.TOPPAN (MAS)" w:date="2025-12-26T17:37:00Z" w16du:dateUtc="2025-12-26T09:37:00Z">
                  <w:rPr>
                    <w:del w:id="3705" w:author="Eugene CHEONG from.TOPPAN (MAS)" w:date="2025-12-30T16:40:00Z" w16du:dateUtc="2025-12-30T08:40:00Z"/>
                    <w:color w:val="9C0006"/>
                    <w:lang w:eastAsia="en-SG"/>
                  </w:rPr>
                </w:rPrChange>
              </w:rPr>
            </w:pPr>
            <w:del w:id="3706" w:author="Eugene CHEONG from.TOPPAN (MAS)" w:date="2025-12-30T16:40:00Z" w16du:dateUtc="2025-12-30T08:40:00Z">
              <w:r w:rsidRPr="009234AC" w:rsidDel="00A13E40">
                <w:rPr>
                  <w:strike/>
                  <w:rPrChange w:id="3707" w:author="Eugene CHEONG from.TOPPAN (MAS)" w:date="2025-12-26T17:37:00Z" w16du:dateUtc="2025-12-26T09:37:00Z">
                    <w:rPr/>
                  </w:rPrChange>
                </w:rPr>
                <w:delText>No</w:delText>
              </w:r>
            </w:del>
          </w:p>
        </w:tc>
        <w:tc>
          <w:tcPr>
            <w:tcW w:w="1265" w:type="dxa"/>
          </w:tcPr>
          <w:p w14:paraId="1D13ACFB" w14:textId="7F3AD293" w:rsidR="00C60BD7" w:rsidRPr="009234AC" w:rsidDel="00A13E40" w:rsidRDefault="00C60BD7" w:rsidP="00C60BD7">
            <w:pPr>
              <w:pStyle w:val="NoSpacing"/>
              <w:jc w:val="center"/>
              <w:rPr>
                <w:del w:id="3708" w:author="Eugene CHEONG from.TOPPAN (MAS)" w:date="2025-12-30T16:40:00Z" w16du:dateUtc="2025-12-30T08:40:00Z"/>
                <w:strike/>
                <w:color w:val="9C0006"/>
                <w:lang w:eastAsia="en-SG"/>
                <w:rPrChange w:id="3709" w:author="Eugene CHEONG from.TOPPAN (MAS)" w:date="2025-12-26T17:37:00Z" w16du:dateUtc="2025-12-26T09:37:00Z">
                  <w:rPr>
                    <w:del w:id="3710" w:author="Eugene CHEONG from.TOPPAN (MAS)" w:date="2025-12-30T16:40:00Z" w16du:dateUtc="2025-12-30T08:40:00Z"/>
                    <w:color w:val="9C0006"/>
                    <w:lang w:eastAsia="en-SG"/>
                  </w:rPr>
                </w:rPrChange>
              </w:rPr>
            </w:pPr>
            <w:del w:id="3711" w:author="Eugene CHEONG from.TOPPAN (MAS)" w:date="2025-12-30T16:40:00Z" w16du:dateUtc="2025-12-30T08:40:00Z">
              <w:r w:rsidRPr="009234AC" w:rsidDel="00A13E40">
                <w:rPr>
                  <w:strike/>
                  <w:rPrChange w:id="3712" w:author="Eugene CHEONG from.TOPPAN (MAS)" w:date="2025-12-26T17:37:00Z" w16du:dateUtc="2025-12-26T09:37:00Z">
                    <w:rPr/>
                  </w:rPrChange>
                </w:rPr>
                <w:delText>No</w:delText>
              </w:r>
            </w:del>
          </w:p>
        </w:tc>
        <w:tc>
          <w:tcPr>
            <w:tcW w:w="1266" w:type="dxa"/>
          </w:tcPr>
          <w:p w14:paraId="16DFEC35" w14:textId="2985400A" w:rsidR="00C60BD7" w:rsidRPr="009234AC" w:rsidDel="00A13E40" w:rsidRDefault="00C60BD7" w:rsidP="00C60BD7">
            <w:pPr>
              <w:pStyle w:val="NoSpacing"/>
              <w:jc w:val="center"/>
              <w:rPr>
                <w:del w:id="3713" w:author="Eugene CHEONG from.TOPPAN (MAS)" w:date="2025-12-30T16:40:00Z" w16du:dateUtc="2025-12-30T08:40:00Z"/>
                <w:strike/>
                <w:color w:val="9C0006"/>
                <w:lang w:eastAsia="en-SG"/>
                <w:rPrChange w:id="3714" w:author="Eugene CHEONG from.TOPPAN (MAS)" w:date="2025-12-26T17:37:00Z" w16du:dateUtc="2025-12-26T09:37:00Z">
                  <w:rPr>
                    <w:del w:id="3715" w:author="Eugene CHEONG from.TOPPAN (MAS)" w:date="2025-12-30T16:40:00Z" w16du:dateUtc="2025-12-30T08:40:00Z"/>
                    <w:color w:val="9C0006"/>
                    <w:lang w:eastAsia="en-SG"/>
                  </w:rPr>
                </w:rPrChange>
              </w:rPr>
            </w:pPr>
            <w:del w:id="3716" w:author="Eugene CHEONG from.TOPPAN (MAS)" w:date="2025-12-30T16:40:00Z" w16du:dateUtc="2025-12-30T08:40:00Z">
              <w:r w:rsidRPr="009234AC" w:rsidDel="00A13E40">
                <w:rPr>
                  <w:strike/>
                  <w:rPrChange w:id="3717" w:author="Eugene CHEONG from.TOPPAN (MAS)" w:date="2025-12-26T17:37:00Z" w16du:dateUtc="2025-12-26T09:37:00Z">
                    <w:rPr/>
                  </w:rPrChange>
                </w:rPr>
                <w:delText>No</w:delText>
              </w:r>
            </w:del>
          </w:p>
        </w:tc>
        <w:tc>
          <w:tcPr>
            <w:tcW w:w="1266" w:type="dxa"/>
          </w:tcPr>
          <w:p w14:paraId="0857FA6C" w14:textId="4A3F6A92" w:rsidR="00C60BD7" w:rsidRPr="009234AC" w:rsidDel="00A13E40" w:rsidRDefault="00C60BD7" w:rsidP="00C60BD7">
            <w:pPr>
              <w:pStyle w:val="NoSpacing"/>
              <w:jc w:val="center"/>
              <w:rPr>
                <w:del w:id="3718" w:author="Eugene CHEONG from.TOPPAN (MAS)" w:date="2025-12-30T16:40:00Z" w16du:dateUtc="2025-12-30T08:40:00Z"/>
                <w:strike/>
                <w:rPrChange w:id="3719" w:author="Eugene CHEONG from.TOPPAN (MAS)" w:date="2025-12-26T17:37:00Z" w16du:dateUtc="2025-12-26T09:37:00Z">
                  <w:rPr>
                    <w:del w:id="3720" w:author="Eugene CHEONG from.TOPPAN (MAS)" w:date="2025-12-30T16:40:00Z" w16du:dateUtc="2025-12-30T08:40:00Z"/>
                  </w:rPr>
                </w:rPrChange>
              </w:rPr>
            </w:pPr>
            <w:del w:id="3721" w:author="Eugene CHEONG from.TOPPAN (MAS)" w:date="2025-12-30T16:40:00Z" w16du:dateUtc="2025-12-30T08:40:00Z">
              <w:r w:rsidRPr="009234AC" w:rsidDel="00A13E40">
                <w:rPr>
                  <w:strike/>
                  <w:rPrChange w:id="3722" w:author="Eugene CHEONG from.TOPPAN (MAS)" w:date="2025-12-26T17:37:00Z" w16du:dateUtc="2025-12-26T09:37:00Z">
                    <w:rPr/>
                  </w:rPrChange>
                </w:rPr>
                <w:delText>No</w:delText>
              </w:r>
            </w:del>
          </w:p>
        </w:tc>
      </w:tr>
      <w:tr w:rsidR="00192BAC" w:rsidRPr="009234AC" w:rsidDel="00A13E40" w14:paraId="74BF9281" w14:textId="25C05F35" w:rsidTr="008E5F58">
        <w:trPr>
          <w:trHeight w:val="580"/>
          <w:del w:id="3723" w:author="Eugene CHEONG from.TOPPAN (MAS)" w:date="2025-12-30T16:40:00Z"/>
        </w:trPr>
        <w:tc>
          <w:tcPr>
            <w:tcW w:w="3180" w:type="dxa"/>
            <w:vAlign w:val="bottom"/>
            <w:hideMark/>
          </w:tcPr>
          <w:p w14:paraId="5E882688" w14:textId="16E114FE" w:rsidR="00C60BD7" w:rsidRPr="009234AC" w:rsidDel="00A13E40" w:rsidRDefault="00C60BD7" w:rsidP="00C60BD7">
            <w:pPr>
              <w:pStyle w:val="NoSpacing"/>
              <w:rPr>
                <w:del w:id="3724" w:author="Eugene CHEONG from.TOPPAN (MAS)" w:date="2025-12-30T16:40:00Z" w16du:dateUtc="2025-12-30T08:40:00Z"/>
                <w:strike/>
                <w:color w:val="000000" w:themeColor="text1"/>
                <w:lang w:eastAsia="en-SG"/>
                <w:rPrChange w:id="3725" w:author="Eugene CHEONG from.TOPPAN (MAS)" w:date="2025-12-26T17:37:00Z" w16du:dateUtc="2025-12-26T09:37:00Z">
                  <w:rPr>
                    <w:del w:id="3726" w:author="Eugene CHEONG from.TOPPAN (MAS)" w:date="2025-12-30T16:40:00Z" w16du:dateUtc="2025-12-30T08:40:00Z"/>
                    <w:color w:val="000000" w:themeColor="text1"/>
                    <w:lang w:eastAsia="en-SG"/>
                  </w:rPr>
                </w:rPrChange>
              </w:rPr>
            </w:pPr>
            <w:del w:id="3727" w:author="Eugene CHEONG from.TOPPAN (MAS)" w:date="2025-12-30T16:40:00Z" w16du:dateUtc="2025-12-30T08:40:00Z">
              <w:r w:rsidRPr="009234AC" w:rsidDel="00A13E40">
                <w:rPr>
                  <w:strike/>
                  <w:color w:val="000000" w:themeColor="text1"/>
                  <w:lang w:eastAsia="en-SG"/>
                  <w:rPrChange w:id="3728" w:author="Eugene CHEONG from.TOPPAN (MAS)" w:date="2025-12-26T17:37:00Z" w16du:dateUtc="2025-12-26T09:37:00Z">
                    <w:rPr>
                      <w:color w:val="000000" w:themeColor="text1"/>
                      <w:lang w:eastAsia="en-SG"/>
                    </w:rPr>
                  </w:rPrChange>
                </w:rPr>
                <w:delText>Accrued Interest Payable by Investor</w:delText>
              </w:r>
            </w:del>
          </w:p>
        </w:tc>
        <w:tc>
          <w:tcPr>
            <w:tcW w:w="1265" w:type="dxa"/>
          </w:tcPr>
          <w:p w14:paraId="00849206" w14:textId="146DBDE6" w:rsidR="00C60BD7" w:rsidRPr="009234AC" w:rsidDel="00A13E40" w:rsidRDefault="00C60BD7" w:rsidP="00C60BD7">
            <w:pPr>
              <w:pStyle w:val="NoSpacing"/>
              <w:jc w:val="center"/>
              <w:rPr>
                <w:del w:id="3729" w:author="Eugene CHEONG from.TOPPAN (MAS)" w:date="2025-12-30T16:40:00Z" w16du:dateUtc="2025-12-30T08:40:00Z"/>
                <w:strike/>
                <w:lang w:eastAsia="en-SG"/>
                <w:rPrChange w:id="3730" w:author="Eugene CHEONG from.TOPPAN (MAS)" w:date="2025-12-26T17:37:00Z" w16du:dateUtc="2025-12-26T09:37:00Z">
                  <w:rPr>
                    <w:del w:id="3731" w:author="Eugene CHEONG from.TOPPAN (MAS)" w:date="2025-12-30T16:40:00Z" w16du:dateUtc="2025-12-30T08:40:00Z"/>
                    <w:lang w:eastAsia="en-SG"/>
                  </w:rPr>
                </w:rPrChange>
              </w:rPr>
            </w:pPr>
            <w:del w:id="3732" w:author="Eugene CHEONG from.TOPPAN (MAS)" w:date="2025-12-30T16:40:00Z" w16du:dateUtc="2025-12-30T08:40:00Z">
              <w:r w:rsidRPr="009234AC" w:rsidDel="00A13E40">
                <w:rPr>
                  <w:strike/>
                  <w:rPrChange w:id="3733" w:author="Eugene CHEONG from.TOPPAN (MAS)" w:date="2025-12-26T17:37:00Z" w16du:dateUtc="2025-12-26T09:37:00Z">
                    <w:rPr/>
                  </w:rPrChange>
                </w:rPr>
                <w:delText>Yes</w:delText>
              </w:r>
            </w:del>
          </w:p>
        </w:tc>
        <w:tc>
          <w:tcPr>
            <w:tcW w:w="1266" w:type="dxa"/>
          </w:tcPr>
          <w:p w14:paraId="78E29112" w14:textId="0E955973" w:rsidR="00C60BD7" w:rsidRPr="009234AC" w:rsidDel="00A13E40" w:rsidRDefault="00C60BD7" w:rsidP="00C60BD7">
            <w:pPr>
              <w:pStyle w:val="NoSpacing"/>
              <w:jc w:val="center"/>
              <w:rPr>
                <w:del w:id="3734" w:author="Eugene CHEONG from.TOPPAN (MAS)" w:date="2025-12-30T16:40:00Z" w16du:dateUtc="2025-12-30T08:40:00Z"/>
                <w:strike/>
                <w:lang w:eastAsia="en-SG"/>
                <w:rPrChange w:id="3735" w:author="Eugene CHEONG from.TOPPAN (MAS)" w:date="2025-12-26T17:37:00Z" w16du:dateUtc="2025-12-26T09:37:00Z">
                  <w:rPr>
                    <w:del w:id="3736" w:author="Eugene CHEONG from.TOPPAN (MAS)" w:date="2025-12-30T16:40:00Z" w16du:dateUtc="2025-12-30T08:40:00Z"/>
                    <w:lang w:eastAsia="en-SG"/>
                  </w:rPr>
                </w:rPrChange>
              </w:rPr>
            </w:pPr>
            <w:del w:id="3737" w:author="Eugene CHEONG from.TOPPAN (MAS)" w:date="2025-12-30T16:40:00Z" w16du:dateUtc="2025-12-30T08:40:00Z">
              <w:r w:rsidRPr="009234AC" w:rsidDel="00A13E40">
                <w:rPr>
                  <w:strike/>
                  <w:rPrChange w:id="3738" w:author="Eugene CHEONG from.TOPPAN (MAS)" w:date="2025-12-26T17:37:00Z" w16du:dateUtc="2025-12-26T09:37:00Z">
                    <w:rPr/>
                  </w:rPrChange>
                </w:rPr>
                <w:delText>Yes</w:delText>
              </w:r>
            </w:del>
          </w:p>
        </w:tc>
        <w:tc>
          <w:tcPr>
            <w:tcW w:w="1266" w:type="dxa"/>
          </w:tcPr>
          <w:p w14:paraId="26E455C7" w14:textId="05D2477C" w:rsidR="00C60BD7" w:rsidRPr="009234AC" w:rsidDel="00A13E40" w:rsidRDefault="00C60BD7" w:rsidP="00C60BD7">
            <w:pPr>
              <w:pStyle w:val="NoSpacing"/>
              <w:jc w:val="center"/>
              <w:rPr>
                <w:del w:id="3739" w:author="Eugene CHEONG from.TOPPAN (MAS)" w:date="2025-12-30T16:40:00Z" w16du:dateUtc="2025-12-30T08:40:00Z"/>
                <w:strike/>
                <w:color w:val="9C0006"/>
                <w:lang w:eastAsia="en-SG"/>
                <w:rPrChange w:id="3740" w:author="Eugene CHEONG from.TOPPAN (MAS)" w:date="2025-12-26T17:37:00Z" w16du:dateUtc="2025-12-26T09:37:00Z">
                  <w:rPr>
                    <w:del w:id="3741" w:author="Eugene CHEONG from.TOPPAN (MAS)" w:date="2025-12-30T16:40:00Z" w16du:dateUtc="2025-12-30T08:40:00Z"/>
                    <w:color w:val="9C0006"/>
                    <w:lang w:eastAsia="en-SG"/>
                  </w:rPr>
                </w:rPrChange>
              </w:rPr>
            </w:pPr>
            <w:del w:id="3742" w:author="Eugene CHEONG from.TOPPAN (MAS)" w:date="2025-12-30T16:40:00Z" w16du:dateUtc="2025-12-30T08:40:00Z">
              <w:r w:rsidRPr="009234AC" w:rsidDel="00A13E40">
                <w:rPr>
                  <w:strike/>
                  <w:rPrChange w:id="3743" w:author="Eugene CHEONG from.TOPPAN (MAS)" w:date="2025-12-26T17:37:00Z" w16du:dateUtc="2025-12-26T09:37:00Z">
                    <w:rPr/>
                  </w:rPrChange>
                </w:rPr>
                <w:delText>Yes</w:delText>
              </w:r>
            </w:del>
          </w:p>
        </w:tc>
        <w:tc>
          <w:tcPr>
            <w:tcW w:w="1265" w:type="dxa"/>
          </w:tcPr>
          <w:p w14:paraId="20BB8A70" w14:textId="6314B476" w:rsidR="00C60BD7" w:rsidRPr="009234AC" w:rsidDel="00A13E40" w:rsidRDefault="00C60BD7" w:rsidP="00C60BD7">
            <w:pPr>
              <w:pStyle w:val="NoSpacing"/>
              <w:jc w:val="center"/>
              <w:rPr>
                <w:del w:id="3744" w:author="Eugene CHEONG from.TOPPAN (MAS)" w:date="2025-12-30T16:40:00Z" w16du:dateUtc="2025-12-30T08:40:00Z"/>
                <w:strike/>
                <w:color w:val="9C0006"/>
                <w:lang w:eastAsia="en-SG"/>
                <w:rPrChange w:id="3745" w:author="Eugene CHEONG from.TOPPAN (MAS)" w:date="2025-12-26T17:37:00Z" w16du:dateUtc="2025-12-26T09:37:00Z">
                  <w:rPr>
                    <w:del w:id="3746" w:author="Eugene CHEONG from.TOPPAN (MAS)" w:date="2025-12-30T16:40:00Z" w16du:dateUtc="2025-12-30T08:40:00Z"/>
                    <w:color w:val="9C0006"/>
                    <w:lang w:eastAsia="en-SG"/>
                  </w:rPr>
                </w:rPrChange>
              </w:rPr>
            </w:pPr>
            <w:del w:id="3747" w:author="Eugene CHEONG from.TOPPAN (MAS)" w:date="2025-12-30T16:40:00Z" w16du:dateUtc="2025-12-30T08:40:00Z">
              <w:r w:rsidRPr="009234AC" w:rsidDel="00A13E40">
                <w:rPr>
                  <w:strike/>
                  <w:rPrChange w:id="3748" w:author="Eugene CHEONG from.TOPPAN (MAS)" w:date="2025-12-26T17:37:00Z" w16du:dateUtc="2025-12-26T09:37:00Z">
                    <w:rPr/>
                  </w:rPrChange>
                </w:rPr>
                <w:delText>Yes</w:delText>
              </w:r>
            </w:del>
          </w:p>
        </w:tc>
        <w:tc>
          <w:tcPr>
            <w:tcW w:w="1266" w:type="dxa"/>
          </w:tcPr>
          <w:p w14:paraId="55BAA7AE" w14:textId="62BEF1EF" w:rsidR="00C60BD7" w:rsidRPr="009234AC" w:rsidDel="00A13E40" w:rsidRDefault="00C60BD7" w:rsidP="00C60BD7">
            <w:pPr>
              <w:pStyle w:val="NoSpacing"/>
              <w:jc w:val="center"/>
              <w:rPr>
                <w:del w:id="3749" w:author="Eugene CHEONG from.TOPPAN (MAS)" w:date="2025-12-30T16:40:00Z" w16du:dateUtc="2025-12-30T08:40:00Z"/>
                <w:strike/>
                <w:color w:val="9C0006"/>
                <w:lang w:eastAsia="en-SG"/>
                <w:rPrChange w:id="3750" w:author="Eugene CHEONG from.TOPPAN (MAS)" w:date="2025-12-26T17:37:00Z" w16du:dateUtc="2025-12-26T09:37:00Z">
                  <w:rPr>
                    <w:del w:id="3751" w:author="Eugene CHEONG from.TOPPAN (MAS)" w:date="2025-12-30T16:40:00Z" w16du:dateUtc="2025-12-30T08:40:00Z"/>
                    <w:color w:val="9C0006"/>
                    <w:lang w:eastAsia="en-SG"/>
                  </w:rPr>
                </w:rPrChange>
              </w:rPr>
            </w:pPr>
            <w:del w:id="3752" w:author="Eugene CHEONG from.TOPPAN (MAS)" w:date="2025-12-30T16:40:00Z" w16du:dateUtc="2025-12-30T08:40:00Z">
              <w:r w:rsidRPr="009234AC" w:rsidDel="00A13E40">
                <w:rPr>
                  <w:strike/>
                  <w:rPrChange w:id="3753" w:author="Eugene CHEONG from.TOPPAN (MAS)" w:date="2025-12-26T17:37:00Z" w16du:dateUtc="2025-12-26T09:37:00Z">
                    <w:rPr/>
                  </w:rPrChange>
                </w:rPr>
                <w:delText>No</w:delText>
              </w:r>
            </w:del>
          </w:p>
        </w:tc>
        <w:tc>
          <w:tcPr>
            <w:tcW w:w="1266" w:type="dxa"/>
          </w:tcPr>
          <w:p w14:paraId="45085997" w14:textId="07356069" w:rsidR="00C60BD7" w:rsidRPr="009234AC" w:rsidDel="00A13E40" w:rsidRDefault="00C60BD7" w:rsidP="00C60BD7">
            <w:pPr>
              <w:pStyle w:val="NoSpacing"/>
              <w:jc w:val="center"/>
              <w:rPr>
                <w:del w:id="3754" w:author="Eugene CHEONG from.TOPPAN (MAS)" w:date="2025-12-30T16:40:00Z" w16du:dateUtc="2025-12-30T08:40:00Z"/>
                <w:strike/>
                <w:rPrChange w:id="3755" w:author="Eugene CHEONG from.TOPPAN (MAS)" w:date="2025-12-26T17:37:00Z" w16du:dateUtc="2025-12-26T09:37:00Z">
                  <w:rPr>
                    <w:del w:id="3756" w:author="Eugene CHEONG from.TOPPAN (MAS)" w:date="2025-12-30T16:40:00Z" w16du:dateUtc="2025-12-30T08:40:00Z"/>
                  </w:rPr>
                </w:rPrChange>
              </w:rPr>
            </w:pPr>
            <w:del w:id="3757" w:author="Eugene CHEONG from.TOPPAN (MAS)" w:date="2025-12-30T16:40:00Z" w16du:dateUtc="2025-12-30T08:40:00Z">
              <w:r w:rsidRPr="009234AC" w:rsidDel="00A13E40">
                <w:rPr>
                  <w:strike/>
                  <w:rPrChange w:id="3758" w:author="Eugene CHEONG from.TOPPAN (MAS)" w:date="2025-12-26T17:37:00Z" w16du:dateUtc="2025-12-26T09:37:00Z">
                    <w:rPr/>
                  </w:rPrChange>
                </w:rPr>
                <w:delText>No</w:delText>
              </w:r>
            </w:del>
          </w:p>
        </w:tc>
      </w:tr>
      <w:tr w:rsidR="00192BAC" w:rsidRPr="009234AC" w:rsidDel="00A13E40" w14:paraId="2FE53278" w14:textId="1B3E17AE" w:rsidTr="008E5F58">
        <w:trPr>
          <w:trHeight w:val="290"/>
          <w:del w:id="3759" w:author="Eugene CHEONG from.TOPPAN (MAS)" w:date="2025-12-30T16:40:00Z"/>
        </w:trPr>
        <w:tc>
          <w:tcPr>
            <w:tcW w:w="3180" w:type="dxa"/>
            <w:vAlign w:val="bottom"/>
            <w:hideMark/>
          </w:tcPr>
          <w:p w14:paraId="746445F6" w14:textId="10727CFA" w:rsidR="00C60BD7" w:rsidRPr="009234AC" w:rsidDel="00A13E40" w:rsidRDefault="00C60BD7" w:rsidP="00C60BD7">
            <w:pPr>
              <w:pStyle w:val="NoSpacing"/>
              <w:rPr>
                <w:del w:id="3760" w:author="Eugene CHEONG from.TOPPAN (MAS)" w:date="2025-12-30T16:40:00Z" w16du:dateUtc="2025-12-30T08:40:00Z"/>
                <w:strike/>
                <w:color w:val="000000" w:themeColor="text1"/>
                <w:lang w:eastAsia="en-SG"/>
                <w:rPrChange w:id="3761" w:author="Eugene CHEONG from.TOPPAN (MAS)" w:date="2025-12-26T17:37:00Z" w16du:dateUtc="2025-12-26T09:37:00Z">
                  <w:rPr>
                    <w:del w:id="3762" w:author="Eugene CHEONG from.TOPPAN (MAS)" w:date="2025-12-30T16:40:00Z" w16du:dateUtc="2025-12-30T08:40:00Z"/>
                    <w:color w:val="000000" w:themeColor="text1"/>
                    <w:lang w:eastAsia="en-SG"/>
                  </w:rPr>
                </w:rPrChange>
              </w:rPr>
            </w:pPr>
            <w:del w:id="3763" w:author="Eugene CHEONG from.TOPPAN (MAS)" w:date="2025-12-30T16:40:00Z" w16du:dateUtc="2025-12-30T08:40:00Z">
              <w:r w:rsidRPr="009234AC" w:rsidDel="00A13E40">
                <w:rPr>
                  <w:strike/>
                  <w:color w:val="000000" w:themeColor="text1"/>
                  <w:lang w:eastAsia="en-SG"/>
                  <w:rPrChange w:id="3764" w:author="Eugene CHEONG from.TOPPAN (MAS)" w:date="2025-12-26T17:37:00Z" w16du:dateUtc="2025-12-26T09:37:00Z">
                    <w:rPr>
                      <w:color w:val="000000" w:themeColor="text1"/>
                      <w:lang w:eastAsia="en-SG"/>
                    </w:rPr>
                  </w:rPrChange>
                </w:rPr>
                <w:delText>Closing Date of Application</w:delText>
              </w:r>
            </w:del>
          </w:p>
        </w:tc>
        <w:tc>
          <w:tcPr>
            <w:tcW w:w="1265" w:type="dxa"/>
          </w:tcPr>
          <w:p w14:paraId="475D2CED" w14:textId="606D4541" w:rsidR="00C60BD7" w:rsidRPr="009234AC" w:rsidDel="00A13E40" w:rsidRDefault="00C60BD7" w:rsidP="00C60BD7">
            <w:pPr>
              <w:pStyle w:val="NoSpacing"/>
              <w:jc w:val="center"/>
              <w:rPr>
                <w:del w:id="3765" w:author="Eugene CHEONG from.TOPPAN (MAS)" w:date="2025-12-30T16:40:00Z" w16du:dateUtc="2025-12-30T08:40:00Z"/>
                <w:strike/>
                <w:lang w:eastAsia="en-SG"/>
                <w:rPrChange w:id="3766" w:author="Eugene CHEONG from.TOPPAN (MAS)" w:date="2025-12-26T17:37:00Z" w16du:dateUtc="2025-12-26T09:37:00Z">
                  <w:rPr>
                    <w:del w:id="3767" w:author="Eugene CHEONG from.TOPPAN (MAS)" w:date="2025-12-30T16:40:00Z" w16du:dateUtc="2025-12-30T08:40:00Z"/>
                    <w:lang w:eastAsia="en-SG"/>
                  </w:rPr>
                </w:rPrChange>
              </w:rPr>
            </w:pPr>
            <w:del w:id="3768" w:author="Eugene CHEONG from.TOPPAN (MAS)" w:date="2025-12-30T16:40:00Z" w16du:dateUtc="2025-12-30T08:40:00Z">
              <w:r w:rsidRPr="009234AC" w:rsidDel="00A13E40">
                <w:rPr>
                  <w:strike/>
                  <w:rPrChange w:id="3769" w:author="Eugene CHEONG from.TOPPAN (MAS)" w:date="2025-12-26T17:37:00Z" w16du:dateUtc="2025-12-26T09:37:00Z">
                    <w:rPr/>
                  </w:rPrChange>
                </w:rPr>
                <w:delText>Yes</w:delText>
              </w:r>
            </w:del>
          </w:p>
        </w:tc>
        <w:tc>
          <w:tcPr>
            <w:tcW w:w="1266" w:type="dxa"/>
          </w:tcPr>
          <w:p w14:paraId="5C914AE0" w14:textId="2EC31EE7" w:rsidR="00C60BD7" w:rsidRPr="009234AC" w:rsidDel="00A13E40" w:rsidRDefault="00C60BD7" w:rsidP="00C60BD7">
            <w:pPr>
              <w:pStyle w:val="NoSpacing"/>
              <w:jc w:val="center"/>
              <w:rPr>
                <w:del w:id="3770" w:author="Eugene CHEONG from.TOPPAN (MAS)" w:date="2025-12-30T16:40:00Z" w16du:dateUtc="2025-12-30T08:40:00Z"/>
                <w:strike/>
                <w:lang w:eastAsia="en-SG"/>
                <w:rPrChange w:id="3771" w:author="Eugene CHEONG from.TOPPAN (MAS)" w:date="2025-12-26T17:37:00Z" w16du:dateUtc="2025-12-26T09:37:00Z">
                  <w:rPr>
                    <w:del w:id="3772" w:author="Eugene CHEONG from.TOPPAN (MAS)" w:date="2025-12-30T16:40:00Z" w16du:dateUtc="2025-12-30T08:40:00Z"/>
                    <w:lang w:eastAsia="en-SG"/>
                  </w:rPr>
                </w:rPrChange>
              </w:rPr>
            </w:pPr>
            <w:del w:id="3773" w:author="Eugene CHEONG from.TOPPAN (MAS)" w:date="2025-12-30T16:40:00Z" w16du:dateUtc="2025-12-30T08:40:00Z">
              <w:r w:rsidRPr="009234AC" w:rsidDel="00A13E40">
                <w:rPr>
                  <w:strike/>
                  <w:rPrChange w:id="3774" w:author="Eugene CHEONG from.TOPPAN (MAS)" w:date="2025-12-26T17:37:00Z" w16du:dateUtc="2025-12-26T09:37:00Z">
                    <w:rPr/>
                  </w:rPrChange>
                </w:rPr>
                <w:delText>Yes</w:delText>
              </w:r>
            </w:del>
          </w:p>
        </w:tc>
        <w:tc>
          <w:tcPr>
            <w:tcW w:w="1266" w:type="dxa"/>
          </w:tcPr>
          <w:p w14:paraId="4CF257DA" w14:textId="29ECB55F" w:rsidR="00C60BD7" w:rsidRPr="009234AC" w:rsidDel="00A13E40" w:rsidRDefault="00C60BD7" w:rsidP="00C60BD7">
            <w:pPr>
              <w:pStyle w:val="NoSpacing"/>
              <w:jc w:val="center"/>
              <w:rPr>
                <w:del w:id="3775" w:author="Eugene CHEONG from.TOPPAN (MAS)" w:date="2025-12-30T16:40:00Z" w16du:dateUtc="2025-12-30T08:40:00Z"/>
                <w:strike/>
                <w:lang w:eastAsia="en-SG"/>
                <w:rPrChange w:id="3776" w:author="Eugene CHEONG from.TOPPAN (MAS)" w:date="2025-12-26T17:37:00Z" w16du:dateUtc="2025-12-26T09:37:00Z">
                  <w:rPr>
                    <w:del w:id="3777" w:author="Eugene CHEONG from.TOPPAN (MAS)" w:date="2025-12-30T16:40:00Z" w16du:dateUtc="2025-12-30T08:40:00Z"/>
                    <w:lang w:eastAsia="en-SG"/>
                  </w:rPr>
                </w:rPrChange>
              </w:rPr>
            </w:pPr>
            <w:del w:id="3778" w:author="Eugene CHEONG from.TOPPAN (MAS)" w:date="2025-12-30T16:40:00Z" w16du:dateUtc="2025-12-30T08:40:00Z">
              <w:r w:rsidRPr="009234AC" w:rsidDel="00A13E40">
                <w:rPr>
                  <w:strike/>
                  <w:rPrChange w:id="3779" w:author="Eugene CHEONG from.TOPPAN (MAS)" w:date="2025-12-26T17:37:00Z" w16du:dateUtc="2025-12-26T09:37:00Z">
                    <w:rPr/>
                  </w:rPrChange>
                </w:rPr>
                <w:delText>Yes</w:delText>
              </w:r>
            </w:del>
          </w:p>
        </w:tc>
        <w:tc>
          <w:tcPr>
            <w:tcW w:w="1265" w:type="dxa"/>
          </w:tcPr>
          <w:p w14:paraId="0821364B" w14:textId="2D383155" w:rsidR="00C60BD7" w:rsidRPr="009234AC" w:rsidDel="00A13E40" w:rsidRDefault="00C60BD7" w:rsidP="00C60BD7">
            <w:pPr>
              <w:pStyle w:val="NoSpacing"/>
              <w:jc w:val="center"/>
              <w:rPr>
                <w:del w:id="3780" w:author="Eugene CHEONG from.TOPPAN (MAS)" w:date="2025-12-30T16:40:00Z" w16du:dateUtc="2025-12-30T08:40:00Z"/>
                <w:strike/>
                <w:lang w:eastAsia="en-SG"/>
                <w:rPrChange w:id="3781" w:author="Eugene CHEONG from.TOPPAN (MAS)" w:date="2025-12-26T17:37:00Z" w16du:dateUtc="2025-12-26T09:37:00Z">
                  <w:rPr>
                    <w:del w:id="3782" w:author="Eugene CHEONG from.TOPPAN (MAS)" w:date="2025-12-30T16:40:00Z" w16du:dateUtc="2025-12-30T08:40:00Z"/>
                    <w:lang w:eastAsia="en-SG"/>
                  </w:rPr>
                </w:rPrChange>
              </w:rPr>
            </w:pPr>
            <w:del w:id="3783" w:author="Eugene CHEONG from.TOPPAN (MAS)" w:date="2025-12-30T16:40:00Z" w16du:dateUtc="2025-12-30T08:40:00Z">
              <w:r w:rsidRPr="009234AC" w:rsidDel="00A13E40">
                <w:rPr>
                  <w:strike/>
                  <w:rPrChange w:id="3784" w:author="Eugene CHEONG from.TOPPAN (MAS)" w:date="2025-12-26T17:37:00Z" w16du:dateUtc="2025-12-26T09:37:00Z">
                    <w:rPr/>
                  </w:rPrChange>
                </w:rPr>
                <w:delText>Yes</w:delText>
              </w:r>
            </w:del>
          </w:p>
        </w:tc>
        <w:tc>
          <w:tcPr>
            <w:tcW w:w="1266" w:type="dxa"/>
          </w:tcPr>
          <w:p w14:paraId="7D2C8487" w14:textId="4751D193" w:rsidR="00C60BD7" w:rsidRPr="009234AC" w:rsidDel="00A13E40" w:rsidRDefault="00C60BD7" w:rsidP="00C60BD7">
            <w:pPr>
              <w:pStyle w:val="NoSpacing"/>
              <w:jc w:val="center"/>
              <w:rPr>
                <w:del w:id="3785" w:author="Eugene CHEONG from.TOPPAN (MAS)" w:date="2025-12-30T16:40:00Z" w16du:dateUtc="2025-12-30T08:40:00Z"/>
                <w:strike/>
                <w:lang w:eastAsia="en-SG"/>
                <w:rPrChange w:id="3786" w:author="Eugene CHEONG from.TOPPAN (MAS)" w:date="2025-12-26T17:37:00Z" w16du:dateUtc="2025-12-26T09:37:00Z">
                  <w:rPr>
                    <w:del w:id="3787" w:author="Eugene CHEONG from.TOPPAN (MAS)" w:date="2025-12-30T16:40:00Z" w16du:dateUtc="2025-12-30T08:40:00Z"/>
                    <w:lang w:eastAsia="en-SG"/>
                  </w:rPr>
                </w:rPrChange>
              </w:rPr>
            </w:pPr>
            <w:del w:id="3788" w:author="Eugene CHEONG from.TOPPAN (MAS)" w:date="2025-12-30T16:40:00Z" w16du:dateUtc="2025-12-30T08:40:00Z">
              <w:r w:rsidRPr="009234AC" w:rsidDel="00A13E40">
                <w:rPr>
                  <w:strike/>
                  <w:rPrChange w:id="3789" w:author="Eugene CHEONG from.TOPPAN (MAS)" w:date="2025-12-26T17:37:00Z" w16du:dateUtc="2025-12-26T09:37:00Z">
                    <w:rPr/>
                  </w:rPrChange>
                </w:rPr>
                <w:delText>Yes</w:delText>
              </w:r>
            </w:del>
          </w:p>
        </w:tc>
        <w:tc>
          <w:tcPr>
            <w:tcW w:w="1266" w:type="dxa"/>
          </w:tcPr>
          <w:p w14:paraId="0058469B" w14:textId="7910F96F" w:rsidR="00C60BD7" w:rsidRPr="009234AC" w:rsidDel="00A13E40" w:rsidRDefault="00C60BD7" w:rsidP="00C60BD7">
            <w:pPr>
              <w:pStyle w:val="NoSpacing"/>
              <w:jc w:val="center"/>
              <w:rPr>
                <w:del w:id="3790" w:author="Eugene CHEONG from.TOPPAN (MAS)" w:date="2025-12-30T16:40:00Z" w16du:dateUtc="2025-12-30T08:40:00Z"/>
                <w:strike/>
                <w:rPrChange w:id="3791" w:author="Eugene CHEONG from.TOPPAN (MAS)" w:date="2025-12-26T17:37:00Z" w16du:dateUtc="2025-12-26T09:37:00Z">
                  <w:rPr>
                    <w:del w:id="3792" w:author="Eugene CHEONG from.TOPPAN (MAS)" w:date="2025-12-30T16:40:00Z" w16du:dateUtc="2025-12-30T08:40:00Z"/>
                  </w:rPr>
                </w:rPrChange>
              </w:rPr>
            </w:pPr>
            <w:del w:id="3793" w:author="Eugene CHEONG from.TOPPAN (MAS)" w:date="2025-12-30T16:40:00Z" w16du:dateUtc="2025-12-30T08:40:00Z">
              <w:r w:rsidRPr="009234AC" w:rsidDel="00A13E40">
                <w:rPr>
                  <w:strike/>
                  <w:rPrChange w:id="3794" w:author="Eugene CHEONG from.TOPPAN (MAS)" w:date="2025-12-26T17:37:00Z" w16du:dateUtc="2025-12-26T09:37:00Z">
                    <w:rPr/>
                  </w:rPrChange>
                </w:rPr>
                <w:delText>Yes</w:delText>
              </w:r>
            </w:del>
          </w:p>
        </w:tc>
      </w:tr>
      <w:tr w:rsidR="00192BAC" w:rsidRPr="009234AC" w:rsidDel="00A13E40" w14:paraId="28AB9633" w14:textId="2569234B" w:rsidTr="008E5F58">
        <w:trPr>
          <w:trHeight w:val="580"/>
          <w:del w:id="3795" w:author="Eugene CHEONG from.TOPPAN (MAS)" w:date="2025-12-30T16:40:00Z"/>
        </w:trPr>
        <w:tc>
          <w:tcPr>
            <w:tcW w:w="3180" w:type="dxa"/>
            <w:vAlign w:val="bottom"/>
            <w:hideMark/>
          </w:tcPr>
          <w:p w14:paraId="06CDF027" w14:textId="1E3C6486" w:rsidR="00C60BD7" w:rsidRPr="009234AC" w:rsidDel="00A13E40" w:rsidRDefault="00C60BD7" w:rsidP="00C60BD7">
            <w:pPr>
              <w:pStyle w:val="NoSpacing"/>
              <w:rPr>
                <w:del w:id="3796" w:author="Eugene CHEONG from.TOPPAN (MAS)" w:date="2025-12-30T16:40:00Z" w16du:dateUtc="2025-12-30T08:40:00Z"/>
                <w:strike/>
                <w:color w:val="000000" w:themeColor="text1"/>
                <w:lang w:eastAsia="en-SG"/>
                <w:rPrChange w:id="3797" w:author="Eugene CHEONG from.TOPPAN (MAS)" w:date="2025-12-26T17:37:00Z" w16du:dateUtc="2025-12-26T09:37:00Z">
                  <w:rPr>
                    <w:del w:id="3798" w:author="Eugene CHEONG from.TOPPAN (MAS)" w:date="2025-12-30T16:40:00Z" w16du:dateUtc="2025-12-30T08:40:00Z"/>
                    <w:color w:val="000000" w:themeColor="text1"/>
                    <w:lang w:eastAsia="en-SG"/>
                  </w:rPr>
                </w:rPrChange>
              </w:rPr>
            </w:pPr>
            <w:del w:id="3799" w:author="Eugene CHEONG from.TOPPAN (MAS)" w:date="2025-12-30T16:40:00Z" w16du:dateUtc="2025-12-30T08:40:00Z">
              <w:r w:rsidRPr="009234AC" w:rsidDel="00A13E40">
                <w:rPr>
                  <w:strike/>
                  <w:color w:val="000000" w:themeColor="text1"/>
                  <w:lang w:eastAsia="en-SG"/>
                  <w:rPrChange w:id="3800" w:author="Eugene CHEONG from.TOPPAN (MAS)" w:date="2025-12-26T17:37:00Z" w16du:dateUtc="2025-12-26T09:37:00Z">
                    <w:rPr>
                      <w:color w:val="000000" w:themeColor="text1"/>
                      <w:lang w:eastAsia="en-SG"/>
                    </w:rPr>
                  </w:rPrChange>
                </w:rPr>
                <w:delText>Individual Holdings Limit across all Savings Bonds</w:delText>
              </w:r>
            </w:del>
          </w:p>
        </w:tc>
        <w:tc>
          <w:tcPr>
            <w:tcW w:w="1265" w:type="dxa"/>
          </w:tcPr>
          <w:p w14:paraId="21DBAC55" w14:textId="466AD3DA" w:rsidR="00C60BD7" w:rsidRPr="009234AC" w:rsidDel="00A13E40" w:rsidRDefault="00C60BD7" w:rsidP="00C60BD7">
            <w:pPr>
              <w:pStyle w:val="NoSpacing"/>
              <w:jc w:val="center"/>
              <w:rPr>
                <w:del w:id="3801" w:author="Eugene CHEONG from.TOPPAN (MAS)" w:date="2025-12-30T16:40:00Z" w16du:dateUtc="2025-12-30T08:40:00Z"/>
                <w:strike/>
                <w:color w:val="9C0006"/>
                <w:lang w:eastAsia="en-SG"/>
                <w:rPrChange w:id="3802" w:author="Eugene CHEONG from.TOPPAN (MAS)" w:date="2025-12-26T17:37:00Z" w16du:dateUtc="2025-12-26T09:37:00Z">
                  <w:rPr>
                    <w:del w:id="3803" w:author="Eugene CHEONG from.TOPPAN (MAS)" w:date="2025-12-30T16:40:00Z" w16du:dateUtc="2025-12-30T08:40:00Z"/>
                    <w:color w:val="9C0006"/>
                    <w:lang w:eastAsia="en-SG"/>
                  </w:rPr>
                </w:rPrChange>
              </w:rPr>
            </w:pPr>
            <w:del w:id="3804" w:author="Eugene CHEONG from.TOPPAN (MAS)" w:date="2025-12-30T16:40:00Z" w16du:dateUtc="2025-12-30T08:40:00Z">
              <w:r w:rsidRPr="009234AC" w:rsidDel="00A13E40">
                <w:rPr>
                  <w:strike/>
                  <w:rPrChange w:id="3805" w:author="Eugene CHEONG from.TOPPAN (MAS)" w:date="2025-12-26T17:37:00Z" w16du:dateUtc="2025-12-26T09:37:00Z">
                    <w:rPr/>
                  </w:rPrChange>
                </w:rPr>
                <w:delText>No</w:delText>
              </w:r>
            </w:del>
          </w:p>
        </w:tc>
        <w:tc>
          <w:tcPr>
            <w:tcW w:w="1266" w:type="dxa"/>
          </w:tcPr>
          <w:p w14:paraId="036F0768" w14:textId="53B3C7A5" w:rsidR="00C60BD7" w:rsidRPr="009234AC" w:rsidDel="00A13E40" w:rsidRDefault="00C60BD7" w:rsidP="00C60BD7">
            <w:pPr>
              <w:pStyle w:val="NoSpacing"/>
              <w:jc w:val="center"/>
              <w:rPr>
                <w:del w:id="3806" w:author="Eugene CHEONG from.TOPPAN (MAS)" w:date="2025-12-30T16:40:00Z" w16du:dateUtc="2025-12-30T08:40:00Z"/>
                <w:strike/>
                <w:color w:val="9C0006"/>
                <w:lang w:eastAsia="en-SG"/>
                <w:rPrChange w:id="3807" w:author="Eugene CHEONG from.TOPPAN (MAS)" w:date="2025-12-26T17:37:00Z" w16du:dateUtc="2025-12-26T09:37:00Z">
                  <w:rPr>
                    <w:del w:id="3808" w:author="Eugene CHEONG from.TOPPAN (MAS)" w:date="2025-12-30T16:40:00Z" w16du:dateUtc="2025-12-30T08:40:00Z"/>
                    <w:color w:val="9C0006"/>
                    <w:lang w:eastAsia="en-SG"/>
                  </w:rPr>
                </w:rPrChange>
              </w:rPr>
            </w:pPr>
            <w:del w:id="3809" w:author="Eugene CHEONG from.TOPPAN (MAS)" w:date="2025-12-30T16:40:00Z" w16du:dateUtc="2025-12-30T08:40:00Z">
              <w:r w:rsidRPr="009234AC" w:rsidDel="00A13E40">
                <w:rPr>
                  <w:strike/>
                  <w:rPrChange w:id="3810" w:author="Eugene CHEONG from.TOPPAN (MAS)" w:date="2025-12-26T17:37:00Z" w16du:dateUtc="2025-12-26T09:37:00Z">
                    <w:rPr/>
                  </w:rPrChange>
                </w:rPr>
                <w:delText>No</w:delText>
              </w:r>
            </w:del>
          </w:p>
        </w:tc>
        <w:tc>
          <w:tcPr>
            <w:tcW w:w="1266" w:type="dxa"/>
          </w:tcPr>
          <w:p w14:paraId="557BE20B" w14:textId="76A9F0D8" w:rsidR="00C60BD7" w:rsidRPr="009234AC" w:rsidDel="00A13E40" w:rsidRDefault="00C60BD7" w:rsidP="00C60BD7">
            <w:pPr>
              <w:pStyle w:val="NoSpacing"/>
              <w:jc w:val="center"/>
              <w:rPr>
                <w:del w:id="3811" w:author="Eugene CHEONG from.TOPPAN (MAS)" w:date="2025-12-30T16:40:00Z" w16du:dateUtc="2025-12-30T08:40:00Z"/>
                <w:strike/>
                <w:color w:val="9C0006"/>
                <w:lang w:eastAsia="en-SG"/>
                <w:rPrChange w:id="3812" w:author="Eugene CHEONG from.TOPPAN (MAS)" w:date="2025-12-26T17:37:00Z" w16du:dateUtc="2025-12-26T09:37:00Z">
                  <w:rPr>
                    <w:del w:id="3813" w:author="Eugene CHEONG from.TOPPAN (MAS)" w:date="2025-12-30T16:40:00Z" w16du:dateUtc="2025-12-30T08:40:00Z"/>
                    <w:color w:val="9C0006"/>
                    <w:lang w:eastAsia="en-SG"/>
                  </w:rPr>
                </w:rPrChange>
              </w:rPr>
            </w:pPr>
            <w:del w:id="3814" w:author="Eugene CHEONG from.TOPPAN (MAS)" w:date="2025-12-30T16:40:00Z" w16du:dateUtc="2025-12-30T08:40:00Z">
              <w:r w:rsidRPr="009234AC" w:rsidDel="00A13E40">
                <w:rPr>
                  <w:strike/>
                  <w:rPrChange w:id="3815" w:author="Eugene CHEONG from.TOPPAN (MAS)" w:date="2025-12-26T17:37:00Z" w16du:dateUtc="2025-12-26T09:37:00Z">
                    <w:rPr/>
                  </w:rPrChange>
                </w:rPr>
                <w:delText>No</w:delText>
              </w:r>
            </w:del>
          </w:p>
        </w:tc>
        <w:tc>
          <w:tcPr>
            <w:tcW w:w="1265" w:type="dxa"/>
          </w:tcPr>
          <w:p w14:paraId="0C9BA1DB" w14:textId="64DA94C5" w:rsidR="00C60BD7" w:rsidRPr="009234AC" w:rsidDel="00A13E40" w:rsidRDefault="00C60BD7" w:rsidP="00C60BD7">
            <w:pPr>
              <w:pStyle w:val="NoSpacing"/>
              <w:jc w:val="center"/>
              <w:rPr>
                <w:del w:id="3816" w:author="Eugene CHEONG from.TOPPAN (MAS)" w:date="2025-12-30T16:40:00Z" w16du:dateUtc="2025-12-30T08:40:00Z"/>
                <w:strike/>
                <w:color w:val="9C0006"/>
                <w:lang w:eastAsia="en-SG"/>
                <w:rPrChange w:id="3817" w:author="Eugene CHEONG from.TOPPAN (MAS)" w:date="2025-12-26T17:37:00Z" w16du:dateUtc="2025-12-26T09:37:00Z">
                  <w:rPr>
                    <w:del w:id="3818" w:author="Eugene CHEONG from.TOPPAN (MAS)" w:date="2025-12-30T16:40:00Z" w16du:dateUtc="2025-12-30T08:40:00Z"/>
                    <w:color w:val="9C0006"/>
                    <w:lang w:eastAsia="en-SG"/>
                  </w:rPr>
                </w:rPrChange>
              </w:rPr>
            </w:pPr>
            <w:del w:id="3819" w:author="Eugene CHEONG from.TOPPAN (MAS)" w:date="2025-12-30T16:40:00Z" w16du:dateUtc="2025-12-30T08:40:00Z">
              <w:r w:rsidRPr="009234AC" w:rsidDel="00A13E40">
                <w:rPr>
                  <w:strike/>
                  <w:rPrChange w:id="3820" w:author="Eugene CHEONG from.TOPPAN (MAS)" w:date="2025-12-26T17:37:00Z" w16du:dateUtc="2025-12-26T09:37:00Z">
                    <w:rPr/>
                  </w:rPrChange>
                </w:rPr>
                <w:delText>No</w:delText>
              </w:r>
            </w:del>
          </w:p>
        </w:tc>
        <w:tc>
          <w:tcPr>
            <w:tcW w:w="1266" w:type="dxa"/>
          </w:tcPr>
          <w:p w14:paraId="499D0A93" w14:textId="3F8B524C" w:rsidR="00C60BD7" w:rsidRPr="009234AC" w:rsidDel="00A13E40" w:rsidRDefault="00C60BD7" w:rsidP="00C60BD7">
            <w:pPr>
              <w:pStyle w:val="NoSpacing"/>
              <w:jc w:val="center"/>
              <w:rPr>
                <w:del w:id="3821" w:author="Eugene CHEONG from.TOPPAN (MAS)" w:date="2025-12-30T16:40:00Z" w16du:dateUtc="2025-12-30T08:40:00Z"/>
                <w:strike/>
                <w:color w:val="9C0006"/>
                <w:lang w:eastAsia="en-SG"/>
                <w:rPrChange w:id="3822" w:author="Eugene CHEONG from.TOPPAN (MAS)" w:date="2025-12-26T17:37:00Z" w16du:dateUtc="2025-12-26T09:37:00Z">
                  <w:rPr>
                    <w:del w:id="3823" w:author="Eugene CHEONG from.TOPPAN (MAS)" w:date="2025-12-30T16:40:00Z" w16du:dateUtc="2025-12-30T08:40:00Z"/>
                    <w:color w:val="9C0006"/>
                    <w:lang w:eastAsia="en-SG"/>
                  </w:rPr>
                </w:rPrChange>
              </w:rPr>
            </w:pPr>
            <w:del w:id="3824" w:author="Eugene CHEONG from.TOPPAN (MAS)" w:date="2025-12-30T16:40:00Z" w16du:dateUtc="2025-12-30T08:40:00Z">
              <w:r w:rsidRPr="009234AC" w:rsidDel="00A13E40">
                <w:rPr>
                  <w:strike/>
                  <w:rPrChange w:id="3825" w:author="Eugene CHEONG from.TOPPAN (MAS)" w:date="2025-12-26T17:37:00Z" w16du:dateUtc="2025-12-26T09:37:00Z">
                    <w:rPr/>
                  </w:rPrChange>
                </w:rPr>
                <w:delText>No</w:delText>
              </w:r>
            </w:del>
          </w:p>
        </w:tc>
        <w:tc>
          <w:tcPr>
            <w:tcW w:w="1266" w:type="dxa"/>
          </w:tcPr>
          <w:p w14:paraId="77D03AC6" w14:textId="79469FB0" w:rsidR="00C60BD7" w:rsidRPr="009234AC" w:rsidDel="00A13E40" w:rsidRDefault="00C60BD7" w:rsidP="00C60BD7">
            <w:pPr>
              <w:pStyle w:val="NoSpacing"/>
              <w:jc w:val="center"/>
              <w:rPr>
                <w:del w:id="3826" w:author="Eugene CHEONG from.TOPPAN (MAS)" w:date="2025-12-30T16:40:00Z" w16du:dateUtc="2025-12-30T08:40:00Z"/>
                <w:strike/>
                <w:rPrChange w:id="3827" w:author="Eugene CHEONG from.TOPPAN (MAS)" w:date="2025-12-26T17:37:00Z" w16du:dateUtc="2025-12-26T09:37:00Z">
                  <w:rPr>
                    <w:del w:id="3828" w:author="Eugene CHEONG from.TOPPAN (MAS)" w:date="2025-12-30T16:40:00Z" w16du:dateUtc="2025-12-30T08:40:00Z"/>
                  </w:rPr>
                </w:rPrChange>
              </w:rPr>
            </w:pPr>
            <w:del w:id="3829" w:author="Eugene CHEONG from.TOPPAN (MAS)" w:date="2025-12-30T16:40:00Z" w16du:dateUtc="2025-12-30T08:40:00Z">
              <w:r w:rsidRPr="009234AC" w:rsidDel="00A13E40">
                <w:rPr>
                  <w:strike/>
                  <w:rPrChange w:id="3830" w:author="Eugene CHEONG from.TOPPAN (MAS)" w:date="2025-12-26T17:37:00Z" w16du:dateUtc="2025-12-26T09:37:00Z">
                    <w:rPr/>
                  </w:rPrChange>
                </w:rPr>
                <w:delText>No</w:delText>
              </w:r>
            </w:del>
          </w:p>
        </w:tc>
      </w:tr>
      <w:tr w:rsidR="00192BAC" w:rsidRPr="009234AC" w:rsidDel="00A13E40" w14:paraId="6AE9F87E" w14:textId="07764172" w:rsidTr="008E5F58">
        <w:trPr>
          <w:trHeight w:val="580"/>
          <w:del w:id="3831" w:author="Eugene CHEONG from.TOPPAN (MAS)" w:date="2025-12-30T16:40:00Z"/>
        </w:trPr>
        <w:tc>
          <w:tcPr>
            <w:tcW w:w="3180" w:type="dxa"/>
            <w:vAlign w:val="bottom"/>
            <w:hideMark/>
          </w:tcPr>
          <w:p w14:paraId="59ADF279" w14:textId="1CBE6BCB" w:rsidR="00C60BD7" w:rsidRPr="009234AC" w:rsidDel="00A13E40" w:rsidRDefault="00C60BD7" w:rsidP="00C60BD7">
            <w:pPr>
              <w:pStyle w:val="NoSpacing"/>
              <w:rPr>
                <w:del w:id="3832" w:author="Eugene CHEONG from.TOPPAN (MAS)" w:date="2025-12-30T16:40:00Z" w16du:dateUtc="2025-12-30T08:40:00Z"/>
                <w:strike/>
                <w:color w:val="000000" w:themeColor="text1"/>
                <w:lang w:eastAsia="en-SG"/>
                <w:rPrChange w:id="3833" w:author="Eugene CHEONG from.TOPPAN (MAS)" w:date="2025-12-26T17:37:00Z" w16du:dateUtc="2025-12-26T09:37:00Z">
                  <w:rPr>
                    <w:del w:id="3834" w:author="Eugene CHEONG from.TOPPAN (MAS)" w:date="2025-12-30T16:40:00Z" w16du:dateUtc="2025-12-30T08:40:00Z"/>
                    <w:color w:val="000000" w:themeColor="text1"/>
                    <w:lang w:eastAsia="en-SG"/>
                  </w:rPr>
                </w:rPrChange>
              </w:rPr>
            </w:pPr>
            <w:del w:id="3835" w:author="Eugene CHEONG from.TOPPAN (MAS)" w:date="2025-12-30T16:40:00Z" w16du:dateUtc="2025-12-30T08:40:00Z">
              <w:r w:rsidRPr="009234AC" w:rsidDel="00A13E40">
                <w:rPr>
                  <w:strike/>
                  <w:color w:val="000000" w:themeColor="text1"/>
                  <w:lang w:eastAsia="en-SG"/>
                  <w:rPrChange w:id="3836" w:author="Eugene CHEONG from.TOPPAN (MAS)" w:date="2025-12-26T17:37:00Z" w16du:dateUtc="2025-12-26T09:37:00Z">
                    <w:rPr>
                      <w:color w:val="000000" w:themeColor="text1"/>
                      <w:lang w:eastAsia="en-SG"/>
                    </w:rPr>
                  </w:rPrChange>
                </w:rPr>
                <w:delText>Closing Date of Application for Individuals</w:delText>
              </w:r>
            </w:del>
          </w:p>
        </w:tc>
        <w:tc>
          <w:tcPr>
            <w:tcW w:w="1265" w:type="dxa"/>
          </w:tcPr>
          <w:p w14:paraId="76947F1C" w14:textId="5F5B7A07" w:rsidR="00C60BD7" w:rsidRPr="009234AC" w:rsidDel="00A13E40" w:rsidRDefault="00C60BD7" w:rsidP="00C60BD7">
            <w:pPr>
              <w:pStyle w:val="NoSpacing"/>
              <w:jc w:val="center"/>
              <w:rPr>
                <w:del w:id="3837" w:author="Eugene CHEONG from.TOPPAN (MAS)" w:date="2025-12-30T16:40:00Z" w16du:dateUtc="2025-12-30T08:40:00Z"/>
                <w:strike/>
                <w:color w:val="9C0006"/>
                <w:lang w:eastAsia="en-SG"/>
                <w:rPrChange w:id="3838" w:author="Eugene CHEONG from.TOPPAN (MAS)" w:date="2025-12-26T17:37:00Z" w16du:dateUtc="2025-12-26T09:37:00Z">
                  <w:rPr>
                    <w:del w:id="3839" w:author="Eugene CHEONG from.TOPPAN (MAS)" w:date="2025-12-30T16:40:00Z" w16du:dateUtc="2025-12-30T08:40:00Z"/>
                    <w:color w:val="9C0006"/>
                    <w:lang w:eastAsia="en-SG"/>
                  </w:rPr>
                </w:rPrChange>
              </w:rPr>
            </w:pPr>
            <w:del w:id="3840" w:author="Eugene CHEONG from.TOPPAN (MAS)" w:date="2025-12-30T16:40:00Z" w16du:dateUtc="2025-12-30T08:40:00Z">
              <w:r w:rsidRPr="009234AC" w:rsidDel="00A13E40">
                <w:rPr>
                  <w:strike/>
                  <w:rPrChange w:id="3841" w:author="Eugene CHEONG from.TOPPAN (MAS)" w:date="2025-12-26T17:37:00Z" w16du:dateUtc="2025-12-26T09:37:00Z">
                    <w:rPr/>
                  </w:rPrChange>
                </w:rPr>
                <w:delText>No</w:delText>
              </w:r>
            </w:del>
          </w:p>
        </w:tc>
        <w:tc>
          <w:tcPr>
            <w:tcW w:w="1266" w:type="dxa"/>
          </w:tcPr>
          <w:p w14:paraId="39DD3EAC" w14:textId="6FE879F9" w:rsidR="00C60BD7" w:rsidRPr="009234AC" w:rsidDel="00A13E40" w:rsidRDefault="00C60BD7" w:rsidP="00C60BD7">
            <w:pPr>
              <w:pStyle w:val="NoSpacing"/>
              <w:jc w:val="center"/>
              <w:rPr>
                <w:del w:id="3842" w:author="Eugene CHEONG from.TOPPAN (MAS)" w:date="2025-12-30T16:40:00Z" w16du:dateUtc="2025-12-30T08:40:00Z"/>
                <w:strike/>
                <w:color w:val="9C0006"/>
                <w:lang w:eastAsia="en-SG"/>
                <w:rPrChange w:id="3843" w:author="Eugene CHEONG from.TOPPAN (MAS)" w:date="2025-12-26T17:37:00Z" w16du:dateUtc="2025-12-26T09:37:00Z">
                  <w:rPr>
                    <w:del w:id="3844" w:author="Eugene CHEONG from.TOPPAN (MAS)" w:date="2025-12-30T16:40:00Z" w16du:dateUtc="2025-12-30T08:40:00Z"/>
                    <w:color w:val="9C0006"/>
                    <w:lang w:eastAsia="en-SG"/>
                  </w:rPr>
                </w:rPrChange>
              </w:rPr>
            </w:pPr>
            <w:del w:id="3845" w:author="Eugene CHEONG from.TOPPAN (MAS)" w:date="2025-12-30T16:40:00Z" w16du:dateUtc="2025-12-30T08:40:00Z">
              <w:r w:rsidRPr="009234AC" w:rsidDel="00A13E40">
                <w:rPr>
                  <w:strike/>
                  <w:rPrChange w:id="3846" w:author="Eugene CHEONG from.TOPPAN (MAS)" w:date="2025-12-26T17:37:00Z" w16du:dateUtc="2025-12-26T09:37:00Z">
                    <w:rPr/>
                  </w:rPrChange>
                </w:rPr>
                <w:delText>No</w:delText>
              </w:r>
            </w:del>
          </w:p>
        </w:tc>
        <w:tc>
          <w:tcPr>
            <w:tcW w:w="1266" w:type="dxa"/>
          </w:tcPr>
          <w:p w14:paraId="77BA2845" w14:textId="3A1DB6A9" w:rsidR="00C60BD7" w:rsidRPr="009234AC" w:rsidDel="00A13E40" w:rsidRDefault="00C60BD7" w:rsidP="00C60BD7">
            <w:pPr>
              <w:pStyle w:val="NoSpacing"/>
              <w:jc w:val="center"/>
              <w:rPr>
                <w:del w:id="3847" w:author="Eugene CHEONG from.TOPPAN (MAS)" w:date="2025-12-30T16:40:00Z" w16du:dateUtc="2025-12-30T08:40:00Z"/>
                <w:strike/>
                <w:color w:val="9C0006"/>
                <w:lang w:eastAsia="en-SG"/>
                <w:rPrChange w:id="3848" w:author="Eugene CHEONG from.TOPPAN (MAS)" w:date="2025-12-26T17:37:00Z" w16du:dateUtc="2025-12-26T09:37:00Z">
                  <w:rPr>
                    <w:del w:id="3849" w:author="Eugene CHEONG from.TOPPAN (MAS)" w:date="2025-12-30T16:40:00Z" w16du:dateUtc="2025-12-30T08:40:00Z"/>
                    <w:color w:val="9C0006"/>
                    <w:lang w:eastAsia="en-SG"/>
                  </w:rPr>
                </w:rPrChange>
              </w:rPr>
            </w:pPr>
            <w:del w:id="3850" w:author="Eugene CHEONG from.TOPPAN (MAS)" w:date="2025-12-30T16:40:00Z" w16du:dateUtc="2025-12-30T08:40:00Z">
              <w:r w:rsidRPr="009234AC" w:rsidDel="00A13E40">
                <w:rPr>
                  <w:strike/>
                  <w:rPrChange w:id="3851" w:author="Eugene CHEONG from.TOPPAN (MAS)" w:date="2025-12-26T17:37:00Z" w16du:dateUtc="2025-12-26T09:37:00Z">
                    <w:rPr/>
                  </w:rPrChange>
                </w:rPr>
                <w:delText>No</w:delText>
              </w:r>
            </w:del>
          </w:p>
        </w:tc>
        <w:tc>
          <w:tcPr>
            <w:tcW w:w="1265" w:type="dxa"/>
          </w:tcPr>
          <w:p w14:paraId="3BA7CC76" w14:textId="7B06C8FA" w:rsidR="00C60BD7" w:rsidRPr="009234AC" w:rsidDel="00A13E40" w:rsidRDefault="00C60BD7" w:rsidP="00C60BD7">
            <w:pPr>
              <w:pStyle w:val="NoSpacing"/>
              <w:jc w:val="center"/>
              <w:rPr>
                <w:del w:id="3852" w:author="Eugene CHEONG from.TOPPAN (MAS)" w:date="2025-12-30T16:40:00Z" w16du:dateUtc="2025-12-30T08:40:00Z"/>
                <w:strike/>
                <w:color w:val="9C0006"/>
                <w:lang w:eastAsia="en-SG"/>
                <w:rPrChange w:id="3853" w:author="Eugene CHEONG from.TOPPAN (MAS)" w:date="2025-12-26T17:37:00Z" w16du:dateUtc="2025-12-26T09:37:00Z">
                  <w:rPr>
                    <w:del w:id="3854" w:author="Eugene CHEONG from.TOPPAN (MAS)" w:date="2025-12-30T16:40:00Z" w16du:dateUtc="2025-12-30T08:40:00Z"/>
                    <w:color w:val="9C0006"/>
                    <w:lang w:eastAsia="en-SG"/>
                  </w:rPr>
                </w:rPrChange>
              </w:rPr>
            </w:pPr>
            <w:del w:id="3855" w:author="Eugene CHEONG from.TOPPAN (MAS)" w:date="2025-12-30T16:40:00Z" w16du:dateUtc="2025-12-30T08:40:00Z">
              <w:r w:rsidRPr="009234AC" w:rsidDel="00A13E40">
                <w:rPr>
                  <w:strike/>
                  <w:rPrChange w:id="3856" w:author="Eugene CHEONG from.TOPPAN (MAS)" w:date="2025-12-26T17:37:00Z" w16du:dateUtc="2025-12-26T09:37:00Z">
                    <w:rPr/>
                  </w:rPrChange>
                </w:rPr>
                <w:delText>No</w:delText>
              </w:r>
            </w:del>
          </w:p>
        </w:tc>
        <w:tc>
          <w:tcPr>
            <w:tcW w:w="1266" w:type="dxa"/>
          </w:tcPr>
          <w:p w14:paraId="2F5BAC33" w14:textId="4C165A34" w:rsidR="00C60BD7" w:rsidRPr="009234AC" w:rsidDel="00A13E40" w:rsidRDefault="00C60BD7" w:rsidP="00C60BD7">
            <w:pPr>
              <w:pStyle w:val="NoSpacing"/>
              <w:jc w:val="center"/>
              <w:rPr>
                <w:del w:id="3857" w:author="Eugene CHEONG from.TOPPAN (MAS)" w:date="2025-12-30T16:40:00Z" w16du:dateUtc="2025-12-30T08:40:00Z"/>
                <w:strike/>
                <w:color w:val="9C0006"/>
                <w:lang w:eastAsia="en-SG"/>
                <w:rPrChange w:id="3858" w:author="Eugene CHEONG from.TOPPAN (MAS)" w:date="2025-12-26T17:37:00Z" w16du:dateUtc="2025-12-26T09:37:00Z">
                  <w:rPr>
                    <w:del w:id="3859" w:author="Eugene CHEONG from.TOPPAN (MAS)" w:date="2025-12-30T16:40:00Z" w16du:dateUtc="2025-12-30T08:40:00Z"/>
                    <w:color w:val="9C0006"/>
                    <w:lang w:eastAsia="en-SG"/>
                  </w:rPr>
                </w:rPrChange>
              </w:rPr>
            </w:pPr>
            <w:del w:id="3860" w:author="Eugene CHEONG from.TOPPAN (MAS)" w:date="2025-12-30T16:40:00Z" w16du:dateUtc="2025-12-30T08:40:00Z">
              <w:r w:rsidRPr="009234AC" w:rsidDel="00A13E40">
                <w:rPr>
                  <w:strike/>
                  <w:rPrChange w:id="3861" w:author="Eugene CHEONG from.TOPPAN (MAS)" w:date="2025-12-26T17:37:00Z" w16du:dateUtc="2025-12-26T09:37:00Z">
                    <w:rPr/>
                  </w:rPrChange>
                </w:rPr>
                <w:delText>No</w:delText>
              </w:r>
            </w:del>
          </w:p>
        </w:tc>
        <w:tc>
          <w:tcPr>
            <w:tcW w:w="1266" w:type="dxa"/>
          </w:tcPr>
          <w:p w14:paraId="6407DD79" w14:textId="689717BB" w:rsidR="00C60BD7" w:rsidRPr="009234AC" w:rsidDel="00A13E40" w:rsidRDefault="00C60BD7" w:rsidP="00C60BD7">
            <w:pPr>
              <w:pStyle w:val="NoSpacing"/>
              <w:jc w:val="center"/>
              <w:rPr>
                <w:del w:id="3862" w:author="Eugene CHEONG from.TOPPAN (MAS)" w:date="2025-12-30T16:40:00Z" w16du:dateUtc="2025-12-30T08:40:00Z"/>
                <w:strike/>
                <w:rPrChange w:id="3863" w:author="Eugene CHEONG from.TOPPAN (MAS)" w:date="2025-12-26T17:37:00Z" w16du:dateUtc="2025-12-26T09:37:00Z">
                  <w:rPr>
                    <w:del w:id="3864" w:author="Eugene CHEONG from.TOPPAN (MAS)" w:date="2025-12-30T16:40:00Z" w16du:dateUtc="2025-12-30T08:40:00Z"/>
                  </w:rPr>
                </w:rPrChange>
              </w:rPr>
            </w:pPr>
            <w:del w:id="3865" w:author="Eugene CHEONG from.TOPPAN (MAS)" w:date="2025-12-30T16:40:00Z" w16du:dateUtc="2025-12-30T08:40:00Z">
              <w:r w:rsidRPr="009234AC" w:rsidDel="00A13E40">
                <w:rPr>
                  <w:strike/>
                  <w:rPrChange w:id="3866" w:author="Eugene CHEONG from.TOPPAN (MAS)" w:date="2025-12-26T17:37:00Z" w16du:dateUtc="2025-12-26T09:37:00Z">
                    <w:rPr/>
                  </w:rPrChange>
                </w:rPr>
                <w:delText>No</w:delText>
              </w:r>
            </w:del>
          </w:p>
        </w:tc>
      </w:tr>
      <w:tr w:rsidR="00192BAC" w:rsidRPr="009234AC" w:rsidDel="00A13E40" w14:paraId="1D20D8C1" w14:textId="03458B0B" w:rsidTr="008E5F58">
        <w:trPr>
          <w:trHeight w:val="290"/>
          <w:del w:id="3867" w:author="Eugene CHEONG from.TOPPAN (MAS)" w:date="2025-12-30T16:40:00Z"/>
        </w:trPr>
        <w:tc>
          <w:tcPr>
            <w:tcW w:w="3180" w:type="dxa"/>
            <w:vAlign w:val="bottom"/>
            <w:hideMark/>
          </w:tcPr>
          <w:p w14:paraId="2CEEDD0E" w14:textId="0941B09C" w:rsidR="00C60BD7" w:rsidRPr="009234AC" w:rsidDel="00A13E40" w:rsidRDefault="00C60BD7" w:rsidP="00C60BD7">
            <w:pPr>
              <w:pStyle w:val="NoSpacing"/>
              <w:rPr>
                <w:del w:id="3868" w:author="Eugene CHEONG from.TOPPAN (MAS)" w:date="2025-12-30T16:40:00Z" w16du:dateUtc="2025-12-30T08:40:00Z"/>
                <w:strike/>
                <w:color w:val="000000" w:themeColor="text1"/>
                <w:lang w:eastAsia="en-SG"/>
                <w:rPrChange w:id="3869" w:author="Eugene CHEONG from.TOPPAN (MAS)" w:date="2025-12-26T17:37:00Z" w16du:dateUtc="2025-12-26T09:37:00Z">
                  <w:rPr>
                    <w:del w:id="3870" w:author="Eugene CHEONG from.TOPPAN (MAS)" w:date="2025-12-30T16:40:00Z" w16du:dateUtc="2025-12-30T08:40:00Z"/>
                    <w:color w:val="000000" w:themeColor="text1"/>
                    <w:lang w:eastAsia="en-SG"/>
                  </w:rPr>
                </w:rPrChange>
              </w:rPr>
            </w:pPr>
            <w:del w:id="3871" w:author="Eugene CHEONG from.TOPPAN (MAS)" w:date="2025-12-30T16:40:00Z" w16du:dateUtc="2025-12-30T08:40:00Z">
              <w:r w:rsidRPr="009234AC" w:rsidDel="00A13E40">
                <w:rPr>
                  <w:strike/>
                  <w:color w:val="000000" w:themeColor="text1"/>
                  <w:lang w:eastAsia="en-SG"/>
                  <w:rPrChange w:id="3872" w:author="Eugene CHEONG from.TOPPAN (MAS)" w:date="2025-12-26T17:37:00Z" w16du:dateUtc="2025-12-26T09:37:00Z">
                    <w:rPr>
                      <w:color w:val="000000" w:themeColor="text1"/>
                      <w:lang w:eastAsia="en-SG"/>
                    </w:rPr>
                  </w:rPrChange>
                </w:rPr>
                <w:delText>Step Up Coupon Rates</w:delText>
              </w:r>
            </w:del>
          </w:p>
        </w:tc>
        <w:tc>
          <w:tcPr>
            <w:tcW w:w="1265" w:type="dxa"/>
          </w:tcPr>
          <w:p w14:paraId="29619A3D" w14:textId="632AD42F" w:rsidR="00C60BD7" w:rsidRPr="009234AC" w:rsidDel="00A13E40" w:rsidRDefault="00C60BD7" w:rsidP="00C60BD7">
            <w:pPr>
              <w:pStyle w:val="NoSpacing"/>
              <w:jc w:val="center"/>
              <w:rPr>
                <w:del w:id="3873" w:author="Eugene CHEONG from.TOPPAN (MAS)" w:date="2025-12-30T16:40:00Z" w16du:dateUtc="2025-12-30T08:40:00Z"/>
                <w:strike/>
                <w:color w:val="9C0006"/>
                <w:lang w:eastAsia="en-SG"/>
                <w:rPrChange w:id="3874" w:author="Eugene CHEONG from.TOPPAN (MAS)" w:date="2025-12-26T17:37:00Z" w16du:dateUtc="2025-12-26T09:37:00Z">
                  <w:rPr>
                    <w:del w:id="3875" w:author="Eugene CHEONG from.TOPPAN (MAS)" w:date="2025-12-30T16:40:00Z" w16du:dateUtc="2025-12-30T08:40:00Z"/>
                    <w:color w:val="9C0006"/>
                    <w:lang w:eastAsia="en-SG"/>
                  </w:rPr>
                </w:rPrChange>
              </w:rPr>
            </w:pPr>
            <w:del w:id="3876" w:author="Eugene CHEONG from.TOPPAN (MAS)" w:date="2025-12-30T16:40:00Z" w16du:dateUtc="2025-12-30T08:40:00Z">
              <w:r w:rsidRPr="009234AC" w:rsidDel="00A13E40">
                <w:rPr>
                  <w:strike/>
                  <w:rPrChange w:id="3877" w:author="Eugene CHEONG from.TOPPAN (MAS)" w:date="2025-12-26T17:37:00Z" w16du:dateUtc="2025-12-26T09:37:00Z">
                    <w:rPr/>
                  </w:rPrChange>
                </w:rPr>
                <w:delText>No</w:delText>
              </w:r>
            </w:del>
          </w:p>
        </w:tc>
        <w:tc>
          <w:tcPr>
            <w:tcW w:w="1266" w:type="dxa"/>
          </w:tcPr>
          <w:p w14:paraId="2066E91C" w14:textId="11347355" w:rsidR="00C60BD7" w:rsidRPr="009234AC" w:rsidDel="00A13E40" w:rsidRDefault="00C60BD7" w:rsidP="00C60BD7">
            <w:pPr>
              <w:pStyle w:val="NoSpacing"/>
              <w:jc w:val="center"/>
              <w:rPr>
                <w:del w:id="3878" w:author="Eugene CHEONG from.TOPPAN (MAS)" w:date="2025-12-30T16:40:00Z" w16du:dateUtc="2025-12-30T08:40:00Z"/>
                <w:strike/>
                <w:color w:val="9C0006"/>
                <w:lang w:eastAsia="en-SG"/>
                <w:rPrChange w:id="3879" w:author="Eugene CHEONG from.TOPPAN (MAS)" w:date="2025-12-26T17:37:00Z" w16du:dateUtc="2025-12-26T09:37:00Z">
                  <w:rPr>
                    <w:del w:id="3880" w:author="Eugene CHEONG from.TOPPAN (MAS)" w:date="2025-12-30T16:40:00Z" w16du:dateUtc="2025-12-30T08:40:00Z"/>
                    <w:color w:val="9C0006"/>
                    <w:lang w:eastAsia="en-SG"/>
                  </w:rPr>
                </w:rPrChange>
              </w:rPr>
            </w:pPr>
            <w:del w:id="3881" w:author="Eugene CHEONG from.TOPPAN (MAS)" w:date="2025-12-30T16:40:00Z" w16du:dateUtc="2025-12-30T08:40:00Z">
              <w:r w:rsidRPr="009234AC" w:rsidDel="00A13E40">
                <w:rPr>
                  <w:strike/>
                  <w:rPrChange w:id="3882" w:author="Eugene CHEONG from.TOPPAN (MAS)" w:date="2025-12-26T17:37:00Z" w16du:dateUtc="2025-12-26T09:37:00Z">
                    <w:rPr/>
                  </w:rPrChange>
                </w:rPr>
                <w:delText>No</w:delText>
              </w:r>
            </w:del>
          </w:p>
        </w:tc>
        <w:tc>
          <w:tcPr>
            <w:tcW w:w="1266" w:type="dxa"/>
          </w:tcPr>
          <w:p w14:paraId="27098D92" w14:textId="42246EB2" w:rsidR="00C60BD7" w:rsidRPr="009234AC" w:rsidDel="00A13E40" w:rsidRDefault="00C60BD7" w:rsidP="00C60BD7">
            <w:pPr>
              <w:pStyle w:val="NoSpacing"/>
              <w:jc w:val="center"/>
              <w:rPr>
                <w:del w:id="3883" w:author="Eugene CHEONG from.TOPPAN (MAS)" w:date="2025-12-30T16:40:00Z" w16du:dateUtc="2025-12-30T08:40:00Z"/>
                <w:strike/>
                <w:color w:val="9C0006"/>
                <w:lang w:eastAsia="en-SG"/>
                <w:rPrChange w:id="3884" w:author="Eugene CHEONG from.TOPPAN (MAS)" w:date="2025-12-26T17:37:00Z" w16du:dateUtc="2025-12-26T09:37:00Z">
                  <w:rPr>
                    <w:del w:id="3885" w:author="Eugene CHEONG from.TOPPAN (MAS)" w:date="2025-12-30T16:40:00Z" w16du:dateUtc="2025-12-30T08:40:00Z"/>
                    <w:color w:val="9C0006"/>
                    <w:lang w:eastAsia="en-SG"/>
                  </w:rPr>
                </w:rPrChange>
              </w:rPr>
            </w:pPr>
            <w:del w:id="3886" w:author="Eugene CHEONG from.TOPPAN (MAS)" w:date="2025-12-30T16:40:00Z" w16du:dateUtc="2025-12-30T08:40:00Z">
              <w:r w:rsidRPr="009234AC" w:rsidDel="00A13E40">
                <w:rPr>
                  <w:strike/>
                  <w:rPrChange w:id="3887" w:author="Eugene CHEONG from.TOPPAN (MAS)" w:date="2025-12-26T17:37:00Z" w16du:dateUtc="2025-12-26T09:37:00Z">
                    <w:rPr/>
                  </w:rPrChange>
                </w:rPr>
                <w:delText>No</w:delText>
              </w:r>
            </w:del>
          </w:p>
        </w:tc>
        <w:tc>
          <w:tcPr>
            <w:tcW w:w="1265" w:type="dxa"/>
          </w:tcPr>
          <w:p w14:paraId="3488EEEF" w14:textId="3CEDEA00" w:rsidR="00C60BD7" w:rsidRPr="009234AC" w:rsidDel="00A13E40" w:rsidRDefault="00C60BD7" w:rsidP="00C60BD7">
            <w:pPr>
              <w:pStyle w:val="NoSpacing"/>
              <w:jc w:val="center"/>
              <w:rPr>
                <w:del w:id="3888" w:author="Eugene CHEONG from.TOPPAN (MAS)" w:date="2025-12-30T16:40:00Z" w16du:dateUtc="2025-12-30T08:40:00Z"/>
                <w:strike/>
                <w:color w:val="9C0006"/>
                <w:lang w:eastAsia="en-SG"/>
                <w:rPrChange w:id="3889" w:author="Eugene CHEONG from.TOPPAN (MAS)" w:date="2025-12-26T17:37:00Z" w16du:dateUtc="2025-12-26T09:37:00Z">
                  <w:rPr>
                    <w:del w:id="3890" w:author="Eugene CHEONG from.TOPPAN (MAS)" w:date="2025-12-30T16:40:00Z" w16du:dateUtc="2025-12-30T08:40:00Z"/>
                    <w:color w:val="9C0006"/>
                    <w:lang w:eastAsia="en-SG"/>
                  </w:rPr>
                </w:rPrChange>
              </w:rPr>
            </w:pPr>
            <w:del w:id="3891" w:author="Eugene CHEONG from.TOPPAN (MAS)" w:date="2025-12-30T16:40:00Z" w16du:dateUtc="2025-12-30T08:40:00Z">
              <w:r w:rsidRPr="009234AC" w:rsidDel="00A13E40">
                <w:rPr>
                  <w:strike/>
                  <w:rPrChange w:id="3892" w:author="Eugene CHEONG from.TOPPAN (MAS)" w:date="2025-12-26T17:37:00Z" w16du:dateUtc="2025-12-26T09:37:00Z">
                    <w:rPr/>
                  </w:rPrChange>
                </w:rPr>
                <w:delText>No</w:delText>
              </w:r>
            </w:del>
          </w:p>
        </w:tc>
        <w:tc>
          <w:tcPr>
            <w:tcW w:w="1266" w:type="dxa"/>
          </w:tcPr>
          <w:p w14:paraId="044318F3" w14:textId="69071F80" w:rsidR="00C60BD7" w:rsidRPr="009234AC" w:rsidDel="00A13E40" w:rsidRDefault="00C60BD7" w:rsidP="00C60BD7">
            <w:pPr>
              <w:pStyle w:val="NoSpacing"/>
              <w:jc w:val="center"/>
              <w:rPr>
                <w:del w:id="3893" w:author="Eugene CHEONG from.TOPPAN (MAS)" w:date="2025-12-30T16:40:00Z" w16du:dateUtc="2025-12-30T08:40:00Z"/>
                <w:strike/>
                <w:color w:val="9C0006"/>
                <w:lang w:eastAsia="en-SG"/>
                <w:rPrChange w:id="3894" w:author="Eugene CHEONG from.TOPPAN (MAS)" w:date="2025-12-26T17:37:00Z" w16du:dateUtc="2025-12-26T09:37:00Z">
                  <w:rPr>
                    <w:del w:id="3895" w:author="Eugene CHEONG from.TOPPAN (MAS)" w:date="2025-12-30T16:40:00Z" w16du:dateUtc="2025-12-30T08:40:00Z"/>
                    <w:color w:val="9C0006"/>
                    <w:lang w:eastAsia="en-SG"/>
                  </w:rPr>
                </w:rPrChange>
              </w:rPr>
            </w:pPr>
            <w:del w:id="3896" w:author="Eugene CHEONG from.TOPPAN (MAS)" w:date="2025-12-30T16:40:00Z" w16du:dateUtc="2025-12-30T08:40:00Z">
              <w:r w:rsidRPr="009234AC" w:rsidDel="00A13E40">
                <w:rPr>
                  <w:strike/>
                  <w:rPrChange w:id="3897" w:author="Eugene CHEONG from.TOPPAN (MAS)" w:date="2025-12-26T17:37:00Z" w16du:dateUtc="2025-12-26T09:37:00Z">
                    <w:rPr/>
                  </w:rPrChange>
                </w:rPr>
                <w:delText>No</w:delText>
              </w:r>
            </w:del>
          </w:p>
        </w:tc>
        <w:tc>
          <w:tcPr>
            <w:tcW w:w="1266" w:type="dxa"/>
          </w:tcPr>
          <w:p w14:paraId="4E0C095A" w14:textId="13B43442" w:rsidR="00C60BD7" w:rsidRPr="009234AC" w:rsidDel="00A13E40" w:rsidRDefault="00C60BD7" w:rsidP="00C60BD7">
            <w:pPr>
              <w:pStyle w:val="NoSpacing"/>
              <w:jc w:val="center"/>
              <w:rPr>
                <w:del w:id="3898" w:author="Eugene CHEONG from.TOPPAN (MAS)" w:date="2025-12-30T16:40:00Z" w16du:dateUtc="2025-12-30T08:40:00Z"/>
                <w:strike/>
                <w:rPrChange w:id="3899" w:author="Eugene CHEONG from.TOPPAN (MAS)" w:date="2025-12-26T17:37:00Z" w16du:dateUtc="2025-12-26T09:37:00Z">
                  <w:rPr>
                    <w:del w:id="3900" w:author="Eugene CHEONG from.TOPPAN (MAS)" w:date="2025-12-30T16:40:00Z" w16du:dateUtc="2025-12-30T08:40:00Z"/>
                  </w:rPr>
                </w:rPrChange>
              </w:rPr>
            </w:pPr>
            <w:del w:id="3901" w:author="Eugene CHEONG from.TOPPAN (MAS)" w:date="2025-12-30T16:40:00Z" w16du:dateUtc="2025-12-30T08:40:00Z">
              <w:r w:rsidRPr="009234AC" w:rsidDel="00A13E40">
                <w:rPr>
                  <w:strike/>
                  <w:rPrChange w:id="3902" w:author="Eugene CHEONG from.TOPPAN (MAS)" w:date="2025-12-26T17:37:00Z" w16du:dateUtc="2025-12-26T09:37:00Z">
                    <w:rPr/>
                  </w:rPrChange>
                </w:rPr>
                <w:delText>No</w:delText>
              </w:r>
            </w:del>
          </w:p>
        </w:tc>
      </w:tr>
      <w:tr w:rsidR="00192BAC" w:rsidRPr="009234AC" w:rsidDel="00A13E40" w14:paraId="71A8F2B7" w14:textId="17D575C0" w:rsidTr="008E5F58">
        <w:trPr>
          <w:trHeight w:val="290"/>
          <w:del w:id="3903" w:author="Eugene CHEONG from.TOPPAN (MAS)" w:date="2025-12-30T16:40:00Z"/>
        </w:trPr>
        <w:tc>
          <w:tcPr>
            <w:tcW w:w="3180" w:type="dxa"/>
            <w:vAlign w:val="bottom"/>
            <w:hideMark/>
          </w:tcPr>
          <w:p w14:paraId="1028199E" w14:textId="2C492837" w:rsidR="00C60BD7" w:rsidRPr="009234AC" w:rsidDel="00A13E40" w:rsidRDefault="00C60BD7" w:rsidP="00C60BD7">
            <w:pPr>
              <w:pStyle w:val="NoSpacing"/>
              <w:rPr>
                <w:del w:id="3904" w:author="Eugene CHEONG from.TOPPAN (MAS)" w:date="2025-12-30T16:40:00Z" w16du:dateUtc="2025-12-30T08:40:00Z"/>
                <w:strike/>
                <w:color w:val="000000" w:themeColor="text1"/>
                <w:lang w:eastAsia="en-SG"/>
                <w:rPrChange w:id="3905" w:author="Eugene CHEONG from.TOPPAN (MAS)" w:date="2025-12-26T17:37:00Z" w16du:dateUtc="2025-12-26T09:37:00Z">
                  <w:rPr>
                    <w:del w:id="3906" w:author="Eugene CHEONG from.TOPPAN (MAS)" w:date="2025-12-30T16:40:00Z" w16du:dateUtc="2025-12-30T08:40:00Z"/>
                    <w:color w:val="000000" w:themeColor="text1"/>
                    <w:lang w:eastAsia="en-SG"/>
                  </w:rPr>
                </w:rPrChange>
              </w:rPr>
            </w:pPr>
            <w:del w:id="3907" w:author="Eugene CHEONG from.TOPPAN (MAS)" w:date="2025-12-30T16:40:00Z" w16du:dateUtc="2025-12-30T08:40:00Z">
              <w:r w:rsidRPr="009234AC" w:rsidDel="00A13E40">
                <w:rPr>
                  <w:strike/>
                  <w:color w:val="000000" w:themeColor="text1"/>
                  <w:lang w:eastAsia="en-SG"/>
                  <w:rPrChange w:id="3908" w:author="Eugene CHEONG from.TOPPAN (MAS)" w:date="2025-12-26T17:37:00Z" w16du:dateUtc="2025-12-26T09:37:00Z">
                    <w:rPr>
                      <w:color w:val="000000" w:themeColor="text1"/>
                      <w:lang w:eastAsia="en-SG"/>
                    </w:rPr>
                  </w:rPrChange>
                </w:rPr>
                <w:delText>Footnotes</w:delText>
              </w:r>
            </w:del>
          </w:p>
        </w:tc>
        <w:tc>
          <w:tcPr>
            <w:tcW w:w="1265" w:type="dxa"/>
          </w:tcPr>
          <w:p w14:paraId="4CCFB87B" w14:textId="2F5B3973" w:rsidR="00C60BD7" w:rsidRPr="009234AC" w:rsidDel="00A13E40" w:rsidRDefault="00C60BD7" w:rsidP="00C60BD7">
            <w:pPr>
              <w:pStyle w:val="NoSpacing"/>
              <w:jc w:val="center"/>
              <w:rPr>
                <w:del w:id="3909" w:author="Eugene CHEONG from.TOPPAN (MAS)" w:date="2025-12-30T16:40:00Z" w16du:dateUtc="2025-12-30T08:40:00Z"/>
                <w:strike/>
                <w:lang w:eastAsia="en-SG"/>
                <w:rPrChange w:id="3910" w:author="Eugene CHEONG from.TOPPAN (MAS)" w:date="2025-12-26T17:37:00Z" w16du:dateUtc="2025-12-26T09:37:00Z">
                  <w:rPr>
                    <w:del w:id="3911" w:author="Eugene CHEONG from.TOPPAN (MAS)" w:date="2025-12-30T16:40:00Z" w16du:dateUtc="2025-12-30T08:40:00Z"/>
                    <w:lang w:eastAsia="en-SG"/>
                  </w:rPr>
                </w:rPrChange>
              </w:rPr>
            </w:pPr>
            <w:del w:id="3912" w:author="Eugene CHEONG from.TOPPAN (MAS)" w:date="2025-12-30T16:40:00Z" w16du:dateUtc="2025-12-30T08:40:00Z">
              <w:r w:rsidRPr="009234AC" w:rsidDel="00A13E40">
                <w:rPr>
                  <w:strike/>
                  <w:rPrChange w:id="3913" w:author="Eugene CHEONG from.TOPPAN (MAS)" w:date="2025-12-26T17:37:00Z" w16du:dateUtc="2025-12-26T09:37:00Z">
                    <w:rPr/>
                  </w:rPrChange>
                </w:rPr>
                <w:delText>Yes</w:delText>
              </w:r>
            </w:del>
          </w:p>
        </w:tc>
        <w:tc>
          <w:tcPr>
            <w:tcW w:w="1266" w:type="dxa"/>
          </w:tcPr>
          <w:p w14:paraId="57E51F06" w14:textId="7A8EA4F2" w:rsidR="00C60BD7" w:rsidRPr="009234AC" w:rsidDel="00A13E40" w:rsidRDefault="00C60BD7" w:rsidP="00C60BD7">
            <w:pPr>
              <w:pStyle w:val="NoSpacing"/>
              <w:jc w:val="center"/>
              <w:rPr>
                <w:del w:id="3914" w:author="Eugene CHEONG from.TOPPAN (MAS)" w:date="2025-12-30T16:40:00Z" w16du:dateUtc="2025-12-30T08:40:00Z"/>
                <w:strike/>
                <w:lang w:eastAsia="en-SG"/>
                <w:rPrChange w:id="3915" w:author="Eugene CHEONG from.TOPPAN (MAS)" w:date="2025-12-26T17:37:00Z" w16du:dateUtc="2025-12-26T09:37:00Z">
                  <w:rPr>
                    <w:del w:id="3916" w:author="Eugene CHEONG from.TOPPAN (MAS)" w:date="2025-12-30T16:40:00Z" w16du:dateUtc="2025-12-30T08:40:00Z"/>
                    <w:lang w:eastAsia="en-SG"/>
                  </w:rPr>
                </w:rPrChange>
              </w:rPr>
            </w:pPr>
            <w:del w:id="3917" w:author="Eugene CHEONG from.TOPPAN (MAS)" w:date="2025-12-30T16:40:00Z" w16du:dateUtc="2025-12-30T08:40:00Z">
              <w:r w:rsidRPr="009234AC" w:rsidDel="00A13E40">
                <w:rPr>
                  <w:strike/>
                  <w:rPrChange w:id="3918" w:author="Eugene CHEONG from.TOPPAN (MAS)" w:date="2025-12-26T17:37:00Z" w16du:dateUtc="2025-12-26T09:37:00Z">
                    <w:rPr/>
                  </w:rPrChange>
                </w:rPr>
                <w:delText>Yes</w:delText>
              </w:r>
            </w:del>
          </w:p>
        </w:tc>
        <w:tc>
          <w:tcPr>
            <w:tcW w:w="1266" w:type="dxa"/>
          </w:tcPr>
          <w:p w14:paraId="0BE408F1" w14:textId="32583AAE" w:rsidR="00C60BD7" w:rsidRPr="009234AC" w:rsidDel="00A13E40" w:rsidRDefault="00C60BD7" w:rsidP="00C60BD7">
            <w:pPr>
              <w:pStyle w:val="NoSpacing"/>
              <w:jc w:val="center"/>
              <w:rPr>
                <w:del w:id="3919" w:author="Eugene CHEONG from.TOPPAN (MAS)" w:date="2025-12-30T16:40:00Z" w16du:dateUtc="2025-12-30T08:40:00Z"/>
                <w:strike/>
                <w:lang w:eastAsia="en-SG"/>
                <w:rPrChange w:id="3920" w:author="Eugene CHEONG from.TOPPAN (MAS)" w:date="2025-12-26T17:37:00Z" w16du:dateUtc="2025-12-26T09:37:00Z">
                  <w:rPr>
                    <w:del w:id="3921" w:author="Eugene CHEONG from.TOPPAN (MAS)" w:date="2025-12-30T16:40:00Z" w16du:dateUtc="2025-12-30T08:40:00Z"/>
                    <w:lang w:eastAsia="en-SG"/>
                  </w:rPr>
                </w:rPrChange>
              </w:rPr>
            </w:pPr>
            <w:del w:id="3922" w:author="Eugene CHEONG from.TOPPAN (MAS)" w:date="2025-12-30T16:40:00Z" w16du:dateUtc="2025-12-30T08:40:00Z">
              <w:r w:rsidRPr="009234AC" w:rsidDel="00A13E40">
                <w:rPr>
                  <w:strike/>
                  <w:rPrChange w:id="3923" w:author="Eugene CHEONG from.TOPPAN (MAS)" w:date="2025-12-26T17:37:00Z" w16du:dateUtc="2025-12-26T09:37:00Z">
                    <w:rPr/>
                  </w:rPrChange>
                </w:rPr>
                <w:delText>Yes</w:delText>
              </w:r>
            </w:del>
          </w:p>
        </w:tc>
        <w:tc>
          <w:tcPr>
            <w:tcW w:w="1265" w:type="dxa"/>
          </w:tcPr>
          <w:p w14:paraId="4637BE45" w14:textId="2CFD23FA" w:rsidR="00C60BD7" w:rsidRPr="009234AC" w:rsidDel="00A13E40" w:rsidRDefault="00C60BD7" w:rsidP="00C60BD7">
            <w:pPr>
              <w:pStyle w:val="NoSpacing"/>
              <w:jc w:val="center"/>
              <w:rPr>
                <w:del w:id="3924" w:author="Eugene CHEONG from.TOPPAN (MAS)" w:date="2025-12-30T16:40:00Z" w16du:dateUtc="2025-12-30T08:40:00Z"/>
                <w:strike/>
                <w:lang w:eastAsia="en-SG"/>
                <w:rPrChange w:id="3925" w:author="Eugene CHEONG from.TOPPAN (MAS)" w:date="2025-12-26T17:37:00Z" w16du:dateUtc="2025-12-26T09:37:00Z">
                  <w:rPr>
                    <w:del w:id="3926" w:author="Eugene CHEONG from.TOPPAN (MAS)" w:date="2025-12-30T16:40:00Z" w16du:dateUtc="2025-12-30T08:40:00Z"/>
                    <w:lang w:eastAsia="en-SG"/>
                  </w:rPr>
                </w:rPrChange>
              </w:rPr>
            </w:pPr>
            <w:del w:id="3927" w:author="Eugene CHEONG from.TOPPAN (MAS)" w:date="2025-12-30T16:40:00Z" w16du:dateUtc="2025-12-30T08:40:00Z">
              <w:r w:rsidRPr="009234AC" w:rsidDel="00A13E40">
                <w:rPr>
                  <w:strike/>
                  <w:rPrChange w:id="3928" w:author="Eugene CHEONG from.TOPPAN (MAS)" w:date="2025-12-26T17:37:00Z" w16du:dateUtc="2025-12-26T09:37:00Z">
                    <w:rPr/>
                  </w:rPrChange>
                </w:rPr>
                <w:delText>Yes</w:delText>
              </w:r>
            </w:del>
          </w:p>
        </w:tc>
        <w:tc>
          <w:tcPr>
            <w:tcW w:w="1266" w:type="dxa"/>
          </w:tcPr>
          <w:p w14:paraId="638B4A29" w14:textId="455801EA" w:rsidR="00C60BD7" w:rsidRPr="009234AC" w:rsidDel="00A13E40" w:rsidRDefault="00C60BD7" w:rsidP="00C60BD7">
            <w:pPr>
              <w:pStyle w:val="NoSpacing"/>
              <w:jc w:val="center"/>
              <w:rPr>
                <w:del w:id="3929" w:author="Eugene CHEONG from.TOPPAN (MAS)" w:date="2025-12-30T16:40:00Z" w16du:dateUtc="2025-12-30T08:40:00Z"/>
                <w:strike/>
                <w:lang w:eastAsia="en-SG"/>
                <w:rPrChange w:id="3930" w:author="Eugene CHEONG from.TOPPAN (MAS)" w:date="2025-12-26T17:37:00Z" w16du:dateUtc="2025-12-26T09:37:00Z">
                  <w:rPr>
                    <w:del w:id="3931" w:author="Eugene CHEONG from.TOPPAN (MAS)" w:date="2025-12-30T16:40:00Z" w16du:dateUtc="2025-12-30T08:40:00Z"/>
                    <w:lang w:eastAsia="en-SG"/>
                  </w:rPr>
                </w:rPrChange>
              </w:rPr>
            </w:pPr>
            <w:del w:id="3932" w:author="Eugene CHEONG from.TOPPAN (MAS)" w:date="2025-12-30T16:40:00Z" w16du:dateUtc="2025-12-30T08:40:00Z">
              <w:r w:rsidRPr="009234AC" w:rsidDel="00A13E40">
                <w:rPr>
                  <w:strike/>
                  <w:rPrChange w:id="3933" w:author="Eugene CHEONG from.TOPPAN (MAS)" w:date="2025-12-26T17:37:00Z" w16du:dateUtc="2025-12-26T09:37:00Z">
                    <w:rPr/>
                  </w:rPrChange>
                </w:rPr>
                <w:delText>Yes</w:delText>
              </w:r>
            </w:del>
          </w:p>
        </w:tc>
        <w:tc>
          <w:tcPr>
            <w:tcW w:w="1266" w:type="dxa"/>
          </w:tcPr>
          <w:p w14:paraId="3FFE6C61" w14:textId="41132DEB" w:rsidR="00C60BD7" w:rsidRPr="009234AC" w:rsidDel="00A13E40" w:rsidRDefault="00C60BD7" w:rsidP="00C60BD7">
            <w:pPr>
              <w:pStyle w:val="NoSpacing"/>
              <w:jc w:val="center"/>
              <w:rPr>
                <w:del w:id="3934" w:author="Eugene CHEONG from.TOPPAN (MAS)" w:date="2025-12-30T16:40:00Z" w16du:dateUtc="2025-12-30T08:40:00Z"/>
                <w:strike/>
                <w:rPrChange w:id="3935" w:author="Eugene CHEONG from.TOPPAN (MAS)" w:date="2025-12-26T17:37:00Z" w16du:dateUtc="2025-12-26T09:37:00Z">
                  <w:rPr>
                    <w:del w:id="3936" w:author="Eugene CHEONG from.TOPPAN (MAS)" w:date="2025-12-30T16:40:00Z" w16du:dateUtc="2025-12-30T08:40:00Z"/>
                  </w:rPr>
                </w:rPrChange>
              </w:rPr>
            </w:pPr>
            <w:del w:id="3937" w:author="Eugene CHEONG from.TOPPAN (MAS)" w:date="2025-12-30T16:40:00Z" w16du:dateUtc="2025-12-30T08:40:00Z">
              <w:r w:rsidRPr="009234AC" w:rsidDel="00A13E40">
                <w:rPr>
                  <w:strike/>
                  <w:rPrChange w:id="3938" w:author="Eugene CHEONG from.TOPPAN (MAS)" w:date="2025-12-26T17:37:00Z" w16du:dateUtc="2025-12-26T09:37:00Z">
                    <w:rPr/>
                  </w:rPrChange>
                </w:rPr>
                <w:delText>Yes</w:delText>
              </w:r>
            </w:del>
          </w:p>
        </w:tc>
      </w:tr>
    </w:tbl>
    <w:p w14:paraId="44D520CF" w14:textId="77777777" w:rsidR="00084082" w:rsidRPr="00084082" w:rsidRDefault="00084082" w:rsidP="00084082"/>
    <w:sectPr w:rsidR="00084082" w:rsidRPr="00084082" w:rsidSect="004B15DC">
      <w:pgSz w:w="12240" w:h="15840"/>
      <w:pgMar w:top="1440" w:right="720" w:bottom="1440" w:left="720" w:header="720" w:footer="283"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Jasmine WL TEO (MAS)" w:date="2026-01-12T13:46:00Z" w:initials="JT">
    <w:p w14:paraId="4ACD6D0A" w14:textId="77777777" w:rsidR="00705D4B" w:rsidRDefault="00705D4B" w:rsidP="00705D4B">
      <w:pPr>
        <w:pStyle w:val="CommentText"/>
        <w:jc w:val="left"/>
      </w:pPr>
      <w:r>
        <w:rPr>
          <w:rStyle w:val="CommentReference"/>
        </w:rPr>
        <w:annotationRef/>
      </w:r>
      <w:r>
        <w:t>For MDD to note: There is no way of creating announcement without issuance calendar.</w:t>
      </w:r>
    </w:p>
  </w:comment>
  <w:comment w:id="39" w:author="Han Xie CHAI (MAS)" w:date="2026-01-12T14:39:00Z" w:initials="HC">
    <w:p w14:paraId="27B03B2F" w14:textId="77777777" w:rsidR="00CA6EC9" w:rsidRDefault="00CA6EC9" w:rsidP="00CA6EC9">
      <w:pPr>
        <w:pStyle w:val="CommentText"/>
        <w:jc w:val="left"/>
      </w:pPr>
      <w:r>
        <w:rPr>
          <w:rStyle w:val="CommentReference"/>
        </w:rPr>
        <w:annotationRef/>
      </w:r>
      <w:r>
        <w:t>Think we can take this out, since the only reference is that announcements for syndication will be in the syndication FSD rather than this doc. Can resolve this if agree.</w:t>
      </w:r>
    </w:p>
  </w:comment>
  <w:comment w:id="50" w:author="Han Xie CHAI (MAS)" w:date="2025-12-16T08:48:00Z" w:initials="HC">
    <w:p w14:paraId="77AD7509" w14:textId="77777777" w:rsidR="009563C2" w:rsidRDefault="009563C2" w:rsidP="009563C2">
      <w:pPr>
        <w:pStyle w:val="CommentText"/>
        <w:jc w:val="left"/>
      </w:pPr>
      <w:r>
        <w:rPr>
          <w:rStyle w:val="CommentReference"/>
        </w:rPr>
        <w:annotationRef/>
      </w:r>
      <w:r>
        <w:t>Again, as the roles maker and checker are mentioned in 2.2, we should move 2.3 Actors to after 2.1.</w:t>
      </w:r>
    </w:p>
  </w:comment>
  <w:comment w:id="51" w:author="Eugene CHEONG from.TOPPAN (MAS)" w:date="2025-12-23T10:30:00Z" w:initials="EC">
    <w:p w14:paraId="1F459420" w14:textId="77777777" w:rsidR="009563C2" w:rsidRDefault="009563C2" w:rsidP="009563C2">
      <w:pPr>
        <w:pStyle w:val="CommentText"/>
        <w:jc w:val="left"/>
      </w:pPr>
      <w:r>
        <w:rPr>
          <w:rStyle w:val="CommentReference"/>
        </w:rPr>
        <w:annotationRef/>
      </w:r>
      <w:r>
        <w:t>I have moved this section up.</w:t>
      </w:r>
    </w:p>
  </w:comment>
  <w:comment w:id="57" w:author="Sophia TAN (MAS)" w:date="2025-12-09T17:13:00Z" w:initials="ST">
    <w:p w14:paraId="448D4BC4" w14:textId="1815D019" w:rsidR="001F3B1D" w:rsidRDefault="001F3B1D" w:rsidP="001F3B1D">
      <w:pPr>
        <w:pStyle w:val="CommentText"/>
        <w:jc w:val="left"/>
      </w:pPr>
      <w:r>
        <w:rPr>
          <w:rStyle w:val="CommentReference"/>
        </w:rPr>
        <w:annotationRef/>
      </w:r>
      <w:r>
        <w:t>Spotted some discrepancies in this process flow vs the Announcement keynotes (18Sep2025).</w:t>
      </w:r>
    </w:p>
    <w:p w14:paraId="7BA08A9F" w14:textId="77777777" w:rsidR="001F3B1D" w:rsidRDefault="001F3B1D" w:rsidP="001F3B1D">
      <w:pPr>
        <w:pStyle w:val="CommentText"/>
        <w:jc w:val="left"/>
      </w:pPr>
    </w:p>
    <w:p w14:paraId="58F2EF98" w14:textId="77777777" w:rsidR="001F3B1D" w:rsidRDefault="001F3B1D" w:rsidP="0025161F">
      <w:pPr>
        <w:pStyle w:val="CommentText"/>
        <w:numPr>
          <w:ilvl w:val="1"/>
          <w:numId w:val="6"/>
        </w:numPr>
        <w:jc w:val="left"/>
      </w:pPr>
      <w:r>
        <w:t>After verification with details from MEPS+ no email will be sent to MDD and FD. An email will be triggered only after the Announcement is published to MAS Website.</w:t>
      </w:r>
    </w:p>
    <w:p w14:paraId="7ADE818B" w14:textId="77777777" w:rsidR="001F3B1D" w:rsidRDefault="001F3B1D" w:rsidP="0025161F">
      <w:pPr>
        <w:pStyle w:val="CommentText"/>
        <w:numPr>
          <w:ilvl w:val="1"/>
          <w:numId w:val="6"/>
        </w:numPr>
        <w:jc w:val="left"/>
      </w:pPr>
      <w:r>
        <w:t>Fis are not required to be notified upon publication of Announcement.</w:t>
      </w:r>
    </w:p>
    <w:p w14:paraId="5567A741" w14:textId="77777777" w:rsidR="001F3B1D" w:rsidRDefault="001F3B1D" w:rsidP="001F3B1D">
      <w:pPr>
        <w:pStyle w:val="CommentText"/>
        <w:jc w:val="left"/>
      </w:pPr>
      <w:r>
        <w:t>Also, I vaguely recall the conclusion was for MDD and FD to both be notified announcement published (though FD does not actually need to know when the announcement is published). Or was the notification of both MDD and FD for the point if validation with MEPS+ passed?</w:t>
      </w:r>
    </w:p>
  </w:comment>
  <w:comment w:id="58" w:author="Jasmine WL TEO (MAS)" w:date="2025-12-15T10:54:00Z" w:initials="JT">
    <w:p w14:paraId="6CC31EB4" w14:textId="77777777" w:rsidR="004C6F5B" w:rsidRDefault="009E3403" w:rsidP="004C6F5B">
      <w:pPr>
        <w:pStyle w:val="CommentText"/>
        <w:jc w:val="left"/>
      </w:pPr>
      <w:r>
        <w:rPr>
          <w:rStyle w:val="CommentReference"/>
        </w:rPr>
        <w:annotationRef/>
      </w:r>
      <w:r w:rsidR="004C6F5B">
        <w:t>Similar comments to Sophia. The process flow is not updated based on latest discussion.</w:t>
      </w:r>
    </w:p>
    <w:p w14:paraId="147DDC26" w14:textId="77777777" w:rsidR="004C6F5B" w:rsidRDefault="004C6F5B" w:rsidP="0025161F">
      <w:pPr>
        <w:pStyle w:val="CommentText"/>
        <w:numPr>
          <w:ilvl w:val="0"/>
          <w:numId w:val="10"/>
        </w:numPr>
        <w:jc w:val="left"/>
      </w:pPr>
      <w:r>
        <w:t xml:space="preserve">We do not want too many emails. On second thought, suggest that once the security details are validated against MEPS+, to send email to FD. Once the security is published to MAS website, email is sent to MDD. </w:t>
      </w:r>
    </w:p>
    <w:p w14:paraId="198FEE19" w14:textId="77777777" w:rsidR="004C6F5B" w:rsidRDefault="004C6F5B" w:rsidP="0025161F">
      <w:pPr>
        <w:pStyle w:val="CommentText"/>
        <w:numPr>
          <w:ilvl w:val="0"/>
          <w:numId w:val="10"/>
        </w:numPr>
        <w:jc w:val="left"/>
      </w:pPr>
      <w:r>
        <w:t xml:space="preserve">For the Email to MDD users after the update announcement, is this meant to send the email to approvers? If so, could this either (i) remove this task from the process diagram and put it in a common specs for approval/withdrawal or (ii) add to the issuance calendar process diagram as it is not stated there. </w:t>
      </w:r>
    </w:p>
  </w:comment>
  <w:comment w:id="59" w:author="Sophia TAN (MAS)" w:date="2025-12-16T09:33:00Z" w:initials="ST">
    <w:p w14:paraId="4E7279B3" w14:textId="77777777" w:rsidR="00377DE6" w:rsidRDefault="00377DE6" w:rsidP="00377DE6">
      <w:pPr>
        <w:pStyle w:val="CommentText"/>
        <w:jc w:val="left"/>
      </w:pPr>
      <w:r>
        <w:rPr>
          <w:rStyle w:val="CommentReference"/>
        </w:rPr>
        <w:annotationRef/>
      </w:r>
      <w:r>
        <w:t>Agree with Jasmine on point 1:</w:t>
      </w:r>
      <w:r>
        <w:br/>
      </w:r>
    </w:p>
    <w:p w14:paraId="49FCEFBA" w14:textId="77777777" w:rsidR="00377DE6" w:rsidRDefault="00377DE6" w:rsidP="0025161F">
      <w:pPr>
        <w:pStyle w:val="CommentText"/>
        <w:numPr>
          <w:ilvl w:val="0"/>
          <w:numId w:val="11"/>
        </w:numPr>
        <w:ind w:left="300"/>
        <w:jc w:val="left"/>
      </w:pPr>
      <w:r>
        <w:t xml:space="preserve">We do not want too many emails. On second thought, suggest that </w:t>
      </w:r>
      <w:r>
        <w:rPr>
          <w:b/>
          <w:bCs/>
        </w:rPr>
        <w:t>once the security details are validated against MEPS+(PASS), to send email to FD. Once the security is published to MAS website, email is sent to MDD</w:t>
      </w:r>
      <w:r>
        <w:t xml:space="preserve">. </w:t>
      </w:r>
    </w:p>
  </w:comment>
  <w:comment w:id="60" w:author="Jasmine WL TEO (MAS)" w:date="2025-12-16T17:47:00Z" w:initials="JT">
    <w:p w14:paraId="3536A32E" w14:textId="77777777" w:rsidR="00B51462" w:rsidRDefault="00B51462" w:rsidP="00B51462">
      <w:pPr>
        <w:pStyle w:val="CommentText"/>
        <w:jc w:val="left"/>
      </w:pPr>
      <w:r>
        <w:rPr>
          <w:rStyle w:val="CommentReference"/>
        </w:rPr>
        <w:annotationRef/>
      </w:r>
      <w:r>
        <w:t>TECQ, please help to change the process diagram. Thanks.</w:t>
      </w:r>
    </w:p>
  </w:comment>
  <w:comment w:id="61" w:author="Eugene CHEONG from.TOPPAN (MAS)" w:date="2025-12-23T15:19:00Z" w:initials="EC">
    <w:p w14:paraId="1BACE334" w14:textId="77777777" w:rsidR="00A63935" w:rsidRDefault="00A46C49" w:rsidP="00A63935">
      <w:pPr>
        <w:pStyle w:val="CommentText"/>
        <w:jc w:val="left"/>
      </w:pPr>
      <w:r>
        <w:rPr>
          <w:rStyle w:val="CommentReference"/>
        </w:rPr>
        <w:annotationRef/>
      </w:r>
      <w:r w:rsidR="00A63935">
        <w:t>I have updated the diagram with the changes mentioned above.</w:t>
      </w:r>
      <w:r w:rsidR="00A63935">
        <w:br/>
      </w:r>
      <w:r w:rsidR="00A63935">
        <w:br/>
        <w:t>1. Send email to users (FD) when validation against MEPS+ is successful.</w:t>
      </w:r>
      <w:r w:rsidR="00A63935">
        <w:br/>
        <w:t>2. Send email to users (MDD) upon publication to MAS website.</w:t>
      </w:r>
      <w:r w:rsidR="00A63935">
        <w:br/>
        <w:t>3. removed emails sent upon submitting for approval and upon approval/rejection, to keep it consistent with issuance calendar. This will be elaborated upon in common specs instead.</w:t>
      </w:r>
    </w:p>
  </w:comment>
  <w:comment w:id="62" w:author="Sophia TAN (MAS)" w:date="2026-01-12T10:54:00Z" w:initials="ST">
    <w:p w14:paraId="293BD246" w14:textId="77777777" w:rsidR="00282346" w:rsidRDefault="00216845" w:rsidP="00282346">
      <w:pPr>
        <w:pStyle w:val="CommentText"/>
        <w:numPr>
          <w:ilvl w:val="0"/>
          <w:numId w:val="26"/>
        </w:numPr>
        <w:jc w:val="left"/>
      </w:pPr>
      <w:r>
        <w:rPr>
          <w:rStyle w:val="CommentReference"/>
        </w:rPr>
        <w:annotationRef/>
      </w:r>
      <w:r w:rsidR="00282346">
        <w:t xml:space="preserve">Typo at “Await </w:t>
      </w:r>
      <w:r w:rsidR="00282346">
        <w:rPr>
          <w:b/>
          <w:bCs/>
        </w:rPr>
        <w:t>semast</w:t>
      </w:r>
      <w:r w:rsidR="00282346">
        <w:t>.txt from MEPS+”</w:t>
      </w:r>
    </w:p>
    <w:p w14:paraId="76FE8564" w14:textId="77777777" w:rsidR="00282346" w:rsidRDefault="00282346" w:rsidP="00282346">
      <w:pPr>
        <w:pStyle w:val="CommentText"/>
        <w:numPr>
          <w:ilvl w:val="0"/>
          <w:numId w:val="26"/>
        </w:numPr>
        <w:jc w:val="left"/>
      </w:pPr>
      <w:r>
        <w:t xml:space="preserve">This Process diagram is for both SGSMB and SSB? If so, not only awaiting secmast file for verification. Also need to wait for the ssb coupon rates file - for SSB, need to verify ISIN details </w:t>
      </w:r>
      <w:r>
        <w:rPr>
          <w:b/>
          <w:bCs/>
        </w:rPr>
        <w:t>and</w:t>
      </w:r>
      <w:r>
        <w:t xml:space="preserve"> step up coupon rates.</w:t>
      </w:r>
    </w:p>
    <w:p w14:paraId="1D5055DA" w14:textId="77777777" w:rsidR="00282346" w:rsidRDefault="00282346" w:rsidP="00282346">
      <w:pPr>
        <w:pStyle w:val="CommentText"/>
        <w:numPr>
          <w:ilvl w:val="0"/>
          <w:numId w:val="26"/>
        </w:numPr>
        <w:jc w:val="left"/>
      </w:pPr>
      <w:r>
        <w:t>Missing the bubble to “Email users upon announcement approval”?</w:t>
      </w:r>
    </w:p>
    <w:p w14:paraId="2DFA3DE0" w14:textId="77777777" w:rsidR="00282346" w:rsidRDefault="00282346" w:rsidP="00282346">
      <w:pPr>
        <w:pStyle w:val="CommentText"/>
        <w:numPr>
          <w:ilvl w:val="0"/>
          <w:numId w:val="27"/>
        </w:numPr>
        <w:jc w:val="left"/>
      </w:pPr>
      <w:r>
        <w:t>On failed validation of security details, not necessarily always to return to the step of awaiting secmast file from MEPS+. Unless the intention is that to override data in OMEGA with MEPS+, returns the process to the step of verifying against the (original) secmast file to get a validation successful prompt?</w:t>
      </w:r>
    </w:p>
    <w:p w14:paraId="6662ECD5" w14:textId="77777777" w:rsidR="00282346" w:rsidRDefault="00282346" w:rsidP="00282346">
      <w:pPr>
        <w:pStyle w:val="CommentText"/>
        <w:numPr>
          <w:ilvl w:val="0"/>
          <w:numId w:val="27"/>
        </w:numPr>
        <w:jc w:val="left"/>
      </w:pPr>
      <w:r>
        <w:t>Noticed no mention of users FD or MDD within the bubbles - intentional?</w:t>
      </w:r>
    </w:p>
  </w:comment>
  <w:comment w:id="66" w:author="Han Xie CHAI (MAS)" w:date="2025-12-16T10:45:00Z" w:initials="HC">
    <w:p w14:paraId="4EB5B7ED" w14:textId="370C998C" w:rsidR="00912AE3" w:rsidRDefault="00912AE3" w:rsidP="00912AE3">
      <w:pPr>
        <w:pStyle w:val="CommentText"/>
        <w:jc w:val="left"/>
      </w:pPr>
      <w:r>
        <w:rPr>
          <w:rStyle w:val="CommentReference"/>
        </w:rPr>
        <w:annotationRef/>
      </w:r>
      <w:r>
        <w:t>Rephrased this to make OMEGA’s behaviour on announcement date clearer, as this doesn’t seem to be mentioned in the rest of the FSD.</w:t>
      </w:r>
    </w:p>
  </w:comment>
  <w:comment w:id="67" w:author="Eugene CHEONG from.TOPPAN (MAS)" w:date="2025-12-23T10:03:00Z" w:initials="EC">
    <w:p w14:paraId="1A043A52" w14:textId="77777777" w:rsidR="0002799F" w:rsidRDefault="0002799F" w:rsidP="0002799F">
      <w:pPr>
        <w:pStyle w:val="CommentText"/>
        <w:jc w:val="left"/>
      </w:pPr>
      <w:r>
        <w:rPr>
          <w:rStyle w:val="CommentReference"/>
        </w:rPr>
        <w:annotationRef/>
      </w:r>
      <w:r>
        <w:t>Noted. There is no change in the behaviour, only the phrasing to make it clearer.</w:t>
      </w:r>
    </w:p>
  </w:comment>
  <w:comment w:id="80" w:author="Sophia TAN (MAS)" w:date="2026-01-12T11:08:00Z" w:initials="ST">
    <w:p w14:paraId="4BF45F54" w14:textId="77777777" w:rsidR="00CB5993" w:rsidRDefault="00CB5993" w:rsidP="00CB5993">
      <w:pPr>
        <w:pStyle w:val="CommentText"/>
        <w:jc w:val="left"/>
      </w:pPr>
      <w:r>
        <w:rPr>
          <w:rStyle w:val="CommentReference"/>
        </w:rPr>
        <w:annotationRef/>
      </w:r>
      <w:r>
        <w:t>Any maker can pick up for edits? Or only the maker who originally submitted?</w:t>
      </w:r>
    </w:p>
  </w:comment>
  <w:comment w:id="82" w:author="Sophia TAN (MAS)" w:date="2025-12-09T17:36:00Z" w:initials="ST">
    <w:p w14:paraId="1F1E7E2F" w14:textId="7F99783D" w:rsidR="00D74FF9" w:rsidRDefault="00CF1A8B" w:rsidP="00D74FF9">
      <w:pPr>
        <w:pStyle w:val="CommentText"/>
        <w:jc w:val="left"/>
      </w:pPr>
      <w:r>
        <w:rPr>
          <w:rStyle w:val="CommentReference"/>
        </w:rPr>
        <w:annotationRef/>
      </w:r>
      <w:r w:rsidR="00D74FF9">
        <w:t>I’m not sure if FSDs usually quote specifically the people doing the task? Should we keep it as generic as possible? Ie. No need to mention FD users/ MDD users. Either quote as “users” or “business users” where required.</w:t>
      </w:r>
    </w:p>
  </w:comment>
  <w:comment w:id="83" w:author="Han Xie CHAI (MAS)" w:date="2025-12-16T08:59:00Z" w:initials="HC">
    <w:p w14:paraId="2DDB32E3" w14:textId="77777777" w:rsidR="00901CFC" w:rsidRDefault="009963F0" w:rsidP="00901CFC">
      <w:pPr>
        <w:pStyle w:val="CommentText"/>
        <w:jc w:val="left"/>
      </w:pPr>
      <w:r>
        <w:rPr>
          <w:rStyle w:val="CommentReference"/>
        </w:rPr>
        <w:annotationRef/>
      </w:r>
      <w:r w:rsidR="00901CFC">
        <w:t>If need be, we should insert actor roles for FD/MDD.</w:t>
      </w:r>
    </w:p>
  </w:comment>
  <w:comment w:id="84" w:author="Eugene CHEONG from.TOPPAN (MAS)" w:date="2025-12-17T09:42:00Z" w:initials="EC">
    <w:p w14:paraId="75ABF658" w14:textId="77777777" w:rsidR="00A63935" w:rsidRDefault="00CC58C2" w:rsidP="00A63935">
      <w:pPr>
        <w:pStyle w:val="CommentText"/>
        <w:jc w:val="left"/>
      </w:pPr>
      <w:r>
        <w:rPr>
          <w:rStyle w:val="CommentReference"/>
        </w:rPr>
        <w:annotationRef/>
      </w:r>
      <w:r w:rsidR="00A63935">
        <w:t>I updated this to be based on the distribution list. As the users inside the distribution lists are not managed within OMEGA, I will quote as “users” here as per Sophia’s suggestion.</w:t>
      </w:r>
    </w:p>
  </w:comment>
  <w:comment w:id="85" w:author="Sophia TAN (MAS)" w:date="2026-01-12T11:09:00Z" w:initials="ST">
    <w:p w14:paraId="7D89B026" w14:textId="77777777" w:rsidR="002B11E9" w:rsidRDefault="002B11E9" w:rsidP="002B11E9">
      <w:pPr>
        <w:pStyle w:val="CommentText"/>
        <w:jc w:val="left"/>
      </w:pPr>
      <w:r>
        <w:rPr>
          <w:rStyle w:val="CommentReference"/>
        </w:rPr>
        <w:annotationRef/>
      </w:r>
      <w:r>
        <w:t>Noted, ok to resolve if HX no further comments.</w:t>
      </w:r>
    </w:p>
  </w:comment>
  <w:comment w:id="86" w:author="Han Xie CHAI (MAS)" w:date="2026-01-12T13:58:00Z" w:initials="HC">
    <w:p w14:paraId="477D2AA2" w14:textId="77777777" w:rsidR="002C640E" w:rsidRDefault="002C640E" w:rsidP="002C640E">
      <w:pPr>
        <w:pStyle w:val="CommentText"/>
        <w:jc w:val="left"/>
      </w:pPr>
      <w:r>
        <w:rPr>
          <w:rStyle w:val="CommentReference"/>
        </w:rPr>
        <w:annotationRef/>
      </w:r>
      <w:r>
        <w:t>Ok to resolve.</w:t>
      </w:r>
    </w:p>
  </w:comment>
  <w:comment w:id="89" w:author="Wilmond YANG (MAS)" w:date="2026-01-14T11:29:00Z" w:initials="WY">
    <w:p w14:paraId="3D6001D0" w14:textId="77777777" w:rsidR="004B758D" w:rsidRDefault="004B758D" w:rsidP="004B758D">
      <w:pPr>
        <w:pStyle w:val="CommentText"/>
        <w:jc w:val="left"/>
      </w:pPr>
      <w:r>
        <w:rPr>
          <w:rStyle w:val="CommentReference"/>
        </w:rPr>
        <w:annotationRef/>
      </w:r>
      <w:r>
        <w:t>Pre-defined distribution list? Must be DL?</w:t>
      </w:r>
    </w:p>
  </w:comment>
  <w:comment w:id="101" w:author="Sharmaine TAN (MAS)" w:date="2025-12-09T16:20:00Z" w:initials="ST">
    <w:p w14:paraId="3B47AB34" w14:textId="257B6409" w:rsidR="0086323D" w:rsidRDefault="00057627" w:rsidP="0025161F">
      <w:pPr>
        <w:pStyle w:val="CommentText"/>
        <w:numPr>
          <w:ilvl w:val="0"/>
          <w:numId w:val="7"/>
        </w:numPr>
        <w:jc w:val="left"/>
      </w:pPr>
      <w:r>
        <w:rPr>
          <w:rStyle w:val="CommentReference"/>
        </w:rPr>
        <w:annotationRef/>
      </w:r>
      <w:r w:rsidR="0086323D">
        <w:t>MDD users will have the choice to overwrite OMEGA data with the secmast file data from MEPS+ or FD can send another secmast.txt file to OMEGA</w:t>
      </w:r>
    </w:p>
    <w:p w14:paraId="7EC389A9" w14:textId="77777777" w:rsidR="0086323D" w:rsidRDefault="0086323D" w:rsidP="0025161F">
      <w:pPr>
        <w:pStyle w:val="CommentText"/>
        <w:numPr>
          <w:ilvl w:val="0"/>
          <w:numId w:val="7"/>
        </w:numPr>
        <w:jc w:val="left"/>
      </w:pPr>
      <w:r>
        <w:t xml:space="preserve">Suggest can replace “FD can recreate the security in MEPS+” to “FD users will make the necessary changes at MEPS+ and retrigger another secmast.txt file to OMEGA”  </w:t>
      </w:r>
    </w:p>
  </w:comment>
  <w:comment w:id="102" w:author="Sophia TAN (MAS)" w:date="2025-12-10T14:29:00Z" w:initials="ST">
    <w:p w14:paraId="0672E08A" w14:textId="77777777" w:rsidR="009162D7" w:rsidRDefault="009162D7" w:rsidP="009162D7">
      <w:pPr>
        <w:pStyle w:val="CommentText"/>
        <w:jc w:val="left"/>
      </w:pPr>
      <w:r>
        <w:rPr>
          <w:rStyle w:val="CommentReference"/>
        </w:rPr>
        <w:annotationRef/>
      </w:r>
      <w:r>
        <w:t>Agree with Sharmaine. Please see my next comment.</w:t>
      </w:r>
    </w:p>
  </w:comment>
  <w:comment w:id="103" w:author="Eugene CHEONG from.TOPPAN (MAS)" w:date="2025-12-23T16:32:00Z" w:initials="EC">
    <w:p w14:paraId="03F21AFB" w14:textId="77777777" w:rsidR="00FA1C94" w:rsidRDefault="00FA1C94" w:rsidP="00FA1C94">
      <w:pPr>
        <w:pStyle w:val="CommentText"/>
        <w:jc w:val="left"/>
      </w:pPr>
      <w:r>
        <w:rPr>
          <w:rStyle w:val="CommentReference"/>
        </w:rPr>
        <w:annotationRef/>
      </w:r>
      <w:r>
        <w:t>I have incorporated this into the FSD.</w:t>
      </w:r>
    </w:p>
  </w:comment>
  <w:comment w:id="104" w:author="Sophia TAN (MAS)" w:date="2026-01-12T11:20:00Z" w:initials="ST">
    <w:p w14:paraId="73FB82EA" w14:textId="77777777" w:rsidR="00DB625B" w:rsidRDefault="00BF7BCB" w:rsidP="00DB625B">
      <w:pPr>
        <w:pStyle w:val="CommentText"/>
        <w:jc w:val="left"/>
      </w:pPr>
      <w:r>
        <w:rPr>
          <w:rStyle w:val="CommentReference"/>
        </w:rPr>
        <w:annotationRef/>
      </w:r>
      <w:r w:rsidR="00DB625B">
        <w:t>Ok to resolve if Sharmaine has no further comments.</w:t>
      </w:r>
    </w:p>
  </w:comment>
  <w:comment w:id="111" w:author="Akila BALAKRISHNAN from.OPTIMUM (MAS)" w:date="2026-01-02T16:54:00Z" w:initials="AB">
    <w:p w14:paraId="76E6BDBD" w14:textId="46C012AA" w:rsidR="00215902" w:rsidRDefault="00215902" w:rsidP="00215902">
      <w:pPr>
        <w:pStyle w:val="CommentText"/>
        <w:jc w:val="left"/>
      </w:pPr>
      <w:r>
        <w:rPr>
          <w:rStyle w:val="CommentReference"/>
        </w:rPr>
        <w:annotationRef/>
      </w:r>
      <w:r>
        <w:t>There will be 4 courses of action since if the data in M+ can’t be corrected (backend computation logic) we should accept the data in OMEGA and proceed with the announcement publication.</w:t>
      </w:r>
    </w:p>
    <w:p w14:paraId="0D09E730" w14:textId="77777777" w:rsidR="00215902" w:rsidRDefault="00215902" w:rsidP="00215902">
      <w:pPr>
        <w:pStyle w:val="CommentText"/>
        <w:jc w:val="left"/>
      </w:pPr>
    </w:p>
    <w:p w14:paraId="4FF6C2BA" w14:textId="77777777" w:rsidR="00215902" w:rsidRDefault="00215902" w:rsidP="00215902">
      <w:pPr>
        <w:pStyle w:val="CommentText"/>
        <w:jc w:val="left"/>
      </w:pPr>
      <w:r>
        <w:rPr>
          <w:b/>
          <w:bCs/>
        </w:rPr>
        <w:t>4. accept the data in OMEGA (ignore MEPS+ validation error)</w:t>
      </w:r>
    </w:p>
    <w:p w14:paraId="48992C71" w14:textId="77777777" w:rsidR="00215902" w:rsidRDefault="00215902" w:rsidP="00215902">
      <w:pPr>
        <w:pStyle w:val="CommentText"/>
        <w:jc w:val="left"/>
      </w:pPr>
    </w:p>
    <w:p w14:paraId="374AC0D8" w14:textId="77777777" w:rsidR="00215902" w:rsidRDefault="00215902" w:rsidP="00215902">
      <w:pPr>
        <w:pStyle w:val="CommentText"/>
        <w:jc w:val="left"/>
      </w:pPr>
      <w:r>
        <w:t>eg: accrued int days computed in OMEGA and M+ are not matching.</w:t>
      </w:r>
    </w:p>
    <w:p w14:paraId="49D4F77C" w14:textId="77777777" w:rsidR="00215902" w:rsidRDefault="00215902" w:rsidP="00215902">
      <w:pPr>
        <w:pStyle w:val="CommentText"/>
        <w:jc w:val="left"/>
      </w:pPr>
    </w:p>
    <w:p w14:paraId="5594513A" w14:textId="77777777" w:rsidR="00215902" w:rsidRDefault="00215902" w:rsidP="00215902">
      <w:pPr>
        <w:pStyle w:val="CommentText"/>
        <w:jc w:val="left"/>
      </w:pPr>
      <w:r>
        <w:t>@TECQ - To check on this scenario and cater for this under section 2.12.</w:t>
      </w:r>
    </w:p>
  </w:comment>
  <w:comment w:id="112" w:author="Akila BALAKRISHNAN from.OPTIMUM (MAS)" w:date="2026-01-08T11:10:00Z" w:initials="AB">
    <w:p w14:paraId="0ACC65E5" w14:textId="77777777" w:rsidR="00CC253C" w:rsidRDefault="00CC253C" w:rsidP="00CC253C">
      <w:pPr>
        <w:pStyle w:val="CommentText"/>
        <w:jc w:val="left"/>
      </w:pPr>
      <w:r>
        <w:rPr>
          <w:rStyle w:val="CommentReference"/>
        </w:rPr>
        <w:annotationRef/>
      </w:r>
      <w:r>
        <w:t>As discussed in the build review meeting on 7 Jan, in case the data in OMEGA is correct and M+ is wrong - FD has to update the secmast file manually and upload the interface file in OMEGA.</w:t>
      </w:r>
      <w:r>
        <w:br/>
        <w:t>With this approach - we no need to have an option to accept the data in OMEGA (ignore M+ validation error).</w:t>
      </w:r>
    </w:p>
    <w:p w14:paraId="5E6DACF9" w14:textId="77777777" w:rsidR="00CC253C" w:rsidRDefault="00CC253C" w:rsidP="00CC253C">
      <w:pPr>
        <w:pStyle w:val="CommentText"/>
        <w:jc w:val="left"/>
      </w:pPr>
    </w:p>
    <w:p w14:paraId="1C7A9D66" w14:textId="77777777" w:rsidR="00CC253C" w:rsidRDefault="00CC253C" w:rsidP="00CC253C">
      <w:pPr>
        <w:pStyle w:val="CommentText"/>
        <w:jc w:val="left"/>
      </w:pPr>
      <w:r>
        <w:t>@MDD - Please confirm.</w:t>
      </w:r>
    </w:p>
  </w:comment>
  <w:comment w:id="113" w:author="Jasmine WL TEO (MAS)" w:date="2026-01-12T14:24:00Z" w:initials="JT">
    <w:p w14:paraId="5F7FD0B1" w14:textId="77777777" w:rsidR="005026CF" w:rsidRDefault="005026CF" w:rsidP="005026CF">
      <w:pPr>
        <w:pStyle w:val="CommentText"/>
        <w:jc w:val="left"/>
      </w:pPr>
      <w:r>
        <w:rPr>
          <w:rStyle w:val="CommentReference"/>
        </w:rPr>
        <w:annotationRef/>
      </w:r>
      <w:r>
        <w:t xml:space="preserve">Yes. Ok to go with this approach. </w:t>
      </w:r>
    </w:p>
  </w:comment>
  <w:comment w:id="116" w:author="Sophia TAN (MAS)" w:date="2026-01-12T14:38:00Z" w:initials="ST">
    <w:p w14:paraId="4F33AD2D" w14:textId="77777777" w:rsidR="00916D07" w:rsidRDefault="00916D07" w:rsidP="00916D07">
      <w:pPr>
        <w:pStyle w:val="CommentText"/>
        <w:jc w:val="left"/>
      </w:pPr>
      <w:r>
        <w:rPr>
          <w:rStyle w:val="CommentReference"/>
        </w:rPr>
        <w:annotationRef/>
      </w:r>
      <w:r>
        <w:t>Believe this approach shld be the case given M+ is the golden source of truth, ie. M+ has to be corrected. Given we have a manual workaround to download file from M+, amend and upload into OMEGA, for OMEGA to have successful data validation vs secmast file, do not think we need to cater for 4</w:t>
      </w:r>
      <w:r>
        <w:rPr>
          <w:vertAlign w:val="superscript"/>
        </w:rPr>
        <w:t>th</w:t>
      </w:r>
      <w:r>
        <w:t xml:space="preserve"> option…</w:t>
      </w:r>
    </w:p>
  </w:comment>
  <w:comment w:id="140" w:author="Sophia TAN (MAS)" w:date="2025-12-10T14:33:00Z" w:initials="ST">
    <w:p w14:paraId="42F7D45C" w14:textId="319CBEA9" w:rsidR="006A7DF5" w:rsidRDefault="009162D7" w:rsidP="006A7DF5">
      <w:pPr>
        <w:pStyle w:val="CommentText"/>
        <w:jc w:val="left"/>
      </w:pPr>
      <w:r>
        <w:rPr>
          <w:rStyle w:val="CommentReference"/>
        </w:rPr>
        <w:annotationRef/>
      </w:r>
      <w:r w:rsidR="006A7DF5">
        <w:t>Suggest to amend to “… business users can address the reason(s) for failed validation accordingly. There will be 3 courses of action - 1) overwrite data in OMEGA with data from MEPS+; or 2) amend the security details in MEPS+ and re-send the secmast.txt file into OMEGA; or 3) update announcement. For options 2 and 3, OMEGA will do another round of processing and validation.”</w:t>
      </w:r>
    </w:p>
  </w:comment>
  <w:comment w:id="141" w:author="Eugene CHEONG from.TOPPAN (MAS)" w:date="2025-12-23T16:32:00Z" w:initials="EC">
    <w:p w14:paraId="3D3682FD" w14:textId="77777777" w:rsidR="00FA1C94" w:rsidRDefault="00FA1C94" w:rsidP="00FA1C94">
      <w:pPr>
        <w:pStyle w:val="CommentText"/>
        <w:jc w:val="left"/>
      </w:pPr>
      <w:r>
        <w:rPr>
          <w:rStyle w:val="CommentReference"/>
        </w:rPr>
        <w:annotationRef/>
      </w:r>
      <w:r>
        <w:t>I have amended the FSD based on this suggestion.</w:t>
      </w:r>
    </w:p>
  </w:comment>
  <w:comment w:id="148" w:author="Sharmaine TAN (MAS)" w:date="2025-12-09T16:54:00Z" w:initials="ST">
    <w:p w14:paraId="1A21CDB2" w14:textId="0637B0A0" w:rsidR="00E94C70" w:rsidRDefault="00E94C70" w:rsidP="00E94C70">
      <w:pPr>
        <w:pStyle w:val="CommentText"/>
        <w:jc w:val="left"/>
      </w:pPr>
      <w:r>
        <w:rPr>
          <w:rStyle w:val="CommentReference"/>
        </w:rPr>
        <w:annotationRef/>
      </w:r>
      <w:r>
        <w:t xml:space="preserve">For SSB, OMEGA will validate 2 files (secmast.txt - MEPS+, couponrates_sbond.txt) at MEPS+ validation right ? </w:t>
      </w:r>
    </w:p>
    <w:p w14:paraId="25335107" w14:textId="77777777" w:rsidR="00E94C70" w:rsidRDefault="00E94C70" w:rsidP="00E94C70">
      <w:pPr>
        <w:pStyle w:val="CommentText"/>
        <w:jc w:val="left"/>
      </w:pPr>
      <w:r>
        <w:t xml:space="preserve">If MEPS+ validation fails due to couponrates_sbond.txt file how will OMEGA rectify this ?  </w:t>
      </w:r>
    </w:p>
  </w:comment>
  <w:comment w:id="149" w:author="Eugene CHEONG from.TOPPAN (MAS)" w:date="2025-12-23T16:35:00Z" w:initials="EC">
    <w:p w14:paraId="66445C93" w14:textId="77777777" w:rsidR="00A953D9" w:rsidRDefault="00A953D9" w:rsidP="00A953D9">
      <w:pPr>
        <w:pStyle w:val="CommentText"/>
        <w:jc w:val="left"/>
      </w:pPr>
      <w:r>
        <w:rPr>
          <w:rStyle w:val="CommentReference"/>
        </w:rPr>
        <w:annotationRef/>
      </w:r>
      <w:r>
        <w:t>Similarly to the failed validations for secmast.txt, the users can make use of the 3 options available to rectify the discrepancy with couponrates_sbond.txt.</w:t>
      </w:r>
    </w:p>
  </w:comment>
  <w:comment w:id="158" w:author="Han Xie CHAI (MAS)" w:date="2026-01-12T14:50:00Z" w:initials="HC">
    <w:p w14:paraId="6CA3754F" w14:textId="77777777" w:rsidR="00115F4B" w:rsidRDefault="00115F4B" w:rsidP="00115F4B">
      <w:pPr>
        <w:pStyle w:val="CommentText"/>
        <w:jc w:val="left"/>
      </w:pPr>
      <w:r>
        <w:rPr>
          <w:rStyle w:val="CommentReference"/>
        </w:rPr>
        <w:annotationRef/>
      </w:r>
      <w:r>
        <w:t>Suggest to exclude the versioning for all FSD references</w:t>
      </w:r>
    </w:p>
  </w:comment>
  <w:comment w:id="90" w:author="Jasmine WL TEO (MAS)" w:date="2025-12-15T11:37:00Z" w:initials="JT">
    <w:p w14:paraId="47A1725D" w14:textId="4DEAD107" w:rsidR="00543B89" w:rsidRDefault="00543B89" w:rsidP="00543B89">
      <w:pPr>
        <w:pStyle w:val="CommentText"/>
        <w:jc w:val="left"/>
      </w:pPr>
      <w:r>
        <w:rPr>
          <w:rStyle w:val="CommentReference"/>
        </w:rPr>
        <w:annotationRef/>
      </w:r>
      <w:r>
        <w:t>Where will the validations for the secmast file be documented? In the interface specs?</w:t>
      </w:r>
    </w:p>
  </w:comment>
  <w:comment w:id="91" w:author="Han Xie CHAI (MAS)" w:date="2025-12-16T09:22:00Z" w:initials="HC">
    <w:p w14:paraId="4EF842A2" w14:textId="77777777" w:rsidR="00105EEF" w:rsidRDefault="00105EEF" w:rsidP="00105EEF">
      <w:pPr>
        <w:pStyle w:val="CommentText"/>
        <w:jc w:val="left"/>
      </w:pPr>
      <w:r>
        <w:rPr>
          <w:rStyle w:val="CommentReference"/>
        </w:rPr>
        <w:annotationRef/>
      </w:r>
      <w:r>
        <w:t xml:space="preserve">If we are doing this, can we be consistent and keep all validations in the interface specs? We currently have some validations for </w:t>
      </w:r>
      <w:r>
        <w:rPr>
          <w:i/>
          <w:iCs/>
        </w:rPr>
        <w:t>couponrates_sbond.txt</w:t>
      </w:r>
      <w:r>
        <w:t xml:space="preserve"> here, which can be moved there.</w:t>
      </w:r>
    </w:p>
  </w:comment>
  <w:comment w:id="92" w:author="Eugene CHEONG from.TOPPAN (MAS)" w:date="2025-12-23T10:26:00Z" w:initials="EC">
    <w:p w14:paraId="5B7A67C3" w14:textId="77777777" w:rsidR="009563C2" w:rsidRDefault="009563C2" w:rsidP="009563C2">
      <w:pPr>
        <w:pStyle w:val="CommentText"/>
        <w:jc w:val="left"/>
      </w:pPr>
      <w:r>
        <w:rPr>
          <w:rStyle w:val="CommentReference"/>
        </w:rPr>
        <w:annotationRef/>
      </w:r>
      <w:r>
        <w:t>OK. For consistency, we can keep the validations inside couponrates_sbond.txt.</w:t>
      </w:r>
    </w:p>
  </w:comment>
  <w:comment w:id="93" w:author="Sophia TAN (MAS)" w:date="2026-01-12T17:41:00Z" w:initials="ST">
    <w:p w14:paraId="09F72DD5" w14:textId="77777777" w:rsidR="00DD45E7" w:rsidRDefault="00DD45E7" w:rsidP="00DD45E7">
      <w:pPr>
        <w:pStyle w:val="CommentText"/>
        <w:jc w:val="left"/>
      </w:pPr>
      <w:r>
        <w:rPr>
          <w:rStyle w:val="CommentReference"/>
        </w:rPr>
        <w:annotationRef/>
      </w:r>
      <w:r>
        <w:t>Noted validations will be moved to interface specs - so for validations of both secmast and couponrates_sbond, will expect to find the validations in OMEGA’s interface specs for MEPS+.</w:t>
      </w:r>
    </w:p>
  </w:comment>
  <w:comment w:id="169" w:author="Sharmaine TAN (MAS)" w:date="2026-01-12T17:13:00Z" w:initials="ST">
    <w:p w14:paraId="6E8B0CB1" w14:textId="063C5436" w:rsidR="00697DA5" w:rsidRDefault="00697DA5" w:rsidP="00697DA5">
      <w:pPr>
        <w:pStyle w:val="CommentText"/>
        <w:jc w:val="left"/>
      </w:pPr>
      <w:r>
        <w:rPr>
          <w:rStyle w:val="CommentReference"/>
        </w:rPr>
        <w:annotationRef/>
      </w:r>
      <w:r>
        <w:t xml:space="preserve">If couponrate.txt validation fails what are the option to rectify the problem ? </w:t>
      </w:r>
    </w:p>
    <w:p w14:paraId="6772C534" w14:textId="77777777" w:rsidR="00697DA5" w:rsidRDefault="00697DA5" w:rsidP="00697DA5">
      <w:pPr>
        <w:pStyle w:val="CommentText"/>
        <w:numPr>
          <w:ilvl w:val="0"/>
          <w:numId w:val="28"/>
        </w:numPr>
        <w:jc w:val="left"/>
      </w:pPr>
      <w:r>
        <w:t>Overwrite with couponrate.txt file data ?</w:t>
      </w:r>
    </w:p>
    <w:p w14:paraId="3904531A" w14:textId="77777777" w:rsidR="00697DA5" w:rsidRDefault="00697DA5" w:rsidP="00697DA5">
      <w:pPr>
        <w:pStyle w:val="CommentText"/>
        <w:numPr>
          <w:ilvl w:val="0"/>
          <w:numId w:val="28"/>
        </w:numPr>
        <w:jc w:val="left"/>
      </w:pPr>
      <w:r>
        <w:t xml:space="preserve">Make amendment at MEPS+ and retrigger for MEPS+ validation </w:t>
      </w:r>
    </w:p>
    <w:p w14:paraId="62A996F0" w14:textId="77777777" w:rsidR="00697DA5" w:rsidRDefault="00697DA5" w:rsidP="00697DA5">
      <w:pPr>
        <w:pStyle w:val="CommentText"/>
        <w:jc w:val="left"/>
      </w:pPr>
      <w:r>
        <w:t xml:space="preserve">Note that couponrate.txt file validate only step up coupon rate Interest Percentage </w:t>
      </w:r>
    </w:p>
  </w:comment>
  <w:comment w:id="177" w:author="Han Xie CHAI (MAS)" w:date="2026-01-09T14:29:00Z" w:initials="HC">
    <w:p w14:paraId="15353127" w14:textId="77777777" w:rsidR="002C640E" w:rsidRDefault="00C774AD" w:rsidP="002C640E">
      <w:pPr>
        <w:pStyle w:val="CommentText"/>
        <w:jc w:val="left"/>
      </w:pPr>
      <w:r>
        <w:rPr>
          <w:rStyle w:val="CommentReference"/>
        </w:rPr>
        <w:annotationRef/>
      </w:r>
      <w:r w:rsidR="002C640E">
        <w:t>Please check if this is correct. While I get that putting the FD and MDD within the specs is odd as these can be configured differently, I still wanted to keep what we discussed somewhere.</w:t>
      </w:r>
    </w:p>
  </w:comment>
  <w:comment w:id="196" w:author="Sharmaine TAN (MAS)" w:date="2025-12-09T17:02:00Z" w:initials="ST">
    <w:p w14:paraId="5BB969D6" w14:textId="25A50688" w:rsidR="00E94C70" w:rsidRDefault="00E94C70" w:rsidP="00E94C70">
      <w:pPr>
        <w:pStyle w:val="CommentText"/>
        <w:jc w:val="left"/>
      </w:pPr>
      <w:r>
        <w:rPr>
          <w:rStyle w:val="CommentReference"/>
        </w:rPr>
        <w:annotationRef/>
      </w:r>
      <w:r>
        <w:t>Can include MEPS+ validation as part of the BPMN Workflow as its part of the Announcement flow and it involves users intervention</w:t>
      </w:r>
    </w:p>
  </w:comment>
  <w:comment w:id="197" w:author="Eugene CHEONG from.TOPPAN (MAS)" w:date="2025-12-29T11:20:00Z" w:initials="EC">
    <w:p w14:paraId="6C0FD9AE" w14:textId="77777777" w:rsidR="00BF36C1" w:rsidRDefault="00BF36C1" w:rsidP="00BF36C1">
      <w:pPr>
        <w:pStyle w:val="CommentText"/>
        <w:jc w:val="left"/>
      </w:pPr>
      <w:r>
        <w:rPr>
          <w:rStyle w:val="CommentReference"/>
        </w:rPr>
        <w:annotationRef/>
      </w:r>
      <w:r>
        <w:t>We did not include MEPS+ validation inside BPMN as the user intervention can also lie outside of OMEGA i.e. FD sends new secmast.txt file from MEPS+ to OMEGA multiple times and may also include securities. Hence it is included inside the process flow and not inside the BPMN workflow.</w:t>
      </w:r>
    </w:p>
  </w:comment>
  <w:comment w:id="219" w:author="Jasmine WL TEO (MAS)" w:date="2025-12-15T11:43:00Z" w:initials="JT">
    <w:p w14:paraId="3B5C43F7" w14:textId="06684875" w:rsidR="00543B89" w:rsidRDefault="00543B89" w:rsidP="00543B89">
      <w:pPr>
        <w:pStyle w:val="CommentText"/>
        <w:jc w:val="left"/>
      </w:pPr>
      <w:r>
        <w:rPr>
          <w:rStyle w:val="CommentReference"/>
        </w:rPr>
        <w:annotationRef/>
      </w:r>
      <w:r>
        <w:t>For SSB, need to check that the coupon rates are also validated against OMEGA, before the announcement can be published to MAS website.</w:t>
      </w:r>
    </w:p>
  </w:comment>
  <w:comment w:id="220" w:author="Eugene CHEONG from.TOPPAN (MAS)" w:date="2025-12-23T16:46:00Z" w:initials="EC">
    <w:p w14:paraId="46D16C74" w14:textId="77777777" w:rsidR="00452485" w:rsidRDefault="00452485" w:rsidP="00452485">
      <w:pPr>
        <w:pStyle w:val="CommentText"/>
        <w:jc w:val="left"/>
      </w:pPr>
      <w:r>
        <w:rPr>
          <w:rStyle w:val="CommentReference"/>
        </w:rPr>
        <w:annotationRef/>
      </w:r>
      <w:r>
        <w:t>I have added this validation in to to specify that validations should still be done on subsequent updates against the secmast.txt as well as couponrates_sbond.txt (for SSBs).</w:t>
      </w:r>
    </w:p>
  </w:comment>
  <w:comment w:id="249" w:author="Eugene CHEONG from.TOPPAN (MAS)" w:date="2025-12-03T11:50:00Z" w:initials="EC">
    <w:p w14:paraId="3ED0B2C6" w14:textId="395A53BB" w:rsidR="00B87F52" w:rsidRDefault="00B87F52" w:rsidP="00B87F52">
      <w:pPr>
        <w:pStyle w:val="CommentText"/>
        <w:jc w:val="left"/>
      </w:pPr>
      <w:r>
        <w:rPr>
          <w:rStyle w:val="CommentReference"/>
        </w:rPr>
        <w:annotationRef/>
      </w:r>
      <w:r>
        <w:t>Missing unpublished status.</w:t>
      </w:r>
    </w:p>
  </w:comment>
  <w:comment w:id="250" w:author="Eugene CHEONG from.TOPPAN (MAS)" w:date="2025-12-23T10:32:00Z" w:initials="EC">
    <w:p w14:paraId="0CB999BC" w14:textId="77777777" w:rsidR="009563C2" w:rsidRDefault="009563C2" w:rsidP="009563C2">
      <w:pPr>
        <w:pStyle w:val="CommentText"/>
        <w:jc w:val="left"/>
      </w:pPr>
      <w:r>
        <w:rPr>
          <w:rStyle w:val="CommentReference"/>
        </w:rPr>
        <w:annotationRef/>
      </w:r>
      <w:r>
        <w:t>The state transition diagram has this status included.</w:t>
      </w:r>
    </w:p>
  </w:comment>
  <w:comment w:id="252" w:author="Han Xie CHAI (MAS)" w:date="2025-12-16T16:07:00Z" w:initials="HC">
    <w:p w14:paraId="0F037A67" w14:textId="53918E9A" w:rsidR="00CF7588" w:rsidRDefault="00CF7588" w:rsidP="00CF7588">
      <w:pPr>
        <w:pStyle w:val="CommentText"/>
        <w:jc w:val="left"/>
      </w:pPr>
      <w:r>
        <w:rPr>
          <w:rStyle w:val="CommentReference"/>
        </w:rPr>
        <w:annotationRef/>
      </w:r>
      <w:r>
        <w:t>We might want to add in the diagram when is the status New. Other than my edits in 2.2, it is unclear how we might have a New status.</w:t>
      </w:r>
    </w:p>
  </w:comment>
  <w:comment w:id="253" w:author="Eugene CHEONG from.TOPPAN (MAS)" w:date="2025-12-23T17:01:00Z" w:initials="EC">
    <w:p w14:paraId="5A70F155" w14:textId="77777777" w:rsidR="005C4819" w:rsidRDefault="005C4819" w:rsidP="005C4819">
      <w:pPr>
        <w:pStyle w:val="CommentText"/>
        <w:jc w:val="left"/>
      </w:pPr>
      <w:r>
        <w:rPr>
          <w:rStyle w:val="CommentReference"/>
        </w:rPr>
        <w:annotationRef/>
      </w:r>
      <w:r>
        <w:t>I have amended the state transition diagram to indicate when a New status will apply, in line with your edits in 2.2.</w:t>
      </w:r>
    </w:p>
  </w:comment>
  <w:comment w:id="254" w:author="Jasmine WL TEO (MAS)" w:date="2025-12-15T11:51:00Z" w:initials="JT">
    <w:p w14:paraId="49BB4F33" w14:textId="717880D2" w:rsidR="00777543" w:rsidRDefault="00777543" w:rsidP="00777543">
      <w:pPr>
        <w:pStyle w:val="CommentText"/>
        <w:jc w:val="left"/>
      </w:pPr>
      <w:r>
        <w:rPr>
          <w:rStyle w:val="CommentReference"/>
        </w:rPr>
        <w:annotationRef/>
      </w:r>
      <w:r>
        <w:t>What will happen:</w:t>
      </w:r>
    </w:p>
    <w:p w14:paraId="3C6FDCD3" w14:textId="77777777" w:rsidR="00777543" w:rsidRDefault="00777543" w:rsidP="0025161F">
      <w:pPr>
        <w:pStyle w:val="CommentText"/>
        <w:numPr>
          <w:ilvl w:val="0"/>
          <w:numId w:val="9"/>
        </w:numPr>
        <w:jc w:val="left"/>
      </w:pPr>
      <w:r>
        <w:t>Announcement which was already published, then edit and pending publication. Then there are typos and we edit during pending publication and the approver rejects the edits. Will the status will be marked as rejected? In this scenario, will the original published remain on website?</w:t>
      </w:r>
    </w:p>
  </w:comment>
  <w:comment w:id="255" w:author="Eugene CHEONG from.TOPPAN (MAS)" w:date="2025-12-23T16:37:00Z" w:initials="EC">
    <w:p w14:paraId="62E6A5C1" w14:textId="77777777" w:rsidR="00A953D9" w:rsidRDefault="00A953D9" w:rsidP="00A953D9">
      <w:pPr>
        <w:pStyle w:val="CommentText"/>
        <w:jc w:val="left"/>
      </w:pPr>
      <w:r>
        <w:rPr>
          <w:rStyle w:val="CommentReference"/>
        </w:rPr>
        <w:annotationRef/>
      </w:r>
      <w:r>
        <w:t>Correct. The status will be marked as rejected, and the announcement that was originally published to the MAS website will still remain with no changes. This is consistent with the behaviour for issuance calendars.</w:t>
      </w:r>
    </w:p>
  </w:comment>
  <w:comment w:id="256" w:author="Jasmine WL TEO (MAS)" w:date="2026-01-12T14:28:00Z" w:initials="JT">
    <w:p w14:paraId="43C7AA68" w14:textId="77777777" w:rsidR="00C24306" w:rsidRDefault="00C24306" w:rsidP="00C24306">
      <w:pPr>
        <w:pStyle w:val="CommentText"/>
        <w:jc w:val="left"/>
      </w:pPr>
      <w:r>
        <w:rPr>
          <w:rStyle w:val="CommentReference"/>
        </w:rPr>
        <w:annotationRef/>
      </w:r>
      <w:r>
        <w:t>Problem with this would be the announcement is marked as rejected… but a different copy is still published to website. How will a user see the copy that is published to Website in OMEGA ?</w:t>
      </w:r>
    </w:p>
  </w:comment>
  <w:comment w:id="257" w:author="Sophia TAN (MAS)" w:date="2025-12-11T16:04:00Z" w:initials="ST">
    <w:p w14:paraId="12DB2349" w14:textId="3FF11597" w:rsidR="009F13AF" w:rsidRDefault="009F13AF" w:rsidP="009F13AF">
      <w:pPr>
        <w:pStyle w:val="CommentText"/>
        <w:jc w:val="left"/>
      </w:pPr>
      <w:r>
        <w:rPr>
          <w:rStyle w:val="CommentReference"/>
        </w:rPr>
        <w:annotationRef/>
      </w:r>
      <w:r>
        <w:t>Per TEAMS chat, options 1) overwrite OMEGA with MEPS+ data; 2) MEPS+ resend a secmast file &gt;&gt; there should be a line inserted in this diagram for both options to go to Pending Publication once error is resolved.</w:t>
      </w:r>
    </w:p>
    <w:p w14:paraId="7BE55C31" w14:textId="77777777" w:rsidR="009F13AF" w:rsidRDefault="009F13AF" w:rsidP="009F13AF">
      <w:pPr>
        <w:pStyle w:val="CommentText"/>
        <w:jc w:val="left"/>
      </w:pPr>
    </w:p>
    <w:p w14:paraId="290EB83E" w14:textId="77777777" w:rsidR="009F13AF" w:rsidRDefault="009F13AF" w:rsidP="009F13AF">
      <w:pPr>
        <w:pStyle w:val="CommentText"/>
        <w:jc w:val="left"/>
      </w:pPr>
      <w:r>
        <w:t>As for the line “Maker submits for approval” on the LHS of “MEPS+ Validation Error” this is option 3 - maker to update announcement, hence goes into the Pending approval flow.</w:t>
      </w:r>
    </w:p>
    <w:p w14:paraId="588D35BC" w14:textId="77777777" w:rsidR="009F13AF" w:rsidRDefault="009F13AF" w:rsidP="009F13AF">
      <w:pPr>
        <w:pStyle w:val="CommentText"/>
        <w:jc w:val="left"/>
      </w:pPr>
      <w:r>
        <w:t xml:space="preserve">For clarity, suggest to amend to “Maker </w:t>
      </w:r>
      <w:r>
        <w:rPr>
          <w:b/>
          <w:bCs/>
        </w:rPr>
        <w:t xml:space="preserve">amends announcement and </w:t>
      </w:r>
      <w:r>
        <w:t>submits for approval”.</w:t>
      </w:r>
    </w:p>
  </w:comment>
  <w:comment w:id="258" w:author="Jasmine WL TEO (MAS)" w:date="2025-12-15T11:48:00Z" w:initials="JT">
    <w:p w14:paraId="7DA5B8A0" w14:textId="77777777" w:rsidR="00D96142" w:rsidRDefault="00777543" w:rsidP="00D96142">
      <w:pPr>
        <w:pStyle w:val="CommentText"/>
        <w:jc w:val="left"/>
      </w:pPr>
      <w:r>
        <w:rPr>
          <w:rStyle w:val="CommentReference"/>
        </w:rPr>
        <w:annotationRef/>
      </w:r>
      <w:r w:rsidR="00D96142">
        <w:t>Agree with Sophia on above point 1, 2 and 3.</w:t>
      </w:r>
    </w:p>
  </w:comment>
  <w:comment w:id="259" w:author="Eugene CHEONG from.TOPPAN (MAS)" w:date="2025-12-23T17:11:00Z" w:initials="EC">
    <w:p w14:paraId="5CA342C4" w14:textId="77777777" w:rsidR="00EF7359" w:rsidRDefault="00EF7359" w:rsidP="00EF7359">
      <w:pPr>
        <w:pStyle w:val="CommentText"/>
        <w:jc w:val="left"/>
      </w:pPr>
      <w:r>
        <w:rPr>
          <w:rStyle w:val="CommentReference"/>
        </w:rPr>
        <w:annotationRef/>
      </w:r>
      <w:r>
        <w:t>I have added the line from MEPS+ Validation Error to Pending Publication and amended the wording of the conditions as mentioned for clarity.</w:t>
      </w:r>
    </w:p>
  </w:comment>
  <w:comment w:id="260" w:author="Sophia TAN (MAS)" w:date="2026-01-12T18:24:00Z" w:initials="ST">
    <w:p w14:paraId="56DE7F00" w14:textId="77777777" w:rsidR="00053BA6" w:rsidRDefault="00053BA6" w:rsidP="00053BA6">
      <w:pPr>
        <w:pStyle w:val="CommentText"/>
        <w:jc w:val="left"/>
      </w:pPr>
      <w:r>
        <w:rPr>
          <w:rStyle w:val="CommentReference"/>
        </w:rPr>
        <w:annotationRef/>
      </w:r>
      <w:r>
        <w:t>Thanks Eugene. One more comment on the wording “OMEGA successfully validates data from MEPS+” on the RHS of “MEPS+ validation error” &gt;&gt; this should be amended to “MEPS+ data overrides OMEGA; or OMEGA successfully validates data from MEPS+.”</w:t>
      </w:r>
    </w:p>
  </w:comment>
  <w:comment w:id="263" w:author="Sophia TAN (MAS)" w:date="2025-12-11T15:42:00Z" w:initials="ST">
    <w:p w14:paraId="1F78CD5A" w14:textId="1D4D9678" w:rsidR="00FC4B2F" w:rsidRDefault="00C97114" w:rsidP="00FC4B2F">
      <w:pPr>
        <w:pStyle w:val="CommentText"/>
        <w:jc w:val="left"/>
      </w:pPr>
      <w:r>
        <w:rPr>
          <w:rStyle w:val="CommentReference"/>
        </w:rPr>
        <w:annotationRef/>
      </w:r>
      <w:r w:rsidR="00FC4B2F">
        <w:t xml:space="preserve">@MDD - Is override MEPS+ Validation Error subjected to maker checker? </w:t>
      </w:r>
      <w:r w:rsidR="00FC4B2F">
        <w:br/>
      </w:r>
    </w:p>
    <w:p w14:paraId="5F7708F0" w14:textId="77777777" w:rsidR="00FC4B2F" w:rsidRDefault="00FC4B2F" w:rsidP="00FC4B2F">
      <w:pPr>
        <w:pStyle w:val="CommentText"/>
        <w:jc w:val="left"/>
      </w:pPr>
      <w:r>
        <w:t>Separately, to note that at section 2.12.3, it is mentioned that only Announcement Checker has the access to override. To confirm this is intended.</w:t>
      </w:r>
    </w:p>
  </w:comment>
  <w:comment w:id="264" w:author="Jasmine WL TEO (MAS)" w:date="2025-12-16T09:28:00Z" w:initials="JT">
    <w:p w14:paraId="63CD8DDA" w14:textId="77777777" w:rsidR="00194667" w:rsidRDefault="00C12056" w:rsidP="00194667">
      <w:pPr>
        <w:pStyle w:val="CommentText"/>
        <w:jc w:val="left"/>
      </w:pPr>
      <w:r>
        <w:rPr>
          <w:rStyle w:val="CommentReference"/>
        </w:rPr>
        <w:annotationRef/>
      </w:r>
      <w:r w:rsidR="00194667">
        <w:t>MDD discussed internally and is of the view that system should only allow the checker to have access to override. Keeping this comment open to us to update our bosses on this flow.</w:t>
      </w:r>
    </w:p>
  </w:comment>
  <w:comment w:id="265" w:author="Eugene CHEONG from.TOPPAN (MAS)" w:date="2025-12-23T17:12:00Z" w:initials="EC">
    <w:p w14:paraId="00873F4F" w14:textId="77777777" w:rsidR="00EF7359" w:rsidRDefault="00EF7359" w:rsidP="00EF7359">
      <w:pPr>
        <w:pStyle w:val="CommentText"/>
        <w:jc w:val="left"/>
      </w:pPr>
      <w:r>
        <w:rPr>
          <w:rStyle w:val="CommentReference"/>
        </w:rPr>
        <w:annotationRef/>
      </w:r>
      <w:r>
        <w:t>Noting here that no change is required to the use cases currently.</w:t>
      </w:r>
    </w:p>
  </w:comment>
  <w:comment w:id="266" w:author="Sophia TAN (MAS)" w:date="2026-01-13T14:13:00Z" w:initials="ST">
    <w:p w14:paraId="1293F15E" w14:textId="77777777" w:rsidR="00566062" w:rsidRDefault="00566062" w:rsidP="00566062">
      <w:pPr>
        <w:pStyle w:val="CommentText"/>
        <w:jc w:val="left"/>
      </w:pPr>
      <w:r>
        <w:rPr>
          <w:rStyle w:val="CommentReference"/>
        </w:rPr>
        <w:annotationRef/>
      </w:r>
      <w:r>
        <w:t>Noted Jasmine.</w:t>
      </w:r>
    </w:p>
  </w:comment>
  <w:comment w:id="302" w:author="Jasmine WL TEO (MAS)" w:date="2026-01-12T16:05:00Z" w:initials="JT">
    <w:p w14:paraId="31A92150" w14:textId="77777777" w:rsidR="00240EBD" w:rsidRDefault="0001109E" w:rsidP="00240EBD">
      <w:pPr>
        <w:pStyle w:val="CommentText"/>
        <w:jc w:val="left"/>
      </w:pPr>
      <w:r>
        <w:rPr>
          <w:rStyle w:val="CommentReference"/>
        </w:rPr>
        <w:annotationRef/>
      </w:r>
      <w:r w:rsidR="00240EBD">
        <w:t>Is it last modified by or last action by? In the mockup, it is last action by? I Have changed it. @TECQ, Can resolve this comment if it is correct?</w:t>
      </w:r>
    </w:p>
  </w:comment>
  <w:comment w:id="373" w:author="Eugene CHEONG from.TOPPAN (MAS)" w:date="2025-12-09T09:28:00Z" w:initials="EC">
    <w:p w14:paraId="4589FFE8" w14:textId="238250BC" w:rsidR="003F1606" w:rsidRDefault="003F1606" w:rsidP="003F1606">
      <w:pPr>
        <w:pStyle w:val="CommentText"/>
        <w:jc w:val="left"/>
      </w:pPr>
      <w:r>
        <w:rPr>
          <w:rStyle w:val="CommentReference"/>
        </w:rPr>
        <w:annotationRef/>
      </w:r>
      <w:r>
        <w:t>On 08 Dec 2025, there is announcement UI shown for syndication. It will be included as part of Syndication FSD and not in this document to maintain a clear separation of what is involved during the syndication process.</w:t>
      </w:r>
    </w:p>
  </w:comment>
  <w:comment w:id="374" w:author="Jasmine WL TEO (MAS)" w:date="2025-12-16T18:00:00Z" w:initials="JT">
    <w:p w14:paraId="76BADCF2" w14:textId="77777777" w:rsidR="00DD0560" w:rsidRDefault="00DD0560" w:rsidP="00DD0560">
      <w:pPr>
        <w:pStyle w:val="CommentText"/>
        <w:jc w:val="left"/>
      </w:pPr>
      <w:r>
        <w:rPr>
          <w:rStyle w:val="CommentReference"/>
        </w:rPr>
        <w:annotationRef/>
      </w:r>
      <w:r>
        <w:t>Could you add it into the scope to state that the announcement UI for syndication will be included in the syndication FSD?</w:t>
      </w:r>
    </w:p>
  </w:comment>
  <w:comment w:id="375" w:author="Eugene CHEONG from.TOPPAN (MAS)" w:date="2025-12-23T10:35:00Z" w:initials="EC">
    <w:p w14:paraId="5460D2B0" w14:textId="77777777" w:rsidR="009563C2" w:rsidRDefault="009563C2" w:rsidP="009563C2">
      <w:pPr>
        <w:pStyle w:val="CommentText"/>
        <w:jc w:val="left"/>
      </w:pPr>
      <w:r>
        <w:rPr>
          <w:rStyle w:val="CommentReference"/>
        </w:rPr>
        <w:annotationRef/>
      </w:r>
      <w:r>
        <w:t>I have included this as a paragraph under 1.2 Scope.</w:t>
      </w:r>
    </w:p>
  </w:comment>
  <w:comment w:id="376" w:author="Eugene CHEONG from.TOPPAN (MAS)" w:date="2025-12-05T10:18:00Z" w:initials="EC">
    <w:p w14:paraId="05373263" w14:textId="79F070FA" w:rsidR="00BC0EA8" w:rsidRDefault="00BC0EA8" w:rsidP="00BC0EA8">
      <w:pPr>
        <w:pStyle w:val="CommentText"/>
        <w:jc w:val="left"/>
      </w:pPr>
      <w:r>
        <w:rPr>
          <w:rStyle w:val="CommentReference"/>
        </w:rPr>
        <w:annotationRef/>
      </w:r>
      <w:r>
        <w:t>On 04 Dec 2025, this may also be in bid collation/allotment. Suggest this to be in common specs.</w:t>
      </w:r>
    </w:p>
  </w:comment>
  <w:comment w:id="377" w:author="Han Xie CHAI (MAS)" w:date="2025-12-17T09:58:00Z" w:initials="HC">
    <w:p w14:paraId="0126143D" w14:textId="77777777" w:rsidR="00A13B30" w:rsidRDefault="00A13B30" w:rsidP="00A13B30">
      <w:pPr>
        <w:pStyle w:val="CommentText"/>
        <w:jc w:val="left"/>
      </w:pPr>
      <w:r>
        <w:rPr>
          <w:rStyle w:val="CommentReference"/>
        </w:rPr>
        <w:annotationRef/>
      </w:r>
      <w:r>
        <w:t>Will the filter tag be available only for “From” and “To”, or available to other filter options as well? If so, we may need to mention in each FSD the different filter options where tags could be displayed.</w:t>
      </w:r>
    </w:p>
  </w:comment>
  <w:comment w:id="378" w:author="Eugene CHEONG from.TOPPAN (MAS)" w:date="2025-12-23T17:14:00Z" w:initials="EC">
    <w:p w14:paraId="674245F4" w14:textId="77777777" w:rsidR="00EF7359" w:rsidRDefault="00EF7359" w:rsidP="00EF7359">
      <w:pPr>
        <w:pStyle w:val="CommentText"/>
        <w:jc w:val="left"/>
      </w:pPr>
      <w:r>
        <w:rPr>
          <w:rStyle w:val="CommentReference"/>
        </w:rPr>
        <w:annotationRef/>
      </w:r>
      <w:r>
        <w:t>This is specific to From and To fields, because for other fields, the normal behaviour is such that tags will be created based on the option(s) selected. For the normal behaviour, this will be documented in common specs.</w:t>
      </w:r>
    </w:p>
  </w:comment>
  <w:comment w:id="379" w:author="Han Xie CHAI (MAS)" w:date="2026-01-12T15:26:00Z" w:initials="HC">
    <w:p w14:paraId="437A5865" w14:textId="77777777" w:rsidR="00F4175C" w:rsidRDefault="00F4175C" w:rsidP="00F4175C">
      <w:pPr>
        <w:pStyle w:val="CommentText"/>
        <w:jc w:val="left"/>
      </w:pPr>
      <w:r>
        <w:rPr>
          <w:rStyle w:val="CommentReference"/>
        </w:rPr>
        <w:annotationRef/>
      </w:r>
      <w:r>
        <w:t>Agree to put this behaviour in common specs. Can resolve if no further comments.</w:t>
      </w:r>
    </w:p>
  </w:comment>
  <w:comment w:id="383" w:author="Akila BALAKRISHNAN from.OPTIMUM (MAS)" w:date="2025-12-13T21:46:00Z" w:initials="ABf(">
    <w:p w14:paraId="6637A43D" w14:textId="49E1414C" w:rsidR="004B0618" w:rsidRDefault="004B0618">
      <w:pPr>
        <w:pStyle w:val="CommentText"/>
        <w:jc w:val="left"/>
      </w:pPr>
      <w:r>
        <w:rPr>
          <w:rStyle w:val="CommentReference"/>
        </w:rPr>
        <w:annotationRef/>
      </w:r>
      <w:r>
        <w:t>Is the action button should be "All filters" or "More filters"?</w:t>
      </w:r>
      <w:r>
        <w:br/>
      </w:r>
    </w:p>
    <w:p w14:paraId="7FA49C7C" w14:textId="77777777" w:rsidR="004B0618" w:rsidRDefault="004B0618">
      <w:pPr>
        <w:pStyle w:val="CommentText"/>
        <w:jc w:val="left"/>
      </w:pPr>
      <w:r>
        <w:t>In issuance calendar listing page wireframe it was "All filters"</w:t>
      </w:r>
    </w:p>
    <w:p w14:paraId="69144990" w14:textId="77777777" w:rsidR="004B0618" w:rsidRDefault="004B0618">
      <w:pPr>
        <w:pStyle w:val="CommentText"/>
        <w:jc w:val="left"/>
      </w:pPr>
      <w:r>
        <w:t>In announcement it is "More filters".</w:t>
      </w:r>
    </w:p>
    <w:p w14:paraId="4A5717B7" w14:textId="77777777" w:rsidR="004B0618" w:rsidRDefault="004B0618">
      <w:pPr>
        <w:pStyle w:val="CommentText"/>
        <w:jc w:val="left"/>
      </w:pPr>
    </w:p>
    <w:p w14:paraId="7D6D7F25" w14:textId="77777777" w:rsidR="004B0618" w:rsidRDefault="004B0618" w:rsidP="00BD7C78">
      <w:pPr>
        <w:pStyle w:val="CommentText"/>
        <w:jc w:val="left"/>
      </w:pPr>
      <w:r>
        <w:t>Please standardize across all modules.</w:t>
      </w:r>
    </w:p>
  </w:comment>
  <w:comment w:id="384" w:author="Eugene CHEONG from.TOPPAN (MAS)" w:date="2025-12-26T11:38:00Z" w:initials="EC">
    <w:p w14:paraId="0755D7C8" w14:textId="77777777" w:rsidR="00132D67" w:rsidRDefault="00132D67" w:rsidP="00132D67">
      <w:pPr>
        <w:pStyle w:val="CommentText"/>
        <w:jc w:val="left"/>
      </w:pPr>
      <w:r>
        <w:rPr>
          <w:rStyle w:val="CommentReference"/>
        </w:rPr>
        <w:annotationRef/>
      </w:r>
      <w:r>
        <w:t>Will standardise to use “All filters”.</w:t>
      </w:r>
    </w:p>
  </w:comment>
  <w:comment w:id="386" w:author="Eugene CHEONG from.TOPPAN (MAS)" w:date="2025-12-29T09:28:00Z" w:initials="EC">
    <w:p w14:paraId="7B806B26" w14:textId="77777777" w:rsidR="00C27E76" w:rsidRDefault="00C27E76" w:rsidP="00C27E76">
      <w:pPr>
        <w:pStyle w:val="CommentText"/>
        <w:jc w:val="left"/>
      </w:pPr>
      <w:r>
        <w:rPr>
          <w:rStyle w:val="CommentReference"/>
        </w:rPr>
        <w:annotationRef/>
      </w:r>
      <w:r>
        <w:t>Amended the filter button text from “More filters” to “All filters” as Akila highlighted.</w:t>
      </w:r>
    </w:p>
  </w:comment>
  <w:comment w:id="387" w:author="Sophia TAN (MAS)" w:date="2026-01-13T14:22:00Z" w:initials="ST">
    <w:p w14:paraId="082B50EC" w14:textId="77777777" w:rsidR="00C2335B" w:rsidRDefault="00C2335B" w:rsidP="00C2335B">
      <w:pPr>
        <w:pStyle w:val="CommentText"/>
        <w:jc w:val="left"/>
      </w:pPr>
      <w:r>
        <w:rPr>
          <w:rStyle w:val="CommentReference"/>
        </w:rPr>
        <w:annotationRef/>
      </w:r>
      <w:r>
        <w:t xml:space="preserve">The sorting of the 2 securities reflected in the mockup are not sorted according to the default mentioned &gt; </w:t>
      </w:r>
      <w:r>
        <w:rPr>
          <w:b/>
          <w:bCs/>
        </w:rPr>
        <w:t>Default Sorting:</w:t>
      </w:r>
      <w:r>
        <w:t xml:space="preserve"> (1) descending order of announcement date, (2) ascending order of security type, then (3) ascending order of tenor.</w:t>
      </w:r>
    </w:p>
  </w:comment>
  <w:comment w:id="390" w:author="Akila BALAKRISHNAN from.OPTIMUM (MAS)" w:date="2025-12-11T15:49:00Z" w:initials="ABf(">
    <w:p w14:paraId="0CC8C2D5" w14:textId="082CD1B9" w:rsidR="00987D40" w:rsidRDefault="000C52C7" w:rsidP="00E36D15">
      <w:pPr>
        <w:pStyle w:val="CommentText"/>
        <w:jc w:val="left"/>
      </w:pPr>
      <w:r>
        <w:rPr>
          <w:rStyle w:val="CommentReference"/>
        </w:rPr>
        <w:annotationRef/>
      </w:r>
      <w:r w:rsidR="00987D40">
        <w:t>@MDD - Should this be "Announcement" or "Announcements"?</w:t>
      </w:r>
    </w:p>
  </w:comment>
  <w:comment w:id="391" w:author="Jasmine WL TEO (MAS)" w:date="2025-12-15T15:00:00Z" w:initials="JT">
    <w:p w14:paraId="312F8A05" w14:textId="77777777" w:rsidR="00797CC0" w:rsidRDefault="00797CC0" w:rsidP="00797CC0">
      <w:pPr>
        <w:pStyle w:val="CommentText"/>
        <w:jc w:val="left"/>
      </w:pPr>
      <w:r>
        <w:rPr>
          <w:rStyle w:val="CommentReference"/>
        </w:rPr>
        <w:annotationRef/>
      </w:r>
      <w:r>
        <w:t>I am okay with Announcements. We should be able to view past announcements.</w:t>
      </w:r>
    </w:p>
  </w:comment>
  <w:comment w:id="392" w:author="Han Xie CHAI (MAS)" w:date="2025-12-16T10:35:00Z" w:initials="HC">
    <w:p w14:paraId="14822F78" w14:textId="77777777" w:rsidR="00DE3363" w:rsidRDefault="00DE3363" w:rsidP="00DE3363">
      <w:pPr>
        <w:pStyle w:val="CommentText"/>
        <w:jc w:val="left"/>
      </w:pPr>
      <w:r>
        <w:rPr>
          <w:rStyle w:val="CommentReference"/>
        </w:rPr>
        <w:annotationRef/>
      </w:r>
      <w:r>
        <w:t>I prefer Announcement as a category. I have removed the “s” in issuance calendar as well.</w:t>
      </w:r>
    </w:p>
  </w:comment>
  <w:comment w:id="393" w:author="Han Xie CHAI (MAS)" w:date="2025-12-17T10:02:00Z" w:initials="HC">
    <w:p w14:paraId="15AD3643" w14:textId="77777777" w:rsidR="00A13B30" w:rsidRDefault="00A13B30" w:rsidP="00A13B30">
      <w:pPr>
        <w:pStyle w:val="CommentText"/>
        <w:jc w:val="left"/>
      </w:pPr>
      <w:r>
        <w:rPr>
          <w:rStyle w:val="CommentReference"/>
        </w:rPr>
        <w:annotationRef/>
      </w:r>
      <w:r>
        <w:t>To explain, we realised that this filter could be used to filter different dates (e.g., pricing date for syndication) and given the number of dates typically in each listing page, we thought to make the filter clearer.</w:t>
      </w:r>
    </w:p>
  </w:comment>
  <w:comment w:id="394" w:author="Eugene CHEONG from.TOPPAN (MAS)" w:date="2025-12-23T17:15:00Z" w:initials="EC">
    <w:p w14:paraId="278D64DF" w14:textId="77777777" w:rsidR="00EF7359" w:rsidRDefault="00EF7359" w:rsidP="00EF7359">
      <w:pPr>
        <w:pStyle w:val="CommentText"/>
        <w:jc w:val="left"/>
      </w:pPr>
      <w:r>
        <w:rPr>
          <w:rStyle w:val="CommentReference"/>
        </w:rPr>
        <w:annotationRef/>
      </w:r>
      <w:r>
        <w:t>Noted that this is for the user to identify which column will be filtered if there are multiple date fields in the table.</w:t>
      </w:r>
    </w:p>
  </w:comment>
  <w:comment w:id="395" w:author="Akila BALAKRISHNAN from.OPTIMUM (MAS)" w:date="2026-01-02T18:11:00Z" w:initials="AB">
    <w:p w14:paraId="18C05259" w14:textId="77777777" w:rsidR="009B6836" w:rsidRDefault="009B6836" w:rsidP="009B6836">
      <w:pPr>
        <w:pStyle w:val="CommentText"/>
        <w:jc w:val="left"/>
      </w:pPr>
      <w:r>
        <w:rPr>
          <w:rStyle w:val="CommentReference"/>
        </w:rPr>
        <w:annotationRef/>
      </w:r>
      <w:r>
        <w:t>This change is not updated in the wireframe.</w:t>
      </w:r>
    </w:p>
    <w:p w14:paraId="2523E08C" w14:textId="77777777" w:rsidR="009B6836" w:rsidRDefault="009B6836" w:rsidP="009B6836">
      <w:pPr>
        <w:pStyle w:val="CommentText"/>
        <w:jc w:val="left"/>
      </w:pPr>
    </w:p>
    <w:p w14:paraId="6C6A27E2" w14:textId="77777777" w:rsidR="009B6836" w:rsidRDefault="009B6836" w:rsidP="009B6836">
      <w:pPr>
        <w:pStyle w:val="CommentText"/>
        <w:jc w:val="left"/>
      </w:pPr>
      <w:r>
        <w:t xml:space="preserve">Could you also check whether it is possible to use a date range picker with one label as “Announcement date”? </w:t>
      </w:r>
    </w:p>
    <w:p w14:paraId="3F88FED0" w14:textId="77777777" w:rsidR="009B6836" w:rsidRDefault="009B6836" w:rsidP="009B6836">
      <w:pPr>
        <w:pStyle w:val="CommentText"/>
        <w:jc w:val="left"/>
      </w:pPr>
    </w:p>
    <w:p w14:paraId="5EE1A588" w14:textId="77777777" w:rsidR="009B6836" w:rsidRDefault="009B6836" w:rsidP="009B6836">
      <w:pPr>
        <w:pStyle w:val="CommentText"/>
        <w:jc w:val="left"/>
      </w:pPr>
      <w:r>
        <w:t>We discussed on this in one of the requirement gathering session.</w:t>
      </w:r>
    </w:p>
  </w:comment>
  <w:comment w:id="398" w:author="Akila BALAKRISHNAN from.OPTIMUM (MAS)" w:date="2025-12-13T21:16:00Z" w:initials="ABf(">
    <w:p w14:paraId="2510632E" w14:textId="0CFE684C" w:rsidR="008E1145" w:rsidRDefault="008E1145" w:rsidP="0076074A">
      <w:pPr>
        <w:pStyle w:val="CommentText"/>
        <w:jc w:val="left"/>
      </w:pPr>
      <w:r>
        <w:rPr>
          <w:rStyle w:val="CommentReference"/>
        </w:rPr>
        <w:annotationRef/>
      </w:r>
      <w:r>
        <w:t>@MDD - Do we need to have an explicit label to mention the From and To is for Announcement date similar to the filter options mentioned in 2.7.5.4 Filter Drawer?</w:t>
      </w:r>
    </w:p>
  </w:comment>
  <w:comment w:id="399" w:author="Jasmine WL TEO (MAS)" w:date="2025-12-15T14:59:00Z" w:initials="JT">
    <w:p w14:paraId="5941FE1E" w14:textId="77777777" w:rsidR="003E69D8" w:rsidRDefault="003E69D8" w:rsidP="003E69D8">
      <w:pPr>
        <w:pStyle w:val="CommentText"/>
        <w:jc w:val="left"/>
      </w:pPr>
      <w:r>
        <w:rPr>
          <w:rStyle w:val="CommentReference"/>
        </w:rPr>
        <w:annotationRef/>
      </w:r>
      <w:r>
        <w:t>I thought having the Announcement date to the label is good as it will be clearer.</w:t>
      </w:r>
    </w:p>
  </w:comment>
  <w:comment w:id="400" w:author="Han Xie CHAI (MAS)" w:date="2025-12-16T13:56:00Z" w:initials="HC">
    <w:p w14:paraId="36945DA4" w14:textId="77777777" w:rsidR="001916A0" w:rsidRDefault="001916A0" w:rsidP="001916A0">
      <w:pPr>
        <w:pStyle w:val="CommentText"/>
        <w:jc w:val="left"/>
      </w:pPr>
      <w:r>
        <w:rPr>
          <w:rStyle w:val="CommentReference"/>
        </w:rPr>
        <w:annotationRef/>
      </w:r>
      <w:r>
        <w:t>I had the same thought, especially if our date filters are for different dates across functions e.g., pricing date for syndication.</w:t>
      </w:r>
    </w:p>
  </w:comment>
  <w:comment w:id="402" w:author="Sophia TAN (MAS)" w:date="2025-12-11T15:55:00Z" w:initials="ST">
    <w:p w14:paraId="1524B8CA" w14:textId="660C2A51" w:rsidR="00A8552C" w:rsidRDefault="00A8552C" w:rsidP="00A8552C">
      <w:pPr>
        <w:pStyle w:val="CommentText"/>
        <w:jc w:val="left"/>
      </w:pPr>
      <w:r>
        <w:rPr>
          <w:rStyle w:val="CommentReference"/>
        </w:rPr>
        <w:annotationRef/>
      </w:r>
      <w:r>
        <w:t>Why is “New” not available? Because it is still a “ghost” record?</w:t>
      </w:r>
    </w:p>
  </w:comment>
  <w:comment w:id="403" w:author="Akila BALAKRISHNAN from.OPTIMUM (MAS)" w:date="2025-12-13T21:48:00Z" w:initials="ABf(">
    <w:p w14:paraId="169EF92E" w14:textId="77777777" w:rsidR="004B0618" w:rsidRDefault="004B0618" w:rsidP="005F46B3">
      <w:pPr>
        <w:pStyle w:val="CommentText"/>
        <w:jc w:val="left"/>
      </w:pPr>
      <w:r>
        <w:rPr>
          <w:rStyle w:val="CommentReference"/>
        </w:rPr>
        <w:annotationRef/>
      </w:r>
      <w:r>
        <w:t>I think the status "New" should also be available in order for the user to filter and update the announcement that is still not submitted.</w:t>
      </w:r>
    </w:p>
  </w:comment>
  <w:comment w:id="404" w:author="Eugene CHEONG from.TOPPAN (MAS)" w:date="2025-12-23T17:20:00Z" w:initials="EC">
    <w:p w14:paraId="69721FF5" w14:textId="77777777" w:rsidR="00BB2792" w:rsidRDefault="00BB2792" w:rsidP="00BB2792">
      <w:pPr>
        <w:pStyle w:val="CommentText"/>
        <w:jc w:val="left"/>
      </w:pPr>
      <w:r>
        <w:rPr>
          <w:rStyle w:val="CommentReference"/>
        </w:rPr>
        <w:annotationRef/>
      </w:r>
      <w:r>
        <w:t>Yes, the “New” status is not available because it is a ghost record.</w:t>
      </w:r>
      <w:r>
        <w:br/>
      </w:r>
      <w:r>
        <w:br/>
        <w:t>For users to filter and update the announcements that are still not submitted, they are able to filter and update the announcement that is still not submitted based on the default filter where the announcement date is the current date.</w:t>
      </w:r>
      <w:r>
        <w:br/>
      </w:r>
      <w:r>
        <w:br/>
        <w:t>Please confirm if there is need to filter by “New” status even if it is a ghost record.</w:t>
      </w:r>
    </w:p>
  </w:comment>
  <w:comment w:id="405" w:author="Akila BALAKRISHNAN from.OPTIMUM (MAS)" w:date="2025-12-31T12:10:00Z" w:initials="AB">
    <w:p w14:paraId="7E6F619B" w14:textId="77777777" w:rsidR="00C14E29" w:rsidRDefault="00C14E29" w:rsidP="00C14E29">
      <w:pPr>
        <w:pStyle w:val="CommentText"/>
        <w:jc w:val="left"/>
      </w:pPr>
      <w:r>
        <w:rPr>
          <w:rStyle w:val="CommentReference"/>
        </w:rPr>
        <w:annotationRef/>
      </w:r>
      <w:r>
        <w:t>Assume there are 5 announcement for the day, user can submit the announcement for approval one by one only. So there will be few securities with status “New”.</w:t>
      </w:r>
    </w:p>
    <w:p w14:paraId="12006F92" w14:textId="77777777" w:rsidR="00C14E29" w:rsidRDefault="00C14E29" w:rsidP="00C14E29">
      <w:pPr>
        <w:pStyle w:val="CommentText"/>
        <w:jc w:val="left"/>
      </w:pPr>
      <w:r>
        <w:t>Irrespective of whether it is a ghost record or not, I thought the filter option should include all the status.</w:t>
      </w:r>
    </w:p>
    <w:p w14:paraId="35C4FC0C" w14:textId="77777777" w:rsidR="00C14E29" w:rsidRDefault="00C14E29" w:rsidP="00C14E29">
      <w:pPr>
        <w:pStyle w:val="CommentText"/>
        <w:jc w:val="left"/>
      </w:pPr>
    </w:p>
    <w:p w14:paraId="4A81EE5A" w14:textId="77777777" w:rsidR="00C14E29" w:rsidRDefault="00C14E29" w:rsidP="00C14E29">
      <w:pPr>
        <w:pStyle w:val="CommentText"/>
        <w:jc w:val="left"/>
      </w:pPr>
      <w:r>
        <w:t>@MDD - Please confirm whether do we need to have “New” status in the filter.</w:t>
      </w:r>
    </w:p>
  </w:comment>
  <w:comment w:id="406" w:author="Han Xie CHAI (MAS)" w:date="2026-01-09T16:42:00Z" w:initials="HC">
    <w:p w14:paraId="12DE1978" w14:textId="77777777" w:rsidR="00722D2B" w:rsidRDefault="00722D2B" w:rsidP="00722D2B">
      <w:pPr>
        <w:pStyle w:val="CommentText"/>
        <w:jc w:val="left"/>
      </w:pPr>
      <w:r>
        <w:rPr>
          <w:rStyle w:val="CommentReference"/>
        </w:rPr>
        <w:annotationRef/>
      </w:r>
      <w:r>
        <w:t>Ok to have ‘New” in the filter if it is not too much effort.</w:t>
      </w:r>
    </w:p>
  </w:comment>
  <w:comment w:id="407" w:author="Akila BALAKRISHNAN from.OPTIMUM (MAS)" w:date="2025-12-13T21:30:00Z" w:initials="ABf(">
    <w:p w14:paraId="0356127A" w14:textId="41B66723" w:rsidR="001853AE" w:rsidRDefault="00C229C4">
      <w:pPr>
        <w:pStyle w:val="CommentText"/>
        <w:jc w:val="left"/>
      </w:pPr>
      <w:r>
        <w:rPr>
          <w:rStyle w:val="CommentReference"/>
        </w:rPr>
        <w:annotationRef/>
      </w:r>
      <w:r w:rsidR="001853AE">
        <w:t>Data in the listing page will be retrieved from issuance calendar data if the status is "New", for other status from where the data will be retrieved?</w:t>
      </w:r>
    </w:p>
    <w:p w14:paraId="180F7F6E" w14:textId="77777777" w:rsidR="001853AE" w:rsidRDefault="001853AE">
      <w:pPr>
        <w:pStyle w:val="CommentText"/>
        <w:jc w:val="left"/>
      </w:pPr>
    </w:p>
    <w:p w14:paraId="25985FC7" w14:textId="77777777" w:rsidR="001853AE" w:rsidRDefault="001853AE">
      <w:pPr>
        <w:pStyle w:val="CommentText"/>
        <w:jc w:val="left"/>
      </w:pPr>
      <w:r>
        <w:t>Please explain clearly.</w:t>
      </w:r>
    </w:p>
    <w:p w14:paraId="619F0D56" w14:textId="77777777" w:rsidR="001853AE" w:rsidRDefault="001853AE">
      <w:pPr>
        <w:pStyle w:val="CommentText"/>
        <w:jc w:val="left"/>
      </w:pPr>
    </w:p>
    <w:p w14:paraId="0A6E7763" w14:textId="77777777" w:rsidR="001853AE" w:rsidRDefault="001853AE" w:rsidP="00F44AED">
      <w:pPr>
        <w:pStyle w:val="CommentText"/>
        <w:jc w:val="left"/>
      </w:pPr>
      <w:r>
        <w:t>Same applies to the Security information section in Announcement details page.</w:t>
      </w:r>
    </w:p>
  </w:comment>
  <w:comment w:id="408" w:author="Eugene CHEONG from.TOPPAN (MAS)" w:date="2025-12-26T11:50:00Z" w:initials="EC">
    <w:p w14:paraId="1570BA14" w14:textId="77777777" w:rsidR="00031A74" w:rsidRDefault="00031A74" w:rsidP="00031A74">
      <w:pPr>
        <w:pStyle w:val="CommentText"/>
        <w:jc w:val="left"/>
      </w:pPr>
      <w:r>
        <w:rPr>
          <w:rStyle w:val="CommentReference"/>
        </w:rPr>
        <w:annotationRef/>
      </w:r>
      <w:r>
        <w:t>I have taken the suggestion from Jasmine to put the pre-population behaviour for “New” status in the business requirements section. As such, I will also include that for all other statuses, the data will be retrieved from the database table where the announcement list and details are persisted in. inside the same section.</w:t>
      </w:r>
    </w:p>
  </w:comment>
  <w:comment w:id="415" w:author="Han Xie CHAI (MAS)" w:date="2025-12-16T14:03:00Z" w:initials="HC">
    <w:p w14:paraId="43D4B1A9" w14:textId="1E2023A3" w:rsidR="004B639E" w:rsidRDefault="0052401B" w:rsidP="004B639E">
      <w:pPr>
        <w:pStyle w:val="CommentText"/>
        <w:jc w:val="left"/>
      </w:pPr>
      <w:r>
        <w:rPr>
          <w:rStyle w:val="CommentReference"/>
        </w:rPr>
        <w:annotationRef/>
      </w:r>
      <w:r w:rsidR="004B639E">
        <w:t>Can I confirm that as long as the status is still “New”, any updates to the issuance calendar will continue to flow down to announcement?</w:t>
      </w:r>
    </w:p>
  </w:comment>
  <w:comment w:id="416" w:author="Jasmine WL TEO (MAS)" w:date="2025-12-16T18:17:00Z" w:initials="JT">
    <w:p w14:paraId="1AAD80E5" w14:textId="77777777" w:rsidR="006E348D" w:rsidRDefault="00EA6B1F" w:rsidP="006E348D">
      <w:pPr>
        <w:pStyle w:val="CommentText"/>
        <w:jc w:val="left"/>
      </w:pPr>
      <w:r>
        <w:rPr>
          <w:rStyle w:val="CommentReference"/>
        </w:rPr>
        <w:annotationRef/>
      </w:r>
      <w:r w:rsidR="006E348D">
        <w:t>Suggest to remove the second statement and state clearly under business requirements that if the status of the announcement is ‘New’, the announcement listing details will be populated from the issuance calendar.</w:t>
      </w:r>
    </w:p>
  </w:comment>
  <w:comment w:id="417" w:author="Eugene CHEONG from.TOPPAN (MAS)" w:date="2025-12-26T11:49:00Z" w:initials="EC">
    <w:p w14:paraId="2259448D" w14:textId="77777777" w:rsidR="00031A74" w:rsidRDefault="00031A74" w:rsidP="00031A74">
      <w:pPr>
        <w:pStyle w:val="CommentText"/>
        <w:jc w:val="left"/>
      </w:pPr>
      <w:r>
        <w:rPr>
          <w:rStyle w:val="CommentReference"/>
        </w:rPr>
        <w:annotationRef/>
      </w:r>
      <w:r>
        <w:t>Noted, I have removed the second statement and stated this clearly under the business requirements section.</w:t>
      </w:r>
    </w:p>
  </w:comment>
  <w:comment w:id="422" w:author="Akila BALAKRISHNAN from.OPTIMUM (MAS)" w:date="2025-12-11T18:21:00Z" w:initials="ABf(">
    <w:p w14:paraId="44BF9D80" w14:textId="2AD07D0C" w:rsidR="00FB2B1D" w:rsidRDefault="00FB2B1D" w:rsidP="00787AD1">
      <w:pPr>
        <w:pStyle w:val="CommentText"/>
        <w:jc w:val="left"/>
      </w:pPr>
      <w:r>
        <w:rPr>
          <w:rStyle w:val="CommentReference"/>
        </w:rPr>
        <w:annotationRef/>
      </w:r>
      <w:r>
        <w:t>@MDD - Can we just display "(Non-BM)" alone along with Tenor in Announcement too because by default all securities are benchmark securities ?</w:t>
      </w:r>
    </w:p>
  </w:comment>
  <w:comment w:id="423" w:author="Jasmine WL TEO (MAS)" w:date="2025-12-15T15:47:00Z" w:initials="JT">
    <w:p w14:paraId="6E41AB46" w14:textId="77777777" w:rsidR="00D13A3C" w:rsidRDefault="00141296" w:rsidP="00D13A3C">
      <w:pPr>
        <w:pStyle w:val="CommentText"/>
        <w:jc w:val="left"/>
      </w:pPr>
      <w:r>
        <w:rPr>
          <w:rStyle w:val="CommentReference"/>
        </w:rPr>
        <w:annotationRef/>
      </w:r>
      <w:r w:rsidR="00D13A3C">
        <w:t>Better to remain as BM and non-BM. It is clearer when there are only benchmark securities in the listing (need not interpret whether these are benchmark or non-benchmark). Having the BM shown will hopefully remind the maker if its is supposed to be a non-bm.</w:t>
      </w:r>
    </w:p>
  </w:comment>
  <w:comment w:id="424" w:author="Sophia TAN (MAS)" w:date="2025-12-12T14:21:00Z" w:initials="ST">
    <w:p w14:paraId="36082A09" w14:textId="3269C565" w:rsidR="004462A5" w:rsidRDefault="004462A5" w:rsidP="004462A5">
      <w:pPr>
        <w:pStyle w:val="CommentText"/>
        <w:jc w:val="left"/>
      </w:pPr>
      <w:r>
        <w:rPr>
          <w:rStyle w:val="CommentReference"/>
        </w:rPr>
        <w:annotationRef/>
      </w:r>
      <w:r>
        <w:t xml:space="preserve">In this entire document, “benchmark indicator” is only quoted here. For consideration whether these edits are required: “… depending on whether the Benchmark indicator - determined by the set up in Security type, is “Yes”.” </w:t>
      </w:r>
      <w:r w:rsidR="00C27E76">
        <w:t xml:space="preserve"> </w:t>
      </w:r>
    </w:p>
  </w:comment>
  <w:comment w:id="425" w:author="Eugene CHEONG from.TOPPAN (MAS)" w:date="2025-12-29T09:43:00Z" w:initials="EC">
    <w:p w14:paraId="4EB3E532" w14:textId="77777777" w:rsidR="000A0977" w:rsidRDefault="000A0977" w:rsidP="000A0977">
      <w:pPr>
        <w:pStyle w:val="CommentText"/>
        <w:jc w:val="left"/>
      </w:pPr>
      <w:r>
        <w:rPr>
          <w:rStyle w:val="CommentReference"/>
        </w:rPr>
        <w:annotationRef/>
      </w:r>
      <w:r>
        <w:t>By “set up in Security Type” I assume this is referring to the security level parameter settings. This is referring to the value of the Benchmark field in the announcement details. If the announcement is of the New status, then it will be taken from the issuance calendar.</w:t>
      </w:r>
    </w:p>
  </w:comment>
  <w:comment w:id="430" w:author="Akila BALAKRISHNAN from.OPTIMUM (MAS)" w:date="2025-12-13T21:24:00Z" w:initials="ABf(">
    <w:p w14:paraId="011E3532" w14:textId="378168BF" w:rsidR="00C229C4" w:rsidRDefault="00C229C4" w:rsidP="00341969">
      <w:pPr>
        <w:pStyle w:val="CommentText"/>
        <w:jc w:val="left"/>
      </w:pPr>
      <w:r>
        <w:rPr>
          <w:rStyle w:val="CommentReference"/>
        </w:rPr>
        <w:annotationRef/>
      </w:r>
      <w:r>
        <w:t>Please add Remarks for Announcement date, Auction date, Issue date - explaining from where the value for each field will be retrieved from.</w:t>
      </w:r>
    </w:p>
  </w:comment>
  <w:comment w:id="431" w:author="Eugene CHEONG from.TOPPAN (MAS)" w:date="2025-12-26T11:57:00Z" w:initials="EC">
    <w:p w14:paraId="4C398F23" w14:textId="77777777" w:rsidR="0060678B" w:rsidRDefault="0060678B" w:rsidP="0060678B">
      <w:pPr>
        <w:pStyle w:val="CommentText"/>
        <w:jc w:val="left"/>
      </w:pPr>
      <w:r>
        <w:rPr>
          <w:rStyle w:val="CommentReference"/>
        </w:rPr>
        <w:annotationRef/>
      </w:r>
      <w:r>
        <w:t>I have taken the suggestion from Jasmine to put the pre-population behaviour for “New” status in the business requirements section. As such, I will also include that for all other statuses, the data will be retrieved from the database table where the announcement list and details are persisted in. inside the same section.</w:t>
      </w:r>
    </w:p>
  </w:comment>
  <w:comment w:id="438" w:author="Sophia TAN (MAS)" w:date="2025-12-12T15:00:00Z" w:initials="ST">
    <w:p w14:paraId="5811D61A" w14:textId="6D2EADA5" w:rsidR="00377F7E" w:rsidRDefault="00113F9D" w:rsidP="00377F7E">
      <w:pPr>
        <w:pStyle w:val="CommentText"/>
        <w:jc w:val="left"/>
      </w:pPr>
      <w:r>
        <w:rPr>
          <w:rStyle w:val="CommentReference"/>
        </w:rPr>
        <w:annotationRef/>
      </w:r>
      <w:r w:rsidR="00377F7E">
        <w:t>How about replacing with - “read-only fields”.</w:t>
      </w:r>
    </w:p>
    <w:p w14:paraId="432DB3A0" w14:textId="77777777" w:rsidR="00377F7E" w:rsidRDefault="00377F7E" w:rsidP="00377F7E">
      <w:pPr>
        <w:pStyle w:val="CommentText"/>
        <w:jc w:val="left"/>
      </w:pPr>
      <w:r>
        <w:t>But if majority understands what “data pair” means, ok to retain.</w:t>
      </w:r>
    </w:p>
  </w:comment>
  <w:comment w:id="439" w:author="Jasmine WL TEO (MAS)" w:date="2025-12-16T09:37:00Z" w:initials="JT">
    <w:p w14:paraId="52586D57" w14:textId="77777777" w:rsidR="006E3D2D" w:rsidRDefault="006E3D2D" w:rsidP="006E3D2D">
      <w:pPr>
        <w:pStyle w:val="CommentText"/>
        <w:jc w:val="left"/>
      </w:pPr>
      <w:r>
        <w:rPr>
          <w:rStyle w:val="CommentReference"/>
        </w:rPr>
        <w:annotationRef/>
      </w:r>
      <w:r>
        <w:t xml:space="preserve">Agree with Sophia. </w:t>
      </w:r>
    </w:p>
  </w:comment>
  <w:comment w:id="440" w:author="Eugene CHEONG from.TOPPAN (MAS)" w:date="2025-12-23T17:27:00Z" w:initials="EC">
    <w:p w14:paraId="6F2DA7B3" w14:textId="77777777" w:rsidR="00950133" w:rsidRDefault="00950133" w:rsidP="00950133">
      <w:pPr>
        <w:pStyle w:val="CommentText"/>
        <w:jc w:val="left"/>
      </w:pPr>
      <w:r>
        <w:rPr>
          <w:rStyle w:val="CommentReference"/>
        </w:rPr>
        <w:annotationRef/>
      </w:r>
      <w:r>
        <w:t>Noted. I will rename references from data pair to read-only fields.</w:t>
      </w:r>
    </w:p>
  </w:comment>
  <w:comment w:id="445" w:author="Akila BALAKRISHNAN from.OPTIMUM (MAS)" w:date="2026-01-06T10:24:00Z" w:initials="AB">
    <w:p w14:paraId="5032E482" w14:textId="77777777" w:rsidR="001F5568" w:rsidRDefault="001F5568" w:rsidP="001F5568">
      <w:pPr>
        <w:pStyle w:val="CommentText"/>
        <w:jc w:val="left"/>
      </w:pPr>
      <w:r>
        <w:rPr>
          <w:rStyle w:val="CommentReference"/>
        </w:rPr>
        <w:annotationRef/>
      </w:r>
      <w:r>
        <w:t>In all pages the back button name has to be changed to “Back” instead of “Back to announcements”.</w:t>
      </w:r>
    </w:p>
  </w:comment>
  <w:comment w:id="461" w:author="Sophia TAN (MAS)" w:date="2025-12-11T16:26:00Z" w:initials="ST">
    <w:p w14:paraId="5785698D" w14:textId="2E30D629" w:rsidR="00377F7E" w:rsidRDefault="00F1793A" w:rsidP="00377F7E">
      <w:pPr>
        <w:pStyle w:val="CommentText"/>
        <w:jc w:val="left"/>
      </w:pPr>
      <w:r>
        <w:rPr>
          <w:rStyle w:val="CommentReference"/>
        </w:rPr>
        <w:annotationRef/>
      </w:r>
      <w:r w:rsidR="00377F7E">
        <w:t xml:space="preserve">Screenshot to be updated: Remarks (internal) to come last. </w:t>
      </w:r>
    </w:p>
    <w:p w14:paraId="342F3A83" w14:textId="77777777" w:rsidR="00377F7E" w:rsidRDefault="00377F7E" w:rsidP="00377F7E">
      <w:pPr>
        <w:pStyle w:val="CommentText"/>
        <w:jc w:val="left"/>
      </w:pPr>
      <w:r>
        <w:t>Writeup is in correct sequence - 2.7.6.8 Publication Details, then 2.7.6.9 Internal Remarks.</w:t>
      </w:r>
    </w:p>
    <w:p w14:paraId="12E489D6" w14:textId="77777777" w:rsidR="00377F7E" w:rsidRDefault="00377F7E" w:rsidP="00377F7E">
      <w:pPr>
        <w:pStyle w:val="CommentText"/>
        <w:jc w:val="left"/>
      </w:pPr>
    </w:p>
    <w:p w14:paraId="09187584" w14:textId="77777777" w:rsidR="00377F7E" w:rsidRDefault="00377F7E" w:rsidP="00377F7E">
      <w:pPr>
        <w:pStyle w:val="CommentText"/>
        <w:jc w:val="left"/>
      </w:pPr>
      <w:r>
        <w:t>Separately, using SSB screenshot for this Wireframe may not be the best choice since I cannot refer to this screenshot to visualise 2.7.6.4 Security Information.</w:t>
      </w:r>
    </w:p>
  </w:comment>
  <w:comment w:id="462" w:author="Jasmine WL TEO (MAS)" w:date="2025-12-16T09:48:00Z" w:initials="JT">
    <w:p w14:paraId="244F37CC" w14:textId="77777777" w:rsidR="00892534" w:rsidRDefault="00DE637D" w:rsidP="00892534">
      <w:pPr>
        <w:pStyle w:val="CommentText"/>
        <w:jc w:val="left"/>
      </w:pPr>
      <w:r>
        <w:rPr>
          <w:rStyle w:val="CommentReference"/>
        </w:rPr>
        <w:annotationRef/>
      </w:r>
      <w:r w:rsidR="00892534">
        <w:t>Should we have a screenshot for SGS Bonds - have more details e.g. New/Reopen, MAS Bills - coupon rate, coupon payment dates not applicable and SSB?</w:t>
      </w:r>
    </w:p>
  </w:comment>
  <w:comment w:id="463" w:author="Eugene CHEONG from.TOPPAN (MAS)" w:date="2025-12-26T11:59:00Z" w:initials="EC">
    <w:p w14:paraId="56830C17" w14:textId="77777777" w:rsidR="0060678B" w:rsidRDefault="0060678B" w:rsidP="0060678B">
      <w:pPr>
        <w:pStyle w:val="CommentText"/>
        <w:jc w:val="left"/>
      </w:pPr>
      <w:r>
        <w:rPr>
          <w:rStyle w:val="CommentReference"/>
        </w:rPr>
        <w:annotationRef/>
      </w:r>
      <w:r>
        <w:t>OK. I will include additional screenshots for SGS Bonds, and MAS Bills.</w:t>
      </w:r>
    </w:p>
  </w:comment>
  <w:comment w:id="464" w:author="Eugene CHEONG from.TOPPAN (MAS)" w:date="2025-12-30T15:38:00Z" w:initials="EC">
    <w:p w14:paraId="5D93ECEC" w14:textId="77777777" w:rsidR="008C2A07" w:rsidRDefault="008C2A07" w:rsidP="008C2A07">
      <w:pPr>
        <w:pStyle w:val="CommentText"/>
        <w:jc w:val="left"/>
      </w:pPr>
      <w:r>
        <w:rPr>
          <w:rStyle w:val="CommentReference"/>
        </w:rPr>
        <w:annotationRef/>
      </w:r>
      <w:r>
        <w:t>I have added the screenshots requested.</w:t>
      </w:r>
    </w:p>
  </w:comment>
  <w:comment w:id="488" w:author="Akila BALAKRISHNAN from.OPTIMUM (MAS)" w:date="2025-12-13T22:43:00Z" w:initials="ABf(">
    <w:p w14:paraId="63B699EB" w14:textId="0B01B967" w:rsidR="006C7352" w:rsidRDefault="001853AE" w:rsidP="006C7352">
      <w:pPr>
        <w:pStyle w:val="CommentText"/>
        <w:jc w:val="left"/>
      </w:pPr>
      <w:r>
        <w:rPr>
          <w:rStyle w:val="CommentReference"/>
        </w:rPr>
        <w:annotationRef/>
      </w:r>
      <w:r w:rsidR="006C7352">
        <w:t>@MDD - Can we display the page title similar to MAS Website in announcement details page too?</w:t>
      </w:r>
    </w:p>
    <w:p w14:paraId="6F3BB6FE" w14:textId="77777777" w:rsidR="006C7352" w:rsidRDefault="006C7352" w:rsidP="006C7352">
      <w:pPr>
        <w:pStyle w:val="CommentText"/>
        <w:jc w:val="left"/>
      </w:pPr>
      <w:r>
        <w:t xml:space="preserve">E.g.; </w:t>
      </w:r>
      <w:r>
        <w:rPr>
          <w:b/>
          <w:bCs/>
          <w:color w:val="4A4A4A"/>
          <w:highlight w:val="white"/>
        </w:rPr>
        <w:t>Announcement: BS25101F . 6-Month . T-bill (New)</w:t>
      </w:r>
    </w:p>
    <w:p w14:paraId="60E81A52" w14:textId="77777777" w:rsidR="006C7352" w:rsidRDefault="006C7352" w:rsidP="006C7352">
      <w:pPr>
        <w:pStyle w:val="CommentText"/>
        <w:jc w:val="left"/>
      </w:pPr>
    </w:p>
    <w:p w14:paraId="434692EE" w14:textId="77777777" w:rsidR="006C7352" w:rsidRDefault="006C7352" w:rsidP="006C7352">
      <w:pPr>
        <w:pStyle w:val="CommentText"/>
        <w:jc w:val="left"/>
      </w:pPr>
      <w:r>
        <w:rPr>
          <w:color w:val="4A4A4A"/>
          <w:highlight w:val="white"/>
        </w:rPr>
        <w:t>General format for Announcement:</w:t>
      </w:r>
    </w:p>
    <w:p w14:paraId="057F97D2" w14:textId="77777777" w:rsidR="006C7352" w:rsidRDefault="006C7352" w:rsidP="006C7352">
      <w:pPr>
        <w:pStyle w:val="CommentText"/>
        <w:jc w:val="left"/>
      </w:pPr>
    </w:p>
    <w:p w14:paraId="1435EA2C" w14:textId="77777777" w:rsidR="006C7352" w:rsidRDefault="006C7352" w:rsidP="006C7352">
      <w:pPr>
        <w:pStyle w:val="CommentText"/>
        <w:jc w:val="left"/>
      </w:pPr>
      <w:r>
        <w:rPr>
          <w:color w:val="4A4A4A"/>
          <w:highlight w:val="white"/>
        </w:rPr>
        <w:t xml:space="preserve">Announcement: </w:t>
      </w:r>
      <w:r>
        <w:t>&lt;issue code&gt; . &lt;tenor&gt; . &lt;security type (New/Reopen)&gt;</w:t>
      </w:r>
      <w:r>
        <w:rPr>
          <w:color w:val="000000"/>
        </w:rPr>
        <w:t>  . &lt;SGS type&gt;</w:t>
      </w:r>
    </w:p>
  </w:comment>
  <w:comment w:id="489" w:author="Jasmine WL TEO (MAS)" w:date="2025-12-16T09:53:00Z" w:initials="JT">
    <w:p w14:paraId="14A48010" w14:textId="77777777" w:rsidR="00DE637D" w:rsidRDefault="00DE637D" w:rsidP="00DE637D">
      <w:pPr>
        <w:pStyle w:val="CommentText"/>
        <w:jc w:val="left"/>
      </w:pPr>
      <w:r>
        <w:rPr>
          <w:rStyle w:val="CommentReference"/>
        </w:rPr>
        <w:annotationRef/>
      </w:r>
      <w:r>
        <w:t>Propose to display the Title as:</w:t>
      </w:r>
    </w:p>
    <w:p w14:paraId="6D446C96" w14:textId="77777777" w:rsidR="00DE637D" w:rsidRDefault="00DE637D" w:rsidP="00DE637D">
      <w:pPr>
        <w:pStyle w:val="CommentText"/>
        <w:jc w:val="left"/>
      </w:pPr>
      <w:r>
        <w:t>Announcement for &lt;issue code&gt; . &lt;tenor&gt; . &lt;security type (New/Reopen)&gt;</w:t>
      </w:r>
      <w:r>
        <w:rPr>
          <w:color w:val="000000"/>
        </w:rPr>
        <w:t>  . &lt;SGS type</w:t>
      </w:r>
    </w:p>
  </w:comment>
  <w:comment w:id="490" w:author="Eugene CHEONG from.TOPPAN (MAS)" w:date="2025-12-26T12:09:00Z" w:initials="EC">
    <w:p w14:paraId="4621C0D4" w14:textId="77777777" w:rsidR="008B592A" w:rsidRDefault="008B592A" w:rsidP="008B592A">
      <w:pPr>
        <w:pStyle w:val="CommentText"/>
        <w:jc w:val="left"/>
      </w:pPr>
      <w:r>
        <w:rPr>
          <w:rStyle w:val="CommentReference"/>
        </w:rPr>
        <w:annotationRef/>
      </w:r>
      <w:r>
        <w:t>I have amended based on Jasmine’s proposal.</w:t>
      </w:r>
      <w:r>
        <w:br/>
      </w:r>
      <w:r>
        <w:br/>
        <w:t>Please confirm if (1) the new/reopen should be displayed for all security types as per the samples provided and (2) the SGS Type values can be displayed as “MD”, “Infra”, or “Green (Infra)” using the existing SGS types as an example.</w:t>
      </w:r>
    </w:p>
  </w:comment>
  <w:comment w:id="491" w:author="Jasmine WL TEO (MAS)" w:date="2026-01-13T08:57:00Z" w:initials="JT">
    <w:p w14:paraId="3F092869" w14:textId="77777777" w:rsidR="00BA72A9" w:rsidRDefault="00BA5A0A" w:rsidP="00BA72A9">
      <w:pPr>
        <w:pStyle w:val="CommentText"/>
        <w:numPr>
          <w:ilvl w:val="0"/>
          <w:numId w:val="33"/>
        </w:numPr>
        <w:jc w:val="left"/>
      </w:pPr>
      <w:r>
        <w:rPr>
          <w:rStyle w:val="CommentReference"/>
        </w:rPr>
        <w:annotationRef/>
      </w:r>
      <w:r w:rsidR="00BA72A9">
        <w:t>New/Reopen will be displayed for SGS (Bonds)</w:t>
      </w:r>
    </w:p>
    <w:p w14:paraId="73401BCF" w14:textId="77777777" w:rsidR="00BA72A9" w:rsidRDefault="00BA72A9" w:rsidP="00BA72A9">
      <w:pPr>
        <w:pStyle w:val="CommentText"/>
        <w:numPr>
          <w:ilvl w:val="0"/>
          <w:numId w:val="33"/>
        </w:numPr>
        <w:jc w:val="left"/>
      </w:pPr>
      <w:r>
        <w:t>SGS Type values to be displayed as SGS(MD), SGS(Infra), Green SGS(Infra).</w:t>
      </w:r>
    </w:p>
  </w:comment>
  <w:comment w:id="529" w:author="Han Xie CHAI (MAS)" w:date="2026-01-12T15:37:00Z" w:initials="HC">
    <w:p w14:paraId="3E23F36F" w14:textId="48CD5C5A" w:rsidR="00B929AA" w:rsidRDefault="00B929AA" w:rsidP="00B929AA">
      <w:pPr>
        <w:pStyle w:val="CommentText"/>
        <w:jc w:val="left"/>
      </w:pPr>
      <w:r>
        <w:rPr>
          <w:rStyle w:val="CommentReference"/>
        </w:rPr>
        <w:annotationRef/>
      </w:r>
      <w:r>
        <w:t>This is only needed for SGS</w:t>
      </w:r>
    </w:p>
  </w:comment>
  <w:comment w:id="532" w:author="Han Xie CHAI (MAS)" w:date="2025-12-16T14:09:00Z" w:initials="HC">
    <w:p w14:paraId="7A4DF593" w14:textId="05A4A53C" w:rsidR="00F615CA" w:rsidRDefault="00F615CA" w:rsidP="00F615CA">
      <w:pPr>
        <w:pStyle w:val="CommentText"/>
        <w:jc w:val="left"/>
      </w:pPr>
      <w:r>
        <w:rPr>
          <w:rStyle w:val="CommentReference"/>
        </w:rPr>
        <w:annotationRef/>
      </w:r>
      <w:r>
        <w:t>Can this progress indicator move backwards, or is it only meant for BAU? E.g., if we make edits to the announcement after publication, does this go back to pending approval?</w:t>
      </w:r>
    </w:p>
  </w:comment>
  <w:comment w:id="533" w:author="Eugene CHEONG from.TOPPAN (MAS)" w:date="2025-12-26T12:14:00Z" w:initials="EC">
    <w:p w14:paraId="3657B34B" w14:textId="77777777" w:rsidR="008B592A" w:rsidRDefault="008B592A" w:rsidP="008B592A">
      <w:pPr>
        <w:pStyle w:val="CommentText"/>
        <w:jc w:val="left"/>
      </w:pPr>
      <w:r>
        <w:rPr>
          <w:rStyle w:val="CommentReference"/>
        </w:rPr>
        <w:annotationRef/>
      </w:r>
      <w:r>
        <w:t>This progress indicator is based on the current status of the announcement. Based on the example provided, it will also go back to pending approval. Is this behaviour aligned with MDD’s expectation?</w:t>
      </w:r>
    </w:p>
  </w:comment>
  <w:comment w:id="534" w:author="Han Xie CHAI (MAS)" w:date="2026-01-09T17:20:00Z" w:initials="HC">
    <w:p w14:paraId="7E3E7272" w14:textId="77777777" w:rsidR="00220A1C" w:rsidRDefault="00220A1C" w:rsidP="00220A1C">
      <w:pPr>
        <w:pStyle w:val="CommentText"/>
        <w:jc w:val="left"/>
      </w:pPr>
      <w:r>
        <w:rPr>
          <w:rStyle w:val="CommentReference"/>
        </w:rPr>
        <w:annotationRef/>
      </w:r>
      <w:r>
        <w:t>@MDD, I thought this is ok. We would want to avoid the scenario where the train remains at Published, but actually something is pending approval or pending MEPS+.</w:t>
      </w:r>
    </w:p>
  </w:comment>
  <w:comment w:id="535" w:author="Akila BALAKRISHNAN from.OPTIMUM (MAS)" w:date="2026-01-05T13:57:00Z" w:initials="AB">
    <w:p w14:paraId="15C90A6D" w14:textId="0B47C49F" w:rsidR="00D87F55" w:rsidRDefault="00D87F55" w:rsidP="00D87F55">
      <w:pPr>
        <w:pStyle w:val="CommentText"/>
        <w:jc w:val="left"/>
      </w:pPr>
      <w:r>
        <w:rPr>
          <w:rStyle w:val="CommentReference"/>
        </w:rPr>
        <w:annotationRef/>
      </w:r>
      <w:r>
        <w:t>The first status of the progress indicator here and in the wireframe is not in sync.</w:t>
      </w:r>
    </w:p>
    <w:p w14:paraId="5CA1C6B8" w14:textId="77777777" w:rsidR="00D87F55" w:rsidRDefault="00D87F55" w:rsidP="00D87F55">
      <w:pPr>
        <w:pStyle w:val="CommentText"/>
        <w:jc w:val="left"/>
      </w:pPr>
    </w:p>
    <w:p w14:paraId="455179DA" w14:textId="77777777" w:rsidR="00D87F55" w:rsidRDefault="00D87F55" w:rsidP="00D87F55">
      <w:pPr>
        <w:pStyle w:val="CommentText"/>
        <w:jc w:val="left"/>
      </w:pPr>
      <w:r>
        <w:t>In all wireframe it is “Create draft announcement”.</w:t>
      </w:r>
    </w:p>
    <w:p w14:paraId="61BC8772" w14:textId="77777777" w:rsidR="00D87F55" w:rsidRDefault="00D87F55" w:rsidP="00D87F55">
      <w:pPr>
        <w:pStyle w:val="CommentText"/>
        <w:jc w:val="left"/>
      </w:pPr>
    </w:p>
    <w:p w14:paraId="1A45C80B" w14:textId="77777777" w:rsidR="00D87F55" w:rsidRDefault="00D87F55" w:rsidP="00D87F55">
      <w:pPr>
        <w:pStyle w:val="CommentText"/>
        <w:jc w:val="left"/>
      </w:pPr>
      <w:r>
        <w:t>Please update the wireframe with the correct status.</w:t>
      </w:r>
    </w:p>
  </w:comment>
  <w:comment w:id="539" w:author="Akila BALAKRISHNAN from.OPTIMUM (MAS)" w:date="2025-12-13T21:10:00Z" w:initials="ABf(">
    <w:p w14:paraId="0860DDA0" w14:textId="0DDC0D5F" w:rsidR="00447F04" w:rsidRDefault="00447F04" w:rsidP="00622AD9">
      <w:pPr>
        <w:pStyle w:val="CommentText"/>
        <w:jc w:val="left"/>
      </w:pPr>
      <w:r>
        <w:rPr>
          <w:rStyle w:val="CommentReference"/>
        </w:rPr>
        <w:annotationRef/>
      </w:r>
      <w:r>
        <w:t>@MDD - Can we have an alert or notification implemented to inform users whenever security information within an announcement is updated, that the issuance calendar data must be manually updated?</w:t>
      </w:r>
    </w:p>
  </w:comment>
  <w:comment w:id="540" w:author="Han Xie CHAI (MAS)" w:date="2026-01-12T16:00:00Z" w:initials="HC">
    <w:p w14:paraId="442BEB9D" w14:textId="77777777" w:rsidR="003F06CF" w:rsidRDefault="003F06CF" w:rsidP="003F06CF">
      <w:pPr>
        <w:pStyle w:val="CommentText"/>
        <w:jc w:val="left"/>
      </w:pPr>
      <w:r>
        <w:rPr>
          <w:rStyle w:val="CommentReference"/>
        </w:rPr>
        <w:annotationRef/>
      </w:r>
      <w:r>
        <w:t>[Placeholder] We should ensure consistency of the fields, validations, remarks across all FSDs (e.g., with issuance calendar).</w:t>
      </w:r>
    </w:p>
  </w:comment>
  <w:comment w:id="574" w:author="Akila BALAKRISHNAN from.OPTIMUM (MAS)" w:date="2025-12-12T14:53:00Z" w:initials="ABf(">
    <w:p w14:paraId="646C385D" w14:textId="41CC3E1C" w:rsidR="00191FB1" w:rsidRDefault="00191FB1">
      <w:pPr>
        <w:pStyle w:val="CommentText"/>
        <w:jc w:val="left"/>
      </w:pPr>
      <w:r>
        <w:rPr>
          <w:rStyle w:val="CommentReference"/>
        </w:rPr>
        <w:annotationRef/>
      </w:r>
      <w:r>
        <w:t>What is the difference between "SGS Type" and "Security Subtype" listed in next row?</w:t>
      </w:r>
    </w:p>
    <w:p w14:paraId="26BB2EBD" w14:textId="77777777" w:rsidR="00191FB1" w:rsidRDefault="00191FB1">
      <w:pPr>
        <w:pStyle w:val="CommentText"/>
        <w:jc w:val="left"/>
      </w:pPr>
    </w:p>
    <w:p w14:paraId="693D53EC" w14:textId="77777777" w:rsidR="00191FB1" w:rsidRDefault="00191FB1" w:rsidP="005A51E3">
      <w:pPr>
        <w:pStyle w:val="CommentText"/>
        <w:jc w:val="left"/>
      </w:pPr>
      <w:r>
        <w:t>"SGS Type" value will be available in SGS Bonds issuance calendar and should be pre-populated from the issuance calendar data.</w:t>
      </w:r>
    </w:p>
  </w:comment>
  <w:comment w:id="575" w:author="Eugene CHEONG from.TOPPAN (MAS)" w:date="2025-12-23T17:30:00Z" w:initials="EC">
    <w:p w14:paraId="05976DBB" w14:textId="77777777" w:rsidR="004153FF" w:rsidRDefault="00950133" w:rsidP="004153FF">
      <w:pPr>
        <w:pStyle w:val="CommentText"/>
        <w:jc w:val="left"/>
      </w:pPr>
      <w:r>
        <w:rPr>
          <w:rStyle w:val="CommentReference"/>
        </w:rPr>
        <w:annotationRef/>
      </w:r>
      <w:r w:rsidR="004153FF">
        <w:t>It is in consideration for securities created based on SGS Bonds, we should have a generic name for this field.</w:t>
      </w:r>
    </w:p>
  </w:comment>
  <w:comment w:id="577" w:author="Sophia TAN (MAS)" w:date="2026-01-13T16:11:00Z" w:initials="ST">
    <w:p w14:paraId="10C8932E" w14:textId="77777777" w:rsidR="00DA5A7B" w:rsidRDefault="00DA5A7B" w:rsidP="00DA5A7B">
      <w:pPr>
        <w:pStyle w:val="CommentText"/>
        <w:jc w:val="left"/>
      </w:pPr>
      <w:r>
        <w:rPr>
          <w:rStyle w:val="CommentReference"/>
        </w:rPr>
        <w:annotationRef/>
      </w:r>
      <w:r>
        <w:t>As announcement is created from issuance calendar, is the reason why these fields come with dropdown selection type for the purpose of allowing Announcement maker to edit? @MDD - to confirm the intention is for these fields to be editable? Or for only specific fields - eg. Issuance size, to be editable. The rest are pre-filled with info from issuance calendar and greyed out.</w:t>
      </w:r>
    </w:p>
  </w:comment>
  <w:comment w:id="579" w:author="Han Xie CHAI (MAS)" w:date="2025-12-16T14:16:00Z" w:initials="HC">
    <w:p w14:paraId="21B71D5F" w14:textId="268C5D12" w:rsidR="00F615CA" w:rsidRDefault="00F615CA" w:rsidP="00F615CA">
      <w:pPr>
        <w:pStyle w:val="CommentText"/>
        <w:jc w:val="left"/>
      </w:pPr>
      <w:r>
        <w:rPr>
          <w:rStyle w:val="CommentReference"/>
        </w:rPr>
        <w:annotationRef/>
      </w:r>
      <w:r>
        <w:t>To be consistent across FSD. For the issuance calendar FSD, fields only mandatory to certain security types still had the hard validations mentioned. If we want to be clear, we can add the criteria in the rules.</w:t>
      </w:r>
    </w:p>
  </w:comment>
  <w:comment w:id="580" w:author="Eugene CHEONG from.TOPPAN (MAS)" w:date="2025-12-26T13:11:00Z" w:initials="EC">
    <w:p w14:paraId="2433AB25" w14:textId="77777777" w:rsidR="0067796F" w:rsidRDefault="0067796F" w:rsidP="0067796F">
      <w:pPr>
        <w:pStyle w:val="CommentText"/>
        <w:jc w:val="left"/>
      </w:pPr>
      <w:r>
        <w:rPr>
          <w:rStyle w:val="CommentReference"/>
        </w:rPr>
        <w:annotationRef/>
      </w:r>
      <w:r>
        <w:t>Noted on the how to detail validations for specific security types, in line with the issuance calendar FSD.</w:t>
      </w:r>
    </w:p>
  </w:comment>
  <w:comment w:id="589" w:author="Eugene CHEONG from.TOPPAN (MAS)" w:date="2025-12-31T09:19:00Z" w:initials="EC">
    <w:p w14:paraId="6C3FA4C4" w14:textId="77777777" w:rsidR="00BA583B" w:rsidRDefault="00BA583B" w:rsidP="00BA583B">
      <w:pPr>
        <w:pStyle w:val="CommentText"/>
        <w:jc w:val="left"/>
      </w:pPr>
      <w:r>
        <w:rPr>
          <w:rStyle w:val="CommentReference"/>
        </w:rPr>
        <w:annotationRef/>
      </w:r>
      <w:r>
        <w:t>I will use such phrasing if the new security types that are created will have different behaviour/logic than the original.</w:t>
      </w:r>
      <w:r>
        <w:br/>
      </w:r>
      <w:r>
        <w:br/>
        <w:t>Otherwise, to minimise duplication of information, we assume that validations and remarks etc. will apply based on the security type it is created in unless indicated otherwise. For example, if it is a required field for SGS Bond, it will apply to security types created based on SGS bonds also.</w:t>
      </w:r>
    </w:p>
  </w:comment>
  <w:comment w:id="590" w:author="Han Xie CHAI (MAS)" w:date="2026-01-12T15:47:00Z" w:initials="HC">
    <w:p w14:paraId="77AFD999" w14:textId="77777777" w:rsidR="000C7F10" w:rsidRDefault="000C7F10" w:rsidP="000C7F10">
      <w:pPr>
        <w:pStyle w:val="CommentText"/>
        <w:jc w:val="left"/>
      </w:pPr>
      <w:r>
        <w:rPr>
          <w:rStyle w:val="CommentReference"/>
        </w:rPr>
        <w:annotationRef/>
      </w:r>
      <w:r>
        <w:t>I think this phrasing is confusing. While it is true that the template is based on SGS bonds, it may not be intuitive for a layman. Suggest to focus on whether the security has subtype or not, or even consider removing subtypes other than SGS type.</w:t>
      </w:r>
    </w:p>
  </w:comment>
  <w:comment w:id="609" w:author="Han Xie CHAI (MAS)" w:date="2026-01-12T16:21:00Z" w:initials="HC">
    <w:p w14:paraId="08CB9784" w14:textId="77777777" w:rsidR="00A278A4" w:rsidRDefault="00A278A4" w:rsidP="00A278A4">
      <w:pPr>
        <w:pStyle w:val="CommentText"/>
        <w:jc w:val="left"/>
      </w:pPr>
      <w:r>
        <w:rPr>
          <w:rStyle w:val="CommentReference"/>
        </w:rPr>
        <w:annotationRef/>
      </w:r>
      <w:r>
        <w:t>As mentioned in the Issuance Calendar FSD, CMTB’s tenor is not fixed. Hence it may require special treatment.</w:t>
      </w:r>
    </w:p>
  </w:comment>
  <w:comment w:id="626" w:author="Sharmaine TAN (MAS)" w:date="2026-01-12T18:43:00Z" w:initials="ST">
    <w:p w14:paraId="4054516F" w14:textId="77777777" w:rsidR="008929A2" w:rsidRDefault="008929A2" w:rsidP="008929A2">
      <w:pPr>
        <w:pStyle w:val="CommentText"/>
        <w:jc w:val="left"/>
      </w:pPr>
      <w:r>
        <w:rPr>
          <w:rStyle w:val="CommentReference"/>
        </w:rPr>
        <w:annotationRef/>
      </w:r>
      <w:r>
        <w:rPr>
          <w:color w:val="454953"/>
          <w:highlight w:val="white"/>
        </w:rPr>
        <w:t xml:space="preserve">Since users will update at Announcement, if the issue code is a non-benchmark issue, will this be concurrently updated in the Issuance Calendar upon announcement publication ? </w:t>
      </w:r>
    </w:p>
  </w:comment>
  <w:comment w:id="627" w:author="Jasmine WL TEO (MAS)" w:date="2026-01-13T09:05:00Z" w:initials="JT">
    <w:p w14:paraId="1612AA36" w14:textId="77777777" w:rsidR="00AD3B1B" w:rsidRDefault="00AD3B1B" w:rsidP="00AD3B1B">
      <w:pPr>
        <w:pStyle w:val="CommentText"/>
        <w:jc w:val="left"/>
      </w:pPr>
      <w:r>
        <w:rPr>
          <w:rStyle w:val="CommentReference"/>
        </w:rPr>
        <w:annotationRef/>
      </w:r>
      <w:r>
        <w:t>Benchmarks indicator will be decided on bond announcement day and updated in issuance calendar and should flow to announcement on announcement day.</w:t>
      </w:r>
    </w:p>
  </w:comment>
  <w:comment w:id="628" w:author="Sophia TAN (MAS)" w:date="2026-01-13T16:17:00Z" w:initials="ST">
    <w:p w14:paraId="780EDC1D" w14:textId="77777777" w:rsidR="006D2B36" w:rsidRDefault="006D2B36" w:rsidP="006D2B36">
      <w:pPr>
        <w:pStyle w:val="CommentText"/>
        <w:jc w:val="left"/>
      </w:pPr>
      <w:r>
        <w:rPr>
          <w:rStyle w:val="CommentReference"/>
        </w:rPr>
        <w:annotationRef/>
      </w:r>
      <w:r>
        <w:t>Is this field to be termed “Benchmark” or “Benchmark Indicator”? Wireframe shows as benchmark indicator.</w:t>
      </w:r>
    </w:p>
  </w:comment>
  <w:comment w:id="674" w:author="Eugene CHEONG from.TOPPAN (MAS)" w:date="2025-12-31T09:23:00Z" w:initials="EC">
    <w:p w14:paraId="63498815" w14:textId="5269FCE2" w:rsidR="00067962" w:rsidRDefault="00067962" w:rsidP="00067962">
      <w:pPr>
        <w:pStyle w:val="CommentText"/>
        <w:jc w:val="left"/>
      </w:pPr>
      <w:r>
        <w:rPr>
          <w:rStyle w:val="CommentReference"/>
        </w:rPr>
        <w:annotationRef/>
      </w:r>
      <w:r>
        <w:t>@Akila, based on your comments on Teams, I have instead referenced the parameter settings in this manner. If this is ok, please resolve this comment.</w:t>
      </w:r>
    </w:p>
  </w:comment>
  <w:comment w:id="675" w:author="Akila BALAKRISHNAN from.OPTIMUM (MAS)" w:date="2026-01-06T10:30:00Z" w:initials="AB">
    <w:p w14:paraId="009D0E7E" w14:textId="77777777" w:rsidR="001F5568" w:rsidRDefault="001F5568" w:rsidP="001F5568">
      <w:pPr>
        <w:pStyle w:val="CommentText"/>
        <w:jc w:val="left"/>
      </w:pPr>
      <w:r>
        <w:rPr>
          <w:rStyle w:val="CommentReference"/>
        </w:rPr>
        <w:annotationRef/>
      </w:r>
      <w:r>
        <w:t>The correct parameter setting field name should be added here.</w:t>
      </w:r>
    </w:p>
    <w:p w14:paraId="1B2C6927" w14:textId="77777777" w:rsidR="001F5568" w:rsidRDefault="001F5568" w:rsidP="001F5568">
      <w:pPr>
        <w:pStyle w:val="CommentText"/>
        <w:jc w:val="left"/>
      </w:pPr>
      <w:r>
        <w:t xml:space="preserve">Also SSB should be validated as we have the param settings defined for SSB allotment date. </w:t>
      </w:r>
    </w:p>
  </w:comment>
  <w:comment w:id="708" w:author="Jasmine WL TEO (MAS)" w:date="2025-12-16T18:40:00Z" w:initials="JT">
    <w:p w14:paraId="410C1F5F" w14:textId="04457F98" w:rsidR="00A52400" w:rsidRDefault="00A52400" w:rsidP="009C58CE">
      <w:pPr>
        <w:pStyle w:val="CommentText"/>
        <w:numPr>
          <w:ilvl w:val="0"/>
          <w:numId w:val="13"/>
        </w:numPr>
        <w:jc w:val="left"/>
      </w:pPr>
      <w:r>
        <w:rPr>
          <w:rStyle w:val="CommentReference"/>
        </w:rPr>
        <w:annotationRef/>
      </w:r>
      <w:r>
        <w:t>Where are the validation as per issuance calendar? E.g. issue date must be before maturity date. Auction date must be before or on issue date.</w:t>
      </w:r>
    </w:p>
    <w:p w14:paraId="018ED1F5" w14:textId="77777777" w:rsidR="00A52400" w:rsidRDefault="00A52400" w:rsidP="009C58CE">
      <w:pPr>
        <w:pStyle w:val="CommentText"/>
        <w:numPr>
          <w:ilvl w:val="0"/>
          <w:numId w:val="13"/>
        </w:numPr>
        <w:jc w:val="left"/>
      </w:pPr>
      <w:r>
        <w:t>Please add in auction date</w:t>
      </w:r>
    </w:p>
  </w:comment>
  <w:comment w:id="709" w:author="Eugene CHEONG from.TOPPAN (MAS)" w:date="2025-12-26T13:20:00Z" w:initials="EC">
    <w:p w14:paraId="16CD9169" w14:textId="77777777" w:rsidR="00A52400" w:rsidRDefault="00A52400" w:rsidP="00A52400">
      <w:pPr>
        <w:pStyle w:val="CommentText"/>
        <w:jc w:val="left"/>
      </w:pPr>
      <w:r>
        <w:rPr>
          <w:rStyle w:val="CommentReference"/>
        </w:rPr>
        <w:annotationRef/>
      </w:r>
      <w:r>
        <w:t>I have added the auction/allotment date and updated the validations for auction/allotment date, issue date, and maturity dates as specified in the issuance calendar.</w:t>
      </w:r>
    </w:p>
  </w:comment>
  <w:comment w:id="757" w:author="Eugene CHEONG from.TOPPAN (MAS)" w:date="2025-12-02T16:18:00Z" w:initials="EC">
    <w:p w14:paraId="6EE54DEB" w14:textId="3C47DA2E" w:rsidR="00A52400" w:rsidRDefault="00A52400" w:rsidP="002A4108">
      <w:pPr>
        <w:pStyle w:val="CommentText"/>
        <w:jc w:val="left"/>
      </w:pPr>
      <w:r>
        <w:rPr>
          <w:rStyle w:val="CommentReference"/>
        </w:rPr>
        <w:annotationRef/>
      </w:r>
      <w:r>
        <w:t>Han Xie: We may not need Z for a soft validation.</w:t>
      </w:r>
    </w:p>
  </w:comment>
  <w:comment w:id="758" w:author="Eugene CHEONG from.TOPPAN (MAS)" w:date="2025-12-02T16:19:00Z" w:initials="EC">
    <w:p w14:paraId="6DEB28A1" w14:textId="77777777" w:rsidR="00A52400" w:rsidRDefault="00A52400" w:rsidP="002A4108">
      <w:pPr>
        <w:pStyle w:val="CommentText"/>
        <w:jc w:val="left"/>
      </w:pPr>
      <w:r>
        <w:rPr>
          <w:rStyle w:val="CommentReference"/>
        </w:rPr>
        <w:annotationRef/>
      </w:r>
      <w:r>
        <w:t>If not required, suggest to remove as Z is a strict criteria which may result in more warnings being displayed.</w:t>
      </w:r>
    </w:p>
  </w:comment>
  <w:comment w:id="759" w:author="Han Xie CHAI (MAS)" w:date="2025-12-11T10:54:00Z" w:initials="HC">
    <w:p w14:paraId="718296DB" w14:textId="77777777" w:rsidR="00A52400" w:rsidRDefault="00A52400" w:rsidP="006E6BAB">
      <w:pPr>
        <w:pStyle w:val="CommentText"/>
        <w:jc w:val="left"/>
      </w:pPr>
      <w:r>
        <w:rPr>
          <w:rStyle w:val="CommentReference"/>
        </w:rPr>
        <w:annotationRef/>
      </w:r>
      <w:r>
        <w:t>Given that Zs are already generated by the algorithm and the need to adjust Z compared to day of week is much much lesser, there is not much value in validating Z again.</w:t>
      </w:r>
    </w:p>
  </w:comment>
  <w:comment w:id="760" w:author="Eugene CHEONG from.TOPPAN (MAS)" w:date="2025-12-18T13:49:00Z" w:initials="EC">
    <w:p w14:paraId="39E23ED4" w14:textId="77777777" w:rsidR="00A52400" w:rsidRDefault="00A52400" w:rsidP="00D17D0D">
      <w:pPr>
        <w:pStyle w:val="CommentText"/>
        <w:jc w:val="left"/>
      </w:pPr>
      <w:r>
        <w:rPr>
          <w:rStyle w:val="CommentReference"/>
        </w:rPr>
        <w:annotationRef/>
      </w:r>
      <w:r>
        <w:t>In that case, we do not validate for Z anymore.</w:t>
      </w:r>
    </w:p>
  </w:comment>
  <w:comment w:id="801" w:author="Akila BALAKRISHNAN from.OPTIMUM (MAS)" w:date="2026-01-13T14:42:00Z" w:initials="AB">
    <w:p w14:paraId="3122978F" w14:textId="77777777" w:rsidR="00834CDE" w:rsidRDefault="00834CDE" w:rsidP="00834CDE">
      <w:pPr>
        <w:pStyle w:val="CommentText"/>
        <w:jc w:val="left"/>
      </w:pPr>
      <w:r>
        <w:rPr>
          <w:rStyle w:val="CommentReference"/>
        </w:rPr>
        <w:annotationRef/>
      </w:r>
      <w:r>
        <w:t>Copied from issuance calendar FSD.</w:t>
      </w:r>
    </w:p>
    <w:p w14:paraId="171D2796" w14:textId="77777777" w:rsidR="00834CDE" w:rsidRDefault="00834CDE" w:rsidP="00834CDE">
      <w:pPr>
        <w:pStyle w:val="CommentText"/>
        <w:jc w:val="left"/>
      </w:pPr>
      <w:r>
        <w:t>There is no param config defined for maturity date computation for SSB and New SGS Bonds.</w:t>
      </w:r>
    </w:p>
    <w:p w14:paraId="52A4FC1F" w14:textId="77777777" w:rsidR="00834CDE" w:rsidRDefault="00834CDE" w:rsidP="00834CDE">
      <w:pPr>
        <w:pStyle w:val="CommentText"/>
        <w:jc w:val="left"/>
      </w:pPr>
      <w:r>
        <w:t>@TECQ - Please check once and confirm.</w:t>
      </w:r>
    </w:p>
  </w:comment>
  <w:comment w:id="849" w:author="Sophia TAN (MAS)" w:date="2026-01-13T16:20:00Z" w:initials="ST">
    <w:p w14:paraId="78BA2178" w14:textId="77777777" w:rsidR="006D2B36" w:rsidRDefault="006D2B36" w:rsidP="006D2B36">
      <w:pPr>
        <w:pStyle w:val="CommentText"/>
        <w:jc w:val="left"/>
      </w:pPr>
      <w:r>
        <w:rPr>
          <w:rStyle w:val="CommentReference"/>
        </w:rPr>
        <w:annotationRef/>
      </w:r>
      <w:r>
        <w:t>Screenshot at wireframe to be updated? Did not catch this Closing date field in the screenshot for SSB.</w:t>
      </w:r>
    </w:p>
  </w:comment>
  <w:comment w:id="862" w:author="Akila BALAKRISHNAN from.OPTIMUM (MAS)" w:date="2025-12-26T11:52:00Z" w:initials="AB">
    <w:p w14:paraId="22B6D4F8" w14:textId="2BCA37E5" w:rsidR="00EA19BD" w:rsidRDefault="00EA19BD" w:rsidP="00444399">
      <w:pPr>
        <w:pStyle w:val="CommentText"/>
        <w:jc w:val="left"/>
      </w:pPr>
      <w:r>
        <w:rPr>
          <w:rStyle w:val="CommentReference"/>
        </w:rPr>
        <w:annotationRef/>
      </w:r>
      <w:r>
        <w:t>Updated this as we hardcode the closing date logic to be one business day before allotment date.</w:t>
      </w:r>
    </w:p>
    <w:p w14:paraId="5B14F307" w14:textId="77777777" w:rsidR="00EA19BD" w:rsidRDefault="00EA19BD" w:rsidP="00444399">
      <w:pPr>
        <w:pStyle w:val="CommentText"/>
        <w:jc w:val="left"/>
      </w:pPr>
    </w:p>
    <w:p w14:paraId="4DBC3194" w14:textId="77777777" w:rsidR="00EA19BD" w:rsidRDefault="00EA19BD" w:rsidP="00444399">
      <w:pPr>
        <w:pStyle w:val="CommentText"/>
        <w:jc w:val="left"/>
      </w:pPr>
      <w:r>
        <w:t>Removed the configurable parameter in remarks since there will not be any param defined for closing date.</w:t>
      </w:r>
    </w:p>
  </w:comment>
  <w:comment w:id="863" w:author="Jasmine WL TEO (MAS)" w:date="2026-01-08T14:16:00Z" w:initials="JT">
    <w:p w14:paraId="47C6D308" w14:textId="77777777" w:rsidR="00EA19BD" w:rsidRDefault="00EA19BD" w:rsidP="00241DF5">
      <w:pPr>
        <w:pStyle w:val="CommentText"/>
        <w:jc w:val="left"/>
      </w:pPr>
      <w:r>
        <w:rPr>
          <w:rStyle w:val="CommentReference"/>
        </w:rPr>
        <w:annotationRef/>
      </w:r>
      <w:r>
        <w:t xml:space="preserve">Ok. </w:t>
      </w:r>
    </w:p>
  </w:comment>
  <w:comment w:id="871" w:author="Jasmine WL TEO (MAS)" w:date="2025-12-16T18:47:00Z" w:initials="JT">
    <w:p w14:paraId="1BA9794E" w14:textId="77777777" w:rsidR="009C58CE" w:rsidRDefault="007B64BB" w:rsidP="009C58CE">
      <w:pPr>
        <w:pStyle w:val="CommentText"/>
        <w:jc w:val="left"/>
      </w:pPr>
      <w:r>
        <w:rPr>
          <w:rStyle w:val="CommentReference"/>
        </w:rPr>
        <w:annotationRef/>
      </w:r>
      <w:r w:rsidR="009C58CE">
        <w:t>Text or numeric?</w:t>
      </w:r>
    </w:p>
    <w:p w14:paraId="7C3F28A3" w14:textId="77777777" w:rsidR="009C58CE" w:rsidRDefault="009C58CE" w:rsidP="009C58CE">
      <w:pPr>
        <w:pStyle w:val="CommentText"/>
        <w:jc w:val="left"/>
      </w:pPr>
      <w:r>
        <w:t>Or we should put Validation as Must be numeric. Please change for all numeric input fields.</w:t>
      </w:r>
    </w:p>
  </w:comment>
  <w:comment w:id="872" w:author="Han Xie CHAI (MAS)" w:date="2025-12-17T10:39:00Z" w:initials="HC">
    <w:p w14:paraId="5A531469" w14:textId="77777777" w:rsidR="000A2B01" w:rsidRDefault="000A2B01" w:rsidP="000A2B01">
      <w:pPr>
        <w:pStyle w:val="CommentText"/>
        <w:jc w:val="left"/>
      </w:pPr>
      <w:r>
        <w:rPr>
          <w:rStyle w:val="CommentReference"/>
        </w:rPr>
        <w:annotationRef/>
      </w:r>
      <w:r>
        <w:t>@TECQ, please check for the remaining fields that should be numeric but are listed as Text.</w:t>
      </w:r>
    </w:p>
  </w:comment>
  <w:comment w:id="873" w:author="Eugene CHEONG from.TOPPAN (MAS)" w:date="2025-12-26T13:21:00Z" w:initials="EC">
    <w:p w14:paraId="733835F5" w14:textId="77777777" w:rsidR="00A52400" w:rsidRDefault="00A52400" w:rsidP="00A52400">
      <w:pPr>
        <w:pStyle w:val="CommentText"/>
        <w:jc w:val="left"/>
      </w:pPr>
      <w:r>
        <w:rPr>
          <w:rStyle w:val="CommentReference"/>
        </w:rPr>
        <w:annotationRef/>
      </w:r>
      <w:r>
        <w:t>It would have to be a text field and not a numeric field for fields which support large denomination shortcuts.</w:t>
      </w:r>
    </w:p>
  </w:comment>
  <w:comment w:id="874" w:author="Akila BALAKRISHNAN from.OPTIMUM (MAS)" w:date="2025-12-13T21:37:00Z" w:initials="ABf(">
    <w:p w14:paraId="39E93739" w14:textId="7B116193" w:rsidR="008858D4" w:rsidRDefault="008858D4">
      <w:pPr>
        <w:pStyle w:val="CommentText"/>
        <w:jc w:val="left"/>
      </w:pPr>
      <w:r>
        <w:rPr>
          <w:rStyle w:val="CommentReference"/>
        </w:rPr>
        <w:annotationRef/>
      </w:r>
      <w:r>
        <w:t>@MDD - Changed the max length to 13 from 12 to sync with the MEPS+ max length.</w:t>
      </w:r>
    </w:p>
    <w:p w14:paraId="178F01A3" w14:textId="36B6244E" w:rsidR="008858D4" w:rsidRDefault="008858D4" w:rsidP="00FF0A45">
      <w:pPr>
        <w:pStyle w:val="CommentText"/>
        <w:jc w:val="left"/>
      </w:pPr>
      <w:r>
        <w:rPr>
          <w:noProof/>
        </w:rPr>
        <w:drawing>
          <wp:inline distT="0" distB="0" distL="0" distR="0" wp14:anchorId="049B8813" wp14:editId="2EF10EAA">
            <wp:extent cx="5512083" cy="260363"/>
            <wp:effectExtent l="0" t="0" r="0" b="6350"/>
            <wp:docPr id="1504373163" name="Picture 15043731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pic:cNvPicPr/>
                  </pic:nvPicPr>
                  <pic:blipFill>
                    <a:blip r:embed="rId1">
                      <a:extLst>
                        <a:ext uri="{28A0092B-C50C-407E-A947-70E740481C1C}">
                          <a14:useLocalDpi xmlns:a14="http://schemas.microsoft.com/office/drawing/2010/main" val="0"/>
                        </a:ext>
                      </a:extLst>
                    </a:blip>
                    <a:stretch>
                      <a:fillRect/>
                    </a:stretch>
                  </pic:blipFill>
                  <pic:spPr>
                    <a:xfrm>
                      <a:off x="0" y="0"/>
                      <a:ext cx="5512083" cy="260363"/>
                    </a:xfrm>
                    <a:prstGeom prst="rect">
                      <a:avLst/>
                    </a:prstGeom>
                  </pic:spPr>
                </pic:pic>
              </a:graphicData>
            </a:graphic>
          </wp:inline>
        </w:drawing>
      </w:r>
    </w:p>
  </w:comment>
  <w:comment w:id="875" w:author="Jasmine WL TEO (MAS)" w:date="2025-12-16T18:44:00Z" w:initials="JT">
    <w:p w14:paraId="2AA6FC7F" w14:textId="77777777" w:rsidR="00B519C2" w:rsidRDefault="00B519C2" w:rsidP="00B519C2">
      <w:pPr>
        <w:pStyle w:val="CommentText"/>
        <w:jc w:val="left"/>
      </w:pPr>
      <w:r>
        <w:rPr>
          <w:rStyle w:val="CommentReference"/>
        </w:rPr>
        <w:annotationRef/>
      </w:r>
      <w:r>
        <w:t>OK. I removed the max value. Don’t think we need to value that it is below a certain amount.</w:t>
      </w:r>
    </w:p>
  </w:comment>
  <w:comment w:id="878" w:author="Akila BALAKRISHNAN from.OPTIMUM (MAS)" w:date="2025-12-13T21:37:00Z" w:initials="ABf(">
    <w:p w14:paraId="546394EA" w14:textId="77D591D2" w:rsidR="001853AE" w:rsidRDefault="00BE33AF">
      <w:pPr>
        <w:pStyle w:val="CommentText"/>
        <w:jc w:val="left"/>
      </w:pPr>
      <w:r>
        <w:rPr>
          <w:rStyle w:val="CommentReference"/>
        </w:rPr>
        <w:annotationRef/>
      </w:r>
      <w:r w:rsidR="001853AE">
        <w:t>@MDD - Changed the max length to 13 from 12 to sync with the MEPS+ max length.</w:t>
      </w:r>
    </w:p>
    <w:p w14:paraId="1A30F520" w14:textId="02550E3B" w:rsidR="001853AE" w:rsidRDefault="001853AE" w:rsidP="00E31BFF">
      <w:pPr>
        <w:pStyle w:val="CommentText"/>
        <w:jc w:val="left"/>
      </w:pPr>
      <w:r>
        <w:rPr>
          <w:noProof/>
        </w:rPr>
        <w:drawing>
          <wp:inline distT="0" distB="0" distL="0" distR="0" wp14:anchorId="140F9573" wp14:editId="0712F16E">
            <wp:extent cx="5537485" cy="266714"/>
            <wp:effectExtent l="0" t="0" r="6350" b="0"/>
            <wp:docPr id="1391836255" name="Picture 13918362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pic:cNvPicPr/>
                  </pic:nvPicPr>
                  <pic:blipFill>
                    <a:blip r:embed="rId2">
                      <a:extLst>
                        <a:ext uri="{28A0092B-C50C-407E-A947-70E740481C1C}">
                          <a14:useLocalDpi xmlns:a14="http://schemas.microsoft.com/office/drawing/2010/main" val="0"/>
                        </a:ext>
                      </a:extLst>
                    </a:blip>
                    <a:stretch>
                      <a:fillRect/>
                    </a:stretch>
                  </pic:blipFill>
                  <pic:spPr>
                    <a:xfrm>
                      <a:off x="0" y="0"/>
                      <a:ext cx="5537485" cy="266714"/>
                    </a:xfrm>
                    <a:prstGeom prst="rect">
                      <a:avLst/>
                    </a:prstGeom>
                  </pic:spPr>
                </pic:pic>
              </a:graphicData>
            </a:graphic>
          </wp:inline>
        </w:drawing>
      </w:r>
    </w:p>
  </w:comment>
  <w:comment w:id="879" w:author="Jasmine WL TEO (MAS)" w:date="2025-12-16T18:46:00Z" w:initials="JT">
    <w:p w14:paraId="75DD7B0A" w14:textId="77777777" w:rsidR="000578EE" w:rsidRDefault="000578EE" w:rsidP="000578EE">
      <w:pPr>
        <w:pStyle w:val="CommentText"/>
        <w:jc w:val="left"/>
      </w:pPr>
      <w:r>
        <w:rPr>
          <w:rStyle w:val="CommentReference"/>
        </w:rPr>
        <w:annotationRef/>
      </w:r>
      <w:r>
        <w:t>OK. I removed the max value. Don’t think we need to value that it is below a certain amount.</w:t>
      </w:r>
    </w:p>
  </w:comment>
  <w:comment w:id="884" w:author="Han Xie CHAI (MAS)" w:date="2025-12-16T14:24:00Z" w:initials="HC">
    <w:p w14:paraId="047182A1" w14:textId="189733D8" w:rsidR="0045410A" w:rsidRDefault="0045410A" w:rsidP="0045410A">
      <w:pPr>
        <w:pStyle w:val="CommentText"/>
        <w:jc w:val="left"/>
      </w:pPr>
      <w:r>
        <w:rPr>
          <w:rStyle w:val="CommentReference"/>
        </w:rPr>
        <w:annotationRef/>
      </w:r>
      <w:r>
        <w:t>Not sure if 0 or empty is better, as it may not be clear that empty means Nil or 0.</w:t>
      </w:r>
    </w:p>
  </w:comment>
  <w:comment w:id="885" w:author="Jasmine WL TEO (MAS)" w:date="2025-12-17T10:04:00Z" w:initials="JT">
    <w:p w14:paraId="2A023F71" w14:textId="77777777" w:rsidR="00716C9E" w:rsidRDefault="00716C9E" w:rsidP="00716C9E">
      <w:pPr>
        <w:pStyle w:val="CommentText"/>
        <w:jc w:val="left"/>
      </w:pPr>
      <w:r>
        <w:rPr>
          <w:rStyle w:val="CommentReference"/>
        </w:rPr>
        <w:annotationRef/>
      </w:r>
      <w:r>
        <w:t>Ok with 0.</w:t>
      </w:r>
    </w:p>
  </w:comment>
  <w:comment w:id="882" w:author="Jasmine WL TEO (MAS)" w:date="2026-01-12T16:39:00Z" w:initials="JT">
    <w:p w14:paraId="0873A120" w14:textId="77777777" w:rsidR="00605AD9" w:rsidRDefault="00605AD9" w:rsidP="00605AD9">
      <w:pPr>
        <w:pStyle w:val="CommentText"/>
        <w:jc w:val="left"/>
      </w:pPr>
      <w:r>
        <w:rPr>
          <w:rStyle w:val="CommentReference"/>
        </w:rPr>
        <w:annotationRef/>
      </w:r>
      <w:r>
        <w:t>Remove the default value. TECQ to note.</w:t>
      </w:r>
    </w:p>
  </w:comment>
  <w:comment w:id="904" w:author="Wilmond YANG (MAS)" w:date="2026-01-14T11:35:00Z" w:initials="WY">
    <w:p w14:paraId="7F9B0517" w14:textId="77777777" w:rsidR="004B758D" w:rsidRDefault="004B758D" w:rsidP="004B758D">
      <w:pPr>
        <w:pStyle w:val="CommentText"/>
        <w:jc w:val="left"/>
      </w:pPr>
      <w:r>
        <w:rPr>
          <w:rStyle w:val="CommentReference"/>
        </w:rPr>
        <w:annotationRef/>
      </w:r>
      <w:r>
        <w:t>Is this applicable to whole module regardless of VIEW or MAKE page?</w:t>
      </w:r>
      <w:r>
        <w:br/>
      </w:r>
      <w:r>
        <w:br/>
        <w:t>There might be a difference in the display rule and validation rule? (this might not be true anywhere) e.g. I allow input for up to 5 dp, but for display only round up to 2dp.</w:t>
      </w:r>
    </w:p>
  </w:comment>
  <w:comment w:id="905" w:author="Sharmaine TAN (MAS)" w:date="2025-12-10T12:25:00Z" w:initials="ST">
    <w:p w14:paraId="7AA51E49" w14:textId="1DEEC170" w:rsidR="00BB532F" w:rsidRDefault="00BB532F" w:rsidP="00BB532F">
      <w:pPr>
        <w:pStyle w:val="CommentText"/>
        <w:jc w:val="left"/>
      </w:pPr>
      <w:r>
        <w:rPr>
          <w:rStyle w:val="CommentReference"/>
        </w:rPr>
        <w:annotationRef/>
      </w:r>
      <w:r>
        <w:t xml:space="preserve">Omega will generate the prefilled coupon rates from data available when users creates the Announcement form for SSB ?  </w:t>
      </w:r>
    </w:p>
    <w:p w14:paraId="2B87CEEE" w14:textId="77777777" w:rsidR="00BB532F" w:rsidRDefault="00BB532F" w:rsidP="00BB532F">
      <w:pPr>
        <w:pStyle w:val="CommentText"/>
        <w:jc w:val="left"/>
      </w:pPr>
    </w:p>
    <w:p w14:paraId="141A5668" w14:textId="77777777" w:rsidR="00BB532F" w:rsidRDefault="00BB532F" w:rsidP="00BB532F">
      <w:pPr>
        <w:pStyle w:val="CommentText"/>
        <w:jc w:val="left"/>
      </w:pPr>
      <w:r>
        <w:t xml:space="preserve">With reference to Part 2-04 Tender Clauses 4.4.5) </w:t>
      </w:r>
    </w:p>
    <w:p w14:paraId="56AB48F6" w14:textId="77777777" w:rsidR="00BB532F" w:rsidRDefault="00BB532F" w:rsidP="00BB532F">
      <w:pPr>
        <w:pStyle w:val="CommentText"/>
        <w:jc w:val="left"/>
      </w:pPr>
      <w:r>
        <w:rPr>
          <w:lang w:val="en-GB"/>
        </w:rPr>
        <w:t xml:space="preserve">Omega shall generate the coupon rates based on a yield curve generated from data available in the Platform </w:t>
      </w:r>
    </w:p>
  </w:comment>
  <w:comment w:id="906" w:author="Eugene CHEONG from.TOPPAN (MAS)" w:date="2025-12-26T13:22:00Z" w:initials="EC">
    <w:p w14:paraId="5AB4381A" w14:textId="77777777" w:rsidR="00A52400" w:rsidRDefault="00A52400" w:rsidP="00A52400">
      <w:pPr>
        <w:pStyle w:val="CommentText"/>
        <w:jc w:val="left"/>
      </w:pPr>
      <w:r>
        <w:rPr>
          <w:rStyle w:val="CommentReference"/>
        </w:rPr>
        <w:annotationRef/>
      </w:r>
      <w:r>
        <w:t>Yes, OMEGA will generate the values of the coupon rates in this table, but this can also be updatable by the Maker.</w:t>
      </w:r>
    </w:p>
  </w:comment>
  <w:comment w:id="907" w:author="Eugene CHEONG from.TOPPAN (MAS)" w:date="2025-12-26T13:24:00Z" w:initials="EC">
    <w:p w14:paraId="3076535D" w14:textId="77777777" w:rsidR="004F4C94" w:rsidRDefault="00A52400" w:rsidP="004F4C94">
      <w:pPr>
        <w:pStyle w:val="CommentText"/>
        <w:jc w:val="left"/>
      </w:pPr>
      <w:r>
        <w:rPr>
          <w:rStyle w:val="CommentReference"/>
        </w:rPr>
        <w:annotationRef/>
      </w:r>
      <w:r w:rsidR="004F4C94">
        <w:t>For clarity, I have added a paragraph stating that this will be initially generated by OMEGA.</w:t>
      </w:r>
    </w:p>
  </w:comment>
  <w:comment w:id="908" w:author="Jasmine WL TEO (MAS)" w:date="2026-01-13T09:20:00Z" w:initials="JT">
    <w:p w14:paraId="76F352E8" w14:textId="77777777" w:rsidR="00F84822" w:rsidRDefault="00F84822" w:rsidP="00F84822">
      <w:pPr>
        <w:pStyle w:val="CommentText"/>
        <w:jc w:val="left"/>
      </w:pPr>
      <w:r>
        <w:rPr>
          <w:rStyle w:val="CommentReference"/>
        </w:rPr>
        <w:annotationRef/>
      </w:r>
      <w:r>
        <w:t>Do note that the Type(length) for coupon rate from MEPS+ is 9(3)v9(5). Hence, the database needs to cater for that.</w:t>
      </w:r>
    </w:p>
  </w:comment>
  <w:comment w:id="911" w:author="Sharmaine TAN (MAS)" w:date="2026-01-12T19:05:00Z" w:initials="ST">
    <w:p w14:paraId="31E9C3D4" w14:textId="53ECC454" w:rsidR="00D1535F" w:rsidRDefault="00D1535F" w:rsidP="00D1535F">
      <w:pPr>
        <w:pStyle w:val="CommentText"/>
        <w:jc w:val="left"/>
      </w:pPr>
      <w:r>
        <w:rPr>
          <w:rStyle w:val="CommentReference"/>
        </w:rPr>
        <w:annotationRef/>
      </w:r>
      <w:r>
        <w:t xml:space="preserve">At MAS Website step-up coupon rate will be presented at 2 decimal place </w:t>
      </w:r>
    </w:p>
  </w:comment>
  <w:comment w:id="927" w:author="Jasmine WL TEO (MAS)" w:date="2025-12-16T18:49:00Z" w:initials="JT">
    <w:p w14:paraId="6B990ECE" w14:textId="6ED6A3B7" w:rsidR="006E2938" w:rsidRDefault="006E2938" w:rsidP="006E2938">
      <w:pPr>
        <w:pStyle w:val="CommentText"/>
        <w:jc w:val="left"/>
      </w:pPr>
      <w:r>
        <w:rPr>
          <w:rStyle w:val="CommentReference"/>
        </w:rPr>
        <w:annotationRef/>
      </w:r>
      <w:r>
        <w:t>Is this hardcoded or in the settings?</w:t>
      </w:r>
    </w:p>
  </w:comment>
  <w:comment w:id="928" w:author="Eugene CHEONG from.TOPPAN (MAS)" w:date="2025-12-26T13:34:00Z" w:initials="EC">
    <w:p w14:paraId="13B9D35D" w14:textId="77777777" w:rsidR="002F3DA7" w:rsidRDefault="00BB1D7B" w:rsidP="002F3DA7">
      <w:pPr>
        <w:pStyle w:val="CommentText"/>
        <w:jc w:val="left"/>
      </w:pPr>
      <w:r>
        <w:rPr>
          <w:rStyle w:val="CommentReference"/>
        </w:rPr>
        <w:annotationRef/>
      </w:r>
      <w:r w:rsidR="002F3DA7">
        <w:t>This value can be updated in the DB if the need arises. However, this is not visible or updatable in the parameter settings.</w:t>
      </w:r>
    </w:p>
  </w:comment>
  <w:comment w:id="932" w:author="Jasmine WL TEO (MAS)" w:date="2025-12-16T11:41:00Z" w:initials="JT">
    <w:p w14:paraId="3DE730CB" w14:textId="26A59771" w:rsidR="00C3485E" w:rsidRDefault="00C3485E" w:rsidP="00C3485E">
      <w:pPr>
        <w:pStyle w:val="CommentText"/>
        <w:jc w:val="left"/>
      </w:pPr>
      <w:r>
        <w:rPr>
          <w:rStyle w:val="CommentReference"/>
        </w:rPr>
        <w:annotationRef/>
      </w:r>
      <w:r>
        <w:t>The coupon rate stored should have been the actual rate (rounded to 3dp). Need not do further rounding?</w:t>
      </w:r>
    </w:p>
  </w:comment>
  <w:comment w:id="933" w:author="Eugene CHEONG from.TOPPAN (MAS)" w:date="2025-12-26T13:37:00Z" w:initials="EC">
    <w:p w14:paraId="7E6196E6" w14:textId="77777777" w:rsidR="0096066B" w:rsidRDefault="007F103F" w:rsidP="0096066B">
      <w:pPr>
        <w:pStyle w:val="CommentText"/>
        <w:jc w:val="left"/>
      </w:pPr>
      <w:r>
        <w:rPr>
          <w:rStyle w:val="CommentReference"/>
        </w:rPr>
        <w:annotationRef/>
      </w:r>
      <w:r w:rsidR="0096066B">
        <w:t>Since the actual rate is already in 3dp, this part is not required.</w:t>
      </w:r>
    </w:p>
  </w:comment>
  <w:comment w:id="934" w:author="Akila BALAKRISHNAN from.OPTIMUM (MAS)" w:date="2025-12-12T15:04:00Z" w:initials="ABf(">
    <w:p w14:paraId="03EA516A" w14:textId="33262DDE" w:rsidR="00884E8E" w:rsidRDefault="00884E8E">
      <w:pPr>
        <w:pStyle w:val="CommentText"/>
        <w:jc w:val="left"/>
      </w:pPr>
      <w:r>
        <w:rPr>
          <w:rStyle w:val="CommentReference"/>
        </w:rPr>
        <w:annotationRef/>
      </w:r>
      <w:r>
        <w:t>Computation logic should be explained clearly in FSD.</w:t>
      </w:r>
    </w:p>
    <w:p w14:paraId="2D6CC779" w14:textId="77777777" w:rsidR="00884E8E" w:rsidRDefault="00884E8E" w:rsidP="00986883">
      <w:pPr>
        <w:pStyle w:val="CommentText"/>
        <w:jc w:val="left"/>
      </w:pPr>
      <w:r>
        <w:t>Provide sample example where required.</w:t>
      </w:r>
    </w:p>
  </w:comment>
  <w:comment w:id="935" w:author="Eugene CHEONG from.TOPPAN (MAS)" w:date="2025-12-30T17:24:00Z" w:initials="EC">
    <w:p w14:paraId="7302D6EB" w14:textId="77777777" w:rsidR="00970968" w:rsidRDefault="00970968" w:rsidP="00970968">
      <w:pPr>
        <w:pStyle w:val="CommentText"/>
        <w:jc w:val="left"/>
      </w:pPr>
      <w:r>
        <w:rPr>
          <w:rStyle w:val="CommentReference"/>
        </w:rPr>
        <w:annotationRef/>
      </w:r>
      <w:r>
        <w:t>I have added the sample in the remarks column.</w:t>
      </w:r>
    </w:p>
  </w:comment>
  <w:comment w:id="936" w:author="Akila BALAKRISHNAN from.OPTIMUM (MAS)" w:date="2026-01-13T14:29:00Z" w:initials="AB">
    <w:p w14:paraId="7E0E2B8E" w14:textId="77777777" w:rsidR="00773874" w:rsidRDefault="00773874" w:rsidP="00773874">
      <w:pPr>
        <w:pStyle w:val="CommentText"/>
        <w:jc w:val="left"/>
      </w:pPr>
      <w:r>
        <w:rPr>
          <w:rStyle w:val="CommentReference"/>
        </w:rPr>
        <w:annotationRef/>
      </w:r>
      <w:r>
        <w:t>@TECQ - to take note on the logic change on how first coupon payment date should be derived.</w:t>
      </w:r>
    </w:p>
  </w:comment>
  <w:comment w:id="943" w:author="Akila BALAKRISHNAN from.OPTIMUM (MAS)" w:date="2025-12-12T15:07:00Z" w:initials="ABf(">
    <w:p w14:paraId="008B3FD5" w14:textId="603B930C" w:rsidR="00884E8E" w:rsidRDefault="00884E8E" w:rsidP="00933896">
      <w:pPr>
        <w:pStyle w:val="CommentText"/>
        <w:jc w:val="left"/>
      </w:pPr>
      <w:r>
        <w:rPr>
          <w:rStyle w:val="CommentReference"/>
        </w:rPr>
        <w:annotationRef/>
      </w:r>
      <w:r>
        <w:t>To be consistent across the specs changed issuance date to issue date</w:t>
      </w:r>
    </w:p>
  </w:comment>
  <w:comment w:id="944" w:author="Eugene CHEONG from.TOPPAN (MAS)" w:date="2025-12-23T16:09:00Z" w:initials="EC">
    <w:p w14:paraId="0358D393" w14:textId="77777777" w:rsidR="00587CEE" w:rsidRDefault="00587CEE" w:rsidP="00587CEE">
      <w:pPr>
        <w:pStyle w:val="CommentText"/>
        <w:jc w:val="left"/>
      </w:pPr>
      <w:r>
        <w:rPr>
          <w:rStyle w:val="CommentReference"/>
        </w:rPr>
        <w:annotationRef/>
      </w:r>
      <w:r>
        <w:t>I have searched the document and there are no more references to issuance date.</w:t>
      </w:r>
    </w:p>
  </w:comment>
  <w:comment w:id="950" w:author="Sophia TAN (MAS)" w:date="2026-01-13T17:18:00Z" w:initials="ST">
    <w:p w14:paraId="08B04965" w14:textId="77777777" w:rsidR="008C751C" w:rsidRDefault="008C751C" w:rsidP="008C751C">
      <w:pPr>
        <w:pStyle w:val="CommentText"/>
        <w:jc w:val="left"/>
      </w:pPr>
      <w:r>
        <w:rPr>
          <w:rStyle w:val="CommentReference"/>
        </w:rPr>
        <w:annotationRef/>
      </w:r>
      <w:r>
        <w:t>@MDD - this example not really correct? Esp for irregular 1</w:t>
      </w:r>
      <w:r>
        <w:rPr>
          <w:vertAlign w:val="superscript"/>
        </w:rPr>
        <w:t>st</w:t>
      </w:r>
      <w:r>
        <w:t xml:space="preserve"> coupon.</w:t>
      </w:r>
      <w:r>
        <w:br/>
      </w:r>
      <w:r>
        <w:br/>
        <w:t>Eg:</w:t>
      </w:r>
    </w:p>
    <w:p w14:paraId="643D2BDB" w14:textId="282420DC" w:rsidR="008C751C" w:rsidRDefault="008C751C" w:rsidP="008C751C">
      <w:pPr>
        <w:pStyle w:val="CommentText"/>
        <w:jc w:val="left"/>
      </w:pPr>
      <w:r>
        <w:rPr>
          <w:noProof/>
        </w:rPr>
        <w:drawing>
          <wp:inline distT="0" distB="0" distL="0" distR="0" wp14:anchorId="0D0D6C12" wp14:editId="74F56649">
            <wp:extent cx="6630325" cy="2648320"/>
            <wp:effectExtent l="0" t="0" r="0" b="0"/>
            <wp:docPr id="46283523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35238" name="Picture 462835238" descr="Image"/>
                    <pic:cNvPicPr/>
                  </pic:nvPicPr>
                  <pic:blipFill>
                    <a:blip r:embed="rId3">
                      <a:extLst>
                        <a:ext uri="{28A0092B-C50C-407E-A947-70E740481C1C}">
                          <a14:useLocalDpi xmlns:a14="http://schemas.microsoft.com/office/drawing/2010/main" val="0"/>
                        </a:ext>
                      </a:extLst>
                    </a:blip>
                    <a:stretch>
                      <a:fillRect/>
                    </a:stretch>
                  </pic:blipFill>
                  <pic:spPr>
                    <a:xfrm>
                      <a:off x="0" y="0"/>
                      <a:ext cx="6630325" cy="2648320"/>
                    </a:xfrm>
                    <a:prstGeom prst="rect">
                      <a:avLst/>
                    </a:prstGeom>
                  </pic:spPr>
                </pic:pic>
              </a:graphicData>
            </a:graphic>
          </wp:inline>
        </w:drawing>
      </w:r>
    </w:p>
  </w:comment>
  <w:comment w:id="980" w:author="Akila BALAKRISHNAN from.OPTIMUM (MAS)" w:date="2025-12-12T15:07:00Z" w:initials="ABf(">
    <w:p w14:paraId="786F071E" w14:textId="51F24971" w:rsidR="00B136AB" w:rsidRDefault="00B136AB" w:rsidP="00B136AB">
      <w:pPr>
        <w:pStyle w:val="CommentText"/>
        <w:jc w:val="left"/>
      </w:pPr>
      <w:r>
        <w:rPr>
          <w:rStyle w:val="CommentReference"/>
        </w:rPr>
        <w:annotationRef/>
      </w:r>
      <w:r>
        <w:t>To be consistent across the specs changed issuance date to issue date</w:t>
      </w:r>
    </w:p>
  </w:comment>
  <w:comment w:id="981" w:author="Eugene CHEONG from.TOPPAN (MAS)" w:date="2025-12-23T16:09:00Z" w:initials="EC">
    <w:p w14:paraId="5670F532" w14:textId="77777777" w:rsidR="00B136AB" w:rsidRDefault="00B136AB" w:rsidP="00B136AB">
      <w:pPr>
        <w:pStyle w:val="CommentText"/>
        <w:jc w:val="left"/>
      </w:pPr>
      <w:r>
        <w:rPr>
          <w:rStyle w:val="CommentReference"/>
        </w:rPr>
        <w:annotationRef/>
      </w:r>
      <w:r>
        <w:t>I have searched the document and there are no more references to issuance date.</w:t>
      </w:r>
    </w:p>
  </w:comment>
  <w:comment w:id="988" w:author="Jasmine WL TEO (MAS)" w:date="2026-01-12T16:38:00Z" w:initials="JT">
    <w:p w14:paraId="4158FD9C" w14:textId="77777777" w:rsidR="00583588" w:rsidRDefault="00AA7D48" w:rsidP="00583588">
      <w:pPr>
        <w:pStyle w:val="CommentText"/>
        <w:jc w:val="left"/>
      </w:pPr>
      <w:r>
        <w:rPr>
          <w:rStyle w:val="CommentReference"/>
        </w:rPr>
        <w:annotationRef/>
      </w:r>
      <w:r w:rsidR="00583588">
        <w:t>Only for reopen, is it easier if you retrieve from the next coupon payment date from the same security record which OMEGA is updating from the secint record?</w:t>
      </w:r>
    </w:p>
  </w:comment>
  <w:comment w:id="989" w:author="Han Xie CHAI (MAS)" w:date="2026-01-12T16:56:00Z" w:initials="HC">
    <w:p w14:paraId="7206F986" w14:textId="6B3AA8CD" w:rsidR="00A739D6" w:rsidRDefault="00A739D6" w:rsidP="00A739D6">
      <w:pPr>
        <w:pStyle w:val="CommentText"/>
        <w:jc w:val="left"/>
      </w:pPr>
      <w:r>
        <w:rPr>
          <w:rStyle w:val="CommentReference"/>
        </w:rPr>
        <w:annotationRef/>
      </w:r>
      <w:r>
        <w:t>Agree that retrieving from existing records (since this is only for reopened bonds) should be possible and much simpler.</w:t>
      </w:r>
    </w:p>
  </w:comment>
  <w:comment w:id="990" w:author="Jasmine WL TEO (MAS)" w:date="2026-01-13T09:36:00Z" w:initials="JT">
    <w:p w14:paraId="05BAF5BF" w14:textId="77777777" w:rsidR="00583588" w:rsidRDefault="00583588" w:rsidP="00583588">
      <w:pPr>
        <w:pStyle w:val="CommentText"/>
        <w:jc w:val="left"/>
      </w:pPr>
      <w:r>
        <w:rPr>
          <w:rStyle w:val="CommentReference"/>
        </w:rPr>
        <w:annotationRef/>
      </w:r>
      <w:r>
        <w:t>If the next coupon payment date retrieved is earlier than the issue date of the reopen, adjust the next coupon payment date by the coupon payment frequency.</w:t>
      </w:r>
    </w:p>
  </w:comment>
  <w:comment w:id="997" w:author="Akila BALAKRISHNAN from.OPTIMUM (MAS)" w:date="2025-12-13T22:57:00Z" w:initials="ABf(">
    <w:p w14:paraId="17626C59" w14:textId="3FD7D0D7" w:rsidR="00B10BA1" w:rsidRDefault="00B10BA1">
      <w:pPr>
        <w:pStyle w:val="CommentText"/>
        <w:jc w:val="left"/>
      </w:pPr>
      <w:r>
        <w:rPr>
          <w:rStyle w:val="CommentReference"/>
        </w:rPr>
        <w:annotationRef/>
      </w:r>
      <w:r>
        <w:t>Please specify the date format if it is different from the default date format.</w:t>
      </w:r>
    </w:p>
    <w:p w14:paraId="35E34A01" w14:textId="77777777" w:rsidR="00B10BA1" w:rsidRDefault="00B10BA1">
      <w:pPr>
        <w:pStyle w:val="CommentText"/>
        <w:jc w:val="left"/>
      </w:pPr>
    </w:p>
    <w:p w14:paraId="6B9AE0A0" w14:textId="77777777" w:rsidR="00B10BA1" w:rsidRDefault="00B10BA1">
      <w:pPr>
        <w:pStyle w:val="CommentText"/>
        <w:jc w:val="left"/>
      </w:pPr>
      <w:r>
        <w:t>For coupon payment dates - It should be DD MMM only.</w:t>
      </w:r>
    </w:p>
    <w:p w14:paraId="2FA85948" w14:textId="77777777" w:rsidR="00B10BA1" w:rsidRDefault="00B10BA1">
      <w:pPr>
        <w:pStyle w:val="CommentText"/>
        <w:jc w:val="left"/>
      </w:pPr>
    </w:p>
    <w:p w14:paraId="4FAFAB83" w14:textId="77777777" w:rsidR="00B10BA1" w:rsidRDefault="00B10BA1" w:rsidP="008E66CB">
      <w:pPr>
        <w:pStyle w:val="CommentText"/>
        <w:jc w:val="left"/>
      </w:pPr>
      <w:r>
        <w:t>Is the year in the Date picker is disabled or how is it handled?</w:t>
      </w:r>
    </w:p>
  </w:comment>
  <w:comment w:id="998" w:author="Eugene CHEONG from.TOPPAN (MAS)" w:date="2025-12-26T13:48:00Z" w:initials="EC">
    <w:p w14:paraId="1FEEC7AD" w14:textId="77777777" w:rsidR="00224B8C" w:rsidRDefault="00224B8C" w:rsidP="00224B8C">
      <w:pPr>
        <w:pStyle w:val="CommentText"/>
        <w:jc w:val="left"/>
      </w:pPr>
      <w:r>
        <w:rPr>
          <w:rStyle w:val="CommentReference"/>
        </w:rPr>
        <w:annotationRef/>
      </w:r>
      <w:r>
        <w:t>The year value is still included in the datepicker, but will be discarded when viewing the value of this field and when sending to the backend.</w:t>
      </w:r>
    </w:p>
  </w:comment>
  <w:comment w:id="1006" w:author="Jasmine WL TEO (MAS)" w:date="2026-01-12T16:47:00Z" w:initials="JT">
    <w:p w14:paraId="4D3CDF1F" w14:textId="77777777" w:rsidR="00333B19" w:rsidRDefault="00333B19" w:rsidP="00333B19">
      <w:pPr>
        <w:pStyle w:val="CommentText"/>
        <w:jc w:val="left"/>
      </w:pPr>
      <w:r>
        <w:rPr>
          <w:rStyle w:val="CommentReference"/>
        </w:rPr>
        <w:annotationRef/>
      </w:r>
      <w:r>
        <w:t>Only for reopen, is it easier if you retrieve from the int_date 1 and 2 date from the same security record which OMEGA is updating from the secint record?</w:t>
      </w:r>
    </w:p>
  </w:comment>
  <w:comment w:id="1031" w:author="Jasmine WL TEO (MAS)" w:date="2025-12-16T18:51:00Z" w:initials="JT">
    <w:p w14:paraId="7C051002" w14:textId="62935F2C" w:rsidR="009F550C" w:rsidRDefault="009F550C" w:rsidP="009F550C">
      <w:pPr>
        <w:pStyle w:val="CommentText"/>
        <w:jc w:val="left"/>
      </w:pPr>
      <w:r>
        <w:rPr>
          <w:rStyle w:val="CommentReference"/>
        </w:rPr>
        <w:annotationRef/>
      </w:r>
      <w:r>
        <w:t>Text or numeric?</w:t>
      </w:r>
    </w:p>
  </w:comment>
  <w:comment w:id="1032" w:author="Eugene CHEONG from.TOPPAN (MAS)" w:date="2025-12-26T13:58:00Z" w:initials="EC">
    <w:p w14:paraId="00B8E2A3" w14:textId="77777777" w:rsidR="00DF04DE" w:rsidRDefault="00DF04DE" w:rsidP="00DF04DE">
      <w:pPr>
        <w:pStyle w:val="CommentText"/>
        <w:jc w:val="left"/>
      </w:pPr>
      <w:r>
        <w:rPr>
          <w:rStyle w:val="CommentReference"/>
        </w:rPr>
        <w:annotationRef/>
      </w:r>
      <w:r>
        <w:t>This field should be numeric to support the subsequent validation from secmast.txt via ACCRUED_INTEREST_DAYS field.</w:t>
      </w:r>
    </w:p>
  </w:comment>
  <w:comment w:id="1033" w:author="Jasmine WL TEO (MAS)" w:date="2026-01-12T16:50:00Z" w:initials="JT">
    <w:p w14:paraId="0C86DE26" w14:textId="77777777" w:rsidR="00F06AA4" w:rsidRDefault="00E13669" w:rsidP="00F06AA4">
      <w:pPr>
        <w:pStyle w:val="CommentText"/>
        <w:jc w:val="left"/>
      </w:pPr>
      <w:r>
        <w:rPr>
          <w:rStyle w:val="CommentReference"/>
        </w:rPr>
        <w:annotationRef/>
      </w:r>
      <w:r w:rsidR="00F06AA4">
        <w:t>No need to add min or max. Just check for numeric and maxlength of 3 (aligned to the secmast file)</w:t>
      </w:r>
    </w:p>
  </w:comment>
  <w:comment w:id="1040" w:author="Akila BALAKRISHNAN from.OPTIMUM (MAS)" w:date="2026-01-12T18:26:00Z" w:initials="AB">
    <w:p w14:paraId="2E61CC66" w14:textId="77777777" w:rsidR="005D57D6" w:rsidRDefault="005D57D6" w:rsidP="005D57D6">
      <w:pPr>
        <w:pStyle w:val="CommentText"/>
        <w:jc w:val="left"/>
      </w:pPr>
      <w:r>
        <w:rPr>
          <w:rStyle w:val="CommentReference"/>
        </w:rPr>
        <w:annotationRef/>
      </w:r>
      <w:r>
        <w:t>@MDD - Do we need this maximum value for this field?</w:t>
      </w:r>
    </w:p>
  </w:comment>
  <w:comment w:id="1041" w:author="Jasmine WL TEO (MAS)" w:date="2026-01-13T09:38:00Z" w:initials="JT">
    <w:p w14:paraId="588E361B" w14:textId="77777777" w:rsidR="00F06AA4" w:rsidRDefault="00F06AA4" w:rsidP="00F06AA4">
      <w:pPr>
        <w:pStyle w:val="CommentText"/>
        <w:jc w:val="left"/>
      </w:pPr>
      <w:r>
        <w:rPr>
          <w:rStyle w:val="CommentReference"/>
        </w:rPr>
        <w:annotationRef/>
      </w:r>
      <w:r>
        <w:t>Don’t need. I remove it.</w:t>
      </w:r>
    </w:p>
  </w:comment>
  <w:comment w:id="1071" w:author="Han Xie CHAI (MAS)" w:date="2025-12-16T16:19:00Z" w:initials="HC">
    <w:p w14:paraId="0E001D2D" w14:textId="491F07C3" w:rsidR="005C0085" w:rsidRDefault="005C0085" w:rsidP="005C0085">
      <w:pPr>
        <w:pStyle w:val="CommentText"/>
        <w:jc w:val="left"/>
      </w:pPr>
      <w:r>
        <w:rPr>
          <w:rStyle w:val="CommentReference"/>
        </w:rPr>
        <w:annotationRef/>
      </w:r>
      <w:r>
        <w:t>Is this default value only updated when the status is New? If so, suggest to amend to similar phrasing as previous fields.</w:t>
      </w:r>
    </w:p>
  </w:comment>
  <w:comment w:id="1072" w:author="Eugene CHEONG from.TOPPAN (MAS)" w:date="2025-12-29T11:59:00Z" w:initials="EC">
    <w:p w14:paraId="08302E01" w14:textId="77777777" w:rsidR="00856701" w:rsidRDefault="00856701" w:rsidP="00856701">
      <w:pPr>
        <w:pStyle w:val="CommentText"/>
        <w:jc w:val="left"/>
      </w:pPr>
      <w:r>
        <w:rPr>
          <w:rStyle w:val="CommentReference"/>
        </w:rPr>
        <w:annotationRef/>
      </w:r>
      <w:r>
        <w:t>I have modified the phrasing as suggested.</w:t>
      </w:r>
    </w:p>
  </w:comment>
  <w:comment w:id="1074" w:author="Akila BALAKRISHNAN from.OPTIMUM (MAS)" w:date="2025-12-13T23:06:00Z" w:initials="ABf(">
    <w:p w14:paraId="7AF00B8D" w14:textId="325B17D9" w:rsidR="00B10BA1" w:rsidRDefault="00B10BA1" w:rsidP="005C3420">
      <w:pPr>
        <w:pStyle w:val="CommentText"/>
        <w:jc w:val="left"/>
      </w:pPr>
      <w:r>
        <w:rPr>
          <w:rStyle w:val="CommentReference"/>
        </w:rPr>
        <w:annotationRef/>
      </w:r>
      <w:r>
        <w:t>Is the previous coupon payment date computed or retrieved from security details?</w:t>
      </w:r>
    </w:p>
  </w:comment>
  <w:comment w:id="1075" w:author="Eugene CHEONG from.TOPPAN (MAS)" w:date="2025-12-29T12:07:00Z" w:initials="EC">
    <w:p w14:paraId="7D71968D" w14:textId="77777777" w:rsidR="00856701" w:rsidRDefault="00856701" w:rsidP="00856701">
      <w:pPr>
        <w:pStyle w:val="CommentText"/>
        <w:jc w:val="left"/>
      </w:pPr>
      <w:r>
        <w:rPr>
          <w:rStyle w:val="CommentReference"/>
        </w:rPr>
        <w:annotationRef/>
      </w:r>
      <w:r>
        <w:t>This will be retrieved from the security details and will be updated as OMEGA processes the secint file from MEPS+.</w:t>
      </w:r>
    </w:p>
  </w:comment>
  <w:comment w:id="1080" w:author="Akila BALAKRISHNAN from.OPTIMUM (MAS)" w:date="2025-12-12T15:25:00Z" w:initials="ABf(">
    <w:p w14:paraId="49D073AE" w14:textId="1A8EB373" w:rsidR="007F287D" w:rsidRDefault="007F287D">
      <w:pPr>
        <w:pStyle w:val="CommentText"/>
        <w:jc w:val="left"/>
      </w:pPr>
      <w:r>
        <w:rPr>
          <w:rStyle w:val="CommentReference"/>
        </w:rPr>
        <w:annotationRef/>
      </w:r>
      <w:r>
        <w:t>Does the footnotes allows hyperlink?</w:t>
      </w:r>
    </w:p>
    <w:p w14:paraId="1AA442B2" w14:textId="77777777" w:rsidR="007F287D" w:rsidRDefault="007F287D" w:rsidP="00604E07">
      <w:pPr>
        <w:pStyle w:val="CommentText"/>
        <w:jc w:val="left"/>
      </w:pPr>
      <w:r>
        <w:t>Can see the hyperlink in the wireframe.</w:t>
      </w:r>
    </w:p>
  </w:comment>
  <w:comment w:id="1081" w:author="Eugene CHEONG from.TOPPAN (MAS)" w:date="2025-12-26T14:26:00Z" w:initials="EC">
    <w:p w14:paraId="28DA608E" w14:textId="77777777" w:rsidR="00D83A66" w:rsidRDefault="00D83A66" w:rsidP="00D83A66">
      <w:pPr>
        <w:pStyle w:val="CommentText"/>
        <w:jc w:val="left"/>
      </w:pPr>
      <w:r>
        <w:rPr>
          <w:rStyle w:val="CommentReference"/>
        </w:rPr>
        <w:annotationRef/>
      </w:r>
      <w:r>
        <w:t>As with the issuance calendar, let’s keep this comment open until MAS website confirms their interface supports OMEGA sending the hyperlinks over.</w:t>
      </w:r>
    </w:p>
  </w:comment>
  <w:comment w:id="1082" w:author="Jasmine WL TEO (MAS)" w:date="2026-01-12T16:52:00Z" w:initials="JT">
    <w:p w14:paraId="6F1F7153" w14:textId="77777777" w:rsidR="00E62EA7" w:rsidRDefault="00E13669" w:rsidP="00E62EA7">
      <w:pPr>
        <w:pStyle w:val="CommentText"/>
        <w:jc w:val="left"/>
      </w:pPr>
      <w:r>
        <w:rPr>
          <w:rStyle w:val="CommentReference"/>
        </w:rPr>
        <w:annotationRef/>
      </w:r>
      <w:r w:rsidR="00E62EA7">
        <w:t>@akila, could you check if 4000 chars is sufficient for our footnotes?</w:t>
      </w:r>
    </w:p>
    <w:p w14:paraId="244B5D4A" w14:textId="77777777" w:rsidR="00E62EA7" w:rsidRDefault="00E62EA7" w:rsidP="00E62EA7">
      <w:pPr>
        <w:pStyle w:val="CommentText"/>
        <w:jc w:val="left"/>
      </w:pPr>
    </w:p>
    <w:p w14:paraId="0313E80A" w14:textId="77777777" w:rsidR="00E62EA7" w:rsidRDefault="00E62EA7" w:rsidP="00E62EA7">
      <w:pPr>
        <w:pStyle w:val="CommentText"/>
        <w:jc w:val="left"/>
      </w:pPr>
      <w:r>
        <w:t xml:space="preserve">@ITD, could you confirm if the text will be stored as rich text with html formatting? </w:t>
      </w:r>
    </w:p>
  </w:comment>
  <w:comment w:id="1078" w:author="Akila BALAKRISHNAN from.OPTIMUM (MAS)" w:date="2026-01-13T14:31:00Z" w:initials="AB">
    <w:p w14:paraId="29B6B4AA" w14:textId="77777777" w:rsidR="00645E70" w:rsidRDefault="00645E70" w:rsidP="00645E70">
      <w:pPr>
        <w:pStyle w:val="CommentText"/>
        <w:jc w:val="left"/>
      </w:pPr>
      <w:r>
        <w:rPr>
          <w:rStyle w:val="CommentReference"/>
        </w:rPr>
        <w:annotationRef/>
      </w:r>
      <w:r>
        <w:t>Based on the current footnotes published in MAS Website..</w:t>
      </w:r>
      <w:r>
        <w:br/>
        <w:t>SSB footnotes contains around 3000 char.</w:t>
      </w:r>
    </w:p>
    <w:p w14:paraId="07998EAA" w14:textId="77777777" w:rsidR="00645E70" w:rsidRDefault="00645E70" w:rsidP="00645E70">
      <w:pPr>
        <w:pStyle w:val="CommentText"/>
        <w:jc w:val="left"/>
      </w:pPr>
      <w:r>
        <w:t>SGS Bond is around 1500 char.</w:t>
      </w:r>
    </w:p>
  </w:comment>
  <w:comment w:id="1079" w:author="Wilmond YANG (MAS)" w:date="2026-01-14T11:37:00Z" w:initials="WY">
    <w:p w14:paraId="2665FA57" w14:textId="77777777" w:rsidR="004B758D" w:rsidRDefault="004B758D" w:rsidP="004B758D">
      <w:pPr>
        <w:pStyle w:val="CommentText"/>
        <w:jc w:val="left"/>
      </w:pPr>
      <w:r>
        <w:rPr>
          <w:rStyle w:val="CommentReference"/>
        </w:rPr>
        <w:annotationRef/>
      </w:r>
      <w:r>
        <w:t>This field will be stored as rich text with the understanding that no links will be included.</w:t>
      </w:r>
    </w:p>
  </w:comment>
  <w:comment w:id="1086" w:author="Jasmine WL TEO (MAS)" w:date="2025-12-16T11:43:00Z" w:initials="JT">
    <w:p w14:paraId="72172744" w14:textId="4466AD45" w:rsidR="00C3485E" w:rsidRDefault="00C3485E" w:rsidP="00C3485E">
      <w:pPr>
        <w:pStyle w:val="CommentText"/>
        <w:jc w:val="left"/>
      </w:pPr>
      <w:r>
        <w:rPr>
          <w:rStyle w:val="CommentReference"/>
        </w:rPr>
        <w:annotationRef/>
      </w:r>
      <w:r>
        <w:t>We have different footnotes for SGS Infra, Green (Infra) and MD. And additional footnotes for reopen. Where is this covered?</w:t>
      </w:r>
    </w:p>
  </w:comment>
  <w:comment w:id="1087" w:author="Eugene CHEONG from.TOPPAN (MAS)" w:date="2025-12-29T09:20:00Z" w:initials="EC">
    <w:p w14:paraId="58BE619E" w14:textId="77777777" w:rsidR="00217737" w:rsidRDefault="00217737" w:rsidP="00217737">
      <w:pPr>
        <w:pStyle w:val="CommentText"/>
        <w:jc w:val="left"/>
      </w:pPr>
      <w:r>
        <w:rPr>
          <w:rStyle w:val="CommentReference"/>
        </w:rPr>
        <w:annotationRef/>
      </w:r>
      <w:r>
        <w:t>This is covered in the list of parameter settings, which will form part of the Admin FSD.</w:t>
      </w:r>
    </w:p>
  </w:comment>
  <w:comment w:id="1091" w:author="Akila BALAKRISHNAN from.OPTIMUM (MAS)" w:date="2026-01-08T12:41:00Z" w:initials="AB">
    <w:p w14:paraId="350FF8D8" w14:textId="77777777" w:rsidR="005D57D6" w:rsidRDefault="00C656DE" w:rsidP="005D57D6">
      <w:pPr>
        <w:pStyle w:val="CommentText"/>
        <w:jc w:val="left"/>
      </w:pPr>
      <w:r>
        <w:rPr>
          <w:rStyle w:val="CommentReference"/>
        </w:rPr>
        <w:annotationRef/>
      </w:r>
      <w:r w:rsidR="005D57D6">
        <w:t>As mentioned in teams chat for param settings, lets not have a default footnote for SGS Bonds.</w:t>
      </w:r>
    </w:p>
    <w:p w14:paraId="40CA4D63" w14:textId="77777777" w:rsidR="005D57D6" w:rsidRDefault="005D57D6" w:rsidP="005D57D6">
      <w:pPr>
        <w:pStyle w:val="CommentText"/>
        <w:jc w:val="left"/>
      </w:pPr>
      <w:r>
        <w:t>For SGS Bonds - we can just have footnotes for each sub type and an addendum for re-open.</w:t>
      </w:r>
    </w:p>
    <w:p w14:paraId="2C079D6B" w14:textId="77777777" w:rsidR="005D57D6" w:rsidRDefault="005D57D6" w:rsidP="005D57D6">
      <w:pPr>
        <w:pStyle w:val="CommentText"/>
        <w:jc w:val="left"/>
      </w:pPr>
    </w:p>
    <w:p w14:paraId="703F069B" w14:textId="77777777" w:rsidR="005D57D6" w:rsidRDefault="005D57D6" w:rsidP="005D57D6">
      <w:pPr>
        <w:pStyle w:val="CommentText"/>
        <w:jc w:val="left"/>
      </w:pPr>
      <w:r>
        <w:t>Pleae update the FSD accordingly.</w:t>
      </w:r>
    </w:p>
  </w:comment>
  <w:comment w:id="1094" w:author="Akila BALAKRISHNAN from.OPTIMUM (MAS)" w:date="2025-12-12T15:18:00Z" w:initials="ABf(">
    <w:p w14:paraId="7D03277D" w14:textId="2E299EBF" w:rsidR="007E3FC9" w:rsidRDefault="007E3FC9">
      <w:pPr>
        <w:pStyle w:val="CommentText"/>
        <w:jc w:val="left"/>
      </w:pPr>
      <w:r>
        <w:rPr>
          <w:rStyle w:val="CommentReference"/>
        </w:rPr>
        <w:annotationRef/>
      </w:r>
      <w:r>
        <w:t>@MDD - For announcement the default option selected should be "Publish at specific date/time" since we don't need to publish to MAS Website immediately once approved.</w:t>
      </w:r>
      <w:r>
        <w:br/>
      </w:r>
      <w:r>
        <w:br/>
        <w:t>Can we change the options order to</w:t>
      </w:r>
    </w:p>
    <w:p w14:paraId="7D0EE2F0" w14:textId="77777777" w:rsidR="007E3FC9" w:rsidRDefault="007E3FC9" w:rsidP="0025161F">
      <w:pPr>
        <w:pStyle w:val="CommentText"/>
        <w:numPr>
          <w:ilvl w:val="0"/>
          <w:numId w:val="8"/>
        </w:numPr>
        <w:jc w:val="left"/>
      </w:pPr>
      <w:r>
        <w:t>Publish at specific date/time</w:t>
      </w:r>
    </w:p>
    <w:p w14:paraId="13CA58EB" w14:textId="77777777" w:rsidR="007E3FC9" w:rsidRDefault="007E3FC9" w:rsidP="0025161F">
      <w:pPr>
        <w:pStyle w:val="CommentText"/>
        <w:numPr>
          <w:ilvl w:val="0"/>
          <w:numId w:val="8"/>
        </w:numPr>
        <w:jc w:val="left"/>
      </w:pPr>
      <w:r>
        <w:t>Publish immediately</w:t>
      </w:r>
    </w:p>
  </w:comment>
  <w:comment w:id="1095" w:author="Han Xie CHAI (MAS)" w:date="2025-12-16T16:28:00Z" w:initials="HC">
    <w:p w14:paraId="318C5265" w14:textId="77777777" w:rsidR="00B279FB" w:rsidRDefault="00B279FB" w:rsidP="00B279FB">
      <w:pPr>
        <w:pStyle w:val="CommentText"/>
        <w:jc w:val="left"/>
      </w:pPr>
      <w:r>
        <w:rPr>
          <w:rStyle w:val="CommentReference"/>
        </w:rPr>
        <w:annotationRef/>
      </w:r>
      <w:r>
        <w:t>Am ok with this</w:t>
      </w:r>
    </w:p>
  </w:comment>
  <w:comment w:id="1096" w:author="Akila BALAKRISHNAN from.OPTIMUM (MAS)" w:date="2025-12-17T11:51:00Z" w:initials="AB">
    <w:p w14:paraId="0FFB9EAB" w14:textId="77777777" w:rsidR="00672818" w:rsidRDefault="00672818" w:rsidP="00672818">
      <w:pPr>
        <w:pStyle w:val="CommentText"/>
        <w:jc w:val="left"/>
      </w:pPr>
      <w:r>
        <w:rPr>
          <w:rStyle w:val="CommentReference"/>
        </w:rPr>
        <w:annotationRef/>
      </w:r>
      <w:r>
        <w:t>Have changed the options order.</w:t>
      </w:r>
      <w:r>
        <w:br/>
      </w:r>
      <w:r>
        <w:br/>
        <w:t>@TECQ - Please take note.</w:t>
      </w:r>
    </w:p>
  </w:comment>
  <w:comment w:id="1097" w:author="Eugene CHEONG from.TOPPAN (MAS)" w:date="2025-12-26T13:04:00Z" w:initials="EC">
    <w:p w14:paraId="36645518" w14:textId="77777777" w:rsidR="0067796F" w:rsidRDefault="0067796F" w:rsidP="0067796F">
      <w:pPr>
        <w:pStyle w:val="CommentText"/>
        <w:jc w:val="left"/>
      </w:pPr>
      <w:r>
        <w:rPr>
          <w:rStyle w:val="CommentReference"/>
        </w:rPr>
        <w:annotationRef/>
      </w:r>
      <w:r>
        <w:t>Noted on the change in option order.</w:t>
      </w:r>
    </w:p>
  </w:comment>
  <w:comment w:id="1117" w:author="Sophia TAN (MAS)" w:date="2026-01-13T17:42:00Z" w:initials="ST">
    <w:p w14:paraId="30A23035" w14:textId="77777777" w:rsidR="0026137A" w:rsidRDefault="0026137A" w:rsidP="0026137A">
      <w:pPr>
        <w:pStyle w:val="CommentText"/>
        <w:jc w:val="left"/>
      </w:pPr>
      <w:r>
        <w:rPr>
          <w:rStyle w:val="CommentReference"/>
        </w:rPr>
        <w:annotationRef/>
      </w:r>
      <w:r>
        <w:t>24hr or 12hr format? To be consistent throughout OMEGA.</w:t>
      </w:r>
    </w:p>
  </w:comment>
  <w:comment w:id="1133" w:author="Akila BALAKRISHNAN from.OPTIMUM (MAS)" w:date="2025-12-12T15:19:00Z" w:initials="ABf(">
    <w:p w14:paraId="77CCAC65" w14:textId="6B0E6DE2" w:rsidR="007F287D" w:rsidRDefault="007F287D" w:rsidP="00A4498E">
      <w:pPr>
        <w:pStyle w:val="CommentText"/>
        <w:jc w:val="left"/>
      </w:pPr>
      <w:r>
        <w:rPr>
          <w:rStyle w:val="CommentReference"/>
        </w:rPr>
        <w:annotationRef/>
      </w:r>
      <w:r>
        <w:t>This should default to the "Announcement Publication Timing" defined in parameter settings?</w:t>
      </w:r>
    </w:p>
  </w:comment>
  <w:comment w:id="1134" w:author="Eugene CHEONG from.TOPPAN (MAS)" w:date="2025-12-26T13:05:00Z" w:initials="EC">
    <w:p w14:paraId="006261FB" w14:textId="77777777" w:rsidR="0067796F" w:rsidRDefault="0067796F" w:rsidP="0067796F">
      <w:pPr>
        <w:pStyle w:val="CommentText"/>
        <w:jc w:val="left"/>
      </w:pPr>
      <w:r>
        <w:rPr>
          <w:rStyle w:val="CommentReference"/>
        </w:rPr>
        <w:annotationRef/>
      </w:r>
      <w:r>
        <w:t>Yes.</w:t>
      </w:r>
    </w:p>
  </w:comment>
  <w:comment w:id="1138" w:author="Sophia TAN (MAS)" w:date="2026-01-13T17:45:00Z" w:initials="ST">
    <w:p w14:paraId="3745DAE5" w14:textId="77777777" w:rsidR="00686F8E" w:rsidRDefault="00686F8E" w:rsidP="00686F8E">
      <w:pPr>
        <w:pStyle w:val="CommentText"/>
        <w:jc w:val="left"/>
      </w:pPr>
      <w:r>
        <w:rPr>
          <w:rStyle w:val="CommentReference"/>
        </w:rPr>
        <w:annotationRef/>
      </w:r>
      <w:r>
        <w:t>Should this be Remarks (Internal) as per wireframe?</w:t>
      </w:r>
    </w:p>
  </w:comment>
  <w:comment w:id="1139" w:author="Han Xie CHAI (MAS)" w:date="2025-12-16T16:24:00Z" w:initials="HC">
    <w:p w14:paraId="4A3592C5" w14:textId="4EFEF703" w:rsidR="001B10BB" w:rsidRDefault="001B10BB" w:rsidP="001B10BB">
      <w:pPr>
        <w:pStyle w:val="CommentText"/>
        <w:jc w:val="left"/>
      </w:pPr>
      <w:r>
        <w:rPr>
          <w:rStyle w:val="CommentReference"/>
        </w:rPr>
        <w:annotationRef/>
      </w:r>
      <w:r>
        <w:t>As mentioned, let’s keep our buttons consistent</w:t>
      </w:r>
    </w:p>
  </w:comment>
  <w:comment w:id="1140" w:author="Eugene CHEONG from.TOPPAN (MAS)" w:date="2025-12-26T14:12:00Z" w:initials="EC">
    <w:p w14:paraId="044C6DAE" w14:textId="77777777" w:rsidR="001B10BB" w:rsidRDefault="001B10BB" w:rsidP="001B10BB">
      <w:pPr>
        <w:pStyle w:val="CommentText"/>
        <w:jc w:val="left"/>
      </w:pPr>
      <w:r>
        <w:rPr>
          <w:rStyle w:val="CommentReference"/>
        </w:rPr>
        <w:annotationRef/>
      </w:r>
      <w:r>
        <w:t>Noted on the consistency for button naming.</w:t>
      </w:r>
    </w:p>
  </w:comment>
  <w:comment w:id="1142" w:author="Eugene CHEONG from.TOPPAN (MAS)" w:date="2025-12-30T21:06:00Z" w:initials="EC">
    <w:p w14:paraId="1C69A2D0" w14:textId="77777777" w:rsidR="001B10BB" w:rsidRDefault="001B10BB" w:rsidP="001B10BB">
      <w:pPr>
        <w:pStyle w:val="CommentText"/>
        <w:jc w:val="left"/>
      </w:pPr>
      <w:r>
        <w:rPr>
          <w:rStyle w:val="CommentReference"/>
        </w:rPr>
        <w:annotationRef/>
      </w:r>
      <w:r>
        <w:t>Will require ITD confirmation if we can store this client-side in the browser, otherwise the filter will reset to the default filter and sort order.</w:t>
      </w:r>
    </w:p>
  </w:comment>
  <w:comment w:id="1148" w:author="Han Xie CHAI (MAS)" w:date="2025-12-17T10:38:00Z" w:initials="HC">
    <w:p w14:paraId="37585795" w14:textId="7C5A994C" w:rsidR="000A2B01" w:rsidRDefault="000A2B01" w:rsidP="000A2B01">
      <w:pPr>
        <w:pStyle w:val="CommentText"/>
        <w:jc w:val="left"/>
      </w:pPr>
      <w:r>
        <w:rPr>
          <w:rStyle w:val="CommentReference"/>
        </w:rPr>
        <w:annotationRef/>
      </w:r>
      <w:r>
        <w:t>Updating in status “Pending MEPS+” should still be possible in 2.2 Process Diagram. We would also want this ability to edit in case there is a mistake and MDD wants to correct to resend to FD.</w:t>
      </w:r>
    </w:p>
  </w:comment>
  <w:comment w:id="1149" w:author="Eugene CHEONG from.TOPPAN (MAS)" w:date="2025-12-26T14:20:00Z" w:initials="EC">
    <w:p w14:paraId="6CAB8A8D" w14:textId="77777777" w:rsidR="00787337" w:rsidRDefault="00787337" w:rsidP="00787337">
      <w:pPr>
        <w:pStyle w:val="CommentText"/>
        <w:jc w:val="left"/>
      </w:pPr>
      <w:r>
        <w:rPr>
          <w:rStyle w:val="CommentReference"/>
        </w:rPr>
        <w:annotationRef/>
      </w:r>
      <w:r>
        <w:t>Noted on the ability to edit even in Pending MEPS+.The impact would be that if FD were to already send the secmast.txt file, it will still remain at pending publication unless the maker chooses to publish immediately. Also, if the record was sent after the update, OMEGA will ignore it because it is still pending approval. The validation against records contained in secmast.txt will only be done against announcements that are Pending MEPS+ or MEPS+ Validation Error.</w:t>
      </w:r>
    </w:p>
  </w:comment>
  <w:comment w:id="1150" w:author="Han Xie CHAI (MAS)" w:date="2026-01-09T17:42:00Z" w:initials="HC">
    <w:p w14:paraId="4823D444" w14:textId="77777777" w:rsidR="00C862A7" w:rsidRDefault="00AA242F" w:rsidP="00C862A7">
      <w:pPr>
        <w:pStyle w:val="CommentText"/>
        <w:jc w:val="left"/>
      </w:pPr>
      <w:r>
        <w:rPr>
          <w:rStyle w:val="CommentReference"/>
        </w:rPr>
        <w:annotationRef/>
      </w:r>
      <w:r w:rsidR="00C862A7">
        <w:t>Can I confirm that the impact you mentioned is when FD sends the secmast.txt file while we are still editing?</w:t>
      </w:r>
    </w:p>
    <w:p w14:paraId="2192FE6F" w14:textId="77777777" w:rsidR="00C862A7" w:rsidRDefault="00C862A7" w:rsidP="00C862A7">
      <w:pPr>
        <w:pStyle w:val="CommentText"/>
        <w:jc w:val="left"/>
      </w:pPr>
    </w:p>
    <w:p w14:paraId="7651C99C" w14:textId="77777777" w:rsidR="00C862A7" w:rsidRDefault="00C862A7" w:rsidP="00C862A7">
      <w:pPr>
        <w:pStyle w:val="CommentText"/>
        <w:jc w:val="left"/>
      </w:pPr>
      <w:r>
        <w:t>The scenarios are ok as we would be in communication with FD to stop creating the security in MEPS+, or we can edit the security details in MEPS+ subsequently if needed.</w:t>
      </w:r>
    </w:p>
  </w:comment>
  <w:comment w:id="1158" w:author="Jasmine WL TEO (MAS)" w:date="2025-12-16T14:00:00Z" w:initials="JT">
    <w:p w14:paraId="27A2C643" w14:textId="3799A885" w:rsidR="00522BB6" w:rsidRDefault="00522BB6" w:rsidP="00522BB6">
      <w:pPr>
        <w:pStyle w:val="CommentText"/>
        <w:jc w:val="left"/>
      </w:pPr>
      <w:r>
        <w:rPr>
          <w:rStyle w:val="CommentReference"/>
        </w:rPr>
        <w:annotationRef/>
      </w:r>
      <w:r>
        <w:t>It is very strange that the Update Announcement function has no details on announcement details but only SSB coupon rates.</w:t>
      </w:r>
    </w:p>
  </w:comment>
  <w:comment w:id="1159" w:author="Eugene CHEONG from.TOPPAN (MAS)" w:date="2025-12-26T13:08:00Z" w:initials="EC">
    <w:p w14:paraId="46336C6F" w14:textId="77777777" w:rsidR="0067796F" w:rsidRDefault="0067796F" w:rsidP="0067796F">
      <w:pPr>
        <w:pStyle w:val="CommentText"/>
        <w:jc w:val="left"/>
      </w:pPr>
      <w:r>
        <w:rPr>
          <w:rStyle w:val="CommentReference"/>
        </w:rPr>
        <w:annotationRef/>
      </w:r>
      <w:r>
        <w:t>This is because the announcement details are the same in 2.7.6. The difference here is that since the coupon rates are using a datatable and is updatable via file upload, the additional buttons to export and upload are included here.</w:t>
      </w:r>
    </w:p>
  </w:comment>
  <w:comment w:id="1160" w:author="Jasmine WL TEO (MAS)" w:date="2026-01-13T09:43:00Z" w:initials="JT">
    <w:p w14:paraId="115BC0AE" w14:textId="77777777" w:rsidR="000B217C" w:rsidRDefault="000B217C" w:rsidP="000B217C">
      <w:pPr>
        <w:pStyle w:val="CommentText"/>
        <w:jc w:val="left"/>
      </w:pPr>
      <w:r>
        <w:rPr>
          <w:rStyle w:val="CommentReference"/>
        </w:rPr>
        <w:annotationRef/>
      </w:r>
      <w:r>
        <w:t>Noted that the mockup for announcement details for each security type are added in the FSD. Will close this comment</w:t>
      </w:r>
    </w:p>
  </w:comment>
  <w:comment w:id="1161" w:author="Han Xie CHAI (MAS)" w:date="2025-12-16T16:37:00Z" w:initials="HC">
    <w:p w14:paraId="71F434F2" w14:textId="768A824D" w:rsidR="000E2CB4" w:rsidRDefault="000E2CB4" w:rsidP="000E2CB4">
      <w:pPr>
        <w:pStyle w:val="CommentText"/>
        <w:jc w:val="left"/>
      </w:pPr>
      <w:r>
        <w:rPr>
          <w:rStyle w:val="CommentReference"/>
        </w:rPr>
        <w:annotationRef/>
      </w:r>
      <w:r>
        <w:t>Aligning this to the issuance calendar FSD. There is no need to repeat the information mentioned in 2.8.5.2 and 2.8.5.3.</w:t>
      </w:r>
    </w:p>
  </w:comment>
  <w:comment w:id="1162" w:author="Eugene CHEONG from.TOPPAN (MAS)" w:date="2025-12-26T13:08:00Z" w:initials="EC">
    <w:p w14:paraId="557F4078" w14:textId="77777777" w:rsidR="0067796F" w:rsidRDefault="0067796F" w:rsidP="0067796F">
      <w:pPr>
        <w:pStyle w:val="CommentText"/>
        <w:jc w:val="left"/>
      </w:pPr>
      <w:r>
        <w:rPr>
          <w:rStyle w:val="CommentReference"/>
        </w:rPr>
        <w:annotationRef/>
      </w:r>
      <w:r>
        <w:t>Noted.</w:t>
      </w:r>
    </w:p>
  </w:comment>
  <w:comment w:id="1167" w:author="Akila BALAKRISHNAN from.OPTIMUM (MAS)" w:date="2025-12-16T20:06:00Z" w:initials="AB">
    <w:p w14:paraId="1259A376" w14:textId="159E3766" w:rsidR="00EF0814" w:rsidRDefault="00EF0814" w:rsidP="00EF0814">
      <w:pPr>
        <w:pStyle w:val="CommentText"/>
        <w:jc w:val="left"/>
      </w:pPr>
      <w:r>
        <w:rPr>
          <w:rStyle w:val="CommentReference"/>
        </w:rPr>
        <w:annotationRef/>
      </w:r>
      <w:r>
        <w:t>The wireframe in section 2.7.6.1 is for SSB - but I don’t see this button.</w:t>
      </w:r>
    </w:p>
  </w:comment>
  <w:comment w:id="1168" w:author="Eugene CHEONG from.TOPPAN (MAS)" w:date="2025-12-30T15:49:00Z" w:initials="EC">
    <w:p w14:paraId="36C087ED" w14:textId="77777777" w:rsidR="00D245BE" w:rsidRDefault="00D245BE" w:rsidP="00D245BE">
      <w:pPr>
        <w:pStyle w:val="CommentText"/>
        <w:jc w:val="left"/>
      </w:pPr>
      <w:r>
        <w:rPr>
          <w:rStyle w:val="CommentReference"/>
        </w:rPr>
        <w:annotationRef/>
      </w:r>
      <w:r>
        <w:t>When updating the wireframes, I have included this button as well.</w:t>
      </w:r>
    </w:p>
  </w:comment>
  <w:comment w:id="1169" w:author="Han Xie CHAI (MAS)" w:date="2025-12-17T11:20:00Z" w:initials="HC">
    <w:p w14:paraId="1EDE9BA3" w14:textId="5AAF5198" w:rsidR="00CB79ED" w:rsidRDefault="00CB79ED" w:rsidP="00CB79ED">
      <w:pPr>
        <w:pStyle w:val="CommentText"/>
        <w:jc w:val="left"/>
      </w:pPr>
      <w:r>
        <w:rPr>
          <w:rStyle w:val="CommentReference"/>
        </w:rPr>
        <w:annotationRef/>
      </w:r>
      <w:r>
        <w:t>As mentioned previously, can we standardise the buttons for makers to “Next” for any intermediate steps (e.g., before confirmation prompt) and “Submit” for the last step before it gets sent to the checker?</w:t>
      </w:r>
    </w:p>
  </w:comment>
  <w:comment w:id="1170" w:author="Han Xie CHAI (MAS)" w:date="2025-12-17T11:22:00Z" w:initials="HC">
    <w:p w14:paraId="692C0CE9" w14:textId="77777777" w:rsidR="00CB79ED" w:rsidRDefault="00CB79ED" w:rsidP="00CB79ED">
      <w:pPr>
        <w:pStyle w:val="CommentText"/>
        <w:jc w:val="left"/>
      </w:pPr>
      <w:r>
        <w:rPr>
          <w:rStyle w:val="CommentReference"/>
        </w:rPr>
        <w:annotationRef/>
      </w:r>
      <w:r>
        <w:t>This is so that makers can be more certain when it is the last step.</w:t>
      </w:r>
    </w:p>
  </w:comment>
  <w:comment w:id="1171" w:author="Eugene CHEONG from.TOPPAN (MAS)" w:date="2025-12-26T14:24:00Z" w:initials="EC">
    <w:p w14:paraId="46E7E45C" w14:textId="77777777" w:rsidR="00787337" w:rsidRDefault="00787337" w:rsidP="00787337">
      <w:pPr>
        <w:pStyle w:val="CommentText"/>
        <w:jc w:val="left"/>
      </w:pPr>
      <w:r>
        <w:rPr>
          <w:rStyle w:val="CommentReference"/>
        </w:rPr>
        <w:annotationRef/>
      </w:r>
      <w:r>
        <w:t>Yes, the buttons will be standardised.</w:t>
      </w:r>
    </w:p>
  </w:comment>
  <w:comment w:id="1178" w:author="Han Xie CHAI (MAS)" w:date="2026-01-12T17:25:00Z" w:initials="HC">
    <w:p w14:paraId="17406361" w14:textId="77777777" w:rsidR="00782875" w:rsidRDefault="00782875" w:rsidP="00782875">
      <w:pPr>
        <w:pStyle w:val="CommentText"/>
        <w:jc w:val="left"/>
      </w:pPr>
      <w:r>
        <w:rPr>
          <w:rStyle w:val="CommentReference"/>
        </w:rPr>
        <w:annotationRef/>
      </w:r>
      <w:r>
        <w:t>Should we keep the file validations for all uploads in a common FSD? And only write out the additional validations for each section?</w:t>
      </w:r>
    </w:p>
  </w:comment>
  <w:comment w:id="1179" w:author="Jasmine WL TEO (MAS)" w:date="2026-01-13T09:44:00Z" w:initials="JT">
    <w:p w14:paraId="21BBA708" w14:textId="77777777" w:rsidR="00B80E83" w:rsidRDefault="00B80E83" w:rsidP="00B80E83">
      <w:pPr>
        <w:pStyle w:val="CommentText"/>
        <w:jc w:val="left"/>
      </w:pPr>
      <w:r>
        <w:rPr>
          <w:rStyle w:val="CommentReference"/>
        </w:rPr>
        <w:annotationRef/>
      </w:r>
      <w:r>
        <w:t>OK with that.</w:t>
      </w:r>
    </w:p>
  </w:comment>
  <w:comment w:id="1180" w:author="Sophia TAN (MAS)" w:date="2026-01-13T18:56:00Z" w:initials="ST">
    <w:p w14:paraId="20D651E6" w14:textId="77777777" w:rsidR="003E2CFA" w:rsidRDefault="003E2CFA" w:rsidP="003E2CFA">
      <w:pPr>
        <w:pStyle w:val="CommentText"/>
        <w:jc w:val="left"/>
      </w:pPr>
      <w:r>
        <w:rPr>
          <w:rStyle w:val="CommentReference"/>
        </w:rPr>
        <w:annotationRef/>
      </w:r>
      <w:r>
        <w:t xml:space="preserve">Where would be a nice FSD to park these validations? Common functions? </w:t>
      </w:r>
    </w:p>
  </w:comment>
  <w:comment w:id="1191" w:author="Sophia TAN (MAS)" w:date="2026-01-13T19:02:00Z" w:initials="ST">
    <w:p w14:paraId="44EBFE25" w14:textId="77777777" w:rsidR="007D1C05" w:rsidRDefault="007D1C05" w:rsidP="007D1C05">
      <w:pPr>
        <w:pStyle w:val="CommentText"/>
        <w:jc w:val="left"/>
      </w:pPr>
      <w:r>
        <w:rPr>
          <w:rStyle w:val="CommentReference"/>
        </w:rPr>
        <w:annotationRef/>
      </w:r>
      <w:r>
        <w:t>Should be “Upload File”?</w:t>
      </w:r>
    </w:p>
  </w:comment>
  <w:comment w:id="1193" w:author="Akila BALAKRISHNAN from.OPTIMUM (MAS)" w:date="2026-01-12T18:40:00Z" w:initials="AB">
    <w:p w14:paraId="2BEE8C41" w14:textId="3FB1B053" w:rsidR="00F923D7" w:rsidRDefault="00F923D7" w:rsidP="00F923D7">
      <w:pPr>
        <w:pStyle w:val="CommentText"/>
        <w:jc w:val="left"/>
      </w:pPr>
      <w:r>
        <w:rPr>
          <w:rStyle w:val="CommentReference"/>
        </w:rPr>
        <w:annotationRef/>
      </w:r>
      <w:r>
        <w:t>The uploaded rate should validate if the coupon rates are step-up as discussed and confirmed during the build demo.</w:t>
      </w:r>
    </w:p>
  </w:comment>
  <w:comment w:id="1192" w:author="Jasmine WL TEO (MAS)" w:date="2026-01-13T10:18:00Z" w:initials="JT">
    <w:p w14:paraId="73DAC9D8" w14:textId="7FD5FD76" w:rsidR="00AD01AA" w:rsidRDefault="00AD01AA" w:rsidP="00AD01AA">
      <w:pPr>
        <w:pStyle w:val="CommentText"/>
        <w:jc w:val="left"/>
      </w:pPr>
      <w:r>
        <w:rPr>
          <w:rStyle w:val="CommentReference"/>
        </w:rPr>
        <w:annotationRef/>
      </w:r>
      <w:r>
        <w:t>Upload file format is missing. Please include into the specs. We need to upload both coupon rates and the average annual return rates. (In the event, the average annual return rates are computed wrongly in OMEGA.)</w:t>
      </w:r>
    </w:p>
  </w:comment>
  <w:comment w:id="1199" w:author="Sophia TAN (MAS)" w:date="2025-12-12T17:26:00Z" w:initials="ST">
    <w:p w14:paraId="3A7E225F" w14:textId="267BDF44" w:rsidR="00454049" w:rsidRDefault="00454049" w:rsidP="00454049">
      <w:pPr>
        <w:pStyle w:val="CommentText"/>
        <w:jc w:val="left"/>
      </w:pPr>
      <w:r>
        <w:rPr>
          <w:rStyle w:val="CommentReference"/>
        </w:rPr>
        <w:annotationRef/>
      </w:r>
      <w:r>
        <w:t>Noticed sometimes the word “mandatory” is used. Sometimes “required” is used. Please standardize.</w:t>
      </w:r>
    </w:p>
  </w:comment>
  <w:comment w:id="1200" w:author="Eugene CHEONG from.TOPPAN (MAS)" w:date="2025-12-26T14:29:00Z" w:initials="EC">
    <w:p w14:paraId="7191D7E6" w14:textId="77777777" w:rsidR="00D83A66" w:rsidRDefault="00D83A66" w:rsidP="00D83A66">
      <w:pPr>
        <w:pStyle w:val="CommentText"/>
        <w:jc w:val="left"/>
      </w:pPr>
      <w:r>
        <w:rPr>
          <w:rStyle w:val="CommentReference"/>
        </w:rPr>
        <w:annotationRef/>
      </w:r>
      <w:r>
        <w:t>Noted. Currently it is “required” in the validations column and “mandatory” in the remarks column. I shall standardise to use “mandatory”.</w:t>
      </w:r>
    </w:p>
  </w:comment>
  <w:comment w:id="1201" w:author="Sophia TAN (MAS)" w:date="2026-01-13T19:04:00Z" w:initials="ST">
    <w:p w14:paraId="2DBF3C16" w14:textId="77777777" w:rsidR="007D1C05" w:rsidRDefault="007D1C05" w:rsidP="007D1C05">
      <w:pPr>
        <w:pStyle w:val="CommentText"/>
        <w:jc w:val="left"/>
      </w:pPr>
      <w:r>
        <w:rPr>
          <w:rStyle w:val="CommentReference"/>
        </w:rPr>
        <w:annotationRef/>
      </w:r>
      <w:r>
        <w:t>Placeholder to check throughout the document once doc is finalized.</w:t>
      </w:r>
    </w:p>
  </w:comment>
  <w:comment w:id="1203" w:author="Han Xie CHAI (MAS)" w:date="2025-12-16T17:10:00Z" w:initials="HC">
    <w:p w14:paraId="56E5B6A6" w14:textId="4378E792" w:rsidR="00BC4D2D" w:rsidRDefault="00BC4D2D" w:rsidP="00BC4D2D">
      <w:pPr>
        <w:pStyle w:val="CommentText"/>
        <w:jc w:val="left"/>
      </w:pPr>
      <w:r>
        <w:rPr>
          <w:rStyle w:val="CommentReference"/>
        </w:rPr>
        <w:annotationRef/>
      </w:r>
      <w:r>
        <w:t>@MDD, will this be helpful as a reminder?</w:t>
      </w:r>
    </w:p>
  </w:comment>
  <w:comment w:id="1204" w:author="Akila BALAKRISHNAN from.OPTIMUM (MAS)" w:date="2025-12-17T11:21:00Z" w:initials="AB">
    <w:p w14:paraId="459CF524" w14:textId="77777777" w:rsidR="00BC4D2D" w:rsidRDefault="00BC4D2D" w:rsidP="00BC4D2D">
      <w:pPr>
        <w:pStyle w:val="CommentText"/>
        <w:jc w:val="left"/>
      </w:pPr>
      <w:r>
        <w:rPr>
          <w:rStyle w:val="CommentReference"/>
        </w:rPr>
        <w:annotationRef/>
      </w:r>
      <w:r>
        <w:t>Override MEPS+ validation action is by checker and not maker.</w:t>
      </w:r>
      <w:r>
        <w:br/>
      </w:r>
      <w:r>
        <w:br/>
        <w:t>I thought to include this note during the submission for approval by maker. Added a comment earlier whether to have a alert or notification for the same.</w:t>
      </w:r>
    </w:p>
  </w:comment>
  <w:comment w:id="1205" w:author="Jasmine WL TEO (MAS)" w:date="2025-12-17T10:47:00Z" w:initials="JT">
    <w:p w14:paraId="5F82E479" w14:textId="77777777" w:rsidR="00170784" w:rsidRDefault="00170784" w:rsidP="00170784">
      <w:pPr>
        <w:pStyle w:val="CommentText"/>
        <w:jc w:val="left"/>
      </w:pPr>
      <w:r>
        <w:rPr>
          <w:rStyle w:val="CommentReference"/>
        </w:rPr>
        <w:annotationRef/>
      </w:r>
      <w:r>
        <w:t>Can we export as PDF in this screen?</w:t>
      </w:r>
    </w:p>
  </w:comment>
  <w:comment w:id="1206" w:author="Eugene CHEONG from.TOPPAN (MAS)" w:date="2025-12-30T16:27:00Z" w:initials="EC">
    <w:p w14:paraId="739E08A9" w14:textId="77777777" w:rsidR="00287E87" w:rsidRDefault="00287E87" w:rsidP="00287E87">
      <w:pPr>
        <w:pStyle w:val="CommentText"/>
        <w:jc w:val="left"/>
      </w:pPr>
      <w:r>
        <w:rPr>
          <w:rStyle w:val="CommentReference"/>
        </w:rPr>
        <w:annotationRef/>
      </w:r>
      <w:r>
        <w:t>Yes. There is no additional feature to download. It will be based on the browser native feature, where users have the option to download the file.</w:t>
      </w:r>
    </w:p>
  </w:comment>
  <w:comment w:id="1207" w:author="Han Xie CHAI (MAS)" w:date="2025-12-17T11:11:00Z" w:initials="HC">
    <w:p w14:paraId="3FDF55A1" w14:textId="589FD11C" w:rsidR="00A64697" w:rsidRDefault="00A64697" w:rsidP="00A64697">
      <w:pPr>
        <w:pStyle w:val="CommentText"/>
        <w:jc w:val="left"/>
      </w:pPr>
      <w:r>
        <w:rPr>
          <w:rStyle w:val="CommentReference"/>
        </w:rPr>
        <w:annotationRef/>
      </w:r>
      <w:r>
        <w:t>Is it deliberate that the Cancel buttons are left out? Noticed that other than in 2.8.6.2, the Cancel buttons are not mentioned.</w:t>
      </w:r>
    </w:p>
  </w:comment>
  <w:comment w:id="1208" w:author="Eugene CHEONG from.TOPPAN (MAS)" w:date="2025-12-26T14:33:00Z" w:initials="EC">
    <w:p w14:paraId="7188856E" w14:textId="77777777" w:rsidR="00D83A66" w:rsidRDefault="00D83A66" w:rsidP="00D83A66">
      <w:pPr>
        <w:pStyle w:val="CommentText"/>
        <w:jc w:val="left"/>
      </w:pPr>
      <w:r>
        <w:rPr>
          <w:rStyle w:val="CommentReference"/>
        </w:rPr>
        <w:annotationRef/>
      </w:r>
      <w:r>
        <w:t>Yes, it was deliberate. Since the Cancel buttons were repetitive, I planned to include them in the common specs. Noted that such buttons should be included inside each page/modal.</w:t>
      </w:r>
    </w:p>
  </w:comment>
  <w:comment w:id="1223" w:author="Sharmaine TAN (MAS)" w:date="2025-12-11T11:55:00Z" w:initials="ST">
    <w:p w14:paraId="4E22306C" w14:textId="1BA0089D" w:rsidR="00114B2D" w:rsidRDefault="00114B2D" w:rsidP="00114B2D">
      <w:pPr>
        <w:pStyle w:val="CommentText"/>
        <w:jc w:val="left"/>
      </w:pPr>
      <w:r>
        <w:rPr>
          <w:rStyle w:val="CommentReference"/>
        </w:rPr>
        <w:annotationRef/>
      </w:r>
      <w:r>
        <w:t xml:space="preserve">Noted based on the State Transition Diagram </w:t>
      </w:r>
    </w:p>
    <w:p w14:paraId="10A87A20" w14:textId="77777777" w:rsidR="00114B2D" w:rsidRDefault="00114B2D" w:rsidP="00114B2D">
      <w:pPr>
        <w:pStyle w:val="CommentText"/>
        <w:jc w:val="left"/>
      </w:pPr>
      <w:r>
        <w:t xml:space="preserve">Withdraw Approval Request will likely revert to previous status: “New” / “Draft” </w:t>
      </w:r>
    </w:p>
    <w:p w14:paraId="440F5BBE" w14:textId="77777777" w:rsidR="00114B2D" w:rsidRDefault="00114B2D" w:rsidP="00114B2D">
      <w:pPr>
        <w:pStyle w:val="CommentText"/>
        <w:jc w:val="left"/>
      </w:pPr>
      <w:r>
        <w:t xml:space="preserve">Just thinking it will be more easier for OMEGA to revert it Draft status instead of New as maker will likely need to re key all the details if its revert to New </w:t>
      </w:r>
    </w:p>
  </w:comment>
  <w:comment w:id="1224" w:author="Eugene CHEONG from.TOPPAN (MAS)" w:date="2025-12-26T14:41:00Z" w:initials="EC">
    <w:p w14:paraId="4E6C0894" w14:textId="77777777" w:rsidR="001B68BF" w:rsidRDefault="001B68BF" w:rsidP="001B68BF">
      <w:pPr>
        <w:pStyle w:val="CommentText"/>
        <w:jc w:val="left"/>
      </w:pPr>
      <w:r>
        <w:rPr>
          <w:rStyle w:val="CommentReference"/>
        </w:rPr>
        <w:annotationRef/>
      </w:r>
      <w:r>
        <w:t>Based on the state transition diagram, it is not possible to go back to “New”, and will go back to “Draft”. This is so that we can decouple the issuance calendar from the announcement, and also to prevent maker from re-keying all details as described.</w:t>
      </w:r>
    </w:p>
  </w:comment>
  <w:comment w:id="1258" w:author="Sophia TAN (MAS)" w:date="2026-01-14T16:54:00Z" w:initials="ST">
    <w:p w14:paraId="3BBAED2D" w14:textId="77777777" w:rsidR="00FD5A05" w:rsidRDefault="00FD5A05" w:rsidP="00FD5A05">
      <w:pPr>
        <w:pStyle w:val="CommentText"/>
        <w:jc w:val="left"/>
      </w:pPr>
      <w:r>
        <w:rPr>
          <w:rStyle w:val="CommentReference"/>
        </w:rPr>
        <w:annotationRef/>
      </w:r>
      <w:r>
        <w:t>This sentence does not really gel with the prior sentence. Is this sentence only applicable for “approval” of announcement?</w:t>
      </w:r>
    </w:p>
  </w:comment>
  <w:comment w:id="1270" w:author="Eugene CHEONG from.TOPPAN (MAS)" w:date="2025-12-09T09:20:00Z" w:initials="EC">
    <w:p w14:paraId="73E20F8A" w14:textId="6F8C080D" w:rsidR="002A31FA" w:rsidRDefault="002A31FA" w:rsidP="002A31FA">
      <w:pPr>
        <w:pStyle w:val="CommentText"/>
        <w:jc w:val="left"/>
      </w:pPr>
      <w:r>
        <w:rPr>
          <w:rStyle w:val="CommentReference"/>
        </w:rPr>
        <w:annotationRef/>
      </w:r>
      <w:r>
        <w:t>As discussed on 08 Dec 2025, the snapshot is taken on first approval. Since these values are not displayed in the UI, a data patch can be done if changes to the snapshot values are necessary.</w:t>
      </w:r>
    </w:p>
  </w:comment>
  <w:comment w:id="1271" w:author="Jasmine WL TEO (MAS)" w:date="2026-01-13T10:47:00Z" w:initials="JT">
    <w:p w14:paraId="060B38BA" w14:textId="77777777" w:rsidR="00F71764" w:rsidRDefault="00AC6075" w:rsidP="00F71764">
      <w:pPr>
        <w:pStyle w:val="CommentText"/>
        <w:jc w:val="left"/>
      </w:pPr>
      <w:r>
        <w:rPr>
          <w:rStyle w:val="CommentReference"/>
        </w:rPr>
        <w:annotationRef/>
      </w:r>
      <w:r w:rsidR="00F71764">
        <w:t>Just to check that the snapshot includes static text. In the event, we need to generate past announcement, the static text at that point in time should be used. Unless a snapshot of the announcement will be stored, then the snapshot of static text may not be required.</w:t>
      </w:r>
    </w:p>
  </w:comment>
  <w:comment w:id="1277" w:author="Jasmine WL TEO (MAS)" w:date="2025-12-17T11:08:00Z" w:initials="JT">
    <w:p w14:paraId="6825DF23" w14:textId="51AE7E2C" w:rsidR="00004246" w:rsidRDefault="00004246" w:rsidP="00004246">
      <w:pPr>
        <w:pStyle w:val="CommentText"/>
        <w:jc w:val="left"/>
      </w:pPr>
      <w:r>
        <w:rPr>
          <w:rStyle w:val="CommentReference"/>
        </w:rPr>
        <w:annotationRef/>
      </w:r>
      <w:r>
        <w:t>Will we know for SSB, if we receive the secmast but not the couponrates_sbond.txt? Or this will be based on the email received post processing the files from MEPS+.</w:t>
      </w:r>
    </w:p>
  </w:comment>
  <w:comment w:id="1278" w:author="Eugene CHEONG from.TOPPAN (MAS)" w:date="2025-12-29T13:36:00Z" w:initials="EC">
    <w:p w14:paraId="1C71C614" w14:textId="77777777" w:rsidR="001A1B5A" w:rsidRDefault="001A1B5A" w:rsidP="001A1B5A">
      <w:pPr>
        <w:pStyle w:val="CommentText"/>
        <w:jc w:val="left"/>
      </w:pPr>
      <w:r>
        <w:rPr>
          <w:rStyle w:val="CommentReference"/>
        </w:rPr>
        <w:annotationRef/>
      </w:r>
      <w:r>
        <w:t>For SSB, the status will remain as “Pending MEPS+” until both files are received and processed.</w:t>
      </w:r>
    </w:p>
  </w:comment>
  <w:comment w:id="1280" w:author="Akila BALAKRISHNAN from.OPTIMUM (MAS)" w:date="2026-01-08T13:00:00Z" w:initials="AB">
    <w:p w14:paraId="5DAADE17" w14:textId="77777777" w:rsidR="00A71C57" w:rsidRDefault="00A71C57" w:rsidP="00A71C57">
      <w:pPr>
        <w:pStyle w:val="CommentText"/>
        <w:jc w:val="left"/>
      </w:pPr>
      <w:r>
        <w:rPr>
          <w:rStyle w:val="CommentReference"/>
        </w:rPr>
        <w:annotationRef/>
      </w:r>
      <w:r>
        <w:t>Removed the “not” in the previous status which is not correct as per state transition diagram.</w:t>
      </w:r>
    </w:p>
    <w:p w14:paraId="7AE5D91D" w14:textId="77777777" w:rsidR="00A71C57" w:rsidRDefault="00A71C57" w:rsidP="00A71C57">
      <w:pPr>
        <w:pStyle w:val="CommentText"/>
        <w:jc w:val="left"/>
      </w:pPr>
      <w:r>
        <w:t>Please check if its correct.</w:t>
      </w:r>
    </w:p>
  </w:comment>
  <w:comment w:id="1285" w:author="Han Xie CHAI (MAS)" w:date="2026-01-12T17:38:00Z" w:initials="HC">
    <w:p w14:paraId="779C0FF2" w14:textId="77777777" w:rsidR="00CA0199" w:rsidRDefault="00CA0199" w:rsidP="00CA0199">
      <w:pPr>
        <w:pStyle w:val="CommentText"/>
        <w:jc w:val="left"/>
      </w:pPr>
      <w:r>
        <w:rPr>
          <w:rStyle w:val="CommentReference"/>
        </w:rPr>
        <w:annotationRef/>
      </w:r>
      <w:r>
        <w:t>Should the announcement be only in the status Pending MEPS+ or MEPS+ Validation Error? Will it re-validates in Pending Publication or even Published?</w:t>
      </w:r>
    </w:p>
  </w:comment>
  <w:comment w:id="1286" w:author="Akila BALAKRISHNAN from.OPTIMUM (MAS)" w:date="2025-12-12T15:43:00Z" w:initials="ABf(">
    <w:p w14:paraId="4263D0BC" w14:textId="2F4A8ED8" w:rsidR="00C07B82" w:rsidRDefault="00C07B82" w:rsidP="00ED3F56">
      <w:pPr>
        <w:pStyle w:val="CommentText"/>
        <w:jc w:val="left"/>
      </w:pPr>
      <w:r>
        <w:rPr>
          <w:rStyle w:val="CommentReference"/>
        </w:rPr>
        <w:annotationRef/>
      </w:r>
      <w:r>
        <w:t>No need to send the announcement details to PDs</w:t>
      </w:r>
    </w:p>
  </w:comment>
  <w:comment w:id="1287" w:author="Eugene CHEONG from.TOPPAN (MAS)" w:date="2025-12-23T17:32:00Z" w:initials="EC">
    <w:p w14:paraId="6FB272A8" w14:textId="77777777" w:rsidR="00950133" w:rsidRDefault="00950133" w:rsidP="00950133">
      <w:pPr>
        <w:pStyle w:val="CommentText"/>
        <w:jc w:val="left"/>
      </w:pPr>
      <w:r>
        <w:rPr>
          <w:rStyle w:val="CommentReference"/>
        </w:rPr>
        <w:annotationRef/>
      </w:r>
      <w:r>
        <w:t>Noted.</w:t>
      </w:r>
    </w:p>
  </w:comment>
  <w:comment w:id="1288" w:author="Sophia TAN (MAS)" w:date="2025-12-11T16:38:00Z" w:initials="ST">
    <w:p w14:paraId="12F12DBA" w14:textId="3086174C" w:rsidR="00CC10BA" w:rsidRDefault="00CC10BA" w:rsidP="00CC10BA">
      <w:pPr>
        <w:pStyle w:val="CommentText"/>
        <w:jc w:val="left"/>
      </w:pPr>
      <w:r>
        <w:rPr>
          <w:rStyle w:val="CommentReference"/>
        </w:rPr>
        <w:annotationRef/>
      </w:r>
      <w:r>
        <w:t>Just to confirm that the Email notification templates will be recorded under Admin FSD?</w:t>
      </w:r>
    </w:p>
  </w:comment>
  <w:comment w:id="1289" w:author="Eugene CHEONG from.TOPPAN (MAS)" w:date="2025-12-26T14:42:00Z" w:initials="EC">
    <w:p w14:paraId="2B83BA3F" w14:textId="77777777" w:rsidR="001B68BF" w:rsidRDefault="001B68BF" w:rsidP="001B68BF">
      <w:pPr>
        <w:pStyle w:val="CommentText"/>
        <w:jc w:val="left"/>
      </w:pPr>
      <w:r>
        <w:rPr>
          <w:rStyle w:val="CommentReference"/>
        </w:rPr>
        <w:annotationRef/>
      </w:r>
      <w:r>
        <w:t>This will be in MAS_OMEGA – Additional Information (System Notifications and Emails).xlsx as stated in section 1.4.</w:t>
      </w:r>
    </w:p>
  </w:comment>
  <w:comment w:id="1290" w:author="Jasmine WL TEO (MAS)" w:date="2026-01-13T10:56:00Z" w:initials="JT">
    <w:p w14:paraId="2E48D013" w14:textId="77777777" w:rsidR="00F71764" w:rsidRDefault="00F71764" w:rsidP="00F71764">
      <w:pPr>
        <w:pStyle w:val="CommentText"/>
        <w:jc w:val="left"/>
      </w:pPr>
      <w:r>
        <w:rPr>
          <w:rStyle w:val="CommentReference"/>
        </w:rPr>
        <w:annotationRef/>
      </w:r>
      <w:r>
        <w:t>MDD would want the PDF copy of the approved announcement to be attached in the email. Please add it to the specs.</w:t>
      </w:r>
    </w:p>
  </w:comment>
  <w:comment w:id="1292" w:author="Akila BALAKRISHNAN from.OPTIMUM (MAS)" w:date="2025-12-12T17:22:00Z" w:initials="ABf(">
    <w:p w14:paraId="6B92A7C2" w14:textId="4AA0CD89" w:rsidR="004673FF" w:rsidRDefault="004673FF">
      <w:pPr>
        <w:pStyle w:val="CommentText"/>
        <w:jc w:val="left"/>
      </w:pPr>
      <w:r>
        <w:rPr>
          <w:rStyle w:val="CommentReference"/>
        </w:rPr>
        <w:annotationRef/>
      </w:r>
      <w:r>
        <w:t>If the computed step-up coupon rates are overwritten by the maker, the checker should see both the computed values and the overwritten step-up coupon rates.</w:t>
      </w:r>
      <w:r>
        <w:br/>
      </w:r>
    </w:p>
    <w:p w14:paraId="3A20AC29" w14:textId="77777777" w:rsidR="004673FF" w:rsidRDefault="004673FF" w:rsidP="00712489">
      <w:pPr>
        <w:pStyle w:val="CommentText"/>
        <w:jc w:val="left"/>
      </w:pPr>
      <w:r>
        <w:t>Where this details would be displayed to the checker?</w:t>
      </w:r>
    </w:p>
  </w:comment>
  <w:comment w:id="1293" w:author="Eugene CHEONG from.TOPPAN (MAS)" w:date="2025-12-30T16:03:00Z" w:initials="EC">
    <w:p w14:paraId="269B3A66" w14:textId="77777777" w:rsidR="00345F51" w:rsidRDefault="00345F51" w:rsidP="00345F51">
      <w:pPr>
        <w:pStyle w:val="CommentText"/>
        <w:jc w:val="left"/>
      </w:pPr>
      <w:r>
        <w:rPr>
          <w:rStyle w:val="CommentReference"/>
        </w:rPr>
        <w:annotationRef/>
      </w:r>
      <w:r>
        <w:t>I have added this to the description in this section and provided an example in the text.</w:t>
      </w:r>
    </w:p>
  </w:comment>
  <w:comment w:id="1294" w:author="Akila BALAKRISHNAN from.OPTIMUM (MAS)" w:date="2026-01-12T18:28:00Z" w:initials="AB">
    <w:p w14:paraId="44FA7561" w14:textId="77777777" w:rsidR="005D57D6" w:rsidRDefault="005D57D6" w:rsidP="005D57D6">
      <w:pPr>
        <w:pStyle w:val="CommentText"/>
        <w:jc w:val="left"/>
      </w:pPr>
      <w:r>
        <w:rPr>
          <w:rStyle w:val="CommentReference"/>
        </w:rPr>
        <w:annotationRef/>
      </w:r>
      <w:r>
        <w:t>Check below comment on how the value should be displayed</w:t>
      </w:r>
    </w:p>
  </w:comment>
  <w:comment w:id="1296" w:author="Jasmine WL TEO (MAS)" w:date="2025-12-17T11:15:00Z" w:initials="JT">
    <w:p w14:paraId="519DDA23" w14:textId="5BC3EBDE" w:rsidR="008B3262" w:rsidRDefault="008B3262" w:rsidP="008B3262">
      <w:pPr>
        <w:pStyle w:val="CommentText"/>
        <w:jc w:val="left"/>
      </w:pPr>
      <w:r>
        <w:rPr>
          <w:rStyle w:val="CommentReference"/>
        </w:rPr>
        <w:annotationRef/>
      </w:r>
      <w:r>
        <w:t>How will the checker know if (i) this is an announcement sent for the first approval or (ii) this is an edit and what are the changes, (ii)this is an unpublish?</w:t>
      </w:r>
    </w:p>
  </w:comment>
  <w:comment w:id="1297" w:author="Eugene CHEONG from.TOPPAN (MAS)" w:date="2025-12-30T16:07:00Z" w:initials="EC">
    <w:p w14:paraId="4D1AB119" w14:textId="77777777" w:rsidR="00345F51" w:rsidRDefault="00345F51" w:rsidP="00345F51">
      <w:pPr>
        <w:pStyle w:val="CommentText"/>
        <w:jc w:val="left"/>
      </w:pPr>
      <w:r>
        <w:rPr>
          <w:rStyle w:val="CommentReference"/>
        </w:rPr>
        <w:annotationRef/>
      </w:r>
      <w:r>
        <w:t>For (i) and (ii), the checker will have to determine based on the submission history, as the way OMEGA displays the before/after values are the same.</w:t>
      </w:r>
      <w:r>
        <w:br/>
      </w:r>
      <w:r>
        <w:br/>
        <w:t>For (iii), there is a banner below the page header that indicates that this is an unpublish.</w:t>
      </w:r>
    </w:p>
  </w:comment>
  <w:comment w:id="1304" w:author="Han Xie CHAI (MAS)" w:date="2026-01-12T17:40:00Z" w:initials="HC">
    <w:p w14:paraId="11DCE702" w14:textId="77777777" w:rsidR="00CA0199" w:rsidRDefault="00CA0199" w:rsidP="00CA0199">
      <w:pPr>
        <w:pStyle w:val="CommentText"/>
        <w:jc w:val="left"/>
      </w:pPr>
      <w:r>
        <w:rPr>
          <w:rStyle w:val="CommentReference"/>
        </w:rPr>
        <w:annotationRef/>
      </w:r>
      <w:r>
        <w:t>Trouble @TECQ to check if this is what was meant in the previous drafting. If ok, can resolve this comment.</w:t>
      </w:r>
    </w:p>
  </w:comment>
  <w:comment w:id="1334" w:author="Akila BALAKRISHNAN from.OPTIMUM (MAS)" w:date="2026-01-08T13:06:00Z" w:initials="AB">
    <w:p w14:paraId="3EC51E3C" w14:textId="77777777" w:rsidR="00362444" w:rsidRDefault="00362444" w:rsidP="00362444">
      <w:pPr>
        <w:pStyle w:val="CommentText"/>
        <w:jc w:val="left"/>
      </w:pPr>
      <w:r>
        <w:rPr>
          <w:rStyle w:val="CommentReference"/>
        </w:rPr>
        <w:annotationRef/>
      </w:r>
      <w:r>
        <w:t>As discussed in build review mtg on 7 Jan - if the computed step-up coupon rate values are amended it should be shown as “System Computed: 2.78” for checker. This is applicable only for the step-up coupon rates.</w:t>
      </w:r>
      <w:r>
        <w:br/>
      </w:r>
      <w:r>
        <w:br/>
        <w:t>If the step-up coupon rates or any other fields in the page are amended after it has be approved once, then it should be shown as “Previous: 2.78” for checker.</w:t>
      </w:r>
    </w:p>
  </w:comment>
  <w:comment w:id="1344" w:author="Sophia TAN (MAS)" w:date="2026-01-14T17:09:00Z" w:initials="ST">
    <w:p w14:paraId="087856F9" w14:textId="77777777" w:rsidR="001A1057" w:rsidRDefault="001A1057" w:rsidP="001A1057">
      <w:pPr>
        <w:pStyle w:val="CommentText"/>
        <w:jc w:val="left"/>
      </w:pPr>
      <w:r>
        <w:rPr>
          <w:rStyle w:val="CommentReference"/>
        </w:rPr>
        <w:annotationRef/>
      </w:r>
      <w:r>
        <w:t>Should have a one liner on what the red font MEPS+ 2.75 means.</w:t>
      </w:r>
    </w:p>
  </w:comment>
  <w:comment w:id="1355" w:author="Akila BALAKRISHNAN from.OPTIMUM (MAS)" w:date="2026-01-08T13:11:00Z" w:initials="AB">
    <w:p w14:paraId="1AED3915" w14:textId="40A17297" w:rsidR="00362444" w:rsidRDefault="00362444" w:rsidP="00362444">
      <w:pPr>
        <w:pStyle w:val="CommentText"/>
        <w:jc w:val="left"/>
      </w:pPr>
      <w:r>
        <w:rPr>
          <w:rStyle w:val="CommentReference"/>
        </w:rPr>
        <w:annotationRef/>
      </w:r>
      <w:r>
        <w:t>Will this Unpublish banner displayed for the maker too?</w:t>
      </w:r>
    </w:p>
  </w:comment>
  <w:comment w:id="1373" w:author="Sophia TAN (MAS)" w:date="2025-12-12T17:56:00Z" w:initials="ST">
    <w:p w14:paraId="4148E2E7" w14:textId="27F9051B" w:rsidR="00926DCF" w:rsidRDefault="00926DCF" w:rsidP="00926DCF">
      <w:pPr>
        <w:pStyle w:val="CommentText"/>
        <w:jc w:val="left"/>
      </w:pPr>
      <w:r>
        <w:rPr>
          <w:rStyle w:val="CommentReference"/>
        </w:rPr>
        <w:annotationRef/>
      </w:r>
      <w:r>
        <w:t xml:space="preserve">As a checker approving the Announcement, I think I would be seeing 1) Back, return to Announcement; 2) Reject; 3) Approve? I will not see “Submit for Approval” right? </w:t>
      </w:r>
    </w:p>
    <w:p w14:paraId="24359C40" w14:textId="77777777" w:rsidR="00926DCF" w:rsidRDefault="00926DCF" w:rsidP="00926DCF">
      <w:pPr>
        <w:pStyle w:val="CommentText"/>
        <w:jc w:val="left"/>
      </w:pPr>
    </w:p>
    <w:p w14:paraId="6DEBF493" w14:textId="77777777" w:rsidR="00926DCF" w:rsidRDefault="00926DCF" w:rsidP="00926DCF">
      <w:pPr>
        <w:pStyle w:val="CommentText"/>
        <w:jc w:val="left"/>
      </w:pPr>
      <w:r>
        <w:t>Feels a bit confusing when this table just shows the delta (what is added) but not the delta (what is dropped from 2.7.6.1).</w:t>
      </w:r>
    </w:p>
  </w:comment>
  <w:comment w:id="1374" w:author="Akila BALAKRISHNAN from.OPTIMUM (MAS)" w:date="2025-12-13T23:19:00Z" w:initials="ABf(">
    <w:p w14:paraId="49D501ED" w14:textId="77777777" w:rsidR="00E85EA7" w:rsidRDefault="00E85EA7">
      <w:pPr>
        <w:pStyle w:val="CommentText"/>
        <w:jc w:val="left"/>
      </w:pPr>
      <w:r>
        <w:rPr>
          <w:rStyle w:val="CommentReference"/>
        </w:rPr>
        <w:annotationRef/>
      </w:r>
      <w:r>
        <w:t>Agree with Sophia. It is bit confusing to know what are the actions available for each use case.</w:t>
      </w:r>
      <w:r>
        <w:br/>
      </w:r>
    </w:p>
    <w:p w14:paraId="67584840" w14:textId="77777777" w:rsidR="00E85EA7" w:rsidRDefault="00E85EA7" w:rsidP="00E61932">
      <w:pPr>
        <w:pStyle w:val="CommentText"/>
        <w:jc w:val="left"/>
      </w:pPr>
      <w:r>
        <w:t>It would be good to have the whole list of actions for each use case instead of just the delta.</w:t>
      </w:r>
    </w:p>
  </w:comment>
  <w:comment w:id="1375" w:author="Han Xie CHAI (MAS)" w:date="2025-12-16T16:59:00Z" w:initials="HC">
    <w:p w14:paraId="579DA4DD" w14:textId="77777777" w:rsidR="00B0260B" w:rsidRDefault="00B0260B" w:rsidP="00B0260B">
      <w:pPr>
        <w:pStyle w:val="CommentText"/>
        <w:jc w:val="left"/>
      </w:pPr>
      <w:r>
        <w:rPr>
          <w:rStyle w:val="CommentReference"/>
        </w:rPr>
        <w:annotationRef/>
      </w:r>
      <w:r>
        <w:t>Can discuss with TECQ, I think the current format is to minimise duplication of info. But we can see what is the best way to present for readers.</w:t>
      </w:r>
    </w:p>
  </w:comment>
  <w:comment w:id="1376" w:author="Eugene CHEONG from.TOPPAN (MAS)" w:date="2025-12-26T14:47:00Z" w:initials="EC">
    <w:p w14:paraId="3F110BB9" w14:textId="77777777" w:rsidR="001A5243" w:rsidRDefault="001A5243" w:rsidP="001A5243">
      <w:pPr>
        <w:pStyle w:val="CommentText"/>
        <w:jc w:val="left"/>
      </w:pPr>
      <w:r>
        <w:rPr>
          <w:rStyle w:val="CommentReference"/>
        </w:rPr>
        <w:annotationRef/>
      </w:r>
      <w:r>
        <w:t>@Sophia, the current format is to avoid duplication of info as mentioned by Han Xie. So if we can view announcements, you will definitely see the Back button, and additional buttons are visible based on the announcement status and the user role as described in the use case.</w:t>
      </w:r>
    </w:p>
    <w:p w14:paraId="0BFB9653" w14:textId="77777777" w:rsidR="001A5243" w:rsidRDefault="001A5243" w:rsidP="001A5243">
      <w:pPr>
        <w:pStyle w:val="CommentText"/>
        <w:jc w:val="left"/>
      </w:pPr>
    </w:p>
    <w:p w14:paraId="1C3FC5E2" w14:textId="77777777" w:rsidR="001A5243" w:rsidRDefault="001A5243" w:rsidP="001A5243">
      <w:pPr>
        <w:pStyle w:val="CommentText"/>
        <w:jc w:val="left"/>
      </w:pPr>
      <w:r>
        <w:t>If this is confusing, do let us know if we should combine them all into a single list.</w:t>
      </w:r>
    </w:p>
  </w:comment>
  <w:comment w:id="1377" w:author="Han Xie CHAI (MAS)" w:date="2026-01-13T10:33:00Z" w:initials="HC">
    <w:p w14:paraId="7A1E7D5F" w14:textId="77777777" w:rsidR="00EE1CEA" w:rsidRDefault="00EE1CEA" w:rsidP="00EE1CEA">
      <w:pPr>
        <w:pStyle w:val="CommentText"/>
        <w:jc w:val="left"/>
      </w:pPr>
      <w:r>
        <w:rPr>
          <w:rStyle w:val="CommentReference"/>
        </w:rPr>
        <w:annotationRef/>
      </w:r>
      <w:r>
        <w:t xml:space="preserve">I am ok with the current approach (i.e. no need for a single list), as long as the wireframe shows the overall button. </w:t>
      </w:r>
    </w:p>
  </w:comment>
  <w:comment w:id="1378" w:author="Sophia TAN (MAS)" w:date="2026-01-13T20:34:00Z" w:initials="ST">
    <w:p w14:paraId="23B5109F" w14:textId="77777777" w:rsidR="008C02B7" w:rsidRDefault="001C5D29" w:rsidP="008C02B7">
      <w:pPr>
        <w:pStyle w:val="CommentText"/>
        <w:jc w:val="left"/>
      </w:pPr>
      <w:r>
        <w:rPr>
          <w:rStyle w:val="CommentReference"/>
        </w:rPr>
        <w:annotationRef/>
      </w:r>
      <w:r w:rsidR="008C02B7">
        <w:t xml:space="preserve">Yes, understand the need to reduce duplication of information. But my difficulty is knowing what buttons I should be seeing for a use case... </w:t>
      </w:r>
      <w:r w:rsidR="008C02B7">
        <w:br/>
      </w:r>
    </w:p>
    <w:p w14:paraId="744B6792" w14:textId="77777777" w:rsidR="008C02B7" w:rsidRDefault="008C02B7" w:rsidP="008C02B7">
      <w:pPr>
        <w:pStyle w:val="CommentText"/>
        <w:jc w:val="left"/>
      </w:pPr>
      <w:r>
        <w:t>For example “Submit for approval” button. I do not see this mentioned in any Action Button Row - would have expected it to be in Update Announcement?</w:t>
      </w:r>
    </w:p>
    <w:p w14:paraId="0BD134A4" w14:textId="77777777" w:rsidR="008C02B7" w:rsidRDefault="008C02B7" w:rsidP="008C02B7">
      <w:pPr>
        <w:pStyle w:val="CommentText"/>
        <w:jc w:val="left"/>
      </w:pPr>
    </w:p>
    <w:p w14:paraId="71C9328A" w14:textId="77777777" w:rsidR="008C02B7" w:rsidRDefault="008C02B7" w:rsidP="008C02B7">
      <w:pPr>
        <w:pStyle w:val="CommentText"/>
        <w:jc w:val="left"/>
      </w:pPr>
      <w:r>
        <w:t>However, I note that the wireframe has been updated - from my initial comment on 12Dec, I no longer see a “Submit for Approval” button in the wireframe. I.e. less confusing.</w:t>
      </w:r>
    </w:p>
  </w:comment>
  <w:comment w:id="1379" w:author="Akila BALAKRISHNAN from.OPTIMUM (MAS)" w:date="2025-12-12T15:45:00Z" w:initials="ABf(">
    <w:p w14:paraId="7E881E19" w14:textId="0A10E400" w:rsidR="00C07B82" w:rsidRDefault="00C07B82" w:rsidP="00D51C53">
      <w:pPr>
        <w:pStyle w:val="CommentText"/>
        <w:jc w:val="left"/>
      </w:pPr>
      <w:r>
        <w:rPr>
          <w:rStyle w:val="CommentReference"/>
        </w:rPr>
        <w:annotationRef/>
      </w:r>
      <w:r>
        <w:t>Please include remarks for Reject and Approve button</w:t>
      </w:r>
    </w:p>
  </w:comment>
  <w:comment w:id="1380" w:author="Eugene CHEONG from.TOPPAN (MAS)" w:date="2025-12-26T14:50:00Z" w:initials="EC">
    <w:p w14:paraId="3F9FDCF8" w14:textId="77777777" w:rsidR="001A5243" w:rsidRDefault="001A5243" w:rsidP="001A5243">
      <w:pPr>
        <w:pStyle w:val="CommentText"/>
        <w:jc w:val="left"/>
      </w:pPr>
      <w:r>
        <w:rPr>
          <w:rStyle w:val="CommentReference"/>
        </w:rPr>
        <w:annotationRef/>
      </w:r>
      <w:r>
        <w:t>I have added the remarks for the buttons.</w:t>
      </w:r>
    </w:p>
  </w:comment>
  <w:comment w:id="1394" w:author="Akila BALAKRISHNAN from.OPTIMUM (MAS)" w:date="2025-12-13T23:32:00Z" w:initials="ABf(">
    <w:p w14:paraId="6C24ACA0" w14:textId="3B90344B" w:rsidR="00200655" w:rsidRDefault="00200655" w:rsidP="005C5301">
      <w:pPr>
        <w:pStyle w:val="CommentText"/>
        <w:jc w:val="left"/>
      </w:pPr>
      <w:r>
        <w:rPr>
          <w:rStyle w:val="CommentReference"/>
        </w:rPr>
        <w:annotationRef/>
      </w:r>
      <w:r>
        <w:t>How does the checker knows that the approval is for publishing announcement details to MAS Website or to unpublish announcement details from MAS Website?</w:t>
      </w:r>
    </w:p>
  </w:comment>
  <w:comment w:id="1395" w:author="Eugene CHEONG from.TOPPAN (MAS)" w:date="2025-12-26T14:58:00Z" w:initials="EC">
    <w:p w14:paraId="77BD0AD4" w14:textId="77777777" w:rsidR="00062DF1" w:rsidRDefault="00062DF1" w:rsidP="00062DF1">
      <w:pPr>
        <w:pStyle w:val="CommentText"/>
        <w:jc w:val="left"/>
      </w:pPr>
      <w:r>
        <w:rPr>
          <w:rStyle w:val="CommentReference"/>
        </w:rPr>
        <w:annotationRef/>
      </w:r>
      <w:r>
        <w:t>There is a banner in the details page for unpublication requests. However, I understand that this is not apparent in the confirmation prompt. I have amended the text such that it is easier to identify this inside the confirmation prompt.</w:t>
      </w:r>
    </w:p>
  </w:comment>
  <w:comment w:id="1402" w:author="Han Xie CHAI (MAS)" w:date="2025-12-17T12:01:00Z" w:initials="HC">
    <w:p w14:paraId="3E4C0AE0" w14:textId="0C3C054D" w:rsidR="00BC4D2D" w:rsidRDefault="00BC4D2D" w:rsidP="00BC4D2D">
      <w:pPr>
        <w:pStyle w:val="CommentText"/>
        <w:jc w:val="left"/>
      </w:pPr>
      <w:r>
        <w:rPr>
          <w:rStyle w:val="CommentReference"/>
        </w:rPr>
        <w:annotationRef/>
      </w:r>
      <w:r>
        <w:t>Will the screen elements here be different if it is for unpublications?</w:t>
      </w:r>
    </w:p>
  </w:comment>
  <w:comment w:id="1403" w:author="Eugene CHEONG from.TOPPAN (MAS)" w:date="2025-12-26T14:59:00Z" w:initials="EC">
    <w:p w14:paraId="6DB91B7B" w14:textId="77777777" w:rsidR="00062DF1" w:rsidRDefault="00062DF1" w:rsidP="00062DF1">
      <w:pPr>
        <w:pStyle w:val="CommentText"/>
        <w:jc w:val="left"/>
      </w:pPr>
      <w:r>
        <w:rPr>
          <w:rStyle w:val="CommentReference"/>
        </w:rPr>
        <w:annotationRef/>
      </w:r>
      <w:r>
        <w:t>There is a banner in the details page for unpublication requests. However, I understand that this is not apparent in the confirmation prompt. I have amended the text such that it is easier to identify this inside the confirmation prompt.</w:t>
      </w:r>
    </w:p>
  </w:comment>
  <w:comment w:id="1405" w:author="Han Xie CHAI (MAS)" w:date="2025-12-16T17:00:00Z" w:initials="HC">
    <w:p w14:paraId="6D61E138" w14:textId="4B70DF03" w:rsidR="00D056D7" w:rsidRDefault="00D056D7" w:rsidP="00D056D7">
      <w:pPr>
        <w:pStyle w:val="CommentText"/>
        <w:jc w:val="left"/>
      </w:pPr>
      <w:r>
        <w:rPr>
          <w:rStyle w:val="CommentReference"/>
        </w:rPr>
        <w:annotationRef/>
      </w:r>
      <w:r>
        <w:t>What details will be displayed if it’s rejection?</w:t>
      </w:r>
    </w:p>
  </w:comment>
  <w:comment w:id="1406" w:author="Eugene CHEONG from.TOPPAN (MAS)" w:date="2025-12-26T14:52:00Z" w:initials="EC">
    <w:p w14:paraId="1A99B31E" w14:textId="77777777" w:rsidR="001A5243" w:rsidRDefault="001A5243" w:rsidP="001A5243">
      <w:pPr>
        <w:pStyle w:val="CommentText"/>
        <w:jc w:val="left"/>
      </w:pPr>
      <w:r>
        <w:rPr>
          <w:rStyle w:val="CommentReference"/>
        </w:rPr>
        <w:annotationRef/>
      </w:r>
      <w:r>
        <w:t>The details displayed is the PDF preview below the paragraph. This contains the announcement details that the maker submitted, so that the checker can confirm that the announcement should be rejected before clicking on the Confirm button.</w:t>
      </w:r>
    </w:p>
  </w:comment>
  <w:comment w:id="1407" w:author="Han Xie CHAI (MAS)" w:date="2026-01-09T17:49:00Z" w:initials="HC">
    <w:p w14:paraId="4961F030" w14:textId="77777777" w:rsidR="00DE1944" w:rsidRDefault="00DE1944" w:rsidP="00DE1944">
      <w:pPr>
        <w:pStyle w:val="CommentText"/>
        <w:jc w:val="left"/>
      </w:pPr>
      <w:r>
        <w:rPr>
          <w:rStyle w:val="CommentReference"/>
        </w:rPr>
        <w:annotationRef/>
      </w:r>
      <w:r>
        <w:t>Thanks! I’ve tried to shorten it.</w:t>
      </w:r>
    </w:p>
  </w:comment>
  <w:comment w:id="1440" w:author="Sophia TAN (MAS)" w:date="2026-01-14T17:16:00Z" w:initials="ST">
    <w:p w14:paraId="3FFA1557" w14:textId="77777777" w:rsidR="008C02B7" w:rsidRDefault="008C02B7" w:rsidP="008C02B7">
      <w:pPr>
        <w:pStyle w:val="CommentText"/>
        <w:jc w:val="left"/>
      </w:pPr>
      <w:r>
        <w:rPr>
          <w:rStyle w:val="CommentReference"/>
        </w:rPr>
        <w:annotationRef/>
      </w:r>
      <w:r>
        <w:t>Placeholder as I do not see in 2.10.6.1 wireframe a button to click for PDF preview. Should this be quoted here?</w:t>
      </w:r>
    </w:p>
  </w:comment>
  <w:comment w:id="1461" w:author="Jasmine WL TEO (MAS)" w:date="2026-01-13T11:05:00Z" w:initials="JT">
    <w:p w14:paraId="3C3E8F6B" w14:textId="137CA962" w:rsidR="00A94858" w:rsidRDefault="00A94858" w:rsidP="00A94858">
      <w:pPr>
        <w:pStyle w:val="CommentText"/>
        <w:jc w:val="left"/>
      </w:pPr>
      <w:r>
        <w:rPr>
          <w:rStyle w:val="CommentReference"/>
        </w:rPr>
        <w:annotationRef/>
      </w:r>
      <w:r>
        <w:t>The unpublish banner is not obvious. Could we change it to yellow?</w:t>
      </w:r>
    </w:p>
  </w:comment>
  <w:comment w:id="1508" w:author="Sophia TAN (MAS)" w:date="2026-01-14T17:18:00Z" w:initials="ST">
    <w:p w14:paraId="35F1D635" w14:textId="77777777" w:rsidR="005E1B74" w:rsidRDefault="005E1B74" w:rsidP="005E1B74">
      <w:pPr>
        <w:pStyle w:val="CommentText"/>
        <w:jc w:val="left"/>
      </w:pPr>
      <w:r>
        <w:rPr>
          <w:rStyle w:val="CommentReference"/>
        </w:rPr>
        <w:annotationRef/>
      </w:r>
      <w:r>
        <w:t>Should 2.11 Unpublish Announcement be moved to appear before 2.10 Approve/Reject/ Unpublish?</w:t>
      </w:r>
      <w:r>
        <w:br/>
      </w:r>
      <w:r>
        <w:br/>
        <w:t>Feels neater to collect the maker actions, followed by checker.</w:t>
      </w:r>
    </w:p>
  </w:comment>
  <w:comment w:id="1514" w:author="Jasmine WL TEO (MAS)" w:date="2025-12-17T11:22:00Z" w:initials="JT">
    <w:p w14:paraId="326C377C" w14:textId="6D19C5E2" w:rsidR="00CE5305" w:rsidRDefault="00D10EE5" w:rsidP="00CE5305">
      <w:pPr>
        <w:pStyle w:val="CommentText"/>
        <w:jc w:val="left"/>
      </w:pPr>
      <w:r>
        <w:rPr>
          <w:rStyle w:val="CommentReference"/>
        </w:rPr>
        <w:annotationRef/>
      </w:r>
      <w:r w:rsidR="00CE5305">
        <w:t>What will we see on MAS website when we unpublished? E.g. cannot view the details for the issue that is unpublished? Will these be covered in the website interface specs?</w:t>
      </w:r>
    </w:p>
  </w:comment>
  <w:comment w:id="1515" w:author="Eugene CHEONG from.TOPPAN (MAS)" w:date="2025-12-26T15:02:00Z" w:initials="EC">
    <w:p w14:paraId="6DCBB7EC" w14:textId="77777777" w:rsidR="008F7ED1" w:rsidRDefault="00062DF1" w:rsidP="008F7ED1">
      <w:pPr>
        <w:pStyle w:val="CommentText"/>
        <w:jc w:val="left"/>
      </w:pPr>
      <w:r>
        <w:rPr>
          <w:rStyle w:val="CommentReference"/>
        </w:rPr>
        <w:annotationRef/>
      </w:r>
      <w:r w:rsidR="008F7ED1">
        <w:t>Yes, this will be covered in the interface specs for MAS website that the announcement details for the unpublished issuance should not be seen. Suggest to keep this open until the specs are reviewed to ensure that it meets this requirements.</w:t>
      </w:r>
    </w:p>
  </w:comment>
  <w:comment w:id="1532" w:author="Sharmaine TAN (MAS)" w:date="2025-12-11T12:33:00Z" w:initials="ST">
    <w:p w14:paraId="2DDBA723" w14:textId="6C86BB30" w:rsidR="00FF03D5" w:rsidRDefault="00A17E57" w:rsidP="00FF03D5">
      <w:pPr>
        <w:pStyle w:val="CommentText"/>
        <w:jc w:val="left"/>
      </w:pPr>
      <w:r>
        <w:rPr>
          <w:rStyle w:val="CommentReference"/>
        </w:rPr>
        <w:annotationRef/>
      </w:r>
      <w:r w:rsidR="00FF03D5">
        <w:t>Unique to Unpublish Announcement use case the following 2.7.6.1 Wireframe at Status: Published should have a unpublish button</w:t>
      </w:r>
    </w:p>
    <w:p w14:paraId="5EA7AA74" w14:textId="77777777" w:rsidR="00FF03D5" w:rsidRDefault="00FF03D5" w:rsidP="00FF03D5">
      <w:pPr>
        <w:pStyle w:val="CommentText"/>
        <w:jc w:val="left"/>
      </w:pPr>
    </w:p>
    <w:p w14:paraId="47A9A5BF" w14:textId="77777777" w:rsidR="00FF03D5" w:rsidRDefault="00FF03D5" w:rsidP="00FF03D5">
      <w:pPr>
        <w:pStyle w:val="CommentText"/>
        <w:jc w:val="left"/>
      </w:pPr>
      <w:r>
        <w:t xml:space="preserve">It should be unpublish instead of withdraw to avoid confusion with withdraw approval request ? </w:t>
      </w:r>
    </w:p>
  </w:comment>
  <w:comment w:id="1533" w:author="Jasmine WL TEO (MAS)" w:date="2025-12-16T14:08:00Z" w:initials="JT">
    <w:p w14:paraId="4E843005" w14:textId="77777777" w:rsidR="002F5C88" w:rsidRDefault="002F5C88" w:rsidP="002F5C88">
      <w:pPr>
        <w:pStyle w:val="CommentText"/>
        <w:jc w:val="left"/>
      </w:pPr>
      <w:r>
        <w:rPr>
          <w:rStyle w:val="CommentReference"/>
        </w:rPr>
        <w:annotationRef/>
      </w:r>
      <w:r>
        <w:t>Agree with Sharmaine.</w:t>
      </w:r>
    </w:p>
  </w:comment>
  <w:comment w:id="1534" w:author="Eugene CHEONG from.TOPPAN (MAS)" w:date="2025-12-26T15:05:00Z" w:initials="EC">
    <w:p w14:paraId="2C8C0BDD" w14:textId="77777777" w:rsidR="00287E87" w:rsidRDefault="00062DF1" w:rsidP="00287E87">
      <w:pPr>
        <w:pStyle w:val="CommentText"/>
        <w:jc w:val="left"/>
      </w:pPr>
      <w:r>
        <w:rPr>
          <w:rStyle w:val="CommentReference"/>
        </w:rPr>
        <w:annotationRef/>
      </w:r>
      <w:r w:rsidR="00287E87">
        <w:t>Understand that another wireframe would be best suited for this section since it is of a different status and the Withdraw button may cause confusion. I have only included the page header to avoid having too many additional pages.</w:t>
      </w:r>
    </w:p>
  </w:comment>
  <w:comment w:id="1547" w:author="Sophia TAN (MAS)" w:date="2026-01-14T17:36:00Z" w:initials="ST">
    <w:p w14:paraId="7E83138C" w14:textId="77777777" w:rsidR="00424B8E" w:rsidRDefault="00424B8E" w:rsidP="00424B8E">
      <w:pPr>
        <w:pStyle w:val="CommentText"/>
        <w:jc w:val="left"/>
      </w:pPr>
      <w:r>
        <w:rPr>
          <w:rStyle w:val="CommentReference"/>
        </w:rPr>
        <w:annotationRef/>
      </w:r>
      <w:r>
        <w:t>To amend to that of the wireframe.</w:t>
      </w:r>
    </w:p>
  </w:comment>
  <w:comment w:id="1560" w:author="Sophia TAN (MAS)" w:date="2026-01-14T17:36:00Z" w:initials="ST">
    <w:p w14:paraId="438B1A34" w14:textId="77777777" w:rsidR="00424B8E" w:rsidRDefault="00424B8E" w:rsidP="00424B8E">
      <w:pPr>
        <w:pStyle w:val="CommentText"/>
        <w:jc w:val="left"/>
      </w:pPr>
      <w:r>
        <w:rPr>
          <w:rStyle w:val="CommentReference"/>
        </w:rPr>
        <w:annotationRef/>
      </w:r>
      <w:r>
        <w:t>Should be “Confirm”?</w:t>
      </w:r>
    </w:p>
  </w:comment>
  <w:comment w:id="1561" w:author="Akila BALAKRISHNAN from.OPTIMUM (MAS)" w:date="2026-01-08T13:17:00Z" w:initials="AB">
    <w:p w14:paraId="064185FE" w14:textId="5ADAF855" w:rsidR="007B35EB" w:rsidRDefault="007B35EB" w:rsidP="007B35EB">
      <w:pPr>
        <w:pStyle w:val="CommentText"/>
        <w:jc w:val="left"/>
      </w:pPr>
      <w:r>
        <w:rPr>
          <w:rStyle w:val="CommentReference"/>
        </w:rPr>
        <w:annotationRef/>
      </w:r>
      <w:r>
        <w:t>This does not unpublish the announcement from MAS Website immediately.</w:t>
      </w:r>
    </w:p>
    <w:p w14:paraId="4FD66F1A" w14:textId="77777777" w:rsidR="007B35EB" w:rsidRDefault="007B35EB" w:rsidP="007B35EB">
      <w:pPr>
        <w:pStyle w:val="CommentText"/>
        <w:jc w:val="left"/>
      </w:pPr>
      <w:r>
        <w:t>It has a maker checker process for this.</w:t>
      </w:r>
    </w:p>
  </w:comment>
  <w:comment w:id="1567" w:author="Sharmaine TAN (MAS)" w:date="2025-12-15T11:48:00Z" w:initials="ST">
    <w:p w14:paraId="39DB31A2" w14:textId="09909707" w:rsidR="000E5867" w:rsidRDefault="00225F24" w:rsidP="000E5867">
      <w:pPr>
        <w:pStyle w:val="CommentText"/>
        <w:jc w:val="left"/>
      </w:pPr>
      <w:r>
        <w:rPr>
          <w:rStyle w:val="CommentReference"/>
        </w:rPr>
        <w:annotationRef/>
      </w:r>
      <w:r w:rsidR="000E5867">
        <w:rPr>
          <w:color w:val="454953"/>
          <w:highlight w:val="white"/>
        </w:rPr>
        <w:t>For SSB issues, Omega will validate both the secmast.txt file and couponrate_sbond.txt to satisfy MEPS+ validation. In the event that couponrate_sbond.txt contains errors, how will this be rectified? Is there a coupon rate override? Or will we need to rectify the error at the MEPS+ side and wait for another file from MEPS+ to support validation?</w:t>
      </w:r>
      <w:r w:rsidR="000E5867">
        <w:t xml:space="preserve"> </w:t>
      </w:r>
    </w:p>
  </w:comment>
  <w:comment w:id="1568" w:author="Eugene CHEONG from.TOPPAN (MAS)" w:date="2025-12-26T15:08:00Z" w:initials="EC">
    <w:p w14:paraId="6537D557" w14:textId="77777777" w:rsidR="00DA38F4" w:rsidRDefault="00DA38F4" w:rsidP="00DA38F4">
      <w:pPr>
        <w:pStyle w:val="CommentText"/>
        <w:jc w:val="left"/>
      </w:pPr>
      <w:r>
        <w:rPr>
          <w:rStyle w:val="CommentReference"/>
        </w:rPr>
        <w:annotationRef/>
      </w:r>
      <w:r>
        <w:t>This may be a duplicate comment.</w:t>
      </w:r>
      <w:r>
        <w:br/>
      </w:r>
      <w:r>
        <w:br/>
        <w:t>Similarly to the failed validations for secmast.txt, the users can make use of the 3 options available to rectify the discrepancy with couponrates_sbond.txt.</w:t>
      </w:r>
    </w:p>
  </w:comment>
  <w:comment w:id="1570" w:author="Sophia TAN (MAS)" w:date="2025-12-11T16:15:00Z" w:initials="ST">
    <w:p w14:paraId="30A55CC0" w14:textId="4FA8F39A" w:rsidR="00976432" w:rsidRDefault="00976432" w:rsidP="00976432">
      <w:pPr>
        <w:pStyle w:val="CommentText"/>
        <w:jc w:val="left"/>
      </w:pPr>
      <w:r>
        <w:rPr>
          <w:rStyle w:val="CommentReference"/>
        </w:rPr>
        <w:annotationRef/>
      </w:r>
      <w:r>
        <w:t>Per the status quoted in the state transition diagram.</w:t>
      </w:r>
    </w:p>
  </w:comment>
  <w:comment w:id="1571" w:author="Eugene CHEONG from.TOPPAN (MAS)" w:date="2025-12-26T15:08:00Z" w:initials="EC">
    <w:p w14:paraId="61705076" w14:textId="77777777" w:rsidR="00DA38F4" w:rsidRDefault="00DA38F4" w:rsidP="00DA38F4">
      <w:pPr>
        <w:pStyle w:val="CommentText"/>
        <w:jc w:val="left"/>
      </w:pPr>
      <w:r>
        <w:rPr>
          <w:rStyle w:val="CommentReference"/>
        </w:rPr>
        <w:annotationRef/>
      </w:r>
      <w:r>
        <w:t>Noted.</w:t>
      </w:r>
    </w:p>
  </w:comment>
  <w:comment w:id="1575" w:author="Sophia TAN (MAS)" w:date="2025-12-11T16:20:00Z" w:initials="ST">
    <w:p w14:paraId="2349F00A" w14:textId="591BD9F4" w:rsidR="000123F5" w:rsidRDefault="000123F5" w:rsidP="000123F5">
      <w:pPr>
        <w:pStyle w:val="CommentText"/>
        <w:jc w:val="left"/>
      </w:pPr>
      <w:r>
        <w:rPr>
          <w:rStyle w:val="CommentReference"/>
        </w:rPr>
        <w:annotationRef/>
      </w:r>
      <w:r>
        <w:t>Moved up to be in order of sequence.</w:t>
      </w:r>
    </w:p>
  </w:comment>
  <w:comment w:id="1576" w:author="Eugene CHEONG from.TOPPAN (MAS)" w:date="2025-12-26T15:08:00Z" w:initials="EC">
    <w:p w14:paraId="69F30BB4" w14:textId="77777777" w:rsidR="00DA38F4" w:rsidRDefault="00DA38F4" w:rsidP="00DA38F4">
      <w:pPr>
        <w:pStyle w:val="CommentText"/>
        <w:jc w:val="left"/>
      </w:pPr>
      <w:r>
        <w:rPr>
          <w:rStyle w:val="CommentReference"/>
        </w:rPr>
        <w:annotationRef/>
      </w:r>
      <w:r>
        <w:t>Noted.</w:t>
      </w:r>
    </w:p>
  </w:comment>
  <w:comment w:id="1579" w:author="Sophia TAN (MAS)" w:date="2025-12-12T17:01:00Z" w:initials="ST">
    <w:p w14:paraId="6A0AE18C" w14:textId="27F8CA4F" w:rsidR="008D32FE" w:rsidRDefault="008D32FE" w:rsidP="008D32FE">
      <w:pPr>
        <w:pStyle w:val="CommentText"/>
        <w:jc w:val="left"/>
      </w:pPr>
      <w:r>
        <w:rPr>
          <w:rStyle w:val="CommentReference"/>
        </w:rPr>
        <w:annotationRef/>
      </w:r>
      <w:r>
        <w:t>Copied from 2.8.4. This should apply here too?</w:t>
      </w:r>
    </w:p>
  </w:comment>
  <w:comment w:id="1580" w:author="Eugene CHEONG from.TOPPAN (MAS)" w:date="2025-12-26T15:09:00Z" w:initials="EC">
    <w:p w14:paraId="3A9E4C83" w14:textId="77777777" w:rsidR="00DA38F4" w:rsidRDefault="00DA38F4" w:rsidP="00DA38F4">
      <w:pPr>
        <w:pStyle w:val="CommentText"/>
        <w:jc w:val="left"/>
      </w:pPr>
      <w:r>
        <w:rPr>
          <w:rStyle w:val="CommentReference"/>
        </w:rPr>
        <w:annotationRef/>
      </w:r>
      <w:r>
        <w:t>Yes, this action should be audited and recorded in the submission history.</w:t>
      </w:r>
    </w:p>
  </w:comment>
  <w:comment w:id="1594" w:author="Sharmaine TAN (MAS)" w:date="2025-12-17T22:25:00Z" w:initials="ST">
    <w:p w14:paraId="45E0C218" w14:textId="6B578AF1" w:rsidR="000C22F0" w:rsidRDefault="000C22F0" w:rsidP="000C22F0">
      <w:pPr>
        <w:pStyle w:val="CommentText"/>
        <w:numPr>
          <w:ilvl w:val="0"/>
          <w:numId w:val="16"/>
        </w:numPr>
        <w:jc w:val="left"/>
      </w:pPr>
      <w:r>
        <w:rPr>
          <w:rStyle w:val="CommentReference"/>
        </w:rPr>
        <w:annotationRef/>
      </w:r>
      <w:r>
        <w:t xml:space="preserve">In the event both Announcement Form and MEPS+ values is wrong, maker can rectify the issue by withdraw the Announcement form status: Pending Approval upon checker approval it will trigger an updated email to inform FD of the security details to create in MEPS+ and it will flow to Status: Pending MEPS+ validation ? </w:t>
      </w:r>
    </w:p>
  </w:comment>
  <w:comment w:id="1595" w:author="Eugene CHEONG from.TOPPAN (MAS)" w:date="2025-12-26T15:10:00Z" w:initials="EC">
    <w:p w14:paraId="71B754B0" w14:textId="77777777" w:rsidR="00DA38F4" w:rsidRDefault="00DA38F4" w:rsidP="00DA38F4">
      <w:pPr>
        <w:pStyle w:val="CommentText"/>
        <w:jc w:val="left"/>
      </w:pPr>
      <w:r>
        <w:rPr>
          <w:rStyle w:val="CommentReference"/>
        </w:rPr>
        <w:annotationRef/>
      </w:r>
      <w:r>
        <w:t>Yes, this is also one of the 3 options available to rectify the discrepancy with secmast.txt and/or couponrates_sbond.txt.</w:t>
      </w:r>
    </w:p>
  </w:comment>
  <w:comment w:id="1599" w:author="Han Xie CHAI (MAS)" w:date="2025-12-16T17:10:00Z" w:initials="HC">
    <w:p w14:paraId="2DF8A410" w14:textId="037B8C8F" w:rsidR="00BC4D2D" w:rsidRDefault="00BC4D2D" w:rsidP="00BC4D2D">
      <w:pPr>
        <w:pStyle w:val="CommentText"/>
        <w:jc w:val="left"/>
      </w:pPr>
      <w:r>
        <w:rPr>
          <w:rStyle w:val="CommentReference"/>
        </w:rPr>
        <w:annotationRef/>
      </w:r>
      <w:r>
        <w:t>@MDD, will this be helpful as a reminder?</w:t>
      </w:r>
    </w:p>
  </w:comment>
  <w:comment w:id="1600" w:author="Akila BALAKRISHNAN from.OPTIMUM (MAS)" w:date="2025-12-17T11:21:00Z" w:initials="AB">
    <w:p w14:paraId="36BABD66" w14:textId="77777777" w:rsidR="00BC4D2D" w:rsidRDefault="00BC4D2D" w:rsidP="00BC4D2D">
      <w:pPr>
        <w:pStyle w:val="CommentText"/>
        <w:jc w:val="left"/>
      </w:pPr>
      <w:r>
        <w:rPr>
          <w:rStyle w:val="CommentReference"/>
        </w:rPr>
        <w:annotationRef/>
      </w:r>
      <w:r>
        <w:t>Override MEPS+ validation action is by checker and not maker.</w:t>
      </w:r>
      <w:r>
        <w:br/>
      </w:r>
      <w:r>
        <w:br/>
        <w:t>I thought to include this note during the submission for approval by maker. Added a comment earlier whether to have a alert or notification for the same.</w:t>
      </w:r>
    </w:p>
  </w:comment>
  <w:comment w:id="1601" w:author="Eugene CHEONG from.TOPPAN (MAS)" w:date="2025-12-26T15:12:00Z" w:initials="EC">
    <w:p w14:paraId="10B2DABF" w14:textId="77777777" w:rsidR="00287E87" w:rsidRDefault="00DA38F4" w:rsidP="00287E87">
      <w:pPr>
        <w:pStyle w:val="CommentText"/>
        <w:jc w:val="left"/>
      </w:pPr>
      <w:r>
        <w:rPr>
          <w:rStyle w:val="CommentReference"/>
        </w:rPr>
        <w:annotationRef/>
      </w:r>
      <w:r w:rsidR="00287E87">
        <w:t>In my view, this could be helpful as it is possible for the announcement checker that is approving this announcement to also be the issuance calendar maker that subsequently update the issuance calendar if necessary.</w:t>
      </w:r>
      <w:r w:rsidR="00287E87">
        <w:br/>
      </w:r>
      <w:r w:rsidR="00287E87">
        <w:br/>
        <w:t>@MDD, do confirm if this text should be included in this use case before I update the wireframe.</w:t>
      </w:r>
    </w:p>
  </w:comment>
  <w:comment w:id="1602" w:author="Han Xie CHAI (MAS)" w:date="2026-01-12T17:49:00Z" w:initials="HC">
    <w:p w14:paraId="2418B633" w14:textId="77777777" w:rsidR="00EE1CEA" w:rsidRDefault="00287023" w:rsidP="00EE1CEA">
      <w:pPr>
        <w:pStyle w:val="CommentText"/>
        <w:jc w:val="left"/>
      </w:pPr>
      <w:r>
        <w:rPr>
          <w:rStyle w:val="CommentReference"/>
        </w:rPr>
        <w:annotationRef/>
      </w:r>
      <w:r w:rsidR="00EE1CEA">
        <w:t>The text is ok.</w:t>
      </w:r>
    </w:p>
  </w:comment>
  <w:comment w:id="1607" w:author="Han Xie CHAI (MAS)" w:date="2025-12-17T10:56:00Z" w:initials="HC">
    <w:p w14:paraId="547D35FB" w14:textId="4671B4C7" w:rsidR="009A3278" w:rsidRDefault="009A3278" w:rsidP="009A3278">
      <w:pPr>
        <w:pStyle w:val="CommentText"/>
        <w:jc w:val="left"/>
      </w:pPr>
      <w:r>
        <w:rPr>
          <w:rStyle w:val="CommentReference"/>
        </w:rPr>
        <w:annotationRef/>
      </w:r>
      <w:r>
        <w:t>Can we download this PDF as well?</w:t>
      </w:r>
    </w:p>
  </w:comment>
  <w:comment w:id="1608" w:author="Eugene CHEONG from.TOPPAN (MAS)" w:date="2025-12-30T16:32:00Z" w:initials="EC">
    <w:p w14:paraId="5B6B8B43" w14:textId="77777777" w:rsidR="00AF4FC4" w:rsidRDefault="00AF4FC4" w:rsidP="00AF4FC4">
      <w:pPr>
        <w:pStyle w:val="CommentText"/>
        <w:jc w:val="left"/>
      </w:pPr>
      <w:r>
        <w:rPr>
          <w:rStyle w:val="CommentReference"/>
        </w:rPr>
        <w:annotationRef/>
      </w:r>
      <w:r>
        <w:t>Yes. While there is no specific button in OMEGA itself to download. The preview makes use of the in-browser feature to render the PDF, and there will be a download button available.</w:t>
      </w:r>
    </w:p>
  </w:comment>
  <w:comment w:id="1611" w:author="Jasmine WL TEO (MAS)" w:date="2026-01-13T11:11:00Z" w:initials="JT">
    <w:p w14:paraId="2282B2EE" w14:textId="77777777" w:rsidR="00A94858" w:rsidRDefault="00A94858" w:rsidP="00A94858">
      <w:pPr>
        <w:pStyle w:val="CommentText"/>
        <w:jc w:val="left"/>
      </w:pPr>
      <w:r>
        <w:rPr>
          <w:rStyle w:val="CommentReference"/>
        </w:rPr>
        <w:annotationRef/>
      </w:r>
      <w:r>
        <w:t xml:space="preserve">Any reason why we cannot preview in Pending M+ or MEP+ validation error status? As long as it is approved and I thought we can allow for the preview. </w:t>
      </w:r>
    </w:p>
  </w:comment>
  <w:comment w:id="1612" w:author="Sophia TAN (MAS)" w:date="2026-01-14T17:49:00Z" w:initials="ST">
    <w:p w14:paraId="70BF36D1" w14:textId="77777777" w:rsidR="009B55A4" w:rsidRDefault="009B55A4" w:rsidP="009B55A4">
      <w:pPr>
        <w:pStyle w:val="CommentText"/>
        <w:jc w:val="left"/>
      </w:pPr>
      <w:r>
        <w:rPr>
          <w:rStyle w:val="CommentReference"/>
        </w:rPr>
        <w:annotationRef/>
      </w:r>
      <w:r>
        <w:t>In one of the earlier comments, the ask was for the PDF to be attached in the email sent out upon approval of the Announcement. Hence users should already be able to preview at Pending M+?</w:t>
      </w:r>
    </w:p>
  </w:comment>
  <w:comment w:id="1622" w:author="Jasmine WL TEO (MAS)" w:date="2025-12-17T10:53:00Z" w:initials="JT">
    <w:p w14:paraId="4193B0C8" w14:textId="5E514C4D" w:rsidR="00004246" w:rsidRDefault="001227E1" w:rsidP="00004246">
      <w:pPr>
        <w:pStyle w:val="CommentText"/>
        <w:numPr>
          <w:ilvl w:val="0"/>
          <w:numId w:val="15"/>
        </w:numPr>
        <w:jc w:val="left"/>
      </w:pPr>
      <w:r>
        <w:rPr>
          <w:rStyle w:val="CommentReference"/>
        </w:rPr>
        <w:annotationRef/>
      </w:r>
      <w:r w:rsidR="00004246">
        <w:t>For SGS Bonds and SSB, to display Approximately before the tenor, e.g. Approximately 10 Years</w:t>
      </w:r>
    </w:p>
    <w:p w14:paraId="59F1CA10" w14:textId="77777777" w:rsidR="00004246" w:rsidRDefault="00004246" w:rsidP="00004246">
      <w:pPr>
        <w:pStyle w:val="CommentText"/>
        <w:numPr>
          <w:ilvl w:val="0"/>
          <w:numId w:val="15"/>
        </w:numPr>
        <w:jc w:val="left"/>
      </w:pPr>
      <w:r>
        <w:t>'MAS' Intended Tender Amount' -&gt; Amount got typo  </w:t>
      </w:r>
    </w:p>
    <w:p w14:paraId="2BE1A6C0" w14:textId="77777777" w:rsidR="00004246" w:rsidRDefault="00004246" w:rsidP="00004246">
      <w:pPr>
        <w:pStyle w:val="CommentText"/>
        <w:numPr>
          <w:ilvl w:val="0"/>
          <w:numId w:val="15"/>
        </w:numPr>
        <w:jc w:val="left"/>
      </w:pPr>
      <w:r>
        <w:t>Under Issue Code, to confirm it will indicate 'Reopened' for reopened bonds?  </w:t>
      </w:r>
    </w:p>
    <w:p w14:paraId="0AC6CC8D" w14:textId="77777777" w:rsidR="00004246" w:rsidRDefault="00004246" w:rsidP="00004246">
      <w:pPr>
        <w:pStyle w:val="CommentText"/>
        <w:numPr>
          <w:ilvl w:val="0"/>
          <w:numId w:val="15"/>
        </w:numPr>
        <w:jc w:val="left"/>
      </w:pPr>
      <w:r>
        <w:t>Coupon Rate text to adjust to 'To be determined based on the cut-off yield of successful applications'  </w:t>
      </w:r>
    </w:p>
    <w:p w14:paraId="1C16FCC8" w14:textId="77777777" w:rsidR="00004246" w:rsidRDefault="00004246" w:rsidP="00004246">
      <w:pPr>
        <w:pStyle w:val="CommentText"/>
        <w:numPr>
          <w:ilvl w:val="0"/>
          <w:numId w:val="15"/>
        </w:numPr>
        <w:jc w:val="left"/>
      </w:pPr>
      <w:r>
        <w:t>To drop mode of application</w:t>
      </w:r>
    </w:p>
  </w:comment>
  <w:comment w:id="1623" w:author="Eugene CHEONG from.TOPPAN (MAS)" w:date="2025-12-30T16:34:00Z" w:initials="EC">
    <w:p w14:paraId="2D90E62B" w14:textId="77777777" w:rsidR="00AF4FC4" w:rsidRDefault="00AF4FC4" w:rsidP="00AF4FC4">
      <w:pPr>
        <w:pStyle w:val="CommentText"/>
        <w:jc w:val="left"/>
      </w:pPr>
      <w:r>
        <w:rPr>
          <w:rStyle w:val="CommentReference"/>
        </w:rPr>
        <w:annotationRef/>
      </w:r>
      <w:r>
        <w:t>I have made the changes. I have updated the wireframe to show how the in-browser feature of the PDF can be used to download the PDF. Instead, I have uploaded the changes mentioned here as PDFs below for each type since it was also requested in a subsequent comment..</w:t>
      </w:r>
    </w:p>
  </w:comment>
  <w:comment w:id="1624" w:author="Akila BALAKRISHNAN from.OPTIMUM (MAS)" w:date="2026-01-08T13:21:00Z" w:initials="AB">
    <w:p w14:paraId="3079D281" w14:textId="77777777" w:rsidR="007B35EB" w:rsidRDefault="007B35EB" w:rsidP="007B35EB">
      <w:pPr>
        <w:pStyle w:val="CommentText"/>
        <w:jc w:val="left"/>
      </w:pPr>
      <w:r>
        <w:rPr>
          <w:rStyle w:val="CommentReference"/>
        </w:rPr>
        <w:annotationRef/>
      </w:r>
      <w:r>
        <w:t>This wireframe should also be updated apart from the sample  PDFs uploaded.</w:t>
      </w:r>
    </w:p>
  </w:comment>
  <w:comment w:id="1632" w:author="Jasmine WL TEO (MAS)" w:date="2025-12-17T11:02:00Z" w:initials="JT">
    <w:p w14:paraId="232D8ED5" w14:textId="6F63400A" w:rsidR="009F17CA" w:rsidRDefault="009F17CA" w:rsidP="009F17CA">
      <w:pPr>
        <w:pStyle w:val="CommentText"/>
        <w:jc w:val="left"/>
      </w:pPr>
      <w:r>
        <w:rPr>
          <w:rStyle w:val="CommentReference"/>
        </w:rPr>
        <w:annotationRef/>
      </w:r>
      <w:r>
        <w:t>Can we request for a PDF for each type? Do let me know if it is too much work.</w:t>
      </w:r>
    </w:p>
  </w:comment>
  <w:comment w:id="1633" w:author="Eugene CHEONG from.TOPPAN (MAS)" w:date="2025-12-30T16:36:00Z" w:initials="EC">
    <w:p w14:paraId="3C063D87" w14:textId="77777777" w:rsidR="00AF4FC4" w:rsidRDefault="00AF4FC4" w:rsidP="00AF4FC4">
      <w:pPr>
        <w:pStyle w:val="CommentText"/>
        <w:jc w:val="left"/>
      </w:pPr>
      <w:r>
        <w:rPr>
          <w:rStyle w:val="CommentReference"/>
        </w:rPr>
        <w:annotationRef/>
      </w:r>
      <w:r>
        <w:t>I have uploaded these with the exception of CMTBs under section 2.13.7.</w:t>
      </w:r>
    </w:p>
  </w:comment>
  <w:comment w:id="1634" w:author="Sophia TAN (MAS)" w:date="2026-01-14T17:53:00Z" w:initials="ST">
    <w:p w14:paraId="20AB4B84" w14:textId="77777777" w:rsidR="00F72307" w:rsidRDefault="00F72307" w:rsidP="00F72307">
      <w:pPr>
        <w:pStyle w:val="CommentText"/>
        <w:jc w:val="left"/>
      </w:pPr>
      <w:r>
        <w:rPr>
          <w:rStyle w:val="CommentReference"/>
        </w:rPr>
        <w:annotationRef/>
      </w:r>
      <w:r>
        <w:t>Samples to be updated.</w:t>
      </w:r>
    </w:p>
  </w:comment>
  <w:comment w:id="1637" w:author="Akila BALAKRISHNAN from.OPTIMUM (MAS)" w:date="2026-01-12T12:57:00Z" w:initials="AB">
    <w:p w14:paraId="1B4448FC" w14:textId="49557EAC" w:rsidR="007A58E1" w:rsidRDefault="00B10B6B" w:rsidP="007A58E1">
      <w:pPr>
        <w:pStyle w:val="CommentText"/>
        <w:jc w:val="left"/>
      </w:pPr>
      <w:r>
        <w:rPr>
          <w:rStyle w:val="CommentReference"/>
        </w:rPr>
        <w:annotationRef/>
      </w:r>
      <w:r w:rsidR="007A58E1">
        <w:t>For SSB we can use the field name “Total Amount Offered” as mentioned in Section 7.</w:t>
      </w:r>
    </w:p>
    <w:p w14:paraId="25B0AB9D" w14:textId="77777777" w:rsidR="007A58E1" w:rsidRDefault="007A58E1" w:rsidP="007A58E1">
      <w:pPr>
        <w:pStyle w:val="CommentText"/>
        <w:jc w:val="left"/>
      </w:pPr>
      <w:r>
        <w:t>The sample PDF is showing “Maximum Amount Offered” which is not correct. Please update.</w:t>
      </w:r>
    </w:p>
    <w:p w14:paraId="05B46521" w14:textId="77777777" w:rsidR="007A58E1" w:rsidRDefault="007A58E1" w:rsidP="007A58E1">
      <w:pPr>
        <w:pStyle w:val="CommentText"/>
        <w:jc w:val="left"/>
      </w:pPr>
    </w:p>
    <w:p w14:paraId="74985437" w14:textId="77777777" w:rsidR="007A58E1" w:rsidRDefault="007A58E1" w:rsidP="007A58E1">
      <w:pPr>
        <w:pStyle w:val="CommentText"/>
        <w:jc w:val="left"/>
      </w:pPr>
    </w:p>
    <w:p w14:paraId="12E3A8C9" w14:textId="77777777" w:rsidR="007A58E1" w:rsidRDefault="007A58E1" w:rsidP="007A58E1">
      <w:pPr>
        <w:pStyle w:val="CommentText"/>
        <w:jc w:val="left"/>
      </w:pPr>
      <w:r>
        <w:t>For non-SSB: “Closing Date of Application” - date should match the auction date for all non-SSB securities and the timing should be 12 pm (i.e. the bid submission window closing time).</w:t>
      </w:r>
    </w:p>
    <w:p w14:paraId="42CEE296" w14:textId="77777777" w:rsidR="007A58E1" w:rsidRDefault="007A58E1" w:rsidP="007A58E1">
      <w:pPr>
        <w:pStyle w:val="CommentText"/>
        <w:jc w:val="left"/>
      </w:pPr>
      <w:r>
        <w:t>This is wrong in attached sample files for all non-SSB securities.</w:t>
      </w:r>
    </w:p>
    <w:p w14:paraId="15D77DD8" w14:textId="77777777" w:rsidR="007A58E1" w:rsidRDefault="007A58E1" w:rsidP="007A58E1">
      <w:pPr>
        <w:pStyle w:val="CommentText"/>
        <w:jc w:val="left"/>
      </w:pPr>
    </w:p>
    <w:p w14:paraId="070389C9" w14:textId="77777777" w:rsidR="007A58E1" w:rsidRDefault="007A58E1" w:rsidP="007A58E1">
      <w:pPr>
        <w:pStyle w:val="CommentText"/>
        <w:jc w:val="left"/>
      </w:pPr>
      <w:r>
        <w:t>For New SGS Bonds - The static text for “Coupon Rate” field is wrong in the PDF. Please correct.</w:t>
      </w:r>
    </w:p>
    <w:p w14:paraId="2DC98DFB" w14:textId="77777777" w:rsidR="007A58E1" w:rsidRDefault="007A58E1" w:rsidP="007A58E1">
      <w:pPr>
        <w:pStyle w:val="CommentText"/>
        <w:jc w:val="left"/>
      </w:pPr>
    </w:p>
    <w:p w14:paraId="2858A53C" w14:textId="77777777" w:rsidR="007A58E1" w:rsidRDefault="007A58E1" w:rsidP="007A58E1">
      <w:pPr>
        <w:pStyle w:val="CommentText"/>
        <w:jc w:val="left"/>
      </w:pPr>
      <w:r>
        <w:t>“Accrued Interest Payable by Investor” - should be populated as “None” in PDF for New SGS Bonds and for Re-open SGS Bonds if it is 0 days.</w:t>
      </w:r>
    </w:p>
    <w:p w14:paraId="6BC7BA79" w14:textId="77777777" w:rsidR="007A58E1" w:rsidRDefault="007A58E1" w:rsidP="007A58E1">
      <w:pPr>
        <w:pStyle w:val="CommentText"/>
        <w:jc w:val="left"/>
      </w:pPr>
    </w:p>
    <w:p w14:paraId="09B337FC" w14:textId="77777777" w:rsidR="007A58E1" w:rsidRDefault="007A58E1" w:rsidP="007A58E1">
      <w:pPr>
        <w:pStyle w:val="CommentText"/>
        <w:jc w:val="left"/>
      </w:pPr>
      <w:r>
        <w:t>“MAS Intended Tender Amount” should be populated as “Nil” if the amount is 0</w:t>
      </w:r>
    </w:p>
  </w:comment>
  <w:comment w:id="1638" w:author="Akila BALAKRISHNAN from.OPTIMUM (MAS)" w:date="2026-01-12T13:06:00Z" w:initials="AB">
    <w:p w14:paraId="4C2A6A9C" w14:textId="77777777" w:rsidR="007A58E1" w:rsidRDefault="007A58E1" w:rsidP="007A58E1">
      <w:pPr>
        <w:pStyle w:val="CommentText"/>
        <w:jc w:val="left"/>
      </w:pPr>
      <w:r>
        <w:rPr>
          <w:rStyle w:val="CommentReference"/>
        </w:rPr>
        <w:annotationRef/>
      </w:r>
      <w:r>
        <w:t>@MDD - The tenor in announcement PDF for MAS bills and T-Bills should still be in days same as status quo?</w:t>
      </w:r>
    </w:p>
  </w:comment>
  <w:comment w:id="1639" w:author="Akila BALAKRISHNAN from.OPTIMUM (MAS)" w:date="2026-01-12T17:49:00Z" w:initials="AB">
    <w:p w14:paraId="0D9C3429" w14:textId="77777777" w:rsidR="003C5E2B" w:rsidRDefault="00076E9B" w:rsidP="003C5E2B">
      <w:pPr>
        <w:pStyle w:val="CommentText"/>
        <w:jc w:val="left"/>
      </w:pPr>
      <w:r>
        <w:rPr>
          <w:rStyle w:val="CommentReference"/>
        </w:rPr>
        <w:annotationRef/>
      </w:r>
      <w:r w:rsidR="003C5E2B">
        <w:t>As discussed within MDD, announcement PDF will use the tenor value received from M+ and the unit will be hardcoded for different security type since we wont receive the unit from M+.</w:t>
      </w:r>
    </w:p>
    <w:p w14:paraId="3C89B494" w14:textId="77777777" w:rsidR="003C5E2B" w:rsidRDefault="003C5E2B" w:rsidP="003C5E2B">
      <w:pPr>
        <w:pStyle w:val="CommentText"/>
        <w:jc w:val="left"/>
      </w:pPr>
    </w:p>
    <w:p w14:paraId="15FC9A7B" w14:textId="77777777" w:rsidR="003C5E2B" w:rsidRDefault="003C5E2B" w:rsidP="003C5E2B">
      <w:pPr>
        <w:pStyle w:val="CommentText"/>
        <w:jc w:val="left"/>
      </w:pPr>
      <w:r>
        <w:t>@TECQ - To take note and include these details in the FSD.</w:t>
      </w:r>
    </w:p>
  </w:comment>
  <w:comment w:id="1650" w:author="Jasmine WL TEO (MAS)" w:date="2026-01-12T15:49:00Z" w:initials="JT">
    <w:p w14:paraId="6CCFCB5F" w14:textId="77777777" w:rsidR="00F60A5E" w:rsidRDefault="007654AE" w:rsidP="00F60A5E">
      <w:pPr>
        <w:pStyle w:val="CommentText"/>
        <w:jc w:val="left"/>
      </w:pPr>
      <w:r>
        <w:rPr>
          <w:rStyle w:val="CommentReference"/>
        </w:rPr>
        <w:annotationRef/>
      </w:r>
      <w:r w:rsidR="00F60A5E">
        <w:t>(need not change the PDF but keep this comment open)</w:t>
      </w:r>
    </w:p>
    <w:p w14:paraId="7AB9F172" w14:textId="77777777" w:rsidR="00F60A5E" w:rsidRDefault="00F60A5E" w:rsidP="00F60A5E">
      <w:pPr>
        <w:pStyle w:val="CommentText"/>
        <w:jc w:val="left"/>
      </w:pPr>
      <w:r>
        <w:t xml:space="preserve">I know this is a mockup PDF </w:t>
      </w:r>
    </w:p>
    <w:p w14:paraId="4A709F05" w14:textId="77777777" w:rsidR="00F60A5E" w:rsidRDefault="00F60A5E" w:rsidP="00F60A5E">
      <w:pPr>
        <w:pStyle w:val="CommentText"/>
        <w:jc w:val="left"/>
      </w:pPr>
      <w:r>
        <w:t xml:space="preserve">but do note that: </w:t>
      </w:r>
    </w:p>
    <w:p w14:paraId="5D915F5A" w14:textId="77777777" w:rsidR="00F60A5E" w:rsidRDefault="00F60A5E" w:rsidP="00F60A5E">
      <w:pPr>
        <w:pStyle w:val="CommentText"/>
        <w:numPr>
          <w:ilvl w:val="0"/>
          <w:numId w:val="35"/>
        </w:numPr>
        <w:jc w:val="left"/>
      </w:pPr>
      <w:r>
        <w:t>Except for SSB, the closing date and time are wrong for most of the pdf.</w:t>
      </w:r>
    </w:p>
    <w:p w14:paraId="2D03E60D" w14:textId="77777777" w:rsidR="00F60A5E" w:rsidRDefault="00F60A5E" w:rsidP="00F60A5E">
      <w:pPr>
        <w:pStyle w:val="CommentText"/>
        <w:numPr>
          <w:ilvl w:val="0"/>
          <w:numId w:val="35"/>
        </w:numPr>
        <w:jc w:val="left"/>
      </w:pPr>
      <w:r>
        <w:t>The reopen PDF did not include the reopen footnotes.</w:t>
      </w:r>
    </w:p>
    <w:p w14:paraId="194D8032" w14:textId="77777777" w:rsidR="00F60A5E" w:rsidRDefault="00F60A5E" w:rsidP="00F60A5E">
      <w:pPr>
        <w:pStyle w:val="CommentText"/>
        <w:numPr>
          <w:ilvl w:val="0"/>
          <w:numId w:val="35"/>
        </w:numPr>
        <w:jc w:val="left"/>
      </w:pPr>
      <w:r>
        <w:t>For SSB, within the coupon payment schedule table, to change Year to Year from Issue  date</w:t>
      </w:r>
    </w:p>
  </w:comment>
  <w:comment w:id="1657" w:author="Eugene CHEONG from.TOPPAN (MAS)" w:date="2025-12-08T10:40:00Z" w:initials="EC">
    <w:p w14:paraId="28B33FC0" w14:textId="4DE3290E" w:rsidR="00DA06FC" w:rsidRDefault="00DA06FC" w:rsidP="00DA06FC">
      <w:pPr>
        <w:pStyle w:val="CommentText"/>
        <w:jc w:val="left"/>
      </w:pPr>
      <w:r>
        <w:rPr>
          <w:rStyle w:val="CommentReference"/>
        </w:rPr>
        <w:annotationRef/>
      </w:r>
      <w:r>
        <w:t>As Akila mentioned on 04 Dec 2025, how will these be mapped when new security types and subtypes are added? TECQ prepare the parameter settings for MDD to cross reference.</w:t>
      </w:r>
    </w:p>
  </w:comment>
  <w:comment w:id="1658" w:author="Eugene CHEONG from.TOPPAN (MAS)" w:date="2025-12-26T15:33:00Z" w:initials="EC">
    <w:p w14:paraId="44A3E9FF" w14:textId="77777777" w:rsidR="0022154C" w:rsidRDefault="0022154C" w:rsidP="0022154C">
      <w:pPr>
        <w:pStyle w:val="CommentText"/>
        <w:jc w:val="left"/>
      </w:pPr>
      <w:r>
        <w:rPr>
          <w:rStyle w:val="CommentReference"/>
        </w:rPr>
        <w:annotationRef/>
      </w:r>
      <w:r>
        <w:t>Parameter settings have been shared with MDD on DMS by Christian.</w:t>
      </w:r>
    </w:p>
  </w:comment>
  <w:comment w:id="1660" w:author="Akila BALAKRISHNAN from.OPTIMUM (MAS)" w:date="2025-12-15T11:33:00Z" w:initials="AB">
    <w:p w14:paraId="69A932C3" w14:textId="6762352C" w:rsidR="00555851" w:rsidRDefault="00555851" w:rsidP="00555851">
      <w:pPr>
        <w:pStyle w:val="CommentText"/>
        <w:jc w:val="left"/>
      </w:pPr>
      <w:r>
        <w:rPr>
          <w:rStyle w:val="CommentReference"/>
        </w:rPr>
        <w:annotationRef/>
      </w:r>
      <w:r>
        <w:t>Removed the footnotes in this list since it is part of the UI fields already.</w:t>
      </w:r>
    </w:p>
  </w:comment>
  <w:comment w:id="1661" w:author="Eugene CHEONG from.TOPPAN (MAS)" w:date="2025-12-23T17:39:00Z" w:initials="EC">
    <w:p w14:paraId="4AEA26A3" w14:textId="77777777" w:rsidR="00FB7864" w:rsidRDefault="00FB7864" w:rsidP="00FB7864">
      <w:pPr>
        <w:pStyle w:val="CommentText"/>
        <w:jc w:val="left"/>
      </w:pPr>
      <w:r>
        <w:rPr>
          <w:rStyle w:val="CommentReference"/>
        </w:rPr>
        <w:annotationRef/>
      </w:r>
      <w:r>
        <w:t>Noted.</w:t>
      </w:r>
    </w:p>
  </w:comment>
  <w:comment w:id="1664" w:author="Sophia TAN (MAS)" w:date="2026-01-14T17:55:00Z" w:initials="ST">
    <w:p w14:paraId="44E7D63E" w14:textId="77777777" w:rsidR="008D437B" w:rsidRDefault="008D437B" w:rsidP="008D437B">
      <w:pPr>
        <w:pStyle w:val="CommentText"/>
        <w:jc w:val="left"/>
      </w:pPr>
      <w:r>
        <w:rPr>
          <w:rStyle w:val="CommentReference"/>
        </w:rPr>
        <w:annotationRef/>
      </w:r>
      <w:r>
        <w:t>In case I got my understanding wrong, this “not” should be deleted?</w:t>
      </w:r>
    </w:p>
  </w:comment>
  <w:comment w:id="1667" w:author="Akila BALAKRISHNAN from.OPTIMUM (MAS)" w:date="2026-01-12T12:42:00Z" w:initials="AB">
    <w:p w14:paraId="0268ED22" w14:textId="1AFEE6EB" w:rsidR="00834CDE" w:rsidRDefault="00184350" w:rsidP="00834CDE">
      <w:pPr>
        <w:pStyle w:val="CommentText"/>
        <w:jc w:val="left"/>
      </w:pPr>
      <w:r>
        <w:rPr>
          <w:rStyle w:val="CommentReference"/>
        </w:rPr>
        <w:annotationRef/>
      </w:r>
      <w:r w:rsidR="00834CDE">
        <w:t xml:space="preserve">Need to mention which configurable parameter (parameter name) will be used for the fields listed here. </w:t>
      </w:r>
    </w:p>
    <w:p w14:paraId="10364FF8" w14:textId="77777777" w:rsidR="00834CDE" w:rsidRDefault="00834CDE" w:rsidP="00834CDE">
      <w:pPr>
        <w:pStyle w:val="CommentText"/>
        <w:jc w:val="left"/>
      </w:pPr>
      <w:r>
        <w:t>How the closing date field value along with time are generated need to be explained in FSD since the closing date for non-SSB securities are auction date and for SSB it will refer to the closing date field in issuance calendar.</w:t>
      </w:r>
    </w:p>
  </w:comment>
  <w:comment w:id="1671" w:author="Sharmaine TAN (MAS)" w:date="2025-12-11T12:13:00Z" w:initials="ST">
    <w:p w14:paraId="7BCB8127" w14:textId="41E1590C" w:rsidR="00E80E02" w:rsidRDefault="00E80E02" w:rsidP="00E80E02">
      <w:pPr>
        <w:pStyle w:val="CommentText"/>
        <w:jc w:val="left"/>
      </w:pPr>
      <w:r>
        <w:rPr>
          <w:rStyle w:val="CommentReference"/>
        </w:rPr>
        <w:annotationRef/>
      </w:r>
      <w:r>
        <w:t xml:space="preserve">What is Minimum Tender Amount ? </w:t>
      </w:r>
    </w:p>
    <w:p w14:paraId="3BB26DCB" w14:textId="77777777" w:rsidR="00E80E02" w:rsidRDefault="00E80E02" w:rsidP="00E80E02">
      <w:pPr>
        <w:pStyle w:val="CommentText"/>
        <w:jc w:val="left"/>
      </w:pPr>
      <w:r>
        <w:t xml:space="preserve">Or is it referring to Minimum Denomination ? </w:t>
      </w:r>
    </w:p>
  </w:comment>
  <w:comment w:id="1672" w:author="Eugene CHEONG from.TOPPAN (MAS)" w:date="2025-12-26T15:34:00Z" w:initials="EC">
    <w:p w14:paraId="3ED4DB4A" w14:textId="77777777" w:rsidR="0022154C" w:rsidRDefault="0022154C" w:rsidP="0022154C">
      <w:pPr>
        <w:pStyle w:val="CommentText"/>
        <w:jc w:val="left"/>
      </w:pPr>
      <w:r>
        <w:rPr>
          <w:rStyle w:val="CommentReference"/>
        </w:rPr>
        <w:annotationRef/>
      </w:r>
      <w:r>
        <w:t>The minimum tender amount is the minimum amount of each bid. This is a new field originally introduced by Akila in the Announcement UI excel sheet.</w:t>
      </w:r>
    </w:p>
  </w:comment>
  <w:comment w:id="1673" w:author="Eugene CHEONG from.TOPPAN (MAS)" w:date="2025-12-26T15:34:00Z" w:initials="EC">
    <w:p w14:paraId="59E2549F" w14:textId="77777777" w:rsidR="0022154C" w:rsidRDefault="0022154C" w:rsidP="0022154C">
      <w:pPr>
        <w:pStyle w:val="CommentText"/>
        <w:jc w:val="left"/>
      </w:pPr>
      <w:r>
        <w:rPr>
          <w:rStyle w:val="CommentReference"/>
        </w:rPr>
        <w:annotationRef/>
      </w:r>
      <w:r>
        <w:t>After checking comments inside the parameter settings, I note that this field may no longer be necessary. If confirmed, please delete the strikethrough.</w:t>
      </w:r>
    </w:p>
  </w:comment>
  <w:comment w:id="1674" w:author="Eugene CHEONG from.TOPPAN (MAS)" w:date="2025-12-30T16:39:00Z" w:initials="EC">
    <w:p w14:paraId="43BFD4AD" w14:textId="77777777" w:rsidR="00AF4FC4" w:rsidRDefault="00AF4FC4" w:rsidP="00AF4FC4">
      <w:pPr>
        <w:pStyle w:val="CommentText"/>
        <w:jc w:val="left"/>
      </w:pPr>
      <w:r>
        <w:rPr>
          <w:rStyle w:val="CommentReference"/>
        </w:rPr>
        <w:annotationRef/>
      </w:r>
      <w:r>
        <w:t>Confirmed by MDD on 29 Dec 2025.</w:t>
      </w:r>
    </w:p>
  </w:comment>
  <w:comment w:id="1688" w:author="Akila BALAKRISHNAN from.OPTIMUM (MAS)" w:date="2025-12-13T21:21:00Z" w:initials="ABf(">
    <w:p w14:paraId="21C3FDCF" w14:textId="36502ABF" w:rsidR="00C229C4" w:rsidRDefault="00C229C4">
      <w:pPr>
        <w:pStyle w:val="CommentText"/>
        <w:jc w:val="left"/>
      </w:pPr>
      <w:r>
        <w:rPr>
          <w:rStyle w:val="CommentReference"/>
        </w:rPr>
        <w:annotationRef/>
      </w:r>
      <w:r>
        <w:t>Not all fields are defined in parameter settings for each security type I believe.</w:t>
      </w:r>
    </w:p>
    <w:p w14:paraId="76EC9FB9" w14:textId="77777777" w:rsidR="00C229C4" w:rsidRDefault="00C229C4">
      <w:pPr>
        <w:pStyle w:val="CommentText"/>
        <w:jc w:val="left"/>
      </w:pPr>
    </w:p>
    <w:p w14:paraId="74C23302" w14:textId="77777777" w:rsidR="00C229C4" w:rsidRDefault="00C229C4" w:rsidP="004979BF">
      <w:pPr>
        <w:pStyle w:val="CommentText"/>
        <w:jc w:val="left"/>
      </w:pPr>
      <w:r>
        <w:t>Please add the default static text values which are not configured in parameter settings.</w:t>
      </w:r>
    </w:p>
  </w:comment>
  <w:comment w:id="1689" w:author="Han Xie CHAI (MAS)" w:date="2025-12-16T17:20:00Z" w:initials="HC">
    <w:p w14:paraId="7DF2371A" w14:textId="77777777" w:rsidR="00CC4003" w:rsidRDefault="00CC4003" w:rsidP="00CC4003">
      <w:pPr>
        <w:pStyle w:val="CommentText"/>
        <w:jc w:val="left"/>
      </w:pPr>
      <w:r>
        <w:rPr>
          <w:rStyle w:val="CommentReference"/>
        </w:rPr>
        <w:annotationRef/>
      </w:r>
      <w:r>
        <w:t>Can separate them into 2 paragraphs: non-configurable default static text vs configurable parameters</w:t>
      </w:r>
    </w:p>
  </w:comment>
  <w:comment w:id="1690" w:author="Eugene CHEONG from.TOPPAN (MAS)" w:date="2025-12-26T15:52:00Z" w:initials="EC">
    <w:p w14:paraId="2442A11A" w14:textId="77777777" w:rsidR="0056700E" w:rsidRDefault="0056700E" w:rsidP="0056700E">
      <w:pPr>
        <w:pStyle w:val="CommentText"/>
        <w:jc w:val="left"/>
      </w:pPr>
      <w:r>
        <w:rPr>
          <w:rStyle w:val="CommentReference"/>
        </w:rPr>
        <w:annotationRef/>
      </w:r>
      <w:r>
        <w:t>Non-Competitive Applications consists of both static text with X as a configurable parameter. Should it be placed in 3.2 or 3.1?</w:t>
      </w:r>
    </w:p>
  </w:comment>
  <w:comment w:id="1724" w:author="Han Xie CHAI (MAS)" w:date="2025-12-16T17:29:00Z" w:initials="HC">
    <w:p w14:paraId="209FA6F9" w14:textId="12C0B2C4" w:rsidR="00C66F82" w:rsidRDefault="00C66F82" w:rsidP="00C66F82">
      <w:pPr>
        <w:pStyle w:val="CommentText"/>
        <w:jc w:val="left"/>
      </w:pPr>
      <w:r>
        <w:rPr>
          <w:rStyle w:val="CommentReference"/>
        </w:rPr>
        <w:annotationRef/>
      </w:r>
      <w:r>
        <w:t>@MDD, would we want to validate ISSUE_NO with OMEGA’s own record?</w:t>
      </w:r>
    </w:p>
  </w:comment>
  <w:comment w:id="1725" w:author="Akila BALAKRISHNAN from.OPTIMUM (MAS)" w:date="2025-12-17T16:16:00Z" w:initials="AB">
    <w:p w14:paraId="27D567E3" w14:textId="77777777" w:rsidR="00C66F82" w:rsidRDefault="00C66F82" w:rsidP="00C66F82">
      <w:pPr>
        <w:pStyle w:val="CommentText"/>
        <w:jc w:val="left"/>
      </w:pPr>
      <w:r>
        <w:rPr>
          <w:rStyle w:val="CommentReference"/>
        </w:rPr>
        <w:annotationRef/>
      </w:r>
      <w:r>
        <w:t>As discussed this is not required. MEPS+ is the source for the issue number.</w:t>
      </w:r>
    </w:p>
  </w:comment>
  <w:comment w:id="1825" w:author="Jasmine WL TEO (MAS)" w:date="2026-01-12T13:51:00Z" w:initials="JT">
    <w:p w14:paraId="0D984D0C" w14:textId="77777777" w:rsidR="00705D4B" w:rsidRDefault="00705D4B" w:rsidP="00705D4B">
      <w:pPr>
        <w:pStyle w:val="CommentText"/>
        <w:jc w:val="left"/>
      </w:pPr>
      <w:r>
        <w:rPr>
          <w:rStyle w:val="CommentReference"/>
        </w:rPr>
        <w:annotationRef/>
      </w:r>
      <w:r>
        <w:t>Just to confirm that this is configured backend.</w:t>
      </w:r>
    </w:p>
  </w:comment>
  <w:comment w:id="1838" w:author="Akila BALAKRISHNAN from.OPTIMUM (MAS)" w:date="2025-12-12T17:36:00Z" w:initials="ABf(">
    <w:p w14:paraId="7DA5373A" w14:textId="36E8758D" w:rsidR="003404BF" w:rsidRDefault="003404BF" w:rsidP="000C78BC">
      <w:pPr>
        <w:pStyle w:val="CommentText"/>
        <w:jc w:val="left"/>
      </w:pPr>
      <w:r>
        <w:rPr>
          <w:rStyle w:val="CommentReference"/>
        </w:rPr>
        <w:annotationRef/>
      </w:r>
      <w:r>
        <w:t>How is this determined?</w:t>
      </w:r>
    </w:p>
  </w:comment>
  <w:comment w:id="1839" w:author="Han Xie CHAI (MAS)" w:date="2025-12-16T17:22:00Z" w:initials="HC">
    <w:p w14:paraId="2A7AEE44" w14:textId="77777777" w:rsidR="006F7366" w:rsidRDefault="006F7366" w:rsidP="006F7366">
      <w:pPr>
        <w:pStyle w:val="CommentText"/>
        <w:jc w:val="left"/>
      </w:pPr>
      <w:r>
        <w:rPr>
          <w:rStyle w:val="CommentReference"/>
        </w:rPr>
        <w:annotationRef/>
      </w:r>
      <w:r>
        <w:t>I don’t think this part of the sentence is needed, as we do not submit the announcement for approval before the announcement date.</w:t>
      </w:r>
    </w:p>
  </w:comment>
  <w:comment w:id="1840" w:author="Eugene CHEONG from.TOPPAN (MAS)" w:date="2025-12-26T15:31:00Z" w:initials="EC">
    <w:p w14:paraId="65311FC9" w14:textId="77777777" w:rsidR="0022154C" w:rsidRDefault="0022154C" w:rsidP="0022154C">
      <w:pPr>
        <w:pStyle w:val="CommentText"/>
        <w:jc w:val="left"/>
      </w:pPr>
      <w:r>
        <w:rPr>
          <w:rStyle w:val="CommentReference"/>
        </w:rPr>
        <w:annotationRef/>
      </w:r>
      <w:r>
        <w:t>@Akila, this is determined by checking how many announcements are still of the status “New” at 08:00.</w:t>
      </w:r>
      <w:r>
        <w:br/>
      </w:r>
      <w:r>
        <w:br/>
        <w:t>@Han Xie, this summary email is used because the “New” records are shown based on announcement date without a specific time trigger i.e. it is visible even at 00:00 or 00:01. The maker can submit for approval before 08:00. Hence this email only contains those yet to be acted upon.</w:t>
      </w:r>
    </w:p>
  </w:comment>
  <w:comment w:id="1841" w:author="Akila BALAKRISHNAN from.OPTIMUM (MAS)" w:date="2026-01-09T18:21:00Z" w:initials="AB">
    <w:p w14:paraId="567CE42E" w14:textId="77777777" w:rsidR="00043111" w:rsidRDefault="00B3777A" w:rsidP="00043111">
      <w:pPr>
        <w:pStyle w:val="CommentText"/>
        <w:jc w:val="left"/>
      </w:pPr>
      <w:r>
        <w:rPr>
          <w:rStyle w:val="CommentReference"/>
        </w:rPr>
        <w:annotationRef/>
      </w:r>
      <w:r w:rsidR="00043111">
        <w:t>This email notification is for both MDD and FD users..</w:t>
      </w:r>
      <w:r w:rsidR="00043111">
        <w:br/>
        <w:t>We need to list all the securities that are to be announced for today.</w:t>
      </w:r>
      <w:r w:rsidR="00043111">
        <w:br/>
      </w:r>
    </w:p>
    <w:p w14:paraId="104A8F1B" w14:textId="77777777" w:rsidR="00043111" w:rsidRDefault="00043111" w:rsidP="00043111">
      <w:pPr>
        <w:pStyle w:val="CommentText"/>
        <w:jc w:val="left"/>
      </w:pPr>
      <w:r>
        <w:t xml:space="preserve">No need to exclude any securities. This notification is not only for the list of securities that are yet to be acted upon by MDD. </w:t>
      </w:r>
    </w:p>
    <w:p w14:paraId="72B540B0" w14:textId="77777777" w:rsidR="00043111" w:rsidRDefault="00043111" w:rsidP="00043111">
      <w:pPr>
        <w:pStyle w:val="CommentText"/>
        <w:jc w:val="left"/>
      </w:pPr>
      <w:r>
        <w:t>This list is shared to FD as well for them to know the list of securities that are to be created in MEPS+ too.</w:t>
      </w:r>
    </w:p>
  </w:comment>
  <w:comment w:id="1842" w:author="Jasmine WL TEO (MAS)" w:date="2026-01-12T13:57:00Z" w:initials="JT">
    <w:p w14:paraId="116C12D1" w14:textId="77777777" w:rsidR="00297787" w:rsidRDefault="00297787" w:rsidP="00297787">
      <w:pPr>
        <w:pStyle w:val="CommentText"/>
        <w:jc w:val="left"/>
      </w:pPr>
      <w:r>
        <w:rPr>
          <w:rStyle w:val="CommentReference"/>
        </w:rPr>
        <w:annotationRef/>
      </w:r>
      <w:r>
        <w:t xml:space="preserve">I have edited to include all announcements for that day. </w:t>
      </w:r>
    </w:p>
  </w:comment>
  <w:comment w:id="1843" w:author="Sophia TAN (MAS)" w:date="2026-01-14T17:59:00Z" w:initials="ST">
    <w:p w14:paraId="2EDF485D" w14:textId="77777777" w:rsidR="003D2C46" w:rsidRDefault="003D2C46" w:rsidP="003D2C46">
      <w:pPr>
        <w:pStyle w:val="CommentText"/>
        <w:jc w:val="left"/>
      </w:pPr>
      <w:r>
        <w:rPr>
          <w:rStyle w:val="CommentReference"/>
        </w:rPr>
        <w:annotationRef/>
      </w:r>
      <w:r>
        <w:t xml:space="preserve">If there are 3 announcements for that day, the email will contain 3 securities and not users to receive 3 emails right? </w:t>
      </w:r>
    </w:p>
  </w:comment>
  <w:comment w:id="1849" w:author="Jasmine WL TEO (MAS)" w:date="2025-12-16T15:48:00Z" w:initials="JT">
    <w:p w14:paraId="39F00241" w14:textId="17AFB447" w:rsidR="006A2F7C" w:rsidRDefault="006A2F7C" w:rsidP="006A2F7C">
      <w:pPr>
        <w:pStyle w:val="CommentText"/>
        <w:jc w:val="left"/>
      </w:pPr>
      <w:r>
        <w:rPr>
          <w:rStyle w:val="CommentReference"/>
        </w:rPr>
        <w:annotationRef/>
      </w:r>
      <w:r>
        <w:t>For development purpose, do u need the email to be in this specs so that we at least confirm what details we need to show in the email? For MDD, could we request for the PDF to be attached in the email. Thanks</w:t>
      </w:r>
    </w:p>
  </w:comment>
  <w:comment w:id="1850" w:author="Eugene CHEONG from.TOPPAN (MAS)" w:date="2025-12-26T15:28:00Z" w:initials="EC">
    <w:p w14:paraId="434C279D" w14:textId="77777777" w:rsidR="0022154C" w:rsidRDefault="0022154C" w:rsidP="0022154C">
      <w:pPr>
        <w:pStyle w:val="CommentText"/>
        <w:jc w:val="left"/>
      </w:pPr>
      <w:r>
        <w:rPr>
          <w:rStyle w:val="CommentReference"/>
        </w:rPr>
        <w:annotationRef/>
      </w:r>
      <w:r>
        <w:t>For development purpose, we expect that the values inside the email should be retrievable or derivable from the announcement details, hence it is ok for it to be in the additional excel.</w:t>
      </w:r>
    </w:p>
    <w:p w14:paraId="5B98874D" w14:textId="77777777" w:rsidR="0022154C" w:rsidRDefault="0022154C" w:rsidP="0022154C">
      <w:pPr>
        <w:pStyle w:val="CommentText"/>
        <w:jc w:val="left"/>
      </w:pPr>
    </w:p>
    <w:p w14:paraId="2823CE4F" w14:textId="77777777" w:rsidR="0022154C" w:rsidRDefault="0022154C" w:rsidP="0022154C">
      <w:pPr>
        <w:pStyle w:val="CommentText"/>
        <w:jc w:val="left"/>
      </w:pPr>
      <w:r>
        <w:t>As this summary email contains the announcement yet to be updated and submitted for approval, is there a need to attach the PDF at this point? It may be better to attach this PDF to the email after the validations pass.</w:t>
      </w:r>
    </w:p>
  </w:comment>
  <w:comment w:id="1851" w:author="Jasmine WL TEO (MAS)" w:date="2026-01-12T13:53:00Z" w:initials="JT">
    <w:p w14:paraId="1C946E4A" w14:textId="77777777" w:rsidR="00297787" w:rsidRDefault="00705D4B" w:rsidP="00297787">
      <w:pPr>
        <w:pStyle w:val="CommentText"/>
        <w:jc w:val="left"/>
      </w:pPr>
      <w:r>
        <w:rPr>
          <w:rStyle w:val="CommentReference"/>
        </w:rPr>
        <w:annotationRef/>
      </w:r>
      <w:r w:rsidR="00297787">
        <w:t>Yes. Need not include the PDF in this morning email. What I am asking for is the email to FD and MDD after the approval. The PDF should be attached in that email. Where will this requirement be documented?</w:t>
      </w:r>
    </w:p>
  </w:comment>
  <w:comment w:id="1856" w:author="Eugene CHEONG from.TOPPAN (MAS)" w:date="2025-12-05T11:05:00Z" w:initials="EC">
    <w:p w14:paraId="4D73967C" w14:textId="5537846B" w:rsidR="00AB0B85" w:rsidRDefault="00AB0B85" w:rsidP="00AB0B85">
      <w:pPr>
        <w:pStyle w:val="CommentText"/>
        <w:jc w:val="left"/>
      </w:pPr>
      <w:r>
        <w:rPr>
          <w:rStyle w:val="CommentReference"/>
        </w:rPr>
        <w:annotationRef/>
      </w:r>
      <w:r>
        <w:t>As Akila mentioned on 04 Dec 2025, how will these be mapped when new security types and subtypes are added? TECQ prepare the parameter settings for MDD to cross reference.</w:t>
      </w:r>
    </w:p>
  </w:comment>
  <w:comment w:id="1857" w:author="Eugene CHEONG from.TOPPAN (MAS)" w:date="2025-12-26T15:56:00Z" w:initials="EC">
    <w:p w14:paraId="77DF2F77" w14:textId="77777777" w:rsidR="0056700E" w:rsidRDefault="0056700E" w:rsidP="0056700E">
      <w:pPr>
        <w:pStyle w:val="CommentText"/>
        <w:jc w:val="left"/>
      </w:pPr>
      <w:r>
        <w:rPr>
          <w:rStyle w:val="CommentReference"/>
        </w:rPr>
        <w:annotationRef/>
      </w:r>
      <w:r>
        <w:t>The parameter settings excel has been shared to MAS by Christian in the DMS.</w:t>
      </w:r>
    </w:p>
  </w:comment>
  <w:comment w:id="1861" w:author="Akila BALAKRISHNAN from.OPTIMUM (MAS)" w:date="2025-12-12T17:39:00Z" w:initials="ABf(">
    <w:p w14:paraId="5439FF77" w14:textId="7F163CD6" w:rsidR="008F62BC" w:rsidRDefault="008F62BC" w:rsidP="006D324B">
      <w:pPr>
        <w:pStyle w:val="CommentText"/>
        <w:jc w:val="left"/>
      </w:pPr>
      <w:r>
        <w:rPr>
          <w:rStyle w:val="CommentReference"/>
        </w:rPr>
        <w:annotationRef/>
      </w:r>
      <w:r>
        <w:t>Updated the status as per the state transition diagram.</w:t>
      </w:r>
    </w:p>
  </w:comment>
  <w:comment w:id="1862" w:author="Eugene CHEONG from.TOPPAN (MAS)" w:date="2025-12-23T17:33:00Z" w:initials="EC">
    <w:p w14:paraId="0B0C6634" w14:textId="77777777" w:rsidR="00950133" w:rsidRDefault="00950133" w:rsidP="00950133">
      <w:pPr>
        <w:pStyle w:val="CommentText"/>
        <w:jc w:val="left"/>
      </w:pPr>
      <w:r>
        <w:rPr>
          <w:rStyle w:val="CommentReference"/>
        </w:rPr>
        <w:annotationRef/>
      </w:r>
      <w:r>
        <w:t>Noted.</w:t>
      </w:r>
    </w:p>
  </w:comment>
  <w:comment w:id="1884" w:author="Akila BALAKRISHNAN from.OPTIMUM (MAS)" w:date="2026-01-12T12:22:00Z" w:initials="AB">
    <w:p w14:paraId="5AE2D9F0" w14:textId="77777777" w:rsidR="00B665F7" w:rsidRDefault="00B665F7" w:rsidP="00B665F7">
      <w:pPr>
        <w:pStyle w:val="CommentText"/>
        <w:jc w:val="left"/>
      </w:pPr>
      <w:r>
        <w:rPr>
          <w:rStyle w:val="CommentReference"/>
        </w:rPr>
        <w:annotationRef/>
      </w:r>
      <w:r>
        <w:t>@MDD - Do we need to validate the currency received in MEPS+ secmast file and the currency against the security type param settings?</w:t>
      </w:r>
    </w:p>
    <w:p w14:paraId="4BCFC3D9" w14:textId="77777777" w:rsidR="00B665F7" w:rsidRDefault="00B665F7" w:rsidP="00B665F7">
      <w:pPr>
        <w:pStyle w:val="CommentText"/>
        <w:jc w:val="left"/>
      </w:pPr>
    </w:p>
    <w:p w14:paraId="26F6314B" w14:textId="77777777" w:rsidR="00B665F7" w:rsidRDefault="00B665F7" w:rsidP="00B665F7">
      <w:pPr>
        <w:pStyle w:val="CommentText"/>
        <w:jc w:val="left"/>
      </w:pPr>
      <w:r>
        <w:t>We need to display the currency “SGD” in the announcement PDF generated for all the amount fields.</w:t>
      </w:r>
    </w:p>
  </w:comment>
  <w:comment w:id="1885" w:author="Han Xie CHAI (MAS)" w:date="2026-01-13T10:34:00Z" w:initials="HC">
    <w:p w14:paraId="6C68B0C4" w14:textId="77777777" w:rsidR="00C5688D" w:rsidRDefault="00C5688D" w:rsidP="00C5688D">
      <w:pPr>
        <w:pStyle w:val="CommentText"/>
        <w:jc w:val="left"/>
      </w:pPr>
      <w:r>
        <w:rPr>
          <w:rStyle w:val="CommentReference"/>
        </w:rPr>
        <w:annotationRef/>
      </w:r>
      <w:r>
        <w:t>Don’t need.</w:t>
      </w:r>
    </w:p>
  </w:comment>
  <w:comment w:id="1888" w:author="Jasmine WL TEO (MAS)" w:date="2025-12-16T15:49:00Z" w:initials="JT">
    <w:p w14:paraId="184ACDF0" w14:textId="585DB42B" w:rsidR="000C52C4" w:rsidRDefault="000C52C4" w:rsidP="000C52C4">
      <w:pPr>
        <w:pStyle w:val="CommentText"/>
        <w:jc w:val="left"/>
      </w:pPr>
      <w:r>
        <w:rPr>
          <w:rStyle w:val="CommentReference"/>
        </w:rPr>
        <w:annotationRef/>
      </w:r>
      <w:r>
        <w:t>Is this OMEGA field name?</w:t>
      </w:r>
    </w:p>
  </w:comment>
  <w:comment w:id="1889" w:author="Eugene CHEONG from.TOPPAN (MAS)" w:date="2025-12-17T09:48:00Z" w:initials="EC">
    <w:p w14:paraId="3C45A47B" w14:textId="77777777" w:rsidR="0078083C" w:rsidRDefault="0078083C" w:rsidP="0078083C">
      <w:pPr>
        <w:pStyle w:val="CommentText"/>
        <w:jc w:val="left"/>
      </w:pPr>
      <w:r>
        <w:rPr>
          <w:rStyle w:val="CommentReference"/>
        </w:rPr>
        <w:annotationRef/>
      </w:r>
      <w:r>
        <w:t>Yes, this is the field name in OMEGA.</w:t>
      </w:r>
    </w:p>
  </w:comment>
  <w:comment w:id="1890" w:author="Sophia TAN (MAS)" w:date="2025-12-15T10:19:00Z" w:initials="ST">
    <w:p w14:paraId="5A2E1CC6" w14:textId="35F1BE24" w:rsidR="00A84971" w:rsidRDefault="00A84971" w:rsidP="00A84971">
      <w:pPr>
        <w:pStyle w:val="CommentText"/>
        <w:jc w:val="left"/>
      </w:pPr>
      <w:r>
        <w:rPr>
          <w:rStyle w:val="CommentReference"/>
        </w:rPr>
        <w:annotationRef/>
      </w:r>
      <w:r>
        <w:t>For SSB, there should be a field name “Maximum Amount Offered” instead of “Total Amount offered”?</w:t>
      </w:r>
    </w:p>
    <w:p w14:paraId="3612CB65" w14:textId="77777777" w:rsidR="00A84971" w:rsidRDefault="00A84971" w:rsidP="00A84971">
      <w:pPr>
        <w:pStyle w:val="CommentText"/>
        <w:jc w:val="left"/>
      </w:pPr>
    </w:p>
    <w:p w14:paraId="7FBA284A" w14:textId="77777777" w:rsidR="00A84971" w:rsidRDefault="00A84971" w:rsidP="00A84971">
      <w:pPr>
        <w:pStyle w:val="CommentText"/>
        <w:jc w:val="left"/>
      </w:pPr>
      <w:r>
        <w:t>Referred to Announcement pdf for SSB.</w:t>
      </w:r>
    </w:p>
  </w:comment>
  <w:comment w:id="1891" w:author="Eugene CHEONG from.TOPPAN (MAS)" w:date="2025-12-26T16:00:00Z" w:initials="EC">
    <w:p w14:paraId="5A437FF0" w14:textId="77777777" w:rsidR="00B677AD" w:rsidRDefault="00B677AD" w:rsidP="00B677AD">
      <w:pPr>
        <w:pStyle w:val="CommentText"/>
        <w:jc w:val="left"/>
      </w:pPr>
      <w:r>
        <w:rPr>
          <w:rStyle w:val="CommentReference"/>
        </w:rPr>
        <w:annotationRef/>
      </w:r>
      <w:r>
        <w:t>For OMEGA, the field will also be “Total Amount Offered” for SSBs. This is also shown in the Announcement Fields UI Proposal.xlsx in DMS.</w:t>
      </w:r>
    </w:p>
  </w:comment>
  <w:comment w:id="1892" w:author="Sophia TAN (MAS)" w:date="2026-01-14T18:06:00Z" w:initials="ST">
    <w:p w14:paraId="43632951" w14:textId="77777777" w:rsidR="00BF2ED3" w:rsidRDefault="00BF2ED3" w:rsidP="00BF2ED3">
      <w:pPr>
        <w:pStyle w:val="CommentText"/>
        <w:jc w:val="left"/>
      </w:pPr>
      <w:r>
        <w:rPr>
          <w:rStyle w:val="CommentReference"/>
        </w:rPr>
        <w:annotationRef/>
      </w:r>
      <w:r>
        <w:t>As confirmed on TEAMS with Akila on 14Jan26, “Total Amount Offered” will be used for all securities. i.e. a change for SSB. Ok to resolve.</w:t>
      </w:r>
    </w:p>
  </w:comment>
  <w:comment w:id="1893" w:author="Han Xie CHAI (MAS)" w:date="2025-12-16T17:29:00Z" w:initials="HC">
    <w:p w14:paraId="3D6129B1" w14:textId="2649AB85" w:rsidR="006F7366" w:rsidRDefault="006F7366" w:rsidP="006F7366">
      <w:pPr>
        <w:pStyle w:val="CommentText"/>
        <w:jc w:val="left"/>
      </w:pPr>
      <w:r>
        <w:rPr>
          <w:rStyle w:val="CommentReference"/>
        </w:rPr>
        <w:annotationRef/>
      </w:r>
      <w:r>
        <w:t>@MDD, would we want to validate ISSUE_NO with OMEGA’s own record?</w:t>
      </w:r>
    </w:p>
  </w:comment>
  <w:comment w:id="1894" w:author="Akila BALAKRISHNAN from.OPTIMUM (MAS)" w:date="2025-12-17T16:16:00Z" w:initials="AB">
    <w:p w14:paraId="3AC521D2" w14:textId="77777777" w:rsidR="008C6FC6" w:rsidRDefault="0031130E" w:rsidP="008C6FC6">
      <w:pPr>
        <w:pStyle w:val="CommentText"/>
        <w:jc w:val="left"/>
      </w:pPr>
      <w:r>
        <w:rPr>
          <w:rStyle w:val="CommentReference"/>
        </w:rPr>
        <w:annotationRef/>
      </w:r>
      <w:r w:rsidR="008C6FC6">
        <w:t>As discussed this is not required. MEPS+ is the source for the issue number.</w:t>
      </w:r>
    </w:p>
  </w:comment>
  <w:comment w:id="1895" w:author="Akila BALAKRISHNAN from.OPTIMUM (MAS)" w:date="2025-12-12T19:44:00Z" w:initials="ABf(">
    <w:p w14:paraId="24E3FAE6" w14:textId="3BF716AF" w:rsidR="00D037E9" w:rsidRDefault="00D037E9">
      <w:pPr>
        <w:pStyle w:val="CommentText"/>
        <w:jc w:val="left"/>
      </w:pPr>
      <w:r>
        <w:rPr>
          <w:rStyle w:val="CommentReference"/>
        </w:rPr>
        <w:annotationRef/>
      </w:r>
      <w:r>
        <w:t>TENOR from MEPS+ will be in days for MAS Bills, T-Bills and CMTB.</w:t>
      </w:r>
      <w:r>
        <w:br/>
        <w:t>Tenor in issuance calendar for MAS Bills is in week, T-Bills - Months and Year.</w:t>
      </w:r>
    </w:p>
    <w:p w14:paraId="591D12D5" w14:textId="77777777" w:rsidR="00D037E9" w:rsidRDefault="00D037E9">
      <w:pPr>
        <w:pStyle w:val="CommentText"/>
        <w:jc w:val="left"/>
      </w:pPr>
    </w:p>
    <w:p w14:paraId="1F447438" w14:textId="77777777" w:rsidR="00D037E9" w:rsidRDefault="00D037E9" w:rsidP="008067B7">
      <w:pPr>
        <w:pStyle w:val="CommentText"/>
        <w:jc w:val="left"/>
      </w:pPr>
      <w:r>
        <w:t>How this will be validated?</w:t>
      </w:r>
    </w:p>
  </w:comment>
  <w:comment w:id="1896" w:author="Eugene CHEONG from.TOPPAN (MAS)" w:date="2025-12-29T11:00:00Z" w:initials="EC">
    <w:p w14:paraId="2ACCE31D" w14:textId="77777777" w:rsidR="008D344E" w:rsidRDefault="008D344E" w:rsidP="008D344E">
      <w:pPr>
        <w:pStyle w:val="CommentText"/>
        <w:jc w:val="left"/>
      </w:pPr>
      <w:r>
        <w:rPr>
          <w:rStyle w:val="CommentReference"/>
        </w:rPr>
        <w:annotationRef/>
      </w:r>
      <w:r>
        <w:t>For Bills, if the tenors in weeks, we will multiply by 7 to obtain the number of days.</w:t>
      </w:r>
      <w:r>
        <w:br/>
      </w:r>
      <w:r>
        <w:br/>
        <w:t>For tenors in months, we need MAS to map for us how many weeks are there (from 1 month to 2 years), and then multiply by 7 to obtain the number of days.</w:t>
      </w:r>
    </w:p>
    <w:p w14:paraId="11318B7B" w14:textId="77777777" w:rsidR="008D344E" w:rsidRDefault="008D344E" w:rsidP="008D344E">
      <w:pPr>
        <w:pStyle w:val="CommentText"/>
        <w:jc w:val="left"/>
      </w:pPr>
    </w:p>
    <w:p w14:paraId="34C0AD26" w14:textId="77777777" w:rsidR="008D344E" w:rsidRDefault="008D344E" w:rsidP="008D344E">
      <w:pPr>
        <w:pStyle w:val="CommentText"/>
        <w:jc w:val="left"/>
      </w:pPr>
      <w:r>
        <w:t>We then add or subtract based on the offset from primary issue day.</w:t>
      </w:r>
    </w:p>
    <w:p w14:paraId="5EBF5EDF" w14:textId="77777777" w:rsidR="008D344E" w:rsidRDefault="008D344E" w:rsidP="008D344E">
      <w:pPr>
        <w:pStyle w:val="CommentText"/>
        <w:jc w:val="left"/>
      </w:pPr>
    </w:p>
    <w:p w14:paraId="0831DC27" w14:textId="77777777" w:rsidR="008D344E" w:rsidRDefault="008D344E" w:rsidP="008D344E">
      <w:pPr>
        <w:pStyle w:val="CommentText"/>
        <w:jc w:val="left"/>
      </w:pPr>
      <w:r>
        <w:t>Then, we compare against the tenor in days provided in secmast.txt.</w:t>
      </w:r>
    </w:p>
  </w:comment>
  <w:comment w:id="1897" w:author="Akila BALAKRISHNAN from.OPTIMUM (MAS)" w:date="2026-01-12T18:04:00Z" w:initials="AB">
    <w:p w14:paraId="4FFA9FBD" w14:textId="77777777" w:rsidR="003C3F75" w:rsidRDefault="003C3F75" w:rsidP="003C3F75">
      <w:pPr>
        <w:pStyle w:val="CommentText"/>
        <w:jc w:val="left"/>
      </w:pPr>
      <w:r>
        <w:rPr>
          <w:rStyle w:val="CommentReference"/>
        </w:rPr>
        <w:annotationRef/>
      </w:r>
      <w:r>
        <w:t>We have added a section 5.1 on the tenor validation required and how to convert the tenor in days to other units - week or month or year..</w:t>
      </w:r>
    </w:p>
  </w:comment>
  <w:comment w:id="1901" w:author="Jasmine WL TEO (MAS)" w:date="2025-12-16T15:50:00Z" w:initials="JT">
    <w:p w14:paraId="4D35F660" w14:textId="5EC5C9A0" w:rsidR="000C52C4" w:rsidRDefault="000C52C4" w:rsidP="000C52C4">
      <w:pPr>
        <w:pStyle w:val="CommentText"/>
        <w:jc w:val="left"/>
      </w:pPr>
      <w:r>
        <w:rPr>
          <w:rStyle w:val="CommentReference"/>
        </w:rPr>
        <w:annotationRef/>
      </w:r>
      <w:r>
        <w:t>Are these fields in secmast.txt? Could we indicate clearly in the specs?</w:t>
      </w:r>
    </w:p>
  </w:comment>
  <w:comment w:id="1902" w:author="Eugene CHEONG from.TOPPAN (MAS)" w:date="2025-12-26T16:11:00Z" w:initials="EC">
    <w:p w14:paraId="35E5D8C9" w14:textId="77777777" w:rsidR="001F1339" w:rsidRDefault="001F1339" w:rsidP="001F1339">
      <w:pPr>
        <w:pStyle w:val="CommentText"/>
        <w:jc w:val="left"/>
      </w:pPr>
      <w:r>
        <w:rPr>
          <w:rStyle w:val="CommentReference"/>
        </w:rPr>
        <w:annotationRef/>
      </w:r>
      <w:r>
        <w:t>I have indicated this inside the main paragraph above the table.</w:t>
      </w:r>
    </w:p>
  </w:comment>
  <w:comment w:id="1898" w:author="Jasmine WL TEO (MAS)" w:date="2025-12-16T15:52:00Z" w:initials="JT">
    <w:p w14:paraId="6F2F1824" w14:textId="47EBA484" w:rsidR="000C52C4" w:rsidRDefault="000C52C4" w:rsidP="000C52C4">
      <w:pPr>
        <w:pStyle w:val="CommentText"/>
        <w:jc w:val="left"/>
      </w:pPr>
      <w:r>
        <w:rPr>
          <w:rStyle w:val="CommentReference"/>
        </w:rPr>
        <w:annotationRef/>
      </w:r>
      <w:r>
        <w:t>For secmast, the tenor for SSB and SGS will be in years while the tenor for MAS Bills, T-bills, CMTB will be in days. If you were to compare the tenors for T-bills (6-mth, 1-yr) and MAS Bills (4-wk, 12-wk) against the tenor field in secmast.txt, it will not match. There needs to be a mapping or a tenor bucket.</w:t>
      </w:r>
    </w:p>
  </w:comment>
  <w:comment w:id="1899" w:author="Eugene CHEONG from.TOPPAN (MAS)" w:date="2025-12-30T17:23:00Z" w:initials="EC">
    <w:p w14:paraId="7A48F049" w14:textId="77777777" w:rsidR="00970968" w:rsidRDefault="00970968" w:rsidP="00970968">
      <w:pPr>
        <w:pStyle w:val="CommentText"/>
        <w:jc w:val="left"/>
      </w:pPr>
      <w:r>
        <w:rPr>
          <w:rStyle w:val="CommentReference"/>
        </w:rPr>
        <w:annotationRef/>
      </w:r>
      <w:r>
        <w:t>We use a mapping for this.</w:t>
      </w:r>
      <w:r>
        <w:br/>
      </w:r>
      <w:r>
        <w:br/>
        <w:t>For tenors in weeks, we map by multiplying the value by 7 first, then adding 1 if the maturity date lies on a public holiday. We then add or subtract based on the offset with Primary Issue Date if the value is not 0.</w:t>
      </w:r>
      <w:r>
        <w:br/>
      </w:r>
      <w:r>
        <w:br/>
        <w:t>For months and years,there will also be a conversion of tenors between 1 month and 2 years into its equivalents in weeks, where we then use the same treatment above to calculate the tenor in days.</w:t>
      </w:r>
    </w:p>
  </w:comment>
  <w:comment w:id="1900" w:author="Jasmine WL TEO (MAS)" w:date="2026-01-12T15:37:00Z" w:initials="JT">
    <w:p w14:paraId="37E2C83B" w14:textId="77777777" w:rsidR="00D542E0" w:rsidRDefault="00D542E0" w:rsidP="00D542E0">
      <w:pPr>
        <w:pStyle w:val="CommentText"/>
        <w:jc w:val="left"/>
      </w:pPr>
      <w:r>
        <w:rPr>
          <w:rStyle w:val="CommentReference"/>
        </w:rPr>
        <w:annotationRef/>
      </w:r>
      <w:r>
        <w:t>If the mapping is used for other function, please go ahead to use the mapping.</w:t>
      </w:r>
    </w:p>
    <w:p w14:paraId="12284D4A" w14:textId="77777777" w:rsidR="00D542E0" w:rsidRDefault="00D542E0" w:rsidP="00D542E0">
      <w:pPr>
        <w:pStyle w:val="CommentText"/>
        <w:jc w:val="left"/>
      </w:pPr>
    </w:p>
    <w:p w14:paraId="6464F14B" w14:textId="77777777" w:rsidR="00D542E0" w:rsidRDefault="00D542E0" w:rsidP="00D542E0">
      <w:pPr>
        <w:pStyle w:val="CommentText"/>
        <w:jc w:val="left"/>
      </w:pPr>
      <w:r>
        <w:t xml:space="preserve">Alternatively, suggest for t-bills, mas-bill and CMTB, match the tenor from MEPS+ against the (maturity date - issue date). For SGS Bonds and SSB, validate it against the tenor in OMEGA. Any views from MDD/FD? </w:t>
      </w:r>
    </w:p>
  </w:comment>
  <w:comment w:id="1913" w:author="Akila BALAKRISHNAN from.OPTIMUM (MAS)" w:date="2025-12-12T19:52:00Z" w:initials="ABf(">
    <w:p w14:paraId="226D9C40" w14:textId="257EF609" w:rsidR="00D037E9" w:rsidRDefault="00D037E9" w:rsidP="008C7138">
      <w:pPr>
        <w:pStyle w:val="CommentText"/>
        <w:jc w:val="left"/>
      </w:pPr>
      <w:r>
        <w:rPr>
          <w:rStyle w:val="CommentReference"/>
        </w:rPr>
        <w:annotationRef/>
      </w:r>
      <w:r>
        <w:t>The ISIN and ISSUE code must point to the same security.</w:t>
      </w:r>
    </w:p>
  </w:comment>
  <w:comment w:id="1914" w:author="Jasmine WL TEO (MAS)" w:date="2025-12-16T15:53:00Z" w:initials="JT">
    <w:p w14:paraId="1431F3D7" w14:textId="77777777" w:rsidR="000C52C4" w:rsidRDefault="000C52C4" w:rsidP="000C52C4">
      <w:pPr>
        <w:pStyle w:val="CommentText"/>
        <w:jc w:val="left"/>
      </w:pPr>
      <w:r>
        <w:rPr>
          <w:rStyle w:val="CommentReference"/>
        </w:rPr>
        <w:annotationRef/>
      </w:r>
      <w:r>
        <w:t>I think we can drop this validation here.</w:t>
      </w:r>
    </w:p>
  </w:comment>
  <w:comment w:id="1916" w:author="Akila BALAKRISHNAN from.OPTIMUM (MAS)" w:date="2025-12-17T12:03:00Z" w:initials="AB">
    <w:p w14:paraId="05A8772D" w14:textId="77777777" w:rsidR="008C6FC6" w:rsidRDefault="008C6FC6" w:rsidP="008C6FC6">
      <w:pPr>
        <w:pStyle w:val="CommentText"/>
        <w:jc w:val="left"/>
      </w:pPr>
      <w:r>
        <w:rPr>
          <w:rStyle w:val="CommentReference"/>
        </w:rPr>
        <w:annotationRef/>
      </w:r>
      <w:r>
        <w:t>@TECQ - to take note that field name should be Auction or Allotment date depending on the security type similar to issuance calendar.</w:t>
      </w:r>
    </w:p>
  </w:comment>
  <w:comment w:id="1917" w:author="Eugene CHEONG from.TOPPAN (MAS)" w:date="2025-12-26T16:14:00Z" w:initials="EC">
    <w:p w14:paraId="6370C889" w14:textId="77777777" w:rsidR="001F1339" w:rsidRDefault="001F1339" w:rsidP="001F1339">
      <w:pPr>
        <w:pStyle w:val="CommentText"/>
        <w:jc w:val="left"/>
      </w:pPr>
      <w:r>
        <w:rPr>
          <w:rStyle w:val="CommentReference"/>
        </w:rPr>
        <w:annotationRef/>
      </w:r>
      <w:r>
        <w:t>I have indicated this inside the FSD for clarity.</w:t>
      </w:r>
    </w:p>
  </w:comment>
  <w:comment w:id="1920" w:author="Sophia TAN (MAS)" w:date="2025-12-15T10:23:00Z" w:initials="ST">
    <w:p w14:paraId="1907624D" w14:textId="390053DB" w:rsidR="008C6FC6" w:rsidRDefault="008C6FC6" w:rsidP="008C6FC6">
      <w:pPr>
        <w:pStyle w:val="CommentText"/>
        <w:jc w:val="left"/>
      </w:pPr>
      <w:r>
        <w:rPr>
          <w:rStyle w:val="CommentReference"/>
        </w:rPr>
        <w:annotationRef/>
      </w:r>
      <w:r>
        <w:t>There should be a field in OMEGA to match the auction date coming from secmast file for SSB?</w:t>
      </w:r>
    </w:p>
  </w:comment>
  <w:comment w:id="1921" w:author="Akila BALAKRISHNAN from.OPTIMUM (MAS)" w:date="2025-12-17T17:49:00Z" w:initials="AB">
    <w:p w14:paraId="69FD88E2" w14:textId="77777777" w:rsidR="00865CA2" w:rsidRDefault="00865CA2" w:rsidP="00865CA2">
      <w:pPr>
        <w:pStyle w:val="CommentText"/>
        <w:jc w:val="left"/>
      </w:pPr>
      <w:r>
        <w:rPr>
          <w:rStyle w:val="CommentReference"/>
        </w:rPr>
        <w:annotationRef/>
      </w:r>
      <w:r>
        <w:t>Included a new field for the auction and allotment date</w:t>
      </w:r>
    </w:p>
  </w:comment>
  <w:comment w:id="1922" w:author="Eugene CHEONG from.TOPPAN (MAS)" w:date="2025-12-26T16:16:00Z" w:initials="EC">
    <w:p w14:paraId="0A82FA0A" w14:textId="77777777" w:rsidR="001F1339" w:rsidRDefault="001F1339" w:rsidP="001F1339">
      <w:pPr>
        <w:pStyle w:val="CommentText"/>
        <w:jc w:val="left"/>
      </w:pPr>
      <w:r>
        <w:rPr>
          <w:rStyle w:val="CommentReference"/>
        </w:rPr>
        <w:annotationRef/>
      </w:r>
      <w:r>
        <w:t>Noted. I have also included this inside the announcement UI as per Jasmine’s comments previously.</w:t>
      </w:r>
    </w:p>
  </w:comment>
  <w:comment w:id="1923" w:author="Jasmine WL TEO (MAS)" w:date="2025-12-16T16:07:00Z" w:initials="JT">
    <w:p w14:paraId="2F777498" w14:textId="0ED03578" w:rsidR="008C6FC6" w:rsidRDefault="008C6FC6" w:rsidP="003713AC">
      <w:pPr>
        <w:pStyle w:val="CommentText"/>
        <w:jc w:val="left"/>
      </w:pPr>
      <w:r>
        <w:rPr>
          <w:rStyle w:val="CommentReference"/>
        </w:rPr>
        <w:annotationRef/>
      </w:r>
      <w:r>
        <w:t>Do we need it to match int_date1 with one or any of the interest rate dates?</w:t>
      </w:r>
    </w:p>
  </w:comment>
  <w:comment w:id="1924" w:author="Eugene CHEONG from.TOPPAN (MAS)" w:date="2025-12-26T16:39:00Z" w:initials="EC">
    <w:p w14:paraId="3AC6D246" w14:textId="744A276B" w:rsidR="00E20F00" w:rsidRDefault="00E20F00" w:rsidP="00E20F00">
      <w:pPr>
        <w:pStyle w:val="CommentText"/>
        <w:jc w:val="left"/>
      </w:pPr>
      <w:r>
        <w:rPr>
          <w:rStyle w:val="CommentReference"/>
        </w:rPr>
        <w:annotationRef/>
      </w:r>
      <w:r>
        <w:t>Based on our understanding, INT_DATE_1 should be matched to NEXT_INT_DATE.</w:t>
      </w:r>
      <w:r>
        <w:br/>
      </w:r>
      <w:r>
        <w:br/>
        <w:t xml:space="preserve">We have shared the image below to Isaac (FD) for confirmation with MEPS+ vendor. </w:t>
      </w:r>
      <w:r>
        <w:rPr>
          <w:noProof/>
        </w:rPr>
        <w:drawing>
          <wp:inline distT="0" distB="0" distL="0" distR="0" wp14:anchorId="5BD72995" wp14:editId="3DEC6DF8">
            <wp:extent cx="5943905" cy="1828894"/>
            <wp:effectExtent l="0" t="0" r="0" b="0"/>
            <wp:docPr id="86221859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18591" name="Picture 862218591" descr="Image"/>
                    <pic:cNvPicPr/>
                  </pic:nvPicPr>
                  <pic:blipFill>
                    <a:blip r:embed="rId4">
                      <a:extLst>
                        <a:ext uri="{28A0092B-C50C-407E-A947-70E740481C1C}">
                          <a14:useLocalDpi xmlns:a14="http://schemas.microsoft.com/office/drawing/2010/main" val="0"/>
                        </a:ext>
                      </a:extLst>
                    </a:blip>
                    <a:stretch>
                      <a:fillRect/>
                    </a:stretch>
                  </pic:blipFill>
                  <pic:spPr>
                    <a:xfrm>
                      <a:off x="0" y="0"/>
                      <a:ext cx="5943905" cy="1828894"/>
                    </a:xfrm>
                    <a:prstGeom prst="rect">
                      <a:avLst/>
                    </a:prstGeom>
                  </pic:spPr>
                </pic:pic>
              </a:graphicData>
            </a:graphic>
          </wp:inline>
        </w:drawing>
      </w:r>
      <w:r>
        <w:br/>
      </w:r>
    </w:p>
  </w:comment>
  <w:comment w:id="1925" w:author="Jasmine WL TEO (MAS)" w:date="2026-01-12T15:29:00Z" w:initials="JT">
    <w:p w14:paraId="34DF89B1" w14:textId="77777777" w:rsidR="00D542E0" w:rsidRDefault="00D542E0" w:rsidP="00D542E0">
      <w:pPr>
        <w:pStyle w:val="CommentText"/>
        <w:jc w:val="left"/>
      </w:pPr>
      <w:r>
        <w:rPr>
          <w:rStyle w:val="CommentReference"/>
        </w:rPr>
        <w:annotationRef/>
      </w:r>
      <w:r>
        <w:t>No need to validate for closing date.</w:t>
      </w:r>
    </w:p>
  </w:comment>
  <w:comment w:id="1931" w:author="Sophia TAN (MAS)" w:date="2025-12-15T10:47:00Z" w:initials="ST">
    <w:p w14:paraId="6784CF92" w14:textId="2BB8D8A3" w:rsidR="008C6FC6" w:rsidRDefault="008C6FC6" w:rsidP="007C5771">
      <w:pPr>
        <w:pStyle w:val="CommentText"/>
        <w:jc w:val="left"/>
      </w:pPr>
      <w:r>
        <w:rPr>
          <w:rStyle w:val="CommentReference"/>
        </w:rPr>
        <w:annotationRef/>
      </w:r>
      <w:r>
        <w:t xml:space="preserve">There should also be validation against the </w:t>
      </w:r>
    </w:p>
    <w:p w14:paraId="62B1EABA" w14:textId="77777777" w:rsidR="008C6FC6" w:rsidRDefault="008C6FC6" w:rsidP="007C5771">
      <w:pPr>
        <w:pStyle w:val="CommentText"/>
        <w:jc w:val="left"/>
      </w:pPr>
      <w:r>
        <w:rPr>
          <w:color w:val="000000"/>
        </w:rPr>
        <w:t>couponrates_sbond.txt file from MEPS+ &gt; for creation of SSB, FD creates both security and step-up coupons in MEPS+.</w:t>
      </w:r>
    </w:p>
  </w:comment>
  <w:comment w:id="1932" w:author="Eugene CHEONG from.TOPPAN (MAS)" w:date="2025-12-29T13:44:00Z" w:initials="EC">
    <w:p w14:paraId="0319D0B0" w14:textId="77777777" w:rsidR="001A1B5A" w:rsidRDefault="001A1B5A" w:rsidP="001A1B5A">
      <w:pPr>
        <w:pStyle w:val="CommentText"/>
        <w:jc w:val="left"/>
      </w:pPr>
      <w:r>
        <w:rPr>
          <w:rStyle w:val="CommentReference"/>
        </w:rPr>
        <w:annotationRef/>
      </w:r>
      <w:r>
        <w:t>Yes, the step up coupon rates need to be validated against couponrates_sbond. Since the section originally is for validations against secmast only, I have reworded it to validate against both secmast and couponrates_sbond instead.</w:t>
      </w:r>
    </w:p>
  </w:comment>
  <w:comment w:id="1933" w:author="Sophia TAN (MAS)" w:date="2026-01-14T18:10:00Z" w:initials="ST">
    <w:p w14:paraId="44790A71" w14:textId="77777777" w:rsidR="007566F3" w:rsidRDefault="00412C7E" w:rsidP="007566F3">
      <w:pPr>
        <w:pStyle w:val="CommentText"/>
        <w:jc w:val="left"/>
      </w:pPr>
      <w:r>
        <w:rPr>
          <w:rStyle w:val="CommentReference"/>
        </w:rPr>
        <w:annotationRef/>
      </w:r>
      <w:r w:rsidR="007566F3">
        <w:t>In MEPS+, for each year, we create 2 records. How do we cater for this validation check in OMEGA?</w:t>
      </w:r>
    </w:p>
  </w:comment>
  <w:comment w:id="1955" w:author="Sophia TAN (MAS)" w:date="2025-12-15T10:38:00Z" w:initials="ST">
    <w:p w14:paraId="1FE17FCD" w14:textId="18892C0E" w:rsidR="00940AFD" w:rsidRDefault="00940AFD" w:rsidP="00940AFD">
      <w:pPr>
        <w:pStyle w:val="CommentText"/>
        <w:jc w:val="left"/>
      </w:pPr>
      <w:r>
        <w:rPr>
          <w:rStyle w:val="CommentReference"/>
        </w:rPr>
        <w:annotationRef/>
      </w:r>
      <w:r>
        <w:t>Apologies - unfamiliar with the terms over the month/ over days). If it is simply referring to Announcment (where FD’s task is to create ISIN in MEPS+ as usual) then the fields in this table should all follow the table above.</w:t>
      </w:r>
    </w:p>
  </w:comment>
  <w:comment w:id="1956" w:author="Jasmine WL TEO (MAS)" w:date="2025-12-16T16:12:00Z" w:initials="JT">
    <w:p w14:paraId="4DF992E2" w14:textId="77777777" w:rsidR="00BC1491" w:rsidRDefault="00BC1491" w:rsidP="00BC1491">
      <w:pPr>
        <w:pStyle w:val="CommentText"/>
        <w:jc w:val="left"/>
      </w:pPr>
      <w:r>
        <w:rPr>
          <w:rStyle w:val="CommentReference"/>
        </w:rPr>
        <w:annotationRef/>
      </w:r>
      <w:r>
        <w:t xml:space="preserve">Yes. I am as confused. Why do we need 2 tables? </w:t>
      </w:r>
    </w:p>
  </w:comment>
  <w:comment w:id="1957" w:author="Eugene CHEONG from.TOPPAN (MAS)" w:date="2025-12-17T09:47:00Z" w:initials="EC">
    <w:p w14:paraId="52AC7051" w14:textId="77777777" w:rsidR="00CC58C2" w:rsidRDefault="00CC58C2" w:rsidP="00CC58C2">
      <w:pPr>
        <w:pStyle w:val="CommentText"/>
        <w:jc w:val="left"/>
      </w:pPr>
      <w:r>
        <w:rPr>
          <w:rStyle w:val="CommentReference"/>
        </w:rPr>
        <w:annotationRef/>
      </w:r>
      <w:r>
        <w:t>This is because the first table is for the existing securities available, while the second table is for new securities that are created.</w:t>
      </w:r>
    </w:p>
  </w:comment>
  <w:comment w:id="1958" w:author="Jasmine WL TEO (MAS)" w:date="2025-12-17T11:29:00Z" w:initials="JT">
    <w:p w14:paraId="23CEC3E3" w14:textId="77777777" w:rsidR="00457C32" w:rsidRDefault="00457C32" w:rsidP="00457C32">
      <w:pPr>
        <w:pStyle w:val="CommentText"/>
        <w:jc w:val="left"/>
      </w:pPr>
      <w:r>
        <w:rPr>
          <w:rStyle w:val="CommentReference"/>
        </w:rPr>
        <w:annotationRef/>
      </w:r>
      <w:r>
        <w:t>Instead of duplicating the list of fields, is it better for it to reference the existing security setup?</w:t>
      </w:r>
    </w:p>
  </w:comment>
  <w:comment w:id="1959" w:author="Eugene CHEONG from.TOPPAN (MAS)" w:date="2025-12-26T16:50:00Z" w:initials="EC">
    <w:p w14:paraId="086DA88E" w14:textId="77777777" w:rsidR="008865ED" w:rsidRDefault="008865ED" w:rsidP="008865ED">
      <w:pPr>
        <w:pStyle w:val="CommentText"/>
        <w:jc w:val="left"/>
      </w:pPr>
      <w:r>
        <w:rPr>
          <w:rStyle w:val="CommentReference"/>
        </w:rPr>
        <w:annotationRef/>
      </w:r>
      <w:r>
        <w:t>Noted. As MDD has shared with us, the “creation” of new security type is instead follows a method of duplicating the existing security type and renaming it rather than trying to create one based on our initial proposal shared in the admin module requirements gathering.</w:t>
      </w:r>
    </w:p>
  </w:comment>
  <w:comment w:id="1960" w:author="Eugene CHEONG from.TOPPAN (MAS)" w:date="2025-12-26T16:50:00Z" w:initials="EC">
    <w:p w14:paraId="7BBFCE9B" w14:textId="77777777" w:rsidR="00770A8F" w:rsidRDefault="008865ED" w:rsidP="00770A8F">
      <w:pPr>
        <w:pStyle w:val="CommentText"/>
        <w:jc w:val="left"/>
      </w:pPr>
      <w:r>
        <w:rPr>
          <w:rStyle w:val="CommentReference"/>
        </w:rPr>
        <w:annotationRef/>
      </w:r>
      <w:r w:rsidR="00770A8F">
        <w:t>As deleting tables won’t be marked as a change, please confirm if we can proceed with deleting the table and referencing the existing security setup instead as Jasmine suggested.</w:t>
      </w:r>
    </w:p>
  </w:comment>
  <w:comment w:id="1961" w:author="Sophia TAN (MAS)" w:date="2026-01-14T18:20:00Z" w:initials="ST">
    <w:p w14:paraId="7C54382F" w14:textId="77777777" w:rsidR="00C36E16" w:rsidRDefault="00C36E16" w:rsidP="00C36E16">
      <w:pPr>
        <w:pStyle w:val="CommentText"/>
        <w:jc w:val="left"/>
      </w:pPr>
      <w:r>
        <w:rPr>
          <w:rStyle w:val="CommentReference"/>
        </w:rPr>
        <w:annotationRef/>
      </w:r>
      <w:r>
        <w:t>Ok to resolve.</w:t>
      </w:r>
    </w:p>
  </w:comment>
  <w:comment w:id="2747" w:author="Akila BALAKRISHNAN from.OPTIMUM (MAS)" w:date="2026-01-12T18:17:00Z" w:initials="AB">
    <w:p w14:paraId="7123E2AA" w14:textId="0EB07D01" w:rsidR="00AE2424" w:rsidRDefault="00AE2424" w:rsidP="00AE2424">
      <w:pPr>
        <w:pStyle w:val="CommentText"/>
        <w:jc w:val="left"/>
      </w:pPr>
      <w:r>
        <w:rPr>
          <w:rStyle w:val="CommentReference"/>
        </w:rPr>
        <w:annotationRef/>
      </w:r>
      <w:r>
        <w:t xml:space="preserve">How about the validation checks of the final coupon rate computed are step-up or not? </w:t>
      </w:r>
    </w:p>
    <w:p w14:paraId="08BB8E1F" w14:textId="77777777" w:rsidR="00AE2424" w:rsidRDefault="00AE2424" w:rsidP="00AE2424">
      <w:pPr>
        <w:pStyle w:val="CommentText"/>
        <w:jc w:val="left"/>
      </w:pPr>
    </w:p>
    <w:p w14:paraId="60362FEA" w14:textId="77777777" w:rsidR="00AE2424" w:rsidRDefault="00AE2424" w:rsidP="00AE2424">
      <w:pPr>
        <w:pStyle w:val="CommentText"/>
        <w:jc w:val="left"/>
      </w:pPr>
      <w:r>
        <w:t>If the system computed is not step-up - how the error message will be shown to the maker? In this case - will the step-up coupon rate table display the system computed values?</w:t>
      </w:r>
    </w:p>
  </w:comment>
  <w:comment w:id="2748" w:author="Eugene CHEONG from.TOPPAN (MAS)" w:date="2025-12-05T10:58:00Z" w:initials="EC">
    <w:p w14:paraId="318601AE" w14:textId="4E565159" w:rsidR="004839FA" w:rsidRDefault="004839FA" w:rsidP="004839FA">
      <w:pPr>
        <w:pStyle w:val="CommentText"/>
        <w:jc w:val="left"/>
      </w:pPr>
      <w:r>
        <w:rPr>
          <w:rStyle w:val="CommentReference"/>
        </w:rPr>
        <w:annotationRef/>
      </w:r>
      <w:r>
        <w:t>As Akila and Jasmine mentioned on 04 Dec 2025, a greater level of detail is required so that the developers are able to transfer the logic to code and for MDD to verify the logic is per requirement.</w:t>
      </w:r>
    </w:p>
  </w:comment>
  <w:comment w:id="2749" w:author="Jasmine WL TEO (MAS)" w:date="2025-12-16T16:14:00Z" w:initials="JT">
    <w:p w14:paraId="47102398" w14:textId="77777777" w:rsidR="00E56EAE" w:rsidRDefault="00E56EAE" w:rsidP="00E56EAE">
      <w:pPr>
        <w:pStyle w:val="CommentText"/>
        <w:jc w:val="left"/>
      </w:pPr>
      <w:r>
        <w:rPr>
          <w:rStyle w:val="CommentReference"/>
        </w:rPr>
        <w:annotationRef/>
      </w:r>
      <w:r>
        <w:t xml:space="preserve">Has ITD shared the codes of the prototype they have done? </w:t>
      </w:r>
    </w:p>
  </w:comment>
  <w:comment w:id="2750" w:author="Sharmaine TAN (MAS)" w:date="2025-12-17T22:39:00Z" w:initials="ST">
    <w:p w14:paraId="0B6FF67C" w14:textId="77777777" w:rsidR="008501BA" w:rsidRDefault="002C742B" w:rsidP="008501BA">
      <w:pPr>
        <w:pStyle w:val="CommentText"/>
        <w:jc w:val="left"/>
      </w:pPr>
      <w:r>
        <w:rPr>
          <w:rStyle w:val="CommentReference"/>
        </w:rPr>
        <w:annotationRef/>
      </w:r>
      <w:r w:rsidR="008501BA">
        <w:t>Yes, Jasmine ITD have shared the code with TECQ Team will maintain and own the logic implemented in the prototype.</w:t>
      </w:r>
    </w:p>
  </w:comment>
  <w:comment w:id="2758" w:author="Akila BALAKRISHNAN from.OPTIMUM (MAS)" w:date="2025-12-12T17:51:00Z" w:initials="ABf(">
    <w:p w14:paraId="704B31B7" w14:textId="598009E1" w:rsidR="001C42AE" w:rsidRDefault="001C42AE" w:rsidP="00B062EA">
      <w:pPr>
        <w:pStyle w:val="CommentText"/>
        <w:jc w:val="left"/>
      </w:pPr>
      <w:r>
        <w:rPr>
          <w:rStyle w:val="CommentReference"/>
        </w:rPr>
        <w:annotationRef/>
      </w:r>
      <w:r>
        <w:t>Include the formula and the tangents used for interpolation.</w:t>
      </w:r>
    </w:p>
  </w:comment>
  <w:comment w:id="2759" w:author="Han Xie CHAI (MAS)" w:date="2026-01-13T10:08:00Z" w:initials="HC">
    <w:p w14:paraId="13A2899F" w14:textId="77777777" w:rsidR="008517D7" w:rsidRDefault="00F21E36" w:rsidP="008517D7">
      <w:pPr>
        <w:pStyle w:val="CommentText"/>
        <w:jc w:val="left"/>
      </w:pPr>
      <w:r>
        <w:rPr>
          <w:rStyle w:val="CommentReference"/>
        </w:rPr>
        <w:annotationRef/>
      </w:r>
      <w:r w:rsidR="008517D7">
        <w:t>Sorry I didn’t catch this. Think the information is too much for a functional specs. Can we move this to the technical design specs instead? So that we don’t waste the work.</w:t>
      </w:r>
    </w:p>
  </w:comment>
  <w:comment w:id="2760" w:author="Jasmine WL TEO (MAS)" w:date="2026-01-13T18:00:00Z" w:initials="JT">
    <w:p w14:paraId="0899E28F" w14:textId="77777777" w:rsidR="00EC5B08" w:rsidRDefault="00EC5B08" w:rsidP="00EC5B08">
      <w:pPr>
        <w:pStyle w:val="CommentText"/>
        <w:jc w:val="left"/>
      </w:pPr>
      <w:r>
        <w:rPr>
          <w:rStyle w:val="CommentReference"/>
        </w:rPr>
        <w:annotationRef/>
      </w:r>
      <w:r>
        <w:t>Agree that this is too much info for a functional specs. We can move the technical details to the technical design specs. For FSD, could we reference the SSB Technical design specs?</w:t>
      </w:r>
    </w:p>
  </w:comment>
  <w:comment w:id="2912" w:author="Han Xie CHAI (MAS)" w:date="2026-01-13T10:04:00Z" w:initials="HC">
    <w:p w14:paraId="4C134666" w14:textId="77777777" w:rsidR="00304DE0" w:rsidRDefault="00953C2D" w:rsidP="00304DE0">
      <w:pPr>
        <w:pStyle w:val="CommentText"/>
        <w:jc w:val="left"/>
      </w:pPr>
      <w:r>
        <w:rPr>
          <w:rStyle w:val="CommentReference"/>
        </w:rPr>
        <w:annotationRef/>
      </w:r>
      <w:r w:rsidR="00304DE0">
        <w:t>No need to reply me in this FSD, as written above we should move this to the technical design specs. But would be great to provide some info in the technical design specs on how are these computed.</w:t>
      </w:r>
    </w:p>
  </w:comment>
  <w:comment w:id="2921" w:author="Akila BALAKRISHNAN from.OPTIMUM (MAS)" w:date="2026-01-12T18:13:00Z" w:initials="AB">
    <w:p w14:paraId="24B09F75" w14:textId="0005260A" w:rsidR="00B300AC" w:rsidRDefault="00B300AC" w:rsidP="00B300AC">
      <w:pPr>
        <w:pStyle w:val="CommentText"/>
        <w:jc w:val="left"/>
      </w:pPr>
      <w:r>
        <w:rPr>
          <w:rStyle w:val="CommentReference"/>
        </w:rPr>
        <w:annotationRef/>
      </w:r>
      <w:r>
        <w:t>How is the error terms computed?</w:t>
      </w:r>
    </w:p>
  </w:comment>
  <w:comment w:id="2922" w:author="Han Xie CHAI (MAS)" w:date="2026-01-13T10:17:00Z" w:initials="HC">
    <w:p w14:paraId="22E9E894" w14:textId="77777777" w:rsidR="00FA1907" w:rsidRDefault="00FA1907" w:rsidP="00FA1907">
      <w:pPr>
        <w:pStyle w:val="CommentText"/>
        <w:jc w:val="left"/>
      </w:pPr>
      <w:r>
        <w:rPr>
          <w:rStyle w:val="CommentReference"/>
        </w:rPr>
        <w:annotationRef/>
      </w:r>
      <w:r>
        <w:t>Can we just reference the SSB Technical specifications (Para 4.5) and not need to replicate what is already public?</w:t>
      </w:r>
    </w:p>
  </w:comment>
  <w:comment w:id="2923" w:author="Akila BALAKRISHNAN from.OPTIMUM (MAS)" w:date="2025-12-12T17:55:00Z" w:initials="ABf(">
    <w:p w14:paraId="1C28CC2A" w14:textId="47E9E818" w:rsidR="00E869DB" w:rsidRDefault="00E869DB">
      <w:pPr>
        <w:pStyle w:val="CommentText"/>
        <w:jc w:val="left"/>
      </w:pPr>
      <w:r>
        <w:rPr>
          <w:rStyle w:val="CommentReference"/>
        </w:rPr>
        <w:annotationRef/>
      </w:r>
      <w:r>
        <w:t>The coupon rate/adjusted coupon rate in % terms should be rounded to 2 decimal places.</w:t>
      </w:r>
    </w:p>
    <w:p w14:paraId="642D28AB" w14:textId="77777777" w:rsidR="00E869DB" w:rsidRDefault="00E869DB">
      <w:pPr>
        <w:pStyle w:val="CommentText"/>
        <w:jc w:val="left"/>
      </w:pPr>
    </w:p>
    <w:p w14:paraId="3922BEE9" w14:textId="77777777" w:rsidR="00E869DB" w:rsidRDefault="00E869DB" w:rsidP="00B043E9">
      <w:pPr>
        <w:pStyle w:val="CommentText"/>
        <w:jc w:val="left"/>
      </w:pPr>
      <w:r>
        <w:t>Since 4 decimal places is mentioned here, please confirm whether the coupon rate/adjusted coupon rate in this step is in % terms or not.</w:t>
      </w:r>
    </w:p>
  </w:comment>
  <w:comment w:id="2924" w:author="Eugene CHEONG from.TOPPAN (MAS)" w:date="2025-12-30T16:56:00Z" w:initials="EC">
    <w:p w14:paraId="6717E784" w14:textId="77777777" w:rsidR="005465BB" w:rsidRDefault="005465BB" w:rsidP="005465BB">
      <w:pPr>
        <w:pStyle w:val="CommentText"/>
        <w:jc w:val="left"/>
      </w:pPr>
      <w:r>
        <w:rPr>
          <w:rStyle w:val="CommentReference"/>
        </w:rPr>
        <w:annotationRef/>
      </w:r>
      <w:r>
        <w:t>I have clarified this using an example. The calculated rate is not in percentage terms and should be adjusted before it is displayed in the step-up coupon rates table.</w:t>
      </w:r>
    </w:p>
  </w:comment>
  <w:comment w:id="2933" w:author="Akila BALAKRISHNAN from.OPTIMUM (MAS)" w:date="2025-12-12T17:44:00Z" w:initials="ABf(">
    <w:p w14:paraId="1874A37E" w14:textId="20F78B26" w:rsidR="001C42AE" w:rsidRDefault="001C42AE" w:rsidP="00283013">
      <w:pPr>
        <w:pStyle w:val="CommentText"/>
        <w:jc w:val="left"/>
      </w:pPr>
      <w:r>
        <w:rPr>
          <w:rStyle w:val="CommentReference"/>
        </w:rPr>
        <w:annotationRef/>
      </w:r>
      <w:r>
        <w:t>How is it calculated?</w:t>
      </w:r>
    </w:p>
  </w:comment>
  <w:comment w:id="2934" w:author="Akila BALAKRISHNAN from.OPTIMUM (MAS)" w:date="2026-01-12T16:35:00Z" w:initials="AB">
    <w:p w14:paraId="2F962282" w14:textId="77777777" w:rsidR="002D0894" w:rsidRDefault="002D0894" w:rsidP="002D0894">
      <w:pPr>
        <w:pStyle w:val="CommentText"/>
        <w:jc w:val="left"/>
      </w:pPr>
      <w:r>
        <w:rPr>
          <w:rStyle w:val="CommentReference"/>
        </w:rPr>
        <w:annotationRef/>
      </w:r>
      <w:r>
        <w:t>The formula mentioned below is not correct since it does the simple average. We need the compounded average for every year.</w:t>
      </w:r>
      <w:r>
        <w:br/>
      </w:r>
      <w:r>
        <w:br/>
        <w:t>Below is the formula to be used for average annual compounded yield.</w:t>
      </w:r>
    </w:p>
    <w:p w14:paraId="2DB6907F" w14:textId="77777777" w:rsidR="002D0894" w:rsidRDefault="002D0894" w:rsidP="002D0894">
      <w:pPr>
        <w:pStyle w:val="CommentText"/>
        <w:jc w:val="left"/>
      </w:pPr>
    </w:p>
    <w:p w14:paraId="369B7869" w14:textId="6531D406" w:rsidR="002D0894" w:rsidRDefault="002D0894" w:rsidP="002D0894">
      <w:pPr>
        <w:pStyle w:val="CommentText"/>
        <w:jc w:val="left"/>
      </w:pPr>
      <w:r>
        <w:rPr>
          <w:noProof/>
        </w:rPr>
        <w:drawing>
          <wp:inline distT="0" distB="0" distL="0" distR="0" wp14:anchorId="439FE1EA" wp14:editId="697FF899">
            <wp:extent cx="4877051" cy="965250"/>
            <wp:effectExtent l="0" t="0" r="0" b="6350"/>
            <wp:docPr id="68612623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26235" name="Picture 686126235" descr="Image"/>
                    <pic:cNvPicPr/>
                  </pic:nvPicPr>
                  <pic:blipFill>
                    <a:blip r:embed="rId5">
                      <a:extLst>
                        <a:ext uri="{28A0092B-C50C-407E-A947-70E740481C1C}">
                          <a14:useLocalDpi xmlns:a14="http://schemas.microsoft.com/office/drawing/2010/main" val="0"/>
                        </a:ext>
                      </a:extLst>
                    </a:blip>
                    <a:stretch>
                      <a:fillRect/>
                    </a:stretch>
                  </pic:blipFill>
                  <pic:spPr>
                    <a:xfrm>
                      <a:off x="0" y="0"/>
                      <a:ext cx="4877051" cy="965250"/>
                    </a:xfrm>
                    <a:prstGeom prst="rect">
                      <a:avLst/>
                    </a:prstGeom>
                  </pic:spPr>
                </pic:pic>
              </a:graphicData>
            </a:graphic>
          </wp:inline>
        </w:drawing>
      </w:r>
    </w:p>
  </w:comment>
  <w:comment w:id="2955" w:author="Akila BALAKRISHNAN from.OPTIMUM (MAS)" w:date="2025-12-13T21:55:00Z" w:initials="ABf(">
    <w:p w14:paraId="71ECB7DC" w14:textId="77777777" w:rsidR="00E01B33" w:rsidRDefault="00E01B33">
      <w:pPr>
        <w:pStyle w:val="CommentText"/>
        <w:jc w:val="left"/>
      </w:pPr>
      <w:r>
        <w:rPr>
          <w:rStyle w:val="CommentReference"/>
        </w:rPr>
        <w:annotationRef/>
      </w:r>
      <w:r>
        <w:t>How about the heading details for different security type and what date would be displayed in the heading?</w:t>
      </w:r>
    </w:p>
    <w:p w14:paraId="215666EA" w14:textId="77777777" w:rsidR="00E01B33" w:rsidRDefault="00E01B33">
      <w:pPr>
        <w:pStyle w:val="CommentText"/>
        <w:jc w:val="left"/>
      </w:pPr>
    </w:p>
    <w:p w14:paraId="490A8DA5" w14:textId="5BD10AAD" w:rsidR="00E01B33" w:rsidRDefault="00E01B33" w:rsidP="00CD0D71">
      <w:pPr>
        <w:pStyle w:val="CommentText"/>
        <w:jc w:val="left"/>
      </w:pPr>
      <w:r>
        <w:rPr>
          <w:noProof/>
        </w:rPr>
        <w:drawing>
          <wp:inline distT="0" distB="0" distL="0" distR="0" wp14:anchorId="7D936FE0" wp14:editId="398B9A3F">
            <wp:extent cx="2622685" cy="590580"/>
            <wp:effectExtent l="0" t="0" r="6350" b="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pic:cNvPicPr/>
                  </pic:nvPicPr>
                  <pic:blipFill>
                    <a:blip r:embed="rId6">
                      <a:extLst>
                        <a:ext uri="{28A0092B-C50C-407E-A947-70E740481C1C}">
                          <a14:useLocalDpi xmlns:a14="http://schemas.microsoft.com/office/drawing/2010/main" val="0"/>
                        </a:ext>
                      </a:extLst>
                    </a:blip>
                    <a:stretch>
                      <a:fillRect/>
                    </a:stretch>
                  </pic:blipFill>
                  <pic:spPr>
                    <a:xfrm>
                      <a:off x="0" y="0"/>
                      <a:ext cx="2622685" cy="590580"/>
                    </a:xfrm>
                    <a:prstGeom prst="rect">
                      <a:avLst/>
                    </a:prstGeom>
                  </pic:spPr>
                </pic:pic>
              </a:graphicData>
            </a:graphic>
          </wp:inline>
        </w:drawing>
      </w:r>
    </w:p>
  </w:comment>
  <w:comment w:id="2956" w:author="Eugene CHEONG from.TOPPAN (MAS)" w:date="2025-12-26T17:58:00Z" w:initials="EC">
    <w:p w14:paraId="59A64F61" w14:textId="77777777" w:rsidR="00A13E40" w:rsidRDefault="000E5043" w:rsidP="00A13E40">
      <w:pPr>
        <w:pStyle w:val="CommentText"/>
        <w:jc w:val="left"/>
      </w:pPr>
      <w:r>
        <w:rPr>
          <w:rStyle w:val="CommentReference"/>
        </w:rPr>
        <w:annotationRef/>
      </w:r>
      <w:r w:rsidR="00A13E40">
        <w:t>I have placed this inside section 3.2.</w:t>
      </w:r>
    </w:p>
  </w:comment>
  <w:comment w:id="2984" w:author="Akila BALAKRISHNAN from.OPTIMUM (MAS)" w:date="2026-01-12T12:17:00Z" w:initials="AB">
    <w:p w14:paraId="2C34868D" w14:textId="77777777" w:rsidR="00B665F7" w:rsidRDefault="00B665F7" w:rsidP="00B665F7">
      <w:pPr>
        <w:pStyle w:val="CommentText"/>
        <w:jc w:val="left"/>
      </w:pPr>
      <w:r>
        <w:rPr>
          <w:rStyle w:val="CommentReference"/>
        </w:rPr>
        <w:annotationRef/>
      </w:r>
      <w:r>
        <w:t>Prefixing with the currency “SGD” should be mentioned in FSD.</w:t>
      </w:r>
    </w:p>
    <w:p w14:paraId="138E684E" w14:textId="77777777" w:rsidR="00B665F7" w:rsidRDefault="00B665F7" w:rsidP="00B665F7">
      <w:pPr>
        <w:pStyle w:val="CommentText"/>
        <w:jc w:val="left"/>
      </w:pPr>
      <w:r>
        <w:t>Applicable for all amount fields in PDF.</w:t>
      </w:r>
    </w:p>
  </w:comment>
  <w:comment w:id="2987" w:author="Sophia TAN (MAS)" w:date="2025-12-15T10:39:00Z" w:initials="ST">
    <w:p w14:paraId="05E51439" w14:textId="53EEFB0F" w:rsidR="00940AFD" w:rsidRDefault="00940AFD" w:rsidP="00940AFD">
      <w:pPr>
        <w:pStyle w:val="CommentText"/>
        <w:jc w:val="left"/>
      </w:pPr>
      <w:r>
        <w:rPr>
          <w:rStyle w:val="CommentReference"/>
        </w:rPr>
        <w:annotationRef/>
      </w:r>
      <w:r>
        <w:t>What is this field? I do not find this field in the usual Announcement slips.</w:t>
      </w:r>
    </w:p>
  </w:comment>
  <w:comment w:id="2988" w:author="Han Xie CHAI (MAS)" w:date="2025-12-16T17:43:00Z" w:initials="HC">
    <w:p w14:paraId="6A0EB4A1" w14:textId="77777777" w:rsidR="00E143B9" w:rsidRDefault="00E143B9" w:rsidP="00E143B9">
      <w:pPr>
        <w:pStyle w:val="CommentText"/>
        <w:jc w:val="left"/>
      </w:pPr>
      <w:r>
        <w:rPr>
          <w:rStyle w:val="CommentReference"/>
        </w:rPr>
        <w:annotationRef/>
      </w:r>
      <w:r>
        <w:t>Echo this, as there is already a minimum denomination</w:t>
      </w:r>
    </w:p>
  </w:comment>
  <w:comment w:id="2989" w:author="Eugene CHEONG from.TOPPAN (MAS)" w:date="2025-12-17T09:45:00Z" w:initials="EC">
    <w:p w14:paraId="04AB2E4F" w14:textId="77777777" w:rsidR="00CC58C2" w:rsidRDefault="00CC58C2" w:rsidP="00CC58C2">
      <w:pPr>
        <w:pStyle w:val="CommentText"/>
        <w:jc w:val="left"/>
      </w:pPr>
      <w:r>
        <w:rPr>
          <w:rStyle w:val="CommentReference"/>
        </w:rPr>
        <w:annotationRef/>
      </w:r>
      <w:r>
        <w:t>Based on the announcement excel sheet, MDD has proposed to include minimum tender amount and denomination as two fields instead of one.</w:t>
      </w:r>
    </w:p>
  </w:comment>
  <w:comment w:id="2990" w:author="Jasmine WL TEO (MAS)" w:date="2025-12-17T11:31:00Z" w:initials="JT">
    <w:p w14:paraId="7EA4E825" w14:textId="77777777" w:rsidR="006D48A4" w:rsidRDefault="006D48A4" w:rsidP="006D48A4">
      <w:pPr>
        <w:pStyle w:val="CommentText"/>
        <w:jc w:val="left"/>
      </w:pPr>
      <w:r>
        <w:rPr>
          <w:rStyle w:val="CommentReference"/>
        </w:rPr>
        <w:annotationRef/>
      </w:r>
      <w:r>
        <w:t>While this is stored backend, need not display in the announcement pdf.</w:t>
      </w:r>
    </w:p>
  </w:comment>
  <w:comment w:id="2991" w:author="Eugene CHEONG from.TOPPAN (MAS)" w:date="2025-12-26T16:24:00Z" w:initials="EC">
    <w:p w14:paraId="457E3084" w14:textId="77777777" w:rsidR="00F86551" w:rsidRDefault="00F86551" w:rsidP="00F86551">
      <w:pPr>
        <w:pStyle w:val="CommentText"/>
        <w:jc w:val="left"/>
      </w:pPr>
      <w:r>
        <w:rPr>
          <w:rStyle w:val="CommentReference"/>
        </w:rPr>
        <w:annotationRef/>
      </w:r>
      <w:r>
        <w:t>Currently, there is no need to display it because the value is the same as the denomination. However, if given the scenario that denomination is $500 but the minimum tender amount is $2,000, people may not know why there bid is rejected if they are not aware of this minimum and if this is only stored backend.</w:t>
      </w:r>
    </w:p>
  </w:comment>
  <w:comment w:id="2992" w:author="Eugene CHEONG from.TOPPAN (MAS)" w:date="2025-12-30T16:38:00Z" w:initials="EC">
    <w:p w14:paraId="228CE466" w14:textId="77777777" w:rsidR="00AF4FC4" w:rsidRDefault="00AF4FC4" w:rsidP="00AF4FC4">
      <w:pPr>
        <w:pStyle w:val="CommentText"/>
        <w:jc w:val="left"/>
      </w:pPr>
      <w:r>
        <w:rPr>
          <w:rStyle w:val="CommentReference"/>
        </w:rPr>
        <w:annotationRef/>
      </w:r>
      <w:r>
        <w:t>Akila has informed TECQ on Monday 29 Dec 2025 that MDD has confirmed there is no need for a minimum tender amount field.</w:t>
      </w:r>
    </w:p>
  </w:comment>
  <w:comment w:id="2993" w:author="Sophia TAN (MAS)" w:date="2026-01-14T18:21:00Z" w:initials="ST">
    <w:p w14:paraId="7D679475" w14:textId="77777777" w:rsidR="00C36E16" w:rsidRDefault="00C36E16" w:rsidP="00C36E16">
      <w:pPr>
        <w:pStyle w:val="CommentText"/>
        <w:jc w:val="left"/>
      </w:pPr>
      <w:r>
        <w:rPr>
          <w:rStyle w:val="CommentReference"/>
        </w:rPr>
        <w:annotationRef/>
      </w:r>
      <w:r>
        <w:t>OK to resolve.</w:t>
      </w:r>
    </w:p>
  </w:comment>
  <w:comment w:id="3010" w:author="Akila BALAKRISHNAN from.OPTIMUM (MAS)" w:date="2025-12-17T12:03:00Z" w:initials="AB">
    <w:p w14:paraId="4D275F67" w14:textId="760D5CF4" w:rsidR="00BB714B" w:rsidRDefault="00BB714B" w:rsidP="00BB714B">
      <w:pPr>
        <w:pStyle w:val="CommentText"/>
        <w:jc w:val="left"/>
      </w:pPr>
      <w:r>
        <w:rPr>
          <w:rStyle w:val="CommentReference"/>
        </w:rPr>
        <w:annotationRef/>
      </w:r>
      <w:r>
        <w:t>@TECQ - to take note that field name should be Auction or Allotment date depending on the security type similar to issuance calendar.</w:t>
      </w:r>
    </w:p>
  </w:comment>
  <w:comment w:id="3011" w:author="Eugene CHEONG from.TOPPAN (MAS)" w:date="2025-12-26T16:36:00Z" w:initials="EC">
    <w:p w14:paraId="30CB0425" w14:textId="77777777" w:rsidR="00E20F00" w:rsidRDefault="00E20F00" w:rsidP="00E20F00">
      <w:pPr>
        <w:pStyle w:val="CommentText"/>
        <w:jc w:val="left"/>
      </w:pPr>
      <w:r>
        <w:rPr>
          <w:rStyle w:val="CommentReference"/>
        </w:rPr>
        <w:annotationRef/>
      </w:r>
      <w:r>
        <w:t>Noted. I have also included the note there for clarity.</w:t>
      </w:r>
    </w:p>
  </w:comment>
  <w:comment w:id="3017" w:author="Sophia TAN (MAS)" w:date="2025-12-15T10:45:00Z" w:initials="ST">
    <w:p w14:paraId="077E9408" w14:textId="5173D8F7" w:rsidR="00BB714B" w:rsidRDefault="00BB714B" w:rsidP="007C5771">
      <w:pPr>
        <w:pStyle w:val="CommentText"/>
        <w:jc w:val="left"/>
      </w:pPr>
      <w:r>
        <w:rPr>
          <w:rStyle w:val="CommentReference"/>
        </w:rPr>
        <w:annotationRef/>
      </w:r>
      <w:r>
        <w:t>For SSB, this closing date is found at the bottom of the Announcement pdf for SSB. @MDD pls confirm if this field will indeed no longer be shown? If so, how will FD know the auction date to input in MEPS+ for SSB?</w:t>
      </w:r>
    </w:p>
  </w:comment>
  <w:comment w:id="3018" w:author="Han Xie CHAI (MAS)" w:date="2025-12-16T17:45:00Z" w:initials="HC">
    <w:p w14:paraId="770E0607" w14:textId="77777777" w:rsidR="00BB714B" w:rsidRDefault="00BB714B" w:rsidP="00E143B9">
      <w:pPr>
        <w:pStyle w:val="CommentText"/>
        <w:jc w:val="left"/>
      </w:pPr>
      <w:r>
        <w:rPr>
          <w:rStyle w:val="CommentReference"/>
        </w:rPr>
        <w:annotationRef/>
      </w:r>
      <w:r>
        <w:t>There is a “Closing Date of Application for Individuals” 2 rows below, so the field is still here.</w:t>
      </w:r>
    </w:p>
  </w:comment>
  <w:comment w:id="3019" w:author="Akila BALAKRISHNAN from.OPTIMUM (MAS)" w:date="2025-12-17T11:29:00Z" w:initials="AB">
    <w:p w14:paraId="57B7AF89" w14:textId="77777777" w:rsidR="0069740A" w:rsidRDefault="00BB714B" w:rsidP="0069740A">
      <w:pPr>
        <w:pStyle w:val="CommentText"/>
        <w:jc w:val="left"/>
      </w:pPr>
      <w:r>
        <w:rPr>
          <w:rStyle w:val="CommentReference"/>
        </w:rPr>
        <w:annotationRef/>
      </w:r>
      <w:r w:rsidR="0069740A">
        <w:t>“Closing Date of Application for Individuals” - will display the closing date i.e. 1 business day before allotment date.</w:t>
      </w:r>
    </w:p>
    <w:p w14:paraId="3CD60A6A" w14:textId="61F02825" w:rsidR="0069740A" w:rsidRDefault="0069740A" w:rsidP="0069740A">
      <w:pPr>
        <w:pStyle w:val="CommentText"/>
        <w:jc w:val="left"/>
      </w:pPr>
      <w:r>
        <w:rPr>
          <w:noProof/>
        </w:rPr>
        <w:drawing>
          <wp:inline distT="0" distB="0" distL="0" distR="0" wp14:anchorId="5540F945" wp14:editId="3BDC3E73">
            <wp:extent cx="4620270" cy="476316"/>
            <wp:effectExtent l="0" t="0" r="8890" b="0"/>
            <wp:docPr id="128936613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76481" name="Picture 703776481" descr="Image"/>
                    <pic:cNvPicPr/>
                  </pic:nvPicPr>
                  <pic:blipFill>
                    <a:blip r:embed="rId7">
                      <a:extLst>
                        <a:ext uri="{28A0092B-C50C-407E-A947-70E740481C1C}">
                          <a14:useLocalDpi xmlns:a14="http://schemas.microsoft.com/office/drawing/2010/main" val="0"/>
                        </a:ext>
                      </a:extLst>
                    </a:blip>
                    <a:stretch>
                      <a:fillRect/>
                    </a:stretch>
                  </pic:blipFill>
                  <pic:spPr>
                    <a:xfrm>
                      <a:off x="0" y="0"/>
                      <a:ext cx="4620270" cy="476316"/>
                    </a:xfrm>
                    <a:prstGeom prst="rect">
                      <a:avLst/>
                    </a:prstGeom>
                  </pic:spPr>
                </pic:pic>
              </a:graphicData>
            </a:graphic>
          </wp:inline>
        </w:drawing>
      </w:r>
    </w:p>
    <w:p w14:paraId="7A5A67B6" w14:textId="77777777" w:rsidR="0069740A" w:rsidRDefault="0069740A" w:rsidP="0069740A">
      <w:pPr>
        <w:pStyle w:val="CommentText"/>
        <w:jc w:val="left"/>
      </w:pPr>
      <w:r>
        <w:br/>
        <w:t>Sophia is mentioning about the allotment day mentioned as part of the footnotes.</w:t>
      </w:r>
    </w:p>
    <w:p w14:paraId="79499DD6" w14:textId="1E9A89D1" w:rsidR="0069740A" w:rsidRDefault="0069740A" w:rsidP="0069740A">
      <w:pPr>
        <w:pStyle w:val="CommentText"/>
        <w:jc w:val="left"/>
      </w:pPr>
      <w:r>
        <w:rPr>
          <w:noProof/>
        </w:rPr>
        <w:drawing>
          <wp:inline distT="0" distB="0" distL="0" distR="0" wp14:anchorId="29A5EB5F" wp14:editId="7E4D82A2">
            <wp:extent cx="4477375" cy="571580"/>
            <wp:effectExtent l="0" t="0" r="0" b="0"/>
            <wp:docPr id="1152186665"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13646" name="Picture 1791113646" descr="Image"/>
                    <pic:cNvPicPr/>
                  </pic:nvPicPr>
                  <pic:blipFill>
                    <a:blip r:embed="rId8">
                      <a:extLst>
                        <a:ext uri="{28A0092B-C50C-407E-A947-70E740481C1C}">
                          <a14:useLocalDpi xmlns:a14="http://schemas.microsoft.com/office/drawing/2010/main" val="0"/>
                        </a:ext>
                      </a:extLst>
                    </a:blip>
                    <a:stretch>
                      <a:fillRect/>
                    </a:stretch>
                  </pic:blipFill>
                  <pic:spPr>
                    <a:xfrm>
                      <a:off x="0" y="0"/>
                      <a:ext cx="4477375" cy="571580"/>
                    </a:xfrm>
                    <a:prstGeom prst="rect">
                      <a:avLst/>
                    </a:prstGeom>
                  </pic:spPr>
                </pic:pic>
              </a:graphicData>
            </a:graphic>
          </wp:inline>
        </w:drawing>
      </w:r>
    </w:p>
    <w:p w14:paraId="18390A2A" w14:textId="77777777" w:rsidR="0069740A" w:rsidRDefault="0069740A" w:rsidP="0069740A">
      <w:pPr>
        <w:pStyle w:val="CommentText"/>
        <w:jc w:val="left"/>
      </w:pPr>
    </w:p>
    <w:p w14:paraId="68750EF4" w14:textId="77777777" w:rsidR="0069740A" w:rsidRDefault="0069740A" w:rsidP="0069740A">
      <w:pPr>
        <w:pStyle w:val="CommentText"/>
        <w:jc w:val="left"/>
      </w:pPr>
      <w:r>
        <w:t>Added “Auction/Allotment date” field for all security type.</w:t>
      </w:r>
    </w:p>
  </w:comment>
  <w:comment w:id="3020" w:author="Sophia TAN (MAS)" w:date="2026-01-14T18:12:00Z" w:initials="ST">
    <w:p w14:paraId="3B3DC858" w14:textId="77777777" w:rsidR="00ED4C52" w:rsidRDefault="00ED4C52" w:rsidP="00ED4C52">
      <w:pPr>
        <w:pStyle w:val="CommentText"/>
        <w:jc w:val="left"/>
      </w:pPr>
      <w:r>
        <w:rPr>
          <w:rStyle w:val="CommentReference"/>
        </w:rPr>
        <w:annotationRef/>
      </w:r>
      <w:r>
        <w:t>Noted, thanks Akila. Ok to resolve.</w:t>
      </w:r>
    </w:p>
  </w:comment>
  <w:comment w:id="3021" w:author="Han Xie CHAI (MAS)" w:date="2025-12-16T17:47:00Z" w:initials="HC">
    <w:p w14:paraId="421577DC" w14:textId="3E294DBE" w:rsidR="00BB714B" w:rsidRDefault="00BB714B" w:rsidP="00E143B9">
      <w:pPr>
        <w:pStyle w:val="CommentText"/>
        <w:jc w:val="left"/>
      </w:pPr>
      <w:r>
        <w:rPr>
          <w:rStyle w:val="CommentReference"/>
        </w:rPr>
        <w:annotationRef/>
      </w:r>
      <w:r>
        <w:t>I suppose this means that for SSB, the “No Transfer or Pledge” section will be moved lower to be one long footnote.</w:t>
      </w:r>
    </w:p>
  </w:comment>
  <w:comment w:id="3022" w:author="Eugene CHEONG from.TOPPAN (MAS)" w:date="2025-12-26T17:43:00Z" w:initials="EC">
    <w:p w14:paraId="7907A4C2" w14:textId="77777777" w:rsidR="00A13E40" w:rsidRDefault="00CF3701" w:rsidP="00A13E40">
      <w:pPr>
        <w:pStyle w:val="CommentText"/>
        <w:jc w:val="left"/>
      </w:pPr>
      <w:r>
        <w:rPr>
          <w:rStyle w:val="CommentReference"/>
        </w:rPr>
        <w:annotationRef/>
      </w:r>
      <w:r w:rsidR="00A13E40">
        <w:t>@MDD, please confirm if this is to be moved inside the footnotes. For my sample files, I have not included this section yet.</w:t>
      </w:r>
    </w:p>
  </w:comment>
  <w:comment w:id="3023" w:author="Han Xie CHAI (MAS)" w:date="2026-01-13T10:12:00Z" w:initials="HC">
    <w:p w14:paraId="6709C95F" w14:textId="77777777" w:rsidR="008517D7" w:rsidRDefault="00274280" w:rsidP="008517D7">
      <w:pPr>
        <w:pStyle w:val="CommentText"/>
        <w:jc w:val="left"/>
      </w:pPr>
      <w:r>
        <w:rPr>
          <w:rStyle w:val="CommentReference"/>
        </w:rPr>
        <w:annotationRef/>
      </w:r>
      <w:r w:rsidR="008517D7">
        <w:t>Yes this can be moved inside the footnotes.</w:t>
      </w:r>
    </w:p>
  </w:comment>
  <w:comment w:id="3024" w:author="Jasmine WL TEO (MAS)" w:date="2025-12-16T16:27:00Z" w:initials="JT">
    <w:p w14:paraId="6A345DE4" w14:textId="39248848" w:rsidR="00BB714B" w:rsidRDefault="00BB714B" w:rsidP="00AD19B1">
      <w:pPr>
        <w:pStyle w:val="CommentText"/>
        <w:jc w:val="left"/>
      </w:pPr>
      <w:r>
        <w:rPr>
          <w:rStyle w:val="CommentReference"/>
        </w:rPr>
        <w:annotationRef/>
      </w:r>
      <w:r>
        <w:t>There is a extra footnote for reopen sgs bonds</w:t>
      </w:r>
    </w:p>
  </w:comment>
  <w:comment w:id="3025" w:author="Eugene CHEONG from.TOPPAN (MAS)" w:date="2025-12-26T17:33:00Z" w:initials="EC">
    <w:p w14:paraId="6E103FE3" w14:textId="77777777" w:rsidR="00BE39D8" w:rsidRDefault="00BE39D8" w:rsidP="00BE39D8">
      <w:pPr>
        <w:pStyle w:val="CommentText"/>
        <w:jc w:val="left"/>
      </w:pPr>
      <w:r>
        <w:rPr>
          <w:rStyle w:val="CommentReference"/>
        </w:rPr>
        <w:annotationRef/>
      </w:r>
      <w:r>
        <w:t>Based on our parameter settings excel sheet, for SGS bonds, we have different footnotes for each subtype, and an additional addendum for reopened SGS bonds. We also have a default value if the footnote for that subtype is not set.</w:t>
      </w:r>
    </w:p>
  </w:comment>
  <w:comment w:id="3026" w:author="Jasmine WL TEO (MAS)" w:date="2025-12-16T16:29:00Z" w:initials="JT">
    <w:p w14:paraId="41B33A9D" w14:textId="123A986D" w:rsidR="00BB714B" w:rsidRDefault="00BB714B" w:rsidP="003B336F">
      <w:pPr>
        <w:pStyle w:val="CommentText"/>
        <w:jc w:val="left"/>
      </w:pPr>
      <w:r>
        <w:rPr>
          <w:rStyle w:val="CommentReference"/>
        </w:rPr>
        <w:annotationRef/>
      </w:r>
      <w:r>
        <w:t>We have different footnotes for SGS subtype.</w:t>
      </w:r>
    </w:p>
  </w:comment>
  <w:comment w:id="3027" w:author="Eugene CHEONG from.TOPPAN (MAS)" w:date="2025-12-26T17:33:00Z" w:initials="EC">
    <w:p w14:paraId="1000D78A" w14:textId="77777777" w:rsidR="00BE39D8" w:rsidRDefault="00BE39D8" w:rsidP="00BE39D8">
      <w:pPr>
        <w:pStyle w:val="CommentText"/>
        <w:jc w:val="left"/>
      </w:pPr>
      <w:r>
        <w:rPr>
          <w:rStyle w:val="CommentReference"/>
        </w:rPr>
        <w:annotationRef/>
      </w:r>
      <w:r>
        <w:t>Based on our parameter settings excel sheet, for SGS bonds, we have different footnotes for each subtype, and an additional addendum for reopened SGS bonds. We also have a default value if the footnote for that subtype is not set.</w:t>
      </w:r>
    </w:p>
  </w:comment>
  <w:comment w:id="3028" w:author="Jasmine WL TEO (MAS)" w:date="2025-12-17T11:33:00Z" w:initials="JT">
    <w:p w14:paraId="50D0F105" w14:textId="7A4B8E81" w:rsidR="00680493" w:rsidRDefault="00680493" w:rsidP="00680493">
      <w:pPr>
        <w:pStyle w:val="CommentText"/>
        <w:jc w:val="left"/>
      </w:pPr>
      <w:r>
        <w:rPr>
          <w:rStyle w:val="CommentReference"/>
        </w:rPr>
        <w:annotationRef/>
      </w:r>
      <w:r>
        <w:t>Similar to section 5, instead of listing the fields, is it easier to reference to an existing security type?</w:t>
      </w:r>
    </w:p>
  </w:comment>
  <w:comment w:id="3029" w:author="Eugene CHEONG from.TOPPAN (MAS)" w:date="2025-12-26T17:37:00Z" w:initials="EC">
    <w:p w14:paraId="378B6DF6" w14:textId="77777777" w:rsidR="00A13E40" w:rsidRDefault="009234AC" w:rsidP="00A13E40">
      <w:pPr>
        <w:pStyle w:val="CommentText"/>
        <w:jc w:val="left"/>
      </w:pPr>
      <w:r>
        <w:rPr>
          <w:rStyle w:val="CommentReference"/>
        </w:rPr>
        <w:annotationRef/>
      </w:r>
      <w:r w:rsidR="00A13E40">
        <w:t>I have updated this section as suggested.</w:t>
      </w:r>
    </w:p>
  </w:comment>
  <w:comment w:id="3203" w:author="Sharmaine TAN (MAS)" w:date="2025-12-17T22:49:00Z" w:initials="ST">
    <w:p w14:paraId="3B02DDD2" w14:textId="26C7A6F3" w:rsidR="00CA1631" w:rsidRDefault="00CA1631" w:rsidP="00CA1631">
      <w:pPr>
        <w:pStyle w:val="CommentText"/>
        <w:jc w:val="left"/>
      </w:pPr>
      <w:r>
        <w:rPr>
          <w:rStyle w:val="CommentReference"/>
        </w:rPr>
        <w:annotationRef/>
      </w:r>
      <w:r>
        <w:t xml:space="preserve">It will be minimum denomination instead of denomination ? </w:t>
      </w:r>
    </w:p>
  </w:comment>
  <w:comment w:id="3204" w:author="Eugene CHEONG from.TOPPAN (MAS)" w:date="2025-12-26T17:49:00Z" w:initials="EC">
    <w:p w14:paraId="3A80EA3A" w14:textId="77777777" w:rsidR="000E5043" w:rsidRDefault="000E5043" w:rsidP="000E5043">
      <w:pPr>
        <w:pStyle w:val="CommentText"/>
        <w:jc w:val="left"/>
      </w:pPr>
      <w:r>
        <w:rPr>
          <w:rStyle w:val="CommentReference"/>
        </w:rPr>
        <w:annotationRef/>
      </w:r>
      <w:r>
        <w:t>When MDD confirms that the minimum tender amount is not offered, this field shall become minimum denomination.</w:t>
      </w:r>
    </w:p>
  </w:comment>
  <w:comment w:id="3205" w:author="Eugene CHEONG from.TOPPAN (MAS)" w:date="2025-12-30T16:41:00Z" w:initials="EC">
    <w:p w14:paraId="593C5DCB" w14:textId="77777777" w:rsidR="00A13E40" w:rsidRDefault="00A13E40" w:rsidP="00A13E40">
      <w:pPr>
        <w:pStyle w:val="CommentText"/>
        <w:jc w:val="left"/>
      </w:pPr>
      <w:r>
        <w:rPr>
          <w:rStyle w:val="CommentReference"/>
        </w:rPr>
        <w:annotationRef/>
      </w:r>
      <w:r>
        <w:t>After MDD’s confirmation on 29 Dec 2025, this is now “Minimum Denomination”.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CD6D0A" w15:done="0"/>
  <w15:commentEx w15:paraId="27B03B2F" w15:done="0"/>
  <w15:commentEx w15:paraId="77AD7509" w15:done="1"/>
  <w15:commentEx w15:paraId="1F459420" w15:paraIdParent="77AD7509" w15:done="1"/>
  <w15:commentEx w15:paraId="5567A741" w15:done="0"/>
  <w15:commentEx w15:paraId="198FEE19" w15:paraIdParent="5567A741" w15:done="0"/>
  <w15:commentEx w15:paraId="49FCEFBA" w15:paraIdParent="5567A741" w15:done="0"/>
  <w15:commentEx w15:paraId="3536A32E" w15:paraIdParent="5567A741" w15:done="0"/>
  <w15:commentEx w15:paraId="1BACE334" w15:paraIdParent="5567A741" w15:done="0"/>
  <w15:commentEx w15:paraId="6662ECD5" w15:paraIdParent="5567A741" w15:done="0"/>
  <w15:commentEx w15:paraId="4EB5B7ED" w15:done="1"/>
  <w15:commentEx w15:paraId="1A043A52" w15:paraIdParent="4EB5B7ED" w15:done="1"/>
  <w15:commentEx w15:paraId="4BF45F54" w15:done="0"/>
  <w15:commentEx w15:paraId="1F1E7E2F" w15:done="1"/>
  <w15:commentEx w15:paraId="2DDB32E3" w15:paraIdParent="1F1E7E2F" w15:done="1"/>
  <w15:commentEx w15:paraId="75ABF658" w15:paraIdParent="1F1E7E2F" w15:done="1"/>
  <w15:commentEx w15:paraId="7D89B026" w15:paraIdParent="1F1E7E2F" w15:done="1"/>
  <w15:commentEx w15:paraId="477D2AA2" w15:paraIdParent="1F1E7E2F" w15:done="1"/>
  <w15:commentEx w15:paraId="3D6001D0" w15:done="0"/>
  <w15:commentEx w15:paraId="7EC389A9" w15:done="0"/>
  <w15:commentEx w15:paraId="0672E08A" w15:paraIdParent="7EC389A9" w15:done="0"/>
  <w15:commentEx w15:paraId="03F21AFB" w15:paraIdParent="7EC389A9" w15:done="0"/>
  <w15:commentEx w15:paraId="73FB82EA" w15:paraIdParent="7EC389A9" w15:done="0"/>
  <w15:commentEx w15:paraId="5594513A" w15:done="0"/>
  <w15:commentEx w15:paraId="1C7A9D66" w15:paraIdParent="5594513A" w15:done="0"/>
  <w15:commentEx w15:paraId="5F7FD0B1" w15:paraIdParent="5594513A" w15:done="0"/>
  <w15:commentEx w15:paraId="4F33AD2D" w15:paraIdParent="5594513A" w15:done="0"/>
  <w15:commentEx w15:paraId="42F7D45C" w15:done="1"/>
  <w15:commentEx w15:paraId="3D3682FD" w15:paraIdParent="42F7D45C" w15:done="1"/>
  <w15:commentEx w15:paraId="25335107" w15:done="0"/>
  <w15:commentEx w15:paraId="66445C93" w15:paraIdParent="25335107" w15:done="0"/>
  <w15:commentEx w15:paraId="6CA3754F" w15:done="0"/>
  <w15:commentEx w15:paraId="47A1725D" w15:done="0"/>
  <w15:commentEx w15:paraId="4EF842A2" w15:paraIdParent="47A1725D" w15:done="0"/>
  <w15:commentEx w15:paraId="5B7A67C3" w15:paraIdParent="47A1725D" w15:done="0"/>
  <w15:commentEx w15:paraId="09F72DD5" w15:paraIdParent="47A1725D" w15:done="0"/>
  <w15:commentEx w15:paraId="62A996F0" w15:done="0"/>
  <w15:commentEx w15:paraId="15353127" w15:done="0"/>
  <w15:commentEx w15:paraId="5BB969D6" w15:done="0"/>
  <w15:commentEx w15:paraId="6C0FD9AE" w15:paraIdParent="5BB969D6" w15:done="0"/>
  <w15:commentEx w15:paraId="3B5C43F7" w15:done="0"/>
  <w15:commentEx w15:paraId="46D16C74" w15:paraIdParent="3B5C43F7" w15:done="0"/>
  <w15:commentEx w15:paraId="3ED0B2C6" w15:done="1"/>
  <w15:commentEx w15:paraId="0CB999BC" w15:paraIdParent="3ED0B2C6" w15:done="1"/>
  <w15:commentEx w15:paraId="0F037A67" w15:done="1"/>
  <w15:commentEx w15:paraId="5A70F155" w15:paraIdParent="0F037A67" w15:done="1"/>
  <w15:commentEx w15:paraId="3C6FDCD3" w15:done="0"/>
  <w15:commentEx w15:paraId="62E6A5C1" w15:paraIdParent="3C6FDCD3" w15:done="0"/>
  <w15:commentEx w15:paraId="43C7AA68" w15:paraIdParent="3C6FDCD3" w15:done="0"/>
  <w15:commentEx w15:paraId="588D35BC" w15:done="0"/>
  <w15:commentEx w15:paraId="7DA5B8A0" w15:paraIdParent="588D35BC" w15:done="0"/>
  <w15:commentEx w15:paraId="5CA342C4" w15:paraIdParent="588D35BC" w15:done="0"/>
  <w15:commentEx w15:paraId="56DE7F00" w15:paraIdParent="588D35BC" w15:done="0"/>
  <w15:commentEx w15:paraId="5F7708F0" w15:done="0"/>
  <w15:commentEx w15:paraId="63CD8DDA" w15:paraIdParent="5F7708F0" w15:done="0"/>
  <w15:commentEx w15:paraId="00873F4F" w15:paraIdParent="5F7708F0" w15:done="0"/>
  <w15:commentEx w15:paraId="1293F15E" w15:paraIdParent="5F7708F0" w15:done="0"/>
  <w15:commentEx w15:paraId="31A92150" w15:done="0"/>
  <w15:commentEx w15:paraId="4589FFE8" w15:done="1"/>
  <w15:commentEx w15:paraId="76BADCF2" w15:paraIdParent="4589FFE8" w15:done="1"/>
  <w15:commentEx w15:paraId="5460D2B0" w15:paraIdParent="4589FFE8" w15:done="1"/>
  <w15:commentEx w15:paraId="05373263" w15:done="0"/>
  <w15:commentEx w15:paraId="0126143D" w15:paraIdParent="05373263" w15:done="0"/>
  <w15:commentEx w15:paraId="674245F4" w15:paraIdParent="05373263" w15:done="0"/>
  <w15:commentEx w15:paraId="437A5865" w15:paraIdParent="05373263" w15:done="0"/>
  <w15:commentEx w15:paraId="7D6D7F25" w15:done="1"/>
  <w15:commentEx w15:paraId="0755D7C8" w15:paraIdParent="7D6D7F25" w15:done="1"/>
  <w15:commentEx w15:paraId="7B806B26" w15:done="0"/>
  <w15:commentEx w15:paraId="082B50EC" w15:paraIdParent="7B806B26" w15:done="0"/>
  <w15:commentEx w15:paraId="0CC8C2D5" w15:done="1"/>
  <w15:commentEx w15:paraId="312F8A05" w15:paraIdParent="0CC8C2D5" w15:done="1"/>
  <w15:commentEx w15:paraId="14822F78" w15:paraIdParent="0CC8C2D5" w15:done="1"/>
  <w15:commentEx w15:paraId="15AD3643" w15:done="0"/>
  <w15:commentEx w15:paraId="278D64DF" w15:paraIdParent="15AD3643" w15:done="0"/>
  <w15:commentEx w15:paraId="5EE1A588" w15:paraIdParent="15AD3643" w15:done="0"/>
  <w15:commentEx w15:paraId="2510632E" w15:done="1"/>
  <w15:commentEx w15:paraId="5941FE1E" w15:paraIdParent="2510632E" w15:done="1"/>
  <w15:commentEx w15:paraId="36945DA4" w15:paraIdParent="2510632E" w15:done="1"/>
  <w15:commentEx w15:paraId="1524B8CA" w15:done="0"/>
  <w15:commentEx w15:paraId="169EF92E" w15:paraIdParent="1524B8CA" w15:done="0"/>
  <w15:commentEx w15:paraId="69721FF5" w15:paraIdParent="1524B8CA" w15:done="0"/>
  <w15:commentEx w15:paraId="4A81EE5A" w15:paraIdParent="1524B8CA" w15:done="0"/>
  <w15:commentEx w15:paraId="12DE1978" w15:paraIdParent="1524B8CA" w15:done="0"/>
  <w15:commentEx w15:paraId="0A6E7763" w15:done="1"/>
  <w15:commentEx w15:paraId="1570BA14" w15:paraIdParent="0A6E7763" w15:done="1"/>
  <w15:commentEx w15:paraId="43D4B1A9" w15:done="1"/>
  <w15:commentEx w15:paraId="1AAD80E5" w15:paraIdParent="43D4B1A9" w15:done="1"/>
  <w15:commentEx w15:paraId="2259448D" w15:paraIdParent="43D4B1A9" w15:done="1"/>
  <w15:commentEx w15:paraId="44BF9D80" w15:done="1"/>
  <w15:commentEx w15:paraId="6E41AB46" w15:paraIdParent="44BF9D80" w15:done="1"/>
  <w15:commentEx w15:paraId="36082A09" w15:done="1"/>
  <w15:commentEx w15:paraId="4EB3E532" w15:paraIdParent="36082A09" w15:done="1"/>
  <w15:commentEx w15:paraId="011E3532" w15:done="1"/>
  <w15:commentEx w15:paraId="4C398F23" w15:paraIdParent="011E3532" w15:done="1"/>
  <w15:commentEx w15:paraId="432DB3A0" w15:done="1"/>
  <w15:commentEx w15:paraId="52586D57" w15:paraIdParent="432DB3A0" w15:done="1"/>
  <w15:commentEx w15:paraId="6F2DA7B3" w15:paraIdParent="432DB3A0" w15:done="1"/>
  <w15:commentEx w15:paraId="5032E482" w15:done="0"/>
  <w15:commentEx w15:paraId="09187584" w15:done="1"/>
  <w15:commentEx w15:paraId="244F37CC" w15:paraIdParent="09187584" w15:done="1"/>
  <w15:commentEx w15:paraId="56830C17" w15:paraIdParent="09187584" w15:done="1"/>
  <w15:commentEx w15:paraId="5D93ECEC" w15:paraIdParent="09187584" w15:done="1"/>
  <w15:commentEx w15:paraId="1435EA2C" w15:done="0"/>
  <w15:commentEx w15:paraId="6D446C96" w15:paraIdParent="1435EA2C" w15:done="0"/>
  <w15:commentEx w15:paraId="4621C0D4" w15:paraIdParent="1435EA2C" w15:done="0"/>
  <w15:commentEx w15:paraId="73401BCF" w15:paraIdParent="1435EA2C" w15:done="0"/>
  <w15:commentEx w15:paraId="3E23F36F" w15:done="0"/>
  <w15:commentEx w15:paraId="7A4DF593" w15:done="1"/>
  <w15:commentEx w15:paraId="3657B34B" w15:paraIdParent="7A4DF593" w15:done="1"/>
  <w15:commentEx w15:paraId="7E3E7272" w15:paraIdParent="7A4DF593" w15:done="1"/>
  <w15:commentEx w15:paraId="1A45C80B" w15:done="0"/>
  <w15:commentEx w15:paraId="0860DDA0" w15:done="1"/>
  <w15:commentEx w15:paraId="442BEB9D" w15:done="0"/>
  <w15:commentEx w15:paraId="693D53EC" w15:done="1"/>
  <w15:commentEx w15:paraId="05976DBB" w15:paraIdParent="693D53EC" w15:done="1"/>
  <w15:commentEx w15:paraId="10C8932E" w15:done="0"/>
  <w15:commentEx w15:paraId="21B71D5F" w15:done="1"/>
  <w15:commentEx w15:paraId="2433AB25" w15:paraIdParent="21B71D5F" w15:done="1"/>
  <w15:commentEx w15:paraId="6C3FA4C4" w15:done="0"/>
  <w15:commentEx w15:paraId="77AFD999" w15:paraIdParent="6C3FA4C4" w15:done="0"/>
  <w15:commentEx w15:paraId="08CB9784" w15:done="0"/>
  <w15:commentEx w15:paraId="4054516F" w15:done="0"/>
  <w15:commentEx w15:paraId="1612AA36" w15:paraIdParent="4054516F" w15:done="0"/>
  <w15:commentEx w15:paraId="780EDC1D" w15:paraIdParent="4054516F" w15:done="0"/>
  <w15:commentEx w15:paraId="63498815" w15:done="0"/>
  <w15:commentEx w15:paraId="1B2C6927" w15:paraIdParent="63498815" w15:done="0"/>
  <w15:commentEx w15:paraId="018ED1F5" w15:done="1"/>
  <w15:commentEx w15:paraId="16CD9169" w15:paraIdParent="018ED1F5" w15:done="1"/>
  <w15:commentEx w15:paraId="6EE54DEB" w15:done="1"/>
  <w15:commentEx w15:paraId="6DEB28A1" w15:paraIdParent="6EE54DEB" w15:done="1"/>
  <w15:commentEx w15:paraId="718296DB" w15:paraIdParent="6EE54DEB" w15:done="1"/>
  <w15:commentEx w15:paraId="39E23ED4" w15:paraIdParent="6EE54DEB" w15:done="1"/>
  <w15:commentEx w15:paraId="52A4FC1F" w15:done="0"/>
  <w15:commentEx w15:paraId="78BA2178" w15:done="0"/>
  <w15:commentEx w15:paraId="4DBC3194" w15:done="1"/>
  <w15:commentEx w15:paraId="47C6D308" w15:paraIdParent="4DBC3194" w15:done="1"/>
  <w15:commentEx w15:paraId="7C3F28A3" w15:done="1"/>
  <w15:commentEx w15:paraId="5A531469" w15:paraIdParent="7C3F28A3" w15:done="1"/>
  <w15:commentEx w15:paraId="733835F5" w15:paraIdParent="7C3F28A3" w15:done="1"/>
  <w15:commentEx w15:paraId="178F01A3" w15:done="1"/>
  <w15:commentEx w15:paraId="2AA6FC7F" w15:paraIdParent="178F01A3" w15:done="1"/>
  <w15:commentEx w15:paraId="1A30F520" w15:done="1"/>
  <w15:commentEx w15:paraId="75DD7B0A" w15:paraIdParent="1A30F520" w15:done="1"/>
  <w15:commentEx w15:paraId="047182A1" w15:done="1"/>
  <w15:commentEx w15:paraId="2A023F71" w15:paraIdParent="047182A1" w15:done="1"/>
  <w15:commentEx w15:paraId="0873A120" w15:done="0"/>
  <w15:commentEx w15:paraId="7F9B0517" w15:done="0"/>
  <w15:commentEx w15:paraId="56AB48F6" w15:done="0"/>
  <w15:commentEx w15:paraId="5AB4381A" w15:paraIdParent="56AB48F6" w15:done="0"/>
  <w15:commentEx w15:paraId="3076535D" w15:paraIdParent="56AB48F6" w15:done="0"/>
  <w15:commentEx w15:paraId="76F352E8" w15:paraIdParent="56AB48F6" w15:done="0"/>
  <w15:commentEx w15:paraId="31E9C3D4" w15:done="0"/>
  <w15:commentEx w15:paraId="6B990ECE" w15:done="1"/>
  <w15:commentEx w15:paraId="13B9D35D" w15:paraIdParent="6B990ECE" w15:done="1"/>
  <w15:commentEx w15:paraId="3DE730CB" w15:done="1"/>
  <w15:commentEx w15:paraId="7E6196E6" w15:paraIdParent="3DE730CB" w15:done="1"/>
  <w15:commentEx w15:paraId="2D6CC779" w15:done="0"/>
  <w15:commentEx w15:paraId="7302D6EB" w15:paraIdParent="2D6CC779" w15:done="0"/>
  <w15:commentEx w15:paraId="7E0E2B8E" w15:paraIdParent="2D6CC779" w15:done="0"/>
  <w15:commentEx w15:paraId="008B3FD5" w15:done="1"/>
  <w15:commentEx w15:paraId="0358D393" w15:paraIdParent="008B3FD5" w15:done="1"/>
  <w15:commentEx w15:paraId="643D2BDB" w15:done="0"/>
  <w15:commentEx w15:paraId="786F071E" w15:done="1"/>
  <w15:commentEx w15:paraId="5670F532" w15:paraIdParent="786F071E" w15:done="1"/>
  <w15:commentEx w15:paraId="4158FD9C" w15:done="0"/>
  <w15:commentEx w15:paraId="7206F986" w15:paraIdParent="4158FD9C" w15:done="0"/>
  <w15:commentEx w15:paraId="05BAF5BF" w15:paraIdParent="4158FD9C" w15:done="0"/>
  <w15:commentEx w15:paraId="4FAFAB83" w15:done="1"/>
  <w15:commentEx w15:paraId="1FEEC7AD" w15:paraIdParent="4FAFAB83" w15:done="1"/>
  <w15:commentEx w15:paraId="4D3CDF1F" w15:done="0"/>
  <w15:commentEx w15:paraId="7C051002" w15:done="0"/>
  <w15:commentEx w15:paraId="00B8E2A3" w15:paraIdParent="7C051002" w15:done="0"/>
  <w15:commentEx w15:paraId="0C86DE26" w15:paraIdParent="7C051002" w15:done="0"/>
  <w15:commentEx w15:paraId="2E61CC66" w15:done="1"/>
  <w15:commentEx w15:paraId="588E361B" w15:paraIdParent="2E61CC66" w15:done="1"/>
  <w15:commentEx w15:paraId="0E001D2D" w15:done="1"/>
  <w15:commentEx w15:paraId="08302E01" w15:paraIdParent="0E001D2D" w15:done="1"/>
  <w15:commentEx w15:paraId="7AF00B8D" w15:done="1"/>
  <w15:commentEx w15:paraId="7D71968D" w15:paraIdParent="7AF00B8D" w15:done="1"/>
  <w15:commentEx w15:paraId="1AA442B2" w15:done="0"/>
  <w15:commentEx w15:paraId="28DA608E" w15:paraIdParent="1AA442B2" w15:done="0"/>
  <w15:commentEx w15:paraId="0313E80A" w15:done="0"/>
  <w15:commentEx w15:paraId="07998EAA" w15:paraIdParent="0313E80A" w15:done="0"/>
  <w15:commentEx w15:paraId="2665FA57" w15:paraIdParent="0313E80A" w15:done="0"/>
  <w15:commentEx w15:paraId="72172744" w15:done="1"/>
  <w15:commentEx w15:paraId="58BE619E" w15:paraIdParent="72172744" w15:done="1"/>
  <w15:commentEx w15:paraId="703F069B" w15:done="0"/>
  <w15:commentEx w15:paraId="13CA58EB" w15:done="1"/>
  <w15:commentEx w15:paraId="318C5265" w15:paraIdParent="13CA58EB" w15:done="1"/>
  <w15:commentEx w15:paraId="0FFB9EAB" w15:paraIdParent="13CA58EB" w15:done="1"/>
  <w15:commentEx w15:paraId="36645518" w15:paraIdParent="13CA58EB" w15:done="1"/>
  <w15:commentEx w15:paraId="30A23035" w15:done="0"/>
  <w15:commentEx w15:paraId="77CCAC65" w15:done="1"/>
  <w15:commentEx w15:paraId="006261FB" w15:paraIdParent="77CCAC65" w15:done="1"/>
  <w15:commentEx w15:paraId="3745DAE5" w15:done="0"/>
  <w15:commentEx w15:paraId="4A3592C5" w15:done="1"/>
  <w15:commentEx w15:paraId="044C6DAE" w15:paraIdParent="4A3592C5" w15:done="1"/>
  <w15:commentEx w15:paraId="1C69A2D0" w15:done="0"/>
  <w15:commentEx w15:paraId="37585795" w15:done="0"/>
  <w15:commentEx w15:paraId="6CAB8A8D" w15:paraIdParent="37585795" w15:done="0"/>
  <w15:commentEx w15:paraId="7651C99C" w15:paraIdParent="37585795" w15:done="0"/>
  <w15:commentEx w15:paraId="27A2C643" w15:done="1"/>
  <w15:commentEx w15:paraId="46336C6F" w15:paraIdParent="27A2C643" w15:done="1"/>
  <w15:commentEx w15:paraId="115BC0AE" w15:paraIdParent="27A2C643" w15:done="1"/>
  <w15:commentEx w15:paraId="71F434F2" w15:done="1"/>
  <w15:commentEx w15:paraId="557F4078" w15:paraIdParent="71F434F2" w15:done="1"/>
  <w15:commentEx w15:paraId="1259A376" w15:done="1"/>
  <w15:commentEx w15:paraId="36C087ED" w15:paraIdParent="1259A376" w15:done="1"/>
  <w15:commentEx w15:paraId="1EDE9BA3" w15:done="1"/>
  <w15:commentEx w15:paraId="692C0CE9" w15:paraIdParent="1EDE9BA3" w15:done="1"/>
  <w15:commentEx w15:paraId="46E7E45C" w15:paraIdParent="1EDE9BA3" w15:done="1"/>
  <w15:commentEx w15:paraId="17406361" w15:done="0"/>
  <w15:commentEx w15:paraId="21BBA708" w15:paraIdParent="17406361" w15:done="0"/>
  <w15:commentEx w15:paraId="20D651E6" w15:paraIdParent="17406361" w15:done="0"/>
  <w15:commentEx w15:paraId="44EBFE25" w15:done="0"/>
  <w15:commentEx w15:paraId="2BEE8C41" w15:done="0"/>
  <w15:commentEx w15:paraId="73DAC9D8" w15:done="0"/>
  <w15:commentEx w15:paraId="3A7E225F" w15:done="0"/>
  <w15:commentEx w15:paraId="7191D7E6" w15:paraIdParent="3A7E225F" w15:done="0"/>
  <w15:commentEx w15:paraId="2DBF3C16" w15:paraIdParent="3A7E225F" w15:done="0"/>
  <w15:commentEx w15:paraId="56E5B6A6" w15:done="1"/>
  <w15:commentEx w15:paraId="459CF524" w15:paraIdParent="56E5B6A6" w15:done="1"/>
  <w15:commentEx w15:paraId="5F82E479" w15:done="1"/>
  <w15:commentEx w15:paraId="739E08A9" w15:paraIdParent="5F82E479" w15:done="1"/>
  <w15:commentEx w15:paraId="3FDF55A1" w15:done="1"/>
  <w15:commentEx w15:paraId="7188856E" w15:paraIdParent="3FDF55A1" w15:done="1"/>
  <w15:commentEx w15:paraId="440F5BBE" w15:done="0"/>
  <w15:commentEx w15:paraId="4E6C0894" w15:paraIdParent="440F5BBE" w15:done="0"/>
  <w15:commentEx w15:paraId="3BBAED2D" w15:done="0"/>
  <w15:commentEx w15:paraId="73E20F8A" w15:done="0"/>
  <w15:commentEx w15:paraId="060B38BA" w15:paraIdParent="73E20F8A" w15:done="0"/>
  <w15:commentEx w15:paraId="6825DF23" w15:done="1"/>
  <w15:commentEx w15:paraId="1C71C614" w15:paraIdParent="6825DF23" w15:done="1"/>
  <w15:commentEx w15:paraId="7AE5D91D" w15:done="0"/>
  <w15:commentEx w15:paraId="779C0FF2" w15:done="0"/>
  <w15:commentEx w15:paraId="4263D0BC" w15:done="1"/>
  <w15:commentEx w15:paraId="6FB272A8" w15:paraIdParent="4263D0BC" w15:done="1"/>
  <w15:commentEx w15:paraId="12F12DBA" w15:done="0"/>
  <w15:commentEx w15:paraId="2B83BA3F" w15:paraIdParent="12F12DBA" w15:done="0"/>
  <w15:commentEx w15:paraId="2E48D013" w15:paraIdParent="12F12DBA" w15:done="0"/>
  <w15:commentEx w15:paraId="3A20AC29" w15:done="0"/>
  <w15:commentEx w15:paraId="269B3A66" w15:paraIdParent="3A20AC29" w15:done="0"/>
  <w15:commentEx w15:paraId="44FA7561" w15:paraIdParent="3A20AC29" w15:done="0"/>
  <w15:commentEx w15:paraId="519DDA23" w15:done="0"/>
  <w15:commentEx w15:paraId="4D1AB119" w15:paraIdParent="519DDA23" w15:done="0"/>
  <w15:commentEx w15:paraId="11DCE702" w15:done="0"/>
  <w15:commentEx w15:paraId="3EC51E3C" w15:done="0"/>
  <w15:commentEx w15:paraId="087856F9" w15:done="0"/>
  <w15:commentEx w15:paraId="1AED3915" w15:done="0"/>
  <w15:commentEx w15:paraId="6DEBF493" w15:done="0"/>
  <w15:commentEx w15:paraId="67584840" w15:paraIdParent="6DEBF493" w15:done="0"/>
  <w15:commentEx w15:paraId="579DA4DD" w15:paraIdParent="6DEBF493" w15:done="0"/>
  <w15:commentEx w15:paraId="1C3FC5E2" w15:paraIdParent="6DEBF493" w15:done="0"/>
  <w15:commentEx w15:paraId="7A1E7D5F" w15:paraIdParent="6DEBF493" w15:done="0"/>
  <w15:commentEx w15:paraId="71C9328A" w15:paraIdParent="6DEBF493" w15:done="0"/>
  <w15:commentEx w15:paraId="7E881E19" w15:done="1"/>
  <w15:commentEx w15:paraId="3F9FDCF8" w15:paraIdParent="7E881E19" w15:done="1"/>
  <w15:commentEx w15:paraId="6C24ACA0" w15:done="0"/>
  <w15:commentEx w15:paraId="77BD0AD4" w15:paraIdParent="6C24ACA0" w15:done="0"/>
  <w15:commentEx w15:paraId="3E4C0AE0" w15:done="1"/>
  <w15:commentEx w15:paraId="6DB91B7B" w15:paraIdParent="3E4C0AE0" w15:done="1"/>
  <w15:commentEx w15:paraId="6D61E138" w15:done="0"/>
  <w15:commentEx w15:paraId="1A99B31E" w15:paraIdParent="6D61E138" w15:done="0"/>
  <w15:commentEx w15:paraId="4961F030" w15:paraIdParent="6D61E138" w15:done="0"/>
  <w15:commentEx w15:paraId="3FFA1557" w15:done="0"/>
  <w15:commentEx w15:paraId="3C3E8F6B" w15:done="0"/>
  <w15:commentEx w15:paraId="35F1D635" w15:done="0"/>
  <w15:commentEx w15:paraId="326C377C" w15:done="0"/>
  <w15:commentEx w15:paraId="6DCBB7EC" w15:paraIdParent="326C377C" w15:done="0"/>
  <w15:commentEx w15:paraId="47A9A5BF" w15:done="0"/>
  <w15:commentEx w15:paraId="4E843005" w15:paraIdParent="47A9A5BF" w15:done="0"/>
  <w15:commentEx w15:paraId="2C8C0BDD" w15:paraIdParent="47A9A5BF" w15:done="0"/>
  <w15:commentEx w15:paraId="7E83138C" w15:done="0"/>
  <w15:commentEx w15:paraId="438B1A34" w15:done="0"/>
  <w15:commentEx w15:paraId="4FD66F1A" w15:done="0"/>
  <w15:commentEx w15:paraId="39DB31A2" w15:done="0"/>
  <w15:commentEx w15:paraId="6537D557" w15:paraIdParent="39DB31A2" w15:done="0"/>
  <w15:commentEx w15:paraId="30A55CC0" w15:done="1"/>
  <w15:commentEx w15:paraId="61705076" w15:paraIdParent="30A55CC0" w15:done="1"/>
  <w15:commentEx w15:paraId="2349F00A" w15:done="1"/>
  <w15:commentEx w15:paraId="69F30BB4" w15:paraIdParent="2349F00A" w15:done="1"/>
  <w15:commentEx w15:paraId="6A0AE18C" w15:done="1"/>
  <w15:commentEx w15:paraId="3A9E4C83" w15:paraIdParent="6A0AE18C" w15:done="1"/>
  <w15:commentEx w15:paraId="45E0C218" w15:done="0"/>
  <w15:commentEx w15:paraId="71B754B0" w15:paraIdParent="45E0C218" w15:done="0"/>
  <w15:commentEx w15:paraId="2DF8A410" w15:done="0"/>
  <w15:commentEx w15:paraId="36BABD66" w15:paraIdParent="2DF8A410" w15:done="0"/>
  <w15:commentEx w15:paraId="10B2DABF" w15:paraIdParent="2DF8A410" w15:done="0"/>
  <w15:commentEx w15:paraId="2418B633" w15:paraIdParent="2DF8A410" w15:done="0"/>
  <w15:commentEx w15:paraId="547D35FB" w15:done="1"/>
  <w15:commentEx w15:paraId="5B6B8B43" w15:paraIdParent="547D35FB" w15:done="1"/>
  <w15:commentEx w15:paraId="2282B2EE" w15:done="0"/>
  <w15:commentEx w15:paraId="70BF36D1" w15:paraIdParent="2282B2EE" w15:done="0"/>
  <w15:commentEx w15:paraId="1C16FCC8" w15:done="0"/>
  <w15:commentEx w15:paraId="2D90E62B" w15:paraIdParent="1C16FCC8" w15:done="0"/>
  <w15:commentEx w15:paraId="3079D281" w15:paraIdParent="1C16FCC8" w15:done="0"/>
  <w15:commentEx w15:paraId="232D8ED5" w15:done="0"/>
  <w15:commentEx w15:paraId="3C063D87" w15:paraIdParent="232D8ED5" w15:done="0"/>
  <w15:commentEx w15:paraId="20AB4B84" w15:paraIdParent="232D8ED5" w15:done="0"/>
  <w15:commentEx w15:paraId="09B337FC" w15:done="0"/>
  <w15:commentEx w15:paraId="4C2A6A9C" w15:done="0"/>
  <w15:commentEx w15:paraId="15FC9A7B" w15:paraIdParent="4C2A6A9C" w15:done="0"/>
  <w15:commentEx w15:paraId="194D8032" w15:done="0"/>
  <w15:commentEx w15:paraId="28B33FC0" w15:done="1"/>
  <w15:commentEx w15:paraId="44A3E9FF" w15:paraIdParent="28B33FC0" w15:done="1"/>
  <w15:commentEx w15:paraId="69A932C3" w15:done="1"/>
  <w15:commentEx w15:paraId="4AEA26A3" w15:paraIdParent="69A932C3" w15:done="1"/>
  <w15:commentEx w15:paraId="44E7D63E" w15:done="0"/>
  <w15:commentEx w15:paraId="10364FF8" w15:done="0"/>
  <w15:commentEx w15:paraId="3BB26DCB" w15:done="0"/>
  <w15:commentEx w15:paraId="3ED4DB4A" w15:paraIdParent="3BB26DCB" w15:done="0"/>
  <w15:commentEx w15:paraId="59E2549F" w15:paraIdParent="3BB26DCB" w15:done="0"/>
  <w15:commentEx w15:paraId="43BFD4AD" w15:paraIdParent="3BB26DCB" w15:done="0"/>
  <w15:commentEx w15:paraId="74C23302" w15:done="0"/>
  <w15:commentEx w15:paraId="7DF2371A" w15:paraIdParent="74C23302" w15:done="0"/>
  <w15:commentEx w15:paraId="2442A11A" w15:paraIdParent="74C23302" w15:done="0"/>
  <w15:commentEx w15:paraId="209FA6F9" w15:done="1"/>
  <w15:commentEx w15:paraId="27D567E3" w15:paraIdParent="209FA6F9" w15:done="1"/>
  <w15:commentEx w15:paraId="0D984D0C" w15:done="0"/>
  <w15:commentEx w15:paraId="7DA5373A" w15:done="0"/>
  <w15:commentEx w15:paraId="2A7AEE44" w15:paraIdParent="7DA5373A" w15:done="0"/>
  <w15:commentEx w15:paraId="65311FC9" w15:paraIdParent="7DA5373A" w15:done="0"/>
  <w15:commentEx w15:paraId="72B540B0" w15:paraIdParent="7DA5373A" w15:done="0"/>
  <w15:commentEx w15:paraId="116C12D1" w15:paraIdParent="7DA5373A" w15:done="0"/>
  <w15:commentEx w15:paraId="2EDF485D" w15:paraIdParent="7DA5373A" w15:done="0"/>
  <w15:commentEx w15:paraId="39F00241" w15:done="0"/>
  <w15:commentEx w15:paraId="2823CE4F" w15:paraIdParent="39F00241" w15:done="0"/>
  <w15:commentEx w15:paraId="1C946E4A" w15:paraIdParent="39F00241" w15:done="0"/>
  <w15:commentEx w15:paraId="4D73967C" w15:done="1"/>
  <w15:commentEx w15:paraId="77DF2F77" w15:paraIdParent="4D73967C" w15:done="1"/>
  <w15:commentEx w15:paraId="5439FF77" w15:done="1"/>
  <w15:commentEx w15:paraId="0B0C6634" w15:paraIdParent="5439FF77" w15:done="1"/>
  <w15:commentEx w15:paraId="26F6314B" w15:done="0"/>
  <w15:commentEx w15:paraId="6C68B0C4" w15:paraIdParent="26F6314B" w15:done="0"/>
  <w15:commentEx w15:paraId="184ACDF0" w15:done="1"/>
  <w15:commentEx w15:paraId="3C45A47B" w15:paraIdParent="184ACDF0" w15:done="1"/>
  <w15:commentEx w15:paraId="7FBA284A" w15:done="1"/>
  <w15:commentEx w15:paraId="5A437FF0" w15:paraIdParent="7FBA284A" w15:done="1"/>
  <w15:commentEx w15:paraId="43632951" w15:paraIdParent="7FBA284A" w15:done="1"/>
  <w15:commentEx w15:paraId="3D6129B1" w15:done="1"/>
  <w15:commentEx w15:paraId="3AC521D2" w15:paraIdParent="3D6129B1" w15:done="1"/>
  <w15:commentEx w15:paraId="1F447438" w15:done="0"/>
  <w15:commentEx w15:paraId="0831DC27" w15:paraIdParent="1F447438" w15:done="0"/>
  <w15:commentEx w15:paraId="4FFA9FBD" w15:paraIdParent="1F447438" w15:done="0"/>
  <w15:commentEx w15:paraId="4D35F660" w15:done="1"/>
  <w15:commentEx w15:paraId="35E5D8C9" w15:paraIdParent="4D35F660" w15:done="1"/>
  <w15:commentEx w15:paraId="6F2F1824" w15:done="0"/>
  <w15:commentEx w15:paraId="7A48F049" w15:paraIdParent="6F2F1824" w15:done="0"/>
  <w15:commentEx w15:paraId="6464F14B" w15:paraIdParent="6F2F1824" w15:done="0"/>
  <w15:commentEx w15:paraId="226D9C40" w15:done="1"/>
  <w15:commentEx w15:paraId="1431F3D7" w15:paraIdParent="226D9C40" w15:done="1"/>
  <w15:commentEx w15:paraId="05A8772D" w15:done="1"/>
  <w15:commentEx w15:paraId="6370C889" w15:paraIdParent="05A8772D" w15:done="1"/>
  <w15:commentEx w15:paraId="1907624D" w15:done="1"/>
  <w15:commentEx w15:paraId="69FD88E2" w15:paraIdParent="1907624D" w15:done="1"/>
  <w15:commentEx w15:paraId="0A82FA0A" w15:paraIdParent="1907624D" w15:done="1"/>
  <w15:commentEx w15:paraId="2F777498" w15:done="1"/>
  <w15:commentEx w15:paraId="3AC6D246" w15:paraIdParent="2F777498" w15:done="1"/>
  <w15:commentEx w15:paraId="34DF89B1" w15:done="0"/>
  <w15:commentEx w15:paraId="62B1EABA" w15:done="0"/>
  <w15:commentEx w15:paraId="0319D0B0" w15:paraIdParent="62B1EABA" w15:done="0"/>
  <w15:commentEx w15:paraId="44790A71" w15:paraIdParent="62B1EABA" w15:done="0"/>
  <w15:commentEx w15:paraId="1FE17FCD" w15:done="0"/>
  <w15:commentEx w15:paraId="4DF992E2" w15:paraIdParent="1FE17FCD" w15:done="0"/>
  <w15:commentEx w15:paraId="52AC7051" w15:paraIdParent="1FE17FCD" w15:done="0"/>
  <w15:commentEx w15:paraId="23CEC3E3" w15:paraIdParent="1FE17FCD" w15:done="0"/>
  <w15:commentEx w15:paraId="086DA88E" w15:paraIdParent="1FE17FCD" w15:done="0"/>
  <w15:commentEx w15:paraId="7BBFCE9B" w15:paraIdParent="1FE17FCD" w15:done="0"/>
  <w15:commentEx w15:paraId="7C54382F" w15:paraIdParent="1FE17FCD" w15:done="0"/>
  <w15:commentEx w15:paraId="60362FEA" w15:done="0"/>
  <w15:commentEx w15:paraId="318601AE" w15:done="0"/>
  <w15:commentEx w15:paraId="47102398" w15:paraIdParent="318601AE" w15:done="0"/>
  <w15:commentEx w15:paraId="0B6FF67C" w15:paraIdParent="318601AE" w15:done="0"/>
  <w15:commentEx w15:paraId="704B31B7" w15:done="0"/>
  <w15:commentEx w15:paraId="13A2899F" w15:paraIdParent="704B31B7" w15:done="0"/>
  <w15:commentEx w15:paraId="0899E28F" w15:paraIdParent="704B31B7" w15:done="0"/>
  <w15:commentEx w15:paraId="4C134666" w15:done="0"/>
  <w15:commentEx w15:paraId="24B09F75" w15:done="0"/>
  <w15:commentEx w15:paraId="22E9E894" w15:paraIdParent="24B09F75" w15:done="0"/>
  <w15:commentEx w15:paraId="3922BEE9" w15:done="0"/>
  <w15:commentEx w15:paraId="6717E784" w15:paraIdParent="3922BEE9" w15:done="0"/>
  <w15:commentEx w15:paraId="1874A37E" w15:done="0"/>
  <w15:commentEx w15:paraId="369B7869" w15:paraIdParent="1874A37E" w15:done="0"/>
  <w15:commentEx w15:paraId="490A8DA5" w15:done="1"/>
  <w15:commentEx w15:paraId="59A64F61" w15:paraIdParent="490A8DA5" w15:done="1"/>
  <w15:commentEx w15:paraId="138E684E" w15:done="0"/>
  <w15:commentEx w15:paraId="05E51439" w15:done="0"/>
  <w15:commentEx w15:paraId="6A0EB4A1" w15:paraIdParent="05E51439" w15:done="0"/>
  <w15:commentEx w15:paraId="04AB2E4F" w15:paraIdParent="05E51439" w15:done="0"/>
  <w15:commentEx w15:paraId="7EA4E825" w15:paraIdParent="05E51439" w15:done="0"/>
  <w15:commentEx w15:paraId="457E3084" w15:paraIdParent="05E51439" w15:done="0"/>
  <w15:commentEx w15:paraId="228CE466" w15:paraIdParent="05E51439" w15:done="0"/>
  <w15:commentEx w15:paraId="7D679475" w15:paraIdParent="05E51439" w15:done="0"/>
  <w15:commentEx w15:paraId="4D275F67" w15:done="1"/>
  <w15:commentEx w15:paraId="30CB0425" w15:paraIdParent="4D275F67" w15:done="1"/>
  <w15:commentEx w15:paraId="077E9408" w15:done="1"/>
  <w15:commentEx w15:paraId="770E0607" w15:paraIdParent="077E9408" w15:done="1"/>
  <w15:commentEx w15:paraId="68750EF4" w15:paraIdParent="077E9408" w15:done="1"/>
  <w15:commentEx w15:paraId="3B3DC858" w15:paraIdParent="077E9408" w15:done="1"/>
  <w15:commentEx w15:paraId="421577DC" w15:done="0"/>
  <w15:commentEx w15:paraId="7907A4C2" w15:paraIdParent="421577DC" w15:done="0"/>
  <w15:commentEx w15:paraId="6709C95F" w15:paraIdParent="421577DC" w15:done="0"/>
  <w15:commentEx w15:paraId="6A345DE4" w15:done="0"/>
  <w15:commentEx w15:paraId="6E103FE3" w15:paraIdParent="6A345DE4" w15:done="0"/>
  <w15:commentEx w15:paraId="41B33A9D" w15:done="0"/>
  <w15:commentEx w15:paraId="1000D78A" w15:paraIdParent="41B33A9D" w15:done="0"/>
  <w15:commentEx w15:paraId="50D0F105" w15:done="1"/>
  <w15:commentEx w15:paraId="378B6DF6" w15:paraIdParent="50D0F105" w15:done="1"/>
  <w15:commentEx w15:paraId="3B02DDD2" w15:done="0"/>
  <w15:commentEx w15:paraId="3A80EA3A" w15:paraIdParent="3B02DDD2" w15:done="0"/>
  <w15:commentEx w15:paraId="593C5DCB" w15:paraIdParent="3B02DD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6252C4" w16cex:dateUtc="2026-01-12T05:46:00Z"/>
  <w16cex:commentExtensible w16cex:durableId="75C31845" w16cex:dateUtc="2026-01-12T06:39:00Z"/>
  <w16cex:commentExtensible w16cex:durableId="7D52552B" w16cex:dateUtc="2025-12-16T00:48:00Z"/>
  <w16cex:commentExtensible w16cex:durableId="4A532662" w16cex:dateUtc="2025-12-23T02:30:00Z"/>
  <w16cex:commentExtensible w16cex:durableId="0CACE183" w16cex:dateUtc="2025-12-09T09:13:00Z"/>
  <w16cex:commentExtensible w16cex:durableId="10AA5220" w16cex:dateUtc="2025-12-15T02:54:00Z">
    <w16cex:extLst>
      <w16:ext w16:uri="{CE6994B0-6A32-4C9F-8C6B-6E91EDA988CE}">
        <cr:reactions xmlns:cr="http://schemas.microsoft.com/office/comments/2020/reactions">
          <cr:reaction reactionType="1">
            <cr:reactionInfo dateUtc="2025-12-16T00:54:14Z">
              <cr:user userId="S::CHAI_Han_Xie@mas.gov.sg::80f12148-06b1-492b-b8c7-aac420d8e99b" userProvider="AD" userName="Han Xie CHAI (MAS)"/>
            </cr:reactionInfo>
          </cr:reaction>
        </cr:reactions>
      </w16:ext>
    </w16cex:extLst>
  </w16cex:commentExtensible>
  <w16cex:commentExtensible w16cex:durableId="0096C928" w16cex:dateUtc="2025-12-16T01:33:00Z"/>
  <w16cex:commentExtensible w16cex:durableId="4F2549BD" w16cex:dateUtc="2025-12-16T09:47:00Z"/>
  <w16cex:commentExtensible w16cex:durableId="7551BA0B" w16cex:dateUtc="2025-12-23T07:19:00Z"/>
  <w16cex:commentExtensible w16cex:durableId="23F2EFA8" w16cex:dateUtc="2026-01-12T02:54:00Z"/>
  <w16cex:commentExtensible w16cex:durableId="6FFA8878" w16cex:dateUtc="2025-12-16T02:45:00Z"/>
  <w16cex:commentExtensible w16cex:durableId="39171EC1" w16cex:dateUtc="2025-12-23T02:03:00Z"/>
  <w16cex:commentExtensible w16cex:durableId="29812622" w16cex:dateUtc="2026-01-12T03:08:00Z"/>
  <w16cex:commentExtensible w16cex:durableId="369CD0DC" w16cex:dateUtc="2025-12-09T09:36:00Z"/>
  <w16cex:commentExtensible w16cex:durableId="3D86A5E2" w16cex:dateUtc="2025-12-16T00:59:00Z"/>
  <w16cex:commentExtensible w16cex:durableId="2887721D" w16cex:dateUtc="2025-12-17T01:42:00Z"/>
  <w16cex:commentExtensible w16cex:durableId="5E5E4605" w16cex:dateUtc="2026-01-12T03:09:00Z"/>
  <w16cex:commentExtensible w16cex:durableId="7205EC2D" w16cex:dateUtc="2026-01-12T05:58:00Z"/>
  <w16cex:commentExtensible w16cex:durableId="46251FFC" w16cex:dateUtc="2026-01-14T03:29:00Z"/>
  <w16cex:commentExtensible w16cex:durableId="4AA44B3C" w16cex:dateUtc="2025-12-09T08:20:00Z"/>
  <w16cex:commentExtensible w16cex:durableId="728065A8" w16cex:dateUtc="2025-12-10T06:29:00Z"/>
  <w16cex:commentExtensible w16cex:durableId="4E08FF34" w16cex:dateUtc="2025-12-23T08:32:00Z"/>
  <w16cex:commentExtensible w16cex:durableId="19E0E128" w16cex:dateUtc="2026-01-12T03:20:00Z"/>
  <w16cex:commentExtensible w16cex:durableId="070103D6" w16cex:dateUtc="2026-01-02T08:54:00Z"/>
  <w16cex:commentExtensible w16cex:durableId="3CB1D2C9" w16cex:dateUtc="2026-01-08T03:10:00Z"/>
  <w16cex:commentExtensible w16cex:durableId="5F7FD0B1" w16cex:dateUtc="2026-01-12T06:24:00Z"/>
  <w16cex:commentExtensible w16cex:durableId="2AF4D30E" w16cex:dateUtc="2025-12-10T06:33:00Z"/>
  <w16cex:commentExtensible w16cex:durableId="322E8B16" w16cex:dateUtc="2025-12-23T08:32:00Z"/>
  <w16cex:commentExtensible w16cex:durableId="27A55525" w16cex:dateUtc="2025-12-09T08:54:00Z"/>
  <w16cex:commentExtensible w16cex:durableId="2955D703" w16cex:dateUtc="2025-12-23T08:35:00Z"/>
  <w16cex:commentExtensible w16cex:durableId="307CFCEF" w16cex:dateUtc="2026-01-12T06:50:00Z">
    <w16cex:extLst>
      <w16:ext w16:uri="{CE6994B0-6A32-4C9F-8C6B-6E91EDA988CE}">
        <cr:reactions xmlns:cr="http://schemas.microsoft.com/office/comments/2020/reactions">
          <cr:reaction reactionType="1">
            <cr:reactionInfo dateUtc="2026-01-12T09:34:40Z">
              <cr:user userId="S::Sophia_TAN@mas.gov.sg::2b779c5d-e84f-4f2c-9be8-274fc36c60ae" userProvider="AD" userName="Sophia TAN (MAS)"/>
            </cr:reactionInfo>
          </cr:reaction>
        </cr:reactions>
      </w16:ext>
    </w16cex:extLst>
  </w16cex:commentExtensible>
  <w16cex:commentExtensible w16cex:durableId="3EC38D50" w16cex:dateUtc="2025-12-15T03:37:00Z"/>
  <w16cex:commentExtensible w16cex:durableId="4EF183A9" w16cex:dateUtc="2025-12-16T01:22:00Z"/>
  <w16cex:commentExtensible w16cex:durableId="2FEBEEE0" w16cex:dateUtc="2025-12-23T02:26:00Z"/>
  <w16cex:commentExtensible w16cex:durableId="31990A8B" w16cex:dateUtc="2026-01-12T09:41:00Z"/>
  <w16cex:commentExtensible w16cex:durableId="439B90CF" w16cex:dateUtc="2026-01-12T09:13:00Z"/>
  <w16cex:commentExtensible w16cex:durableId="4E987F4C" w16cex:dateUtc="2026-01-09T06:29:00Z"/>
  <w16cex:commentExtensible w16cex:durableId="0B245C8C" w16cex:dateUtc="2025-12-09T09:02:00Z"/>
  <w16cex:commentExtensible w16cex:durableId="19A75C9E" w16cex:dateUtc="2025-12-29T03:20:00Z"/>
  <w16cex:commentExtensible w16cex:durableId="77FF3395" w16cex:dateUtc="2025-12-15T03:43:00Z"/>
  <w16cex:commentExtensible w16cex:durableId="6A1AB0B0" w16cex:dateUtc="2025-12-23T08:46:00Z"/>
  <w16cex:commentExtensible w16cex:durableId="2766DCF8" w16cex:dateUtc="2025-12-03T03:50:00Z"/>
  <w16cex:commentExtensible w16cex:durableId="52174337" w16cex:dateUtc="2025-12-23T02:32:00Z"/>
  <w16cex:commentExtensible w16cex:durableId="4FCA2238" w16cex:dateUtc="2025-12-16T08:07:00Z"/>
  <w16cex:commentExtensible w16cex:durableId="02A1E528" w16cex:dateUtc="2025-12-23T09:01:00Z"/>
  <w16cex:commentExtensible w16cex:durableId="40A157F0" w16cex:dateUtc="2025-12-15T03:51:00Z"/>
  <w16cex:commentExtensible w16cex:durableId="031BF0D6" w16cex:dateUtc="2025-12-23T08:37:00Z"/>
  <w16cex:commentExtensible w16cex:durableId="3332C77C" w16cex:dateUtc="2026-01-12T06:28:00Z"/>
  <w16cex:commentExtensible w16cex:durableId="4C7A5AAA" w16cex:dateUtc="2025-12-11T08:04:00Z"/>
  <w16cex:commentExtensible w16cex:durableId="398805B7" w16cex:dateUtc="2025-12-15T03:48:00Z"/>
  <w16cex:commentExtensible w16cex:durableId="1A53680B" w16cex:dateUtc="2025-12-23T09:11:00Z"/>
  <w16cex:commentExtensible w16cex:durableId="3A4539D1" w16cex:dateUtc="2026-01-12T10:24:00Z"/>
  <w16cex:commentExtensible w16cex:durableId="16A4CA1E" w16cex:dateUtc="2025-12-11T07:42:00Z"/>
  <w16cex:commentExtensible w16cex:durableId="0421D28B" w16cex:dateUtc="2025-12-16T01:28:00Z"/>
  <w16cex:commentExtensible w16cex:durableId="59DCCFD8" w16cex:dateUtc="2025-12-23T09:12:00Z"/>
  <w16cex:commentExtensible w16cex:durableId="5D80B319" w16cex:dateUtc="2026-01-13T06:13:00Z"/>
  <w16cex:commentExtensible w16cex:durableId="0A5C6ACD" w16cex:dateUtc="2026-01-12T08:05:00Z"/>
  <w16cex:commentExtensible w16cex:durableId="70BA359D" w16cex:dateUtc="2025-12-09T01:28:00Z"/>
  <w16cex:commentExtensible w16cex:durableId="2004AAC6" w16cex:dateUtc="2025-12-16T10:00:00Z"/>
  <w16cex:commentExtensible w16cex:durableId="44F7ACD6" w16cex:dateUtc="2025-12-23T02:35:00Z"/>
  <w16cex:commentExtensible w16cex:durableId="0F30B21B" w16cex:dateUtc="2025-12-05T02:18:00Z"/>
  <w16cex:commentExtensible w16cex:durableId="63945ECC" w16cex:dateUtc="2025-12-17T01:58:00Z"/>
  <w16cex:commentExtensible w16cex:durableId="30D859DF" w16cex:dateUtc="2025-12-23T09:14:00Z"/>
  <w16cex:commentExtensible w16cex:durableId="13EE4322" w16cex:dateUtc="2026-01-12T07:26:00Z"/>
  <w16cex:commentExtensible w16cex:durableId="2CE85D68" w16cex:dateUtc="2025-12-13T13:46:00Z"/>
  <w16cex:commentExtensible w16cex:durableId="6423EAF6" w16cex:dateUtc="2025-12-26T03:38:00Z">
    <w16cex:extLst>
      <w16:ext w16:uri="{CE6994B0-6A32-4C9F-8C6B-6E91EDA988CE}">
        <cr:reactions xmlns:cr="http://schemas.microsoft.com/office/comments/2020/reactions">
          <cr:reaction reactionType="1">
            <cr:reactionInfo dateUtc="2025-12-31T03:59:41Z">
              <cr:user userId="S::Akila_BALAKRISHNAN_from.OPTIMUM@mas.gov.sg::bb367706-a359-4b5d-b399-1cbc174d69bd" userProvider="AD" userName="Akila BALAKRISHNAN from.OPTIMUM (MAS)"/>
            </cr:reactionInfo>
          </cr:reaction>
        </cr:reactions>
      </w16:ext>
    </w16cex:extLst>
  </w16cex:commentExtensible>
  <w16cex:commentExtensible w16cex:durableId="20BE4EB5" w16cex:dateUtc="2025-12-29T01:28:00Z"/>
  <w16cex:commentExtensible w16cex:durableId="60BEB197" w16cex:dateUtc="2026-01-13T06:22:00Z"/>
  <w16cex:commentExtensible w16cex:durableId="2CE56678" w16cex:dateUtc="2025-12-11T07:49:00Z"/>
  <w16cex:commentExtensible w16cex:durableId="05A462D7" w16cex:dateUtc="2025-12-15T07:00:00Z"/>
  <w16cex:commentExtensible w16cex:durableId="5FAE460C" w16cex:dateUtc="2025-12-16T02:35:00Z">
    <w16cex:extLst>
      <w16:ext w16:uri="{CE6994B0-6A32-4C9F-8C6B-6E91EDA988CE}">
        <cr:reactions xmlns:cr="http://schemas.microsoft.com/office/comments/2020/reactions">
          <cr:reaction reactionType="1">
            <cr:reactionInfo dateUtc="2025-12-17T03:07:53Z">
              <cr:user userId="S::Akila_BALAKRISHNAN_from.OPTIMUM@mas.gov.sg::bb367706-a359-4b5d-b399-1cbc174d69bd" userProvider="AD" userName="Akila BALAKRISHNAN from.OPTIMUM (MAS)"/>
            </cr:reactionInfo>
          </cr:reaction>
        </cr:reactions>
      </w16:ext>
    </w16cex:extLst>
  </w16cex:commentExtensible>
  <w16cex:commentExtensible w16cex:durableId="714C9F94" w16cex:dateUtc="2025-12-17T02:02:00Z"/>
  <w16cex:commentExtensible w16cex:durableId="687FD81C" w16cex:dateUtc="2025-12-23T09:15:00Z"/>
  <w16cex:commentExtensible w16cex:durableId="146F50D2" w16cex:dateUtc="2026-01-02T10:11:00Z"/>
  <w16cex:commentExtensible w16cex:durableId="2CE8563D" w16cex:dateUtc="2025-12-13T13:16:00Z">
    <w16cex:extLst>
      <w16:ext w16:uri="{CE6994B0-6A32-4C9F-8C6B-6E91EDA988CE}">
        <cr:reactions xmlns:cr="http://schemas.microsoft.com/office/comments/2020/reactions">
          <cr:reaction reactionType="1">
            <cr:reactionInfo dateUtc="2025-12-16T05:55:39Z">
              <cr:user userId="S::CHAI_Han_Xie@mas.gov.sg::80f12148-06b1-492b-b8c7-aac420d8e99b" userProvider="AD" userName="Han Xie CHAI (MAS)"/>
            </cr:reactionInfo>
          </cr:reaction>
        </cr:reactions>
      </w16:ext>
    </w16cex:extLst>
  </w16cex:commentExtensible>
  <w16cex:commentExtensible w16cex:durableId="3A10164F" w16cex:dateUtc="2025-12-15T06:59:00Z">
    <w16cex:extLst>
      <w16:ext w16:uri="{CE6994B0-6A32-4C9F-8C6B-6E91EDA988CE}">
        <cr:reactions xmlns:cr="http://schemas.microsoft.com/office/comments/2020/reactions">
          <cr:reaction reactionType="1">
            <cr:reactionInfo dateUtc="2025-12-16T05:55:39Z">
              <cr:user userId="S::CHAI_Han_Xie@mas.gov.sg::80f12148-06b1-492b-b8c7-aac420d8e99b" userProvider="AD" userName="Han Xie CHAI (MAS)"/>
            </cr:reactionInfo>
          </cr:reaction>
        </cr:reactions>
      </w16:ext>
    </w16cex:extLst>
  </w16cex:commentExtensible>
  <w16cex:commentExtensible w16cex:durableId="7B0EB283" w16cex:dateUtc="2025-12-16T05:56:00Z"/>
  <w16cex:commentExtensible w16cex:durableId="1F5DFFBE" w16cex:dateUtc="2025-12-11T07:55:00Z"/>
  <w16cex:commentExtensible w16cex:durableId="2CE85DBF" w16cex:dateUtc="2025-12-13T13:48:00Z"/>
  <w16cex:commentExtensible w16cex:durableId="654FDDAF" w16cex:dateUtc="2025-12-23T09:20:00Z"/>
  <w16cex:commentExtensible w16cex:durableId="105BE647" w16cex:dateUtc="2025-12-31T04:10:00Z"/>
  <w16cex:commentExtensible w16cex:durableId="07CE02FB" w16cex:dateUtc="2026-01-09T08:42:00Z">
    <w16cex:extLst>
      <w16:ext w16:uri="{CE6994B0-6A32-4C9F-8C6B-6E91EDA988CE}">
        <cr:reactions xmlns:cr="http://schemas.microsoft.com/office/comments/2020/reactions">
          <cr:reaction reactionType="1">
            <cr:reactionInfo dateUtc="2026-01-13T06:40:21Z">
              <cr:user userId="S::Sophia_TAN@mas.gov.sg::2b779c5d-e84f-4f2c-9be8-274fc36c60ae" userProvider="AD" userName="Sophia TAN (MAS)"/>
            </cr:reactionInfo>
          </cr:reaction>
        </cr:reactions>
      </w16:ext>
    </w16cex:extLst>
  </w16cex:commentExtensible>
  <w16cex:commentExtensible w16cex:durableId="2CE8597A" w16cex:dateUtc="2025-12-13T13:30:00Z"/>
  <w16cex:commentExtensible w16cex:durableId="40C32BFF" w16cex:dateUtc="2025-12-26T03:50:00Z">
    <w16cex:extLst>
      <w16:ext w16:uri="{CE6994B0-6A32-4C9F-8C6B-6E91EDA988CE}">
        <cr:reactions xmlns:cr="http://schemas.microsoft.com/office/comments/2020/reactions">
          <cr:reaction reactionType="1">
            <cr:reactionInfo dateUtc="2025-12-31T04:18:56Z">
              <cr:user userId="S::Akila_BALAKRISHNAN_from.OPTIMUM@mas.gov.sg::bb367706-a359-4b5d-b399-1cbc174d69bd" userProvider="AD" userName="Akila BALAKRISHNAN from.OPTIMUM (MAS)"/>
            </cr:reactionInfo>
          </cr:reaction>
        </cr:reactions>
      </w16:ext>
    </w16cex:extLst>
  </w16cex:commentExtensible>
  <w16cex:commentExtensible w16cex:durableId="344D37DC" w16cex:dateUtc="2025-12-16T06:03:00Z"/>
  <w16cex:commentExtensible w16cex:durableId="00C62019" w16cex:dateUtc="2025-12-16T10:17:00Z"/>
  <w16cex:commentExtensible w16cex:durableId="1B33F9AD" w16cex:dateUtc="2025-12-26T03:49:00Z">
    <w16cex:extLst>
      <w16:ext w16:uri="{CE6994B0-6A32-4C9F-8C6B-6E91EDA988CE}">
        <cr:reactions xmlns:cr="http://schemas.microsoft.com/office/comments/2020/reactions">
          <cr:reaction reactionType="1">
            <cr:reactionInfo dateUtc="2026-01-09T08:42:05Z">
              <cr:user userId="S::CHAI_Han_Xie@mas.gov.sg::80f12148-06b1-492b-b8c7-aac420d8e99b" userProvider="AD" userName="Han Xie CHAI (MAS)"/>
            </cr:reactionInfo>
          </cr:reaction>
        </cr:reactions>
      </w16:ext>
    </w16cex:extLst>
  </w16cex:commentExtensible>
  <w16cex:commentExtensible w16cex:durableId="2CE58A3F" w16cex:dateUtc="2025-12-11T10:21:00Z"/>
  <w16cex:commentExtensible w16cex:durableId="4FEFBDD3" w16cex:dateUtc="2025-12-15T07:47:00Z">
    <w16cex:extLst>
      <w16:ext w16:uri="{CE6994B0-6A32-4C9F-8C6B-6E91EDA988CE}">
        <cr:reactions xmlns:cr="http://schemas.microsoft.com/office/comments/2020/reactions">
          <cr:reaction reactionType="1">
            <cr:reactionInfo dateUtc="2025-12-17T03:10:14Z">
              <cr:user userId="S::Akila_BALAKRISHNAN_from.OPTIMUM@mas.gov.sg::bb367706-a359-4b5d-b399-1cbc174d69bd" userProvider="AD" userName="Akila BALAKRISHNAN from.OPTIMUM (MAS)"/>
            </cr:reactionInfo>
          </cr:reaction>
        </cr:reactions>
      </w16:ext>
    </w16cex:extLst>
  </w16cex:commentExtensible>
  <w16cex:commentExtensible w16cex:durableId="3945AF14" w16cex:dateUtc="2025-12-12T06:21:00Z"/>
  <w16cex:commentExtensible w16cex:durableId="66A9B78A" w16cex:dateUtc="2025-12-29T01:43:00Z">
    <w16cex:extLst>
      <w16:ext w16:uri="{CE6994B0-6A32-4C9F-8C6B-6E91EDA988CE}">
        <cr:reactions xmlns:cr="http://schemas.microsoft.com/office/comments/2020/reactions">
          <cr:reaction reactionType="1">
            <cr:reactionInfo dateUtc="2026-01-13T06:49:43Z">
              <cr:user userId="S::Sophia_TAN@mas.gov.sg::2b779c5d-e84f-4f2c-9be8-274fc36c60ae" userProvider="AD" userName="Sophia TAN (MAS)"/>
            </cr:reactionInfo>
          </cr:reaction>
        </cr:reactions>
      </w16:ext>
    </w16cex:extLst>
  </w16cex:commentExtensible>
  <w16cex:commentExtensible w16cex:durableId="2CE8581C" w16cex:dateUtc="2025-12-13T13:24:00Z"/>
  <w16cex:commentExtensible w16cex:durableId="59BC2E39" w16cex:dateUtc="2025-12-26T03:57:00Z">
    <w16cex:extLst>
      <w16:ext w16:uri="{CE6994B0-6A32-4C9F-8C6B-6E91EDA988CE}">
        <cr:reactions xmlns:cr="http://schemas.microsoft.com/office/comments/2020/reactions">
          <cr:reaction reactionType="1">
            <cr:reactionInfo dateUtc="2025-12-31T04:26:38Z">
              <cr:user userId="S::Akila_BALAKRISHNAN_from.OPTIMUM@mas.gov.sg::bb367706-a359-4b5d-b399-1cbc174d69bd" userProvider="AD" userName="Akila BALAKRISHNAN from.OPTIMUM (MAS)"/>
            </cr:reactionInfo>
          </cr:reaction>
        </cr:reactions>
      </w16:ext>
    </w16cex:extLst>
  </w16cex:commentExtensible>
  <w16cex:commentExtensible w16cex:durableId="5093470A" w16cex:dateUtc="2025-12-12T07:00:00Z"/>
  <w16cex:commentExtensible w16cex:durableId="60F7AE04" w16cex:dateUtc="2025-12-16T01:37:00Z"/>
  <w16cex:commentExtensible w16cex:durableId="00F9BCE8" w16cex:dateUtc="2025-12-23T09:27:00Z"/>
  <w16cex:commentExtensible w16cex:durableId="7694DD27" w16cex:dateUtc="2026-01-06T02:24:00Z"/>
  <w16cex:commentExtensible w16cex:durableId="61BD7041" w16cex:dateUtc="2025-12-11T08:26:00Z"/>
  <w16cex:commentExtensible w16cex:durableId="42D27D6F" w16cex:dateUtc="2025-12-16T01:48:00Z"/>
  <w16cex:commentExtensible w16cex:durableId="58396800" w16cex:dateUtc="2025-12-26T03:59:00Z"/>
  <w16cex:commentExtensible w16cex:durableId="40F87860" w16cex:dateUtc="2025-12-30T07:38:00Z"/>
  <w16cex:commentExtensible w16cex:durableId="2CE86A89" w16cex:dateUtc="2025-12-13T14:43:00Z"/>
  <w16cex:commentExtensible w16cex:durableId="767353C0" w16cex:dateUtc="2025-12-16T01:53:00Z"/>
  <w16cex:commentExtensible w16cex:durableId="02E1384F" w16cex:dateUtc="2025-12-26T04:09:00Z"/>
  <w16cex:commentExtensible w16cex:durableId="649039B0" w16cex:dateUtc="2026-01-13T00:57:00Z"/>
  <w16cex:commentExtensible w16cex:durableId="654DFE6D" w16cex:dateUtc="2026-01-12T07:37:00Z"/>
  <w16cex:commentExtensible w16cex:durableId="1F8BC21E" w16cex:dateUtc="2025-12-16T06:09:00Z"/>
  <w16cex:commentExtensible w16cex:durableId="531CE89E" w16cex:dateUtc="2025-12-26T04:14:00Z"/>
  <w16cex:commentExtensible w16cex:durableId="08DF90F4" w16cex:dateUtc="2026-01-09T09:20:00Z"/>
  <w16cex:commentExtensible w16cex:durableId="6D95CB19" w16cex:dateUtc="2026-01-05T05:57:00Z"/>
  <w16cex:commentExtensible w16cex:durableId="2CE854CD" w16cex:dateUtc="2025-12-13T13:10:00Z"/>
  <w16cex:commentExtensible w16cex:durableId="3A304B96" w16cex:dateUtc="2026-01-12T08:00:00Z"/>
  <w16cex:commentExtensible w16cex:durableId="2CE6AAEC" w16cex:dateUtc="2025-12-12T06:53:00Z">
    <w16cex:extLst>
      <w16:ext w16:uri="{CE6994B0-6A32-4C9F-8C6B-6E91EDA988CE}">
        <cr:reactions xmlns:cr="http://schemas.microsoft.com/office/comments/2020/reactions">
          <cr:reaction reactionType="1">
            <cr:reactionInfo dateUtc="2025-12-16T06:18:15Z">
              <cr:user userId="S::CHAI_Han_Xie@mas.gov.sg::80f12148-06b1-492b-b8c7-aac420d8e99b" userProvider="AD" userName="Han Xie CHAI (MAS)"/>
            </cr:reactionInfo>
          </cr:reaction>
        </cr:reactions>
      </w16:ext>
    </w16cex:extLst>
  </w16cex:commentExtensible>
  <w16cex:commentExtensible w16cex:durableId="7F6F70FA" w16cex:dateUtc="2025-12-23T09:30:00Z">
    <w16cex:extLst>
      <w16:ext w16:uri="{CE6994B0-6A32-4C9F-8C6B-6E91EDA988CE}">
        <cr:reactions xmlns:cr="http://schemas.microsoft.com/office/comments/2020/reactions">
          <cr:reaction reactionType="1">
            <cr:reactionInfo dateUtc="2026-01-12T10:23:29Z">
              <cr:user userId="S::Akila_BALAKRISHNAN_from.OPTIMUM@mas.gov.sg::bb367706-a359-4b5d-b399-1cbc174d69bd" userProvider="AD" userName="Akila BALAKRISHNAN from.OPTIMUM (MAS)"/>
            </cr:reactionInfo>
          </cr:reaction>
        </cr:reactions>
      </w16:ext>
    </w16cex:extLst>
  </w16cex:commentExtensible>
  <w16cex:commentExtensible w16cex:durableId="5616A4E5" w16cex:dateUtc="2026-01-13T08:11:00Z"/>
  <w16cex:commentExtensible w16cex:durableId="0ED1F394" w16cex:dateUtc="2025-12-16T06:16:00Z"/>
  <w16cex:commentExtensible w16cex:durableId="7E9F46D7" w16cex:dateUtc="2025-12-26T05:11:00Z"/>
  <w16cex:commentExtensible w16cex:durableId="1FA58DD5" w16cex:dateUtc="2025-12-31T01:19:00Z"/>
  <w16cex:commentExtensible w16cex:durableId="277C4B56" w16cex:dateUtc="2026-01-12T07:47:00Z"/>
  <w16cex:commentExtensible w16cex:durableId="0898B51C" w16cex:dateUtc="2026-01-12T08:21:00Z"/>
  <w16cex:commentExtensible w16cex:durableId="0C4D74D1" w16cex:dateUtc="2026-01-12T10:43:00Z"/>
  <w16cex:commentExtensible w16cex:durableId="67D80045" w16cex:dateUtc="2026-01-13T01:05:00Z"/>
  <w16cex:commentExtensible w16cex:durableId="04351626" w16cex:dateUtc="2026-01-13T08:17:00Z"/>
  <w16cex:commentExtensible w16cex:durableId="34A5B0B9" w16cex:dateUtc="2025-12-31T01:23:00Z"/>
  <w16cex:commentExtensible w16cex:durableId="091CF2BE" w16cex:dateUtc="2026-01-06T02:30:00Z"/>
  <w16cex:commentExtensible w16cex:durableId="75814161" w16cex:dateUtc="2025-12-16T10:40:00Z"/>
  <w16cex:commentExtensible w16cex:durableId="34765589" w16cex:dateUtc="2025-12-26T05:20:00Z"/>
  <w16cex:commentExtensible w16cex:durableId="5B1707E9" w16cex:dateUtc="2025-12-02T08:18:00Z"/>
  <w16cex:commentExtensible w16cex:durableId="5966F9D7" w16cex:dateUtc="2025-12-02T08:19:00Z"/>
  <w16cex:commentExtensible w16cex:durableId="18694EC1" w16cex:dateUtc="2025-12-11T02:54:00Z"/>
  <w16cex:commentExtensible w16cex:durableId="74ACA500" w16cex:dateUtc="2025-12-18T05:49:00Z"/>
  <w16cex:commentExtensible w16cex:durableId="562D1074" w16cex:dateUtc="2026-01-13T06:42:00Z"/>
  <w16cex:commentExtensible w16cex:durableId="7EF039EF" w16cex:dateUtc="2026-01-13T08:20:00Z"/>
  <w16cex:commentExtensible w16cex:durableId="49A43492" w16cex:dateUtc="2025-12-26T03:52:00Z"/>
  <w16cex:commentExtensible w16cex:durableId="0ABA1DDB" w16cex:dateUtc="2026-01-08T06:16:00Z"/>
  <w16cex:commentExtensible w16cex:durableId="416419D5" w16cex:dateUtc="2025-12-16T10:47:00Z"/>
  <w16cex:commentExtensible w16cex:durableId="5412B081" w16cex:dateUtc="2025-12-17T02:39:00Z"/>
  <w16cex:commentExtensible w16cex:durableId="3843A061" w16cex:dateUtc="2025-12-26T05:21:00Z"/>
  <w16cex:commentExtensible w16cex:durableId="2CE85B12" w16cex:dateUtc="2025-12-13T13:37:00Z"/>
  <w16cex:commentExtensible w16cex:durableId="3E2AF18C" w16cex:dateUtc="2025-12-16T10:44:00Z">
    <w16cex:extLst>
      <w16:ext w16:uri="{CE6994B0-6A32-4C9F-8C6B-6E91EDA988CE}">
        <cr:reactions xmlns:cr="http://schemas.microsoft.com/office/comments/2020/reactions">
          <cr:reaction reactionType="1">
            <cr:reactionInfo dateUtc="2025-12-17T02:41:50Z">
              <cr:user userId="S::Akila_BALAKRISHNAN_from.OPTIMUM@mas.gov.sg::bb367706-a359-4b5d-b399-1cbc174d69bd" userProvider="AD" userName="Akila BALAKRISHNAN from.OPTIMUM (MAS)"/>
            </cr:reactionInfo>
          </cr:reaction>
        </cr:reactions>
      </w16:ext>
    </w16cex:extLst>
  </w16cex:commentExtensible>
  <w16cex:commentExtensible w16cex:durableId="2CE85BFD" w16cex:dateUtc="2025-12-13T13:37:00Z"/>
  <w16cex:commentExtensible w16cex:durableId="23E215BE" w16cex:dateUtc="2025-12-16T10:46:00Z">
    <w16cex:extLst>
      <w16:ext w16:uri="{CE6994B0-6A32-4C9F-8C6B-6E91EDA988CE}">
        <cr:reactions xmlns:cr="http://schemas.microsoft.com/office/comments/2020/reactions">
          <cr:reaction reactionType="1">
            <cr:reactionInfo dateUtc="2025-12-17T02:42:00Z">
              <cr:user userId="S::Akila_BALAKRISHNAN_from.OPTIMUM@mas.gov.sg::bb367706-a359-4b5d-b399-1cbc174d69bd" userProvider="AD" userName="Akila BALAKRISHNAN from.OPTIMUM (MAS)"/>
            </cr:reactionInfo>
          </cr:reaction>
        </cr:reactions>
      </w16:ext>
    </w16cex:extLst>
  </w16cex:commentExtensible>
  <w16cex:commentExtensible w16cex:durableId="5BF8B745" w16cex:dateUtc="2025-12-16T06:24:00Z"/>
  <w16cex:commentExtensible w16cex:durableId="54D2D6C3" w16cex:dateUtc="2025-12-17T02:04:00Z"/>
  <w16cex:commentExtensible w16cex:durableId="6565C26F" w16cex:dateUtc="2026-01-12T08:39:00Z"/>
  <w16cex:commentExtensible w16cex:durableId="066F5A6C" w16cex:dateUtc="2026-01-14T03:35:00Z"/>
  <w16cex:commentExtensible w16cex:durableId="319D4CF9" w16cex:dateUtc="2025-12-10T04:25:00Z"/>
  <w16cex:commentExtensible w16cex:durableId="4AF297D7" w16cex:dateUtc="2025-12-26T05:22:00Z"/>
  <w16cex:commentExtensible w16cex:durableId="0F0CAD20" w16cex:dateUtc="2025-12-26T05:24:00Z">
    <w16cex:extLst>
      <w16:ext w16:uri="{CE6994B0-6A32-4C9F-8C6B-6E91EDA988CE}">
        <cr:reactions xmlns:cr="http://schemas.microsoft.com/office/comments/2020/reactions">
          <cr:reaction reactionType="1">
            <cr:reactionInfo dateUtc="2026-01-12T11:01:10Z">
              <cr:user userId="S::Sharmaine_TAN@mas.gov.sg::53d78515-1965-4127-ba12-71ff653a0afb" userProvider="AD" userName="Sharmaine TAN (MAS)"/>
            </cr:reactionInfo>
          </cr:reaction>
        </cr:reactions>
      </w16:ext>
    </w16cex:extLst>
  </w16cex:commentExtensible>
  <w16cex:commentExtensible w16cex:durableId="709624C7" w16cex:dateUtc="2026-01-13T01:20:00Z"/>
  <w16cex:commentExtensible w16cex:durableId="5B1F9A78" w16cex:dateUtc="2026-01-12T11:05:00Z"/>
  <w16cex:commentExtensible w16cex:durableId="2DCAD89D" w16cex:dateUtc="2025-12-16T10:49:00Z"/>
  <w16cex:commentExtensible w16cex:durableId="28630678" w16cex:dateUtc="2025-12-26T05:34:00Z"/>
  <w16cex:commentExtensible w16cex:durableId="6C402501" w16cex:dateUtc="2025-12-16T03:41:00Z"/>
  <w16cex:commentExtensible w16cex:durableId="44E2BF9B" w16cex:dateUtc="2025-12-26T05:37:00Z"/>
  <w16cex:commentExtensible w16cex:durableId="2CE6AD78" w16cex:dateUtc="2025-12-12T07:04:00Z"/>
  <w16cex:commentExtensible w16cex:durableId="77BAD54C" w16cex:dateUtc="2025-12-30T09:24:00Z"/>
  <w16cex:commentExtensible w16cex:durableId="11480C37" w16cex:dateUtc="2026-01-13T06:29:00Z"/>
  <w16cex:commentExtensible w16cex:durableId="2CE6AE28" w16cex:dateUtc="2025-12-12T07:07:00Z"/>
  <w16cex:commentExtensible w16cex:durableId="4656431B" w16cex:dateUtc="2025-12-23T08:09:00Z"/>
  <w16cex:commentExtensible w16cex:durableId="13807545" w16cex:dateUtc="2026-01-13T09:18:00Z"/>
  <w16cex:commentExtensible w16cex:durableId="0581E3D8" w16cex:dateUtc="2025-12-12T07:07:00Z"/>
  <w16cex:commentExtensible w16cex:durableId="5753943E" w16cex:dateUtc="2025-12-23T08:09:00Z"/>
  <w16cex:commentExtensible w16cex:durableId="1D4A1D77" w16cex:dateUtc="2026-01-12T08:38:00Z"/>
  <w16cex:commentExtensible w16cex:durableId="52247676" w16cex:dateUtc="2026-01-12T08:56:00Z"/>
  <w16cex:commentExtensible w16cex:durableId="32D4DB8D" w16cex:dateUtc="2026-01-13T01:36:00Z"/>
  <w16cex:commentExtensible w16cex:durableId="2CE86DEF" w16cex:dateUtc="2025-12-13T14:57:00Z"/>
  <w16cex:commentExtensible w16cex:durableId="5FDB6C52" w16cex:dateUtc="2025-12-26T05:48:00Z">
    <w16cex:extLst>
      <w16:ext w16:uri="{CE6994B0-6A32-4C9F-8C6B-6E91EDA988CE}">
        <cr:reactions xmlns:cr="http://schemas.microsoft.com/office/comments/2020/reactions">
          <cr:reaction reactionType="1">
            <cr:reactionInfo dateUtc="2026-01-08T04:36:25Z">
              <cr:user userId="S::Akila_BALAKRISHNAN_from.OPTIMUM@mas.gov.sg::bb367706-a359-4b5d-b399-1cbc174d69bd" userProvider="AD" userName="Akila BALAKRISHNAN from.OPTIMUM (MAS)"/>
            </cr:reactionInfo>
          </cr:reaction>
        </cr:reactions>
      </w16:ext>
    </w16cex:extLst>
  </w16cex:commentExtensible>
  <w16cex:commentExtensible w16cex:durableId="361349DF" w16cex:dateUtc="2026-01-12T08:47:00Z"/>
  <w16cex:commentExtensible w16cex:durableId="3601DD32" w16cex:dateUtc="2025-12-16T10:51:00Z"/>
  <w16cex:commentExtensible w16cex:durableId="7C8D8C86" w16cex:dateUtc="2025-12-26T05:58:00Z"/>
  <w16cex:commentExtensible w16cex:durableId="7B4F1FEC" w16cex:dateUtc="2026-01-12T08:50:00Z"/>
  <w16cex:commentExtensible w16cex:durableId="6334CAE4" w16cex:dateUtc="2026-01-12T10:26:00Z"/>
  <w16cex:commentExtensible w16cex:durableId="237811A1" w16cex:dateUtc="2026-01-13T01:38:00Z"/>
  <w16cex:commentExtensible w16cex:durableId="3777460D" w16cex:dateUtc="2025-12-16T08:19:00Z"/>
  <w16cex:commentExtensible w16cex:durableId="22954FDB" w16cex:dateUtc="2025-12-29T03:59:00Z"/>
  <w16cex:commentExtensible w16cex:durableId="2CE86FE6" w16cex:dateUtc="2025-12-13T15:06:00Z"/>
  <w16cex:commentExtensible w16cex:durableId="566B7D4C" w16cex:dateUtc="2025-12-29T04:07:00Z">
    <w16cex:extLst>
      <w16:ext w16:uri="{CE6994B0-6A32-4C9F-8C6B-6E91EDA988CE}">
        <cr:reactions xmlns:cr="http://schemas.microsoft.com/office/comments/2020/reactions">
          <cr:reaction reactionType="1">
            <cr:reactionInfo dateUtc="2026-01-12T10:25:20Z">
              <cr:user userId="S::Akila_BALAKRISHNAN_from.OPTIMUM@mas.gov.sg::bb367706-a359-4b5d-b399-1cbc174d69bd" userProvider="AD" userName="Akila BALAKRISHNAN from.OPTIMUM (MAS)"/>
            </cr:reactionInfo>
          </cr:reaction>
        </cr:reactions>
      </w16:ext>
    </w16cex:extLst>
  </w16cex:commentExtensible>
  <w16cex:commentExtensible w16cex:durableId="2CE6B251" w16cex:dateUtc="2025-12-12T07:25:00Z"/>
  <w16cex:commentExtensible w16cex:durableId="26B22370" w16cex:dateUtc="2025-12-26T06:26:00Z"/>
  <w16cex:commentExtensible w16cex:durableId="76835AFB" w16cex:dateUtc="2026-01-12T08:52:00Z"/>
  <w16cex:commentExtensible w16cex:durableId="5290146A" w16cex:dateUtc="2026-01-13T06:31:00Z"/>
  <w16cex:commentExtensible w16cex:durableId="26FE7340" w16cex:dateUtc="2026-01-14T03:37:00Z"/>
  <w16cex:commentExtensible w16cex:durableId="445E2429" w16cex:dateUtc="2025-12-16T03:43:00Z"/>
  <w16cex:commentExtensible w16cex:durableId="01CAE7C3" w16cex:dateUtc="2025-12-29T01:20:00Z"/>
  <w16cex:commentExtensible w16cex:durableId="466BD6A8" w16cex:dateUtc="2026-01-08T04:41:00Z"/>
  <w16cex:commentExtensible w16cex:durableId="2CE6B0CD" w16cex:dateUtc="2025-12-12T07:18:00Z"/>
  <w16cex:commentExtensible w16cex:durableId="4F5F48A6" w16cex:dateUtc="2025-12-16T08:28:00Z"/>
  <w16cex:commentExtensible w16cex:durableId="2080188B" w16cex:dateUtc="2025-12-17T03:51:00Z"/>
  <w16cex:commentExtensible w16cex:durableId="1D7FE507" w16cex:dateUtc="2025-12-26T05:04:00Z"/>
  <w16cex:commentExtensible w16cex:durableId="587A64CF" w16cex:dateUtc="2026-01-13T09:42:00Z"/>
  <w16cex:commentExtensible w16cex:durableId="2CE6B108" w16cex:dateUtc="2025-12-12T07:19:00Z"/>
  <w16cex:commentExtensible w16cex:durableId="3DDAF0E2" w16cex:dateUtc="2025-12-26T05:05:00Z">
    <w16cex:extLst>
      <w16:ext w16:uri="{CE6994B0-6A32-4C9F-8C6B-6E91EDA988CE}">
        <cr:reactions xmlns:cr="http://schemas.microsoft.com/office/comments/2020/reactions">
          <cr:reaction reactionType="1">
            <cr:reactionInfo dateUtc="2025-12-31T04:36:55Z">
              <cr:user userId="S::Akila_BALAKRISHNAN_from.OPTIMUM@mas.gov.sg::bb367706-a359-4b5d-b399-1cbc174d69bd" userProvider="AD" userName="Akila BALAKRISHNAN from.OPTIMUM (MAS)"/>
            </cr:reactionInfo>
          </cr:reaction>
        </cr:reactions>
      </w16:ext>
    </w16cex:extLst>
  </w16cex:commentExtensible>
  <w16cex:commentExtensible w16cex:durableId="2FE2B1CA" w16cex:dateUtc="2026-01-13T09:45:00Z"/>
  <w16cex:commentExtensible w16cex:durableId="5BF6CC19" w16cex:dateUtc="2025-12-16T08:24:00Z"/>
  <w16cex:commentExtensible w16cex:durableId="0A0AE043" w16cex:dateUtc="2025-12-26T06:12:00Z"/>
  <w16cex:commentExtensible w16cex:durableId="5475C9FC" w16cex:dateUtc="2025-12-30T13:06:00Z"/>
  <w16cex:commentExtensible w16cex:durableId="35CE3FEC" w16cex:dateUtc="2025-12-17T02:38:00Z"/>
  <w16cex:commentExtensible w16cex:durableId="614D1241" w16cex:dateUtc="2025-12-26T06:20:00Z"/>
  <w16cex:commentExtensible w16cex:durableId="23A4D344" w16cex:dateUtc="2026-01-09T09:42:00Z"/>
  <w16cex:commentExtensible w16cex:durableId="060E8994" w16cex:dateUtc="2025-12-16T06:00:00Z"/>
  <w16cex:commentExtensible w16cex:durableId="4C94B8DC" w16cex:dateUtc="2025-12-26T05:08:00Z"/>
  <w16cex:commentExtensible w16cex:durableId="107ED9FF" w16cex:dateUtc="2026-01-13T01:43:00Z"/>
  <w16cex:commentExtensible w16cex:durableId="1DB89232" w16cex:dateUtc="2025-12-16T08:37:00Z"/>
  <w16cex:commentExtensible w16cex:durableId="020572D9" w16cex:dateUtc="2025-12-26T05:08:00Z"/>
  <w16cex:commentExtensible w16cex:durableId="53BA5879" w16cex:dateUtc="2025-12-16T12:06:00Z"/>
  <w16cex:commentExtensible w16cex:durableId="78C0B7C5" w16cex:dateUtc="2025-12-30T07:49:00Z">
    <w16cex:extLst>
      <w16:ext w16:uri="{CE6994B0-6A32-4C9F-8C6B-6E91EDA988CE}">
        <cr:reactions xmlns:cr="http://schemas.microsoft.com/office/comments/2020/reactions">
          <cr:reaction reactionType="1">
            <cr:reactionInfo dateUtc="2025-12-31T04:45:57Z">
              <cr:user userId="S::Akila_BALAKRISHNAN_from.OPTIMUM@mas.gov.sg::bb367706-a359-4b5d-b399-1cbc174d69bd" userProvider="AD" userName="Akila BALAKRISHNAN from.OPTIMUM (MAS)"/>
            </cr:reactionInfo>
          </cr:reaction>
        </cr:reactions>
      </w16:ext>
    </w16cex:extLst>
  </w16cex:commentExtensible>
  <w16cex:commentExtensible w16cex:durableId="2A7BCBF6" w16cex:dateUtc="2025-12-17T03:20:00Z"/>
  <w16cex:commentExtensible w16cex:durableId="6EE8BF01" w16cex:dateUtc="2025-12-17T03:22:00Z"/>
  <w16cex:commentExtensible w16cex:durableId="57B6BD0C" w16cex:dateUtc="2025-12-26T06:24:00Z"/>
  <w16cex:commentExtensible w16cex:durableId="3756D2F8" w16cex:dateUtc="2026-01-12T09:25:00Z"/>
  <w16cex:commentExtensible w16cex:durableId="7984DA8C" w16cex:dateUtc="2026-01-13T01:44:00Z"/>
  <w16cex:commentExtensible w16cex:durableId="343DBC82" w16cex:dateUtc="2026-01-13T10:56:00Z"/>
  <w16cex:commentExtensible w16cex:durableId="62491CFD" w16cex:dateUtc="2026-01-13T11:02:00Z"/>
  <w16cex:commentExtensible w16cex:durableId="57F9E07A" w16cex:dateUtc="2026-01-12T10:40:00Z"/>
  <w16cex:commentExtensible w16cex:durableId="5D4CEA15" w16cex:dateUtc="2026-01-13T02:18:00Z"/>
  <w16cex:commentExtensible w16cex:durableId="0AC18785" w16cex:dateUtc="2025-12-12T09:26:00Z"/>
  <w16cex:commentExtensible w16cex:durableId="38F90FD4" w16cex:dateUtc="2025-12-26T06:29:00Z"/>
  <w16cex:commentExtensible w16cex:durableId="1DC0F7AB" w16cex:dateUtc="2026-01-13T11:04:00Z"/>
  <w16cex:commentExtensible w16cex:durableId="56A6BAC6" w16cex:dateUtc="2025-12-16T09:10:00Z"/>
  <w16cex:commentExtensible w16cex:durableId="2AAE58BA" w16cex:dateUtc="2025-12-17T03:21:00Z"/>
  <w16cex:commentExtensible w16cex:durableId="22FB994A" w16cex:dateUtc="2025-12-17T02:47:00Z"/>
  <w16cex:commentExtensible w16cex:durableId="27F97A32" w16cex:dateUtc="2025-12-30T08:27:00Z"/>
  <w16cex:commentExtensible w16cex:durableId="75B4E0CF" w16cex:dateUtc="2025-12-17T03:11:00Z"/>
  <w16cex:commentExtensible w16cex:durableId="58A7A647" w16cex:dateUtc="2025-12-26T06:33:00Z"/>
  <w16cex:commentExtensible w16cex:durableId="676F4843" w16cex:dateUtc="2025-12-11T03:55:00Z"/>
  <w16cex:commentExtensible w16cex:durableId="52BD4DC9" w16cex:dateUtc="2025-12-26T06:41:00Z"/>
  <w16cex:commentExtensible w16cex:durableId="1869207E" w16cex:dateUtc="2026-01-14T08:54:00Z"/>
  <w16cex:commentExtensible w16cex:durableId="10A96EF1" w16cex:dateUtc="2025-12-09T01:20:00Z"/>
  <w16cex:commentExtensible w16cex:durableId="1F285E72" w16cex:dateUtc="2026-01-13T02:47:00Z"/>
  <w16cex:commentExtensible w16cex:durableId="3CB405B2" w16cex:dateUtc="2025-12-17T03:08:00Z"/>
  <w16cex:commentExtensible w16cex:durableId="6F7BBB8E" w16cex:dateUtc="2025-12-29T05:36:00Z"/>
  <w16cex:commentExtensible w16cex:durableId="36FBA18F" w16cex:dateUtc="2026-01-08T05:00:00Z"/>
  <w16cex:commentExtensible w16cex:durableId="4D5701B3" w16cex:dateUtc="2026-01-12T09:38:00Z"/>
  <w16cex:commentExtensible w16cex:durableId="2CE6B686" w16cex:dateUtc="2025-12-12T07:43:00Z"/>
  <w16cex:commentExtensible w16cex:durableId="5900D1AE" w16cex:dateUtc="2025-12-23T09:32:00Z"/>
  <w16cex:commentExtensible w16cex:durableId="3562DE51" w16cex:dateUtc="2025-12-11T08:38:00Z"/>
  <w16cex:commentExtensible w16cex:durableId="12FD18CC" w16cex:dateUtc="2025-12-26T06:42:00Z">
    <w16cex:extLst>
      <w16:ext w16:uri="{CE6994B0-6A32-4C9F-8C6B-6E91EDA988CE}">
        <cr:reactions xmlns:cr="http://schemas.microsoft.com/office/comments/2020/reactions">
          <cr:reaction reactionType="1">
            <cr:reactionInfo dateUtc="2026-01-13T12:18:40Z">
              <cr:user userId="S::Sophia_TAN@mas.gov.sg::2b779c5d-e84f-4f2c-9be8-274fc36c60ae" userProvider="AD" userName="Sophia TAN (MAS)"/>
            </cr:reactionInfo>
          </cr:reaction>
        </cr:reactions>
      </w16:ext>
    </w16cex:extLst>
  </w16cex:commentExtensible>
  <w16cex:commentExtensible w16cex:durableId="5EDA0D35" w16cex:dateUtc="2026-01-13T02:56:00Z"/>
  <w16cex:commentExtensible w16cex:durableId="2CE6CDC8" w16cex:dateUtc="2025-12-12T09:22:00Z"/>
  <w16cex:commentExtensible w16cex:durableId="7DA227CC" w16cex:dateUtc="2025-12-30T08:03:00Z"/>
  <w16cex:commentExtensible w16cex:durableId="789A60ED" w16cex:dateUtc="2026-01-12T10:28:00Z"/>
  <w16cex:commentExtensible w16cex:durableId="45D6E040" w16cex:dateUtc="2025-12-17T03:15:00Z"/>
  <w16cex:commentExtensible w16cex:durableId="3F176ECB" w16cex:dateUtc="2025-12-30T08:07:00Z"/>
  <w16cex:commentExtensible w16cex:durableId="40DA4394" w16cex:dateUtc="2026-01-12T09:40:00Z"/>
  <w16cex:commentExtensible w16cex:durableId="61CA4564" w16cex:dateUtc="2026-01-08T05:06:00Z"/>
  <w16cex:commentExtensible w16cex:durableId="13DF18F6" w16cex:dateUtc="2026-01-14T09:09:00Z"/>
  <w16cex:commentExtensible w16cex:durableId="6DC7B7BF" w16cex:dateUtc="2026-01-08T05:11:00Z"/>
  <w16cex:commentExtensible w16cex:durableId="5CDB187A" w16cex:dateUtc="2025-12-12T09:56:00Z"/>
  <w16cex:commentExtensible w16cex:durableId="2CE8730F" w16cex:dateUtc="2025-12-13T15:19:00Z"/>
  <w16cex:commentExtensible w16cex:durableId="2AAD5BD5" w16cex:dateUtc="2025-12-16T08:59:00Z"/>
  <w16cex:commentExtensible w16cex:durableId="5DE9FBDE" w16cex:dateUtc="2025-12-26T06:47:00Z"/>
  <w16cex:commentExtensible w16cex:durableId="613C2C13" w16cex:dateUtc="2026-01-13T02:33:00Z"/>
  <w16cex:commentExtensible w16cex:durableId="2B1D43DF" w16cex:dateUtc="2026-01-13T12:34:00Z"/>
  <w16cex:commentExtensible w16cex:durableId="2CE6B714" w16cex:dateUtc="2025-12-12T07:45:00Z"/>
  <w16cex:commentExtensible w16cex:durableId="2A8F47AF" w16cex:dateUtc="2025-12-26T06:50:00Z"/>
  <w16cex:commentExtensible w16cex:durableId="2CE875FF" w16cex:dateUtc="2025-12-13T15:32:00Z"/>
  <w16cex:commentExtensible w16cex:durableId="2D9092B1" w16cex:dateUtc="2025-12-26T06:58:00Z"/>
  <w16cex:commentExtensible w16cex:durableId="66955CFB" w16cex:dateUtc="2025-12-17T04:01:00Z"/>
  <w16cex:commentExtensible w16cex:durableId="6152B920" w16cex:dateUtc="2025-12-26T06:59:00Z"/>
  <w16cex:commentExtensible w16cex:durableId="3F474370" w16cex:dateUtc="2025-12-16T09:00:00Z"/>
  <w16cex:commentExtensible w16cex:durableId="46425722" w16cex:dateUtc="2025-12-26T06:52:00Z"/>
  <w16cex:commentExtensible w16cex:durableId="6931BC33" w16cex:dateUtc="2026-01-09T09:49:00Z"/>
  <w16cex:commentExtensible w16cex:durableId="4F6B55E6" w16cex:dateUtc="2026-01-14T09:16:00Z"/>
  <w16cex:commentExtensible w16cex:durableId="5CA2CAA9" w16cex:dateUtc="2026-01-13T03:05:00Z"/>
  <w16cex:commentExtensible w16cex:durableId="5EE18607" w16cex:dateUtc="2026-01-14T09:18:00Z"/>
  <w16cex:commentExtensible w16cex:durableId="78CDB7E0" w16cex:dateUtc="2025-12-17T03:22:00Z"/>
  <w16cex:commentExtensible w16cex:durableId="101823A7" w16cex:dateUtc="2025-12-26T07:02:00Z"/>
  <w16cex:commentExtensible w16cex:durableId="68959582" w16cex:dateUtc="2025-12-11T04:33:00Z"/>
  <w16cex:commentExtensible w16cex:durableId="3CF06AED" w16cex:dateUtc="2025-12-16T06:08:00Z"/>
  <w16cex:commentExtensible w16cex:durableId="5561F624" w16cex:dateUtc="2025-12-26T07:05:00Z"/>
  <w16cex:commentExtensible w16cex:durableId="3AE6F6FD" w16cex:dateUtc="2026-01-14T09:36:00Z"/>
  <w16cex:commentExtensible w16cex:durableId="09B062C9" w16cex:dateUtc="2026-01-14T09:36:00Z"/>
  <w16cex:commentExtensible w16cex:durableId="72BDB518" w16cex:dateUtc="2026-01-08T05:17:00Z"/>
  <w16cex:commentExtensible w16cex:durableId="01E0C811" w16cex:dateUtc="2025-12-15T03:48:00Z"/>
  <w16cex:commentExtensible w16cex:durableId="525A0A16" w16cex:dateUtc="2025-12-26T07:08:00Z"/>
  <w16cex:commentExtensible w16cex:durableId="4A46A25D" w16cex:dateUtc="2025-12-11T08:15:00Z"/>
  <w16cex:commentExtensible w16cex:durableId="300AF0DA" w16cex:dateUtc="2025-12-26T07:08:00Z"/>
  <w16cex:commentExtensible w16cex:durableId="34DF7010" w16cex:dateUtc="2025-12-11T08:20:00Z"/>
  <w16cex:commentExtensible w16cex:durableId="4573B6FD" w16cex:dateUtc="2025-12-26T07:08:00Z"/>
  <w16cex:commentExtensible w16cex:durableId="75765A36" w16cex:dateUtc="2025-12-12T09:01:00Z"/>
  <w16cex:commentExtensible w16cex:durableId="65D1B5E6" w16cex:dateUtc="2025-12-26T07:09:00Z"/>
  <w16cex:commentExtensible w16cex:durableId="1036773D" w16cex:dateUtc="2025-12-17T14:25:00Z"/>
  <w16cex:commentExtensible w16cex:durableId="3B75F5E9" w16cex:dateUtc="2025-12-26T07:10:00Z"/>
  <w16cex:commentExtensible w16cex:durableId="6209E547" w16cex:dateUtc="2025-12-16T09:10:00Z"/>
  <w16cex:commentExtensible w16cex:durableId="7F60023D" w16cex:dateUtc="2025-12-17T03:21:00Z"/>
  <w16cex:commentExtensible w16cex:durableId="021DE05D" w16cex:dateUtc="2025-12-26T07:12:00Z"/>
  <w16cex:commentExtensible w16cex:durableId="39ACAE07" w16cex:dateUtc="2026-01-12T09:49:00Z"/>
  <w16cex:commentExtensible w16cex:durableId="173022EA" w16cex:dateUtc="2025-12-17T02:56:00Z"/>
  <w16cex:commentExtensible w16cex:durableId="7814DD47" w16cex:dateUtc="2025-12-30T08:32:00Z"/>
  <w16cex:commentExtensible w16cex:durableId="348FEEA3" w16cex:dateUtc="2026-01-13T03:11:00Z"/>
  <w16cex:commentExtensible w16cex:durableId="7CD3623B" w16cex:dateUtc="2026-01-14T09:49:00Z"/>
  <w16cex:commentExtensible w16cex:durableId="5CADC31E" w16cex:dateUtc="2025-12-17T02:53:00Z"/>
  <w16cex:commentExtensible w16cex:durableId="1E8DD726" w16cex:dateUtc="2025-12-30T08:34:00Z"/>
  <w16cex:commentExtensible w16cex:durableId="71DDEC75" w16cex:dateUtc="2026-01-08T05:21:00Z"/>
  <w16cex:commentExtensible w16cex:durableId="6A43235D" w16cex:dateUtc="2025-12-17T03:02:00Z"/>
  <w16cex:commentExtensible w16cex:durableId="371E7EA2" w16cex:dateUtc="2025-12-30T08:36:00Z"/>
  <w16cex:commentExtensible w16cex:durableId="0D70A96B" w16cex:dateUtc="2026-01-14T09:53:00Z"/>
  <w16cex:commentExtensible w16cex:durableId="48A8DE25" w16cex:dateUtc="2026-01-12T04:57:00Z"/>
  <w16cex:commentExtensible w16cex:durableId="14FF6E10" w16cex:dateUtc="2026-01-12T05:06:00Z"/>
  <w16cex:commentExtensible w16cex:durableId="643ABF11" w16cex:dateUtc="2026-01-12T09:49:00Z"/>
  <w16cex:commentExtensible w16cex:durableId="49DD3069" w16cex:dateUtc="2026-01-12T07:49:00Z"/>
  <w16cex:commentExtensible w16cex:durableId="385D34BE" w16cex:dateUtc="2025-12-08T02:40:00Z"/>
  <w16cex:commentExtensible w16cex:durableId="7A244BD3" w16cex:dateUtc="2025-12-26T07:33:00Z"/>
  <w16cex:commentExtensible w16cex:durableId="44E0D950" w16cex:dateUtc="2025-12-15T03:33:00Z"/>
  <w16cex:commentExtensible w16cex:durableId="542D2F10" w16cex:dateUtc="2025-12-23T09:39:00Z"/>
  <w16cex:commentExtensible w16cex:durableId="42B5EE08" w16cex:dateUtc="2026-01-14T09:55:00Z"/>
  <w16cex:commentExtensible w16cex:durableId="5238DEEF" w16cex:dateUtc="2026-01-12T04:42:00Z"/>
  <w16cex:commentExtensible w16cex:durableId="3C26E2F8" w16cex:dateUtc="2025-12-11T04:13:00Z"/>
  <w16cex:commentExtensible w16cex:durableId="6EC2BFAB" w16cex:dateUtc="2025-12-26T07:34:00Z"/>
  <w16cex:commentExtensible w16cex:durableId="3A40DF4D" w16cex:dateUtc="2025-12-26T07:34:00Z"/>
  <w16cex:commentExtensible w16cex:durableId="1EC0ADAD" w16cex:dateUtc="2025-12-30T08:39:00Z"/>
  <w16cex:commentExtensible w16cex:durableId="2CE8573C" w16cex:dateUtc="2025-12-13T13:21:00Z"/>
  <w16cex:commentExtensible w16cex:durableId="72FECE62" w16cex:dateUtc="2025-12-16T09:20:00Z"/>
  <w16cex:commentExtensible w16cex:durableId="7E562BD9" w16cex:dateUtc="2025-12-26T07:52:00Z"/>
  <w16cex:commentExtensible w16cex:durableId="49A27BC0" w16cex:dateUtc="2025-12-16T09:29:00Z"/>
  <w16cex:commentExtensible w16cex:durableId="58916CD4" w16cex:dateUtc="2025-12-17T08:16:00Z"/>
  <w16cex:commentExtensible w16cex:durableId="6BE05EB0" w16cex:dateUtc="2026-01-12T05:51:00Z"/>
  <w16cex:commentExtensible w16cex:durableId="2CE6D11F" w16cex:dateUtc="2025-12-12T09:36:00Z"/>
  <w16cex:commentExtensible w16cex:durableId="2135A8BF" w16cex:dateUtc="2025-12-16T09:22:00Z"/>
  <w16cex:commentExtensible w16cex:durableId="5B436DD2" w16cex:dateUtc="2025-12-26T07:31:00Z"/>
  <w16cex:commentExtensible w16cex:durableId="47529E70" w16cex:dateUtc="2026-01-09T10:21:00Z"/>
  <w16cex:commentExtensible w16cex:durableId="24B0BCD0" w16cex:dateUtc="2026-01-12T05:57:00Z"/>
  <w16cex:commentExtensible w16cex:durableId="082A653C" w16cex:dateUtc="2026-01-14T09:59:00Z"/>
  <w16cex:commentExtensible w16cex:durableId="0571A95B" w16cex:dateUtc="2025-12-16T07:48:00Z"/>
  <w16cex:commentExtensible w16cex:durableId="17B734F8" w16cex:dateUtc="2025-12-26T07:28:00Z"/>
  <w16cex:commentExtensible w16cex:durableId="457E9DE3" w16cex:dateUtc="2026-01-12T05:53:00Z"/>
  <w16cex:commentExtensible w16cex:durableId="21F8CE8A" w16cex:dateUtc="2025-12-05T03:05:00Z"/>
  <w16cex:commentExtensible w16cex:durableId="65A7108D" w16cex:dateUtc="2025-12-26T07:56:00Z"/>
  <w16cex:commentExtensible w16cex:durableId="2CE6D1B7" w16cex:dateUtc="2025-12-12T09:39:00Z"/>
  <w16cex:commentExtensible w16cex:durableId="0C8E1401" w16cex:dateUtc="2025-12-23T09:33:00Z"/>
  <w16cex:commentExtensible w16cex:durableId="1A2E84B4" w16cex:dateUtc="2026-01-12T04:22:00Z"/>
  <w16cex:commentExtensible w16cex:durableId="18102D96" w16cex:dateUtc="2026-01-13T02:34:00Z"/>
  <w16cex:commentExtensible w16cex:durableId="066CE18F" w16cex:dateUtc="2025-12-16T07:49:00Z"/>
  <w16cex:commentExtensible w16cex:durableId="2C129F06" w16cex:dateUtc="2025-12-17T01:48:00Z"/>
  <w16cex:commentExtensible w16cex:durableId="190A9141" w16cex:dateUtc="2025-12-15T02:19:00Z"/>
  <w16cex:commentExtensible w16cex:durableId="205407F5" w16cex:dateUtc="2025-12-26T08:00:00Z"/>
  <w16cex:commentExtensible w16cex:durableId="254E6B3F" w16cex:dateUtc="2026-01-14T10:06:00Z"/>
  <w16cex:commentExtensible w16cex:durableId="22FE755C" w16cex:dateUtc="2025-12-16T09:29:00Z"/>
  <w16cex:commentExtensible w16cex:durableId="178D2B18" w16cex:dateUtc="2025-12-17T08:16:00Z"/>
  <w16cex:commentExtensible w16cex:durableId="2CE6EF2B" w16cex:dateUtc="2025-12-12T11:44:00Z"/>
  <w16cex:commentExtensible w16cex:durableId="2D1BB8A0" w16cex:dateUtc="2025-12-29T03:00:00Z"/>
  <w16cex:commentExtensible w16cex:durableId="38341AB7" w16cex:dateUtc="2026-01-12T10:04:00Z"/>
  <w16cex:commentExtensible w16cex:durableId="077CFE11" w16cex:dateUtc="2025-12-16T07:50:00Z"/>
  <w16cex:commentExtensible w16cex:durableId="0294A603" w16cex:dateUtc="2025-12-26T08:11:00Z"/>
  <w16cex:commentExtensible w16cex:durableId="737574DB" w16cex:dateUtc="2025-12-16T07:52:00Z"/>
  <w16cex:commentExtensible w16cex:durableId="3D859E74" w16cex:dateUtc="2025-12-30T09:23:00Z"/>
  <w16cex:commentExtensible w16cex:durableId="32F981B8" w16cex:dateUtc="2026-01-12T07:37:00Z"/>
  <w16cex:commentExtensible w16cex:durableId="2CE6F0F2" w16cex:dateUtc="2025-12-12T11:52:00Z"/>
  <w16cex:commentExtensible w16cex:durableId="5611A43A" w16cex:dateUtc="2025-12-16T07:53:00Z">
    <w16cex:extLst>
      <w16:ext w16:uri="{CE6994B0-6A32-4C9F-8C6B-6E91EDA988CE}">
        <cr:reactions xmlns:cr="http://schemas.microsoft.com/office/comments/2020/reactions">
          <cr:reaction reactionType="1">
            <cr:reactionInfo dateUtc="2025-12-17T03:24:18Z">
              <cr:user userId="S::Akila_BALAKRISHNAN_from.OPTIMUM@mas.gov.sg::bb367706-a359-4b5d-b399-1cbc174d69bd" userProvider="AD" userName="Akila BALAKRISHNAN from.OPTIMUM (MAS)"/>
            </cr:reactionInfo>
          </cr:reaction>
        </cr:reactions>
      </w16:ext>
    </w16cex:extLst>
  </w16cex:commentExtensible>
  <w16cex:commentExtensible w16cex:durableId="4D74806C" w16cex:dateUtc="2025-12-17T04:03:00Z"/>
  <w16cex:commentExtensible w16cex:durableId="2716D2BC" w16cex:dateUtc="2025-12-26T08:14:00Z">
    <w16cex:extLst>
      <w16:ext w16:uri="{CE6994B0-6A32-4C9F-8C6B-6E91EDA988CE}">
        <cr:reactions xmlns:cr="http://schemas.microsoft.com/office/comments/2020/reactions">
          <cr:reaction reactionType="1">
            <cr:reactionInfo dateUtc="2026-01-12T10:33:15Z">
              <cr:user userId="S::Akila_BALAKRISHNAN_from.OPTIMUM@mas.gov.sg::bb367706-a359-4b5d-b399-1cbc174d69bd" userProvider="AD" userName="Akila BALAKRISHNAN from.OPTIMUM (MAS)"/>
            </cr:reactionInfo>
          </cr:reaction>
        </cr:reactions>
      </w16:ext>
    </w16cex:extLst>
  </w16cex:commentExtensible>
  <w16cex:commentExtensible w16cex:durableId="353C8270" w16cex:dateUtc="2025-12-15T02:23:00Z"/>
  <w16cex:commentExtensible w16cex:durableId="18E360CF" w16cex:dateUtc="2025-12-17T09:49:00Z"/>
  <w16cex:commentExtensible w16cex:durableId="77E19263" w16cex:dateUtc="2025-12-26T08:16:00Z"/>
  <w16cex:commentExtensible w16cex:durableId="20EA3795" w16cex:dateUtc="2025-12-16T08:07:00Z"/>
  <w16cex:commentExtensible w16cex:durableId="007A1D31" w16cex:dateUtc="2025-12-26T08:39:00Z"/>
  <w16cex:commentExtensible w16cex:durableId="314B7FA2" w16cex:dateUtc="2026-01-12T07:29:00Z"/>
  <w16cex:commentExtensible w16cex:durableId="37B0D5A0" w16cex:dateUtc="2025-12-15T02:47:00Z"/>
  <w16cex:commentExtensible w16cex:durableId="782181B9" w16cex:dateUtc="2025-12-29T05:44:00Z"/>
  <w16cex:commentExtensible w16cex:durableId="3F70DA16" w16cex:dateUtc="2026-01-14T10:10:00Z"/>
  <w16cex:commentExtensible w16cex:durableId="27171386" w16cex:dateUtc="2025-12-15T02:38:00Z"/>
  <w16cex:commentExtensible w16cex:durableId="0C093AD7" w16cex:dateUtc="2025-12-16T08:12:00Z"/>
  <w16cex:commentExtensible w16cex:durableId="7B5128EE" w16cex:dateUtc="2025-12-17T01:47:00Z"/>
  <w16cex:commentExtensible w16cex:durableId="1B7B0033" w16cex:dateUtc="2025-12-17T03:29:00Z"/>
  <w16cex:commentExtensible w16cex:durableId="601D644D" w16cex:dateUtc="2025-12-26T08:50:00Z"/>
  <w16cex:commentExtensible w16cex:durableId="6E935BAF" w16cex:dateUtc="2025-12-26T08:50:00Z"/>
  <w16cex:commentExtensible w16cex:durableId="5F36BD8F" w16cex:dateUtc="2026-01-14T10:20:00Z"/>
  <w16cex:commentExtensible w16cex:durableId="78918C8D" w16cex:dateUtc="2026-01-12T10:17:00Z"/>
  <w16cex:commentExtensible w16cex:durableId="1F235F22" w16cex:dateUtc="2025-12-05T02:58:00Z"/>
  <w16cex:commentExtensible w16cex:durableId="6E0E9A1A" w16cex:dateUtc="2025-12-16T08:14:00Z"/>
  <w16cex:commentExtensible w16cex:durableId="3B2BDAF4" w16cex:dateUtc="2025-12-17T14:39:00Z"/>
  <w16cex:commentExtensible w16cex:durableId="2CE6D4A1" w16cex:dateUtc="2025-12-12T09:51:00Z"/>
  <w16cex:commentExtensible w16cex:durableId="37419300" w16cex:dateUtc="2026-01-13T02:08:00Z"/>
  <w16cex:commentExtensible w16cex:durableId="68B5013D" w16cex:dateUtc="2026-01-13T10:00:00Z"/>
  <w16cex:commentExtensible w16cex:durableId="5221C15E" w16cex:dateUtc="2026-01-13T02:04:00Z"/>
  <w16cex:commentExtensible w16cex:durableId="4D191401" w16cex:dateUtc="2026-01-12T10:13:00Z"/>
  <w16cex:commentExtensible w16cex:durableId="34F40F90" w16cex:dateUtc="2026-01-13T02:17:00Z"/>
  <w16cex:commentExtensible w16cex:durableId="2CE6D584" w16cex:dateUtc="2025-12-12T09:55:00Z"/>
  <w16cex:commentExtensible w16cex:durableId="6921FACE" w16cex:dateUtc="2025-12-30T08:56:00Z"/>
  <w16cex:commentExtensible w16cex:durableId="2CE6D2F9" w16cex:dateUtc="2025-12-12T09:44:00Z"/>
  <w16cex:commentExtensible w16cex:durableId="4F689661" w16cex:dateUtc="2026-01-12T08:35:00Z"/>
  <w16cex:commentExtensible w16cex:durableId="2CE85F48" w16cex:dateUtc="2025-12-13T13:55:00Z"/>
  <w16cex:commentExtensible w16cex:durableId="6ECC410B" w16cex:dateUtc="2025-12-26T09:58:00Z">
    <w16cex:extLst>
      <w16:ext w16:uri="{CE6994B0-6A32-4C9F-8C6B-6E91EDA988CE}">
        <cr:reactions xmlns:cr="http://schemas.microsoft.com/office/comments/2020/reactions">
          <cr:reaction reactionType="1">
            <cr:reactionInfo dateUtc="2026-01-12T05:08:33Z">
              <cr:user userId="S::Akila_BALAKRISHNAN_from.OPTIMUM@mas.gov.sg::bb367706-a359-4b5d-b399-1cbc174d69bd" userProvider="AD" userName="Akila BALAKRISHNAN from.OPTIMUM (MAS)"/>
            </cr:reactionInfo>
          </cr:reaction>
        </cr:reactions>
      </w16:ext>
    </w16cex:extLst>
  </w16cex:commentExtensible>
  <w16cex:commentExtensible w16cex:durableId="016DBD8E" w16cex:dateUtc="2026-01-12T04:17:00Z"/>
  <w16cex:commentExtensible w16cex:durableId="37C626FB" w16cex:dateUtc="2025-12-15T02:39:00Z"/>
  <w16cex:commentExtensible w16cex:durableId="1F51B287" w16cex:dateUtc="2025-12-16T09:43:00Z"/>
  <w16cex:commentExtensible w16cex:durableId="52244D1D" w16cex:dateUtc="2025-12-17T01:45:00Z"/>
  <w16cex:commentExtensible w16cex:durableId="56975A33" w16cex:dateUtc="2025-12-17T03:31:00Z"/>
  <w16cex:commentExtensible w16cex:durableId="6E0C6CCF" w16cex:dateUtc="2025-12-26T08:24:00Z"/>
  <w16cex:commentExtensible w16cex:durableId="62AD323C" w16cex:dateUtc="2025-12-30T08:38:00Z"/>
  <w16cex:commentExtensible w16cex:durableId="464B4C98" w16cex:dateUtc="2026-01-14T10:21:00Z"/>
  <w16cex:commentExtensible w16cex:durableId="45D02287" w16cex:dateUtc="2025-12-17T04:03:00Z"/>
  <w16cex:commentExtensible w16cex:durableId="67C46455" w16cex:dateUtc="2025-12-26T08:36:00Z"/>
  <w16cex:commentExtensible w16cex:durableId="569A16E1" w16cex:dateUtc="2025-12-15T02:45:00Z"/>
  <w16cex:commentExtensible w16cex:durableId="22BDD81C" w16cex:dateUtc="2025-12-16T09:45:00Z"/>
  <w16cex:commentExtensible w16cex:durableId="77C49524" w16cex:dateUtc="2025-12-17T03:29:00Z">
    <w16cex:extLst>
      <w16:ext w16:uri="{CE6994B0-6A32-4C9F-8C6B-6E91EDA988CE}">
        <cr:reactions xmlns:cr="http://schemas.microsoft.com/office/comments/2020/reactions">
          <cr:reaction reactionType="1">
            <cr:reactionInfo dateUtc="2026-01-13T02:35:42Z">
              <cr:user userId="S::CHAI_Han_Xie@mas.gov.sg::80f12148-06b1-492b-b8c7-aac420d8e99b" userProvider="AD" userName="Han Xie CHAI (MAS)"/>
            </cr:reactionInfo>
          </cr:reaction>
        </cr:reactions>
      </w16:ext>
    </w16cex:extLst>
  </w16cex:commentExtensible>
  <w16cex:commentExtensible w16cex:durableId="312B7ACE" w16cex:dateUtc="2026-01-14T10:12:00Z"/>
  <w16cex:commentExtensible w16cex:durableId="3AE536D1" w16cex:dateUtc="2025-12-16T09:47:00Z"/>
  <w16cex:commentExtensible w16cex:durableId="4094BAD6" w16cex:dateUtc="2025-12-26T09:43:00Z"/>
  <w16cex:commentExtensible w16cex:durableId="5BE9927B" w16cex:dateUtc="2026-01-13T02:12:00Z"/>
  <w16cex:commentExtensible w16cex:durableId="28B7E3FB" w16cex:dateUtc="2025-12-16T08:27:00Z"/>
  <w16cex:commentExtensible w16cex:durableId="4875DA02" w16cex:dateUtc="2025-12-26T09:33:00Z"/>
  <w16cex:commentExtensible w16cex:durableId="76FE632D" w16cex:dateUtc="2025-12-16T08:29:00Z"/>
  <w16cex:commentExtensible w16cex:durableId="38B425CB" w16cex:dateUtc="2025-12-26T09:33:00Z"/>
  <w16cex:commentExtensible w16cex:durableId="071E2DCC" w16cex:dateUtc="2025-12-17T03:33:00Z"/>
  <w16cex:commentExtensible w16cex:durableId="0FDEA281" w16cex:dateUtc="2025-12-26T09:37:00Z"/>
  <w16cex:commentExtensible w16cex:durableId="1F666FEB" w16cex:dateUtc="2025-12-17T14:49:00Z"/>
  <w16cex:commentExtensible w16cex:durableId="13001FA0" w16cex:dateUtc="2025-12-26T09:49:00Z"/>
  <w16cex:commentExtensible w16cex:durableId="2CA3EC25" w16cex:dateUtc="2025-12-30T0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CD6D0A" w16cid:durableId="4F6252C4"/>
  <w16cid:commentId w16cid:paraId="27B03B2F" w16cid:durableId="75C31845"/>
  <w16cid:commentId w16cid:paraId="77AD7509" w16cid:durableId="7D52552B"/>
  <w16cid:commentId w16cid:paraId="1F459420" w16cid:durableId="4A532662"/>
  <w16cid:commentId w16cid:paraId="5567A741" w16cid:durableId="0CACE183"/>
  <w16cid:commentId w16cid:paraId="198FEE19" w16cid:durableId="10AA5220"/>
  <w16cid:commentId w16cid:paraId="49FCEFBA" w16cid:durableId="0096C928"/>
  <w16cid:commentId w16cid:paraId="3536A32E" w16cid:durableId="4F2549BD"/>
  <w16cid:commentId w16cid:paraId="1BACE334" w16cid:durableId="7551BA0B"/>
  <w16cid:commentId w16cid:paraId="6662ECD5" w16cid:durableId="23F2EFA8"/>
  <w16cid:commentId w16cid:paraId="4EB5B7ED" w16cid:durableId="6FFA8878"/>
  <w16cid:commentId w16cid:paraId="1A043A52" w16cid:durableId="39171EC1"/>
  <w16cid:commentId w16cid:paraId="4BF45F54" w16cid:durableId="29812622"/>
  <w16cid:commentId w16cid:paraId="1F1E7E2F" w16cid:durableId="369CD0DC"/>
  <w16cid:commentId w16cid:paraId="2DDB32E3" w16cid:durableId="3D86A5E2"/>
  <w16cid:commentId w16cid:paraId="75ABF658" w16cid:durableId="2887721D"/>
  <w16cid:commentId w16cid:paraId="7D89B026" w16cid:durableId="5E5E4605"/>
  <w16cid:commentId w16cid:paraId="477D2AA2" w16cid:durableId="7205EC2D"/>
  <w16cid:commentId w16cid:paraId="3D6001D0" w16cid:durableId="46251FFC"/>
  <w16cid:commentId w16cid:paraId="7EC389A9" w16cid:durableId="4AA44B3C"/>
  <w16cid:commentId w16cid:paraId="0672E08A" w16cid:durableId="728065A8"/>
  <w16cid:commentId w16cid:paraId="03F21AFB" w16cid:durableId="4E08FF34"/>
  <w16cid:commentId w16cid:paraId="73FB82EA" w16cid:durableId="19E0E128"/>
  <w16cid:commentId w16cid:paraId="5594513A" w16cid:durableId="070103D6"/>
  <w16cid:commentId w16cid:paraId="1C7A9D66" w16cid:durableId="3CB1D2C9"/>
  <w16cid:commentId w16cid:paraId="5F7FD0B1" w16cid:durableId="5F7FD0B1"/>
  <w16cid:commentId w16cid:paraId="4F33AD2D" w16cid:durableId="4F33AD2D"/>
  <w16cid:commentId w16cid:paraId="42F7D45C" w16cid:durableId="2AF4D30E"/>
  <w16cid:commentId w16cid:paraId="3D3682FD" w16cid:durableId="322E8B16"/>
  <w16cid:commentId w16cid:paraId="25335107" w16cid:durableId="27A55525"/>
  <w16cid:commentId w16cid:paraId="66445C93" w16cid:durableId="2955D703"/>
  <w16cid:commentId w16cid:paraId="6CA3754F" w16cid:durableId="307CFCEF"/>
  <w16cid:commentId w16cid:paraId="47A1725D" w16cid:durableId="3EC38D50"/>
  <w16cid:commentId w16cid:paraId="4EF842A2" w16cid:durableId="4EF183A9"/>
  <w16cid:commentId w16cid:paraId="5B7A67C3" w16cid:durableId="2FEBEEE0"/>
  <w16cid:commentId w16cid:paraId="09F72DD5" w16cid:durableId="31990A8B"/>
  <w16cid:commentId w16cid:paraId="62A996F0" w16cid:durableId="439B90CF"/>
  <w16cid:commentId w16cid:paraId="15353127" w16cid:durableId="4E987F4C"/>
  <w16cid:commentId w16cid:paraId="5BB969D6" w16cid:durableId="0B245C8C"/>
  <w16cid:commentId w16cid:paraId="6C0FD9AE" w16cid:durableId="19A75C9E"/>
  <w16cid:commentId w16cid:paraId="3B5C43F7" w16cid:durableId="77FF3395"/>
  <w16cid:commentId w16cid:paraId="46D16C74" w16cid:durableId="6A1AB0B0"/>
  <w16cid:commentId w16cid:paraId="3ED0B2C6" w16cid:durableId="2766DCF8"/>
  <w16cid:commentId w16cid:paraId="0CB999BC" w16cid:durableId="52174337"/>
  <w16cid:commentId w16cid:paraId="0F037A67" w16cid:durableId="4FCA2238"/>
  <w16cid:commentId w16cid:paraId="5A70F155" w16cid:durableId="02A1E528"/>
  <w16cid:commentId w16cid:paraId="3C6FDCD3" w16cid:durableId="40A157F0"/>
  <w16cid:commentId w16cid:paraId="62E6A5C1" w16cid:durableId="031BF0D6"/>
  <w16cid:commentId w16cid:paraId="43C7AA68" w16cid:durableId="3332C77C"/>
  <w16cid:commentId w16cid:paraId="588D35BC" w16cid:durableId="4C7A5AAA"/>
  <w16cid:commentId w16cid:paraId="7DA5B8A0" w16cid:durableId="398805B7"/>
  <w16cid:commentId w16cid:paraId="5CA342C4" w16cid:durableId="1A53680B"/>
  <w16cid:commentId w16cid:paraId="56DE7F00" w16cid:durableId="3A4539D1"/>
  <w16cid:commentId w16cid:paraId="5F7708F0" w16cid:durableId="16A4CA1E"/>
  <w16cid:commentId w16cid:paraId="63CD8DDA" w16cid:durableId="0421D28B"/>
  <w16cid:commentId w16cid:paraId="00873F4F" w16cid:durableId="59DCCFD8"/>
  <w16cid:commentId w16cid:paraId="1293F15E" w16cid:durableId="5D80B319"/>
  <w16cid:commentId w16cid:paraId="31A92150" w16cid:durableId="0A5C6ACD"/>
  <w16cid:commentId w16cid:paraId="4589FFE8" w16cid:durableId="70BA359D"/>
  <w16cid:commentId w16cid:paraId="76BADCF2" w16cid:durableId="2004AAC6"/>
  <w16cid:commentId w16cid:paraId="5460D2B0" w16cid:durableId="44F7ACD6"/>
  <w16cid:commentId w16cid:paraId="05373263" w16cid:durableId="0F30B21B"/>
  <w16cid:commentId w16cid:paraId="0126143D" w16cid:durableId="63945ECC"/>
  <w16cid:commentId w16cid:paraId="674245F4" w16cid:durableId="30D859DF"/>
  <w16cid:commentId w16cid:paraId="437A5865" w16cid:durableId="13EE4322"/>
  <w16cid:commentId w16cid:paraId="7D6D7F25" w16cid:durableId="2CE85D68"/>
  <w16cid:commentId w16cid:paraId="0755D7C8" w16cid:durableId="6423EAF6"/>
  <w16cid:commentId w16cid:paraId="7B806B26" w16cid:durableId="20BE4EB5"/>
  <w16cid:commentId w16cid:paraId="082B50EC" w16cid:durableId="60BEB197"/>
  <w16cid:commentId w16cid:paraId="0CC8C2D5" w16cid:durableId="2CE56678"/>
  <w16cid:commentId w16cid:paraId="312F8A05" w16cid:durableId="05A462D7"/>
  <w16cid:commentId w16cid:paraId="14822F78" w16cid:durableId="5FAE460C"/>
  <w16cid:commentId w16cid:paraId="15AD3643" w16cid:durableId="714C9F94"/>
  <w16cid:commentId w16cid:paraId="278D64DF" w16cid:durableId="687FD81C"/>
  <w16cid:commentId w16cid:paraId="5EE1A588" w16cid:durableId="146F50D2"/>
  <w16cid:commentId w16cid:paraId="2510632E" w16cid:durableId="2CE8563D"/>
  <w16cid:commentId w16cid:paraId="5941FE1E" w16cid:durableId="3A10164F"/>
  <w16cid:commentId w16cid:paraId="36945DA4" w16cid:durableId="7B0EB283"/>
  <w16cid:commentId w16cid:paraId="1524B8CA" w16cid:durableId="1F5DFFBE"/>
  <w16cid:commentId w16cid:paraId="169EF92E" w16cid:durableId="2CE85DBF"/>
  <w16cid:commentId w16cid:paraId="69721FF5" w16cid:durableId="654FDDAF"/>
  <w16cid:commentId w16cid:paraId="4A81EE5A" w16cid:durableId="105BE647"/>
  <w16cid:commentId w16cid:paraId="12DE1978" w16cid:durableId="07CE02FB"/>
  <w16cid:commentId w16cid:paraId="0A6E7763" w16cid:durableId="2CE8597A"/>
  <w16cid:commentId w16cid:paraId="1570BA14" w16cid:durableId="40C32BFF"/>
  <w16cid:commentId w16cid:paraId="43D4B1A9" w16cid:durableId="344D37DC"/>
  <w16cid:commentId w16cid:paraId="1AAD80E5" w16cid:durableId="00C62019"/>
  <w16cid:commentId w16cid:paraId="2259448D" w16cid:durableId="1B33F9AD"/>
  <w16cid:commentId w16cid:paraId="44BF9D80" w16cid:durableId="2CE58A3F"/>
  <w16cid:commentId w16cid:paraId="6E41AB46" w16cid:durableId="4FEFBDD3"/>
  <w16cid:commentId w16cid:paraId="36082A09" w16cid:durableId="3945AF14"/>
  <w16cid:commentId w16cid:paraId="4EB3E532" w16cid:durableId="66A9B78A"/>
  <w16cid:commentId w16cid:paraId="011E3532" w16cid:durableId="2CE8581C"/>
  <w16cid:commentId w16cid:paraId="4C398F23" w16cid:durableId="59BC2E39"/>
  <w16cid:commentId w16cid:paraId="432DB3A0" w16cid:durableId="5093470A"/>
  <w16cid:commentId w16cid:paraId="52586D57" w16cid:durableId="60F7AE04"/>
  <w16cid:commentId w16cid:paraId="6F2DA7B3" w16cid:durableId="00F9BCE8"/>
  <w16cid:commentId w16cid:paraId="5032E482" w16cid:durableId="7694DD27"/>
  <w16cid:commentId w16cid:paraId="09187584" w16cid:durableId="61BD7041"/>
  <w16cid:commentId w16cid:paraId="244F37CC" w16cid:durableId="42D27D6F"/>
  <w16cid:commentId w16cid:paraId="56830C17" w16cid:durableId="58396800"/>
  <w16cid:commentId w16cid:paraId="5D93ECEC" w16cid:durableId="40F87860"/>
  <w16cid:commentId w16cid:paraId="1435EA2C" w16cid:durableId="2CE86A89"/>
  <w16cid:commentId w16cid:paraId="6D446C96" w16cid:durableId="767353C0"/>
  <w16cid:commentId w16cid:paraId="4621C0D4" w16cid:durableId="02E1384F"/>
  <w16cid:commentId w16cid:paraId="73401BCF" w16cid:durableId="649039B0"/>
  <w16cid:commentId w16cid:paraId="3E23F36F" w16cid:durableId="654DFE6D"/>
  <w16cid:commentId w16cid:paraId="7A4DF593" w16cid:durableId="1F8BC21E"/>
  <w16cid:commentId w16cid:paraId="3657B34B" w16cid:durableId="531CE89E"/>
  <w16cid:commentId w16cid:paraId="7E3E7272" w16cid:durableId="08DF90F4"/>
  <w16cid:commentId w16cid:paraId="1A45C80B" w16cid:durableId="6D95CB19"/>
  <w16cid:commentId w16cid:paraId="0860DDA0" w16cid:durableId="2CE854CD"/>
  <w16cid:commentId w16cid:paraId="442BEB9D" w16cid:durableId="3A304B96"/>
  <w16cid:commentId w16cid:paraId="693D53EC" w16cid:durableId="2CE6AAEC"/>
  <w16cid:commentId w16cid:paraId="05976DBB" w16cid:durableId="7F6F70FA"/>
  <w16cid:commentId w16cid:paraId="10C8932E" w16cid:durableId="5616A4E5"/>
  <w16cid:commentId w16cid:paraId="21B71D5F" w16cid:durableId="0ED1F394"/>
  <w16cid:commentId w16cid:paraId="2433AB25" w16cid:durableId="7E9F46D7"/>
  <w16cid:commentId w16cid:paraId="6C3FA4C4" w16cid:durableId="1FA58DD5"/>
  <w16cid:commentId w16cid:paraId="77AFD999" w16cid:durableId="277C4B56"/>
  <w16cid:commentId w16cid:paraId="08CB9784" w16cid:durableId="0898B51C"/>
  <w16cid:commentId w16cid:paraId="4054516F" w16cid:durableId="0C4D74D1"/>
  <w16cid:commentId w16cid:paraId="1612AA36" w16cid:durableId="67D80045"/>
  <w16cid:commentId w16cid:paraId="780EDC1D" w16cid:durableId="04351626"/>
  <w16cid:commentId w16cid:paraId="63498815" w16cid:durableId="34A5B0B9"/>
  <w16cid:commentId w16cid:paraId="1B2C6927" w16cid:durableId="091CF2BE"/>
  <w16cid:commentId w16cid:paraId="018ED1F5" w16cid:durableId="75814161"/>
  <w16cid:commentId w16cid:paraId="16CD9169" w16cid:durableId="34765589"/>
  <w16cid:commentId w16cid:paraId="6EE54DEB" w16cid:durableId="5B1707E9"/>
  <w16cid:commentId w16cid:paraId="6DEB28A1" w16cid:durableId="5966F9D7"/>
  <w16cid:commentId w16cid:paraId="718296DB" w16cid:durableId="18694EC1"/>
  <w16cid:commentId w16cid:paraId="39E23ED4" w16cid:durableId="74ACA500"/>
  <w16cid:commentId w16cid:paraId="52A4FC1F" w16cid:durableId="562D1074"/>
  <w16cid:commentId w16cid:paraId="78BA2178" w16cid:durableId="7EF039EF"/>
  <w16cid:commentId w16cid:paraId="4DBC3194" w16cid:durableId="49A43492"/>
  <w16cid:commentId w16cid:paraId="47C6D308" w16cid:durableId="0ABA1DDB"/>
  <w16cid:commentId w16cid:paraId="7C3F28A3" w16cid:durableId="416419D5"/>
  <w16cid:commentId w16cid:paraId="5A531469" w16cid:durableId="5412B081"/>
  <w16cid:commentId w16cid:paraId="733835F5" w16cid:durableId="3843A061"/>
  <w16cid:commentId w16cid:paraId="178F01A3" w16cid:durableId="2CE85B12"/>
  <w16cid:commentId w16cid:paraId="2AA6FC7F" w16cid:durableId="3E2AF18C"/>
  <w16cid:commentId w16cid:paraId="1A30F520" w16cid:durableId="2CE85BFD"/>
  <w16cid:commentId w16cid:paraId="75DD7B0A" w16cid:durableId="23E215BE"/>
  <w16cid:commentId w16cid:paraId="047182A1" w16cid:durableId="5BF8B745"/>
  <w16cid:commentId w16cid:paraId="2A023F71" w16cid:durableId="54D2D6C3"/>
  <w16cid:commentId w16cid:paraId="0873A120" w16cid:durableId="6565C26F"/>
  <w16cid:commentId w16cid:paraId="7F9B0517" w16cid:durableId="066F5A6C"/>
  <w16cid:commentId w16cid:paraId="56AB48F6" w16cid:durableId="319D4CF9"/>
  <w16cid:commentId w16cid:paraId="5AB4381A" w16cid:durableId="4AF297D7"/>
  <w16cid:commentId w16cid:paraId="3076535D" w16cid:durableId="0F0CAD20"/>
  <w16cid:commentId w16cid:paraId="76F352E8" w16cid:durableId="709624C7"/>
  <w16cid:commentId w16cid:paraId="31E9C3D4" w16cid:durableId="5B1F9A78"/>
  <w16cid:commentId w16cid:paraId="6B990ECE" w16cid:durableId="2DCAD89D"/>
  <w16cid:commentId w16cid:paraId="13B9D35D" w16cid:durableId="28630678"/>
  <w16cid:commentId w16cid:paraId="3DE730CB" w16cid:durableId="6C402501"/>
  <w16cid:commentId w16cid:paraId="7E6196E6" w16cid:durableId="44E2BF9B"/>
  <w16cid:commentId w16cid:paraId="2D6CC779" w16cid:durableId="2CE6AD78"/>
  <w16cid:commentId w16cid:paraId="7302D6EB" w16cid:durableId="77BAD54C"/>
  <w16cid:commentId w16cid:paraId="7E0E2B8E" w16cid:durableId="11480C37"/>
  <w16cid:commentId w16cid:paraId="008B3FD5" w16cid:durableId="2CE6AE28"/>
  <w16cid:commentId w16cid:paraId="0358D393" w16cid:durableId="4656431B"/>
  <w16cid:commentId w16cid:paraId="643D2BDB" w16cid:durableId="13807545"/>
  <w16cid:commentId w16cid:paraId="786F071E" w16cid:durableId="0581E3D8"/>
  <w16cid:commentId w16cid:paraId="5670F532" w16cid:durableId="5753943E"/>
  <w16cid:commentId w16cid:paraId="4158FD9C" w16cid:durableId="1D4A1D77"/>
  <w16cid:commentId w16cid:paraId="7206F986" w16cid:durableId="52247676"/>
  <w16cid:commentId w16cid:paraId="05BAF5BF" w16cid:durableId="32D4DB8D"/>
  <w16cid:commentId w16cid:paraId="4FAFAB83" w16cid:durableId="2CE86DEF"/>
  <w16cid:commentId w16cid:paraId="1FEEC7AD" w16cid:durableId="5FDB6C52"/>
  <w16cid:commentId w16cid:paraId="4D3CDF1F" w16cid:durableId="361349DF"/>
  <w16cid:commentId w16cid:paraId="7C051002" w16cid:durableId="3601DD32"/>
  <w16cid:commentId w16cid:paraId="00B8E2A3" w16cid:durableId="7C8D8C86"/>
  <w16cid:commentId w16cid:paraId="0C86DE26" w16cid:durableId="7B4F1FEC"/>
  <w16cid:commentId w16cid:paraId="2E61CC66" w16cid:durableId="6334CAE4"/>
  <w16cid:commentId w16cid:paraId="588E361B" w16cid:durableId="237811A1"/>
  <w16cid:commentId w16cid:paraId="0E001D2D" w16cid:durableId="3777460D"/>
  <w16cid:commentId w16cid:paraId="08302E01" w16cid:durableId="22954FDB"/>
  <w16cid:commentId w16cid:paraId="7AF00B8D" w16cid:durableId="2CE86FE6"/>
  <w16cid:commentId w16cid:paraId="7D71968D" w16cid:durableId="566B7D4C"/>
  <w16cid:commentId w16cid:paraId="1AA442B2" w16cid:durableId="2CE6B251"/>
  <w16cid:commentId w16cid:paraId="28DA608E" w16cid:durableId="26B22370"/>
  <w16cid:commentId w16cid:paraId="0313E80A" w16cid:durableId="76835AFB"/>
  <w16cid:commentId w16cid:paraId="07998EAA" w16cid:durableId="5290146A"/>
  <w16cid:commentId w16cid:paraId="2665FA57" w16cid:durableId="26FE7340"/>
  <w16cid:commentId w16cid:paraId="72172744" w16cid:durableId="445E2429"/>
  <w16cid:commentId w16cid:paraId="58BE619E" w16cid:durableId="01CAE7C3"/>
  <w16cid:commentId w16cid:paraId="703F069B" w16cid:durableId="466BD6A8"/>
  <w16cid:commentId w16cid:paraId="13CA58EB" w16cid:durableId="2CE6B0CD"/>
  <w16cid:commentId w16cid:paraId="318C5265" w16cid:durableId="4F5F48A6"/>
  <w16cid:commentId w16cid:paraId="0FFB9EAB" w16cid:durableId="2080188B"/>
  <w16cid:commentId w16cid:paraId="36645518" w16cid:durableId="1D7FE507"/>
  <w16cid:commentId w16cid:paraId="30A23035" w16cid:durableId="587A64CF"/>
  <w16cid:commentId w16cid:paraId="77CCAC65" w16cid:durableId="2CE6B108"/>
  <w16cid:commentId w16cid:paraId="006261FB" w16cid:durableId="3DDAF0E2"/>
  <w16cid:commentId w16cid:paraId="3745DAE5" w16cid:durableId="2FE2B1CA"/>
  <w16cid:commentId w16cid:paraId="4A3592C5" w16cid:durableId="5BF6CC19"/>
  <w16cid:commentId w16cid:paraId="044C6DAE" w16cid:durableId="0A0AE043"/>
  <w16cid:commentId w16cid:paraId="1C69A2D0" w16cid:durableId="5475C9FC"/>
  <w16cid:commentId w16cid:paraId="37585795" w16cid:durableId="35CE3FEC"/>
  <w16cid:commentId w16cid:paraId="6CAB8A8D" w16cid:durableId="614D1241"/>
  <w16cid:commentId w16cid:paraId="7651C99C" w16cid:durableId="23A4D344"/>
  <w16cid:commentId w16cid:paraId="27A2C643" w16cid:durableId="060E8994"/>
  <w16cid:commentId w16cid:paraId="46336C6F" w16cid:durableId="4C94B8DC"/>
  <w16cid:commentId w16cid:paraId="115BC0AE" w16cid:durableId="107ED9FF"/>
  <w16cid:commentId w16cid:paraId="71F434F2" w16cid:durableId="1DB89232"/>
  <w16cid:commentId w16cid:paraId="557F4078" w16cid:durableId="020572D9"/>
  <w16cid:commentId w16cid:paraId="1259A376" w16cid:durableId="53BA5879"/>
  <w16cid:commentId w16cid:paraId="36C087ED" w16cid:durableId="78C0B7C5"/>
  <w16cid:commentId w16cid:paraId="1EDE9BA3" w16cid:durableId="2A7BCBF6"/>
  <w16cid:commentId w16cid:paraId="692C0CE9" w16cid:durableId="6EE8BF01"/>
  <w16cid:commentId w16cid:paraId="46E7E45C" w16cid:durableId="57B6BD0C"/>
  <w16cid:commentId w16cid:paraId="17406361" w16cid:durableId="3756D2F8"/>
  <w16cid:commentId w16cid:paraId="21BBA708" w16cid:durableId="7984DA8C"/>
  <w16cid:commentId w16cid:paraId="20D651E6" w16cid:durableId="343DBC82"/>
  <w16cid:commentId w16cid:paraId="44EBFE25" w16cid:durableId="62491CFD"/>
  <w16cid:commentId w16cid:paraId="2BEE8C41" w16cid:durableId="57F9E07A"/>
  <w16cid:commentId w16cid:paraId="73DAC9D8" w16cid:durableId="5D4CEA15"/>
  <w16cid:commentId w16cid:paraId="3A7E225F" w16cid:durableId="0AC18785"/>
  <w16cid:commentId w16cid:paraId="7191D7E6" w16cid:durableId="38F90FD4"/>
  <w16cid:commentId w16cid:paraId="2DBF3C16" w16cid:durableId="1DC0F7AB"/>
  <w16cid:commentId w16cid:paraId="56E5B6A6" w16cid:durableId="56A6BAC6"/>
  <w16cid:commentId w16cid:paraId="459CF524" w16cid:durableId="2AAE58BA"/>
  <w16cid:commentId w16cid:paraId="5F82E479" w16cid:durableId="22FB994A"/>
  <w16cid:commentId w16cid:paraId="739E08A9" w16cid:durableId="27F97A32"/>
  <w16cid:commentId w16cid:paraId="3FDF55A1" w16cid:durableId="75B4E0CF"/>
  <w16cid:commentId w16cid:paraId="7188856E" w16cid:durableId="58A7A647"/>
  <w16cid:commentId w16cid:paraId="440F5BBE" w16cid:durableId="676F4843"/>
  <w16cid:commentId w16cid:paraId="4E6C0894" w16cid:durableId="52BD4DC9"/>
  <w16cid:commentId w16cid:paraId="3BBAED2D" w16cid:durableId="1869207E"/>
  <w16cid:commentId w16cid:paraId="73E20F8A" w16cid:durableId="10A96EF1"/>
  <w16cid:commentId w16cid:paraId="060B38BA" w16cid:durableId="1F285E72"/>
  <w16cid:commentId w16cid:paraId="6825DF23" w16cid:durableId="3CB405B2"/>
  <w16cid:commentId w16cid:paraId="1C71C614" w16cid:durableId="6F7BBB8E"/>
  <w16cid:commentId w16cid:paraId="7AE5D91D" w16cid:durableId="36FBA18F"/>
  <w16cid:commentId w16cid:paraId="779C0FF2" w16cid:durableId="4D5701B3"/>
  <w16cid:commentId w16cid:paraId="4263D0BC" w16cid:durableId="2CE6B686"/>
  <w16cid:commentId w16cid:paraId="6FB272A8" w16cid:durableId="5900D1AE"/>
  <w16cid:commentId w16cid:paraId="12F12DBA" w16cid:durableId="3562DE51"/>
  <w16cid:commentId w16cid:paraId="2B83BA3F" w16cid:durableId="12FD18CC"/>
  <w16cid:commentId w16cid:paraId="2E48D013" w16cid:durableId="5EDA0D35"/>
  <w16cid:commentId w16cid:paraId="3A20AC29" w16cid:durableId="2CE6CDC8"/>
  <w16cid:commentId w16cid:paraId="269B3A66" w16cid:durableId="7DA227CC"/>
  <w16cid:commentId w16cid:paraId="44FA7561" w16cid:durableId="789A60ED"/>
  <w16cid:commentId w16cid:paraId="519DDA23" w16cid:durableId="45D6E040"/>
  <w16cid:commentId w16cid:paraId="4D1AB119" w16cid:durableId="3F176ECB"/>
  <w16cid:commentId w16cid:paraId="11DCE702" w16cid:durableId="40DA4394"/>
  <w16cid:commentId w16cid:paraId="3EC51E3C" w16cid:durableId="61CA4564"/>
  <w16cid:commentId w16cid:paraId="087856F9" w16cid:durableId="13DF18F6"/>
  <w16cid:commentId w16cid:paraId="1AED3915" w16cid:durableId="6DC7B7BF"/>
  <w16cid:commentId w16cid:paraId="6DEBF493" w16cid:durableId="5CDB187A"/>
  <w16cid:commentId w16cid:paraId="67584840" w16cid:durableId="2CE8730F"/>
  <w16cid:commentId w16cid:paraId="579DA4DD" w16cid:durableId="2AAD5BD5"/>
  <w16cid:commentId w16cid:paraId="1C3FC5E2" w16cid:durableId="5DE9FBDE"/>
  <w16cid:commentId w16cid:paraId="7A1E7D5F" w16cid:durableId="613C2C13"/>
  <w16cid:commentId w16cid:paraId="71C9328A" w16cid:durableId="2B1D43DF"/>
  <w16cid:commentId w16cid:paraId="7E881E19" w16cid:durableId="2CE6B714"/>
  <w16cid:commentId w16cid:paraId="3F9FDCF8" w16cid:durableId="2A8F47AF"/>
  <w16cid:commentId w16cid:paraId="6C24ACA0" w16cid:durableId="2CE875FF"/>
  <w16cid:commentId w16cid:paraId="77BD0AD4" w16cid:durableId="2D9092B1"/>
  <w16cid:commentId w16cid:paraId="3E4C0AE0" w16cid:durableId="66955CFB"/>
  <w16cid:commentId w16cid:paraId="6DB91B7B" w16cid:durableId="6152B920"/>
  <w16cid:commentId w16cid:paraId="6D61E138" w16cid:durableId="3F474370"/>
  <w16cid:commentId w16cid:paraId="1A99B31E" w16cid:durableId="46425722"/>
  <w16cid:commentId w16cid:paraId="4961F030" w16cid:durableId="6931BC33"/>
  <w16cid:commentId w16cid:paraId="3FFA1557" w16cid:durableId="4F6B55E6"/>
  <w16cid:commentId w16cid:paraId="3C3E8F6B" w16cid:durableId="5CA2CAA9"/>
  <w16cid:commentId w16cid:paraId="35F1D635" w16cid:durableId="5EE18607"/>
  <w16cid:commentId w16cid:paraId="326C377C" w16cid:durableId="78CDB7E0"/>
  <w16cid:commentId w16cid:paraId="6DCBB7EC" w16cid:durableId="101823A7"/>
  <w16cid:commentId w16cid:paraId="47A9A5BF" w16cid:durableId="68959582"/>
  <w16cid:commentId w16cid:paraId="4E843005" w16cid:durableId="3CF06AED"/>
  <w16cid:commentId w16cid:paraId="2C8C0BDD" w16cid:durableId="5561F624"/>
  <w16cid:commentId w16cid:paraId="7E83138C" w16cid:durableId="3AE6F6FD"/>
  <w16cid:commentId w16cid:paraId="438B1A34" w16cid:durableId="09B062C9"/>
  <w16cid:commentId w16cid:paraId="4FD66F1A" w16cid:durableId="72BDB518"/>
  <w16cid:commentId w16cid:paraId="39DB31A2" w16cid:durableId="01E0C811"/>
  <w16cid:commentId w16cid:paraId="6537D557" w16cid:durableId="525A0A16"/>
  <w16cid:commentId w16cid:paraId="30A55CC0" w16cid:durableId="4A46A25D"/>
  <w16cid:commentId w16cid:paraId="61705076" w16cid:durableId="300AF0DA"/>
  <w16cid:commentId w16cid:paraId="2349F00A" w16cid:durableId="34DF7010"/>
  <w16cid:commentId w16cid:paraId="69F30BB4" w16cid:durableId="4573B6FD"/>
  <w16cid:commentId w16cid:paraId="6A0AE18C" w16cid:durableId="75765A36"/>
  <w16cid:commentId w16cid:paraId="3A9E4C83" w16cid:durableId="65D1B5E6"/>
  <w16cid:commentId w16cid:paraId="45E0C218" w16cid:durableId="1036773D"/>
  <w16cid:commentId w16cid:paraId="71B754B0" w16cid:durableId="3B75F5E9"/>
  <w16cid:commentId w16cid:paraId="2DF8A410" w16cid:durableId="6209E547"/>
  <w16cid:commentId w16cid:paraId="36BABD66" w16cid:durableId="7F60023D"/>
  <w16cid:commentId w16cid:paraId="10B2DABF" w16cid:durableId="021DE05D"/>
  <w16cid:commentId w16cid:paraId="2418B633" w16cid:durableId="39ACAE07"/>
  <w16cid:commentId w16cid:paraId="547D35FB" w16cid:durableId="173022EA"/>
  <w16cid:commentId w16cid:paraId="5B6B8B43" w16cid:durableId="7814DD47"/>
  <w16cid:commentId w16cid:paraId="2282B2EE" w16cid:durableId="348FEEA3"/>
  <w16cid:commentId w16cid:paraId="70BF36D1" w16cid:durableId="7CD3623B"/>
  <w16cid:commentId w16cid:paraId="1C16FCC8" w16cid:durableId="5CADC31E"/>
  <w16cid:commentId w16cid:paraId="2D90E62B" w16cid:durableId="1E8DD726"/>
  <w16cid:commentId w16cid:paraId="3079D281" w16cid:durableId="71DDEC75"/>
  <w16cid:commentId w16cid:paraId="232D8ED5" w16cid:durableId="6A43235D"/>
  <w16cid:commentId w16cid:paraId="3C063D87" w16cid:durableId="371E7EA2"/>
  <w16cid:commentId w16cid:paraId="20AB4B84" w16cid:durableId="0D70A96B"/>
  <w16cid:commentId w16cid:paraId="09B337FC" w16cid:durableId="48A8DE25"/>
  <w16cid:commentId w16cid:paraId="4C2A6A9C" w16cid:durableId="14FF6E10"/>
  <w16cid:commentId w16cid:paraId="15FC9A7B" w16cid:durableId="643ABF11"/>
  <w16cid:commentId w16cid:paraId="194D8032" w16cid:durableId="49DD3069"/>
  <w16cid:commentId w16cid:paraId="28B33FC0" w16cid:durableId="385D34BE"/>
  <w16cid:commentId w16cid:paraId="44A3E9FF" w16cid:durableId="7A244BD3"/>
  <w16cid:commentId w16cid:paraId="69A932C3" w16cid:durableId="44E0D950"/>
  <w16cid:commentId w16cid:paraId="4AEA26A3" w16cid:durableId="542D2F10"/>
  <w16cid:commentId w16cid:paraId="44E7D63E" w16cid:durableId="42B5EE08"/>
  <w16cid:commentId w16cid:paraId="10364FF8" w16cid:durableId="5238DEEF"/>
  <w16cid:commentId w16cid:paraId="3BB26DCB" w16cid:durableId="3C26E2F8"/>
  <w16cid:commentId w16cid:paraId="3ED4DB4A" w16cid:durableId="6EC2BFAB"/>
  <w16cid:commentId w16cid:paraId="59E2549F" w16cid:durableId="3A40DF4D"/>
  <w16cid:commentId w16cid:paraId="43BFD4AD" w16cid:durableId="1EC0ADAD"/>
  <w16cid:commentId w16cid:paraId="74C23302" w16cid:durableId="2CE8573C"/>
  <w16cid:commentId w16cid:paraId="7DF2371A" w16cid:durableId="72FECE62"/>
  <w16cid:commentId w16cid:paraId="2442A11A" w16cid:durableId="7E562BD9"/>
  <w16cid:commentId w16cid:paraId="209FA6F9" w16cid:durableId="49A27BC0"/>
  <w16cid:commentId w16cid:paraId="27D567E3" w16cid:durableId="58916CD4"/>
  <w16cid:commentId w16cid:paraId="0D984D0C" w16cid:durableId="6BE05EB0"/>
  <w16cid:commentId w16cid:paraId="7DA5373A" w16cid:durableId="2CE6D11F"/>
  <w16cid:commentId w16cid:paraId="2A7AEE44" w16cid:durableId="2135A8BF"/>
  <w16cid:commentId w16cid:paraId="65311FC9" w16cid:durableId="5B436DD2"/>
  <w16cid:commentId w16cid:paraId="72B540B0" w16cid:durableId="47529E70"/>
  <w16cid:commentId w16cid:paraId="116C12D1" w16cid:durableId="24B0BCD0"/>
  <w16cid:commentId w16cid:paraId="2EDF485D" w16cid:durableId="082A653C"/>
  <w16cid:commentId w16cid:paraId="39F00241" w16cid:durableId="0571A95B"/>
  <w16cid:commentId w16cid:paraId="2823CE4F" w16cid:durableId="17B734F8"/>
  <w16cid:commentId w16cid:paraId="1C946E4A" w16cid:durableId="457E9DE3"/>
  <w16cid:commentId w16cid:paraId="4D73967C" w16cid:durableId="21F8CE8A"/>
  <w16cid:commentId w16cid:paraId="77DF2F77" w16cid:durableId="65A7108D"/>
  <w16cid:commentId w16cid:paraId="5439FF77" w16cid:durableId="2CE6D1B7"/>
  <w16cid:commentId w16cid:paraId="0B0C6634" w16cid:durableId="0C8E1401"/>
  <w16cid:commentId w16cid:paraId="26F6314B" w16cid:durableId="1A2E84B4"/>
  <w16cid:commentId w16cid:paraId="6C68B0C4" w16cid:durableId="18102D96"/>
  <w16cid:commentId w16cid:paraId="184ACDF0" w16cid:durableId="066CE18F"/>
  <w16cid:commentId w16cid:paraId="3C45A47B" w16cid:durableId="2C129F06"/>
  <w16cid:commentId w16cid:paraId="7FBA284A" w16cid:durableId="190A9141"/>
  <w16cid:commentId w16cid:paraId="5A437FF0" w16cid:durableId="205407F5"/>
  <w16cid:commentId w16cid:paraId="43632951" w16cid:durableId="254E6B3F"/>
  <w16cid:commentId w16cid:paraId="3D6129B1" w16cid:durableId="22FE755C"/>
  <w16cid:commentId w16cid:paraId="3AC521D2" w16cid:durableId="178D2B18"/>
  <w16cid:commentId w16cid:paraId="1F447438" w16cid:durableId="2CE6EF2B"/>
  <w16cid:commentId w16cid:paraId="0831DC27" w16cid:durableId="2D1BB8A0"/>
  <w16cid:commentId w16cid:paraId="4FFA9FBD" w16cid:durableId="38341AB7"/>
  <w16cid:commentId w16cid:paraId="4D35F660" w16cid:durableId="077CFE11"/>
  <w16cid:commentId w16cid:paraId="35E5D8C9" w16cid:durableId="0294A603"/>
  <w16cid:commentId w16cid:paraId="6F2F1824" w16cid:durableId="737574DB"/>
  <w16cid:commentId w16cid:paraId="7A48F049" w16cid:durableId="3D859E74"/>
  <w16cid:commentId w16cid:paraId="6464F14B" w16cid:durableId="32F981B8"/>
  <w16cid:commentId w16cid:paraId="226D9C40" w16cid:durableId="2CE6F0F2"/>
  <w16cid:commentId w16cid:paraId="1431F3D7" w16cid:durableId="5611A43A"/>
  <w16cid:commentId w16cid:paraId="05A8772D" w16cid:durableId="4D74806C"/>
  <w16cid:commentId w16cid:paraId="6370C889" w16cid:durableId="2716D2BC"/>
  <w16cid:commentId w16cid:paraId="1907624D" w16cid:durableId="353C8270"/>
  <w16cid:commentId w16cid:paraId="69FD88E2" w16cid:durableId="18E360CF"/>
  <w16cid:commentId w16cid:paraId="0A82FA0A" w16cid:durableId="77E19263"/>
  <w16cid:commentId w16cid:paraId="2F777498" w16cid:durableId="20EA3795"/>
  <w16cid:commentId w16cid:paraId="3AC6D246" w16cid:durableId="007A1D31"/>
  <w16cid:commentId w16cid:paraId="34DF89B1" w16cid:durableId="314B7FA2"/>
  <w16cid:commentId w16cid:paraId="62B1EABA" w16cid:durableId="37B0D5A0"/>
  <w16cid:commentId w16cid:paraId="0319D0B0" w16cid:durableId="782181B9"/>
  <w16cid:commentId w16cid:paraId="44790A71" w16cid:durableId="3F70DA16"/>
  <w16cid:commentId w16cid:paraId="1FE17FCD" w16cid:durableId="27171386"/>
  <w16cid:commentId w16cid:paraId="4DF992E2" w16cid:durableId="0C093AD7"/>
  <w16cid:commentId w16cid:paraId="52AC7051" w16cid:durableId="7B5128EE"/>
  <w16cid:commentId w16cid:paraId="23CEC3E3" w16cid:durableId="1B7B0033"/>
  <w16cid:commentId w16cid:paraId="086DA88E" w16cid:durableId="601D644D"/>
  <w16cid:commentId w16cid:paraId="7BBFCE9B" w16cid:durableId="6E935BAF"/>
  <w16cid:commentId w16cid:paraId="7C54382F" w16cid:durableId="5F36BD8F"/>
  <w16cid:commentId w16cid:paraId="60362FEA" w16cid:durableId="78918C8D"/>
  <w16cid:commentId w16cid:paraId="318601AE" w16cid:durableId="1F235F22"/>
  <w16cid:commentId w16cid:paraId="47102398" w16cid:durableId="6E0E9A1A"/>
  <w16cid:commentId w16cid:paraId="0B6FF67C" w16cid:durableId="3B2BDAF4"/>
  <w16cid:commentId w16cid:paraId="704B31B7" w16cid:durableId="2CE6D4A1"/>
  <w16cid:commentId w16cid:paraId="13A2899F" w16cid:durableId="37419300"/>
  <w16cid:commentId w16cid:paraId="0899E28F" w16cid:durableId="68B5013D"/>
  <w16cid:commentId w16cid:paraId="4C134666" w16cid:durableId="5221C15E"/>
  <w16cid:commentId w16cid:paraId="24B09F75" w16cid:durableId="4D191401"/>
  <w16cid:commentId w16cid:paraId="22E9E894" w16cid:durableId="34F40F90"/>
  <w16cid:commentId w16cid:paraId="3922BEE9" w16cid:durableId="2CE6D584"/>
  <w16cid:commentId w16cid:paraId="6717E784" w16cid:durableId="6921FACE"/>
  <w16cid:commentId w16cid:paraId="1874A37E" w16cid:durableId="2CE6D2F9"/>
  <w16cid:commentId w16cid:paraId="369B7869" w16cid:durableId="4F689661"/>
  <w16cid:commentId w16cid:paraId="490A8DA5" w16cid:durableId="2CE85F48"/>
  <w16cid:commentId w16cid:paraId="59A64F61" w16cid:durableId="6ECC410B"/>
  <w16cid:commentId w16cid:paraId="138E684E" w16cid:durableId="016DBD8E"/>
  <w16cid:commentId w16cid:paraId="05E51439" w16cid:durableId="37C626FB"/>
  <w16cid:commentId w16cid:paraId="6A0EB4A1" w16cid:durableId="1F51B287"/>
  <w16cid:commentId w16cid:paraId="04AB2E4F" w16cid:durableId="52244D1D"/>
  <w16cid:commentId w16cid:paraId="7EA4E825" w16cid:durableId="56975A33"/>
  <w16cid:commentId w16cid:paraId="457E3084" w16cid:durableId="6E0C6CCF"/>
  <w16cid:commentId w16cid:paraId="228CE466" w16cid:durableId="62AD323C"/>
  <w16cid:commentId w16cid:paraId="7D679475" w16cid:durableId="464B4C98"/>
  <w16cid:commentId w16cid:paraId="4D275F67" w16cid:durableId="45D02287"/>
  <w16cid:commentId w16cid:paraId="30CB0425" w16cid:durableId="67C46455"/>
  <w16cid:commentId w16cid:paraId="077E9408" w16cid:durableId="569A16E1"/>
  <w16cid:commentId w16cid:paraId="770E0607" w16cid:durableId="22BDD81C"/>
  <w16cid:commentId w16cid:paraId="68750EF4" w16cid:durableId="77C49524"/>
  <w16cid:commentId w16cid:paraId="3B3DC858" w16cid:durableId="312B7ACE"/>
  <w16cid:commentId w16cid:paraId="421577DC" w16cid:durableId="3AE536D1"/>
  <w16cid:commentId w16cid:paraId="7907A4C2" w16cid:durableId="4094BAD6"/>
  <w16cid:commentId w16cid:paraId="6709C95F" w16cid:durableId="5BE9927B"/>
  <w16cid:commentId w16cid:paraId="6A345DE4" w16cid:durableId="28B7E3FB"/>
  <w16cid:commentId w16cid:paraId="6E103FE3" w16cid:durableId="4875DA02"/>
  <w16cid:commentId w16cid:paraId="41B33A9D" w16cid:durableId="76FE632D"/>
  <w16cid:commentId w16cid:paraId="1000D78A" w16cid:durableId="38B425CB"/>
  <w16cid:commentId w16cid:paraId="50D0F105" w16cid:durableId="071E2DCC"/>
  <w16cid:commentId w16cid:paraId="378B6DF6" w16cid:durableId="0FDEA281"/>
  <w16cid:commentId w16cid:paraId="3B02DDD2" w16cid:durableId="1F666FEB"/>
  <w16cid:commentId w16cid:paraId="3A80EA3A" w16cid:durableId="13001FA0"/>
  <w16cid:commentId w16cid:paraId="593C5DCB" w16cid:durableId="2CA3EC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AF106" w14:textId="77777777" w:rsidR="00834C48" w:rsidRPr="007C7C7F" w:rsidRDefault="00834C48" w:rsidP="00187D7C">
      <w:pPr>
        <w:spacing w:before="0" w:after="0" w:line="240" w:lineRule="auto"/>
      </w:pPr>
      <w:r w:rsidRPr="007C7C7F">
        <w:separator/>
      </w:r>
    </w:p>
  </w:endnote>
  <w:endnote w:type="continuationSeparator" w:id="0">
    <w:p w14:paraId="594091F9" w14:textId="77777777" w:rsidR="00834C48" w:rsidRPr="007C7C7F" w:rsidRDefault="00834C48" w:rsidP="00187D7C">
      <w:pPr>
        <w:spacing w:before="0" w:after="0" w:line="240" w:lineRule="auto"/>
      </w:pPr>
      <w:r w:rsidRPr="007C7C7F">
        <w:continuationSeparator/>
      </w:r>
    </w:p>
  </w:endnote>
  <w:endnote w:type="continuationNotice" w:id="1">
    <w:p w14:paraId="5E5A589D" w14:textId="77777777" w:rsidR="00834C48" w:rsidRDefault="00834C4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Math">
    <w:altName w:val="Yu Gothic"/>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980CC" w14:textId="475A7F39" w:rsidR="00622A7F" w:rsidRPr="007C7C7F" w:rsidRDefault="00622A7F">
    <w:pPr>
      <w:pStyle w:val="Footer"/>
      <w:pBdr>
        <w:bottom w:val="double" w:sz="6" w:space="1" w:color="auto"/>
      </w:pBdr>
      <w:rPr>
        <w:sz w:val="20"/>
        <w:szCs w:val="20"/>
      </w:rPr>
    </w:pPr>
  </w:p>
  <w:p w14:paraId="37E3F7AC" w14:textId="51B7F1E9" w:rsidR="00622A7F" w:rsidRPr="007C7C7F" w:rsidRDefault="003753D3">
    <w:pPr>
      <w:pStyle w:val="Footer"/>
      <w:rPr>
        <w:sz w:val="20"/>
        <w:szCs w:val="20"/>
      </w:rPr>
    </w:pPr>
    <w:r>
      <w:rPr>
        <w:sz w:val="20"/>
        <w:szCs w:val="20"/>
      </w:rPr>
      <w:t>Announcement</w:t>
    </w:r>
    <w:r w:rsidR="00622A7F" w:rsidRPr="007C7C7F">
      <w:rPr>
        <w:sz w:val="20"/>
        <w:szCs w:val="20"/>
      </w:rPr>
      <w:t xml:space="preserve"> – v0.0</w:t>
    </w:r>
    <w:ins w:id="1" w:author="Eugene CHEONG from.TOPPAN (MAS)" w:date="2025-12-31T09:12:00Z" w16du:dateUtc="2025-12-31T01:12:00Z">
      <w:r w:rsidR="00BA583B">
        <w:rPr>
          <w:sz w:val="20"/>
          <w:szCs w:val="20"/>
        </w:rPr>
        <w:t>2</w:t>
      </w:r>
    </w:ins>
    <w:del w:id="2" w:author="Eugene CHEONG from.TOPPAN (MAS)" w:date="2025-12-31T09:12:00Z" w16du:dateUtc="2025-12-31T01:12:00Z">
      <w:r w:rsidDel="00BA583B">
        <w:rPr>
          <w:sz w:val="20"/>
          <w:szCs w:val="20"/>
        </w:rPr>
        <w:delText>1</w:delText>
      </w:r>
    </w:del>
    <w:r w:rsidR="00622A7F" w:rsidRPr="007C7C7F">
      <w:rPr>
        <w:sz w:val="20"/>
        <w:szCs w:val="20"/>
      </w:rPr>
      <w:ptab w:relativeTo="margin" w:alignment="center" w:leader="none"/>
    </w:r>
    <w:r w:rsidR="00622A7F" w:rsidRPr="007C7C7F">
      <w:rPr>
        <w:sz w:val="20"/>
        <w:szCs w:val="20"/>
      </w:rPr>
      <w:t xml:space="preserve">Page </w:t>
    </w:r>
    <w:r w:rsidR="00622A7F" w:rsidRPr="007C7C7F">
      <w:rPr>
        <w:b/>
        <w:bCs/>
        <w:sz w:val="20"/>
        <w:szCs w:val="20"/>
      </w:rPr>
      <w:fldChar w:fldCharType="begin"/>
    </w:r>
    <w:r w:rsidR="00622A7F" w:rsidRPr="007C7C7F">
      <w:rPr>
        <w:b/>
        <w:bCs/>
        <w:sz w:val="20"/>
        <w:szCs w:val="20"/>
      </w:rPr>
      <w:instrText xml:space="preserve"> PAGE  \* Arabic  \* MERGEFORMAT </w:instrText>
    </w:r>
    <w:r w:rsidR="00622A7F" w:rsidRPr="007C7C7F">
      <w:rPr>
        <w:b/>
        <w:bCs/>
        <w:sz w:val="20"/>
        <w:szCs w:val="20"/>
      </w:rPr>
      <w:fldChar w:fldCharType="separate"/>
    </w:r>
    <w:r w:rsidR="00622A7F" w:rsidRPr="007C7C7F">
      <w:rPr>
        <w:b/>
        <w:bCs/>
        <w:sz w:val="20"/>
        <w:szCs w:val="20"/>
      </w:rPr>
      <w:t>1</w:t>
    </w:r>
    <w:r w:rsidR="00622A7F" w:rsidRPr="007C7C7F">
      <w:rPr>
        <w:b/>
        <w:bCs/>
        <w:sz w:val="20"/>
        <w:szCs w:val="20"/>
      </w:rPr>
      <w:fldChar w:fldCharType="end"/>
    </w:r>
    <w:r w:rsidR="00622A7F" w:rsidRPr="007C7C7F">
      <w:rPr>
        <w:sz w:val="20"/>
        <w:szCs w:val="20"/>
      </w:rPr>
      <w:t xml:space="preserve"> of </w:t>
    </w:r>
    <w:r w:rsidR="00622A7F" w:rsidRPr="007C7C7F">
      <w:rPr>
        <w:b/>
        <w:bCs/>
        <w:sz w:val="20"/>
        <w:szCs w:val="20"/>
      </w:rPr>
      <w:fldChar w:fldCharType="begin"/>
    </w:r>
    <w:r w:rsidR="00622A7F" w:rsidRPr="007C7C7F">
      <w:rPr>
        <w:b/>
        <w:bCs/>
        <w:sz w:val="20"/>
        <w:szCs w:val="20"/>
      </w:rPr>
      <w:instrText xml:space="preserve"> NUMPAGES  \* Arabic  \* MERGEFORMAT </w:instrText>
    </w:r>
    <w:r w:rsidR="00622A7F" w:rsidRPr="007C7C7F">
      <w:rPr>
        <w:b/>
        <w:bCs/>
        <w:sz w:val="20"/>
        <w:szCs w:val="20"/>
      </w:rPr>
      <w:fldChar w:fldCharType="separate"/>
    </w:r>
    <w:r w:rsidR="00622A7F" w:rsidRPr="007C7C7F">
      <w:rPr>
        <w:b/>
        <w:bCs/>
        <w:sz w:val="20"/>
        <w:szCs w:val="20"/>
      </w:rPr>
      <w:t>2</w:t>
    </w:r>
    <w:r w:rsidR="00622A7F" w:rsidRPr="007C7C7F">
      <w:rPr>
        <w:b/>
        <w:bCs/>
        <w:sz w:val="20"/>
        <w:szCs w:val="20"/>
      </w:rPr>
      <w:fldChar w:fldCharType="end"/>
    </w:r>
    <w:r w:rsidR="00622A7F" w:rsidRPr="007C7C7F">
      <w:rPr>
        <w:sz w:val="20"/>
        <w:szCs w:val="20"/>
      </w:rPr>
      <w:ptab w:relativeTo="margin" w:alignment="right" w:leader="none"/>
    </w:r>
    <w:ins w:id="3" w:author="Eugene CHEONG from.TOPPAN (MAS)" w:date="2025-12-31T09:12:00Z" w16du:dateUtc="2025-12-31T01:12:00Z">
      <w:r w:rsidR="00BA583B">
        <w:rPr>
          <w:sz w:val="20"/>
          <w:szCs w:val="20"/>
        </w:rPr>
        <w:t>31</w:t>
      </w:r>
    </w:ins>
    <w:del w:id="4" w:author="Eugene CHEONG from.TOPPAN (MAS)" w:date="2025-12-31T09:12:00Z" w16du:dateUtc="2025-12-31T01:12:00Z">
      <w:r w:rsidDel="00BA583B">
        <w:rPr>
          <w:sz w:val="20"/>
          <w:szCs w:val="20"/>
        </w:rPr>
        <w:delText>05</w:delText>
      </w:r>
    </w:del>
    <w:r w:rsidR="00622A7F" w:rsidRPr="007C7C7F">
      <w:rPr>
        <w:sz w:val="20"/>
        <w:szCs w:val="20"/>
      </w:rPr>
      <w:t xml:space="preserve"> </w:t>
    </w:r>
    <w:r>
      <w:rPr>
        <w:sz w:val="20"/>
        <w:szCs w:val="20"/>
      </w:rPr>
      <w:t>Dec</w:t>
    </w:r>
    <w:r w:rsidR="00622A7F" w:rsidRPr="007C7C7F">
      <w:rPr>
        <w:sz w:val="20"/>
        <w:szCs w:val="20"/>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C8C8F" w14:textId="77777777" w:rsidR="00834C48" w:rsidRPr="007C7C7F" w:rsidRDefault="00834C48" w:rsidP="00187D7C">
      <w:pPr>
        <w:spacing w:before="0" w:after="0" w:line="240" w:lineRule="auto"/>
      </w:pPr>
      <w:r w:rsidRPr="007C7C7F">
        <w:separator/>
      </w:r>
    </w:p>
  </w:footnote>
  <w:footnote w:type="continuationSeparator" w:id="0">
    <w:p w14:paraId="2ED1826B" w14:textId="77777777" w:rsidR="00834C48" w:rsidRPr="007C7C7F" w:rsidRDefault="00834C48" w:rsidP="00187D7C">
      <w:pPr>
        <w:spacing w:before="0" w:after="0" w:line="240" w:lineRule="auto"/>
      </w:pPr>
      <w:r w:rsidRPr="007C7C7F">
        <w:continuationSeparator/>
      </w:r>
    </w:p>
  </w:footnote>
  <w:footnote w:type="continuationNotice" w:id="1">
    <w:p w14:paraId="27C307CD" w14:textId="77777777" w:rsidR="00834C48" w:rsidRDefault="00834C4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6763E" w14:textId="5D8F11A1" w:rsidR="00187D7C" w:rsidRPr="007C7C7F" w:rsidRDefault="00A05331" w:rsidP="005F10C3">
    <w:pPr>
      <w:pStyle w:val="Header"/>
    </w:pPr>
    <w:r w:rsidRPr="007C7C7F">
      <w:rPr>
        <w:noProof/>
      </w:rPr>
      <w:drawing>
        <wp:anchor distT="0" distB="0" distL="114300" distR="114300" simplePos="0" relativeHeight="251658240" behindDoc="0" locked="0" layoutInCell="1" allowOverlap="1" wp14:anchorId="54A42B26" wp14:editId="4240F6CA">
          <wp:simplePos x="0" y="0"/>
          <wp:positionH relativeFrom="margin">
            <wp:posOffset>5214324</wp:posOffset>
          </wp:positionH>
          <wp:positionV relativeFrom="paragraph">
            <wp:posOffset>-417931</wp:posOffset>
          </wp:positionV>
          <wp:extent cx="1144402" cy="585814"/>
          <wp:effectExtent l="0" t="0" r="0" b="5080"/>
          <wp:wrapNone/>
          <wp:docPr id="1" name="Picture 1" descr="MA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S_logo"/>
                  <pic:cNvPicPr>
                    <a:picLocks noChangeAspect="1" noChangeArrowheads="1"/>
                  </pic:cNvPicPr>
                </pic:nvPicPr>
                <pic:blipFill>
                  <a:blip r:embed="rId1"/>
                  <a:srcRect/>
                  <a:stretch>
                    <a:fillRect/>
                  </a:stretch>
                </pic:blipFill>
                <pic:spPr bwMode="auto">
                  <a:xfrm>
                    <a:off x="0" y="0"/>
                    <a:ext cx="1150227" cy="58879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C7C7F">
      <w:t>OMEGA – Open Market Execution Gateway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EB9"/>
    <w:multiLevelType w:val="hybridMultilevel"/>
    <w:tmpl w:val="B6846222"/>
    <w:lvl w:ilvl="0" w:tplc="33385B34">
      <w:start w:val="1"/>
      <w:numFmt w:val="decimal"/>
      <w:lvlText w:val="%1)"/>
      <w:lvlJc w:val="left"/>
      <w:pPr>
        <w:ind w:left="1020" w:hanging="360"/>
      </w:pPr>
    </w:lvl>
    <w:lvl w:ilvl="1" w:tplc="693CAB20">
      <w:start w:val="1"/>
      <w:numFmt w:val="decimal"/>
      <w:lvlText w:val="%2)"/>
      <w:lvlJc w:val="left"/>
      <w:pPr>
        <w:ind w:left="1020" w:hanging="360"/>
      </w:pPr>
    </w:lvl>
    <w:lvl w:ilvl="2" w:tplc="749E5DCC">
      <w:start w:val="1"/>
      <w:numFmt w:val="decimal"/>
      <w:lvlText w:val="%3)"/>
      <w:lvlJc w:val="left"/>
      <w:pPr>
        <w:ind w:left="1020" w:hanging="360"/>
      </w:pPr>
    </w:lvl>
    <w:lvl w:ilvl="3" w:tplc="E26E4DD2">
      <w:start w:val="1"/>
      <w:numFmt w:val="decimal"/>
      <w:lvlText w:val="%4)"/>
      <w:lvlJc w:val="left"/>
      <w:pPr>
        <w:ind w:left="1020" w:hanging="360"/>
      </w:pPr>
    </w:lvl>
    <w:lvl w:ilvl="4" w:tplc="FD6CCABA">
      <w:start w:val="1"/>
      <w:numFmt w:val="decimal"/>
      <w:lvlText w:val="%5)"/>
      <w:lvlJc w:val="left"/>
      <w:pPr>
        <w:ind w:left="1020" w:hanging="360"/>
      </w:pPr>
    </w:lvl>
    <w:lvl w:ilvl="5" w:tplc="F690A21E">
      <w:start w:val="1"/>
      <w:numFmt w:val="decimal"/>
      <w:lvlText w:val="%6)"/>
      <w:lvlJc w:val="left"/>
      <w:pPr>
        <w:ind w:left="1020" w:hanging="360"/>
      </w:pPr>
    </w:lvl>
    <w:lvl w:ilvl="6" w:tplc="EF96F77A">
      <w:start w:val="1"/>
      <w:numFmt w:val="decimal"/>
      <w:lvlText w:val="%7)"/>
      <w:lvlJc w:val="left"/>
      <w:pPr>
        <w:ind w:left="1020" w:hanging="360"/>
      </w:pPr>
    </w:lvl>
    <w:lvl w:ilvl="7" w:tplc="881E7F28">
      <w:start w:val="1"/>
      <w:numFmt w:val="decimal"/>
      <w:lvlText w:val="%8)"/>
      <w:lvlJc w:val="left"/>
      <w:pPr>
        <w:ind w:left="1020" w:hanging="360"/>
      </w:pPr>
    </w:lvl>
    <w:lvl w:ilvl="8" w:tplc="C7300E76">
      <w:start w:val="1"/>
      <w:numFmt w:val="decimal"/>
      <w:lvlText w:val="%9)"/>
      <w:lvlJc w:val="left"/>
      <w:pPr>
        <w:ind w:left="1020" w:hanging="360"/>
      </w:pPr>
    </w:lvl>
  </w:abstractNum>
  <w:abstractNum w:abstractNumId="1" w15:restartNumberingAfterBreak="0">
    <w:nsid w:val="09C62A8A"/>
    <w:multiLevelType w:val="hybridMultilevel"/>
    <w:tmpl w:val="62F61176"/>
    <w:lvl w:ilvl="0" w:tplc="4814AA94">
      <w:start w:val="1"/>
      <w:numFmt w:val="decimal"/>
      <w:lvlText w:val="%1."/>
      <w:lvlJc w:val="left"/>
      <w:pPr>
        <w:ind w:left="1020" w:hanging="360"/>
      </w:pPr>
    </w:lvl>
    <w:lvl w:ilvl="1" w:tplc="8FEA676A">
      <w:start w:val="1"/>
      <w:numFmt w:val="decimal"/>
      <w:lvlText w:val="%2."/>
      <w:lvlJc w:val="left"/>
      <w:pPr>
        <w:ind w:left="1020" w:hanging="360"/>
      </w:pPr>
    </w:lvl>
    <w:lvl w:ilvl="2" w:tplc="A4D870F0">
      <w:start w:val="1"/>
      <w:numFmt w:val="decimal"/>
      <w:lvlText w:val="%3."/>
      <w:lvlJc w:val="left"/>
      <w:pPr>
        <w:ind w:left="1020" w:hanging="360"/>
      </w:pPr>
    </w:lvl>
    <w:lvl w:ilvl="3" w:tplc="1E90B9FC">
      <w:start w:val="1"/>
      <w:numFmt w:val="decimal"/>
      <w:lvlText w:val="%4."/>
      <w:lvlJc w:val="left"/>
      <w:pPr>
        <w:ind w:left="1020" w:hanging="360"/>
      </w:pPr>
    </w:lvl>
    <w:lvl w:ilvl="4" w:tplc="B192ACE4">
      <w:start w:val="1"/>
      <w:numFmt w:val="decimal"/>
      <w:lvlText w:val="%5."/>
      <w:lvlJc w:val="left"/>
      <w:pPr>
        <w:ind w:left="1020" w:hanging="360"/>
      </w:pPr>
    </w:lvl>
    <w:lvl w:ilvl="5" w:tplc="4FC0F6B0">
      <w:start w:val="1"/>
      <w:numFmt w:val="decimal"/>
      <w:lvlText w:val="%6."/>
      <w:lvlJc w:val="left"/>
      <w:pPr>
        <w:ind w:left="1020" w:hanging="360"/>
      </w:pPr>
    </w:lvl>
    <w:lvl w:ilvl="6" w:tplc="6A7690EC">
      <w:start w:val="1"/>
      <w:numFmt w:val="decimal"/>
      <w:lvlText w:val="%7."/>
      <w:lvlJc w:val="left"/>
      <w:pPr>
        <w:ind w:left="1020" w:hanging="360"/>
      </w:pPr>
    </w:lvl>
    <w:lvl w:ilvl="7" w:tplc="4636E64A">
      <w:start w:val="1"/>
      <w:numFmt w:val="decimal"/>
      <w:lvlText w:val="%8."/>
      <w:lvlJc w:val="left"/>
      <w:pPr>
        <w:ind w:left="1020" w:hanging="360"/>
      </w:pPr>
    </w:lvl>
    <w:lvl w:ilvl="8" w:tplc="3E7EE4E6">
      <w:start w:val="1"/>
      <w:numFmt w:val="decimal"/>
      <w:lvlText w:val="%9."/>
      <w:lvlJc w:val="left"/>
      <w:pPr>
        <w:ind w:left="1020" w:hanging="360"/>
      </w:pPr>
    </w:lvl>
  </w:abstractNum>
  <w:abstractNum w:abstractNumId="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D2D31B5"/>
    <w:multiLevelType w:val="hybridMultilevel"/>
    <w:tmpl w:val="19900488"/>
    <w:lvl w:ilvl="0" w:tplc="DB3C3AA4">
      <w:start w:val="1"/>
      <w:numFmt w:val="bullet"/>
      <w:pStyle w:val="ListParagraph"/>
      <w:lvlText w:val=""/>
      <w:lvlJc w:val="left"/>
      <w:pPr>
        <w:ind w:left="720" w:hanging="360"/>
      </w:pPr>
      <w:rPr>
        <w:rFonts w:ascii="Symbol" w:hAnsi="Symbol" w:hint="default"/>
      </w:rPr>
    </w:lvl>
    <w:lvl w:ilvl="1" w:tplc="48090001">
      <w:start w:val="1"/>
      <w:numFmt w:val="bullet"/>
      <w:lvlText w:val=""/>
      <w:lvlJc w:val="left"/>
      <w:pPr>
        <w:ind w:left="1440" w:hanging="360"/>
      </w:pPr>
      <w:rPr>
        <w:rFonts w:ascii="Symbol" w:hAnsi="Symbol"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51A29F0"/>
    <w:multiLevelType w:val="hybridMultilevel"/>
    <w:tmpl w:val="4C5E3E8A"/>
    <w:lvl w:ilvl="0" w:tplc="A6742A82">
      <w:start w:val="1"/>
      <w:numFmt w:val="decimal"/>
      <w:lvlText w:val="%1."/>
      <w:lvlJc w:val="left"/>
      <w:pPr>
        <w:ind w:left="1020" w:hanging="360"/>
      </w:pPr>
    </w:lvl>
    <w:lvl w:ilvl="1" w:tplc="3E862ADC">
      <w:start w:val="1"/>
      <w:numFmt w:val="decimal"/>
      <w:lvlText w:val="%2."/>
      <w:lvlJc w:val="left"/>
      <w:pPr>
        <w:ind w:left="1020" w:hanging="360"/>
      </w:pPr>
    </w:lvl>
    <w:lvl w:ilvl="2" w:tplc="96E2CCB4">
      <w:start w:val="1"/>
      <w:numFmt w:val="decimal"/>
      <w:lvlText w:val="%3."/>
      <w:lvlJc w:val="left"/>
      <w:pPr>
        <w:ind w:left="1020" w:hanging="360"/>
      </w:pPr>
    </w:lvl>
    <w:lvl w:ilvl="3" w:tplc="C4045BAC">
      <w:start w:val="1"/>
      <w:numFmt w:val="decimal"/>
      <w:lvlText w:val="%4."/>
      <w:lvlJc w:val="left"/>
      <w:pPr>
        <w:ind w:left="1020" w:hanging="360"/>
      </w:pPr>
    </w:lvl>
    <w:lvl w:ilvl="4" w:tplc="4AF05722">
      <w:start w:val="1"/>
      <w:numFmt w:val="decimal"/>
      <w:lvlText w:val="%5."/>
      <w:lvlJc w:val="left"/>
      <w:pPr>
        <w:ind w:left="1020" w:hanging="360"/>
      </w:pPr>
    </w:lvl>
    <w:lvl w:ilvl="5" w:tplc="24F4291A">
      <w:start w:val="1"/>
      <w:numFmt w:val="decimal"/>
      <w:lvlText w:val="%6."/>
      <w:lvlJc w:val="left"/>
      <w:pPr>
        <w:ind w:left="1020" w:hanging="360"/>
      </w:pPr>
    </w:lvl>
    <w:lvl w:ilvl="6" w:tplc="172AE5A4">
      <w:start w:val="1"/>
      <w:numFmt w:val="decimal"/>
      <w:lvlText w:val="%7."/>
      <w:lvlJc w:val="left"/>
      <w:pPr>
        <w:ind w:left="1020" w:hanging="360"/>
      </w:pPr>
    </w:lvl>
    <w:lvl w:ilvl="7" w:tplc="4920C922">
      <w:start w:val="1"/>
      <w:numFmt w:val="decimal"/>
      <w:lvlText w:val="%8."/>
      <w:lvlJc w:val="left"/>
      <w:pPr>
        <w:ind w:left="1020" w:hanging="360"/>
      </w:pPr>
    </w:lvl>
    <w:lvl w:ilvl="8" w:tplc="C87CC164">
      <w:start w:val="1"/>
      <w:numFmt w:val="decimal"/>
      <w:lvlText w:val="%9."/>
      <w:lvlJc w:val="left"/>
      <w:pPr>
        <w:ind w:left="1020" w:hanging="360"/>
      </w:pPr>
    </w:lvl>
  </w:abstractNum>
  <w:abstractNum w:abstractNumId="5" w15:restartNumberingAfterBreak="0">
    <w:nsid w:val="1F2F758A"/>
    <w:multiLevelType w:val="hybridMultilevel"/>
    <w:tmpl w:val="05AC187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F9722C3"/>
    <w:multiLevelType w:val="hybridMultilevel"/>
    <w:tmpl w:val="9CB8D42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FCB5845"/>
    <w:multiLevelType w:val="multilevel"/>
    <w:tmpl w:val="6268C33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4197B71"/>
    <w:multiLevelType w:val="hybridMultilevel"/>
    <w:tmpl w:val="C3B21E88"/>
    <w:lvl w:ilvl="0" w:tplc="D30040FC">
      <w:start w:val="1"/>
      <w:numFmt w:val="decimal"/>
      <w:lvlText w:val="%1."/>
      <w:lvlJc w:val="left"/>
      <w:pPr>
        <w:ind w:left="1020" w:hanging="360"/>
      </w:pPr>
    </w:lvl>
    <w:lvl w:ilvl="1" w:tplc="808AD102">
      <w:start w:val="1"/>
      <w:numFmt w:val="decimal"/>
      <w:lvlText w:val="%2."/>
      <w:lvlJc w:val="left"/>
      <w:pPr>
        <w:ind w:left="1020" w:hanging="360"/>
      </w:pPr>
    </w:lvl>
    <w:lvl w:ilvl="2" w:tplc="D81C3EF4">
      <w:start w:val="1"/>
      <w:numFmt w:val="decimal"/>
      <w:lvlText w:val="%3."/>
      <w:lvlJc w:val="left"/>
      <w:pPr>
        <w:ind w:left="1020" w:hanging="360"/>
      </w:pPr>
    </w:lvl>
    <w:lvl w:ilvl="3" w:tplc="74D228A4">
      <w:start w:val="1"/>
      <w:numFmt w:val="decimal"/>
      <w:lvlText w:val="%4."/>
      <w:lvlJc w:val="left"/>
      <w:pPr>
        <w:ind w:left="1020" w:hanging="360"/>
      </w:pPr>
    </w:lvl>
    <w:lvl w:ilvl="4" w:tplc="7D2678EC">
      <w:start w:val="1"/>
      <w:numFmt w:val="decimal"/>
      <w:lvlText w:val="%5."/>
      <w:lvlJc w:val="left"/>
      <w:pPr>
        <w:ind w:left="1020" w:hanging="360"/>
      </w:pPr>
    </w:lvl>
    <w:lvl w:ilvl="5" w:tplc="8D9E8ED0">
      <w:start w:val="1"/>
      <w:numFmt w:val="decimal"/>
      <w:lvlText w:val="%6."/>
      <w:lvlJc w:val="left"/>
      <w:pPr>
        <w:ind w:left="1020" w:hanging="360"/>
      </w:pPr>
    </w:lvl>
    <w:lvl w:ilvl="6" w:tplc="565211E4">
      <w:start w:val="1"/>
      <w:numFmt w:val="decimal"/>
      <w:lvlText w:val="%7."/>
      <w:lvlJc w:val="left"/>
      <w:pPr>
        <w:ind w:left="1020" w:hanging="360"/>
      </w:pPr>
    </w:lvl>
    <w:lvl w:ilvl="7" w:tplc="DF8C80B0">
      <w:start w:val="1"/>
      <w:numFmt w:val="decimal"/>
      <w:lvlText w:val="%8."/>
      <w:lvlJc w:val="left"/>
      <w:pPr>
        <w:ind w:left="1020" w:hanging="360"/>
      </w:pPr>
    </w:lvl>
    <w:lvl w:ilvl="8" w:tplc="48F655BA">
      <w:start w:val="1"/>
      <w:numFmt w:val="decimal"/>
      <w:lvlText w:val="%9."/>
      <w:lvlJc w:val="left"/>
      <w:pPr>
        <w:ind w:left="1020" w:hanging="360"/>
      </w:pPr>
    </w:lvl>
  </w:abstractNum>
  <w:abstractNum w:abstractNumId="9" w15:restartNumberingAfterBreak="0">
    <w:nsid w:val="24DD769D"/>
    <w:multiLevelType w:val="hybridMultilevel"/>
    <w:tmpl w:val="914CA708"/>
    <w:lvl w:ilvl="0" w:tplc="85BE60A2">
      <w:start w:val="1"/>
      <w:numFmt w:val="bullet"/>
      <w:lvlText w:val=""/>
      <w:lvlJc w:val="left"/>
      <w:pPr>
        <w:ind w:left="720" w:hanging="360"/>
      </w:pPr>
      <w:rPr>
        <w:rFonts w:ascii="Symbol" w:hAnsi="Symbol"/>
      </w:rPr>
    </w:lvl>
    <w:lvl w:ilvl="1" w:tplc="ABBCEA86">
      <w:start w:val="1"/>
      <w:numFmt w:val="bullet"/>
      <w:lvlText w:val=""/>
      <w:lvlJc w:val="left"/>
      <w:pPr>
        <w:ind w:left="720" w:hanging="360"/>
      </w:pPr>
      <w:rPr>
        <w:rFonts w:ascii="Symbol" w:hAnsi="Symbol"/>
      </w:rPr>
    </w:lvl>
    <w:lvl w:ilvl="2" w:tplc="CE228146">
      <w:start w:val="1"/>
      <w:numFmt w:val="bullet"/>
      <w:lvlText w:val=""/>
      <w:lvlJc w:val="left"/>
      <w:pPr>
        <w:ind w:left="720" w:hanging="360"/>
      </w:pPr>
      <w:rPr>
        <w:rFonts w:ascii="Symbol" w:hAnsi="Symbol"/>
      </w:rPr>
    </w:lvl>
    <w:lvl w:ilvl="3" w:tplc="F7C62284">
      <w:start w:val="1"/>
      <w:numFmt w:val="bullet"/>
      <w:lvlText w:val=""/>
      <w:lvlJc w:val="left"/>
      <w:pPr>
        <w:ind w:left="720" w:hanging="360"/>
      </w:pPr>
      <w:rPr>
        <w:rFonts w:ascii="Symbol" w:hAnsi="Symbol"/>
      </w:rPr>
    </w:lvl>
    <w:lvl w:ilvl="4" w:tplc="67EE7D6E">
      <w:start w:val="1"/>
      <w:numFmt w:val="bullet"/>
      <w:lvlText w:val=""/>
      <w:lvlJc w:val="left"/>
      <w:pPr>
        <w:ind w:left="720" w:hanging="360"/>
      </w:pPr>
      <w:rPr>
        <w:rFonts w:ascii="Symbol" w:hAnsi="Symbol"/>
      </w:rPr>
    </w:lvl>
    <w:lvl w:ilvl="5" w:tplc="42D8B9E6">
      <w:start w:val="1"/>
      <w:numFmt w:val="bullet"/>
      <w:lvlText w:val=""/>
      <w:lvlJc w:val="left"/>
      <w:pPr>
        <w:ind w:left="720" w:hanging="360"/>
      </w:pPr>
      <w:rPr>
        <w:rFonts w:ascii="Symbol" w:hAnsi="Symbol"/>
      </w:rPr>
    </w:lvl>
    <w:lvl w:ilvl="6" w:tplc="25660C44">
      <w:start w:val="1"/>
      <w:numFmt w:val="bullet"/>
      <w:lvlText w:val=""/>
      <w:lvlJc w:val="left"/>
      <w:pPr>
        <w:ind w:left="720" w:hanging="360"/>
      </w:pPr>
      <w:rPr>
        <w:rFonts w:ascii="Symbol" w:hAnsi="Symbol"/>
      </w:rPr>
    </w:lvl>
    <w:lvl w:ilvl="7" w:tplc="ED2EC5D4">
      <w:start w:val="1"/>
      <w:numFmt w:val="bullet"/>
      <w:lvlText w:val=""/>
      <w:lvlJc w:val="left"/>
      <w:pPr>
        <w:ind w:left="720" w:hanging="360"/>
      </w:pPr>
      <w:rPr>
        <w:rFonts w:ascii="Symbol" w:hAnsi="Symbol"/>
      </w:rPr>
    </w:lvl>
    <w:lvl w:ilvl="8" w:tplc="DB18B2EA">
      <w:start w:val="1"/>
      <w:numFmt w:val="bullet"/>
      <w:lvlText w:val=""/>
      <w:lvlJc w:val="left"/>
      <w:pPr>
        <w:ind w:left="720" w:hanging="360"/>
      </w:pPr>
      <w:rPr>
        <w:rFonts w:ascii="Symbol" w:hAnsi="Symbol"/>
      </w:rPr>
    </w:lvl>
  </w:abstractNum>
  <w:abstractNum w:abstractNumId="10" w15:restartNumberingAfterBreak="0">
    <w:nsid w:val="266D547D"/>
    <w:multiLevelType w:val="hybridMultilevel"/>
    <w:tmpl w:val="0D2A7F10"/>
    <w:lvl w:ilvl="0" w:tplc="5B46F928">
      <w:start w:val="1"/>
      <w:numFmt w:val="decimal"/>
      <w:pStyle w:val="NumberedList"/>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B29752D"/>
    <w:multiLevelType w:val="hybridMultilevel"/>
    <w:tmpl w:val="03762860"/>
    <w:lvl w:ilvl="0" w:tplc="72DAA866">
      <w:start w:val="1"/>
      <w:numFmt w:val="decimal"/>
      <w:lvlText w:val="%1)"/>
      <w:lvlJc w:val="left"/>
      <w:pPr>
        <w:ind w:left="1020" w:hanging="360"/>
      </w:pPr>
    </w:lvl>
    <w:lvl w:ilvl="1" w:tplc="C4B6F68E">
      <w:start w:val="1"/>
      <w:numFmt w:val="decimal"/>
      <w:lvlText w:val="%2)"/>
      <w:lvlJc w:val="left"/>
      <w:pPr>
        <w:ind w:left="1020" w:hanging="360"/>
      </w:pPr>
    </w:lvl>
    <w:lvl w:ilvl="2" w:tplc="481E3634">
      <w:start w:val="1"/>
      <w:numFmt w:val="decimal"/>
      <w:lvlText w:val="%3)"/>
      <w:lvlJc w:val="left"/>
      <w:pPr>
        <w:ind w:left="1020" w:hanging="360"/>
      </w:pPr>
    </w:lvl>
    <w:lvl w:ilvl="3" w:tplc="D9DC7F9C">
      <w:start w:val="1"/>
      <w:numFmt w:val="decimal"/>
      <w:lvlText w:val="%4)"/>
      <w:lvlJc w:val="left"/>
      <w:pPr>
        <w:ind w:left="1020" w:hanging="360"/>
      </w:pPr>
    </w:lvl>
    <w:lvl w:ilvl="4" w:tplc="F7F2963A">
      <w:start w:val="1"/>
      <w:numFmt w:val="decimal"/>
      <w:lvlText w:val="%5)"/>
      <w:lvlJc w:val="left"/>
      <w:pPr>
        <w:ind w:left="1020" w:hanging="360"/>
      </w:pPr>
    </w:lvl>
    <w:lvl w:ilvl="5" w:tplc="AE741D46">
      <w:start w:val="1"/>
      <w:numFmt w:val="decimal"/>
      <w:lvlText w:val="%6)"/>
      <w:lvlJc w:val="left"/>
      <w:pPr>
        <w:ind w:left="1020" w:hanging="360"/>
      </w:pPr>
    </w:lvl>
    <w:lvl w:ilvl="6" w:tplc="62CEE544">
      <w:start w:val="1"/>
      <w:numFmt w:val="decimal"/>
      <w:lvlText w:val="%7)"/>
      <w:lvlJc w:val="left"/>
      <w:pPr>
        <w:ind w:left="1020" w:hanging="360"/>
      </w:pPr>
    </w:lvl>
    <w:lvl w:ilvl="7" w:tplc="E3B89CAA">
      <w:start w:val="1"/>
      <w:numFmt w:val="decimal"/>
      <w:lvlText w:val="%8)"/>
      <w:lvlJc w:val="left"/>
      <w:pPr>
        <w:ind w:left="1020" w:hanging="360"/>
      </w:pPr>
    </w:lvl>
    <w:lvl w:ilvl="8" w:tplc="AAF04D04">
      <w:start w:val="1"/>
      <w:numFmt w:val="decimal"/>
      <w:lvlText w:val="%9)"/>
      <w:lvlJc w:val="left"/>
      <w:pPr>
        <w:ind w:left="1020" w:hanging="360"/>
      </w:pPr>
    </w:lvl>
  </w:abstractNum>
  <w:abstractNum w:abstractNumId="12" w15:restartNumberingAfterBreak="0">
    <w:nsid w:val="30E507B9"/>
    <w:multiLevelType w:val="hybridMultilevel"/>
    <w:tmpl w:val="07B4E3BA"/>
    <w:lvl w:ilvl="0" w:tplc="F13EA114">
      <w:start w:val="1"/>
      <w:numFmt w:val="decimal"/>
      <w:lvlText w:val="%1)"/>
      <w:lvlJc w:val="left"/>
      <w:pPr>
        <w:ind w:left="1020" w:hanging="360"/>
      </w:pPr>
    </w:lvl>
    <w:lvl w:ilvl="1" w:tplc="0390FC56">
      <w:start w:val="1"/>
      <w:numFmt w:val="decimal"/>
      <w:lvlText w:val="%2)"/>
      <w:lvlJc w:val="left"/>
      <w:pPr>
        <w:ind w:left="1020" w:hanging="360"/>
      </w:pPr>
    </w:lvl>
    <w:lvl w:ilvl="2" w:tplc="044E997A">
      <w:start w:val="1"/>
      <w:numFmt w:val="decimal"/>
      <w:lvlText w:val="%3)"/>
      <w:lvlJc w:val="left"/>
      <w:pPr>
        <w:ind w:left="1020" w:hanging="360"/>
      </w:pPr>
    </w:lvl>
    <w:lvl w:ilvl="3" w:tplc="64DA9342">
      <w:start w:val="1"/>
      <w:numFmt w:val="decimal"/>
      <w:lvlText w:val="%4)"/>
      <w:lvlJc w:val="left"/>
      <w:pPr>
        <w:ind w:left="1020" w:hanging="360"/>
      </w:pPr>
    </w:lvl>
    <w:lvl w:ilvl="4" w:tplc="B414D658">
      <w:start w:val="1"/>
      <w:numFmt w:val="decimal"/>
      <w:lvlText w:val="%5)"/>
      <w:lvlJc w:val="left"/>
      <w:pPr>
        <w:ind w:left="1020" w:hanging="360"/>
      </w:pPr>
    </w:lvl>
    <w:lvl w:ilvl="5" w:tplc="6C767E3E">
      <w:start w:val="1"/>
      <w:numFmt w:val="decimal"/>
      <w:lvlText w:val="%6)"/>
      <w:lvlJc w:val="left"/>
      <w:pPr>
        <w:ind w:left="1020" w:hanging="360"/>
      </w:pPr>
    </w:lvl>
    <w:lvl w:ilvl="6" w:tplc="A216B41A">
      <w:start w:val="1"/>
      <w:numFmt w:val="decimal"/>
      <w:lvlText w:val="%7)"/>
      <w:lvlJc w:val="left"/>
      <w:pPr>
        <w:ind w:left="1020" w:hanging="360"/>
      </w:pPr>
    </w:lvl>
    <w:lvl w:ilvl="7" w:tplc="E1CE23A8">
      <w:start w:val="1"/>
      <w:numFmt w:val="decimal"/>
      <w:lvlText w:val="%8)"/>
      <w:lvlJc w:val="left"/>
      <w:pPr>
        <w:ind w:left="1020" w:hanging="360"/>
      </w:pPr>
    </w:lvl>
    <w:lvl w:ilvl="8" w:tplc="44D2881E">
      <w:start w:val="1"/>
      <w:numFmt w:val="decimal"/>
      <w:lvlText w:val="%9)"/>
      <w:lvlJc w:val="left"/>
      <w:pPr>
        <w:ind w:left="1020" w:hanging="360"/>
      </w:pPr>
    </w:lvl>
  </w:abstractNum>
  <w:abstractNum w:abstractNumId="13" w15:restartNumberingAfterBreak="0">
    <w:nsid w:val="32B33618"/>
    <w:multiLevelType w:val="hybridMultilevel"/>
    <w:tmpl w:val="F008F68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3A9945A4"/>
    <w:multiLevelType w:val="hybridMultilevel"/>
    <w:tmpl w:val="F1866478"/>
    <w:lvl w:ilvl="0" w:tplc="B8BEF982">
      <w:start w:val="1"/>
      <w:numFmt w:val="decimal"/>
      <w:lvlText w:val="%1."/>
      <w:lvlJc w:val="left"/>
      <w:pPr>
        <w:ind w:left="1020" w:hanging="360"/>
      </w:pPr>
    </w:lvl>
    <w:lvl w:ilvl="1" w:tplc="A3DA8124">
      <w:start w:val="1"/>
      <w:numFmt w:val="decimal"/>
      <w:lvlText w:val="%2."/>
      <w:lvlJc w:val="left"/>
      <w:pPr>
        <w:ind w:left="1020" w:hanging="360"/>
      </w:pPr>
    </w:lvl>
    <w:lvl w:ilvl="2" w:tplc="ACF24800">
      <w:start w:val="1"/>
      <w:numFmt w:val="decimal"/>
      <w:lvlText w:val="%3."/>
      <w:lvlJc w:val="left"/>
      <w:pPr>
        <w:ind w:left="1020" w:hanging="360"/>
      </w:pPr>
    </w:lvl>
    <w:lvl w:ilvl="3" w:tplc="86144C5C">
      <w:start w:val="1"/>
      <w:numFmt w:val="decimal"/>
      <w:lvlText w:val="%4."/>
      <w:lvlJc w:val="left"/>
      <w:pPr>
        <w:ind w:left="1020" w:hanging="360"/>
      </w:pPr>
    </w:lvl>
    <w:lvl w:ilvl="4" w:tplc="F82EC2D4">
      <w:start w:val="1"/>
      <w:numFmt w:val="decimal"/>
      <w:lvlText w:val="%5."/>
      <w:lvlJc w:val="left"/>
      <w:pPr>
        <w:ind w:left="1020" w:hanging="360"/>
      </w:pPr>
    </w:lvl>
    <w:lvl w:ilvl="5" w:tplc="F70ADF6A">
      <w:start w:val="1"/>
      <w:numFmt w:val="decimal"/>
      <w:lvlText w:val="%6."/>
      <w:lvlJc w:val="left"/>
      <w:pPr>
        <w:ind w:left="1020" w:hanging="360"/>
      </w:pPr>
    </w:lvl>
    <w:lvl w:ilvl="6" w:tplc="6DC451E6">
      <w:start w:val="1"/>
      <w:numFmt w:val="decimal"/>
      <w:lvlText w:val="%7."/>
      <w:lvlJc w:val="left"/>
      <w:pPr>
        <w:ind w:left="1020" w:hanging="360"/>
      </w:pPr>
    </w:lvl>
    <w:lvl w:ilvl="7" w:tplc="7A3605A4">
      <w:start w:val="1"/>
      <w:numFmt w:val="decimal"/>
      <w:lvlText w:val="%8."/>
      <w:lvlJc w:val="left"/>
      <w:pPr>
        <w:ind w:left="1020" w:hanging="360"/>
      </w:pPr>
    </w:lvl>
    <w:lvl w:ilvl="8" w:tplc="D7C408D0">
      <w:start w:val="1"/>
      <w:numFmt w:val="decimal"/>
      <w:lvlText w:val="%9."/>
      <w:lvlJc w:val="left"/>
      <w:pPr>
        <w:ind w:left="1020" w:hanging="360"/>
      </w:pPr>
    </w:lvl>
  </w:abstractNum>
  <w:abstractNum w:abstractNumId="15" w15:restartNumberingAfterBreak="0">
    <w:nsid w:val="459F21AA"/>
    <w:multiLevelType w:val="hybridMultilevel"/>
    <w:tmpl w:val="6924EC2A"/>
    <w:lvl w:ilvl="0" w:tplc="B9545F3E">
      <w:start w:val="1"/>
      <w:numFmt w:val="decimal"/>
      <w:lvlText w:val="%1)"/>
      <w:lvlJc w:val="left"/>
      <w:pPr>
        <w:ind w:left="1020" w:hanging="360"/>
      </w:pPr>
    </w:lvl>
    <w:lvl w:ilvl="1" w:tplc="401495F8">
      <w:start w:val="1"/>
      <w:numFmt w:val="decimal"/>
      <w:lvlText w:val="%2)"/>
      <w:lvlJc w:val="left"/>
      <w:pPr>
        <w:ind w:left="1020" w:hanging="360"/>
      </w:pPr>
    </w:lvl>
    <w:lvl w:ilvl="2" w:tplc="E14A601C">
      <w:start w:val="1"/>
      <w:numFmt w:val="decimal"/>
      <w:lvlText w:val="%3)"/>
      <w:lvlJc w:val="left"/>
      <w:pPr>
        <w:ind w:left="1020" w:hanging="360"/>
      </w:pPr>
    </w:lvl>
    <w:lvl w:ilvl="3" w:tplc="86420902">
      <w:start w:val="1"/>
      <w:numFmt w:val="decimal"/>
      <w:lvlText w:val="%4)"/>
      <w:lvlJc w:val="left"/>
      <w:pPr>
        <w:ind w:left="1020" w:hanging="360"/>
      </w:pPr>
    </w:lvl>
    <w:lvl w:ilvl="4" w:tplc="F6420D62">
      <w:start w:val="1"/>
      <w:numFmt w:val="decimal"/>
      <w:lvlText w:val="%5)"/>
      <w:lvlJc w:val="left"/>
      <w:pPr>
        <w:ind w:left="1020" w:hanging="360"/>
      </w:pPr>
    </w:lvl>
    <w:lvl w:ilvl="5" w:tplc="E4D0A226">
      <w:start w:val="1"/>
      <w:numFmt w:val="decimal"/>
      <w:lvlText w:val="%6)"/>
      <w:lvlJc w:val="left"/>
      <w:pPr>
        <w:ind w:left="1020" w:hanging="360"/>
      </w:pPr>
    </w:lvl>
    <w:lvl w:ilvl="6" w:tplc="159079A6">
      <w:start w:val="1"/>
      <w:numFmt w:val="decimal"/>
      <w:lvlText w:val="%7)"/>
      <w:lvlJc w:val="left"/>
      <w:pPr>
        <w:ind w:left="1020" w:hanging="360"/>
      </w:pPr>
    </w:lvl>
    <w:lvl w:ilvl="7" w:tplc="4B72B376">
      <w:start w:val="1"/>
      <w:numFmt w:val="decimal"/>
      <w:lvlText w:val="%8)"/>
      <w:lvlJc w:val="left"/>
      <w:pPr>
        <w:ind w:left="1020" w:hanging="360"/>
      </w:pPr>
    </w:lvl>
    <w:lvl w:ilvl="8" w:tplc="3578B732">
      <w:start w:val="1"/>
      <w:numFmt w:val="decimal"/>
      <w:lvlText w:val="%9)"/>
      <w:lvlJc w:val="left"/>
      <w:pPr>
        <w:ind w:left="1020" w:hanging="360"/>
      </w:pPr>
    </w:lvl>
  </w:abstractNum>
  <w:abstractNum w:abstractNumId="16" w15:restartNumberingAfterBreak="0">
    <w:nsid w:val="475F5946"/>
    <w:multiLevelType w:val="hybridMultilevel"/>
    <w:tmpl w:val="5A62BAAE"/>
    <w:lvl w:ilvl="0" w:tplc="4BE27D5A">
      <w:start w:val="1"/>
      <w:numFmt w:val="decimal"/>
      <w:lvlText w:val="%1)"/>
      <w:lvlJc w:val="left"/>
      <w:pPr>
        <w:ind w:left="1020" w:hanging="360"/>
      </w:pPr>
    </w:lvl>
    <w:lvl w:ilvl="1" w:tplc="75CA6390">
      <w:start w:val="1"/>
      <w:numFmt w:val="decimal"/>
      <w:lvlText w:val="%2)"/>
      <w:lvlJc w:val="left"/>
      <w:pPr>
        <w:ind w:left="1020" w:hanging="360"/>
      </w:pPr>
    </w:lvl>
    <w:lvl w:ilvl="2" w:tplc="F57EAB54">
      <w:start w:val="1"/>
      <w:numFmt w:val="decimal"/>
      <w:lvlText w:val="%3)"/>
      <w:lvlJc w:val="left"/>
      <w:pPr>
        <w:ind w:left="1020" w:hanging="360"/>
      </w:pPr>
    </w:lvl>
    <w:lvl w:ilvl="3" w:tplc="21F8A0E0">
      <w:start w:val="1"/>
      <w:numFmt w:val="decimal"/>
      <w:lvlText w:val="%4)"/>
      <w:lvlJc w:val="left"/>
      <w:pPr>
        <w:ind w:left="1020" w:hanging="360"/>
      </w:pPr>
    </w:lvl>
    <w:lvl w:ilvl="4" w:tplc="27FC708A">
      <w:start w:val="1"/>
      <w:numFmt w:val="decimal"/>
      <w:lvlText w:val="%5)"/>
      <w:lvlJc w:val="left"/>
      <w:pPr>
        <w:ind w:left="1020" w:hanging="360"/>
      </w:pPr>
    </w:lvl>
    <w:lvl w:ilvl="5" w:tplc="C3342D5A">
      <w:start w:val="1"/>
      <w:numFmt w:val="decimal"/>
      <w:lvlText w:val="%6)"/>
      <w:lvlJc w:val="left"/>
      <w:pPr>
        <w:ind w:left="1020" w:hanging="360"/>
      </w:pPr>
    </w:lvl>
    <w:lvl w:ilvl="6" w:tplc="592ED168">
      <w:start w:val="1"/>
      <w:numFmt w:val="decimal"/>
      <w:lvlText w:val="%7)"/>
      <w:lvlJc w:val="left"/>
      <w:pPr>
        <w:ind w:left="1020" w:hanging="360"/>
      </w:pPr>
    </w:lvl>
    <w:lvl w:ilvl="7" w:tplc="13B20804">
      <w:start w:val="1"/>
      <w:numFmt w:val="decimal"/>
      <w:lvlText w:val="%8)"/>
      <w:lvlJc w:val="left"/>
      <w:pPr>
        <w:ind w:left="1020" w:hanging="360"/>
      </w:pPr>
    </w:lvl>
    <w:lvl w:ilvl="8" w:tplc="F08A9894">
      <w:start w:val="1"/>
      <w:numFmt w:val="decimal"/>
      <w:lvlText w:val="%9)"/>
      <w:lvlJc w:val="left"/>
      <w:pPr>
        <w:ind w:left="1020" w:hanging="360"/>
      </w:pPr>
    </w:lvl>
  </w:abstractNum>
  <w:abstractNum w:abstractNumId="17" w15:restartNumberingAfterBreak="0">
    <w:nsid w:val="48EE21F7"/>
    <w:multiLevelType w:val="hybridMultilevel"/>
    <w:tmpl w:val="7784900C"/>
    <w:lvl w:ilvl="0" w:tplc="BE7C4BE2">
      <w:start w:val="1"/>
      <w:numFmt w:val="decimal"/>
      <w:lvlText w:val="%1."/>
      <w:lvlJc w:val="left"/>
      <w:pPr>
        <w:ind w:left="1020" w:hanging="360"/>
      </w:pPr>
    </w:lvl>
    <w:lvl w:ilvl="1" w:tplc="A10860CC">
      <w:start w:val="1"/>
      <w:numFmt w:val="decimal"/>
      <w:lvlText w:val="%2."/>
      <w:lvlJc w:val="left"/>
      <w:pPr>
        <w:ind w:left="1020" w:hanging="360"/>
      </w:pPr>
    </w:lvl>
    <w:lvl w:ilvl="2" w:tplc="E09C7D14">
      <w:start w:val="1"/>
      <w:numFmt w:val="decimal"/>
      <w:lvlText w:val="%3."/>
      <w:lvlJc w:val="left"/>
      <w:pPr>
        <w:ind w:left="1020" w:hanging="360"/>
      </w:pPr>
    </w:lvl>
    <w:lvl w:ilvl="3" w:tplc="CECC1626">
      <w:start w:val="1"/>
      <w:numFmt w:val="decimal"/>
      <w:lvlText w:val="%4."/>
      <w:lvlJc w:val="left"/>
      <w:pPr>
        <w:ind w:left="1020" w:hanging="360"/>
      </w:pPr>
    </w:lvl>
    <w:lvl w:ilvl="4" w:tplc="304E833E">
      <w:start w:val="1"/>
      <w:numFmt w:val="decimal"/>
      <w:lvlText w:val="%5."/>
      <w:lvlJc w:val="left"/>
      <w:pPr>
        <w:ind w:left="1020" w:hanging="360"/>
      </w:pPr>
    </w:lvl>
    <w:lvl w:ilvl="5" w:tplc="73CCCEFA">
      <w:start w:val="1"/>
      <w:numFmt w:val="decimal"/>
      <w:lvlText w:val="%6."/>
      <w:lvlJc w:val="left"/>
      <w:pPr>
        <w:ind w:left="1020" w:hanging="360"/>
      </w:pPr>
    </w:lvl>
    <w:lvl w:ilvl="6" w:tplc="C6DC7326">
      <w:start w:val="1"/>
      <w:numFmt w:val="decimal"/>
      <w:lvlText w:val="%7."/>
      <w:lvlJc w:val="left"/>
      <w:pPr>
        <w:ind w:left="1020" w:hanging="360"/>
      </w:pPr>
    </w:lvl>
    <w:lvl w:ilvl="7" w:tplc="06F2DE4A">
      <w:start w:val="1"/>
      <w:numFmt w:val="decimal"/>
      <w:lvlText w:val="%8."/>
      <w:lvlJc w:val="left"/>
      <w:pPr>
        <w:ind w:left="1020" w:hanging="360"/>
      </w:pPr>
    </w:lvl>
    <w:lvl w:ilvl="8" w:tplc="719C0F2A">
      <w:start w:val="1"/>
      <w:numFmt w:val="decimal"/>
      <w:lvlText w:val="%9."/>
      <w:lvlJc w:val="left"/>
      <w:pPr>
        <w:ind w:left="1020" w:hanging="360"/>
      </w:pPr>
    </w:lvl>
  </w:abstractNum>
  <w:abstractNum w:abstractNumId="18" w15:restartNumberingAfterBreak="0">
    <w:nsid w:val="4A1B3B70"/>
    <w:multiLevelType w:val="hybridMultilevel"/>
    <w:tmpl w:val="D3947560"/>
    <w:lvl w:ilvl="0" w:tplc="5304237A">
      <w:start w:val="1"/>
      <w:numFmt w:val="decimal"/>
      <w:lvlText w:val="%1."/>
      <w:lvlJc w:val="left"/>
      <w:pPr>
        <w:ind w:left="1020" w:hanging="360"/>
      </w:pPr>
    </w:lvl>
    <w:lvl w:ilvl="1" w:tplc="5AAA9F60">
      <w:start w:val="1"/>
      <w:numFmt w:val="decimal"/>
      <w:lvlText w:val="%2."/>
      <w:lvlJc w:val="left"/>
      <w:pPr>
        <w:ind w:left="1020" w:hanging="360"/>
      </w:pPr>
    </w:lvl>
    <w:lvl w:ilvl="2" w:tplc="D1AC6E26">
      <w:start w:val="1"/>
      <w:numFmt w:val="decimal"/>
      <w:lvlText w:val="%3."/>
      <w:lvlJc w:val="left"/>
      <w:pPr>
        <w:ind w:left="1020" w:hanging="360"/>
      </w:pPr>
    </w:lvl>
    <w:lvl w:ilvl="3" w:tplc="48426AE0">
      <w:start w:val="1"/>
      <w:numFmt w:val="decimal"/>
      <w:lvlText w:val="%4."/>
      <w:lvlJc w:val="left"/>
      <w:pPr>
        <w:ind w:left="1020" w:hanging="360"/>
      </w:pPr>
    </w:lvl>
    <w:lvl w:ilvl="4" w:tplc="B0B8FD6E">
      <w:start w:val="1"/>
      <w:numFmt w:val="decimal"/>
      <w:lvlText w:val="%5."/>
      <w:lvlJc w:val="left"/>
      <w:pPr>
        <w:ind w:left="1020" w:hanging="360"/>
      </w:pPr>
    </w:lvl>
    <w:lvl w:ilvl="5" w:tplc="07EE98BC">
      <w:start w:val="1"/>
      <w:numFmt w:val="decimal"/>
      <w:lvlText w:val="%6."/>
      <w:lvlJc w:val="left"/>
      <w:pPr>
        <w:ind w:left="1020" w:hanging="360"/>
      </w:pPr>
    </w:lvl>
    <w:lvl w:ilvl="6" w:tplc="E5627460">
      <w:start w:val="1"/>
      <w:numFmt w:val="decimal"/>
      <w:lvlText w:val="%7."/>
      <w:lvlJc w:val="left"/>
      <w:pPr>
        <w:ind w:left="1020" w:hanging="360"/>
      </w:pPr>
    </w:lvl>
    <w:lvl w:ilvl="7" w:tplc="0BCE5970">
      <w:start w:val="1"/>
      <w:numFmt w:val="decimal"/>
      <w:lvlText w:val="%8."/>
      <w:lvlJc w:val="left"/>
      <w:pPr>
        <w:ind w:left="1020" w:hanging="360"/>
      </w:pPr>
    </w:lvl>
    <w:lvl w:ilvl="8" w:tplc="A1026348">
      <w:start w:val="1"/>
      <w:numFmt w:val="decimal"/>
      <w:lvlText w:val="%9."/>
      <w:lvlJc w:val="left"/>
      <w:pPr>
        <w:ind w:left="1020" w:hanging="360"/>
      </w:pPr>
    </w:lvl>
  </w:abstractNum>
  <w:abstractNum w:abstractNumId="19" w15:restartNumberingAfterBreak="0">
    <w:nsid w:val="4F2F1585"/>
    <w:multiLevelType w:val="hybridMultilevel"/>
    <w:tmpl w:val="D9D8C5DC"/>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0" w15:restartNumberingAfterBreak="0">
    <w:nsid w:val="4F652A84"/>
    <w:multiLevelType w:val="hybridMultilevel"/>
    <w:tmpl w:val="64B6334A"/>
    <w:lvl w:ilvl="0" w:tplc="EB8CEECA">
      <w:start w:val="1"/>
      <w:numFmt w:val="decimal"/>
      <w:lvlText w:val="%1."/>
      <w:lvlJc w:val="left"/>
      <w:pPr>
        <w:ind w:left="1020" w:hanging="360"/>
      </w:pPr>
    </w:lvl>
    <w:lvl w:ilvl="1" w:tplc="3E689EB6">
      <w:start w:val="1"/>
      <w:numFmt w:val="decimal"/>
      <w:lvlText w:val="%2."/>
      <w:lvlJc w:val="left"/>
      <w:pPr>
        <w:ind w:left="1020" w:hanging="360"/>
      </w:pPr>
    </w:lvl>
    <w:lvl w:ilvl="2" w:tplc="5422149C">
      <w:start w:val="1"/>
      <w:numFmt w:val="decimal"/>
      <w:lvlText w:val="%3."/>
      <w:lvlJc w:val="left"/>
      <w:pPr>
        <w:ind w:left="1020" w:hanging="360"/>
      </w:pPr>
    </w:lvl>
    <w:lvl w:ilvl="3" w:tplc="EEDC11EE">
      <w:start w:val="1"/>
      <w:numFmt w:val="decimal"/>
      <w:lvlText w:val="%4."/>
      <w:lvlJc w:val="left"/>
      <w:pPr>
        <w:ind w:left="1020" w:hanging="360"/>
      </w:pPr>
    </w:lvl>
    <w:lvl w:ilvl="4" w:tplc="1F52F5A2">
      <w:start w:val="1"/>
      <w:numFmt w:val="decimal"/>
      <w:lvlText w:val="%5."/>
      <w:lvlJc w:val="left"/>
      <w:pPr>
        <w:ind w:left="1020" w:hanging="360"/>
      </w:pPr>
    </w:lvl>
    <w:lvl w:ilvl="5" w:tplc="F3A0EA62">
      <w:start w:val="1"/>
      <w:numFmt w:val="decimal"/>
      <w:lvlText w:val="%6."/>
      <w:lvlJc w:val="left"/>
      <w:pPr>
        <w:ind w:left="1020" w:hanging="360"/>
      </w:pPr>
    </w:lvl>
    <w:lvl w:ilvl="6" w:tplc="3AA42E42">
      <w:start w:val="1"/>
      <w:numFmt w:val="decimal"/>
      <w:lvlText w:val="%7."/>
      <w:lvlJc w:val="left"/>
      <w:pPr>
        <w:ind w:left="1020" w:hanging="360"/>
      </w:pPr>
    </w:lvl>
    <w:lvl w:ilvl="7" w:tplc="FD46023A">
      <w:start w:val="1"/>
      <w:numFmt w:val="decimal"/>
      <w:lvlText w:val="%8."/>
      <w:lvlJc w:val="left"/>
      <w:pPr>
        <w:ind w:left="1020" w:hanging="360"/>
      </w:pPr>
    </w:lvl>
    <w:lvl w:ilvl="8" w:tplc="CCAEE04E">
      <w:start w:val="1"/>
      <w:numFmt w:val="decimal"/>
      <w:lvlText w:val="%9."/>
      <w:lvlJc w:val="left"/>
      <w:pPr>
        <w:ind w:left="1020" w:hanging="360"/>
      </w:pPr>
    </w:lvl>
  </w:abstractNum>
  <w:abstractNum w:abstractNumId="21" w15:restartNumberingAfterBreak="0">
    <w:nsid w:val="516F5A94"/>
    <w:multiLevelType w:val="hybridMultilevel"/>
    <w:tmpl w:val="649E777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558810D1"/>
    <w:multiLevelType w:val="hybridMultilevel"/>
    <w:tmpl w:val="8870ABE0"/>
    <w:lvl w:ilvl="0" w:tplc="1B4A2B30">
      <w:start w:val="1"/>
      <w:numFmt w:val="decimal"/>
      <w:lvlText w:val="%1."/>
      <w:lvlJc w:val="left"/>
      <w:pPr>
        <w:ind w:left="1020" w:hanging="360"/>
      </w:pPr>
    </w:lvl>
    <w:lvl w:ilvl="1" w:tplc="4CEC68CE">
      <w:start w:val="1"/>
      <w:numFmt w:val="decimal"/>
      <w:lvlText w:val="%2."/>
      <w:lvlJc w:val="left"/>
      <w:pPr>
        <w:ind w:left="1020" w:hanging="360"/>
      </w:pPr>
    </w:lvl>
    <w:lvl w:ilvl="2" w:tplc="26EEC102">
      <w:start w:val="1"/>
      <w:numFmt w:val="decimal"/>
      <w:lvlText w:val="%3."/>
      <w:lvlJc w:val="left"/>
      <w:pPr>
        <w:ind w:left="1020" w:hanging="360"/>
      </w:pPr>
    </w:lvl>
    <w:lvl w:ilvl="3" w:tplc="F9ACE5F0">
      <w:start w:val="1"/>
      <w:numFmt w:val="decimal"/>
      <w:lvlText w:val="%4."/>
      <w:lvlJc w:val="left"/>
      <w:pPr>
        <w:ind w:left="1020" w:hanging="360"/>
      </w:pPr>
    </w:lvl>
    <w:lvl w:ilvl="4" w:tplc="DEBA19B2">
      <w:start w:val="1"/>
      <w:numFmt w:val="decimal"/>
      <w:lvlText w:val="%5."/>
      <w:lvlJc w:val="left"/>
      <w:pPr>
        <w:ind w:left="1020" w:hanging="360"/>
      </w:pPr>
    </w:lvl>
    <w:lvl w:ilvl="5" w:tplc="154EA1E6">
      <w:start w:val="1"/>
      <w:numFmt w:val="decimal"/>
      <w:lvlText w:val="%6."/>
      <w:lvlJc w:val="left"/>
      <w:pPr>
        <w:ind w:left="1020" w:hanging="360"/>
      </w:pPr>
    </w:lvl>
    <w:lvl w:ilvl="6" w:tplc="8CCABDD4">
      <w:start w:val="1"/>
      <w:numFmt w:val="decimal"/>
      <w:lvlText w:val="%7."/>
      <w:lvlJc w:val="left"/>
      <w:pPr>
        <w:ind w:left="1020" w:hanging="360"/>
      </w:pPr>
    </w:lvl>
    <w:lvl w:ilvl="7" w:tplc="F738E1CE">
      <w:start w:val="1"/>
      <w:numFmt w:val="decimal"/>
      <w:lvlText w:val="%8."/>
      <w:lvlJc w:val="left"/>
      <w:pPr>
        <w:ind w:left="1020" w:hanging="360"/>
      </w:pPr>
    </w:lvl>
    <w:lvl w:ilvl="8" w:tplc="5B80A656">
      <w:start w:val="1"/>
      <w:numFmt w:val="decimal"/>
      <w:lvlText w:val="%9."/>
      <w:lvlJc w:val="left"/>
      <w:pPr>
        <w:ind w:left="1020" w:hanging="360"/>
      </w:pPr>
    </w:lvl>
  </w:abstractNum>
  <w:abstractNum w:abstractNumId="23" w15:restartNumberingAfterBreak="0">
    <w:nsid w:val="5E227E18"/>
    <w:multiLevelType w:val="hybridMultilevel"/>
    <w:tmpl w:val="7B585134"/>
    <w:lvl w:ilvl="0" w:tplc="8D6018A0">
      <w:start w:val="1"/>
      <w:numFmt w:val="decimal"/>
      <w:lvlText w:val="%1."/>
      <w:lvlJc w:val="left"/>
      <w:pPr>
        <w:ind w:left="1020" w:hanging="360"/>
      </w:pPr>
    </w:lvl>
    <w:lvl w:ilvl="1" w:tplc="0130F488">
      <w:start w:val="1"/>
      <w:numFmt w:val="decimal"/>
      <w:lvlText w:val="%2."/>
      <w:lvlJc w:val="left"/>
      <w:pPr>
        <w:ind w:left="1020" w:hanging="360"/>
      </w:pPr>
    </w:lvl>
    <w:lvl w:ilvl="2" w:tplc="A350B5FE">
      <w:start w:val="1"/>
      <w:numFmt w:val="decimal"/>
      <w:lvlText w:val="%3."/>
      <w:lvlJc w:val="left"/>
      <w:pPr>
        <w:ind w:left="1020" w:hanging="360"/>
      </w:pPr>
    </w:lvl>
    <w:lvl w:ilvl="3" w:tplc="43021432">
      <w:start w:val="1"/>
      <w:numFmt w:val="decimal"/>
      <w:lvlText w:val="%4."/>
      <w:lvlJc w:val="left"/>
      <w:pPr>
        <w:ind w:left="1020" w:hanging="360"/>
      </w:pPr>
    </w:lvl>
    <w:lvl w:ilvl="4" w:tplc="17267CFC">
      <w:start w:val="1"/>
      <w:numFmt w:val="decimal"/>
      <w:lvlText w:val="%5."/>
      <w:lvlJc w:val="left"/>
      <w:pPr>
        <w:ind w:left="1020" w:hanging="360"/>
      </w:pPr>
    </w:lvl>
    <w:lvl w:ilvl="5" w:tplc="44B2C846">
      <w:start w:val="1"/>
      <w:numFmt w:val="decimal"/>
      <w:lvlText w:val="%6."/>
      <w:lvlJc w:val="left"/>
      <w:pPr>
        <w:ind w:left="1020" w:hanging="360"/>
      </w:pPr>
    </w:lvl>
    <w:lvl w:ilvl="6" w:tplc="9C1E9CA6">
      <w:start w:val="1"/>
      <w:numFmt w:val="decimal"/>
      <w:lvlText w:val="%7."/>
      <w:lvlJc w:val="left"/>
      <w:pPr>
        <w:ind w:left="1020" w:hanging="360"/>
      </w:pPr>
    </w:lvl>
    <w:lvl w:ilvl="7" w:tplc="296A1644">
      <w:start w:val="1"/>
      <w:numFmt w:val="decimal"/>
      <w:lvlText w:val="%8."/>
      <w:lvlJc w:val="left"/>
      <w:pPr>
        <w:ind w:left="1020" w:hanging="360"/>
      </w:pPr>
    </w:lvl>
    <w:lvl w:ilvl="8" w:tplc="862A988C">
      <w:start w:val="1"/>
      <w:numFmt w:val="decimal"/>
      <w:lvlText w:val="%9."/>
      <w:lvlJc w:val="left"/>
      <w:pPr>
        <w:ind w:left="1020" w:hanging="360"/>
      </w:pPr>
    </w:lvl>
  </w:abstractNum>
  <w:abstractNum w:abstractNumId="24" w15:restartNumberingAfterBreak="0">
    <w:nsid w:val="62406E25"/>
    <w:multiLevelType w:val="hybridMultilevel"/>
    <w:tmpl w:val="8B665358"/>
    <w:lvl w:ilvl="0" w:tplc="C0A29902">
      <w:start w:val="1"/>
      <w:numFmt w:val="decimal"/>
      <w:lvlText w:val="%1)"/>
      <w:lvlJc w:val="left"/>
      <w:pPr>
        <w:ind w:left="1020" w:hanging="360"/>
      </w:pPr>
    </w:lvl>
    <w:lvl w:ilvl="1" w:tplc="45B23AF8">
      <w:start w:val="1"/>
      <w:numFmt w:val="decimal"/>
      <w:lvlText w:val="%2)"/>
      <w:lvlJc w:val="left"/>
      <w:pPr>
        <w:ind w:left="1020" w:hanging="360"/>
      </w:pPr>
    </w:lvl>
    <w:lvl w:ilvl="2" w:tplc="C4162CF4">
      <w:start w:val="1"/>
      <w:numFmt w:val="decimal"/>
      <w:lvlText w:val="%3)"/>
      <w:lvlJc w:val="left"/>
      <w:pPr>
        <w:ind w:left="1020" w:hanging="360"/>
      </w:pPr>
    </w:lvl>
    <w:lvl w:ilvl="3" w:tplc="D0A26D6E">
      <w:start w:val="1"/>
      <w:numFmt w:val="decimal"/>
      <w:lvlText w:val="%4)"/>
      <w:lvlJc w:val="left"/>
      <w:pPr>
        <w:ind w:left="1020" w:hanging="360"/>
      </w:pPr>
    </w:lvl>
    <w:lvl w:ilvl="4" w:tplc="714048A2">
      <w:start w:val="1"/>
      <w:numFmt w:val="decimal"/>
      <w:lvlText w:val="%5)"/>
      <w:lvlJc w:val="left"/>
      <w:pPr>
        <w:ind w:left="1020" w:hanging="360"/>
      </w:pPr>
    </w:lvl>
    <w:lvl w:ilvl="5" w:tplc="F8B6FA26">
      <w:start w:val="1"/>
      <w:numFmt w:val="decimal"/>
      <w:lvlText w:val="%6)"/>
      <w:lvlJc w:val="left"/>
      <w:pPr>
        <w:ind w:left="1020" w:hanging="360"/>
      </w:pPr>
    </w:lvl>
    <w:lvl w:ilvl="6" w:tplc="1D909194">
      <w:start w:val="1"/>
      <w:numFmt w:val="decimal"/>
      <w:lvlText w:val="%7)"/>
      <w:lvlJc w:val="left"/>
      <w:pPr>
        <w:ind w:left="1020" w:hanging="360"/>
      </w:pPr>
    </w:lvl>
    <w:lvl w:ilvl="7" w:tplc="7DAEF8E8">
      <w:start w:val="1"/>
      <w:numFmt w:val="decimal"/>
      <w:lvlText w:val="%8)"/>
      <w:lvlJc w:val="left"/>
      <w:pPr>
        <w:ind w:left="1020" w:hanging="360"/>
      </w:pPr>
    </w:lvl>
    <w:lvl w:ilvl="8" w:tplc="8474E888">
      <w:start w:val="1"/>
      <w:numFmt w:val="decimal"/>
      <w:lvlText w:val="%9)"/>
      <w:lvlJc w:val="left"/>
      <w:pPr>
        <w:ind w:left="1020" w:hanging="360"/>
      </w:pPr>
    </w:lvl>
  </w:abstractNum>
  <w:abstractNum w:abstractNumId="25" w15:restartNumberingAfterBreak="0">
    <w:nsid w:val="6BB120A8"/>
    <w:multiLevelType w:val="hybridMultilevel"/>
    <w:tmpl w:val="18A0051C"/>
    <w:lvl w:ilvl="0" w:tplc="7AFA5F34">
      <w:start w:val="1"/>
      <w:numFmt w:val="decimal"/>
      <w:lvlText w:val="%1."/>
      <w:lvlJc w:val="left"/>
      <w:pPr>
        <w:ind w:left="1020" w:hanging="360"/>
      </w:pPr>
    </w:lvl>
    <w:lvl w:ilvl="1" w:tplc="D68EB2E8">
      <w:start w:val="1"/>
      <w:numFmt w:val="decimal"/>
      <w:lvlText w:val="%2."/>
      <w:lvlJc w:val="left"/>
      <w:pPr>
        <w:ind w:left="1020" w:hanging="360"/>
      </w:pPr>
    </w:lvl>
    <w:lvl w:ilvl="2" w:tplc="03507384">
      <w:start w:val="1"/>
      <w:numFmt w:val="decimal"/>
      <w:lvlText w:val="%3."/>
      <w:lvlJc w:val="left"/>
      <w:pPr>
        <w:ind w:left="1020" w:hanging="360"/>
      </w:pPr>
    </w:lvl>
    <w:lvl w:ilvl="3" w:tplc="2DA8DE00">
      <w:start w:val="1"/>
      <w:numFmt w:val="decimal"/>
      <w:lvlText w:val="%4."/>
      <w:lvlJc w:val="left"/>
      <w:pPr>
        <w:ind w:left="1020" w:hanging="360"/>
      </w:pPr>
    </w:lvl>
    <w:lvl w:ilvl="4" w:tplc="52948E5E">
      <w:start w:val="1"/>
      <w:numFmt w:val="decimal"/>
      <w:lvlText w:val="%5."/>
      <w:lvlJc w:val="left"/>
      <w:pPr>
        <w:ind w:left="1020" w:hanging="360"/>
      </w:pPr>
    </w:lvl>
    <w:lvl w:ilvl="5" w:tplc="235A9BFA">
      <w:start w:val="1"/>
      <w:numFmt w:val="decimal"/>
      <w:lvlText w:val="%6."/>
      <w:lvlJc w:val="left"/>
      <w:pPr>
        <w:ind w:left="1020" w:hanging="360"/>
      </w:pPr>
    </w:lvl>
    <w:lvl w:ilvl="6" w:tplc="668ED06E">
      <w:start w:val="1"/>
      <w:numFmt w:val="decimal"/>
      <w:lvlText w:val="%7."/>
      <w:lvlJc w:val="left"/>
      <w:pPr>
        <w:ind w:left="1020" w:hanging="360"/>
      </w:pPr>
    </w:lvl>
    <w:lvl w:ilvl="7" w:tplc="A832F84A">
      <w:start w:val="1"/>
      <w:numFmt w:val="decimal"/>
      <w:lvlText w:val="%8."/>
      <w:lvlJc w:val="left"/>
      <w:pPr>
        <w:ind w:left="1020" w:hanging="360"/>
      </w:pPr>
    </w:lvl>
    <w:lvl w:ilvl="8" w:tplc="D4462D76">
      <w:start w:val="1"/>
      <w:numFmt w:val="decimal"/>
      <w:lvlText w:val="%9."/>
      <w:lvlJc w:val="left"/>
      <w:pPr>
        <w:ind w:left="1020" w:hanging="360"/>
      </w:pPr>
    </w:lvl>
  </w:abstractNum>
  <w:abstractNum w:abstractNumId="26" w15:restartNumberingAfterBreak="0">
    <w:nsid w:val="6D7561A9"/>
    <w:multiLevelType w:val="hybridMultilevel"/>
    <w:tmpl w:val="CB5872DA"/>
    <w:lvl w:ilvl="0" w:tplc="9266F2F0">
      <w:start w:val="1"/>
      <w:numFmt w:val="decimal"/>
      <w:lvlText w:val="%1."/>
      <w:lvlJc w:val="left"/>
      <w:pPr>
        <w:ind w:left="1020" w:hanging="360"/>
      </w:pPr>
    </w:lvl>
    <w:lvl w:ilvl="1" w:tplc="8682BFEE">
      <w:start w:val="1"/>
      <w:numFmt w:val="decimal"/>
      <w:lvlText w:val="%2."/>
      <w:lvlJc w:val="left"/>
      <w:pPr>
        <w:ind w:left="1020" w:hanging="360"/>
      </w:pPr>
    </w:lvl>
    <w:lvl w:ilvl="2" w:tplc="B08C6C12">
      <w:start w:val="1"/>
      <w:numFmt w:val="decimal"/>
      <w:lvlText w:val="%3."/>
      <w:lvlJc w:val="left"/>
      <w:pPr>
        <w:ind w:left="1020" w:hanging="360"/>
      </w:pPr>
    </w:lvl>
    <w:lvl w:ilvl="3" w:tplc="578ADF08">
      <w:start w:val="1"/>
      <w:numFmt w:val="decimal"/>
      <w:lvlText w:val="%4."/>
      <w:lvlJc w:val="left"/>
      <w:pPr>
        <w:ind w:left="1020" w:hanging="360"/>
      </w:pPr>
    </w:lvl>
    <w:lvl w:ilvl="4" w:tplc="F034B60C">
      <w:start w:val="1"/>
      <w:numFmt w:val="decimal"/>
      <w:lvlText w:val="%5."/>
      <w:lvlJc w:val="left"/>
      <w:pPr>
        <w:ind w:left="1020" w:hanging="360"/>
      </w:pPr>
    </w:lvl>
    <w:lvl w:ilvl="5" w:tplc="67A6AE52">
      <w:start w:val="1"/>
      <w:numFmt w:val="decimal"/>
      <w:lvlText w:val="%6."/>
      <w:lvlJc w:val="left"/>
      <w:pPr>
        <w:ind w:left="1020" w:hanging="360"/>
      </w:pPr>
    </w:lvl>
    <w:lvl w:ilvl="6" w:tplc="F5CC405C">
      <w:start w:val="1"/>
      <w:numFmt w:val="decimal"/>
      <w:lvlText w:val="%7."/>
      <w:lvlJc w:val="left"/>
      <w:pPr>
        <w:ind w:left="1020" w:hanging="360"/>
      </w:pPr>
    </w:lvl>
    <w:lvl w:ilvl="7" w:tplc="6902133C">
      <w:start w:val="1"/>
      <w:numFmt w:val="decimal"/>
      <w:lvlText w:val="%8."/>
      <w:lvlJc w:val="left"/>
      <w:pPr>
        <w:ind w:left="1020" w:hanging="360"/>
      </w:pPr>
    </w:lvl>
    <w:lvl w:ilvl="8" w:tplc="274AC2D0">
      <w:start w:val="1"/>
      <w:numFmt w:val="decimal"/>
      <w:lvlText w:val="%9."/>
      <w:lvlJc w:val="left"/>
      <w:pPr>
        <w:ind w:left="1020" w:hanging="360"/>
      </w:pPr>
    </w:lvl>
  </w:abstractNum>
  <w:abstractNum w:abstractNumId="27" w15:restartNumberingAfterBreak="0">
    <w:nsid w:val="73A54F34"/>
    <w:multiLevelType w:val="hybridMultilevel"/>
    <w:tmpl w:val="AC8A9E02"/>
    <w:lvl w:ilvl="0" w:tplc="5024E250">
      <w:start w:val="1"/>
      <w:numFmt w:val="decimal"/>
      <w:lvlText w:val="%1."/>
      <w:lvlJc w:val="left"/>
      <w:pPr>
        <w:ind w:left="1020" w:hanging="360"/>
      </w:pPr>
    </w:lvl>
    <w:lvl w:ilvl="1" w:tplc="D80C01D6">
      <w:start w:val="1"/>
      <w:numFmt w:val="decimal"/>
      <w:lvlText w:val="%2."/>
      <w:lvlJc w:val="left"/>
      <w:pPr>
        <w:ind w:left="1020" w:hanging="360"/>
      </w:pPr>
    </w:lvl>
    <w:lvl w:ilvl="2" w:tplc="BBC88182">
      <w:start w:val="1"/>
      <w:numFmt w:val="decimal"/>
      <w:lvlText w:val="%3."/>
      <w:lvlJc w:val="left"/>
      <w:pPr>
        <w:ind w:left="1020" w:hanging="360"/>
      </w:pPr>
    </w:lvl>
    <w:lvl w:ilvl="3" w:tplc="BC188D7E">
      <w:start w:val="1"/>
      <w:numFmt w:val="decimal"/>
      <w:lvlText w:val="%4."/>
      <w:lvlJc w:val="left"/>
      <w:pPr>
        <w:ind w:left="1020" w:hanging="360"/>
      </w:pPr>
    </w:lvl>
    <w:lvl w:ilvl="4" w:tplc="C610EEF8">
      <w:start w:val="1"/>
      <w:numFmt w:val="decimal"/>
      <w:lvlText w:val="%5."/>
      <w:lvlJc w:val="left"/>
      <w:pPr>
        <w:ind w:left="1020" w:hanging="360"/>
      </w:pPr>
    </w:lvl>
    <w:lvl w:ilvl="5" w:tplc="4BF08FF0">
      <w:start w:val="1"/>
      <w:numFmt w:val="decimal"/>
      <w:lvlText w:val="%6."/>
      <w:lvlJc w:val="left"/>
      <w:pPr>
        <w:ind w:left="1020" w:hanging="360"/>
      </w:pPr>
    </w:lvl>
    <w:lvl w:ilvl="6" w:tplc="7D268ED6">
      <w:start w:val="1"/>
      <w:numFmt w:val="decimal"/>
      <w:lvlText w:val="%7."/>
      <w:lvlJc w:val="left"/>
      <w:pPr>
        <w:ind w:left="1020" w:hanging="360"/>
      </w:pPr>
    </w:lvl>
    <w:lvl w:ilvl="7" w:tplc="10D044F2">
      <w:start w:val="1"/>
      <w:numFmt w:val="decimal"/>
      <w:lvlText w:val="%8."/>
      <w:lvlJc w:val="left"/>
      <w:pPr>
        <w:ind w:left="1020" w:hanging="360"/>
      </w:pPr>
    </w:lvl>
    <w:lvl w:ilvl="8" w:tplc="870C754C">
      <w:start w:val="1"/>
      <w:numFmt w:val="decimal"/>
      <w:lvlText w:val="%9."/>
      <w:lvlJc w:val="left"/>
      <w:pPr>
        <w:ind w:left="1020" w:hanging="360"/>
      </w:pPr>
    </w:lvl>
  </w:abstractNum>
  <w:abstractNum w:abstractNumId="28" w15:restartNumberingAfterBreak="0">
    <w:nsid w:val="77D322AE"/>
    <w:multiLevelType w:val="hybridMultilevel"/>
    <w:tmpl w:val="4FD05F6C"/>
    <w:lvl w:ilvl="0" w:tplc="2CD8D56A">
      <w:start w:val="1"/>
      <w:numFmt w:val="decimal"/>
      <w:lvlText w:val="%1."/>
      <w:lvlJc w:val="left"/>
      <w:pPr>
        <w:ind w:left="720" w:hanging="360"/>
      </w:pPr>
    </w:lvl>
    <w:lvl w:ilvl="1" w:tplc="048E22E6">
      <w:start w:val="1"/>
      <w:numFmt w:val="decimal"/>
      <w:lvlText w:val="%2."/>
      <w:lvlJc w:val="left"/>
      <w:pPr>
        <w:ind w:left="720" w:hanging="360"/>
      </w:pPr>
    </w:lvl>
    <w:lvl w:ilvl="2" w:tplc="2894FB6A">
      <w:start w:val="1"/>
      <w:numFmt w:val="decimal"/>
      <w:lvlText w:val="%3."/>
      <w:lvlJc w:val="left"/>
      <w:pPr>
        <w:ind w:left="720" w:hanging="360"/>
      </w:pPr>
    </w:lvl>
    <w:lvl w:ilvl="3" w:tplc="BB58A3FA">
      <w:start w:val="1"/>
      <w:numFmt w:val="decimal"/>
      <w:lvlText w:val="%4."/>
      <w:lvlJc w:val="left"/>
      <w:pPr>
        <w:ind w:left="720" w:hanging="360"/>
      </w:pPr>
    </w:lvl>
    <w:lvl w:ilvl="4" w:tplc="490A9D58">
      <w:start w:val="1"/>
      <w:numFmt w:val="decimal"/>
      <w:lvlText w:val="%5."/>
      <w:lvlJc w:val="left"/>
      <w:pPr>
        <w:ind w:left="720" w:hanging="360"/>
      </w:pPr>
    </w:lvl>
    <w:lvl w:ilvl="5" w:tplc="B8E02118">
      <w:start w:val="1"/>
      <w:numFmt w:val="decimal"/>
      <w:lvlText w:val="%6."/>
      <w:lvlJc w:val="left"/>
      <w:pPr>
        <w:ind w:left="720" w:hanging="360"/>
      </w:pPr>
    </w:lvl>
    <w:lvl w:ilvl="6" w:tplc="1FC410C8">
      <w:start w:val="1"/>
      <w:numFmt w:val="decimal"/>
      <w:lvlText w:val="%7."/>
      <w:lvlJc w:val="left"/>
      <w:pPr>
        <w:ind w:left="720" w:hanging="360"/>
      </w:pPr>
    </w:lvl>
    <w:lvl w:ilvl="7" w:tplc="0A166834">
      <w:start w:val="1"/>
      <w:numFmt w:val="decimal"/>
      <w:lvlText w:val="%8."/>
      <w:lvlJc w:val="left"/>
      <w:pPr>
        <w:ind w:left="720" w:hanging="360"/>
      </w:pPr>
    </w:lvl>
    <w:lvl w:ilvl="8" w:tplc="037C0DDE">
      <w:start w:val="1"/>
      <w:numFmt w:val="decimal"/>
      <w:lvlText w:val="%9."/>
      <w:lvlJc w:val="left"/>
      <w:pPr>
        <w:ind w:left="720" w:hanging="360"/>
      </w:pPr>
    </w:lvl>
  </w:abstractNum>
  <w:abstractNum w:abstractNumId="29" w15:restartNumberingAfterBreak="0">
    <w:nsid w:val="786E6993"/>
    <w:multiLevelType w:val="hybridMultilevel"/>
    <w:tmpl w:val="E5B29370"/>
    <w:lvl w:ilvl="0" w:tplc="98544896">
      <w:start w:val="1"/>
      <w:numFmt w:val="bullet"/>
      <w:lvlText w:val=""/>
      <w:lvlJc w:val="left"/>
      <w:pPr>
        <w:ind w:left="1800" w:hanging="360"/>
      </w:pPr>
      <w:rPr>
        <w:rFonts w:ascii="Symbol" w:hAnsi="Symbol"/>
      </w:rPr>
    </w:lvl>
    <w:lvl w:ilvl="1" w:tplc="2E86324E">
      <w:start w:val="1"/>
      <w:numFmt w:val="bullet"/>
      <w:lvlText w:val=""/>
      <w:lvlJc w:val="left"/>
      <w:pPr>
        <w:ind w:left="1800" w:hanging="360"/>
      </w:pPr>
      <w:rPr>
        <w:rFonts w:ascii="Symbol" w:hAnsi="Symbol"/>
      </w:rPr>
    </w:lvl>
    <w:lvl w:ilvl="2" w:tplc="38D0DFA6">
      <w:start w:val="1"/>
      <w:numFmt w:val="bullet"/>
      <w:lvlText w:val=""/>
      <w:lvlJc w:val="left"/>
      <w:pPr>
        <w:ind w:left="1800" w:hanging="360"/>
      </w:pPr>
      <w:rPr>
        <w:rFonts w:ascii="Symbol" w:hAnsi="Symbol"/>
      </w:rPr>
    </w:lvl>
    <w:lvl w:ilvl="3" w:tplc="A49A431A">
      <w:start w:val="1"/>
      <w:numFmt w:val="bullet"/>
      <w:lvlText w:val=""/>
      <w:lvlJc w:val="left"/>
      <w:pPr>
        <w:ind w:left="1800" w:hanging="360"/>
      </w:pPr>
      <w:rPr>
        <w:rFonts w:ascii="Symbol" w:hAnsi="Symbol"/>
      </w:rPr>
    </w:lvl>
    <w:lvl w:ilvl="4" w:tplc="C1A8E672">
      <w:start w:val="1"/>
      <w:numFmt w:val="bullet"/>
      <w:lvlText w:val=""/>
      <w:lvlJc w:val="left"/>
      <w:pPr>
        <w:ind w:left="1800" w:hanging="360"/>
      </w:pPr>
      <w:rPr>
        <w:rFonts w:ascii="Symbol" w:hAnsi="Symbol"/>
      </w:rPr>
    </w:lvl>
    <w:lvl w:ilvl="5" w:tplc="605ADB48">
      <w:start w:val="1"/>
      <w:numFmt w:val="bullet"/>
      <w:lvlText w:val=""/>
      <w:lvlJc w:val="left"/>
      <w:pPr>
        <w:ind w:left="1800" w:hanging="360"/>
      </w:pPr>
      <w:rPr>
        <w:rFonts w:ascii="Symbol" w:hAnsi="Symbol"/>
      </w:rPr>
    </w:lvl>
    <w:lvl w:ilvl="6" w:tplc="0E32EE88">
      <w:start w:val="1"/>
      <w:numFmt w:val="bullet"/>
      <w:lvlText w:val=""/>
      <w:lvlJc w:val="left"/>
      <w:pPr>
        <w:ind w:left="1800" w:hanging="360"/>
      </w:pPr>
      <w:rPr>
        <w:rFonts w:ascii="Symbol" w:hAnsi="Symbol"/>
      </w:rPr>
    </w:lvl>
    <w:lvl w:ilvl="7" w:tplc="567081FC">
      <w:start w:val="1"/>
      <w:numFmt w:val="bullet"/>
      <w:lvlText w:val=""/>
      <w:lvlJc w:val="left"/>
      <w:pPr>
        <w:ind w:left="1800" w:hanging="360"/>
      </w:pPr>
      <w:rPr>
        <w:rFonts w:ascii="Symbol" w:hAnsi="Symbol"/>
      </w:rPr>
    </w:lvl>
    <w:lvl w:ilvl="8" w:tplc="FE324D52">
      <w:start w:val="1"/>
      <w:numFmt w:val="bullet"/>
      <w:lvlText w:val=""/>
      <w:lvlJc w:val="left"/>
      <w:pPr>
        <w:ind w:left="1800" w:hanging="360"/>
      </w:pPr>
      <w:rPr>
        <w:rFonts w:ascii="Symbol" w:hAnsi="Symbol"/>
      </w:rPr>
    </w:lvl>
  </w:abstractNum>
  <w:abstractNum w:abstractNumId="30" w15:restartNumberingAfterBreak="0">
    <w:nsid w:val="7C6C0806"/>
    <w:multiLevelType w:val="hybridMultilevel"/>
    <w:tmpl w:val="FD7C3DFE"/>
    <w:lvl w:ilvl="0" w:tplc="CBDEA8A8">
      <w:start w:val="1"/>
      <w:numFmt w:val="decimal"/>
      <w:lvlText w:val="%1."/>
      <w:lvlJc w:val="left"/>
      <w:pPr>
        <w:ind w:left="720" w:hanging="360"/>
      </w:pPr>
    </w:lvl>
    <w:lvl w:ilvl="1" w:tplc="E2C0A146">
      <w:start w:val="1"/>
      <w:numFmt w:val="decimal"/>
      <w:lvlText w:val="%2."/>
      <w:lvlJc w:val="left"/>
      <w:pPr>
        <w:ind w:left="720" w:hanging="360"/>
      </w:pPr>
    </w:lvl>
    <w:lvl w:ilvl="2" w:tplc="7E2E110A">
      <w:start w:val="1"/>
      <w:numFmt w:val="decimal"/>
      <w:lvlText w:val="%3."/>
      <w:lvlJc w:val="left"/>
      <w:pPr>
        <w:ind w:left="720" w:hanging="360"/>
      </w:pPr>
    </w:lvl>
    <w:lvl w:ilvl="3" w:tplc="24C01DF2">
      <w:start w:val="1"/>
      <w:numFmt w:val="decimal"/>
      <w:lvlText w:val="%4."/>
      <w:lvlJc w:val="left"/>
      <w:pPr>
        <w:ind w:left="720" w:hanging="360"/>
      </w:pPr>
    </w:lvl>
    <w:lvl w:ilvl="4" w:tplc="209433FC">
      <w:start w:val="1"/>
      <w:numFmt w:val="decimal"/>
      <w:lvlText w:val="%5."/>
      <w:lvlJc w:val="left"/>
      <w:pPr>
        <w:ind w:left="720" w:hanging="360"/>
      </w:pPr>
    </w:lvl>
    <w:lvl w:ilvl="5" w:tplc="C2F0E7D6">
      <w:start w:val="1"/>
      <w:numFmt w:val="decimal"/>
      <w:lvlText w:val="%6."/>
      <w:lvlJc w:val="left"/>
      <w:pPr>
        <w:ind w:left="720" w:hanging="360"/>
      </w:pPr>
    </w:lvl>
    <w:lvl w:ilvl="6" w:tplc="99AE2B1E">
      <w:start w:val="1"/>
      <w:numFmt w:val="decimal"/>
      <w:lvlText w:val="%7."/>
      <w:lvlJc w:val="left"/>
      <w:pPr>
        <w:ind w:left="720" w:hanging="360"/>
      </w:pPr>
    </w:lvl>
    <w:lvl w:ilvl="7" w:tplc="82B84076">
      <w:start w:val="1"/>
      <w:numFmt w:val="decimal"/>
      <w:lvlText w:val="%8."/>
      <w:lvlJc w:val="left"/>
      <w:pPr>
        <w:ind w:left="720" w:hanging="360"/>
      </w:pPr>
    </w:lvl>
    <w:lvl w:ilvl="8" w:tplc="6A2A4232">
      <w:start w:val="1"/>
      <w:numFmt w:val="decimal"/>
      <w:lvlText w:val="%9."/>
      <w:lvlJc w:val="left"/>
      <w:pPr>
        <w:ind w:left="720" w:hanging="360"/>
      </w:pPr>
    </w:lvl>
  </w:abstractNum>
  <w:num w:numId="1" w16cid:durableId="1683317233">
    <w:abstractNumId w:val="7"/>
  </w:num>
  <w:num w:numId="2" w16cid:durableId="78871079">
    <w:abstractNumId w:val="3"/>
  </w:num>
  <w:num w:numId="3" w16cid:durableId="783310938">
    <w:abstractNumId w:val="10"/>
  </w:num>
  <w:num w:numId="4" w16cid:durableId="138570724">
    <w:abstractNumId w:val="10"/>
    <w:lvlOverride w:ilvl="0">
      <w:startOverride w:val="1"/>
    </w:lvlOverride>
  </w:num>
  <w:num w:numId="5" w16cid:durableId="171453492">
    <w:abstractNumId w:val="10"/>
    <w:lvlOverride w:ilvl="0">
      <w:startOverride w:val="1"/>
    </w:lvlOverride>
  </w:num>
  <w:num w:numId="6" w16cid:durableId="1581137130">
    <w:abstractNumId w:val="29"/>
  </w:num>
  <w:num w:numId="7" w16cid:durableId="470171148">
    <w:abstractNumId w:val="24"/>
  </w:num>
  <w:num w:numId="8" w16cid:durableId="912395207">
    <w:abstractNumId w:val="9"/>
  </w:num>
  <w:num w:numId="9" w16cid:durableId="109786062">
    <w:abstractNumId w:val="16"/>
  </w:num>
  <w:num w:numId="10" w16cid:durableId="1183741038">
    <w:abstractNumId w:val="25"/>
  </w:num>
  <w:num w:numId="11" w16cid:durableId="337192561">
    <w:abstractNumId w:val="18"/>
  </w:num>
  <w:num w:numId="12" w16cid:durableId="841434038">
    <w:abstractNumId w:val="27"/>
  </w:num>
  <w:num w:numId="13" w16cid:durableId="500268903">
    <w:abstractNumId w:val="26"/>
  </w:num>
  <w:num w:numId="14" w16cid:durableId="1926300520">
    <w:abstractNumId w:val="22"/>
  </w:num>
  <w:num w:numId="15" w16cid:durableId="555431378">
    <w:abstractNumId w:val="8"/>
  </w:num>
  <w:num w:numId="16" w16cid:durableId="165443055">
    <w:abstractNumId w:val="11"/>
  </w:num>
  <w:num w:numId="17" w16cid:durableId="1375698028">
    <w:abstractNumId w:val="6"/>
  </w:num>
  <w:num w:numId="18" w16cid:durableId="747381253">
    <w:abstractNumId w:val="10"/>
    <w:lvlOverride w:ilvl="0">
      <w:startOverride w:val="1"/>
    </w:lvlOverride>
  </w:num>
  <w:num w:numId="19" w16cid:durableId="1312753643">
    <w:abstractNumId w:val="2"/>
  </w:num>
  <w:num w:numId="20" w16cid:durableId="745806889">
    <w:abstractNumId w:val="10"/>
    <w:lvlOverride w:ilvl="0">
      <w:startOverride w:val="1"/>
    </w:lvlOverride>
  </w:num>
  <w:num w:numId="21" w16cid:durableId="1756974226">
    <w:abstractNumId w:val="21"/>
  </w:num>
  <w:num w:numId="22" w16cid:durableId="1574270912">
    <w:abstractNumId w:val="20"/>
  </w:num>
  <w:num w:numId="23" w16cid:durableId="1280454752">
    <w:abstractNumId w:val="23"/>
  </w:num>
  <w:num w:numId="24" w16cid:durableId="580452696">
    <w:abstractNumId w:val="28"/>
  </w:num>
  <w:num w:numId="25" w16cid:durableId="1222447733">
    <w:abstractNumId w:val="14"/>
  </w:num>
  <w:num w:numId="26" w16cid:durableId="2062710482">
    <w:abstractNumId w:val="30"/>
  </w:num>
  <w:num w:numId="27" w16cid:durableId="1820152011">
    <w:abstractNumId w:val="1"/>
  </w:num>
  <w:num w:numId="28" w16cid:durableId="75518004">
    <w:abstractNumId w:val="0"/>
  </w:num>
  <w:num w:numId="29" w16cid:durableId="482745200">
    <w:abstractNumId w:val="19"/>
  </w:num>
  <w:num w:numId="30" w16cid:durableId="1209415630">
    <w:abstractNumId w:val="5"/>
  </w:num>
  <w:num w:numId="31" w16cid:durableId="1075467897">
    <w:abstractNumId w:val="13"/>
  </w:num>
  <w:num w:numId="32" w16cid:durableId="999886771">
    <w:abstractNumId w:val="12"/>
  </w:num>
  <w:num w:numId="33" w16cid:durableId="980771184">
    <w:abstractNumId w:val="15"/>
  </w:num>
  <w:num w:numId="34" w16cid:durableId="233903549">
    <w:abstractNumId w:val="17"/>
  </w:num>
  <w:num w:numId="35" w16cid:durableId="1353527772">
    <w:abstractNumId w:val="4"/>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ugene CHEONG from.TOPPAN (MAS)">
    <w15:presenceInfo w15:providerId="AD" w15:userId="S::Eugene_CHEONG_from.TOPPAN@mas.gov.sg::6ce6a86c-5471-4030-8593-d07579285e13"/>
  </w15:person>
  <w15:person w15:author="Jasmine WL TEO (MAS)">
    <w15:presenceInfo w15:providerId="AD" w15:userId="S::Jasmine_WL_TEO@mas.gov.sg::34413f05-e986-4e09-8778-ae4fd1a20dfb"/>
  </w15:person>
  <w15:person w15:author="Han Xie CHAI (MAS)">
    <w15:presenceInfo w15:providerId="AD" w15:userId="S::CHAI_Han_Xie@mas.gov.sg::80f12148-06b1-492b-b8c7-aac420d8e99b"/>
  </w15:person>
  <w15:person w15:author="Sophia TAN (MAS)">
    <w15:presenceInfo w15:providerId="AD" w15:userId="S::Sophia_TAN@mas.gov.sg::2b779c5d-e84f-4f2c-9be8-274fc36c60ae"/>
  </w15:person>
  <w15:person w15:author="Wilmond YANG (MAS)">
    <w15:presenceInfo w15:providerId="AD" w15:userId="S::Wilmond_YANG@mas.gov.sg::7f27a599-5523-4268-9d1a-68073c821b15"/>
  </w15:person>
  <w15:person w15:author="Sharmaine TAN (MAS)">
    <w15:presenceInfo w15:providerId="AD" w15:userId="S::Sharmaine_TAN@mas.gov.sg::53d78515-1965-4127-ba12-71ff653a0afb"/>
  </w15:person>
  <w15:person w15:author="Akila BALAKRISHNAN from.OPTIMUM (MAS)">
    <w15:presenceInfo w15:providerId="AD" w15:userId="S::Akila_BALAKRISHNAN_from.OPTIMUM@mas.gov.sg::bb367706-a359-4b5d-b399-1cbc174d69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trackRevisions/>
  <w:defaultTabStop w:val="720"/>
  <w:characterSpacingControl w:val="doNotCompress"/>
  <w:hdrShapeDefaults>
    <o:shapedefaults v:ext="edit" spidmax="205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D7C"/>
    <w:rsid w:val="00002BB3"/>
    <w:rsid w:val="000037E1"/>
    <w:rsid w:val="0000414C"/>
    <w:rsid w:val="00004246"/>
    <w:rsid w:val="000069CA"/>
    <w:rsid w:val="0000763C"/>
    <w:rsid w:val="0001109E"/>
    <w:rsid w:val="00012047"/>
    <w:rsid w:val="00012290"/>
    <w:rsid w:val="0001234A"/>
    <w:rsid w:val="000123F5"/>
    <w:rsid w:val="00017FEB"/>
    <w:rsid w:val="000215D7"/>
    <w:rsid w:val="00022EF7"/>
    <w:rsid w:val="000258B8"/>
    <w:rsid w:val="0002631D"/>
    <w:rsid w:val="0002799F"/>
    <w:rsid w:val="00031650"/>
    <w:rsid w:val="00031A74"/>
    <w:rsid w:val="000340A9"/>
    <w:rsid w:val="00042587"/>
    <w:rsid w:val="00043111"/>
    <w:rsid w:val="000449D8"/>
    <w:rsid w:val="000479DF"/>
    <w:rsid w:val="00053BA6"/>
    <w:rsid w:val="000561A6"/>
    <w:rsid w:val="00056F27"/>
    <w:rsid w:val="00057627"/>
    <w:rsid w:val="000578EE"/>
    <w:rsid w:val="000600A0"/>
    <w:rsid w:val="00060312"/>
    <w:rsid w:val="000618EC"/>
    <w:rsid w:val="0006229B"/>
    <w:rsid w:val="00062DF1"/>
    <w:rsid w:val="00067962"/>
    <w:rsid w:val="000701C5"/>
    <w:rsid w:val="0007299A"/>
    <w:rsid w:val="00076145"/>
    <w:rsid w:val="00076E3E"/>
    <w:rsid w:val="00076E9B"/>
    <w:rsid w:val="000813D2"/>
    <w:rsid w:val="00081AF0"/>
    <w:rsid w:val="00084082"/>
    <w:rsid w:val="00086E18"/>
    <w:rsid w:val="00097156"/>
    <w:rsid w:val="000A0977"/>
    <w:rsid w:val="000A129D"/>
    <w:rsid w:val="000A2B01"/>
    <w:rsid w:val="000B217C"/>
    <w:rsid w:val="000B2FEE"/>
    <w:rsid w:val="000B4B82"/>
    <w:rsid w:val="000B52D2"/>
    <w:rsid w:val="000C00E5"/>
    <w:rsid w:val="000C0377"/>
    <w:rsid w:val="000C0587"/>
    <w:rsid w:val="000C0E4F"/>
    <w:rsid w:val="000C22F0"/>
    <w:rsid w:val="000C3AAF"/>
    <w:rsid w:val="000C51E1"/>
    <w:rsid w:val="000C52C4"/>
    <w:rsid w:val="000C52C7"/>
    <w:rsid w:val="000C7F10"/>
    <w:rsid w:val="000D040B"/>
    <w:rsid w:val="000D35BF"/>
    <w:rsid w:val="000D48DA"/>
    <w:rsid w:val="000D4C32"/>
    <w:rsid w:val="000D68BA"/>
    <w:rsid w:val="000D6E89"/>
    <w:rsid w:val="000E0FDC"/>
    <w:rsid w:val="000E2CB4"/>
    <w:rsid w:val="000E39F4"/>
    <w:rsid w:val="000E5043"/>
    <w:rsid w:val="000E535D"/>
    <w:rsid w:val="000E5867"/>
    <w:rsid w:val="000F2398"/>
    <w:rsid w:val="000F3893"/>
    <w:rsid w:val="000F5028"/>
    <w:rsid w:val="000F7746"/>
    <w:rsid w:val="00105EEF"/>
    <w:rsid w:val="00111FDF"/>
    <w:rsid w:val="00113F9D"/>
    <w:rsid w:val="00114B2D"/>
    <w:rsid w:val="00114F7C"/>
    <w:rsid w:val="00115F4B"/>
    <w:rsid w:val="001201DA"/>
    <w:rsid w:val="00122176"/>
    <w:rsid w:val="001227E1"/>
    <w:rsid w:val="00122A68"/>
    <w:rsid w:val="00123A0A"/>
    <w:rsid w:val="001259A2"/>
    <w:rsid w:val="00125FCE"/>
    <w:rsid w:val="00132D67"/>
    <w:rsid w:val="00134634"/>
    <w:rsid w:val="001368EE"/>
    <w:rsid w:val="00136EA7"/>
    <w:rsid w:val="00140645"/>
    <w:rsid w:val="00141296"/>
    <w:rsid w:val="001420A7"/>
    <w:rsid w:val="00144A3B"/>
    <w:rsid w:val="00144CBA"/>
    <w:rsid w:val="0015026F"/>
    <w:rsid w:val="00151492"/>
    <w:rsid w:val="001518D4"/>
    <w:rsid w:val="00151C73"/>
    <w:rsid w:val="00154FED"/>
    <w:rsid w:val="0015556E"/>
    <w:rsid w:val="00155C70"/>
    <w:rsid w:val="00155F3F"/>
    <w:rsid w:val="00156C9D"/>
    <w:rsid w:val="00170343"/>
    <w:rsid w:val="00170784"/>
    <w:rsid w:val="00172803"/>
    <w:rsid w:val="001736AD"/>
    <w:rsid w:val="00173F76"/>
    <w:rsid w:val="00174209"/>
    <w:rsid w:val="00174809"/>
    <w:rsid w:val="001822EA"/>
    <w:rsid w:val="00184350"/>
    <w:rsid w:val="00184EE3"/>
    <w:rsid w:val="001853AE"/>
    <w:rsid w:val="00187D7C"/>
    <w:rsid w:val="001916A0"/>
    <w:rsid w:val="00191FB1"/>
    <w:rsid w:val="001923F8"/>
    <w:rsid w:val="00192BAC"/>
    <w:rsid w:val="001941EF"/>
    <w:rsid w:val="00194667"/>
    <w:rsid w:val="00194BF3"/>
    <w:rsid w:val="0019670A"/>
    <w:rsid w:val="0019767D"/>
    <w:rsid w:val="001A0B3F"/>
    <w:rsid w:val="001A1057"/>
    <w:rsid w:val="001A1B5A"/>
    <w:rsid w:val="001A2266"/>
    <w:rsid w:val="001A2BC7"/>
    <w:rsid w:val="001A2F5C"/>
    <w:rsid w:val="001A3395"/>
    <w:rsid w:val="001A516B"/>
    <w:rsid w:val="001A5243"/>
    <w:rsid w:val="001B0476"/>
    <w:rsid w:val="001B10BB"/>
    <w:rsid w:val="001B1F88"/>
    <w:rsid w:val="001B521F"/>
    <w:rsid w:val="001B68BF"/>
    <w:rsid w:val="001C01FA"/>
    <w:rsid w:val="001C083A"/>
    <w:rsid w:val="001C08FB"/>
    <w:rsid w:val="001C42AE"/>
    <w:rsid w:val="001C4B13"/>
    <w:rsid w:val="001C4E02"/>
    <w:rsid w:val="001C5D29"/>
    <w:rsid w:val="001D1396"/>
    <w:rsid w:val="001D2554"/>
    <w:rsid w:val="001D3199"/>
    <w:rsid w:val="001D377D"/>
    <w:rsid w:val="001D514A"/>
    <w:rsid w:val="001D63A8"/>
    <w:rsid w:val="001D714A"/>
    <w:rsid w:val="001D7A69"/>
    <w:rsid w:val="001E3A39"/>
    <w:rsid w:val="001E7865"/>
    <w:rsid w:val="001F0AE4"/>
    <w:rsid w:val="001F114B"/>
    <w:rsid w:val="001F1339"/>
    <w:rsid w:val="001F1499"/>
    <w:rsid w:val="001F3B1D"/>
    <w:rsid w:val="001F5568"/>
    <w:rsid w:val="001F7298"/>
    <w:rsid w:val="00200655"/>
    <w:rsid w:val="002015DA"/>
    <w:rsid w:val="002019B9"/>
    <w:rsid w:val="00203385"/>
    <w:rsid w:val="00205384"/>
    <w:rsid w:val="0020544F"/>
    <w:rsid w:val="00207380"/>
    <w:rsid w:val="00211872"/>
    <w:rsid w:val="00211C3F"/>
    <w:rsid w:val="00215902"/>
    <w:rsid w:val="00216845"/>
    <w:rsid w:val="002175A7"/>
    <w:rsid w:val="00217737"/>
    <w:rsid w:val="0022064D"/>
    <w:rsid w:val="00220A1C"/>
    <w:rsid w:val="0022154C"/>
    <w:rsid w:val="00222CB2"/>
    <w:rsid w:val="00224B8B"/>
    <w:rsid w:val="00224B8C"/>
    <w:rsid w:val="00225F24"/>
    <w:rsid w:val="00231832"/>
    <w:rsid w:val="00232330"/>
    <w:rsid w:val="002330C8"/>
    <w:rsid w:val="00240C9E"/>
    <w:rsid w:val="00240EBD"/>
    <w:rsid w:val="00247202"/>
    <w:rsid w:val="0025161F"/>
    <w:rsid w:val="00253963"/>
    <w:rsid w:val="00254227"/>
    <w:rsid w:val="00255211"/>
    <w:rsid w:val="00255A90"/>
    <w:rsid w:val="0026137A"/>
    <w:rsid w:val="00262882"/>
    <w:rsid w:val="00263C80"/>
    <w:rsid w:val="00264BBE"/>
    <w:rsid w:val="0026628D"/>
    <w:rsid w:val="0026632B"/>
    <w:rsid w:val="00266C1C"/>
    <w:rsid w:val="00266C67"/>
    <w:rsid w:val="002673A2"/>
    <w:rsid w:val="002704D7"/>
    <w:rsid w:val="002706AF"/>
    <w:rsid w:val="00270FB4"/>
    <w:rsid w:val="002719A6"/>
    <w:rsid w:val="00274090"/>
    <w:rsid w:val="00274280"/>
    <w:rsid w:val="00274BFD"/>
    <w:rsid w:val="00276210"/>
    <w:rsid w:val="00282346"/>
    <w:rsid w:val="00286C28"/>
    <w:rsid w:val="00287023"/>
    <w:rsid w:val="00287E87"/>
    <w:rsid w:val="00290BCA"/>
    <w:rsid w:val="00290BCC"/>
    <w:rsid w:val="0029130B"/>
    <w:rsid w:val="00291AE3"/>
    <w:rsid w:val="00294054"/>
    <w:rsid w:val="00294D6E"/>
    <w:rsid w:val="00296B26"/>
    <w:rsid w:val="00297787"/>
    <w:rsid w:val="00297E1A"/>
    <w:rsid w:val="002A069D"/>
    <w:rsid w:val="002A1BB6"/>
    <w:rsid w:val="002A2C1B"/>
    <w:rsid w:val="002A31FA"/>
    <w:rsid w:val="002A3362"/>
    <w:rsid w:val="002A3DB0"/>
    <w:rsid w:val="002A4108"/>
    <w:rsid w:val="002A597B"/>
    <w:rsid w:val="002B0D45"/>
    <w:rsid w:val="002B11E9"/>
    <w:rsid w:val="002B150E"/>
    <w:rsid w:val="002B37E2"/>
    <w:rsid w:val="002B3AC6"/>
    <w:rsid w:val="002B4897"/>
    <w:rsid w:val="002B5A26"/>
    <w:rsid w:val="002B6E98"/>
    <w:rsid w:val="002C05C1"/>
    <w:rsid w:val="002C17D8"/>
    <w:rsid w:val="002C640E"/>
    <w:rsid w:val="002C6B30"/>
    <w:rsid w:val="002C742B"/>
    <w:rsid w:val="002D0894"/>
    <w:rsid w:val="002D1492"/>
    <w:rsid w:val="002D1D74"/>
    <w:rsid w:val="002D73B7"/>
    <w:rsid w:val="002D7857"/>
    <w:rsid w:val="002E0A51"/>
    <w:rsid w:val="002E21DD"/>
    <w:rsid w:val="002E4142"/>
    <w:rsid w:val="002E5DF0"/>
    <w:rsid w:val="002E6ED6"/>
    <w:rsid w:val="002E7270"/>
    <w:rsid w:val="002F0242"/>
    <w:rsid w:val="002F0B3D"/>
    <w:rsid w:val="002F156A"/>
    <w:rsid w:val="002F1B86"/>
    <w:rsid w:val="002F3472"/>
    <w:rsid w:val="002F3DA7"/>
    <w:rsid w:val="002F40EB"/>
    <w:rsid w:val="002F5C88"/>
    <w:rsid w:val="00302990"/>
    <w:rsid w:val="00304DE0"/>
    <w:rsid w:val="003064B1"/>
    <w:rsid w:val="00306FEC"/>
    <w:rsid w:val="003104C8"/>
    <w:rsid w:val="0031130E"/>
    <w:rsid w:val="0031290C"/>
    <w:rsid w:val="0031293D"/>
    <w:rsid w:val="00313D88"/>
    <w:rsid w:val="00313FEC"/>
    <w:rsid w:val="00320817"/>
    <w:rsid w:val="00321284"/>
    <w:rsid w:val="00324489"/>
    <w:rsid w:val="00325720"/>
    <w:rsid w:val="003258DA"/>
    <w:rsid w:val="0032738D"/>
    <w:rsid w:val="00332791"/>
    <w:rsid w:val="00333B19"/>
    <w:rsid w:val="003355EE"/>
    <w:rsid w:val="00336CA4"/>
    <w:rsid w:val="003404BF"/>
    <w:rsid w:val="0034050D"/>
    <w:rsid w:val="00340B45"/>
    <w:rsid w:val="00340E44"/>
    <w:rsid w:val="00341453"/>
    <w:rsid w:val="00341805"/>
    <w:rsid w:val="00341C74"/>
    <w:rsid w:val="003442F0"/>
    <w:rsid w:val="00344773"/>
    <w:rsid w:val="00344946"/>
    <w:rsid w:val="003450A9"/>
    <w:rsid w:val="00345DEC"/>
    <w:rsid w:val="00345F51"/>
    <w:rsid w:val="0035578D"/>
    <w:rsid w:val="00362444"/>
    <w:rsid w:val="00370B5E"/>
    <w:rsid w:val="003713AC"/>
    <w:rsid w:val="0037343A"/>
    <w:rsid w:val="00373A3B"/>
    <w:rsid w:val="003753D3"/>
    <w:rsid w:val="003759BE"/>
    <w:rsid w:val="00377DE6"/>
    <w:rsid w:val="00377F7E"/>
    <w:rsid w:val="003802BD"/>
    <w:rsid w:val="00380D00"/>
    <w:rsid w:val="00382016"/>
    <w:rsid w:val="00383100"/>
    <w:rsid w:val="00384DED"/>
    <w:rsid w:val="00385625"/>
    <w:rsid w:val="00385686"/>
    <w:rsid w:val="003864A6"/>
    <w:rsid w:val="00390064"/>
    <w:rsid w:val="00390C7A"/>
    <w:rsid w:val="00393596"/>
    <w:rsid w:val="00395A2D"/>
    <w:rsid w:val="00395DD6"/>
    <w:rsid w:val="003A3515"/>
    <w:rsid w:val="003A5AC7"/>
    <w:rsid w:val="003A5B82"/>
    <w:rsid w:val="003A6FB6"/>
    <w:rsid w:val="003A7E39"/>
    <w:rsid w:val="003B19C7"/>
    <w:rsid w:val="003B336F"/>
    <w:rsid w:val="003B62D4"/>
    <w:rsid w:val="003B64A2"/>
    <w:rsid w:val="003B6821"/>
    <w:rsid w:val="003B7248"/>
    <w:rsid w:val="003C0741"/>
    <w:rsid w:val="003C1670"/>
    <w:rsid w:val="003C1BFD"/>
    <w:rsid w:val="003C2F80"/>
    <w:rsid w:val="003C3F75"/>
    <w:rsid w:val="003C5830"/>
    <w:rsid w:val="003C5E2B"/>
    <w:rsid w:val="003C7EDD"/>
    <w:rsid w:val="003D059C"/>
    <w:rsid w:val="003D2C46"/>
    <w:rsid w:val="003D5D10"/>
    <w:rsid w:val="003D6606"/>
    <w:rsid w:val="003E0FDE"/>
    <w:rsid w:val="003E1F1D"/>
    <w:rsid w:val="003E2CFA"/>
    <w:rsid w:val="003E2D37"/>
    <w:rsid w:val="003E6670"/>
    <w:rsid w:val="003E6923"/>
    <w:rsid w:val="003E69D8"/>
    <w:rsid w:val="003E6D77"/>
    <w:rsid w:val="003E7664"/>
    <w:rsid w:val="003F06CF"/>
    <w:rsid w:val="003F1606"/>
    <w:rsid w:val="003F1633"/>
    <w:rsid w:val="003F1708"/>
    <w:rsid w:val="003F1EB8"/>
    <w:rsid w:val="003F385C"/>
    <w:rsid w:val="003F3864"/>
    <w:rsid w:val="003F5B02"/>
    <w:rsid w:val="003F68BC"/>
    <w:rsid w:val="004018B6"/>
    <w:rsid w:val="00402C2A"/>
    <w:rsid w:val="004048D2"/>
    <w:rsid w:val="0040649F"/>
    <w:rsid w:val="00406CFF"/>
    <w:rsid w:val="00410FF5"/>
    <w:rsid w:val="00412C7E"/>
    <w:rsid w:val="00413568"/>
    <w:rsid w:val="004153FF"/>
    <w:rsid w:val="00422AAE"/>
    <w:rsid w:val="00422FCF"/>
    <w:rsid w:val="00424B8E"/>
    <w:rsid w:val="00424F0C"/>
    <w:rsid w:val="00430BEA"/>
    <w:rsid w:val="004349F0"/>
    <w:rsid w:val="00435A83"/>
    <w:rsid w:val="00435DB6"/>
    <w:rsid w:val="00436409"/>
    <w:rsid w:val="004366FF"/>
    <w:rsid w:val="004407EA"/>
    <w:rsid w:val="00443450"/>
    <w:rsid w:val="0044386B"/>
    <w:rsid w:val="00445182"/>
    <w:rsid w:val="00445D9C"/>
    <w:rsid w:val="004462A5"/>
    <w:rsid w:val="00447F04"/>
    <w:rsid w:val="004505D5"/>
    <w:rsid w:val="00452485"/>
    <w:rsid w:val="00454049"/>
    <w:rsid w:val="0045410A"/>
    <w:rsid w:val="00454202"/>
    <w:rsid w:val="00455E05"/>
    <w:rsid w:val="00457C32"/>
    <w:rsid w:val="004611FA"/>
    <w:rsid w:val="00462C6D"/>
    <w:rsid w:val="00464074"/>
    <w:rsid w:val="004673FF"/>
    <w:rsid w:val="00467C04"/>
    <w:rsid w:val="00470DF5"/>
    <w:rsid w:val="00473DC0"/>
    <w:rsid w:val="00474AFC"/>
    <w:rsid w:val="00480A60"/>
    <w:rsid w:val="00481A26"/>
    <w:rsid w:val="00481C64"/>
    <w:rsid w:val="0048204C"/>
    <w:rsid w:val="004839FA"/>
    <w:rsid w:val="00490588"/>
    <w:rsid w:val="00490938"/>
    <w:rsid w:val="0049455A"/>
    <w:rsid w:val="00495485"/>
    <w:rsid w:val="004A0D29"/>
    <w:rsid w:val="004A7BFE"/>
    <w:rsid w:val="004B0618"/>
    <w:rsid w:val="004B15DC"/>
    <w:rsid w:val="004B18C7"/>
    <w:rsid w:val="004B3712"/>
    <w:rsid w:val="004B466D"/>
    <w:rsid w:val="004B49E0"/>
    <w:rsid w:val="004B639E"/>
    <w:rsid w:val="004B758D"/>
    <w:rsid w:val="004C0393"/>
    <w:rsid w:val="004C6F5B"/>
    <w:rsid w:val="004D05F9"/>
    <w:rsid w:val="004E08F0"/>
    <w:rsid w:val="004E28EB"/>
    <w:rsid w:val="004E33E2"/>
    <w:rsid w:val="004E36D5"/>
    <w:rsid w:val="004E6C1E"/>
    <w:rsid w:val="004E774D"/>
    <w:rsid w:val="004F0CE5"/>
    <w:rsid w:val="004F13B6"/>
    <w:rsid w:val="004F1AC0"/>
    <w:rsid w:val="004F4C94"/>
    <w:rsid w:val="005026CF"/>
    <w:rsid w:val="00505B72"/>
    <w:rsid w:val="005109F8"/>
    <w:rsid w:val="005132C6"/>
    <w:rsid w:val="00514946"/>
    <w:rsid w:val="00514948"/>
    <w:rsid w:val="00514CF6"/>
    <w:rsid w:val="005176F8"/>
    <w:rsid w:val="00520C3D"/>
    <w:rsid w:val="00520CC5"/>
    <w:rsid w:val="00521348"/>
    <w:rsid w:val="00522BB6"/>
    <w:rsid w:val="005239FB"/>
    <w:rsid w:val="0052401B"/>
    <w:rsid w:val="00524B98"/>
    <w:rsid w:val="0053264B"/>
    <w:rsid w:val="00537A83"/>
    <w:rsid w:val="00537AF2"/>
    <w:rsid w:val="00543B89"/>
    <w:rsid w:val="00544530"/>
    <w:rsid w:val="00544626"/>
    <w:rsid w:val="005448A4"/>
    <w:rsid w:val="005465BB"/>
    <w:rsid w:val="00546F5E"/>
    <w:rsid w:val="00551F86"/>
    <w:rsid w:val="00552CF1"/>
    <w:rsid w:val="00552FCA"/>
    <w:rsid w:val="00555851"/>
    <w:rsid w:val="00557DDD"/>
    <w:rsid w:val="005616F1"/>
    <w:rsid w:val="00566062"/>
    <w:rsid w:val="00566CA7"/>
    <w:rsid w:val="0056700E"/>
    <w:rsid w:val="00567817"/>
    <w:rsid w:val="005708C3"/>
    <w:rsid w:val="00575916"/>
    <w:rsid w:val="0058178E"/>
    <w:rsid w:val="0058236E"/>
    <w:rsid w:val="00583588"/>
    <w:rsid w:val="005841A6"/>
    <w:rsid w:val="00584EDC"/>
    <w:rsid w:val="00585ED9"/>
    <w:rsid w:val="00586572"/>
    <w:rsid w:val="00587CEE"/>
    <w:rsid w:val="00590822"/>
    <w:rsid w:val="00592206"/>
    <w:rsid w:val="00594CD9"/>
    <w:rsid w:val="00597009"/>
    <w:rsid w:val="0059772B"/>
    <w:rsid w:val="005A0AFB"/>
    <w:rsid w:val="005A1D4F"/>
    <w:rsid w:val="005A317E"/>
    <w:rsid w:val="005A33DE"/>
    <w:rsid w:val="005A473A"/>
    <w:rsid w:val="005A53C4"/>
    <w:rsid w:val="005A70A9"/>
    <w:rsid w:val="005A7E24"/>
    <w:rsid w:val="005B0A7B"/>
    <w:rsid w:val="005B12C4"/>
    <w:rsid w:val="005B2CFD"/>
    <w:rsid w:val="005B4A3F"/>
    <w:rsid w:val="005B53F8"/>
    <w:rsid w:val="005C0085"/>
    <w:rsid w:val="005C0FB2"/>
    <w:rsid w:val="005C4819"/>
    <w:rsid w:val="005C5165"/>
    <w:rsid w:val="005C5749"/>
    <w:rsid w:val="005C668B"/>
    <w:rsid w:val="005D2EB0"/>
    <w:rsid w:val="005D3D26"/>
    <w:rsid w:val="005D51FF"/>
    <w:rsid w:val="005D57D6"/>
    <w:rsid w:val="005D6F40"/>
    <w:rsid w:val="005E04BE"/>
    <w:rsid w:val="005E1B74"/>
    <w:rsid w:val="005E5235"/>
    <w:rsid w:val="005E7FDE"/>
    <w:rsid w:val="005F10C3"/>
    <w:rsid w:val="005F212C"/>
    <w:rsid w:val="005F251E"/>
    <w:rsid w:val="005F3158"/>
    <w:rsid w:val="005F5B09"/>
    <w:rsid w:val="00600754"/>
    <w:rsid w:val="00601FC8"/>
    <w:rsid w:val="006037A4"/>
    <w:rsid w:val="00604447"/>
    <w:rsid w:val="00605AD9"/>
    <w:rsid w:val="00605B13"/>
    <w:rsid w:val="00605C0B"/>
    <w:rsid w:val="0060678B"/>
    <w:rsid w:val="0061027E"/>
    <w:rsid w:val="00610305"/>
    <w:rsid w:val="006162CB"/>
    <w:rsid w:val="00616803"/>
    <w:rsid w:val="00617A59"/>
    <w:rsid w:val="0062243C"/>
    <w:rsid w:val="00622A7F"/>
    <w:rsid w:val="00623556"/>
    <w:rsid w:val="0062411A"/>
    <w:rsid w:val="0062499E"/>
    <w:rsid w:val="00624C3D"/>
    <w:rsid w:val="00624D04"/>
    <w:rsid w:val="00625B0B"/>
    <w:rsid w:val="00626164"/>
    <w:rsid w:val="0063227F"/>
    <w:rsid w:val="006350ED"/>
    <w:rsid w:val="0063752B"/>
    <w:rsid w:val="0064311A"/>
    <w:rsid w:val="00645252"/>
    <w:rsid w:val="00645E70"/>
    <w:rsid w:val="00646013"/>
    <w:rsid w:val="006463B2"/>
    <w:rsid w:val="006536A6"/>
    <w:rsid w:val="00654723"/>
    <w:rsid w:val="0065640A"/>
    <w:rsid w:val="00660148"/>
    <w:rsid w:val="00672379"/>
    <w:rsid w:val="00672818"/>
    <w:rsid w:val="006750EF"/>
    <w:rsid w:val="00675325"/>
    <w:rsid w:val="0067796F"/>
    <w:rsid w:val="006802C7"/>
    <w:rsid w:val="00680493"/>
    <w:rsid w:val="00681304"/>
    <w:rsid w:val="00681D51"/>
    <w:rsid w:val="0068320A"/>
    <w:rsid w:val="00684FB0"/>
    <w:rsid w:val="00685A7B"/>
    <w:rsid w:val="00686870"/>
    <w:rsid w:val="00686F8E"/>
    <w:rsid w:val="00691BEB"/>
    <w:rsid w:val="006928E3"/>
    <w:rsid w:val="00694DC5"/>
    <w:rsid w:val="006960CD"/>
    <w:rsid w:val="0069740A"/>
    <w:rsid w:val="00697DA5"/>
    <w:rsid w:val="006A2F7C"/>
    <w:rsid w:val="006A45FC"/>
    <w:rsid w:val="006A6937"/>
    <w:rsid w:val="006A6DB2"/>
    <w:rsid w:val="006A7DF5"/>
    <w:rsid w:val="006B1527"/>
    <w:rsid w:val="006B2F47"/>
    <w:rsid w:val="006B47BC"/>
    <w:rsid w:val="006B6513"/>
    <w:rsid w:val="006B6C65"/>
    <w:rsid w:val="006B6D33"/>
    <w:rsid w:val="006B7D71"/>
    <w:rsid w:val="006C026F"/>
    <w:rsid w:val="006C0EC2"/>
    <w:rsid w:val="006C3E7A"/>
    <w:rsid w:val="006C41D4"/>
    <w:rsid w:val="006C5A65"/>
    <w:rsid w:val="006C70EE"/>
    <w:rsid w:val="006C7352"/>
    <w:rsid w:val="006C7658"/>
    <w:rsid w:val="006D0886"/>
    <w:rsid w:val="006D251A"/>
    <w:rsid w:val="006D2B36"/>
    <w:rsid w:val="006D3D74"/>
    <w:rsid w:val="006D4084"/>
    <w:rsid w:val="006D4188"/>
    <w:rsid w:val="006D483E"/>
    <w:rsid w:val="006D48A4"/>
    <w:rsid w:val="006D7AFE"/>
    <w:rsid w:val="006E002E"/>
    <w:rsid w:val="006E0CD4"/>
    <w:rsid w:val="006E117F"/>
    <w:rsid w:val="006E1AD4"/>
    <w:rsid w:val="006E2938"/>
    <w:rsid w:val="006E348D"/>
    <w:rsid w:val="006E3D2D"/>
    <w:rsid w:val="006E53C0"/>
    <w:rsid w:val="006E5C7E"/>
    <w:rsid w:val="006F10FD"/>
    <w:rsid w:val="006F1406"/>
    <w:rsid w:val="006F2FF2"/>
    <w:rsid w:val="006F5BCF"/>
    <w:rsid w:val="006F7366"/>
    <w:rsid w:val="006F7B77"/>
    <w:rsid w:val="00702F18"/>
    <w:rsid w:val="00703A2C"/>
    <w:rsid w:val="0070492C"/>
    <w:rsid w:val="00704D61"/>
    <w:rsid w:val="00704E64"/>
    <w:rsid w:val="00705D4B"/>
    <w:rsid w:val="00707BA0"/>
    <w:rsid w:val="007122D4"/>
    <w:rsid w:val="007133F0"/>
    <w:rsid w:val="0071393C"/>
    <w:rsid w:val="00714527"/>
    <w:rsid w:val="00714A2E"/>
    <w:rsid w:val="00716C9E"/>
    <w:rsid w:val="00722D2B"/>
    <w:rsid w:val="0072387B"/>
    <w:rsid w:val="0073622D"/>
    <w:rsid w:val="00737C4A"/>
    <w:rsid w:val="00740A25"/>
    <w:rsid w:val="00741309"/>
    <w:rsid w:val="00741ACF"/>
    <w:rsid w:val="00741D9C"/>
    <w:rsid w:val="00742251"/>
    <w:rsid w:val="00744F6D"/>
    <w:rsid w:val="007452B1"/>
    <w:rsid w:val="007476FF"/>
    <w:rsid w:val="00751116"/>
    <w:rsid w:val="00751863"/>
    <w:rsid w:val="007528BA"/>
    <w:rsid w:val="00753989"/>
    <w:rsid w:val="0075434A"/>
    <w:rsid w:val="00754C9F"/>
    <w:rsid w:val="007566F3"/>
    <w:rsid w:val="00756B17"/>
    <w:rsid w:val="00761ED8"/>
    <w:rsid w:val="007654AE"/>
    <w:rsid w:val="007678BF"/>
    <w:rsid w:val="00770A8F"/>
    <w:rsid w:val="00772AA7"/>
    <w:rsid w:val="00773874"/>
    <w:rsid w:val="007761D6"/>
    <w:rsid w:val="00776F57"/>
    <w:rsid w:val="00777133"/>
    <w:rsid w:val="00777543"/>
    <w:rsid w:val="0078083C"/>
    <w:rsid w:val="007815E8"/>
    <w:rsid w:val="00781851"/>
    <w:rsid w:val="00782875"/>
    <w:rsid w:val="00783A74"/>
    <w:rsid w:val="00784784"/>
    <w:rsid w:val="00787337"/>
    <w:rsid w:val="00787BCD"/>
    <w:rsid w:val="00790D1B"/>
    <w:rsid w:val="00791B89"/>
    <w:rsid w:val="00792459"/>
    <w:rsid w:val="007966CB"/>
    <w:rsid w:val="00796946"/>
    <w:rsid w:val="00797336"/>
    <w:rsid w:val="007975FE"/>
    <w:rsid w:val="00797CC0"/>
    <w:rsid w:val="007A164C"/>
    <w:rsid w:val="007A2AB7"/>
    <w:rsid w:val="007A3AB2"/>
    <w:rsid w:val="007A3AB4"/>
    <w:rsid w:val="007A3CBE"/>
    <w:rsid w:val="007A58E1"/>
    <w:rsid w:val="007B0E2A"/>
    <w:rsid w:val="007B292D"/>
    <w:rsid w:val="007B35EB"/>
    <w:rsid w:val="007B3700"/>
    <w:rsid w:val="007B64BB"/>
    <w:rsid w:val="007B665D"/>
    <w:rsid w:val="007C1A51"/>
    <w:rsid w:val="007C4495"/>
    <w:rsid w:val="007C4768"/>
    <w:rsid w:val="007C4C8E"/>
    <w:rsid w:val="007C5387"/>
    <w:rsid w:val="007C5569"/>
    <w:rsid w:val="007C5771"/>
    <w:rsid w:val="007C60ED"/>
    <w:rsid w:val="007C62CE"/>
    <w:rsid w:val="007C64D3"/>
    <w:rsid w:val="007C78F0"/>
    <w:rsid w:val="007C7C05"/>
    <w:rsid w:val="007C7C7F"/>
    <w:rsid w:val="007D1C05"/>
    <w:rsid w:val="007D42B7"/>
    <w:rsid w:val="007D7B67"/>
    <w:rsid w:val="007E1A40"/>
    <w:rsid w:val="007E288D"/>
    <w:rsid w:val="007E2C47"/>
    <w:rsid w:val="007E3FC9"/>
    <w:rsid w:val="007E5CE0"/>
    <w:rsid w:val="007F06F9"/>
    <w:rsid w:val="007F103F"/>
    <w:rsid w:val="007F1828"/>
    <w:rsid w:val="007F287D"/>
    <w:rsid w:val="007F38F7"/>
    <w:rsid w:val="007F622A"/>
    <w:rsid w:val="00800215"/>
    <w:rsid w:val="00801AB1"/>
    <w:rsid w:val="00802744"/>
    <w:rsid w:val="00804C65"/>
    <w:rsid w:val="008050F1"/>
    <w:rsid w:val="00810302"/>
    <w:rsid w:val="00811122"/>
    <w:rsid w:val="0081532C"/>
    <w:rsid w:val="00815496"/>
    <w:rsid w:val="00821346"/>
    <w:rsid w:val="00826905"/>
    <w:rsid w:val="00832BDB"/>
    <w:rsid w:val="008330D5"/>
    <w:rsid w:val="0083470C"/>
    <w:rsid w:val="00834C48"/>
    <w:rsid w:val="00834CDE"/>
    <w:rsid w:val="0083569A"/>
    <w:rsid w:val="008364CD"/>
    <w:rsid w:val="008378B6"/>
    <w:rsid w:val="00837962"/>
    <w:rsid w:val="00840DA4"/>
    <w:rsid w:val="00843322"/>
    <w:rsid w:val="0084442C"/>
    <w:rsid w:val="00846058"/>
    <w:rsid w:val="00847770"/>
    <w:rsid w:val="008501BA"/>
    <w:rsid w:val="008503DD"/>
    <w:rsid w:val="008517D7"/>
    <w:rsid w:val="00852936"/>
    <w:rsid w:val="00854E1E"/>
    <w:rsid w:val="00855B02"/>
    <w:rsid w:val="00855ED0"/>
    <w:rsid w:val="00856008"/>
    <w:rsid w:val="00856701"/>
    <w:rsid w:val="00861A92"/>
    <w:rsid w:val="00861C5E"/>
    <w:rsid w:val="008620AA"/>
    <w:rsid w:val="0086323D"/>
    <w:rsid w:val="00863B7C"/>
    <w:rsid w:val="00865CA2"/>
    <w:rsid w:val="00867AAE"/>
    <w:rsid w:val="00870309"/>
    <w:rsid w:val="00870FBF"/>
    <w:rsid w:val="008727D1"/>
    <w:rsid w:val="00873799"/>
    <w:rsid w:val="0087622F"/>
    <w:rsid w:val="00880C93"/>
    <w:rsid w:val="00884690"/>
    <w:rsid w:val="00884E8E"/>
    <w:rsid w:val="008855DF"/>
    <w:rsid w:val="008858D4"/>
    <w:rsid w:val="008865ED"/>
    <w:rsid w:val="0088737B"/>
    <w:rsid w:val="00887AE7"/>
    <w:rsid w:val="00890D1B"/>
    <w:rsid w:val="008910DF"/>
    <w:rsid w:val="008914E1"/>
    <w:rsid w:val="00892106"/>
    <w:rsid w:val="00892534"/>
    <w:rsid w:val="008928E8"/>
    <w:rsid w:val="008929A2"/>
    <w:rsid w:val="00897125"/>
    <w:rsid w:val="008A510B"/>
    <w:rsid w:val="008A5F65"/>
    <w:rsid w:val="008B3262"/>
    <w:rsid w:val="008B592A"/>
    <w:rsid w:val="008B7955"/>
    <w:rsid w:val="008B7DF9"/>
    <w:rsid w:val="008B7FFE"/>
    <w:rsid w:val="008C015A"/>
    <w:rsid w:val="008C02B7"/>
    <w:rsid w:val="008C2A07"/>
    <w:rsid w:val="008C4FA2"/>
    <w:rsid w:val="008C6FC6"/>
    <w:rsid w:val="008C751C"/>
    <w:rsid w:val="008C7AF1"/>
    <w:rsid w:val="008C7BB3"/>
    <w:rsid w:val="008D00B2"/>
    <w:rsid w:val="008D104E"/>
    <w:rsid w:val="008D15A3"/>
    <w:rsid w:val="008D16EB"/>
    <w:rsid w:val="008D18A2"/>
    <w:rsid w:val="008D206F"/>
    <w:rsid w:val="008D32FE"/>
    <w:rsid w:val="008D344E"/>
    <w:rsid w:val="008D437B"/>
    <w:rsid w:val="008D5011"/>
    <w:rsid w:val="008D64B3"/>
    <w:rsid w:val="008D6C64"/>
    <w:rsid w:val="008E1145"/>
    <w:rsid w:val="008E1D2F"/>
    <w:rsid w:val="008E584A"/>
    <w:rsid w:val="008E5F58"/>
    <w:rsid w:val="008E7A89"/>
    <w:rsid w:val="008F2C13"/>
    <w:rsid w:val="008F5EF9"/>
    <w:rsid w:val="008F62BC"/>
    <w:rsid w:val="008F7ED1"/>
    <w:rsid w:val="00901CFC"/>
    <w:rsid w:val="00903B30"/>
    <w:rsid w:val="00912AE3"/>
    <w:rsid w:val="00914BB2"/>
    <w:rsid w:val="00916158"/>
    <w:rsid w:val="009162D7"/>
    <w:rsid w:val="00916D07"/>
    <w:rsid w:val="00921E61"/>
    <w:rsid w:val="0092328E"/>
    <w:rsid w:val="009234AC"/>
    <w:rsid w:val="00924BAD"/>
    <w:rsid w:val="00926DCF"/>
    <w:rsid w:val="0093105A"/>
    <w:rsid w:val="00932D9C"/>
    <w:rsid w:val="009331C3"/>
    <w:rsid w:val="009352B5"/>
    <w:rsid w:val="00940AFD"/>
    <w:rsid w:val="0094151B"/>
    <w:rsid w:val="00941F31"/>
    <w:rsid w:val="0094361A"/>
    <w:rsid w:val="009454A8"/>
    <w:rsid w:val="009456A9"/>
    <w:rsid w:val="00950133"/>
    <w:rsid w:val="009510CF"/>
    <w:rsid w:val="00951647"/>
    <w:rsid w:val="00951CAF"/>
    <w:rsid w:val="00953C2D"/>
    <w:rsid w:val="00955A15"/>
    <w:rsid w:val="009563C2"/>
    <w:rsid w:val="0096066B"/>
    <w:rsid w:val="009625A8"/>
    <w:rsid w:val="0096322C"/>
    <w:rsid w:val="00964EBB"/>
    <w:rsid w:val="009674A9"/>
    <w:rsid w:val="00970968"/>
    <w:rsid w:val="00971A0C"/>
    <w:rsid w:val="00972053"/>
    <w:rsid w:val="00976432"/>
    <w:rsid w:val="0097662E"/>
    <w:rsid w:val="00981147"/>
    <w:rsid w:val="00983893"/>
    <w:rsid w:val="00985209"/>
    <w:rsid w:val="00986730"/>
    <w:rsid w:val="00987127"/>
    <w:rsid w:val="00987875"/>
    <w:rsid w:val="00987BF9"/>
    <w:rsid w:val="00987D40"/>
    <w:rsid w:val="00993D59"/>
    <w:rsid w:val="00993EFB"/>
    <w:rsid w:val="0099516B"/>
    <w:rsid w:val="009963F0"/>
    <w:rsid w:val="00996F74"/>
    <w:rsid w:val="00997E07"/>
    <w:rsid w:val="009A1115"/>
    <w:rsid w:val="009A1CED"/>
    <w:rsid w:val="009A2135"/>
    <w:rsid w:val="009A3278"/>
    <w:rsid w:val="009A382B"/>
    <w:rsid w:val="009A63FE"/>
    <w:rsid w:val="009A6DC5"/>
    <w:rsid w:val="009A73B6"/>
    <w:rsid w:val="009A7ACE"/>
    <w:rsid w:val="009B20FB"/>
    <w:rsid w:val="009B2D23"/>
    <w:rsid w:val="009B352A"/>
    <w:rsid w:val="009B42A4"/>
    <w:rsid w:val="009B4DD5"/>
    <w:rsid w:val="009B55A4"/>
    <w:rsid w:val="009B6519"/>
    <w:rsid w:val="009B6836"/>
    <w:rsid w:val="009B7171"/>
    <w:rsid w:val="009B76B4"/>
    <w:rsid w:val="009C04AC"/>
    <w:rsid w:val="009C1106"/>
    <w:rsid w:val="009C117A"/>
    <w:rsid w:val="009C1A78"/>
    <w:rsid w:val="009C52FD"/>
    <w:rsid w:val="009C58CE"/>
    <w:rsid w:val="009C5C46"/>
    <w:rsid w:val="009D5B86"/>
    <w:rsid w:val="009D65F1"/>
    <w:rsid w:val="009E10CA"/>
    <w:rsid w:val="009E3403"/>
    <w:rsid w:val="009E43F9"/>
    <w:rsid w:val="009E5C77"/>
    <w:rsid w:val="009E7B42"/>
    <w:rsid w:val="009F13AF"/>
    <w:rsid w:val="009F17CA"/>
    <w:rsid w:val="009F3006"/>
    <w:rsid w:val="009F550C"/>
    <w:rsid w:val="009F6773"/>
    <w:rsid w:val="009F7C9A"/>
    <w:rsid w:val="009F7DF9"/>
    <w:rsid w:val="00A0461B"/>
    <w:rsid w:val="00A05331"/>
    <w:rsid w:val="00A07787"/>
    <w:rsid w:val="00A12E01"/>
    <w:rsid w:val="00A13B30"/>
    <w:rsid w:val="00A13C80"/>
    <w:rsid w:val="00A13E40"/>
    <w:rsid w:val="00A14B23"/>
    <w:rsid w:val="00A156E5"/>
    <w:rsid w:val="00A16964"/>
    <w:rsid w:val="00A17517"/>
    <w:rsid w:val="00A17E57"/>
    <w:rsid w:val="00A21F07"/>
    <w:rsid w:val="00A227C5"/>
    <w:rsid w:val="00A25CEE"/>
    <w:rsid w:val="00A26D48"/>
    <w:rsid w:val="00A27326"/>
    <w:rsid w:val="00A27515"/>
    <w:rsid w:val="00A278A4"/>
    <w:rsid w:val="00A30D0B"/>
    <w:rsid w:val="00A31FF1"/>
    <w:rsid w:val="00A332B6"/>
    <w:rsid w:val="00A33EE5"/>
    <w:rsid w:val="00A34C2F"/>
    <w:rsid w:val="00A36005"/>
    <w:rsid w:val="00A400F5"/>
    <w:rsid w:val="00A462A8"/>
    <w:rsid w:val="00A46C49"/>
    <w:rsid w:val="00A50CE3"/>
    <w:rsid w:val="00A52400"/>
    <w:rsid w:val="00A5325B"/>
    <w:rsid w:val="00A548B3"/>
    <w:rsid w:val="00A62EED"/>
    <w:rsid w:val="00A63935"/>
    <w:rsid w:val="00A64697"/>
    <w:rsid w:val="00A66799"/>
    <w:rsid w:val="00A66A7D"/>
    <w:rsid w:val="00A671EB"/>
    <w:rsid w:val="00A7078C"/>
    <w:rsid w:val="00A71C57"/>
    <w:rsid w:val="00A721A9"/>
    <w:rsid w:val="00A72FA6"/>
    <w:rsid w:val="00A739D6"/>
    <w:rsid w:val="00A7418D"/>
    <w:rsid w:val="00A7541A"/>
    <w:rsid w:val="00A76C15"/>
    <w:rsid w:val="00A8275D"/>
    <w:rsid w:val="00A84971"/>
    <w:rsid w:val="00A8552C"/>
    <w:rsid w:val="00A9204E"/>
    <w:rsid w:val="00A92400"/>
    <w:rsid w:val="00A92E8F"/>
    <w:rsid w:val="00A943FA"/>
    <w:rsid w:val="00A94858"/>
    <w:rsid w:val="00A953D9"/>
    <w:rsid w:val="00A95996"/>
    <w:rsid w:val="00AA15A1"/>
    <w:rsid w:val="00AA242F"/>
    <w:rsid w:val="00AA2511"/>
    <w:rsid w:val="00AA377E"/>
    <w:rsid w:val="00AA5631"/>
    <w:rsid w:val="00AA73E8"/>
    <w:rsid w:val="00AA7D48"/>
    <w:rsid w:val="00AB0B85"/>
    <w:rsid w:val="00AB0B93"/>
    <w:rsid w:val="00AB331F"/>
    <w:rsid w:val="00AB68EB"/>
    <w:rsid w:val="00AC0954"/>
    <w:rsid w:val="00AC0961"/>
    <w:rsid w:val="00AC096A"/>
    <w:rsid w:val="00AC315D"/>
    <w:rsid w:val="00AC3EDC"/>
    <w:rsid w:val="00AC6075"/>
    <w:rsid w:val="00AC65A6"/>
    <w:rsid w:val="00AD013C"/>
    <w:rsid w:val="00AD01AA"/>
    <w:rsid w:val="00AD02C3"/>
    <w:rsid w:val="00AD15A2"/>
    <w:rsid w:val="00AD19B1"/>
    <w:rsid w:val="00AD1F60"/>
    <w:rsid w:val="00AD3B1B"/>
    <w:rsid w:val="00AD4967"/>
    <w:rsid w:val="00AE0AFE"/>
    <w:rsid w:val="00AE0C51"/>
    <w:rsid w:val="00AE1B19"/>
    <w:rsid w:val="00AE2424"/>
    <w:rsid w:val="00AE79BE"/>
    <w:rsid w:val="00AF42C2"/>
    <w:rsid w:val="00AF48FE"/>
    <w:rsid w:val="00AF49F7"/>
    <w:rsid w:val="00AF4FC4"/>
    <w:rsid w:val="00AF671A"/>
    <w:rsid w:val="00B00997"/>
    <w:rsid w:val="00B00E41"/>
    <w:rsid w:val="00B02439"/>
    <w:rsid w:val="00B025F7"/>
    <w:rsid w:val="00B0260B"/>
    <w:rsid w:val="00B055B4"/>
    <w:rsid w:val="00B05750"/>
    <w:rsid w:val="00B05D84"/>
    <w:rsid w:val="00B1076B"/>
    <w:rsid w:val="00B10B6B"/>
    <w:rsid w:val="00B10BA1"/>
    <w:rsid w:val="00B12065"/>
    <w:rsid w:val="00B136AB"/>
    <w:rsid w:val="00B21B31"/>
    <w:rsid w:val="00B21DD0"/>
    <w:rsid w:val="00B220D9"/>
    <w:rsid w:val="00B235A0"/>
    <w:rsid w:val="00B26DE8"/>
    <w:rsid w:val="00B279FB"/>
    <w:rsid w:val="00B300AC"/>
    <w:rsid w:val="00B30E00"/>
    <w:rsid w:val="00B32FD9"/>
    <w:rsid w:val="00B335CB"/>
    <w:rsid w:val="00B3777A"/>
    <w:rsid w:val="00B454CD"/>
    <w:rsid w:val="00B47C02"/>
    <w:rsid w:val="00B47D1B"/>
    <w:rsid w:val="00B51462"/>
    <w:rsid w:val="00B519C2"/>
    <w:rsid w:val="00B5499B"/>
    <w:rsid w:val="00B61065"/>
    <w:rsid w:val="00B626A8"/>
    <w:rsid w:val="00B6437C"/>
    <w:rsid w:val="00B6631B"/>
    <w:rsid w:val="00B665F7"/>
    <w:rsid w:val="00B66AD0"/>
    <w:rsid w:val="00B66BE6"/>
    <w:rsid w:val="00B66FED"/>
    <w:rsid w:val="00B675DC"/>
    <w:rsid w:val="00B677AD"/>
    <w:rsid w:val="00B67805"/>
    <w:rsid w:val="00B67CCF"/>
    <w:rsid w:val="00B703D0"/>
    <w:rsid w:val="00B731DC"/>
    <w:rsid w:val="00B74F56"/>
    <w:rsid w:val="00B7593B"/>
    <w:rsid w:val="00B771DE"/>
    <w:rsid w:val="00B80B0F"/>
    <w:rsid w:val="00B80E83"/>
    <w:rsid w:val="00B810FE"/>
    <w:rsid w:val="00B812C1"/>
    <w:rsid w:val="00B81ACD"/>
    <w:rsid w:val="00B85E8D"/>
    <w:rsid w:val="00B8721F"/>
    <w:rsid w:val="00B87DB5"/>
    <w:rsid w:val="00B87F52"/>
    <w:rsid w:val="00B90A2B"/>
    <w:rsid w:val="00B929AA"/>
    <w:rsid w:val="00B92D79"/>
    <w:rsid w:val="00B93175"/>
    <w:rsid w:val="00B94161"/>
    <w:rsid w:val="00B9550B"/>
    <w:rsid w:val="00B967BB"/>
    <w:rsid w:val="00BA1E7F"/>
    <w:rsid w:val="00BA1F1C"/>
    <w:rsid w:val="00BA583B"/>
    <w:rsid w:val="00BA5A0A"/>
    <w:rsid w:val="00BA72A9"/>
    <w:rsid w:val="00BA7F4B"/>
    <w:rsid w:val="00BB14DC"/>
    <w:rsid w:val="00BB1D7B"/>
    <w:rsid w:val="00BB26A0"/>
    <w:rsid w:val="00BB2792"/>
    <w:rsid w:val="00BB27D4"/>
    <w:rsid w:val="00BB532F"/>
    <w:rsid w:val="00BB6B4C"/>
    <w:rsid w:val="00BB714B"/>
    <w:rsid w:val="00BC0EA8"/>
    <w:rsid w:val="00BC1491"/>
    <w:rsid w:val="00BC1B9F"/>
    <w:rsid w:val="00BC1F97"/>
    <w:rsid w:val="00BC21E5"/>
    <w:rsid w:val="00BC33D3"/>
    <w:rsid w:val="00BC4D2D"/>
    <w:rsid w:val="00BC55AF"/>
    <w:rsid w:val="00BC594D"/>
    <w:rsid w:val="00BC5C95"/>
    <w:rsid w:val="00BC69FC"/>
    <w:rsid w:val="00BD0DA2"/>
    <w:rsid w:val="00BD1038"/>
    <w:rsid w:val="00BD1D6B"/>
    <w:rsid w:val="00BD2907"/>
    <w:rsid w:val="00BD2DB1"/>
    <w:rsid w:val="00BD4ADB"/>
    <w:rsid w:val="00BD5AFF"/>
    <w:rsid w:val="00BD72BE"/>
    <w:rsid w:val="00BE1825"/>
    <w:rsid w:val="00BE33AF"/>
    <w:rsid w:val="00BE39D8"/>
    <w:rsid w:val="00BE6470"/>
    <w:rsid w:val="00BE6D12"/>
    <w:rsid w:val="00BF19E1"/>
    <w:rsid w:val="00BF1A2E"/>
    <w:rsid w:val="00BF2287"/>
    <w:rsid w:val="00BF2ED3"/>
    <w:rsid w:val="00BF36C1"/>
    <w:rsid w:val="00BF478A"/>
    <w:rsid w:val="00BF5FCB"/>
    <w:rsid w:val="00BF7BCB"/>
    <w:rsid w:val="00C01303"/>
    <w:rsid w:val="00C0200B"/>
    <w:rsid w:val="00C05548"/>
    <w:rsid w:val="00C075B2"/>
    <w:rsid w:val="00C07B82"/>
    <w:rsid w:val="00C12056"/>
    <w:rsid w:val="00C1268B"/>
    <w:rsid w:val="00C14E29"/>
    <w:rsid w:val="00C151C1"/>
    <w:rsid w:val="00C15E0D"/>
    <w:rsid w:val="00C21E4E"/>
    <w:rsid w:val="00C229C4"/>
    <w:rsid w:val="00C2335B"/>
    <w:rsid w:val="00C24306"/>
    <w:rsid w:val="00C27E76"/>
    <w:rsid w:val="00C3485E"/>
    <w:rsid w:val="00C36E16"/>
    <w:rsid w:val="00C409AA"/>
    <w:rsid w:val="00C415C5"/>
    <w:rsid w:val="00C43F61"/>
    <w:rsid w:val="00C4488A"/>
    <w:rsid w:val="00C461BE"/>
    <w:rsid w:val="00C5008D"/>
    <w:rsid w:val="00C52020"/>
    <w:rsid w:val="00C52E4C"/>
    <w:rsid w:val="00C53457"/>
    <w:rsid w:val="00C551A0"/>
    <w:rsid w:val="00C5688D"/>
    <w:rsid w:val="00C57451"/>
    <w:rsid w:val="00C60BD7"/>
    <w:rsid w:val="00C616BB"/>
    <w:rsid w:val="00C63EA7"/>
    <w:rsid w:val="00C650EA"/>
    <w:rsid w:val="00C656DE"/>
    <w:rsid w:val="00C66F82"/>
    <w:rsid w:val="00C7194B"/>
    <w:rsid w:val="00C71C0D"/>
    <w:rsid w:val="00C74C6B"/>
    <w:rsid w:val="00C774AD"/>
    <w:rsid w:val="00C8152C"/>
    <w:rsid w:val="00C826E9"/>
    <w:rsid w:val="00C82DD8"/>
    <w:rsid w:val="00C82F34"/>
    <w:rsid w:val="00C84365"/>
    <w:rsid w:val="00C84922"/>
    <w:rsid w:val="00C862A7"/>
    <w:rsid w:val="00C9268F"/>
    <w:rsid w:val="00C92AC0"/>
    <w:rsid w:val="00C93074"/>
    <w:rsid w:val="00C9460E"/>
    <w:rsid w:val="00C96648"/>
    <w:rsid w:val="00C96A9E"/>
    <w:rsid w:val="00C97114"/>
    <w:rsid w:val="00C97A82"/>
    <w:rsid w:val="00CA0199"/>
    <w:rsid w:val="00CA0425"/>
    <w:rsid w:val="00CA12BD"/>
    <w:rsid w:val="00CA1631"/>
    <w:rsid w:val="00CA223D"/>
    <w:rsid w:val="00CA2FE2"/>
    <w:rsid w:val="00CA3BF8"/>
    <w:rsid w:val="00CA6EC9"/>
    <w:rsid w:val="00CB16A1"/>
    <w:rsid w:val="00CB26C2"/>
    <w:rsid w:val="00CB28D1"/>
    <w:rsid w:val="00CB5993"/>
    <w:rsid w:val="00CB607B"/>
    <w:rsid w:val="00CB79ED"/>
    <w:rsid w:val="00CC0F4F"/>
    <w:rsid w:val="00CC10BA"/>
    <w:rsid w:val="00CC253C"/>
    <w:rsid w:val="00CC2EDC"/>
    <w:rsid w:val="00CC32FA"/>
    <w:rsid w:val="00CC4003"/>
    <w:rsid w:val="00CC412D"/>
    <w:rsid w:val="00CC42AA"/>
    <w:rsid w:val="00CC58C2"/>
    <w:rsid w:val="00CC76BF"/>
    <w:rsid w:val="00CC78FC"/>
    <w:rsid w:val="00CC7EE7"/>
    <w:rsid w:val="00CD00A2"/>
    <w:rsid w:val="00CD23E6"/>
    <w:rsid w:val="00CD2BC1"/>
    <w:rsid w:val="00CD6A7F"/>
    <w:rsid w:val="00CD6E4D"/>
    <w:rsid w:val="00CD7345"/>
    <w:rsid w:val="00CD7679"/>
    <w:rsid w:val="00CE09E9"/>
    <w:rsid w:val="00CE0D19"/>
    <w:rsid w:val="00CE1320"/>
    <w:rsid w:val="00CE1982"/>
    <w:rsid w:val="00CE3591"/>
    <w:rsid w:val="00CE3B42"/>
    <w:rsid w:val="00CE5305"/>
    <w:rsid w:val="00CE5749"/>
    <w:rsid w:val="00CE7B15"/>
    <w:rsid w:val="00CF1A8B"/>
    <w:rsid w:val="00CF27F2"/>
    <w:rsid w:val="00CF3701"/>
    <w:rsid w:val="00CF6B68"/>
    <w:rsid w:val="00CF7588"/>
    <w:rsid w:val="00CF79D2"/>
    <w:rsid w:val="00CF7AB6"/>
    <w:rsid w:val="00D001C9"/>
    <w:rsid w:val="00D037E9"/>
    <w:rsid w:val="00D04354"/>
    <w:rsid w:val="00D0435F"/>
    <w:rsid w:val="00D056D7"/>
    <w:rsid w:val="00D0723D"/>
    <w:rsid w:val="00D07C3E"/>
    <w:rsid w:val="00D10EE5"/>
    <w:rsid w:val="00D13A3C"/>
    <w:rsid w:val="00D14C73"/>
    <w:rsid w:val="00D1535F"/>
    <w:rsid w:val="00D156A6"/>
    <w:rsid w:val="00D22858"/>
    <w:rsid w:val="00D2417C"/>
    <w:rsid w:val="00D245BE"/>
    <w:rsid w:val="00D252E9"/>
    <w:rsid w:val="00D30F08"/>
    <w:rsid w:val="00D3285C"/>
    <w:rsid w:val="00D33C08"/>
    <w:rsid w:val="00D33C3E"/>
    <w:rsid w:val="00D368DD"/>
    <w:rsid w:val="00D45F17"/>
    <w:rsid w:val="00D462AB"/>
    <w:rsid w:val="00D46ECE"/>
    <w:rsid w:val="00D47B23"/>
    <w:rsid w:val="00D50758"/>
    <w:rsid w:val="00D51187"/>
    <w:rsid w:val="00D542E0"/>
    <w:rsid w:val="00D542E4"/>
    <w:rsid w:val="00D5605D"/>
    <w:rsid w:val="00D57730"/>
    <w:rsid w:val="00D631F7"/>
    <w:rsid w:val="00D633CA"/>
    <w:rsid w:val="00D65301"/>
    <w:rsid w:val="00D679E9"/>
    <w:rsid w:val="00D7114F"/>
    <w:rsid w:val="00D74A49"/>
    <w:rsid w:val="00D74B4B"/>
    <w:rsid w:val="00D74FF9"/>
    <w:rsid w:val="00D803A3"/>
    <w:rsid w:val="00D813DC"/>
    <w:rsid w:val="00D83A66"/>
    <w:rsid w:val="00D84D50"/>
    <w:rsid w:val="00D84F7D"/>
    <w:rsid w:val="00D84FB8"/>
    <w:rsid w:val="00D85D38"/>
    <w:rsid w:val="00D85DCD"/>
    <w:rsid w:val="00D860E5"/>
    <w:rsid w:val="00D86515"/>
    <w:rsid w:val="00D86CB0"/>
    <w:rsid w:val="00D87F55"/>
    <w:rsid w:val="00D93FE1"/>
    <w:rsid w:val="00D9567A"/>
    <w:rsid w:val="00D96142"/>
    <w:rsid w:val="00D9648C"/>
    <w:rsid w:val="00DA06FC"/>
    <w:rsid w:val="00DA1255"/>
    <w:rsid w:val="00DA38F4"/>
    <w:rsid w:val="00DA55CE"/>
    <w:rsid w:val="00DA5A7B"/>
    <w:rsid w:val="00DA6C54"/>
    <w:rsid w:val="00DA6FD6"/>
    <w:rsid w:val="00DA7AA7"/>
    <w:rsid w:val="00DB1E0D"/>
    <w:rsid w:val="00DB2505"/>
    <w:rsid w:val="00DB4689"/>
    <w:rsid w:val="00DB5A67"/>
    <w:rsid w:val="00DB5F32"/>
    <w:rsid w:val="00DB6171"/>
    <w:rsid w:val="00DB625B"/>
    <w:rsid w:val="00DB679D"/>
    <w:rsid w:val="00DC15A2"/>
    <w:rsid w:val="00DC3AB7"/>
    <w:rsid w:val="00DC4713"/>
    <w:rsid w:val="00DC6CB7"/>
    <w:rsid w:val="00DD0560"/>
    <w:rsid w:val="00DD180D"/>
    <w:rsid w:val="00DD3BFB"/>
    <w:rsid w:val="00DD3D6D"/>
    <w:rsid w:val="00DD3E40"/>
    <w:rsid w:val="00DD45E7"/>
    <w:rsid w:val="00DE1944"/>
    <w:rsid w:val="00DE3363"/>
    <w:rsid w:val="00DE637D"/>
    <w:rsid w:val="00DF04DE"/>
    <w:rsid w:val="00DF2BDF"/>
    <w:rsid w:val="00DF364C"/>
    <w:rsid w:val="00DF573A"/>
    <w:rsid w:val="00DF6706"/>
    <w:rsid w:val="00DF7C40"/>
    <w:rsid w:val="00E00D62"/>
    <w:rsid w:val="00E01B33"/>
    <w:rsid w:val="00E023F6"/>
    <w:rsid w:val="00E0346C"/>
    <w:rsid w:val="00E05C19"/>
    <w:rsid w:val="00E116BC"/>
    <w:rsid w:val="00E13669"/>
    <w:rsid w:val="00E143B9"/>
    <w:rsid w:val="00E1707F"/>
    <w:rsid w:val="00E17259"/>
    <w:rsid w:val="00E20F00"/>
    <w:rsid w:val="00E221B5"/>
    <w:rsid w:val="00E24C19"/>
    <w:rsid w:val="00E30153"/>
    <w:rsid w:val="00E30321"/>
    <w:rsid w:val="00E31C16"/>
    <w:rsid w:val="00E3267A"/>
    <w:rsid w:val="00E327D9"/>
    <w:rsid w:val="00E33A21"/>
    <w:rsid w:val="00E34A39"/>
    <w:rsid w:val="00E34FBC"/>
    <w:rsid w:val="00E35B7F"/>
    <w:rsid w:val="00E35FB2"/>
    <w:rsid w:val="00E36131"/>
    <w:rsid w:val="00E36281"/>
    <w:rsid w:val="00E40520"/>
    <w:rsid w:val="00E409CF"/>
    <w:rsid w:val="00E4226B"/>
    <w:rsid w:val="00E42FCA"/>
    <w:rsid w:val="00E435E0"/>
    <w:rsid w:val="00E45424"/>
    <w:rsid w:val="00E4574F"/>
    <w:rsid w:val="00E4585E"/>
    <w:rsid w:val="00E51487"/>
    <w:rsid w:val="00E539A2"/>
    <w:rsid w:val="00E56EAE"/>
    <w:rsid w:val="00E607CB"/>
    <w:rsid w:val="00E61733"/>
    <w:rsid w:val="00E61A94"/>
    <w:rsid w:val="00E62142"/>
    <w:rsid w:val="00E6294A"/>
    <w:rsid w:val="00E62EA7"/>
    <w:rsid w:val="00E635CC"/>
    <w:rsid w:val="00E64B91"/>
    <w:rsid w:val="00E65127"/>
    <w:rsid w:val="00E67932"/>
    <w:rsid w:val="00E70444"/>
    <w:rsid w:val="00E7554F"/>
    <w:rsid w:val="00E76F23"/>
    <w:rsid w:val="00E80E02"/>
    <w:rsid w:val="00E8178C"/>
    <w:rsid w:val="00E85EA7"/>
    <w:rsid w:val="00E869AE"/>
    <w:rsid w:val="00E869DB"/>
    <w:rsid w:val="00E870ED"/>
    <w:rsid w:val="00E877BA"/>
    <w:rsid w:val="00E878F5"/>
    <w:rsid w:val="00E87EA2"/>
    <w:rsid w:val="00E90EB1"/>
    <w:rsid w:val="00E92C29"/>
    <w:rsid w:val="00E93932"/>
    <w:rsid w:val="00E93F5D"/>
    <w:rsid w:val="00E94C70"/>
    <w:rsid w:val="00E95FF1"/>
    <w:rsid w:val="00E96607"/>
    <w:rsid w:val="00E967A9"/>
    <w:rsid w:val="00E977F4"/>
    <w:rsid w:val="00E97C72"/>
    <w:rsid w:val="00E97EC7"/>
    <w:rsid w:val="00EA015A"/>
    <w:rsid w:val="00EA0A85"/>
    <w:rsid w:val="00EA19BD"/>
    <w:rsid w:val="00EA21A1"/>
    <w:rsid w:val="00EA3862"/>
    <w:rsid w:val="00EA3A16"/>
    <w:rsid w:val="00EA3C1C"/>
    <w:rsid w:val="00EA5EF5"/>
    <w:rsid w:val="00EA5F5F"/>
    <w:rsid w:val="00EA6B1F"/>
    <w:rsid w:val="00EB0C6B"/>
    <w:rsid w:val="00EB20E0"/>
    <w:rsid w:val="00EB3E67"/>
    <w:rsid w:val="00EB4795"/>
    <w:rsid w:val="00EC078B"/>
    <w:rsid w:val="00EC5B08"/>
    <w:rsid w:val="00ED063B"/>
    <w:rsid w:val="00ED3F97"/>
    <w:rsid w:val="00ED41AE"/>
    <w:rsid w:val="00ED4490"/>
    <w:rsid w:val="00ED4969"/>
    <w:rsid w:val="00ED4C52"/>
    <w:rsid w:val="00ED4C8D"/>
    <w:rsid w:val="00ED53E3"/>
    <w:rsid w:val="00ED6B6D"/>
    <w:rsid w:val="00ED6E87"/>
    <w:rsid w:val="00ED7E91"/>
    <w:rsid w:val="00EE16A5"/>
    <w:rsid w:val="00EE1993"/>
    <w:rsid w:val="00EE1CEA"/>
    <w:rsid w:val="00EE2563"/>
    <w:rsid w:val="00EF0814"/>
    <w:rsid w:val="00EF532F"/>
    <w:rsid w:val="00EF62B6"/>
    <w:rsid w:val="00EF64D6"/>
    <w:rsid w:val="00EF7359"/>
    <w:rsid w:val="00EF7DB0"/>
    <w:rsid w:val="00F003DF"/>
    <w:rsid w:val="00F01826"/>
    <w:rsid w:val="00F042BF"/>
    <w:rsid w:val="00F06AA4"/>
    <w:rsid w:val="00F07723"/>
    <w:rsid w:val="00F10457"/>
    <w:rsid w:val="00F121BF"/>
    <w:rsid w:val="00F145CD"/>
    <w:rsid w:val="00F16268"/>
    <w:rsid w:val="00F1642F"/>
    <w:rsid w:val="00F1793A"/>
    <w:rsid w:val="00F20C55"/>
    <w:rsid w:val="00F21034"/>
    <w:rsid w:val="00F21548"/>
    <w:rsid w:val="00F21E36"/>
    <w:rsid w:val="00F2286C"/>
    <w:rsid w:val="00F2325E"/>
    <w:rsid w:val="00F2353C"/>
    <w:rsid w:val="00F2394C"/>
    <w:rsid w:val="00F266FB"/>
    <w:rsid w:val="00F30CF3"/>
    <w:rsid w:val="00F33124"/>
    <w:rsid w:val="00F3793E"/>
    <w:rsid w:val="00F37BC9"/>
    <w:rsid w:val="00F41438"/>
    <w:rsid w:val="00F4175C"/>
    <w:rsid w:val="00F43972"/>
    <w:rsid w:val="00F450B8"/>
    <w:rsid w:val="00F45FEC"/>
    <w:rsid w:val="00F54903"/>
    <w:rsid w:val="00F54A97"/>
    <w:rsid w:val="00F54AD5"/>
    <w:rsid w:val="00F602D7"/>
    <w:rsid w:val="00F60A5E"/>
    <w:rsid w:val="00F615CA"/>
    <w:rsid w:val="00F708F2"/>
    <w:rsid w:val="00F70B95"/>
    <w:rsid w:val="00F70EC1"/>
    <w:rsid w:val="00F71668"/>
    <w:rsid w:val="00F71764"/>
    <w:rsid w:val="00F71972"/>
    <w:rsid w:val="00F71ED6"/>
    <w:rsid w:val="00F72307"/>
    <w:rsid w:val="00F72D41"/>
    <w:rsid w:val="00F7325F"/>
    <w:rsid w:val="00F73725"/>
    <w:rsid w:val="00F751BF"/>
    <w:rsid w:val="00F76286"/>
    <w:rsid w:val="00F81E70"/>
    <w:rsid w:val="00F82DD0"/>
    <w:rsid w:val="00F8317F"/>
    <w:rsid w:val="00F831D0"/>
    <w:rsid w:val="00F832C9"/>
    <w:rsid w:val="00F83DA1"/>
    <w:rsid w:val="00F8461B"/>
    <w:rsid w:val="00F84822"/>
    <w:rsid w:val="00F86551"/>
    <w:rsid w:val="00F87862"/>
    <w:rsid w:val="00F9096A"/>
    <w:rsid w:val="00F9202E"/>
    <w:rsid w:val="00F923D7"/>
    <w:rsid w:val="00F928B5"/>
    <w:rsid w:val="00F946BE"/>
    <w:rsid w:val="00F95BC9"/>
    <w:rsid w:val="00F95FE5"/>
    <w:rsid w:val="00FA03D1"/>
    <w:rsid w:val="00FA073E"/>
    <w:rsid w:val="00FA1907"/>
    <w:rsid w:val="00FA1C94"/>
    <w:rsid w:val="00FA4893"/>
    <w:rsid w:val="00FA4D17"/>
    <w:rsid w:val="00FA6909"/>
    <w:rsid w:val="00FB133F"/>
    <w:rsid w:val="00FB28BB"/>
    <w:rsid w:val="00FB2B1D"/>
    <w:rsid w:val="00FB47F8"/>
    <w:rsid w:val="00FB5BC7"/>
    <w:rsid w:val="00FB67D9"/>
    <w:rsid w:val="00FB72C8"/>
    <w:rsid w:val="00FB7864"/>
    <w:rsid w:val="00FB7894"/>
    <w:rsid w:val="00FB7FC3"/>
    <w:rsid w:val="00FC312D"/>
    <w:rsid w:val="00FC38A6"/>
    <w:rsid w:val="00FC4B2F"/>
    <w:rsid w:val="00FC771E"/>
    <w:rsid w:val="00FD08D1"/>
    <w:rsid w:val="00FD1419"/>
    <w:rsid w:val="00FD14B1"/>
    <w:rsid w:val="00FD3F42"/>
    <w:rsid w:val="00FD51C2"/>
    <w:rsid w:val="00FD5A05"/>
    <w:rsid w:val="00FD7B13"/>
    <w:rsid w:val="00FE1F4C"/>
    <w:rsid w:val="00FE54D3"/>
    <w:rsid w:val="00FE59C9"/>
    <w:rsid w:val="00FF03D5"/>
    <w:rsid w:val="00FF1B41"/>
    <w:rsid w:val="00FF1C08"/>
    <w:rsid w:val="00FF2EA3"/>
    <w:rsid w:val="00FF4E93"/>
    <w:rsid w:val="00FF56A1"/>
    <w:rsid w:val="00FF6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5E970D86"/>
  <w15:chartTrackingRefBased/>
  <w15:docId w15:val="{584BD1F1-E029-49C0-B1AD-24978031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D51"/>
    <w:pPr>
      <w:spacing w:before="120" w:after="120" w:line="276" w:lineRule="auto"/>
      <w:jc w:val="both"/>
    </w:pPr>
    <w:rPr>
      <w:lang w:val="en-SG"/>
    </w:rPr>
  </w:style>
  <w:style w:type="paragraph" w:styleId="Heading1">
    <w:name w:val="heading 1"/>
    <w:aliases w:val="Heading 0,H1,1 ghost,g,dd heading 1,dh1,Section Heading,app heading 1,l1,1,h1,DMO Heading 1,Appendix,PIM 1,Head 1,Head 11,Head 12,Head 111,Head 13,Head 112,Head 14,Head 113,Head 15,Head 114,Head 16,Head 115,Head 17,Head 116,Head 18,Head 117,II"/>
    <w:basedOn w:val="Normal"/>
    <w:next w:val="Normal"/>
    <w:link w:val="Heading1Char"/>
    <w:uiPriority w:val="9"/>
    <w:qFormat/>
    <w:rsid w:val="006B2F47"/>
    <w:pPr>
      <w:keepNext/>
      <w:keepLines/>
      <w:numPr>
        <w:numId w:val="1"/>
      </w:numPr>
      <w:spacing w:before="240"/>
      <w:ind w:left="567" w:hanging="567"/>
      <w:outlineLvl w:val="0"/>
    </w:pPr>
    <w:rPr>
      <w:rFonts w:ascii="Calibri" w:eastAsiaTheme="majorEastAsia" w:hAnsi="Calibri" w:cstheme="majorBidi"/>
      <w:b/>
      <w:smallCaps/>
      <w:sz w:val="32"/>
      <w:szCs w:val="32"/>
    </w:rPr>
  </w:style>
  <w:style w:type="paragraph" w:styleId="Heading2">
    <w:name w:val="heading 2"/>
    <w:aliases w:val="Heading 2 Char Char,H2,h2,2nd level,2 headline,h,h2 main heading,B Sub/Bold,B Sub/Bold1,B Sub/Bold2,B Sub/Bold11,h2 main heading1,h2 main heading2,B Sub/Bold3,B Sub/Bold12,h2 main heading3,B Sub/Bold4,B Sub/Bold13,Para2,SubPara,L2,dd heading 2"/>
    <w:next w:val="Normal"/>
    <w:link w:val="Heading2Char"/>
    <w:uiPriority w:val="9"/>
    <w:unhideWhenUsed/>
    <w:qFormat/>
    <w:rsid w:val="006B2F47"/>
    <w:pPr>
      <w:numPr>
        <w:ilvl w:val="1"/>
        <w:numId w:val="1"/>
      </w:numPr>
      <w:outlineLvl w:val="1"/>
    </w:pPr>
    <w:rPr>
      <w:rFonts w:ascii="Calibri" w:eastAsiaTheme="majorEastAsia" w:hAnsi="Calibri" w:cstheme="majorBidi"/>
      <w:b/>
      <w:smallCaps/>
      <w:sz w:val="28"/>
      <w:szCs w:val="32"/>
    </w:rPr>
  </w:style>
  <w:style w:type="paragraph" w:styleId="Heading3">
    <w:name w:val="heading 3"/>
    <w:aliases w:val="Head 3,H3,3,h3,Heading 3 hidden,2h,h31,h32,Section,Heading 2.3,(Alt+3),1.2.3.,alltoc,Heading 3 Char1,Heading 3 Char Char,Heading 3 Char1 Char Char,Headi...,heading 3 + Indent: Left 0.25 in,Level 1 - 1,Normal + num,DOD Heading 3,Level 3 Head"/>
    <w:basedOn w:val="Normal"/>
    <w:next w:val="Normal"/>
    <w:link w:val="Heading3Char"/>
    <w:unhideWhenUsed/>
    <w:qFormat/>
    <w:rsid w:val="00D50758"/>
    <w:pPr>
      <w:keepNext/>
      <w:keepLines/>
      <w:numPr>
        <w:ilvl w:val="2"/>
        <w:numId w:val="1"/>
      </w:numPr>
      <w:spacing w:before="40"/>
      <w:outlineLvl w:val="2"/>
    </w:pPr>
    <w:rPr>
      <w:rFonts w:ascii="Calibri" w:eastAsiaTheme="majorEastAsia" w:hAnsi="Calibri" w:cstheme="majorBidi"/>
      <w:b/>
      <w:smallCaps/>
      <w:sz w:val="24"/>
      <w:szCs w:val="24"/>
    </w:rPr>
  </w:style>
  <w:style w:type="paragraph" w:styleId="Heading4">
    <w:name w:val="heading 4"/>
    <w:basedOn w:val="Normal"/>
    <w:next w:val="Normal"/>
    <w:link w:val="Heading4Char"/>
    <w:uiPriority w:val="9"/>
    <w:unhideWhenUsed/>
    <w:qFormat/>
    <w:rsid w:val="0068320A"/>
    <w:pPr>
      <w:keepNext/>
      <w:keepLines/>
      <w:numPr>
        <w:ilvl w:val="3"/>
        <w:numId w:val="1"/>
      </w:numPr>
      <w:spacing w:before="40"/>
      <w:outlineLvl w:val="3"/>
    </w:pPr>
    <w:rPr>
      <w:rFonts w:eastAsiaTheme="majorEastAsia" w:cstheme="majorBidi"/>
      <w:b/>
      <w:iCs/>
    </w:rPr>
  </w:style>
  <w:style w:type="paragraph" w:styleId="Heading5">
    <w:name w:val="heading 5"/>
    <w:basedOn w:val="Normal"/>
    <w:next w:val="Normal"/>
    <w:link w:val="Heading5Char"/>
    <w:uiPriority w:val="9"/>
    <w:unhideWhenUsed/>
    <w:qFormat/>
    <w:rsid w:val="0068320A"/>
    <w:pPr>
      <w:keepNext/>
      <w:keepLines/>
      <w:numPr>
        <w:ilvl w:val="4"/>
        <w:numId w:val="1"/>
      </w:numPr>
      <w:spacing w:before="40"/>
      <w:outlineLvl w:val="4"/>
    </w:pPr>
    <w:rPr>
      <w:rFonts w:ascii="Calibri" w:eastAsiaTheme="majorEastAsia" w:hAnsi="Calibri" w:cstheme="majorBidi"/>
      <w:i/>
    </w:rPr>
  </w:style>
  <w:style w:type="paragraph" w:styleId="Heading6">
    <w:name w:val="heading 6"/>
    <w:aliases w:val="PIM 6"/>
    <w:basedOn w:val="Normal"/>
    <w:next w:val="Normal"/>
    <w:link w:val="Heading6Char"/>
    <w:uiPriority w:val="9"/>
    <w:unhideWhenUsed/>
    <w:qFormat/>
    <w:rsid w:val="006D3D74"/>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aliases w:val="PIM 7"/>
    <w:basedOn w:val="Normal"/>
    <w:next w:val="Normal"/>
    <w:link w:val="Heading7Char"/>
    <w:uiPriority w:val="9"/>
    <w:unhideWhenUsed/>
    <w:qFormat/>
    <w:rsid w:val="006D3D74"/>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aliases w:val="AppendixSubHead"/>
    <w:basedOn w:val="Normal"/>
    <w:next w:val="Normal"/>
    <w:link w:val="Heading8Char"/>
    <w:uiPriority w:val="9"/>
    <w:unhideWhenUsed/>
    <w:qFormat/>
    <w:rsid w:val="006D3D74"/>
    <w:pPr>
      <w:keepNext/>
      <w:keepLines/>
      <w:numPr>
        <w:ilvl w:val="7"/>
        <w:numId w:val="1"/>
      </w:numPr>
      <w:spacing w:before="40"/>
      <w:outlineLvl w:val="7"/>
    </w:pPr>
    <w:rPr>
      <w:rFonts w:asciiTheme="majorHAnsi" w:eastAsiaTheme="majorEastAsia" w:hAnsiTheme="majorHAnsi" w:cstheme="majorBidi"/>
      <w:color w:val="272727" w:themeColor="text1" w:themeTint="D8"/>
      <w:szCs w:val="21"/>
    </w:rPr>
  </w:style>
  <w:style w:type="paragraph" w:styleId="Heading9">
    <w:name w:val="heading 9"/>
    <w:aliases w:val="appendix,AppendixBodyHead,PIM 9"/>
    <w:basedOn w:val="Normal"/>
    <w:next w:val="Normal"/>
    <w:link w:val="Heading9Char"/>
    <w:uiPriority w:val="9"/>
    <w:unhideWhenUsed/>
    <w:qFormat/>
    <w:rsid w:val="006D3D74"/>
    <w:pPr>
      <w:keepNext/>
      <w:keepLines/>
      <w:numPr>
        <w:ilvl w:val="8"/>
        <w:numId w:val="1"/>
      </w:numPr>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0 Char,H1 Char,1 ghost Char,g Char,dd heading 1 Char,dh1 Char,Section Heading Char,app heading 1 Char,l1 Char,1 Char,h1 Char,DMO Heading 1 Char,Appendix Char,PIM 1 Char,Head 1 Char,Head 11 Char,Head 12 Char,Head 111 Char,II Char"/>
    <w:basedOn w:val="DefaultParagraphFont"/>
    <w:link w:val="Heading1"/>
    <w:uiPriority w:val="9"/>
    <w:rsid w:val="006B2F47"/>
    <w:rPr>
      <w:rFonts w:ascii="Calibri" w:eastAsiaTheme="majorEastAsia" w:hAnsi="Calibri" w:cstheme="majorBidi"/>
      <w:b/>
      <w:smallCaps/>
      <w:sz w:val="32"/>
      <w:szCs w:val="32"/>
      <w:lang w:val="en-SG"/>
    </w:rPr>
  </w:style>
  <w:style w:type="character" w:customStyle="1" w:styleId="Heading2Char">
    <w:name w:val="Heading 2 Char"/>
    <w:aliases w:val="Heading 2 Char Char Char,H2 Char,h2 Char,2nd level Char,2 headline Char,h Char,h2 main heading Char,B Sub/Bold Char,B Sub/Bold1 Char,B Sub/Bold2 Char,B Sub/Bold11 Char,h2 main heading1 Char,h2 main heading2 Char,B Sub/Bold3 Char,L2 Char"/>
    <w:basedOn w:val="DefaultParagraphFont"/>
    <w:link w:val="Heading2"/>
    <w:uiPriority w:val="9"/>
    <w:rsid w:val="006B2F47"/>
    <w:rPr>
      <w:rFonts w:ascii="Calibri" w:eastAsiaTheme="majorEastAsia" w:hAnsi="Calibri" w:cstheme="majorBidi"/>
      <w:b/>
      <w:smallCaps/>
      <w:sz w:val="28"/>
      <w:szCs w:val="32"/>
    </w:rPr>
  </w:style>
  <w:style w:type="character" w:customStyle="1" w:styleId="Heading3Char">
    <w:name w:val="Heading 3 Char"/>
    <w:aliases w:val="Head 3 Char,H3 Char,3 Char,h3 Char,Heading 3 hidden Char,2h Char,h31 Char,h32 Char,Section Char,Heading 2.3 Char,(Alt+3) Char,1.2.3. Char,alltoc Char,Heading 3 Char1 Char,Heading 3 Char Char Char,Heading 3 Char1 Char Char Char"/>
    <w:basedOn w:val="DefaultParagraphFont"/>
    <w:link w:val="Heading3"/>
    <w:rsid w:val="00D50758"/>
    <w:rPr>
      <w:rFonts w:ascii="Calibri" w:eastAsiaTheme="majorEastAsia" w:hAnsi="Calibri" w:cstheme="majorBidi"/>
      <w:b/>
      <w:smallCaps/>
      <w:sz w:val="24"/>
      <w:szCs w:val="24"/>
      <w:lang w:val="en-SG"/>
    </w:rPr>
  </w:style>
  <w:style w:type="character" w:customStyle="1" w:styleId="Heading4Char">
    <w:name w:val="Heading 4 Char"/>
    <w:basedOn w:val="DefaultParagraphFont"/>
    <w:link w:val="Heading4"/>
    <w:uiPriority w:val="9"/>
    <w:rsid w:val="0068320A"/>
    <w:rPr>
      <w:rFonts w:eastAsiaTheme="majorEastAsia" w:cstheme="majorBidi"/>
      <w:b/>
      <w:iCs/>
      <w:lang w:val="en-SG"/>
    </w:rPr>
  </w:style>
  <w:style w:type="character" w:customStyle="1" w:styleId="Heading5Char">
    <w:name w:val="Heading 5 Char"/>
    <w:basedOn w:val="DefaultParagraphFont"/>
    <w:link w:val="Heading5"/>
    <w:uiPriority w:val="9"/>
    <w:rsid w:val="0068320A"/>
    <w:rPr>
      <w:rFonts w:ascii="Calibri" w:eastAsiaTheme="majorEastAsia" w:hAnsi="Calibri" w:cstheme="majorBidi"/>
      <w:i/>
      <w:lang w:val="en-SG"/>
    </w:rPr>
  </w:style>
  <w:style w:type="character" w:customStyle="1" w:styleId="Heading6Char">
    <w:name w:val="Heading 6 Char"/>
    <w:aliases w:val="PIM 6 Char"/>
    <w:basedOn w:val="DefaultParagraphFont"/>
    <w:link w:val="Heading6"/>
    <w:uiPriority w:val="9"/>
    <w:rPr>
      <w:rFonts w:asciiTheme="majorHAnsi" w:eastAsiaTheme="majorEastAsia" w:hAnsiTheme="majorHAnsi" w:cstheme="majorBidi"/>
      <w:color w:val="1F4D78" w:themeColor="accent1" w:themeShade="7F"/>
      <w:lang w:val="en-SG"/>
    </w:rPr>
  </w:style>
  <w:style w:type="character" w:customStyle="1" w:styleId="Heading7Char">
    <w:name w:val="Heading 7 Char"/>
    <w:aliases w:val="PIM 7 Char"/>
    <w:basedOn w:val="DefaultParagraphFont"/>
    <w:link w:val="Heading7"/>
    <w:uiPriority w:val="9"/>
    <w:rPr>
      <w:rFonts w:asciiTheme="majorHAnsi" w:eastAsiaTheme="majorEastAsia" w:hAnsiTheme="majorHAnsi" w:cstheme="majorBidi"/>
      <w:i/>
      <w:iCs/>
      <w:color w:val="1F4D78" w:themeColor="accent1" w:themeShade="7F"/>
      <w:lang w:val="en-SG"/>
    </w:rPr>
  </w:style>
  <w:style w:type="character" w:customStyle="1" w:styleId="Heading8Char">
    <w:name w:val="Heading 8 Char"/>
    <w:aliases w:val="AppendixSubHead Char"/>
    <w:basedOn w:val="DefaultParagraphFont"/>
    <w:link w:val="Heading8"/>
    <w:uiPriority w:val="9"/>
    <w:rsid w:val="00645252"/>
    <w:rPr>
      <w:rFonts w:asciiTheme="majorHAnsi" w:eastAsiaTheme="majorEastAsia" w:hAnsiTheme="majorHAnsi" w:cstheme="majorBidi"/>
      <w:color w:val="272727" w:themeColor="text1" w:themeTint="D8"/>
      <w:szCs w:val="21"/>
      <w:lang w:val="en-SG"/>
    </w:rPr>
  </w:style>
  <w:style w:type="character" w:customStyle="1" w:styleId="Heading9Char">
    <w:name w:val="Heading 9 Char"/>
    <w:aliases w:val="appendix Char,AppendixBodyHead Char,PIM 9 Char"/>
    <w:basedOn w:val="DefaultParagraphFont"/>
    <w:link w:val="Heading9"/>
    <w:uiPriority w:val="9"/>
    <w:rsid w:val="00645252"/>
    <w:rPr>
      <w:rFonts w:asciiTheme="majorHAnsi" w:eastAsiaTheme="majorEastAsia" w:hAnsiTheme="majorHAnsi" w:cstheme="majorBidi"/>
      <w:i/>
      <w:iCs/>
      <w:color w:val="272727" w:themeColor="text1" w:themeTint="D8"/>
      <w:szCs w:val="21"/>
      <w:lang w:val="en-SG"/>
    </w:rPr>
  </w:style>
  <w:style w:type="paragraph" w:styleId="Title">
    <w:name w:val="Title"/>
    <w:basedOn w:val="Normal"/>
    <w:next w:val="Normal"/>
    <w:link w:val="TitleChar"/>
    <w:uiPriority w:val="10"/>
    <w:qFormat/>
    <w:rsid w:val="00622A7F"/>
    <w:pPr>
      <w:contextualSpacing/>
      <w:jc w:val="right"/>
    </w:pPr>
    <w:rPr>
      <w:rFonts w:eastAsiaTheme="majorEastAsia" w:cstheme="minorHAnsi"/>
      <w:b/>
      <w:bCs/>
      <w:spacing w:val="-10"/>
      <w:kern w:val="28"/>
      <w:sz w:val="60"/>
      <w:szCs w:val="60"/>
    </w:rPr>
  </w:style>
  <w:style w:type="character" w:customStyle="1" w:styleId="TitleChar">
    <w:name w:val="Title Char"/>
    <w:basedOn w:val="DefaultParagraphFont"/>
    <w:link w:val="Title"/>
    <w:uiPriority w:val="10"/>
    <w:rsid w:val="00622A7F"/>
    <w:rPr>
      <w:rFonts w:eastAsiaTheme="majorEastAsia" w:cstheme="minorHAnsi"/>
      <w:b/>
      <w:bCs/>
      <w:spacing w:val="-10"/>
      <w:kern w:val="28"/>
      <w:sz w:val="60"/>
      <w:szCs w:val="60"/>
    </w:rPr>
  </w:style>
  <w:style w:type="paragraph" w:styleId="Subtitle">
    <w:name w:val="Subtitle"/>
    <w:basedOn w:val="Normal"/>
    <w:next w:val="Normal"/>
    <w:link w:val="SubtitleChar"/>
    <w:uiPriority w:val="11"/>
    <w:qFormat/>
    <w:rsid w:val="00622A7F"/>
    <w:pPr>
      <w:numPr>
        <w:ilvl w:val="1"/>
      </w:numPr>
      <w:jc w:val="right"/>
    </w:pPr>
    <w:rPr>
      <w:rFonts w:eastAsiaTheme="minorEastAsia"/>
      <w:b/>
      <w:bCs/>
      <w:spacing w:val="15"/>
      <w:sz w:val="44"/>
      <w:szCs w:val="44"/>
    </w:rPr>
  </w:style>
  <w:style w:type="character" w:customStyle="1" w:styleId="SubtitleChar">
    <w:name w:val="Subtitle Char"/>
    <w:basedOn w:val="DefaultParagraphFont"/>
    <w:link w:val="Subtitle"/>
    <w:uiPriority w:val="11"/>
    <w:rsid w:val="00622A7F"/>
    <w:rPr>
      <w:rFonts w:eastAsiaTheme="minorEastAsia"/>
      <w:b/>
      <w:bCs/>
      <w:spacing w:val="15"/>
      <w:sz w:val="44"/>
      <w:szCs w:val="44"/>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nhideWhenUsed/>
    <w:qFormat/>
    <w:rsid w:val="007C7C7F"/>
    <w:pPr>
      <w:spacing w:after="200"/>
      <w:jc w:val="center"/>
    </w:pPr>
    <w:rPr>
      <w:b/>
      <w:iCs/>
      <w:sz w:val="20"/>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nhideWhenUsed/>
    <w:rsid w:val="00645252"/>
    <w:rPr>
      <w:sz w:val="22"/>
      <w:szCs w:val="16"/>
    </w:rPr>
  </w:style>
  <w:style w:type="paragraph" w:styleId="CommentText">
    <w:name w:val="annotation text"/>
    <w:basedOn w:val="Normal"/>
    <w:link w:val="CommentTextChar"/>
    <w:unhideWhenUsed/>
    <w:rsid w:val="00645252"/>
    <w:rPr>
      <w:szCs w:val="20"/>
    </w:rPr>
  </w:style>
  <w:style w:type="character" w:customStyle="1" w:styleId="CommentTextChar">
    <w:name w:val="Comment Text Char"/>
    <w:basedOn w:val="DefaultParagraphFont"/>
    <w:link w:val="CommentText"/>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autoRedefine/>
    <w:uiPriority w:val="99"/>
    <w:unhideWhenUsed/>
    <w:qFormat/>
    <w:rsid w:val="005F10C3"/>
    <w:rPr>
      <w:rFonts w:ascii="Century Gothic" w:hAnsi="Century Gothic"/>
    </w:rPr>
  </w:style>
  <w:style w:type="character" w:customStyle="1" w:styleId="HeaderChar">
    <w:name w:val="Header Char"/>
    <w:basedOn w:val="DefaultParagraphFont"/>
    <w:link w:val="Header"/>
    <w:uiPriority w:val="99"/>
    <w:rsid w:val="005F10C3"/>
    <w:rPr>
      <w:rFonts w:ascii="Century Gothic" w:hAnsi="Century Gothic"/>
    </w:rPr>
  </w:style>
  <w:style w:type="paragraph" w:styleId="Footer">
    <w:name w:val="footer"/>
    <w:aliases w:val="footer"/>
    <w:basedOn w:val="Normal"/>
    <w:link w:val="FooterChar"/>
    <w:uiPriority w:val="99"/>
    <w:unhideWhenUsed/>
    <w:rsid w:val="006D3D74"/>
  </w:style>
  <w:style w:type="character" w:customStyle="1" w:styleId="FooterChar">
    <w:name w:val="Footer Char"/>
    <w:aliases w:val="footer Char"/>
    <w:basedOn w:val="DefaultParagraphFont"/>
    <w:link w:val="Footer"/>
    <w:uiPriority w:val="99"/>
    <w:rsid w:val="006D3D74"/>
  </w:style>
  <w:style w:type="paragraph" w:styleId="TOC9">
    <w:name w:val="toc 9"/>
    <w:basedOn w:val="Normal"/>
    <w:next w:val="Normal"/>
    <w:autoRedefine/>
    <w:uiPriority w:val="39"/>
    <w:unhideWhenUsed/>
    <w:rsid w:val="0083569A"/>
    <w:pPr>
      <w:ind w:left="1757"/>
    </w:pPr>
  </w:style>
  <w:style w:type="table" w:styleId="TableGrid">
    <w:name w:val="Table Grid"/>
    <w:basedOn w:val="TableNormal"/>
    <w:uiPriority w:val="39"/>
    <w:rsid w:val="000D68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next w:val="Normal"/>
    <w:uiPriority w:val="39"/>
    <w:unhideWhenUsed/>
    <w:qFormat/>
    <w:rsid w:val="000D68BA"/>
    <w:pPr>
      <w:spacing w:line="259" w:lineRule="auto"/>
    </w:pPr>
    <w:rPr>
      <w:rFonts w:ascii="Calibri" w:eastAsiaTheme="majorEastAsia" w:hAnsi="Calibri" w:cstheme="majorBidi"/>
      <w:b/>
      <w:color w:val="2E74B5" w:themeColor="accent1" w:themeShade="BF"/>
      <w:sz w:val="32"/>
      <w:szCs w:val="32"/>
    </w:rPr>
  </w:style>
  <w:style w:type="paragraph" w:styleId="TOC1">
    <w:name w:val="toc 1"/>
    <w:basedOn w:val="Normal"/>
    <w:next w:val="Normal"/>
    <w:autoRedefine/>
    <w:uiPriority w:val="39"/>
    <w:unhideWhenUsed/>
    <w:rsid w:val="007C7C7F"/>
    <w:pPr>
      <w:spacing w:after="100"/>
    </w:pPr>
  </w:style>
  <w:style w:type="paragraph" w:styleId="TOC2">
    <w:name w:val="toc 2"/>
    <w:basedOn w:val="Normal"/>
    <w:next w:val="Normal"/>
    <w:autoRedefine/>
    <w:uiPriority w:val="39"/>
    <w:unhideWhenUsed/>
    <w:rsid w:val="007C7C7F"/>
    <w:pPr>
      <w:spacing w:after="100"/>
      <w:ind w:left="220"/>
    </w:pPr>
  </w:style>
  <w:style w:type="paragraph" w:styleId="ListParagraph">
    <w:name w:val="List Paragraph"/>
    <w:basedOn w:val="Normal"/>
    <w:link w:val="ListParagraphChar"/>
    <w:uiPriority w:val="34"/>
    <w:unhideWhenUsed/>
    <w:qFormat/>
    <w:rsid w:val="007C7C7F"/>
    <w:pPr>
      <w:numPr>
        <w:numId w:val="2"/>
      </w:numPr>
      <w:contextualSpacing/>
    </w:pPr>
  </w:style>
  <w:style w:type="paragraph" w:styleId="NoSpacing">
    <w:name w:val="No Spacing"/>
    <w:uiPriority w:val="1"/>
    <w:qFormat/>
    <w:rsid w:val="003B7248"/>
    <w:pPr>
      <w:jc w:val="both"/>
    </w:pPr>
    <w:rPr>
      <w:lang w:val="en-SG"/>
    </w:rPr>
  </w:style>
  <w:style w:type="paragraph" w:customStyle="1" w:styleId="NumberedList">
    <w:name w:val="Numbered List"/>
    <w:basedOn w:val="ListParagraph"/>
    <w:link w:val="NumberedListChar"/>
    <w:qFormat/>
    <w:rsid w:val="006B2F47"/>
    <w:pPr>
      <w:numPr>
        <w:numId w:val="3"/>
      </w:numPr>
    </w:pPr>
  </w:style>
  <w:style w:type="character" w:customStyle="1" w:styleId="ListParagraphChar">
    <w:name w:val="List Paragraph Char"/>
    <w:basedOn w:val="DefaultParagraphFont"/>
    <w:link w:val="ListParagraph"/>
    <w:uiPriority w:val="34"/>
    <w:rsid w:val="006B2F47"/>
    <w:rPr>
      <w:lang w:val="en-SG"/>
    </w:rPr>
  </w:style>
  <w:style w:type="character" w:customStyle="1" w:styleId="NumberedListChar">
    <w:name w:val="Numbered List Char"/>
    <w:basedOn w:val="ListParagraphChar"/>
    <w:link w:val="NumberedList"/>
    <w:rsid w:val="006B2F47"/>
    <w:rPr>
      <w:lang w:val="en-SG"/>
    </w:rPr>
  </w:style>
  <w:style w:type="paragraph" w:customStyle="1" w:styleId="ParagraphText">
    <w:name w:val="Paragraph Text"/>
    <w:basedOn w:val="Normal"/>
    <w:link w:val="ParagraphTextChar"/>
    <w:rsid w:val="006B2F47"/>
    <w:pPr>
      <w:suppressAutoHyphens/>
      <w:spacing w:before="0" w:after="240" w:line="240" w:lineRule="auto"/>
    </w:pPr>
    <w:rPr>
      <w:rFonts w:eastAsia="Times New Roman" w:cstheme="minorHAnsi"/>
      <w:iCs/>
    </w:rPr>
  </w:style>
  <w:style w:type="character" w:customStyle="1" w:styleId="ParagraphTextChar">
    <w:name w:val="Paragraph Text Char"/>
    <w:basedOn w:val="DefaultParagraphFont"/>
    <w:link w:val="ParagraphText"/>
    <w:rsid w:val="006B2F47"/>
    <w:rPr>
      <w:rFonts w:eastAsia="Times New Roman" w:cstheme="minorHAnsi"/>
      <w:iCs/>
      <w:lang w:val="en-SG"/>
    </w:rPr>
  </w:style>
  <w:style w:type="paragraph" w:customStyle="1" w:styleId="TableHeading">
    <w:name w:val="Table_Heading"/>
    <w:basedOn w:val="Normal"/>
    <w:next w:val="Normal"/>
    <w:qFormat/>
    <w:rsid w:val="007D7B67"/>
    <w:pPr>
      <w:keepNext/>
      <w:keepLines/>
      <w:spacing w:before="40" w:after="40" w:line="240" w:lineRule="auto"/>
    </w:pPr>
    <w:rPr>
      <w:rFonts w:ascii="Calibri" w:eastAsia="Times New Roman" w:hAnsi="Calibri" w:cs="Times New Roman"/>
      <w:b/>
      <w:szCs w:val="20"/>
    </w:rPr>
  </w:style>
  <w:style w:type="paragraph" w:styleId="TOC3">
    <w:name w:val="toc 3"/>
    <w:basedOn w:val="Normal"/>
    <w:next w:val="Normal"/>
    <w:autoRedefine/>
    <w:uiPriority w:val="39"/>
    <w:unhideWhenUsed/>
    <w:rsid w:val="00F70B95"/>
    <w:pPr>
      <w:spacing w:after="100"/>
      <w:ind w:left="440"/>
    </w:pPr>
  </w:style>
  <w:style w:type="paragraph" w:styleId="Revision">
    <w:name w:val="Revision"/>
    <w:hidden/>
    <w:uiPriority w:val="99"/>
    <w:semiHidden/>
    <w:rsid w:val="005A0AFB"/>
    <w:rPr>
      <w:lang w:val="en-SG"/>
    </w:rPr>
  </w:style>
  <w:style w:type="paragraph" w:styleId="TOC4">
    <w:name w:val="toc 4"/>
    <w:basedOn w:val="Normal"/>
    <w:next w:val="Normal"/>
    <w:autoRedefine/>
    <w:uiPriority w:val="39"/>
    <w:unhideWhenUsed/>
    <w:rsid w:val="005616F1"/>
    <w:pPr>
      <w:spacing w:before="0" w:after="100" w:line="278" w:lineRule="auto"/>
      <w:ind w:left="720"/>
    </w:pPr>
    <w:rPr>
      <w:rFonts w:eastAsiaTheme="minorEastAsia"/>
      <w:kern w:val="2"/>
      <w:sz w:val="24"/>
      <w:szCs w:val="24"/>
      <w:lang w:eastAsia="en-SG"/>
      <w14:ligatures w14:val="standardContextual"/>
    </w:rPr>
  </w:style>
  <w:style w:type="paragraph" w:styleId="TOC5">
    <w:name w:val="toc 5"/>
    <w:basedOn w:val="Normal"/>
    <w:next w:val="Normal"/>
    <w:autoRedefine/>
    <w:uiPriority w:val="39"/>
    <w:unhideWhenUsed/>
    <w:rsid w:val="005616F1"/>
    <w:pPr>
      <w:spacing w:before="0" w:after="100" w:line="278" w:lineRule="auto"/>
      <w:ind w:left="960"/>
    </w:pPr>
    <w:rPr>
      <w:rFonts w:eastAsiaTheme="minorEastAsia"/>
      <w:kern w:val="2"/>
      <w:sz w:val="24"/>
      <w:szCs w:val="24"/>
      <w:lang w:eastAsia="en-SG"/>
      <w14:ligatures w14:val="standardContextual"/>
    </w:rPr>
  </w:style>
  <w:style w:type="paragraph" w:styleId="TOC6">
    <w:name w:val="toc 6"/>
    <w:basedOn w:val="Normal"/>
    <w:next w:val="Normal"/>
    <w:autoRedefine/>
    <w:uiPriority w:val="39"/>
    <w:unhideWhenUsed/>
    <w:rsid w:val="005616F1"/>
    <w:pPr>
      <w:spacing w:before="0" w:after="100" w:line="278" w:lineRule="auto"/>
      <w:ind w:left="1200"/>
    </w:pPr>
    <w:rPr>
      <w:rFonts w:eastAsiaTheme="minorEastAsia"/>
      <w:kern w:val="2"/>
      <w:sz w:val="24"/>
      <w:szCs w:val="24"/>
      <w:lang w:eastAsia="en-SG"/>
      <w14:ligatures w14:val="standardContextual"/>
    </w:rPr>
  </w:style>
  <w:style w:type="paragraph" w:styleId="TOC7">
    <w:name w:val="toc 7"/>
    <w:basedOn w:val="Normal"/>
    <w:next w:val="Normal"/>
    <w:autoRedefine/>
    <w:uiPriority w:val="39"/>
    <w:unhideWhenUsed/>
    <w:rsid w:val="005616F1"/>
    <w:pPr>
      <w:spacing w:before="0" w:after="100" w:line="278" w:lineRule="auto"/>
      <w:ind w:left="1440"/>
    </w:pPr>
    <w:rPr>
      <w:rFonts w:eastAsiaTheme="minorEastAsia"/>
      <w:kern w:val="2"/>
      <w:sz w:val="24"/>
      <w:szCs w:val="24"/>
      <w:lang w:eastAsia="en-SG"/>
      <w14:ligatures w14:val="standardContextual"/>
    </w:rPr>
  </w:style>
  <w:style w:type="paragraph" w:styleId="TOC8">
    <w:name w:val="toc 8"/>
    <w:basedOn w:val="Normal"/>
    <w:next w:val="Normal"/>
    <w:autoRedefine/>
    <w:uiPriority w:val="39"/>
    <w:unhideWhenUsed/>
    <w:rsid w:val="005616F1"/>
    <w:pPr>
      <w:spacing w:before="0" w:after="100" w:line="278" w:lineRule="auto"/>
      <w:ind w:left="1680"/>
    </w:pPr>
    <w:rPr>
      <w:rFonts w:eastAsiaTheme="minorEastAsia"/>
      <w:kern w:val="2"/>
      <w:sz w:val="24"/>
      <w:szCs w:val="24"/>
      <w:lang w:eastAsia="en-SG"/>
      <w14:ligatures w14:val="standardContextual"/>
    </w:rPr>
  </w:style>
  <w:style w:type="character" w:styleId="UnresolvedMention">
    <w:name w:val="Unresolved Mention"/>
    <w:basedOn w:val="DefaultParagraphFont"/>
    <w:uiPriority w:val="99"/>
    <w:semiHidden/>
    <w:unhideWhenUsed/>
    <w:rsid w:val="00561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image" Target="media/image72.png"/><Relationship Id="rId3" Type="http://schemas.openxmlformats.org/officeDocument/2006/relationships/image" Target="media/image45.png"/><Relationship Id="rId7" Type="http://schemas.openxmlformats.org/officeDocument/2006/relationships/image" Target="media/image71.png"/><Relationship Id="rId2" Type="http://schemas.openxmlformats.org/officeDocument/2006/relationships/image" Target="media/image44.png"/><Relationship Id="rId1" Type="http://schemas.openxmlformats.org/officeDocument/2006/relationships/image" Target="media/image43.png"/><Relationship Id="rId6" Type="http://schemas.openxmlformats.org/officeDocument/2006/relationships/image" Target="media/image70.png"/><Relationship Id="rId5" Type="http://schemas.openxmlformats.org/officeDocument/2006/relationships/image" Target="media/image69.png"/><Relationship Id="rId4" Type="http://schemas.openxmlformats.org/officeDocument/2006/relationships/image" Target="media/image68.png"/></Relationship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230.png"/><Relationship Id="rId68" Type="http://schemas.openxmlformats.org/officeDocument/2006/relationships/image" Target="media/image52.png"/><Relationship Id="rId84" Type="http://schemas.openxmlformats.org/officeDocument/2006/relationships/image" Target="media/image65.emf"/><Relationship Id="rId89" Type="http://schemas.openxmlformats.org/officeDocument/2006/relationships/oleObject" Target="embeddings/oleObject5.bin"/><Relationship Id="rId16" Type="http://schemas.microsoft.com/office/2011/relationships/commentsExtended" Target="commentsExtended.xml"/><Relationship Id="rId11" Type="http://schemas.openxmlformats.org/officeDocument/2006/relationships/footnotes" Target="footnotes.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customXml" Target="../customXml/item5.xml"/><Relationship Id="rId90" Type="http://schemas.openxmlformats.org/officeDocument/2006/relationships/fontTable" Target="fontTable.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240.png"/><Relationship Id="rId69" Type="http://schemas.openxmlformats.org/officeDocument/2006/relationships/image" Target="media/image53.png"/><Relationship Id="rId77" Type="http://schemas.openxmlformats.org/officeDocument/2006/relationships/image" Target="media/image60.png"/><Relationship Id="rId8" Type="http://schemas.openxmlformats.org/officeDocument/2006/relationships/styles" Target="styles.xml"/><Relationship Id="rId51" Type="http://schemas.openxmlformats.org/officeDocument/2006/relationships/image" Target="media/image34.png"/><Relationship Id="rId72" Type="http://schemas.openxmlformats.org/officeDocument/2006/relationships/image" Target="media/image550.png"/><Relationship Id="rId80" Type="http://schemas.openxmlformats.org/officeDocument/2006/relationships/image" Target="media/image63.emf"/><Relationship Id="rId85" Type="http://schemas.openxmlformats.org/officeDocument/2006/relationships/oleObject" Target="embeddings/oleObject3.bin"/><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6/09/relationships/commentsIds" Target="commentsIds.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1.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8.png"/><Relationship Id="rId70" Type="http://schemas.openxmlformats.org/officeDocument/2006/relationships/image" Target="media/image54.png"/><Relationship Id="rId75" Type="http://schemas.openxmlformats.org/officeDocument/2006/relationships/image" Target="media/image58.png"/><Relationship Id="rId83" Type="http://schemas.openxmlformats.org/officeDocument/2006/relationships/oleObject" Target="embeddings/oleObject2.bin"/><Relationship Id="rId88" Type="http://schemas.openxmlformats.org/officeDocument/2006/relationships/image" Target="media/image67.emf"/><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webSettings" Target="webSetting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6.png"/><Relationship Id="rId65" Type="http://schemas.openxmlformats.org/officeDocument/2006/relationships/image" Target="media/image49.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oleObject" Target="embeddings/oleObject1.bin"/><Relationship Id="rId86" Type="http://schemas.openxmlformats.org/officeDocument/2006/relationships/image" Target="media/image66.emf"/><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eader" Target="header1.xml"/><Relationship Id="rId18" Type="http://schemas.microsoft.com/office/2018/08/relationships/commentsExtensible" Target="commentsExtensible.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7" Type="http://schemas.openxmlformats.org/officeDocument/2006/relationships/numbering" Target="numbering.xml"/><Relationship Id="rId71" Type="http://schemas.openxmlformats.org/officeDocument/2006/relationships/image" Target="media/image55.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50.png"/><Relationship Id="rId87" Type="http://schemas.openxmlformats.org/officeDocument/2006/relationships/oleObject" Target="embeddings/oleObject4.bin"/><Relationship Id="rId61" Type="http://schemas.openxmlformats.org/officeDocument/2006/relationships/image" Target="media/image47.png"/><Relationship Id="rId82" Type="http://schemas.openxmlformats.org/officeDocument/2006/relationships/image" Target="media/image64.emf"/><Relationship Id="rId1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_whcheong\AppData\Local\Microsoft\Office\16.0\DTS\en-SG%7b02E4259F-3F7A-4BAF-8390-58E895964F39%7d\%7b85703B74-CBD3-4388-B667-6753FDD959CF%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afabadb4-2257-48ec-869f-64421b8f49cd" ContentTypeId="0x0101003618E443DE96424ABE734F4442FBF2B301" PreviousValue="false"/>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MAS Team Document" ma:contentTypeID="0x0101003618E443DE96424ABE734F4442FBF2B30100639707F575319647A6D308C510BCB483" ma:contentTypeVersion="68" ma:contentTypeDescription="Create a new document specific to MAS Team Collaboration." ma:contentTypeScope="" ma:versionID="55c7696c7d7de552414408731b2b074d">
  <xsd:schema xmlns:xsd="http://www.w3.org/2001/XMLSchema" xmlns:xs="http://www.w3.org/2001/XMLSchema" xmlns:p="http://schemas.microsoft.com/office/2006/metadata/properties" xmlns:ns2="3a90f38b-cee7-4289-b705-21e4ceceb96b" xmlns:ns4="81eeee23-0c10-4fe9-b2e8-5c8edd998a5f" xmlns:ns5="http://schemas.microsoft.com/sharepoint/v4" targetNamespace="http://schemas.microsoft.com/office/2006/metadata/properties" ma:root="true" ma:fieldsID="c0caf89db698866fa7f8f9d8ff40af80" ns2:_="" ns4:_="" ns5:_="">
    <xsd:import namespace="3a90f38b-cee7-4289-b705-21e4ceceb96b"/>
    <xsd:import namespace="81eeee23-0c10-4fe9-b2e8-5c8edd998a5f"/>
    <xsd:import namespace="http://schemas.microsoft.com/sharepoint/v4"/>
    <xsd:element name="properties">
      <xsd:complexType>
        <xsd:sequence>
          <xsd:element name="documentManagement">
            <xsd:complexType>
              <xsd:all>
                <xsd:element ref="ns2:ISF_x0020_Classification"/>
                <xsd:element ref="ns2:Document_x0020_Date" minOccurs="0"/>
                <xsd:element ref="ns2:TaxCatchAllLabel" minOccurs="0"/>
                <xsd:element ref="ns2:c569feee562949f193efcc6c33983d2e" minOccurs="0"/>
                <xsd:element ref="ns2:g5d17599f0654139ac247b509bd42854" minOccurs="0"/>
                <xsd:element ref="ns2:Workflow" minOccurs="0"/>
                <xsd:element ref="ns2:a2b7da5d9b994f938881636f0a7c63d6" minOccurs="0"/>
                <xsd:element ref="ns2:_dlc_DocId" minOccurs="0"/>
                <xsd:element ref="ns2:ee94ffbfe3174827a439912fa17811b9" minOccurs="0"/>
                <xsd:element ref="ns2:_dlc_DocIdUrl" minOccurs="0"/>
                <xsd:element ref="ns2:b1f4bea4dbaa4479a68e8cee40e226b9" minOccurs="0"/>
                <xsd:element ref="ns2:_dlc_DocIdPersistId" minOccurs="0"/>
                <xsd:element ref="ns2:h6ac82fb60e7404bb7825d9f5fed2f8a" minOccurs="0"/>
                <xsd:element ref="ns2:pb016fef86a642189c1d23bc7cb88f0e" minOccurs="0"/>
                <xsd:element ref="ns2:h63e849b28044e64bfbe5f5fa7b8c866" minOccurs="0"/>
                <xsd:element ref="ns2:TaxCatchAll" minOccurs="0"/>
                <xsd:element ref="ns4:SharedWithUsers" minOccurs="0"/>
                <xsd:element ref="ns5: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90f38b-cee7-4289-b705-21e4ceceb96b" elementFormDefault="qualified">
    <xsd:import namespace="http://schemas.microsoft.com/office/2006/documentManagement/types"/>
    <xsd:import namespace="http://schemas.microsoft.com/office/infopath/2007/PartnerControls"/>
    <xsd:element name="ISF_x0020_Classification" ma:index="5" ma:displayName="ISF Classification" ma:format="Dropdown" ma:internalName="ISF_x0020_Classification" ma:readOnly="false">
      <xsd:simpleType>
        <xsd:restriction base="dms:Choice">
          <xsd:enumeration value="Sensitive (High)"/>
          <xsd:enumeration value="Sensitive (Normal)"/>
          <xsd:enumeration value="Non-Sensitive"/>
        </xsd:restriction>
      </xsd:simpleType>
    </xsd:element>
    <xsd:element name="Document_x0020_Date" ma:index="6" nillable="true" ma:displayName="Document Date" ma:default="[today]" ma:format="DateOnly" ma:internalName="Document_x0020_Date">
      <xsd:simpleType>
        <xsd:restriction base="dms:DateTime"/>
      </xsd:simpleType>
    </xsd:element>
    <xsd:element name="TaxCatchAllLabel" ma:index="13" nillable="true" ma:displayName="Taxonomy Catch All Column1" ma:hidden="true" ma:list="{054ee1cd-68ca-4f21-a204-f7d942dff3d5}" ma:internalName="TaxCatchAllLabel" ma:readOnly="true" ma:showField="CatchAllDataLabel" ma:web="81eeee23-0c10-4fe9-b2e8-5c8edd998a5f">
      <xsd:complexType>
        <xsd:complexContent>
          <xsd:extension base="dms:MultiChoiceLookup">
            <xsd:sequence>
              <xsd:element name="Value" type="dms:Lookup" maxOccurs="unbounded" minOccurs="0" nillable="true"/>
            </xsd:sequence>
          </xsd:extension>
        </xsd:complexContent>
      </xsd:complexType>
    </xsd:element>
    <xsd:element name="c569feee562949f193efcc6c33983d2e" ma:index="15" ma:taxonomy="true" ma:internalName="c569feee562949f193efcc6c33983d2e" ma:taxonomyFieldName="Document_x0020_Type" ma:displayName="Document Type" ma:default="" ma:fieldId="{c569feee-5629-49f1-93ef-cc6c33983d2e}" ma:sspId="afabadb4-2257-48ec-869f-64421b8f49cd" ma:termSetId="517dae02-1ab1-4993-aae9-22f62c9845ab" ma:anchorId="00000000-0000-0000-0000-000000000000" ma:open="false" ma:isKeyword="false">
      <xsd:complexType>
        <xsd:sequence>
          <xsd:element ref="pc:Terms" minOccurs="0" maxOccurs="1"/>
        </xsd:sequence>
      </xsd:complexType>
    </xsd:element>
    <xsd:element name="g5d17599f0654139ac247b509bd42854" ma:index="17" ma:taxonomy="true" ma:internalName="g5d17599f0654139ac247b509bd42854" ma:taxonomyFieldName="Security_x0020_Classification" ma:displayName="RCST Classification" ma:readOnly="false" ma:default="" ma:fieldId="{05d17599-f065-4139-ac24-7b509bd42854}" ma:sspId="afabadb4-2257-48ec-869f-64421b8f49cd" ma:termSetId="b00b6dbf-39ae-4d84-a129-f0bacf0fa746" ma:anchorId="00000000-0000-0000-0000-000000000000" ma:open="false" ma:isKeyword="false">
      <xsd:complexType>
        <xsd:sequence>
          <xsd:element ref="pc:Terms" minOccurs="0" maxOccurs="1"/>
        </xsd:sequence>
      </xsd:complexType>
    </xsd:element>
    <xsd:element name="Workflow" ma:index="20" nillable="true" ma:displayName="Workflow" ma:format="Hyperlink" ma:hidden="true" ma:internalName="Workflow"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a2b7da5d9b994f938881636f0a7c63d6" ma:index="22" nillable="true" ma:taxonomy="true" ma:internalName="a2b7da5d9b994f938881636f0a7c63d6" ma:taxonomyFieldName="Projects" ma:displayName="Projects" ma:default="" ma:fieldId="{a2b7da5d-9b99-4f93-8881-636f0a7c63d6}" ma:taxonomyMulti="true" ma:sspId="afabadb4-2257-48ec-869f-64421b8f49cd" ma:termSetId="5fe96bc1-6189-41c9-b83e-08cb0563998d" ma:anchorId="00000000-0000-0000-0000-000000000000" ma:open="false" ma:isKeyword="false">
      <xsd:complexType>
        <xsd:sequence>
          <xsd:element ref="pc:Terms" minOccurs="0" maxOccurs="1"/>
        </xsd:sequence>
      </xsd:complexType>
    </xsd:element>
    <xsd:element name="_dlc_DocId" ma:index="23" nillable="true" ma:displayName="Document ID Value" ma:description="The value of the document ID assigned to this item." ma:internalName="_dlc_DocId" ma:readOnly="true">
      <xsd:simpleType>
        <xsd:restriction base="dms:Text"/>
      </xsd:simpleType>
    </xsd:element>
    <xsd:element name="ee94ffbfe3174827a439912fa17811b9" ma:index="24" nillable="true" ma:taxonomy="true" ma:internalName="ee94ffbfe3174827a439912fa17811b9" ma:taxonomyFieldName="Subjects" ma:displayName="Subjects" ma:default="" ma:fieldId="{ee94ffbf-e317-4827-a439-912fa17811b9}" ma:taxonomyMulti="true" ma:sspId="afabadb4-2257-48ec-869f-64421b8f49cd" ma:termSetId="d8b55116-fb8b-4ce5-bb6d-7615087702dd" ma:anchorId="00000000-0000-0000-0000-000000000000" ma:open="false" ma:isKeyword="false">
      <xsd:complexType>
        <xsd:sequence>
          <xsd:element ref="pc:Terms" minOccurs="0" maxOccurs="1"/>
        </xsd:sequence>
      </xsd:complex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b1f4bea4dbaa4479a68e8cee40e226b9" ma:index="26" nillable="true" ma:taxonomy="true" ma:internalName="b1f4bea4dbaa4479a68e8cee40e226b9" ma:taxonomyFieldName="Events" ma:displayName="Events" ma:default="" ma:fieldId="{b1f4bea4-dbaa-4479-a68e-8cee40e226b9}" ma:taxonomyMulti="true" ma:sspId="afabadb4-2257-48ec-869f-64421b8f49cd" ma:termSetId="ae8532c2-1b69-4678-b6a3-43209a99ff84" ma:anchorId="00000000-0000-0000-0000-000000000000" ma:open="false" ma:isKeyword="false">
      <xsd:complexType>
        <xsd:sequence>
          <xsd:element ref="pc:Terms" minOccurs="0" maxOccurs="1"/>
        </xsd:sequence>
      </xsd:complexType>
    </xsd:element>
    <xsd:element name="_dlc_DocIdPersistId" ma:index="27" nillable="true" ma:displayName="Persist ID" ma:description="Keep ID on add." ma:hidden="true" ma:internalName="_dlc_DocIdPersistId" ma:readOnly="true">
      <xsd:simpleType>
        <xsd:restriction base="dms:Boolean"/>
      </xsd:simpleType>
    </xsd:element>
    <xsd:element name="h6ac82fb60e7404bb7825d9f5fed2f8a" ma:index="28" nillable="true" ma:taxonomy="true" ma:internalName="h6ac82fb60e7404bb7825d9f5fed2f8a" ma:taxonomyFieldName="Geographical" ma:displayName="Geographical" ma:default="" ma:fieldId="{16ac82fb-60e7-404b-b782-5d9f5fed2f8a}" ma:taxonomyMulti="true" ma:sspId="afabadb4-2257-48ec-869f-64421b8f49cd" ma:termSetId="7858cba8-e863-431c-a109-bcc6b0c9a353" ma:anchorId="00000000-0000-0000-0000-000000000000" ma:open="false" ma:isKeyword="false">
      <xsd:complexType>
        <xsd:sequence>
          <xsd:element ref="pc:Terms" minOccurs="0" maxOccurs="1"/>
        </xsd:sequence>
      </xsd:complexType>
    </xsd:element>
    <xsd:element name="pb016fef86a642189c1d23bc7cb88f0e" ma:index="29" ma:taxonomy="true" ma:internalName="pb016fef86a642189c1d23bc7cb88f0e" ma:taxonomyFieldName="Business_x0020_Functions" ma:displayName="Business Functions" ma:default="" ma:fieldId="{9b016fef-86a6-4218-9c1d-23bc7cb88f0e}" ma:sspId="afabadb4-2257-48ec-869f-64421b8f49cd" ma:termSetId="de72b2be-0a69-4604-8964-d6861f8eac42" ma:anchorId="00000000-0000-0000-0000-000000000000" ma:open="false" ma:isKeyword="false">
      <xsd:complexType>
        <xsd:sequence>
          <xsd:element ref="pc:Terms" minOccurs="0" maxOccurs="1"/>
        </xsd:sequence>
      </xsd:complexType>
    </xsd:element>
    <xsd:element name="h63e849b28044e64bfbe5f5fa7b8c866" ma:index="30" nillable="true" ma:taxonomy="true" ma:internalName="h63e849b28044e64bfbe5f5fa7b8c866" ma:taxonomyFieldName="Organisations" ma:displayName="Organisations" ma:default="" ma:fieldId="{163e849b-2804-4e64-bfbe-5f5fa7b8c866}" ma:taxonomyMulti="true" ma:sspId="afabadb4-2257-48ec-869f-64421b8f49cd" ma:termSetId="f1947048-467f-4973-9028-c91de76bba85" ma:anchorId="00000000-0000-0000-0000-000000000000" ma:open="false" ma:isKeyword="false">
      <xsd:complexType>
        <xsd:sequence>
          <xsd:element ref="pc:Terms" minOccurs="0" maxOccurs="1"/>
        </xsd:sequence>
      </xsd:complexType>
    </xsd:element>
    <xsd:element name="TaxCatchAll" ma:index="31" nillable="true" ma:displayName="Taxonomy Catch All Column" ma:hidden="true" ma:list="{054ee1cd-68ca-4f21-a204-f7d942dff3d5}" ma:internalName="TaxCatchAll" ma:showField="CatchAllData" ma:web="81eeee23-0c10-4fe9-b2e8-5c8edd998a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1eeee23-0c10-4fe9-b2e8-5c8edd998a5f" elementFormDefault="qualified">
    <xsd:import namespace="http://schemas.microsoft.com/office/2006/documentManagement/types"/>
    <xsd:import namespace="http://schemas.microsoft.com/office/infopath/2007/PartnerControls"/>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7" ma:displayName="Author"/>
        <xsd:element ref="dcterms:created" minOccurs="0" maxOccurs="1"/>
        <xsd:element ref="dc:identifier" minOccurs="0" maxOccurs="1"/>
        <xsd:element name="contentType" minOccurs="0" maxOccurs="1" type="xsd:string" ma:index="1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3a90f38b-cee7-4289-b705-21e4ceceb96b">
      <Value>6</Value>
      <Value>5</Value>
      <Value>2</Value>
    </TaxCatchAll>
    <Workflow xmlns="3a90f38b-cee7-4289-b705-21e4ceceb96b">
      <Url xsi:nil="true"/>
      <Description xsi:nil="true"/>
    </Workflow>
    <b1f4bea4dbaa4479a68e8cee40e226b9 xmlns="3a90f38b-cee7-4289-b705-21e4ceceb96b">
      <Terms xmlns="http://schemas.microsoft.com/office/infopath/2007/PartnerControls"/>
    </b1f4bea4dbaa4479a68e8cee40e226b9>
    <pb016fef86a642189c1d23bc7cb88f0e xmlns="3a90f38b-cee7-4289-b705-21e4ceceb96b">
      <Terms xmlns="http://schemas.microsoft.com/office/infopath/2007/PartnerControls">
        <TermInfo xmlns="http://schemas.microsoft.com/office/infopath/2007/PartnerControls">
          <TermName xmlns="http://schemas.microsoft.com/office/infopath/2007/PartnerControls">Monetary and Domestic Markets Management</TermName>
          <TermId xmlns="http://schemas.microsoft.com/office/infopath/2007/PartnerControls">2a7d5b88-6bf1-45f1-86e4-16940b278451</TermId>
        </TermInfo>
      </Terms>
    </pb016fef86a642189c1d23bc7cb88f0e>
    <h63e849b28044e64bfbe5f5fa7b8c866 xmlns="3a90f38b-cee7-4289-b705-21e4ceceb96b">
      <Terms xmlns="http://schemas.microsoft.com/office/infopath/2007/PartnerControls"/>
    </h63e849b28044e64bfbe5f5fa7b8c866>
    <IconOverlay xmlns="http://schemas.microsoft.com/sharepoint/v4" xsi:nil="true"/>
    <a2b7da5d9b994f938881636f0a7c63d6 xmlns="3a90f38b-cee7-4289-b705-21e4ceceb96b">
      <Terms xmlns="http://schemas.microsoft.com/office/infopath/2007/PartnerControls"/>
    </a2b7da5d9b994f938881636f0a7c63d6>
    <g5d17599f0654139ac247b509bd42854 xmlns="3a90f38b-cee7-4289-b705-21e4ceceb96b">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86c47f45-3406-42c4-a9a0-f1318f859c90</TermId>
        </TermInfo>
      </Terms>
    </g5d17599f0654139ac247b509bd42854>
    <h6ac82fb60e7404bb7825d9f5fed2f8a xmlns="3a90f38b-cee7-4289-b705-21e4ceceb96b">
      <Terms xmlns="http://schemas.microsoft.com/office/infopath/2007/PartnerControls"/>
    </h6ac82fb60e7404bb7825d9f5fed2f8a>
    <ee94ffbfe3174827a439912fa17811b9 xmlns="3a90f38b-cee7-4289-b705-21e4ceceb96b">
      <Terms xmlns="http://schemas.microsoft.com/office/infopath/2007/PartnerControls"/>
    </ee94ffbfe3174827a439912fa17811b9>
    <c569feee562949f193efcc6c33983d2e xmlns="3a90f38b-cee7-4289-b705-21e4ceceb96b">
      <Terms xmlns="http://schemas.microsoft.com/office/infopath/2007/PartnerControls">
        <TermInfo xmlns="http://schemas.microsoft.com/office/infopath/2007/PartnerControls">
          <TermName xmlns="http://schemas.microsoft.com/office/infopath/2007/PartnerControls">Reference Materials</TermName>
          <TermId xmlns="http://schemas.microsoft.com/office/infopath/2007/PartnerControls">3f315016-5303-4a8c-924f-0d81ba7cd31b</TermId>
        </TermInfo>
      </Terms>
    </c569feee562949f193efcc6c33983d2e>
    <ISF_x0020_Classification xmlns="3a90f38b-cee7-4289-b705-21e4ceceb96b">Non-Sensitive</ISF_x0020_Classification>
    <Document_x0020_Date xmlns="3a90f38b-cee7-4289-b705-21e4ceceb96b">2025-11-27T16:00:00+00:00</Document_x0020_Date>
    <_dlc_DocId xmlns="3a90f38b-cee7-4289-b705-21e4ceceb96b">171eb918-e5f1-4c89-b998-d6479e909beb</_dlc_DocId>
    <_dlc_DocIdUrl xmlns="3a90f38b-cee7-4289-b705-21e4ceceb96b">
      <Url>https://home.dms.mas.gov.sg/_layouts/15/MASGlobalID/DocAveRedirect.aspx?DocId=171eb918-e5f1-4c89-b998-d6479e909beb&amp;SiteID=c32db5b2-d241-48e9-9949-19ccf62ec6db_81eeee23-0c10-4fe9-b2e8-5c8edd998a5f</Url>
      <Description>171eb918-e5f1-4c89-b998-d6479e909beb</Description>
    </_dlc_DocIdUrl>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74B640-F451-4A74-8426-CB4E7AE1DEB9}">
  <ds:schemaRefs>
    <ds:schemaRef ds:uri="Microsoft.SharePoint.Taxonomy.ContentTypeSync"/>
  </ds:schemaRefs>
</ds:datastoreItem>
</file>

<file path=customXml/itemProps2.xml><?xml version="1.0" encoding="utf-8"?>
<ds:datastoreItem xmlns:ds="http://schemas.openxmlformats.org/officeDocument/2006/customXml" ds:itemID="{6E26A50F-13C3-4B83-8C45-BDE5DFB1FEAC}">
  <ds:schemaRefs>
    <ds:schemaRef ds:uri="http://schemas.microsoft.com/sharepoint/events"/>
  </ds:schemaRefs>
</ds:datastoreItem>
</file>

<file path=customXml/itemProps3.xml><?xml version="1.0" encoding="utf-8"?>
<ds:datastoreItem xmlns:ds="http://schemas.openxmlformats.org/officeDocument/2006/customXml" ds:itemID="{9C692422-A389-4468-BEBE-16D8452100DA}">
  <ds:schemaRefs>
    <ds:schemaRef ds:uri="http://schemas.openxmlformats.org/officeDocument/2006/bibliography"/>
  </ds:schemaRefs>
</ds:datastoreItem>
</file>

<file path=customXml/itemProps4.xml><?xml version="1.0" encoding="utf-8"?>
<ds:datastoreItem xmlns:ds="http://schemas.openxmlformats.org/officeDocument/2006/customXml" ds:itemID="{D2C43882-5133-4961-8B72-6C4914B7F6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90f38b-cee7-4289-b705-21e4ceceb96b"/>
    <ds:schemaRef ds:uri="81eeee23-0c10-4fe9-b2e8-5c8edd998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FBDB1CC-CEFB-4E46-8174-1F0AA0D30B24}">
  <ds:schemaRefs>
    <ds:schemaRef ds:uri="http://purl.org/dc/terms/"/>
    <ds:schemaRef ds:uri="http://schemas.microsoft.com/office/2006/metadata/properties"/>
    <ds:schemaRef ds:uri="http://schemas.microsoft.com/office/2006/documentManagement/types"/>
    <ds:schemaRef ds:uri="http://www.w3.org/XML/1998/namespace"/>
    <ds:schemaRef ds:uri="http://schemas.microsoft.com/sharepoint/v4"/>
    <ds:schemaRef ds:uri="http://schemas.openxmlformats.org/package/2006/metadata/core-properties"/>
    <ds:schemaRef ds:uri="http://purl.org/dc/elements/1.1/"/>
    <ds:schemaRef ds:uri="http://schemas.microsoft.com/office/infopath/2007/PartnerControls"/>
    <ds:schemaRef ds:uri="81eeee23-0c10-4fe9-b2e8-5c8edd998a5f"/>
    <ds:schemaRef ds:uri="3a90f38b-cee7-4289-b705-21e4ceceb96b"/>
    <ds:schemaRef ds:uri="http://purl.org/dc/dcmitype/"/>
  </ds:schemaRefs>
</ds:datastoreItem>
</file>

<file path=customXml/itemProps6.xml><?xml version="1.0" encoding="utf-8"?>
<ds:datastoreItem xmlns:ds="http://schemas.openxmlformats.org/officeDocument/2006/customXml" ds:itemID="{A5035508-4EFD-43DD-A410-A9CB4967A8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{85703B74-CBD3-4388-B667-6753FDD959CF}tf02786999_win32</Template>
  <TotalTime>4424</TotalTime>
  <Pages>63</Pages>
  <Words>10756</Words>
  <Characters>61315</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MAS_OMEGA - Functional Specifications Document (Announcement)_v0.01</vt:lpstr>
    </vt:vector>
  </TitlesOfParts>
  <Company/>
  <LinksUpToDate>false</LinksUpToDate>
  <CharactersWithSpaces>71928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MAS_OMEGA - Functional Specifications Document (Announcement)_v0.01</dc:title>
  <dc:subject/>
  <dc:creator/>
  <cp:keywords/>
  <dc:description/>
  <cp:lastModifiedBy>Sophia TAN (MAS)</cp:lastModifiedBy>
  <cp:revision>124</cp:revision>
  <dcterms:created xsi:type="dcterms:W3CDTF">2025-12-23T01:23:00Z</dcterms:created>
  <dcterms:modified xsi:type="dcterms:W3CDTF">2026-01-14T10:23:00Z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0x0101003618E443DE96424ABE734F4442FBF2B30100639707F575319647A6D308C510BCB483</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MSIP_Label_54803508-8490-4252-b331-d9b72689e942_Enabled">
    <vt:lpwstr>true</vt:lpwstr>
  </property>
  <property fmtid="{D5CDD505-2E9C-101B-9397-08002B2CF9AE}" pid="9" name="MSIP_Label_54803508-8490-4252-b331-d9b72689e942_SetDate">
    <vt:lpwstr>2025-11-27T07:39:31Z</vt:lpwstr>
  </property>
  <property fmtid="{D5CDD505-2E9C-101B-9397-08002B2CF9AE}" pid="10" name="MSIP_Label_54803508-8490-4252-b331-d9b72689e942_Method">
    <vt:lpwstr>Privileged</vt:lpwstr>
  </property>
  <property fmtid="{D5CDD505-2E9C-101B-9397-08002B2CF9AE}" pid="11" name="MSIP_Label_54803508-8490-4252-b331-d9b72689e942_Name">
    <vt:lpwstr>Non Sensitive_0</vt:lpwstr>
  </property>
  <property fmtid="{D5CDD505-2E9C-101B-9397-08002B2CF9AE}" pid="12" name="MSIP_Label_54803508-8490-4252-b331-d9b72689e942_SiteId">
    <vt:lpwstr>0b11c524-9a1c-4e1b-84cb-6336aefc2243</vt:lpwstr>
  </property>
  <property fmtid="{D5CDD505-2E9C-101B-9397-08002B2CF9AE}" pid="13" name="MSIP_Label_54803508-8490-4252-b331-d9b72689e942_ActionId">
    <vt:lpwstr>d7e8cc4a-07d5-49d8-bdfa-fa2feafccc10</vt:lpwstr>
  </property>
  <property fmtid="{D5CDD505-2E9C-101B-9397-08002B2CF9AE}" pid="14" name="MSIP_Label_54803508-8490-4252-b331-d9b72689e942_ContentBits">
    <vt:lpwstr>0</vt:lpwstr>
  </property>
  <property fmtid="{D5CDD505-2E9C-101B-9397-08002B2CF9AE}" pid="15" name="MSIP_Label_54803508-8490-4252-b331-d9b72689e942_Tag">
    <vt:lpwstr>10, 0, 1, 1</vt:lpwstr>
  </property>
  <property fmtid="{D5CDD505-2E9C-101B-9397-08002B2CF9AE}" pid="16" name="_dlc_DocIdItemGuid">
    <vt:lpwstr>171eb918-e5f1-4c89-b998-d6479e909beb</vt:lpwstr>
  </property>
  <property fmtid="{D5CDD505-2E9C-101B-9397-08002B2CF9AE}" pid="17" name="kfb1d384101645d79dfb3e1eb6303efc">
    <vt:lpwstr/>
  </property>
  <property fmtid="{D5CDD505-2E9C-101B-9397-08002B2CF9AE}" pid="18" name="Projects">
    <vt:lpwstr/>
  </property>
  <property fmtid="{D5CDD505-2E9C-101B-9397-08002B2CF9AE}" pid="19" name="CTG Classification">
    <vt:lpwstr/>
  </property>
  <property fmtid="{D5CDD505-2E9C-101B-9397-08002B2CF9AE}" pid="20" name="Geographical">
    <vt:lpwstr/>
  </property>
  <property fmtid="{D5CDD505-2E9C-101B-9397-08002B2CF9AE}" pid="21" name="o1bc9418e5f14cc08546fd3687d4faf2">
    <vt:lpwstr/>
  </property>
  <property fmtid="{D5CDD505-2E9C-101B-9397-08002B2CF9AE}" pid="22" name="Subjects">
    <vt:lpwstr/>
  </property>
  <property fmtid="{D5CDD505-2E9C-101B-9397-08002B2CF9AE}" pid="23" name="Events">
    <vt:lpwstr/>
  </property>
  <property fmtid="{D5CDD505-2E9C-101B-9397-08002B2CF9AE}" pid="24" name="Organisations">
    <vt:lpwstr/>
  </property>
  <property fmtid="{D5CDD505-2E9C-101B-9397-08002B2CF9AE}" pid="25" name="Business Functions">
    <vt:lpwstr>5;#Monetary and Domestic Markets Management|2a7d5b88-6bf1-45f1-86e4-16940b278451</vt:lpwstr>
  </property>
  <property fmtid="{D5CDD505-2E9C-101B-9397-08002B2CF9AE}" pid="26" name="Divisions">
    <vt:lpwstr/>
  </property>
  <property fmtid="{D5CDD505-2E9C-101B-9397-08002B2CF9AE}" pid="27" name="Document Type">
    <vt:lpwstr>2;#Reference Materials|3f315016-5303-4a8c-924f-0d81ba7cd31b</vt:lpwstr>
  </property>
  <property fmtid="{D5CDD505-2E9C-101B-9397-08002B2CF9AE}" pid="28" name="Security Classification">
    <vt:lpwstr>6;#Restricted|86c47f45-3406-42c4-a9a0-f1318f859c90</vt:lpwstr>
  </property>
</Properties>
</file>