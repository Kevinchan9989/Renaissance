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D02F7" w14:textId="5C59A997" w:rsidR="00622A7F" w:rsidRPr="007C7C7F" w:rsidRDefault="00A953D8" w:rsidP="00C3276F">
      <w:pPr>
        <w:tabs>
          <w:tab w:val="center" w:pos="5400"/>
        </w:tabs>
      </w:pPr>
      <w:r>
        <w:t xml:space="preserve">           </w:t>
      </w:r>
      <w:r>
        <w:tab/>
        <w:t xml:space="preserve">             </w:t>
      </w:r>
    </w:p>
    <w:p w14:paraId="4B01B580" w14:textId="77777777" w:rsidR="00622A7F" w:rsidRPr="007C7C7F" w:rsidRDefault="00622A7F" w:rsidP="003F1708"/>
    <w:p w14:paraId="69D65569" w14:textId="77777777" w:rsidR="00622A7F" w:rsidRPr="007C7C7F" w:rsidRDefault="00622A7F" w:rsidP="003F1708"/>
    <w:p w14:paraId="79487354" w14:textId="77777777" w:rsidR="00622A7F" w:rsidRPr="007C7C7F" w:rsidRDefault="00622A7F" w:rsidP="003F1708"/>
    <w:p w14:paraId="29DC91D9" w14:textId="77777777" w:rsidR="00622A7F" w:rsidRPr="007C7C7F" w:rsidRDefault="00622A7F" w:rsidP="003F1708"/>
    <w:p w14:paraId="16418BAA" w14:textId="77777777" w:rsidR="00622A7F" w:rsidRPr="007C7C7F" w:rsidRDefault="00622A7F" w:rsidP="003F1708"/>
    <w:p w14:paraId="1862FCEE" w14:textId="77777777" w:rsidR="00622A7F" w:rsidRPr="007C7C7F" w:rsidRDefault="00622A7F" w:rsidP="003F1708"/>
    <w:p w14:paraId="6BC99A84" w14:textId="2C4A23A6" w:rsidR="00622A7F" w:rsidRPr="007C7C7F" w:rsidRDefault="00622A7F" w:rsidP="00E56125">
      <w:pPr>
        <w:pStyle w:val="Title"/>
      </w:pPr>
      <w:r w:rsidRPr="007C7C7F">
        <w:t>Functional Specification Document</w:t>
      </w:r>
    </w:p>
    <w:p w14:paraId="2DDEADF0" w14:textId="2B158EE2" w:rsidR="00622A7F" w:rsidRPr="007C7C7F" w:rsidRDefault="00622A7F" w:rsidP="007C7C7F">
      <w:pPr>
        <w:pStyle w:val="Subtitle"/>
      </w:pPr>
      <w:r w:rsidRPr="007C7C7F">
        <w:t>OMEGA – Open Market Execution Gateway</w:t>
      </w:r>
    </w:p>
    <w:p w14:paraId="34CC5DD5" w14:textId="75173510" w:rsidR="00622A7F" w:rsidRPr="007C7C7F" w:rsidRDefault="00622A7F" w:rsidP="007C7C7F">
      <w:pPr>
        <w:pStyle w:val="Subtitle"/>
      </w:pPr>
      <w:r w:rsidRPr="007C7C7F">
        <w:t>Issuance Calendar</w:t>
      </w:r>
    </w:p>
    <w:p w14:paraId="58441432" w14:textId="5FB49456" w:rsidR="00622A7F" w:rsidRPr="007C7C7F" w:rsidRDefault="00622A7F" w:rsidP="00622A7F">
      <w:pPr>
        <w:pStyle w:val="Subtitle"/>
        <w:sectPr w:rsidR="00622A7F" w:rsidRPr="007C7C7F" w:rsidSect="000D68BA">
          <w:headerReference w:type="default" r:id="rId13"/>
          <w:footerReference w:type="default" r:id="rId14"/>
          <w:pgSz w:w="12240" w:h="15840"/>
          <w:pgMar w:top="1440" w:right="720" w:bottom="1440" w:left="720" w:header="720" w:footer="720" w:gutter="0"/>
          <w:cols w:space="720"/>
          <w:docGrid w:linePitch="360"/>
        </w:sectPr>
      </w:pPr>
      <w:r w:rsidRPr="007C7C7F">
        <w:t>v0.0</w:t>
      </w:r>
      <w:r w:rsidR="006D57B0">
        <w:t>4</w:t>
      </w:r>
    </w:p>
    <w:p w14:paraId="32894D98" w14:textId="77777777" w:rsidR="000D68BA" w:rsidRPr="007C7C7F" w:rsidRDefault="000D68BA" w:rsidP="003F1708"/>
    <w:p w14:paraId="1247050B" w14:textId="2FE6564B" w:rsidR="000D68BA" w:rsidRPr="007C7C7F" w:rsidRDefault="000D68BA" w:rsidP="003F1708">
      <w:pPr>
        <w:rPr>
          <w:b/>
          <w:bCs/>
          <w:sz w:val="28"/>
          <w:szCs w:val="28"/>
        </w:rPr>
      </w:pPr>
      <w:r w:rsidRPr="007C7C7F">
        <w:rPr>
          <w:b/>
          <w:bCs/>
          <w:sz w:val="28"/>
          <w:szCs w:val="28"/>
        </w:rPr>
        <w:t>Document Control</w:t>
      </w:r>
    </w:p>
    <w:p w14:paraId="16D674EA" w14:textId="77777777" w:rsidR="000D68BA" w:rsidRPr="007C7C7F" w:rsidRDefault="000D68BA" w:rsidP="003F1708">
      <w:pPr>
        <w:rPr>
          <w:b/>
          <w:bCs/>
        </w:rPr>
      </w:pPr>
      <w:r w:rsidRPr="007C7C7F">
        <w:rPr>
          <w:b/>
          <w:bCs/>
        </w:rPr>
        <w:t xml:space="preserve">Revision History </w:t>
      </w:r>
    </w:p>
    <w:tbl>
      <w:tblPr>
        <w:tblStyle w:val="TableGrid"/>
        <w:tblW w:w="0" w:type="auto"/>
        <w:tblLook w:val="04A0" w:firstRow="1" w:lastRow="0" w:firstColumn="1" w:lastColumn="0" w:noHBand="0" w:noVBand="1"/>
      </w:tblPr>
      <w:tblGrid>
        <w:gridCol w:w="1271"/>
        <w:gridCol w:w="1559"/>
        <w:gridCol w:w="4722"/>
        <w:gridCol w:w="2518"/>
      </w:tblGrid>
      <w:tr w:rsidR="000D68BA" w:rsidRPr="007C7C7F" w14:paraId="72431DAB" w14:textId="77777777" w:rsidTr="005E04BE">
        <w:tc>
          <w:tcPr>
            <w:tcW w:w="1271" w:type="dxa"/>
            <w:shd w:val="clear" w:color="auto" w:fill="E7E6E6" w:themeFill="background2"/>
          </w:tcPr>
          <w:p w14:paraId="4F746050" w14:textId="0E6915A1" w:rsidR="000D68BA" w:rsidRPr="007C7C7F" w:rsidRDefault="000D68BA" w:rsidP="00EB4795">
            <w:pPr>
              <w:rPr>
                <w:b/>
                <w:bCs/>
              </w:rPr>
            </w:pPr>
            <w:r w:rsidRPr="007C7C7F">
              <w:rPr>
                <w:b/>
                <w:bCs/>
              </w:rPr>
              <w:t>Revision #</w:t>
            </w:r>
          </w:p>
        </w:tc>
        <w:tc>
          <w:tcPr>
            <w:tcW w:w="1559" w:type="dxa"/>
            <w:shd w:val="clear" w:color="auto" w:fill="E7E6E6" w:themeFill="background2"/>
          </w:tcPr>
          <w:p w14:paraId="3E9FCB6F" w14:textId="205E8575" w:rsidR="000D68BA" w:rsidRPr="007C7C7F" w:rsidRDefault="000D68BA" w:rsidP="00EB4795">
            <w:pPr>
              <w:rPr>
                <w:b/>
                <w:bCs/>
              </w:rPr>
            </w:pPr>
            <w:r w:rsidRPr="007C7C7F">
              <w:rPr>
                <w:b/>
                <w:bCs/>
              </w:rPr>
              <w:t>Release Date</w:t>
            </w:r>
          </w:p>
        </w:tc>
        <w:tc>
          <w:tcPr>
            <w:tcW w:w="4722" w:type="dxa"/>
            <w:shd w:val="clear" w:color="auto" w:fill="E7E6E6" w:themeFill="background2"/>
          </w:tcPr>
          <w:p w14:paraId="134C2A28" w14:textId="04D18932" w:rsidR="000D68BA" w:rsidRPr="007C7C7F" w:rsidRDefault="000D68BA" w:rsidP="00EB4795">
            <w:pPr>
              <w:rPr>
                <w:b/>
                <w:bCs/>
              </w:rPr>
            </w:pPr>
            <w:r w:rsidRPr="007C7C7F">
              <w:rPr>
                <w:b/>
                <w:bCs/>
              </w:rPr>
              <w:t>Summary of Changes</w:t>
            </w:r>
          </w:p>
        </w:tc>
        <w:tc>
          <w:tcPr>
            <w:tcW w:w="2518" w:type="dxa"/>
            <w:shd w:val="clear" w:color="auto" w:fill="E7E6E6" w:themeFill="background2"/>
          </w:tcPr>
          <w:p w14:paraId="6BFA0949" w14:textId="73F07149" w:rsidR="000D68BA" w:rsidRPr="007C7C7F" w:rsidRDefault="000D68BA" w:rsidP="00EB4795">
            <w:pPr>
              <w:rPr>
                <w:b/>
                <w:bCs/>
              </w:rPr>
            </w:pPr>
            <w:r w:rsidRPr="007C7C7F">
              <w:rPr>
                <w:b/>
                <w:bCs/>
              </w:rPr>
              <w:t>Author</w:t>
            </w:r>
          </w:p>
        </w:tc>
      </w:tr>
      <w:tr w:rsidR="000D68BA" w:rsidRPr="007C7C7F" w14:paraId="461AA73F" w14:textId="77777777" w:rsidTr="005E04BE">
        <w:tc>
          <w:tcPr>
            <w:tcW w:w="1271" w:type="dxa"/>
          </w:tcPr>
          <w:p w14:paraId="13D6158C" w14:textId="7EE45D6A" w:rsidR="000D68BA" w:rsidRPr="007C7C7F" w:rsidRDefault="000D68BA" w:rsidP="003F1708">
            <w:r w:rsidRPr="007C7C7F">
              <w:t>0.01</w:t>
            </w:r>
          </w:p>
        </w:tc>
        <w:tc>
          <w:tcPr>
            <w:tcW w:w="1559" w:type="dxa"/>
          </w:tcPr>
          <w:p w14:paraId="1705490B" w14:textId="7E365906" w:rsidR="000D68BA" w:rsidRPr="007C7C7F" w:rsidRDefault="000D68BA" w:rsidP="003F1708">
            <w:r w:rsidRPr="007C7C7F">
              <w:t>03 Nov 2025</w:t>
            </w:r>
          </w:p>
        </w:tc>
        <w:tc>
          <w:tcPr>
            <w:tcW w:w="4722" w:type="dxa"/>
          </w:tcPr>
          <w:p w14:paraId="40CFF2C7" w14:textId="56A4D025" w:rsidR="000D68BA" w:rsidRPr="007C7C7F" w:rsidRDefault="000D68BA" w:rsidP="003F1708">
            <w:r w:rsidRPr="007C7C7F">
              <w:t>Initial draft.</w:t>
            </w:r>
          </w:p>
        </w:tc>
        <w:tc>
          <w:tcPr>
            <w:tcW w:w="2518" w:type="dxa"/>
          </w:tcPr>
          <w:p w14:paraId="04A19696" w14:textId="38429F50" w:rsidR="000D68BA" w:rsidRPr="007C7C7F" w:rsidRDefault="000D68BA" w:rsidP="003F1708">
            <w:r w:rsidRPr="007C7C7F">
              <w:t>Eugene Cheong</w:t>
            </w:r>
          </w:p>
        </w:tc>
      </w:tr>
      <w:tr w:rsidR="000D68BA" w:rsidRPr="007C7C7F" w14:paraId="16BB0631" w14:textId="77777777" w:rsidTr="005E04BE">
        <w:tc>
          <w:tcPr>
            <w:tcW w:w="1271" w:type="dxa"/>
          </w:tcPr>
          <w:p w14:paraId="60C8C7C0" w14:textId="744C7A83" w:rsidR="000D68BA" w:rsidRPr="007C7C7F" w:rsidRDefault="000D68BA" w:rsidP="003F1708">
            <w:r w:rsidRPr="007C7C7F">
              <w:t>0.02</w:t>
            </w:r>
          </w:p>
        </w:tc>
        <w:tc>
          <w:tcPr>
            <w:tcW w:w="1559" w:type="dxa"/>
          </w:tcPr>
          <w:p w14:paraId="11A4015F" w14:textId="4E06631E" w:rsidR="000D68BA" w:rsidRPr="007C7C7F" w:rsidRDefault="000D68BA" w:rsidP="003F1708">
            <w:r w:rsidRPr="007C7C7F">
              <w:t>07 Nov 2025</w:t>
            </w:r>
          </w:p>
        </w:tc>
        <w:tc>
          <w:tcPr>
            <w:tcW w:w="4722" w:type="dxa"/>
          </w:tcPr>
          <w:p w14:paraId="5BD54D36" w14:textId="1835B2AD" w:rsidR="000D68BA" w:rsidRPr="007C7C7F" w:rsidRDefault="000D68BA" w:rsidP="003F1708">
            <w:r w:rsidRPr="007C7C7F">
              <w:t>Updated wireframe, email templates and cleanup based on comments.</w:t>
            </w:r>
          </w:p>
        </w:tc>
        <w:tc>
          <w:tcPr>
            <w:tcW w:w="2518" w:type="dxa"/>
          </w:tcPr>
          <w:p w14:paraId="20FFF732" w14:textId="6811B4C5" w:rsidR="000D68BA" w:rsidRPr="007C7C7F" w:rsidRDefault="000D68BA" w:rsidP="003F1708">
            <w:r w:rsidRPr="007C7C7F">
              <w:t>Eugene Cheong</w:t>
            </w:r>
          </w:p>
        </w:tc>
      </w:tr>
      <w:tr w:rsidR="000D68BA" w:rsidRPr="007C7C7F" w14:paraId="63BCD27E" w14:textId="77777777" w:rsidTr="005E04BE">
        <w:tc>
          <w:tcPr>
            <w:tcW w:w="1271" w:type="dxa"/>
          </w:tcPr>
          <w:p w14:paraId="078F02EB" w14:textId="53D893E2" w:rsidR="000D68BA" w:rsidRPr="007C7C7F" w:rsidRDefault="000D68BA" w:rsidP="003F1708">
            <w:r w:rsidRPr="007C7C7F">
              <w:t>0.03</w:t>
            </w:r>
          </w:p>
        </w:tc>
        <w:tc>
          <w:tcPr>
            <w:tcW w:w="1559" w:type="dxa"/>
          </w:tcPr>
          <w:p w14:paraId="146F9B7C" w14:textId="6427B02D" w:rsidR="000D68BA" w:rsidRPr="007C7C7F" w:rsidRDefault="000D68BA" w:rsidP="003F1708">
            <w:r w:rsidRPr="007C7C7F">
              <w:t>17 Nov 2025</w:t>
            </w:r>
          </w:p>
        </w:tc>
        <w:tc>
          <w:tcPr>
            <w:tcW w:w="4722" w:type="dxa"/>
          </w:tcPr>
          <w:p w14:paraId="18AC9AAC" w14:textId="7A54F9FA" w:rsidR="000D68BA" w:rsidRPr="007C7C7F" w:rsidRDefault="000D68BA" w:rsidP="003F1708">
            <w:r w:rsidRPr="007C7C7F">
              <w:t>Updates based on user comments and feedback.</w:t>
            </w:r>
          </w:p>
        </w:tc>
        <w:tc>
          <w:tcPr>
            <w:tcW w:w="2518" w:type="dxa"/>
          </w:tcPr>
          <w:p w14:paraId="30B67BEC" w14:textId="0A50CECC" w:rsidR="000D68BA" w:rsidRPr="007C7C7F" w:rsidRDefault="000D68BA" w:rsidP="003F1708">
            <w:r w:rsidRPr="007C7C7F">
              <w:t>Eugene Cheong</w:t>
            </w:r>
          </w:p>
        </w:tc>
      </w:tr>
      <w:tr w:rsidR="006D57B0" w:rsidRPr="007C7C7F" w14:paraId="3A12DE1B" w14:textId="77777777" w:rsidTr="005E04BE">
        <w:tc>
          <w:tcPr>
            <w:tcW w:w="1271" w:type="dxa"/>
          </w:tcPr>
          <w:p w14:paraId="5AFD1890" w14:textId="7B6433B8" w:rsidR="006D57B0" w:rsidRPr="007C7C7F" w:rsidRDefault="006D57B0" w:rsidP="003F1708">
            <w:r>
              <w:t>0.04</w:t>
            </w:r>
          </w:p>
        </w:tc>
        <w:tc>
          <w:tcPr>
            <w:tcW w:w="1559" w:type="dxa"/>
          </w:tcPr>
          <w:p w14:paraId="3AA42494" w14:textId="11A79843" w:rsidR="006D57B0" w:rsidRPr="007C7C7F" w:rsidRDefault="006D57B0" w:rsidP="003F1708">
            <w:r>
              <w:t>23 Dec 2025</w:t>
            </w:r>
          </w:p>
        </w:tc>
        <w:tc>
          <w:tcPr>
            <w:tcW w:w="4722" w:type="dxa"/>
          </w:tcPr>
          <w:p w14:paraId="0CCD8540" w14:textId="77777777" w:rsidR="00E00029" w:rsidRDefault="00E00029" w:rsidP="00E00029">
            <w:r>
              <w:t>Moved the Actors section to section 2.2.</w:t>
            </w:r>
          </w:p>
          <w:p w14:paraId="437D95BB" w14:textId="77777777" w:rsidR="00E00029" w:rsidRDefault="00E00029" w:rsidP="00E00029">
            <w:r>
              <w:t>Updated the workflow diagrams and state transition diagram.</w:t>
            </w:r>
          </w:p>
          <w:p w14:paraId="43E60A97" w14:textId="77777777" w:rsidR="00E00029" w:rsidRDefault="00E00029" w:rsidP="00E00029">
            <w:r>
              <w:t>Updated screen elements to include a more detailed description, and amended the validations for date fields. Also amended the possible values of the Year, and Security types field.</w:t>
            </w:r>
          </w:p>
          <w:p w14:paraId="6B310CA8" w14:textId="77777777" w:rsidR="00E00029" w:rsidRDefault="00E00029" w:rsidP="00E00029">
            <w:r>
              <w:t>Added additional handling for empty date fields, and provisional ISIN code for syndication.</w:t>
            </w:r>
          </w:p>
          <w:p w14:paraId="5604C9A5" w14:textId="77777777" w:rsidR="00E00029" w:rsidRDefault="00E00029" w:rsidP="00E00029">
            <w:r>
              <w:t>Added more details for the Change Summary and Submission History.</w:t>
            </w:r>
          </w:p>
          <w:p w14:paraId="461C1A8E" w14:textId="66802A6A" w:rsidR="006D57B0" w:rsidRPr="007C7C7F" w:rsidRDefault="00E00029" w:rsidP="00E00029">
            <w:r>
              <w:t>Updated the generation logic for MAS Bills based on the concept of a primary issue date.</w:t>
            </w:r>
          </w:p>
        </w:tc>
        <w:tc>
          <w:tcPr>
            <w:tcW w:w="2518" w:type="dxa"/>
          </w:tcPr>
          <w:p w14:paraId="3F339CCB" w14:textId="540C5184" w:rsidR="006D57B0" w:rsidRPr="007C7C7F" w:rsidRDefault="00E00029" w:rsidP="003F1708">
            <w:r>
              <w:t>Eugene Cheong</w:t>
            </w:r>
          </w:p>
        </w:tc>
      </w:tr>
    </w:tbl>
    <w:p w14:paraId="75FC9491" w14:textId="77777777" w:rsidR="000D68BA" w:rsidRPr="007C7C7F" w:rsidRDefault="000D68BA" w:rsidP="003F1708"/>
    <w:tbl>
      <w:tblPr>
        <w:tblStyle w:val="TableGrid"/>
        <w:tblW w:w="0" w:type="auto"/>
        <w:tblLook w:val="04A0" w:firstRow="1" w:lastRow="0" w:firstColumn="1" w:lastColumn="0" w:noHBand="0" w:noVBand="1"/>
      </w:tblPr>
      <w:tblGrid>
        <w:gridCol w:w="4957"/>
        <w:gridCol w:w="2551"/>
        <w:gridCol w:w="2552"/>
      </w:tblGrid>
      <w:tr w:rsidR="000D68BA" w:rsidRPr="007C7C7F" w14:paraId="765F3345" w14:textId="77777777" w:rsidTr="000D68BA">
        <w:tc>
          <w:tcPr>
            <w:tcW w:w="4957" w:type="dxa"/>
            <w:shd w:val="clear" w:color="auto" w:fill="E7E6E6" w:themeFill="background2"/>
          </w:tcPr>
          <w:p w14:paraId="0C9EBAD9" w14:textId="47FC9A15" w:rsidR="000D68BA" w:rsidRPr="007C7C7F" w:rsidRDefault="000D68BA" w:rsidP="00EB4795">
            <w:pPr>
              <w:rPr>
                <w:b/>
                <w:bCs/>
              </w:rPr>
            </w:pPr>
            <w:r w:rsidRPr="007C7C7F">
              <w:rPr>
                <w:b/>
                <w:bCs/>
              </w:rPr>
              <w:t>Reviewer Name (Designation)</w:t>
            </w:r>
          </w:p>
        </w:tc>
        <w:tc>
          <w:tcPr>
            <w:tcW w:w="2551" w:type="dxa"/>
            <w:shd w:val="clear" w:color="auto" w:fill="E7E6E6" w:themeFill="background2"/>
          </w:tcPr>
          <w:p w14:paraId="4072C2F7" w14:textId="488E63C3" w:rsidR="000D68BA" w:rsidRPr="007C7C7F" w:rsidRDefault="000D68BA" w:rsidP="00EB4795">
            <w:pPr>
              <w:rPr>
                <w:b/>
                <w:bCs/>
              </w:rPr>
            </w:pPr>
            <w:r w:rsidRPr="007C7C7F">
              <w:rPr>
                <w:b/>
                <w:bCs/>
              </w:rPr>
              <w:t>Reviewed Version #</w:t>
            </w:r>
          </w:p>
        </w:tc>
        <w:tc>
          <w:tcPr>
            <w:tcW w:w="2552" w:type="dxa"/>
            <w:shd w:val="clear" w:color="auto" w:fill="E7E6E6" w:themeFill="background2"/>
          </w:tcPr>
          <w:p w14:paraId="0DAE570C" w14:textId="18516421" w:rsidR="000D68BA" w:rsidRPr="007C7C7F" w:rsidRDefault="000D68BA" w:rsidP="00EB4795">
            <w:pPr>
              <w:rPr>
                <w:b/>
                <w:bCs/>
              </w:rPr>
            </w:pPr>
            <w:r w:rsidRPr="007C7C7F">
              <w:rPr>
                <w:b/>
                <w:bCs/>
              </w:rPr>
              <w:t>Date</w:t>
            </w:r>
          </w:p>
        </w:tc>
      </w:tr>
      <w:tr w:rsidR="000D68BA" w:rsidRPr="007C7C7F" w14:paraId="7463AEDC" w14:textId="77777777" w:rsidTr="000D68BA">
        <w:tc>
          <w:tcPr>
            <w:tcW w:w="4957" w:type="dxa"/>
          </w:tcPr>
          <w:p w14:paraId="3D3ED02F" w14:textId="178AC2D6" w:rsidR="000D68BA" w:rsidRPr="007C7C7F" w:rsidRDefault="000D68BA" w:rsidP="004D3428"/>
        </w:tc>
        <w:tc>
          <w:tcPr>
            <w:tcW w:w="2551" w:type="dxa"/>
          </w:tcPr>
          <w:p w14:paraId="2DC56721" w14:textId="4657209B" w:rsidR="000D68BA" w:rsidRPr="007C7C7F" w:rsidRDefault="000D68BA" w:rsidP="004D3428"/>
        </w:tc>
        <w:tc>
          <w:tcPr>
            <w:tcW w:w="2552" w:type="dxa"/>
          </w:tcPr>
          <w:p w14:paraId="09121E7B" w14:textId="3068FA4D" w:rsidR="000D68BA" w:rsidRPr="007C7C7F" w:rsidRDefault="000D68BA" w:rsidP="004D3428"/>
        </w:tc>
      </w:tr>
      <w:tr w:rsidR="000D68BA" w:rsidRPr="007C7C7F" w14:paraId="4DBFE0FD" w14:textId="77777777" w:rsidTr="000D68BA">
        <w:tc>
          <w:tcPr>
            <w:tcW w:w="4957" w:type="dxa"/>
          </w:tcPr>
          <w:p w14:paraId="2F381BD8" w14:textId="725FD815" w:rsidR="000D68BA" w:rsidRPr="007C7C7F" w:rsidRDefault="000D68BA" w:rsidP="004D3428"/>
        </w:tc>
        <w:tc>
          <w:tcPr>
            <w:tcW w:w="2551" w:type="dxa"/>
          </w:tcPr>
          <w:p w14:paraId="1690F2EE" w14:textId="4CFF1F47" w:rsidR="000D68BA" w:rsidRPr="007C7C7F" w:rsidRDefault="000D68BA" w:rsidP="004D3428"/>
        </w:tc>
        <w:tc>
          <w:tcPr>
            <w:tcW w:w="2552" w:type="dxa"/>
          </w:tcPr>
          <w:p w14:paraId="51C4568C" w14:textId="41614E21" w:rsidR="000D68BA" w:rsidRPr="007C7C7F" w:rsidRDefault="000D68BA" w:rsidP="004D3428"/>
        </w:tc>
      </w:tr>
      <w:tr w:rsidR="000D68BA" w:rsidRPr="007C7C7F" w14:paraId="362DDC19" w14:textId="77777777" w:rsidTr="000D68BA">
        <w:tc>
          <w:tcPr>
            <w:tcW w:w="4957" w:type="dxa"/>
          </w:tcPr>
          <w:p w14:paraId="55273AD3" w14:textId="46617E1A" w:rsidR="000D68BA" w:rsidRPr="007C7C7F" w:rsidRDefault="000D68BA" w:rsidP="004D3428"/>
        </w:tc>
        <w:tc>
          <w:tcPr>
            <w:tcW w:w="2551" w:type="dxa"/>
          </w:tcPr>
          <w:p w14:paraId="5D08A697" w14:textId="0B2FDDED" w:rsidR="000D68BA" w:rsidRPr="007C7C7F" w:rsidRDefault="000D68BA" w:rsidP="004D3428"/>
        </w:tc>
        <w:tc>
          <w:tcPr>
            <w:tcW w:w="2552" w:type="dxa"/>
          </w:tcPr>
          <w:p w14:paraId="2FEBC4F3" w14:textId="61F1900B" w:rsidR="000D68BA" w:rsidRPr="007C7C7F" w:rsidRDefault="000D68BA" w:rsidP="004D3428"/>
        </w:tc>
      </w:tr>
    </w:tbl>
    <w:p w14:paraId="5556474D" w14:textId="6BEBD3B6" w:rsidR="00622A7F" w:rsidRDefault="00622A7F" w:rsidP="003F1708"/>
    <w:p w14:paraId="3BFA5D26" w14:textId="77777777" w:rsidR="007D79BD" w:rsidRPr="007C7C7F" w:rsidRDefault="007D79BD" w:rsidP="003F1708"/>
    <w:tbl>
      <w:tblPr>
        <w:tblStyle w:val="TableGrid"/>
        <w:tblW w:w="0" w:type="auto"/>
        <w:tblLook w:val="04A0" w:firstRow="1" w:lastRow="0" w:firstColumn="1" w:lastColumn="0" w:noHBand="0" w:noVBand="1"/>
      </w:tblPr>
      <w:tblGrid>
        <w:gridCol w:w="4957"/>
        <w:gridCol w:w="2551"/>
        <w:gridCol w:w="2552"/>
      </w:tblGrid>
      <w:tr w:rsidR="000D68BA" w:rsidRPr="007C7C7F" w14:paraId="13835393" w14:textId="77777777" w:rsidTr="004D3428">
        <w:tc>
          <w:tcPr>
            <w:tcW w:w="4957" w:type="dxa"/>
            <w:shd w:val="clear" w:color="auto" w:fill="E7E6E6" w:themeFill="background2"/>
          </w:tcPr>
          <w:p w14:paraId="518BFBF8" w14:textId="0C994942" w:rsidR="000D68BA" w:rsidRPr="007C7C7F" w:rsidRDefault="000D68BA" w:rsidP="00EB4795">
            <w:pPr>
              <w:rPr>
                <w:b/>
                <w:bCs/>
              </w:rPr>
            </w:pPr>
            <w:r w:rsidRPr="007C7C7F">
              <w:rPr>
                <w:b/>
                <w:bCs/>
              </w:rPr>
              <w:lastRenderedPageBreak/>
              <w:t>Approver Name (Designation)</w:t>
            </w:r>
          </w:p>
        </w:tc>
        <w:tc>
          <w:tcPr>
            <w:tcW w:w="2551" w:type="dxa"/>
            <w:shd w:val="clear" w:color="auto" w:fill="E7E6E6" w:themeFill="background2"/>
          </w:tcPr>
          <w:p w14:paraId="024E4778" w14:textId="0FA5D59C" w:rsidR="000D68BA" w:rsidRPr="007C7C7F" w:rsidRDefault="000D68BA" w:rsidP="00EB4795">
            <w:pPr>
              <w:rPr>
                <w:b/>
                <w:bCs/>
              </w:rPr>
            </w:pPr>
            <w:r w:rsidRPr="007C7C7F">
              <w:rPr>
                <w:b/>
                <w:bCs/>
              </w:rPr>
              <w:t>Approved Version #</w:t>
            </w:r>
          </w:p>
        </w:tc>
        <w:tc>
          <w:tcPr>
            <w:tcW w:w="2552" w:type="dxa"/>
            <w:shd w:val="clear" w:color="auto" w:fill="E7E6E6" w:themeFill="background2"/>
          </w:tcPr>
          <w:p w14:paraId="10186910" w14:textId="77777777" w:rsidR="000D68BA" w:rsidRPr="007C7C7F" w:rsidRDefault="000D68BA" w:rsidP="00EB4795">
            <w:pPr>
              <w:rPr>
                <w:b/>
                <w:bCs/>
              </w:rPr>
            </w:pPr>
            <w:r w:rsidRPr="007C7C7F">
              <w:rPr>
                <w:b/>
                <w:bCs/>
              </w:rPr>
              <w:t>Date</w:t>
            </w:r>
          </w:p>
        </w:tc>
      </w:tr>
      <w:tr w:rsidR="000D68BA" w:rsidRPr="007C7C7F" w14:paraId="09BD0A29" w14:textId="77777777" w:rsidTr="004D3428">
        <w:tc>
          <w:tcPr>
            <w:tcW w:w="4957" w:type="dxa"/>
          </w:tcPr>
          <w:p w14:paraId="3029E0D5" w14:textId="77777777" w:rsidR="000D68BA" w:rsidRPr="007C7C7F" w:rsidRDefault="000D68BA" w:rsidP="004D3428"/>
        </w:tc>
        <w:tc>
          <w:tcPr>
            <w:tcW w:w="2551" w:type="dxa"/>
          </w:tcPr>
          <w:p w14:paraId="51A30838" w14:textId="77777777" w:rsidR="000D68BA" w:rsidRPr="007C7C7F" w:rsidRDefault="000D68BA" w:rsidP="004D3428"/>
        </w:tc>
        <w:tc>
          <w:tcPr>
            <w:tcW w:w="2552" w:type="dxa"/>
          </w:tcPr>
          <w:p w14:paraId="767F3910" w14:textId="77777777" w:rsidR="000D68BA" w:rsidRPr="007C7C7F" w:rsidRDefault="000D68BA" w:rsidP="004D3428"/>
        </w:tc>
      </w:tr>
      <w:tr w:rsidR="000D68BA" w:rsidRPr="007C7C7F" w14:paraId="1F514F59" w14:textId="77777777" w:rsidTr="004D3428">
        <w:tc>
          <w:tcPr>
            <w:tcW w:w="4957" w:type="dxa"/>
          </w:tcPr>
          <w:p w14:paraId="343B7760" w14:textId="77777777" w:rsidR="000D68BA" w:rsidRPr="007C7C7F" w:rsidRDefault="000D68BA" w:rsidP="004D3428"/>
        </w:tc>
        <w:tc>
          <w:tcPr>
            <w:tcW w:w="2551" w:type="dxa"/>
          </w:tcPr>
          <w:p w14:paraId="685F655B" w14:textId="77777777" w:rsidR="000D68BA" w:rsidRPr="007C7C7F" w:rsidRDefault="000D68BA" w:rsidP="004D3428"/>
        </w:tc>
        <w:tc>
          <w:tcPr>
            <w:tcW w:w="2552" w:type="dxa"/>
          </w:tcPr>
          <w:p w14:paraId="2EC038D7" w14:textId="77777777" w:rsidR="000D68BA" w:rsidRPr="007C7C7F" w:rsidRDefault="000D68BA" w:rsidP="004D3428"/>
        </w:tc>
      </w:tr>
      <w:tr w:rsidR="000D68BA" w:rsidRPr="007C7C7F" w14:paraId="29A18347" w14:textId="77777777" w:rsidTr="004D3428">
        <w:tc>
          <w:tcPr>
            <w:tcW w:w="4957" w:type="dxa"/>
          </w:tcPr>
          <w:p w14:paraId="0D5DC880" w14:textId="77777777" w:rsidR="000D68BA" w:rsidRPr="007C7C7F" w:rsidRDefault="000D68BA" w:rsidP="004D3428"/>
        </w:tc>
        <w:tc>
          <w:tcPr>
            <w:tcW w:w="2551" w:type="dxa"/>
          </w:tcPr>
          <w:p w14:paraId="61E18EB2" w14:textId="77777777" w:rsidR="000D68BA" w:rsidRPr="007C7C7F" w:rsidRDefault="000D68BA" w:rsidP="004D3428"/>
        </w:tc>
        <w:tc>
          <w:tcPr>
            <w:tcW w:w="2552" w:type="dxa"/>
          </w:tcPr>
          <w:p w14:paraId="252C2559" w14:textId="77777777" w:rsidR="000D68BA" w:rsidRPr="007C7C7F" w:rsidRDefault="000D68BA" w:rsidP="004D3428"/>
        </w:tc>
      </w:tr>
    </w:tbl>
    <w:p w14:paraId="35E29C1E" w14:textId="690A15D8" w:rsidR="000D68BA" w:rsidRPr="007C7C7F" w:rsidRDefault="000D68BA" w:rsidP="003F1708"/>
    <w:p w14:paraId="42F4E945" w14:textId="77777777" w:rsidR="000D68BA" w:rsidRPr="007C7C7F" w:rsidRDefault="000D68BA" w:rsidP="003F1708">
      <w:r w:rsidRPr="007C7C7F">
        <w:br w:type="page"/>
      </w:r>
    </w:p>
    <w:sdt>
      <w:sdtPr>
        <w:rPr>
          <w:rFonts w:asciiTheme="minorHAnsi" w:eastAsiaTheme="minorHAnsi" w:hAnsiTheme="minorHAnsi" w:cstheme="minorBidi"/>
          <w:b w:val="0"/>
          <w:color w:val="auto"/>
          <w:sz w:val="22"/>
          <w:szCs w:val="22"/>
          <w:lang w:val="en-SG"/>
        </w:rPr>
        <w:id w:val="1241068920"/>
        <w:docPartObj>
          <w:docPartGallery w:val="Table of Contents"/>
          <w:docPartUnique/>
        </w:docPartObj>
      </w:sdtPr>
      <w:sdtEndPr>
        <w:rPr>
          <w:bCs/>
        </w:rPr>
      </w:sdtEndPr>
      <w:sdtContent>
        <w:p w14:paraId="77195678" w14:textId="1743F43A" w:rsidR="000D68BA" w:rsidRPr="007C7C7F" w:rsidRDefault="000D68BA">
          <w:pPr>
            <w:pStyle w:val="TOCHeading"/>
            <w:rPr>
              <w:lang w:val="en-SG"/>
            </w:rPr>
          </w:pPr>
          <w:r w:rsidRPr="007C7C7F">
            <w:rPr>
              <w:lang w:val="en-SG"/>
            </w:rPr>
            <w:t>Table of Contents</w:t>
          </w:r>
        </w:p>
        <w:p w14:paraId="4A33449A" w14:textId="09621AE7" w:rsidR="007D79BD" w:rsidRDefault="000D68BA">
          <w:pPr>
            <w:pStyle w:val="TOC1"/>
            <w:tabs>
              <w:tab w:val="left" w:pos="440"/>
              <w:tab w:val="right" w:leader="dot" w:pos="10790"/>
            </w:tabs>
            <w:rPr>
              <w:rFonts w:eastAsiaTheme="minorEastAsia"/>
              <w:noProof/>
              <w:kern w:val="2"/>
              <w:sz w:val="24"/>
              <w:szCs w:val="24"/>
              <w:lang w:eastAsia="en-SG"/>
              <w14:ligatures w14:val="standardContextual"/>
            </w:rPr>
          </w:pPr>
          <w:r w:rsidRPr="007C7C7F">
            <w:fldChar w:fldCharType="begin"/>
          </w:r>
          <w:r w:rsidRPr="007C7C7F">
            <w:instrText xml:space="preserve"> TOC \o "1-3" \h \z \u </w:instrText>
          </w:r>
          <w:r w:rsidRPr="007C7C7F">
            <w:fldChar w:fldCharType="separate"/>
          </w:r>
          <w:hyperlink w:anchor="_Toc217317774" w:history="1">
            <w:r w:rsidR="007D79BD" w:rsidRPr="003E01A7">
              <w:rPr>
                <w:rStyle w:val="Hyperlink"/>
                <w:noProof/>
              </w:rPr>
              <w:t>1</w:t>
            </w:r>
            <w:r w:rsidR="007D79BD">
              <w:rPr>
                <w:rFonts w:eastAsiaTheme="minorEastAsia"/>
                <w:noProof/>
                <w:kern w:val="2"/>
                <w:sz w:val="24"/>
                <w:szCs w:val="24"/>
                <w:lang w:eastAsia="en-SG"/>
                <w14:ligatures w14:val="standardContextual"/>
              </w:rPr>
              <w:tab/>
            </w:r>
            <w:r w:rsidR="007D79BD" w:rsidRPr="003E01A7">
              <w:rPr>
                <w:rStyle w:val="Hyperlink"/>
                <w:noProof/>
              </w:rPr>
              <w:t>Introduction</w:t>
            </w:r>
            <w:r w:rsidR="007D79BD">
              <w:rPr>
                <w:noProof/>
                <w:webHidden/>
              </w:rPr>
              <w:tab/>
            </w:r>
            <w:r w:rsidR="007D79BD">
              <w:rPr>
                <w:noProof/>
                <w:webHidden/>
              </w:rPr>
              <w:fldChar w:fldCharType="begin"/>
            </w:r>
            <w:r w:rsidR="007D79BD">
              <w:rPr>
                <w:noProof/>
                <w:webHidden/>
              </w:rPr>
              <w:instrText xml:space="preserve"> PAGEREF _Toc217317774 \h </w:instrText>
            </w:r>
            <w:r w:rsidR="007D79BD">
              <w:rPr>
                <w:noProof/>
                <w:webHidden/>
              </w:rPr>
            </w:r>
            <w:r w:rsidR="007D79BD">
              <w:rPr>
                <w:noProof/>
                <w:webHidden/>
              </w:rPr>
              <w:fldChar w:fldCharType="separate"/>
            </w:r>
            <w:r w:rsidR="007D79BD">
              <w:rPr>
                <w:noProof/>
                <w:webHidden/>
              </w:rPr>
              <w:t>7</w:t>
            </w:r>
            <w:r w:rsidR="007D79BD">
              <w:rPr>
                <w:noProof/>
                <w:webHidden/>
              </w:rPr>
              <w:fldChar w:fldCharType="end"/>
            </w:r>
          </w:hyperlink>
        </w:p>
        <w:p w14:paraId="2BDBA6E2" w14:textId="336278A9" w:rsidR="007D79BD" w:rsidRDefault="007D79BD">
          <w:pPr>
            <w:pStyle w:val="TOC2"/>
            <w:tabs>
              <w:tab w:val="left" w:pos="960"/>
              <w:tab w:val="right" w:leader="dot" w:pos="10790"/>
            </w:tabs>
            <w:rPr>
              <w:rFonts w:eastAsiaTheme="minorEastAsia"/>
              <w:noProof/>
              <w:kern w:val="2"/>
              <w:sz w:val="24"/>
              <w:szCs w:val="24"/>
              <w:lang w:eastAsia="en-SG"/>
              <w14:ligatures w14:val="standardContextual"/>
            </w:rPr>
          </w:pPr>
          <w:hyperlink w:anchor="_Toc217317775" w:history="1">
            <w:r w:rsidRPr="003E01A7">
              <w:rPr>
                <w:rStyle w:val="Hyperlink"/>
                <w:noProof/>
              </w:rPr>
              <w:t>1.1</w:t>
            </w:r>
            <w:r>
              <w:rPr>
                <w:rFonts w:eastAsiaTheme="minorEastAsia"/>
                <w:noProof/>
                <w:kern w:val="2"/>
                <w:sz w:val="24"/>
                <w:szCs w:val="24"/>
                <w:lang w:eastAsia="en-SG"/>
                <w14:ligatures w14:val="standardContextual"/>
              </w:rPr>
              <w:tab/>
            </w:r>
            <w:r w:rsidRPr="003E01A7">
              <w:rPr>
                <w:rStyle w:val="Hyperlink"/>
                <w:noProof/>
              </w:rPr>
              <w:t>Purpose of Document</w:t>
            </w:r>
            <w:r>
              <w:rPr>
                <w:noProof/>
                <w:webHidden/>
              </w:rPr>
              <w:tab/>
            </w:r>
            <w:r>
              <w:rPr>
                <w:noProof/>
                <w:webHidden/>
              </w:rPr>
              <w:fldChar w:fldCharType="begin"/>
            </w:r>
            <w:r>
              <w:rPr>
                <w:noProof/>
                <w:webHidden/>
              </w:rPr>
              <w:instrText xml:space="preserve"> PAGEREF _Toc217317775 \h </w:instrText>
            </w:r>
            <w:r>
              <w:rPr>
                <w:noProof/>
                <w:webHidden/>
              </w:rPr>
            </w:r>
            <w:r>
              <w:rPr>
                <w:noProof/>
                <w:webHidden/>
              </w:rPr>
              <w:fldChar w:fldCharType="separate"/>
            </w:r>
            <w:r>
              <w:rPr>
                <w:noProof/>
                <w:webHidden/>
              </w:rPr>
              <w:t>7</w:t>
            </w:r>
            <w:r>
              <w:rPr>
                <w:noProof/>
                <w:webHidden/>
              </w:rPr>
              <w:fldChar w:fldCharType="end"/>
            </w:r>
          </w:hyperlink>
        </w:p>
        <w:p w14:paraId="249DE4E6" w14:textId="3180FEF6" w:rsidR="007D79BD" w:rsidRDefault="007D79BD">
          <w:pPr>
            <w:pStyle w:val="TOC2"/>
            <w:tabs>
              <w:tab w:val="left" w:pos="960"/>
              <w:tab w:val="right" w:leader="dot" w:pos="10790"/>
            </w:tabs>
            <w:rPr>
              <w:rFonts w:eastAsiaTheme="minorEastAsia"/>
              <w:noProof/>
              <w:kern w:val="2"/>
              <w:sz w:val="24"/>
              <w:szCs w:val="24"/>
              <w:lang w:eastAsia="en-SG"/>
              <w14:ligatures w14:val="standardContextual"/>
            </w:rPr>
          </w:pPr>
          <w:hyperlink w:anchor="_Toc217317776" w:history="1">
            <w:r w:rsidRPr="003E01A7">
              <w:rPr>
                <w:rStyle w:val="Hyperlink"/>
                <w:noProof/>
              </w:rPr>
              <w:t>1.2</w:t>
            </w:r>
            <w:r>
              <w:rPr>
                <w:rFonts w:eastAsiaTheme="minorEastAsia"/>
                <w:noProof/>
                <w:kern w:val="2"/>
                <w:sz w:val="24"/>
                <w:szCs w:val="24"/>
                <w:lang w:eastAsia="en-SG"/>
                <w14:ligatures w14:val="standardContextual"/>
              </w:rPr>
              <w:tab/>
            </w:r>
            <w:r w:rsidRPr="003E01A7">
              <w:rPr>
                <w:rStyle w:val="Hyperlink"/>
                <w:noProof/>
              </w:rPr>
              <w:t>Scope</w:t>
            </w:r>
            <w:r>
              <w:rPr>
                <w:noProof/>
                <w:webHidden/>
              </w:rPr>
              <w:tab/>
            </w:r>
            <w:r>
              <w:rPr>
                <w:noProof/>
                <w:webHidden/>
              </w:rPr>
              <w:fldChar w:fldCharType="begin"/>
            </w:r>
            <w:r>
              <w:rPr>
                <w:noProof/>
                <w:webHidden/>
              </w:rPr>
              <w:instrText xml:space="preserve"> PAGEREF _Toc217317776 \h </w:instrText>
            </w:r>
            <w:r>
              <w:rPr>
                <w:noProof/>
                <w:webHidden/>
              </w:rPr>
            </w:r>
            <w:r>
              <w:rPr>
                <w:noProof/>
                <w:webHidden/>
              </w:rPr>
              <w:fldChar w:fldCharType="separate"/>
            </w:r>
            <w:r>
              <w:rPr>
                <w:noProof/>
                <w:webHidden/>
              </w:rPr>
              <w:t>7</w:t>
            </w:r>
            <w:r>
              <w:rPr>
                <w:noProof/>
                <w:webHidden/>
              </w:rPr>
              <w:fldChar w:fldCharType="end"/>
            </w:r>
          </w:hyperlink>
        </w:p>
        <w:p w14:paraId="58631941" w14:textId="79B9C4CF" w:rsidR="007D79BD" w:rsidRDefault="007D79BD">
          <w:pPr>
            <w:pStyle w:val="TOC2"/>
            <w:tabs>
              <w:tab w:val="left" w:pos="960"/>
              <w:tab w:val="right" w:leader="dot" w:pos="10790"/>
            </w:tabs>
            <w:rPr>
              <w:rFonts w:eastAsiaTheme="minorEastAsia"/>
              <w:noProof/>
              <w:kern w:val="2"/>
              <w:sz w:val="24"/>
              <w:szCs w:val="24"/>
              <w:lang w:eastAsia="en-SG"/>
              <w14:ligatures w14:val="standardContextual"/>
            </w:rPr>
          </w:pPr>
          <w:hyperlink w:anchor="_Toc217317777" w:history="1">
            <w:r w:rsidRPr="003E01A7">
              <w:rPr>
                <w:rStyle w:val="Hyperlink"/>
                <w:noProof/>
              </w:rPr>
              <w:t>1.3</w:t>
            </w:r>
            <w:r>
              <w:rPr>
                <w:rFonts w:eastAsiaTheme="minorEastAsia"/>
                <w:noProof/>
                <w:kern w:val="2"/>
                <w:sz w:val="24"/>
                <w:szCs w:val="24"/>
                <w:lang w:eastAsia="en-SG"/>
                <w14:ligatures w14:val="standardContextual"/>
              </w:rPr>
              <w:tab/>
            </w:r>
            <w:r w:rsidRPr="003E01A7">
              <w:rPr>
                <w:rStyle w:val="Hyperlink"/>
                <w:noProof/>
              </w:rPr>
              <w:t>Definitions, Acronyms and Abbreviations</w:t>
            </w:r>
            <w:r>
              <w:rPr>
                <w:noProof/>
                <w:webHidden/>
              </w:rPr>
              <w:tab/>
            </w:r>
            <w:r>
              <w:rPr>
                <w:noProof/>
                <w:webHidden/>
              </w:rPr>
              <w:fldChar w:fldCharType="begin"/>
            </w:r>
            <w:r>
              <w:rPr>
                <w:noProof/>
                <w:webHidden/>
              </w:rPr>
              <w:instrText xml:space="preserve"> PAGEREF _Toc217317777 \h </w:instrText>
            </w:r>
            <w:r>
              <w:rPr>
                <w:noProof/>
                <w:webHidden/>
              </w:rPr>
            </w:r>
            <w:r>
              <w:rPr>
                <w:noProof/>
                <w:webHidden/>
              </w:rPr>
              <w:fldChar w:fldCharType="separate"/>
            </w:r>
            <w:r>
              <w:rPr>
                <w:noProof/>
                <w:webHidden/>
              </w:rPr>
              <w:t>7</w:t>
            </w:r>
            <w:r>
              <w:rPr>
                <w:noProof/>
                <w:webHidden/>
              </w:rPr>
              <w:fldChar w:fldCharType="end"/>
            </w:r>
          </w:hyperlink>
        </w:p>
        <w:p w14:paraId="6CCCBA50" w14:textId="77DCD0C9" w:rsidR="007D79BD" w:rsidRDefault="007D79BD">
          <w:pPr>
            <w:pStyle w:val="TOC2"/>
            <w:tabs>
              <w:tab w:val="left" w:pos="960"/>
              <w:tab w:val="right" w:leader="dot" w:pos="10790"/>
            </w:tabs>
            <w:rPr>
              <w:rFonts w:eastAsiaTheme="minorEastAsia"/>
              <w:noProof/>
              <w:kern w:val="2"/>
              <w:sz w:val="24"/>
              <w:szCs w:val="24"/>
              <w:lang w:eastAsia="en-SG"/>
              <w14:ligatures w14:val="standardContextual"/>
            </w:rPr>
          </w:pPr>
          <w:hyperlink w:anchor="_Toc217317778" w:history="1">
            <w:r w:rsidRPr="003E01A7">
              <w:rPr>
                <w:rStyle w:val="Hyperlink"/>
                <w:noProof/>
              </w:rPr>
              <w:t>1.4</w:t>
            </w:r>
            <w:r>
              <w:rPr>
                <w:rFonts w:eastAsiaTheme="minorEastAsia"/>
                <w:noProof/>
                <w:kern w:val="2"/>
                <w:sz w:val="24"/>
                <w:szCs w:val="24"/>
                <w:lang w:eastAsia="en-SG"/>
                <w14:ligatures w14:val="standardContextual"/>
              </w:rPr>
              <w:tab/>
            </w:r>
            <w:r w:rsidRPr="003E01A7">
              <w:rPr>
                <w:rStyle w:val="Hyperlink"/>
                <w:noProof/>
              </w:rPr>
              <w:t>Reference</w:t>
            </w:r>
            <w:r>
              <w:rPr>
                <w:noProof/>
                <w:webHidden/>
              </w:rPr>
              <w:tab/>
            </w:r>
            <w:r>
              <w:rPr>
                <w:noProof/>
                <w:webHidden/>
              </w:rPr>
              <w:fldChar w:fldCharType="begin"/>
            </w:r>
            <w:r>
              <w:rPr>
                <w:noProof/>
                <w:webHidden/>
              </w:rPr>
              <w:instrText xml:space="preserve"> PAGEREF _Toc217317778 \h </w:instrText>
            </w:r>
            <w:r>
              <w:rPr>
                <w:noProof/>
                <w:webHidden/>
              </w:rPr>
            </w:r>
            <w:r>
              <w:rPr>
                <w:noProof/>
                <w:webHidden/>
              </w:rPr>
              <w:fldChar w:fldCharType="separate"/>
            </w:r>
            <w:r>
              <w:rPr>
                <w:noProof/>
                <w:webHidden/>
              </w:rPr>
              <w:t>7</w:t>
            </w:r>
            <w:r>
              <w:rPr>
                <w:noProof/>
                <w:webHidden/>
              </w:rPr>
              <w:fldChar w:fldCharType="end"/>
            </w:r>
          </w:hyperlink>
        </w:p>
        <w:p w14:paraId="051477E4" w14:textId="2FE4AB14" w:rsidR="007D79BD" w:rsidRDefault="007D79BD">
          <w:pPr>
            <w:pStyle w:val="TOC1"/>
            <w:tabs>
              <w:tab w:val="left" w:pos="440"/>
              <w:tab w:val="right" w:leader="dot" w:pos="10790"/>
            </w:tabs>
            <w:rPr>
              <w:rFonts w:eastAsiaTheme="minorEastAsia"/>
              <w:noProof/>
              <w:kern w:val="2"/>
              <w:sz w:val="24"/>
              <w:szCs w:val="24"/>
              <w:lang w:eastAsia="en-SG"/>
              <w14:ligatures w14:val="standardContextual"/>
            </w:rPr>
          </w:pPr>
          <w:hyperlink w:anchor="_Toc217317779" w:history="1">
            <w:r w:rsidRPr="003E01A7">
              <w:rPr>
                <w:rStyle w:val="Hyperlink"/>
                <w:noProof/>
              </w:rPr>
              <w:t>2</w:t>
            </w:r>
            <w:r>
              <w:rPr>
                <w:rFonts w:eastAsiaTheme="minorEastAsia"/>
                <w:noProof/>
                <w:kern w:val="2"/>
                <w:sz w:val="24"/>
                <w:szCs w:val="24"/>
                <w:lang w:eastAsia="en-SG"/>
                <w14:ligatures w14:val="standardContextual"/>
              </w:rPr>
              <w:tab/>
            </w:r>
            <w:r w:rsidRPr="003E01A7">
              <w:rPr>
                <w:rStyle w:val="Hyperlink"/>
                <w:noProof/>
              </w:rPr>
              <w:t>Functional Requirements</w:t>
            </w:r>
            <w:r>
              <w:rPr>
                <w:noProof/>
                <w:webHidden/>
              </w:rPr>
              <w:tab/>
            </w:r>
            <w:r>
              <w:rPr>
                <w:noProof/>
                <w:webHidden/>
              </w:rPr>
              <w:fldChar w:fldCharType="begin"/>
            </w:r>
            <w:r>
              <w:rPr>
                <w:noProof/>
                <w:webHidden/>
              </w:rPr>
              <w:instrText xml:space="preserve"> PAGEREF _Toc217317779 \h </w:instrText>
            </w:r>
            <w:r>
              <w:rPr>
                <w:noProof/>
                <w:webHidden/>
              </w:rPr>
            </w:r>
            <w:r>
              <w:rPr>
                <w:noProof/>
                <w:webHidden/>
              </w:rPr>
              <w:fldChar w:fldCharType="separate"/>
            </w:r>
            <w:r>
              <w:rPr>
                <w:noProof/>
                <w:webHidden/>
              </w:rPr>
              <w:t>8</w:t>
            </w:r>
            <w:r>
              <w:rPr>
                <w:noProof/>
                <w:webHidden/>
              </w:rPr>
              <w:fldChar w:fldCharType="end"/>
            </w:r>
          </w:hyperlink>
        </w:p>
        <w:p w14:paraId="7D481DCC" w14:textId="476B282D" w:rsidR="007D79BD" w:rsidRDefault="007D79BD">
          <w:pPr>
            <w:pStyle w:val="TOC2"/>
            <w:tabs>
              <w:tab w:val="left" w:pos="960"/>
              <w:tab w:val="right" w:leader="dot" w:pos="10790"/>
            </w:tabs>
            <w:rPr>
              <w:rFonts w:eastAsiaTheme="minorEastAsia"/>
              <w:noProof/>
              <w:kern w:val="2"/>
              <w:sz w:val="24"/>
              <w:szCs w:val="24"/>
              <w:lang w:eastAsia="en-SG"/>
              <w14:ligatures w14:val="standardContextual"/>
            </w:rPr>
          </w:pPr>
          <w:hyperlink w:anchor="_Toc217317780" w:history="1">
            <w:r w:rsidRPr="003E01A7">
              <w:rPr>
                <w:rStyle w:val="Hyperlink"/>
                <w:noProof/>
              </w:rPr>
              <w:t>2.1</w:t>
            </w:r>
            <w:r>
              <w:rPr>
                <w:rFonts w:eastAsiaTheme="minorEastAsia"/>
                <w:noProof/>
                <w:kern w:val="2"/>
                <w:sz w:val="24"/>
                <w:szCs w:val="24"/>
                <w:lang w:eastAsia="en-SG"/>
                <w14:ligatures w14:val="standardContextual"/>
              </w:rPr>
              <w:tab/>
            </w:r>
            <w:r w:rsidRPr="003E01A7">
              <w:rPr>
                <w:rStyle w:val="Hyperlink"/>
                <w:noProof/>
              </w:rPr>
              <w:t>Purpose of Module</w:t>
            </w:r>
            <w:r>
              <w:rPr>
                <w:noProof/>
                <w:webHidden/>
              </w:rPr>
              <w:tab/>
            </w:r>
            <w:r>
              <w:rPr>
                <w:noProof/>
                <w:webHidden/>
              </w:rPr>
              <w:fldChar w:fldCharType="begin"/>
            </w:r>
            <w:r>
              <w:rPr>
                <w:noProof/>
                <w:webHidden/>
              </w:rPr>
              <w:instrText xml:space="preserve"> PAGEREF _Toc217317780 \h </w:instrText>
            </w:r>
            <w:r>
              <w:rPr>
                <w:noProof/>
                <w:webHidden/>
              </w:rPr>
            </w:r>
            <w:r>
              <w:rPr>
                <w:noProof/>
                <w:webHidden/>
              </w:rPr>
              <w:fldChar w:fldCharType="separate"/>
            </w:r>
            <w:r>
              <w:rPr>
                <w:noProof/>
                <w:webHidden/>
              </w:rPr>
              <w:t>8</w:t>
            </w:r>
            <w:r>
              <w:rPr>
                <w:noProof/>
                <w:webHidden/>
              </w:rPr>
              <w:fldChar w:fldCharType="end"/>
            </w:r>
          </w:hyperlink>
        </w:p>
        <w:p w14:paraId="52AC0F3F" w14:textId="62021C62" w:rsidR="007D79BD" w:rsidRDefault="007D79BD">
          <w:pPr>
            <w:pStyle w:val="TOC2"/>
            <w:tabs>
              <w:tab w:val="left" w:pos="960"/>
              <w:tab w:val="right" w:leader="dot" w:pos="10790"/>
            </w:tabs>
            <w:rPr>
              <w:rFonts w:eastAsiaTheme="minorEastAsia"/>
              <w:noProof/>
              <w:kern w:val="2"/>
              <w:sz w:val="24"/>
              <w:szCs w:val="24"/>
              <w:lang w:eastAsia="en-SG"/>
              <w14:ligatures w14:val="standardContextual"/>
            </w:rPr>
          </w:pPr>
          <w:hyperlink w:anchor="_Toc217317781" w:history="1">
            <w:r w:rsidRPr="003E01A7">
              <w:rPr>
                <w:rStyle w:val="Hyperlink"/>
                <w:noProof/>
              </w:rPr>
              <w:t>2.2</w:t>
            </w:r>
            <w:r>
              <w:rPr>
                <w:rFonts w:eastAsiaTheme="minorEastAsia"/>
                <w:noProof/>
                <w:kern w:val="2"/>
                <w:sz w:val="24"/>
                <w:szCs w:val="24"/>
                <w:lang w:eastAsia="en-SG"/>
                <w14:ligatures w14:val="standardContextual"/>
              </w:rPr>
              <w:tab/>
            </w:r>
            <w:r w:rsidRPr="003E01A7">
              <w:rPr>
                <w:rStyle w:val="Hyperlink"/>
                <w:noProof/>
              </w:rPr>
              <w:t>Actors</w:t>
            </w:r>
            <w:r>
              <w:rPr>
                <w:noProof/>
                <w:webHidden/>
              </w:rPr>
              <w:tab/>
            </w:r>
            <w:r>
              <w:rPr>
                <w:noProof/>
                <w:webHidden/>
              </w:rPr>
              <w:fldChar w:fldCharType="begin"/>
            </w:r>
            <w:r>
              <w:rPr>
                <w:noProof/>
                <w:webHidden/>
              </w:rPr>
              <w:instrText xml:space="preserve"> PAGEREF _Toc217317781 \h </w:instrText>
            </w:r>
            <w:r>
              <w:rPr>
                <w:noProof/>
                <w:webHidden/>
              </w:rPr>
            </w:r>
            <w:r>
              <w:rPr>
                <w:noProof/>
                <w:webHidden/>
              </w:rPr>
              <w:fldChar w:fldCharType="separate"/>
            </w:r>
            <w:r>
              <w:rPr>
                <w:noProof/>
                <w:webHidden/>
              </w:rPr>
              <w:t>8</w:t>
            </w:r>
            <w:r>
              <w:rPr>
                <w:noProof/>
                <w:webHidden/>
              </w:rPr>
              <w:fldChar w:fldCharType="end"/>
            </w:r>
          </w:hyperlink>
        </w:p>
        <w:p w14:paraId="2DD1D2B5" w14:textId="731E66D2" w:rsidR="007D79BD" w:rsidRDefault="007D79BD">
          <w:pPr>
            <w:pStyle w:val="TOC2"/>
            <w:tabs>
              <w:tab w:val="left" w:pos="960"/>
              <w:tab w:val="right" w:leader="dot" w:pos="10790"/>
            </w:tabs>
            <w:rPr>
              <w:rFonts w:eastAsiaTheme="minorEastAsia"/>
              <w:noProof/>
              <w:kern w:val="2"/>
              <w:sz w:val="24"/>
              <w:szCs w:val="24"/>
              <w:lang w:eastAsia="en-SG"/>
              <w14:ligatures w14:val="standardContextual"/>
            </w:rPr>
          </w:pPr>
          <w:hyperlink w:anchor="_Toc217317782" w:history="1">
            <w:r w:rsidRPr="003E01A7">
              <w:rPr>
                <w:rStyle w:val="Hyperlink"/>
                <w:noProof/>
              </w:rPr>
              <w:t>2.3</w:t>
            </w:r>
            <w:r>
              <w:rPr>
                <w:rFonts w:eastAsiaTheme="minorEastAsia"/>
                <w:noProof/>
                <w:kern w:val="2"/>
                <w:sz w:val="24"/>
                <w:szCs w:val="24"/>
                <w:lang w:eastAsia="en-SG"/>
                <w14:ligatures w14:val="standardContextual"/>
              </w:rPr>
              <w:tab/>
            </w:r>
            <w:r w:rsidRPr="003E01A7">
              <w:rPr>
                <w:rStyle w:val="Hyperlink"/>
                <w:noProof/>
              </w:rPr>
              <w:t>Process Diagrams</w:t>
            </w:r>
            <w:r>
              <w:rPr>
                <w:noProof/>
                <w:webHidden/>
              </w:rPr>
              <w:tab/>
            </w:r>
            <w:r>
              <w:rPr>
                <w:noProof/>
                <w:webHidden/>
              </w:rPr>
              <w:fldChar w:fldCharType="begin"/>
            </w:r>
            <w:r>
              <w:rPr>
                <w:noProof/>
                <w:webHidden/>
              </w:rPr>
              <w:instrText xml:space="preserve"> PAGEREF _Toc217317782 \h </w:instrText>
            </w:r>
            <w:r>
              <w:rPr>
                <w:noProof/>
                <w:webHidden/>
              </w:rPr>
            </w:r>
            <w:r>
              <w:rPr>
                <w:noProof/>
                <w:webHidden/>
              </w:rPr>
              <w:fldChar w:fldCharType="separate"/>
            </w:r>
            <w:r>
              <w:rPr>
                <w:noProof/>
                <w:webHidden/>
              </w:rPr>
              <w:t>8</w:t>
            </w:r>
            <w:r>
              <w:rPr>
                <w:noProof/>
                <w:webHidden/>
              </w:rPr>
              <w:fldChar w:fldCharType="end"/>
            </w:r>
          </w:hyperlink>
        </w:p>
        <w:p w14:paraId="658D3607" w14:textId="00383910" w:rsidR="007D79BD" w:rsidRDefault="007D79BD">
          <w:pPr>
            <w:pStyle w:val="TOC2"/>
            <w:tabs>
              <w:tab w:val="left" w:pos="960"/>
              <w:tab w:val="right" w:leader="dot" w:pos="10790"/>
            </w:tabs>
            <w:rPr>
              <w:rFonts w:eastAsiaTheme="minorEastAsia"/>
              <w:noProof/>
              <w:kern w:val="2"/>
              <w:sz w:val="24"/>
              <w:szCs w:val="24"/>
              <w:lang w:eastAsia="en-SG"/>
              <w14:ligatures w14:val="standardContextual"/>
            </w:rPr>
          </w:pPr>
          <w:hyperlink w:anchor="_Toc217317783" w:history="1">
            <w:r w:rsidRPr="003E01A7">
              <w:rPr>
                <w:rStyle w:val="Hyperlink"/>
                <w:noProof/>
              </w:rPr>
              <w:t>2.4</w:t>
            </w:r>
            <w:r>
              <w:rPr>
                <w:rFonts w:eastAsiaTheme="minorEastAsia"/>
                <w:noProof/>
                <w:kern w:val="2"/>
                <w:sz w:val="24"/>
                <w:szCs w:val="24"/>
                <w:lang w:eastAsia="en-SG"/>
                <w14:ligatures w14:val="standardContextual"/>
              </w:rPr>
              <w:tab/>
            </w:r>
            <w:r w:rsidRPr="003E01A7">
              <w:rPr>
                <w:rStyle w:val="Hyperlink"/>
                <w:noProof/>
              </w:rPr>
              <w:t>BPMN Workflow</w:t>
            </w:r>
            <w:r>
              <w:rPr>
                <w:noProof/>
                <w:webHidden/>
              </w:rPr>
              <w:tab/>
            </w:r>
            <w:r>
              <w:rPr>
                <w:noProof/>
                <w:webHidden/>
              </w:rPr>
              <w:fldChar w:fldCharType="begin"/>
            </w:r>
            <w:r>
              <w:rPr>
                <w:noProof/>
                <w:webHidden/>
              </w:rPr>
              <w:instrText xml:space="preserve"> PAGEREF _Toc217317783 \h </w:instrText>
            </w:r>
            <w:r>
              <w:rPr>
                <w:noProof/>
                <w:webHidden/>
              </w:rPr>
            </w:r>
            <w:r>
              <w:rPr>
                <w:noProof/>
                <w:webHidden/>
              </w:rPr>
              <w:fldChar w:fldCharType="separate"/>
            </w:r>
            <w:r>
              <w:rPr>
                <w:noProof/>
                <w:webHidden/>
              </w:rPr>
              <w:t>10</w:t>
            </w:r>
            <w:r>
              <w:rPr>
                <w:noProof/>
                <w:webHidden/>
              </w:rPr>
              <w:fldChar w:fldCharType="end"/>
            </w:r>
          </w:hyperlink>
        </w:p>
        <w:p w14:paraId="755EA74C" w14:textId="60EB90EB" w:rsidR="007D79BD" w:rsidRDefault="007D79BD">
          <w:pPr>
            <w:pStyle w:val="TOC2"/>
            <w:tabs>
              <w:tab w:val="left" w:pos="960"/>
              <w:tab w:val="right" w:leader="dot" w:pos="10790"/>
            </w:tabs>
            <w:rPr>
              <w:rFonts w:eastAsiaTheme="minorEastAsia"/>
              <w:noProof/>
              <w:kern w:val="2"/>
              <w:sz w:val="24"/>
              <w:szCs w:val="24"/>
              <w:lang w:eastAsia="en-SG"/>
              <w14:ligatures w14:val="standardContextual"/>
            </w:rPr>
          </w:pPr>
          <w:hyperlink w:anchor="_Toc217317784" w:history="1">
            <w:r w:rsidRPr="003E01A7">
              <w:rPr>
                <w:rStyle w:val="Hyperlink"/>
                <w:noProof/>
              </w:rPr>
              <w:t>2.5</w:t>
            </w:r>
            <w:r>
              <w:rPr>
                <w:rFonts w:eastAsiaTheme="minorEastAsia"/>
                <w:noProof/>
                <w:kern w:val="2"/>
                <w:sz w:val="24"/>
                <w:szCs w:val="24"/>
                <w:lang w:eastAsia="en-SG"/>
                <w14:ligatures w14:val="standardContextual"/>
              </w:rPr>
              <w:tab/>
            </w:r>
            <w:r w:rsidRPr="003E01A7">
              <w:rPr>
                <w:rStyle w:val="Hyperlink"/>
                <w:noProof/>
              </w:rPr>
              <w:t>State Transition Diagram</w:t>
            </w:r>
            <w:r>
              <w:rPr>
                <w:noProof/>
                <w:webHidden/>
              </w:rPr>
              <w:tab/>
            </w:r>
            <w:r>
              <w:rPr>
                <w:noProof/>
                <w:webHidden/>
              </w:rPr>
              <w:fldChar w:fldCharType="begin"/>
            </w:r>
            <w:r>
              <w:rPr>
                <w:noProof/>
                <w:webHidden/>
              </w:rPr>
              <w:instrText xml:space="preserve"> PAGEREF _Toc217317784 \h </w:instrText>
            </w:r>
            <w:r>
              <w:rPr>
                <w:noProof/>
                <w:webHidden/>
              </w:rPr>
            </w:r>
            <w:r>
              <w:rPr>
                <w:noProof/>
                <w:webHidden/>
              </w:rPr>
              <w:fldChar w:fldCharType="separate"/>
            </w:r>
            <w:r>
              <w:rPr>
                <w:noProof/>
                <w:webHidden/>
              </w:rPr>
              <w:t>10</w:t>
            </w:r>
            <w:r>
              <w:rPr>
                <w:noProof/>
                <w:webHidden/>
              </w:rPr>
              <w:fldChar w:fldCharType="end"/>
            </w:r>
          </w:hyperlink>
        </w:p>
        <w:p w14:paraId="4B44F902" w14:textId="13E1216A" w:rsidR="007D79BD" w:rsidRDefault="007D79BD">
          <w:pPr>
            <w:pStyle w:val="TOC2"/>
            <w:tabs>
              <w:tab w:val="left" w:pos="960"/>
              <w:tab w:val="right" w:leader="dot" w:pos="10790"/>
            </w:tabs>
            <w:rPr>
              <w:rFonts w:eastAsiaTheme="minorEastAsia"/>
              <w:noProof/>
              <w:kern w:val="2"/>
              <w:sz w:val="24"/>
              <w:szCs w:val="24"/>
              <w:lang w:eastAsia="en-SG"/>
              <w14:ligatures w14:val="standardContextual"/>
            </w:rPr>
          </w:pPr>
          <w:hyperlink w:anchor="_Toc217317785" w:history="1">
            <w:r w:rsidRPr="003E01A7">
              <w:rPr>
                <w:rStyle w:val="Hyperlink"/>
                <w:noProof/>
              </w:rPr>
              <w:t>2.6</w:t>
            </w:r>
            <w:r>
              <w:rPr>
                <w:rFonts w:eastAsiaTheme="minorEastAsia"/>
                <w:noProof/>
                <w:kern w:val="2"/>
                <w:sz w:val="24"/>
                <w:szCs w:val="24"/>
                <w:lang w:eastAsia="en-SG"/>
                <w14:ligatures w14:val="standardContextual"/>
              </w:rPr>
              <w:tab/>
            </w:r>
            <w:r w:rsidRPr="003E01A7">
              <w:rPr>
                <w:rStyle w:val="Hyperlink"/>
                <w:noProof/>
              </w:rPr>
              <w:t>Use Cases</w:t>
            </w:r>
            <w:r>
              <w:rPr>
                <w:noProof/>
                <w:webHidden/>
              </w:rPr>
              <w:tab/>
            </w:r>
            <w:r>
              <w:rPr>
                <w:noProof/>
                <w:webHidden/>
              </w:rPr>
              <w:fldChar w:fldCharType="begin"/>
            </w:r>
            <w:r>
              <w:rPr>
                <w:noProof/>
                <w:webHidden/>
              </w:rPr>
              <w:instrText xml:space="preserve"> PAGEREF _Toc217317785 \h </w:instrText>
            </w:r>
            <w:r>
              <w:rPr>
                <w:noProof/>
                <w:webHidden/>
              </w:rPr>
            </w:r>
            <w:r>
              <w:rPr>
                <w:noProof/>
                <w:webHidden/>
              </w:rPr>
              <w:fldChar w:fldCharType="separate"/>
            </w:r>
            <w:r>
              <w:rPr>
                <w:noProof/>
                <w:webHidden/>
              </w:rPr>
              <w:t>11</w:t>
            </w:r>
            <w:r>
              <w:rPr>
                <w:noProof/>
                <w:webHidden/>
              </w:rPr>
              <w:fldChar w:fldCharType="end"/>
            </w:r>
          </w:hyperlink>
        </w:p>
        <w:p w14:paraId="301198DF" w14:textId="22C15FFF" w:rsidR="007D79BD" w:rsidRDefault="007D79BD">
          <w:pPr>
            <w:pStyle w:val="TOC2"/>
            <w:tabs>
              <w:tab w:val="left" w:pos="960"/>
              <w:tab w:val="right" w:leader="dot" w:pos="10790"/>
            </w:tabs>
            <w:rPr>
              <w:rFonts w:eastAsiaTheme="minorEastAsia"/>
              <w:noProof/>
              <w:kern w:val="2"/>
              <w:sz w:val="24"/>
              <w:szCs w:val="24"/>
              <w:lang w:eastAsia="en-SG"/>
              <w14:ligatures w14:val="standardContextual"/>
            </w:rPr>
          </w:pPr>
          <w:hyperlink w:anchor="_Toc217317786" w:history="1">
            <w:r w:rsidRPr="003E01A7">
              <w:rPr>
                <w:rStyle w:val="Hyperlink"/>
                <w:noProof/>
              </w:rPr>
              <w:t>2.7</w:t>
            </w:r>
            <w:r>
              <w:rPr>
                <w:rFonts w:eastAsiaTheme="minorEastAsia"/>
                <w:noProof/>
                <w:kern w:val="2"/>
                <w:sz w:val="24"/>
                <w:szCs w:val="24"/>
                <w:lang w:eastAsia="en-SG"/>
                <w14:ligatures w14:val="standardContextual"/>
              </w:rPr>
              <w:tab/>
            </w:r>
            <w:r w:rsidRPr="003E01A7">
              <w:rPr>
                <w:rStyle w:val="Hyperlink"/>
                <w:noProof/>
              </w:rPr>
              <w:t>View Issuance Calendar</w:t>
            </w:r>
            <w:r>
              <w:rPr>
                <w:noProof/>
                <w:webHidden/>
              </w:rPr>
              <w:tab/>
            </w:r>
            <w:r>
              <w:rPr>
                <w:noProof/>
                <w:webHidden/>
              </w:rPr>
              <w:fldChar w:fldCharType="begin"/>
            </w:r>
            <w:r>
              <w:rPr>
                <w:noProof/>
                <w:webHidden/>
              </w:rPr>
              <w:instrText xml:space="preserve"> PAGEREF _Toc217317786 \h </w:instrText>
            </w:r>
            <w:r>
              <w:rPr>
                <w:noProof/>
                <w:webHidden/>
              </w:rPr>
            </w:r>
            <w:r>
              <w:rPr>
                <w:noProof/>
                <w:webHidden/>
              </w:rPr>
              <w:fldChar w:fldCharType="separate"/>
            </w:r>
            <w:r>
              <w:rPr>
                <w:noProof/>
                <w:webHidden/>
              </w:rPr>
              <w:t>12</w:t>
            </w:r>
            <w:r>
              <w:rPr>
                <w:noProof/>
                <w:webHidden/>
              </w:rPr>
              <w:fldChar w:fldCharType="end"/>
            </w:r>
          </w:hyperlink>
        </w:p>
        <w:p w14:paraId="2E226001" w14:textId="7CE6194D" w:rsidR="007D79BD" w:rsidRDefault="007D79BD">
          <w:pPr>
            <w:pStyle w:val="TOC3"/>
            <w:tabs>
              <w:tab w:val="left" w:pos="1200"/>
              <w:tab w:val="right" w:leader="dot" w:pos="10790"/>
            </w:tabs>
            <w:rPr>
              <w:rFonts w:eastAsiaTheme="minorEastAsia"/>
              <w:noProof/>
              <w:kern w:val="2"/>
              <w:sz w:val="24"/>
              <w:szCs w:val="24"/>
              <w:lang w:eastAsia="en-SG"/>
              <w14:ligatures w14:val="standardContextual"/>
            </w:rPr>
          </w:pPr>
          <w:hyperlink w:anchor="_Toc217317787" w:history="1">
            <w:r w:rsidRPr="003E01A7">
              <w:rPr>
                <w:rStyle w:val="Hyperlink"/>
                <w:noProof/>
              </w:rPr>
              <w:t>2.7.1</w:t>
            </w:r>
            <w:r>
              <w:rPr>
                <w:rFonts w:eastAsiaTheme="minorEastAsia"/>
                <w:noProof/>
                <w:kern w:val="2"/>
                <w:sz w:val="24"/>
                <w:szCs w:val="24"/>
                <w:lang w:eastAsia="en-SG"/>
                <w14:ligatures w14:val="standardContextual"/>
              </w:rPr>
              <w:tab/>
            </w:r>
            <w:r w:rsidRPr="003E01A7">
              <w:rPr>
                <w:rStyle w:val="Hyperlink"/>
                <w:noProof/>
              </w:rPr>
              <w:t>Description</w:t>
            </w:r>
            <w:r>
              <w:rPr>
                <w:noProof/>
                <w:webHidden/>
              </w:rPr>
              <w:tab/>
            </w:r>
            <w:r>
              <w:rPr>
                <w:noProof/>
                <w:webHidden/>
              </w:rPr>
              <w:fldChar w:fldCharType="begin"/>
            </w:r>
            <w:r>
              <w:rPr>
                <w:noProof/>
                <w:webHidden/>
              </w:rPr>
              <w:instrText xml:space="preserve"> PAGEREF _Toc217317787 \h </w:instrText>
            </w:r>
            <w:r>
              <w:rPr>
                <w:noProof/>
                <w:webHidden/>
              </w:rPr>
            </w:r>
            <w:r>
              <w:rPr>
                <w:noProof/>
                <w:webHidden/>
              </w:rPr>
              <w:fldChar w:fldCharType="separate"/>
            </w:r>
            <w:r>
              <w:rPr>
                <w:noProof/>
                <w:webHidden/>
              </w:rPr>
              <w:t>12</w:t>
            </w:r>
            <w:r>
              <w:rPr>
                <w:noProof/>
                <w:webHidden/>
              </w:rPr>
              <w:fldChar w:fldCharType="end"/>
            </w:r>
          </w:hyperlink>
        </w:p>
        <w:p w14:paraId="77C9DAA8" w14:textId="30AC46AE" w:rsidR="007D79BD" w:rsidRDefault="007D79BD">
          <w:pPr>
            <w:pStyle w:val="TOC3"/>
            <w:tabs>
              <w:tab w:val="left" w:pos="1200"/>
              <w:tab w:val="right" w:leader="dot" w:pos="10790"/>
            </w:tabs>
            <w:rPr>
              <w:rFonts w:eastAsiaTheme="minorEastAsia"/>
              <w:noProof/>
              <w:kern w:val="2"/>
              <w:sz w:val="24"/>
              <w:szCs w:val="24"/>
              <w:lang w:eastAsia="en-SG"/>
              <w14:ligatures w14:val="standardContextual"/>
            </w:rPr>
          </w:pPr>
          <w:hyperlink w:anchor="_Toc217317788" w:history="1">
            <w:r w:rsidRPr="003E01A7">
              <w:rPr>
                <w:rStyle w:val="Hyperlink"/>
                <w:noProof/>
              </w:rPr>
              <w:t>2.7.2</w:t>
            </w:r>
            <w:r>
              <w:rPr>
                <w:rFonts w:eastAsiaTheme="minorEastAsia"/>
                <w:noProof/>
                <w:kern w:val="2"/>
                <w:sz w:val="24"/>
                <w:szCs w:val="24"/>
                <w:lang w:eastAsia="en-SG"/>
                <w14:ligatures w14:val="standardContextual"/>
              </w:rPr>
              <w:tab/>
            </w:r>
            <w:r w:rsidRPr="003E01A7">
              <w:rPr>
                <w:rStyle w:val="Hyperlink"/>
                <w:noProof/>
              </w:rPr>
              <w:t>Preconditions</w:t>
            </w:r>
            <w:r>
              <w:rPr>
                <w:noProof/>
                <w:webHidden/>
              </w:rPr>
              <w:tab/>
            </w:r>
            <w:r>
              <w:rPr>
                <w:noProof/>
                <w:webHidden/>
              </w:rPr>
              <w:fldChar w:fldCharType="begin"/>
            </w:r>
            <w:r>
              <w:rPr>
                <w:noProof/>
                <w:webHidden/>
              </w:rPr>
              <w:instrText xml:space="preserve"> PAGEREF _Toc217317788 \h </w:instrText>
            </w:r>
            <w:r>
              <w:rPr>
                <w:noProof/>
                <w:webHidden/>
              </w:rPr>
            </w:r>
            <w:r>
              <w:rPr>
                <w:noProof/>
                <w:webHidden/>
              </w:rPr>
              <w:fldChar w:fldCharType="separate"/>
            </w:r>
            <w:r>
              <w:rPr>
                <w:noProof/>
                <w:webHidden/>
              </w:rPr>
              <w:t>12</w:t>
            </w:r>
            <w:r>
              <w:rPr>
                <w:noProof/>
                <w:webHidden/>
              </w:rPr>
              <w:fldChar w:fldCharType="end"/>
            </w:r>
          </w:hyperlink>
        </w:p>
        <w:p w14:paraId="15D64623" w14:textId="5F7FFCD5" w:rsidR="007D79BD" w:rsidRDefault="007D79BD">
          <w:pPr>
            <w:pStyle w:val="TOC3"/>
            <w:tabs>
              <w:tab w:val="left" w:pos="1200"/>
              <w:tab w:val="right" w:leader="dot" w:pos="10790"/>
            </w:tabs>
            <w:rPr>
              <w:rFonts w:eastAsiaTheme="minorEastAsia"/>
              <w:noProof/>
              <w:kern w:val="2"/>
              <w:sz w:val="24"/>
              <w:szCs w:val="24"/>
              <w:lang w:eastAsia="en-SG"/>
              <w14:ligatures w14:val="standardContextual"/>
            </w:rPr>
          </w:pPr>
          <w:hyperlink w:anchor="_Toc217317789" w:history="1">
            <w:r w:rsidRPr="003E01A7">
              <w:rPr>
                <w:rStyle w:val="Hyperlink"/>
                <w:noProof/>
              </w:rPr>
              <w:t>2.7.3</w:t>
            </w:r>
            <w:r>
              <w:rPr>
                <w:rFonts w:eastAsiaTheme="minorEastAsia"/>
                <w:noProof/>
                <w:kern w:val="2"/>
                <w:sz w:val="24"/>
                <w:szCs w:val="24"/>
                <w:lang w:eastAsia="en-SG"/>
                <w14:ligatures w14:val="standardContextual"/>
              </w:rPr>
              <w:tab/>
            </w:r>
            <w:r w:rsidRPr="003E01A7">
              <w:rPr>
                <w:rStyle w:val="Hyperlink"/>
                <w:noProof/>
              </w:rPr>
              <w:t>Business Requirements</w:t>
            </w:r>
            <w:r>
              <w:rPr>
                <w:noProof/>
                <w:webHidden/>
              </w:rPr>
              <w:tab/>
            </w:r>
            <w:r>
              <w:rPr>
                <w:noProof/>
                <w:webHidden/>
              </w:rPr>
              <w:fldChar w:fldCharType="begin"/>
            </w:r>
            <w:r>
              <w:rPr>
                <w:noProof/>
                <w:webHidden/>
              </w:rPr>
              <w:instrText xml:space="preserve"> PAGEREF _Toc217317789 \h </w:instrText>
            </w:r>
            <w:r>
              <w:rPr>
                <w:noProof/>
                <w:webHidden/>
              </w:rPr>
            </w:r>
            <w:r>
              <w:rPr>
                <w:noProof/>
                <w:webHidden/>
              </w:rPr>
              <w:fldChar w:fldCharType="separate"/>
            </w:r>
            <w:r>
              <w:rPr>
                <w:noProof/>
                <w:webHidden/>
              </w:rPr>
              <w:t>12</w:t>
            </w:r>
            <w:r>
              <w:rPr>
                <w:noProof/>
                <w:webHidden/>
              </w:rPr>
              <w:fldChar w:fldCharType="end"/>
            </w:r>
          </w:hyperlink>
        </w:p>
        <w:p w14:paraId="584D5DCB" w14:textId="20E54C0E" w:rsidR="007D79BD" w:rsidRDefault="007D79BD">
          <w:pPr>
            <w:pStyle w:val="TOC3"/>
            <w:tabs>
              <w:tab w:val="left" w:pos="1200"/>
              <w:tab w:val="right" w:leader="dot" w:pos="10790"/>
            </w:tabs>
            <w:rPr>
              <w:rFonts w:eastAsiaTheme="minorEastAsia"/>
              <w:noProof/>
              <w:kern w:val="2"/>
              <w:sz w:val="24"/>
              <w:szCs w:val="24"/>
              <w:lang w:eastAsia="en-SG"/>
              <w14:ligatures w14:val="standardContextual"/>
            </w:rPr>
          </w:pPr>
          <w:hyperlink w:anchor="_Toc217317790" w:history="1">
            <w:r w:rsidRPr="003E01A7">
              <w:rPr>
                <w:rStyle w:val="Hyperlink"/>
                <w:noProof/>
              </w:rPr>
              <w:t>2.7.4</w:t>
            </w:r>
            <w:r>
              <w:rPr>
                <w:rFonts w:eastAsiaTheme="minorEastAsia"/>
                <w:noProof/>
                <w:kern w:val="2"/>
                <w:sz w:val="24"/>
                <w:szCs w:val="24"/>
                <w:lang w:eastAsia="en-SG"/>
                <w14:ligatures w14:val="standardContextual"/>
              </w:rPr>
              <w:tab/>
            </w:r>
            <w:r w:rsidRPr="003E01A7">
              <w:rPr>
                <w:rStyle w:val="Hyperlink"/>
                <w:noProof/>
              </w:rPr>
              <w:t>Post Conditions</w:t>
            </w:r>
            <w:r>
              <w:rPr>
                <w:noProof/>
                <w:webHidden/>
              </w:rPr>
              <w:tab/>
            </w:r>
            <w:r>
              <w:rPr>
                <w:noProof/>
                <w:webHidden/>
              </w:rPr>
              <w:fldChar w:fldCharType="begin"/>
            </w:r>
            <w:r>
              <w:rPr>
                <w:noProof/>
                <w:webHidden/>
              </w:rPr>
              <w:instrText xml:space="preserve"> PAGEREF _Toc217317790 \h </w:instrText>
            </w:r>
            <w:r>
              <w:rPr>
                <w:noProof/>
                <w:webHidden/>
              </w:rPr>
            </w:r>
            <w:r>
              <w:rPr>
                <w:noProof/>
                <w:webHidden/>
              </w:rPr>
              <w:fldChar w:fldCharType="separate"/>
            </w:r>
            <w:r>
              <w:rPr>
                <w:noProof/>
                <w:webHidden/>
              </w:rPr>
              <w:t>12</w:t>
            </w:r>
            <w:r>
              <w:rPr>
                <w:noProof/>
                <w:webHidden/>
              </w:rPr>
              <w:fldChar w:fldCharType="end"/>
            </w:r>
          </w:hyperlink>
        </w:p>
        <w:p w14:paraId="2B140D9D" w14:textId="74DAB7DE" w:rsidR="007D79BD" w:rsidRDefault="007D79BD">
          <w:pPr>
            <w:pStyle w:val="TOC3"/>
            <w:tabs>
              <w:tab w:val="left" w:pos="1200"/>
              <w:tab w:val="right" w:leader="dot" w:pos="10790"/>
            </w:tabs>
            <w:rPr>
              <w:rFonts w:eastAsiaTheme="minorEastAsia"/>
              <w:noProof/>
              <w:kern w:val="2"/>
              <w:sz w:val="24"/>
              <w:szCs w:val="24"/>
              <w:lang w:eastAsia="en-SG"/>
              <w14:ligatures w14:val="standardContextual"/>
            </w:rPr>
          </w:pPr>
          <w:hyperlink w:anchor="_Toc217317791" w:history="1">
            <w:r w:rsidRPr="003E01A7">
              <w:rPr>
                <w:rStyle w:val="Hyperlink"/>
                <w:noProof/>
              </w:rPr>
              <w:t>2.7.5</w:t>
            </w:r>
            <w:r>
              <w:rPr>
                <w:rFonts w:eastAsiaTheme="minorEastAsia"/>
                <w:noProof/>
                <w:kern w:val="2"/>
                <w:sz w:val="24"/>
                <w:szCs w:val="24"/>
                <w:lang w:eastAsia="en-SG"/>
                <w14:ligatures w14:val="standardContextual"/>
              </w:rPr>
              <w:tab/>
            </w:r>
            <w:r w:rsidRPr="003E01A7">
              <w:rPr>
                <w:rStyle w:val="Hyperlink"/>
                <w:noProof/>
              </w:rPr>
              <w:t>Issuance Calendar Listing page</w:t>
            </w:r>
            <w:r>
              <w:rPr>
                <w:noProof/>
                <w:webHidden/>
              </w:rPr>
              <w:tab/>
            </w:r>
            <w:r>
              <w:rPr>
                <w:noProof/>
                <w:webHidden/>
              </w:rPr>
              <w:fldChar w:fldCharType="begin"/>
            </w:r>
            <w:r>
              <w:rPr>
                <w:noProof/>
                <w:webHidden/>
              </w:rPr>
              <w:instrText xml:space="preserve"> PAGEREF _Toc217317791 \h </w:instrText>
            </w:r>
            <w:r>
              <w:rPr>
                <w:noProof/>
                <w:webHidden/>
              </w:rPr>
            </w:r>
            <w:r>
              <w:rPr>
                <w:noProof/>
                <w:webHidden/>
              </w:rPr>
              <w:fldChar w:fldCharType="separate"/>
            </w:r>
            <w:r>
              <w:rPr>
                <w:noProof/>
                <w:webHidden/>
              </w:rPr>
              <w:t>12</w:t>
            </w:r>
            <w:r>
              <w:rPr>
                <w:noProof/>
                <w:webHidden/>
              </w:rPr>
              <w:fldChar w:fldCharType="end"/>
            </w:r>
          </w:hyperlink>
        </w:p>
        <w:p w14:paraId="3B5B03D9" w14:textId="18B85917" w:rsidR="007D79BD" w:rsidRDefault="007D79BD">
          <w:pPr>
            <w:pStyle w:val="TOC3"/>
            <w:tabs>
              <w:tab w:val="left" w:pos="1200"/>
              <w:tab w:val="right" w:leader="dot" w:pos="10790"/>
            </w:tabs>
            <w:rPr>
              <w:rFonts w:eastAsiaTheme="minorEastAsia"/>
              <w:noProof/>
              <w:kern w:val="2"/>
              <w:sz w:val="24"/>
              <w:szCs w:val="24"/>
              <w:lang w:eastAsia="en-SG"/>
              <w14:ligatures w14:val="standardContextual"/>
            </w:rPr>
          </w:pPr>
          <w:hyperlink w:anchor="_Toc217317792" w:history="1">
            <w:r w:rsidRPr="003E01A7">
              <w:rPr>
                <w:rStyle w:val="Hyperlink"/>
                <w:noProof/>
              </w:rPr>
              <w:t>2.7.6</w:t>
            </w:r>
            <w:r>
              <w:rPr>
                <w:rFonts w:eastAsiaTheme="minorEastAsia"/>
                <w:noProof/>
                <w:kern w:val="2"/>
                <w:sz w:val="24"/>
                <w:szCs w:val="24"/>
                <w:lang w:eastAsia="en-SG"/>
                <w14:ligatures w14:val="standardContextual"/>
              </w:rPr>
              <w:tab/>
            </w:r>
            <w:r w:rsidRPr="003E01A7">
              <w:rPr>
                <w:rStyle w:val="Hyperlink"/>
                <w:noProof/>
              </w:rPr>
              <w:t>Issuance Calendar Details page</w:t>
            </w:r>
            <w:r>
              <w:rPr>
                <w:noProof/>
                <w:webHidden/>
              </w:rPr>
              <w:tab/>
            </w:r>
            <w:r>
              <w:rPr>
                <w:noProof/>
                <w:webHidden/>
              </w:rPr>
              <w:fldChar w:fldCharType="begin"/>
            </w:r>
            <w:r>
              <w:rPr>
                <w:noProof/>
                <w:webHidden/>
              </w:rPr>
              <w:instrText xml:space="preserve"> PAGEREF _Toc217317792 \h </w:instrText>
            </w:r>
            <w:r>
              <w:rPr>
                <w:noProof/>
                <w:webHidden/>
              </w:rPr>
            </w:r>
            <w:r>
              <w:rPr>
                <w:noProof/>
                <w:webHidden/>
              </w:rPr>
              <w:fldChar w:fldCharType="separate"/>
            </w:r>
            <w:r>
              <w:rPr>
                <w:noProof/>
                <w:webHidden/>
              </w:rPr>
              <w:t>15</w:t>
            </w:r>
            <w:r>
              <w:rPr>
                <w:noProof/>
                <w:webHidden/>
              </w:rPr>
              <w:fldChar w:fldCharType="end"/>
            </w:r>
          </w:hyperlink>
        </w:p>
        <w:p w14:paraId="2DAF5E12" w14:textId="3E9C3352" w:rsidR="007D79BD" w:rsidRDefault="007D79BD">
          <w:pPr>
            <w:pStyle w:val="TOC2"/>
            <w:tabs>
              <w:tab w:val="left" w:pos="960"/>
              <w:tab w:val="right" w:leader="dot" w:pos="10790"/>
            </w:tabs>
            <w:rPr>
              <w:rFonts w:eastAsiaTheme="minorEastAsia"/>
              <w:noProof/>
              <w:kern w:val="2"/>
              <w:sz w:val="24"/>
              <w:szCs w:val="24"/>
              <w:lang w:eastAsia="en-SG"/>
              <w14:ligatures w14:val="standardContextual"/>
            </w:rPr>
          </w:pPr>
          <w:hyperlink w:anchor="_Toc217317793" w:history="1">
            <w:r w:rsidRPr="003E01A7">
              <w:rPr>
                <w:rStyle w:val="Hyperlink"/>
                <w:noProof/>
              </w:rPr>
              <w:t>2.8</w:t>
            </w:r>
            <w:r>
              <w:rPr>
                <w:rFonts w:eastAsiaTheme="minorEastAsia"/>
                <w:noProof/>
                <w:kern w:val="2"/>
                <w:sz w:val="24"/>
                <w:szCs w:val="24"/>
                <w:lang w:eastAsia="en-SG"/>
                <w14:ligatures w14:val="standardContextual"/>
              </w:rPr>
              <w:tab/>
            </w:r>
            <w:r w:rsidRPr="003E01A7">
              <w:rPr>
                <w:rStyle w:val="Hyperlink"/>
                <w:noProof/>
              </w:rPr>
              <w:t>Create Issuance Calendar</w:t>
            </w:r>
            <w:r>
              <w:rPr>
                <w:noProof/>
                <w:webHidden/>
              </w:rPr>
              <w:tab/>
            </w:r>
            <w:r>
              <w:rPr>
                <w:noProof/>
                <w:webHidden/>
              </w:rPr>
              <w:fldChar w:fldCharType="begin"/>
            </w:r>
            <w:r>
              <w:rPr>
                <w:noProof/>
                <w:webHidden/>
              </w:rPr>
              <w:instrText xml:space="preserve"> PAGEREF _Toc217317793 \h </w:instrText>
            </w:r>
            <w:r>
              <w:rPr>
                <w:noProof/>
                <w:webHidden/>
              </w:rPr>
            </w:r>
            <w:r>
              <w:rPr>
                <w:noProof/>
                <w:webHidden/>
              </w:rPr>
              <w:fldChar w:fldCharType="separate"/>
            </w:r>
            <w:r>
              <w:rPr>
                <w:noProof/>
                <w:webHidden/>
              </w:rPr>
              <w:t>27</w:t>
            </w:r>
            <w:r>
              <w:rPr>
                <w:noProof/>
                <w:webHidden/>
              </w:rPr>
              <w:fldChar w:fldCharType="end"/>
            </w:r>
          </w:hyperlink>
        </w:p>
        <w:p w14:paraId="3BB8A1E5" w14:textId="331792F1" w:rsidR="007D79BD" w:rsidRDefault="007D79BD">
          <w:pPr>
            <w:pStyle w:val="TOC3"/>
            <w:tabs>
              <w:tab w:val="left" w:pos="1200"/>
              <w:tab w:val="right" w:leader="dot" w:pos="10790"/>
            </w:tabs>
            <w:rPr>
              <w:rFonts w:eastAsiaTheme="minorEastAsia"/>
              <w:noProof/>
              <w:kern w:val="2"/>
              <w:sz w:val="24"/>
              <w:szCs w:val="24"/>
              <w:lang w:eastAsia="en-SG"/>
              <w14:ligatures w14:val="standardContextual"/>
            </w:rPr>
          </w:pPr>
          <w:hyperlink w:anchor="_Toc217317794" w:history="1">
            <w:r w:rsidRPr="003E01A7">
              <w:rPr>
                <w:rStyle w:val="Hyperlink"/>
                <w:noProof/>
              </w:rPr>
              <w:t>2.8.1</w:t>
            </w:r>
            <w:r>
              <w:rPr>
                <w:rFonts w:eastAsiaTheme="minorEastAsia"/>
                <w:noProof/>
                <w:kern w:val="2"/>
                <w:sz w:val="24"/>
                <w:szCs w:val="24"/>
                <w:lang w:eastAsia="en-SG"/>
                <w14:ligatures w14:val="standardContextual"/>
              </w:rPr>
              <w:tab/>
            </w:r>
            <w:r w:rsidRPr="003E01A7">
              <w:rPr>
                <w:rStyle w:val="Hyperlink"/>
                <w:noProof/>
              </w:rPr>
              <w:t>Description</w:t>
            </w:r>
            <w:r>
              <w:rPr>
                <w:noProof/>
                <w:webHidden/>
              </w:rPr>
              <w:tab/>
            </w:r>
            <w:r>
              <w:rPr>
                <w:noProof/>
                <w:webHidden/>
              </w:rPr>
              <w:fldChar w:fldCharType="begin"/>
            </w:r>
            <w:r>
              <w:rPr>
                <w:noProof/>
                <w:webHidden/>
              </w:rPr>
              <w:instrText xml:space="preserve"> PAGEREF _Toc217317794 \h </w:instrText>
            </w:r>
            <w:r>
              <w:rPr>
                <w:noProof/>
                <w:webHidden/>
              </w:rPr>
            </w:r>
            <w:r>
              <w:rPr>
                <w:noProof/>
                <w:webHidden/>
              </w:rPr>
              <w:fldChar w:fldCharType="separate"/>
            </w:r>
            <w:r>
              <w:rPr>
                <w:noProof/>
                <w:webHidden/>
              </w:rPr>
              <w:t>27</w:t>
            </w:r>
            <w:r>
              <w:rPr>
                <w:noProof/>
                <w:webHidden/>
              </w:rPr>
              <w:fldChar w:fldCharType="end"/>
            </w:r>
          </w:hyperlink>
        </w:p>
        <w:p w14:paraId="3527A15D" w14:textId="304BC87D" w:rsidR="007D79BD" w:rsidRDefault="007D79BD">
          <w:pPr>
            <w:pStyle w:val="TOC3"/>
            <w:tabs>
              <w:tab w:val="left" w:pos="1200"/>
              <w:tab w:val="right" w:leader="dot" w:pos="10790"/>
            </w:tabs>
            <w:rPr>
              <w:rFonts w:eastAsiaTheme="minorEastAsia"/>
              <w:noProof/>
              <w:kern w:val="2"/>
              <w:sz w:val="24"/>
              <w:szCs w:val="24"/>
              <w:lang w:eastAsia="en-SG"/>
              <w14:ligatures w14:val="standardContextual"/>
            </w:rPr>
          </w:pPr>
          <w:hyperlink w:anchor="_Toc217317795" w:history="1">
            <w:r w:rsidRPr="003E01A7">
              <w:rPr>
                <w:rStyle w:val="Hyperlink"/>
                <w:noProof/>
              </w:rPr>
              <w:t>2.8.2</w:t>
            </w:r>
            <w:r>
              <w:rPr>
                <w:rFonts w:eastAsiaTheme="minorEastAsia"/>
                <w:noProof/>
                <w:kern w:val="2"/>
                <w:sz w:val="24"/>
                <w:szCs w:val="24"/>
                <w:lang w:eastAsia="en-SG"/>
                <w14:ligatures w14:val="standardContextual"/>
              </w:rPr>
              <w:tab/>
            </w:r>
            <w:r w:rsidRPr="003E01A7">
              <w:rPr>
                <w:rStyle w:val="Hyperlink"/>
                <w:noProof/>
              </w:rPr>
              <w:t>Preconditions</w:t>
            </w:r>
            <w:r>
              <w:rPr>
                <w:noProof/>
                <w:webHidden/>
              </w:rPr>
              <w:tab/>
            </w:r>
            <w:r>
              <w:rPr>
                <w:noProof/>
                <w:webHidden/>
              </w:rPr>
              <w:fldChar w:fldCharType="begin"/>
            </w:r>
            <w:r>
              <w:rPr>
                <w:noProof/>
                <w:webHidden/>
              </w:rPr>
              <w:instrText xml:space="preserve"> PAGEREF _Toc217317795 \h </w:instrText>
            </w:r>
            <w:r>
              <w:rPr>
                <w:noProof/>
                <w:webHidden/>
              </w:rPr>
            </w:r>
            <w:r>
              <w:rPr>
                <w:noProof/>
                <w:webHidden/>
              </w:rPr>
              <w:fldChar w:fldCharType="separate"/>
            </w:r>
            <w:r>
              <w:rPr>
                <w:noProof/>
                <w:webHidden/>
              </w:rPr>
              <w:t>27</w:t>
            </w:r>
            <w:r>
              <w:rPr>
                <w:noProof/>
                <w:webHidden/>
              </w:rPr>
              <w:fldChar w:fldCharType="end"/>
            </w:r>
          </w:hyperlink>
        </w:p>
        <w:p w14:paraId="4C663816" w14:textId="38D8F453" w:rsidR="007D79BD" w:rsidRDefault="007D79BD">
          <w:pPr>
            <w:pStyle w:val="TOC3"/>
            <w:tabs>
              <w:tab w:val="left" w:pos="1200"/>
              <w:tab w:val="right" w:leader="dot" w:pos="10790"/>
            </w:tabs>
            <w:rPr>
              <w:rFonts w:eastAsiaTheme="minorEastAsia"/>
              <w:noProof/>
              <w:kern w:val="2"/>
              <w:sz w:val="24"/>
              <w:szCs w:val="24"/>
              <w:lang w:eastAsia="en-SG"/>
              <w14:ligatures w14:val="standardContextual"/>
            </w:rPr>
          </w:pPr>
          <w:hyperlink w:anchor="_Toc217317796" w:history="1">
            <w:r w:rsidRPr="003E01A7">
              <w:rPr>
                <w:rStyle w:val="Hyperlink"/>
                <w:noProof/>
              </w:rPr>
              <w:t>2.8.3</w:t>
            </w:r>
            <w:r>
              <w:rPr>
                <w:rFonts w:eastAsiaTheme="minorEastAsia"/>
                <w:noProof/>
                <w:kern w:val="2"/>
                <w:sz w:val="24"/>
                <w:szCs w:val="24"/>
                <w:lang w:eastAsia="en-SG"/>
                <w14:ligatures w14:val="standardContextual"/>
              </w:rPr>
              <w:tab/>
            </w:r>
            <w:r w:rsidRPr="003E01A7">
              <w:rPr>
                <w:rStyle w:val="Hyperlink"/>
                <w:noProof/>
              </w:rPr>
              <w:t>Business Requirements</w:t>
            </w:r>
            <w:r>
              <w:rPr>
                <w:noProof/>
                <w:webHidden/>
              </w:rPr>
              <w:tab/>
            </w:r>
            <w:r>
              <w:rPr>
                <w:noProof/>
                <w:webHidden/>
              </w:rPr>
              <w:fldChar w:fldCharType="begin"/>
            </w:r>
            <w:r>
              <w:rPr>
                <w:noProof/>
                <w:webHidden/>
              </w:rPr>
              <w:instrText xml:space="preserve"> PAGEREF _Toc217317796 \h </w:instrText>
            </w:r>
            <w:r>
              <w:rPr>
                <w:noProof/>
                <w:webHidden/>
              </w:rPr>
            </w:r>
            <w:r>
              <w:rPr>
                <w:noProof/>
                <w:webHidden/>
              </w:rPr>
              <w:fldChar w:fldCharType="separate"/>
            </w:r>
            <w:r>
              <w:rPr>
                <w:noProof/>
                <w:webHidden/>
              </w:rPr>
              <w:t>27</w:t>
            </w:r>
            <w:r>
              <w:rPr>
                <w:noProof/>
                <w:webHidden/>
              </w:rPr>
              <w:fldChar w:fldCharType="end"/>
            </w:r>
          </w:hyperlink>
        </w:p>
        <w:p w14:paraId="088292E4" w14:textId="0C3017EB" w:rsidR="007D79BD" w:rsidRDefault="007D79BD">
          <w:pPr>
            <w:pStyle w:val="TOC3"/>
            <w:tabs>
              <w:tab w:val="left" w:pos="1200"/>
              <w:tab w:val="right" w:leader="dot" w:pos="10790"/>
            </w:tabs>
            <w:rPr>
              <w:rFonts w:eastAsiaTheme="minorEastAsia"/>
              <w:noProof/>
              <w:kern w:val="2"/>
              <w:sz w:val="24"/>
              <w:szCs w:val="24"/>
              <w:lang w:eastAsia="en-SG"/>
              <w14:ligatures w14:val="standardContextual"/>
            </w:rPr>
          </w:pPr>
          <w:hyperlink w:anchor="_Toc217317797" w:history="1">
            <w:r w:rsidRPr="003E01A7">
              <w:rPr>
                <w:rStyle w:val="Hyperlink"/>
                <w:noProof/>
              </w:rPr>
              <w:t>2.8.4</w:t>
            </w:r>
            <w:r>
              <w:rPr>
                <w:rFonts w:eastAsiaTheme="minorEastAsia"/>
                <w:noProof/>
                <w:kern w:val="2"/>
                <w:sz w:val="24"/>
                <w:szCs w:val="24"/>
                <w:lang w:eastAsia="en-SG"/>
                <w14:ligatures w14:val="standardContextual"/>
              </w:rPr>
              <w:tab/>
            </w:r>
            <w:r w:rsidRPr="003E01A7">
              <w:rPr>
                <w:rStyle w:val="Hyperlink"/>
                <w:noProof/>
              </w:rPr>
              <w:t>Post Conditions</w:t>
            </w:r>
            <w:r>
              <w:rPr>
                <w:noProof/>
                <w:webHidden/>
              </w:rPr>
              <w:tab/>
            </w:r>
            <w:r>
              <w:rPr>
                <w:noProof/>
                <w:webHidden/>
              </w:rPr>
              <w:fldChar w:fldCharType="begin"/>
            </w:r>
            <w:r>
              <w:rPr>
                <w:noProof/>
                <w:webHidden/>
              </w:rPr>
              <w:instrText xml:space="preserve"> PAGEREF _Toc217317797 \h </w:instrText>
            </w:r>
            <w:r>
              <w:rPr>
                <w:noProof/>
                <w:webHidden/>
              </w:rPr>
            </w:r>
            <w:r>
              <w:rPr>
                <w:noProof/>
                <w:webHidden/>
              </w:rPr>
              <w:fldChar w:fldCharType="separate"/>
            </w:r>
            <w:r>
              <w:rPr>
                <w:noProof/>
                <w:webHidden/>
              </w:rPr>
              <w:t>28</w:t>
            </w:r>
            <w:r>
              <w:rPr>
                <w:noProof/>
                <w:webHidden/>
              </w:rPr>
              <w:fldChar w:fldCharType="end"/>
            </w:r>
          </w:hyperlink>
        </w:p>
        <w:p w14:paraId="1449E1B7" w14:textId="545EE3E2" w:rsidR="007D79BD" w:rsidRDefault="007D79BD">
          <w:pPr>
            <w:pStyle w:val="TOC3"/>
            <w:tabs>
              <w:tab w:val="left" w:pos="1200"/>
              <w:tab w:val="right" w:leader="dot" w:pos="10790"/>
            </w:tabs>
            <w:rPr>
              <w:rFonts w:eastAsiaTheme="minorEastAsia"/>
              <w:noProof/>
              <w:kern w:val="2"/>
              <w:sz w:val="24"/>
              <w:szCs w:val="24"/>
              <w:lang w:eastAsia="en-SG"/>
              <w14:ligatures w14:val="standardContextual"/>
            </w:rPr>
          </w:pPr>
          <w:hyperlink w:anchor="_Toc217317798" w:history="1">
            <w:r w:rsidRPr="003E01A7">
              <w:rPr>
                <w:rStyle w:val="Hyperlink"/>
                <w:noProof/>
              </w:rPr>
              <w:t>2.8.5</w:t>
            </w:r>
            <w:r>
              <w:rPr>
                <w:rFonts w:eastAsiaTheme="minorEastAsia"/>
                <w:noProof/>
                <w:kern w:val="2"/>
                <w:sz w:val="24"/>
                <w:szCs w:val="24"/>
                <w:lang w:eastAsia="en-SG"/>
                <w14:ligatures w14:val="standardContextual"/>
              </w:rPr>
              <w:tab/>
            </w:r>
            <w:r w:rsidRPr="003E01A7">
              <w:rPr>
                <w:rStyle w:val="Hyperlink"/>
                <w:noProof/>
              </w:rPr>
              <w:t>Create Issuance Calendar Modal</w:t>
            </w:r>
            <w:r>
              <w:rPr>
                <w:noProof/>
                <w:webHidden/>
              </w:rPr>
              <w:tab/>
            </w:r>
            <w:r>
              <w:rPr>
                <w:noProof/>
                <w:webHidden/>
              </w:rPr>
              <w:fldChar w:fldCharType="begin"/>
            </w:r>
            <w:r>
              <w:rPr>
                <w:noProof/>
                <w:webHidden/>
              </w:rPr>
              <w:instrText xml:space="preserve"> PAGEREF _Toc217317798 \h </w:instrText>
            </w:r>
            <w:r>
              <w:rPr>
                <w:noProof/>
                <w:webHidden/>
              </w:rPr>
            </w:r>
            <w:r>
              <w:rPr>
                <w:noProof/>
                <w:webHidden/>
              </w:rPr>
              <w:fldChar w:fldCharType="separate"/>
            </w:r>
            <w:r>
              <w:rPr>
                <w:noProof/>
                <w:webHidden/>
              </w:rPr>
              <w:t>28</w:t>
            </w:r>
            <w:r>
              <w:rPr>
                <w:noProof/>
                <w:webHidden/>
              </w:rPr>
              <w:fldChar w:fldCharType="end"/>
            </w:r>
          </w:hyperlink>
        </w:p>
        <w:p w14:paraId="7164D563" w14:textId="134DE685" w:rsidR="007D79BD" w:rsidRDefault="007D79BD">
          <w:pPr>
            <w:pStyle w:val="TOC3"/>
            <w:tabs>
              <w:tab w:val="left" w:pos="1200"/>
              <w:tab w:val="right" w:leader="dot" w:pos="10790"/>
            </w:tabs>
            <w:rPr>
              <w:rFonts w:eastAsiaTheme="minorEastAsia"/>
              <w:noProof/>
              <w:kern w:val="2"/>
              <w:sz w:val="24"/>
              <w:szCs w:val="24"/>
              <w:lang w:eastAsia="en-SG"/>
              <w14:ligatures w14:val="standardContextual"/>
            </w:rPr>
          </w:pPr>
          <w:hyperlink w:anchor="_Toc217317799" w:history="1">
            <w:r w:rsidRPr="003E01A7">
              <w:rPr>
                <w:rStyle w:val="Hyperlink"/>
                <w:noProof/>
              </w:rPr>
              <w:t>2.8.6</w:t>
            </w:r>
            <w:r>
              <w:rPr>
                <w:rFonts w:eastAsiaTheme="minorEastAsia"/>
                <w:noProof/>
                <w:kern w:val="2"/>
                <w:sz w:val="24"/>
                <w:szCs w:val="24"/>
                <w:lang w:eastAsia="en-SG"/>
                <w14:ligatures w14:val="standardContextual"/>
              </w:rPr>
              <w:tab/>
            </w:r>
            <w:r w:rsidRPr="003E01A7">
              <w:rPr>
                <w:rStyle w:val="Hyperlink"/>
                <w:noProof/>
              </w:rPr>
              <w:t>Issuance Calendar Details page</w:t>
            </w:r>
            <w:r>
              <w:rPr>
                <w:noProof/>
                <w:webHidden/>
              </w:rPr>
              <w:tab/>
            </w:r>
            <w:r>
              <w:rPr>
                <w:noProof/>
                <w:webHidden/>
              </w:rPr>
              <w:fldChar w:fldCharType="begin"/>
            </w:r>
            <w:r>
              <w:rPr>
                <w:noProof/>
                <w:webHidden/>
              </w:rPr>
              <w:instrText xml:space="preserve"> PAGEREF _Toc217317799 \h </w:instrText>
            </w:r>
            <w:r>
              <w:rPr>
                <w:noProof/>
                <w:webHidden/>
              </w:rPr>
            </w:r>
            <w:r>
              <w:rPr>
                <w:noProof/>
                <w:webHidden/>
              </w:rPr>
              <w:fldChar w:fldCharType="separate"/>
            </w:r>
            <w:r>
              <w:rPr>
                <w:noProof/>
                <w:webHidden/>
              </w:rPr>
              <w:t>30</w:t>
            </w:r>
            <w:r>
              <w:rPr>
                <w:noProof/>
                <w:webHidden/>
              </w:rPr>
              <w:fldChar w:fldCharType="end"/>
            </w:r>
          </w:hyperlink>
        </w:p>
        <w:p w14:paraId="445B21BD" w14:textId="133F4C48" w:rsidR="007D79BD" w:rsidRDefault="007D79BD">
          <w:pPr>
            <w:pStyle w:val="TOC3"/>
            <w:tabs>
              <w:tab w:val="left" w:pos="1200"/>
              <w:tab w:val="right" w:leader="dot" w:pos="10790"/>
            </w:tabs>
            <w:rPr>
              <w:rFonts w:eastAsiaTheme="minorEastAsia"/>
              <w:noProof/>
              <w:kern w:val="2"/>
              <w:sz w:val="24"/>
              <w:szCs w:val="24"/>
              <w:lang w:eastAsia="en-SG"/>
              <w14:ligatures w14:val="standardContextual"/>
            </w:rPr>
          </w:pPr>
          <w:hyperlink w:anchor="_Toc217317800" w:history="1">
            <w:r w:rsidRPr="003E01A7">
              <w:rPr>
                <w:rStyle w:val="Hyperlink"/>
                <w:noProof/>
              </w:rPr>
              <w:t>2.8.7</w:t>
            </w:r>
            <w:r>
              <w:rPr>
                <w:rFonts w:eastAsiaTheme="minorEastAsia"/>
                <w:noProof/>
                <w:kern w:val="2"/>
                <w:sz w:val="24"/>
                <w:szCs w:val="24"/>
                <w:lang w:eastAsia="en-SG"/>
                <w14:ligatures w14:val="standardContextual"/>
              </w:rPr>
              <w:tab/>
            </w:r>
            <w:r w:rsidRPr="003E01A7">
              <w:rPr>
                <w:rStyle w:val="Hyperlink"/>
                <w:noProof/>
              </w:rPr>
              <w:t>Re-upload Calendar Modal</w:t>
            </w:r>
            <w:r>
              <w:rPr>
                <w:noProof/>
                <w:webHidden/>
              </w:rPr>
              <w:tab/>
            </w:r>
            <w:r>
              <w:rPr>
                <w:noProof/>
                <w:webHidden/>
              </w:rPr>
              <w:fldChar w:fldCharType="begin"/>
            </w:r>
            <w:r>
              <w:rPr>
                <w:noProof/>
                <w:webHidden/>
              </w:rPr>
              <w:instrText xml:space="preserve"> PAGEREF _Toc217317800 \h </w:instrText>
            </w:r>
            <w:r>
              <w:rPr>
                <w:noProof/>
                <w:webHidden/>
              </w:rPr>
            </w:r>
            <w:r>
              <w:rPr>
                <w:noProof/>
                <w:webHidden/>
              </w:rPr>
              <w:fldChar w:fldCharType="separate"/>
            </w:r>
            <w:r>
              <w:rPr>
                <w:noProof/>
                <w:webHidden/>
              </w:rPr>
              <w:t>31</w:t>
            </w:r>
            <w:r>
              <w:rPr>
                <w:noProof/>
                <w:webHidden/>
              </w:rPr>
              <w:fldChar w:fldCharType="end"/>
            </w:r>
          </w:hyperlink>
        </w:p>
        <w:p w14:paraId="772A235A" w14:textId="7E34C90D" w:rsidR="007D79BD" w:rsidRDefault="007D79BD">
          <w:pPr>
            <w:pStyle w:val="TOC3"/>
            <w:tabs>
              <w:tab w:val="left" w:pos="1200"/>
              <w:tab w:val="right" w:leader="dot" w:pos="10790"/>
            </w:tabs>
            <w:rPr>
              <w:rFonts w:eastAsiaTheme="minorEastAsia"/>
              <w:noProof/>
              <w:kern w:val="2"/>
              <w:sz w:val="24"/>
              <w:szCs w:val="24"/>
              <w:lang w:eastAsia="en-SG"/>
              <w14:ligatures w14:val="standardContextual"/>
            </w:rPr>
          </w:pPr>
          <w:hyperlink w:anchor="_Toc217317801" w:history="1">
            <w:r w:rsidRPr="003E01A7">
              <w:rPr>
                <w:rStyle w:val="Hyperlink"/>
                <w:noProof/>
              </w:rPr>
              <w:t>2.8.8</w:t>
            </w:r>
            <w:r>
              <w:rPr>
                <w:rFonts w:eastAsiaTheme="minorEastAsia"/>
                <w:noProof/>
                <w:kern w:val="2"/>
                <w:sz w:val="24"/>
                <w:szCs w:val="24"/>
                <w:lang w:eastAsia="en-SG"/>
                <w14:ligatures w14:val="standardContextual"/>
              </w:rPr>
              <w:tab/>
            </w:r>
            <w:r w:rsidRPr="003E01A7">
              <w:rPr>
                <w:rStyle w:val="Hyperlink"/>
                <w:noProof/>
              </w:rPr>
              <w:t>Confirmation Prompt</w:t>
            </w:r>
            <w:r>
              <w:rPr>
                <w:noProof/>
                <w:webHidden/>
              </w:rPr>
              <w:tab/>
            </w:r>
            <w:r>
              <w:rPr>
                <w:noProof/>
                <w:webHidden/>
              </w:rPr>
              <w:fldChar w:fldCharType="begin"/>
            </w:r>
            <w:r>
              <w:rPr>
                <w:noProof/>
                <w:webHidden/>
              </w:rPr>
              <w:instrText xml:space="preserve"> PAGEREF _Toc217317801 \h </w:instrText>
            </w:r>
            <w:r>
              <w:rPr>
                <w:noProof/>
                <w:webHidden/>
              </w:rPr>
            </w:r>
            <w:r>
              <w:rPr>
                <w:noProof/>
                <w:webHidden/>
              </w:rPr>
              <w:fldChar w:fldCharType="separate"/>
            </w:r>
            <w:r>
              <w:rPr>
                <w:noProof/>
                <w:webHidden/>
              </w:rPr>
              <w:t>32</w:t>
            </w:r>
            <w:r>
              <w:rPr>
                <w:noProof/>
                <w:webHidden/>
              </w:rPr>
              <w:fldChar w:fldCharType="end"/>
            </w:r>
          </w:hyperlink>
        </w:p>
        <w:p w14:paraId="269B2FC7" w14:textId="2CA0A505" w:rsidR="007D79BD" w:rsidRDefault="007D79BD">
          <w:pPr>
            <w:pStyle w:val="TOC2"/>
            <w:tabs>
              <w:tab w:val="left" w:pos="960"/>
              <w:tab w:val="right" w:leader="dot" w:pos="10790"/>
            </w:tabs>
            <w:rPr>
              <w:rFonts w:eastAsiaTheme="minorEastAsia"/>
              <w:noProof/>
              <w:kern w:val="2"/>
              <w:sz w:val="24"/>
              <w:szCs w:val="24"/>
              <w:lang w:eastAsia="en-SG"/>
              <w14:ligatures w14:val="standardContextual"/>
            </w:rPr>
          </w:pPr>
          <w:hyperlink w:anchor="_Toc217317802" w:history="1">
            <w:r w:rsidRPr="003E01A7">
              <w:rPr>
                <w:rStyle w:val="Hyperlink"/>
                <w:noProof/>
              </w:rPr>
              <w:t>2.9</w:t>
            </w:r>
            <w:r>
              <w:rPr>
                <w:rFonts w:eastAsiaTheme="minorEastAsia"/>
                <w:noProof/>
                <w:kern w:val="2"/>
                <w:sz w:val="24"/>
                <w:szCs w:val="24"/>
                <w:lang w:eastAsia="en-SG"/>
                <w14:ligatures w14:val="standardContextual"/>
              </w:rPr>
              <w:tab/>
            </w:r>
            <w:r w:rsidRPr="003E01A7">
              <w:rPr>
                <w:rStyle w:val="Hyperlink"/>
                <w:noProof/>
              </w:rPr>
              <w:t>Update Issuance Calendar</w:t>
            </w:r>
            <w:r>
              <w:rPr>
                <w:noProof/>
                <w:webHidden/>
              </w:rPr>
              <w:tab/>
            </w:r>
            <w:r>
              <w:rPr>
                <w:noProof/>
                <w:webHidden/>
              </w:rPr>
              <w:fldChar w:fldCharType="begin"/>
            </w:r>
            <w:r>
              <w:rPr>
                <w:noProof/>
                <w:webHidden/>
              </w:rPr>
              <w:instrText xml:space="preserve"> PAGEREF _Toc217317802 \h </w:instrText>
            </w:r>
            <w:r>
              <w:rPr>
                <w:noProof/>
                <w:webHidden/>
              </w:rPr>
            </w:r>
            <w:r>
              <w:rPr>
                <w:noProof/>
                <w:webHidden/>
              </w:rPr>
              <w:fldChar w:fldCharType="separate"/>
            </w:r>
            <w:r>
              <w:rPr>
                <w:noProof/>
                <w:webHidden/>
              </w:rPr>
              <w:t>33</w:t>
            </w:r>
            <w:r>
              <w:rPr>
                <w:noProof/>
                <w:webHidden/>
              </w:rPr>
              <w:fldChar w:fldCharType="end"/>
            </w:r>
          </w:hyperlink>
        </w:p>
        <w:p w14:paraId="2A84B757" w14:textId="3254C57D" w:rsidR="007D79BD" w:rsidRDefault="007D79BD">
          <w:pPr>
            <w:pStyle w:val="TOC3"/>
            <w:tabs>
              <w:tab w:val="left" w:pos="1200"/>
              <w:tab w:val="right" w:leader="dot" w:pos="10790"/>
            </w:tabs>
            <w:rPr>
              <w:rFonts w:eastAsiaTheme="minorEastAsia"/>
              <w:noProof/>
              <w:kern w:val="2"/>
              <w:sz w:val="24"/>
              <w:szCs w:val="24"/>
              <w:lang w:eastAsia="en-SG"/>
              <w14:ligatures w14:val="standardContextual"/>
            </w:rPr>
          </w:pPr>
          <w:hyperlink w:anchor="_Toc217317803" w:history="1">
            <w:r w:rsidRPr="003E01A7">
              <w:rPr>
                <w:rStyle w:val="Hyperlink"/>
                <w:noProof/>
              </w:rPr>
              <w:t>2.9.1</w:t>
            </w:r>
            <w:r>
              <w:rPr>
                <w:rFonts w:eastAsiaTheme="minorEastAsia"/>
                <w:noProof/>
                <w:kern w:val="2"/>
                <w:sz w:val="24"/>
                <w:szCs w:val="24"/>
                <w:lang w:eastAsia="en-SG"/>
                <w14:ligatures w14:val="standardContextual"/>
              </w:rPr>
              <w:tab/>
            </w:r>
            <w:r w:rsidRPr="003E01A7">
              <w:rPr>
                <w:rStyle w:val="Hyperlink"/>
                <w:noProof/>
              </w:rPr>
              <w:t>Description</w:t>
            </w:r>
            <w:r>
              <w:rPr>
                <w:noProof/>
                <w:webHidden/>
              </w:rPr>
              <w:tab/>
            </w:r>
            <w:r>
              <w:rPr>
                <w:noProof/>
                <w:webHidden/>
              </w:rPr>
              <w:fldChar w:fldCharType="begin"/>
            </w:r>
            <w:r>
              <w:rPr>
                <w:noProof/>
                <w:webHidden/>
              </w:rPr>
              <w:instrText xml:space="preserve"> PAGEREF _Toc217317803 \h </w:instrText>
            </w:r>
            <w:r>
              <w:rPr>
                <w:noProof/>
                <w:webHidden/>
              </w:rPr>
            </w:r>
            <w:r>
              <w:rPr>
                <w:noProof/>
                <w:webHidden/>
              </w:rPr>
              <w:fldChar w:fldCharType="separate"/>
            </w:r>
            <w:r>
              <w:rPr>
                <w:noProof/>
                <w:webHidden/>
              </w:rPr>
              <w:t>33</w:t>
            </w:r>
            <w:r>
              <w:rPr>
                <w:noProof/>
                <w:webHidden/>
              </w:rPr>
              <w:fldChar w:fldCharType="end"/>
            </w:r>
          </w:hyperlink>
        </w:p>
        <w:p w14:paraId="407A5A79" w14:textId="3A769961" w:rsidR="007D79BD" w:rsidRDefault="007D79BD">
          <w:pPr>
            <w:pStyle w:val="TOC3"/>
            <w:tabs>
              <w:tab w:val="left" w:pos="1200"/>
              <w:tab w:val="right" w:leader="dot" w:pos="10790"/>
            </w:tabs>
            <w:rPr>
              <w:rFonts w:eastAsiaTheme="minorEastAsia"/>
              <w:noProof/>
              <w:kern w:val="2"/>
              <w:sz w:val="24"/>
              <w:szCs w:val="24"/>
              <w:lang w:eastAsia="en-SG"/>
              <w14:ligatures w14:val="standardContextual"/>
            </w:rPr>
          </w:pPr>
          <w:hyperlink w:anchor="_Toc217317804" w:history="1">
            <w:r w:rsidRPr="003E01A7">
              <w:rPr>
                <w:rStyle w:val="Hyperlink"/>
                <w:noProof/>
              </w:rPr>
              <w:t>2.9.2</w:t>
            </w:r>
            <w:r>
              <w:rPr>
                <w:rFonts w:eastAsiaTheme="minorEastAsia"/>
                <w:noProof/>
                <w:kern w:val="2"/>
                <w:sz w:val="24"/>
                <w:szCs w:val="24"/>
                <w:lang w:eastAsia="en-SG"/>
                <w14:ligatures w14:val="standardContextual"/>
              </w:rPr>
              <w:tab/>
            </w:r>
            <w:r w:rsidRPr="003E01A7">
              <w:rPr>
                <w:rStyle w:val="Hyperlink"/>
                <w:noProof/>
              </w:rPr>
              <w:t>Preconditions</w:t>
            </w:r>
            <w:r>
              <w:rPr>
                <w:noProof/>
                <w:webHidden/>
              </w:rPr>
              <w:tab/>
            </w:r>
            <w:r>
              <w:rPr>
                <w:noProof/>
                <w:webHidden/>
              </w:rPr>
              <w:fldChar w:fldCharType="begin"/>
            </w:r>
            <w:r>
              <w:rPr>
                <w:noProof/>
                <w:webHidden/>
              </w:rPr>
              <w:instrText xml:space="preserve"> PAGEREF _Toc217317804 \h </w:instrText>
            </w:r>
            <w:r>
              <w:rPr>
                <w:noProof/>
                <w:webHidden/>
              </w:rPr>
            </w:r>
            <w:r>
              <w:rPr>
                <w:noProof/>
                <w:webHidden/>
              </w:rPr>
              <w:fldChar w:fldCharType="separate"/>
            </w:r>
            <w:r>
              <w:rPr>
                <w:noProof/>
                <w:webHidden/>
              </w:rPr>
              <w:t>33</w:t>
            </w:r>
            <w:r>
              <w:rPr>
                <w:noProof/>
                <w:webHidden/>
              </w:rPr>
              <w:fldChar w:fldCharType="end"/>
            </w:r>
          </w:hyperlink>
        </w:p>
        <w:p w14:paraId="30EDB3F1" w14:textId="21F5E6DF" w:rsidR="007D79BD" w:rsidRDefault="007D79BD">
          <w:pPr>
            <w:pStyle w:val="TOC3"/>
            <w:tabs>
              <w:tab w:val="left" w:pos="1200"/>
              <w:tab w:val="right" w:leader="dot" w:pos="10790"/>
            </w:tabs>
            <w:rPr>
              <w:rFonts w:eastAsiaTheme="minorEastAsia"/>
              <w:noProof/>
              <w:kern w:val="2"/>
              <w:sz w:val="24"/>
              <w:szCs w:val="24"/>
              <w:lang w:eastAsia="en-SG"/>
              <w14:ligatures w14:val="standardContextual"/>
            </w:rPr>
          </w:pPr>
          <w:hyperlink w:anchor="_Toc217317805" w:history="1">
            <w:r w:rsidRPr="003E01A7">
              <w:rPr>
                <w:rStyle w:val="Hyperlink"/>
                <w:noProof/>
              </w:rPr>
              <w:t>2.9.3</w:t>
            </w:r>
            <w:r>
              <w:rPr>
                <w:rFonts w:eastAsiaTheme="minorEastAsia"/>
                <w:noProof/>
                <w:kern w:val="2"/>
                <w:sz w:val="24"/>
                <w:szCs w:val="24"/>
                <w:lang w:eastAsia="en-SG"/>
                <w14:ligatures w14:val="standardContextual"/>
              </w:rPr>
              <w:tab/>
            </w:r>
            <w:r w:rsidRPr="003E01A7">
              <w:rPr>
                <w:rStyle w:val="Hyperlink"/>
                <w:noProof/>
              </w:rPr>
              <w:t>Business Requirements</w:t>
            </w:r>
            <w:r>
              <w:rPr>
                <w:noProof/>
                <w:webHidden/>
              </w:rPr>
              <w:tab/>
            </w:r>
            <w:r>
              <w:rPr>
                <w:noProof/>
                <w:webHidden/>
              </w:rPr>
              <w:fldChar w:fldCharType="begin"/>
            </w:r>
            <w:r>
              <w:rPr>
                <w:noProof/>
                <w:webHidden/>
              </w:rPr>
              <w:instrText xml:space="preserve"> PAGEREF _Toc217317805 \h </w:instrText>
            </w:r>
            <w:r>
              <w:rPr>
                <w:noProof/>
                <w:webHidden/>
              </w:rPr>
            </w:r>
            <w:r>
              <w:rPr>
                <w:noProof/>
                <w:webHidden/>
              </w:rPr>
              <w:fldChar w:fldCharType="separate"/>
            </w:r>
            <w:r>
              <w:rPr>
                <w:noProof/>
                <w:webHidden/>
              </w:rPr>
              <w:t>33</w:t>
            </w:r>
            <w:r>
              <w:rPr>
                <w:noProof/>
                <w:webHidden/>
              </w:rPr>
              <w:fldChar w:fldCharType="end"/>
            </w:r>
          </w:hyperlink>
        </w:p>
        <w:p w14:paraId="2A1CF22E" w14:textId="23C676FA" w:rsidR="007D79BD" w:rsidRDefault="007D79BD">
          <w:pPr>
            <w:pStyle w:val="TOC3"/>
            <w:tabs>
              <w:tab w:val="left" w:pos="1200"/>
              <w:tab w:val="right" w:leader="dot" w:pos="10790"/>
            </w:tabs>
            <w:rPr>
              <w:rFonts w:eastAsiaTheme="minorEastAsia"/>
              <w:noProof/>
              <w:kern w:val="2"/>
              <w:sz w:val="24"/>
              <w:szCs w:val="24"/>
              <w:lang w:eastAsia="en-SG"/>
              <w14:ligatures w14:val="standardContextual"/>
            </w:rPr>
          </w:pPr>
          <w:hyperlink w:anchor="_Toc217317806" w:history="1">
            <w:r w:rsidRPr="003E01A7">
              <w:rPr>
                <w:rStyle w:val="Hyperlink"/>
                <w:noProof/>
              </w:rPr>
              <w:t>2.9.4</w:t>
            </w:r>
            <w:r>
              <w:rPr>
                <w:rFonts w:eastAsiaTheme="minorEastAsia"/>
                <w:noProof/>
                <w:kern w:val="2"/>
                <w:sz w:val="24"/>
                <w:szCs w:val="24"/>
                <w:lang w:eastAsia="en-SG"/>
                <w14:ligatures w14:val="standardContextual"/>
              </w:rPr>
              <w:tab/>
            </w:r>
            <w:r w:rsidRPr="003E01A7">
              <w:rPr>
                <w:rStyle w:val="Hyperlink"/>
                <w:noProof/>
              </w:rPr>
              <w:t>Post Conditions</w:t>
            </w:r>
            <w:r>
              <w:rPr>
                <w:noProof/>
                <w:webHidden/>
              </w:rPr>
              <w:tab/>
            </w:r>
            <w:r>
              <w:rPr>
                <w:noProof/>
                <w:webHidden/>
              </w:rPr>
              <w:fldChar w:fldCharType="begin"/>
            </w:r>
            <w:r>
              <w:rPr>
                <w:noProof/>
                <w:webHidden/>
              </w:rPr>
              <w:instrText xml:space="preserve"> PAGEREF _Toc217317806 \h </w:instrText>
            </w:r>
            <w:r>
              <w:rPr>
                <w:noProof/>
                <w:webHidden/>
              </w:rPr>
            </w:r>
            <w:r>
              <w:rPr>
                <w:noProof/>
                <w:webHidden/>
              </w:rPr>
              <w:fldChar w:fldCharType="separate"/>
            </w:r>
            <w:r>
              <w:rPr>
                <w:noProof/>
                <w:webHidden/>
              </w:rPr>
              <w:t>33</w:t>
            </w:r>
            <w:r>
              <w:rPr>
                <w:noProof/>
                <w:webHidden/>
              </w:rPr>
              <w:fldChar w:fldCharType="end"/>
            </w:r>
          </w:hyperlink>
        </w:p>
        <w:p w14:paraId="33838915" w14:textId="19F8DE2C" w:rsidR="007D79BD" w:rsidRDefault="007D79BD">
          <w:pPr>
            <w:pStyle w:val="TOC3"/>
            <w:tabs>
              <w:tab w:val="left" w:pos="1200"/>
              <w:tab w:val="right" w:leader="dot" w:pos="10790"/>
            </w:tabs>
            <w:rPr>
              <w:rFonts w:eastAsiaTheme="minorEastAsia"/>
              <w:noProof/>
              <w:kern w:val="2"/>
              <w:sz w:val="24"/>
              <w:szCs w:val="24"/>
              <w:lang w:eastAsia="en-SG"/>
              <w14:ligatures w14:val="standardContextual"/>
            </w:rPr>
          </w:pPr>
          <w:hyperlink w:anchor="_Toc217317807" w:history="1">
            <w:r w:rsidRPr="003E01A7">
              <w:rPr>
                <w:rStyle w:val="Hyperlink"/>
                <w:noProof/>
              </w:rPr>
              <w:t>2.9.5</w:t>
            </w:r>
            <w:r>
              <w:rPr>
                <w:rFonts w:eastAsiaTheme="minorEastAsia"/>
                <w:noProof/>
                <w:kern w:val="2"/>
                <w:sz w:val="24"/>
                <w:szCs w:val="24"/>
                <w:lang w:eastAsia="en-SG"/>
                <w14:ligatures w14:val="standardContextual"/>
              </w:rPr>
              <w:tab/>
            </w:r>
            <w:r w:rsidRPr="003E01A7">
              <w:rPr>
                <w:rStyle w:val="Hyperlink"/>
                <w:noProof/>
              </w:rPr>
              <w:t>Issuance Calendar Details page</w:t>
            </w:r>
            <w:r>
              <w:rPr>
                <w:noProof/>
                <w:webHidden/>
              </w:rPr>
              <w:tab/>
            </w:r>
            <w:r>
              <w:rPr>
                <w:noProof/>
                <w:webHidden/>
              </w:rPr>
              <w:fldChar w:fldCharType="begin"/>
            </w:r>
            <w:r>
              <w:rPr>
                <w:noProof/>
                <w:webHidden/>
              </w:rPr>
              <w:instrText xml:space="preserve"> PAGEREF _Toc217317807 \h </w:instrText>
            </w:r>
            <w:r>
              <w:rPr>
                <w:noProof/>
                <w:webHidden/>
              </w:rPr>
            </w:r>
            <w:r>
              <w:rPr>
                <w:noProof/>
                <w:webHidden/>
              </w:rPr>
              <w:fldChar w:fldCharType="separate"/>
            </w:r>
            <w:r>
              <w:rPr>
                <w:noProof/>
                <w:webHidden/>
              </w:rPr>
              <w:t>34</w:t>
            </w:r>
            <w:r>
              <w:rPr>
                <w:noProof/>
                <w:webHidden/>
              </w:rPr>
              <w:fldChar w:fldCharType="end"/>
            </w:r>
          </w:hyperlink>
        </w:p>
        <w:p w14:paraId="582EB136" w14:textId="13D0A80A" w:rsidR="007D79BD" w:rsidRDefault="007D79BD">
          <w:pPr>
            <w:pStyle w:val="TOC3"/>
            <w:tabs>
              <w:tab w:val="left" w:pos="1200"/>
              <w:tab w:val="right" w:leader="dot" w:pos="10790"/>
            </w:tabs>
            <w:rPr>
              <w:rFonts w:eastAsiaTheme="minorEastAsia"/>
              <w:noProof/>
              <w:kern w:val="2"/>
              <w:sz w:val="24"/>
              <w:szCs w:val="24"/>
              <w:lang w:eastAsia="en-SG"/>
              <w14:ligatures w14:val="standardContextual"/>
            </w:rPr>
          </w:pPr>
          <w:hyperlink w:anchor="_Toc217317808" w:history="1">
            <w:r w:rsidRPr="003E01A7">
              <w:rPr>
                <w:rStyle w:val="Hyperlink"/>
                <w:noProof/>
              </w:rPr>
              <w:t>2.9.6</w:t>
            </w:r>
            <w:r>
              <w:rPr>
                <w:rFonts w:eastAsiaTheme="minorEastAsia"/>
                <w:noProof/>
                <w:kern w:val="2"/>
                <w:sz w:val="24"/>
                <w:szCs w:val="24"/>
                <w:lang w:eastAsia="en-SG"/>
                <w14:ligatures w14:val="standardContextual"/>
              </w:rPr>
              <w:tab/>
            </w:r>
            <w:r w:rsidRPr="003E01A7">
              <w:rPr>
                <w:rStyle w:val="Hyperlink"/>
                <w:noProof/>
              </w:rPr>
              <w:t>Re-upload Calendar Modal</w:t>
            </w:r>
            <w:r>
              <w:rPr>
                <w:noProof/>
                <w:webHidden/>
              </w:rPr>
              <w:tab/>
            </w:r>
            <w:r>
              <w:rPr>
                <w:noProof/>
                <w:webHidden/>
              </w:rPr>
              <w:fldChar w:fldCharType="begin"/>
            </w:r>
            <w:r>
              <w:rPr>
                <w:noProof/>
                <w:webHidden/>
              </w:rPr>
              <w:instrText xml:space="preserve"> PAGEREF _Toc217317808 \h </w:instrText>
            </w:r>
            <w:r>
              <w:rPr>
                <w:noProof/>
                <w:webHidden/>
              </w:rPr>
            </w:r>
            <w:r>
              <w:rPr>
                <w:noProof/>
                <w:webHidden/>
              </w:rPr>
              <w:fldChar w:fldCharType="separate"/>
            </w:r>
            <w:r>
              <w:rPr>
                <w:noProof/>
                <w:webHidden/>
              </w:rPr>
              <w:t>34</w:t>
            </w:r>
            <w:r>
              <w:rPr>
                <w:noProof/>
                <w:webHidden/>
              </w:rPr>
              <w:fldChar w:fldCharType="end"/>
            </w:r>
          </w:hyperlink>
        </w:p>
        <w:p w14:paraId="12514281" w14:textId="7CB5FDB4" w:rsidR="007D79BD" w:rsidRDefault="007D79BD">
          <w:pPr>
            <w:pStyle w:val="TOC3"/>
            <w:tabs>
              <w:tab w:val="left" w:pos="1200"/>
              <w:tab w:val="right" w:leader="dot" w:pos="10790"/>
            </w:tabs>
            <w:rPr>
              <w:rFonts w:eastAsiaTheme="minorEastAsia"/>
              <w:noProof/>
              <w:kern w:val="2"/>
              <w:sz w:val="24"/>
              <w:szCs w:val="24"/>
              <w:lang w:eastAsia="en-SG"/>
              <w14:ligatures w14:val="standardContextual"/>
            </w:rPr>
          </w:pPr>
          <w:hyperlink w:anchor="_Toc217317809" w:history="1">
            <w:r w:rsidRPr="003E01A7">
              <w:rPr>
                <w:rStyle w:val="Hyperlink"/>
                <w:noProof/>
              </w:rPr>
              <w:t>2.9.7</w:t>
            </w:r>
            <w:r>
              <w:rPr>
                <w:rFonts w:eastAsiaTheme="minorEastAsia"/>
                <w:noProof/>
                <w:kern w:val="2"/>
                <w:sz w:val="24"/>
                <w:szCs w:val="24"/>
                <w:lang w:eastAsia="en-SG"/>
                <w14:ligatures w14:val="standardContextual"/>
              </w:rPr>
              <w:tab/>
            </w:r>
            <w:r w:rsidRPr="003E01A7">
              <w:rPr>
                <w:rStyle w:val="Hyperlink"/>
                <w:noProof/>
              </w:rPr>
              <w:t>Confirmation Prompt</w:t>
            </w:r>
            <w:r>
              <w:rPr>
                <w:noProof/>
                <w:webHidden/>
              </w:rPr>
              <w:tab/>
            </w:r>
            <w:r>
              <w:rPr>
                <w:noProof/>
                <w:webHidden/>
              </w:rPr>
              <w:fldChar w:fldCharType="begin"/>
            </w:r>
            <w:r>
              <w:rPr>
                <w:noProof/>
                <w:webHidden/>
              </w:rPr>
              <w:instrText xml:space="preserve"> PAGEREF _Toc217317809 \h </w:instrText>
            </w:r>
            <w:r>
              <w:rPr>
                <w:noProof/>
                <w:webHidden/>
              </w:rPr>
            </w:r>
            <w:r>
              <w:rPr>
                <w:noProof/>
                <w:webHidden/>
              </w:rPr>
              <w:fldChar w:fldCharType="separate"/>
            </w:r>
            <w:r>
              <w:rPr>
                <w:noProof/>
                <w:webHidden/>
              </w:rPr>
              <w:t>34</w:t>
            </w:r>
            <w:r>
              <w:rPr>
                <w:noProof/>
                <w:webHidden/>
              </w:rPr>
              <w:fldChar w:fldCharType="end"/>
            </w:r>
          </w:hyperlink>
        </w:p>
        <w:p w14:paraId="52711931" w14:textId="715CF230" w:rsidR="007D79BD" w:rsidRDefault="007D79BD">
          <w:pPr>
            <w:pStyle w:val="TOC2"/>
            <w:tabs>
              <w:tab w:val="left" w:pos="960"/>
              <w:tab w:val="right" w:leader="dot" w:pos="10790"/>
            </w:tabs>
            <w:rPr>
              <w:rFonts w:eastAsiaTheme="minorEastAsia"/>
              <w:noProof/>
              <w:kern w:val="2"/>
              <w:sz w:val="24"/>
              <w:szCs w:val="24"/>
              <w:lang w:eastAsia="en-SG"/>
              <w14:ligatures w14:val="standardContextual"/>
            </w:rPr>
          </w:pPr>
          <w:hyperlink w:anchor="_Toc217317866" w:history="1">
            <w:r w:rsidRPr="003E01A7">
              <w:rPr>
                <w:rStyle w:val="Hyperlink"/>
                <w:noProof/>
              </w:rPr>
              <w:t>2.10</w:t>
            </w:r>
            <w:r>
              <w:rPr>
                <w:rFonts w:eastAsiaTheme="minorEastAsia"/>
                <w:noProof/>
                <w:kern w:val="2"/>
                <w:sz w:val="24"/>
                <w:szCs w:val="24"/>
                <w:lang w:eastAsia="en-SG"/>
                <w14:ligatures w14:val="standardContextual"/>
              </w:rPr>
              <w:tab/>
            </w:r>
            <w:r w:rsidRPr="003E01A7">
              <w:rPr>
                <w:rStyle w:val="Hyperlink"/>
                <w:noProof/>
              </w:rPr>
              <w:t>Withdraw Issuance Calendar Approval</w:t>
            </w:r>
            <w:r>
              <w:rPr>
                <w:noProof/>
                <w:webHidden/>
              </w:rPr>
              <w:tab/>
            </w:r>
            <w:r>
              <w:rPr>
                <w:noProof/>
                <w:webHidden/>
              </w:rPr>
              <w:fldChar w:fldCharType="begin"/>
            </w:r>
            <w:r>
              <w:rPr>
                <w:noProof/>
                <w:webHidden/>
              </w:rPr>
              <w:instrText xml:space="preserve"> PAGEREF _Toc217317866 \h </w:instrText>
            </w:r>
            <w:r>
              <w:rPr>
                <w:noProof/>
                <w:webHidden/>
              </w:rPr>
            </w:r>
            <w:r>
              <w:rPr>
                <w:noProof/>
                <w:webHidden/>
              </w:rPr>
              <w:fldChar w:fldCharType="separate"/>
            </w:r>
            <w:r>
              <w:rPr>
                <w:noProof/>
                <w:webHidden/>
              </w:rPr>
              <w:t>34</w:t>
            </w:r>
            <w:r>
              <w:rPr>
                <w:noProof/>
                <w:webHidden/>
              </w:rPr>
              <w:fldChar w:fldCharType="end"/>
            </w:r>
          </w:hyperlink>
        </w:p>
        <w:p w14:paraId="57E04DD5" w14:textId="1CAD93A0" w:rsidR="007D79BD" w:rsidRDefault="007D79BD">
          <w:pPr>
            <w:pStyle w:val="TOC3"/>
            <w:tabs>
              <w:tab w:val="left" w:pos="1440"/>
              <w:tab w:val="right" w:leader="dot" w:pos="10790"/>
            </w:tabs>
            <w:rPr>
              <w:rFonts w:eastAsiaTheme="minorEastAsia"/>
              <w:noProof/>
              <w:kern w:val="2"/>
              <w:sz w:val="24"/>
              <w:szCs w:val="24"/>
              <w:lang w:eastAsia="en-SG"/>
              <w14:ligatures w14:val="standardContextual"/>
            </w:rPr>
          </w:pPr>
          <w:hyperlink w:anchor="_Toc217317867" w:history="1">
            <w:r w:rsidRPr="003E01A7">
              <w:rPr>
                <w:rStyle w:val="Hyperlink"/>
                <w:noProof/>
              </w:rPr>
              <w:t>2.10.1</w:t>
            </w:r>
            <w:r>
              <w:rPr>
                <w:rFonts w:eastAsiaTheme="minorEastAsia"/>
                <w:noProof/>
                <w:kern w:val="2"/>
                <w:sz w:val="24"/>
                <w:szCs w:val="24"/>
                <w:lang w:eastAsia="en-SG"/>
                <w14:ligatures w14:val="standardContextual"/>
              </w:rPr>
              <w:tab/>
            </w:r>
            <w:r w:rsidRPr="003E01A7">
              <w:rPr>
                <w:rStyle w:val="Hyperlink"/>
                <w:noProof/>
              </w:rPr>
              <w:t>Description</w:t>
            </w:r>
            <w:r>
              <w:rPr>
                <w:noProof/>
                <w:webHidden/>
              </w:rPr>
              <w:tab/>
            </w:r>
            <w:r>
              <w:rPr>
                <w:noProof/>
                <w:webHidden/>
              </w:rPr>
              <w:fldChar w:fldCharType="begin"/>
            </w:r>
            <w:r>
              <w:rPr>
                <w:noProof/>
                <w:webHidden/>
              </w:rPr>
              <w:instrText xml:space="preserve"> PAGEREF _Toc217317867 \h </w:instrText>
            </w:r>
            <w:r>
              <w:rPr>
                <w:noProof/>
                <w:webHidden/>
              </w:rPr>
            </w:r>
            <w:r>
              <w:rPr>
                <w:noProof/>
                <w:webHidden/>
              </w:rPr>
              <w:fldChar w:fldCharType="separate"/>
            </w:r>
            <w:r>
              <w:rPr>
                <w:noProof/>
                <w:webHidden/>
              </w:rPr>
              <w:t>34</w:t>
            </w:r>
            <w:r>
              <w:rPr>
                <w:noProof/>
                <w:webHidden/>
              </w:rPr>
              <w:fldChar w:fldCharType="end"/>
            </w:r>
          </w:hyperlink>
        </w:p>
        <w:p w14:paraId="5316C6D5" w14:textId="40E87EA0" w:rsidR="007D79BD" w:rsidRDefault="007D79BD">
          <w:pPr>
            <w:pStyle w:val="TOC3"/>
            <w:tabs>
              <w:tab w:val="left" w:pos="1440"/>
              <w:tab w:val="right" w:leader="dot" w:pos="10790"/>
            </w:tabs>
            <w:rPr>
              <w:rFonts w:eastAsiaTheme="minorEastAsia"/>
              <w:noProof/>
              <w:kern w:val="2"/>
              <w:sz w:val="24"/>
              <w:szCs w:val="24"/>
              <w:lang w:eastAsia="en-SG"/>
              <w14:ligatures w14:val="standardContextual"/>
            </w:rPr>
          </w:pPr>
          <w:hyperlink w:anchor="_Toc217317868" w:history="1">
            <w:r w:rsidRPr="003E01A7">
              <w:rPr>
                <w:rStyle w:val="Hyperlink"/>
                <w:noProof/>
              </w:rPr>
              <w:t>2.10.2</w:t>
            </w:r>
            <w:r>
              <w:rPr>
                <w:rFonts w:eastAsiaTheme="minorEastAsia"/>
                <w:noProof/>
                <w:kern w:val="2"/>
                <w:sz w:val="24"/>
                <w:szCs w:val="24"/>
                <w:lang w:eastAsia="en-SG"/>
                <w14:ligatures w14:val="standardContextual"/>
              </w:rPr>
              <w:tab/>
            </w:r>
            <w:r w:rsidRPr="003E01A7">
              <w:rPr>
                <w:rStyle w:val="Hyperlink"/>
                <w:noProof/>
              </w:rPr>
              <w:t>Preconditions</w:t>
            </w:r>
            <w:r>
              <w:rPr>
                <w:noProof/>
                <w:webHidden/>
              </w:rPr>
              <w:tab/>
            </w:r>
            <w:r>
              <w:rPr>
                <w:noProof/>
                <w:webHidden/>
              </w:rPr>
              <w:fldChar w:fldCharType="begin"/>
            </w:r>
            <w:r>
              <w:rPr>
                <w:noProof/>
                <w:webHidden/>
              </w:rPr>
              <w:instrText xml:space="preserve"> PAGEREF _Toc217317868 \h </w:instrText>
            </w:r>
            <w:r>
              <w:rPr>
                <w:noProof/>
                <w:webHidden/>
              </w:rPr>
            </w:r>
            <w:r>
              <w:rPr>
                <w:noProof/>
                <w:webHidden/>
              </w:rPr>
              <w:fldChar w:fldCharType="separate"/>
            </w:r>
            <w:r>
              <w:rPr>
                <w:noProof/>
                <w:webHidden/>
              </w:rPr>
              <w:t>34</w:t>
            </w:r>
            <w:r>
              <w:rPr>
                <w:noProof/>
                <w:webHidden/>
              </w:rPr>
              <w:fldChar w:fldCharType="end"/>
            </w:r>
          </w:hyperlink>
        </w:p>
        <w:p w14:paraId="2BD6CD25" w14:textId="0BA393D9" w:rsidR="007D79BD" w:rsidRDefault="007D79BD">
          <w:pPr>
            <w:pStyle w:val="TOC3"/>
            <w:tabs>
              <w:tab w:val="left" w:pos="1440"/>
              <w:tab w:val="right" w:leader="dot" w:pos="10790"/>
            </w:tabs>
            <w:rPr>
              <w:rFonts w:eastAsiaTheme="minorEastAsia"/>
              <w:noProof/>
              <w:kern w:val="2"/>
              <w:sz w:val="24"/>
              <w:szCs w:val="24"/>
              <w:lang w:eastAsia="en-SG"/>
              <w14:ligatures w14:val="standardContextual"/>
            </w:rPr>
          </w:pPr>
          <w:hyperlink w:anchor="_Toc217317869" w:history="1">
            <w:r w:rsidRPr="003E01A7">
              <w:rPr>
                <w:rStyle w:val="Hyperlink"/>
                <w:noProof/>
              </w:rPr>
              <w:t>2.10.3</w:t>
            </w:r>
            <w:r>
              <w:rPr>
                <w:rFonts w:eastAsiaTheme="minorEastAsia"/>
                <w:noProof/>
                <w:kern w:val="2"/>
                <w:sz w:val="24"/>
                <w:szCs w:val="24"/>
                <w:lang w:eastAsia="en-SG"/>
                <w14:ligatures w14:val="standardContextual"/>
              </w:rPr>
              <w:tab/>
            </w:r>
            <w:r w:rsidRPr="003E01A7">
              <w:rPr>
                <w:rStyle w:val="Hyperlink"/>
                <w:noProof/>
              </w:rPr>
              <w:t>Business Requirements</w:t>
            </w:r>
            <w:r>
              <w:rPr>
                <w:noProof/>
                <w:webHidden/>
              </w:rPr>
              <w:tab/>
            </w:r>
            <w:r>
              <w:rPr>
                <w:noProof/>
                <w:webHidden/>
              </w:rPr>
              <w:fldChar w:fldCharType="begin"/>
            </w:r>
            <w:r>
              <w:rPr>
                <w:noProof/>
                <w:webHidden/>
              </w:rPr>
              <w:instrText xml:space="preserve"> PAGEREF _Toc217317869 \h </w:instrText>
            </w:r>
            <w:r>
              <w:rPr>
                <w:noProof/>
                <w:webHidden/>
              </w:rPr>
            </w:r>
            <w:r>
              <w:rPr>
                <w:noProof/>
                <w:webHidden/>
              </w:rPr>
              <w:fldChar w:fldCharType="separate"/>
            </w:r>
            <w:r>
              <w:rPr>
                <w:noProof/>
                <w:webHidden/>
              </w:rPr>
              <w:t>34</w:t>
            </w:r>
            <w:r>
              <w:rPr>
                <w:noProof/>
                <w:webHidden/>
              </w:rPr>
              <w:fldChar w:fldCharType="end"/>
            </w:r>
          </w:hyperlink>
        </w:p>
        <w:p w14:paraId="6A88D044" w14:textId="43D1569F" w:rsidR="007D79BD" w:rsidRDefault="007D79BD">
          <w:pPr>
            <w:pStyle w:val="TOC3"/>
            <w:tabs>
              <w:tab w:val="left" w:pos="1440"/>
              <w:tab w:val="right" w:leader="dot" w:pos="10790"/>
            </w:tabs>
            <w:rPr>
              <w:rFonts w:eastAsiaTheme="minorEastAsia"/>
              <w:noProof/>
              <w:kern w:val="2"/>
              <w:sz w:val="24"/>
              <w:szCs w:val="24"/>
              <w:lang w:eastAsia="en-SG"/>
              <w14:ligatures w14:val="standardContextual"/>
            </w:rPr>
          </w:pPr>
          <w:hyperlink w:anchor="_Toc217317870" w:history="1">
            <w:r w:rsidRPr="003E01A7">
              <w:rPr>
                <w:rStyle w:val="Hyperlink"/>
                <w:noProof/>
              </w:rPr>
              <w:t>2.10.4</w:t>
            </w:r>
            <w:r>
              <w:rPr>
                <w:rFonts w:eastAsiaTheme="minorEastAsia"/>
                <w:noProof/>
                <w:kern w:val="2"/>
                <w:sz w:val="24"/>
                <w:szCs w:val="24"/>
                <w:lang w:eastAsia="en-SG"/>
                <w14:ligatures w14:val="standardContextual"/>
              </w:rPr>
              <w:tab/>
            </w:r>
            <w:r w:rsidRPr="003E01A7">
              <w:rPr>
                <w:rStyle w:val="Hyperlink"/>
                <w:noProof/>
              </w:rPr>
              <w:t>Post Conditions</w:t>
            </w:r>
            <w:r>
              <w:rPr>
                <w:noProof/>
                <w:webHidden/>
              </w:rPr>
              <w:tab/>
            </w:r>
            <w:r>
              <w:rPr>
                <w:noProof/>
                <w:webHidden/>
              </w:rPr>
              <w:fldChar w:fldCharType="begin"/>
            </w:r>
            <w:r>
              <w:rPr>
                <w:noProof/>
                <w:webHidden/>
              </w:rPr>
              <w:instrText xml:space="preserve"> PAGEREF _Toc217317870 \h </w:instrText>
            </w:r>
            <w:r>
              <w:rPr>
                <w:noProof/>
                <w:webHidden/>
              </w:rPr>
            </w:r>
            <w:r>
              <w:rPr>
                <w:noProof/>
                <w:webHidden/>
              </w:rPr>
              <w:fldChar w:fldCharType="separate"/>
            </w:r>
            <w:r>
              <w:rPr>
                <w:noProof/>
                <w:webHidden/>
              </w:rPr>
              <w:t>35</w:t>
            </w:r>
            <w:r>
              <w:rPr>
                <w:noProof/>
                <w:webHidden/>
              </w:rPr>
              <w:fldChar w:fldCharType="end"/>
            </w:r>
          </w:hyperlink>
        </w:p>
        <w:p w14:paraId="1DAABA04" w14:textId="60EACE80" w:rsidR="007D79BD" w:rsidRDefault="007D79BD">
          <w:pPr>
            <w:pStyle w:val="TOC3"/>
            <w:tabs>
              <w:tab w:val="left" w:pos="1440"/>
              <w:tab w:val="right" w:leader="dot" w:pos="10790"/>
            </w:tabs>
            <w:rPr>
              <w:rFonts w:eastAsiaTheme="minorEastAsia"/>
              <w:noProof/>
              <w:kern w:val="2"/>
              <w:sz w:val="24"/>
              <w:szCs w:val="24"/>
              <w:lang w:eastAsia="en-SG"/>
              <w14:ligatures w14:val="standardContextual"/>
            </w:rPr>
          </w:pPr>
          <w:hyperlink w:anchor="_Toc217317871" w:history="1">
            <w:r w:rsidRPr="003E01A7">
              <w:rPr>
                <w:rStyle w:val="Hyperlink"/>
                <w:noProof/>
              </w:rPr>
              <w:t>2.10.5</w:t>
            </w:r>
            <w:r>
              <w:rPr>
                <w:rFonts w:eastAsiaTheme="minorEastAsia"/>
                <w:noProof/>
                <w:kern w:val="2"/>
                <w:sz w:val="24"/>
                <w:szCs w:val="24"/>
                <w:lang w:eastAsia="en-SG"/>
                <w14:ligatures w14:val="standardContextual"/>
              </w:rPr>
              <w:tab/>
            </w:r>
            <w:r w:rsidRPr="003E01A7">
              <w:rPr>
                <w:rStyle w:val="Hyperlink"/>
                <w:noProof/>
              </w:rPr>
              <w:t>Issuance Calendar Details page</w:t>
            </w:r>
            <w:r>
              <w:rPr>
                <w:noProof/>
                <w:webHidden/>
              </w:rPr>
              <w:tab/>
            </w:r>
            <w:r>
              <w:rPr>
                <w:noProof/>
                <w:webHidden/>
              </w:rPr>
              <w:fldChar w:fldCharType="begin"/>
            </w:r>
            <w:r>
              <w:rPr>
                <w:noProof/>
                <w:webHidden/>
              </w:rPr>
              <w:instrText xml:space="preserve"> PAGEREF _Toc217317871 \h </w:instrText>
            </w:r>
            <w:r>
              <w:rPr>
                <w:noProof/>
                <w:webHidden/>
              </w:rPr>
            </w:r>
            <w:r>
              <w:rPr>
                <w:noProof/>
                <w:webHidden/>
              </w:rPr>
              <w:fldChar w:fldCharType="separate"/>
            </w:r>
            <w:r>
              <w:rPr>
                <w:noProof/>
                <w:webHidden/>
              </w:rPr>
              <w:t>35</w:t>
            </w:r>
            <w:r>
              <w:rPr>
                <w:noProof/>
                <w:webHidden/>
              </w:rPr>
              <w:fldChar w:fldCharType="end"/>
            </w:r>
          </w:hyperlink>
        </w:p>
        <w:p w14:paraId="39AEE1DA" w14:textId="5EEDB848" w:rsidR="007D79BD" w:rsidRDefault="007D79BD">
          <w:pPr>
            <w:pStyle w:val="TOC3"/>
            <w:tabs>
              <w:tab w:val="left" w:pos="1440"/>
              <w:tab w:val="right" w:leader="dot" w:pos="10790"/>
            </w:tabs>
            <w:rPr>
              <w:rFonts w:eastAsiaTheme="minorEastAsia"/>
              <w:noProof/>
              <w:kern w:val="2"/>
              <w:sz w:val="24"/>
              <w:szCs w:val="24"/>
              <w:lang w:eastAsia="en-SG"/>
              <w14:ligatures w14:val="standardContextual"/>
            </w:rPr>
          </w:pPr>
          <w:hyperlink w:anchor="_Toc217317872" w:history="1">
            <w:r w:rsidRPr="003E01A7">
              <w:rPr>
                <w:rStyle w:val="Hyperlink"/>
                <w:noProof/>
              </w:rPr>
              <w:t>2.10.6</w:t>
            </w:r>
            <w:r>
              <w:rPr>
                <w:rFonts w:eastAsiaTheme="minorEastAsia"/>
                <w:noProof/>
                <w:kern w:val="2"/>
                <w:sz w:val="24"/>
                <w:szCs w:val="24"/>
                <w:lang w:eastAsia="en-SG"/>
                <w14:ligatures w14:val="standardContextual"/>
              </w:rPr>
              <w:tab/>
            </w:r>
            <w:r w:rsidRPr="003E01A7">
              <w:rPr>
                <w:rStyle w:val="Hyperlink"/>
                <w:noProof/>
              </w:rPr>
              <w:t>Confirmation Prompt</w:t>
            </w:r>
            <w:r>
              <w:rPr>
                <w:noProof/>
                <w:webHidden/>
              </w:rPr>
              <w:tab/>
            </w:r>
            <w:r>
              <w:rPr>
                <w:noProof/>
                <w:webHidden/>
              </w:rPr>
              <w:fldChar w:fldCharType="begin"/>
            </w:r>
            <w:r>
              <w:rPr>
                <w:noProof/>
                <w:webHidden/>
              </w:rPr>
              <w:instrText xml:space="preserve"> PAGEREF _Toc217317872 \h </w:instrText>
            </w:r>
            <w:r>
              <w:rPr>
                <w:noProof/>
                <w:webHidden/>
              </w:rPr>
            </w:r>
            <w:r>
              <w:rPr>
                <w:noProof/>
                <w:webHidden/>
              </w:rPr>
              <w:fldChar w:fldCharType="separate"/>
            </w:r>
            <w:r>
              <w:rPr>
                <w:noProof/>
                <w:webHidden/>
              </w:rPr>
              <w:t>35</w:t>
            </w:r>
            <w:r>
              <w:rPr>
                <w:noProof/>
                <w:webHidden/>
              </w:rPr>
              <w:fldChar w:fldCharType="end"/>
            </w:r>
          </w:hyperlink>
        </w:p>
        <w:p w14:paraId="051B3D18" w14:textId="4619DB94" w:rsidR="007D79BD" w:rsidRDefault="007D79BD">
          <w:pPr>
            <w:pStyle w:val="TOC2"/>
            <w:tabs>
              <w:tab w:val="left" w:pos="960"/>
              <w:tab w:val="right" w:leader="dot" w:pos="10790"/>
            </w:tabs>
            <w:rPr>
              <w:rFonts w:eastAsiaTheme="minorEastAsia"/>
              <w:noProof/>
              <w:kern w:val="2"/>
              <w:sz w:val="24"/>
              <w:szCs w:val="24"/>
              <w:lang w:eastAsia="en-SG"/>
              <w14:ligatures w14:val="standardContextual"/>
            </w:rPr>
          </w:pPr>
          <w:hyperlink w:anchor="_Toc217317873" w:history="1">
            <w:r w:rsidRPr="003E01A7">
              <w:rPr>
                <w:rStyle w:val="Hyperlink"/>
                <w:noProof/>
              </w:rPr>
              <w:t>2.11</w:t>
            </w:r>
            <w:r>
              <w:rPr>
                <w:rFonts w:eastAsiaTheme="minorEastAsia"/>
                <w:noProof/>
                <w:kern w:val="2"/>
                <w:sz w:val="24"/>
                <w:szCs w:val="24"/>
                <w:lang w:eastAsia="en-SG"/>
                <w14:ligatures w14:val="standardContextual"/>
              </w:rPr>
              <w:tab/>
            </w:r>
            <w:r w:rsidRPr="003E01A7">
              <w:rPr>
                <w:rStyle w:val="Hyperlink"/>
                <w:noProof/>
              </w:rPr>
              <w:t>Save Issuance Calendar as Draft</w:t>
            </w:r>
            <w:r>
              <w:rPr>
                <w:noProof/>
                <w:webHidden/>
              </w:rPr>
              <w:tab/>
            </w:r>
            <w:r>
              <w:rPr>
                <w:noProof/>
                <w:webHidden/>
              </w:rPr>
              <w:fldChar w:fldCharType="begin"/>
            </w:r>
            <w:r>
              <w:rPr>
                <w:noProof/>
                <w:webHidden/>
              </w:rPr>
              <w:instrText xml:space="preserve"> PAGEREF _Toc217317873 \h </w:instrText>
            </w:r>
            <w:r>
              <w:rPr>
                <w:noProof/>
                <w:webHidden/>
              </w:rPr>
            </w:r>
            <w:r>
              <w:rPr>
                <w:noProof/>
                <w:webHidden/>
              </w:rPr>
              <w:fldChar w:fldCharType="separate"/>
            </w:r>
            <w:r>
              <w:rPr>
                <w:noProof/>
                <w:webHidden/>
              </w:rPr>
              <w:t>36</w:t>
            </w:r>
            <w:r>
              <w:rPr>
                <w:noProof/>
                <w:webHidden/>
              </w:rPr>
              <w:fldChar w:fldCharType="end"/>
            </w:r>
          </w:hyperlink>
        </w:p>
        <w:p w14:paraId="01036D7B" w14:textId="2D3488E4" w:rsidR="007D79BD" w:rsidRDefault="007D79BD">
          <w:pPr>
            <w:pStyle w:val="TOC3"/>
            <w:tabs>
              <w:tab w:val="left" w:pos="1440"/>
              <w:tab w:val="right" w:leader="dot" w:pos="10790"/>
            </w:tabs>
            <w:rPr>
              <w:rFonts w:eastAsiaTheme="minorEastAsia"/>
              <w:noProof/>
              <w:kern w:val="2"/>
              <w:sz w:val="24"/>
              <w:szCs w:val="24"/>
              <w:lang w:eastAsia="en-SG"/>
              <w14:ligatures w14:val="standardContextual"/>
            </w:rPr>
          </w:pPr>
          <w:hyperlink w:anchor="_Toc217317874" w:history="1">
            <w:r w:rsidRPr="003E01A7">
              <w:rPr>
                <w:rStyle w:val="Hyperlink"/>
                <w:noProof/>
              </w:rPr>
              <w:t>2.11.1</w:t>
            </w:r>
            <w:r>
              <w:rPr>
                <w:rFonts w:eastAsiaTheme="minorEastAsia"/>
                <w:noProof/>
                <w:kern w:val="2"/>
                <w:sz w:val="24"/>
                <w:szCs w:val="24"/>
                <w:lang w:eastAsia="en-SG"/>
                <w14:ligatures w14:val="standardContextual"/>
              </w:rPr>
              <w:tab/>
            </w:r>
            <w:r w:rsidRPr="003E01A7">
              <w:rPr>
                <w:rStyle w:val="Hyperlink"/>
                <w:noProof/>
              </w:rPr>
              <w:t>Description</w:t>
            </w:r>
            <w:r>
              <w:rPr>
                <w:noProof/>
                <w:webHidden/>
              </w:rPr>
              <w:tab/>
            </w:r>
            <w:r>
              <w:rPr>
                <w:noProof/>
                <w:webHidden/>
              </w:rPr>
              <w:fldChar w:fldCharType="begin"/>
            </w:r>
            <w:r>
              <w:rPr>
                <w:noProof/>
                <w:webHidden/>
              </w:rPr>
              <w:instrText xml:space="preserve"> PAGEREF _Toc217317874 \h </w:instrText>
            </w:r>
            <w:r>
              <w:rPr>
                <w:noProof/>
                <w:webHidden/>
              </w:rPr>
            </w:r>
            <w:r>
              <w:rPr>
                <w:noProof/>
                <w:webHidden/>
              </w:rPr>
              <w:fldChar w:fldCharType="separate"/>
            </w:r>
            <w:r>
              <w:rPr>
                <w:noProof/>
                <w:webHidden/>
              </w:rPr>
              <w:t>36</w:t>
            </w:r>
            <w:r>
              <w:rPr>
                <w:noProof/>
                <w:webHidden/>
              </w:rPr>
              <w:fldChar w:fldCharType="end"/>
            </w:r>
          </w:hyperlink>
        </w:p>
        <w:p w14:paraId="7B8BBE27" w14:textId="3288642B" w:rsidR="007D79BD" w:rsidRDefault="007D79BD">
          <w:pPr>
            <w:pStyle w:val="TOC3"/>
            <w:tabs>
              <w:tab w:val="left" w:pos="1440"/>
              <w:tab w:val="right" w:leader="dot" w:pos="10790"/>
            </w:tabs>
            <w:rPr>
              <w:rFonts w:eastAsiaTheme="minorEastAsia"/>
              <w:noProof/>
              <w:kern w:val="2"/>
              <w:sz w:val="24"/>
              <w:szCs w:val="24"/>
              <w:lang w:eastAsia="en-SG"/>
              <w14:ligatures w14:val="standardContextual"/>
            </w:rPr>
          </w:pPr>
          <w:hyperlink w:anchor="_Toc217317875" w:history="1">
            <w:r w:rsidRPr="003E01A7">
              <w:rPr>
                <w:rStyle w:val="Hyperlink"/>
                <w:noProof/>
              </w:rPr>
              <w:t>2.11.2</w:t>
            </w:r>
            <w:r>
              <w:rPr>
                <w:rFonts w:eastAsiaTheme="minorEastAsia"/>
                <w:noProof/>
                <w:kern w:val="2"/>
                <w:sz w:val="24"/>
                <w:szCs w:val="24"/>
                <w:lang w:eastAsia="en-SG"/>
                <w14:ligatures w14:val="standardContextual"/>
              </w:rPr>
              <w:tab/>
            </w:r>
            <w:r w:rsidRPr="003E01A7">
              <w:rPr>
                <w:rStyle w:val="Hyperlink"/>
                <w:noProof/>
              </w:rPr>
              <w:t>Preconditions</w:t>
            </w:r>
            <w:r>
              <w:rPr>
                <w:noProof/>
                <w:webHidden/>
              </w:rPr>
              <w:tab/>
            </w:r>
            <w:r>
              <w:rPr>
                <w:noProof/>
                <w:webHidden/>
              </w:rPr>
              <w:fldChar w:fldCharType="begin"/>
            </w:r>
            <w:r>
              <w:rPr>
                <w:noProof/>
                <w:webHidden/>
              </w:rPr>
              <w:instrText xml:space="preserve"> PAGEREF _Toc217317875 \h </w:instrText>
            </w:r>
            <w:r>
              <w:rPr>
                <w:noProof/>
                <w:webHidden/>
              </w:rPr>
            </w:r>
            <w:r>
              <w:rPr>
                <w:noProof/>
                <w:webHidden/>
              </w:rPr>
              <w:fldChar w:fldCharType="separate"/>
            </w:r>
            <w:r>
              <w:rPr>
                <w:noProof/>
                <w:webHidden/>
              </w:rPr>
              <w:t>36</w:t>
            </w:r>
            <w:r>
              <w:rPr>
                <w:noProof/>
                <w:webHidden/>
              </w:rPr>
              <w:fldChar w:fldCharType="end"/>
            </w:r>
          </w:hyperlink>
        </w:p>
        <w:p w14:paraId="3B0AE065" w14:textId="46B7BFDC" w:rsidR="007D79BD" w:rsidRDefault="007D79BD">
          <w:pPr>
            <w:pStyle w:val="TOC3"/>
            <w:tabs>
              <w:tab w:val="left" w:pos="1440"/>
              <w:tab w:val="right" w:leader="dot" w:pos="10790"/>
            </w:tabs>
            <w:rPr>
              <w:rFonts w:eastAsiaTheme="minorEastAsia"/>
              <w:noProof/>
              <w:kern w:val="2"/>
              <w:sz w:val="24"/>
              <w:szCs w:val="24"/>
              <w:lang w:eastAsia="en-SG"/>
              <w14:ligatures w14:val="standardContextual"/>
            </w:rPr>
          </w:pPr>
          <w:hyperlink w:anchor="_Toc217317876" w:history="1">
            <w:r w:rsidRPr="003E01A7">
              <w:rPr>
                <w:rStyle w:val="Hyperlink"/>
                <w:noProof/>
              </w:rPr>
              <w:t>2.11.3</w:t>
            </w:r>
            <w:r>
              <w:rPr>
                <w:rFonts w:eastAsiaTheme="minorEastAsia"/>
                <w:noProof/>
                <w:kern w:val="2"/>
                <w:sz w:val="24"/>
                <w:szCs w:val="24"/>
                <w:lang w:eastAsia="en-SG"/>
                <w14:ligatures w14:val="standardContextual"/>
              </w:rPr>
              <w:tab/>
            </w:r>
            <w:r w:rsidRPr="003E01A7">
              <w:rPr>
                <w:rStyle w:val="Hyperlink"/>
                <w:noProof/>
              </w:rPr>
              <w:t>Business Requirements</w:t>
            </w:r>
            <w:r>
              <w:rPr>
                <w:noProof/>
                <w:webHidden/>
              </w:rPr>
              <w:tab/>
            </w:r>
            <w:r>
              <w:rPr>
                <w:noProof/>
                <w:webHidden/>
              </w:rPr>
              <w:fldChar w:fldCharType="begin"/>
            </w:r>
            <w:r>
              <w:rPr>
                <w:noProof/>
                <w:webHidden/>
              </w:rPr>
              <w:instrText xml:space="preserve"> PAGEREF _Toc217317876 \h </w:instrText>
            </w:r>
            <w:r>
              <w:rPr>
                <w:noProof/>
                <w:webHidden/>
              </w:rPr>
            </w:r>
            <w:r>
              <w:rPr>
                <w:noProof/>
                <w:webHidden/>
              </w:rPr>
              <w:fldChar w:fldCharType="separate"/>
            </w:r>
            <w:r>
              <w:rPr>
                <w:noProof/>
                <w:webHidden/>
              </w:rPr>
              <w:t>36</w:t>
            </w:r>
            <w:r>
              <w:rPr>
                <w:noProof/>
                <w:webHidden/>
              </w:rPr>
              <w:fldChar w:fldCharType="end"/>
            </w:r>
          </w:hyperlink>
        </w:p>
        <w:p w14:paraId="2B4F5C3B" w14:textId="7A10EC7F" w:rsidR="007D79BD" w:rsidRDefault="007D79BD">
          <w:pPr>
            <w:pStyle w:val="TOC3"/>
            <w:tabs>
              <w:tab w:val="left" w:pos="1440"/>
              <w:tab w:val="right" w:leader="dot" w:pos="10790"/>
            </w:tabs>
            <w:rPr>
              <w:rFonts w:eastAsiaTheme="minorEastAsia"/>
              <w:noProof/>
              <w:kern w:val="2"/>
              <w:sz w:val="24"/>
              <w:szCs w:val="24"/>
              <w:lang w:eastAsia="en-SG"/>
              <w14:ligatures w14:val="standardContextual"/>
            </w:rPr>
          </w:pPr>
          <w:hyperlink w:anchor="_Toc217317877" w:history="1">
            <w:r w:rsidRPr="003E01A7">
              <w:rPr>
                <w:rStyle w:val="Hyperlink"/>
                <w:noProof/>
              </w:rPr>
              <w:t>2.11.4</w:t>
            </w:r>
            <w:r>
              <w:rPr>
                <w:rFonts w:eastAsiaTheme="minorEastAsia"/>
                <w:noProof/>
                <w:kern w:val="2"/>
                <w:sz w:val="24"/>
                <w:szCs w:val="24"/>
                <w:lang w:eastAsia="en-SG"/>
                <w14:ligatures w14:val="standardContextual"/>
              </w:rPr>
              <w:tab/>
            </w:r>
            <w:r w:rsidRPr="003E01A7">
              <w:rPr>
                <w:rStyle w:val="Hyperlink"/>
                <w:noProof/>
              </w:rPr>
              <w:t>Post Conditions</w:t>
            </w:r>
            <w:r>
              <w:rPr>
                <w:noProof/>
                <w:webHidden/>
              </w:rPr>
              <w:tab/>
            </w:r>
            <w:r>
              <w:rPr>
                <w:noProof/>
                <w:webHidden/>
              </w:rPr>
              <w:fldChar w:fldCharType="begin"/>
            </w:r>
            <w:r>
              <w:rPr>
                <w:noProof/>
                <w:webHidden/>
              </w:rPr>
              <w:instrText xml:space="preserve"> PAGEREF _Toc217317877 \h </w:instrText>
            </w:r>
            <w:r>
              <w:rPr>
                <w:noProof/>
                <w:webHidden/>
              </w:rPr>
            </w:r>
            <w:r>
              <w:rPr>
                <w:noProof/>
                <w:webHidden/>
              </w:rPr>
              <w:fldChar w:fldCharType="separate"/>
            </w:r>
            <w:r>
              <w:rPr>
                <w:noProof/>
                <w:webHidden/>
              </w:rPr>
              <w:t>36</w:t>
            </w:r>
            <w:r>
              <w:rPr>
                <w:noProof/>
                <w:webHidden/>
              </w:rPr>
              <w:fldChar w:fldCharType="end"/>
            </w:r>
          </w:hyperlink>
        </w:p>
        <w:p w14:paraId="1E921F99" w14:textId="1EEE00BD" w:rsidR="007D79BD" w:rsidRDefault="007D79BD">
          <w:pPr>
            <w:pStyle w:val="TOC3"/>
            <w:tabs>
              <w:tab w:val="left" w:pos="1440"/>
              <w:tab w:val="right" w:leader="dot" w:pos="10790"/>
            </w:tabs>
            <w:rPr>
              <w:rFonts w:eastAsiaTheme="minorEastAsia"/>
              <w:noProof/>
              <w:kern w:val="2"/>
              <w:sz w:val="24"/>
              <w:szCs w:val="24"/>
              <w:lang w:eastAsia="en-SG"/>
              <w14:ligatures w14:val="standardContextual"/>
            </w:rPr>
          </w:pPr>
          <w:hyperlink w:anchor="_Toc217317878" w:history="1">
            <w:r w:rsidRPr="003E01A7">
              <w:rPr>
                <w:rStyle w:val="Hyperlink"/>
                <w:noProof/>
              </w:rPr>
              <w:t>2.11.5</w:t>
            </w:r>
            <w:r>
              <w:rPr>
                <w:rFonts w:eastAsiaTheme="minorEastAsia"/>
                <w:noProof/>
                <w:kern w:val="2"/>
                <w:sz w:val="24"/>
                <w:szCs w:val="24"/>
                <w:lang w:eastAsia="en-SG"/>
                <w14:ligatures w14:val="standardContextual"/>
              </w:rPr>
              <w:tab/>
            </w:r>
            <w:r w:rsidRPr="003E01A7">
              <w:rPr>
                <w:rStyle w:val="Hyperlink"/>
                <w:noProof/>
              </w:rPr>
              <w:t>Issuance Calendar Details page</w:t>
            </w:r>
            <w:r>
              <w:rPr>
                <w:noProof/>
                <w:webHidden/>
              </w:rPr>
              <w:tab/>
            </w:r>
            <w:r>
              <w:rPr>
                <w:noProof/>
                <w:webHidden/>
              </w:rPr>
              <w:fldChar w:fldCharType="begin"/>
            </w:r>
            <w:r>
              <w:rPr>
                <w:noProof/>
                <w:webHidden/>
              </w:rPr>
              <w:instrText xml:space="preserve"> PAGEREF _Toc217317878 \h </w:instrText>
            </w:r>
            <w:r>
              <w:rPr>
                <w:noProof/>
                <w:webHidden/>
              </w:rPr>
            </w:r>
            <w:r>
              <w:rPr>
                <w:noProof/>
                <w:webHidden/>
              </w:rPr>
              <w:fldChar w:fldCharType="separate"/>
            </w:r>
            <w:r>
              <w:rPr>
                <w:noProof/>
                <w:webHidden/>
              </w:rPr>
              <w:t>36</w:t>
            </w:r>
            <w:r>
              <w:rPr>
                <w:noProof/>
                <w:webHidden/>
              </w:rPr>
              <w:fldChar w:fldCharType="end"/>
            </w:r>
          </w:hyperlink>
        </w:p>
        <w:p w14:paraId="66D2F417" w14:textId="118F9DCD" w:rsidR="007D79BD" w:rsidRDefault="007D79BD">
          <w:pPr>
            <w:pStyle w:val="TOC3"/>
            <w:tabs>
              <w:tab w:val="left" w:pos="1440"/>
              <w:tab w:val="right" w:leader="dot" w:pos="10790"/>
            </w:tabs>
            <w:rPr>
              <w:rFonts w:eastAsiaTheme="minorEastAsia"/>
              <w:noProof/>
              <w:kern w:val="2"/>
              <w:sz w:val="24"/>
              <w:szCs w:val="24"/>
              <w:lang w:eastAsia="en-SG"/>
              <w14:ligatures w14:val="standardContextual"/>
            </w:rPr>
          </w:pPr>
          <w:hyperlink w:anchor="_Toc217317879" w:history="1">
            <w:r w:rsidRPr="003E01A7">
              <w:rPr>
                <w:rStyle w:val="Hyperlink"/>
                <w:noProof/>
              </w:rPr>
              <w:t>2.11.6</w:t>
            </w:r>
            <w:r>
              <w:rPr>
                <w:rFonts w:eastAsiaTheme="minorEastAsia"/>
                <w:noProof/>
                <w:kern w:val="2"/>
                <w:sz w:val="24"/>
                <w:szCs w:val="24"/>
                <w:lang w:eastAsia="en-SG"/>
                <w14:ligatures w14:val="standardContextual"/>
              </w:rPr>
              <w:tab/>
            </w:r>
            <w:r w:rsidRPr="003E01A7">
              <w:rPr>
                <w:rStyle w:val="Hyperlink"/>
                <w:noProof/>
              </w:rPr>
              <w:t>Confirmation Prompt</w:t>
            </w:r>
            <w:r>
              <w:rPr>
                <w:noProof/>
                <w:webHidden/>
              </w:rPr>
              <w:tab/>
            </w:r>
            <w:r>
              <w:rPr>
                <w:noProof/>
                <w:webHidden/>
              </w:rPr>
              <w:fldChar w:fldCharType="begin"/>
            </w:r>
            <w:r>
              <w:rPr>
                <w:noProof/>
                <w:webHidden/>
              </w:rPr>
              <w:instrText xml:space="preserve"> PAGEREF _Toc217317879 \h </w:instrText>
            </w:r>
            <w:r>
              <w:rPr>
                <w:noProof/>
                <w:webHidden/>
              </w:rPr>
            </w:r>
            <w:r>
              <w:rPr>
                <w:noProof/>
                <w:webHidden/>
              </w:rPr>
              <w:fldChar w:fldCharType="separate"/>
            </w:r>
            <w:r>
              <w:rPr>
                <w:noProof/>
                <w:webHidden/>
              </w:rPr>
              <w:t>37</w:t>
            </w:r>
            <w:r>
              <w:rPr>
                <w:noProof/>
                <w:webHidden/>
              </w:rPr>
              <w:fldChar w:fldCharType="end"/>
            </w:r>
          </w:hyperlink>
        </w:p>
        <w:p w14:paraId="45EB0972" w14:textId="5F0BA561" w:rsidR="007D79BD" w:rsidRDefault="007D79BD">
          <w:pPr>
            <w:pStyle w:val="TOC2"/>
            <w:tabs>
              <w:tab w:val="left" w:pos="960"/>
              <w:tab w:val="right" w:leader="dot" w:pos="10790"/>
            </w:tabs>
            <w:rPr>
              <w:rFonts w:eastAsiaTheme="minorEastAsia"/>
              <w:noProof/>
              <w:kern w:val="2"/>
              <w:sz w:val="24"/>
              <w:szCs w:val="24"/>
              <w:lang w:eastAsia="en-SG"/>
              <w14:ligatures w14:val="standardContextual"/>
            </w:rPr>
          </w:pPr>
          <w:hyperlink w:anchor="_Toc217317880" w:history="1">
            <w:r w:rsidRPr="003E01A7">
              <w:rPr>
                <w:rStyle w:val="Hyperlink"/>
                <w:noProof/>
              </w:rPr>
              <w:t>2.12</w:t>
            </w:r>
            <w:r>
              <w:rPr>
                <w:rFonts w:eastAsiaTheme="minorEastAsia"/>
                <w:noProof/>
                <w:kern w:val="2"/>
                <w:sz w:val="24"/>
                <w:szCs w:val="24"/>
                <w:lang w:eastAsia="en-SG"/>
                <w14:ligatures w14:val="standardContextual"/>
              </w:rPr>
              <w:tab/>
            </w:r>
            <w:r w:rsidRPr="003E01A7">
              <w:rPr>
                <w:rStyle w:val="Hyperlink"/>
                <w:noProof/>
              </w:rPr>
              <w:t>Delete Draft Issuance Calendar</w:t>
            </w:r>
            <w:r>
              <w:rPr>
                <w:noProof/>
                <w:webHidden/>
              </w:rPr>
              <w:tab/>
            </w:r>
            <w:r>
              <w:rPr>
                <w:noProof/>
                <w:webHidden/>
              </w:rPr>
              <w:fldChar w:fldCharType="begin"/>
            </w:r>
            <w:r>
              <w:rPr>
                <w:noProof/>
                <w:webHidden/>
              </w:rPr>
              <w:instrText xml:space="preserve"> PAGEREF _Toc217317880 \h </w:instrText>
            </w:r>
            <w:r>
              <w:rPr>
                <w:noProof/>
                <w:webHidden/>
              </w:rPr>
            </w:r>
            <w:r>
              <w:rPr>
                <w:noProof/>
                <w:webHidden/>
              </w:rPr>
              <w:fldChar w:fldCharType="separate"/>
            </w:r>
            <w:r>
              <w:rPr>
                <w:noProof/>
                <w:webHidden/>
              </w:rPr>
              <w:t>37</w:t>
            </w:r>
            <w:r>
              <w:rPr>
                <w:noProof/>
                <w:webHidden/>
              </w:rPr>
              <w:fldChar w:fldCharType="end"/>
            </w:r>
          </w:hyperlink>
        </w:p>
        <w:p w14:paraId="64D63440" w14:textId="5B8A33D4" w:rsidR="007D79BD" w:rsidRDefault="007D79BD">
          <w:pPr>
            <w:pStyle w:val="TOC3"/>
            <w:tabs>
              <w:tab w:val="left" w:pos="1440"/>
              <w:tab w:val="right" w:leader="dot" w:pos="10790"/>
            </w:tabs>
            <w:rPr>
              <w:rFonts w:eastAsiaTheme="minorEastAsia"/>
              <w:noProof/>
              <w:kern w:val="2"/>
              <w:sz w:val="24"/>
              <w:szCs w:val="24"/>
              <w:lang w:eastAsia="en-SG"/>
              <w14:ligatures w14:val="standardContextual"/>
            </w:rPr>
          </w:pPr>
          <w:hyperlink w:anchor="_Toc217317881" w:history="1">
            <w:r w:rsidRPr="003E01A7">
              <w:rPr>
                <w:rStyle w:val="Hyperlink"/>
                <w:noProof/>
              </w:rPr>
              <w:t>2.12.1</w:t>
            </w:r>
            <w:r>
              <w:rPr>
                <w:rFonts w:eastAsiaTheme="minorEastAsia"/>
                <w:noProof/>
                <w:kern w:val="2"/>
                <w:sz w:val="24"/>
                <w:szCs w:val="24"/>
                <w:lang w:eastAsia="en-SG"/>
                <w14:ligatures w14:val="standardContextual"/>
              </w:rPr>
              <w:tab/>
            </w:r>
            <w:r w:rsidRPr="003E01A7">
              <w:rPr>
                <w:rStyle w:val="Hyperlink"/>
                <w:noProof/>
              </w:rPr>
              <w:t>Description</w:t>
            </w:r>
            <w:r>
              <w:rPr>
                <w:noProof/>
                <w:webHidden/>
              </w:rPr>
              <w:tab/>
            </w:r>
            <w:r>
              <w:rPr>
                <w:noProof/>
                <w:webHidden/>
              </w:rPr>
              <w:fldChar w:fldCharType="begin"/>
            </w:r>
            <w:r>
              <w:rPr>
                <w:noProof/>
                <w:webHidden/>
              </w:rPr>
              <w:instrText xml:space="preserve"> PAGEREF _Toc217317881 \h </w:instrText>
            </w:r>
            <w:r>
              <w:rPr>
                <w:noProof/>
                <w:webHidden/>
              </w:rPr>
            </w:r>
            <w:r>
              <w:rPr>
                <w:noProof/>
                <w:webHidden/>
              </w:rPr>
              <w:fldChar w:fldCharType="separate"/>
            </w:r>
            <w:r>
              <w:rPr>
                <w:noProof/>
                <w:webHidden/>
              </w:rPr>
              <w:t>37</w:t>
            </w:r>
            <w:r>
              <w:rPr>
                <w:noProof/>
                <w:webHidden/>
              </w:rPr>
              <w:fldChar w:fldCharType="end"/>
            </w:r>
          </w:hyperlink>
        </w:p>
        <w:p w14:paraId="089F734A" w14:textId="10CEB3E7" w:rsidR="007D79BD" w:rsidRDefault="007D79BD">
          <w:pPr>
            <w:pStyle w:val="TOC3"/>
            <w:tabs>
              <w:tab w:val="left" w:pos="1440"/>
              <w:tab w:val="right" w:leader="dot" w:pos="10790"/>
            </w:tabs>
            <w:rPr>
              <w:rFonts w:eastAsiaTheme="minorEastAsia"/>
              <w:noProof/>
              <w:kern w:val="2"/>
              <w:sz w:val="24"/>
              <w:szCs w:val="24"/>
              <w:lang w:eastAsia="en-SG"/>
              <w14:ligatures w14:val="standardContextual"/>
            </w:rPr>
          </w:pPr>
          <w:hyperlink w:anchor="_Toc217317882" w:history="1">
            <w:r w:rsidRPr="003E01A7">
              <w:rPr>
                <w:rStyle w:val="Hyperlink"/>
                <w:noProof/>
              </w:rPr>
              <w:t>2.12.2</w:t>
            </w:r>
            <w:r>
              <w:rPr>
                <w:rFonts w:eastAsiaTheme="minorEastAsia"/>
                <w:noProof/>
                <w:kern w:val="2"/>
                <w:sz w:val="24"/>
                <w:szCs w:val="24"/>
                <w:lang w:eastAsia="en-SG"/>
                <w14:ligatures w14:val="standardContextual"/>
              </w:rPr>
              <w:tab/>
            </w:r>
            <w:r w:rsidRPr="003E01A7">
              <w:rPr>
                <w:rStyle w:val="Hyperlink"/>
                <w:noProof/>
              </w:rPr>
              <w:t>Preconditions</w:t>
            </w:r>
            <w:r>
              <w:rPr>
                <w:noProof/>
                <w:webHidden/>
              </w:rPr>
              <w:tab/>
            </w:r>
            <w:r>
              <w:rPr>
                <w:noProof/>
                <w:webHidden/>
              </w:rPr>
              <w:fldChar w:fldCharType="begin"/>
            </w:r>
            <w:r>
              <w:rPr>
                <w:noProof/>
                <w:webHidden/>
              </w:rPr>
              <w:instrText xml:space="preserve"> PAGEREF _Toc217317882 \h </w:instrText>
            </w:r>
            <w:r>
              <w:rPr>
                <w:noProof/>
                <w:webHidden/>
              </w:rPr>
            </w:r>
            <w:r>
              <w:rPr>
                <w:noProof/>
                <w:webHidden/>
              </w:rPr>
              <w:fldChar w:fldCharType="separate"/>
            </w:r>
            <w:r>
              <w:rPr>
                <w:noProof/>
                <w:webHidden/>
              </w:rPr>
              <w:t>37</w:t>
            </w:r>
            <w:r>
              <w:rPr>
                <w:noProof/>
                <w:webHidden/>
              </w:rPr>
              <w:fldChar w:fldCharType="end"/>
            </w:r>
          </w:hyperlink>
        </w:p>
        <w:p w14:paraId="681690E8" w14:textId="5B876391" w:rsidR="007D79BD" w:rsidRDefault="007D79BD">
          <w:pPr>
            <w:pStyle w:val="TOC3"/>
            <w:tabs>
              <w:tab w:val="left" w:pos="1440"/>
              <w:tab w:val="right" w:leader="dot" w:pos="10790"/>
            </w:tabs>
            <w:rPr>
              <w:rFonts w:eastAsiaTheme="minorEastAsia"/>
              <w:noProof/>
              <w:kern w:val="2"/>
              <w:sz w:val="24"/>
              <w:szCs w:val="24"/>
              <w:lang w:eastAsia="en-SG"/>
              <w14:ligatures w14:val="standardContextual"/>
            </w:rPr>
          </w:pPr>
          <w:hyperlink w:anchor="_Toc217317883" w:history="1">
            <w:r w:rsidRPr="003E01A7">
              <w:rPr>
                <w:rStyle w:val="Hyperlink"/>
                <w:noProof/>
              </w:rPr>
              <w:t>2.12.3</w:t>
            </w:r>
            <w:r>
              <w:rPr>
                <w:rFonts w:eastAsiaTheme="minorEastAsia"/>
                <w:noProof/>
                <w:kern w:val="2"/>
                <w:sz w:val="24"/>
                <w:szCs w:val="24"/>
                <w:lang w:eastAsia="en-SG"/>
                <w14:ligatures w14:val="standardContextual"/>
              </w:rPr>
              <w:tab/>
            </w:r>
            <w:r w:rsidRPr="003E01A7">
              <w:rPr>
                <w:rStyle w:val="Hyperlink"/>
                <w:noProof/>
              </w:rPr>
              <w:t>Business Requirements</w:t>
            </w:r>
            <w:r>
              <w:rPr>
                <w:noProof/>
                <w:webHidden/>
              </w:rPr>
              <w:tab/>
            </w:r>
            <w:r>
              <w:rPr>
                <w:noProof/>
                <w:webHidden/>
              </w:rPr>
              <w:fldChar w:fldCharType="begin"/>
            </w:r>
            <w:r>
              <w:rPr>
                <w:noProof/>
                <w:webHidden/>
              </w:rPr>
              <w:instrText xml:space="preserve"> PAGEREF _Toc217317883 \h </w:instrText>
            </w:r>
            <w:r>
              <w:rPr>
                <w:noProof/>
                <w:webHidden/>
              </w:rPr>
            </w:r>
            <w:r>
              <w:rPr>
                <w:noProof/>
                <w:webHidden/>
              </w:rPr>
              <w:fldChar w:fldCharType="separate"/>
            </w:r>
            <w:r>
              <w:rPr>
                <w:noProof/>
                <w:webHidden/>
              </w:rPr>
              <w:t>37</w:t>
            </w:r>
            <w:r>
              <w:rPr>
                <w:noProof/>
                <w:webHidden/>
              </w:rPr>
              <w:fldChar w:fldCharType="end"/>
            </w:r>
          </w:hyperlink>
        </w:p>
        <w:p w14:paraId="44C208DF" w14:textId="4AFA2B5C" w:rsidR="007D79BD" w:rsidRDefault="007D79BD">
          <w:pPr>
            <w:pStyle w:val="TOC3"/>
            <w:tabs>
              <w:tab w:val="left" w:pos="1440"/>
              <w:tab w:val="right" w:leader="dot" w:pos="10790"/>
            </w:tabs>
            <w:rPr>
              <w:rFonts w:eastAsiaTheme="minorEastAsia"/>
              <w:noProof/>
              <w:kern w:val="2"/>
              <w:sz w:val="24"/>
              <w:szCs w:val="24"/>
              <w:lang w:eastAsia="en-SG"/>
              <w14:ligatures w14:val="standardContextual"/>
            </w:rPr>
          </w:pPr>
          <w:hyperlink w:anchor="_Toc217317884" w:history="1">
            <w:r w:rsidRPr="003E01A7">
              <w:rPr>
                <w:rStyle w:val="Hyperlink"/>
                <w:noProof/>
              </w:rPr>
              <w:t>2.12.4</w:t>
            </w:r>
            <w:r>
              <w:rPr>
                <w:rFonts w:eastAsiaTheme="minorEastAsia"/>
                <w:noProof/>
                <w:kern w:val="2"/>
                <w:sz w:val="24"/>
                <w:szCs w:val="24"/>
                <w:lang w:eastAsia="en-SG"/>
                <w14:ligatures w14:val="standardContextual"/>
              </w:rPr>
              <w:tab/>
            </w:r>
            <w:r w:rsidRPr="003E01A7">
              <w:rPr>
                <w:rStyle w:val="Hyperlink"/>
                <w:noProof/>
              </w:rPr>
              <w:t>Post Conditions</w:t>
            </w:r>
            <w:r>
              <w:rPr>
                <w:noProof/>
                <w:webHidden/>
              </w:rPr>
              <w:tab/>
            </w:r>
            <w:r>
              <w:rPr>
                <w:noProof/>
                <w:webHidden/>
              </w:rPr>
              <w:fldChar w:fldCharType="begin"/>
            </w:r>
            <w:r>
              <w:rPr>
                <w:noProof/>
                <w:webHidden/>
              </w:rPr>
              <w:instrText xml:space="preserve"> PAGEREF _Toc217317884 \h </w:instrText>
            </w:r>
            <w:r>
              <w:rPr>
                <w:noProof/>
                <w:webHidden/>
              </w:rPr>
            </w:r>
            <w:r>
              <w:rPr>
                <w:noProof/>
                <w:webHidden/>
              </w:rPr>
              <w:fldChar w:fldCharType="separate"/>
            </w:r>
            <w:r>
              <w:rPr>
                <w:noProof/>
                <w:webHidden/>
              </w:rPr>
              <w:t>38</w:t>
            </w:r>
            <w:r>
              <w:rPr>
                <w:noProof/>
                <w:webHidden/>
              </w:rPr>
              <w:fldChar w:fldCharType="end"/>
            </w:r>
          </w:hyperlink>
        </w:p>
        <w:p w14:paraId="62DB1EC3" w14:textId="0F5FBC26" w:rsidR="007D79BD" w:rsidRDefault="007D79BD">
          <w:pPr>
            <w:pStyle w:val="TOC3"/>
            <w:tabs>
              <w:tab w:val="left" w:pos="1440"/>
              <w:tab w:val="right" w:leader="dot" w:pos="10790"/>
            </w:tabs>
            <w:rPr>
              <w:rFonts w:eastAsiaTheme="minorEastAsia"/>
              <w:noProof/>
              <w:kern w:val="2"/>
              <w:sz w:val="24"/>
              <w:szCs w:val="24"/>
              <w:lang w:eastAsia="en-SG"/>
              <w14:ligatures w14:val="standardContextual"/>
            </w:rPr>
          </w:pPr>
          <w:hyperlink w:anchor="_Toc217317885" w:history="1">
            <w:r w:rsidRPr="003E01A7">
              <w:rPr>
                <w:rStyle w:val="Hyperlink"/>
                <w:noProof/>
              </w:rPr>
              <w:t>2.12.5</w:t>
            </w:r>
            <w:r>
              <w:rPr>
                <w:rFonts w:eastAsiaTheme="minorEastAsia"/>
                <w:noProof/>
                <w:kern w:val="2"/>
                <w:sz w:val="24"/>
                <w:szCs w:val="24"/>
                <w:lang w:eastAsia="en-SG"/>
                <w14:ligatures w14:val="standardContextual"/>
              </w:rPr>
              <w:tab/>
            </w:r>
            <w:r w:rsidRPr="003E01A7">
              <w:rPr>
                <w:rStyle w:val="Hyperlink"/>
                <w:noProof/>
              </w:rPr>
              <w:t>Issuance Calendar Details page</w:t>
            </w:r>
            <w:r>
              <w:rPr>
                <w:noProof/>
                <w:webHidden/>
              </w:rPr>
              <w:tab/>
            </w:r>
            <w:r>
              <w:rPr>
                <w:noProof/>
                <w:webHidden/>
              </w:rPr>
              <w:fldChar w:fldCharType="begin"/>
            </w:r>
            <w:r>
              <w:rPr>
                <w:noProof/>
                <w:webHidden/>
              </w:rPr>
              <w:instrText xml:space="preserve"> PAGEREF _Toc217317885 \h </w:instrText>
            </w:r>
            <w:r>
              <w:rPr>
                <w:noProof/>
                <w:webHidden/>
              </w:rPr>
            </w:r>
            <w:r>
              <w:rPr>
                <w:noProof/>
                <w:webHidden/>
              </w:rPr>
              <w:fldChar w:fldCharType="separate"/>
            </w:r>
            <w:r>
              <w:rPr>
                <w:noProof/>
                <w:webHidden/>
              </w:rPr>
              <w:t>38</w:t>
            </w:r>
            <w:r>
              <w:rPr>
                <w:noProof/>
                <w:webHidden/>
              </w:rPr>
              <w:fldChar w:fldCharType="end"/>
            </w:r>
          </w:hyperlink>
        </w:p>
        <w:p w14:paraId="0B38112F" w14:textId="32A64734" w:rsidR="007D79BD" w:rsidRDefault="007D79BD">
          <w:pPr>
            <w:pStyle w:val="TOC3"/>
            <w:tabs>
              <w:tab w:val="left" w:pos="1440"/>
              <w:tab w:val="right" w:leader="dot" w:pos="10790"/>
            </w:tabs>
            <w:rPr>
              <w:rFonts w:eastAsiaTheme="minorEastAsia"/>
              <w:noProof/>
              <w:kern w:val="2"/>
              <w:sz w:val="24"/>
              <w:szCs w:val="24"/>
              <w:lang w:eastAsia="en-SG"/>
              <w14:ligatures w14:val="standardContextual"/>
            </w:rPr>
          </w:pPr>
          <w:hyperlink w:anchor="_Toc217317886" w:history="1">
            <w:r w:rsidRPr="003E01A7">
              <w:rPr>
                <w:rStyle w:val="Hyperlink"/>
                <w:noProof/>
              </w:rPr>
              <w:t>2.12.6</w:t>
            </w:r>
            <w:r>
              <w:rPr>
                <w:rFonts w:eastAsiaTheme="minorEastAsia"/>
                <w:noProof/>
                <w:kern w:val="2"/>
                <w:sz w:val="24"/>
                <w:szCs w:val="24"/>
                <w:lang w:eastAsia="en-SG"/>
                <w14:ligatures w14:val="standardContextual"/>
              </w:rPr>
              <w:tab/>
            </w:r>
            <w:r w:rsidRPr="003E01A7">
              <w:rPr>
                <w:rStyle w:val="Hyperlink"/>
                <w:noProof/>
              </w:rPr>
              <w:t>Confirmation Prompt</w:t>
            </w:r>
            <w:r>
              <w:rPr>
                <w:noProof/>
                <w:webHidden/>
              </w:rPr>
              <w:tab/>
            </w:r>
            <w:r>
              <w:rPr>
                <w:noProof/>
                <w:webHidden/>
              </w:rPr>
              <w:fldChar w:fldCharType="begin"/>
            </w:r>
            <w:r>
              <w:rPr>
                <w:noProof/>
                <w:webHidden/>
              </w:rPr>
              <w:instrText xml:space="preserve"> PAGEREF _Toc217317886 \h </w:instrText>
            </w:r>
            <w:r>
              <w:rPr>
                <w:noProof/>
                <w:webHidden/>
              </w:rPr>
            </w:r>
            <w:r>
              <w:rPr>
                <w:noProof/>
                <w:webHidden/>
              </w:rPr>
              <w:fldChar w:fldCharType="separate"/>
            </w:r>
            <w:r>
              <w:rPr>
                <w:noProof/>
                <w:webHidden/>
              </w:rPr>
              <w:t>38</w:t>
            </w:r>
            <w:r>
              <w:rPr>
                <w:noProof/>
                <w:webHidden/>
              </w:rPr>
              <w:fldChar w:fldCharType="end"/>
            </w:r>
          </w:hyperlink>
        </w:p>
        <w:p w14:paraId="00F7F299" w14:textId="024F66BB" w:rsidR="007D79BD" w:rsidRDefault="007D79BD">
          <w:pPr>
            <w:pStyle w:val="TOC2"/>
            <w:tabs>
              <w:tab w:val="left" w:pos="960"/>
              <w:tab w:val="right" w:leader="dot" w:pos="10790"/>
            </w:tabs>
            <w:rPr>
              <w:rFonts w:eastAsiaTheme="minorEastAsia"/>
              <w:noProof/>
              <w:kern w:val="2"/>
              <w:sz w:val="24"/>
              <w:szCs w:val="24"/>
              <w:lang w:eastAsia="en-SG"/>
              <w14:ligatures w14:val="standardContextual"/>
            </w:rPr>
          </w:pPr>
          <w:hyperlink w:anchor="_Toc217317887" w:history="1">
            <w:r w:rsidRPr="003E01A7">
              <w:rPr>
                <w:rStyle w:val="Hyperlink"/>
                <w:noProof/>
              </w:rPr>
              <w:t>2.13</w:t>
            </w:r>
            <w:r>
              <w:rPr>
                <w:rFonts w:eastAsiaTheme="minorEastAsia"/>
                <w:noProof/>
                <w:kern w:val="2"/>
                <w:sz w:val="24"/>
                <w:szCs w:val="24"/>
                <w:lang w:eastAsia="en-SG"/>
                <w14:ligatures w14:val="standardContextual"/>
              </w:rPr>
              <w:tab/>
            </w:r>
            <w:r w:rsidRPr="003E01A7">
              <w:rPr>
                <w:rStyle w:val="Hyperlink"/>
                <w:noProof/>
              </w:rPr>
              <w:t>Approve/Reject Issuance Calendar</w:t>
            </w:r>
            <w:r>
              <w:rPr>
                <w:noProof/>
                <w:webHidden/>
              </w:rPr>
              <w:tab/>
            </w:r>
            <w:r>
              <w:rPr>
                <w:noProof/>
                <w:webHidden/>
              </w:rPr>
              <w:fldChar w:fldCharType="begin"/>
            </w:r>
            <w:r>
              <w:rPr>
                <w:noProof/>
                <w:webHidden/>
              </w:rPr>
              <w:instrText xml:space="preserve"> PAGEREF _Toc217317887 \h </w:instrText>
            </w:r>
            <w:r>
              <w:rPr>
                <w:noProof/>
                <w:webHidden/>
              </w:rPr>
            </w:r>
            <w:r>
              <w:rPr>
                <w:noProof/>
                <w:webHidden/>
              </w:rPr>
              <w:fldChar w:fldCharType="separate"/>
            </w:r>
            <w:r>
              <w:rPr>
                <w:noProof/>
                <w:webHidden/>
              </w:rPr>
              <w:t>39</w:t>
            </w:r>
            <w:r>
              <w:rPr>
                <w:noProof/>
                <w:webHidden/>
              </w:rPr>
              <w:fldChar w:fldCharType="end"/>
            </w:r>
          </w:hyperlink>
        </w:p>
        <w:p w14:paraId="432285BD" w14:textId="0BA9E857" w:rsidR="007D79BD" w:rsidRDefault="007D79BD">
          <w:pPr>
            <w:pStyle w:val="TOC3"/>
            <w:tabs>
              <w:tab w:val="left" w:pos="1440"/>
              <w:tab w:val="right" w:leader="dot" w:pos="10790"/>
            </w:tabs>
            <w:rPr>
              <w:rFonts w:eastAsiaTheme="minorEastAsia"/>
              <w:noProof/>
              <w:kern w:val="2"/>
              <w:sz w:val="24"/>
              <w:szCs w:val="24"/>
              <w:lang w:eastAsia="en-SG"/>
              <w14:ligatures w14:val="standardContextual"/>
            </w:rPr>
          </w:pPr>
          <w:hyperlink w:anchor="_Toc217317888" w:history="1">
            <w:r w:rsidRPr="003E01A7">
              <w:rPr>
                <w:rStyle w:val="Hyperlink"/>
                <w:noProof/>
              </w:rPr>
              <w:t>2.13.1</w:t>
            </w:r>
            <w:r>
              <w:rPr>
                <w:rFonts w:eastAsiaTheme="minorEastAsia"/>
                <w:noProof/>
                <w:kern w:val="2"/>
                <w:sz w:val="24"/>
                <w:szCs w:val="24"/>
                <w:lang w:eastAsia="en-SG"/>
                <w14:ligatures w14:val="standardContextual"/>
              </w:rPr>
              <w:tab/>
            </w:r>
            <w:r w:rsidRPr="003E01A7">
              <w:rPr>
                <w:rStyle w:val="Hyperlink"/>
                <w:noProof/>
              </w:rPr>
              <w:t>Description</w:t>
            </w:r>
            <w:r>
              <w:rPr>
                <w:noProof/>
                <w:webHidden/>
              </w:rPr>
              <w:tab/>
            </w:r>
            <w:r>
              <w:rPr>
                <w:noProof/>
                <w:webHidden/>
              </w:rPr>
              <w:fldChar w:fldCharType="begin"/>
            </w:r>
            <w:r>
              <w:rPr>
                <w:noProof/>
                <w:webHidden/>
              </w:rPr>
              <w:instrText xml:space="preserve"> PAGEREF _Toc217317888 \h </w:instrText>
            </w:r>
            <w:r>
              <w:rPr>
                <w:noProof/>
                <w:webHidden/>
              </w:rPr>
            </w:r>
            <w:r>
              <w:rPr>
                <w:noProof/>
                <w:webHidden/>
              </w:rPr>
              <w:fldChar w:fldCharType="separate"/>
            </w:r>
            <w:r>
              <w:rPr>
                <w:noProof/>
                <w:webHidden/>
              </w:rPr>
              <w:t>39</w:t>
            </w:r>
            <w:r>
              <w:rPr>
                <w:noProof/>
                <w:webHidden/>
              </w:rPr>
              <w:fldChar w:fldCharType="end"/>
            </w:r>
          </w:hyperlink>
        </w:p>
        <w:p w14:paraId="1E71794F" w14:textId="78E7089D" w:rsidR="007D79BD" w:rsidRDefault="007D79BD">
          <w:pPr>
            <w:pStyle w:val="TOC3"/>
            <w:tabs>
              <w:tab w:val="left" w:pos="1440"/>
              <w:tab w:val="right" w:leader="dot" w:pos="10790"/>
            </w:tabs>
            <w:rPr>
              <w:rFonts w:eastAsiaTheme="minorEastAsia"/>
              <w:noProof/>
              <w:kern w:val="2"/>
              <w:sz w:val="24"/>
              <w:szCs w:val="24"/>
              <w:lang w:eastAsia="en-SG"/>
              <w14:ligatures w14:val="standardContextual"/>
            </w:rPr>
          </w:pPr>
          <w:hyperlink w:anchor="_Toc217317889" w:history="1">
            <w:r w:rsidRPr="003E01A7">
              <w:rPr>
                <w:rStyle w:val="Hyperlink"/>
                <w:noProof/>
              </w:rPr>
              <w:t>2.13.2</w:t>
            </w:r>
            <w:r>
              <w:rPr>
                <w:rFonts w:eastAsiaTheme="minorEastAsia"/>
                <w:noProof/>
                <w:kern w:val="2"/>
                <w:sz w:val="24"/>
                <w:szCs w:val="24"/>
                <w:lang w:eastAsia="en-SG"/>
                <w14:ligatures w14:val="standardContextual"/>
              </w:rPr>
              <w:tab/>
            </w:r>
            <w:r w:rsidRPr="003E01A7">
              <w:rPr>
                <w:rStyle w:val="Hyperlink"/>
                <w:noProof/>
              </w:rPr>
              <w:t>Preconditions</w:t>
            </w:r>
            <w:r>
              <w:rPr>
                <w:noProof/>
                <w:webHidden/>
              </w:rPr>
              <w:tab/>
            </w:r>
            <w:r>
              <w:rPr>
                <w:noProof/>
                <w:webHidden/>
              </w:rPr>
              <w:fldChar w:fldCharType="begin"/>
            </w:r>
            <w:r>
              <w:rPr>
                <w:noProof/>
                <w:webHidden/>
              </w:rPr>
              <w:instrText xml:space="preserve"> PAGEREF _Toc217317889 \h </w:instrText>
            </w:r>
            <w:r>
              <w:rPr>
                <w:noProof/>
                <w:webHidden/>
              </w:rPr>
            </w:r>
            <w:r>
              <w:rPr>
                <w:noProof/>
                <w:webHidden/>
              </w:rPr>
              <w:fldChar w:fldCharType="separate"/>
            </w:r>
            <w:r>
              <w:rPr>
                <w:noProof/>
                <w:webHidden/>
              </w:rPr>
              <w:t>39</w:t>
            </w:r>
            <w:r>
              <w:rPr>
                <w:noProof/>
                <w:webHidden/>
              </w:rPr>
              <w:fldChar w:fldCharType="end"/>
            </w:r>
          </w:hyperlink>
        </w:p>
        <w:p w14:paraId="02477BE2" w14:textId="57CC7ED6" w:rsidR="007D79BD" w:rsidRDefault="007D79BD">
          <w:pPr>
            <w:pStyle w:val="TOC3"/>
            <w:tabs>
              <w:tab w:val="left" w:pos="1440"/>
              <w:tab w:val="right" w:leader="dot" w:pos="10790"/>
            </w:tabs>
            <w:rPr>
              <w:rFonts w:eastAsiaTheme="minorEastAsia"/>
              <w:noProof/>
              <w:kern w:val="2"/>
              <w:sz w:val="24"/>
              <w:szCs w:val="24"/>
              <w:lang w:eastAsia="en-SG"/>
              <w14:ligatures w14:val="standardContextual"/>
            </w:rPr>
          </w:pPr>
          <w:hyperlink w:anchor="_Toc217317890" w:history="1">
            <w:r w:rsidRPr="003E01A7">
              <w:rPr>
                <w:rStyle w:val="Hyperlink"/>
                <w:noProof/>
              </w:rPr>
              <w:t>2.13.3</w:t>
            </w:r>
            <w:r>
              <w:rPr>
                <w:rFonts w:eastAsiaTheme="minorEastAsia"/>
                <w:noProof/>
                <w:kern w:val="2"/>
                <w:sz w:val="24"/>
                <w:szCs w:val="24"/>
                <w:lang w:eastAsia="en-SG"/>
                <w14:ligatures w14:val="standardContextual"/>
              </w:rPr>
              <w:tab/>
            </w:r>
            <w:r w:rsidRPr="003E01A7">
              <w:rPr>
                <w:rStyle w:val="Hyperlink"/>
                <w:noProof/>
              </w:rPr>
              <w:t>Business Requirements</w:t>
            </w:r>
            <w:r>
              <w:rPr>
                <w:noProof/>
                <w:webHidden/>
              </w:rPr>
              <w:tab/>
            </w:r>
            <w:r>
              <w:rPr>
                <w:noProof/>
                <w:webHidden/>
              </w:rPr>
              <w:fldChar w:fldCharType="begin"/>
            </w:r>
            <w:r>
              <w:rPr>
                <w:noProof/>
                <w:webHidden/>
              </w:rPr>
              <w:instrText xml:space="preserve"> PAGEREF _Toc217317890 \h </w:instrText>
            </w:r>
            <w:r>
              <w:rPr>
                <w:noProof/>
                <w:webHidden/>
              </w:rPr>
            </w:r>
            <w:r>
              <w:rPr>
                <w:noProof/>
                <w:webHidden/>
              </w:rPr>
              <w:fldChar w:fldCharType="separate"/>
            </w:r>
            <w:r>
              <w:rPr>
                <w:noProof/>
                <w:webHidden/>
              </w:rPr>
              <w:t>39</w:t>
            </w:r>
            <w:r>
              <w:rPr>
                <w:noProof/>
                <w:webHidden/>
              </w:rPr>
              <w:fldChar w:fldCharType="end"/>
            </w:r>
          </w:hyperlink>
        </w:p>
        <w:p w14:paraId="0B6838B7" w14:textId="12D3F14F" w:rsidR="007D79BD" w:rsidRDefault="007D79BD">
          <w:pPr>
            <w:pStyle w:val="TOC3"/>
            <w:tabs>
              <w:tab w:val="left" w:pos="1440"/>
              <w:tab w:val="right" w:leader="dot" w:pos="10790"/>
            </w:tabs>
            <w:rPr>
              <w:rFonts w:eastAsiaTheme="minorEastAsia"/>
              <w:noProof/>
              <w:kern w:val="2"/>
              <w:sz w:val="24"/>
              <w:szCs w:val="24"/>
              <w:lang w:eastAsia="en-SG"/>
              <w14:ligatures w14:val="standardContextual"/>
            </w:rPr>
          </w:pPr>
          <w:hyperlink w:anchor="_Toc217317891" w:history="1">
            <w:r w:rsidRPr="003E01A7">
              <w:rPr>
                <w:rStyle w:val="Hyperlink"/>
                <w:noProof/>
              </w:rPr>
              <w:t>2.13.4</w:t>
            </w:r>
            <w:r>
              <w:rPr>
                <w:rFonts w:eastAsiaTheme="minorEastAsia"/>
                <w:noProof/>
                <w:kern w:val="2"/>
                <w:sz w:val="24"/>
                <w:szCs w:val="24"/>
                <w:lang w:eastAsia="en-SG"/>
                <w14:ligatures w14:val="standardContextual"/>
              </w:rPr>
              <w:tab/>
            </w:r>
            <w:r w:rsidRPr="003E01A7">
              <w:rPr>
                <w:rStyle w:val="Hyperlink"/>
                <w:noProof/>
              </w:rPr>
              <w:t>Post Conditions</w:t>
            </w:r>
            <w:r>
              <w:rPr>
                <w:noProof/>
                <w:webHidden/>
              </w:rPr>
              <w:tab/>
            </w:r>
            <w:r>
              <w:rPr>
                <w:noProof/>
                <w:webHidden/>
              </w:rPr>
              <w:fldChar w:fldCharType="begin"/>
            </w:r>
            <w:r>
              <w:rPr>
                <w:noProof/>
                <w:webHidden/>
              </w:rPr>
              <w:instrText xml:space="preserve"> PAGEREF _Toc217317891 \h </w:instrText>
            </w:r>
            <w:r>
              <w:rPr>
                <w:noProof/>
                <w:webHidden/>
              </w:rPr>
            </w:r>
            <w:r>
              <w:rPr>
                <w:noProof/>
                <w:webHidden/>
              </w:rPr>
              <w:fldChar w:fldCharType="separate"/>
            </w:r>
            <w:r>
              <w:rPr>
                <w:noProof/>
                <w:webHidden/>
              </w:rPr>
              <w:t>39</w:t>
            </w:r>
            <w:r>
              <w:rPr>
                <w:noProof/>
                <w:webHidden/>
              </w:rPr>
              <w:fldChar w:fldCharType="end"/>
            </w:r>
          </w:hyperlink>
        </w:p>
        <w:p w14:paraId="38546D05" w14:textId="28C34007" w:rsidR="007D79BD" w:rsidRDefault="007D79BD">
          <w:pPr>
            <w:pStyle w:val="TOC3"/>
            <w:tabs>
              <w:tab w:val="left" w:pos="1440"/>
              <w:tab w:val="right" w:leader="dot" w:pos="10790"/>
            </w:tabs>
            <w:rPr>
              <w:rFonts w:eastAsiaTheme="minorEastAsia"/>
              <w:noProof/>
              <w:kern w:val="2"/>
              <w:sz w:val="24"/>
              <w:szCs w:val="24"/>
              <w:lang w:eastAsia="en-SG"/>
              <w14:ligatures w14:val="standardContextual"/>
            </w:rPr>
          </w:pPr>
          <w:hyperlink w:anchor="_Toc217317892" w:history="1">
            <w:r w:rsidRPr="003E01A7">
              <w:rPr>
                <w:rStyle w:val="Hyperlink"/>
                <w:noProof/>
              </w:rPr>
              <w:t>2.13.5</w:t>
            </w:r>
            <w:r>
              <w:rPr>
                <w:rFonts w:eastAsiaTheme="minorEastAsia"/>
                <w:noProof/>
                <w:kern w:val="2"/>
                <w:sz w:val="24"/>
                <w:szCs w:val="24"/>
                <w:lang w:eastAsia="en-SG"/>
                <w14:ligatures w14:val="standardContextual"/>
              </w:rPr>
              <w:tab/>
            </w:r>
            <w:r w:rsidRPr="003E01A7">
              <w:rPr>
                <w:rStyle w:val="Hyperlink"/>
                <w:noProof/>
              </w:rPr>
              <w:t>Issuance Calendar Details page</w:t>
            </w:r>
            <w:r>
              <w:rPr>
                <w:noProof/>
                <w:webHidden/>
              </w:rPr>
              <w:tab/>
            </w:r>
            <w:r>
              <w:rPr>
                <w:noProof/>
                <w:webHidden/>
              </w:rPr>
              <w:fldChar w:fldCharType="begin"/>
            </w:r>
            <w:r>
              <w:rPr>
                <w:noProof/>
                <w:webHidden/>
              </w:rPr>
              <w:instrText xml:space="preserve"> PAGEREF _Toc217317892 \h </w:instrText>
            </w:r>
            <w:r>
              <w:rPr>
                <w:noProof/>
                <w:webHidden/>
              </w:rPr>
            </w:r>
            <w:r>
              <w:rPr>
                <w:noProof/>
                <w:webHidden/>
              </w:rPr>
              <w:fldChar w:fldCharType="separate"/>
            </w:r>
            <w:r>
              <w:rPr>
                <w:noProof/>
                <w:webHidden/>
              </w:rPr>
              <w:t>39</w:t>
            </w:r>
            <w:r>
              <w:rPr>
                <w:noProof/>
                <w:webHidden/>
              </w:rPr>
              <w:fldChar w:fldCharType="end"/>
            </w:r>
          </w:hyperlink>
        </w:p>
        <w:p w14:paraId="19E72D8E" w14:textId="660778B6" w:rsidR="007D79BD" w:rsidRDefault="007D79BD">
          <w:pPr>
            <w:pStyle w:val="TOC3"/>
            <w:tabs>
              <w:tab w:val="left" w:pos="1440"/>
              <w:tab w:val="right" w:leader="dot" w:pos="10790"/>
            </w:tabs>
            <w:rPr>
              <w:rFonts w:eastAsiaTheme="minorEastAsia"/>
              <w:noProof/>
              <w:kern w:val="2"/>
              <w:sz w:val="24"/>
              <w:szCs w:val="24"/>
              <w:lang w:eastAsia="en-SG"/>
              <w14:ligatures w14:val="standardContextual"/>
            </w:rPr>
          </w:pPr>
          <w:hyperlink w:anchor="_Toc217317893" w:history="1">
            <w:r w:rsidRPr="003E01A7">
              <w:rPr>
                <w:rStyle w:val="Hyperlink"/>
                <w:noProof/>
              </w:rPr>
              <w:t>2.13.6</w:t>
            </w:r>
            <w:r>
              <w:rPr>
                <w:rFonts w:eastAsiaTheme="minorEastAsia"/>
                <w:noProof/>
                <w:kern w:val="2"/>
                <w:sz w:val="24"/>
                <w:szCs w:val="24"/>
                <w:lang w:eastAsia="en-SG"/>
                <w14:ligatures w14:val="standardContextual"/>
              </w:rPr>
              <w:tab/>
            </w:r>
            <w:r w:rsidRPr="003E01A7">
              <w:rPr>
                <w:rStyle w:val="Hyperlink"/>
                <w:noProof/>
              </w:rPr>
              <w:t>Confirmation Prompt</w:t>
            </w:r>
            <w:r>
              <w:rPr>
                <w:noProof/>
                <w:webHidden/>
              </w:rPr>
              <w:tab/>
            </w:r>
            <w:r>
              <w:rPr>
                <w:noProof/>
                <w:webHidden/>
              </w:rPr>
              <w:fldChar w:fldCharType="begin"/>
            </w:r>
            <w:r>
              <w:rPr>
                <w:noProof/>
                <w:webHidden/>
              </w:rPr>
              <w:instrText xml:space="preserve"> PAGEREF _Toc217317893 \h </w:instrText>
            </w:r>
            <w:r>
              <w:rPr>
                <w:noProof/>
                <w:webHidden/>
              </w:rPr>
            </w:r>
            <w:r>
              <w:rPr>
                <w:noProof/>
                <w:webHidden/>
              </w:rPr>
              <w:fldChar w:fldCharType="separate"/>
            </w:r>
            <w:r>
              <w:rPr>
                <w:noProof/>
                <w:webHidden/>
              </w:rPr>
              <w:t>40</w:t>
            </w:r>
            <w:r>
              <w:rPr>
                <w:noProof/>
                <w:webHidden/>
              </w:rPr>
              <w:fldChar w:fldCharType="end"/>
            </w:r>
          </w:hyperlink>
        </w:p>
        <w:p w14:paraId="54CB557C" w14:textId="1999ACB7" w:rsidR="007D79BD" w:rsidRDefault="007D79BD">
          <w:pPr>
            <w:pStyle w:val="TOC2"/>
            <w:tabs>
              <w:tab w:val="left" w:pos="960"/>
              <w:tab w:val="right" w:leader="dot" w:pos="10790"/>
            </w:tabs>
            <w:rPr>
              <w:rFonts w:eastAsiaTheme="minorEastAsia"/>
              <w:noProof/>
              <w:kern w:val="2"/>
              <w:sz w:val="24"/>
              <w:szCs w:val="24"/>
              <w:lang w:eastAsia="en-SG"/>
              <w14:ligatures w14:val="standardContextual"/>
            </w:rPr>
          </w:pPr>
          <w:hyperlink w:anchor="_Toc217317894" w:history="1">
            <w:r w:rsidRPr="003E01A7">
              <w:rPr>
                <w:rStyle w:val="Hyperlink"/>
                <w:noProof/>
              </w:rPr>
              <w:t>2.14</w:t>
            </w:r>
            <w:r>
              <w:rPr>
                <w:rFonts w:eastAsiaTheme="minorEastAsia"/>
                <w:noProof/>
                <w:kern w:val="2"/>
                <w:sz w:val="24"/>
                <w:szCs w:val="24"/>
                <w:lang w:eastAsia="en-SG"/>
                <w14:ligatures w14:val="standardContextual"/>
              </w:rPr>
              <w:tab/>
            </w:r>
            <w:r w:rsidRPr="003E01A7">
              <w:rPr>
                <w:rStyle w:val="Hyperlink"/>
                <w:noProof/>
              </w:rPr>
              <w:t>Export Issuance Calendar</w:t>
            </w:r>
            <w:r>
              <w:rPr>
                <w:noProof/>
                <w:webHidden/>
              </w:rPr>
              <w:tab/>
            </w:r>
            <w:r>
              <w:rPr>
                <w:noProof/>
                <w:webHidden/>
              </w:rPr>
              <w:fldChar w:fldCharType="begin"/>
            </w:r>
            <w:r>
              <w:rPr>
                <w:noProof/>
                <w:webHidden/>
              </w:rPr>
              <w:instrText xml:space="preserve"> PAGEREF _Toc217317894 \h </w:instrText>
            </w:r>
            <w:r>
              <w:rPr>
                <w:noProof/>
                <w:webHidden/>
              </w:rPr>
            </w:r>
            <w:r>
              <w:rPr>
                <w:noProof/>
                <w:webHidden/>
              </w:rPr>
              <w:fldChar w:fldCharType="separate"/>
            </w:r>
            <w:r>
              <w:rPr>
                <w:noProof/>
                <w:webHidden/>
              </w:rPr>
              <w:t>41</w:t>
            </w:r>
            <w:r>
              <w:rPr>
                <w:noProof/>
                <w:webHidden/>
              </w:rPr>
              <w:fldChar w:fldCharType="end"/>
            </w:r>
          </w:hyperlink>
        </w:p>
        <w:p w14:paraId="179B5908" w14:textId="50EE618F" w:rsidR="007D79BD" w:rsidRDefault="007D79BD">
          <w:pPr>
            <w:pStyle w:val="TOC3"/>
            <w:tabs>
              <w:tab w:val="left" w:pos="1440"/>
              <w:tab w:val="right" w:leader="dot" w:pos="10790"/>
            </w:tabs>
            <w:rPr>
              <w:rFonts w:eastAsiaTheme="minorEastAsia"/>
              <w:noProof/>
              <w:kern w:val="2"/>
              <w:sz w:val="24"/>
              <w:szCs w:val="24"/>
              <w:lang w:eastAsia="en-SG"/>
              <w14:ligatures w14:val="standardContextual"/>
            </w:rPr>
          </w:pPr>
          <w:hyperlink w:anchor="_Toc217317895" w:history="1">
            <w:r w:rsidRPr="003E01A7">
              <w:rPr>
                <w:rStyle w:val="Hyperlink"/>
                <w:noProof/>
              </w:rPr>
              <w:t>2.14.1</w:t>
            </w:r>
            <w:r>
              <w:rPr>
                <w:rFonts w:eastAsiaTheme="minorEastAsia"/>
                <w:noProof/>
                <w:kern w:val="2"/>
                <w:sz w:val="24"/>
                <w:szCs w:val="24"/>
                <w:lang w:eastAsia="en-SG"/>
                <w14:ligatures w14:val="standardContextual"/>
              </w:rPr>
              <w:tab/>
            </w:r>
            <w:r w:rsidRPr="003E01A7">
              <w:rPr>
                <w:rStyle w:val="Hyperlink"/>
                <w:noProof/>
              </w:rPr>
              <w:t>Description</w:t>
            </w:r>
            <w:r>
              <w:rPr>
                <w:noProof/>
                <w:webHidden/>
              </w:rPr>
              <w:tab/>
            </w:r>
            <w:r>
              <w:rPr>
                <w:noProof/>
                <w:webHidden/>
              </w:rPr>
              <w:fldChar w:fldCharType="begin"/>
            </w:r>
            <w:r>
              <w:rPr>
                <w:noProof/>
                <w:webHidden/>
              </w:rPr>
              <w:instrText xml:space="preserve"> PAGEREF _Toc217317895 \h </w:instrText>
            </w:r>
            <w:r>
              <w:rPr>
                <w:noProof/>
                <w:webHidden/>
              </w:rPr>
            </w:r>
            <w:r>
              <w:rPr>
                <w:noProof/>
                <w:webHidden/>
              </w:rPr>
              <w:fldChar w:fldCharType="separate"/>
            </w:r>
            <w:r>
              <w:rPr>
                <w:noProof/>
                <w:webHidden/>
              </w:rPr>
              <w:t>41</w:t>
            </w:r>
            <w:r>
              <w:rPr>
                <w:noProof/>
                <w:webHidden/>
              </w:rPr>
              <w:fldChar w:fldCharType="end"/>
            </w:r>
          </w:hyperlink>
        </w:p>
        <w:p w14:paraId="3DB3395C" w14:textId="787F420E" w:rsidR="007D79BD" w:rsidRDefault="007D79BD">
          <w:pPr>
            <w:pStyle w:val="TOC3"/>
            <w:tabs>
              <w:tab w:val="left" w:pos="1440"/>
              <w:tab w:val="right" w:leader="dot" w:pos="10790"/>
            </w:tabs>
            <w:rPr>
              <w:rFonts w:eastAsiaTheme="minorEastAsia"/>
              <w:noProof/>
              <w:kern w:val="2"/>
              <w:sz w:val="24"/>
              <w:szCs w:val="24"/>
              <w:lang w:eastAsia="en-SG"/>
              <w14:ligatures w14:val="standardContextual"/>
            </w:rPr>
          </w:pPr>
          <w:hyperlink w:anchor="_Toc217317896" w:history="1">
            <w:r w:rsidRPr="003E01A7">
              <w:rPr>
                <w:rStyle w:val="Hyperlink"/>
                <w:noProof/>
              </w:rPr>
              <w:t>2.14.2</w:t>
            </w:r>
            <w:r>
              <w:rPr>
                <w:rFonts w:eastAsiaTheme="minorEastAsia"/>
                <w:noProof/>
                <w:kern w:val="2"/>
                <w:sz w:val="24"/>
                <w:szCs w:val="24"/>
                <w:lang w:eastAsia="en-SG"/>
                <w14:ligatures w14:val="standardContextual"/>
              </w:rPr>
              <w:tab/>
            </w:r>
            <w:r w:rsidRPr="003E01A7">
              <w:rPr>
                <w:rStyle w:val="Hyperlink"/>
                <w:noProof/>
              </w:rPr>
              <w:t>Preconditions</w:t>
            </w:r>
            <w:r>
              <w:rPr>
                <w:noProof/>
                <w:webHidden/>
              </w:rPr>
              <w:tab/>
            </w:r>
            <w:r>
              <w:rPr>
                <w:noProof/>
                <w:webHidden/>
              </w:rPr>
              <w:fldChar w:fldCharType="begin"/>
            </w:r>
            <w:r>
              <w:rPr>
                <w:noProof/>
                <w:webHidden/>
              </w:rPr>
              <w:instrText xml:space="preserve"> PAGEREF _Toc217317896 \h </w:instrText>
            </w:r>
            <w:r>
              <w:rPr>
                <w:noProof/>
                <w:webHidden/>
              </w:rPr>
            </w:r>
            <w:r>
              <w:rPr>
                <w:noProof/>
                <w:webHidden/>
              </w:rPr>
              <w:fldChar w:fldCharType="separate"/>
            </w:r>
            <w:r>
              <w:rPr>
                <w:noProof/>
                <w:webHidden/>
              </w:rPr>
              <w:t>41</w:t>
            </w:r>
            <w:r>
              <w:rPr>
                <w:noProof/>
                <w:webHidden/>
              </w:rPr>
              <w:fldChar w:fldCharType="end"/>
            </w:r>
          </w:hyperlink>
        </w:p>
        <w:p w14:paraId="1FAC53C4" w14:textId="7A8FF3F8" w:rsidR="007D79BD" w:rsidRDefault="007D79BD">
          <w:pPr>
            <w:pStyle w:val="TOC3"/>
            <w:tabs>
              <w:tab w:val="left" w:pos="1440"/>
              <w:tab w:val="right" w:leader="dot" w:pos="10790"/>
            </w:tabs>
            <w:rPr>
              <w:rFonts w:eastAsiaTheme="minorEastAsia"/>
              <w:noProof/>
              <w:kern w:val="2"/>
              <w:sz w:val="24"/>
              <w:szCs w:val="24"/>
              <w:lang w:eastAsia="en-SG"/>
              <w14:ligatures w14:val="standardContextual"/>
            </w:rPr>
          </w:pPr>
          <w:hyperlink w:anchor="_Toc217317897" w:history="1">
            <w:r w:rsidRPr="003E01A7">
              <w:rPr>
                <w:rStyle w:val="Hyperlink"/>
                <w:noProof/>
              </w:rPr>
              <w:t>2.14.3</w:t>
            </w:r>
            <w:r>
              <w:rPr>
                <w:rFonts w:eastAsiaTheme="minorEastAsia"/>
                <w:noProof/>
                <w:kern w:val="2"/>
                <w:sz w:val="24"/>
                <w:szCs w:val="24"/>
                <w:lang w:eastAsia="en-SG"/>
                <w14:ligatures w14:val="standardContextual"/>
              </w:rPr>
              <w:tab/>
            </w:r>
            <w:r w:rsidRPr="003E01A7">
              <w:rPr>
                <w:rStyle w:val="Hyperlink"/>
                <w:noProof/>
              </w:rPr>
              <w:t>Business Requirements</w:t>
            </w:r>
            <w:r>
              <w:rPr>
                <w:noProof/>
                <w:webHidden/>
              </w:rPr>
              <w:tab/>
            </w:r>
            <w:r>
              <w:rPr>
                <w:noProof/>
                <w:webHidden/>
              </w:rPr>
              <w:fldChar w:fldCharType="begin"/>
            </w:r>
            <w:r>
              <w:rPr>
                <w:noProof/>
                <w:webHidden/>
              </w:rPr>
              <w:instrText xml:space="preserve"> PAGEREF _Toc217317897 \h </w:instrText>
            </w:r>
            <w:r>
              <w:rPr>
                <w:noProof/>
                <w:webHidden/>
              </w:rPr>
            </w:r>
            <w:r>
              <w:rPr>
                <w:noProof/>
                <w:webHidden/>
              </w:rPr>
              <w:fldChar w:fldCharType="separate"/>
            </w:r>
            <w:r>
              <w:rPr>
                <w:noProof/>
                <w:webHidden/>
              </w:rPr>
              <w:t>41</w:t>
            </w:r>
            <w:r>
              <w:rPr>
                <w:noProof/>
                <w:webHidden/>
              </w:rPr>
              <w:fldChar w:fldCharType="end"/>
            </w:r>
          </w:hyperlink>
        </w:p>
        <w:p w14:paraId="31165BC6" w14:textId="3C61E949" w:rsidR="007D79BD" w:rsidRDefault="007D79BD">
          <w:pPr>
            <w:pStyle w:val="TOC3"/>
            <w:tabs>
              <w:tab w:val="left" w:pos="1440"/>
              <w:tab w:val="right" w:leader="dot" w:pos="10790"/>
            </w:tabs>
            <w:rPr>
              <w:rFonts w:eastAsiaTheme="minorEastAsia"/>
              <w:noProof/>
              <w:kern w:val="2"/>
              <w:sz w:val="24"/>
              <w:szCs w:val="24"/>
              <w:lang w:eastAsia="en-SG"/>
              <w14:ligatures w14:val="standardContextual"/>
            </w:rPr>
          </w:pPr>
          <w:hyperlink w:anchor="_Toc217317898" w:history="1">
            <w:r w:rsidRPr="003E01A7">
              <w:rPr>
                <w:rStyle w:val="Hyperlink"/>
                <w:noProof/>
              </w:rPr>
              <w:t>2.14.4</w:t>
            </w:r>
            <w:r>
              <w:rPr>
                <w:rFonts w:eastAsiaTheme="minorEastAsia"/>
                <w:noProof/>
                <w:kern w:val="2"/>
                <w:sz w:val="24"/>
                <w:szCs w:val="24"/>
                <w:lang w:eastAsia="en-SG"/>
                <w14:ligatures w14:val="standardContextual"/>
              </w:rPr>
              <w:tab/>
            </w:r>
            <w:r w:rsidRPr="003E01A7">
              <w:rPr>
                <w:rStyle w:val="Hyperlink"/>
                <w:noProof/>
              </w:rPr>
              <w:t>Post Conditions</w:t>
            </w:r>
            <w:r>
              <w:rPr>
                <w:noProof/>
                <w:webHidden/>
              </w:rPr>
              <w:tab/>
            </w:r>
            <w:r>
              <w:rPr>
                <w:noProof/>
                <w:webHidden/>
              </w:rPr>
              <w:fldChar w:fldCharType="begin"/>
            </w:r>
            <w:r>
              <w:rPr>
                <w:noProof/>
                <w:webHidden/>
              </w:rPr>
              <w:instrText xml:space="preserve"> PAGEREF _Toc217317898 \h </w:instrText>
            </w:r>
            <w:r>
              <w:rPr>
                <w:noProof/>
                <w:webHidden/>
              </w:rPr>
            </w:r>
            <w:r>
              <w:rPr>
                <w:noProof/>
                <w:webHidden/>
              </w:rPr>
              <w:fldChar w:fldCharType="separate"/>
            </w:r>
            <w:r>
              <w:rPr>
                <w:noProof/>
                <w:webHidden/>
              </w:rPr>
              <w:t>42</w:t>
            </w:r>
            <w:r>
              <w:rPr>
                <w:noProof/>
                <w:webHidden/>
              </w:rPr>
              <w:fldChar w:fldCharType="end"/>
            </w:r>
          </w:hyperlink>
        </w:p>
        <w:p w14:paraId="41CB7F0A" w14:textId="03E4EAFE" w:rsidR="007D79BD" w:rsidRDefault="007D79BD">
          <w:pPr>
            <w:pStyle w:val="TOC3"/>
            <w:tabs>
              <w:tab w:val="left" w:pos="1440"/>
              <w:tab w:val="right" w:leader="dot" w:pos="10790"/>
            </w:tabs>
            <w:rPr>
              <w:rFonts w:eastAsiaTheme="minorEastAsia"/>
              <w:noProof/>
              <w:kern w:val="2"/>
              <w:sz w:val="24"/>
              <w:szCs w:val="24"/>
              <w:lang w:eastAsia="en-SG"/>
              <w14:ligatures w14:val="standardContextual"/>
            </w:rPr>
          </w:pPr>
          <w:hyperlink w:anchor="_Toc217317899" w:history="1">
            <w:r w:rsidRPr="003E01A7">
              <w:rPr>
                <w:rStyle w:val="Hyperlink"/>
                <w:noProof/>
              </w:rPr>
              <w:t>2.14.5</w:t>
            </w:r>
            <w:r>
              <w:rPr>
                <w:rFonts w:eastAsiaTheme="minorEastAsia"/>
                <w:noProof/>
                <w:kern w:val="2"/>
                <w:sz w:val="24"/>
                <w:szCs w:val="24"/>
                <w:lang w:eastAsia="en-SG"/>
                <w14:ligatures w14:val="standardContextual"/>
              </w:rPr>
              <w:tab/>
            </w:r>
            <w:r w:rsidRPr="003E01A7">
              <w:rPr>
                <w:rStyle w:val="Hyperlink"/>
                <w:noProof/>
              </w:rPr>
              <w:t>Issuance Calendar Details page</w:t>
            </w:r>
            <w:r>
              <w:rPr>
                <w:noProof/>
                <w:webHidden/>
              </w:rPr>
              <w:tab/>
            </w:r>
            <w:r>
              <w:rPr>
                <w:noProof/>
                <w:webHidden/>
              </w:rPr>
              <w:fldChar w:fldCharType="begin"/>
            </w:r>
            <w:r>
              <w:rPr>
                <w:noProof/>
                <w:webHidden/>
              </w:rPr>
              <w:instrText xml:space="preserve"> PAGEREF _Toc217317899 \h </w:instrText>
            </w:r>
            <w:r>
              <w:rPr>
                <w:noProof/>
                <w:webHidden/>
              </w:rPr>
            </w:r>
            <w:r>
              <w:rPr>
                <w:noProof/>
                <w:webHidden/>
              </w:rPr>
              <w:fldChar w:fldCharType="separate"/>
            </w:r>
            <w:r>
              <w:rPr>
                <w:noProof/>
                <w:webHidden/>
              </w:rPr>
              <w:t>42</w:t>
            </w:r>
            <w:r>
              <w:rPr>
                <w:noProof/>
                <w:webHidden/>
              </w:rPr>
              <w:fldChar w:fldCharType="end"/>
            </w:r>
          </w:hyperlink>
        </w:p>
        <w:p w14:paraId="36D580BE" w14:textId="2D65CD44" w:rsidR="007D79BD" w:rsidRDefault="007D79BD">
          <w:pPr>
            <w:pStyle w:val="TOC3"/>
            <w:tabs>
              <w:tab w:val="left" w:pos="1440"/>
              <w:tab w:val="right" w:leader="dot" w:pos="10790"/>
            </w:tabs>
            <w:rPr>
              <w:rFonts w:eastAsiaTheme="minorEastAsia"/>
              <w:noProof/>
              <w:kern w:val="2"/>
              <w:sz w:val="24"/>
              <w:szCs w:val="24"/>
              <w:lang w:eastAsia="en-SG"/>
              <w14:ligatures w14:val="standardContextual"/>
            </w:rPr>
          </w:pPr>
          <w:hyperlink w:anchor="_Toc217317900" w:history="1">
            <w:r w:rsidRPr="003E01A7">
              <w:rPr>
                <w:rStyle w:val="Hyperlink"/>
                <w:noProof/>
              </w:rPr>
              <w:t>2.14.6</w:t>
            </w:r>
            <w:r>
              <w:rPr>
                <w:rFonts w:eastAsiaTheme="minorEastAsia"/>
                <w:noProof/>
                <w:kern w:val="2"/>
                <w:sz w:val="24"/>
                <w:szCs w:val="24"/>
                <w:lang w:eastAsia="en-SG"/>
                <w14:ligatures w14:val="standardContextual"/>
              </w:rPr>
              <w:tab/>
            </w:r>
            <w:r w:rsidRPr="003E01A7">
              <w:rPr>
                <w:rStyle w:val="Hyperlink"/>
                <w:noProof/>
              </w:rPr>
              <w:t>Sample Files</w:t>
            </w:r>
            <w:r>
              <w:rPr>
                <w:noProof/>
                <w:webHidden/>
              </w:rPr>
              <w:tab/>
            </w:r>
            <w:r>
              <w:rPr>
                <w:noProof/>
                <w:webHidden/>
              </w:rPr>
              <w:fldChar w:fldCharType="begin"/>
            </w:r>
            <w:r>
              <w:rPr>
                <w:noProof/>
                <w:webHidden/>
              </w:rPr>
              <w:instrText xml:space="preserve"> PAGEREF _Toc217317900 \h </w:instrText>
            </w:r>
            <w:r>
              <w:rPr>
                <w:noProof/>
                <w:webHidden/>
              </w:rPr>
            </w:r>
            <w:r>
              <w:rPr>
                <w:noProof/>
                <w:webHidden/>
              </w:rPr>
              <w:fldChar w:fldCharType="separate"/>
            </w:r>
            <w:r>
              <w:rPr>
                <w:noProof/>
                <w:webHidden/>
              </w:rPr>
              <w:t>42</w:t>
            </w:r>
            <w:r>
              <w:rPr>
                <w:noProof/>
                <w:webHidden/>
              </w:rPr>
              <w:fldChar w:fldCharType="end"/>
            </w:r>
          </w:hyperlink>
        </w:p>
        <w:p w14:paraId="37B8D842" w14:textId="1AFBF092" w:rsidR="007D79BD" w:rsidRDefault="007D79BD">
          <w:pPr>
            <w:pStyle w:val="TOC2"/>
            <w:tabs>
              <w:tab w:val="left" w:pos="960"/>
              <w:tab w:val="right" w:leader="dot" w:pos="10790"/>
            </w:tabs>
            <w:rPr>
              <w:rFonts w:eastAsiaTheme="minorEastAsia"/>
              <w:noProof/>
              <w:kern w:val="2"/>
              <w:sz w:val="24"/>
              <w:szCs w:val="24"/>
              <w:lang w:eastAsia="en-SG"/>
              <w14:ligatures w14:val="standardContextual"/>
            </w:rPr>
          </w:pPr>
          <w:hyperlink w:anchor="_Toc217317901" w:history="1">
            <w:r w:rsidRPr="003E01A7">
              <w:rPr>
                <w:rStyle w:val="Hyperlink"/>
                <w:noProof/>
              </w:rPr>
              <w:t>2.15</w:t>
            </w:r>
            <w:r>
              <w:rPr>
                <w:rFonts w:eastAsiaTheme="minorEastAsia"/>
                <w:noProof/>
                <w:kern w:val="2"/>
                <w:sz w:val="24"/>
                <w:szCs w:val="24"/>
                <w:lang w:eastAsia="en-SG"/>
                <w14:ligatures w14:val="standardContextual"/>
              </w:rPr>
              <w:tab/>
            </w:r>
            <w:r w:rsidRPr="003E01A7">
              <w:rPr>
                <w:rStyle w:val="Hyperlink"/>
                <w:noProof/>
              </w:rPr>
              <w:t>Download Issuance Calendar Templates</w:t>
            </w:r>
            <w:r>
              <w:rPr>
                <w:noProof/>
                <w:webHidden/>
              </w:rPr>
              <w:tab/>
            </w:r>
            <w:r>
              <w:rPr>
                <w:noProof/>
                <w:webHidden/>
              </w:rPr>
              <w:fldChar w:fldCharType="begin"/>
            </w:r>
            <w:r>
              <w:rPr>
                <w:noProof/>
                <w:webHidden/>
              </w:rPr>
              <w:instrText xml:space="preserve"> PAGEREF _Toc217317901 \h </w:instrText>
            </w:r>
            <w:r>
              <w:rPr>
                <w:noProof/>
                <w:webHidden/>
              </w:rPr>
            </w:r>
            <w:r>
              <w:rPr>
                <w:noProof/>
                <w:webHidden/>
              </w:rPr>
              <w:fldChar w:fldCharType="separate"/>
            </w:r>
            <w:r>
              <w:rPr>
                <w:noProof/>
                <w:webHidden/>
              </w:rPr>
              <w:t>42</w:t>
            </w:r>
            <w:r>
              <w:rPr>
                <w:noProof/>
                <w:webHidden/>
              </w:rPr>
              <w:fldChar w:fldCharType="end"/>
            </w:r>
          </w:hyperlink>
        </w:p>
        <w:p w14:paraId="494D30A5" w14:textId="5B093235" w:rsidR="007D79BD" w:rsidRDefault="007D79BD">
          <w:pPr>
            <w:pStyle w:val="TOC3"/>
            <w:tabs>
              <w:tab w:val="left" w:pos="1440"/>
              <w:tab w:val="right" w:leader="dot" w:pos="10790"/>
            </w:tabs>
            <w:rPr>
              <w:rFonts w:eastAsiaTheme="minorEastAsia"/>
              <w:noProof/>
              <w:kern w:val="2"/>
              <w:sz w:val="24"/>
              <w:szCs w:val="24"/>
              <w:lang w:eastAsia="en-SG"/>
              <w14:ligatures w14:val="standardContextual"/>
            </w:rPr>
          </w:pPr>
          <w:hyperlink w:anchor="_Toc217317902" w:history="1">
            <w:r w:rsidRPr="003E01A7">
              <w:rPr>
                <w:rStyle w:val="Hyperlink"/>
                <w:noProof/>
              </w:rPr>
              <w:t>2.15.1</w:t>
            </w:r>
            <w:r>
              <w:rPr>
                <w:rFonts w:eastAsiaTheme="minorEastAsia"/>
                <w:noProof/>
                <w:kern w:val="2"/>
                <w:sz w:val="24"/>
                <w:szCs w:val="24"/>
                <w:lang w:eastAsia="en-SG"/>
                <w14:ligatures w14:val="standardContextual"/>
              </w:rPr>
              <w:tab/>
            </w:r>
            <w:r w:rsidRPr="003E01A7">
              <w:rPr>
                <w:rStyle w:val="Hyperlink"/>
                <w:noProof/>
              </w:rPr>
              <w:t>Description</w:t>
            </w:r>
            <w:r>
              <w:rPr>
                <w:noProof/>
                <w:webHidden/>
              </w:rPr>
              <w:tab/>
            </w:r>
            <w:r>
              <w:rPr>
                <w:noProof/>
                <w:webHidden/>
              </w:rPr>
              <w:fldChar w:fldCharType="begin"/>
            </w:r>
            <w:r>
              <w:rPr>
                <w:noProof/>
                <w:webHidden/>
              </w:rPr>
              <w:instrText xml:space="preserve"> PAGEREF _Toc217317902 \h </w:instrText>
            </w:r>
            <w:r>
              <w:rPr>
                <w:noProof/>
                <w:webHidden/>
              </w:rPr>
            </w:r>
            <w:r>
              <w:rPr>
                <w:noProof/>
                <w:webHidden/>
              </w:rPr>
              <w:fldChar w:fldCharType="separate"/>
            </w:r>
            <w:r>
              <w:rPr>
                <w:noProof/>
                <w:webHidden/>
              </w:rPr>
              <w:t>42</w:t>
            </w:r>
            <w:r>
              <w:rPr>
                <w:noProof/>
                <w:webHidden/>
              </w:rPr>
              <w:fldChar w:fldCharType="end"/>
            </w:r>
          </w:hyperlink>
        </w:p>
        <w:p w14:paraId="31500D86" w14:textId="1B1E9D2B" w:rsidR="007D79BD" w:rsidRDefault="007D79BD">
          <w:pPr>
            <w:pStyle w:val="TOC3"/>
            <w:tabs>
              <w:tab w:val="left" w:pos="1440"/>
              <w:tab w:val="right" w:leader="dot" w:pos="10790"/>
            </w:tabs>
            <w:rPr>
              <w:rFonts w:eastAsiaTheme="minorEastAsia"/>
              <w:noProof/>
              <w:kern w:val="2"/>
              <w:sz w:val="24"/>
              <w:szCs w:val="24"/>
              <w:lang w:eastAsia="en-SG"/>
              <w14:ligatures w14:val="standardContextual"/>
            </w:rPr>
          </w:pPr>
          <w:hyperlink w:anchor="_Toc217317903" w:history="1">
            <w:r w:rsidRPr="003E01A7">
              <w:rPr>
                <w:rStyle w:val="Hyperlink"/>
                <w:noProof/>
              </w:rPr>
              <w:t>2.15.2</w:t>
            </w:r>
            <w:r>
              <w:rPr>
                <w:rFonts w:eastAsiaTheme="minorEastAsia"/>
                <w:noProof/>
                <w:kern w:val="2"/>
                <w:sz w:val="24"/>
                <w:szCs w:val="24"/>
                <w:lang w:eastAsia="en-SG"/>
                <w14:ligatures w14:val="standardContextual"/>
              </w:rPr>
              <w:tab/>
            </w:r>
            <w:r w:rsidRPr="003E01A7">
              <w:rPr>
                <w:rStyle w:val="Hyperlink"/>
                <w:noProof/>
              </w:rPr>
              <w:t>Preconditions</w:t>
            </w:r>
            <w:r>
              <w:rPr>
                <w:noProof/>
                <w:webHidden/>
              </w:rPr>
              <w:tab/>
            </w:r>
            <w:r>
              <w:rPr>
                <w:noProof/>
                <w:webHidden/>
              </w:rPr>
              <w:fldChar w:fldCharType="begin"/>
            </w:r>
            <w:r>
              <w:rPr>
                <w:noProof/>
                <w:webHidden/>
              </w:rPr>
              <w:instrText xml:space="preserve"> PAGEREF _Toc217317903 \h </w:instrText>
            </w:r>
            <w:r>
              <w:rPr>
                <w:noProof/>
                <w:webHidden/>
              </w:rPr>
            </w:r>
            <w:r>
              <w:rPr>
                <w:noProof/>
                <w:webHidden/>
              </w:rPr>
              <w:fldChar w:fldCharType="separate"/>
            </w:r>
            <w:r>
              <w:rPr>
                <w:noProof/>
                <w:webHidden/>
              </w:rPr>
              <w:t>42</w:t>
            </w:r>
            <w:r>
              <w:rPr>
                <w:noProof/>
                <w:webHidden/>
              </w:rPr>
              <w:fldChar w:fldCharType="end"/>
            </w:r>
          </w:hyperlink>
        </w:p>
        <w:p w14:paraId="67239083" w14:textId="51723B5F" w:rsidR="007D79BD" w:rsidRDefault="007D79BD">
          <w:pPr>
            <w:pStyle w:val="TOC3"/>
            <w:tabs>
              <w:tab w:val="left" w:pos="1440"/>
              <w:tab w:val="right" w:leader="dot" w:pos="10790"/>
            </w:tabs>
            <w:rPr>
              <w:rFonts w:eastAsiaTheme="minorEastAsia"/>
              <w:noProof/>
              <w:kern w:val="2"/>
              <w:sz w:val="24"/>
              <w:szCs w:val="24"/>
              <w:lang w:eastAsia="en-SG"/>
              <w14:ligatures w14:val="standardContextual"/>
            </w:rPr>
          </w:pPr>
          <w:hyperlink w:anchor="_Toc217317904" w:history="1">
            <w:r w:rsidRPr="003E01A7">
              <w:rPr>
                <w:rStyle w:val="Hyperlink"/>
                <w:noProof/>
              </w:rPr>
              <w:t>2.15.3</w:t>
            </w:r>
            <w:r>
              <w:rPr>
                <w:rFonts w:eastAsiaTheme="minorEastAsia"/>
                <w:noProof/>
                <w:kern w:val="2"/>
                <w:sz w:val="24"/>
                <w:szCs w:val="24"/>
                <w:lang w:eastAsia="en-SG"/>
                <w14:ligatures w14:val="standardContextual"/>
              </w:rPr>
              <w:tab/>
            </w:r>
            <w:r w:rsidRPr="003E01A7">
              <w:rPr>
                <w:rStyle w:val="Hyperlink"/>
                <w:noProof/>
              </w:rPr>
              <w:t>Business Requirements</w:t>
            </w:r>
            <w:r>
              <w:rPr>
                <w:noProof/>
                <w:webHidden/>
              </w:rPr>
              <w:tab/>
            </w:r>
            <w:r>
              <w:rPr>
                <w:noProof/>
                <w:webHidden/>
              </w:rPr>
              <w:fldChar w:fldCharType="begin"/>
            </w:r>
            <w:r>
              <w:rPr>
                <w:noProof/>
                <w:webHidden/>
              </w:rPr>
              <w:instrText xml:space="preserve"> PAGEREF _Toc217317904 \h </w:instrText>
            </w:r>
            <w:r>
              <w:rPr>
                <w:noProof/>
                <w:webHidden/>
              </w:rPr>
            </w:r>
            <w:r>
              <w:rPr>
                <w:noProof/>
                <w:webHidden/>
              </w:rPr>
              <w:fldChar w:fldCharType="separate"/>
            </w:r>
            <w:r>
              <w:rPr>
                <w:noProof/>
                <w:webHidden/>
              </w:rPr>
              <w:t>42</w:t>
            </w:r>
            <w:r>
              <w:rPr>
                <w:noProof/>
                <w:webHidden/>
              </w:rPr>
              <w:fldChar w:fldCharType="end"/>
            </w:r>
          </w:hyperlink>
        </w:p>
        <w:p w14:paraId="5A6BF2B1" w14:textId="49884765" w:rsidR="007D79BD" w:rsidRDefault="007D79BD">
          <w:pPr>
            <w:pStyle w:val="TOC3"/>
            <w:tabs>
              <w:tab w:val="left" w:pos="1440"/>
              <w:tab w:val="right" w:leader="dot" w:pos="10790"/>
            </w:tabs>
            <w:rPr>
              <w:rFonts w:eastAsiaTheme="minorEastAsia"/>
              <w:noProof/>
              <w:kern w:val="2"/>
              <w:sz w:val="24"/>
              <w:szCs w:val="24"/>
              <w:lang w:eastAsia="en-SG"/>
              <w14:ligatures w14:val="standardContextual"/>
            </w:rPr>
          </w:pPr>
          <w:hyperlink w:anchor="_Toc217317905" w:history="1">
            <w:r w:rsidRPr="003E01A7">
              <w:rPr>
                <w:rStyle w:val="Hyperlink"/>
                <w:noProof/>
              </w:rPr>
              <w:t>2.15.4</w:t>
            </w:r>
            <w:r>
              <w:rPr>
                <w:rFonts w:eastAsiaTheme="minorEastAsia"/>
                <w:noProof/>
                <w:kern w:val="2"/>
                <w:sz w:val="24"/>
                <w:szCs w:val="24"/>
                <w:lang w:eastAsia="en-SG"/>
                <w14:ligatures w14:val="standardContextual"/>
              </w:rPr>
              <w:tab/>
            </w:r>
            <w:r w:rsidRPr="003E01A7">
              <w:rPr>
                <w:rStyle w:val="Hyperlink"/>
                <w:noProof/>
              </w:rPr>
              <w:t>Post Conditions</w:t>
            </w:r>
            <w:r>
              <w:rPr>
                <w:noProof/>
                <w:webHidden/>
              </w:rPr>
              <w:tab/>
            </w:r>
            <w:r>
              <w:rPr>
                <w:noProof/>
                <w:webHidden/>
              </w:rPr>
              <w:fldChar w:fldCharType="begin"/>
            </w:r>
            <w:r>
              <w:rPr>
                <w:noProof/>
                <w:webHidden/>
              </w:rPr>
              <w:instrText xml:space="preserve"> PAGEREF _Toc217317905 \h </w:instrText>
            </w:r>
            <w:r>
              <w:rPr>
                <w:noProof/>
                <w:webHidden/>
              </w:rPr>
            </w:r>
            <w:r>
              <w:rPr>
                <w:noProof/>
                <w:webHidden/>
              </w:rPr>
              <w:fldChar w:fldCharType="separate"/>
            </w:r>
            <w:r>
              <w:rPr>
                <w:noProof/>
                <w:webHidden/>
              </w:rPr>
              <w:t>43</w:t>
            </w:r>
            <w:r>
              <w:rPr>
                <w:noProof/>
                <w:webHidden/>
              </w:rPr>
              <w:fldChar w:fldCharType="end"/>
            </w:r>
          </w:hyperlink>
        </w:p>
        <w:p w14:paraId="7A4A48DD" w14:textId="6F1B472F" w:rsidR="007D79BD" w:rsidRDefault="007D79BD">
          <w:pPr>
            <w:pStyle w:val="TOC3"/>
            <w:tabs>
              <w:tab w:val="left" w:pos="1440"/>
              <w:tab w:val="right" w:leader="dot" w:pos="10790"/>
            </w:tabs>
            <w:rPr>
              <w:rFonts w:eastAsiaTheme="minorEastAsia"/>
              <w:noProof/>
              <w:kern w:val="2"/>
              <w:sz w:val="24"/>
              <w:szCs w:val="24"/>
              <w:lang w:eastAsia="en-SG"/>
              <w14:ligatures w14:val="standardContextual"/>
            </w:rPr>
          </w:pPr>
          <w:hyperlink w:anchor="_Toc217317906" w:history="1">
            <w:r w:rsidRPr="003E01A7">
              <w:rPr>
                <w:rStyle w:val="Hyperlink"/>
                <w:noProof/>
              </w:rPr>
              <w:t>2.15.5</w:t>
            </w:r>
            <w:r>
              <w:rPr>
                <w:rFonts w:eastAsiaTheme="minorEastAsia"/>
                <w:noProof/>
                <w:kern w:val="2"/>
                <w:sz w:val="24"/>
                <w:szCs w:val="24"/>
                <w:lang w:eastAsia="en-SG"/>
                <w14:ligatures w14:val="standardContextual"/>
              </w:rPr>
              <w:tab/>
            </w:r>
            <w:r w:rsidRPr="003E01A7">
              <w:rPr>
                <w:rStyle w:val="Hyperlink"/>
                <w:noProof/>
              </w:rPr>
              <w:t>Issuance Calendar Listing page</w:t>
            </w:r>
            <w:r>
              <w:rPr>
                <w:noProof/>
                <w:webHidden/>
              </w:rPr>
              <w:tab/>
            </w:r>
            <w:r>
              <w:rPr>
                <w:noProof/>
                <w:webHidden/>
              </w:rPr>
              <w:fldChar w:fldCharType="begin"/>
            </w:r>
            <w:r>
              <w:rPr>
                <w:noProof/>
                <w:webHidden/>
              </w:rPr>
              <w:instrText xml:space="preserve"> PAGEREF _Toc217317906 \h </w:instrText>
            </w:r>
            <w:r>
              <w:rPr>
                <w:noProof/>
                <w:webHidden/>
              </w:rPr>
            </w:r>
            <w:r>
              <w:rPr>
                <w:noProof/>
                <w:webHidden/>
              </w:rPr>
              <w:fldChar w:fldCharType="separate"/>
            </w:r>
            <w:r>
              <w:rPr>
                <w:noProof/>
                <w:webHidden/>
              </w:rPr>
              <w:t>43</w:t>
            </w:r>
            <w:r>
              <w:rPr>
                <w:noProof/>
                <w:webHidden/>
              </w:rPr>
              <w:fldChar w:fldCharType="end"/>
            </w:r>
          </w:hyperlink>
        </w:p>
        <w:p w14:paraId="0EDA3AF4" w14:textId="43B1D54C" w:rsidR="007D79BD" w:rsidRDefault="007D79BD">
          <w:pPr>
            <w:pStyle w:val="TOC3"/>
            <w:tabs>
              <w:tab w:val="left" w:pos="1440"/>
              <w:tab w:val="right" w:leader="dot" w:pos="10790"/>
            </w:tabs>
            <w:rPr>
              <w:rFonts w:eastAsiaTheme="minorEastAsia"/>
              <w:noProof/>
              <w:kern w:val="2"/>
              <w:sz w:val="24"/>
              <w:szCs w:val="24"/>
              <w:lang w:eastAsia="en-SG"/>
              <w14:ligatures w14:val="standardContextual"/>
            </w:rPr>
          </w:pPr>
          <w:hyperlink w:anchor="_Toc217317907" w:history="1">
            <w:r w:rsidRPr="003E01A7">
              <w:rPr>
                <w:rStyle w:val="Hyperlink"/>
                <w:noProof/>
              </w:rPr>
              <w:t>2.15.6</w:t>
            </w:r>
            <w:r>
              <w:rPr>
                <w:rFonts w:eastAsiaTheme="minorEastAsia"/>
                <w:noProof/>
                <w:kern w:val="2"/>
                <w:sz w:val="24"/>
                <w:szCs w:val="24"/>
                <w:lang w:eastAsia="en-SG"/>
                <w14:ligatures w14:val="standardContextual"/>
              </w:rPr>
              <w:tab/>
            </w:r>
            <w:r w:rsidRPr="003E01A7">
              <w:rPr>
                <w:rStyle w:val="Hyperlink"/>
                <w:noProof/>
              </w:rPr>
              <w:t>Template Files</w:t>
            </w:r>
            <w:r>
              <w:rPr>
                <w:noProof/>
                <w:webHidden/>
              </w:rPr>
              <w:tab/>
            </w:r>
            <w:r>
              <w:rPr>
                <w:noProof/>
                <w:webHidden/>
              </w:rPr>
              <w:fldChar w:fldCharType="begin"/>
            </w:r>
            <w:r>
              <w:rPr>
                <w:noProof/>
                <w:webHidden/>
              </w:rPr>
              <w:instrText xml:space="preserve"> PAGEREF _Toc217317907 \h </w:instrText>
            </w:r>
            <w:r>
              <w:rPr>
                <w:noProof/>
                <w:webHidden/>
              </w:rPr>
            </w:r>
            <w:r>
              <w:rPr>
                <w:noProof/>
                <w:webHidden/>
              </w:rPr>
              <w:fldChar w:fldCharType="separate"/>
            </w:r>
            <w:r>
              <w:rPr>
                <w:noProof/>
                <w:webHidden/>
              </w:rPr>
              <w:t>43</w:t>
            </w:r>
            <w:r>
              <w:rPr>
                <w:noProof/>
                <w:webHidden/>
              </w:rPr>
              <w:fldChar w:fldCharType="end"/>
            </w:r>
          </w:hyperlink>
        </w:p>
        <w:p w14:paraId="65144F12" w14:textId="6668A421" w:rsidR="007D79BD" w:rsidRDefault="007D79BD">
          <w:pPr>
            <w:pStyle w:val="TOC1"/>
            <w:tabs>
              <w:tab w:val="left" w:pos="440"/>
              <w:tab w:val="right" w:leader="dot" w:pos="10790"/>
            </w:tabs>
            <w:rPr>
              <w:rFonts w:eastAsiaTheme="minorEastAsia"/>
              <w:noProof/>
              <w:kern w:val="2"/>
              <w:sz w:val="24"/>
              <w:szCs w:val="24"/>
              <w:lang w:eastAsia="en-SG"/>
              <w14:ligatures w14:val="standardContextual"/>
            </w:rPr>
          </w:pPr>
          <w:hyperlink w:anchor="_Toc217317908" w:history="1">
            <w:r w:rsidRPr="003E01A7">
              <w:rPr>
                <w:rStyle w:val="Hyperlink"/>
                <w:noProof/>
              </w:rPr>
              <w:t>3</w:t>
            </w:r>
            <w:r>
              <w:rPr>
                <w:rFonts w:eastAsiaTheme="minorEastAsia"/>
                <w:noProof/>
                <w:kern w:val="2"/>
                <w:sz w:val="24"/>
                <w:szCs w:val="24"/>
                <w:lang w:eastAsia="en-SG"/>
                <w14:ligatures w14:val="standardContextual"/>
              </w:rPr>
              <w:tab/>
            </w:r>
            <w:r w:rsidRPr="003E01A7">
              <w:rPr>
                <w:rStyle w:val="Hyperlink"/>
                <w:noProof/>
              </w:rPr>
              <w:t>Logic for Creation of Issuance Calendars via Algorithm</w:t>
            </w:r>
            <w:r>
              <w:rPr>
                <w:noProof/>
                <w:webHidden/>
              </w:rPr>
              <w:tab/>
            </w:r>
            <w:r>
              <w:rPr>
                <w:noProof/>
                <w:webHidden/>
              </w:rPr>
              <w:fldChar w:fldCharType="begin"/>
            </w:r>
            <w:r>
              <w:rPr>
                <w:noProof/>
                <w:webHidden/>
              </w:rPr>
              <w:instrText xml:space="preserve"> PAGEREF _Toc217317908 \h </w:instrText>
            </w:r>
            <w:r>
              <w:rPr>
                <w:noProof/>
                <w:webHidden/>
              </w:rPr>
            </w:r>
            <w:r>
              <w:rPr>
                <w:noProof/>
                <w:webHidden/>
              </w:rPr>
              <w:fldChar w:fldCharType="separate"/>
            </w:r>
            <w:r>
              <w:rPr>
                <w:noProof/>
                <w:webHidden/>
              </w:rPr>
              <w:t>44</w:t>
            </w:r>
            <w:r>
              <w:rPr>
                <w:noProof/>
                <w:webHidden/>
              </w:rPr>
              <w:fldChar w:fldCharType="end"/>
            </w:r>
          </w:hyperlink>
        </w:p>
        <w:p w14:paraId="572A5ABA" w14:textId="1EDEC1B1" w:rsidR="007D79BD" w:rsidRDefault="007D79BD">
          <w:pPr>
            <w:pStyle w:val="TOC2"/>
            <w:tabs>
              <w:tab w:val="left" w:pos="960"/>
              <w:tab w:val="right" w:leader="dot" w:pos="10790"/>
            </w:tabs>
            <w:rPr>
              <w:rFonts w:eastAsiaTheme="minorEastAsia"/>
              <w:noProof/>
              <w:kern w:val="2"/>
              <w:sz w:val="24"/>
              <w:szCs w:val="24"/>
              <w:lang w:eastAsia="en-SG"/>
              <w14:ligatures w14:val="standardContextual"/>
            </w:rPr>
          </w:pPr>
          <w:hyperlink w:anchor="_Toc217317909" w:history="1">
            <w:r w:rsidRPr="003E01A7">
              <w:rPr>
                <w:rStyle w:val="Hyperlink"/>
                <w:noProof/>
              </w:rPr>
              <w:t>3.1</w:t>
            </w:r>
            <w:r>
              <w:rPr>
                <w:rFonts w:eastAsiaTheme="minorEastAsia"/>
                <w:noProof/>
                <w:kern w:val="2"/>
                <w:sz w:val="24"/>
                <w:szCs w:val="24"/>
                <w:lang w:eastAsia="en-SG"/>
                <w14:ligatures w14:val="standardContextual"/>
              </w:rPr>
              <w:tab/>
            </w:r>
            <w:r w:rsidRPr="003E01A7">
              <w:rPr>
                <w:rStyle w:val="Hyperlink"/>
                <w:noProof/>
              </w:rPr>
              <w:t>T-Bills</w:t>
            </w:r>
            <w:r>
              <w:rPr>
                <w:noProof/>
                <w:webHidden/>
              </w:rPr>
              <w:tab/>
            </w:r>
            <w:r>
              <w:rPr>
                <w:noProof/>
                <w:webHidden/>
              </w:rPr>
              <w:fldChar w:fldCharType="begin"/>
            </w:r>
            <w:r>
              <w:rPr>
                <w:noProof/>
                <w:webHidden/>
              </w:rPr>
              <w:instrText xml:space="preserve"> PAGEREF _Toc217317909 \h </w:instrText>
            </w:r>
            <w:r>
              <w:rPr>
                <w:noProof/>
                <w:webHidden/>
              </w:rPr>
            </w:r>
            <w:r>
              <w:rPr>
                <w:noProof/>
                <w:webHidden/>
              </w:rPr>
              <w:fldChar w:fldCharType="separate"/>
            </w:r>
            <w:r>
              <w:rPr>
                <w:noProof/>
                <w:webHidden/>
              </w:rPr>
              <w:t>44</w:t>
            </w:r>
            <w:r>
              <w:rPr>
                <w:noProof/>
                <w:webHidden/>
              </w:rPr>
              <w:fldChar w:fldCharType="end"/>
            </w:r>
          </w:hyperlink>
        </w:p>
        <w:p w14:paraId="0EE76EB6" w14:textId="7DFD6289" w:rsidR="007D79BD" w:rsidRDefault="007D79BD">
          <w:pPr>
            <w:pStyle w:val="TOC2"/>
            <w:tabs>
              <w:tab w:val="left" w:pos="960"/>
              <w:tab w:val="right" w:leader="dot" w:pos="10790"/>
            </w:tabs>
            <w:rPr>
              <w:rFonts w:eastAsiaTheme="minorEastAsia"/>
              <w:noProof/>
              <w:kern w:val="2"/>
              <w:sz w:val="24"/>
              <w:szCs w:val="24"/>
              <w:lang w:eastAsia="en-SG"/>
              <w14:ligatures w14:val="standardContextual"/>
            </w:rPr>
          </w:pPr>
          <w:hyperlink w:anchor="_Toc217317910" w:history="1">
            <w:r w:rsidRPr="003E01A7">
              <w:rPr>
                <w:rStyle w:val="Hyperlink"/>
                <w:noProof/>
              </w:rPr>
              <w:t>3.2</w:t>
            </w:r>
            <w:r>
              <w:rPr>
                <w:rFonts w:eastAsiaTheme="minorEastAsia"/>
                <w:noProof/>
                <w:kern w:val="2"/>
                <w:sz w:val="24"/>
                <w:szCs w:val="24"/>
                <w:lang w:eastAsia="en-SG"/>
                <w14:ligatures w14:val="standardContextual"/>
              </w:rPr>
              <w:tab/>
            </w:r>
            <w:r w:rsidRPr="003E01A7">
              <w:rPr>
                <w:rStyle w:val="Hyperlink"/>
                <w:noProof/>
              </w:rPr>
              <w:t>SSBs</w:t>
            </w:r>
            <w:r>
              <w:rPr>
                <w:noProof/>
                <w:webHidden/>
              </w:rPr>
              <w:tab/>
            </w:r>
            <w:r>
              <w:rPr>
                <w:noProof/>
                <w:webHidden/>
              </w:rPr>
              <w:fldChar w:fldCharType="begin"/>
            </w:r>
            <w:r>
              <w:rPr>
                <w:noProof/>
                <w:webHidden/>
              </w:rPr>
              <w:instrText xml:space="preserve"> PAGEREF _Toc217317910 \h </w:instrText>
            </w:r>
            <w:r>
              <w:rPr>
                <w:noProof/>
                <w:webHidden/>
              </w:rPr>
            </w:r>
            <w:r>
              <w:rPr>
                <w:noProof/>
                <w:webHidden/>
              </w:rPr>
              <w:fldChar w:fldCharType="separate"/>
            </w:r>
            <w:r>
              <w:rPr>
                <w:noProof/>
                <w:webHidden/>
              </w:rPr>
              <w:t>45</w:t>
            </w:r>
            <w:r>
              <w:rPr>
                <w:noProof/>
                <w:webHidden/>
              </w:rPr>
              <w:fldChar w:fldCharType="end"/>
            </w:r>
          </w:hyperlink>
        </w:p>
        <w:p w14:paraId="5F8EE720" w14:textId="0B0C86C3" w:rsidR="007D79BD" w:rsidRDefault="007D79BD">
          <w:pPr>
            <w:pStyle w:val="TOC2"/>
            <w:tabs>
              <w:tab w:val="left" w:pos="960"/>
              <w:tab w:val="right" w:leader="dot" w:pos="10790"/>
            </w:tabs>
            <w:rPr>
              <w:rFonts w:eastAsiaTheme="minorEastAsia"/>
              <w:noProof/>
              <w:kern w:val="2"/>
              <w:sz w:val="24"/>
              <w:szCs w:val="24"/>
              <w:lang w:eastAsia="en-SG"/>
              <w14:ligatures w14:val="standardContextual"/>
            </w:rPr>
          </w:pPr>
          <w:hyperlink w:anchor="_Toc217317911" w:history="1">
            <w:r w:rsidRPr="003E01A7">
              <w:rPr>
                <w:rStyle w:val="Hyperlink"/>
                <w:noProof/>
              </w:rPr>
              <w:t>3.3</w:t>
            </w:r>
            <w:r>
              <w:rPr>
                <w:rFonts w:eastAsiaTheme="minorEastAsia"/>
                <w:noProof/>
                <w:kern w:val="2"/>
                <w:sz w:val="24"/>
                <w:szCs w:val="24"/>
                <w:lang w:eastAsia="en-SG"/>
                <w14:ligatures w14:val="standardContextual"/>
              </w:rPr>
              <w:tab/>
            </w:r>
            <w:r w:rsidRPr="003E01A7">
              <w:rPr>
                <w:rStyle w:val="Hyperlink"/>
                <w:noProof/>
              </w:rPr>
              <w:t>MAS Bills</w:t>
            </w:r>
            <w:r>
              <w:rPr>
                <w:noProof/>
                <w:webHidden/>
              </w:rPr>
              <w:tab/>
            </w:r>
            <w:r>
              <w:rPr>
                <w:noProof/>
                <w:webHidden/>
              </w:rPr>
              <w:fldChar w:fldCharType="begin"/>
            </w:r>
            <w:r>
              <w:rPr>
                <w:noProof/>
                <w:webHidden/>
              </w:rPr>
              <w:instrText xml:space="preserve"> PAGEREF _Toc217317911 \h </w:instrText>
            </w:r>
            <w:r>
              <w:rPr>
                <w:noProof/>
                <w:webHidden/>
              </w:rPr>
            </w:r>
            <w:r>
              <w:rPr>
                <w:noProof/>
                <w:webHidden/>
              </w:rPr>
              <w:fldChar w:fldCharType="separate"/>
            </w:r>
            <w:r>
              <w:rPr>
                <w:noProof/>
                <w:webHidden/>
              </w:rPr>
              <w:t>46</w:t>
            </w:r>
            <w:r>
              <w:rPr>
                <w:noProof/>
                <w:webHidden/>
              </w:rPr>
              <w:fldChar w:fldCharType="end"/>
            </w:r>
          </w:hyperlink>
        </w:p>
        <w:p w14:paraId="2217275E" w14:textId="08459A82" w:rsidR="000D68BA" w:rsidRPr="005616F1" w:rsidRDefault="000D68BA" w:rsidP="003F1708">
          <w:pPr>
            <w:rPr>
              <w:b/>
              <w:bCs/>
            </w:rPr>
          </w:pPr>
          <w:r w:rsidRPr="007C7C7F">
            <w:rPr>
              <w:b/>
              <w:bCs/>
            </w:rPr>
            <w:fldChar w:fldCharType="end"/>
          </w:r>
        </w:p>
      </w:sdtContent>
    </w:sdt>
    <w:p w14:paraId="00862EDD" w14:textId="77777777" w:rsidR="005616F1" w:rsidRDefault="005616F1" w:rsidP="003F1708"/>
    <w:p w14:paraId="119E271B" w14:textId="77777777" w:rsidR="005616F1" w:rsidRDefault="005616F1" w:rsidP="003F1708">
      <w:pPr>
        <w:spacing w:before="0" w:after="0" w:line="240" w:lineRule="auto"/>
      </w:pPr>
      <w:r>
        <w:br w:type="page"/>
      </w:r>
    </w:p>
    <w:p w14:paraId="010981B8" w14:textId="181C4432" w:rsidR="000D68BA" w:rsidRPr="007C7C7F" w:rsidRDefault="000D68BA" w:rsidP="007C7C7F">
      <w:pPr>
        <w:pStyle w:val="Heading1"/>
      </w:pPr>
      <w:bookmarkStart w:id="0" w:name="_Toc217317774"/>
      <w:r w:rsidRPr="007C7C7F">
        <w:lastRenderedPageBreak/>
        <w:t>Introduction</w:t>
      </w:r>
      <w:bookmarkEnd w:id="0"/>
    </w:p>
    <w:p w14:paraId="74BBE1EC" w14:textId="69C62695" w:rsidR="000D68BA" w:rsidRPr="007C7C7F" w:rsidRDefault="007C7C7F" w:rsidP="007C7C7F">
      <w:pPr>
        <w:pStyle w:val="Heading2"/>
        <w:rPr>
          <w:lang w:val="en-SG"/>
        </w:rPr>
      </w:pPr>
      <w:bookmarkStart w:id="1" w:name="_Toc217317775"/>
      <w:r w:rsidRPr="007C7C7F">
        <w:rPr>
          <w:lang w:val="en-SG"/>
        </w:rPr>
        <w:t>Purpose of Document</w:t>
      </w:r>
      <w:bookmarkEnd w:id="1"/>
    </w:p>
    <w:p w14:paraId="080EB4AB" w14:textId="77777777" w:rsidR="007C7C7F" w:rsidRPr="007C7C7F" w:rsidRDefault="007C7C7F" w:rsidP="003F1708">
      <w:r w:rsidRPr="007C7C7F">
        <w:t>This Functional Specification Document is used to clearly define the intended functionality of OMEGA.</w:t>
      </w:r>
    </w:p>
    <w:p w14:paraId="3735CC0E" w14:textId="77777777" w:rsidR="007C7C7F" w:rsidRPr="007C7C7F" w:rsidRDefault="007C7C7F" w:rsidP="003F1708">
      <w:r w:rsidRPr="007C7C7F">
        <w:t>OMEGA is a platform that supports MAS’ central banking functions related to market operations and benchmark administration. OMEGA aims to improve business efficiency by leveraging on technology and design thinking, minimising manual intervention, re-engineering business processes and improving system resiliency.</w:t>
      </w:r>
    </w:p>
    <w:p w14:paraId="6E2627ED" w14:textId="25E1F6F3" w:rsidR="007C7C7F" w:rsidRDefault="007C7C7F" w:rsidP="003F1708">
      <w:r w:rsidRPr="007C7C7F">
        <w:t>OMEGA consists of several modules. This document outlines the functionality of the Issuance Calendar module, focusing on features, functions, and behaviour, without detailing how these functionalities will be technically implemented. It aims to:</w:t>
      </w:r>
    </w:p>
    <w:p w14:paraId="1383ACD2" w14:textId="170533AA" w:rsidR="007C7C7F" w:rsidRDefault="007C7C7F" w:rsidP="003F1708">
      <w:pPr>
        <w:pStyle w:val="ListParagraph"/>
      </w:pPr>
      <w:r>
        <w:t xml:space="preserve">Establish a </w:t>
      </w:r>
      <w:r w:rsidRPr="007C7C7F">
        <w:t>shared understanding</w:t>
      </w:r>
      <w:r>
        <w:t xml:space="preserve"> of the system's functional scope</w:t>
      </w:r>
      <w:r w:rsidR="00BD3E41">
        <w:t>;</w:t>
      </w:r>
    </w:p>
    <w:p w14:paraId="3D89B0AF" w14:textId="3C1677B9" w:rsidR="007C7C7F" w:rsidRDefault="007C7C7F" w:rsidP="003F1708">
      <w:pPr>
        <w:pStyle w:val="ListParagraph"/>
      </w:pPr>
      <w:r>
        <w:t>Provide a clear and unambiguous description of each functional requirement</w:t>
      </w:r>
      <w:r w:rsidR="00BD3E41">
        <w:t>;</w:t>
      </w:r>
    </w:p>
    <w:p w14:paraId="664BEC7C" w14:textId="3D4B09D7" w:rsidR="007C7C7F" w:rsidRDefault="007C7C7F" w:rsidP="003F1708">
      <w:pPr>
        <w:pStyle w:val="ListParagraph"/>
      </w:pPr>
      <w:r>
        <w:t>Ensure that the developed system meets the identified business needs and user expectations</w:t>
      </w:r>
      <w:r w:rsidR="00BD3E41">
        <w:t>;</w:t>
      </w:r>
    </w:p>
    <w:p w14:paraId="09BC32C2" w14:textId="5B4993DE" w:rsidR="007C7C7F" w:rsidRDefault="007C7C7F" w:rsidP="003F1708">
      <w:pPr>
        <w:pStyle w:val="ListParagraph"/>
      </w:pPr>
      <w:r>
        <w:t>Facilitate effective communication and collaboration among all project stakeholders</w:t>
      </w:r>
      <w:r w:rsidR="00BD3E41">
        <w:t>;</w:t>
      </w:r>
    </w:p>
    <w:p w14:paraId="13F3EA8F" w14:textId="677DD943" w:rsidR="007C7C7F" w:rsidRDefault="007C7C7F" w:rsidP="003F1708">
      <w:pPr>
        <w:pStyle w:val="ListParagraph"/>
      </w:pPr>
      <w:r>
        <w:t>Serve as a baseline for system development, testing, and implementation</w:t>
      </w:r>
      <w:r w:rsidR="00BD3E41">
        <w:t>; and</w:t>
      </w:r>
    </w:p>
    <w:p w14:paraId="30A11F0A" w14:textId="475DDC96" w:rsidR="007C7C7F" w:rsidRDefault="007C7C7F" w:rsidP="003F1708">
      <w:pPr>
        <w:pStyle w:val="ListParagraph"/>
      </w:pPr>
      <w:r>
        <w:t>Manage and control changes to the system's functionality through a defined change management process.</w:t>
      </w:r>
    </w:p>
    <w:p w14:paraId="31BA9098" w14:textId="7E6A9F13" w:rsidR="007C7C7F" w:rsidRDefault="007C7C7F" w:rsidP="009B2D23">
      <w:pPr>
        <w:pStyle w:val="Heading2"/>
        <w:jc w:val="both"/>
      </w:pPr>
      <w:bookmarkStart w:id="2" w:name="_Toc217317776"/>
      <w:r>
        <w:t>Scope</w:t>
      </w:r>
      <w:bookmarkEnd w:id="2"/>
    </w:p>
    <w:p w14:paraId="1B64B6A7" w14:textId="77777777" w:rsidR="007C7C7F" w:rsidRPr="007C7C7F" w:rsidRDefault="007C7C7F" w:rsidP="003F1708">
      <w:pPr>
        <w:rPr>
          <w:lang w:val="en-US"/>
        </w:rPr>
      </w:pPr>
      <w:r w:rsidRPr="007C7C7F">
        <w:rPr>
          <w:lang w:val="en-US"/>
        </w:rPr>
        <w:t>The Issuance Calendar module allows MAS internal users to perform the following functionalities:</w:t>
      </w:r>
    </w:p>
    <w:p w14:paraId="01BFF692" w14:textId="7A1D750A" w:rsidR="007C7C7F" w:rsidRPr="007C7C7F" w:rsidRDefault="007C7C7F" w:rsidP="003F1708">
      <w:pPr>
        <w:pStyle w:val="ListParagraph"/>
        <w:rPr>
          <w:lang w:val="en-US"/>
        </w:rPr>
      </w:pPr>
      <w:r w:rsidRPr="007C7C7F">
        <w:rPr>
          <w:lang w:val="en-US"/>
        </w:rPr>
        <w:t>Create or update the issuance calendars via manual entry or file upload</w:t>
      </w:r>
      <w:r w:rsidR="00BD3E41">
        <w:rPr>
          <w:lang w:val="en-US"/>
        </w:rPr>
        <w:t>;</w:t>
      </w:r>
    </w:p>
    <w:p w14:paraId="3C62E09C" w14:textId="60FA5050" w:rsidR="007C7C7F" w:rsidRPr="007C7C7F" w:rsidRDefault="007C7C7F" w:rsidP="003F1708">
      <w:pPr>
        <w:pStyle w:val="ListParagraph"/>
        <w:rPr>
          <w:lang w:val="en-US"/>
        </w:rPr>
      </w:pPr>
      <w:r w:rsidRPr="007C7C7F">
        <w:rPr>
          <w:lang w:val="en-US"/>
        </w:rPr>
        <w:t>Create the issuance calendars via an algorithm (if applicable for the security type selected)</w:t>
      </w:r>
      <w:r w:rsidR="00BD3E41">
        <w:rPr>
          <w:lang w:val="en-US"/>
        </w:rPr>
        <w:t>;</w:t>
      </w:r>
    </w:p>
    <w:p w14:paraId="384F8289" w14:textId="139834CD" w:rsidR="007C7C7F" w:rsidRPr="007C7C7F" w:rsidRDefault="007C7C7F" w:rsidP="003F1708">
      <w:pPr>
        <w:pStyle w:val="ListParagraph"/>
        <w:rPr>
          <w:lang w:val="en-US"/>
        </w:rPr>
      </w:pPr>
      <w:r w:rsidRPr="007C7C7F">
        <w:rPr>
          <w:lang w:val="en-US"/>
        </w:rPr>
        <w:t xml:space="preserve">Save the issuance calendar as </w:t>
      </w:r>
      <w:r w:rsidR="00985F4C">
        <w:rPr>
          <w:lang w:val="en-US"/>
        </w:rPr>
        <w:t>d</w:t>
      </w:r>
      <w:r w:rsidRPr="007C7C7F">
        <w:rPr>
          <w:lang w:val="en-US"/>
        </w:rPr>
        <w:t>raft</w:t>
      </w:r>
      <w:r w:rsidR="00BD3E41">
        <w:rPr>
          <w:lang w:val="en-US"/>
        </w:rPr>
        <w:t>;</w:t>
      </w:r>
    </w:p>
    <w:p w14:paraId="5D4FA5A6" w14:textId="6AB4C4BB" w:rsidR="007C7C7F" w:rsidRPr="007C7C7F" w:rsidRDefault="007C7C7F" w:rsidP="003F1708">
      <w:pPr>
        <w:pStyle w:val="ListParagraph"/>
        <w:rPr>
          <w:lang w:val="en-US"/>
        </w:rPr>
      </w:pPr>
      <w:r w:rsidRPr="007C7C7F">
        <w:rPr>
          <w:lang w:val="en-US"/>
        </w:rPr>
        <w:t xml:space="preserve">Submit the issuance calendar for approval or withdraw </w:t>
      </w:r>
      <w:r w:rsidR="00534FE0">
        <w:rPr>
          <w:lang w:val="en-US"/>
        </w:rPr>
        <w:t>submissions</w:t>
      </w:r>
      <w:r w:rsidR="00BD3E41">
        <w:rPr>
          <w:lang w:val="en-US"/>
        </w:rPr>
        <w:t>;</w:t>
      </w:r>
    </w:p>
    <w:p w14:paraId="5392B003" w14:textId="47FFEDCF" w:rsidR="007C7C7F" w:rsidRPr="007C7C7F" w:rsidRDefault="007C7C7F" w:rsidP="003F1708">
      <w:pPr>
        <w:pStyle w:val="ListParagraph"/>
        <w:rPr>
          <w:lang w:val="en-US"/>
        </w:rPr>
      </w:pPr>
      <w:r w:rsidRPr="007C7C7F">
        <w:rPr>
          <w:lang w:val="en-US"/>
        </w:rPr>
        <w:t>Approve the issuance calendar as part of the maker-checker process</w:t>
      </w:r>
      <w:r w:rsidR="00BD3E41">
        <w:rPr>
          <w:lang w:val="en-US"/>
        </w:rPr>
        <w:t>;</w:t>
      </w:r>
      <w:r w:rsidRPr="007C7C7F">
        <w:rPr>
          <w:lang w:val="en-US"/>
        </w:rPr>
        <w:t xml:space="preserve"> and</w:t>
      </w:r>
    </w:p>
    <w:p w14:paraId="65C076EE" w14:textId="56696171" w:rsidR="007C7C7F" w:rsidRDefault="007C7C7F" w:rsidP="003F1708">
      <w:pPr>
        <w:pStyle w:val="ListParagraph"/>
        <w:rPr>
          <w:lang w:val="en-US"/>
        </w:rPr>
      </w:pPr>
      <w:r w:rsidRPr="007C7C7F">
        <w:rPr>
          <w:lang w:val="en-US"/>
        </w:rPr>
        <w:t>Download the issuance calendar details or the templates.</w:t>
      </w:r>
    </w:p>
    <w:p w14:paraId="1A048A79" w14:textId="6DDFAF83" w:rsidR="000D68BA" w:rsidRDefault="007C7C7F" w:rsidP="007C7C7F">
      <w:pPr>
        <w:pStyle w:val="Heading2"/>
      </w:pPr>
      <w:bookmarkStart w:id="3" w:name="_Toc217317777"/>
      <w:r>
        <w:t>Definitions, Acronyms and Abbreviations</w:t>
      </w:r>
      <w:bookmarkEnd w:id="3"/>
    </w:p>
    <w:tbl>
      <w:tblPr>
        <w:tblStyle w:val="TableGrid"/>
        <w:tblW w:w="0" w:type="auto"/>
        <w:tblLook w:val="04A0" w:firstRow="1" w:lastRow="0" w:firstColumn="1" w:lastColumn="0" w:noHBand="0" w:noVBand="1"/>
      </w:tblPr>
      <w:tblGrid>
        <w:gridCol w:w="1579"/>
        <w:gridCol w:w="8789"/>
      </w:tblGrid>
      <w:tr w:rsidR="007C7C7F" w:rsidRPr="007C7C7F" w14:paraId="0F758C2F" w14:textId="77777777" w:rsidTr="005E04BE">
        <w:tc>
          <w:tcPr>
            <w:tcW w:w="1579" w:type="dxa"/>
            <w:shd w:val="clear" w:color="auto" w:fill="E7E6E6" w:themeFill="background2"/>
          </w:tcPr>
          <w:p w14:paraId="73F2DE42" w14:textId="603A6A29" w:rsidR="007C7C7F" w:rsidRPr="007C7C7F" w:rsidRDefault="007C7C7F" w:rsidP="007C7C7F">
            <w:pPr>
              <w:pStyle w:val="NoSpacing"/>
              <w:jc w:val="center"/>
              <w:rPr>
                <w:b/>
                <w:bCs/>
              </w:rPr>
            </w:pPr>
            <w:r w:rsidRPr="007C7C7F">
              <w:rPr>
                <w:b/>
                <w:bCs/>
              </w:rPr>
              <w:t>Acronym</w:t>
            </w:r>
          </w:p>
        </w:tc>
        <w:tc>
          <w:tcPr>
            <w:tcW w:w="8789" w:type="dxa"/>
            <w:shd w:val="clear" w:color="auto" w:fill="E7E6E6" w:themeFill="background2"/>
          </w:tcPr>
          <w:p w14:paraId="47458203" w14:textId="68F984C3" w:rsidR="007C7C7F" w:rsidRPr="007C7C7F" w:rsidRDefault="007C7C7F" w:rsidP="007C7C7F">
            <w:pPr>
              <w:pStyle w:val="NoSpacing"/>
              <w:jc w:val="center"/>
              <w:rPr>
                <w:b/>
                <w:bCs/>
              </w:rPr>
            </w:pPr>
            <w:r w:rsidRPr="007C7C7F">
              <w:rPr>
                <w:b/>
                <w:bCs/>
              </w:rPr>
              <w:t>Description</w:t>
            </w:r>
          </w:p>
        </w:tc>
      </w:tr>
      <w:tr w:rsidR="00714A2E" w:rsidRPr="007C7C7F" w14:paraId="3FA7524D" w14:textId="77777777" w:rsidTr="005E04BE">
        <w:tc>
          <w:tcPr>
            <w:tcW w:w="1579" w:type="dxa"/>
          </w:tcPr>
          <w:p w14:paraId="0807465A" w14:textId="21219A76" w:rsidR="00714A2E" w:rsidRPr="002923FD" w:rsidRDefault="00714A2E" w:rsidP="007C7C7F">
            <w:pPr>
              <w:pStyle w:val="NoSpacing"/>
              <w:rPr>
                <w:rFonts w:cstheme="minorHAnsi"/>
                <w:iCs/>
              </w:rPr>
            </w:pPr>
            <w:r>
              <w:rPr>
                <w:rFonts w:cstheme="minorHAnsi"/>
                <w:iCs/>
              </w:rPr>
              <w:t>BPMN</w:t>
            </w:r>
          </w:p>
        </w:tc>
        <w:tc>
          <w:tcPr>
            <w:tcW w:w="8789" w:type="dxa"/>
          </w:tcPr>
          <w:p w14:paraId="1A22AF2F" w14:textId="0B31E324" w:rsidR="00714A2E" w:rsidRPr="002923FD" w:rsidRDefault="00714A2E" w:rsidP="007C7C7F">
            <w:pPr>
              <w:pStyle w:val="NoSpacing"/>
              <w:rPr>
                <w:rFonts w:cstheme="minorHAnsi"/>
                <w:iCs/>
              </w:rPr>
            </w:pPr>
            <w:r>
              <w:rPr>
                <w:rFonts w:cstheme="minorHAnsi"/>
                <w:iCs/>
              </w:rPr>
              <w:t>Business Process Model and Notation</w:t>
            </w:r>
          </w:p>
        </w:tc>
      </w:tr>
      <w:tr w:rsidR="005C0FB2" w:rsidRPr="007C7C7F" w14:paraId="5DB520F6" w14:textId="77777777" w:rsidTr="005E04BE">
        <w:tc>
          <w:tcPr>
            <w:tcW w:w="1579" w:type="dxa"/>
          </w:tcPr>
          <w:p w14:paraId="4210AA5A" w14:textId="227131CD" w:rsidR="005C0FB2" w:rsidRDefault="005C0FB2" w:rsidP="007C7C7F">
            <w:pPr>
              <w:pStyle w:val="NoSpacing"/>
              <w:rPr>
                <w:rFonts w:cstheme="minorHAnsi"/>
                <w:iCs/>
              </w:rPr>
            </w:pPr>
            <w:r>
              <w:rPr>
                <w:rFonts w:cstheme="minorHAnsi"/>
                <w:iCs/>
              </w:rPr>
              <w:t>CDP</w:t>
            </w:r>
          </w:p>
        </w:tc>
        <w:tc>
          <w:tcPr>
            <w:tcW w:w="8789" w:type="dxa"/>
          </w:tcPr>
          <w:p w14:paraId="14640F8C" w14:textId="54A42F0C" w:rsidR="005C0FB2" w:rsidRDefault="005C0FB2" w:rsidP="007C7C7F">
            <w:pPr>
              <w:pStyle w:val="NoSpacing"/>
              <w:rPr>
                <w:rFonts w:cstheme="minorHAnsi"/>
                <w:iCs/>
              </w:rPr>
            </w:pPr>
            <w:r w:rsidRPr="005C0FB2">
              <w:rPr>
                <w:rFonts w:cstheme="minorHAnsi"/>
                <w:iCs/>
              </w:rPr>
              <w:t>Central Depository Pte Limited</w:t>
            </w:r>
          </w:p>
        </w:tc>
      </w:tr>
      <w:tr w:rsidR="00EB4795" w:rsidRPr="007C7C7F" w14:paraId="02ADFB48" w14:textId="77777777" w:rsidTr="005E04BE">
        <w:tc>
          <w:tcPr>
            <w:tcW w:w="1579" w:type="dxa"/>
          </w:tcPr>
          <w:p w14:paraId="10578ED5" w14:textId="3BB51244" w:rsidR="00EB4795" w:rsidRDefault="00EB4795" w:rsidP="007C7C7F">
            <w:pPr>
              <w:pStyle w:val="NoSpacing"/>
              <w:rPr>
                <w:rFonts w:cstheme="minorHAnsi"/>
                <w:iCs/>
              </w:rPr>
            </w:pPr>
            <w:r>
              <w:rPr>
                <w:rFonts w:cstheme="minorHAnsi"/>
                <w:iCs/>
              </w:rPr>
              <w:t>FI</w:t>
            </w:r>
          </w:p>
        </w:tc>
        <w:tc>
          <w:tcPr>
            <w:tcW w:w="8789" w:type="dxa"/>
          </w:tcPr>
          <w:p w14:paraId="0A0F293F" w14:textId="3153FE41" w:rsidR="00EB4795" w:rsidRPr="005C0FB2" w:rsidRDefault="00EB4795" w:rsidP="007C7C7F">
            <w:pPr>
              <w:pStyle w:val="NoSpacing"/>
              <w:rPr>
                <w:rFonts w:cstheme="minorHAnsi"/>
                <w:iCs/>
              </w:rPr>
            </w:pPr>
            <w:r>
              <w:rPr>
                <w:rFonts w:cstheme="minorHAnsi"/>
                <w:iCs/>
              </w:rPr>
              <w:t>Financial Institution</w:t>
            </w:r>
          </w:p>
        </w:tc>
      </w:tr>
      <w:tr w:rsidR="007D42B7" w:rsidRPr="007C7C7F" w14:paraId="462F218C" w14:textId="77777777" w:rsidTr="005E04BE">
        <w:tc>
          <w:tcPr>
            <w:tcW w:w="1579" w:type="dxa"/>
          </w:tcPr>
          <w:p w14:paraId="77F39F7A" w14:textId="7E6ABA17" w:rsidR="007D42B7" w:rsidRDefault="007D42B7" w:rsidP="007C7C7F">
            <w:pPr>
              <w:pStyle w:val="NoSpacing"/>
              <w:rPr>
                <w:rFonts w:cstheme="minorHAnsi"/>
                <w:iCs/>
              </w:rPr>
            </w:pPr>
            <w:r>
              <w:rPr>
                <w:rFonts w:cstheme="minorHAnsi"/>
                <w:iCs/>
              </w:rPr>
              <w:t>ISIN</w:t>
            </w:r>
          </w:p>
        </w:tc>
        <w:tc>
          <w:tcPr>
            <w:tcW w:w="8789" w:type="dxa"/>
          </w:tcPr>
          <w:p w14:paraId="583A0DC5" w14:textId="7B0EA577" w:rsidR="007D42B7" w:rsidRDefault="001923F8" w:rsidP="007C7C7F">
            <w:pPr>
              <w:pStyle w:val="NoSpacing"/>
              <w:rPr>
                <w:rFonts w:cstheme="minorHAnsi"/>
                <w:iCs/>
              </w:rPr>
            </w:pPr>
            <w:r>
              <w:rPr>
                <w:rFonts w:cstheme="minorHAnsi"/>
                <w:iCs/>
              </w:rPr>
              <w:t>International Securities Identification Number</w:t>
            </w:r>
          </w:p>
        </w:tc>
      </w:tr>
      <w:tr w:rsidR="007C7C7F" w:rsidRPr="007C7C7F" w14:paraId="3FECFD3D" w14:textId="77777777" w:rsidTr="005E04BE">
        <w:tc>
          <w:tcPr>
            <w:tcW w:w="1579" w:type="dxa"/>
          </w:tcPr>
          <w:p w14:paraId="2B8F8D70" w14:textId="3825173B" w:rsidR="007C7C7F" w:rsidRPr="007C7C7F" w:rsidRDefault="007C7C7F" w:rsidP="007C7C7F">
            <w:pPr>
              <w:pStyle w:val="NoSpacing"/>
            </w:pPr>
            <w:commentRangeStart w:id="4"/>
            <w:commentRangeStart w:id="5"/>
            <w:r w:rsidRPr="002923FD">
              <w:rPr>
                <w:rFonts w:cstheme="minorHAnsi"/>
                <w:iCs/>
              </w:rPr>
              <w:t>MAS</w:t>
            </w:r>
            <w:commentRangeEnd w:id="4"/>
            <w:r w:rsidRPr="002923FD">
              <w:rPr>
                <w:rStyle w:val="CommentReference"/>
                <w:lang w:val="en-US"/>
              </w:rPr>
              <w:commentReference w:id="4"/>
            </w:r>
            <w:commentRangeEnd w:id="5"/>
            <w:r w:rsidRPr="002923FD">
              <w:rPr>
                <w:rStyle w:val="CommentReference"/>
                <w:lang w:val="en-US"/>
              </w:rPr>
              <w:commentReference w:id="5"/>
            </w:r>
          </w:p>
        </w:tc>
        <w:tc>
          <w:tcPr>
            <w:tcW w:w="8789" w:type="dxa"/>
          </w:tcPr>
          <w:p w14:paraId="3D31DB87" w14:textId="16049248" w:rsidR="007C7C7F" w:rsidRPr="007C7C7F" w:rsidRDefault="007C7C7F" w:rsidP="007C7C7F">
            <w:pPr>
              <w:pStyle w:val="NoSpacing"/>
            </w:pPr>
            <w:r w:rsidRPr="002923FD">
              <w:rPr>
                <w:rFonts w:cstheme="minorHAnsi"/>
                <w:iCs/>
              </w:rPr>
              <w:t>Monetary Authority of Singapore</w:t>
            </w:r>
          </w:p>
        </w:tc>
      </w:tr>
      <w:tr w:rsidR="007C7C7F" w:rsidRPr="007C7C7F" w14:paraId="2A0134A0" w14:textId="77777777" w:rsidTr="005E04BE">
        <w:tc>
          <w:tcPr>
            <w:tcW w:w="1579" w:type="dxa"/>
          </w:tcPr>
          <w:p w14:paraId="01BBD8EB" w14:textId="486C9019" w:rsidR="007C7C7F" w:rsidRPr="007C7C7F" w:rsidRDefault="007C7C7F" w:rsidP="007C7C7F">
            <w:pPr>
              <w:pStyle w:val="NoSpacing"/>
            </w:pPr>
            <w:r w:rsidRPr="002923FD">
              <w:rPr>
                <w:rFonts w:cstheme="minorHAnsi"/>
                <w:iCs/>
              </w:rPr>
              <w:t>OMEGA</w:t>
            </w:r>
          </w:p>
        </w:tc>
        <w:tc>
          <w:tcPr>
            <w:tcW w:w="8789" w:type="dxa"/>
          </w:tcPr>
          <w:p w14:paraId="1E7D54FD" w14:textId="07E0F4EA" w:rsidR="007C7C7F" w:rsidRPr="007C7C7F" w:rsidRDefault="007C7C7F" w:rsidP="007C7C7F">
            <w:pPr>
              <w:pStyle w:val="NoSpacing"/>
            </w:pPr>
            <w:r w:rsidRPr="002923FD">
              <w:rPr>
                <w:rFonts w:cstheme="minorHAnsi"/>
                <w:iCs/>
              </w:rPr>
              <w:t>Open Market Execution Gateway</w:t>
            </w:r>
          </w:p>
        </w:tc>
      </w:tr>
      <w:tr w:rsidR="007C7C7F" w:rsidRPr="007C7C7F" w14:paraId="097E65B8" w14:textId="77777777" w:rsidTr="005E04BE">
        <w:tc>
          <w:tcPr>
            <w:tcW w:w="1579" w:type="dxa"/>
          </w:tcPr>
          <w:p w14:paraId="0B4CAA08" w14:textId="5C2062B6" w:rsidR="007C7C7F" w:rsidRPr="007C7C7F" w:rsidRDefault="007C7C7F" w:rsidP="007C7C7F">
            <w:pPr>
              <w:pStyle w:val="NoSpacing"/>
            </w:pPr>
            <w:r w:rsidRPr="002923FD">
              <w:rPr>
                <w:rFonts w:cstheme="minorHAnsi"/>
                <w:iCs/>
              </w:rPr>
              <w:t>PD</w:t>
            </w:r>
          </w:p>
        </w:tc>
        <w:tc>
          <w:tcPr>
            <w:tcW w:w="8789" w:type="dxa"/>
          </w:tcPr>
          <w:p w14:paraId="1723A876" w14:textId="6177D8AD" w:rsidR="007C7C7F" w:rsidRPr="007C7C7F" w:rsidRDefault="007C7C7F" w:rsidP="007C7C7F">
            <w:pPr>
              <w:pStyle w:val="NoSpacing"/>
            </w:pPr>
            <w:r w:rsidRPr="002923FD">
              <w:rPr>
                <w:rFonts w:cstheme="minorHAnsi"/>
                <w:iCs/>
              </w:rPr>
              <w:t>Primary Dealer</w:t>
            </w:r>
          </w:p>
        </w:tc>
      </w:tr>
      <w:tr w:rsidR="007C7C7F" w:rsidRPr="007C7C7F" w14:paraId="234EC23F" w14:textId="77777777" w:rsidTr="005E04BE">
        <w:tc>
          <w:tcPr>
            <w:tcW w:w="1579" w:type="dxa"/>
          </w:tcPr>
          <w:p w14:paraId="5AAB7815" w14:textId="4DC048A7" w:rsidR="007C7C7F" w:rsidRPr="007C7C7F" w:rsidRDefault="007C7C7F" w:rsidP="007C7C7F">
            <w:pPr>
              <w:pStyle w:val="NoSpacing"/>
            </w:pPr>
            <w:r w:rsidRPr="002923FD">
              <w:rPr>
                <w:rFonts w:cstheme="minorHAnsi"/>
                <w:iCs/>
              </w:rPr>
              <w:t>SFTP</w:t>
            </w:r>
          </w:p>
        </w:tc>
        <w:tc>
          <w:tcPr>
            <w:tcW w:w="8789" w:type="dxa"/>
          </w:tcPr>
          <w:p w14:paraId="7F2AAD7E" w14:textId="64B00668" w:rsidR="007C7C7F" w:rsidRPr="007C7C7F" w:rsidRDefault="007C7C7F" w:rsidP="007C7C7F">
            <w:pPr>
              <w:pStyle w:val="NoSpacing"/>
              <w:keepNext/>
            </w:pPr>
            <w:r w:rsidRPr="002923FD">
              <w:rPr>
                <w:rFonts w:cstheme="minorHAnsi"/>
                <w:iCs/>
              </w:rPr>
              <w:t>Secure File Transfer Protocol</w:t>
            </w:r>
          </w:p>
        </w:tc>
      </w:tr>
      <w:tr w:rsidR="00744900" w:rsidRPr="007C7C7F" w14:paraId="6A777A45" w14:textId="77777777" w:rsidTr="005E04BE">
        <w:tc>
          <w:tcPr>
            <w:tcW w:w="1579" w:type="dxa"/>
          </w:tcPr>
          <w:p w14:paraId="40AA74DB" w14:textId="27DDF9D1" w:rsidR="00744900" w:rsidRPr="002923FD" w:rsidRDefault="00744900" w:rsidP="007C7C7F">
            <w:pPr>
              <w:pStyle w:val="NoSpacing"/>
              <w:rPr>
                <w:rFonts w:cstheme="minorHAnsi"/>
                <w:iCs/>
              </w:rPr>
            </w:pPr>
            <w:r>
              <w:rPr>
                <w:rFonts w:cstheme="minorHAnsi"/>
                <w:iCs/>
              </w:rPr>
              <w:t>SGX</w:t>
            </w:r>
          </w:p>
        </w:tc>
        <w:tc>
          <w:tcPr>
            <w:tcW w:w="8789" w:type="dxa"/>
          </w:tcPr>
          <w:p w14:paraId="6651C821" w14:textId="657E596E" w:rsidR="00744900" w:rsidRPr="002923FD" w:rsidRDefault="00744900" w:rsidP="007C7C7F">
            <w:pPr>
              <w:pStyle w:val="NoSpacing"/>
              <w:keepNext/>
              <w:rPr>
                <w:rFonts w:cstheme="minorHAnsi"/>
                <w:iCs/>
              </w:rPr>
            </w:pPr>
            <w:r w:rsidRPr="00744900">
              <w:rPr>
                <w:rFonts w:cstheme="minorHAnsi"/>
                <w:iCs/>
              </w:rPr>
              <w:t>Singapore Exchange</w:t>
            </w:r>
          </w:p>
        </w:tc>
      </w:tr>
    </w:tbl>
    <w:p w14:paraId="4699EEAF" w14:textId="5F26885B" w:rsidR="007C7C7F" w:rsidRDefault="007C7C7F" w:rsidP="007C7C7F">
      <w:pPr>
        <w:pStyle w:val="Caption"/>
      </w:pPr>
      <w:r>
        <w:t xml:space="preserve">Table </w:t>
      </w:r>
      <w:r>
        <w:fldChar w:fldCharType="begin"/>
      </w:r>
      <w:r>
        <w:instrText xml:space="preserve"> SEQ Table \* ARABIC </w:instrText>
      </w:r>
      <w:r>
        <w:fldChar w:fldCharType="separate"/>
      </w:r>
      <w:r w:rsidR="007F5F9A">
        <w:rPr>
          <w:noProof/>
        </w:rPr>
        <w:t>1</w:t>
      </w:r>
      <w:r>
        <w:fldChar w:fldCharType="end"/>
      </w:r>
      <w:r>
        <w:t>: Acronyms used in document</w:t>
      </w:r>
    </w:p>
    <w:p w14:paraId="5E7C422F" w14:textId="48DB22F1" w:rsidR="006B2F47" w:rsidRDefault="006B2F47" w:rsidP="006B2F47">
      <w:pPr>
        <w:pStyle w:val="Heading2"/>
      </w:pPr>
      <w:bookmarkStart w:id="6" w:name="_Toc217317778"/>
      <w:r>
        <w:t>Reference</w:t>
      </w:r>
      <w:bookmarkEnd w:id="6"/>
    </w:p>
    <w:p w14:paraId="6003ED4C" w14:textId="77777777" w:rsidR="006B2F47" w:rsidRDefault="006B2F47" w:rsidP="003F1708">
      <w:r>
        <w:lastRenderedPageBreak/>
        <w:t>The following documents are referenced throughout this functional specification and should be consulted for additional context, detailed requirements, and technical information that supports the functional requirements described in this document.</w:t>
      </w:r>
    </w:p>
    <w:p w14:paraId="11B36FDA" w14:textId="7F2EF98D" w:rsidR="006B2F47" w:rsidRDefault="006B2F47" w:rsidP="003F1708">
      <w:pPr>
        <w:pStyle w:val="NumberedList"/>
      </w:pPr>
      <w:r>
        <w:t>Logic for Issue Code.pdf</w:t>
      </w:r>
    </w:p>
    <w:p w14:paraId="2BD6BF9C" w14:textId="482890BB" w:rsidR="006B2F47" w:rsidRDefault="006B2F47" w:rsidP="003F1708">
      <w:pPr>
        <w:pStyle w:val="NumberedList"/>
      </w:pPr>
      <w:r>
        <w:t>MAS_OMEGA – Interface Specifications Document (MAS Website).docx</w:t>
      </w:r>
    </w:p>
    <w:p w14:paraId="68818D19" w14:textId="57452F2C" w:rsidR="006B2F47" w:rsidRDefault="006B2F47" w:rsidP="003F1708">
      <w:pPr>
        <w:pStyle w:val="NumberedList"/>
      </w:pPr>
      <w:r>
        <w:t>MAS_OMEGA – Interface Specifications Document (FIs and CDP).docx</w:t>
      </w:r>
    </w:p>
    <w:p w14:paraId="2B51593A" w14:textId="0D63CD45" w:rsidR="004B15DC" w:rsidRDefault="004B15DC" w:rsidP="003F1708">
      <w:pPr>
        <w:pStyle w:val="NumberedList"/>
      </w:pPr>
      <w:r>
        <w:t>MAS_OMEGA – Functional Specifications Document (Common Functions).docx</w:t>
      </w:r>
    </w:p>
    <w:p w14:paraId="0A522C19" w14:textId="15B3232E" w:rsidR="003104C8" w:rsidRDefault="003104C8" w:rsidP="003F1708">
      <w:pPr>
        <w:pStyle w:val="NumberedList"/>
      </w:pPr>
      <w:r>
        <w:t>MAS_OMEGA – Additional Information (Error Messages).xlsx</w:t>
      </w:r>
      <w:r w:rsidR="00837962">
        <w:t xml:space="preserve"> – This file contains a list of validations in each module and their corresponding error messages.</w:t>
      </w:r>
    </w:p>
    <w:p w14:paraId="43DDE4D4" w14:textId="165AC530" w:rsidR="003104C8" w:rsidRDefault="003104C8" w:rsidP="00837962">
      <w:pPr>
        <w:pStyle w:val="NumberedList"/>
      </w:pPr>
      <w:r>
        <w:t>MAS_OMEGA – Additional Information (System Notifications and Emails).xlsx</w:t>
      </w:r>
      <w:r w:rsidR="00837962">
        <w:t xml:space="preserve"> – This file contains a list of system notifications and emails in each module and their corresponding content.</w:t>
      </w:r>
    </w:p>
    <w:p w14:paraId="047D0D33" w14:textId="39E0E808" w:rsidR="006B2F47" w:rsidRDefault="006B2F47" w:rsidP="006B2F47">
      <w:pPr>
        <w:pStyle w:val="Heading1"/>
      </w:pPr>
      <w:bookmarkStart w:id="7" w:name="_Toc217317779"/>
      <w:r>
        <w:t>Functional Requirements</w:t>
      </w:r>
      <w:bookmarkEnd w:id="7"/>
    </w:p>
    <w:p w14:paraId="3FC64F51" w14:textId="024072DC" w:rsidR="006B2F47" w:rsidRPr="006B2F47" w:rsidRDefault="006B2F47" w:rsidP="006B2F47">
      <w:pPr>
        <w:pStyle w:val="Heading2"/>
      </w:pPr>
      <w:bookmarkStart w:id="8" w:name="_Toc217317780"/>
      <w:r>
        <w:t>Purpose of Module</w:t>
      </w:r>
      <w:bookmarkEnd w:id="8"/>
    </w:p>
    <w:p w14:paraId="7C3DE29B" w14:textId="77777777" w:rsidR="006B2F47" w:rsidRPr="006B2F47" w:rsidRDefault="006B2F47" w:rsidP="003F1708">
      <w:pPr>
        <w:rPr>
          <w:lang w:val="en-US"/>
        </w:rPr>
      </w:pPr>
      <w:r w:rsidRPr="006B2F47">
        <w:rPr>
          <w:lang w:val="en-US"/>
        </w:rPr>
        <w:t>MAS internal users can manage issuance calendars and its publication to the MAS website.</w:t>
      </w:r>
    </w:p>
    <w:p w14:paraId="1A4D6338" w14:textId="1F12BFE7" w:rsidR="000C0377" w:rsidRDefault="006B2F47" w:rsidP="003F1708">
      <w:pPr>
        <w:rPr>
          <w:lang w:val="en-US"/>
        </w:rPr>
      </w:pPr>
      <w:r w:rsidRPr="006B2F47">
        <w:rPr>
          <w:lang w:val="en-US"/>
        </w:rPr>
        <w:t>OMEGA contain</w:t>
      </w:r>
      <w:r w:rsidR="00F532E9">
        <w:rPr>
          <w:lang w:val="en-US"/>
        </w:rPr>
        <w:t>s</w:t>
      </w:r>
      <w:r w:rsidRPr="006B2F47">
        <w:rPr>
          <w:lang w:val="en-US"/>
        </w:rPr>
        <w:t xml:space="preserve"> outbound interfaces to the MAS website</w:t>
      </w:r>
      <w:ins w:id="9" w:author="Akila BALAKRISHNAN from.OPTIMUM (MAS)" w:date="2025-12-29T15:39:00Z" w16du:dateUtc="2025-12-29T07:39:00Z">
        <w:r w:rsidR="00547D37">
          <w:rPr>
            <w:lang w:val="en-US"/>
          </w:rPr>
          <w:t xml:space="preserve">, </w:t>
        </w:r>
      </w:ins>
      <w:del w:id="10" w:author="Akila BALAKRISHNAN from.OPTIMUM (MAS)" w:date="2025-12-29T15:39:00Z" w16du:dateUtc="2025-12-29T07:39:00Z">
        <w:r w:rsidRPr="006B2F47" w:rsidDel="00547D37">
          <w:rPr>
            <w:lang w:val="en-US"/>
          </w:rPr>
          <w:delText xml:space="preserve"> and to </w:delText>
        </w:r>
      </w:del>
      <w:del w:id="11" w:author="Akila BALAKRISHNAN from.OPTIMUM (MAS)" w:date="2025-12-29T15:32:00Z" w16du:dateUtc="2025-12-29T07:32:00Z">
        <w:r w:rsidRPr="006B2F47" w:rsidDel="00AC3BF3">
          <w:rPr>
            <w:lang w:val="en-US"/>
          </w:rPr>
          <w:delText xml:space="preserve">the </w:delText>
        </w:r>
      </w:del>
      <w:ins w:id="12" w:author="Akila BALAKRISHNAN from.OPTIMUM (MAS)" w:date="2025-12-29T15:32:00Z" w16du:dateUtc="2025-12-29T07:32:00Z">
        <w:r w:rsidR="00AC3BF3" w:rsidRPr="006B2F47">
          <w:rPr>
            <w:lang w:val="en-US"/>
          </w:rPr>
          <w:t>Retail</w:t>
        </w:r>
      </w:ins>
      <w:ins w:id="13" w:author="Akila BALAKRISHNAN from.OPTIMUM (MAS)" w:date="2025-12-29T15:31:00Z" w16du:dateUtc="2025-12-29T07:31:00Z">
        <w:r w:rsidR="00AC3BF3">
          <w:rPr>
            <w:lang w:val="en-US"/>
          </w:rPr>
          <w:t xml:space="preserve"> </w:t>
        </w:r>
      </w:ins>
      <w:r w:rsidRPr="006B2F47">
        <w:rPr>
          <w:lang w:val="en-US"/>
        </w:rPr>
        <w:t>PDs</w:t>
      </w:r>
      <w:ins w:id="14" w:author="Akila BALAKRISHNAN from.OPTIMUM (MAS)" w:date="2025-12-29T15:39:00Z" w16du:dateUtc="2025-12-29T07:39:00Z">
        <w:r w:rsidR="00547D37">
          <w:rPr>
            <w:lang w:val="en-US"/>
          </w:rPr>
          <w:t xml:space="preserve"> and </w:t>
        </w:r>
      </w:ins>
      <w:ins w:id="15" w:author="Akila BALAKRISHNAN from.OPTIMUM (MAS)" w:date="2025-12-29T15:31:00Z" w16du:dateUtc="2025-12-29T07:31:00Z">
        <w:r w:rsidR="00AC3BF3">
          <w:rPr>
            <w:lang w:val="en-US"/>
          </w:rPr>
          <w:t>CDP</w:t>
        </w:r>
      </w:ins>
      <w:r w:rsidRPr="006B2F47">
        <w:rPr>
          <w:lang w:val="en-US"/>
        </w:rPr>
        <w:t>, to send over the necessary information for the publication of issuance calendars. In addition, notifications in the form of emails and/or system notifications are available.</w:t>
      </w:r>
    </w:p>
    <w:p w14:paraId="7FF56E33" w14:textId="77777777" w:rsidR="00C3276F" w:rsidRDefault="00C3276F" w:rsidP="00C3276F">
      <w:pPr>
        <w:pStyle w:val="Heading2"/>
      </w:pPr>
      <w:bookmarkStart w:id="16" w:name="_Toc217317781"/>
      <w:commentRangeStart w:id="17"/>
      <w:r>
        <w:t>Actors</w:t>
      </w:r>
      <w:commentRangeEnd w:id="17"/>
      <w:r>
        <w:rPr>
          <w:rStyle w:val="CommentReference"/>
          <w:rFonts w:asciiTheme="minorHAnsi" w:eastAsiaTheme="minorHAnsi" w:hAnsiTheme="minorHAnsi" w:cstheme="minorBidi"/>
          <w:b w:val="0"/>
          <w:smallCaps w:val="0"/>
          <w:lang w:val="en-SG"/>
        </w:rPr>
        <w:commentReference w:id="17"/>
      </w:r>
      <w:bookmarkEnd w:id="16"/>
    </w:p>
    <w:p w14:paraId="0591A8BF" w14:textId="77777777" w:rsidR="00C3276F" w:rsidRDefault="00C3276F" w:rsidP="00C3276F">
      <w:pPr>
        <w:rPr>
          <w:lang w:val="en-US"/>
        </w:rPr>
      </w:pPr>
      <w:r>
        <w:rPr>
          <w:lang w:val="en-US"/>
        </w:rPr>
        <w:t>The actors identified for this module are as follows:</w:t>
      </w:r>
    </w:p>
    <w:tbl>
      <w:tblPr>
        <w:tblStyle w:val="TableGrid"/>
        <w:tblW w:w="0" w:type="auto"/>
        <w:tblLook w:val="04A0" w:firstRow="1" w:lastRow="0" w:firstColumn="1" w:lastColumn="0" w:noHBand="0" w:noVBand="1"/>
      </w:tblPr>
      <w:tblGrid>
        <w:gridCol w:w="2547"/>
        <w:gridCol w:w="7821"/>
      </w:tblGrid>
      <w:tr w:rsidR="00C3276F" w:rsidRPr="007C7C7F" w14:paraId="4453C2F4" w14:textId="77777777" w:rsidTr="00D970B1">
        <w:tc>
          <w:tcPr>
            <w:tcW w:w="2547" w:type="dxa"/>
            <w:shd w:val="clear" w:color="auto" w:fill="E7E6E6" w:themeFill="background2"/>
          </w:tcPr>
          <w:p w14:paraId="40035192" w14:textId="77777777" w:rsidR="00C3276F" w:rsidRPr="007C7C7F" w:rsidRDefault="00C3276F" w:rsidP="00D970B1">
            <w:pPr>
              <w:pStyle w:val="NoSpacing"/>
              <w:jc w:val="center"/>
              <w:rPr>
                <w:b/>
                <w:bCs/>
              </w:rPr>
            </w:pPr>
            <w:r w:rsidRPr="007C7C7F">
              <w:rPr>
                <w:b/>
                <w:bCs/>
              </w:rPr>
              <w:t>A</w:t>
            </w:r>
            <w:r>
              <w:rPr>
                <w:b/>
                <w:bCs/>
              </w:rPr>
              <w:t>ctors</w:t>
            </w:r>
          </w:p>
        </w:tc>
        <w:tc>
          <w:tcPr>
            <w:tcW w:w="7821" w:type="dxa"/>
            <w:shd w:val="clear" w:color="auto" w:fill="E7E6E6" w:themeFill="background2"/>
          </w:tcPr>
          <w:p w14:paraId="5A5D31FE" w14:textId="77777777" w:rsidR="00C3276F" w:rsidRPr="007C7C7F" w:rsidRDefault="00C3276F" w:rsidP="00D970B1">
            <w:pPr>
              <w:pStyle w:val="NoSpacing"/>
              <w:jc w:val="center"/>
              <w:rPr>
                <w:b/>
                <w:bCs/>
              </w:rPr>
            </w:pPr>
            <w:r w:rsidRPr="007C7C7F">
              <w:rPr>
                <w:b/>
                <w:bCs/>
              </w:rPr>
              <w:t>Description</w:t>
            </w:r>
          </w:p>
        </w:tc>
      </w:tr>
      <w:tr w:rsidR="00C3276F" w:rsidRPr="007C7C7F" w14:paraId="64DEF734" w14:textId="77777777" w:rsidTr="00D970B1">
        <w:tc>
          <w:tcPr>
            <w:tcW w:w="2547" w:type="dxa"/>
          </w:tcPr>
          <w:p w14:paraId="5C6AD0C6" w14:textId="77777777" w:rsidR="00C3276F" w:rsidRPr="007C7C7F" w:rsidRDefault="00C3276F" w:rsidP="00D970B1">
            <w:pPr>
              <w:pStyle w:val="NoSpacing"/>
            </w:pPr>
            <w:r w:rsidRPr="00901608">
              <w:t>Issuance Calendar Maker</w:t>
            </w:r>
          </w:p>
        </w:tc>
        <w:tc>
          <w:tcPr>
            <w:tcW w:w="7821" w:type="dxa"/>
          </w:tcPr>
          <w:p w14:paraId="08D8165F" w14:textId="77777777" w:rsidR="00C3276F" w:rsidRPr="007C7C7F" w:rsidRDefault="00C3276F" w:rsidP="00D970B1">
            <w:pPr>
              <w:pStyle w:val="NoSpacing"/>
              <w:jc w:val="both"/>
            </w:pPr>
            <w:r w:rsidRPr="00901608">
              <w:t>The entity responsible for managing issuance calendars by creating and updating them.</w:t>
            </w:r>
          </w:p>
        </w:tc>
      </w:tr>
      <w:tr w:rsidR="00C3276F" w:rsidRPr="007C7C7F" w14:paraId="11A7127C" w14:textId="77777777" w:rsidTr="00D970B1">
        <w:tc>
          <w:tcPr>
            <w:tcW w:w="2547" w:type="dxa"/>
          </w:tcPr>
          <w:p w14:paraId="58BE64AC" w14:textId="77777777" w:rsidR="00C3276F" w:rsidRPr="007C7C7F" w:rsidRDefault="00C3276F" w:rsidP="00D970B1">
            <w:pPr>
              <w:pStyle w:val="NoSpacing"/>
            </w:pPr>
            <w:r w:rsidRPr="00901608">
              <w:t>Issuance Calendar Checker</w:t>
            </w:r>
          </w:p>
        </w:tc>
        <w:tc>
          <w:tcPr>
            <w:tcW w:w="7821" w:type="dxa"/>
          </w:tcPr>
          <w:p w14:paraId="1B291213" w14:textId="77777777" w:rsidR="00C3276F" w:rsidRPr="007C7C7F" w:rsidRDefault="00C3276F" w:rsidP="00D970B1">
            <w:pPr>
              <w:pStyle w:val="NoSpacing"/>
              <w:jc w:val="both"/>
            </w:pPr>
            <w:r w:rsidRPr="00901608">
              <w:t>The entity responsible for approving the creation or update of issuance calendars which allows them to be published to the MAS website based on the set publication timing.</w:t>
            </w:r>
          </w:p>
        </w:tc>
      </w:tr>
      <w:tr w:rsidR="00C3276F" w:rsidRPr="007C7C7F" w14:paraId="0A5F28F4" w14:textId="77777777" w:rsidTr="00D970B1">
        <w:tc>
          <w:tcPr>
            <w:tcW w:w="2547" w:type="dxa"/>
          </w:tcPr>
          <w:p w14:paraId="517CDFA2" w14:textId="77777777" w:rsidR="00C3276F" w:rsidRPr="007C7C7F" w:rsidRDefault="00C3276F" w:rsidP="00D970B1">
            <w:pPr>
              <w:pStyle w:val="NoSpacing"/>
            </w:pPr>
            <w:r w:rsidRPr="00901608">
              <w:t>Issuance Calendar Viewer</w:t>
            </w:r>
          </w:p>
        </w:tc>
        <w:tc>
          <w:tcPr>
            <w:tcW w:w="7821" w:type="dxa"/>
          </w:tcPr>
          <w:p w14:paraId="3E9C39B8" w14:textId="77777777" w:rsidR="00C3276F" w:rsidRPr="007C7C7F" w:rsidRDefault="00C3276F" w:rsidP="00D970B1">
            <w:pPr>
              <w:pStyle w:val="NoSpacing"/>
              <w:jc w:val="both"/>
            </w:pPr>
            <w:r w:rsidRPr="00901608">
              <w:t xml:space="preserve">The entity who is </w:t>
            </w:r>
            <w:r>
              <w:t xml:space="preserve">only </w:t>
            </w:r>
            <w:r w:rsidRPr="00901608">
              <w:t>allowed to view issuance calendars</w:t>
            </w:r>
            <w:r>
              <w:t>,</w:t>
            </w:r>
            <w:r w:rsidRPr="00901608">
              <w:t xml:space="preserve"> but not allowed to manage them nor approve them for publication to the MAS website.</w:t>
            </w:r>
          </w:p>
        </w:tc>
      </w:tr>
    </w:tbl>
    <w:p w14:paraId="7FB2DBB3" w14:textId="39FAA827" w:rsidR="00C3276F" w:rsidRDefault="00C3276F" w:rsidP="00C3276F">
      <w:pPr>
        <w:pStyle w:val="Caption"/>
      </w:pPr>
      <w:r>
        <w:t xml:space="preserve">Table </w:t>
      </w:r>
      <w:r>
        <w:fldChar w:fldCharType="begin"/>
      </w:r>
      <w:r>
        <w:instrText xml:space="preserve"> SEQ Table \* ARABIC </w:instrText>
      </w:r>
      <w:r>
        <w:fldChar w:fldCharType="separate"/>
      </w:r>
      <w:r w:rsidR="007F5F9A">
        <w:rPr>
          <w:noProof/>
        </w:rPr>
        <w:t>2</w:t>
      </w:r>
      <w:r>
        <w:fldChar w:fldCharType="end"/>
      </w:r>
      <w:r>
        <w:t>: Actors of module</w:t>
      </w:r>
    </w:p>
    <w:p w14:paraId="1CFDC834" w14:textId="52768EBC" w:rsidR="006B2F47" w:rsidRDefault="006B2F47" w:rsidP="006B2F47">
      <w:pPr>
        <w:pStyle w:val="Heading2"/>
      </w:pPr>
      <w:bookmarkStart w:id="18" w:name="_Toc217317782"/>
      <w:commentRangeStart w:id="19"/>
      <w:commentRangeStart w:id="20"/>
      <w:commentRangeStart w:id="21"/>
      <w:r>
        <w:t>Process Diagram</w:t>
      </w:r>
      <w:r w:rsidR="009F3006">
        <w:t>s</w:t>
      </w:r>
      <w:commentRangeEnd w:id="19"/>
      <w:r w:rsidR="002F0242">
        <w:rPr>
          <w:rStyle w:val="CommentReference"/>
          <w:rFonts w:asciiTheme="minorHAnsi" w:eastAsiaTheme="minorHAnsi" w:hAnsiTheme="minorHAnsi" w:cstheme="minorBidi"/>
          <w:b w:val="0"/>
          <w:smallCaps w:val="0"/>
          <w:lang w:val="en-SG"/>
        </w:rPr>
        <w:commentReference w:id="19"/>
      </w:r>
      <w:commentRangeEnd w:id="20"/>
      <w:r w:rsidR="00C409AA">
        <w:rPr>
          <w:rStyle w:val="CommentReference"/>
          <w:rFonts w:asciiTheme="minorHAnsi" w:eastAsiaTheme="minorHAnsi" w:hAnsiTheme="minorHAnsi" w:cstheme="minorBidi"/>
          <w:b w:val="0"/>
          <w:smallCaps w:val="0"/>
          <w:lang w:val="en-SG"/>
        </w:rPr>
        <w:commentReference w:id="20"/>
      </w:r>
      <w:commentRangeEnd w:id="21"/>
      <w:r w:rsidR="00C3276F">
        <w:rPr>
          <w:rStyle w:val="CommentReference"/>
          <w:rFonts w:asciiTheme="minorHAnsi" w:eastAsiaTheme="minorHAnsi" w:hAnsiTheme="minorHAnsi" w:cstheme="minorBidi"/>
          <w:b w:val="0"/>
          <w:smallCaps w:val="0"/>
          <w:lang w:val="en-SG"/>
        </w:rPr>
        <w:commentReference w:id="21"/>
      </w:r>
      <w:bookmarkEnd w:id="18"/>
    </w:p>
    <w:p w14:paraId="51E0B823" w14:textId="2ABB5EE0" w:rsidR="006B2F47" w:rsidRDefault="006B2F47" w:rsidP="003F1708">
      <w:r w:rsidRPr="0059518B">
        <w:t xml:space="preserve">The </w:t>
      </w:r>
      <w:r w:rsidR="009F3006">
        <w:t xml:space="preserve">figure </w:t>
      </w:r>
      <w:r>
        <w:t xml:space="preserve">below </w:t>
      </w:r>
      <w:r w:rsidR="009F3006">
        <w:t>shows</w:t>
      </w:r>
      <w:r>
        <w:t xml:space="preserve"> the high-level activities when creating an issuance calendar</w:t>
      </w:r>
      <w:ins w:id="22" w:author="Han Xie CHAI (MAS)" w:date="2025-12-31T08:44:00Z" w16du:dateUtc="2025-12-31T00:44:00Z">
        <w:r w:rsidR="005463FC">
          <w:t>.</w:t>
        </w:r>
      </w:ins>
      <w:ins w:id="23" w:author="Han Xie CHAI (MAS)" w:date="2025-12-31T08:45:00Z" w16du:dateUtc="2025-12-31T00:45:00Z">
        <w:r w:rsidR="005463FC">
          <w:t xml:space="preserve"> The actual workflow in OMEGA is captured in 2.4 BPMN Workflow.</w:t>
        </w:r>
      </w:ins>
      <w:del w:id="24" w:author="Han Xie CHAI (MAS)" w:date="2025-12-31T08:44:00Z" w16du:dateUtc="2025-12-31T00:44:00Z">
        <w:r w:rsidR="009F3006" w:rsidDel="005463FC">
          <w:delText>:</w:delText>
        </w:r>
      </w:del>
    </w:p>
    <w:p w14:paraId="3504F341" w14:textId="39EC85B6" w:rsidR="006B2F47" w:rsidRDefault="00744900" w:rsidP="005E04BE">
      <w:pPr>
        <w:pStyle w:val="ParagraphText"/>
        <w:keepNext/>
        <w:spacing w:after="0"/>
        <w:jc w:val="center"/>
      </w:pPr>
      <w:commentRangeStart w:id="25"/>
      <w:commentRangeStart w:id="26"/>
      <w:commentRangeEnd w:id="25"/>
      <w:r>
        <w:rPr>
          <w:rStyle w:val="CommentReference"/>
          <w:rFonts w:eastAsiaTheme="minorHAnsi" w:cstheme="minorBidi"/>
          <w:iCs w:val="0"/>
        </w:rPr>
        <w:lastRenderedPageBreak/>
        <w:commentReference w:id="25"/>
      </w:r>
      <w:commentRangeEnd w:id="26"/>
      <w:r w:rsidR="00D95647">
        <w:rPr>
          <w:rStyle w:val="CommentReference"/>
          <w:rFonts w:eastAsiaTheme="minorHAnsi" w:cstheme="minorBidi"/>
          <w:iCs w:val="0"/>
        </w:rPr>
        <w:commentReference w:id="26"/>
      </w:r>
      <w:r w:rsidR="00843F5D" w:rsidRPr="00843F5D">
        <w:rPr>
          <w:noProof/>
        </w:rPr>
        <w:drawing>
          <wp:inline distT="0" distB="0" distL="0" distR="0" wp14:anchorId="41D277B3" wp14:editId="479BF967">
            <wp:extent cx="6858000" cy="2026285"/>
            <wp:effectExtent l="0" t="0" r="0" b="0"/>
            <wp:docPr id="206686045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60452" name="Picture 1" descr="A diagram of a diagram&#10;&#10;AI-generated content may be incorrect."/>
                    <pic:cNvPicPr/>
                  </pic:nvPicPr>
                  <pic:blipFill>
                    <a:blip r:embed="rId19"/>
                    <a:stretch>
                      <a:fillRect/>
                    </a:stretch>
                  </pic:blipFill>
                  <pic:spPr>
                    <a:xfrm>
                      <a:off x="0" y="0"/>
                      <a:ext cx="6858000" cy="2026285"/>
                    </a:xfrm>
                    <a:prstGeom prst="rect">
                      <a:avLst/>
                    </a:prstGeom>
                  </pic:spPr>
                </pic:pic>
              </a:graphicData>
            </a:graphic>
          </wp:inline>
        </w:drawing>
      </w:r>
    </w:p>
    <w:p w14:paraId="19F4C49B" w14:textId="029CAD41" w:rsidR="006B2F47" w:rsidRDefault="006B2F47" w:rsidP="006B2F47">
      <w:pPr>
        <w:pStyle w:val="Caption"/>
      </w:pPr>
      <w:bookmarkStart w:id="27" w:name="_Ref214721715"/>
      <w:bookmarkStart w:id="28" w:name="_Ref214721719"/>
      <w:r w:rsidRPr="00411560">
        <w:t xml:space="preserve">Figure </w:t>
      </w:r>
      <w:r w:rsidRPr="00411560">
        <w:fldChar w:fldCharType="begin"/>
      </w:r>
      <w:r w:rsidRPr="00411560">
        <w:instrText xml:space="preserve"> SEQ Figure \* ARABIC </w:instrText>
      </w:r>
      <w:r w:rsidRPr="00411560">
        <w:fldChar w:fldCharType="separate"/>
      </w:r>
      <w:r w:rsidR="007F5F9A">
        <w:rPr>
          <w:noProof/>
        </w:rPr>
        <w:t>1</w:t>
      </w:r>
      <w:r w:rsidRPr="00411560">
        <w:fldChar w:fldCharType="end"/>
      </w:r>
      <w:bookmarkEnd w:id="27"/>
      <w:r>
        <w:t>:</w:t>
      </w:r>
      <w:r w:rsidRPr="00411560">
        <w:t xml:space="preserve"> </w:t>
      </w:r>
      <w:bookmarkEnd w:id="28"/>
      <w:r>
        <w:t>Activities when creating an issuance calendar</w:t>
      </w:r>
    </w:p>
    <w:p w14:paraId="12CB7E1F" w14:textId="5E2210F8" w:rsidR="00122A68" w:rsidRDefault="00122A68" w:rsidP="003F1708">
      <w:r>
        <w:t xml:space="preserve">When creating an issuance calendar, the </w:t>
      </w:r>
      <w:ins w:id="29" w:author="Han Xie CHAI (MAS)" w:date="2026-01-02T09:41:00Z" w16du:dateUtc="2026-01-02T01:41:00Z">
        <w:r w:rsidR="00D174A6">
          <w:t>M</w:t>
        </w:r>
      </w:ins>
      <w:del w:id="30" w:author="Han Xie CHAI (MAS)" w:date="2026-01-02T09:41:00Z" w16du:dateUtc="2026-01-02T01:41:00Z">
        <w:r w:rsidDel="00D174A6">
          <w:delText>m</w:delText>
        </w:r>
      </w:del>
      <w:r>
        <w:t>aker selects the security type, year, period, and creation method. If the creation method is algorithm, OMEGA generate</w:t>
      </w:r>
      <w:r w:rsidR="00F532E9">
        <w:t>s</w:t>
      </w:r>
      <w:r>
        <w:t xml:space="preserve"> the issuance calendar based on the security type’s parameter settings.</w:t>
      </w:r>
      <w:r w:rsidR="00F532E9">
        <w:t xml:space="preserve"> If it is not, user input </w:t>
      </w:r>
      <w:r w:rsidR="00263591">
        <w:t xml:space="preserve">(file upload or manual entry) </w:t>
      </w:r>
      <w:r w:rsidR="00F532E9">
        <w:t>is necessary.</w:t>
      </w:r>
    </w:p>
    <w:p w14:paraId="07E54355" w14:textId="791593F7" w:rsidR="00122A68" w:rsidRDefault="00122A68" w:rsidP="003F1708">
      <w:r>
        <w:t xml:space="preserve">The </w:t>
      </w:r>
      <w:ins w:id="31" w:author="Han Xie CHAI (MAS)" w:date="2026-01-02T09:42:00Z" w16du:dateUtc="2026-01-02T01:42:00Z">
        <w:r w:rsidR="00D174A6">
          <w:t>M</w:t>
        </w:r>
      </w:ins>
      <w:del w:id="32" w:author="Han Xie CHAI (MAS)" w:date="2026-01-02T09:42:00Z" w16du:dateUtc="2026-01-02T01:42:00Z">
        <w:r w:rsidDel="00D174A6">
          <w:delText>m</w:delText>
        </w:r>
      </w:del>
      <w:r>
        <w:t>aker review</w:t>
      </w:r>
      <w:r w:rsidR="00F532E9">
        <w:t>s</w:t>
      </w:r>
      <w:r>
        <w:t xml:space="preserve"> the issuance calendar and make</w:t>
      </w:r>
      <w:r w:rsidR="00F532E9">
        <w:t>s</w:t>
      </w:r>
      <w:r>
        <w:t xml:space="preserve"> further updates if required, before saving it as a draft. </w:t>
      </w:r>
      <w:r w:rsidR="00F532E9">
        <w:t>T</w:t>
      </w:r>
      <w:r>
        <w:t xml:space="preserve">he </w:t>
      </w:r>
      <w:ins w:id="33" w:author="Han Xie CHAI (MAS)" w:date="2026-01-02T09:41:00Z" w16du:dateUtc="2026-01-02T01:41:00Z">
        <w:r w:rsidR="00D174A6">
          <w:t>M</w:t>
        </w:r>
      </w:ins>
      <w:del w:id="34" w:author="Han Xie CHAI (MAS)" w:date="2026-01-02T09:41:00Z" w16du:dateUtc="2026-01-02T01:41:00Z">
        <w:r w:rsidDel="00D174A6">
          <w:delText>m</w:delText>
        </w:r>
      </w:del>
      <w:r>
        <w:t xml:space="preserve">aker </w:t>
      </w:r>
      <w:r w:rsidR="00263591">
        <w:t>can then</w:t>
      </w:r>
      <w:r>
        <w:t xml:space="preserve"> export the issuance calendar to send to SGX and obtain the ISIN codes for the securities being issued. Once the</w:t>
      </w:r>
      <w:r w:rsidR="00263591">
        <w:t xml:space="preserve"> exported issuance calendar is updated with</w:t>
      </w:r>
      <w:r>
        <w:t xml:space="preserve"> the ISIN</w:t>
      </w:r>
      <w:r w:rsidR="00263591">
        <w:t>s</w:t>
      </w:r>
      <w:r>
        <w:t>,</w:t>
      </w:r>
      <w:r w:rsidR="002B6E98">
        <w:t xml:space="preserve"> the </w:t>
      </w:r>
      <w:ins w:id="35" w:author="Han Xie CHAI (MAS)" w:date="2026-01-02T09:42:00Z" w16du:dateUtc="2026-01-02T01:42:00Z">
        <w:r w:rsidR="00D174A6">
          <w:t>M</w:t>
        </w:r>
      </w:ins>
      <w:del w:id="36" w:author="Han Xie CHAI (MAS)" w:date="2026-01-02T09:42:00Z" w16du:dateUtc="2026-01-02T01:42:00Z">
        <w:r w:rsidR="002B6E98" w:rsidDel="00D174A6">
          <w:delText>m</w:delText>
        </w:r>
      </w:del>
      <w:r w:rsidR="002B6E98">
        <w:t>aker re-upload</w:t>
      </w:r>
      <w:r w:rsidR="00263591">
        <w:t>s</w:t>
      </w:r>
      <w:r w:rsidR="002B6E98">
        <w:t xml:space="preserve"> the</w:t>
      </w:r>
      <w:r w:rsidR="00263591">
        <w:t xml:space="preserve"> issuance calendar</w:t>
      </w:r>
      <w:r w:rsidR="002B6E98">
        <w:t xml:space="preserve"> into OMEGA before submitting for approval.</w:t>
      </w:r>
    </w:p>
    <w:p w14:paraId="06335363" w14:textId="7C29A65A" w:rsidR="002B6E98" w:rsidRPr="00122A68" w:rsidRDefault="002B6E98" w:rsidP="00EB4795">
      <w:r>
        <w:t xml:space="preserve">Upon submitting for approval, the </w:t>
      </w:r>
      <w:ins w:id="37" w:author="Han Xie CHAI (MAS)" w:date="2026-01-02T09:42:00Z" w16du:dateUtc="2026-01-02T01:42:00Z">
        <w:r w:rsidR="00D174A6">
          <w:t>C</w:t>
        </w:r>
      </w:ins>
      <w:del w:id="38" w:author="Han Xie CHAI (MAS)" w:date="2026-01-02T09:42:00Z" w16du:dateUtc="2026-01-02T01:42:00Z">
        <w:r w:rsidDel="00D174A6">
          <w:delText>c</w:delText>
        </w:r>
      </w:del>
      <w:r>
        <w:t xml:space="preserve">hecker </w:t>
      </w:r>
      <w:r w:rsidR="00263591">
        <w:t xml:space="preserve">can </w:t>
      </w:r>
      <w:r>
        <w:t xml:space="preserve">view the issuance calendar and </w:t>
      </w:r>
      <w:r w:rsidR="00263591">
        <w:t>either</w:t>
      </w:r>
      <w:r>
        <w:t xml:space="preserve"> approve or reject it. If </w:t>
      </w:r>
      <w:r w:rsidR="000340A9">
        <w:t xml:space="preserve">the issuance calendar is approved, the issuance calendar </w:t>
      </w:r>
      <w:del w:id="39" w:author="Han Xie CHAI (MAS)" w:date="2025-12-31T09:05:00Z" w16du:dateUtc="2025-12-31T01:05:00Z">
        <w:r w:rsidR="000340A9" w:rsidDel="00C01020">
          <w:delText xml:space="preserve">will </w:delText>
        </w:r>
      </w:del>
      <w:ins w:id="40" w:author="Han Xie CHAI (MAS)" w:date="2025-12-31T09:05:00Z" w16du:dateUtc="2025-12-31T01:05:00Z">
        <w:r w:rsidR="00C01020">
          <w:t>is</w:t>
        </w:r>
      </w:ins>
      <w:del w:id="41" w:author="Han Xie CHAI (MAS)" w:date="2025-12-31T09:05:00Z" w16du:dateUtc="2025-12-31T01:05:00Z">
        <w:r w:rsidR="000340A9" w:rsidDel="00C01020">
          <w:delText>be</w:delText>
        </w:r>
      </w:del>
      <w:r w:rsidR="000340A9">
        <w:t xml:space="preserve"> published based on the publication details set by the </w:t>
      </w:r>
      <w:del w:id="42" w:author="Han Xie CHAI (MAS)" w:date="2026-01-02T09:42:00Z" w16du:dateUtc="2026-01-02T01:42:00Z">
        <w:r w:rsidR="000340A9" w:rsidDel="00D174A6">
          <w:delText>m</w:delText>
        </w:r>
      </w:del>
      <w:ins w:id="43" w:author="Han Xie CHAI (MAS)" w:date="2026-01-02T09:42:00Z" w16du:dateUtc="2026-01-02T01:42:00Z">
        <w:r w:rsidR="00D174A6">
          <w:t>M</w:t>
        </w:r>
      </w:ins>
      <w:r w:rsidR="000340A9">
        <w:t xml:space="preserve">aker. If the issuance calendar is </w:t>
      </w:r>
      <w:r>
        <w:t xml:space="preserve">rejected, the issuance calendar </w:t>
      </w:r>
      <w:r w:rsidR="00263591">
        <w:t>is</w:t>
      </w:r>
      <w:r w:rsidR="000340A9">
        <w:t xml:space="preserve"> sent back to the </w:t>
      </w:r>
      <w:del w:id="44" w:author="Han Xie CHAI (MAS)" w:date="2026-01-02T09:42:00Z" w16du:dateUtc="2026-01-02T01:42:00Z">
        <w:r w:rsidR="000340A9" w:rsidDel="00D174A6">
          <w:delText>m</w:delText>
        </w:r>
      </w:del>
      <w:ins w:id="45" w:author="Han Xie CHAI (MAS)" w:date="2026-01-02T09:42:00Z" w16du:dateUtc="2026-01-02T01:42:00Z">
        <w:r w:rsidR="00D174A6">
          <w:t>M</w:t>
        </w:r>
      </w:ins>
      <w:r w:rsidR="000340A9">
        <w:t xml:space="preserve">aker for update. The update process </w:t>
      </w:r>
      <w:r w:rsidR="00263591">
        <w:t>is</w:t>
      </w:r>
      <w:r w:rsidR="000340A9">
        <w:t xml:space="preserve"> elaborated </w:t>
      </w:r>
      <w:r w:rsidR="00263591">
        <w:t>in Figure 2</w:t>
      </w:r>
      <w:r w:rsidR="000340A9">
        <w:t xml:space="preserve"> below.</w:t>
      </w:r>
    </w:p>
    <w:p w14:paraId="1B91A7D8" w14:textId="613B5258" w:rsidR="009F3006" w:rsidRDefault="009F3006" w:rsidP="003F1708">
      <w:r w:rsidRPr="0059518B">
        <w:t xml:space="preserve">The </w:t>
      </w:r>
      <w:r>
        <w:t xml:space="preserve">figure below shows the high-level activities when updating an issuance calendar. </w:t>
      </w:r>
    </w:p>
    <w:p w14:paraId="3DE0D585" w14:textId="163CEE59" w:rsidR="009F3006" w:rsidRDefault="00744900" w:rsidP="005E04BE">
      <w:pPr>
        <w:pStyle w:val="ParagraphText"/>
        <w:keepNext/>
        <w:spacing w:after="0"/>
        <w:jc w:val="center"/>
      </w:pPr>
      <w:commentRangeStart w:id="46"/>
      <w:commentRangeStart w:id="47"/>
      <w:commentRangeEnd w:id="46"/>
      <w:r>
        <w:rPr>
          <w:rStyle w:val="CommentReference"/>
          <w:rFonts w:eastAsiaTheme="minorHAnsi" w:cstheme="minorBidi"/>
          <w:iCs w:val="0"/>
        </w:rPr>
        <w:commentReference w:id="46"/>
      </w:r>
      <w:commentRangeEnd w:id="47"/>
      <w:r w:rsidR="00D95647">
        <w:rPr>
          <w:rStyle w:val="CommentReference"/>
          <w:rFonts w:eastAsiaTheme="minorHAnsi" w:cstheme="minorBidi"/>
          <w:iCs w:val="0"/>
        </w:rPr>
        <w:commentReference w:id="47"/>
      </w:r>
      <w:r w:rsidR="00843F5D" w:rsidRPr="00843F5D">
        <w:rPr>
          <w:noProof/>
        </w:rPr>
        <w:drawing>
          <wp:inline distT="0" distB="0" distL="0" distR="0" wp14:anchorId="3A908354" wp14:editId="35684163">
            <wp:extent cx="4655127" cy="2240926"/>
            <wp:effectExtent l="0" t="0" r="0" b="6985"/>
            <wp:docPr id="39797331"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7331" name="Picture 1" descr="A diagram of a work flow&#10;&#10;AI-generated content may be incorrect."/>
                    <pic:cNvPicPr/>
                  </pic:nvPicPr>
                  <pic:blipFill>
                    <a:blip r:embed="rId20"/>
                    <a:stretch>
                      <a:fillRect/>
                    </a:stretch>
                  </pic:blipFill>
                  <pic:spPr>
                    <a:xfrm>
                      <a:off x="0" y="0"/>
                      <a:ext cx="4658899" cy="2242742"/>
                    </a:xfrm>
                    <a:prstGeom prst="rect">
                      <a:avLst/>
                    </a:prstGeom>
                  </pic:spPr>
                </pic:pic>
              </a:graphicData>
            </a:graphic>
          </wp:inline>
        </w:drawing>
      </w:r>
    </w:p>
    <w:p w14:paraId="756C372A" w14:textId="3CE1A27F" w:rsidR="009F3006" w:rsidRDefault="009F3006" w:rsidP="009F3006">
      <w:pPr>
        <w:pStyle w:val="Caption"/>
      </w:pPr>
      <w:commentRangeStart w:id="48"/>
      <w:commentRangeStart w:id="49"/>
      <w:r w:rsidRPr="00411560">
        <w:t xml:space="preserve">Figure </w:t>
      </w:r>
      <w:r w:rsidRPr="00411560">
        <w:fldChar w:fldCharType="begin"/>
      </w:r>
      <w:r w:rsidRPr="00411560">
        <w:instrText xml:space="preserve"> SEQ Figure \* ARABIC </w:instrText>
      </w:r>
      <w:r w:rsidRPr="00411560">
        <w:fldChar w:fldCharType="separate"/>
      </w:r>
      <w:r w:rsidR="007F5F9A">
        <w:rPr>
          <w:noProof/>
        </w:rPr>
        <w:t>2</w:t>
      </w:r>
      <w:r w:rsidRPr="00411560">
        <w:fldChar w:fldCharType="end"/>
      </w:r>
      <w:r>
        <w:t>:</w:t>
      </w:r>
      <w:r w:rsidRPr="00411560">
        <w:t xml:space="preserve"> </w:t>
      </w:r>
      <w:r>
        <w:t>Activities when updating an issuance calendar</w:t>
      </w:r>
      <w:commentRangeEnd w:id="48"/>
      <w:r w:rsidR="00B703D0">
        <w:rPr>
          <w:rStyle w:val="CommentReference"/>
          <w:b w:val="0"/>
          <w:iCs w:val="0"/>
        </w:rPr>
        <w:commentReference w:id="48"/>
      </w:r>
      <w:commentRangeEnd w:id="49"/>
      <w:r w:rsidR="00843F5D">
        <w:rPr>
          <w:rStyle w:val="CommentReference"/>
          <w:b w:val="0"/>
          <w:iCs w:val="0"/>
        </w:rPr>
        <w:commentReference w:id="49"/>
      </w:r>
    </w:p>
    <w:p w14:paraId="41CC52A8" w14:textId="16D32A58" w:rsidR="00422AAE" w:rsidRDefault="00422AAE" w:rsidP="00422AAE">
      <w:r>
        <w:t xml:space="preserve">This process occurs if updates to the issuance calendar is necessary </w:t>
      </w:r>
      <w:r w:rsidR="00263591">
        <w:t xml:space="preserve">following an action by the </w:t>
      </w:r>
      <w:ins w:id="50" w:author="Han Xie CHAI (MAS)" w:date="2026-01-02T09:42:00Z" w16du:dateUtc="2026-01-02T01:42:00Z">
        <w:r w:rsidR="00D174A6">
          <w:t>C</w:t>
        </w:r>
      </w:ins>
      <w:del w:id="51" w:author="Han Xie CHAI (MAS)" w:date="2026-01-02T09:42:00Z" w16du:dateUtc="2026-01-02T01:42:00Z">
        <w:r w:rsidR="00263591" w:rsidDel="00D174A6">
          <w:delText>c</w:delText>
        </w:r>
      </w:del>
      <w:r w:rsidR="00263591">
        <w:t>hecker</w:t>
      </w:r>
      <w:r>
        <w:t xml:space="preserve">, such as </w:t>
      </w:r>
      <w:r w:rsidR="00263591">
        <w:t>after</w:t>
      </w:r>
      <w:r>
        <w:t xml:space="preserve"> the </w:t>
      </w:r>
      <w:ins w:id="52" w:author="Han Xie CHAI (MAS)" w:date="2026-01-02T09:42:00Z" w16du:dateUtc="2026-01-02T01:42:00Z">
        <w:r w:rsidR="00D174A6">
          <w:t>C</w:t>
        </w:r>
      </w:ins>
      <w:del w:id="53" w:author="Han Xie CHAI (MAS)" w:date="2026-01-02T09:42:00Z" w16du:dateUtc="2026-01-02T01:42:00Z">
        <w:r w:rsidDel="00D174A6">
          <w:delText>c</w:delText>
        </w:r>
      </w:del>
      <w:r>
        <w:t>hecker reject</w:t>
      </w:r>
      <w:r w:rsidR="00263591">
        <w:t>s</w:t>
      </w:r>
      <w:r>
        <w:t xml:space="preserve"> the issuance calendar, or when the </w:t>
      </w:r>
      <w:ins w:id="54" w:author="Han Xie CHAI (MAS)" w:date="2026-01-02T09:42:00Z" w16du:dateUtc="2026-01-02T01:42:00Z">
        <w:r w:rsidR="00D174A6">
          <w:t>M</w:t>
        </w:r>
      </w:ins>
      <w:del w:id="55" w:author="Han Xie CHAI (MAS)" w:date="2026-01-02T09:42:00Z" w16du:dateUtc="2026-01-02T01:42:00Z">
        <w:r w:rsidDel="00D174A6">
          <w:delText>m</w:delText>
        </w:r>
      </w:del>
      <w:r>
        <w:t xml:space="preserve">aker requires an update after the </w:t>
      </w:r>
      <w:ins w:id="56" w:author="Han Xie CHAI (MAS)" w:date="2026-01-02T09:42:00Z" w16du:dateUtc="2026-01-02T01:42:00Z">
        <w:r w:rsidR="00D174A6">
          <w:t>C</w:t>
        </w:r>
      </w:ins>
      <w:del w:id="57" w:author="Han Xie CHAI (MAS)" w:date="2026-01-02T09:42:00Z" w16du:dateUtc="2026-01-02T01:42:00Z">
        <w:r w:rsidDel="00D174A6">
          <w:delText>c</w:delText>
        </w:r>
      </w:del>
      <w:r>
        <w:t xml:space="preserve">hecker approves the issuance </w:t>
      </w:r>
      <w:r>
        <w:lastRenderedPageBreak/>
        <w:t xml:space="preserve">calendar. Updates </w:t>
      </w:r>
      <w:r w:rsidR="00263591">
        <w:t>can only be done via file upload and manual entry</w:t>
      </w:r>
      <w:r w:rsidR="00814042">
        <w:t>;</w:t>
      </w:r>
      <w:r>
        <w:t xml:space="preserve"> </w:t>
      </w:r>
      <w:r w:rsidR="00814042">
        <w:t>updating with algorithm and</w:t>
      </w:r>
      <w:r>
        <w:t xml:space="preserve"> saving as draft </w:t>
      </w:r>
      <w:r w:rsidR="00814042">
        <w:t>are</w:t>
      </w:r>
      <w:r>
        <w:t xml:space="preserve"> not possible in this process. </w:t>
      </w:r>
      <w:r w:rsidR="00814042">
        <w:t>After making the necessary changes, t</w:t>
      </w:r>
      <w:r>
        <w:t xml:space="preserve">he </w:t>
      </w:r>
      <w:ins w:id="58" w:author="Han Xie CHAI (MAS)" w:date="2026-01-02T09:42:00Z" w16du:dateUtc="2026-01-02T01:42:00Z">
        <w:r w:rsidR="00D174A6">
          <w:t>M</w:t>
        </w:r>
      </w:ins>
      <w:del w:id="59" w:author="Han Xie CHAI (MAS)" w:date="2026-01-02T09:42:00Z" w16du:dateUtc="2026-01-02T01:42:00Z">
        <w:r w:rsidDel="00D174A6">
          <w:delText>m</w:delText>
        </w:r>
      </w:del>
      <w:r>
        <w:t>aker submit</w:t>
      </w:r>
      <w:r w:rsidR="00814042">
        <w:t>s</w:t>
      </w:r>
      <w:r>
        <w:t xml:space="preserve"> the issuance calendar for approval </w:t>
      </w:r>
      <w:r w:rsidR="00814042">
        <w:t>again</w:t>
      </w:r>
      <w:r>
        <w:t>.</w:t>
      </w:r>
    </w:p>
    <w:p w14:paraId="6ADB00B7" w14:textId="574F2B3A" w:rsidR="00422AAE" w:rsidRDefault="00814042" w:rsidP="00422AAE">
      <w:pPr>
        <w:rPr>
          <w:ins w:id="60" w:author="Akila BALAKRISHNAN from.OPTIMUM (MAS)" w:date="2025-12-26T12:38:00Z" w16du:dateUtc="2025-12-26T04:38:00Z"/>
        </w:rPr>
      </w:pPr>
      <w:r>
        <w:t>Similar to Figure 1, t</w:t>
      </w:r>
      <w:r w:rsidR="00422AAE">
        <w:t xml:space="preserve">he </w:t>
      </w:r>
      <w:ins w:id="61" w:author="Han Xie CHAI (MAS)" w:date="2026-01-02T09:42:00Z" w16du:dateUtc="2026-01-02T01:42:00Z">
        <w:r w:rsidR="00D174A6">
          <w:t>C</w:t>
        </w:r>
      </w:ins>
      <w:del w:id="62" w:author="Han Xie CHAI (MAS)" w:date="2026-01-02T09:42:00Z" w16du:dateUtc="2026-01-02T01:42:00Z">
        <w:r w:rsidR="00422AAE" w:rsidDel="00D174A6">
          <w:delText>c</w:delText>
        </w:r>
      </w:del>
      <w:r w:rsidR="00422AAE">
        <w:t xml:space="preserve">hecker </w:t>
      </w:r>
      <w:r>
        <w:t>can</w:t>
      </w:r>
      <w:r w:rsidR="00422AAE">
        <w:t xml:space="preserve"> view the issuance calendar and </w:t>
      </w:r>
      <w:r>
        <w:t xml:space="preserve">either </w:t>
      </w:r>
      <w:r w:rsidR="00422AAE">
        <w:t xml:space="preserve">approve or reject it. If the issuance calendar is approved, the issuance calendar </w:t>
      </w:r>
      <w:del w:id="63" w:author="Han Xie CHAI (MAS)" w:date="2025-12-31T09:06:00Z" w16du:dateUtc="2025-12-31T01:06:00Z">
        <w:r w:rsidR="00422AAE" w:rsidDel="00ED38D0">
          <w:delText xml:space="preserve">will </w:delText>
        </w:r>
      </w:del>
      <w:ins w:id="64" w:author="Han Xie CHAI (MAS)" w:date="2025-12-31T09:06:00Z" w16du:dateUtc="2025-12-31T01:06:00Z">
        <w:r w:rsidR="00ED38D0">
          <w:t>is</w:t>
        </w:r>
      </w:ins>
      <w:del w:id="65" w:author="Han Xie CHAI (MAS)" w:date="2025-12-31T09:06:00Z" w16du:dateUtc="2025-12-31T01:06:00Z">
        <w:r w:rsidR="00422AAE" w:rsidDel="00ED38D0">
          <w:delText>be</w:delText>
        </w:r>
      </w:del>
      <w:r w:rsidR="00422AAE">
        <w:t xml:space="preserve"> published based on the publication details set by the </w:t>
      </w:r>
      <w:ins w:id="66" w:author="Han Xie CHAI (MAS)" w:date="2026-01-02T09:42:00Z" w16du:dateUtc="2026-01-02T01:42:00Z">
        <w:r w:rsidR="00D174A6">
          <w:t>M</w:t>
        </w:r>
      </w:ins>
      <w:del w:id="67" w:author="Han Xie CHAI (MAS)" w:date="2026-01-02T09:42:00Z" w16du:dateUtc="2026-01-02T01:42:00Z">
        <w:r w:rsidR="00422AAE" w:rsidDel="00D174A6">
          <w:delText>m</w:delText>
        </w:r>
      </w:del>
      <w:r w:rsidR="00422AAE">
        <w:t xml:space="preserve">aker. If the issuance calendar is rejected, the issuance calendar </w:t>
      </w:r>
      <w:r>
        <w:t>is</w:t>
      </w:r>
      <w:r w:rsidR="00422AAE">
        <w:t xml:space="preserve"> sent back to the </w:t>
      </w:r>
      <w:ins w:id="68" w:author="Han Xie CHAI (MAS)" w:date="2026-01-02T09:42:00Z" w16du:dateUtc="2026-01-02T01:42:00Z">
        <w:r w:rsidR="00D174A6">
          <w:t>M</w:t>
        </w:r>
      </w:ins>
      <w:del w:id="69" w:author="Han Xie CHAI (MAS)" w:date="2026-01-02T09:42:00Z" w16du:dateUtc="2026-01-02T01:42:00Z">
        <w:r w:rsidR="00422AAE" w:rsidDel="00D174A6">
          <w:delText>m</w:delText>
        </w:r>
      </w:del>
      <w:r w:rsidR="00422AAE">
        <w:t xml:space="preserve">aker for </w:t>
      </w:r>
      <w:r w:rsidR="00744900">
        <w:t>further</w:t>
      </w:r>
      <w:r w:rsidR="00422AAE">
        <w:t xml:space="preserve"> update</w:t>
      </w:r>
      <w:r w:rsidR="00744900">
        <w:t>s</w:t>
      </w:r>
      <w:r w:rsidR="00422AAE">
        <w:t>.</w:t>
      </w:r>
    </w:p>
    <w:p w14:paraId="0B29FEA7" w14:textId="0C42F9D5" w:rsidR="00B34A18" w:rsidRDefault="00B34A18" w:rsidP="00422AAE">
      <w:commentRangeStart w:id="70"/>
      <w:commentRangeStart w:id="71"/>
      <w:ins w:id="72" w:author="Akila BALAKRISHNAN from.OPTIMUM (MAS)" w:date="2025-12-26T12:38:00Z" w16du:dateUtc="2025-12-26T04:38:00Z">
        <w:r w:rsidRPr="00F85321">
          <w:rPr>
            <w:u w:val="single"/>
            <w:rPrChange w:id="73" w:author="Akila BALAKRISHNAN from.OPTIMUM (MAS)" w:date="2025-12-26T13:49:00Z" w16du:dateUtc="2025-12-26T05:49:00Z">
              <w:rPr/>
            </w:rPrChange>
          </w:rPr>
          <w:t>Note</w:t>
        </w:r>
        <w:r>
          <w:t xml:space="preserve">: The </w:t>
        </w:r>
      </w:ins>
      <w:ins w:id="74" w:author="Akila BALAKRISHNAN from.OPTIMUM (MAS)" w:date="2025-12-26T12:40:00Z" w16du:dateUtc="2025-12-26T04:40:00Z">
        <w:r w:rsidRPr="00B34A18">
          <w:t xml:space="preserve">issuance calendar for the </w:t>
        </w:r>
      </w:ins>
      <w:ins w:id="75" w:author="Akila BALAKRISHNAN from.OPTIMUM (MAS)" w:date="2025-12-26T12:46:00Z" w16du:dateUtc="2025-12-26T04:46:00Z">
        <w:r w:rsidR="00833739">
          <w:t xml:space="preserve">selected </w:t>
        </w:r>
        <w:r w:rsidR="00833739" w:rsidRPr="00B34A18">
          <w:t>Security</w:t>
        </w:r>
      </w:ins>
      <w:ins w:id="76" w:author="Akila BALAKRISHNAN from.OPTIMUM (MAS)" w:date="2025-12-26T12:40:00Z" w16du:dateUtc="2025-12-26T04:40:00Z">
        <w:r w:rsidRPr="00B34A18">
          <w:t xml:space="preserve"> type, Year, and Period </w:t>
        </w:r>
        <w:r>
          <w:t xml:space="preserve">is </w:t>
        </w:r>
        <w:r w:rsidRPr="00B34A18">
          <w:t>created</w:t>
        </w:r>
        <w:r>
          <w:t xml:space="preserve"> </w:t>
        </w:r>
      </w:ins>
      <w:ins w:id="77" w:author="Akila BALAKRISHNAN from.OPTIMUM (MAS)" w:date="2025-12-26T12:42:00Z" w16du:dateUtc="2025-12-26T04:42:00Z">
        <w:r>
          <w:t xml:space="preserve">(stored in the backend database) </w:t>
        </w:r>
      </w:ins>
      <w:ins w:id="78" w:author="Akila BALAKRISHNAN from.OPTIMUM (MAS)" w:date="2025-12-26T12:40:00Z" w16du:dateUtc="2025-12-26T04:40:00Z">
        <w:r>
          <w:t xml:space="preserve">only when the maker </w:t>
        </w:r>
      </w:ins>
      <w:ins w:id="79" w:author="Akila BALAKRISHNAN from.OPTIMUM (MAS)" w:date="2025-12-26T12:44:00Z" w16du:dateUtc="2025-12-26T04:44:00Z">
        <w:r>
          <w:t>saves</w:t>
        </w:r>
      </w:ins>
      <w:ins w:id="80" w:author="Akila BALAKRISHNAN from.OPTIMUM (MAS)" w:date="2025-12-26T12:43:00Z" w16du:dateUtc="2025-12-26T04:43:00Z">
        <w:r>
          <w:t xml:space="preserve"> it as draft</w:t>
        </w:r>
      </w:ins>
      <w:ins w:id="81" w:author="Akila BALAKRISHNAN from.OPTIMUM (MAS)" w:date="2025-12-26T12:41:00Z">
        <w:r w:rsidRPr="00B34A18">
          <w:t xml:space="preserve"> or </w:t>
        </w:r>
      </w:ins>
      <w:ins w:id="82" w:author="Akila BALAKRISHNAN from.OPTIMUM (MAS)" w:date="2025-12-26T12:44:00Z" w16du:dateUtc="2025-12-26T04:44:00Z">
        <w:r>
          <w:t>s</w:t>
        </w:r>
      </w:ins>
      <w:ins w:id="83" w:author="Akila BALAKRISHNAN from.OPTIMUM (MAS)" w:date="2025-12-26T12:41:00Z">
        <w:r w:rsidRPr="00B34A18">
          <w:t>ubmit</w:t>
        </w:r>
      </w:ins>
      <w:ins w:id="84" w:author="Akila BALAKRISHNAN from.OPTIMUM (MAS)" w:date="2025-12-26T12:45:00Z" w16du:dateUtc="2025-12-26T04:45:00Z">
        <w:r w:rsidR="00833739">
          <w:t>s</w:t>
        </w:r>
      </w:ins>
      <w:ins w:id="85" w:author="Akila BALAKRISHNAN from.OPTIMUM (MAS)" w:date="2025-12-26T12:41:00Z">
        <w:r w:rsidRPr="00B34A18">
          <w:t xml:space="preserve"> for approval.</w:t>
        </w:r>
      </w:ins>
      <w:commentRangeEnd w:id="70"/>
      <w:r w:rsidR="00A77E04">
        <w:rPr>
          <w:rStyle w:val="CommentReference"/>
        </w:rPr>
        <w:commentReference w:id="70"/>
      </w:r>
      <w:commentRangeEnd w:id="71"/>
      <w:r w:rsidR="00A77E04">
        <w:rPr>
          <w:rStyle w:val="CommentReference"/>
        </w:rPr>
        <w:commentReference w:id="71"/>
      </w:r>
    </w:p>
    <w:p w14:paraId="258C96CB" w14:textId="77777777" w:rsidR="00422AAE" w:rsidRPr="00422AAE" w:rsidRDefault="00422AAE" w:rsidP="000E39F4"/>
    <w:p w14:paraId="36221818" w14:textId="11E9B4E0" w:rsidR="009F3006" w:rsidRDefault="009F3006" w:rsidP="009F3006">
      <w:pPr>
        <w:pStyle w:val="Heading2"/>
      </w:pPr>
      <w:bookmarkStart w:id="86" w:name="_Toc217317783"/>
      <w:r>
        <w:t>BPMN Workflow</w:t>
      </w:r>
      <w:bookmarkEnd w:id="86"/>
    </w:p>
    <w:p w14:paraId="01B86152" w14:textId="6A4E5B6F" w:rsidR="009F3006" w:rsidRPr="009F3006" w:rsidRDefault="009F3006" w:rsidP="002B6E98">
      <w:pPr>
        <w:spacing w:before="0" w:after="0"/>
        <w:jc w:val="center"/>
        <w:rPr>
          <w:lang w:val="en-US"/>
        </w:rPr>
      </w:pPr>
      <w:r w:rsidRPr="00DC1B0D">
        <w:rPr>
          <w:noProof/>
        </w:rPr>
        <w:drawing>
          <wp:inline distT="0" distB="0" distL="0" distR="0" wp14:anchorId="5B16A34A" wp14:editId="312F8FE8">
            <wp:extent cx="5656580" cy="2714625"/>
            <wp:effectExtent l="0" t="0" r="0" b="3810"/>
            <wp:docPr id="568899299" name="Picture 568899299"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99299" name="Picture 1" descr="A diagram of a computer&#10;&#10;AI-generated content may be incorrect."/>
                    <pic:cNvPicPr/>
                  </pic:nvPicPr>
                  <pic:blipFill>
                    <a:blip r:embed="rId21"/>
                    <a:stretch>
                      <a:fillRect/>
                    </a:stretch>
                  </pic:blipFill>
                  <pic:spPr>
                    <a:xfrm>
                      <a:off x="0" y="0"/>
                      <a:ext cx="5656580" cy="2714625"/>
                    </a:xfrm>
                    <a:prstGeom prst="rect">
                      <a:avLst/>
                    </a:prstGeom>
                  </pic:spPr>
                </pic:pic>
              </a:graphicData>
            </a:graphic>
          </wp:inline>
        </w:drawing>
      </w:r>
    </w:p>
    <w:p w14:paraId="03367C11" w14:textId="0B7B5801" w:rsidR="009F3006" w:rsidRDefault="009F3006" w:rsidP="009F3006">
      <w:pPr>
        <w:pStyle w:val="Caption"/>
      </w:pPr>
      <w:r w:rsidRPr="00411560">
        <w:t xml:space="preserve">Figure </w:t>
      </w:r>
      <w:r w:rsidRPr="00411560">
        <w:fldChar w:fldCharType="begin"/>
      </w:r>
      <w:r w:rsidRPr="00411560">
        <w:instrText xml:space="preserve"> SEQ Figure \* ARABIC </w:instrText>
      </w:r>
      <w:r w:rsidRPr="00411560">
        <w:fldChar w:fldCharType="separate"/>
      </w:r>
      <w:r w:rsidR="007F5F9A">
        <w:rPr>
          <w:noProof/>
        </w:rPr>
        <w:t>3</w:t>
      </w:r>
      <w:r w:rsidRPr="00411560">
        <w:fldChar w:fldCharType="end"/>
      </w:r>
      <w:r>
        <w:t>:</w:t>
      </w:r>
      <w:r w:rsidRPr="00411560">
        <w:t xml:space="preserve"> </w:t>
      </w:r>
      <w:r>
        <w:t>BPMN workflow for issuance calendars</w:t>
      </w:r>
    </w:p>
    <w:p w14:paraId="19D68A6A" w14:textId="6B857495" w:rsidR="009F3006" w:rsidRPr="009F3006" w:rsidRDefault="009F3006" w:rsidP="003F1708">
      <w:r>
        <w:t>In this module,</w:t>
      </w:r>
    </w:p>
    <w:p w14:paraId="5C425AB6" w14:textId="7F36032D" w:rsidR="009F3006" w:rsidRPr="009F3006" w:rsidRDefault="009F3006" w:rsidP="003F1708">
      <w:pPr>
        <w:pStyle w:val="NumberedList"/>
        <w:numPr>
          <w:ilvl w:val="0"/>
          <w:numId w:val="29"/>
        </w:numPr>
        <w:ind w:hanging="436"/>
        <w:rPr>
          <w:lang w:val="en-US"/>
        </w:rPr>
      </w:pPr>
      <w:r w:rsidRPr="009F3006">
        <w:rPr>
          <w:lang w:val="en-US"/>
        </w:rPr>
        <w:t xml:space="preserve">An instance of the BPMN workflow above is created when a </w:t>
      </w:r>
      <w:ins w:id="87" w:author="Han Xie CHAI (MAS)" w:date="2026-01-02T09:43:00Z" w16du:dateUtc="2026-01-02T01:43:00Z">
        <w:r w:rsidR="00D174A6">
          <w:rPr>
            <w:lang w:val="en-US"/>
          </w:rPr>
          <w:t>M</w:t>
        </w:r>
      </w:ins>
      <w:del w:id="88" w:author="Han Xie CHAI (MAS)" w:date="2026-01-02T09:43:00Z" w16du:dateUtc="2026-01-02T01:43:00Z">
        <w:r w:rsidRPr="009F3006" w:rsidDel="00D174A6">
          <w:rPr>
            <w:lang w:val="en-US"/>
          </w:rPr>
          <w:delText>m</w:delText>
        </w:r>
      </w:del>
      <w:r w:rsidRPr="009F3006">
        <w:rPr>
          <w:lang w:val="en-US"/>
        </w:rPr>
        <w:t>aker submits an issuance calendar for approval.</w:t>
      </w:r>
    </w:p>
    <w:p w14:paraId="789EDD58" w14:textId="6D81143B" w:rsidR="009F3006" w:rsidRPr="009F3006" w:rsidRDefault="009F3006" w:rsidP="003F1708">
      <w:pPr>
        <w:pStyle w:val="NumberedList"/>
        <w:ind w:hanging="436"/>
        <w:rPr>
          <w:lang w:val="en-US"/>
        </w:rPr>
      </w:pPr>
      <w:r w:rsidRPr="009F3006">
        <w:rPr>
          <w:lang w:val="en-US"/>
        </w:rPr>
        <w:t>When an issuance calendar is submitted, OMEGA notif</w:t>
      </w:r>
      <w:r w:rsidR="00814042">
        <w:rPr>
          <w:lang w:val="en-US"/>
        </w:rPr>
        <w:t>ies</w:t>
      </w:r>
      <w:r w:rsidRPr="009F3006">
        <w:rPr>
          <w:lang w:val="en-US"/>
        </w:rPr>
        <w:t xml:space="preserve"> the </w:t>
      </w:r>
      <w:del w:id="89" w:author="Han Xie CHAI (MAS)" w:date="2026-01-02T09:43:00Z" w16du:dateUtc="2026-01-02T01:43:00Z">
        <w:r w:rsidRPr="009F3006" w:rsidDel="00D174A6">
          <w:rPr>
            <w:lang w:val="en-US"/>
          </w:rPr>
          <w:delText>c</w:delText>
        </w:r>
      </w:del>
      <w:ins w:id="90" w:author="Han Xie CHAI (MAS)" w:date="2026-01-02T09:43:00Z" w16du:dateUtc="2026-01-02T01:43:00Z">
        <w:r w:rsidR="00D174A6">
          <w:rPr>
            <w:lang w:val="en-US"/>
          </w:rPr>
          <w:t>C</w:t>
        </w:r>
      </w:ins>
      <w:r w:rsidRPr="009F3006">
        <w:rPr>
          <w:lang w:val="en-US"/>
        </w:rPr>
        <w:t>heckers of the approval request that is pending their review.</w:t>
      </w:r>
    </w:p>
    <w:p w14:paraId="019E7906" w14:textId="3439048F" w:rsidR="009F3006" w:rsidRPr="009F3006" w:rsidRDefault="009F3006" w:rsidP="003F1708">
      <w:pPr>
        <w:pStyle w:val="NumberedList"/>
        <w:ind w:hanging="436"/>
        <w:rPr>
          <w:lang w:val="en-US"/>
        </w:rPr>
      </w:pPr>
      <w:r w:rsidRPr="009F3006">
        <w:rPr>
          <w:lang w:val="en-US"/>
        </w:rPr>
        <w:t xml:space="preserve">The </w:t>
      </w:r>
      <w:ins w:id="91" w:author="Han Xie CHAI (MAS)" w:date="2026-01-02T09:43:00Z" w16du:dateUtc="2026-01-02T01:43:00Z">
        <w:r w:rsidR="00D174A6">
          <w:rPr>
            <w:lang w:val="en-US"/>
          </w:rPr>
          <w:t>C</w:t>
        </w:r>
      </w:ins>
      <w:del w:id="92" w:author="Han Xie CHAI (MAS)" w:date="2026-01-02T09:43:00Z" w16du:dateUtc="2026-01-02T01:43:00Z">
        <w:r w:rsidRPr="009F3006" w:rsidDel="00D174A6">
          <w:rPr>
            <w:lang w:val="en-US"/>
          </w:rPr>
          <w:delText>c</w:delText>
        </w:r>
      </w:del>
      <w:r w:rsidRPr="009F3006">
        <w:rPr>
          <w:lang w:val="en-US"/>
        </w:rPr>
        <w:t>hecker reviews the issuance calendar approval request with the option to approve or reject the request.</w:t>
      </w:r>
    </w:p>
    <w:p w14:paraId="37959EFE" w14:textId="09A3C9A4" w:rsidR="009F3006" w:rsidRPr="009F3006" w:rsidRDefault="009F3006" w:rsidP="003F1708">
      <w:pPr>
        <w:pStyle w:val="NumberedList"/>
        <w:ind w:hanging="436"/>
        <w:rPr>
          <w:lang w:val="en-US"/>
        </w:rPr>
      </w:pPr>
      <w:r w:rsidRPr="009F3006">
        <w:rPr>
          <w:lang w:val="en-US"/>
        </w:rPr>
        <w:t xml:space="preserve">When approved, the </w:t>
      </w:r>
      <w:ins w:id="93" w:author="Han Xie CHAI (MAS)" w:date="2026-01-02T09:43:00Z" w16du:dateUtc="2026-01-02T01:43:00Z">
        <w:r w:rsidR="00D174A6">
          <w:rPr>
            <w:lang w:val="en-US"/>
          </w:rPr>
          <w:t>M</w:t>
        </w:r>
      </w:ins>
      <w:del w:id="94" w:author="Han Xie CHAI (MAS)" w:date="2026-01-02T09:43:00Z" w16du:dateUtc="2026-01-02T01:43:00Z">
        <w:r w:rsidRPr="009F3006" w:rsidDel="00D174A6">
          <w:rPr>
            <w:lang w:val="en-US"/>
          </w:rPr>
          <w:delText>m</w:delText>
        </w:r>
      </w:del>
      <w:r w:rsidRPr="009F3006">
        <w:rPr>
          <w:lang w:val="en-US"/>
        </w:rPr>
        <w:t xml:space="preserve">akers and the </w:t>
      </w:r>
      <w:del w:id="95" w:author="Han Xie CHAI (MAS)" w:date="2026-01-02T09:43:00Z" w16du:dateUtc="2026-01-02T01:43:00Z">
        <w:r w:rsidRPr="009F3006" w:rsidDel="00D174A6">
          <w:rPr>
            <w:lang w:val="en-US"/>
          </w:rPr>
          <w:delText>c</w:delText>
        </w:r>
      </w:del>
      <w:ins w:id="96" w:author="Han Xie CHAI (MAS)" w:date="2026-01-02T09:43:00Z" w16du:dateUtc="2026-01-02T01:43:00Z">
        <w:r w:rsidR="00D174A6">
          <w:rPr>
            <w:lang w:val="en-US"/>
          </w:rPr>
          <w:t>C</w:t>
        </w:r>
      </w:ins>
      <w:r w:rsidRPr="009F3006">
        <w:rPr>
          <w:lang w:val="en-US"/>
        </w:rPr>
        <w:t xml:space="preserve">heckers </w:t>
      </w:r>
      <w:r w:rsidR="00814042">
        <w:rPr>
          <w:lang w:val="en-US"/>
        </w:rPr>
        <w:t>are</w:t>
      </w:r>
      <w:r w:rsidRPr="009F3006">
        <w:rPr>
          <w:lang w:val="en-US"/>
        </w:rPr>
        <w:t xml:space="preserve"> notified of the approved request, and OMEGA update</w:t>
      </w:r>
      <w:r w:rsidR="00814042">
        <w:rPr>
          <w:lang w:val="en-US"/>
        </w:rPr>
        <w:t>s</w:t>
      </w:r>
      <w:r w:rsidRPr="009F3006">
        <w:rPr>
          <w:lang w:val="en-US"/>
        </w:rPr>
        <w:t xml:space="preserve"> the status of the issuance calendar accordingly.</w:t>
      </w:r>
    </w:p>
    <w:p w14:paraId="3F9EC30F" w14:textId="1A3F678B" w:rsidR="009F3006" w:rsidRDefault="009F3006" w:rsidP="003F1708">
      <w:pPr>
        <w:pStyle w:val="NumberedList"/>
        <w:ind w:hanging="436"/>
        <w:rPr>
          <w:lang w:val="en-US"/>
        </w:rPr>
      </w:pPr>
      <w:r w:rsidRPr="009F3006">
        <w:rPr>
          <w:lang w:val="en-US"/>
        </w:rPr>
        <w:t xml:space="preserve">When the request is rejected, the </w:t>
      </w:r>
      <w:ins w:id="97" w:author="Han Xie CHAI (MAS)" w:date="2026-01-02T09:43:00Z" w16du:dateUtc="2026-01-02T01:43:00Z">
        <w:r w:rsidR="00D174A6">
          <w:rPr>
            <w:lang w:val="en-US"/>
          </w:rPr>
          <w:t>M</w:t>
        </w:r>
      </w:ins>
      <w:del w:id="98" w:author="Han Xie CHAI (MAS)" w:date="2026-01-02T09:43:00Z" w16du:dateUtc="2026-01-02T01:43:00Z">
        <w:r w:rsidRPr="009F3006" w:rsidDel="00D174A6">
          <w:rPr>
            <w:lang w:val="en-US"/>
          </w:rPr>
          <w:delText>m</w:delText>
        </w:r>
      </w:del>
      <w:r w:rsidRPr="009F3006">
        <w:rPr>
          <w:lang w:val="en-US"/>
        </w:rPr>
        <w:t xml:space="preserve">akers and the </w:t>
      </w:r>
      <w:del w:id="99" w:author="Han Xie CHAI (MAS)" w:date="2026-01-02T09:43:00Z" w16du:dateUtc="2026-01-02T01:43:00Z">
        <w:r w:rsidRPr="009F3006" w:rsidDel="00D174A6">
          <w:rPr>
            <w:lang w:val="en-US"/>
          </w:rPr>
          <w:delText>c</w:delText>
        </w:r>
      </w:del>
      <w:ins w:id="100" w:author="Han Xie CHAI (MAS)" w:date="2026-01-02T09:43:00Z" w16du:dateUtc="2026-01-02T01:43:00Z">
        <w:r w:rsidR="00D174A6">
          <w:rPr>
            <w:lang w:val="en-US"/>
          </w:rPr>
          <w:t>C</w:t>
        </w:r>
      </w:ins>
      <w:r w:rsidRPr="009F3006">
        <w:rPr>
          <w:lang w:val="en-US"/>
        </w:rPr>
        <w:t xml:space="preserve">heckers </w:t>
      </w:r>
      <w:r w:rsidR="00814042">
        <w:rPr>
          <w:lang w:val="en-US"/>
        </w:rPr>
        <w:t>are</w:t>
      </w:r>
      <w:r w:rsidRPr="009F3006">
        <w:rPr>
          <w:lang w:val="en-US"/>
        </w:rPr>
        <w:t xml:space="preserve"> notified of the rejected request, and OMEGA revert</w:t>
      </w:r>
      <w:r w:rsidR="00814042">
        <w:rPr>
          <w:lang w:val="en-US"/>
        </w:rPr>
        <w:t>s</w:t>
      </w:r>
      <w:r w:rsidRPr="009F3006">
        <w:rPr>
          <w:lang w:val="en-US"/>
        </w:rPr>
        <w:t xml:space="preserve"> the status of the issuance calendar to its previous status</w:t>
      </w:r>
      <w:r w:rsidR="00814042">
        <w:rPr>
          <w:lang w:val="en-US"/>
        </w:rPr>
        <w:t xml:space="preserve">. </w:t>
      </w:r>
      <w:commentRangeStart w:id="101"/>
      <w:commentRangeStart w:id="102"/>
      <w:r w:rsidR="00814042">
        <w:rPr>
          <w:lang w:val="en-US"/>
        </w:rPr>
        <w:t>The only exception to the status reversion is if the previous status</w:t>
      </w:r>
      <w:r w:rsidRPr="009F3006">
        <w:rPr>
          <w:lang w:val="en-US"/>
        </w:rPr>
        <w:t xml:space="preserve"> is Pending Publication, </w:t>
      </w:r>
      <w:r w:rsidR="00814042">
        <w:rPr>
          <w:lang w:val="en-US"/>
        </w:rPr>
        <w:t>in which case</w:t>
      </w:r>
      <w:r w:rsidR="00814042" w:rsidRPr="009F3006">
        <w:rPr>
          <w:lang w:val="en-US"/>
        </w:rPr>
        <w:t xml:space="preserve"> </w:t>
      </w:r>
      <w:r w:rsidRPr="009F3006">
        <w:rPr>
          <w:lang w:val="en-US"/>
        </w:rPr>
        <w:t xml:space="preserve">the </w:t>
      </w:r>
      <w:r w:rsidR="00814042">
        <w:rPr>
          <w:lang w:val="en-US"/>
        </w:rPr>
        <w:t xml:space="preserve">new </w:t>
      </w:r>
      <w:r w:rsidRPr="009F3006">
        <w:rPr>
          <w:lang w:val="en-US"/>
        </w:rPr>
        <w:t>status wil</w:t>
      </w:r>
      <w:r>
        <w:rPr>
          <w:lang w:val="en-US"/>
        </w:rPr>
        <w:t>l</w:t>
      </w:r>
      <w:r w:rsidRPr="009F3006">
        <w:rPr>
          <w:lang w:val="en-US"/>
        </w:rPr>
        <w:t xml:space="preserve"> be Rejected. </w:t>
      </w:r>
      <w:r w:rsidR="00814042">
        <w:rPr>
          <w:lang w:val="en-US"/>
        </w:rPr>
        <w:t>In this scenario, f</w:t>
      </w:r>
      <w:r w:rsidRPr="009F3006">
        <w:rPr>
          <w:lang w:val="en-US"/>
        </w:rPr>
        <w:t xml:space="preserve">or </w:t>
      </w:r>
      <w:r w:rsidR="000B76C0" w:rsidRPr="009F3006">
        <w:rPr>
          <w:lang w:val="en-US"/>
        </w:rPr>
        <w:t>th</w:t>
      </w:r>
      <w:r w:rsidR="000B76C0">
        <w:rPr>
          <w:lang w:val="en-US"/>
        </w:rPr>
        <w:t>e</w:t>
      </w:r>
      <w:r w:rsidR="000B76C0" w:rsidRPr="009F3006">
        <w:rPr>
          <w:lang w:val="en-US"/>
        </w:rPr>
        <w:t xml:space="preserve"> </w:t>
      </w:r>
      <w:r w:rsidRPr="009F3006">
        <w:rPr>
          <w:lang w:val="en-US"/>
        </w:rPr>
        <w:t xml:space="preserve">particular security type, year and period, </w:t>
      </w:r>
      <w:ins w:id="103" w:author="Eugene CHEONG from.TOPPAN (MAS)" w:date="2025-12-18T12:21:00Z" w16du:dateUtc="2025-12-18T04:21:00Z">
        <w:r w:rsidR="00D95647">
          <w:rPr>
            <w:lang w:val="en-US"/>
          </w:rPr>
          <w:t xml:space="preserve">there are </w:t>
        </w:r>
      </w:ins>
      <w:r w:rsidRPr="009F3006">
        <w:rPr>
          <w:lang w:val="en-US"/>
        </w:rPr>
        <w:t xml:space="preserve">no </w:t>
      </w:r>
      <w:ins w:id="104" w:author="Eugene CHEONG from.TOPPAN (MAS)" w:date="2025-12-18T12:21:00Z" w16du:dateUtc="2025-12-18T04:21:00Z">
        <w:r w:rsidR="00D95647">
          <w:rPr>
            <w:lang w:val="en-US"/>
          </w:rPr>
          <w:t xml:space="preserve">changes to the existing </w:t>
        </w:r>
      </w:ins>
      <w:r w:rsidRPr="009F3006">
        <w:rPr>
          <w:lang w:val="en-US"/>
        </w:rPr>
        <w:t xml:space="preserve">issuance calendar data </w:t>
      </w:r>
      <w:ins w:id="105" w:author="Eugene CHEONG from.TOPPAN (MAS)" w:date="2025-12-18T12:21:00Z" w16du:dateUtc="2025-12-18T04:21:00Z">
        <w:r w:rsidR="00D95647">
          <w:rPr>
            <w:lang w:val="en-US"/>
          </w:rPr>
          <w:t xml:space="preserve">that </w:t>
        </w:r>
      </w:ins>
      <w:del w:id="106" w:author="Eugene CHEONG from.TOPPAN (MAS)" w:date="2025-12-19T09:29:00Z" w16du:dateUtc="2025-12-19T01:29:00Z">
        <w:r w:rsidRPr="009F3006" w:rsidDel="0017095E">
          <w:rPr>
            <w:lang w:val="en-US"/>
          </w:rPr>
          <w:delText xml:space="preserve">is </w:delText>
        </w:r>
      </w:del>
      <w:ins w:id="107" w:author="Eugene CHEONG from.TOPPAN (MAS)" w:date="2025-12-19T09:29:00Z" w16du:dateUtc="2025-12-19T01:29:00Z">
        <w:r w:rsidR="0017095E">
          <w:rPr>
            <w:lang w:val="en-US"/>
          </w:rPr>
          <w:t>was</w:t>
        </w:r>
        <w:r w:rsidR="0017095E" w:rsidRPr="009F3006">
          <w:rPr>
            <w:lang w:val="en-US"/>
          </w:rPr>
          <w:t xml:space="preserve"> </w:t>
        </w:r>
      </w:ins>
      <w:r w:rsidRPr="009F3006">
        <w:rPr>
          <w:lang w:val="en-US"/>
        </w:rPr>
        <w:t>published on the MAS Website until it is updated again and approved.</w:t>
      </w:r>
      <w:commentRangeEnd w:id="101"/>
      <w:r w:rsidR="00814042">
        <w:rPr>
          <w:rStyle w:val="CommentReference"/>
        </w:rPr>
        <w:commentReference w:id="101"/>
      </w:r>
      <w:commentRangeEnd w:id="102"/>
      <w:r w:rsidR="00843F5D">
        <w:rPr>
          <w:rStyle w:val="CommentReference"/>
        </w:rPr>
        <w:commentReference w:id="102"/>
      </w:r>
    </w:p>
    <w:p w14:paraId="1DC7BFEB" w14:textId="77777777" w:rsidR="009F3006" w:rsidRDefault="009F3006" w:rsidP="009F3006">
      <w:pPr>
        <w:pStyle w:val="NumberedList"/>
        <w:numPr>
          <w:ilvl w:val="0"/>
          <w:numId w:val="0"/>
        </w:numPr>
        <w:rPr>
          <w:lang w:val="en-US"/>
        </w:rPr>
      </w:pPr>
    </w:p>
    <w:p w14:paraId="773700D0" w14:textId="65D703FA" w:rsidR="009F3006" w:rsidRDefault="009F3006" w:rsidP="009F3006">
      <w:pPr>
        <w:pStyle w:val="Heading2"/>
      </w:pPr>
      <w:bookmarkStart w:id="108" w:name="_Ref215583037"/>
      <w:bookmarkStart w:id="109" w:name="_Ref215583039"/>
      <w:bookmarkStart w:id="110" w:name="_Toc217317784"/>
      <w:r>
        <w:lastRenderedPageBreak/>
        <w:t>State Transition Diagram</w:t>
      </w:r>
      <w:bookmarkEnd w:id="108"/>
      <w:bookmarkEnd w:id="109"/>
      <w:bookmarkEnd w:id="110"/>
    </w:p>
    <w:p w14:paraId="773EAD94" w14:textId="348ECF56" w:rsidR="009F3006" w:rsidRPr="009F3006" w:rsidRDefault="009F3006" w:rsidP="003F1708">
      <w:pPr>
        <w:rPr>
          <w:lang w:val="en-US"/>
        </w:rPr>
      </w:pPr>
      <w:r w:rsidRPr="009F3006">
        <w:rPr>
          <w:lang w:val="en-US"/>
        </w:rPr>
        <w:t xml:space="preserve">The </w:t>
      </w:r>
      <w:r>
        <w:rPr>
          <w:lang w:val="en-US"/>
        </w:rPr>
        <w:t>figure</w:t>
      </w:r>
      <w:r w:rsidRPr="009F3006">
        <w:rPr>
          <w:lang w:val="en-US"/>
        </w:rPr>
        <w:t xml:space="preserve"> below shows the possible status transitions</w:t>
      </w:r>
      <w:r>
        <w:rPr>
          <w:lang w:val="en-US"/>
        </w:rPr>
        <w:t xml:space="preserve"> that an issuance calendar may undergo</w:t>
      </w:r>
      <w:r w:rsidRPr="009F3006">
        <w:rPr>
          <w:lang w:val="en-US"/>
        </w:rPr>
        <w:t>, and the conditions required to trigger these transitions.</w:t>
      </w:r>
    </w:p>
    <w:p w14:paraId="3A96083E" w14:textId="7B77057B" w:rsidR="009F3006" w:rsidRDefault="009F3006" w:rsidP="003F1708">
      <w:pPr>
        <w:spacing w:before="0" w:after="0" w:line="240" w:lineRule="auto"/>
        <w:rPr>
          <w:lang w:val="en-US"/>
        </w:rPr>
      </w:pPr>
      <w:r w:rsidRPr="009F3006">
        <w:rPr>
          <w:lang w:val="en-US"/>
        </w:rPr>
        <w:t xml:space="preserve"> </w:t>
      </w:r>
      <w:commentRangeStart w:id="111"/>
      <w:r w:rsidR="00D95647" w:rsidRPr="00D95647">
        <w:rPr>
          <w:noProof/>
          <w:lang w:val="en-US"/>
        </w:rPr>
        <w:drawing>
          <wp:inline distT="0" distB="0" distL="0" distR="0" wp14:anchorId="7C4283B2" wp14:editId="497104CA">
            <wp:extent cx="6858000" cy="3319145"/>
            <wp:effectExtent l="0" t="0" r="0" b="0"/>
            <wp:docPr id="1290613932"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13932" name="Picture 1" descr="A diagram of a process&#10;&#10;AI-generated content may be incorrect."/>
                    <pic:cNvPicPr/>
                  </pic:nvPicPr>
                  <pic:blipFill>
                    <a:blip r:embed="rId22"/>
                    <a:stretch>
                      <a:fillRect/>
                    </a:stretch>
                  </pic:blipFill>
                  <pic:spPr>
                    <a:xfrm>
                      <a:off x="0" y="0"/>
                      <a:ext cx="6858000" cy="3319145"/>
                    </a:xfrm>
                    <a:prstGeom prst="rect">
                      <a:avLst/>
                    </a:prstGeom>
                  </pic:spPr>
                </pic:pic>
              </a:graphicData>
            </a:graphic>
          </wp:inline>
        </w:drawing>
      </w:r>
      <w:commentRangeEnd w:id="111"/>
      <w:r w:rsidR="00360772">
        <w:rPr>
          <w:rStyle w:val="CommentReference"/>
        </w:rPr>
        <w:commentReference w:id="111"/>
      </w:r>
    </w:p>
    <w:p w14:paraId="61B4423C" w14:textId="5E4DA9FA" w:rsidR="009F3006" w:rsidRDefault="009F3006" w:rsidP="009F3006">
      <w:pPr>
        <w:pStyle w:val="Caption"/>
      </w:pPr>
      <w:commentRangeStart w:id="112"/>
      <w:commentRangeStart w:id="113"/>
      <w:commentRangeStart w:id="114"/>
      <w:r w:rsidRPr="00411560">
        <w:t xml:space="preserve">Figure </w:t>
      </w:r>
      <w:r w:rsidRPr="00411560">
        <w:fldChar w:fldCharType="begin"/>
      </w:r>
      <w:r w:rsidRPr="00411560">
        <w:instrText xml:space="preserve"> SEQ Figure \* ARABIC </w:instrText>
      </w:r>
      <w:r w:rsidRPr="00411560">
        <w:fldChar w:fldCharType="separate"/>
      </w:r>
      <w:r w:rsidR="007F5F9A">
        <w:rPr>
          <w:noProof/>
        </w:rPr>
        <w:t>4</w:t>
      </w:r>
      <w:r w:rsidRPr="00411560">
        <w:fldChar w:fldCharType="end"/>
      </w:r>
      <w:r>
        <w:t>:</w:t>
      </w:r>
      <w:r w:rsidRPr="00411560">
        <w:t xml:space="preserve"> </w:t>
      </w:r>
      <w:r>
        <w:t>State transition diagram</w:t>
      </w:r>
      <w:commentRangeEnd w:id="112"/>
      <w:r w:rsidR="004048D2">
        <w:rPr>
          <w:rStyle w:val="CommentReference"/>
          <w:b w:val="0"/>
          <w:iCs w:val="0"/>
        </w:rPr>
        <w:commentReference w:id="112"/>
      </w:r>
      <w:commentRangeEnd w:id="113"/>
      <w:r w:rsidR="00D95647">
        <w:rPr>
          <w:rStyle w:val="CommentReference"/>
          <w:b w:val="0"/>
          <w:iCs w:val="0"/>
        </w:rPr>
        <w:commentReference w:id="113"/>
      </w:r>
      <w:commentRangeEnd w:id="114"/>
      <w:r w:rsidR="0005134C">
        <w:rPr>
          <w:rStyle w:val="CommentReference"/>
          <w:b w:val="0"/>
          <w:iCs w:val="0"/>
        </w:rPr>
        <w:commentReference w:id="114"/>
      </w:r>
    </w:p>
    <w:p w14:paraId="7B540798" w14:textId="68FDFDA1" w:rsidR="009F3006" w:rsidRDefault="00D50758" w:rsidP="00D50758">
      <w:pPr>
        <w:pStyle w:val="Heading2"/>
      </w:pPr>
      <w:bookmarkStart w:id="115" w:name="_Toc217317785"/>
      <w:r>
        <w:t>Use Cases</w:t>
      </w:r>
      <w:bookmarkEnd w:id="115"/>
    </w:p>
    <w:p w14:paraId="2D4B82FF" w14:textId="36AB58D9" w:rsidR="00D50758" w:rsidRDefault="00C96648" w:rsidP="000E39F4">
      <w:pPr>
        <w:spacing w:before="0" w:after="0" w:line="240" w:lineRule="auto"/>
        <w:jc w:val="center"/>
        <w:rPr>
          <w:lang w:val="en-US"/>
        </w:rPr>
      </w:pPr>
      <w:r w:rsidRPr="00C96648">
        <w:rPr>
          <w:noProof/>
          <w:lang w:val="en-US"/>
        </w:rPr>
        <w:drawing>
          <wp:inline distT="0" distB="0" distL="0" distR="0" wp14:anchorId="667C5399" wp14:editId="43B52520">
            <wp:extent cx="4640712" cy="2508493"/>
            <wp:effectExtent l="0" t="0" r="7620" b="6350"/>
            <wp:docPr id="651474108" name="Picture 651474108" descr="A diagram of a company's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74108" name="Picture 1" descr="A diagram of a company's workflow&#10;&#10;AI-generated content may be incorrect."/>
                    <pic:cNvPicPr/>
                  </pic:nvPicPr>
                  <pic:blipFill>
                    <a:blip r:embed="rId23"/>
                    <a:stretch>
                      <a:fillRect/>
                    </a:stretch>
                  </pic:blipFill>
                  <pic:spPr>
                    <a:xfrm>
                      <a:off x="0" y="0"/>
                      <a:ext cx="4643865" cy="2510197"/>
                    </a:xfrm>
                    <a:prstGeom prst="rect">
                      <a:avLst/>
                    </a:prstGeom>
                  </pic:spPr>
                </pic:pic>
              </a:graphicData>
            </a:graphic>
          </wp:inline>
        </w:drawing>
      </w:r>
    </w:p>
    <w:p w14:paraId="36E16B36" w14:textId="5584A531" w:rsidR="00D50758" w:rsidRDefault="00D50758" w:rsidP="00D50758">
      <w:pPr>
        <w:pStyle w:val="Caption"/>
      </w:pPr>
      <w:r w:rsidRPr="00411560">
        <w:t xml:space="preserve">Figure </w:t>
      </w:r>
      <w:r w:rsidRPr="00411560">
        <w:fldChar w:fldCharType="begin"/>
      </w:r>
      <w:r w:rsidRPr="00411560">
        <w:instrText xml:space="preserve"> SEQ Figure \* ARABIC </w:instrText>
      </w:r>
      <w:r w:rsidRPr="00411560">
        <w:fldChar w:fldCharType="separate"/>
      </w:r>
      <w:r w:rsidR="007F5F9A">
        <w:rPr>
          <w:noProof/>
        </w:rPr>
        <w:t>5</w:t>
      </w:r>
      <w:r w:rsidRPr="00411560">
        <w:fldChar w:fldCharType="end"/>
      </w:r>
      <w:r>
        <w:t>:</w:t>
      </w:r>
      <w:r w:rsidRPr="00411560">
        <w:t xml:space="preserve"> </w:t>
      </w:r>
      <w:r>
        <w:t>Use case diagram</w:t>
      </w:r>
    </w:p>
    <w:p w14:paraId="026CE4C4" w14:textId="316CF98F" w:rsidR="00D50758" w:rsidRDefault="00D50758" w:rsidP="003F1708">
      <w:pPr>
        <w:rPr>
          <w:lang w:val="en-US"/>
        </w:rPr>
      </w:pPr>
      <w:r>
        <w:rPr>
          <w:lang w:val="en-US"/>
        </w:rPr>
        <w:t>The use cases covered within this module are:</w:t>
      </w:r>
    </w:p>
    <w:p w14:paraId="3A5FBC16" w14:textId="22D168FC" w:rsidR="00D50758" w:rsidRPr="00D50758" w:rsidRDefault="00BB26A0" w:rsidP="00D50758">
      <w:pPr>
        <w:pStyle w:val="ListParagraph"/>
        <w:rPr>
          <w:lang w:val="en-US"/>
        </w:rPr>
      </w:pPr>
      <w:r>
        <w:rPr>
          <w:lang w:val="en-US"/>
        </w:rPr>
        <w:fldChar w:fldCharType="begin"/>
      </w:r>
      <w:r>
        <w:rPr>
          <w:lang w:val="en-US"/>
        </w:rPr>
        <w:instrText xml:space="preserve"> REF _Ref215561721 \r \h </w:instrText>
      </w:r>
      <w:r>
        <w:rPr>
          <w:lang w:val="en-US"/>
        </w:rPr>
      </w:r>
      <w:r>
        <w:rPr>
          <w:lang w:val="en-US"/>
        </w:rPr>
        <w:fldChar w:fldCharType="separate"/>
      </w:r>
      <w:r w:rsidR="007F5F9A">
        <w:rPr>
          <w:lang w:val="en-US"/>
        </w:rPr>
        <w:t>2.7</w:t>
      </w:r>
      <w:r>
        <w:rPr>
          <w:lang w:val="en-US"/>
        </w:rPr>
        <w:fldChar w:fldCharType="end"/>
      </w:r>
      <w:r>
        <w:rPr>
          <w:lang w:val="en-US"/>
        </w:rPr>
        <w:t xml:space="preserve"> </w:t>
      </w:r>
      <w:r>
        <w:rPr>
          <w:lang w:val="en-US"/>
        </w:rPr>
        <w:fldChar w:fldCharType="begin"/>
      </w:r>
      <w:r>
        <w:rPr>
          <w:lang w:val="en-US"/>
        </w:rPr>
        <w:instrText xml:space="preserve"> REF _Ref215561724 \h </w:instrText>
      </w:r>
      <w:r>
        <w:rPr>
          <w:lang w:val="en-US"/>
        </w:rPr>
      </w:r>
      <w:r>
        <w:rPr>
          <w:lang w:val="en-US"/>
        </w:rPr>
        <w:fldChar w:fldCharType="separate"/>
      </w:r>
      <w:r w:rsidR="007F5F9A">
        <w:t>View Issuance Calendar</w:t>
      </w:r>
      <w:r>
        <w:rPr>
          <w:lang w:val="en-US"/>
        </w:rPr>
        <w:fldChar w:fldCharType="end"/>
      </w:r>
    </w:p>
    <w:p w14:paraId="05BF7CB3" w14:textId="52EBC7D7" w:rsidR="00D50758" w:rsidRPr="00D50758" w:rsidRDefault="00BB26A0" w:rsidP="00D50758">
      <w:pPr>
        <w:pStyle w:val="ListParagraph"/>
        <w:rPr>
          <w:lang w:val="en-US"/>
        </w:rPr>
      </w:pPr>
      <w:r>
        <w:rPr>
          <w:lang w:val="en-US"/>
        </w:rPr>
        <w:lastRenderedPageBreak/>
        <w:fldChar w:fldCharType="begin"/>
      </w:r>
      <w:r>
        <w:rPr>
          <w:lang w:val="en-US"/>
        </w:rPr>
        <w:instrText xml:space="preserve"> REF _Ref215561737 \r \h </w:instrText>
      </w:r>
      <w:r>
        <w:rPr>
          <w:lang w:val="en-US"/>
        </w:rPr>
      </w:r>
      <w:r>
        <w:rPr>
          <w:lang w:val="en-US"/>
        </w:rPr>
        <w:fldChar w:fldCharType="separate"/>
      </w:r>
      <w:r w:rsidR="007F5F9A">
        <w:rPr>
          <w:lang w:val="en-US"/>
        </w:rPr>
        <w:t>2.8</w:t>
      </w:r>
      <w:r>
        <w:rPr>
          <w:lang w:val="en-US"/>
        </w:rPr>
        <w:fldChar w:fldCharType="end"/>
      </w:r>
      <w:r>
        <w:rPr>
          <w:lang w:val="en-US"/>
        </w:rPr>
        <w:t xml:space="preserve"> </w:t>
      </w:r>
      <w:r>
        <w:rPr>
          <w:lang w:val="en-US"/>
        </w:rPr>
        <w:fldChar w:fldCharType="begin"/>
      </w:r>
      <w:r>
        <w:rPr>
          <w:lang w:val="en-US"/>
        </w:rPr>
        <w:instrText xml:space="preserve"> REF _Ref215561739 \h </w:instrText>
      </w:r>
      <w:r>
        <w:rPr>
          <w:lang w:val="en-US"/>
        </w:rPr>
      </w:r>
      <w:r>
        <w:rPr>
          <w:lang w:val="en-US"/>
        </w:rPr>
        <w:fldChar w:fldCharType="separate"/>
      </w:r>
      <w:r w:rsidR="007F5F9A">
        <w:t>Create Issuance Calendar</w:t>
      </w:r>
      <w:r>
        <w:rPr>
          <w:lang w:val="en-US"/>
        </w:rPr>
        <w:fldChar w:fldCharType="end"/>
      </w:r>
    </w:p>
    <w:p w14:paraId="1E1F974D" w14:textId="164BF369" w:rsidR="00D50758" w:rsidRPr="00D50758" w:rsidRDefault="00BB26A0" w:rsidP="00D50758">
      <w:pPr>
        <w:pStyle w:val="ListParagraph"/>
        <w:rPr>
          <w:lang w:val="en-US"/>
        </w:rPr>
      </w:pPr>
      <w:r>
        <w:rPr>
          <w:lang w:val="en-US"/>
        </w:rPr>
        <w:fldChar w:fldCharType="begin"/>
      </w:r>
      <w:r>
        <w:rPr>
          <w:lang w:val="en-US"/>
        </w:rPr>
        <w:instrText xml:space="preserve"> REF _Ref215561749 \r \h </w:instrText>
      </w:r>
      <w:r>
        <w:rPr>
          <w:lang w:val="en-US"/>
        </w:rPr>
      </w:r>
      <w:r>
        <w:rPr>
          <w:lang w:val="en-US"/>
        </w:rPr>
        <w:fldChar w:fldCharType="separate"/>
      </w:r>
      <w:r w:rsidR="007F5F9A">
        <w:rPr>
          <w:lang w:val="en-US"/>
        </w:rPr>
        <w:t>2.9</w:t>
      </w:r>
      <w:r>
        <w:rPr>
          <w:lang w:val="en-US"/>
        </w:rPr>
        <w:fldChar w:fldCharType="end"/>
      </w:r>
      <w:r>
        <w:rPr>
          <w:lang w:val="en-US"/>
        </w:rPr>
        <w:t xml:space="preserve"> </w:t>
      </w:r>
      <w:r>
        <w:rPr>
          <w:lang w:val="en-US"/>
        </w:rPr>
        <w:fldChar w:fldCharType="begin"/>
      </w:r>
      <w:r>
        <w:rPr>
          <w:lang w:val="en-US"/>
        </w:rPr>
        <w:instrText xml:space="preserve"> REF _Ref215561752 \h </w:instrText>
      </w:r>
      <w:r>
        <w:rPr>
          <w:lang w:val="en-US"/>
        </w:rPr>
      </w:r>
      <w:r>
        <w:rPr>
          <w:lang w:val="en-US"/>
        </w:rPr>
        <w:fldChar w:fldCharType="separate"/>
      </w:r>
      <w:r w:rsidR="007F5F9A">
        <w:t>Update Issuance Calendar</w:t>
      </w:r>
      <w:r>
        <w:rPr>
          <w:lang w:val="en-US"/>
        </w:rPr>
        <w:fldChar w:fldCharType="end"/>
      </w:r>
    </w:p>
    <w:p w14:paraId="3CFC2842" w14:textId="6B9E7EC0" w:rsidR="00D50758" w:rsidRPr="00D50758" w:rsidRDefault="00BB26A0" w:rsidP="00D50758">
      <w:pPr>
        <w:pStyle w:val="ListParagraph"/>
        <w:rPr>
          <w:lang w:val="en-US"/>
        </w:rPr>
      </w:pPr>
      <w:r>
        <w:rPr>
          <w:lang w:val="en-US"/>
        </w:rPr>
        <w:fldChar w:fldCharType="begin"/>
      </w:r>
      <w:r>
        <w:rPr>
          <w:lang w:val="en-US"/>
        </w:rPr>
        <w:instrText xml:space="preserve"> REF _Ref215561770 \r \h </w:instrText>
      </w:r>
      <w:r>
        <w:rPr>
          <w:lang w:val="en-US"/>
        </w:rPr>
      </w:r>
      <w:r>
        <w:rPr>
          <w:lang w:val="en-US"/>
        </w:rPr>
        <w:fldChar w:fldCharType="separate"/>
      </w:r>
      <w:r w:rsidR="007F5F9A">
        <w:rPr>
          <w:lang w:val="en-US"/>
        </w:rPr>
        <w:t>2.10</w:t>
      </w:r>
      <w:r>
        <w:rPr>
          <w:lang w:val="en-US"/>
        </w:rPr>
        <w:fldChar w:fldCharType="end"/>
      </w:r>
      <w:r>
        <w:rPr>
          <w:lang w:val="en-US"/>
        </w:rPr>
        <w:t xml:space="preserve"> </w:t>
      </w:r>
      <w:r>
        <w:rPr>
          <w:lang w:val="en-US"/>
        </w:rPr>
        <w:fldChar w:fldCharType="begin"/>
      </w:r>
      <w:r>
        <w:rPr>
          <w:lang w:val="en-US"/>
        </w:rPr>
        <w:instrText xml:space="preserve"> REF _Ref215561772 \h </w:instrText>
      </w:r>
      <w:r>
        <w:rPr>
          <w:lang w:val="en-US"/>
        </w:rPr>
      </w:r>
      <w:r>
        <w:rPr>
          <w:lang w:val="en-US"/>
        </w:rPr>
        <w:fldChar w:fldCharType="separate"/>
      </w:r>
      <w:r w:rsidR="007F5F9A">
        <w:t>Withdraw Issuance Calendar Approval</w:t>
      </w:r>
      <w:r>
        <w:rPr>
          <w:lang w:val="en-US"/>
        </w:rPr>
        <w:fldChar w:fldCharType="end"/>
      </w:r>
    </w:p>
    <w:p w14:paraId="30A14A2A" w14:textId="05CB307F" w:rsidR="00D50758" w:rsidRPr="00D50758" w:rsidRDefault="00BB26A0" w:rsidP="00D50758">
      <w:pPr>
        <w:pStyle w:val="ListParagraph"/>
        <w:rPr>
          <w:lang w:val="en-US"/>
        </w:rPr>
      </w:pPr>
      <w:r>
        <w:rPr>
          <w:lang w:val="en-US"/>
        </w:rPr>
        <w:fldChar w:fldCharType="begin"/>
      </w:r>
      <w:r>
        <w:rPr>
          <w:lang w:val="en-US"/>
        </w:rPr>
        <w:instrText xml:space="preserve"> REF _Ref215561824 \r \h </w:instrText>
      </w:r>
      <w:r>
        <w:rPr>
          <w:lang w:val="en-US"/>
        </w:rPr>
      </w:r>
      <w:r>
        <w:rPr>
          <w:lang w:val="en-US"/>
        </w:rPr>
        <w:fldChar w:fldCharType="separate"/>
      </w:r>
      <w:r w:rsidR="007F5F9A">
        <w:rPr>
          <w:lang w:val="en-US"/>
        </w:rPr>
        <w:t>2.11</w:t>
      </w:r>
      <w:r>
        <w:rPr>
          <w:lang w:val="en-US"/>
        </w:rPr>
        <w:fldChar w:fldCharType="end"/>
      </w:r>
      <w:r>
        <w:rPr>
          <w:lang w:val="en-US"/>
        </w:rPr>
        <w:t xml:space="preserve"> </w:t>
      </w:r>
      <w:r>
        <w:rPr>
          <w:lang w:val="en-US"/>
        </w:rPr>
        <w:fldChar w:fldCharType="begin"/>
      </w:r>
      <w:r>
        <w:rPr>
          <w:lang w:val="en-US"/>
        </w:rPr>
        <w:instrText xml:space="preserve"> REF _Ref215561826 \h </w:instrText>
      </w:r>
      <w:r>
        <w:rPr>
          <w:lang w:val="en-US"/>
        </w:rPr>
      </w:r>
      <w:r>
        <w:rPr>
          <w:lang w:val="en-US"/>
        </w:rPr>
        <w:fldChar w:fldCharType="separate"/>
      </w:r>
      <w:r w:rsidR="007F5F9A">
        <w:t>Save Issuance Calendar as Draft</w:t>
      </w:r>
      <w:r>
        <w:rPr>
          <w:lang w:val="en-US"/>
        </w:rPr>
        <w:fldChar w:fldCharType="end"/>
      </w:r>
    </w:p>
    <w:p w14:paraId="36A6ED19" w14:textId="6D87248C" w:rsidR="00D50758" w:rsidRPr="00D50758" w:rsidRDefault="00BB26A0" w:rsidP="00D50758">
      <w:pPr>
        <w:pStyle w:val="ListParagraph"/>
        <w:rPr>
          <w:lang w:val="en-US"/>
        </w:rPr>
      </w:pPr>
      <w:r>
        <w:rPr>
          <w:lang w:val="en-US"/>
        </w:rPr>
        <w:fldChar w:fldCharType="begin"/>
      </w:r>
      <w:r>
        <w:rPr>
          <w:lang w:val="en-US"/>
        </w:rPr>
        <w:instrText xml:space="preserve"> REF _Ref215561837 \r \h </w:instrText>
      </w:r>
      <w:r>
        <w:rPr>
          <w:lang w:val="en-US"/>
        </w:rPr>
      </w:r>
      <w:r>
        <w:rPr>
          <w:lang w:val="en-US"/>
        </w:rPr>
        <w:fldChar w:fldCharType="separate"/>
      </w:r>
      <w:r w:rsidR="007F5F9A">
        <w:rPr>
          <w:lang w:val="en-US"/>
        </w:rPr>
        <w:t>2.12</w:t>
      </w:r>
      <w:r>
        <w:rPr>
          <w:lang w:val="en-US"/>
        </w:rPr>
        <w:fldChar w:fldCharType="end"/>
      </w:r>
      <w:r>
        <w:rPr>
          <w:lang w:val="en-US"/>
        </w:rPr>
        <w:t xml:space="preserve"> </w:t>
      </w:r>
      <w:r>
        <w:rPr>
          <w:lang w:val="en-US"/>
        </w:rPr>
        <w:fldChar w:fldCharType="begin"/>
      </w:r>
      <w:r>
        <w:rPr>
          <w:lang w:val="en-US"/>
        </w:rPr>
        <w:instrText xml:space="preserve"> REF _Ref215561839 \h </w:instrText>
      </w:r>
      <w:r>
        <w:rPr>
          <w:lang w:val="en-US"/>
        </w:rPr>
      </w:r>
      <w:r>
        <w:rPr>
          <w:lang w:val="en-US"/>
        </w:rPr>
        <w:fldChar w:fldCharType="separate"/>
      </w:r>
      <w:r w:rsidR="007F5F9A">
        <w:t>Delete Draft Issuance Calendar</w:t>
      </w:r>
      <w:r>
        <w:rPr>
          <w:lang w:val="en-US"/>
        </w:rPr>
        <w:fldChar w:fldCharType="end"/>
      </w:r>
    </w:p>
    <w:p w14:paraId="3CE2A8A1" w14:textId="477368BD" w:rsidR="00D50758" w:rsidRPr="00D50758" w:rsidRDefault="00BB26A0" w:rsidP="00D50758">
      <w:pPr>
        <w:pStyle w:val="ListParagraph"/>
        <w:rPr>
          <w:lang w:val="en-US"/>
        </w:rPr>
      </w:pPr>
      <w:r>
        <w:rPr>
          <w:lang w:val="en-US"/>
        </w:rPr>
        <w:fldChar w:fldCharType="begin"/>
      </w:r>
      <w:r>
        <w:rPr>
          <w:lang w:val="en-US"/>
        </w:rPr>
        <w:instrText xml:space="preserve"> REF _Ref215561849 \r \h </w:instrText>
      </w:r>
      <w:r>
        <w:rPr>
          <w:lang w:val="en-US"/>
        </w:rPr>
      </w:r>
      <w:r>
        <w:rPr>
          <w:lang w:val="en-US"/>
        </w:rPr>
        <w:fldChar w:fldCharType="separate"/>
      </w:r>
      <w:r w:rsidR="007F5F9A">
        <w:rPr>
          <w:lang w:val="en-US"/>
        </w:rPr>
        <w:t>2.13</w:t>
      </w:r>
      <w:r>
        <w:rPr>
          <w:lang w:val="en-US"/>
        </w:rPr>
        <w:fldChar w:fldCharType="end"/>
      </w:r>
      <w:r>
        <w:rPr>
          <w:lang w:val="en-US"/>
        </w:rPr>
        <w:t xml:space="preserve"> </w:t>
      </w:r>
      <w:r>
        <w:rPr>
          <w:lang w:val="en-US"/>
        </w:rPr>
        <w:fldChar w:fldCharType="begin"/>
      </w:r>
      <w:r>
        <w:rPr>
          <w:lang w:val="en-US"/>
        </w:rPr>
        <w:instrText xml:space="preserve"> REF _Ref215561851 \h </w:instrText>
      </w:r>
      <w:r>
        <w:rPr>
          <w:lang w:val="en-US"/>
        </w:rPr>
      </w:r>
      <w:r>
        <w:rPr>
          <w:lang w:val="en-US"/>
        </w:rPr>
        <w:fldChar w:fldCharType="separate"/>
      </w:r>
      <w:r w:rsidR="007F5F9A">
        <w:t>Approve/Reject Issuance Calendar</w:t>
      </w:r>
      <w:r>
        <w:rPr>
          <w:lang w:val="en-US"/>
        </w:rPr>
        <w:fldChar w:fldCharType="end"/>
      </w:r>
    </w:p>
    <w:p w14:paraId="5E6C0C71" w14:textId="21EE438D" w:rsidR="00D50758" w:rsidRPr="00D50758" w:rsidRDefault="00BB26A0" w:rsidP="00D50758">
      <w:pPr>
        <w:pStyle w:val="ListParagraph"/>
        <w:rPr>
          <w:lang w:val="en-US"/>
        </w:rPr>
      </w:pPr>
      <w:r>
        <w:rPr>
          <w:lang w:val="en-US"/>
        </w:rPr>
        <w:fldChar w:fldCharType="begin"/>
      </w:r>
      <w:r>
        <w:rPr>
          <w:lang w:val="en-US"/>
        </w:rPr>
        <w:instrText xml:space="preserve"> REF _Ref215561858 \r \h </w:instrText>
      </w:r>
      <w:r>
        <w:rPr>
          <w:lang w:val="en-US"/>
        </w:rPr>
      </w:r>
      <w:r>
        <w:rPr>
          <w:lang w:val="en-US"/>
        </w:rPr>
        <w:fldChar w:fldCharType="separate"/>
      </w:r>
      <w:r w:rsidR="007F5F9A">
        <w:rPr>
          <w:lang w:val="en-US"/>
        </w:rPr>
        <w:t>2.14</w:t>
      </w:r>
      <w:r>
        <w:rPr>
          <w:lang w:val="en-US"/>
        </w:rPr>
        <w:fldChar w:fldCharType="end"/>
      </w:r>
      <w:r>
        <w:rPr>
          <w:lang w:val="en-US"/>
        </w:rPr>
        <w:t xml:space="preserve"> </w:t>
      </w:r>
      <w:r>
        <w:rPr>
          <w:lang w:val="en-US"/>
        </w:rPr>
        <w:fldChar w:fldCharType="begin"/>
      </w:r>
      <w:r>
        <w:rPr>
          <w:lang w:val="en-US"/>
        </w:rPr>
        <w:instrText xml:space="preserve"> REF _Ref215561862 \h </w:instrText>
      </w:r>
      <w:r>
        <w:rPr>
          <w:lang w:val="en-US"/>
        </w:rPr>
      </w:r>
      <w:r>
        <w:rPr>
          <w:lang w:val="en-US"/>
        </w:rPr>
        <w:fldChar w:fldCharType="separate"/>
      </w:r>
      <w:r w:rsidR="007F5F9A">
        <w:t>Export Issuance Calendar</w:t>
      </w:r>
      <w:r>
        <w:rPr>
          <w:lang w:val="en-US"/>
        </w:rPr>
        <w:fldChar w:fldCharType="end"/>
      </w:r>
      <w:r w:rsidR="008378B6">
        <w:rPr>
          <w:lang w:val="en-US"/>
        </w:rPr>
        <w:t xml:space="preserve"> </w:t>
      </w:r>
    </w:p>
    <w:p w14:paraId="722630BA" w14:textId="01BF430A" w:rsidR="00D50758" w:rsidRDefault="00BB26A0" w:rsidP="00D50758">
      <w:pPr>
        <w:pStyle w:val="ListParagraph"/>
        <w:rPr>
          <w:lang w:val="en-US"/>
        </w:rPr>
      </w:pPr>
      <w:r>
        <w:rPr>
          <w:lang w:val="en-US"/>
        </w:rPr>
        <w:fldChar w:fldCharType="begin"/>
      </w:r>
      <w:r>
        <w:rPr>
          <w:lang w:val="en-US"/>
        </w:rPr>
        <w:instrText xml:space="preserve"> REF _Ref215561871 \r \h </w:instrText>
      </w:r>
      <w:r>
        <w:rPr>
          <w:lang w:val="en-US"/>
        </w:rPr>
      </w:r>
      <w:r>
        <w:rPr>
          <w:lang w:val="en-US"/>
        </w:rPr>
        <w:fldChar w:fldCharType="separate"/>
      </w:r>
      <w:r w:rsidR="007F5F9A">
        <w:rPr>
          <w:lang w:val="en-US"/>
        </w:rPr>
        <w:t>2.15</w:t>
      </w:r>
      <w:r>
        <w:rPr>
          <w:lang w:val="en-US"/>
        </w:rPr>
        <w:fldChar w:fldCharType="end"/>
      </w:r>
      <w:r>
        <w:rPr>
          <w:lang w:val="en-US"/>
        </w:rPr>
        <w:t xml:space="preserve"> </w:t>
      </w:r>
      <w:r>
        <w:rPr>
          <w:lang w:val="en-US"/>
        </w:rPr>
        <w:fldChar w:fldCharType="begin"/>
      </w:r>
      <w:r>
        <w:rPr>
          <w:lang w:val="en-US"/>
        </w:rPr>
        <w:instrText xml:space="preserve"> REF _Ref215561873 \h </w:instrText>
      </w:r>
      <w:r>
        <w:rPr>
          <w:lang w:val="en-US"/>
        </w:rPr>
      </w:r>
      <w:r>
        <w:rPr>
          <w:lang w:val="en-US"/>
        </w:rPr>
        <w:fldChar w:fldCharType="separate"/>
      </w:r>
      <w:r w:rsidR="007F5F9A">
        <w:t>Download Issuance Calendar Templates</w:t>
      </w:r>
      <w:r>
        <w:rPr>
          <w:lang w:val="en-US"/>
        </w:rPr>
        <w:fldChar w:fldCharType="end"/>
      </w:r>
    </w:p>
    <w:p w14:paraId="6CC8E20B" w14:textId="316119D1" w:rsidR="00D50758" w:rsidRDefault="00D50758" w:rsidP="00D50758">
      <w:pPr>
        <w:pStyle w:val="Heading2"/>
      </w:pPr>
      <w:bookmarkStart w:id="116" w:name="_Ref215561721"/>
      <w:bookmarkStart w:id="117" w:name="_Ref215561724"/>
      <w:bookmarkStart w:id="118" w:name="_Toc217317786"/>
      <w:r>
        <w:t>View Issuance Calendar</w:t>
      </w:r>
      <w:bookmarkEnd w:id="116"/>
      <w:bookmarkEnd w:id="117"/>
      <w:bookmarkEnd w:id="118"/>
    </w:p>
    <w:p w14:paraId="244970E1" w14:textId="44903D1B" w:rsidR="00D50758" w:rsidRPr="00D50758" w:rsidRDefault="00D50758" w:rsidP="00D50758">
      <w:pPr>
        <w:pStyle w:val="Heading3"/>
      </w:pPr>
      <w:bookmarkStart w:id="119" w:name="_Toc217317787"/>
      <w:r>
        <w:t>Description</w:t>
      </w:r>
      <w:bookmarkEnd w:id="119"/>
    </w:p>
    <w:p w14:paraId="17313BB0" w14:textId="723157E0" w:rsidR="00D50758" w:rsidRDefault="00D50758" w:rsidP="003F1708">
      <w:pPr>
        <w:rPr>
          <w:lang w:val="en-US"/>
        </w:rPr>
      </w:pPr>
      <w:r w:rsidRPr="00D50758">
        <w:rPr>
          <w:lang w:val="en-US"/>
        </w:rPr>
        <w:t xml:space="preserve">This use case enables users to view and filter </w:t>
      </w:r>
      <w:r w:rsidR="004B15DC">
        <w:rPr>
          <w:lang w:val="en-US"/>
        </w:rPr>
        <w:t>i</w:t>
      </w:r>
      <w:r w:rsidRPr="00D50758">
        <w:rPr>
          <w:lang w:val="en-US"/>
        </w:rPr>
        <w:t xml:space="preserve">ssuance </w:t>
      </w:r>
      <w:r w:rsidR="004B15DC">
        <w:rPr>
          <w:lang w:val="en-US"/>
        </w:rPr>
        <w:t>c</w:t>
      </w:r>
      <w:r w:rsidRPr="00D50758">
        <w:rPr>
          <w:lang w:val="en-US"/>
        </w:rPr>
        <w:t>alendars.</w:t>
      </w:r>
      <w:r w:rsidR="0031290C">
        <w:rPr>
          <w:lang w:val="en-US"/>
        </w:rPr>
        <w:t xml:space="preserve"> </w:t>
      </w:r>
    </w:p>
    <w:p w14:paraId="759E6BFB" w14:textId="2347A722" w:rsidR="00D50758" w:rsidRDefault="00D50758" w:rsidP="00D50758">
      <w:pPr>
        <w:pStyle w:val="Heading3"/>
      </w:pPr>
      <w:bookmarkStart w:id="120" w:name="_Toc217317788"/>
      <w:r>
        <w:t>Preconditions</w:t>
      </w:r>
      <w:bookmarkEnd w:id="120"/>
    </w:p>
    <w:p w14:paraId="1611E09B" w14:textId="72CEE9B0" w:rsidR="00D50758" w:rsidRDefault="00D50758" w:rsidP="00D50758">
      <w:pPr>
        <w:pStyle w:val="ListParagraph"/>
      </w:pPr>
      <w:r>
        <w:t>User logs in to the Intranet Portal.</w:t>
      </w:r>
    </w:p>
    <w:p w14:paraId="2441DD54" w14:textId="06E804B2" w:rsidR="00D50758" w:rsidRDefault="00D50758" w:rsidP="00D50758">
      <w:pPr>
        <w:pStyle w:val="ListParagraph"/>
      </w:pPr>
      <w:r>
        <w:t>User accesses the Issuance Calendar Listing Page.</w:t>
      </w:r>
    </w:p>
    <w:p w14:paraId="7C7FE3AB" w14:textId="36440C76" w:rsidR="00D50758" w:rsidRDefault="00D50758" w:rsidP="00D50758">
      <w:pPr>
        <w:pStyle w:val="Heading3"/>
      </w:pPr>
      <w:bookmarkStart w:id="121" w:name="_Toc217317789"/>
      <w:r>
        <w:t>Business Requirements</w:t>
      </w:r>
      <w:bookmarkEnd w:id="121"/>
    </w:p>
    <w:p w14:paraId="514E1A52" w14:textId="68FEB357" w:rsidR="00D50758" w:rsidRPr="0068320A" w:rsidRDefault="00D50758" w:rsidP="0068320A">
      <w:pPr>
        <w:pStyle w:val="ListParagraph"/>
        <w:rPr>
          <w:b/>
          <w:bCs/>
        </w:rPr>
      </w:pPr>
      <w:r w:rsidRPr="0068320A">
        <w:rPr>
          <w:b/>
          <w:bCs/>
        </w:rPr>
        <w:t xml:space="preserve">Role-based Access Control: </w:t>
      </w:r>
    </w:p>
    <w:p w14:paraId="3C5497BA" w14:textId="2CB86FE7" w:rsidR="00D50758" w:rsidRDefault="00D50758" w:rsidP="0068320A">
      <w:pPr>
        <w:pStyle w:val="ListParagraph"/>
        <w:numPr>
          <w:ilvl w:val="1"/>
          <w:numId w:val="27"/>
        </w:numPr>
        <w:ind w:left="1276" w:hanging="425"/>
      </w:pPr>
      <w:commentRangeStart w:id="122"/>
      <w:commentRangeStart w:id="123"/>
      <w:commentRangeStart w:id="124"/>
      <w:r>
        <w:t>Issuance Calendar Maker</w:t>
      </w:r>
      <w:commentRangeEnd w:id="122"/>
      <w:r w:rsidR="00CB76AC">
        <w:rPr>
          <w:rStyle w:val="CommentReference"/>
        </w:rPr>
        <w:commentReference w:id="122"/>
      </w:r>
      <w:commentRangeEnd w:id="123"/>
      <w:r w:rsidR="0092319C">
        <w:rPr>
          <w:rStyle w:val="CommentReference"/>
        </w:rPr>
        <w:commentReference w:id="123"/>
      </w:r>
      <w:commentRangeEnd w:id="124"/>
      <w:r w:rsidR="00D95647">
        <w:rPr>
          <w:rStyle w:val="CommentReference"/>
        </w:rPr>
        <w:commentReference w:id="124"/>
      </w:r>
      <w:r w:rsidR="007F2B93">
        <w:t xml:space="preserve"> – able to see all actions</w:t>
      </w:r>
      <w:ins w:id="125" w:author="Eugene CHEONG from.TOPPAN (MAS)" w:date="2025-12-22T09:17:00Z" w16du:dateUtc="2025-12-22T01:17:00Z">
        <w:r w:rsidR="00163A1D">
          <w:t xml:space="preserve"> when the preconditions for the use case(s) are fulfilled</w:t>
        </w:r>
      </w:ins>
      <w:r w:rsidR="00163A1D">
        <w:t>.</w:t>
      </w:r>
    </w:p>
    <w:p w14:paraId="563D7F4D" w14:textId="2A0F7519" w:rsidR="00A07787" w:rsidRDefault="00D50758" w:rsidP="0068320A">
      <w:pPr>
        <w:pStyle w:val="ListParagraph"/>
        <w:numPr>
          <w:ilvl w:val="1"/>
          <w:numId w:val="27"/>
        </w:numPr>
        <w:ind w:left="1276" w:hanging="425"/>
      </w:pPr>
      <w:r>
        <w:t>Issuance Calendar Checker</w:t>
      </w:r>
      <w:r w:rsidR="004B15DC">
        <w:t xml:space="preserve"> - </w:t>
      </w:r>
      <w:del w:id="126" w:author="Han Xie CHAI (MAS)" w:date="2025-12-31T09:19:00Z" w16du:dateUtc="2025-12-31T01:19:00Z">
        <w:r w:rsidR="004B15DC" w:rsidDel="00812C34">
          <w:delText xml:space="preserve">will </w:delText>
        </w:r>
      </w:del>
      <w:ins w:id="127" w:author="Han Xie CHAI (MAS)" w:date="2025-12-31T09:19:00Z" w16du:dateUtc="2025-12-31T01:19:00Z">
        <w:r w:rsidR="00812C34">
          <w:t xml:space="preserve">is </w:t>
        </w:r>
      </w:ins>
      <w:r w:rsidR="004B15DC">
        <w:t xml:space="preserve">not </w:t>
      </w:r>
      <w:del w:id="128" w:author="Han Xie CHAI (MAS)" w:date="2025-12-31T09:19:00Z" w16du:dateUtc="2025-12-31T01:19:00Z">
        <w:r w:rsidR="004B15DC" w:rsidDel="00812C34">
          <w:delText xml:space="preserve">be </w:delText>
        </w:r>
      </w:del>
      <w:r w:rsidR="004B15DC">
        <w:t>able to see the actions Create calendar and Download templates.</w:t>
      </w:r>
    </w:p>
    <w:p w14:paraId="2A6ED2E8" w14:textId="3015E458" w:rsidR="0072387B" w:rsidRPr="0072387B" w:rsidRDefault="00D50758" w:rsidP="00163A1D">
      <w:pPr>
        <w:pStyle w:val="ListParagraph"/>
        <w:numPr>
          <w:ilvl w:val="1"/>
          <w:numId w:val="27"/>
        </w:numPr>
        <w:ind w:left="1276" w:hanging="425"/>
        <w:rPr>
          <w:b/>
          <w:bCs/>
        </w:rPr>
      </w:pPr>
      <w:r>
        <w:t xml:space="preserve">Issuance Calendar Viewer - </w:t>
      </w:r>
      <w:del w:id="129" w:author="Han Xie CHAI (MAS)" w:date="2025-12-31T09:19:00Z" w16du:dateUtc="2025-12-31T01:19:00Z">
        <w:r w:rsidDel="00812C34">
          <w:delText>will</w:delText>
        </w:r>
      </w:del>
      <w:ins w:id="130" w:author="Han Xie CHAI (MAS)" w:date="2025-12-31T09:19:00Z" w16du:dateUtc="2025-12-31T01:19:00Z">
        <w:r w:rsidR="00812C34">
          <w:t>is</w:t>
        </w:r>
      </w:ins>
      <w:r>
        <w:t xml:space="preserve"> not </w:t>
      </w:r>
      <w:del w:id="131" w:author="Han Xie CHAI (MAS)" w:date="2025-12-31T09:19:00Z" w16du:dateUtc="2025-12-31T01:19:00Z">
        <w:r w:rsidDel="00812C34">
          <w:delText xml:space="preserve">be </w:delText>
        </w:r>
      </w:del>
      <w:r>
        <w:t>able to see the actions Create calendar and Download templates</w:t>
      </w:r>
      <w:r w:rsidR="004B15DC">
        <w:t>.</w:t>
      </w:r>
    </w:p>
    <w:p w14:paraId="33A98C8F" w14:textId="22E90DFA" w:rsidR="0068320A" w:rsidRDefault="0068320A" w:rsidP="0068320A">
      <w:pPr>
        <w:pStyle w:val="Heading3"/>
      </w:pPr>
      <w:bookmarkStart w:id="132" w:name="_Toc217317790"/>
      <w:r>
        <w:t>Post Conditions</w:t>
      </w:r>
      <w:bookmarkEnd w:id="132"/>
    </w:p>
    <w:p w14:paraId="1BF8EB90" w14:textId="1CD26C90" w:rsidR="0068320A" w:rsidRDefault="0068320A" w:rsidP="0068320A">
      <w:pPr>
        <w:pStyle w:val="ListParagraph"/>
      </w:pPr>
      <w:r w:rsidRPr="0068320A">
        <w:t>User views the issuance calendar details for a particular Security Type, Year, and Period</w:t>
      </w:r>
      <w:r>
        <w:t>.</w:t>
      </w:r>
    </w:p>
    <w:p w14:paraId="754E0C26" w14:textId="06D3A95D" w:rsidR="0068320A" w:rsidRPr="0068320A" w:rsidRDefault="0068320A" w:rsidP="006162CB">
      <w:pPr>
        <w:pStyle w:val="Heading3"/>
      </w:pPr>
      <w:bookmarkStart w:id="133" w:name="_Ref216346428"/>
      <w:bookmarkStart w:id="134" w:name="_Toc217317791"/>
      <w:r>
        <w:t>Issuance Calendar Listing page</w:t>
      </w:r>
      <w:bookmarkEnd w:id="133"/>
      <w:bookmarkEnd w:id="134"/>
    </w:p>
    <w:p w14:paraId="3593DD74" w14:textId="77777777" w:rsidR="0068320A" w:rsidRDefault="0068320A" w:rsidP="003F1708">
      <w:r>
        <w:t>The Issuance Calendar Listing page contains the following screen elements:</w:t>
      </w:r>
    </w:p>
    <w:p w14:paraId="0D1DC64B" w14:textId="5E8CC902" w:rsidR="0068320A" w:rsidRDefault="0068320A" w:rsidP="0068320A">
      <w:pPr>
        <w:pStyle w:val="ListParagraph"/>
      </w:pPr>
      <w:r>
        <w:t>Page Header</w:t>
      </w:r>
    </w:p>
    <w:p w14:paraId="4A4CEEE8" w14:textId="5A084A6F" w:rsidR="0068320A" w:rsidRDefault="0068320A" w:rsidP="0068320A">
      <w:pPr>
        <w:pStyle w:val="ListParagraph"/>
      </w:pPr>
      <w:r>
        <w:t>Data Table Action Bar</w:t>
      </w:r>
    </w:p>
    <w:p w14:paraId="047614F3" w14:textId="0B1C7612" w:rsidR="0068320A" w:rsidRDefault="0068320A" w:rsidP="0068320A">
      <w:pPr>
        <w:pStyle w:val="ListParagraph"/>
      </w:pPr>
      <w:r>
        <w:t>Filter Drawer</w:t>
      </w:r>
    </w:p>
    <w:p w14:paraId="316FD782" w14:textId="41A36CF9" w:rsidR="0068320A" w:rsidRDefault="0068320A" w:rsidP="0068320A">
      <w:pPr>
        <w:pStyle w:val="ListParagraph"/>
      </w:pPr>
      <w:r>
        <w:t>Data Table</w:t>
      </w:r>
    </w:p>
    <w:p w14:paraId="76E90581" w14:textId="77777777" w:rsidR="0092319C" w:rsidRDefault="0092319C" w:rsidP="00D95647">
      <w:pPr>
        <w:ind w:left="284"/>
      </w:pPr>
      <w:commentRangeStart w:id="135"/>
      <w:commentRangeStart w:id="136"/>
      <w:commentRangeStart w:id="137"/>
      <w:r w:rsidRPr="0092319C">
        <w:rPr>
          <w:b/>
          <w:bCs/>
        </w:rPr>
        <w:t>Default Filter:</w:t>
      </w:r>
      <w:r>
        <w:t xml:space="preserve"> Current year and next year.</w:t>
      </w:r>
      <w:commentRangeEnd w:id="135"/>
      <w:r>
        <w:rPr>
          <w:rStyle w:val="CommentReference"/>
        </w:rPr>
        <w:commentReference w:id="135"/>
      </w:r>
      <w:commentRangeEnd w:id="136"/>
      <w:r>
        <w:rPr>
          <w:rStyle w:val="CommentReference"/>
        </w:rPr>
        <w:commentReference w:id="136"/>
      </w:r>
      <w:commentRangeEnd w:id="137"/>
      <w:r>
        <w:rPr>
          <w:rStyle w:val="CommentReference"/>
        </w:rPr>
        <w:commentReference w:id="137"/>
      </w:r>
    </w:p>
    <w:p w14:paraId="58E7E9D5" w14:textId="04F18BCE" w:rsidR="00A07787" w:rsidRDefault="00A07787" w:rsidP="000E39F4">
      <w:pPr>
        <w:ind w:left="284"/>
      </w:pPr>
      <w:r w:rsidRPr="00A07787">
        <w:rPr>
          <w:b/>
          <w:bCs/>
        </w:rPr>
        <w:t>Default Sorting:</w:t>
      </w:r>
      <w:r>
        <w:t xml:space="preserve"> (1) descending order of year, (2) ascending order of security type, then (3) ascending order of period.</w:t>
      </w:r>
    </w:p>
    <w:p w14:paraId="6FA493D0" w14:textId="77777777" w:rsidR="00A07787" w:rsidRPr="0068320A" w:rsidRDefault="00A07787" w:rsidP="000E39F4"/>
    <w:p w14:paraId="218B774F" w14:textId="7B1D4726" w:rsidR="0068320A" w:rsidRPr="00576D83" w:rsidRDefault="0068320A" w:rsidP="006162CB">
      <w:pPr>
        <w:pStyle w:val="Heading4"/>
      </w:pPr>
      <w:bookmarkStart w:id="138" w:name="_Ref215225337"/>
      <w:r w:rsidRPr="00576D83">
        <w:lastRenderedPageBreak/>
        <w:t>Wireframe</w:t>
      </w:r>
      <w:bookmarkEnd w:id="138"/>
    </w:p>
    <w:p w14:paraId="6651867D" w14:textId="688CAC2E" w:rsidR="0068320A" w:rsidRPr="0068320A" w:rsidRDefault="00CD7345" w:rsidP="000E39F4">
      <w:pPr>
        <w:spacing w:before="0" w:after="0"/>
        <w:jc w:val="center"/>
      </w:pPr>
      <w:r>
        <w:rPr>
          <w:noProof/>
        </w:rPr>
        <w:drawing>
          <wp:inline distT="0" distB="0" distL="0" distR="0" wp14:anchorId="17C64599" wp14:editId="1196FED6">
            <wp:extent cx="6858000" cy="3376295"/>
            <wp:effectExtent l="0" t="0" r="0" b="0"/>
            <wp:docPr id="1623796807" name="Picture 162379680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96807" name="Picture 1" descr="A screenshot of a computer&#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858000" cy="3376295"/>
                    </a:xfrm>
                    <a:prstGeom prst="rect">
                      <a:avLst/>
                    </a:prstGeom>
                    <a:noFill/>
                    <a:ln>
                      <a:noFill/>
                    </a:ln>
                  </pic:spPr>
                </pic:pic>
              </a:graphicData>
            </a:graphic>
          </wp:inline>
        </w:drawing>
      </w:r>
    </w:p>
    <w:p w14:paraId="7274B601" w14:textId="6535B16E" w:rsidR="0068320A" w:rsidRDefault="0068320A" w:rsidP="0068320A">
      <w:pPr>
        <w:pStyle w:val="Caption"/>
      </w:pPr>
      <w:r w:rsidRPr="00411560">
        <w:t xml:space="preserve">Figure </w:t>
      </w:r>
      <w:r w:rsidRPr="00411560">
        <w:fldChar w:fldCharType="begin"/>
      </w:r>
      <w:r w:rsidRPr="00411560">
        <w:instrText xml:space="preserve"> SEQ Figure \* ARABIC </w:instrText>
      </w:r>
      <w:r w:rsidRPr="00411560">
        <w:fldChar w:fldCharType="separate"/>
      </w:r>
      <w:r w:rsidR="007F5F9A">
        <w:rPr>
          <w:noProof/>
        </w:rPr>
        <w:t>6</w:t>
      </w:r>
      <w:r w:rsidRPr="00411560">
        <w:fldChar w:fldCharType="end"/>
      </w:r>
      <w:r>
        <w:t>:</w:t>
      </w:r>
      <w:r w:rsidRPr="00411560">
        <w:t xml:space="preserve"> </w:t>
      </w:r>
      <w:r>
        <w:t xml:space="preserve">Issuance </w:t>
      </w:r>
      <w:r w:rsidR="007D7B67">
        <w:t>C</w:t>
      </w:r>
      <w:r>
        <w:t xml:space="preserve">alendar </w:t>
      </w:r>
      <w:r w:rsidR="007D7B67">
        <w:t>L</w:t>
      </w:r>
      <w:r>
        <w:t xml:space="preserve">isting </w:t>
      </w:r>
      <w:r w:rsidR="007D7B67">
        <w:t>P</w:t>
      </w:r>
      <w:r>
        <w:t>age</w:t>
      </w:r>
    </w:p>
    <w:p w14:paraId="39ABE210" w14:textId="7922D223" w:rsidR="007D7B67" w:rsidRDefault="007D7B67" w:rsidP="006162CB">
      <w:pPr>
        <w:pStyle w:val="Heading4"/>
      </w:pPr>
      <w:commentRangeStart w:id="139"/>
      <w:r>
        <w:t>Page Header</w:t>
      </w:r>
      <w:commentRangeEnd w:id="139"/>
      <w:r w:rsidR="00871661">
        <w:rPr>
          <w:rStyle w:val="CommentReference"/>
          <w:rFonts w:eastAsiaTheme="minorHAnsi" w:cstheme="minorBidi"/>
          <w:b w:val="0"/>
          <w:iCs w:val="0"/>
        </w:rPr>
        <w:commentReference w:id="139"/>
      </w:r>
    </w:p>
    <w:tbl>
      <w:tblPr>
        <w:tblStyle w:val="TableGrid"/>
        <w:tblW w:w="0" w:type="auto"/>
        <w:tblLook w:val="04A0" w:firstRow="1" w:lastRow="0" w:firstColumn="1" w:lastColumn="0" w:noHBand="0" w:noVBand="1"/>
      </w:tblPr>
      <w:tblGrid>
        <w:gridCol w:w="562"/>
        <w:gridCol w:w="2248"/>
        <w:gridCol w:w="1701"/>
        <w:gridCol w:w="2147"/>
        <w:gridCol w:w="3685"/>
      </w:tblGrid>
      <w:tr w:rsidR="007D7B67" w:rsidRPr="007C7C7F" w14:paraId="6FDAADE1" w14:textId="4DCDEBA7" w:rsidTr="007D7B67">
        <w:tc>
          <w:tcPr>
            <w:tcW w:w="562" w:type="dxa"/>
            <w:shd w:val="clear" w:color="auto" w:fill="E7E6E6" w:themeFill="background2"/>
          </w:tcPr>
          <w:p w14:paraId="7640B582" w14:textId="0DA41185" w:rsidR="007D7B67" w:rsidRPr="007D7B67" w:rsidRDefault="007D7B67" w:rsidP="007D7B67">
            <w:pPr>
              <w:pStyle w:val="NoSpacing"/>
              <w:jc w:val="center"/>
              <w:rPr>
                <w:b/>
                <w:bCs/>
              </w:rPr>
            </w:pPr>
            <w:r w:rsidRPr="007D7B67">
              <w:rPr>
                <w:rFonts w:cstheme="minorHAnsi"/>
                <w:b/>
                <w:bCs/>
              </w:rPr>
              <w:t>S/N</w:t>
            </w:r>
          </w:p>
        </w:tc>
        <w:tc>
          <w:tcPr>
            <w:tcW w:w="2248" w:type="dxa"/>
            <w:shd w:val="clear" w:color="auto" w:fill="E7E6E6" w:themeFill="background2"/>
          </w:tcPr>
          <w:p w14:paraId="2B8030BE" w14:textId="7D832E85" w:rsidR="007D7B67" w:rsidRPr="007D7B67" w:rsidRDefault="007D7B67" w:rsidP="007D7B67">
            <w:pPr>
              <w:pStyle w:val="NoSpacing"/>
              <w:jc w:val="center"/>
              <w:rPr>
                <w:b/>
                <w:bCs/>
              </w:rPr>
            </w:pPr>
            <w:r w:rsidRPr="007D7B67">
              <w:rPr>
                <w:rFonts w:cstheme="minorHAnsi"/>
                <w:b/>
                <w:bCs/>
              </w:rPr>
              <w:t>Name</w:t>
            </w:r>
          </w:p>
        </w:tc>
        <w:tc>
          <w:tcPr>
            <w:tcW w:w="1701" w:type="dxa"/>
            <w:shd w:val="clear" w:color="auto" w:fill="E7E6E6" w:themeFill="background2"/>
          </w:tcPr>
          <w:p w14:paraId="4B106F72" w14:textId="77777777" w:rsidR="007D7B67" w:rsidRPr="007D7B67" w:rsidRDefault="007D7B67" w:rsidP="007D7B67">
            <w:pPr>
              <w:pStyle w:val="TableHeading"/>
              <w:jc w:val="center"/>
              <w:rPr>
                <w:rFonts w:asciiTheme="minorHAnsi" w:hAnsiTheme="minorHAnsi" w:cstheme="minorHAnsi"/>
                <w:bCs/>
              </w:rPr>
            </w:pPr>
            <w:r w:rsidRPr="007D7B67">
              <w:rPr>
                <w:rFonts w:asciiTheme="minorHAnsi" w:hAnsiTheme="minorHAnsi" w:cstheme="minorHAnsi"/>
                <w:bCs/>
              </w:rPr>
              <w:t>Type</w:t>
            </w:r>
          </w:p>
          <w:p w14:paraId="248F3606" w14:textId="5090440D" w:rsidR="007D7B67" w:rsidRPr="007D7B67" w:rsidRDefault="007D7B67" w:rsidP="007D7B67">
            <w:pPr>
              <w:pStyle w:val="NoSpacing"/>
              <w:jc w:val="center"/>
              <w:rPr>
                <w:b/>
                <w:bCs/>
              </w:rPr>
            </w:pPr>
            <w:r w:rsidRPr="007D7B67">
              <w:rPr>
                <w:rFonts w:cstheme="minorHAnsi"/>
                <w:b/>
                <w:bCs/>
              </w:rPr>
              <w:t>(Max Length)</w:t>
            </w:r>
          </w:p>
        </w:tc>
        <w:tc>
          <w:tcPr>
            <w:tcW w:w="2147" w:type="dxa"/>
            <w:shd w:val="clear" w:color="auto" w:fill="E7E6E6" w:themeFill="background2"/>
          </w:tcPr>
          <w:p w14:paraId="354E6C57" w14:textId="137BD3BD" w:rsidR="007D7B67" w:rsidRPr="007D7B67" w:rsidRDefault="007D7B67" w:rsidP="007D7B67">
            <w:pPr>
              <w:pStyle w:val="NoSpacing"/>
              <w:jc w:val="center"/>
              <w:rPr>
                <w:b/>
                <w:bCs/>
              </w:rPr>
            </w:pPr>
            <w:r w:rsidRPr="007D7B67">
              <w:rPr>
                <w:rFonts w:cstheme="minorHAnsi"/>
                <w:b/>
                <w:bCs/>
              </w:rPr>
              <w:t>Validation Rules</w:t>
            </w:r>
          </w:p>
        </w:tc>
        <w:tc>
          <w:tcPr>
            <w:tcW w:w="3685" w:type="dxa"/>
            <w:shd w:val="clear" w:color="auto" w:fill="E7E6E6" w:themeFill="background2"/>
          </w:tcPr>
          <w:p w14:paraId="6FD647D2" w14:textId="718A0591" w:rsidR="007D7B67" w:rsidRPr="007D7B67" w:rsidRDefault="007D7B67" w:rsidP="007D7B67">
            <w:pPr>
              <w:pStyle w:val="NoSpacing"/>
              <w:jc w:val="center"/>
              <w:rPr>
                <w:rFonts w:cstheme="minorHAnsi"/>
                <w:b/>
                <w:bCs/>
              </w:rPr>
            </w:pPr>
            <w:r>
              <w:rPr>
                <w:rFonts w:cstheme="minorHAnsi"/>
                <w:b/>
                <w:bCs/>
              </w:rPr>
              <w:t>Remarks</w:t>
            </w:r>
          </w:p>
        </w:tc>
      </w:tr>
      <w:tr w:rsidR="007D7B67" w:rsidRPr="007C7C7F" w14:paraId="4A64B8E2" w14:textId="0A8E418C" w:rsidTr="007D7B67">
        <w:tc>
          <w:tcPr>
            <w:tcW w:w="562" w:type="dxa"/>
          </w:tcPr>
          <w:p w14:paraId="334D8E2B" w14:textId="163D9CDE" w:rsidR="007D7B67" w:rsidRPr="007C7C7F" w:rsidRDefault="007D7B67" w:rsidP="007D7B67">
            <w:pPr>
              <w:pStyle w:val="NoSpacing"/>
            </w:pPr>
            <w:r>
              <w:rPr>
                <w:rFonts w:cstheme="minorHAnsi"/>
              </w:rPr>
              <w:t>1</w:t>
            </w:r>
          </w:p>
        </w:tc>
        <w:tc>
          <w:tcPr>
            <w:tcW w:w="2248" w:type="dxa"/>
          </w:tcPr>
          <w:p w14:paraId="4153E428" w14:textId="4AB20AF4" w:rsidR="007D7B67" w:rsidRPr="007C7C7F" w:rsidRDefault="007D7B67" w:rsidP="007D7B67">
            <w:pPr>
              <w:pStyle w:val="NoSpacing"/>
            </w:pPr>
            <w:r>
              <w:rPr>
                <w:rFonts w:cstheme="minorHAnsi"/>
              </w:rPr>
              <w:t>Home / Issuance calendar /</w:t>
            </w:r>
          </w:p>
        </w:tc>
        <w:tc>
          <w:tcPr>
            <w:tcW w:w="1701" w:type="dxa"/>
          </w:tcPr>
          <w:p w14:paraId="2D7235D3" w14:textId="3DB75DCD" w:rsidR="007D7B67" w:rsidRPr="00901608" w:rsidRDefault="007D7B67" w:rsidP="007D7B67">
            <w:pPr>
              <w:pStyle w:val="NoSpacing"/>
            </w:pPr>
            <w:r>
              <w:t>Breadcrumb</w:t>
            </w:r>
          </w:p>
        </w:tc>
        <w:tc>
          <w:tcPr>
            <w:tcW w:w="2147" w:type="dxa"/>
          </w:tcPr>
          <w:p w14:paraId="1E191A83" w14:textId="77777777" w:rsidR="007D7B67" w:rsidRPr="00901608" w:rsidRDefault="007D7B67" w:rsidP="007D7B67">
            <w:pPr>
              <w:pStyle w:val="NoSpacing"/>
            </w:pPr>
          </w:p>
        </w:tc>
        <w:tc>
          <w:tcPr>
            <w:tcW w:w="3685" w:type="dxa"/>
          </w:tcPr>
          <w:p w14:paraId="0E754DE3" w14:textId="77777777" w:rsidR="007D7B67" w:rsidRPr="00901608" w:rsidRDefault="007D7B67" w:rsidP="007D7B67">
            <w:pPr>
              <w:pStyle w:val="NoSpacing"/>
            </w:pPr>
          </w:p>
        </w:tc>
      </w:tr>
      <w:tr w:rsidR="007D7B67" w:rsidRPr="007C7C7F" w14:paraId="1DE42352" w14:textId="4539AF84" w:rsidTr="007D7B67">
        <w:tc>
          <w:tcPr>
            <w:tcW w:w="562" w:type="dxa"/>
          </w:tcPr>
          <w:p w14:paraId="15159497" w14:textId="32777F9E" w:rsidR="007D7B67" w:rsidRPr="007C7C7F" w:rsidRDefault="007D7B67" w:rsidP="007D7B67">
            <w:pPr>
              <w:pStyle w:val="NoSpacing"/>
            </w:pPr>
            <w:r>
              <w:rPr>
                <w:rFonts w:cstheme="minorHAnsi"/>
              </w:rPr>
              <w:t>2</w:t>
            </w:r>
          </w:p>
        </w:tc>
        <w:tc>
          <w:tcPr>
            <w:tcW w:w="2248" w:type="dxa"/>
          </w:tcPr>
          <w:p w14:paraId="77F21A34" w14:textId="7C739DE8" w:rsidR="007D7B67" w:rsidRPr="007C7C7F" w:rsidRDefault="007D7B67" w:rsidP="007D7B67">
            <w:pPr>
              <w:pStyle w:val="NoSpacing"/>
            </w:pPr>
            <w:r w:rsidRPr="002923FD">
              <w:rPr>
                <w:rFonts w:cstheme="minorHAnsi"/>
              </w:rPr>
              <w:t>Issuance calendar</w:t>
            </w:r>
          </w:p>
        </w:tc>
        <w:tc>
          <w:tcPr>
            <w:tcW w:w="1701" w:type="dxa"/>
          </w:tcPr>
          <w:p w14:paraId="1D8AF7F8" w14:textId="7A7DCEE7" w:rsidR="007D7B67" w:rsidRPr="00901608" w:rsidRDefault="007D7B67" w:rsidP="007D7B67">
            <w:pPr>
              <w:pStyle w:val="NoSpacing"/>
            </w:pPr>
            <w:r w:rsidRPr="002923FD">
              <w:rPr>
                <w:rFonts w:cstheme="minorHAnsi"/>
              </w:rPr>
              <w:t xml:space="preserve">Page </w:t>
            </w:r>
            <w:r>
              <w:rPr>
                <w:rFonts w:cstheme="minorHAnsi"/>
              </w:rPr>
              <w:t>t</w:t>
            </w:r>
            <w:r w:rsidRPr="002923FD">
              <w:rPr>
                <w:rFonts w:cstheme="minorHAnsi"/>
              </w:rPr>
              <w:t>itle</w:t>
            </w:r>
          </w:p>
        </w:tc>
        <w:tc>
          <w:tcPr>
            <w:tcW w:w="2147" w:type="dxa"/>
          </w:tcPr>
          <w:p w14:paraId="55F41F13" w14:textId="77777777" w:rsidR="007D7B67" w:rsidRPr="00901608" w:rsidRDefault="007D7B67" w:rsidP="007D7B67">
            <w:pPr>
              <w:pStyle w:val="NoSpacing"/>
            </w:pPr>
          </w:p>
        </w:tc>
        <w:tc>
          <w:tcPr>
            <w:tcW w:w="3685" w:type="dxa"/>
          </w:tcPr>
          <w:p w14:paraId="510F41AE" w14:textId="77777777" w:rsidR="007D7B67" w:rsidRPr="00901608" w:rsidRDefault="007D7B67" w:rsidP="007D7B67">
            <w:pPr>
              <w:pStyle w:val="NoSpacing"/>
            </w:pPr>
          </w:p>
        </w:tc>
      </w:tr>
      <w:tr w:rsidR="007D7B67" w:rsidRPr="007C7C7F" w14:paraId="35DFD135" w14:textId="51578B2C" w:rsidTr="007D7B67">
        <w:tc>
          <w:tcPr>
            <w:tcW w:w="562" w:type="dxa"/>
          </w:tcPr>
          <w:p w14:paraId="542BBFF4" w14:textId="4E130AF9" w:rsidR="007D7B67" w:rsidRPr="007C7C7F" w:rsidRDefault="007D7B67" w:rsidP="007D7B67">
            <w:pPr>
              <w:pStyle w:val="NoSpacing"/>
            </w:pPr>
            <w:r>
              <w:rPr>
                <w:rFonts w:cstheme="minorHAnsi"/>
              </w:rPr>
              <w:t>3</w:t>
            </w:r>
          </w:p>
        </w:tc>
        <w:tc>
          <w:tcPr>
            <w:tcW w:w="2248" w:type="dxa"/>
          </w:tcPr>
          <w:p w14:paraId="2D6FD234" w14:textId="3F04FB3D" w:rsidR="007D7B67" w:rsidRPr="007C7C7F" w:rsidRDefault="007D7B67" w:rsidP="007D7B67">
            <w:pPr>
              <w:pStyle w:val="NoSpacing"/>
            </w:pPr>
            <w:r w:rsidRPr="002923FD">
              <w:rPr>
                <w:rFonts w:cstheme="minorHAnsi"/>
              </w:rPr>
              <w:t>Download templates</w:t>
            </w:r>
          </w:p>
        </w:tc>
        <w:tc>
          <w:tcPr>
            <w:tcW w:w="1701" w:type="dxa"/>
          </w:tcPr>
          <w:p w14:paraId="75D2B2BA" w14:textId="3D2736F7" w:rsidR="007D7B67" w:rsidRPr="00901608" w:rsidRDefault="007D7B67" w:rsidP="007D7B67">
            <w:pPr>
              <w:pStyle w:val="NoSpacing"/>
            </w:pPr>
            <w:r w:rsidRPr="002923FD">
              <w:rPr>
                <w:rFonts w:cstheme="minorHAnsi"/>
              </w:rPr>
              <w:t>Tertiary button with Dropdown</w:t>
            </w:r>
          </w:p>
        </w:tc>
        <w:tc>
          <w:tcPr>
            <w:tcW w:w="2147" w:type="dxa"/>
          </w:tcPr>
          <w:p w14:paraId="1E84986E" w14:textId="77777777" w:rsidR="007D7B67" w:rsidRPr="00901608" w:rsidRDefault="007D7B67" w:rsidP="007D7B67">
            <w:pPr>
              <w:pStyle w:val="NoSpacing"/>
            </w:pPr>
          </w:p>
        </w:tc>
        <w:tc>
          <w:tcPr>
            <w:tcW w:w="3685" w:type="dxa"/>
          </w:tcPr>
          <w:p w14:paraId="26830475" w14:textId="4E9FFD00" w:rsidR="007D7B67" w:rsidRPr="00901608" w:rsidRDefault="00163A1D" w:rsidP="007D7B67">
            <w:pPr>
              <w:pStyle w:val="NoSpacing"/>
            </w:pPr>
            <w:ins w:id="140" w:author="Eugene CHEONG from.TOPPAN (MAS)" w:date="2025-12-22T09:18:00Z" w16du:dateUtc="2025-12-22T01:18:00Z">
              <w:r>
                <w:t>Displays a dropdown containing issuance calendar templates of</w:t>
              </w:r>
            </w:ins>
            <w:ins w:id="141" w:author="Han Xie CHAI (MAS)" w:date="2025-12-31T09:40:00Z" w16du:dateUtc="2025-12-31T01:40:00Z">
              <w:r w:rsidR="00F73096">
                <w:t xml:space="preserve"> all</w:t>
              </w:r>
            </w:ins>
            <w:ins w:id="142" w:author="Eugene CHEONG from.TOPPAN (MAS)" w:date="2025-12-22T09:18:00Z" w16du:dateUtc="2025-12-22T01:18:00Z">
              <w:r>
                <w:t xml:space="preserve"> active security types for download. </w:t>
              </w:r>
            </w:ins>
            <w:r w:rsidR="00D95647">
              <w:t xml:space="preserve">Refer to </w:t>
            </w:r>
            <w:r w:rsidR="00D95647">
              <w:fldChar w:fldCharType="begin"/>
            </w:r>
            <w:r w:rsidR="00D95647">
              <w:instrText xml:space="preserve"> REF _Ref216953057 \r \h </w:instrText>
            </w:r>
            <w:r w:rsidR="00D95647">
              <w:fldChar w:fldCharType="separate"/>
            </w:r>
            <w:r w:rsidR="007F5F9A">
              <w:t>2.15</w:t>
            </w:r>
            <w:r w:rsidR="00D95647">
              <w:fldChar w:fldCharType="end"/>
            </w:r>
            <w:r w:rsidR="00D95647">
              <w:t xml:space="preserve"> </w:t>
            </w:r>
            <w:r w:rsidR="00D95647">
              <w:fldChar w:fldCharType="begin"/>
            </w:r>
            <w:r w:rsidR="00D95647">
              <w:instrText xml:space="preserve"> REF _Ref216953059 \h </w:instrText>
            </w:r>
            <w:r w:rsidR="00D95647">
              <w:fldChar w:fldCharType="separate"/>
            </w:r>
            <w:r w:rsidR="007F5F9A">
              <w:t>Download Issuance Calendar Templates</w:t>
            </w:r>
            <w:r w:rsidR="00D95647">
              <w:fldChar w:fldCharType="end"/>
            </w:r>
            <w:r w:rsidR="00D95647">
              <w:t>.</w:t>
            </w:r>
          </w:p>
        </w:tc>
      </w:tr>
      <w:tr w:rsidR="00871661" w:rsidRPr="007C7C7F" w14:paraId="4E948DD7" w14:textId="77777777" w:rsidTr="007D7B67">
        <w:tc>
          <w:tcPr>
            <w:tcW w:w="562" w:type="dxa"/>
          </w:tcPr>
          <w:p w14:paraId="356EC03B" w14:textId="7683EB92" w:rsidR="00871661" w:rsidRDefault="00871661" w:rsidP="007D7B67">
            <w:pPr>
              <w:pStyle w:val="NoSpacing"/>
              <w:rPr>
                <w:rFonts w:cstheme="minorHAnsi"/>
              </w:rPr>
            </w:pPr>
            <w:r>
              <w:rPr>
                <w:rFonts w:cstheme="minorHAnsi"/>
              </w:rPr>
              <w:t>4</w:t>
            </w:r>
          </w:p>
        </w:tc>
        <w:tc>
          <w:tcPr>
            <w:tcW w:w="2248" w:type="dxa"/>
          </w:tcPr>
          <w:p w14:paraId="74D177CA" w14:textId="62EFB3DE" w:rsidR="00871661" w:rsidRPr="002923FD" w:rsidRDefault="00871661" w:rsidP="007D7B67">
            <w:pPr>
              <w:pStyle w:val="NoSpacing"/>
              <w:rPr>
                <w:rFonts w:cstheme="minorHAnsi"/>
              </w:rPr>
            </w:pPr>
            <w:r>
              <w:rPr>
                <w:rFonts w:cstheme="minorHAnsi"/>
              </w:rPr>
              <w:t>Create calendar</w:t>
            </w:r>
          </w:p>
        </w:tc>
        <w:tc>
          <w:tcPr>
            <w:tcW w:w="1701" w:type="dxa"/>
          </w:tcPr>
          <w:p w14:paraId="22ED70DA" w14:textId="778897B6" w:rsidR="00871661" w:rsidRPr="002923FD" w:rsidRDefault="00D95647" w:rsidP="007D7B67">
            <w:pPr>
              <w:pStyle w:val="NoSpacing"/>
              <w:rPr>
                <w:rFonts w:cstheme="minorHAnsi"/>
              </w:rPr>
            </w:pPr>
            <w:r>
              <w:rPr>
                <w:rFonts w:cstheme="minorHAnsi"/>
              </w:rPr>
              <w:t>Tertiary button</w:t>
            </w:r>
          </w:p>
        </w:tc>
        <w:tc>
          <w:tcPr>
            <w:tcW w:w="2147" w:type="dxa"/>
          </w:tcPr>
          <w:p w14:paraId="0A0F2767" w14:textId="77777777" w:rsidR="00871661" w:rsidRPr="00901608" w:rsidRDefault="00871661" w:rsidP="007D7B67">
            <w:pPr>
              <w:pStyle w:val="NoSpacing"/>
            </w:pPr>
          </w:p>
        </w:tc>
        <w:tc>
          <w:tcPr>
            <w:tcW w:w="3685" w:type="dxa"/>
          </w:tcPr>
          <w:p w14:paraId="0267437C" w14:textId="025769CF" w:rsidR="00871661" w:rsidRDefault="00163A1D" w:rsidP="007D7B67">
            <w:pPr>
              <w:pStyle w:val="NoSpacing"/>
            </w:pPr>
            <w:ins w:id="143" w:author="Eugene CHEONG from.TOPPAN (MAS)" w:date="2025-12-22T09:19:00Z" w16du:dateUtc="2025-12-22T01:19:00Z">
              <w:r>
                <w:t xml:space="preserve">Displays the Create Calendar Modal for creating a new issuance calendar. </w:t>
              </w:r>
            </w:ins>
            <w:r w:rsidR="00D95647">
              <w:t xml:space="preserve">Refer to </w:t>
            </w:r>
            <w:r w:rsidR="00D95647">
              <w:fldChar w:fldCharType="begin"/>
            </w:r>
            <w:r w:rsidR="00D95647">
              <w:instrText xml:space="preserve"> REF _Ref215561737 \r \h </w:instrText>
            </w:r>
            <w:r w:rsidR="00D95647">
              <w:fldChar w:fldCharType="separate"/>
            </w:r>
            <w:r w:rsidR="007F5F9A">
              <w:t>2.8</w:t>
            </w:r>
            <w:r w:rsidR="00D95647">
              <w:fldChar w:fldCharType="end"/>
            </w:r>
            <w:r w:rsidR="00D95647">
              <w:t xml:space="preserve"> </w:t>
            </w:r>
            <w:r w:rsidR="00D95647">
              <w:fldChar w:fldCharType="begin"/>
            </w:r>
            <w:r w:rsidR="00D95647">
              <w:instrText xml:space="preserve"> REF _Ref215561737 \h </w:instrText>
            </w:r>
            <w:r w:rsidR="00D95647">
              <w:fldChar w:fldCharType="separate"/>
            </w:r>
            <w:r w:rsidR="007F5F9A">
              <w:t>Create Issuance Calendar</w:t>
            </w:r>
            <w:r w:rsidR="00D95647">
              <w:fldChar w:fldCharType="end"/>
            </w:r>
            <w:r w:rsidR="00D95647">
              <w:t>.</w:t>
            </w:r>
          </w:p>
        </w:tc>
      </w:tr>
    </w:tbl>
    <w:p w14:paraId="6EBD7BBB" w14:textId="3043D995" w:rsidR="007D7B67" w:rsidRPr="007D7B67" w:rsidRDefault="007D7B67" w:rsidP="007D7B67">
      <w:pPr>
        <w:pStyle w:val="Caption"/>
      </w:pPr>
      <w:r>
        <w:t xml:space="preserve">Table </w:t>
      </w:r>
      <w:r>
        <w:fldChar w:fldCharType="begin"/>
      </w:r>
      <w:r>
        <w:instrText xml:space="preserve"> SEQ Table \* ARABIC </w:instrText>
      </w:r>
      <w:r>
        <w:fldChar w:fldCharType="separate"/>
      </w:r>
      <w:r w:rsidR="007F5F9A">
        <w:rPr>
          <w:noProof/>
        </w:rPr>
        <w:t>3</w:t>
      </w:r>
      <w:r>
        <w:fldChar w:fldCharType="end"/>
      </w:r>
      <w:r w:rsidR="00F43972">
        <w:t>:</w:t>
      </w:r>
      <w:r>
        <w:t xml:space="preserve"> Page Header Screen Elements</w:t>
      </w:r>
    </w:p>
    <w:p w14:paraId="24C19891" w14:textId="585AD9CE" w:rsidR="007D7B67" w:rsidRDefault="007D7B67" w:rsidP="006162CB">
      <w:pPr>
        <w:pStyle w:val="Heading4"/>
      </w:pPr>
      <w:commentRangeStart w:id="144"/>
      <w:commentRangeStart w:id="145"/>
      <w:commentRangeStart w:id="146"/>
      <w:r>
        <w:t>Data Table Action Bar</w:t>
      </w:r>
      <w:commentRangeEnd w:id="144"/>
      <w:r w:rsidR="0041354F">
        <w:rPr>
          <w:rStyle w:val="CommentReference"/>
          <w:rFonts w:eastAsiaTheme="minorHAnsi" w:cstheme="minorBidi"/>
          <w:b w:val="0"/>
          <w:iCs w:val="0"/>
        </w:rPr>
        <w:commentReference w:id="144"/>
      </w:r>
      <w:commentRangeEnd w:id="145"/>
      <w:r w:rsidR="00D95647">
        <w:rPr>
          <w:rStyle w:val="CommentReference"/>
          <w:rFonts w:eastAsiaTheme="minorHAnsi" w:cstheme="minorBidi"/>
          <w:b w:val="0"/>
          <w:iCs w:val="0"/>
        </w:rPr>
        <w:commentReference w:id="145"/>
      </w:r>
      <w:commentRangeEnd w:id="146"/>
      <w:r w:rsidR="007005BF">
        <w:rPr>
          <w:rStyle w:val="CommentReference"/>
          <w:rFonts w:eastAsiaTheme="minorHAnsi" w:cstheme="minorBidi"/>
          <w:b w:val="0"/>
          <w:iCs w:val="0"/>
        </w:rPr>
        <w:commentReference w:id="146"/>
      </w:r>
    </w:p>
    <w:tbl>
      <w:tblPr>
        <w:tblStyle w:val="TableGrid"/>
        <w:tblW w:w="0" w:type="auto"/>
        <w:tblLook w:val="04A0" w:firstRow="1" w:lastRow="0" w:firstColumn="1" w:lastColumn="0" w:noHBand="0" w:noVBand="1"/>
      </w:tblPr>
      <w:tblGrid>
        <w:gridCol w:w="562"/>
        <w:gridCol w:w="2248"/>
        <w:gridCol w:w="1701"/>
        <w:gridCol w:w="2147"/>
        <w:gridCol w:w="3685"/>
      </w:tblGrid>
      <w:tr w:rsidR="007D7B67" w:rsidRPr="007C7C7F" w14:paraId="61F1BC90" w14:textId="77777777" w:rsidTr="007C6BBB">
        <w:tc>
          <w:tcPr>
            <w:tcW w:w="562" w:type="dxa"/>
            <w:shd w:val="clear" w:color="auto" w:fill="E7E6E6" w:themeFill="background2"/>
          </w:tcPr>
          <w:p w14:paraId="1327504B" w14:textId="77777777" w:rsidR="007D7B67" w:rsidRPr="007D7B67" w:rsidRDefault="007D7B67" w:rsidP="007C6BBB">
            <w:pPr>
              <w:pStyle w:val="NoSpacing"/>
              <w:jc w:val="center"/>
              <w:rPr>
                <w:b/>
                <w:bCs/>
              </w:rPr>
            </w:pPr>
            <w:r w:rsidRPr="007D7B67">
              <w:rPr>
                <w:rFonts w:cstheme="minorHAnsi"/>
                <w:b/>
                <w:bCs/>
              </w:rPr>
              <w:t>S/N</w:t>
            </w:r>
          </w:p>
        </w:tc>
        <w:tc>
          <w:tcPr>
            <w:tcW w:w="2248" w:type="dxa"/>
            <w:shd w:val="clear" w:color="auto" w:fill="E7E6E6" w:themeFill="background2"/>
          </w:tcPr>
          <w:p w14:paraId="663FF87A" w14:textId="77777777" w:rsidR="007D7B67" w:rsidRPr="007D7B67" w:rsidRDefault="007D7B67" w:rsidP="007C6BBB">
            <w:pPr>
              <w:pStyle w:val="NoSpacing"/>
              <w:jc w:val="center"/>
              <w:rPr>
                <w:b/>
                <w:bCs/>
              </w:rPr>
            </w:pPr>
            <w:r w:rsidRPr="007D7B67">
              <w:rPr>
                <w:rFonts w:cstheme="minorHAnsi"/>
                <w:b/>
                <w:bCs/>
              </w:rPr>
              <w:t>Name</w:t>
            </w:r>
          </w:p>
        </w:tc>
        <w:tc>
          <w:tcPr>
            <w:tcW w:w="1701" w:type="dxa"/>
            <w:shd w:val="clear" w:color="auto" w:fill="E7E6E6" w:themeFill="background2"/>
          </w:tcPr>
          <w:p w14:paraId="3F2C591B" w14:textId="77777777" w:rsidR="007D7B67" w:rsidRPr="007D7B67" w:rsidRDefault="007D7B67" w:rsidP="007C6BBB">
            <w:pPr>
              <w:pStyle w:val="TableHeading"/>
              <w:jc w:val="center"/>
              <w:rPr>
                <w:rFonts w:asciiTheme="minorHAnsi" w:hAnsiTheme="minorHAnsi" w:cstheme="minorHAnsi"/>
                <w:bCs/>
              </w:rPr>
            </w:pPr>
            <w:r w:rsidRPr="007D7B67">
              <w:rPr>
                <w:rFonts w:asciiTheme="minorHAnsi" w:hAnsiTheme="minorHAnsi" w:cstheme="minorHAnsi"/>
                <w:bCs/>
              </w:rPr>
              <w:t>Type</w:t>
            </w:r>
          </w:p>
          <w:p w14:paraId="23633328" w14:textId="77777777" w:rsidR="007D7B67" w:rsidRPr="007D7B67" w:rsidRDefault="007D7B67" w:rsidP="007C6BBB">
            <w:pPr>
              <w:pStyle w:val="NoSpacing"/>
              <w:jc w:val="center"/>
              <w:rPr>
                <w:b/>
                <w:bCs/>
              </w:rPr>
            </w:pPr>
            <w:r w:rsidRPr="007D7B67">
              <w:rPr>
                <w:rFonts w:cstheme="minorHAnsi"/>
                <w:b/>
                <w:bCs/>
              </w:rPr>
              <w:t>(Max Length)</w:t>
            </w:r>
          </w:p>
        </w:tc>
        <w:tc>
          <w:tcPr>
            <w:tcW w:w="2147" w:type="dxa"/>
            <w:shd w:val="clear" w:color="auto" w:fill="E7E6E6" w:themeFill="background2"/>
          </w:tcPr>
          <w:p w14:paraId="2FAE50E9" w14:textId="77777777" w:rsidR="007D7B67" w:rsidRPr="007D7B67" w:rsidRDefault="007D7B67" w:rsidP="007C6BBB">
            <w:pPr>
              <w:pStyle w:val="NoSpacing"/>
              <w:jc w:val="center"/>
              <w:rPr>
                <w:b/>
                <w:bCs/>
              </w:rPr>
            </w:pPr>
            <w:r w:rsidRPr="007D7B67">
              <w:rPr>
                <w:rFonts w:cstheme="minorHAnsi"/>
                <w:b/>
                <w:bCs/>
              </w:rPr>
              <w:t>Validation Rules</w:t>
            </w:r>
          </w:p>
        </w:tc>
        <w:tc>
          <w:tcPr>
            <w:tcW w:w="3685" w:type="dxa"/>
            <w:shd w:val="clear" w:color="auto" w:fill="E7E6E6" w:themeFill="background2"/>
          </w:tcPr>
          <w:p w14:paraId="4D62CA25" w14:textId="77777777" w:rsidR="007D7B67" w:rsidRPr="007D7B67" w:rsidRDefault="007D7B67" w:rsidP="007C6BBB">
            <w:pPr>
              <w:pStyle w:val="NoSpacing"/>
              <w:jc w:val="center"/>
              <w:rPr>
                <w:rFonts w:cstheme="minorHAnsi"/>
                <w:b/>
                <w:bCs/>
              </w:rPr>
            </w:pPr>
            <w:r>
              <w:rPr>
                <w:rFonts w:cstheme="minorHAnsi"/>
                <w:b/>
                <w:bCs/>
              </w:rPr>
              <w:t>Remarks</w:t>
            </w:r>
          </w:p>
        </w:tc>
      </w:tr>
      <w:tr w:rsidR="007D7B67" w:rsidRPr="007C7C7F" w14:paraId="562AA843" w14:textId="77777777" w:rsidTr="007C6BBB">
        <w:tc>
          <w:tcPr>
            <w:tcW w:w="562" w:type="dxa"/>
          </w:tcPr>
          <w:p w14:paraId="11DBD953" w14:textId="77777777" w:rsidR="007D7B67" w:rsidRPr="007C7C7F" w:rsidRDefault="007D7B67" w:rsidP="007D7B67">
            <w:pPr>
              <w:pStyle w:val="NoSpacing"/>
            </w:pPr>
            <w:r>
              <w:rPr>
                <w:rFonts w:cstheme="minorHAnsi"/>
              </w:rPr>
              <w:t>1</w:t>
            </w:r>
          </w:p>
        </w:tc>
        <w:tc>
          <w:tcPr>
            <w:tcW w:w="2248" w:type="dxa"/>
          </w:tcPr>
          <w:p w14:paraId="3A2D060A" w14:textId="405675DF" w:rsidR="007D7B67" w:rsidRPr="007C7C7F" w:rsidRDefault="007D7B67" w:rsidP="007D7B67">
            <w:pPr>
              <w:pStyle w:val="NoSpacing"/>
            </w:pPr>
            <w:r>
              <w:rPr>
                <w:rFonts w:cstheme="minorHAnsi"/>
              </w:rPr>
              <w:t>Security type</w:t>
            </w:r>
          </w:p>
        </w:tc>
        <w:tc>
          <w:tcPr>
            <w:tcW w:w="1701" w:type="dxa"/>
          </w:tcPr>
          <w:p w14:paraId="6C4D9302" w14:textId="0C308AF7" w:rsidR="007D7B67" w:rsidRPr="00901608" w:rsidRDefault="007D7B67" w:rsidP="007D7B67">
            <w:pPr>
              <w:pStyle w:val="NoSpacing"/>
            </w:pPr>
            <w:r w:rsidRPr="002923FD">
              <w:rPr>
                <w:rFonts w:cstheme="minorHAnsi"/>
              </w:rPr>
              <w:t>Multiselect Dropdown</w:t>
            </w:r>
          </w:p>
        </w:tc>
        <w:tc>
          <w:tcPr>
            <w:tcW w:w="2147" w:type="dxa"/>
          </w:tcPr>
          <w:p w14:paraId="770DAAB6" w14:textId="77777777" w:rsidR="007D7B67" w:rsidRPr="00901608" w:rsidRDefault="007D7B67" w:rsidP="007D7B67">
            <w:pPr>
              <w:pStyle w:val="NoSpacing"/>
            </w:pPr>
          </w:p>
        </w:tc>
        <w:tc>
          <w:tcPr>
            <w:tcW w:w="3685" w:type="dxa"/>
          </w:tcPr>
          <w:p w14:paraId="3AA5743A" w14:textId="29642590" w:rsidR="00B7593B" w:rsidRDefault="00B7593B" w:rsidP="00B7593B">
            <w:pPr>
              <w:pStyle w:val="NoSpacing"/>
            </w:pPr>
            <w:commentRangeStart w:id="147"/>
            <w:commentRangeStart w:id="148"/>
            <w:r>
              <w:t>Options available</w:t>
            </w:r>
            <w:r w:rsidR="00380D00">
              <w:t xml:space="preserve"> </w:t>
            </w:r>
            <w:commentRangeEnd w:id="147"/>
            <w:r w:rsidR="0041354F">
              <w:rPr>
                <w:rStyle w:val="CommentReference"/>
              </w:rPr>
              <w:commentReference w:id="147"/>
            </w:r>
            <w:commentRangeEnd w:id="148"/>
            <w:r w:rsidR="004649EA">
              <w:rPr>
                <w:rStyle w:val="CommentReference"/>
              </w:rPr>
              <w:commentReference w:id="148"/>
            </w:r>
            <w:r w:rsidR="00380D00">
              <w:t>are</w:t>
            </w:r>
            <w:r>
              <w:t>:</w:t>
            </w:r>
          </w:p>
          <w:p w14:paraId="7868AB9C" w14:textId="2B5B17A5" w:rsidR="00B7593B" w:rsidRDefault="00B7593B" w:rsidP="00380D00">
            <w:pPr>
              <w:pStyle w:val="ListParagraph"/>
            </w:pPr>
            <w:commentRangeStart w:id="149"/>
            <w:commentRangeStart w:id="150"/>
            <w:r>
              <w:t>SGS Bonds</w:t>
            </w:r>
          </w:p>
          <w:p w14:paraId="628C7801" w14:textId="60A6E916" w:rsidR="00B7593B" w:rsidRDefault="00B7593B" w:rsidP="00380D00">
            <w:pPr>
              <w:pStyle w:val="ListParagraph"/>
            </w:pPr>
            <w:r>
              <w:lastRenderedPageBreak/>
              <w:t>MAS Bills</w:t>
            </w:r>
          </w:p>
          <w:p w14:paraId="41E4B3C7" w14:textId="7E48CA27" w:rsidR="00B7593B" w:rsidRDefault="00B7593B" w:rsidP="00380D00">
            <w:pPr>
              <w:pStyle w:val="ListParagraph"/>
            </w:pPr>
            <w:r>
              <w:t>T-Bills</w:t>
            </w:r>
          </w:p>
          <w:p w14:paraId="7DD1A4F8" w14:textId="49804037" w:rsidR="00B7593B" w:rsidRDefault="00B7593B" w:rsidP="00380D00">
            <w:pPr>
              <w:pStyle w:val="ListParagraph"/>
            </w:pPr>
            <w:r>
              <w:t>SSBs</w:t>
            </w:r>
          </w:p>
          <w:p w14:paraId="7FF2D0AF" w14:textId="582C562B" w:rsidR="001F1499" w:rsidRDefault="00B7593B" w:rsidP="002F0B3D">
            <w:pPr>
              <w:pStyle w:val="ListParagraph"/>
            </w:pPr>
            <w:r>
              <w:t>CMTBs</w:t>
            </w:r>
            <w:commentRangeEnd w:id="149"/>
            <w:r w:rsidR="000479DF">
              <w:rPr>
                <w:rStyle w:val="CommentReference"/>
              </w:rPr>
              <w:commentReference w:id="149"/>
            </w:r>
            <w:commentRangeEnd w:id="150"/>
            <w:r w:rsidR="000479DF">
              <w:rPr>
                <w:rStyle w:val="CommentReference"/>
              </w:rPr>
              <w:commentReference w:id="150"/>
            </w:r>
          </w:p>
          <w:p w14:paraId="00213517" w14:textId="37F2A7CF" w:rsidR="002F0B3D" w:rsidRDefault="002F0B3D" w:rsidP="00380D00">
            <w:pPr>
              <w:spacing w:line="240" w:lineRule="auto"/>
            </w:pPr>
            <w:r>
              <w:t>Additional options are available based on the name when new security types are created.</w:t>
            </w:r>
          </w:p>
          <w:p w14:paraId="625AF30A" w14:textId="0605F191" w:rsidR="004649EA" w:rsidRPr="00901608" w:rsidRDefault="00BC3861" w:rsidP="00380D00">
            <w:pPr>
              <w:spacing w:line="240" w:lineRule="auto"/>
            </w:pPr>
            <w:ins w:id="151" w:author="Eugene CHEONG from.TOPPAN (MAS)" w:date="2025-12-19T09:40:00Z" w16du:dateUtc="2025-12-19T01:40:00Z">
              <w:r>
                <w:t xml:space="preserve">Displays </w:t>
              </w:r>
            </w:ins>
            <w:del w:id="152" w:author="Eugene CHEONG from.TOPPAN (MAS)" w:date="2025-12-19T09:40:00Z" w16du:dateUtc="2025-12-19T01:40:00Z">
              <w:r w:rsidR="004649EA" w:rsidDel="00BC3861">
                <w:delText>To list a</w:delText>
              </w:r>
            </w:del>
            <w:ins w:id="153" w:author="Eugene CHEONG from.TOPPAN (MAS)" w:date="2025-12-19T09:40:00Z" w16du:dateUtc="2025-12-19T01:40:00Z">
              <w:r>
                <w:t>a</w:t>
              </w:r>
            </w:ins>
            <w:r w:rsidR="004649EA">
              <w:t xml:space="preserve">ll security types regardless of </w:t>
            </w:r>
            <w:ins w:id="154" w:author="Eugene CHEONG from.TOPPAN (MAS)" w:date="2025-12-19T09:40:00Z" w16du:dateUtc="2025-12-19T01:40:00Z">
              <w:r>
                <w:t xml:space="preserve">its </w:t>
              </w:r>
            </w:ins>
            <w:r w:rsidR="004649EA">
              <w:t>status.</w:t>
            </w:r>
          </w:p>
        </w:tc>
      </w:tr>
      <w:tr w:rsidR="00B7593B" w:rsidRPr="007C7C7F" w14:paraId="03AA1448" w14:textId="77777777" w:rsidTr="007C6BBB">
        <w:tc>
          <w:tcPr>
            <w:tcW w:w="562" w:type="dxa"/>
          </w:tcPr>
          <w:p w14:paraId="3D86062E" w14:textId="77777777" w:rsidR="00B7593B" w:rsidRPr="007C7C7F" w:rsidRDefault="00B7593B" w:rsidP="00B7593B">
            <w:pPr>
              <w:pStyle w:val="NoSpacing"/>
            </w:pPr>
            <w:r>
              <w:rPr>
                <w:rFonts w:cstheme="minorHAnsi"/>
              </w:rPr>
              <w:lastRenderedPageBreak/>
              <w:t>2</w:t>
            </w:r>
          </w:p>
        </w:tc>
        <w:tc>
          <w:tcPr>
            <w:tcW w:w="2248" w:type="dxa"/>
          </w:tcPr>
          <w:p w14:paraId="59A7E581" w14:textId="3AB44A48" w:rsidR="00B7593B" w:rsidRPr="007C7C7F" w:rsidRDefault="00B7593B" w:rsidP="00B7593B">
            <w:pPr>
              <w:pStyle w:val="NoSpacing"/>
            </w:pPr>
            <w:r>
              <w:rPr>
                <w:rFonts w:cstheme="minorHAnsi"/>
              </w:rPr>
              <w:t>Year</w:t>
            </w:r>
          </w:p>
        </w:tc>
        <w:tc>
          <w:tcPr>
            <w:tcW w:w="1701" w:type="dxa"/>
          </w:tcPr>
          <w:p w14:paraId="191C7B0E" w14:textId="5D8A350A" w:rsidR="00B7593B" w:rsidRPr="00901608" w:rsidRDefault="00B7593B" w:rsidP="00B7593B">
            <w:pPr>
              <w:pStyle w:val="NoSpacing"/>
            </w:pPr>
            <w:r w:rsidRPr="002923FD">
              <w:rPr>
                <w:rFonts w:cstheme="minorHAnsi"/>
              </w:rPr>
              <w:t>Multiselect Dropdown</w:t>
            </w:r>
          </w:p>
        </w:tc>
        <w:tc>
          <w:tcPr>
            <w:tcW w:w="2147" w:type="dxa"/>
          </w:tcPr>
          <w:p w14:paraId="74A97EDB" w14:textId="77777777" w:rsidR="00B7593B" w:rsidRPr="00901608" w:rsidRDefault="00B7593B" w:rsidP="00B7593B">
            <w:pPr>
              <w:pStyle w:val="NoSpacing"/>
            </w:pPr>
          </w:p>
        </w:tc>
        <w:tc>
          <w:tcPr>
            <w:tcW w:w="3685" w:type="dxa"/>
          </w:tcPr>
          <w:p w14:paraId="29DE0D9A" w14:textId="3CCFDB6F" w:rsidR="00B7593B" w:rsidRDefault="00B7593B" w:rsidP="00B7593B">
            <w:pPr>
              <w:pStyle w:val="NoSpacing"/>
            </w:pPr>
            <w:r>
              <w:t xml:space="preserve">Options available </w:t>
            </w:r>
            <w:del w:id="155" w:author="Han Xie CHAI (MAS)" w:date="2025-12-31T09:46:00Z" w16du:dateUtc="2025-12-31T01:46:00Z">
              <w:r w:rsidDel="00F73096">
                <w:delText>will be</w:delText>
              </w:r>
            </w:del>
            <w:ins w:id="156" w:author="Han Xie CHAI (MAS)" w:date="2025-12-31T09:46:00Z" w16du:dateUtc="2025-12-31T01:46:00Z">
              <w:r w:rsidR="00F73096">
                <w:t>are</w:t>
              </w:r>
            </w:ins>
            <w:r>
              <w:t xml:space="preserve"> the 4-digit value of the years</w:t>
            </w:r>
            <w:del w:id="157" w:author="Eugene CHEONG from.TOPPAN (MAS)" w:date="2025-12-19T09:33:00Z" w16du:dateUtc="2025-12-19T01:33:00Z">
              <w:r w:rsidDel="0017095E">
                <w:delText xml:space="preserve"> </w:delText>
              </w:r>
            </w:del>
            <w:ins w:id="158" w:author="Eugene CHEONG from.TOPPAN (MAS)" w:date="2025-12-19T09:33:00Z" w16du:dateUtc="2025-12-19T01:33:00Z">
              <w:r w:rsidR="0017095E">
                <w:t xml:space="preserve"> from the current year</w:t>
              </w:r>
            </w:ins>
            <w:ins w:id="159" w:author="Eugene CHEONG from.TOPPAN (MAS)" w:date="2025-12-19T09:37:00Z" w16du:dateUtc="2025-12-19T01:37:00Z">
              <w:r w:rsidR="00BC3861">
                <w:t xml:space="preserve"> to the earliest year which an issuance calendar has been created</w:t>
              </w:r>
            </w:ins>
            <w:del w:id="160" w:author="Eugene CHEONG from.TOPPAN (MAS)" w:date="2025-12-19T09:33:00Z" w16du:dateUtc="2025-12-19T01:33:00Z">
              <w:r w:rsidDel="0017095E">
                <w:delText>below</w:delText>
              </w:r>
            </w:del>
            <w:del w:id="161" w:author="Eugene CHEONG from.TOPPAN (MAS)" w:date="2025-12-19T09:37:00Z" w16du:dateUtc="2025-12-19T01:37:00Z">
              <w:r w:rsidDel="00BC3861">
                <w:delText>:</w:delText>
              </w:r>
            </w:del>
            <w:ins w:id="162" w:author="Eugene CHEONG from.TOPPAN (MAS)" w:date="2025-12-19T09:37:00Z" w16du:dateUtc="2025-12-19T01:37:00Z">
              <w:r w:rsidR="00BC3861">
                <w:t>.</w:t>
              </w:r>
            </w:ins>
          </w:p>
          <w:p w14:paraId="46BCA30A" w14:textId="13EE4F00" w:rsidR="00B7593B" w:rsidDel="00BC3861" w:rsidRDefault="00BC3861">
            <w:pPr>
              <w:ind w:left="720" w:hanging="436"/>
              <w:rPr>
                <w:del w:id="163" w:author="Eugene CHEONG from.TOPPAN (MAS)" w:date="2025-12-19T09:38:00Z" w16du:dateUtc="2025-12-19T01:38:00Z"/>
              </w:rPr>
              <w:pPrChange w:id="164" w:author="Eugene CHEONG from.TOPPAN (MAS)" w:date="2025-12-19T09:38:00Z" w16du:dateUtc="2025-12-19T01:38:00Z">
                <w:pPr>
                  <w:pStyle w:val="ListParagraph"/>
                </w:pPr>
              </w:pPrChange>
            </w:pPr>
            <w:ins w:id="165" w:author="Eugene CHEONG from.TOPPAN (MAS)" w:date="2025-12-19T09:38:00Z" w16du:dateUtc="2025-12-19T01:38:00Z">
              <w:r>
                <w:t xml:space="preserve">Options </w:t>
              </w:r>
              <w:del w:id="166" w:author="Han Xie CHAI (MAS)" w:date="2025-12-31T09:52:00Z" w16du:dateUtc="2025-12-31T01:52:00Z">
                <w:r w:rsidDel="00D76BB8">
                  <w:delText>will be</w:delText>
                </w:r>
              </w:del>
            </w:ins>
            <w:ins w:id="167" w:author="Han Xie CHAI (MAS)" w:date="2025-12-31T09:52:00Z" w16du:dateUtc="2025-12-31T01:52:00Z">
              <w:r w:rsidR="00D76BB8">
                <w:t>are</w:t>
              </w:r>
            </w:ins>
            <w:ins w:id="168" w:author="Eugene CHEONG from.TOPPAN (MAS)" w:date="2025-12-19T09:38:00Z" w16du:dateUtc="2025-12-19T01:38:00Z">
              <w:r>
                <w:t xml:space="preserve"> sorted in descending order.</w:t>
              </w:r>
            </w:ins>
            <w:del w:id="169" w:author="Eugene CHEONG from.TOPPAN (MAS)" w:date="2025-12-19T09:38:00Z" w16du:dateUtc="2025-12-19T01:38:00Z">
              <w:r w:rsidR="00B7593B" w:rsidDel="00BC3861">
                <w:delText>Next year</w:delText>
              </w:r>
            </w:del>
          </w:p>
          <w:p w14:paraId="4DC78528" w14:textId="64CEA327" w:rsidR="00B7593B" w:rsidDel="00BC3861" w:rsidRDefault="00B7593B" w:rsidP="007D79BD">
            <w:pPr>
              <w:rPr>
                <w:del w:id="170" w:author="Eugene CHEONG from.TOPPAN (MAS)" w:date="2025-12-19T09:38:00Z" w16du:dateUtc="2025-12-19T01:38:00Z"/>
              </w:rPr>
            </w:pPr>
            <w:del w:id="171" w:author="Eugene CHEONG from.TOPPAN (MAS)" w:date="2025-12-19T09:38:00Z" w16du:dateUtc="2025-12-19T01:38:00Z">
              <w:r w:rsidDel="00BC3861">
                <w:delText>Current year</w:delText>
              </w:r>
            </w:del>
          </w:p>
          <w:p w14:paraId="7A4C3727" w14:textId="0B37481D" w:rsidR="00B7593B" w:rsidDel="00BC3861" w:rsidRDefault="00B7593B" w:rsidP="007D79BD">
            <w:pPr>
              <w:rPr>
                <w:del w:id="172" w:author="Eugene CHEONG from.TOPPAN (MAS)" w:date="2025-12-19T09:38:00Z" w16du:dateUtc="2025-12-19T01:38:00Z"/>
              </w:rPr>
            </w:pPr>
            <w:del w:id="173" w:author="Eugene CHEONG from.TOPPAN (MAS)" w:date="2025-12-19T09:38:00Z" w16du:dateUtc="2025-12-19T01:38:00Z">
              <w:r w:rsidDel="00BC3861">
                <w:delText>Previous year</w:delText>
              </w:r>
            </w:del>
          </w:p>
          <w:p w14:paraId="58ECDB63" w14:textId="62D6405F" w:rsidR="00B7593B" w:rsidDel="00BC3861" w:rsidRDefault="00B7593B" w:rsidP="007D79BD">
            <w:pPr>
              <w:rPr>
                <w:del w:id="174" w:author="Eugene CHEONG from.TOPPAN (MAS)" w:date="2025-12-19T09:38:00Z" w16du:dateUtc="2025-12-19T01:38:00Z"/>
              </w:rPr>
            </w:pPr>
          </w:p>
          <w:p w14:paraId="11A94780" w14:textId="1AEF6607" w:rsidR="00B7593B" w:rsidDel="00BC3861" w:rsidRDefault="00B7593B" w:rsidP="007D79BD">
            <w:pPr>
              <w:rPr>
                <w:del w:id="175" w:author="Eugene CHEONG from.TOPPAN (MAS)" w:date="2025-12-19T09:38:00Z" w16du:dateUtc="2025-12-19T01:38:00Z"/>
              </w:rPr>
            </w:pPr>
            <w:commentRangeStart w:id="176"/>
            <w:commentRangeStart w:id="177"/>
            <w:commentRangeStart w:id="178"/>
            <w:commentRangeStart w:id="179"/>
            <w:del w:id="180" w:author="Eugene CHEONG from.TOPPAN (MAS)" w:date="2025-12-19T09:38:00Z" w16du:dateUtc="2025-12-19T01:38:00Z">
              <w:r w:rsidDel="00BC3861">
                <w:delText>In addition, there will be another option that includes all years earlier than the previous year.</w:delText>
              </w:r>
              <w:commentRangeEnd w:id="176"/>
              <w:r w:rsidR="000479DF" w:rsidDel="00BC3861">
                <w:rPr>
                  <w:rStyle w:val="CommentReference"/>
                </w:rPr>
                <w:commentReference w:id="176"/>
              </w:r>
              <w:commentRangeEnd w:id="177"/>
              <w:r w:rsidR="000479DF" w:rsidDel="00BC3861">
                <w:rPr>
                  <w:rStyle w:val="CommentReference"/>
                </w:rPr>
                <w:commentReference w:id="177"/>
              </w:r>
              <w:commentRangeEnd w:id="178"/>
              <w:r w:rsidR="00FA253E" w:rsidDel="00BC3861">
                <w:rPr>
                  <w:rStyle w:val="CommentReference"/>
                </w:rPr>
                <w:commentReference w:id="178"/>
              </w:r>
              <w:commentRangeEnd w:id="179"/>
              <w:r w:rsidR="0017095E" w:rsidDel="00BC3861">
                <w:rPr>
                  <w:rStyle w:val="CommentReference"/>
                </w:rPr>
                <w:commentReference w:id="179"/>
              </w:r>
            </w:del>
          </w:p>
          <w:p w14:paraId="2628A782" w14:textId="6D29D31D" w:rsidR="00B7593B" w:rsidDel="00BC3861" w:rsidRDefault="00B7593B" w:rsidP="007D79BD">
            <w:pPr>
              <w:rPr>
                <w:del w:id="181" w:author="Eugene CHEONG from.TOPPAN (MAS)" w:date="2025-12-19T09:38:00Z" w16du:dateUtc="2025-12-19T01:38:00Z"/>
              </w:rPr>
            </w:pPr>
          </w:p>
          <w:p w14:paraId="00AEEDF0" w14:textId="02302085" w:rsidR="00B7593B" w:rsidDel="00BC3861" w:rsidRDefault="00B7593B" w:rsidP="007D79BD">
            <w:pPr>
              <w:rPr>
                <w:del w:id="182" w:author="Eugene CHEONG from.TOPPAN (MAS)" w:date="2025-12-19T09:38:00Z" w16du:dateUtc="2025-12-19T01:38:00Z"/>
              </w:rPr>
            </w:pPr>
            <w:del w:id="183" w:author="Eugene CHEONG from.TOPPAN (MAS)" w:date="2025-12-19T09:38:00Z" w16du:dateUtc="2025-12-19T01:38:00Z">
              <w:r w:rsidDel="00BC3861">
                <w:delText>For example, if the year is 2025, the following options are available:</w:delText>
              </w:r>
            </w:del>
          </w:p>
          <w:p w14:paraId="51EABD25" w14:textId="6BC26C86" w:rsidR="00B7593B" w:rsidDel="00BC3861" w:rsidRDefault="00B7593B" w:rsidP="007D79BD">
            <w:pPr>
              <w:rPr>
                <w:del w:id="184" w:author="Eugene CHEONG from.TOPPAN (MAS)" w:date="2025-12-19T09:38:00Z" w16du:dateUtc="2025-12-19T01:38:00Z"/>
              </w:rPr>
            </w:pPr>
            <w:del w:id="185" w:author="Eugene CHEONG from.TOPPAN (MAS)" w:date="2025-12-19T09:38:00Z" w16du:dateUtc="2025-12-19T01:38:00Z">
              <w:r w:rsidDel="00BC3861">
                <w:delText>2026</w:delText>
              </w:r>
            </w:del>
          </w:p>
          <w:p w14:paraId="35670DAF" w14:textId="16685C9E" w:rsidR="00B7593B" w:rsidDel="00BC3861" w:rsidRDefault="00B7593B" w:rsidP="007D79BD">
            <w:pPr>
              <w:rPr>
                <w:del w:id="186" w:author="Eugene CHEONG from.TOPPAN (MAS)" w:date="2025-12-19T09:38:00Z" w16du:dateUtc="2025-12-19T01:38:00Z"/>
              </w:rPr>
            </w:pPr>
            <w:del w:id="187" w:author="Eugene CHEONG from.TOPPAN (MAS)" w:date="2025-12-19T09:38:00Z" w16du:dateUtc="2025-12-19T01:38:00Z">
              <w:r w:rsidDel="00BC3861">
                <w:delText>2025</w:delText>
              </w:r>
            </w:del>
          </w:p>
          <w:p w14:paraId="4D84BE54" w14:textId="24706B56" w:rsidR="00B7593B" w:rsidDel="00BC3861" w:rsidRDefault="00B7593B" w:rsidP="007D79BD">
            <w:pPr>
              <w:rPr>
                <w:del w:id="188" w:author="Eugene CHEONG from.TOPPAN (MAS)" w:date="2025-12-19T09:38:00Z" w16du:dateUtc="2025-12-19T01:38:00Z"/>
              </w:rPr>
            </w:pPr>
            <w:del w:id="189" w:author="Eugene CHEONG from.TOPPAN (MAS)" w:date="2025-12-19T09:38:00Z" w16du:dateUtc="2025-12-19T01:38:00Z">
              <w:r w:rsidDel="00BC3861">
                <w:delText>2024</w:delText>
              </w:r>
            </w:del>
          </w:p>
          <w:p w14:paraId="25748F4C" w14:textId="07D27D24" w:rsidR="00B7593B" w:rsidRPr="00901608" w:rsidRDefault="00B7593B" w:rsidP="007D79BD">
            <w:del w:id="190" w:author="Eugene CHEONG from.TOPPAN (MAS)" w:date="2025-12-19T09:38:00Z" w16du:dateUtc="2025-12-19T01:38:00Z">
              <w:r w:rsidDel="00BC3861">
                <w:delText>&lt;2024</w:delText>
              </w:r>
            </w:del>
          </w:p>
        </w:tc>
      </w:tr>
    </w:tbl>
    <w:p w14:paraId="290193D3" w14:textId="46B7CC0C" w:rsidR="007D7B67" w:rsidRPr="007D7B67" w:rsidRDefault="007D7B67" w:rsidP="007D7B67">
      <w:pPr>
        <w:pStyle w:val="Caption"/>
      </w:pPr>
      <w:r>
        <w:t xml:space="preserve">Table </w:t>
      </w:r>
      <w:r>
        <w:fldChar w:fldCharType="begin"/>
      </w:r>
      <w:r>
        <w:instrText xml:space="preserve"> SEQ Table \* ARABIC </w:instrText>
      </w:r>
      <w:r>
        <w:fldChar w:fldCharType="separate"/>
      </w:r>
      <w:r w:rsidR="007F5F9A">
        <w:rPr>
          <w:noProof/>
        </w:rPr>
        <w:t>4</w:t>
      </w:r>
      <w:r>
        <w:fldChar w:fldCharType="end"/>
      </w:r>
      <w:r w:rsidR="00F43972">
        <w:t>:</w:t>
      </w:r>
      <w:r>
        <w:t xml:space="preserve"> Data Table Action Bar Screen Elements</w:t>
      </w:r>
    </w:p>
    <w:p w14:paraId="506BF150" w14:textId="3B95F06E" w:rsidR="007D7B67" w:rsidRDefault="007D7B67" w:rsidP="006162CB">
      <w:pPr>
        <w:pStyle w:val="Heading4"/>
      </w:pPr>
      <w:r>
        <w:t>Filter Drawer</w:t>
      </w:r>
    </w:p>
    <w:tbl>
      <w:tblPr>
        <w:tblStyle w:val="TableGrid"/>
        <w:tblW w:w="0" w:type="auto"/>
        <w:tblLook w:val="04A0" w:firstRow="1" w:lastRow="0" w:firstColumn="1" w:lastColumn="0" w:noHBand="0" w:noVBand="1"/>
      </w:tblPr>
      <w:tblGrid>
        <w:gridCol w:w="562"/>
        <w:gridCol w:w="2248"/>
        <w:gridCol w:w="1780"/>
        <w:gridCol w:w="2147"/>
        <w:gridCol w:w="3685"/>
      </w:tblGrid>
      <w:tr w:rsidR="007D7B67" w:rsidRPr="007C7C7F" w14:paraId="7469DFFF" w14:textId="77777777" w:rsidTr="007C6BBB">
        <w:tc>
          <w:tcPr>
            <w:tcW w:w="562" w:type="dxa"/>
            <w:shd w:val="clear" w:color="auto" w:fill="E7E6E6" w:themeFill="background2"/>
          </w:tcPr>
          <w:p w14:paraId="6BCFA7AB" w14:textId="77777777" w:rsidR="007D7B67" w:rsidRPr="007D7B67" w:rsidRDefault="007D7B67" w:rsidP="007C6BBB">
            <w:pPr>
              <w:pStyle w:val="NoSpacing"/>
              <w:jc w:val="center"/>
              <w:rPr>
                <w:b/>
                <w:bCs/>
              </w:rPr>
            </w:pPr>
            <w:r w:rsidRPr="007D7B67">
              <w:rPr>
                <w:rFonts w:cstheme="minorHAnsi"/>
                <w:b/>
                <w:bCs/>
              </w:rPr>
              <w:t>S/N</w:t>
            </w:r>
          </w:p>
        </w:tc>
        <w:tc>
          <w:tcPr>
            <w:tcW w:w="2248" w:type="dxa"/>
            <w:shd w:val="clear" w:color="auto" w:fill="E7E6E6" w:themeFill="background2"/>
          </w:tcPr>
          <w:p w14:paraId="186036CC" w14:textId="77777777" w:rsidR="007D7B67" w:rsidRPr="007D7B67" w:rsidRDefault="007D7B67" w:rsidP="007C6BBB">
            <w:pPr>
              <w:pStyle w:val="NoSpacing"/>
              <w:jc w:val="center"/>
              <w:rPr>
                <w:b/>
                <w:bCs/>
              </w:rPr>
            </w:pPr>
            <w:r w:rsidRPr="007D7B67">
              <w:rPr>
                <w:rFonts w:cstheme="minorHAnsi"/>
                <w:b/>
                <w:bCs/>
              </w:rPr>
              <w:t>Name</w:t>
            </w:r>
          </w:p>
        </w:tc>
        <w:tc>
          <w:tcPr>
            <w:tcW w:w="1701" w:type="dxa"/>
            <w:shd w:val="clear" w:color="auto" w:fill="E7E6E6" w:themeFill="background2"/>
          </w:tcPr>
          <w:p w14:paraId="3E22E456" w14:textId="77777777" w:rsidR="007D7B67" w:rsidRPr="007D7B67" w:rsidRDefault="007D7B67" w:rsidP="007C6BBB">
            <w:pPr>
              <w:pStyle w:val="TableHeading"/>
              <w:jc w:val="center"/>
              <w:rPr>
                <w:rFonts w:asciiTheme="minorHAnsi" w:hAnsiTheme="minorHAnsi" w:cstheme="minorHAnsi"/>
                <w:bCs/>
              </w:rPr>
            </w:pPr>
            <w:r w:rsidRPr="007D7B67">
              <w:rPr>
                <w:rFonts w:asciiTheme="minorHAnsi" w:hAnsiTheme="minorHAnsi" w:cstheme="minorHAnsi"/>
                <w:bCs/>
              </w:rPr>
              <w:t>Type</w:t>
            </w:r>
          </w:p>
          <w:p w14:paraId="5B9E81DF" w14:textId="77777777" w:rsidR="007D7B67" w:rsidRPr="007D7B67" w:rsidRDefault="007D7B67" w:rsidP="007C6BBB">
            <w:pPr>
              <w:pStyle w:val="NoSpacing"/>
              <w:jc w:val="center"/>
              <w:rPr>
                <w:b/>
                <w:bCs/>
              </w:rPr>
            </w:pPr>
            <w:r w:rsidRPr="007D7B67">
              <w:rPr>
                <w:rFonts w:cstheme="minorHAnsi"/>
                <w:b/>
                <w:bCs/>
              </w:rPr>
              <w:t>(Max Length)</w:t>
            </w:r>
          </w:p>
        </w:tc>
        <w:tc>
          <w:tcPr>
            <w:tcW w:w="2147" w:type="dxa"/>
            <w:shd w:val="clear" w:color="auto" w:fill="E7E6E6" w:themeFill="background2"/>
          </w:tcPr>
          <w:p w14:paraId="6AE91E8D" w14:textId="77777777" w:rsidR="007D7B67" w:rsidRPr="007D7B67" w:rsidRDefault="007D7B67" w:rsidP="007C6BBB">
            <w:pPr>
              <w:pStyle w:val="NoSpacing"/>
              <w:jc w:val="center"/>
              <w:rPr>
                <w:b/>
                <w:bCs/>
              </w:rPr>
            </w:pPr>
            <w:r w:rsidRPr="007D7B67">
              <w:rPr>
                <w:rFonts w:cstheme="minorHAnsi"/>
                <w:b/>
                <w:bCs/>
              </w:rPr>
              <w:t>Validation Rules</w:t>
            </w:r>
          </w:p>
        </w:tc>
        <w:tc>
          <w:tcPr>
            <w:tcW w:w="3685" w:type="dxa"/>
            <w:shd w:val="clear" w:color="auto" w:fill="E7E6E6" w:themeFill="background2"/>
          </w:tcPr>
          <w:p w14:paraId="0C45FF90" w14:textId="77777777" w:rsidR="007D7B67" w:rsidRPr="007D7B67" w:rsidRDefault="007D7B67" w:rsidP="007C6BBB">
            <w:pPr>
              <w:pStyle w:val="NoSpacing"/>
              <w:jc w:val="center"/>
              <w:rPr>
                <w:rFonts w:cstheme="minorHAnsi"/>
                <w:b/>
                <w:bCs/>
              </w:rPr>
            </w:pPr>
            <w:r>
              <w:rPr>
                <w:rFonts w:cstheme="minorHAnsi"/>
                <w:b/>
                <w:bCs/>
              </w:rPr>
              <w:t>Remarks</w:t>
            </w:r>
          </w:p>
        </w:tc>
      </w:tr>
      <w:tr w:rsidR="00B7593B" w:rsidRPr="007C7C7F" w14:paraId="5D798E56" w14:textId="77777777" w:rsidTr="007C6BBB">
        <w:tc>
          <w:tcPr>
            <w:tcW w:w="562" w:type="dxa"/>
          </w:tcPr>
          <w:p w14:paraId="1CC32BAE" w14:textId="77777777" w:rsidR="00B7593B" w:rsidRPr="007C7C7F" w:rsidRDefault="00B7593B" w:rsidP="00B7593B">
            <w:pPr>
              <w:pStyle w:val="NoSpacing"/>
            </w:pPr>
            <w:r>
              <w:rPr>
                <w:rFonts w:cstheme="minorHAnsi"/>
              </w:rPr>
              <w:t>1</w:t>
            </w:r>
          </w:p>
        </w:tc>
        <w:tc>
          <w:tcPr>
            <w:tcW w:w="2248" w:type="dxa"/>
          </w:tcPr>
          <w:p w14:paraId="066F7760" w14:textId="0E928F37" w:rsidR="00B7593B" w:rsidRPr="007C7C7F" w:rsidRDefault="00B7593B" w:rsidP="00B7593B">
            <w:pPr>
              <w:pStyle w:val="NoSpacing"/>
            </w:pPr>
            <w:r w:rsidRPr="002923FD">
              <w:rPr>
                <w:rFonts w:cstheme="minorHAnsi"/>
                <w:color w:val="000000"/>
              </w:rPr>
              <w:t>Year</w:t>
            </w:r>
          </w:p>
        </w:tc>
        <w:tc>
          <w:tcPr>
            <w:tcW w:w="1701" w:type="dxa"/>
          </w:tcPr>
          <w:p w14:paraId="7D434416" w14:textId="664CE9D5" w:rsidR="00B7593B" w:rsidRPr="00901608" w:rsidRDefault="00B7593B" w:rsidP="00B7593B">
            <w:pPr>
              <w:pStyle w:val="NoSpacing"/>
            </w:pPr>
            <w:r w:rsidRPr="002923FD">
              <w:rPr>
                <w:rFonts w:cstheme="minorHAnsi"/>
                <w:color w:val="000000"/>
              </w:rPr>
              <w:t>Checkbox Group</w:t>
            </w:r>
          </w:p>
        </w:tc>
        <w:tc>
          <w:tcPr>
            <w:tcW w:w="2147" w:type="dxa"/>
          </w:tcPr>
          <w:p w14:paraId="1897F243" w14:textId="77777777" w:rsidR="00B7593B" w:rsidRPr="00901608" w:rsidRDefault="00B7593B" w:rsidP="00B7593B">
            <w:pPr>
              <w:pStyle w:val="NoSpacing"/>
            </w:pPr>
          </w:p>
        </w:tc>
        <w:tc>
          <w:tcPr>
            <w:tcW w:w="3685" w:type="dxa"/>
          </w:tcPr>
          <w:p w14:paraId="1835A7F8" w14:textId="17C47A10" w:rsidR="00B7593B" w:rsidRPr="00901608" w:rsidRDefault="00B7593B" w:rsidP="00B7593B">
            <w:pPr>
              <w:pStyle w:val="NoSpacing"/>
            </w:pPr>
            <w:r>
              <w:t>Same options as in Data Table Action Bar.</w:t>
            </w:r>
          </w:p>
        </w:tc>
      </w:tr>
      <w:tr w:rsidR="00B7593B" w:rsidRPr="007C7C7F" w14:paraId="5CBFE166" w14:textId="77777777" w:rsidTr="007C6BBB">
        <w:tc>
          <w:tcPr>
            <w:tcW w:w="562" w:type="dxa"/>
          </w:tcPr>
          <w:p w14:paraId="1B5670C1" w14:textId="77777777" w:rsidR="00B7593B" w:rsidRPr="007C7C7F" w:rsidRDefault="00B7593B" w:rsidP="00B7593B">
            <w:pPr>
              <w:pStyle w:val="NoSpacing"/>
            </w:pPr>
            <w:r>
              <w:rPr>
                <w:rFonts w:cstheme="minorHAnsi"/>
              </w:rPr>
              <w:t>2</w:t>
            </w:r>
          </w:p>
        </w:tc>
        <w:tc>
          <w:tcPr>
            <w:tcW w:w="2248" w:type="dxa"/>
          </w:tcPr>
          <w:p w14:paraId="5E306B16" w14:textId="159C22DE" w:rsidR="00B7593B" w:rsidRPr="007C7C7F" w:rsidRDefault="00B7593B" w:rsidP="00B7593B">
            <w:pPr>
              <w:pStyle w:val="NoSpacing"/>
            </w:pPr>
            <w:r w:rsidRPr="002923FD">
              <w:rPr>
                <w:rFonts w:cstheme="minorHAnsi"/>
                <w:color w:val="000000"/>
              </w:rPr>
              <w:t>Period</w:t>
            </w:r>
          </w:p>
        </w:tc>
        <w:tc>
          <w:tcPr>
            <w:tcW w:w="1701" w:type="dxa"/>
          </w:tcPr>
          <w:p w14:paraId="02891612" w14:textId="6756D207" w:rsidR="00B7593B" w:rsidRPr="00901608" w:rsidRDefault="00B7593B" w:rsidP="00B7593B">
            <w:pPr>
              <w:pStyle w:val="NoSpacing"/>
            </w:pPr>
            <w:r w:rsidRPr="002923FD">
              <w:rPr>
                <w:rFonts w:cstheme="minorHAnsi"/>
                <w:color w:val="000000"/>
              </w:rPr>
              <w:t>Checkbox Group</w:t>
            </w:r>
          </w:p>
        </w:tc>
        <w:tc>
          <w:tcPr>
            <w:tcW w:w="2147" w:type="dxa"/>
          </w:tcPr>
          <w:p w14:paraId="6020534E" w14:textId="77777777" w:rsidR="00B7593B" w:rsidRPr="00901608" w:rsidRDefault="00B7593B" w:rsidP="00B7593B">
            <w:pPr>
              <w:pStyle w:val="NoSpacing"/>
            </w:pPr>
          </w:p>
        </w:tc>
        <w:tc>
          <w:tcPr>
            <w:tcW w:w="3685" w:type="dxa"/>
          </w:tcPr>
          <w:p w14:paraId="21E821EF" w14:textId="6BDAA8BE" w:rsidR="00B7593B" w:rsidRDefault="00B7593B" w:rsidP="00B7593B">
            <w:pPr>
              <w:pStyle w:val="NoSpacing"/>
            </w:pPr>
            <w:commentRangeStart w:id="191"/>
            <w:commentRangeStart w:id="192"/>
            <w:r>
              <w:t>Options available</w:t>
            </w:r>
            <w:r w:rsidR="00380D00">
              <w:t xml:space="preserve"> are</w:t>
            </w:r>
            <w:r>
              <w:t>:</w:t>
            </w:r>
          </w:p>
          <w:p w14:paraId="40569952" w14:textId="77F179F9" w:rsidR="00B7593B" w:rsidRDefault="00B7593B" w:rsidP="00380D00">
            <w:pPr>
              <w:pStyle w:val="ListParagraph"/>
            </w:pPr>
            <w:r>
              <w:lastRenderedPageBreak/>
              <w:t>Yearly</w:t>
            </w:r>
          </w:p>
          <w:p w14:paraId="5544C165" w14:textId="05E12EE3" w:rsidR="00B7593B" w:rsidRDefault="00B7593B" w:rsidP="00380D00">
            <w:pPr>
              <w:pStyle w:val="ListParagraph"/>
            </w:pPr>
            <w:r>
              <w:t>H1</w:t>
            </w:r>
          </w:p>
          <w:p w14:paraId="200CAFDB" w14:textId="2AD05D75" w:rsidR="00B7593B" w:rsidRDefault="00B7593B" w:rsidP="00380D00">
            <w:pPr>
              <w:pStyle w:val="ListParagraph"/>
            </w:pPr>
            <w:r>
              <w:t>H2</w:t>
            </w:r>
          </w:p>
          <w:p w14:paraId="372707AF" w14:textId="169E24AD" w:rsidR="00B7593B" w:rsidRDefault="00B7593B" w:rsidP="00380D00">
            <w:pPr>
              <w:pStyle w:val="ListParagraph"/>
            </w:pPr>
            <w:r>
              <w:t>Q1</w:t>
            </w:r>
          </w:p>
          <w:p w14:paraId="1392D3A9" w14:textId="4BF1CC26" w:rsidR="00B7593B" w:rsidRDefault="00B7593B" w:rsidP="00380D00">
            <w:pPr>
              <w:pStyle w:val="ListParagraph"/>
            </w:pPr>
            <w:r>
              <w:t>Q2</w:t>
            </w:r>
          </w:p>
          <w:p w14:paraId="73070A20" w14:textId="1631BCB4" w:rsidR="00B7593B" w:rsidRDefault="00B7593B" w:rsidP="00380D00">
            <w:pPr>
              <w:pStyle w:val="ListParagraph"/>
            </w:pPr>
            <w:r>
              <w:t>Q3</w:t>
            </w:r>
          </w:p>
          <w:p w14:paraId="5328BBF7" w14:textId="0D20F247" w:rsidR="00B7593B" w:rsidRPr="00901608" w:rsidRDefault="00B7593B" w:rsidP="00380D00">
            <w:pPr>
              <w:pStyle w:val="ListParagraph"/>
            </w:pPr>
            <w:r>
              <w:t>Q4</w:t>
            </w:r>
            <w:commentRangeEnd w:id="191"/>
            <w:r w:rsidR="000479DF">
              <w:rPr>
                <w:rStyle w:val="CommentReference"/>
              </w:rPr>
              <w:commentReference w:id="191"/>
            </w:r>
            <w:commentRangeEnd w:id="192"/>
            <w:r w:rsidR="000479DF">
              <w:rPr>
                <w:rStyle w:val="CommentReference"/>
              </w:rPr>
              <w:commentReference w:id="192"/>
            </w:r>
          </w:p>
        </w:tc>
      </w:tr>
      <w:tr w:rsidR="00B7593B" w:rsidRPr="007C7C7F" w14:paraId="57F6669C" w14:textId="77777777" w:rsidTr="007C6BBB">
        <w:tc>
          <w:tcPr>
            <w:tcW w:w="562" w:type="dxa"/>
          </w:tcPr>
          <w:p w14:paraId="030C590C" w14:textId="22CB51BB" w:rsidR="00B7593B" w:rsidRDefault="00B7593B" w:rsidP="00B7593B">
            <w:pPr>
              <w:pStyle w:val="NoSpacing"/>
              <w:rPr>
                <w:rFonts w:cstheme="minorHAnsi"/>
              </w:rPr>
            </w:pPr>
            <w:r>
              <w:rPr>
                <w:rFonts w:cstheme="minorHAnsi"/>
              </w:rPr>
              <w:lastRenderedPageBreak/>
              <w:t>3</w:t>
            </w:r>
          </w:p>
        </w:tc>
        <w:tc>
          <w:tcPr>
            <w:tcW w:w="2248" w:type="dxa"/>
          </w:tcPr>
          <w:p w14:paraId="0BC0DE48" w14:textId="08C45314" w:rsidR="00B7593B" w:rsidRDefault="00B7593B" w:rsidP="00B7593B">
            <w:pPr>
              <w:pStyle w:val="NoSpacing"/>
              <w:rPr>
                <w:rFonts w:cstheme="minorHAnsi"/>
              </w:rPr>
            </w:pPr>
            <w:r w:rsidRPr="002923FD">
              <w:rPr>
                <w:rFonts w:cstheme="minorHAnsi"/>
                <w:color w:val="000000"/>
              </w:rPr>
              <w:t xml:space="preserve">Security </w:t>
            </w:r>
            <w:r>
              <w:rPr>
                <w:rFonts w:cstheme="minorHAnsi"/>
                <w:color w:val="000000"/>
              </w:rPr>
              <w:t>t</w:t>
            </w:r>
            <w:r w:rsidRPr="002923FD">
              <w:rPr>
                <w:rFonts w:cstheme="minorHAnsi"/>
                <w:color w:val="000000"/>
              </w:rPr>
              <w:t>ype</w:t>
            </w:r>
          </w:p>
        </w:tc>
        <w:tc>
          <w:tcPr>
            <w:tcW w:w="1701" w:type="dxa"/>
          </w:tcPr>
          <w:p w14:paraId="011C1720" w14:textId="3543A104" w:rsidR="00B7593B" w:rsidRPr="002923FD" w:rsidRDefault="00B7593B" w:rsidP="00B7593B">
            <w:pPr>
              <w:pStyle w:val="NoSpacing"/>
              <w:rPr>
                <w:rFonts w:cstheme="minorHAnsi"/>
              </w:rPr>
            </w:pPr>
            <w:del w:id="193" w:author="Eugene CHEONG from.TOPPAN (MAS)" w:date="2025-12-22T09:19:00Z" w16du:dateUtc="2025-12-22T01:19:00Z">
              <w:r w:rsidRPr="002923FD" w:rsidDel="00163A1D">
                <w:rPr>
                  <w:rFonts w:cstheme="minorHAnsi"/>
                  <w:color w:val="000000"/>
                </w:rPr>
                <w:delText>Checkbox Group</w:delText>
              </w:r>
            </w:del>
            <w:ins w:id="194" w:author="Eugene CHEONG from.TOPPAN (MAS)" w:date="2025-12-22T09:19:00Z" w16du:dateUtc="2025-12-22T01:19:00Z">
              <w:r w:rsidR="00163A1D">
                <w:rPr>
                  <w:rFonts w:cstheme="minorHAnsi"/>
                  <w:color w:val="000000"/>
                </w:rPr>
                <w:t>Multiselect Dropdown</w:t>
              </w:r>
            </w:ins>
          </w:p>
        </w:tc>
        <w:tc>
          <w:tcPr>
            <w:tcW w:w="2147" w:type="dxa"/>
          </w:tcPr>
          <w:p w14:paraId="2DAFDC1E" w14:textId="77777777" w:rsidR="00B7593B" w:rsidRPr="00901608" w:rsidRDefault="00B7593B" w:rsidP="00B7593B">
            <w:pPr>
              <w:pStyle w:val="NoSpacing"/>
            </w:pPr>
          </w:p>
        </w:tc>
        <w:tc>
          <w:tcPr>
            <w:tcW w:w="3685" w:type="dxa"/>
          </w:tcPr>
          <w:p w14:paraId="4E9C29A4" w14:textId="3C2980F1" w:rsidR="00B7593B" w:rsidRPr="00901608" w:rsidRDefault="00B7593B" w:rsidP="00B7593B">
            <w:pPr>
              <w:pStyle w:val="NoSpacing"/>
            </w:pPr>
            <w:r>
              <w:t>Same options as in Data Table Action Bar.</w:t>
            </w:r>
          </w:p>
        </w:tc>
      </w:tr>
    </w:tbl>
    <w:p w14:paraId="7014A509" w14:textId="5FB94E69" w:rsidR="00F70B95" w:rsidRDefault="00F70B95" w:rsidP="00F70B95">
      <w:pPr>
        <w:pStyle w:val="Caption"/>
      </w:pPr>
      <w:r>
        <w:t xml:space="preserve">Table </w:t>
      </w:r>
      <w:r>
        <w:fldChar w:fldCharType="begin"/>
      </w:r>
      <w:r>
        <w:instrText xml:space="preserve"> SEQ Table \* ARABIC </w:instrText>
      </w:r>
      <w:r>
        <w:fldChar w:fldCharType="separate"/>
      </w:r>
      <w:r w:rsidR="007F5F9A">
        <w:rPr>
          <w:noProof/>
        </w:rPr>
        <w:t>5</w:t>
      </w:r>
      <w:r>
        <w:fldChar w:fldCharType="end"/>
      </w:r>
      <w:r w:rsidR="00F43972">
        <w:t>:</w:t>
      </w:r>
      <w:r>
        <w:t xml:space="preserve"> Filter Drawer Screen Elements</w:t>
      </w:r>
    </w:p>
    <w:p w14:paraId="563E0961" w14:textId="4821A706" w:rsidR="00C96648" w:rsidRPr="00C96648" w:rsidRDefault="00C96648" w:rsidP="003F1708">
      <w:r>
        <w:t xml:space="preserve">Refer to </w:t>
      </w:r>
      <w:r w:rsidRPr="00C96648">
        <w:rPr>
          <w:i/>
          <w:iCs/>
        </w:rPr>
        <w:t>MAS_OMEGA – Functional Specifications Document (Common Functions)</w:t>
      </w:r>
      <w:r w:rsidR="00A721A9">
        <w:rPr>
          <w:i/>
          <w:iCs/>
        </w:rPr>
        <w:t>.docx</w:t>
      </w:r>
      <w:r>
        <w:t xml:space="preserve"> for the common screen elements and functionalities used in the Filter Drawer.</w:t>
      </w:r>
    </w:p>
    <w:p w14:paraId="5BE1C98E" w14:textId="1FDAC8D0" w:rsidR="007D7B67" w:rsidRPr="007D7B67" w:rsidRDefault="007D7B67" w:rsidP="006162CB">
      <w:pPr>
        <w:pStyle w:val="Heading4"/>
      </w:pPr>
      <w:r>
        <w:t>Data Table</w:t>
      </w:r>
    </w:p>
    <w:tbl>
      <w:tblPr>
        <w:tblStyle w:val="TableGrid"/>
        <w:tblW w:w="0" w:type="auto"/>
        <w:tblLook w:val="04A0" w:firstRow="1" w:lastRow="0" w:firstColumn="1" w:lastColumn="0" w:noHBand="0" w:noVBand="1"/>
      </w:tblPr>
      <w:tblGrid>
        <w:gridCol w:w="562"/>
        <w:gridCol w:w="2935"/>
        <w:gridCol w:w="1665"/>
        <w:gridCol w:w="2087"/>
        <w:gridCol w:w="3541"/>
      </w:tblGrid>
      <w:tr w:rsidR="007D7B67" w:rsidRPr="007C7C7F" w14:paraId="6AAE3810" w14:textId="77777777" w:rsidTr="007C6BBB">
        <w:tc>
          <w:tcPr>
            <w:tcW w:w="562" w:type="dxa"/>
            <w:shd w:val="clear" w:color="auto" w:fill="E7E6E6" w:themeFill="background2"/>
          </w:tcPr>
          <w:p w14:paraId="1FAB52FE" w14:textId="77777777" w:rsidR="007D7B67" w:rsidRPr="007D7B67" w:rsidRDefault="007D7B67" w:rsidP="007C6BBB">
            <w:pPr>
              <w:pStyle w:val="NoSpacing"/>
              <w:jc w:val="center"/>
              <w:rPr>
                <w:b/>
                <w:bCs/>
              </w:rPr>
            </w:pPr>
            <w:r w:rsidRPr="007D7B67">
              <w:rPr>
                <w:rFonts w:cstheme="minorHAnsi"/>
                <w:b/>
                <w:bCs/>
              </w:rPr>
              <w:t>S/N</w:t>
            </w:r>
          </w:p>
        </w:tc>
        <w:tc>
          <w:tcPr>
            <w:tcW w:w="2248" w:type="dxa"/>
            <w:shd w:val="clear" w:color="auto" w:fill="E7E6E6" w:themeFill="background2"/>
          </w:tcPr>
          <w:p w14:paraId="0A9B9984" w14:textId="66063785" w:rsidR="007D7B67" w:rsidRPr="007D7B67" w:rsidRDefault="007D7B67" w:rsidP="007C6BBB">
            <w:pPr>
              <w:pStyle w:val="NoSpacing"/>
              <w:jc w:val="center"/>
              <w:rPr>
                <w:b/>
                <w:bCs/>
              </w:rPr>
            </w:pPr>
            <w:commentRangeStart w:id="195"/>
            <w:commentRangeStart w:id="196"/>
            <w:r w:rsidRPr="007D7B67">
              <w:rPr>
                <w:rFonts w:cstheme="minorHAnsi"/>
                <w:b/>
                <w:bCs/>
              </w:rPr>
              <w:t>Name</w:t>
            </w:r>
            <w:commentRangeEnd w:id="195"/>
            <w:r w:rsidR="00C415C5">
              <w:rPr>
                <w:rStyle w:val="CommentReference"/>
              </w:rPr>
              <w:commentReference w:id="195"/>
            </w:r>
            <w:commentRangeEnd w:id="196"/>
            <w:r w:rsidR="00C415C5">
              <w:rPr>
                <w:rStyle w:val="CommentReference"/>
              </w:rPr>
              <w:commentReference w:id="196"/>
            </w:r>
          </w:p>
        </w:tc>
        <w:tc>
          <w:tcPr>
            <w:tcW w:w="1701" w:type="dxa"/>
            <w:shd w:val="clear" w:color="auto" w:fill="E7E6E6" w:themeFill="background2"/>
          </w:tcPr>
          <w:p w14:paraId="0E5D1C1F" w14:textId="77777777" w:rsidR="007D7B67" w:rsidRPr="007D7B67" w:rsidRDefault="007D7B67" w:rsidP="007C6BBB">
            <w:pPr>
              <w:pStyle w:val="TableHeading"/>
              <w:jc w:val="center"/>
              <w:rPr>
                <w:rFonts w:asciiTheme="minorHAnsi" w:hAnsiTheme="minorHAnsi" w:cstheme="minorHAnsi"/>
                <w:bCs/>
              </w:rPr>
            </w:pPr>
            <w:r w:rsidRPr="007D7B67">
              <w:rPr>
                <w:rFonts w:asciiTheme="minorHAnsi" w:hAnsiTheme="minorHAnsi" w:cstheme="minorHAnsi"/>
                <w:bCs/>
              </w:rPr>
              <w:t>Type</w:t>
            </w:r>
          </w:p>
          <w:p w14:paraId="250C8976" w14:textId="77777777" w:rsidR="007D7B67" w:rsidRPr="007D7B67" w:rsidRDefault="007D7B67" w:rsidP="007C6BBB">
            <w:pPr>
              <w:pStyle w:val="NoSpacing"/>
              <w:jc w:val="center"/>
              <w:rPr>
                <w:b/>
                <w:bCs/>
              </w:rPr>
            </w:pPr>
            <w:r w:rsidRPr="007D7B67">
              <w:rPr>
                <w:rFonts w:cstheme="minorHAnsi"/>
                <w:b/>
                <w:bCs/>
              </w:rPr>
              <w:t>(Max Length)</w:t>
            </w:r>
          </w:p>
        </w:tc>
        <w:tc>
          <w:tcPr>
            <w:tcW w:w="2147" w:type="dxa"/>
            <w:shd w:val="clear" w:color="auto" w:fill="E7E6E6" w:themeFill="background2"/>
          </w:tcPr>
          <w:p w14:paraId="6D02302F" w14:textId="77777777" w:rsidR="007D7B67" w:rsidRPr="007D7B67" w:rsidRDefault="007D7B67" w:rsidP="007C6BBB">
            <w:pPr>
              <w:pStyle w:val="NoSpacing"/>
              <w:jc w:val="center"/>
              <w:rPr>
                <w:b/>
                <w:bCs/>
              </w:rPr>
            </w:pPr>
            <w:r w:rsidRPr="007D7B67">
              <w:rPr>
                <w:rFonts w:cstheme="minorHAnsi"/>
                <w:b/>
                <w:bCs/>
              </w:rPr>
              <w:t>Validation Rules</w:t>
            </w:r>
          </w:p>
        </w:tc>
        <w:tc>
          <w:tcPr>
            <w:tcW w:w="3685" w:type="dxa"/>
            <w:shd w:val="clear" w:color="auto" w:fill="E7E6E6" w:themeFill="background2"/>
          </w:tcPr>
          <w:p w14:paraId="07FF5D62" w14:textId="77777777" w:rsidR="007D7B67" w:rsidRPr="007D7B67" w:rsidRDefault="007D7B67" w:rsidP="007C6BBB">
            <w:pPr>
              <w:pStyle w:val="NoSpacing"/>
              <w:jc w:val="center"/>
              <w:rPr>
                <w:rFonts w:cstheme="minorHAnsi"/>
                <w:b/>
                <w:bCs/>
              </w:rPr>
            </w:pPr>
            <w:r>
              <w:rPr>
                <w:rFonts w:cstheme="minorHAnsi"/>
                <w:b/>
                <w:bCs/>
              </w:rPr>
              <w:t>Remarks</w:t>
            </w:r>
          </w:p>
        </w:tc>
      </w:tr>
      <w:tr w:rsidR="007D7B67" w:rsidRPr="007C7C7F" w14:paraId="66BA10BE" w14:textId="77777777" w:rsidTr="007C6BBB">
        <w:tc>
          <w:tcPr>
            <w:tcW w:w="562" w:type="dxa"/>
          </w:tcPr>
          <w:p w14:paraId="38A9B83F" w14:textId="77777777" w:rsidR="007D7B67" w:rsidRPr="007C7C7F" w:rsidRDefault="007D7B67" w:rsidP="007D7B67">
            <w:pPr>
              <w:pStyle w:val="NoSpacing"/>
            </w:pPr>
            <w:r>
              <w:rPr>
                <w:rFonts w:cstheme="minorHAnsi"/>
              </w:rPr>
              <w:t>1</w:t>
            </w:r>
          </w:p>
        </w:tc>
        <w:tc>
          <w:tcPr>
            <w:tcW w:w="2248" w:type="dxa"/>
          </w:tcPr>
          <w:p w14:paraId="620E1B15" w14:textId="36489F35" w:rsidR="007D7B67" w:rsidRPr="007C7C7F" w:rsidRDefault="007D7B67" w:rsidP="007D7B67">
            <w:pPr>
              <w:pStyle w:val="NoSpacing"/>
            </w:pPr>
            <w:r w:rsidRPr="004B75A3">
              <w:t>Security type</w:t>
            </w:r>
          </w:p>
        </w:tc>
        <w:tc>
          <w:tcPr>
            <w:tcW w:w="1701" w:type="dxa"/>
          </w:tcPr>
          <w:p w14:paraId="5231D86F" w14:textId="62989DE0" w:rsidR="007D7B67" w:rsidRPr="00901608" w:rsidRDefault="007D7B67" w:rsidP="007D7B67">
            <w:pPr>
              <w:pStyle w:val="NoSpacing"/>
            </w:pPr>
            <w:r w:rsidRPr="004B75A3">
              <w:t>Label (with hyperlink)</w:t>
            </w:r>
          </w:p>
        </w:tc>
        <w:tc>
          <w:tcPr>
            <w:tcW w:w="2147" w:type="dxa"/>
          </w:tcPr>
          <w:p w14:paraId="5D48F210" w14:textId="77777777" w:rsidR="007D7B67" w:rsidRPr="00901608" w:rsidRDefault="007D7B67" w:rsidP="007D7B67">
            <w:pPr>
              <w:pStyle w:val="NoSpacing"/>
            </w:pPr>
          </w:p>
        </w:tc>
        <w:tc>
          <w:tcPr>
            <w:tcW w:w="3685" w:type="dxa"/>
          </w:tcPr>
          <w:p w14:paraId="1835E5B5" w14:textId="78F4E44A" w:rsidR="007D7B67" w:rsidRPr="00901608" w:rsidRDefault="007D7B67" w:rsidP="007D7B67">
            <w:pPr>
              <w:pStyle w:val="NoSpacing"/>
            </w:pPr>
            <w:r>
              <w:t>Clicking on the hyperlink navigate</w:t>
            </w:r>
            <w:r w:rsidR="00FA253E">
              <w:t>s</w:t>
            </w:r>
            <w:r>
              <w:t xml:space="preserve"> the user to the Issuance Calendar Details page based on the security type, year, and period of the row.</w:t>
            </w:r>
            <w:r w:rsidR="00163A1D">
              <w:t xml:space="preserve"> Refer to </w:t>
            </w:r>
            <w:r w:rsidR="00163A1D">
              <w:fldChar w:fldCharType="begin"/>
            </w:r>
            <w:r w:rsidR="00163A1D">
              <w:instrText xml:space="preserve"> REF _Ref216343081 \r \h </w:instrText>
            </w:r>
            <w:r w:rsidR="00163A1D">
              <w:fldChar w:fldCharType="separate"/>
            </w:r>
            <w:r w:rsidR="00163A1D">
              <w:t>2.7.6</w:t>
            </w:r>
            <w:r w:rsidR="00163A1D">
              <w:fldChar w:fldCharType="end"/>
            </w:r>
            <w:r w:rsidR="00163A1D">
              <w:t xml:space="preserve"> </w:t>
            </w:r>
            <w:r w:rsidR="00163A1D">
              <w:fldChar w:fldCharType="begin"/>
            </w:r>
            <w:r w:rsidR="00163A1D">
              <w:instrText xml:space="preserve"> REF _Ref216343081 \h </w:instrText>
            </w:r>
            <w:r w:rsidR="00163A1D">
              <w:fldChar w:fldCharType="separate"/>
            </w:r>
            <w:r w:rsidR="00163A1D">
              <w:t>Issuance Calendar Details page</w:t>
            </w:r>
            <w:r w:rsidR="00163A1D">
              <w:fldChar w:fldCharType="end"/>
            </w:r>
            <w:r w:rsidR="00163A1D">
              <w:t>.</w:t>
            </w:r>
          </w:p>
        </w:tc>
      </w:tr>
      <w:tr w:rsidR="007D7B67" w:rsidRPr="007C7C7F" w14:paraId="2BA0D0E1" w14:textId="77777777" w:rsidTr="007C6BBB">
        <w:tc>
          <w:tcPr>
            <w:tcW w:w="562" w:type="dxa"/>
          </w:tcPr>
          <w:p w14:paraId="0B212783" w14:textId="77777777" w:rsidR="007D7B67" w:rsidRPr="007C7C7F" w:rsidRDefault="007D7B67" w:rsidP="007D7B67">
            <w:pPr>
              <w:pStyle w:val="NoSpacing"/>
            </w:pPr>
            <w:r>
              <w:rPr>
                <w:rFonts w:cstheme="minorHAnsi"/>
              </w:rPr>
              <w:t>2</w:t>
            </w:r>
          </w:p>
        </w:tc>
        <w:tc>
          <w:tcPr>
            <w:tcW w:w="2248" w:type="dxa"/>
          </w:tcPr>
          <w:p w14:paraId="11F581F1" w14:textId="1A5353D7" w:rsidR="007D7B67" w:rsidRPr="007C7C7F" w:rsidRDefault="007D7B67" w:rsidP="007D7B67">
            <w:pPr>
              <w:pStyle w:val="NoSpacing"/>
            </w:pPr>
            <w:r w:rsidRPr="004B75A3">
              <w:t>Year</w:t>
            </w:r>
          </w:p>
        </w:tc>
        <w:tc>
          <w:tcPr>
            <w:tcW w:w="1701" w:type="dxa"/>
          </w:tcPr>
          <w:p w14:paraId="1286BA9E" w14:textId="45458A8E" w:rsidR="007D7B67" w:rsidRPr="00901608" w:rsidRDefault="007D7B67" w:rsidP="007D7B67">
            <w:pPr>
              <w:pStyle w:val="NoSpacing"/>
            </w:pPr>
            <w:r w:rsidRPr="004B75A3">
              <w:t>Label</w:t>
            </w:r>
          </w:p>
        </w:tc>
        <w:tc>
          <w:tcPr>
            <w:tcW w:w="2147" w:type="dxa"/>
          </w:tcPr>
          <w:p w14:paraId="55B1FE7D" w14:textId="77777777" w:rsidR="007D7B67" w:rsidRPr="00901608" w:rsidRDefault="007D7B67" w:rsidP="007D7B67">
            <w:pPr>
              <w:pStyle w:val="NoSpacing"/>
            </w:pPr>
          </w:p>
        </w:tc>
        <w:tc>
          <w:tcPr>
            <w:tcW w:w="3685" w:type="dxa"/>
          </w:tcPr>
          <w:p w14:paraId="7EB61DC3" w14:textId="20EE7ADF" w:rsidR="007D7B67" w:rsidRPr="00901608" w:rsidRDefault="007D7B67" w:rsidP="007D7B67">
            <w:pPr>
              <w:pStyle w:val="NoSpacing"/>
            </w:pPr>
          </w:p>
        </w:tc>
      </w:tr>
      <w:tr w:rsidR="00F70B95" w:rsidRPr="007C7C7F" w14:paraId="78379DA2" w14:textId="77777777" w:rsidTr="007C6BBB">
        <w:tc>
          <w:tcPr>
            <w:tcW w:w="562" w:type="dxa"/>
          </w:tcPr>
          <w:p w14:paraId="537A1823" w14:textId="77777777" w:rsidR="00F70B95" w:rsidRDefault="00F70B95" w:rsidP="00F70B95">
            <w:pPr>
              <w:pStyle w:val="NoSpacing"/>
              <w:rPr>
                <w:rFonts w:cstheme="minorHAnsi"/>
              </w:rPr>
            </w:pPr>
            <w:r>
              <w:rPr>
                <w:rFonts w:cstheme="minorHAnsi"/>
              </w:rPr>
              <w:t>3</w:t>
            </w:r>
          </w:p>
        </w:tc>
        <w:tc>
          <w:tcPr>
            <w:tcW w:w="2248" w:type="dxa"/>
          </w:tcPr>
          <w:p w14:paraId="0DFCCCBC" w14:textId="48D4DD19" w:rsidR="00F70B95" w:rsidRDefault="00F70B95" w:rsidP="00F70B95">
            <w:pPr>
              <w:pStyle w:val="NoSpacing"/>
              <w:rPr>
                <w:rFonts w:cstheme="minorHAnsi"/>
              </w:rPr>
            </w:pPr>
            <w:r>
              <w:rPr>
                <w:rFonts w:cstheme="minorHAnsi"/>
              </w:rPr>
              <w:t>Period</w:t>
            </w:r>
            <w:commentRangeStart w:id="197"/>
            <w:commentRangeStart w:id="198"/>
            <w:commentRangeEnd w:id="197"/>
            <w:r>
              <w:rPr>
                <w:rStyle w:val="CommentReference"/>
                <w:lang w:val="en-US"/>
              </w:rPr>
              <w:commentReference w:id="197"/>
            </w:r>
            <w:commentRangeEnd w:id="198"/>
            <w:r>
              <w:rPr>
                <w:rStyle w:val="CommentReference"/>
                <w:lang w:val="en-US"/>
              </w:rPr>
              <w:commentReference w:id="198"/>
            </w:r>
          </w:p>
        </w:tc>
        <w:tc>
          <w:tcPr>
            <w:tcW w:w="1701" w:type="dxa"/>
          </w:tcPr>
          <w:p w14:paraId="36470FDB" w14:textId="3403A81F" w:rsidR="00F70B95" w:rsidRPr="002923FD" w:rsidRDefault="00F70B95" w:rsidP="00F70B95">
            <w:pPr>
              <w:pStyle w:val="NoSpacing"/>
              <w:rPr>
                <w:rFonts w:cstheme="minorHAnsi"/>
              </w:rPr>
            </w:pPr>
            <w:r w:rsidRPr="00BE0D71">
              <w:t>Label</w:t>
            </w:r>
          </w:p>
        </w:tc>
        <w:tc>
          <w:tcPr>
            <w:tcW w:w="2147" w:type="dxa"/>
          </w:tcPr>
          <w:p w14:paraId="5F3809F1" w14:textId="77777777" w:rsidR="00F70B95" w:rsidRPr="00901608" w:rsidRDefault="00F70B95" w:rsidP="00F70B95">
            <w:pPr>
              <w:pStyle w:val="NoSpacing"/>
            </w:pPr>
          </w:p>
        </w:tc>
        <w:tc>
          <w:tcPr>
            <w:tcW w:w="3685" w:type="dxa"/>
          </w:tcPr>
          <w:p w14:paraId="62DDF61D" w14:textId="77EC7CFF" w:rsidR="00F70B95" w:rsidRPr="00901608" w:rsidRDefault="00F70B95" w:rsidP="00F70B95">
            <w:pPr>
              <w:pStyle w:val="NoSpacing"/>
            </w:pPr>
          </w:p>
        </w:tc>
      </w:tr>
      <w:tr w:rsidR="00F70B95" w:rsidRPr="007C7C7F" w14:paraId="020116DD" w14:textId="77777777" w:rsidTr="007C6BBB">
        <w:tc>
          <w:tcPr>
            <w:tcW w:w="562" w:type="dxa"/>
          </w:tcPr>
          <w:p w14:paraId="3067D454" w14:textId="1EB92818" w:rsidR="00F70B95" w:rsidRDefault="00F70B95" w:rsidP="00F70B95">
            <w:pPr>
              <w:pStyle w:val="NoSpacing"/>
              <w:rPr>
                <w:rFonts w:cstheme="minorHAnsi"/>
              </w:rPr>
            </w:pPr>
            <w:r>
              <w:rPr>
                <w:rFonts w:cstheme="minorHAnsi"/>
              </w:rPr>
              <w:t>4</w:t>
            </w:r>
          </w:p>
        </w:tc>
        <w:tc>
          <w:tcPr>
            <w:tcW w:w="2248" w:type="dxa"/>
          </w:tcPr>
          <w:p w14:paraId="1A497794" w14:textId="05D6373B" w:rsidR="00F70B95" w:rsidRPr="002923FD" w:rsidRDefault="00F70B95" w:rsidP="00F70B95">
            <w:pPr>
              <w:pStyle w:val="NoSpacing"/>
              <w:rPr>
                <w:rFonts w:cstheme="minorHAnsi"/>
                <w:color w:val="000000"/>
              </w:rPr>
            </w:pPr>
            <w:commentRangeStart w:id="199"/>
            <w:commentRangeStart w:id="200"/>
            <w:r w:rsidRPr="002923FD">
              <w:rPr>
                <w:rFonts w:cstheme="minorHAnsi"/>
              </w:rPr>
              <w:t>Status</w:t>
            </w:r>
            <w:commentRangeEnd w:id="199"/>
            <w:r w:rsidR="0087622F">
              <w:rPr>
                <w:rStyle w:val="CommentReference"/>
              </w:rPr>
              <w:commentReference w:id="199"/>
            </w:r>
            <w:commentRangeEnd w:id="200"/>
            <w:r w:rsidR="0087622F">
              <w:rPr>
                <w:rStyle w:val="CommentReference"/>
              </w:rPr>
              <w:commentReference w:id="200"/>
            </w:r>
          </w:p>
        </w:tc>
        <w:tc>
          <w:tcPr>
            <w:tcW w:w="1701" w:type="dxa"/>
          </w:tcPr>
          <w:p w14:paraId="0F7D332C" w14:textId="0B557C51" w:rsidR="00F70B95" w:rsidRPr="002923FD" w:rsidRDefault="00F70B95" w:rsidP="00F70B95">
            <w:pPr>
              <w:pStyle w:val="NoSpacing"/>
              <w:rPr>
                <w:rFonts w:cstheme="minorHAnsi"/>
                <w:color w:val="000000"/>
              </w:rPr>
            </w:pPr>
            <w:r w:rsidRPr="00BE0D71">
              <w:t>Label</w:t>
            </w:r>
          </w:p>
        </w:tc>
        <w:tc>
          <w:tcPr>
            <w:tcW w:w="2147" w:type="dxa"/>
          </w:tcPr>
          <w:p w14:paraId="5120E09F" w14:textId="77777777" w:rsidR="00F70B95" w:rsidRPr="00901608" w:rsidRDefault="00F70B95" w:rsidP="00F70B95">
            <w:pPr>
              <w:pStyle w:val="NoSpacing"/>
            </w:pPr>
          </w:p>
        </w:tc>
        <w:tc>
          <w:tcPr>
            <w:tcW w:w="3685" w:type="dxa"/>
          </w:tcPr>
          <w:p w14:paraId="75561218" w14:textId="4163BCA9" w:rsidR="00F70B95" w:rsidRDefault="0087622F" w:rsidP="00F70B95">
            <w:pPr>
              <w:pStyle w:val="NoSpacing"/>
            </w:pPr>
            <w:r>
              <w:t xml:space="preserve">Refer to </w:t>
            </w:r>
            <w:r>
              <w:fldChar w:fldCharType="begin"/>
            </w:r>
            <w:r>
              <w:instrText xml:space="preserve"> REF _Ref215583037 \r \h </w:instrText>
            </w:r>
            <w:r>
              <w:fldChar w:fldCharType="separate"/>
            </w:r>
            <w:r w:rsidR="007F5F9A">
              <w:t>2.5</w:t>
            </w:r>
            <w:r>
              <w:fldChar w:fldCharType="end"/>
            </w:r>
            <w:r>
              <w:t xml:space="preserve"> </w:t>
            </w:r>
            <w:r>
              <w:fldChar w:fldCharType="begin"/>
            </w:r>
            <w:r>
              <w:instrText xml:space="preserve"> REF _Ref215583039 \h </w:instrText>
            </w:r>
            <w:r>
              <w:fldChar w:fldCharType="separate"/>
            </w:r>
            <w:r w:rsidR="007F5F9A">
              <w:t>State Transition Diagram</w:t>
            </w:r>
            <w:r>
              <w:fldChar w:fldCharType="end"/>
            </w:r>
            <w:r>
              <w:t xml:space="preserve"> for the possible values.</w:t>
            </w:r>
          </w:p>
        </w:tc>
      </w:tr>
      <w:tr w:rsidR="00F70B95" w:rsidRPr="007C7C7F" w14:paraId="53F86B1F" w14:textId="77777777" w:rsidTr="007C6BBB">
        <w:tc>
          <w:tcPr>
            <w:tcW w:w="562" w:type="dxa"/>
          </w:tcPr>
          <w:p w14:paraId="1F7B5CB1" w14:textId="4043E67A" w:rsidR="00F70B95" w:rsidRDefault="00F70B95" w:rsidP="00F70B95">
            <w:pPr>
              <w:pStyle w:val="NoSpacing"/>
              <w:rPr>
                <w:rFonts w:cstheme="minorHAnsi"/>
              </w:rPr>
            </w:pPr>
            <w:r>
              <w:rPr>
                <w:rFonts w:cstheme="minorHAnsi"/>
              </w:rPr>
              <w:t>5</w:t>
            </w:r>
          </w:p>
        </w:tc>
        <w:tc>
          <w:tcPr>
            <w:tcW w:w="2248" w:type="dxa"/>
          </w:tcPr>
          <w:p w14:paraId="5A9FBC1B" w14:textId="6B1138E1" w:rsidR="00F70B95" w:rsidRPr="002923FD" w:rsidRDefault="00F70B95" w:rsidP="00F70B95">
            <w:pPr>
              <w:pStyle w:val="NoSpacing"/>
              <w:rPr>
                <w:rFonts w:cstheme="minorHAnsi"/>
                <w:color w:val="000000"/>
              </w:rPr>
            </w:pPr>
            <w:commentRangeStart w:id="201"/>
            <w:commentRangeStart w:id="202"/>
            <w:r w:rsidRPr="002923FD">
              <w:rPr>
                <w:rFonts w:cstheme="minorHAnsi"/>
              </w:rPr>
              <w:t>Published date/time</w:t>
            </w:r>
            <w:commentRangeEnd w:id="201"/>
            <w:r w:rsidR="0087622F">
              <w:rPr>
                <w:rStyle w:val="CommentReference"/>
              </w:rPr>
              <w:commentReference w:id="201"/>
            </w:r>
            <w:commentRangeEnd w:id="202"/>
            <w:r w:rsidR="0087622F">
              <w:rPr>
                <w:rStyle w:val="CommentReference"/>
              </w:rPr>
              <w:commentReference w:id="202"/>
            </w:r>
          </w:p>
        </w:tc>
        <w:tc>
          <w:tcPr>
            <w:tcW w:w="1701" w:type="dxa"/>
          </w:tcPr>
          <w:p w14:paraId="3D002E6D" w14:textId="698ED4BD" w:rsidR="00F70B95" w:rsidRPr="002923FD" w:rsidRDefault="00F70B95" w:rsidP="00F70B95">
            <w:pPr>
              <w:pStyle w:val="NoSpacing"/>
              <w:rPr>
                <w:rFonts w:cstheme="minorHAnsi"/>
                <w:color w:val="000000"/>
              </w:rPr>
            </w:pPr>
            <w:r w:rsidRPr="00BE0D71">
              <w:t>Label</w:t>
            </w:r>
          </w:p>
        </w:tc>
        <w:tc>
          <w:tcPr>
            <w:tcW w:w="2147" w:type="dxa"/>
          </w:tcPr>
          <w:p w14:paraId="4B01E48A" w14:textId="77777777" w:rsidR="00F70B95" w:rsidRPr="00901608" w:rsidRDefault="00F70B95" w:rsidP="00F70B95">
            <w:pPr>
              <w:pStyle w:val="NoSpacing"/>
            </w:pPr>
          </w:p>
        </w:tc>
        <w:tc>
          <w:tcPr>
            <w:tcW w:w="3685" w:type="dxa"/>
          </w:tcPr>
          <w:p w14:paraId="22A94CEA" w14:textId="2273A856" w:rsidR="00F70B95" w:rsidRDefault="004366FF" w:rsidP="0087622F">
            <w:pPr>
              <w:pStyle w:val="NoSpacing"/>
            </w:pPr>
            <w:r>
              <w:t>D</w:t>
            </w:r>
            <w:r w:rsidR="0087622F">
              <w:t>isplays this value if the status is “Published”.</w:t>
            </w:r>
            <w:r>
              <w:t xml:space="preserve"> For all other statuses,</w:t>
            </w:r>
            <w:del w:id="203" w:author="Han Xie CHAI (MAS)" w:date="2025-12-31T09:55:00Z" w16du:dateUtc="2025-12-31T01:55:00Z">
              <w:r w:rsidDel="00D76BB8">
                <w:delText xml:space="preserve"> </w:delText>
              </w:r>
            </w:del>
            <w:r w:rsidR="0087622F">
              <w:t xml:space="preserve"> display "-".</w:t>
            </w:r>
          </w:p>
        </w:tc>
      </w:tr>
      <w:tr w:rsidR="00F70B95" w:rsidRPr="007C7C7F" w14:paraId="24FDBA20" w14:textId="77777777" w:rsidTr="007C6BBB">
        <w:tc>
          <w:tcPr>
            <w:tcW w:w="562" w:type="dxa"/>
          </w:tcPr>
          <w:p w14:paraId="66B41A7D" w14:textId="07EDB449" w:rsidR="00F70B95" w:rsidRDefault="00F70B95" w:rsidP="00F70B95">
            <w:pPr>
              <w:pStyle w:val="NoSpacing"/>
              <w:rPr>
                <w:rFonts w:cstheme="minorHAnsi"/>
              </w:rPr>
            </w:pPr>
            <w:r>
              <w:rPr>
                <w:rFonts w:cstheme="minorHAnsi"/>
              </w:rPr>
              <w:t>6</w:t>
            </w:r>
          </w:p>
        </w:tc>
        <w:tc>
          <w:tcPr>
            <w:tcW w:w="2248" w:type="dxa"/>
          </w:tcPr>
          <w:p w14:paraId="26691E07" w14:textId="79476143" w:rsidR="00F70B95" w:rsidRPr="002923FD" w:rsidRDefault="00F70B95" w:rsidP="00F70B95">
            <w:pPr>
              <w:pStyle w:val="NoSpacing"/>
              <w:rPr>
                <w:rFonts w:cstheme="minorHAnsi"/>
                <w:color w:val="000000"/>
              </w:rPr>
            </w:pPr>
            <w:commentRangeStart w:id="204"/>
            <w:commentRangeStart w:id="205"/>
            <w:commentRangeStart w:id="206"/>
            <w:r w:rsidRPr="002923FD">
              <w:rPr>
                <w:rFonts w:cstheme="minorHAnsi"/>
              </w:rPr>
              <w:t>Last action by</w:t>
            </w:r>
            <w:commentRangeEnd w:id="204"/>
            <w:r w:rsidR="004366FF">
              <w:rPr>
                <w:rStyle w:val="CommentReference"/>
              </w:rPr>
              <w:commentReference w:id="204"/>
            </w:r>
            <w:commentRangeEnd w:id="205"/>
            <w:r w:rsidR="00C415C5">
              <w:rPr>
                <w:rStyle w:val="CommentReference"/>
              </w:rPr>
              <w:commentReference w:id="205"/>
            </w:r>
            <w:commentRangeEnd w:id="206"/>
            <w:r w:rsidR="0010026A">
              <w:rPr>
                <w:rStyle w:val="CommentReference"/>
              </w:rPr>
              <w:commentReference w:id="206"/>
            </w:r>
          </w:p>
        </w:tc>
        <w:tc>
          <w:tcPr>
            <w:tcW w:w="1701" w:type="dxa"/>
          </w:tcPr>
          <w:p w14:paraId="29B1CC9C" w14:textId="27844209" w:rsidR="00F70B95" w:rsidRPr="002923FD" w:rsidRDefault="00F70B95" w:rsidP="00F70B95">
            <w:pPr>
              <w:pStyle w:val="NoSpacing"/>
              <w:rPr>
                <w:rFonts w:cstheme="minorHAnsi"/>
                <w:color w:val="000000"/>
              </w:rPr>
            </w:pPr>
            <w:r w:rsidRPr="00BE0D71">
              <w:t>Label</w:t>
            </w:r>
          </w:p>
        </w:tc>
        <w:tc>
          <w:tcPr>
            <w:tcW w:w="2147" w:type="dxa"/>
          </w:tcPr>
          <w:p w14:paraId="25033CE3" w14:textId="77777777" w:rsidR="00F70B95" w:rsidRPr="00901608" w:rsidRDefault="00F70B95" w:rsidP="00F70B95">
            <w:pPr>
              <w:pStyle w:val="NoSpacing"/>
            </w:pPr>
          </w:p>
        </w:tc>
        <w:tc>
          <w:tcPr>
            <w:tcW w:w="3685" w:type="dxa"/>
          </w:tcPr>
          <w:p w14:paraId="6D76C978" w14:textId="1D775F3E" w:rsidR="00F70B95" w:rsidRDefault="004366FF" w:rsidP="00F70B95">
            <w:pPr>
              <w:pStyle w:val="NoSpacing"/>
            </w:pPr>
            <w:r>
              <w:t xml:space="preserve">Display the name of the user </w:t>
            </w:r>
            <w:r w:rsidR="008452A1">
              <w:t>who made the last</w:t>
            </w:r>
            <w:r>
              <w:t xml:space="preserve"> action </w:t>
            </w:r>
            <w:r w:rsidR="008452A1">
              <w:t>that</w:t>
            </w:r>
            <w:r>
              <w:t xml:space="preserve"> </w:t>
            </w:r>
            <w:r w:rsidR="00C415C5">
              <w:t>resulted in a change of status.</w:t>
            </w:r>
          </w:p>
          <w:p w14:paraId="28177EF0" w14:textId="77777777" w:rsidR="0010026A" w:rsidRDefault="0010026A" w:rsidP="00F70B95">
            <w:pPr>
              <w:pStyle w:val="NoSpacing"/>
            </w:pPr>
          </w:p>
          <w:p w14:paraId="08439D7F" w14:textId="74D37E7A" w:rsidR="00F70B95" w:rsidRDefault="0010026A" w:rsidP="00F70B95">
            <w:pPr>
              <w:pStyle w:val="NoSpacing"/>
            </w:pPr>
            <w:r>
              <w:t>If it was an update by the system, “OMEGA” would be reflected as the user.</w:t>
            </w:r>
          </w:p>
        </w:tc>
      </w:tr>
      <w:tr w:rsidR="00F70B95" w:rsidRPr="007C7C7F" w14:paraId="46895CC7" w14:textId="77777777" w:rsidTr="007C6BBB">
        <w:tc>
          <w:tcPr>
            <w:tcW w:w="562" w:type="dxa"/>
          </w:tcPr>
          <w:p w14:paraId="6A9595D2" w14:textId="4529FF74" w:rsidR="00F70B95" w:rsidRDefault="00F70B95" w:rsidP="00F70B95">
            <w:pPr>
              <w:pStyle w:val="NoSpacing"/>
              <w:rPr>
                <w:rFonts w:cstheme="minorHAnsi"/>
              </w:rPr>
            </w:pPr>
            <w:r>
              <w:rPr>
                <w:rFonts w:cstheme="minorHAnsi"/>
              </w:rPr>
              <w:t>7</w:t>
            </w:r>
          </w:p>
        </w:tc>
        <w:tc>
          <w:tcPr>
            <w:tcW w:w="2248" w:type="dxa"/>
          </w:tcPr>
          <w:p w14:paraId="07A199F2" w14:textId="24ADBEF9" w:rsidR="00F70B95" w:rsidRPr="002923FD" w:rsidRDefault="00F70B95" w:rsidP="00F70B95">
            <w:pPr>
              <w:pStyle w:val="NoSpacing"/>
              <w:rPr>
                <w:rFonts w:cstheme="minorHAnsi"/>
                <w:color w:val="000000"/>
              </w:rPr>
            </w:pPr>
            <w:commentRangeStart w:id="207"/>
            <w:commentRangeStart w:id="208"/>
            <w:commentRangeStart w:id="209"/>
            <w:commentRangeStart w:id="210"/>
            <w:r w:rsidRPr="002923FD">
              <w:rPr>
                <w:rFonts w:cstheme="minorHAnsi"/>
              </w:rPr>
              <w:t>Last action on</w:t>
            </w:r>
            <w:commentRangeEnd w:id="207"/>
            <w:r w:rsidR="004366FF">
              <w:rPr>
                <w:rStyle w:val="CommentReference"/>
              </w:rPr>
              <w:commentReference w:id="207"/>
            </w:r>
            <w:commentRangeEnd w:id="208"/>
            <w:r w:rsidR="004366FF">
              <w:rPr>
                <w:rStyle w:val="CommentReference"/>
              </w:rPr>
              <w:commentReference w:id="208"/>
            </w:r>
            <w:commentRangeEnd w:id="209"/>
            <w:r w:rsidR="00C415C5">
              <w:rPr>
                <w:rStyle w:val="CommentReference"/>
              </w:rPr>
              <w:commentReference w:id="209"/>
            </w:r>
            <w:commentRangeEnd w:id="210"/>
            <w:r w:rsidR="00007A69">
              <w:rPr>
                <w:rStyle w:val="CommentReference"/>
              </w:rPr>
              <w:commentReference w:id="210"/>
            </w:r>
          </w:p>
        </w:tc>
        <w:tc>
          <w:tcPr>
            <w:tcW w:w="1701" w:type="dxa"/>
          </w:tcPr>
          <w:p w14:paraId="5D9B87AB" w14:textId="17E611EA" w:rsidR="00F70B95" w:rsidRPr="002923FD" w:rsidRDefault="00F70B95" w:rsidP="00F70B95">
            <w:pPr>
              <w:pStyle w:val="NoSpacing"/>
              <w:rPr>
                <w:rFonts w:cstheme="minorHAnsi"/>
                <w:color w:val="000000"/>
              </w:rPr>
            </w:pPr>
            <w:r w:rsidRPr="00BE0D71">
              <w:t>Label</w:t>
            </w:r>
          </w:p>
        </w:tc>
        <w:tc>
          <w:tcPr>
            <w:tcW w:w="2147" w:type="dxa"/>
          </w:tcPr>
          <w:p w14:paraId="32B09226" w14:textId="77777777" w:rsidR="00F70B95" w:rsidRPr="00901608" w:rsidRDefault="00F70B95" w:rsidP="00F70B95">
            <w:pPr>
              <w:pStyle w:val="NoSpacing"/>
            </w:pPr>
          </w:p>
        </w:tc>
        <w:tc>
          <w:tcPr>
            <w:tcW w:w="3685" w:type="dxa"/>
          </w:tcPr>
          <w:p w14:paraId="3AE38C47" w14:textId="5A5B7184" w:rsidR="00F70B95" w:rsidRDefault="00C415C5" w:rsidP="00F70B95">
            <w:pPr>
              <w:pStyle w:val="NoSpacing"/>
            </w:pPr>
            <w:r>
              <w:t xml:space="preserve">Display the date and time of </w:t>
            </w:r>
            <w:r w:rsidR="008452A1">
              <w:t>the last</w:t>
            </w:r>
            <w:r>
              <w:t xml:space="preserve"> action </w:t>
            </w:r>
            <w:r w:rsidR="008452A1">
              <w:t>that</w:t>
            </w:r>
            <w:r>
              <w:t xml:space="preserve"> resulted in a change of status.</w:t>
            </w:r>
          </w:p>
        </w:tc>
      </w:tr>
    </w:tbl>
    <w:p w14:paraId="5761A8C6" w14:textId="4CC779C6" w:rsidR="00F70B95" w:rsidRPr="007D7B67" w:rsidRDefault="00F70B95" w:rsidP="00F70B95">
      <w:pPr>
        <w:pStyle w:val="Caption"/>
      </w:pPr>
      <w:r>
        <w:t xml:space="preserve">Table </w:t>
      </w:r>
      <w:r>
        <w:fldChar w:fldCharType="begin"/>
      </w:r>
      <w:r>
        <w:instrText xml:space="preserve"> SEQ Table \* ARABIC </w:instrText>
      </w:r>
      <w:r>
        <w:fldChar w:fldCharType="separate"/>
      </w:r>
      <w:r w:rsidR="007F5F9A">
        <w:rPr>
          <w:noProof/>
        </w:rPr>
        <w:t>6</w:t>
      </w:r>
      <w:r>
        <w:fldChar w:fldCharType="end"/>
      </w:r>
      <w:r w:rsidR="00F43972">
        <w:t>:</w:t>
      </w:r>
      <w:r>
        <w:t xml:space="preserve"> Data Table Screen Elements</w:t>
      </w:r>
    </w:p>
    <w:p w14:paraId="361D065A" w14:textId="5530A043" w:rsidR="00F70B95" w:rsidRPr="0068320A" w:rsidRDefault="00F70B95" w:rsidP="006162CB">
      <w:pPr>
        <w:pStyle w:val="Heading3"/>
      </w:pPr>
      <w:bookmarkStart w:id="211" w:name="_Ref216343081"/>
      <w:bookmarkStart w:id="212" w:name="_Ref216344948"/>
      <w:bookmarkStart w:id="213" w:name="_Ref216344962"/>
      <w:bookmarkStart w:id="214" w:name="_Ref216345007"/>
      <w:bookmarkStart w:id="215" w:name="_Ref216345030"/>
      <w:bookmarkStart w:id="216" w:name="_Ref216345058"/>
      <w:bookmarkStart w:id="217" w:name="_Ref216345075"/>
      <w:bookmarkStart w:id="218" w:name="_Toc217317792"/>
      <w:r>
        <w:lastRenderedPageBreak/>
        <w:t>Issuance Calendar Details page</w:t>
      </w:r>
      <w:bookmarkEnd w:id="211"/>
      <w:bookmarkEnd w:id="212"/>
      <w:bookmarkEnd w:id="213"/>
      <w:bookmarkEnd w:id="214"/>
      <w:bookmarkEnd w:id="215"/>
      <w:bookmarkEnd w:id="216"/>
      <w:bookmarkEnd w:id="217"/>
      <w:bookmarkEnd w:id="218"/>
    </w:p>
    <w:p w14:paraId="12897A46" w14:textId="52BC59AA" w:rsidR="00F70B95" w:rsidRDefault="00F70B95" w:rsidP="003F1708">
      <w:r>
        <w:t>The Issuance Calendar Details page contains the following screen elements:</w:t>
      </w:r>
    </w:p>
    <w:p w14:paraId="16B6F085" w14:textId="77777777" w:rsidR="00F70B95" w:rsidRPr="00F70B95" w:rsidRDefault="00F70B95" w:rsidP="00F70B95">
      <w:pPr>
        <w:pStyle w:val="ListParagraph"/>
      </w:pPr>
      <w:r w:rsidRPr="00F70B95">
        <w:t>Page Header</w:t>
      </w:r>
    </w:p>
    <w:p w14:paraId="0335D9D0" w14:textId="77777777" w:rsidR="00F70B95" w:rsidRDefault="00F70B95" w:rsidP="00F70B95">
      <w:pPr>
        <w:pStyle w:val="ListParagraph"/>
      </w:pPr>
      <w:r w:rsidRPr="00F70B95">
        <w:t>Submission History</w:t>
      </w:r>
    </w:p>
    <w:p w14:paraId="43F1BC95" w14:textId="1329DC24" w:rsidR="00F70B95" w:rsidRDefault="00F70B95" w:rsidP="00F70B95">
      <w:pPr>
        <w:pStyle w:val="ListParagraph"/>
      </w:pPr>
      <w:commentRangeStart w:id="219"/>
      <w:r w:rsidRPr="00F70B95">
        <w:t>Data Tables (</w:t>
      </w:r>
      <w:r w:rsidR="00474AFC">
        <w:t>Auctions</w:t>
      </w:r>
      <w:r w:rsidR="00110A24">
        <w:t>/Allotment</w:t>
      </w:r>
      <w:r w:rsidRPr="00F70B95">
        <w:t>)</w:t>
      </w:r>
      <w:r w:rsidR="00474AFC">
        <w:t xml:space="preserve"> </w:t>
      </w:r>
      <w:commentRangeEnd w:id="219"/>
      <w:r w:rsidR="00110A24">
        <w:rPr>
          <w:rStyle w:val="CommentReference"/>
        </w:rPr>
        <w:commentReference w:id="219"/>
      </w:r>
      <w:r w:rsidR="00474AFC">
        <w:t xml:space="preserve">– for all security types </w:t>
      </w:r>
      <w:r w:rsidR="00110A24">
        <w:t xml:space="preserve">including </w:t>
      </w:r>
      <w:r w:rsidR="00474AFC">
        <w:t>SSBs.</w:t>
      </w:r>
    </w:p>
    <w:p w14:paraId="6064B9ED" w14:textId="0392F4E9" w:rsidR="00474AFC" w:rsidRDefault="00474AFC" w:rsidP="00F70B95">
      <w:pPr>
        <w:pStyle w:val="ListParagraph"/>
      </w:pPr>
      <w:r>
        <w:t>Data Table (Mini Auctions) – only for SGS Bonds.</w:t>
      </w:r>
    </w:p>
    <w:p w14:paraId="60D7A227" w14:textId="4E764224" w:rsidR="00474AFC" w:rsidRDefault="00474AFC" w:rsidP="00F70B95">
      <w:pPr>
        <w:pStyle w:val="ListParagraph"/>
      </w:pPr>
      <w:r>
        <w:t>Data Table (Syndications) – only for SGS Bonds.</w:t>
      </w:r>
    </w:p>
    <w:p w14:paraId="628F1A41" w14:textId="4E938F88" w:rsidR="006928E3" w:rsidRPr="00F70B95" w:rsidRDefault="006928E3" w:rsidP="00F70B95">
      <w:pPr>
        <w:pStyle w:val="ListParagraph"/>
      </w:pPr>
      <w:r>
        <w:t>Change Summary</w:t>
      </w:r>
    </w:p>
    <w:p w14:paraId="2BDC6691" w14:textId="23549333" w:rsidR="00F70B95" w:rsidRPr="00F70B95" w:rsidRDefault="00F70B95" w:rsidP="00F70B95">
      <w:pPr>
        <w:pStyle w:val="ListParagraph"/>
      </w:pPr>
      <w:r w:rsidRPr="00F70B95">
        <w:t>Footnotes</w:t>
      </w:r>
    </w:p>
    <w:p w14:paraId="41578944" w14:textId="77777777" w:rsidR="00F70B95" w:rsidRPr="00F70B95" w:rsidRDefault="00F70B95" w:rsidP="00F70B95">
      <w:pPr>
        <w:pStyle w:val="ListParagraph"/>
      </w:pPr>
      <w:r w:rsidRPr="00F70B95">
        <w:t>Publication Details</w:t>
      </w:r>
    </w:p>
    <w:p w14:paraId="5639BF35" w14:textId="77777777" w:rsidR="00F70B95" w:rsidRPr="00F70B95" w:rsidRDefault="00F70B95" w:rsidP="00F70B95">
      <w:pPr>
        <w:pStyle w:val="ListParagraph"/>
      </w:pPr>
      <w:r w:rsidRPr="00F70B95">
        <w:t>Internal Remarks</w:t>
      </w:r>
    </w:p>
    <w:p w14:paraId="0069355D" w14:textId="77777777" w:rsidR="00F70B95" w:rsidRDefault="00F70B95" w:rsidP="00F70B95">
      <w:pPr>
        <w:pStyle w:val="ListParagraph"/>
      </w:pPr>
      <w:r w:rsidRPr="00F70B95">
        <w:t>Action Button Row</w:t>
      </w:r>
    </w:p>
    <w:p w14:paraId="1ACD3D93" w14:textId="562EA8DD" w:rsidR="00A07787" w:rsidRDefault="00A07787" w:rsidP="00383100">
      <w:r w:rsidRPr="00A07787">
        <w:rPr>
          <w:b/>
          <w:bCs/>
        </w:rPr>
        <w:t>Default Sorting:</w:t>
      </w:r>
      <w:r>
        <w:t xml:space="preserve"> (1) ascending order of announcement date, then (2) ascending order of tenor</w:t>
      </w:r>
    </w:p>
    <w:p w14:paraId="4EBFF051" w14:textId="5B84F460" w:rsidR="00A07787" w:rsidRPr="00A07787" w:rsidRDefault="00A07787" w:rsidP="00383100">
      <w:pPr>
        <w:rPr>
          <w:b/>
          <w:bCs/>
        </w:rPr>
      </w:pPr>
      <w:r w:rsidRPr="00A07787">
        <w:rPr>
          <w:b/>
          <w:bCs/>
        </w:rPr>
        <w:t xml:space="preserve">Default Format for Date Fields: </w:t>
      </w:r>
      <w:commentRangeStart w:id="220"/>
      <w:commentRangeStart w:id="221"/>
      <w:r>
        <w:t xml:space="preserve">When viewing the Issuance </w:t>
      </w:r>
      <w:ins w:id="222" w:author="Han Xie CHAI (MAS)" w:date="2025-12-31T09:57:00Z" w16du:dateUtc="2025-12-31T01:57:00Z">
        <w:r w:rsidR="00E03E3D">
          <w:t>C</w:t>
        </w:r>
      </w:ins>
      <w:del w:id="223" w:author="Han Xie CHAI (MAS)" w:date="2025-12-31T09:57:00Z" w16du:dateUtc="2025-12-31T01:57:00Z">
        <w:r w:rsidDel="00E03E3D">
          <w:delText>c</w:delText>
        </w:r>
      </w:del>
      <w:r>
        <w:t xml:space="preserve">alendar </w:t>
      </w:r>
      <w:ins w:id="224" w:author="Han Xie CHAI (MAS)" w:date="2025-12-31T09:57:00Z" w16du:dateUtc="2025-12-31T01:57:00Z">
        <w:r w:rsidR="00E03E3D">
          <w:t>D</w:t>
        </w:r>
      </w:ins>
      <w:del w:id="225" w:author="Han Xie CHAI (MAS)" w:date="2025-12-31T09:57:00Z" w16du:dateUtc="2025-12-31T01:57:00Z">
        <w:r w:rsidDel="00E03E3D">
          <w:delText>d</w:delText>
        </w:r>
      </w:del>
      <w:r>
        <w:t>etails page</w:t>
      </w:r>
      <w:del w:id="226" w:author="Han Xie CHAI (MAS)" w:date="2025-12-31T09:57:00Z" w16du:dateUtc="2025-12-31T01:57:00Z">
        <w:r w:rsidR="00F86DB2" w:rsidDel="00E03E3D">
          <w:delText xml:space="preserve"> (2.7.6)</w:delText>
        </w:r>
      </w:del>
      <w:r>
        <w:t>, the date fields in the data table</w:t>
      </w:r>
      <w:r w:rsidR="006D4084">
        <w:t>s</w:t>
      </w:r>
      <w:r>
        <w:t xml:space="preserve"> </w:t>
      </w:r>
      <w:r w:rsidR="006D4084">
        <w:t>are</w:t>
      </w:r>
      <w:r>
        <w:t xml:space="preserve"> rendered in “</w:t>
      </w:r>
      <w:r w:rsidRPr="0072387B">
        <w:t>DD MMM YYYY ddd</w:t>
      </w:r>
      <w:r>
        <w:t>”. For example, “20 Oct 2025 Mon”.</w:t>
      </w:r>
      <w:commentRangeEnd w:id="220"/>
      <w:r w:rsidR="006D4084">
        <w:rPr>
          <w:rStyle w:val="CommentReference"/>
        </w:rPr>
        <w:commentReference w:id="220"/>
      </w:r>
      <w:commentRangeEnd w:id="221"/>
      <w:r w:rsidR="002B4897">
        <w:rPr>
          <w:rStyle w:val="CommentReference"/>
        </w:rPr>
        <w:commentReference w:id="221"/>
      </w:r>
      <w:r w:rsidR="002B4897">
        <w:t xml:space="preserve"> When editing, these date fields show the full day of the week, e.g. “20 Oct 2025 Monday”.</w:t>
      </w:r>
    </w:p>
    <w:p w14:paraId="100F5DA9" w14:textId="041E25D3" w:rsidR="006D4084" w:rsidRDefault="00A07787" w:rsidP="003F1708">
      <w:pPr>
        <w:rPr>
          <w:ins w:id="227" w:author="Eugene CHEONG from.TOPPAN (MAS)" w:date="2025-12-22T10:03:00Z" w16du:dateUtc="2025-12-22T02:03:00Z"/>
        </w:rPr>
      </w:pPr>
      <w:r>
        <w:rPr>
          <w:b/>
          <w:bCs/>
        </w:rPr>
        <w:t xml:space="preserve">Display All Issuances Without Pagination: </w:t>
      </w:r>
      <w:r>
        <w:t>When viewing the data tables for Auctions/Allotments, Mini Auctions, and Syndications, the data tables display all data and do not have pagination.</w:t>
      </w:r>
      <w:ins w:id="228" w:author="Akila BALAKRISHNAN from.OPTIMUM (MAS)" w:date="2025-12-26T14:13:00Z" w16du:dateUtc="2025-12-26T06:13:00Z">
        <w:r w:rsidR="00C3427E">
          <w:t xml:space="preserve"> </w:t>
        </w:r>
      </w:ins>
      <w:ins w:id="229" w:author="Han Xie CHAI (MAS)" w:date="2025-12-31T09:58:00Z" w16du:dateUtc="2025-12-31T01:58:00Z">
        <w:r w:rsidR="00704451">
          <w:t xml:space="preserve">The data table for </w:t>
        </w:r>
      </w:ins>
      <w:commentRangeStart w:id="230"/>
      <w:commentRangeStart w:id="231"/>
      <w:ins w:id="232" w:author="Akila BALAKRISHNAN from.OPTIMUM (MAS)" w:date="2025-12-26T14:13:00Z" w16du:dateUtc="2025-12-26T06:13:00Z">
        <w:del w:id="233" w:author="Han Xie CHAI (MAS)" w:date="2025-12-31T09:58:00Z" w16du:dateUtc="2025-12-31T01:58:00Z">
          <w:r w:rsidR="00C3427E" w:rsidDel="00704451">
            <w:delText>E</w:delText>
          </w:r>
        </w:del>
      </w:ins>
      <w:ins w:id="234" w:author="Han Xie CHAI (MAS)" w:date="2025-12-31T09:58:00Z" w16du:dateUtc="2025-12-31T01:58:00Z">
        <w:r w:rsidR="00704451">
          <w:t>e</w:t>
        </w:r>
      </w:ins>
      <w:ins w:id="235" w:author="Akila BALAKRISHNAN from.OPTIMUM (MAS)" w:date="2025-12-26T14:13:00Z" w16du:dateUtc="2025-12-26T06:13:00Z">
        <w:r w:rsidR="00C3427E">
          <w:t>ach issuance type</w:t>
        </w:r>
      </w:ins>
      <w:ins w:id="236" w:author="Akila BALAKRISHNAN from.OPTIMUM (MAS)" w:date="2025-12-26T14:15:00Z" w16du:dateUtc="2025-12-26T06:15:00Z">
        <w:r w:rsidR="00C3427E">
          <w:t xml:space="preserve"> </w:t>
        </w:r>
        <w:del w:id="237" w:author="Han Xie CHAI (MAS)" w:date="2025-12-31T09:56:00Z" w16du:dateUtc="2025-12-31T01:56:00Z">
          <w:r w:rsidR="00C3427E" w:rsidDel="00E03E3D">
            <w:delText>deta</w:delText>
          </w:r>
        </w:del>
      </w:ins>
      <w:ins w:id="238" w:author="Akila BALAKRISHNAN from.OPTIMUM (MAS)" w:date="2025-12-26T14:16:00Z" w16du:dateUtc="2025-12-26T06:16:00Z">
        <w:del w:id="239" w:author="Han Xie CHAI (MAS)" w:date="2025-12-31T09:56:00Z" w16du:dateUtc="2025-12-31T01:56:00Z">
          <w:r w:rsidR="00C3427E" w:rsidDel="00E03E3D">
            <w:delText>ils</w:delText>
          </w:r>
        </w:del>
      </w:ins>
      <w:ins w:id="240" w:author="Akila BALAKRISHNAN from.OPTIMUM (MAS)" w:date="2025-12-26T14:13:00Z" w16du:dateUtc="2025-12-26T06:13:00Z">
        <w:del w:id="241" w:author="Han Xie CHAI (MAS)" w:date="2025-12-31T09:56:00Z" w16du:dateUtc="2025-12-31T01:56:00Z">
          <w:r w:rsidR="00C3427E" w:rsidDel="00E03E3D">
            <w:delText xml:space="preserve"> will be</w:delText>
          </w:r>
        </w:del>
      </w:ins>
      <w:ins w:id="242" w:author="Han Xie CHAI (MAS)" w:date="2025-12-31T09:56:00Z" w16du:dateUtc="2025-12-31T01:56:00Z">
        <w:r w:rsidR="00E03E3D">
          <w:t>is</w:t>
        </w:r>
      </w:ins>
      <w:ins w:id="243" w:author="Akila BALAKRISHNAN from.OPTIMUM (MAS)" w:date="2025-12-26T14:13:00Z" w16du:dateUtc="2025-12-26T06:13:00Z">
        <w:r w:rsidR="00C3427E">
          <w:t xml:space="preserve"> displayed </w:t>
        </w:r>
        <w:del w:id="244" w:author="Han Xie CHAI (MAS)" w:date="2025-12-31T09:58:00Z" w16du:dateUtc="2025-12-31T01:58:00Z">
          <w:r w:rsidR="00C3427E" w:rsidDel="00704451">
            <w:delText>as</w:delText>
          </w:r>
        </w:del>
      </w:ins>
      <w:ins w:id="245" w:author="Han Xie CHAI (MAS)" w:date="2025-12-31T09:58:00Z" w16du:dateUtc="2025-12-31T01:58:00Z">
        <w:r w:rsidR="00704451">
          <w:t>in</w:t>
        </w:r>
      </w:ins>
      <w:ins w:id="246" w:author="Akila BALAKRISHNAN from.OPTIMUM (MAS)" w:date="2025-12-26T14:13:00Z" w16du:dateUtc="2025-12-26T06:13:00Z">
        <w:r w:rsidR="00C3427E">
          <w:t xml:space="preserve"> a </w:t>
        </w:r>
      </w:ins>
      <w:ins w:id="247" w:author="Han Xie CHAI (MAS)" w:date="2025-12-31T09:57:00Z" w16du:dateUtc="2025-12-31T01:57:00Z">
        <w:r w:rsidR="00E03E3D">
          <w:t xml:space="preserve">separate </w:t>
        </w:r>
      </w:ins>
      <w:ins w:id="248" w:author="Akila BALAKRISHNAN from.OPTIMUM (MAS)" w:date="2025-12-26T14:13:00Z" w16du:dateUtc="2025-12-26T06:13:00Z">
        <w:r w:rsidR="00C3427E">
          <w:t>tab</w:t>
        </w:r>
        <w:del w:id="249" w:author="Han Xie CHAI (MAS)" w:date="2025-12-31T09:59:00Z" w16du:dateUtc="2025-12-31T01:59:00Z">
          <w:r w:rsidR="00C3427E" w:rsidDel="00704451">
            <w:delText xml:space="preserve"> in this page</w:delText>
          </w:r>
        </w:del>
      </w:ins>
      <w:commentRangeEnd w:id="230"/>
      <w:ins w:id="250" w:author="Akila BALAKRISHNAN from.OPTIMUM (MAS)" w:date="2025-12-26T14:18:00Z" w16du:dateUtc="2025-12-26T06:18:00Z">
        <w:r w:rsidR="00C3427E">
          <w:rPr>
            <w:rStyle w:val="CommentReference"/>
          </w:rPr>
          <w:commentReference w:id="230"/>
        </w:r>
      </w:ins>
      <w:commentRangeEnd w:id="231"/>
      <w:ins w:id="251" w:author="Akila BALAKRISHNAN from.OPTIMUM (MAS)" w:date="2026-01-08T17:50:00Z" w16du:dateUtc="2026-01-08T09:50:00Z">
        <w:r w:rsidR="00E225B4">
          <w:rPr>
            <w:rStyle w:val="CommentReference"/>
          </w:rPr>
          <w:commentReference w:id="231"/>
        </w:r>
      </w:ins>
      <w:ins w:id="252" w:author="Akila BALAKRISHNAN from.OPTIMUM (MAS)" w:date="2025-12-26T14:17:00Z" w16du:dateUtc="2025-12-26T06:17:00Z">
        <w:r w:rsidR="00C3427E">
          <w:t>.</w:t>
        </w:r>
      </w:ins>
    </w:p>
    <w:p w14:paraId="60B04BA9" w14:textId="017E9A38" w:rsidR="00DB4A8A" w:rsidDel="004C6489" w:rsidRDefault="00DB4A8A" w:rsidP="003F1708">
      <w:pPr>
        <w:rPr>
          <w:del w:id="253" w:author="Eugene CHEONG from.TOPPAN (MAS)" w:date="2025-12-22T15:04:00Z" w16du:dateUtc="2025-12-22T07:04:00Z"/>
        </w:rPr>
      </w:pPr>
    </w:p>
    <w:p w14:paraId="75A97618" w14:textId="77777777" w:rsidR="00A07787" w:rsidRPr="00F70B95" w:rsidRDefault="00A07787" w:rsidP="00383100"/>
    <w:bookmarkStart w:id="254" w:name="_Ref215243926"/>
    <w:commentRangeStart w:id="255"/>
    <w:commentRangeStart w:id="256"/>
    <w:commentRangeStart w:id="257"/>
    <w:commentRangeStart w:id="258"/>
    <w:commentRangeStart w:id="259"/>
    <w:commentRangeStart w:id="260"/>
    <w:commentRangeStart w:id="261"/>
    <w:commentRangeStart w:id="262"/>
    <w:p w14:paraId="2A481E4E" w14:textId="6BD0537D" w:rsidR="00691BEB" w:rsidRPr="0068320A" w:rsidRDefault="00691BEB" w:rsidP="006162CB">
      <w:pPr>
        <w:pStyle w:val="Heading4"/>
      </w:pPr>
      <w:r>
        <w:rPr>
          <w:noProof/>
        </w:rPr>
        <w:lastRenderedPageBreak/>
        <mc:AlternateContent>
          <mc:Choice Requires="wpg">
            <w:drawing>
              <wp:anchor distT="0" distB="0" distL="114300" distR="114300" simplePos="0" relativeHeight="251658240" behindDoc="0" locked="0" layoutInCell="1" allowOverlap="1" wp14:anchorId="7E7C9452" wp14:editId="29A16A24">
                <wp:simplePos x="0" y="0"/>
                <wp:positionH relativeFrom="column">
                  <wp:posOffset>1112608</wp:posOffset>
                </wp:positionH>
                <wp:positionV relativeFrom="paragraph">
                  <wp:posOffset>246123</wp:posOffset>
                </wp:positionV>
                <wp:extent cx="4677410" cy="4946184"/>
                <wp:effectExtent l="0" t="0" r="8890" b="6985"/>
                <wp:wrapTopAndBottom/>
                <wp:docPr id="1321874096" name="Group 1321874096"/>
                <wp:cNvGraphicFramePr/>
                <a:graphic xmlns:a="http://schemas.openxmlformats.org/drawingml/2006/main">
                  <a:graphicData uri="http://schemas.microsoft.com/office/word/2010/wordprocessingGroup">
                    <wpg:wgp>
                      <wpg:cNvGrpSpPr/>
                      <wpg:grpSpPr>
                        <a:xfrm>
                          <a:off x="0" y="0"/>
                          <a:ext cx="4677410" cy="4946184"/>
                          <a:chOff x="0" y="0"/>
                          <a:chExt cx="4677410" cy="4946184"/>
                        </a:xfrm>
                      </wpg:grpSpPr>
                      <pic:pic xmlns:pic="http://schemas.openxmlformats.org/drawingml/2006/picture">
                        <pic:nvPicPr>
                          <pic:cNvPr id="632259206" name="Picture 1" descr="A white rectangular object with blue lines&#10;&#10;AI-generated content may be incorrect."/>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3694599"/>
                            <a:ext cx="4677410" cy="1251585"/>
                          </a:xfrm>
                          <a:prstGeom prst="rect">
                            <a:avLst/>
                          </a:prstGeom>
                        </pic:spPr>
                      </pic:pic>
                      <pic:pic xmlns:pic="http://schemas.openxmlformats.org/drawingml/2006/picture">
                        <pic:nvPicPr>
                          <pic:cNvPr id="606220578" name="Picture 1" descr="A screenshot of a computer&#10;&#10;AI-generated content may be incorrect."/>
                          <pic:cNvPicPr>
                            <a:picLocks noChangeAspect="1"/>
                          </pic:cNvPicPr>
                        </pic:nvPicPr>
                        <pic:blipFill rotWithShape="1">
                          <a:blip r:embed="rId26" cstate="print">
                            <a:extLst>
                              <a:ext uri="{28A0092B-C50C-407E-A947-70E740481C1C}">
                                <a14:useLocalDpi xmlns:a14="http://schemas.microsoft.com/office/drawing/2010/main" val="0"/>
                              </a:ext>
                            </a:extLst>
                          </a:blip>
                          <a:srcRect r="1550"/>
                          <a:stretch>
                            <a:fillRect/>
                          </a:stretch>
                        </pic:blipFill>
                        <pic:spPr bwMode="auto">
                          <a:xfrm>
                            <a:off x="0" y="1902798"/>
                            <a:ext cx="4660900" cy="1792605"/>
                          </a:xfrm>
                          <a:prstGeom prst="rect">
                            <a:avLst/>
                          </a:prstGeom>
                          <a:extLst>
                            <a:ext uri="{53640926-AAD7-44D8-BBD7-CCE9431645EC}">
                              <a14:shadowObscured xmlns:a14="http://schemas.microsoft.com/office/drawing/2010/main"/>
                            </a:ext>
                          </a:extLst>
                        </pic:spPr>
                      </pic:pic>
                      <pic:pic xmlns:pic="http://schemas.openxmlformats.org/drawingml/2006/picture">
                        <pic:nvPicPr>
                          <pic:cNvPr id="72101822" name="Picture 1" descr="A screenshot of a computer&#10;&#10;AI-generated content may be incorrect."/>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634865" cy="1870710"/>
                          </a:xfrm>
                          <a:prstGeom prst="rect">
                            <a:avLst/>
                          </a:prstGeom>
                        </pic:spPr>
                      </pic:pic>
                    </wpg:wgp>
                  </a:graphicData>
                </a:graphic>
                <wp14:sizeRelH relativeFrom="margin">
                  <wp14:pctWidth>0</wp14:pctWidth>
                </wp14:sizeRelH>
              </wp:anchor>
            </w:drawing>
          </mc:Choice>
          <mc:Fallback>
            <w:pict>
              <v:group w14:anchorId="138EB887" id="Group 1321874096" o:spid="_x0000_s1026" style="position:absolute;margin-left:87.6pt;margin-top:19.4pt;width:368.3pt;height:389.45pt;z-index:251658240;mso-width-relative:margin" coordsize="46774,494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white rectangular object with blue lines&#10;&#10;AI-generated content may be incorrect." style="position:absolute;top:36945;width:46774;height:125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">
                  <v:imagedata r:id="rId28" o:title="A white rectangular object with blue lines&#10;&#10;AI-generated content may be incorrect"/>
                </v:shape>
                <v:shape id="Picture 1" o:spid="_x0000_s1028" type="#_x0000_t75" alt="A screenshot of a computer&#10;&#10;AI-generated content may be incorrect." style="position:absolute;top:19027;width:46609;height:179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">
                  <v:imagedata r:id="rId29" o:title="A screenshot of a computer&#10;&#10;AI-generated content may be incorrect" cropright="1016f"/>
                </v:shape>
                <v:shape id="Picture 1" o:spid="_x0000_s1029" type="#_x0000_t75" alt="A screenshot of a computer&#10;&#10;AI-generated content may be incorrect." style="position:absolute;width:46348;height:18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">
                  <v:imagedata r:id="rId30" o:title="A screenshot of a computer&#10;&#10;AI-generated content may be incorrect"/>
                </v:shape>
                <w10:wrap type="topAndBottom"/>
              </v:group>
            </w:pict>
          </mc:Fallback>
        </mc:AlternateContent>
      </w:r>
      <w:commentRangeEnd w:id="255"/>
      <w:commentRangeEnd w:id="257"/>
      <w:commentRangeEnd w:id="258"/>
      <w:commentRangeEnd w:id="259"/>
      <w:commentRangeEnd w:id="260"/>
      <w:commentRangeEnd w:id="261"/>
      <w:commentRangeEnd w:id="262"/>
      <w:r w:rsidR="00BA7C77">
        <w:rPr>
          <w:rStyle w:val="CommentReference"/>
          <w:rFonts w:eastAsiaTheme="minorHAnsi" w:cstheme="minorBidi"/>
          <w:b w:val="0"/>
          <w:iCs w:val="0"/>
        </w:rPr>
        <w:commentReference w:id="255"/>
      </w:r>
      <w:commentRangeEnd w:id="256"/>
      <w:r w:rsidR="00A8020E">
        <w:rPr>
          <w:rStyle w:val="CommentReference"/>
          <w:rFonts w:eastAsiaTheme="minorHAnsi" w:cstheme="minorBidi"/>
          <w:b w:val="0"/>
          <w:iCs w:val="0"/>
        </w:rPr>
        <w:commentReference w:id="256"/>
      </w:r>
      <w:r w:rsidR="00007A69">
        <w:rPr>
          <w:rStyle w:val="CommentReference"/>
          <w:rFonts w:eastAsiaTheme="minorHAnsi" w:cstheme="minorBidi"/>
          <w:b w:val="0"/>
          <w:iCs w:val="0"/>
        </w:rPr>
        <w:commentReference w:id="257"/>
      </w:r>
      <w:r w:rsidR="00551F99">
        <w:rPr>
          <w:rStyle w:val="CommentReference"/>
          <w:rFonts w:eastAsiaTheme="minorHAnsi" w:cstheme="minorBidi"/>
          <w:b w:val="0"/>
          <w:iCs w:val="0"/>
        </w:rPr>
        <w:commentReference w:id="258"/>
      </w:r>
      <w:r w:rsidR="00444399">
        <w:rPr>
          <w:rStyle w:val="CommentReference"/>
          <w:rFonts w:eastAsiaTheme="minorHAnsi" w:cstheme="minorBidi"/>
          <w:b w:val="0"/>
          <w:iCs w:val="0"/>
        </w:rPr>
        <w:commentReference w:id="259"/>
      </w:r>
      <w:r w:rsidR="003C1670">
        <w:rPr>
          <w:rStyle w:val="CommentReference"/>
          <w:rFonts w:eastAsiaTheme="minorHAnsi" w:cstheme="minorBidi"/>
        </w:rPr>
        <w:commentReference w:id="260"/>
      </w:r>
      <w:r w:rsidR="008F06F1">
        <w:rPr>
          <w:rStyle w:val="CommentReference"/>
          <w:rFonts w:eastAsiaTheme="minorHAnsi" w:cstheme="minorBidi"/>
          <w:b w:val="0"/>
          <w:iCs w:val="0"/>
        </w:rPr>
        <w:commentReference w:id="261"/>
      </w:r>
      <w:r w:rsidR="00551F99">
        <w:rPr>
          <w:rStyle w:val="CommentReference"/>
          <w:rFonts w:eastAsiaTheme="minorHAnsi" w:cstheme="minorBidi"/>
          <w:b w:val="0"/>
          <w:iCs w:val="0"/>
        </w:rPr>
        <w:commentReference w:id="262"/>
      </w:r>
      <w:r w:rsidR="00F70B95">
        <w:t>Wireframe</w:t>
      </w:r>
      <w:bookmarkEnd w:id="254"/>
    </w:p>
    <w:p w14:paraId="5C871961" w14:textId="3860A354" w:rsidR="00F70B95" w:rsidRDefault="00F70B95" w:rsidP="00F70B95">
      <w:pPr>
        <w:pStyle w:val="Caption"/>
      </w:pPr>
      <w:r w:rsidRPr="00411560">
        <w:t xml:space="preserve">Figure </w:t>
      </w:r>
      <w:r w:rsidRPr="00411560">
        <w:fldChar w:fldCharType="begin"/>
      </w:r>
      <w:r w:rsidRPr="00411560">
        <w:instrText xml:space="preserve"> SEQ Figure \* ARABIC </w:instrText>
      </w:r>
      <w:r w:rsidRPr="00411560">
        <w:fldChar w:fldCharType="separate"/>
      </w:r>
      <w:r w:rsidR="007F5F9A">
        <w:rPr>
          <w:noProof/>
        </w:rPr>
        <w:t>7</w:t>
      </w:r>
      <w:r w:rsidRPr="00411560">
        <w:fldChar w:fldCharType="end"/>
      </w:r>
      <w:r>
        <w:t>:</w:t>
      </w:r>
      <w:r w:rsidRPr="00411560">
        <w:t xml:space="preserve"> </w:t>
      </w:r>
      <w:commentRangeStart w:id="263"/>
      <w:commentRangeStart w:id="264"/>
      <w:r>
        <w:t>Issuance Calendar Details Page</w:t>
      </w:r>
      <w:commentRangeEnd w:id="263"/>
      <w:r w:rsidR="006D4084">
        <w:rPr>
          <w:rStyle w:val="CommentReference"/>
          <w:b w:val="0"/>
          <w:iCs w:val="0"/>
        </w:rPr>
        <w:commentReference w:id="263"/>
      </w:r>
      <w:commentRangeEnd w:id="264"/>
      <w:r w:rsidR="006D4084">
        <w:rPr>
          <w:rStyle w:val="CommentReference"/>
          <w:b w:val="0"/>
          <w:iCs w:val="0"/>
        </w:rPr>
        <w:commentReference w:id="264"/>
      </w:r>
    </w:p>
    <w:p w14:paraId="45E593A7" w14:textId="77777777" w:rsidR="00F70B95" w:rsidRDefault="00F70B95" w:rsidP="006162CB">
      <w:pPr>
        <w:pStyle w:val="Heading4"/>
      </w:pPr>
      <w:commentRangeStart w:id="265"/>
      <w:commentRangeStart w:id="266"/>
      <w:r>
        <w:t>Page Header</w:t>
      </w:r>
      <w:commentRangeEnd w:id="265"/>
      <w:r w:rsidR="00007A69">
        <w:rPr>
          <w:rStyle w:val="CommentReference"/>
          <w:rFonts w:eastAsiaTheme="minorHAnsi" w:cstheme="minorBidi"/>
          <w:b w:val="0"/>
          <w:iCs w:val="0"/>
        </w:rPr>
        <w:commentReference w:id="265"/>
      </w:r>
      <w:commentRangeEnd w:id="266"/>
      <w:r w:rsidR="00551F99">
        <w:rPr>
          <w:rStyle w:val="CommentReference"/>
          <w:rFonts w:eastAsiaTheme="minorHAnsi" w:cstheme="minorBidi"/>
          <w:b w:val="0"/>
          <w:iCs w:val="0"/>
        </w:rPr>
        <w:commentReference w:id="266"/>
      </w:r>
    </w:p>
    <w:tbl>
      <w:tblPr>
        <w:tblStyle w:val="TableGrid"/>
        <w:tblW w:w="0" w:type="auto"/>
        <w:tblLook w:val="04A0" w:firstRow="1" w:lastRow="0" w:firstColumn="1" w:lastColumn="0" w:noHBand="0" w:noVBand="1"/>
      </w:tblPr>
      <w:tblGrid>
        <w:gridCol w:w="562"/>
        <w:gridCol w:w="2248"/>
        <w:gridCol w:w="1701"/>
        <w:gridCol w:w="2147"/>
        <w:gridCol w:w="3685"/>
      </w:tblGrid>
      <w:tr w:rsidR="00F70B95" w:rsidRPr="007C7C7F" w14:paraId="0A5F867E" w14:textId="77777777" w:rsidTr="007C6BBB">
        <w:tc>
          <w:tcPr>
            <w:tcW w:w="562" w:type="dxa"/>
            <w:shd w:val="clear" w:color="auto" w:fill="E7E6E6" w:themeFill="background2"/>
          </w:tcPr>
          <w:p w14:paraId="135E3959" w14:textId="77777777" w:rsidR="00F70B95" w:rsidRPr="007D7B67" w:rsidRDefault="00F70B95" w:rsidP="007C6BBB">
            <w:pPr>
              <w:pStyle w:val="NoSpacing"/>
              <w:jc w:val="center"/>
              <w:rPr>
                <w:b/>
                <w:bCs/>
              </w:rPr>
            </w:pPr>
            <w:r w:rsidRPr="007D7B67">
              <w:rPr>
                <w:rFonts w:cstheme="minorHAnsi"/>
                <w:b/>
                <w:bCs/>
              </w:rPr>
              <w:t>S/N</w:t>
            </w:r>
          </w:p>
        </w:tc>
        <w:tc>
          <w:tcPr>
            <w:tcW w:w="2248" w:type="dxa"/>
            <w:shd w:val="clear" w:color="auto" w:fill="E7E6E6" w:themeFill="background2"/>
          </w:tcPr>
          <w:p w14:paraId="20CAD058" w14:textId="77777777" w:rsidR="00F70B95" w:rsidRPr="007D7B67" w:rsidRDefault="00F70B95" w:rsidP="007C6BBB">
            <w:pPr>
              <w:pStyle w:val="NoSpacing"/>
              <w:jc w:val="center"/>
              <w:rPr>
                <w:b/>
                <w:bCs/>
              </w:rPr>
            </w:pPr>
            <w:r w:rsidRPr="007D7B67">
              <w:rPr>
                <w:rFonts w:cstheme="minorHAnsi"/>
                <w:b/>
                <w:bCs/>
              </w:rPr>
              <w:t>Name</w:t>
            </w:r>
          </w:p>
        </w:tc>
        <w:tc>
          <w:tcPr>
            <w:tcW w:w="1701" w:type="dxa"/>
            <w:shd w:val="clear" w:color="auto" w:fill="E7E6E6" w:themeFill="background2"/>
          </w:tcPr>
          <w:p w14:paraId="1FA77E9C" w14:textId="77777777" w:rsidR="00F70B95" w:rsidRPr="007D7B67" w:rsidRDefault="00F70B95" w:rsidP="007C6BBB">
            <w:pPr>
              <w:pStyle w:val="TableHeading"/>
              <w:jc w:val="center"/>
              <w:rPr>
                <w:rFonts w:asciiTheme="minorHAnsi" w:hAnsiTheme="minorHAnsi" w:cstheme="minorHAnsi"/>
                <w:bCs/>
              </w:rPr>
            </w:pPr>
            <w:r w:rsidRPr="007D7B67">
              <w:rPr>
                <w:rFonts w:asciiTheme="minorHAnsi" w:hAnsiTheme="minorHAnsi" w:cstheme="minorHAnsi"/>
                <w:bCs/>
              </w:rPr>
              <w:t>Type</w:t>
            </w:r>
          </w:p>
          <w:p w14:paraId="77B0FAD0" w14:textId="77777777" w:rsidR="00F70B95" w:rsidRPr="007D7B67" w:rsidRDefault="00F70B95" w:rsidP="007C6BBB">
            <w:pPr>
              <w:pStyle w:val="NoSpacing"/>
              <w:jc w:val="center"/>
              <w:rPr>
                <w:b/>
                <w:bCs/>
              </w:rPr>
            </w:pPr>
            <w:r w:rsidRPr="007D7B67">
              <w:rPr>
                <w:rFonts w:cstheme="minorHAnsi"/>
                <w:b/>
                <w:bCs/>
              </w:rPr>
              <w:t>(Max Length)</w:t>
            </w:r>
          </w:p>
        </w:tc>
        <w:tc>
          <w:tcPr>
            <w:tcW w:w="2147" w:type="dxa"/>
            <w:shd w:val="clear" w:color="auto" w:fill="E7E6E6" w:themeFill="background2"/>
          </w:tcPr>
          <w:p w14:paraId="5B92FD17" w14:textId="77777777" w:rsidR="00F70B95" w:rsidRPr="007D7B67" w:rsidRDefault="00F70B95" w:rsidP="007C6BBB">
            <w:pPr>
              <w:pStyle w:val="NoSpacing"/>
              <w:jc w:val="center"/>
              <w:rPr>
                <w:b/>
                <w:bCs/>
              </w:rPr>
            </w:pPr>
            <w:r w:rsidRPr="007D7B67">
              <w:rPr>
                <w:rFonts w:cstheme="minorHAnsi"/>
                <w:b/>
                <w:bCs/>
              </w:rPr>
              <w:t>Validation Rules</w:t>
            </w:r>
          </w:p>
        </w:tc>
        <w:tc>
          <w:tcPr>
            <w:tcW w:w="3685" w:type="dxa"/>
            <w:shd w:val="clear" w:color="auto" w:fill="E7E6E6" w:themeFill="background2"/>
          </w:tcPr>
          <w:p w14:paraId="31043B31" w14:textId="77777777" w:rsidR="00F70B95" w:rsidRPr="007D7B67" w:rsidRDefault="00F70B95" w:rsidP="007C6BBB">
            <w:pPr>
              <w:pStyle w:val="NoSpacing"/>
              <w:jc w:val="center"/>
              <w:rPr>
                <w:rFonts w:cstheme="minorHAnsi"/>
                <w:b/>
                <w:bCs/>
              </w:rPr>
            </w:pPr>
            <w:r>
              <w:rPr>
                <w:rFonts w:cstheme="minorHAnsi"/>
                <w:b/>
                <w:bCs/>
              </w:rPr>
              <w:t>Remarks</w:t>
            </w:r>
          </w:p>
        </w:tc>
      </w:tr>
      <w:tr w:rsidR="00F70B95" w:rsidRPr="007C7C7F" w14:paraId="3B99025B" w14:textId="77777777" w:rsidTr="007C6BBB">
        <w:tc>
          <w:tcPr>
            <w:tcW w:w="562" w:type="dxa"/>
          </w:tcPr>
          <w:p w14:paraId="0DB75263" w14:textId="77777777" w:rsidR="00F70B95" w:rsidRPr="007C7C7F" w:rsidRDefault="00F70B95" w:rsidP="00F70B95">
            <w:pPr>
              <w:pStyle w:val="NoSpacing"/>
            </w:pPr>
            <w:r>
              <w:rPr>
                <w:rFonts w:cstheme="minorHAnsi"/>
              </w:rPr>
              <w:t>1</w:t>
            </w:r>
          </w:p>
        </w:tc>
        <w:tc>
          <w:tcPr>
            <w:tcW w:w="2248" w:type="dxa"/>
          </w:tcPr>
          <w:p w14:paraId="4CE065CC" w14:textId="4F38F461" w:rsidR="00F70B95" w:rsidRPr="004B15DC" w:rsidRDefault="00F86DB2" w:rsidP="00474AFC">
            <w:pPr>
              <w:pStyle w:val="NoSpacing"/>
              <w:rPr>
                <w:i/>
                <w:iCs/>
              </w:rPr>
            </w:pPr>
            <w:r w:rsidRPr="00D95647">
              <w:t>Title</w:t>
            </w:r>
          </w:p>
        </w:tc>
        <w:tc>
          <w:tcPr>
            <w:tcW w:w="1701" w:type="dxa"/>
          </w:tcPr>
          <w:p w14:paraId="57AE2809" w14:textId="1AAD839E" w:rsidR="00F70B95" w:rsidRPr="00901608" w:rsidRDefault="00F70B95" w:rsidP="00474AFC">
            <w:pPr>
              <w:pStyle w:val="NoSpacing"/>
            </w:pPr>
            <w:r w:rsidRPr="002923FD">
              <w:t>Page Title</w:t>
            </w:r>
          </w:p>
        </w:tc>
        <w:tc>
          <w:tcPr>
            <w:tcW w:w="2147" w:type="dxa"/>
          </w:tcPr>
          <w:p w14:paraId="4F42D4CF" w14:textId="77777777" w:rsidR="00F70B95" w:rsidRPr="00901608" w:rsidRDefault="00F70B95" w:rsidP="00474AFC">
            <w:pPr>
              <w:pStyle w:val="NoSpacing"/>
            </w:pPr>
          </w:p>
        </w:tc>
        <w:tc>
          <w:tcPr>
            <w:tcW w:w="3685" w:type="dxa"/>
          </w:tcPr>
          <w:p w14:paraId="51EAE67C" w14:textId="132E216E" w:rsidR="00F70B95" w:rsidRPr="00901608" w:rsidRDefault="00F70B95" w:rsidP="00474AFC">
            <w:pPr>
              <w:pStyle w:val="NoSpacing"/>
            </w:pPr>
            <w:r w:rsidRPr="002923FD">
              <w:t>Display</w:t>
            </w:r>
            <w:r w:rsidR="005F251E">
              <w:t>s</w:t>
            </w:r>
            <w:r w:rsidRPr="002923FD">
              <w:t xml:space="preserve"> the Security </w:t>
            </w:r>
            <w:r>
              <w:t>t</w:t>
            </w:r>
            <w:r w:rsidRPr="002923FD">
              <w:t xml:space="preserve">ype, Year and Period of the issuance calendar as </w:t>
            </w:r>
            <w:r w:rsidR="00474AFC">
              <w:t>{securityType}</w:t>
            </w:r>
            <w:r w:rsidRPr="002923FD">
              <w:t xml:space="preserve"> · </w:t>
            </w:r>
            <w:r w:rsidR="00474AFC">
              <w:t>{year}</w:t>
            </w:r>
            <w:r w:rsidRPr="002923FD">
              <w:t xml:space="preserve"> · </w:t>
            </w:r>
            <w:r w:rsidR="00474AFC">
              <w:t>{period}</w:t>
            </w:r>
            <w:r w:rsidRPr="002923FD">
              <w:t>",</w:t>
            </w:r>
            <w:r w:rsidR="00474AFC">
              <w:t xml:space="preserve"> e.g.</w:t>
            </w:r>
            <w:r w:rsidRPr="002923FD">
              <w:t xml:space="preserve"> "SGS Bonds · 2025 · Yearly".</w:t>
            </w:r>
          </w:p>
        </w:tc>
      </w:tr>
      <w:tr w:rsidR="00F70B95" w:rsidRPr="007C7C7F" w14:paraId="30AE9618" w14:textId="77777777" w:rsidTr="007C6BBB">
        <w:tc>
          <w:tcPr>
            <w:tcW w:w="562" w:type="dxa"/>
          </w:tcPr>
          <w:p w14:paraId="77FC38B1" w14:textId="77777777" w:rsidR="00F70B95" w:rsidRPr="007C7C7F" w:rsidRDefault="00F70B95" w:rsidP="00F70B95">
            <w:pPr>
              <w:pStyle w:val="NoSpacing"/>
            </w:pPr>
            <w:r>
              <w:rPr>
                <w:rFonts w:cstheme="minorHAnsi"/>
              </w:rPr>
              <w:t>2</w:t>
            </w:r>
          </w:p>
        </w:tc>
        <w:tc>
          <w:tcPr>
            <w:tcW w:w="2248" w:type="dxa"/>
          </w:tcPr>
          <w:p w14:paraId="2217E420" w14:textId="5704080D" w:rsidR="00F70B95" w:rsidRPr="004B15DC" w:rsidRDefault="00F86DB2" w:rsidP="00474AFC">
            <w:pPr>
              <w:pStyle w:val="NoSpacing"/>
              <w:rPr>
                <w:i/>
                <w:iCs/>
              </w:rPr>
            </w:pPr>
            <w:r>
              <w:t>Status</w:t>
            </w:r>
          </w:p>
        </w:tc>
        <w:tc>
          <w:tcPr>
            <w:tcW w:w="1701" w:type="dxa"/>
          </w:tcPr>
          <w:p w14:paraId="099762FD" w14:textId="4360DF77" w:rsidR="00F70B95" w:rsidRPr="00901608" w:rsidRDefault="00CD7345" w:rsidP="00474AFC">
            <w:pPr>
              <w:pStyle w:val="NoSpacing"/>
            </w:pPr>
            <w:r>
              <w:t>Status Pill Indicator</w:t>
            </w:r>
          </w:p>
        </w:tc>
        <w:tc>
          <w:tcPr>
            <w:tcW w:w="2147" w:type="dxa"/>
          </w:tcPr>
          <w:p w14:paraId="0FBD42B4" w14:textId="77777777" w:rsidR="00F70B95" w:rsidRPr="00901608" w:rsidRDefault="00F70B95" w:rsidP="00474AFC">
            <w:pPr>
              <w:pStyle w:val="NoSpacing"/>
            </w:pPr>
          </w:p>
        </w:tc>
        <w:tc>
          <w:tcPr>
            <w:tcW w:w="3685" w:type="dxa"/>
          </w:tcPr>
          <w:p w14:paraId="6AB4AF1B" w14:textId="5E32EFBB" w:rsidR="00F70B95" w:rsidRPr="00901608" w:rsidRDefault="00F70B95" w:rsidP="00CD7345">
            <w:pPr>
              <w:pStyle w:val="NoSpacing"/>
            </w:pPr>
            <w:r w:rsidRPr="002923FD">
              <w:t>Display</w:t>
            </w:r>
            <w:r w:rsidR="00CD7345">
              <w:t>s</w:t>
            </w:r>
            <w:r w:rsidRPr="002923FD">
              <w:t xml:space="preserve"> the </w:t>
            </w:r>
            <w:r w:rsidR="00CD7345">
              <w:t>s</w:t>
            </w:r>
            <w:r w:rsidRPr="002923FD">
              <w:t>tatus of the issuance calendar.</w:t>
            </w:r>
            <w:r w:rsidR="00CD7345">
              <w:t xml:space="preserve"> </w:t>
            </w:r>
            <w:r w:rsidRPr="002923FD">
              <w:t xml:space="preserve">For example, </w:t>
            </w:r>
            <w:r>
              <w:rPr>
                <w:noProof/>
              </w:rPr>
              <w:t xml:space="preserve"> </w:t>
            </w:r>
            <w:commentRangeStart w:id="267"/>
            <w:commentRangeStart w:id="268"/>
            <w:r w:rsidR="00CD7345" w:rsidRPr="00CD7345">
              <w:rPr>
                <w:noProof/>
              </w:rPr>
              <w:drawing>
                <wp:inline distT="0" distB="0" distL="0" distR="0" wp14:anchorId="6323CDAC" wp14:editId="47FD373D">
                  <wp:extent cx="806165" cy="216052"/>
                  <wp:effectExtent l="0" t="0" r="0" b="0"/>
                  <wp:docPr id="1714687755" name="Picture 1714687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687755" name=""/>
                          <pic:cNvPicPr/>
                        </pic:nvPicPr>
                        <pic:blipFill>
                          <a:blip r:embed="rId31"/>
                          <a:stretch>
                            <a:fillRect/>
                          </a:stretch>
                        </pic:blipFill>
                        <pic:spPr>
                          <a:xfrm>
                            <a:off x="0" y="0"/>
                            <a:ext cx="850233" cy="227862"/>
                          </a:xfrm>
                          <a:prstGeom prst="rect">
                            <a:avLst/>
                          </a:prstGeom>
                        </pic:spPr>
                      </pic:pic>
                    </a:graphicData>
                  </a:graphic>
                </wp:inline>
              </w:drawing>
            </w:r>
            <w:commentRangeEnd w:id="267"/>
            <w:r w:rsidR="00007A69">
              <w:rPr>
                <w:rStyle w:val="CommentReference"/>
              </w:rPr>
              <w:commentReference w:id="267"/>
            </w:r>
            <w:commentRangeEnd w:id="268"/>
            <w:r w:rsidR="00551F99">
              <w:rPr>
                <w:rStyle w:val="CommentReference"/>
              </w:rPr>
              <w:commentReference w:id="268"/>
            </w:r>
            <w:r w:rsidRPr="002923FD">
              <w:t>.</w:t>
            </w:r>
          </w:p>
        </w:tc>
      </w:tr>
      <w:tr w:rsidR="00F70B95" w:rsidRPr="007C7C7F" w14:paraId="17FCAD29" w14:textId="77777777" w:rsidTr="007C6BBB">
        <w:tc>
          <w:tcPr>
            <w:tcW w:w="562" w:type="dxa"/>
          </w:tcPr>
          <w:p w14:paraId="34C0F727" w14:textId="77777777" w:rsidR="00F70B95" w:rsidRPr="007C7C7F" w:rsidRDefault="00F70B95" w:rsidP="00F70B95">
            <w:pPr>
              <w:pStyle w:val="NoSpacing"/>
            </w:pPr>
            <w:r>
              <w:rPr>
                <w:rFonts w:cstheme="minorHAnsi"/>
              </w:rPr>
              <w:t>3</w:t>
            </w:r>
          </w:p>
        </w:tc>
        <w:tc>
          <w:tcPr>
            <w:tcW w:w="2248" w:type="dxa"/>
          </w:tcPr>
          <w:p w14:paraId="69D6643D" w14:textId="6E588F03" w:rsidR="00F70B95" w:rsidRPr="007C7C7F" w:rsidRDefault="00F70B95" w:rsidP="00474AFC">
            <w:pPr>
              <w:pStyle w:val="NoSpacing"/>
            </w:pPr>
            <w:commentRangeStart w:id="269"/>
            <w:commentRangeStart w:id="270"/>
            <w:r w:rsidRPr="002923FD">
              <w:t xml:space="preserve">Export </w:t>
            </w:r>
            <w:r>
              <w:t>calendar</w:t>
            </w:r>
            <w:commentRangeEnd w:id="269"/>
            <w:r>
              <w:rPr>
                <w:rStyle w:val="CommentReference"/>
                <w:lang w:val="en-US"/>
              </w:rPr>
              <w:commentReference w:id="269"/>
            </w:r>
            <w:commentRangeEnd w:id="270"/>
            <w:r>
              <w:rPr>
                <w:rStyle w:val="CommentReference"/>
                <w:lang w:val="en-US"/>
              </w:rPr>
              <w:commentReference w:id="270"/>
            </w:r>
          </w:p>
        </w:tc>
        <w:tc>
          <w:tcPr>
            <w:tcW w:w="1701" w:type="dxa"/>
          </w:tcPr>
          <w:p w14:paraId="60D06687" w14:textId="26FBC4BA" w:rsidR="00F70B95" w:rsidRPr="00901608" w:rsidRDefault="00F70B95" w:rsidP="00474AFC">
            <w:pPr>
              <w:pStyle w:val="NoSpacing"/>
            </w:pPr>
            <w:r w:rsidRPr="002923FD">
              <w:t>Tertiary button</w:t>
            </w:r>
          </w:p>
        </w:tc>
        <w:tc>
          <w:tcPr>
            <w:tcW w:w="2147" w:type="dxa"/>
          </w:tcPr>
          <w:p w14:paraId="35FA383D" w14:textId="77777777" w:rsidR="00F70B95" w:rsidRPr="00901608" w:rsidRDefault="00F70B95" w:rsidP="00474AFC">
            <w:pPr>
              <w:pStyle w:val="NoSpacing"/>
            </w:pPr>
          </w:p>
        </w:tc>
        <w:tc>
          <w:tcPr>
            <w:tcW w:w="3685" w:type="dxa"/>
          </w:tcPr>
          <w:p w14:paraId="5B4C44EA" w14:textId="6EA61FC9" w:rsidR="00F70B95" w:rsidRPr="00901608" w:rsidRDefault="00BC21E5" w:rsidP="00474AFC">
            <w:pPr>
              <w:pStyle w:val="NoSpacing"/>
            </w:pPr>
            <w:r>
              <w:t xml:space="preserve">Refer to </w:t>
            </w:r>
            <w:r>
              <w:rPr>
                <w:lang w:val="en-US"/>
              </w:rPr>
              <w:fldChar w:fldCharType="begin"/>
            </w:r>
            <w:r>
              <w:rPr>
                <w:lang w:val="en-US"/>
              </w:rPr>
              <w:instrText xml:space="preserve"> REF _Ref215561858 \r \h </w:instrText>
            </w:r>
            <w:r>
              <w:rPr>
                <w:lang w:val="en-US"/>
              </w:rPr>
            </w:r>
            <w:r>
              <w:rPr>
                <w:lang w:val="en-US"/>
              </w:rPr>
              <w:fldChar w:fldCharType="separate"/>
            </w:r>
            <w:r w:rsidR="007F5F9A">
              <w:rPr>
                <w:lang w:val="en-US"/>
              </w:rPr>
              <w:t>2.14</w:t>
            </w:r>
            <w:r>
              <w:rPr>
                <w:lang w:val="en-US"/>
              </w:rPr>
              <w:fldChar w:fldCharType="end"/>
            </w:r>
            <w:r>
              <w:rPr>
                <w:lang w:val="en-US"/>
              </w:rPr>
              <w:t xml:space="preserve"> </w:t>
            </w:r>
            <w:r>
              <w:rPr>
                <w:lang w:val="en-US"/>
              </w:rPr>
              <w:fldChar w:fldCharType="begin"/>
            </w:r>
            <w:r>
              <w:rPr>
                <w:lang w:val="en-US"/>
              </w:rPr>
              <w:instrText xml:space="preserve"> REF _Ref215561862 \h </w:instrText>
            </w:r>
            <w:r>
              <w:rPr>
                <w:lang w:val="en-US"/>
              </w:rPr>
            </w:r>
            <w:r>
              <w:rPr>
                <w:lang w:val="en-US"/>
              </w:rPr>
              <w:fldChar w:fldCharType="separate"/>
            </w:r>
            <w:r w:rsidR="007F5F9A">
              <w:t>Export Issuance Calendar</w:t>
            </w:r>
            <w:r>
              <w:rPr>
                <w:lang w:val="en-US"/>
              </w:rPr>
              <w:fldChar w:fldCharType="end"/>
            </w:r>
            <w:r>
              <w:rPr>
                <w:lang w:val="en-US"/>
              </w:rPr>
              <w:t>.</w:t>
            </w:r>
          </w:p>
        </w:tc>
      </w:tr>
      <w:tr w:rsidR="00705CDB" w:rsidRPr="007C7C7F" w14:paraId="4DDD4ACA" w14:textId="77777777" w:rsidTr="007C6BBB">
        <w:tc>
          <w:tcPr>
            <w:tcW w:w="562" w:type="dxa"/>
          </w:tcPr>
          <w:p w14:paraId="6D644A7A" w14:textId="27F32681" w:rsidR="00705CDB" w:rsidRDefault="00705CDB" w:rsidP="00F70B95">
            <w:pPr>
              <w:pStyle w:val="NoSpacing"/>
              <w:rPr>
                <w:rFonts w:cstheme="minorHAnsi"/>
              </w:rPr>
            </w:pPr>
            <w:r>
              <w:rPr>
                <w:rFonts w:cstheme="minorHAnsi"/>
              </w:rPr>
              <w:t>4</w:t>
            </w:r>
          </w:p>
        </w:tc>
        <w:tc>
          <w:tcPr>
            <w:tcW w:w="2248" w:type="dxa"/>
          </w:tcPr>
          <w:p w14:paraId="3B8A1CF6" w14:textId="426E832B" w:rsidR="00705CDB" w:rsidRPr="002923FD" w:rsidRDefault="00705CDB" w:rsidP="00474AFC">
            <w:pPr>
              <w:pStyle w:val="NoSpacing"/>
            </w:pPr>
            <w:r>
              <w:t xml:space="preserve">Re-upload </w:t>
            </w:r>
            <w:del w:id="271" w:author="Akila BALAKRISHNAN from.OPTIMUM (MAS)" w:date="2025-12-26T13:27:00Z" w16du:dateUtc="2025-12-26T05:27:00Z">
              <w:r w:rsidDel="007C2A06">
                <w:delText>file</w:delText>
              </w:r>
            </w:del>
            <w:ins w:id="272" w:author="Akila BALAKRISHNAN from.OPTIMUM (MAS)" w:date="2025-12-26T13:27:00Z" w16du:dateUtc="2025-12-26T05:27:00Z">
              <w:r w:rsidR="007C2A06">
                <w:t>c</w:t>
              </w:r>
            </w:ins>
            <w:ins w:id="273" w:author="Akila BALAKRISHNAN from.OPTIMUM (MAS)" w:date="2025-12-26T13:28:00Z" w16du:dateUtc="2025-12-26T05:28:00Z">
              <w:r w:rsidR="007C2A06">
                <w:t>alendar</w:t>
              </w:r>
            </w:ins>
          </w:p>
        </w:tc>
        <w:tc>
          <w:tcPr>
            <w:tcW w:w="1701" w:type="dxa"/>
          </w:tcPr>
          <w:p w14:paraId="3C85DFE9" w14:textId="18CD4A24" w:rsidR="00705CDB" w:rsidRPr="002923FD" w:rsidRDefault="00551F99" w:rsidP="00474AFC">
            <w:pPr>
              <w:pStyle w:val="NoSpacing"/>
            </w:pPr>
            <w:r w:rsidRPr="002923FD">
              <w:t>Tertiary button</w:t>
            </w:r>
          </w:p>
        </w:tc>
        <w:tc>
          <w:tcPr>
            <w:tcW w:w="2147" w:type="dxa"/>
          </w:tcPr>
          <w:p w14:paraId="76EBBF9D" w14:textId="77777777" w:rsidR="00705CDB" w:rsidRPr="00901608" w:rsidRDefault="00705CDB" w:rsidP="00474AFC">
            <w:pPr>
              <w:pStyle w:val="NoSpacing"/>
            </w:pPr>
          </w:p>
        </w:tc>
        <w:tc>
          <w:tcPr>
            <w:tcW w:w="3685" w:type="dxa"/>
          </w:tcPr>
          <w:p w14:paraId="4D22DF4C" w14:textId="055C9765" w:rsidR="00705CDB" w:rsidRDefault="00551F99" w:rsidP="00474AFC">
            <w:pPr>
              <w:pStyle w:val="NoSpacing"/>
            </w:pPr>
            <w:r>
              <w:t xml:space="preserve">Refer to </w:t>
            </w:r>
            <w:r>
              <w:fldChar w:fldCharType="begin"/>
            </w:r>
            <w:r>
              <w:instrText xml:space="preserve"> REF _Ref216953490 \r \h </w:instrText>
            </w:r>
            <w:r>
              <w:fldChar w:fldCharType="separate"/>
            </w:r>
            <w:r w:rsidR="007F5F9A">
              <w:t>2.</w:t>
            </w:r>
            <w:ins w:id="274" w:author="Han Xie CHAI (MAS)" w:date="2025-12-31T12:06:00Z" w16du:dateUtc="2025-12-31T04:06:00Z">
              <w:r w:rsidR="00032F4E">
                <w:t>8.7</w:t>
              </w:r>
            </w:ins>
            <w:del w:id="275" w:author="Han Xie CHAI (MAS)" w:date="2025-12-31T12:06:00Z" w16du:dateUtc="2025-12-31T04:06:00Z">
              <w:r w:rsidR="007F5F9A" w:rsidDel="00032F4E">
                <w:delText>9.6</w:delText>
              </w:r>
            </w:del>
            <w:r>
              <w:fldChar w:fldCharType="end"/>
            </w:r>
            <w:r>
              <w:t xml:space="preserve"> </w:t>
            </w:r>
            <w:r>
              <w:fldChar w:fldCharType="begin"/>
            </w:r>
            <w:r>
              <w:instrText xml:space="preserve"> REF _Ref216953492 \h </w:instrText>
            </w:r>
            <w:r>
              <w:fldChar w:fldCharType="separate"/>
            </w:r>
            <w:r w:rsidR="007F5F9A">
              <w:t>Re-upload Calendar Modal</w:t>
            </w:r>
            <w:r>
              <w:fldChar w:fldCharType="end"/>
            </w:r>
            <w:r>
              <w:t>.</w:t>
            </w:r>
          </w:p>
        </w:tc>
      </w:tr>
    </w:tbl>
    <w:p w14:paraId="538BC3CD" w14:textId="1FA1B755" w:rsidR="00F70B95" w:rsidRPr="007D7B67" w:rsidRDefault="00F70B95" w:rsidP="00F70B95">
      <w:pPr>
        <w:pStyle w:val="Caption"/>
      </w:pPr>
      <w:r>
        <w:t xml:space="preserve">Table </w:t>
      </w:r>
      <w:r>
        <w:fldChar w:fldCharType="begin"/>
      </w:r>
      <w:r>
        <w:instrText xml:space="preserve"> SEQ Table \* ARABIC </w:instrText>
      </w:r>
      <w:r>
        <w:fldChar w:fldCharType="separate"/>
      </w:r>
      <w:r w:rsidR="007F5F9A">
        <w:rPr>
          <w:noProof/>
        </w:rPr>
        <w:t>7</w:t>
      </w:r>
      <w:r>
        <w:fldChar w:fldCharType="end"/>
      </w:r>
      <w:r w:rsidR="00F43972">
        <w:t>:</w:t>
      </w:r>
      <w:r>
        <w:t xml:space="preserve"> Page Header Screen Elements</w:t>
      </w:r>
    </w:p>
    <w:p w14:paraId="33E37B5F" w14:textId="1AC44828" w:rsidR="00F70B95" w:rsidRDefault="00474AFC" w:rsidP="006162CB">
      <w:pPr>
        <w:pStyle w:val="Heading4"/>
      </w:pPr>
      <w:commentRangeStart w:id="276"/>
      <w:commentRangeStart w:id="277"/>
      <w:commentRangeStart w:id="278"/>
      <w:r>
        <w:lastRenderedPageBreak/>
        <w:t>Submission History</w:t>
      </w:r>
      <w:commentRangeEnd w:id="276"/>
      <w:r w:rsidR="00007A69">
        <w:rPr>
          <w:rStyle w:val="CommentReference"/>
          <w:rFonts w:eastAsiaTheme="minorHAnsi" w:cstheme="minorBidi"/>
          <w:b w:val="0"/>
          <w:iCs w:val="0"/>
        </w:rPr>
        <w:commentReference w:id="276"/>
      </w:r>
      <w:commentRangeEnd w:id="277"/>
      <w:r w:rsidR="00E96DE6">
        <w:rPr>
          <w:rStyle w:val="CommentReference"/>
          <w:rFonts w:eastAsiaTheme="minorHAnsi" w:cstheme="minorBidi"/>
          <w:b w:val="0"/>
          <w:iCs w:val="0"/>
        </w:rPr>
        <w:commentReference w:id="277"/>
      </w:r>
      <w:commentRangeEnd w:id="278"/>
      <w:r w:rsidR="00444399">
        <w:rPr>
          <w:rStyle w:val="CommentReference"/>
          <w:rFonts w:eastAsiaTheme="minorHAnsi" w:cstheme="minorBidi"/>
          <w:b w:val="0"/>
          <w:iCs w:val="0"/>
        </w:rPr>
        <w:commentReference w:id="278"/>
      </w:r>
    </w:p>
    <w:p w14:paraId="2E9261EB" w14:textId="2C1A7946" w:rsidR="00E87F56" w:rsidRDefault="00E87F56" w:rsidP="003F1708">
      <w:pPr>
        <w:rPr>
          <w:ins w:id="279" w:author="Eugene CHEONG from.TOPPAN (MAS)" w:date="2025-12-22T11:09:00Z" w16du:dateUtc="2025-12-22T03:09:00Z"/>
        </w:rPr>
      </w:pPr>
      <w:ins w:id="280" w:author="Eugene CHEONG from.TOPPAN (MAS)" w:date="2025-12-22T11:09:00Z" w16du:dateUtc="2025-12-22T03:09:00Z">
        <w:r>
          <w:t xml:space="preserve">The </w:t>
        </w:r>
      </w:ins>
      <w:ins w:id="281" w:author="Eugene CHEONG from.TOPPAN (MAS)" w:date="2025-12-22T11:10:00Z" w16du:dateUtc="2025-12-22T03:10:00Z">
        <w:r>
          <w:t xml:space="preserve">Submission History section </w:t>
        </w:r>
      </w:ins>
      <w:ins w:id="282" w:author="Eugene CHEONG from.TOPPAN (MAS)" w:date="2025-12-22T11:11:00Z" w16du:dateUtc="2025-12-22T03:11:00Z">
        <w:del w:id="283" w:author="Han Xie CHAI (MAS)" w:date="2025-12-31T10:03:00Z" w16du:dateUtc="2025-12-31T02:03:00Z">
          <w:r w:rsidDel="00704451">
            <w:delText>will be</w:delText>
          </w:r>
        </w:del>
      </w:ins>
      <w:ins w:id="284" w:author="Han Xie CHAI (MAS)" w:date="2025-12-31T10:03:00Z" w16du:dateUtc="2025-12-31T02:03:00Z">
        <w:r w:rsidR="00704451">
          <w:t>is</w:t>
        </w:r>
      </w:ins>
      <w:ins w:id="285" w:author="Eugene CHEONG from.TOPPAN (MAS)" w:date="2025-12-22T11:11:00Z" w16du:dateUtc="2025-12-22T03:11:00Z">
        <w:r>
          <w:t xml:space="preserve"> shown if the </w:t>
        </w:r>
      </w:ins>
      <w:ins w:id="286" w:author="Eugene CHEONG from.TOPPAN (MAS)" w:date="2025-12-22T11:17:00Z" w16du:dateUtc="2025-12-22T03:17:00Z">
        <w:r>
          <w:t>status of the issuance calendar is “Draft”, “Pending Approval”, “Pending Publication”, “Published”, or “Rejected”.</w:t>
        </w:r>
      </w:ins>
    </w:p>
    <w:p w14:paraId="45EEB36E" w14:textId="79D9AB6D" w:rsidR="005A70A9" w:rsidRPr="00474AFC" w:rsidRDefault="005A70A9" w:rsidP="003F1708">
      <w:r>
        <w:t xml:space="preserve">Refer to </w:t>
      </w:r>
      <w:r w:rsidRPr="00C96648">
        <w:rPr>
          <w:i/>
          <w:iCs/>
        </w:rPr>
        <w:t>MAS_OMEGA – Functional Specifications Document (Common Functions)</w:t>
      </w:r>
      <w:r w:rsidR="00A721A9">
        <w:rPr>
          <w:i/>
          <w:iCs/>
        </w:rPr>
        <w:t>.docx</w:t>
      </w:r>
      <w:r>
        <w:t xml:space="preserve"> for the screen elements used and its functionalities.</w:t>
      </w:r>
    </w:p>
    <w:p w14:paraId="1CD83016" w14:textId="24E8ED0E" w:rsidR="00F70B95" w:rsidRDefault="00474AFC" w:rsidP="006162CB">
      <w:pPr>
        <w:pStyle w:val="Heading4"/>
        <w:rPr>
          <w:ins w:id="287" w:author="Eugene CHEONG from.TOPPAN (MAS)" w:date="2025-12-22T10:04:00Z" w16du:dateUtc="2025-12-22T02:04:00Z"/>
        </w:rPr>
      </w:pPr>
      <w:bookmarkStart w:id="288" w:name="_Ref215603620"/>
      <w:commentRangeStart w:id="289"/>
      <w:commentRangeStart w:id="290"/>
      <w:commentRangeStart w:id="291"/>
      <w:commentRangeStart w:id="292"/>
      <w:commentRangeStart w:id="293"/>
      <w:r>
        <w:t>Data Table (Auctions</w:t>
      </w:r>
      <w:r w:rsidR="00F20C55">
        <w:t>/Allotment</w:t>
      </w:r>
      <w:r>
        <w:t>)</w:t>
      </w:r>
      <w:bookmarkEnd w:id="288"/>
      <w:commentRangeEnd w:id="289"/>
      <w:r w:rsidR="006830CD">
        <w:rPr>
          <w:rStyle w:val="CommentReference"/>
          <w:rFonts w:eastAsiaTheme="minorHAnsi" w:cstheme="minorBidi"/>
          <w:b w:val="0"/>
          <w:iCs w:val="0"/>
        </w:rPr>
        <w:commentReference w:id="289"/>
      </w:r>
      <w:commentRangeEnd w:id="290"/>
      <w:r w:rsidR="002B0677">
        <w:rPr>
          <w:rStyle w:val="CommentReference"/>
          <w:rFonts w:eastAsiaTheme="minorHAnsi" w:cstheme="minorBidi"/>
          <w:b w:val="0"/>
          <w:iCs w:val="0"/>
        </w:rPr>
        <w:commentReference w:id="290"/>
      </w:r>
      <w:commentRangeEnd w:id="291"/>
      <w:r w:rsidR="00551F99">
        <w:rPr>
          <w:rStyle w:val="CommentReference"/>
          <w:rFonts w:eastAsiaTheme="minorHAnsi" w:cstheme="minorBidi"/>
          <w:b w:val="0"/>
          <w:iCs w:val="0"/>
        </w:rPr>
        <w:commentReference w:id="291"/>
      </w:r>
      <w:commentRangeEnd w:id="292"/>
      <w:r w:rsidR="00433B72">
        <w:rPr>
          <w:rStyle w:val="CommentReference"/>
          <w:rFonts w:eastAsiaTheme="minorHAnsi" w:cstheme="minorBidi"/>
          <w:b w:val="0"/>
          <w:iCs w:val="0"/>
        </w:rPr>
        <w:commentReference w:id="292"/>
      </w:r>
      <w:commentRangeEnd w:id="293"/>
      <w:r w:rsidR="00305C96">
        <w:rPr>
          <w:rStyle w:val="CommentReference"/>
          <w:rFonts w:eastAsiaTheme="minorHAnsi" w:cstheme="minorBidi"/>
          <w:b w:val="0"/>
          <w:iCs w:val="0"/>
        </w:rPr>
        <w:commentReference w:id="293"/>
      </w:r>
    </w:p>
    <w:p w14:paraId="061D7C8A" w14:textId="53567047" w:rsidR="00D16D29" w:rsidRPr="00DB4A8A" w:rsidRDefault="00DB4A8A" w:rsidP="007D79BD">
      <w:pPr>
        <w:rPr>
          <w:ins w:id="294" w:author="Han Xie CHAI (MAS)" w:date="2026-01-08T11:51:00Z" w16du:dateUtc="2026-01-08T03:51:00Z"/>
        </w:rPr>
      </w:pPr>
      <w:ins w:id="295" w:author="Eugene CHEONG from.TOPPAN (MAS)" w:date="2025-12-22T10:04:00Z" w16du:dateUtc="2025-12-22T02:04:00Z">
        <w:r w:rsidRPr="007D79BD">
          <w:rPr>
            <w:b/>
            <w:bCs/>
          </w:rPr>
          <w:t>Empty Values in Date Fields</w:t>
        </w:r>
        <w:r>
          <w:t xml:space="preserve">: For all fields which are Date Pickers (when editing), </w:t>
        </w:r>
      </w:ins>
      <w:ins w:id="296" w:author="Eugene CHEONG from.TOPPAN (MAS)" w:date="2025-12-22T10:05:00Z" w16du:dateUtc="2025-12-22T02:05:00Z">
        <w:r>
          <w:t>display as “TBA” when viewing</w:t>
        </w:r>
      </w:ins>
      <w:ins w:id="297" w:author="Han Xie CHAI (MAS)" w:date="2026-01-08T11:02:00Z" w16du:dateUtc="2026-01-08T03:02:00Z">
        <w:r w:rsidR="00D16D29">
          <w:t xml:space="preserve"> and subsequently for Checker/MAS Website</w:t>
        </w:r>
      </w:ins>
      <w:ins w:id="298" w:author="Eugene CHEONG from.TOPPAN (MAS)" w:date="2025-12-22T10:05:00Z" w16du:dateUtc="2025-12-22T02:05:00Z">
        <w:r>
          <w:t xml:space="preserve"> if the date field</w:t>
        </w:r>
        <w:del w:id="299" w:author="Han Xie CHAI (MAS)" w:date="2025-12-31T10:03:00Z" w16du:dateUtc="2025-12-31T02:03:00Z">
          <w:r w:rsidDel="00704451">
            <w:delText>s</w:delText>
          </w:r>
        </w:del>
        <w:r>
          <w:t xml:space="preserve"> </w:t>
        </w:r>
      </w:ins>
      <w:ins w:id="300" w:author="Han Xie CHAI (MAS)" w:date="2025-12-31T10:03:00Z" w16du:dateUtc="2025-12-31T02:03:00Z">
        <w:r w:rsidR="00704451">
          <w:t>is</w:t>
        </w:r>
      </w:ins>
      <w:ins w:id="301" w:author="Eugene CHEONG from.TOPPAN (MAS)" w:date="2025-12-22T10:05:00Z" w16du:dateUtc="2025-12-22T02:05:00Z">
        <w:del w:id="302" w:author="Han Xie CHAI (MAS)" w:date="2025-12-31T10:03:00Z" w16du:dateUtc="2025-12-31T02:03:00Z">
          <w:r w:rsidDel="00704451">
            <w:delText>are</w:delText>
          </w:r>
        </w:del>
        <w:r>
          <w:t xml:space="preserve"> left empty.</w:t>
        </w:r>
      </w:ins>
    </w:p>
    <w:p w14:paraId="3C2E5CC4" w14:textId="46D78259" w:rsidR="00A4085B" w:rsidRPr="00DB4A8A" w:rsidRDefault="00A4085B" w:rsidP="007D79BD">
      <w:ins w:id="303" w:author="Han Xie CHAI (MAS)" w:date="2026-01-08T11:51:00Z" w16du:dateUtc="2026-01-08T03:51:00Z">
        <w:r>
          <w:t>A label is shown above the Data Table: “E</w:t>
        </w:r>
        <w:r w:rsidRPr="00D16D29">
          <w:t xml:space="preserve">mpty </w:t>
        </w:r>
        <w:r>
          <w:t xml:space="preserve">date </w:t>
        </w:r>
        <w:r w:rsidRPr="00D16D29">
          <w:t xml:space="preserve">fields will be reflected as TBA for </w:t>
        </w:r>
        <w:r>
          <w:t xml:space="preserve">the </w:t>
        </w:r>
        <w:r w:rsidRPr="00D16D29">
          <w:t>Checker and MAS website</w:t>
        </w:r>
        <w:r>
          <w:t>.”.</w:t>
        </w:r>
      </w:ins>
    </w:p>
    <w:tbl>
      <w:tblPr>
        <w:tblStyle w:val="TableGrid"/>
        <w:tblW w:w="0" w:type="auto"/>
        <w:tblLook w:val="04A0" w:firstRow="1" w:lastRow="0" w:firstColumn="1" w:lastColumn="0" w:noHBand="0" w:noVBand="1"/>
      </w:tblPr>
      <w:tblGrid>
        <w:gridCol w:w="509"/>
        <w:gridCol w:w="2792"/>
        <w:gridCol w:w="1261"/>
        <w:gridCol w:w="2417"/>
        <w:gridCol w:w="3811"/>
      </w:tblGrid>
      <w:tr w:rsidR="00F70B95" w:rsidRPr="007C7C7F" w14:paraId="708A21A4" w14:textId="77777777" w:rsidTr="007C6BBB">
        <w:tc>
          <w:tcPr>
            <w:tcW w:w="562" w:type="dxa"/>
            <w:shd w:val="clear" w:color="auto" w:fill="E7E6E6" w:themeFill="background2"/>
          </w:tcPr>
          <w:p w14:paraId="2CB989FE" w14:textId="77777777" w:rsidR="00F70B95" w:rsidRPr="007D7B67" w:rsidRDefault="00F70B95" w:rsidP="007C6BBB">
            <w:pPr>
              <w:pStyle w:val="NoSpacing"/>
              <w:jc w:val="center"/>
              <w:rPr>
                <w:b/>
                <w:bCs/>
              </w:rPr>
            </w:pPr>
            <w:r w:rsidRPr="007D7B67">
              <w:rPr>
                <w:rFonts w:cstheme="minorHAnsi"/>
                <w:b/>
                <w:bCs/>
              </w:rPr>
              <w:t>S/N</w:t>
            </w:r>
          </w:p>
        </w:tc>
        <w:tc>
          <w:tcPr>
            <w:tcW w:w="2248" w:type="dxa"/>
            <w:shd w:val="clear" w:color="auto" w:fill="E7E6E6" w:themeFill="background2"/>
          </w:tcPr>
          <w:p w14:paraId="64EFB27B" w14:textId="77777777" w:rsidR="00F70B95" w:rsidRPr="007D7B67" w:rsidRDefault="00F70B95" w:rsidP="007C6BBB">
            <w:pPr>
              <w:pStyle w:val="NoSpacing"/>
              <w:jc w:val="center"/>
              <w:rPr>
                <w:b/>
                <w:bCs/>
              </w:rPr>
            </w:pPr>
            <w:r w:rsidRPr="007D7B67">
              <w:rPr>
                <w:rFonts w:cstheme="minorHAnsi"/>
                <w:b/>
                <w:bCs/>
              </w:rPr>
              <w:t>Name</w:t>
            </w:r>
          </w:p>
        </w:tc>
        <w:tc>
          <w:tcPr>
            <w:tcW w:w="1701" w:type="dxa"/>
            <w:shd w:val="clear" w:color="auto" w:fill="E7E6E6" w:themeFill="background2"/>
          </w:tcPr>
          <w:p w14:paraId="5A9F1763" w14:textId="77777777" w:rsidR="00F70B95" w:rsidRPr="007D7B67" w:rsidRDefault="00F70B95" w:rsidP="007C6BBB">
            <w:pPr>
              <w:pStyle w:val="TableHeading"/>
              <w:jc w:val="center"/>
              <w:rPr>
                <w:rFonts w:asciiTheme="minorHAnsi" w:hAnsiTheme="minorHAnsi" w:cstheme="minorHAnsi"/>
                <w:bCs/>
              </w:rPr>
            </w:pPr>
            <w:r w:rsidRPr="007D7B67">
              <w:rPr>
                <w:rFonts w:asciiTheme="minorHAnsi" w:hAnsiTheme="minorHAnsi" w:cstheme="minorHAnsi"/>
                <w:bCs/>
              </w:rPr>
              <w:t>Type</w:t>
            </w:r>
          </w:p>
          <w:p w14:paraId="245110BA" w14:textId="77777777" w:rsidR="00F70B95" w:rsidRPr="007D7B67" w:rsidRDefault="00F70B95" w:rsidP="007C6BBB">
            <w:pPr>
              <w:pStyle w:val="NoSpacing"/>
              <w:jc w:val="center"/>
              <w:rPr>
                <w:b/>
                <w:bCs/>
              </w:rPr>
            </w:pPr>
            <w:r w:rsidRPr="007D7B67">
              <w:rPr>
                <w:rFonts w:cstheme="minorHAnsi"/>
                <w:b/>
                <w:bCs/>
              </w:rPr>
              <w:t>(Max Length)</w:t>
            </w:r>
          </w:p>
        </w:tc>
        <w:tc>
          <w:tcPr>
            <w:tcW w:w="2147" w:type="dxa"/>
            <w:shd w:val="clear" w:color="auto" w:fill="E7E6E6" w:themeFill="background2"/>
          </w:tcPr>
          <w:p w14:paraId="54FB684A" w14:textId="77777777" w:rsidR="00F70B95" w:rsidRPr="007D7B67" w:rsidRDefault="00F70B95" w:rsidP="007C6BBB">
            <w:pPr>
              <w:pStyle w:val="NoSpacing"/>
              <w:jc w:val="center"/>
              <w:rPr>
                <w:b/>
                <w:bCs/>
              </w:rPr>
            </w:pPr>
            <w:r w:rsidRPr="007D7B67">
              <w:rPr>
                <w:rFonts w:cstheme="minorHAnsi"/>
                <w:b/>
                <w:bCs/>
              </w:rPr>
              <w:t>Validation Rules</w:t>
            </w:r>
          </w:p>
        </w:tc>
        <w:tc>
          <w:tcPr>
            <w:tcW w:w="3685" w:type="dxa"/>
            <w:shd w:val="clear" w:color="auto" w:fill="E7E6E6" w:themeFill="background2"/>
          </w:tcPr>
          <w:p w14:paraId="4BDCCBFA" w14:textId="77777777" w:rsidR="00F70B95" w:rsidRPr="007D7B67" w:rsidRDefault="00F70B95" w:rsidP="007C6BBB">
            <w:pPr>
              <w:pStyle w:val="NoSpacing"/>
              <w:jc w:val="center"/>
              <w:rPr>
                <w:rFonts w:cstheme="minorHAnsi"/>
                <w:b/>
                <w:bCs/>
              </w:rPr>
            </w:pPr>
            <w:r>
              <w:rPr>
                <w:rFonts w:cstheme="minorHAnsi"/>
                <w:b/>
                <w:bCs/>
              </w:rPr>
              <w:t>Remarks</w:t>
            </w:r>
          </w:p>
        </w:tc>
      </w:tr>
      <w:tr w:rsidR="00A66A7D" w:rsidRPr="007C7C7F" w14:paraId="66F0A0A0" w14:textId="77777777" w:rsidTr="007C6BBB">
        <w:tc>
          <w:tcPr>
            <w:tcW w:w="562" w:type="dxa"/>
          </w:tcPr>
          <w:p w14:paraId="7E397906" w14:textId="77777777" w:rsidR="00A66A7D" w:rsidRPr="007C7C7F" w:rsidRDefault="00A66A7D" w:rsidP="00A66A7D">
            <w:pPr>
              <w:pStyle w:val="NoSpacing"/>
            </w:pPr>
            <w:r>
              <w:rPr>
                <w:rFonts w:cstheme="minorHAnsi"/>
              </w:rPr>
              <w:t>1</w:t>
            </w:r>
          </w:p>
        </w:tc>
        <w:tc>
          <w:tcPr>
            <w:tcW w:w="2248" w:type="dxa"/>
          </w:tcPr>
          <w:p w14:paraId="7DE4E379" w14:textId="3378DB4E" w:rsidR="00A66A7D" w:rsidRPr="007C7C7F" w:rsidRDefault="00A66A7D" w:rsidP="00144A3B">
            <w:pPr>
              <w:pStyle w:val="NoSpacing"/>
            </w:pPr>
            <w:r w:rsidRPr="002923FD">
              <w:t xml:space="preserve">Announcement </w:t>
            </w:r>
            <w:r>
              <w:t>d</w:t>
            </w:r>
            <w:r w:rsidRPr="002923FD">
              <w:t>ate</w:t>
            </w:r>
          </w:p>
        </w:tc>
        <w:tc>
          <w:tcPr>
            <w:tcW w:w="1701" w:type="dxa"/>
          </w:tcPr>
          <w:p w14:paraId="3E8215BB" w14:textId="77777777" w:rsidR="00A66A7D" w:rsidRPr="002923FD" w:rsidRDefault="00A66A7D" w:rsidP="00144A3B">
            <w:pPr>
              <w:pStyle w:val="NoSpacing"/>
            </w:pPr>
            <w:r w:rsidRPr="002923FD">
              <w:t>Date Picker (when editing)</w:t>
            </w:r>
          </w:p>
          <w:p w14:paraId="50F78261" w14:textId="1F886AF9" w:rsidR="00A66A7D" w:rsidRPr="00901608" w:rsidRDefault="00A66A7D" w:rsidP="00144A3B">
            <w:pPr>
              <w:pStyle w:val="NoSpacing"/>
            </w:pPr>
            <w:r w:rsidRPr="002923FD">
              <w:t>Label (when viewing)</w:t>
            </w:r>
          </w:p>
        </w:tc>
        <w:tc>
          <w:tcPr>
            <w:tcW w:w="2147" w:type="dxa"/>
          </w:tcPr>
          <w:p w14:paraId="30AFCBB3" w14:textId="77777777" w:rsidR="00C84922" w:rsidRPr="00D95647" w:rsidRDefault="00C84922" w:rsidP="00144A3B">
            <w:pPr>
              <w:pStyle w:val="NoSpacing"/>
              <w:rPr>
                <w:u w:val="single"/>
              </w:rPr>
            </w:pPr>
            <w:r w:rsidRPr="00D95647">
              <w:rPr>
                <w:u w:val="single"/>
              </w:rPr>
              <w:t>Hard Validations:</w:t>
            </w:r>
          </w:p>
          <w:p w14:paraId="63265ADB" w14:textId="061D5105" w:rsidR="00C84922" w:rsidRDefault="00C84922" w:rsidP="00144A3B">
            <w:pPr>
              <w:pStyle w:val="NoSpacing"/>
            </w:pPr>
            <w:r>
              <w:t>- Required field.</w:t>
            </w:r>
          </w:p>
          <w:p w14:paraId="517872AD" w14:textId="7212984D" w:rsidR="00C84922" w:rsidRDefault="00C84922" w:rsidP="00144A3B">
            <w:pPr>
              <w:pStyle w:val="NoSpacing"/>
            </w:pPr>
            <w:r>
              <w:t xml:space="preserve">- Must be </w:t>
            </w:r>
            <w:r w:rsidR="00527497">
              <w:t xml:space="preserve">on or </w:t>
            </w:r>
            <w:r>
              <w:t>before</w:t>
            </w:r>
            <w:r w:rsidR="00527497">
              <w:t xml:space="preserve"> A</w:t>
            </w:r>
            <w:r>
              <w:t>uction</w:t>
            </w:r>
            <w:r w:rsidR="00527497">
              <w:t xml:space="preserve"> </w:t>
            </w:r>
            <w:r w:rsidR="006F08BC">
              <w:t>/Allotment date</w:t>
            </w:r>
            <w:r>
              <w:t>.</w:t>
            </w:r>
          </w:p>
          <w:p w14:paraId="14D43F00" w14:textId="77777777" w:rsidR="00C84922" w:rsidRDefault="00C84922" w:rsidP="00144A3B">
            <w:pPr>
              <w:pStyle w:val="NoSpacing"/>
            </w:pPr>
          </w:p>
          <w:p w14:paraId="2D81A8E9" w14:textId="77777777" w:rsidR="00C84922" w:rsidRPr="00D95647" w:rsidRDefault="00C84922" w:rsidP="00144A3B">
            <w:pPr>
              <w:pStyle w:val="NoSpacing"/>
              <w:rPr>
                <w:u w:val="single"/>
              </w:rPr>
            </w:pPr>
            <w:r w:rsidRPr="00D95647">
              <w:rPr>
                <w:u w:val="single"/>
              </w:rPr>
              <w:t>Soft Validations:</w:t>
            </w:r>
          </w:p>
          <w:p w14:paraId="6239B82D" w14:textId="78899F78" w:rsidR="00C84922" w:rsidRDefault="00C84922" w:rsidP="00144A3B">
            <w:pPr>
              <w:pStyle w:val="NoSpacing"/>
            </w:pPr>
            <w:r>
              <w:t>- Non-SSBs: Should be {X} business days before Issue date.</w:t>
            </w:r>
          </w:p>
          <w:p w14:paraId="5B5B85C4" w14:textId="7D2603E6" w:rsidR="00C84922" w:rsidRDefault="00C84922" w:rsidP="00144A3B">
            <w:pPr>
              <w:pStyle w:val="NoSpacing"/>
            </w:pPr>
            <w:r>
              <w:t xml:space="preserve">- SSBs: Should be the </w:t>
            </w:r>
            <w:r w:rsidR="00144A3B">
              <w:t>1</w:t>
            </w:r>
            <w:r w:rsidR="00144A3B" w:rsidRPr="00144A3B">
              <w:rPr>
                <w:vertAlign w:val="superscript"/>
              </w:rPr>
              <w:t>st</w:t>
            </w:r>
            <w:r w:rsidR="00144A3B">
              <w:t xml:space="preserve"> </w:t>
            </w:r>
            <w:r>
              <w:t>business day of the previous month</w:t>
            </w:r>
            <w:ins w:id="304" w:author="Jasmine WL TEO (MAS)" w:date="2026-01-05T17:33:00Z" w16du:dateUtc="2026-01-05T09:33:00Z">
              <w:r w:rsidR="00116A4E">
                <w:t xml:space="preserve"> </w:t>
              </w:r>
            </w:ins>
            <w:ins w:id="305" w:author="Jasmine WL TEO (MAS)" w:date="2026-01-05T17:39:00Z" w16du:dateUtc="2026-01-05T09:39:00Z">
              <w:r w:rsidR="00116A4E">
                <w:t>from Issue date</w:t>
              </w:r>
            </w:ins>
            <w:r>
              <w:t>.</w:t>
            </w:r>
          </w:p>
          <w:p w14:paraId="0CA4F01A" w14:textId="475C131B" w:rsidR="00A66A7D" w:rsidRDefault="00C84922" w:rsidP="00144A3B">
            <w:pPr>
              <w:pStyle w:val="NoSpacing"/>
            </w:pPr>
            <w:r>
              <w:t xml:space="preserve">- </w:t>
            </w:r>
            <w:commentRangeStart w:id="306"/>
            <w:r>
              <w:t>MAS Bills: Should follow the Announcement date of other tenors issued on the same week.</w:t>
            </w:r>
            <w:commentRangeEnd w:id="306"/>
            <w:r w:rsidR="00687029">
              <w:rPr>
                <w:rStyle w:val="CommentReference"/>
              </w:rPr>
              <w:commentReference w:id="306"/>
            </w:r>
          </w:p>
          <w:p w14:paraId="4251B2F5" w14:textId="41FB3442" w:rsidR="00B063BC" w:rsidRPr="00901608" w:rsidRDefault="00B063BC" w:rsidP="00144A3B">
            <w:pPr>
              <w:pStyle w:val="NoSpacing"/>
            </w:pPr>
            <w:r>
              <w:t xml:space="preserve">- </w:t>
            </w:r>
            <w:commentRangeStart w:id="307"/>
            <w:commentRangeStart w:id="308"/>
            <w:r w:rsidR="00303AC9">
              <w:t xml:space="preserve">Should </w:t>
            </w:r>
            <w:r>
              <w:t>be a business day</w:t>
            </w:r>
            <w:ins w:id="309" w:author="Akila BALAKRISHNAN from.OPTIMUM (MAS)" w:date="2025-12-29T18:32:00Z" w16du:dateUtc="2025-12-29T10:32:00Z">
              <w:r w:rsidR="00473690">
                <w:t>.</w:t>
              </w:r>
            </w:ins>
            <w:commentRangeEnd w:id="307"/>
            <w:r w:rsidR="00721295">
              <w:rPr>
                <w:rStyle w:val="CommentReference"/>
              </w:rPr>
              <w:commentReference w:id="307"/>
            </w:r>
            <w:commentRangeEnd w:id="308"/>
            <w:r w:rsidR="0040091A">
              <w:rPr>
                <w:rStyle w:val="CommentReference"/>
              </w:rPr>
              <w:commentReference w:id="308"/>
            </w:r>
          </w:p>
        </w:tc>
        <w:tc>
          <w:tcPr>
            <w:tcW w:w="3685" w:type="dxa"/>
          </w:tcPr>
          <w:p w14:paraId="5E9FFDC4" w14:textId="21CC1A90" w:rsidR="00305C96" w:rsidRPr="00BA583B" w:rsidRDefault="00305C96" w:rsidP="00305C96">
            <w:pPr>
              <w:pStyle w:val="NoSpacing"/>
              <w:rPr>
                <w:ins w:id="310" w:author="Han Xie CHAI (MAS)" w:date="2026-01-12T16:03:00Z" w16du:dateUtc="2026-01-12T08:03:00Z"/>
              </w:rPr>
            </w:pPr>
            <w:commentRangeStart w:id="311"/>
            <w:commentRangeStart w:id="312"/>
            <w:ins w:id="313" w:author="Han Xie CHAI (MAS)" w:date="2026-01-12T16:03:00Z" w16du:dateUtc="2026-01-12T08:03:00Z">
              <w:r w:rsidRPr="00BA583B">
                <w:t xml:space="preserve">{X} is </w:t>
              </w:r>
              <w:r>
                <w:t>the value of the “</w:t>
              </w:r>
              <w:r>
                <w:t>Announcement</w:t>
              </w:r>
              <w:r>
                <w:t xml:space="preserve"> day (T-X business days)”</w:t>
              </w:r>
              <w:r w:rsidRPr="00BA583B">
                <w:t xml:space="preserve"> parameter </w:t>
              </w:r>
              <w:r>
                <w:t>for the following</w:t>
              </w:r>
              <w:r w:rsidRPr="00BA583B">
                <w:t xml:space="preserve"> security type</w:t>
              </w:r>
              <w:r>
                <w:t>s</w:t>
              </w:r>
              <w:r w:rsidRPr="00BA583B">
                <w:t>:</w:t>
              </w:r>
              <w:r>
                <w:t xml:space="preserve"> </w:t>
              </w:r>
            </w:ins>
          </w:p>
          <w:p w14:paraId="3AD73AC5" w14:textId="77777777" w:rsidR="00305C96" w:rsidRPr="00BA583B" w:rsidRDefault="00305C96" w:rsidP="00305C96">
            <w:pPr>
              <w:pStyle w:val="NoSpacing"/>
              <w:rPr>
                <w:ins w:id="314" w:author="Han Xie CHAI (MAS)" w:date="2026-01-12T16:03:00Z" w16du:dateUtc="2026-01-12T08:03:00Z"/>
              </w:rPr>
            </w:pPr>
            <w:ins w:id="315" w:author="Han Xie CHAI (MAS)" w:date="2026-01-12T16:03:00Z" w16du:dateUtc="2026-01-12T08:03:00Z">
              <w:r w:rsidRPr="00BA583B">
                <w:t>•</w:t>
              </w:r>
              <w:r w:rsidRPr="00BA583B">
                <w:tab/>
                <w:t>SGS Bonds</w:t>
              </w:r>
            </w:ins>
          </w:p>
          <w:p w14:paraId="6DF666FD" w14:textId="77777777" w:rsidR="00305C96" w:rsidRPr="00BA583B" w:rsidRDefault="00305C96" w:rsidP="00305C96">
            <w:pPr>
              <w:pStyle w:val="NoSpacing"/>
              <w:rPr>
                <w:ins w:id="316" w:author="Han Xie CHAI (MAS)" w:date="2026-01-12T16:03:00Z" w16du:dateUtc="2026-01-12T08:03:00Z"/>
              </w:rPr>
            </w:pPr>
            <w:ins w:id="317" w:author="Han Xie CHAI (MAS)" w:date="2026-01-12T16:03:00Z" w16du:dateUtc="2026-01-12T08:03:00Z">
              <w:r w:rsidRPr="00BA583B">
                <w:t>•</w:t>
              </w:r>
              <w:r w:rsidRPr="00BA583B">
                <w:tab/>
                <w:t>T-Bills</w:t>
              </w:r>
            </w:ins>
          </w:p>
          <w:p w14:paraId="20D9E66E" w14:textId="77777777" w:rsidR="00305C96" w:rsidRDefault="00305C96" w:rsidP="00305C96">
            <w:pPr>
              <w:pStyle w:val="NoSpacing"/>
              <w:rPr>
                <w:ins w:id="318" w:author="Han Xie CHAI (MAS)" w:date="2026-01-12T16:03:00Z" w16du:dateUtc="2026-01-12T08:03:00Z"/>
              </w:rPr>
            </w:pPr>
            <w:ins w:id="319" w:author="Han Xie CHAI (MAS)" w:date="2026-01-12T16:03:00Z" w16du:dateUtc="2026-01-12T08:03:00Z">
              <w:r w:rsidRPr="00BA583B">
                <w:t>•</w:t>
              </w:r>
              <w:r w:rsidRPr="00BA583B">
                <w:tab/>
                <w:t>MAS Bills</w:t>
              </w:r>
              <w:commentRangeEnd w:id="311"/>
              <w:r>
                <w:rPr>
                  <w:rStyle w:val="CommentReference"/>
                </w:rPr>
                <w:commentReference w:id="311"/>
              </w:r>
              <w:commentRangeEnd w:id="312"/>
              <w:r>
                <w:rPr>
                  <w:rStyle w:val="CommentReference"/>
                </w:rPr>
                <w:commentReference w:id="312"/>
              </w:r>
            </w:ins>
          </w:p>
          <w:p w14:paraId="6269E0CD" w14:textId="77777777" w:rsidR="00305C96" w:rsidRDefault="00305C96" w:rsidP="00305C96">
            <w:pPr>
              <w:pStyle w:val="NoSpacing"/>
              <w:rPr>
                <w:ins w:id="320" w:author="Han Xie CHAI (MAS)" w:date="2026-01-12T16:03:00Z" w16du:dateUtc="2026-01-12T08:03:00Z"/>
              </w:rPr>
            </w:pPr>
            <w:ins w:id="321" w:author="Han Xie CHAI (MAS)" w:date="2026-01-12T16:03:00Z" w16du:dateUtc="2026-01-12T08:03:00Z">
              <w:r w:rsidRPr="00BA583B">
                <w:t>•</w:t>
              </w:r>
              <w:r w:rsidRPr="00BA583B">
                <w:tab/>
              </w:r>
              <w:r>
                <w:t>SSB</w:t>
              </w:r>
            </w:ins>
          </w:p>
          <w:p w14:paraId="197FD54D" w14:textId="690E24A0" w:rsidR="00144A3B" w:rsidRPr="002923FD" w:rsidDel="00305C96" w:rsidRDefault="00144A3B" w:rsidP="00144A3B">
            <w:pPr>
              <w:pStyle w:val="NoSpacing"/>
              <w:rPr>
                <w:del w:id="322" w:author="Han Xie CHAI (MAS)" w:date="2026-01-12T16:03:00Z" w16du:dateUtc="2026-01-12T08:03:00Z"/>
                <w:rFonts w:cstheme="minorHAnsi"/>
              </w:rPr>
            </w:pPr>
            <w:commentRangeStart w:id="323"/>
            <w:del w:id="324" w:author="Han Xie CHAI (MAS)" w:date="2026-01-12T16:03:00Z" w16du:dateUtc="2026-01-12T08:03:00Z">
              <w:r w:rsidRPr="002923FD" w:rsidDel="00305C96">
                <w:rPr>
                  <w:rFonts w:cstheme="minorHAnsi"/>
                </w:rPr>
                <w:delText xml:space="preserve">{X} </w:delText>
              </w:r>
              <w:r w:rsidR="00031650" w:rsidDel="00305C96">
                <w:rPr>
                  <w:rFonts w:cstheme="minorHAnsi"/>
                </w:rPr>
                <w:delText xml:space="preserve">is a configurable parameter that </w:delText>
              </w:r>
              <w:r w:rsidRPr="002923FD" w:rsidDel="00305C96">
                <w:rPr>
                  <w:rFonts w:cstheme="minorHAnsi"/>
                </w:rPr>
                <w:delText>varies depending on security type</w:delText>
              </w:r>
              <w:r w:rsidR="00031650" w:rsidDel="00305C96">
                <w:rPr>
                  <w:rFonts w:cstheme="minorHAnsi"/>
                </w:rPr>
                <w:delText xml:space="preserve"> and tenor</w:delText>
              </w:r>
            </w:del>
            <w:del w:id="325" w:author="Han Xie CHAI (MAS)" w:date="2025-12-31T10:05:00Z" w16du:dateUtc="2025-12-31T02:05:00Z">
              <w:r w:rsidRPr="002923FD" w:rsidDel="00704451">
                <w:rPr>
                  <w:rFonts w:cstheme="minorHAnsi"/>
                </w:rPr>
                <w:delText>:</w:delText>
              </w:r>
            </w:del>
            <w:commentRangeEnd w:id="323"/>
            <w:del w:id="326" w:author="Han Xie CHAI (MAS)" w:date="2026-01-12T16:03:00Z" w16du:dateUtc="2026-01-12T08:03:00Z">
              <w:r w:rsidR="00704451" w:rsidDel="00305C96">
                <w:rPr>
                  <w:rStyle w:val="CommentReference"/>
                </w:rPr>
                <w:commentReference w:id="323"/>
              </w:r>
            </w:del>
          </w:p>
          <w:p w14:paraId="0BF18E05" w14:textId="60F4EEFC" w:rsidR="00C84922" w:rsidDel="00704451" w:rsidRDefault="00C84922" w:rsidP="00380D00">
            <w:pPr>
              <w:pStyle w:val="ListParagraph"/>
              <w:rPr>
                <w:del w:id="327" w:author="Han Xie CHAI (MAS)" w:date="2025-12-31T10:05:00Z" w16du:dateUtc="2025-12-31T02:05:00Z"/>
              </w:rPr>
            </w:pPr>
            <w:del w:id="328" w:author="Han Xie CHAI (MAS)" w:date="2025-12-31T10:05:00Z" w16du:dateUtc="2025-12-31T02:05:00Z">
              <w:r w:rsidDel="00704451">
                <w:delText>SGS Bonds: 7</w:delText>
              </w:r>
            </w:del>
          </w:p>
          <w:p w14:paraId="4CE20E76" w14:textId="08836F9A" w:rsidR="00C84922" w:rsidDel="00704451" w:rsidRDefault="00C84922" w:rsidP="00380D00">
            <w:pPr>
              <w:pStyle w:val="ListParagraph"/>
              <w:rPr>
                <w:del w:id="329" w:author="Han Xie CHAI (MAS)" w:date="2025-12-31T10:05:00Z" w16du:dateUtc="2025-12-31T02:05:00Z"/>
              </w:rPr>
            </w:pPr>
            <w:del w:id="330" w:author="Han Xie CHAI (MAS)" w:date="2025-12-31T10:05:00Z" w16du:dateUtc="2025-12-31T02:05:00Z">
              <w:r w:rsidDel="00704451">
                <w:delText>T-Bills: 8</w:delText>
              </w:r>
            </w:del>
          </w:p>
          <w:p w14:paraId="1751AAFF" w14:textId="50FC2532" w:rsidR="00C84922" w:rsidDel="00704451" w:rsidRDefault="00C84922" w:rsidP="00380D00">
            <w:pPr>
              <w:pStyle w:val="ListParagraph"/>
              <w:rPr>
                <w:del w:id="331" w:author="Han Xie CHAI (MAS)" w:date="2025-12-31T10:05:00Z" w16du:dateUtc="2025-12-31T02:05:00Z"/>
              </w:rPr>
            </w:pPr>
            <w:del w:id="332" w:author="Han Xie CHAI (MAS)" w:date="2025-12-31T10:05:00Z" w16du:dateUtc="2025-12-31T02:05:00Z">
              <w:r w:rsidDel="00704451">
                <w:delText>MAS Bills (4-week and 36-week): 4</w:delText>
              </w:r>
            </w:del>
          </w:p>
          <w:p w14:paraId="1C363735" w14:textId="742BE014" w:rsidR="00C84922" w:rsidRPr="00901608" w:rsidRDefault="00C84922" w:rsidP="00380D00">
            <w:pPr>
              <w:pStyle w:val="ListParagraph"/>
            </w:pPr>
            <w:del w:id="333" w:author="Han Xie CHAI (MAS)" w:date="2025-12-31T10:05:00Z" w16du:dateUtc="2025-12-31T02:05:00Z">
              <w:r w:rsidDel="00704451">
                <w:delText>MAS Bills (12-week): 3</w:delText>
              </w:r>
            </w:del>
          </w:p>
        </w:tc>
      </w:tr>
      <w:tr w:rsidR="00C84922" w:rsidRPr="007C7C7F" w14:paraId="4B09FF13" w14:textId="77777777" w:rsidTr="007C6BBB">
        <w:tc>
          <w:tcPr>
            <w:tcW w:w="562" w:type="dxa"/>
          </w:tcPr>
          <w:p w14:paraId="384F190E" w14:textId="77777777" w:rsidR="00C84922" w:rsidRPr="007C7C7F" w:rsidRDefault="00C84922" w:rsidP="00C84922">
            <w:pPr>
              <w:pStyle w:val="NoSpacing"/>
            </w:pPr>
            <w:r>
              <w:rPr>
                <w:rFonts w:cstheme="minorHAnsi"/>
              </w:rPr>
              <w:t>2</w:t>
            </w:r>
          </w:p>
        </w:tc>
        <w:tc>
          <w:tcPr>
            <w:tcW w:w="2248" w:type="dxa"/>
          </w:tcPr>
          <w:p w14:paraId="4D80FC63" w14:textId="4FDBDCC9" w:rsidR="00C84922" w:rsidRPr="007C7C7F" w:rsidRDefault="00C84922" w:rsidP="00144A3B">
            <w:pPr>
              <w:pStyle w:val="NoSpacing"/>
            </w:pPr>
            <w:r w:rsidRPr="002923FD">
              <w:t xml:space="preserve">Auction/Allotment </w:t>
            </w:r>
            <w:r>
              <w:t>d</w:t>
            </w:r>
            <w:r w:rsidRPr="002923FD">
              <w:t>ate</w:t>
            </w:r>
          </w:p>
        </w:tc>
        <w:tc>
          <w:tcPr>
            <w:tcW w:w="1701" w:type="dxa"/>
          </w:tcPr>
          <w:p w14:paraId="40B1F126" w14:textId="77777777" w:rsidR="00C84922" w:rsidRPr="002923FD" w:rsidRDefault="00C84922" w:rsidP="00144A3B">
            <w:pPr>
              <w:pStyle w:val="NoSpacing"/>
            </w:pPr>
            <w:r w:rsidRPr="002923FD">
              <w:t>Date Picker (when editing)</w:t>
            </w:r>
          </w:p>
          <w:p w14:paraId="685F34AF" w14:textId="057D0863" w:rsidR="00C84922" w:rsidRPr="00901608" w:rsidRDefault="00C84922" w:rsidP="00144A3B">
            <w:pPr>
              <w:pStyle w:val="NoSpacing"/>
            </w:pPr>
            <w:r w:rsidRPr="002923FD">
              <w:t>Label (when viewing)</w:t>
            </w:r>
          </w:p>
        </w:tc>
        <w:tc>
          <w:tcPr>
            <w:tcW w:w="2147" w:type="dxa"/>
          </w:tcPr>
          <w:p w14:paraId="3E0BAF91" w14:textId="2862F02F" w:rsidR="00C84922" w:rsidRPr="002923FD" w:rsidRDefault="00C84922" w:rsidP="00144A3B">
            <w:pPr>
              <w:pStyle w:val="NoSpacing"/>
            </w:pPr>
            <w:r w:rsidRPr="00D95647">
              <w:rPr>
                <w:u w:val="single"/>
              </w:rPr>
              <w:t>Hard Validations:</w:t>
            </w:r>
            <w:r w:rsidRPr="002923FD">
              <w:br/>
              <w:t xml:space="preserve">- </w:t>
            </w:r>
            <w:r>
              <w:t>R</w:t>
            </w:r>
            <w:r w:rsidRPr="002923FD">
              <w:t>equired field.</w:t>
            </w:r>
            <w:r w:rsidRPr="002923FD">
              <w:br/>
            </w:r>
            <w:r w:rsidR="00E96DE6" w:rsidRPr="002923FD">
              <w:t xml:space="preserve">- </w:t>
            </w:r>
            <w:commentRangeStart w:id="334"/>
            <w:commentRangeStart w:id="335"/>
            <w:r w:rsidR="00E96DE6">
              <w:t>M</w:t>
            </w:r>
            <w:r w:rsidR="00E96DE6" w:rsidRPr="002923FD">
              <w:t xml:space="preserve">ust be </w:t>
            </w:r>
            <w:r w:rsidR="00E96DE6">
              <w:t xml:space="preserve">on or </w:t>
            </w:r>
            <w:r w:rsidR="00E96DE6" w:rsidRPr="002923FD">
              <w:t>before Issue Date.</w:t>
            </w:r>
            <w:commentRangeEnd w:id="334"/>
            <w:r w:rsidR="00E96DE6">
              <w:rPr>
                <w:rStyle w:val="CommentReference"/>
              </w:rPr>
              <w:commentReference w:id="334"/>
            </w:r>
            <w:commentRangeEnd w:id="335"/>
            <w:r w:rsidR="00E96DE6">
              <w:rPr>
                <w:rStyle w:val="CommentReference"/>
              </w:rPr>
              <w:commentReference w:id="335"/>
            </w:r>
          </w:p>
          <w:p w14:paraId="615B2185" w14:textId="77777777" w:rsidR="00C84922" w:rsidRPr="002923FD" w:rsidRDefault="00C84922" w:rsidP="00144A3B">
            <w:pPr>
              <w:pStyle w:val="NoSpacing"/>
            </w:pPr>
          </w:p>
          <w:p w14:paraId="0021CEFA" w14:textId="77777777" w:rsidR="00C84922" w:rsidRPr="00D95647" w:rsidRDefault="00C84922" w:rsidP="00144A3B">
            <w:pPr>
              <w:pStyle w:val="NoSpacing"/>
              <w:rPr>
                <w:u w:val="single"/>
              </w:rPr>
            </w:pPr>
            <w:r w:rsidRPr="00D95647">
              <w:rPr>
                <w:u w:val="single"/>
              </w:rPr>
              <w:t>Soft Validations:</w:t>
            </w:r>
          </w:p>
          <w:p w14:paraId="2C0DF043" w14:textId="0C1CCFC3" w:rsidR="00C84922" w:rsidRPr="002923FD" w:rsidRDefault="00C84922" w:rsidP="00144A3B">
            <w:pPr>
              <w:pStyle w:val="NoSpacing"/>
            </w:pPr>
            <w:r w:rsidRPr="002923FD">
              <w:t xml:space="preserve">- </w:t>
            </w:r>
            <w:r>
              <w:t>S</w:t>
            </w:r>
            <w:r w:rsidRPr="002923FD">
              <w:t xml:space="preserve">hould be {X} business days before Issue </w:t>
            </w:r>
            <w:r>
              <w:t>d</w:t>
            </w:r>
            <w:r w:rsidRPr="002923FD">
              <w:t>ate.</w:t>
            </w:r>
          </w:p>
          <w:p w14:paraId="1F8DF253" w14:textId="77777777" w:rsidR="00C84922" w:rsidRDefault="00C84922" w:rsidP="00144A3B">
            <w:pPr>
              <w:pStyle w:val="NoSpacing"/>
            </w:pPr>
            <w:r w:rsidRPr="002923FD">
              <w:t xml:space="preserve">- </w:t>
            </w:r>
            <w:r>
              <w:t>MAS Bills: Should</w:t>
            </w:r>
            <w:r w:rsidRPr="002923FD">
              <w:t xml:space="preserve"> follow the </w:t>
            </w:r>
            <w:r w:rsidRPr="002923FD">
              <w:lastRenderedPageBreak/>
              <w:t xml:space="preserve">Auction/Allotment </w:t>
            </w:r>
            <w:r>
              <w:t>d</w:t>
            </w:r>
            <w:r w:rsidRPr="002923FD">
              <w:t>ate of other tenors issued on the same week.</w:t>
            </w:r>
          </w:p>
          <w:p w14:paraId="27750BCC" w14:textId="61499D0F" w:rsidR="00B063BC" w:rsidRPr="00901608" w:rsidRDefault="00B063BC" w:rsidP="00144A3B">
            <w:pPr>
              <w:pStyle w:val="NoSpacing"/>
            </w:pPr>
            <w:r>
              <w:t xml:space="preserve">- </w:t>
            </w:r>
            <w:r w:rsidR="00303AC9">
              <w:t xml:space="preserve">Should </w:t>
            </w:r>
            <w:r>
              <w:t>be a business day</w:t>
            </w:r>
            <w:ins w:id="336" w:author="Akila BALAKRISHNAN from.OPTIMUM (MAS)" w:date="2025-12-29T18:32:00Z" w16du:dateUtc="2025-12-29T10:32:00Z">
              <w:r w:rsidR="00473690">
                <w:t>.</w:t>
              </w:r>
            </w:ins>
          </w:p>
        </w:tc>
        <w:tc>
          <w:tcPr>
            <w:tcW w:w="3685" w:type="dxa"/>
          </w:tcPr>
          <w:p w14:paraId="31AF78DD" w14:textId="77777777" w:rsidR="00C84922" w:rsidRDefault="00C84922" w:rsidP="00144A3B">
            <w:pPr>
              <w:pStyle w:val="NoSpacing"/>
            </w:pPr>
            <w:r>
              <w:lastRenderedPageBreak/>
              <w:t>W</w:t>
            </w:r>
            <w:r w:rsidRPr="002923FD">
              <w:t xml:space="preserve">ill only show “Allotment </w:t>
            </w:r>
            <w:r>
              <w:t>d</w:t>
            </w:r>
            <w:r w:rsidRPr="002923FD">
              <w:t xml:space="preserve">ate” for SSB, and “Auction </w:t>
            </w:r>
            <w:r>
              <w:t>d</w:t>
            </w:r>
            <w:r w:rsidRPr="002923FD">
              <w:t>ate” for other security types.</w:t>
            </w:r>
          </w:p>
          <w:p w14:paraId="2633B576" w14:textId="77777777" w:rsidR="00C84922" w:rsidRPr="002923FD" w:rsidRDefault="00C84922" w:rsidP="00144A3B">
            <w:pPr>
              <w:pStyle w:val="NoSpacing"/>
            </w:pPr>
          </w:p>
          <w:p w14:paraId="37C5BC63" w14:textId="77777777" w:rsidR="00305C96" w:rsidRPr="00BA583B" w:rsidRDefault="00305C96" w:rsidP="00305C96">
            <w:pPr>
              <w:pStyle w:val="NoSpacing"/>
              <w:rPr>
                <w:ins w:id="337" w:author="Han Xie CHAI (MAS)" w:date="2026-01-12T16:02:00Z" w16du:dateUtc="2026-01-12T08:02:00Z"/>
              </w:rPr>
            </w:pPr>
            <w:commentRangeStart w:id="338"/>
            <w:ins w:id="339" w:author="Han Xie CHAI (MAS)" w:date="2026-01-12T16:02:00Z" w16du:dateUtc="2026-01-12T08:02:00Z">
              <w:r w:rsidRPr="00BA583B">
                <w:t xml:space="preserve">{X} </w:t>
              </w:r>
              <w:commentRangeEnd w:id="338"/>
              <w:r>
                <w:rPr>
                  <w:rStyle w:val="CommentReference"/>
                </w:rPr>
                <w:commentReference w:id="338"/>
              </w:r>
              <w:r w:rsidRPr="00BA583B">
                <w:t xml:space="preserve">is </w:t>
              </w:r>
              <w:r>
                <w:t>the value of the “Auction day (T-X business days)”</w:t>
              </w:r>
              <w:r w:rsidRPr="00BA583B">
                <w:t xml:space="preserve"> parameter </w:t>
              </w:r>
              <w:r>
                <w:t>for the following</w:t>
              </w:r>
              <w:r w:rsidRPr="00BA583B">
                <w:t xml:space="preserve"> security type</w:t>
              </w:r>
              <w:r>
                <w:t>s</w:t>
              </w:r>
              <w:r w:rsidRPr="00BA583B">
                <w:t>:</w:t>
              </w:r>
              <w:r>
                <w:t xml:space="preserve"> </w:t>
              </w:r>
            </w:ins>
          </w:p>
          <w:p w14:paraId="37D90638" w14:textId="77777777" w:rsidR="00305C96" w:rsidRPr="00BA583B" w:rsidRDefault="00305C96" w:rsidP="00305C96">
            <w:pPr>
              <w:pStyle w:val="NoSpacing"/>
              <w:rPr>
                <w:ins w:id="340" w:author="Han Xie CHAI (MAS)" w:date="2026-01-12T16:02:00Z" w16du:dateUtc="2026-01-12T08:02:00Z"/>
              </w:rPr>
            </w:pPr>
            <w:ins w:id="341" w:author="Han Xie CHAI (MAS)" w:date="2026-01-12T16:02:00Z" w16du:dateUtc="2026-01-12T08:02:00Z">
              <w:r w:rsidRPr="00BA583B">
                <w:t>•</w:t>
              </w:r>
              <w:r w:rsidRPr="00BA583B">
                <w:tab/>
                <w:t>SGS Bonds</w:t>
              </w:r>
            </w:ins>
          </w:p>
          <w:p w14:paraId="1BD06D89" w14:textId="77777777" w:rsidR="00305C96" w:rsidRPr="00BA583B" w:rsidRDefault="00305C96" w:rsidP="00305C96">
            <w:pPr>
              <w:pStyle w:val="NoSpacing"/>
              <w:rPr>
                <w:ins w:id="342" w:author="Han Xie CHAI (MAS)" w:date="2026-01-12T16:02:00Z" w16du:dateUtc="2026-01-12T08:02:00Z"/>
              </w:rPr>
            </w:pPr>
            <w:ins w:id="343" w:author="Han Xie CHAI (MAS)" w:date="2026-01-12T16:02:00Z" w16du:dateUtc="2026-01-12T08:02:00Z">
              <w:r w:rsidRPr="00BA583B">
                <w:t>•</w:t>
              </w:r>
              <w:r w:rsidRPr="00BA583B">
                <w:tab/>
                <w:t>T-Bills</w:t>
              </w:r>
            </w:ins>
          </w:p>
          <w:p w14:paraId="2606D66C" w14:textId="77777777" w:rsidR="00305C96" w:rsidRDefault="00305C96" w:rsidP="00305C96">
            <w:pPr>
              <w:pStyle w:val="NoSpacing"/>
              <w:rPr>
                <w:ins w:id="344" w:author="Han Xie CHAI (MAS)" w:date="2026-01-12T16:02:00Z" w16du:dateUtc="2026-01-12T08:02:00Z"/>
              </w:rPr>
            </w:pPr>
            <w:ins w:id="345" w:author="Han Xie CHAI (MAS)" w:date="2026-01-12T16:02:00Z" w16du:dateUtc="2026-01-12T08:02:00Z">
              <w:r w:rsidRPr="00BA583B">
                <w:t>•</w:t>
              </w:r>
              <w:r w:rsidRPr="00BA583B">
                <w:tab/>
                <w:t>MAS Bills</w:t>
              </w:r>
            </w:ins>
          </w:p>
          <w:p w14:paraId="6F5CA2CE" w14:textId="77777777" w:rsidR="00305C96" w:rsidRDefault="00305C96" w:rsidP="00305C96">
            <w:pPr>
              <w:pStyle w:val="NoSpacing"/>
              <w:rPr>
                <w:ins w:id="346" w:author="Han Xie CHAI (MAS)" w:date="2026-01-12T16:02:00Z" w16du:dateUtc="2026-01-12T08:02:00Z"/>
              </w:rPr>
            </w:pPr>
            <w:ins w:id="347" w:author="Han Xie CHAI (MAS)" w:date="2026-01-12T16:02:00Z" w16du:dateUtc="2026-01-12T08:02:00Z">
              <w:r w:rsidRPr="00BA583B">
                <w:lastRenderedPageBreak/>
                <w:t>•</w:t>
              </w:r>
              <w:r w:rsidRPr="00BA583B">
                <w:tab/>
              </w:r>
              <w:r>
                <w:t>SSB</w:t>
              </w:r>
            </w:ins>
          </w:p>
          <w:p w14:paraId="226F0E2F" w14:textId="2A31137F" w:rsidR="00144A3B" w:rsidRPr="002923FD" w:rsidDel="00305C96" w:rsidRDefault="00144A3B" w:rsidP="00144A3B">
            <w:pPr>
              <w:pStyle w:val="NoSpacing"/>
              <w:rPr>
                <w:del w:id="348" w:author="Han Xie CHAI (MAS)" w:date="2026-01-12T16:02:00Z" w16du:dateUtc="2026-01-12T08:02:00Z"/>
                <w:rFonts w:cstheme="minorHAnsi"/>
              </w:rPr>
            </w:pPr>
            <w:del w:id="349" w:author="Han Xie CHAI (MAS)" w:date="2026-01-12T16:02:00Z" w16du:dateUtc="2026-01-12T08:02:00Z">
              <w:r w:rsidRPr="002923FD" w:rsidDel="00305C96">
                <w:rPr>
                  <w:rFonts w:cstheme="minorHAnsi"/>
                </w:rPr>
                <w:delText xml:space="preserve">{X} </w:delText>
              </w:r>
              <w:r w:rsidR="00031650" w:rsidDel="00305C96">
                <w:rPr>
                  <w:rFonts w:cstheme="minorHAnsi"/>
                </w:rPr>
                <w:delText xml:space="preserve">is a configurable parameter that </w:delText>
              </w:r>
              <w:r w:rsidRPr="002923FD" w:rsidDel="00305C96">
                <w:rPr>
                  <w:rFonts w:cstheme="minorHAnsi"/>
                </w:rPr>
                <w:delText>varies depending on security type</w:delText>
              </w:r>
              <w:r w:rsidR="00031650" w:rsidDel="00305C96">
                <w:rPr>
                  <w:rFonts w:cstheme="minorHAnsi"/>
                </w:rPr>
                <w:delText xml:space="preserve"> and tenor</w:delText>
              </w:r>
            </w:del>
            <w:del w:id="350" w:author="Han Xie CHAI (MAS)" w:date="2025-12-31T10:12:00Z" w16du:dateUtc="2025-12-31T02:12:00Z">
              <w:r w:rsidRPr="002923FD" w:rsidDel="00C402CF">
                <w:rPr>
                  <w:rFonts w:cstheme="minorHAnsi"/>
                </w:rPr>
                <w:delText>:</w:delText>
              </w:r>
            </w:del>
          </w:p>
          <w:p w14:paraId="336D1925" w14:textId="65DBC652" w:rsidR="00C84922" w:rsidRPr="002923FD" w:rsidDel="00C402CF" w:rsidRDefault="00C84922" w:rsidP="00380D00">
            <w:pPr>
              <w:pStyle w:val="ListParagraph"/>
              <w:rPr>
                <w:del w:id="351" w:author="Han Xie CHAI (MAS)" w:date="2025-12-31T10:12:00Z" w16du:dateUtc="2025-12-31T02:12:00Z"/>
              </w:rPr>
            </w:pPr>
            <w:del w:id="352" w:author="Han Xie CHAI (MAS)" w:date="2025-12-31T10:12:00Z" w16du:dateUtc="2025-12-31T02:12:00Z">
              <w:r w:rsidRPr="002923FD" w:rsidDel="00C402CF">
                <w:delText>SGS Bonds: 3</w:delText>
              </w:r>
            </w:del>
          </w:p>
          <w:p w14:paraId="7B6A5D48" w14:textId="2351DDDE" w:rsidR="00C84922" w:rsidRPr="002923FD" w:rsidDel="00C402CF" w:rsidRDefault="00C84922" w:rsidP="00380D00">
            <w:pPr>
              <w:pStyle w:val="ListParagraph"/>
              <w:rPr>
                <w:del w:id="353" w:author="Han Xie CHAI (MAS)" w:date="2025-12-31T10:12:00Z" w16du:dateUtc="2025-12-31T02:12:00Z"/>
              </w:rPr>
            </w:pPr>
            <w:del w:id="354" w:author="Han Xie CHAI (MAS)" w:date="2025-12-31T10:12:00Z" w16du:dateUtc="2025-12-31T02:12:00Z">
              <w:r w:rsidRPr="002923FD" w:rsidDel="00C402CF">
                <w:delText>T-Bills: 3</w:delText>
              </w:r>
            </w:del>
          </w:p>
          <w:p w14:paraId="3A897FE1" w14:textId="61457DC5" w:rsidR="00C84922" w:rsidDel="00C402CF" w:rsidRDefault="00C84922" w:rsidP="00380D00">
            <w:pPr>
              <w:pStyle w:val="ListParagraph"/>
              <w:rPr>
                <w:del w:id="355" w:author="Han Xie CHAI (MAS)" w:date="2025-12-31T10:12:00Z" w16du:dateUtc="2025-12-31T02:12:00Z"/>
              </w:rPr>
            </w:pPr>
            <w:del w:id="356" w:author="Han Xie CHAI (MAS)" w:date="2025-12-31T10:12:00Z" w16du:dateUtc="2025-12-31T02:12:00Z">
              <w:r w:rsidRPr="002923FD" w:rsidDel="00C402CF">
                <w:delText>MAS Bills (4-week and 36-week only): 3</w:delText>
              </w:r>
            </w:del>
          </w:p>
          <w:p w14:paraId="47FBA3CB" w14:textId="4063ACA8" w:rsidR="00C84922" w:rsidRPr="002923FD" w:rsidDel="00C402CF" w:rsidRDefault="00C84922" w:rsidP="00380D00">
            <w:pPr>
              <w:pStyle w:val="ListParagraph"/>
              <w:rPr>
                <w:del w:id="357" w:author="Han Xie CHAI (MAS)" w:date="2025-12-31T10:12:00Z" w16du:dateUtc="2025-12-31T02:12:00Z"/>
              </w:rPr>
            </w:pPr>
            <w:del w:id="358" w:author="Han Xie CHAI (MAS)" w:date="2025-12-31T10:12:00Z" w16du:dateUtc="2025-12-31T02:12:00Z">
              <w:r w:rsidRPr="002923FD" w:rsidDel="00C402CF">
                <w:delText>MAS Bills (</w:delText>
              </w:r>
              <w:r w:rsidDel="00C402CF">
                <w:delText>12</w:delText>
              </w:r>
              <w:r w:rsidRPr="002923FD" w:rsidDel="00C402CF">
                <w:delText xml:space="preserve">-week): </w:delText>
              </w:r>
              <w:r w:rsidDel="00C402CF">
                <w:delText>2</w:delText>
              </w:r>
            </w:del>
          </w:p>
          <w:p w14:paraId="1BC78069" w14:textId="77777777" w:rsidR="00C84922" w:rsidRPr="002923FD" w:rsidRDefault="00C84922" w:rsidP="00144A3B">
            <w:pPr>
              <w:pStyle w:val="NoSpacing"/>
            </w:pPr>
          </w:p>
          <w:p w14:paraId="0382C69C" w14:textId="6C41F855" w:rsidR="00C84922" w:rsidRPr="00901608" w:rsidRDefault="00C84922" w:rsidP="00144A3B">
            <w:pPr>
              <w:pStyle w:val="NoSpacing"/>
            </w:pPr>
            <w:r w:rsidRPr="002923FD">
              <w:t xml:space="preserve">Soft validations do not apply to </w:t>
            </w:r>
            <w:r w:rsidRPr="00857F2E">
              <w:rPr>
                <w:strike/>
                <w:rPrChange w:id="359" w:author="Jasmine WL TEO (MAS)" w:date="2026-01-05T17:59:00Z" w16du:dateUtc="2026-01-05T09:59:00Z">
                  <w:rPr/>
                </w:rPrChange>
              </w:rPr>
              <w:t>SSBs and</w:t>
            </w:r>
            <w:r>
              <w:t xml:space="preserve"> CMTBs</w:t>
            </w:r>
            <w:r w:rsidRPr="002923FD">
              <w:t>.</w:t>
            </w:r>
          </w:p>
        </w:tc>
      </w:tr>
      <w:tr w:rsidR="00C84922" w:rsidRPr="007C7C7F" w14:paraId="49ACDF46" w14:textId="77777777" w:rsidTr="007C6BBB">
        <w:tc>
          <w:tcPr>
            <w:tcW w:w="562" w:type="dxa"/>
          </w:tcPr>
          <w:p w14:paraId="5DF2E002" w14:textId="4A6B3D2F" w:rsidR="00C84922" w:rsidRDefault="007D79BD" w:rsidP="00C84922">
            <w:pPr>
              <w:pStyle w:val="NoSpacing"/>
              <w:rPr>
                <w:rFonts w:cstheme="minorHAnsi"/>
              </w:rPr>
            </w:pPr>
            <w:r>
              <w:rPr>
                <w:rFonts w:cstheme="minorHAnsi"/>
              </w:rPr>
              <w:lastRenderedPageBreak/>
              <w:t>3</w:t>
            </w:r>
          </w:p>
        </w:tc>
        <w:tc>
          <w:tcPr>
            <w:tcW w:w="2248" w:type="dxa"/>
          </w:tcPr>
          <w:p w14:paraId="49888F55" w14:textId="2768410B" w:rsidR="00C84922" w:rsidRPr="002923FD" w:rsidRDefault="00C84922" w:rsidP="00144A3B">
            <w:pPr>
              <w:pStyle w:val="NoSpacing"/>
            </w:pPr>
            <w:r w:rsidRPr="002923FD">
              <w:rPr>
                <w:rFonts w:cstheme="minorHAnsi"/>
              </w:rPr>
              <w:t xml:space="preserve">Issue </w:t>
            </w:r>
            <w:r>
              <w:rPr>
                <w:rFonts w:cstheme="minorHAnsi"/>
              </w:rPr>
              <w:t>d</w:t>
            </w:r>
            <w:r w:rsidRPr="002923FD">
              <w:rPr>
                <w:rFonts w:cstheme="minorHAnsi"/>
              </w:rPr>
              <w:t>ate</w:t>
            </w:r>
          </w:p>
        </w:tc>
        <w:tc>
          <w:tcPr>
            <w:tcW w:w="1701" w:type="dxa"/>
          </w:tcPr>
          <w:p w14:paraId="659410B2" w14:textId="77777777" w:rsidR="00C84922" w:rsidRPr="002923FD" w:rsidRDefault="00C84922" w:rsidP="00144A3B">
            <w:pPr>
              <w:pStyle w:val="NoSpacing"/>
              <w:rPr>
                <w:rFonts w:cstheme="minorHAnsi"/>
              </w:rPr>
            </w:pPr>
            <w:r w:rsidRPr="002923FD">
              <w:rPr>
                <w:rFonts w:cstheme="minorHAnsi"/>
              </w:rPr>
              <w:t>Date Picker (when editing)</w:t>
            </w:r>
          </w:p>
          <w:p w14:paraId="16EF96AF" w14:textId="7C51645D" w:rsidR="00C84922" w:rsidRPr="002923FD" w:rsidRDefault="00C84922" w:rsidP="00144A3B">
            <w:pPr>
              <w:pStyle w:val="NoSpacing"/>
            </w:pPr>
            <w:r w:rsidRPr="002923FD">
              <w:rPr>
                <w:rFonts w:cstheme="minorHAnsi"/>
              </w:rPr>
              <w:t>Label (when viewing)</w:t>
            </w:r>
          </w:p>
        </w:tc>
        <w:tc>
          <w:tcPr>
            <w:tcW w:w="2147" w:type="dxa"/>
          </w:tcPr>
          <w:p w14:paraId="3EB03B02" w14:textId="3139FCD3" w:rsidR="00C84922" w:rsidRPr="002923FD" w:rsidRDefault="00C84922" w:rsidP="00144A3B">
            <w:pPr>
              <w:pStyle w:val="NoSpacing"/>
              <w:rPr>
                <w:rFonts w:cstheme="minorHAnsi"/>
                <w:color w:val="000000"/>
              </w:rPr>
            </w:pPr>
            <w:r w:rsidRPr="00D95647">
              <w:rPr>
                <w:rFonts w:cstheme="minorHAnsi"/>
                <w:color w:val="000000"/>
                <w:u w:val="single"/>
              </w:rPr>
              <w:t>Hard Validations:</w:t>
            </w:r>
            <w:r w:rsidRPr="002923FD">
              <w:rPr>
                <w:rFonts w:cstheme="minorHAnsi"/>
                <w:color w:val="000000"/>
              </w:rPr>
              <w:br/>
              <w:t xml:space="preserve">- </w:t>
            </w:r>
            <w:r w:rsidR="00144A3B">
              <w:rPr>
                <w:rFonts w:cstheme="minorHAnsi"/>
                <w:color w:val="000000"/>
              </w:rPr>
              <w:t>R</w:t>
            </w:r>
            <w:r w:rsidRPr="002923FD">
              <w:rPr>
                <w:rFonts w:cstheme="minorHAnsi"/>
                <w:color w:val="000000"/>
              </w:rPr>
              <w:t>equired field.</w:t>
            </w:r>
            <w:r w:rsidRPr="002923FD">
              <w:rPr>
                <w:rFonts w:cstheme="minorHAnsi"/>
                <w:color w:val="000000"/>
              </w:rPr>
              <w:br/>
              <w:t xml:space="preserve">- </w:t>
            </w:r>
            <w:r w:rsidR="00144A3B">
              <w:rPr>
                <w:rFonts w:cstheme="minorHAnsi"/>
                <w:color w:val="000000"/>
              </w:rPr>
              <w:t>M</w:t>
            </w:r>
            <w:r w:rsidRPr="002923FD">
              <w:rPr>
                <w:rFonts w:cstheme="minorHAnsi"/>
                <w:color w:val="000000"/>
              </w:rPr>
              <w:t>ust be before Maturity Date.</w:t>
            </w:r>
          </w:p>
          <w:p w14:paraId="09D48981" w14:textId="77777777" w:rsidR="00C84922" w:rsidRPr="002923FD" w:rsidRDefault="00C84922" w:rsidP="00144A3B">
            <w:pPr>
              <w:pStyle w:val="NoSpacing"/>
              <w:rPr>
                <w:rFonts w:cstheme="minorHAnsi"/>
                <w:color w:val="000000"/>
              </w:rPr>
            </w:pPr>
          </w:p>
          <w:p w14:paraId="39ABE22B" w14:textId="77777777" w:rsidR="00C84922" w:rsidRPr="00D95647" w:rsidRDefault="00C84922" w:rsidP="00144A3B">
            <w:pPr>
              <w:pStyle w:val="NoSpacing"/>
              <w:rPr>
                <w:rFonts w:cstheme="minorHAnsi"/>
                <w:color w:val="000000"/>
                <w:u w:val="single"/>
              </w:rPr>
            </w:pPr>
            <w:r w:rsidRPr="00D95647">
              <w:rPr>
                <w:rFonts w:cstheme="minorHAnsi"/>
                <w:color w:val="000000"/>
                <w:u w:val="single"/>
              </w:rPr>
              <w:t>Soft Validations:</w:t>
            </w:r>
          </w:p>
          <w:p w14:paraId="12107054" w14:textId="3D0854F7" w:rsidR="00C84922" w:rsidRPr="002923FD" w:rsidRDefault="00C84922" w:rsidP="00144A3B">
            <w:pPr>
              <w:pStyle w:val="NoSpacing"/>
              <w:rPr>
                <w:rFonts w:cstheme="minorHAnsi"/>
              </w:rPr>
            </w:pPr>
            <w:r w:rsidRPr="002923FD">
              <w:rPr>
                <w:rFonts w:cstheme="minorHAnsi"/>
              </w:rPr>
              <w:t xml:space="preserve">- </w:t>
            </w:r>
            <w:r w:rsidR="00144A3B">
              <w:rPr>
                <w:rFonts w:cstheme="minorHAnsi"/>
              </w:rPr>
              <w:t xml:space="preserve">SGS Bonds and SSBs: </w:t>
            </w:r>
            <w:r w:rsidR="00144A3B">
              <w:rPr>
                <w:rFonts w:cstheme="minorHAnsi"/>
                <w:color w:val="000000"/>
              </w:rPr>
              <w:t>S</w:t>
            </w:r>
            <w:r w:rsidRPr="002923FD">
              <w:rPr>
                <w:rFonts w:cstheme="minorHAnsi"/>
              </w:rPr>
              <w:t>hould be on the {X} business day(s) of the month</w:t>
            </w:r>
            <w:r w:rsidR="00144A3B">
              <w:rPr>
                <w:rFonts w:cstheme="minorHAnsi"/>
              </w:rPr>
              <w:t>.</w:t>
            </w:r>
          </w:p>
          <w:p w14:paraId="1BB1FECA" w14:textId="5C60B312" w:rsidR="00C84922" w:rsidRPr="002923FD" w:rsidRDefault="00C84922" w:rsidP="00144A3B">
            <w:pPr>
              <w:pStyle w:val="NoSpacing"/>
              <w:rPr>
                <w:rFonts w:cstheme="minorHAnsi"/>
              </w:rPr>
            </w:pPr>
            <w:r w:rsidRPr="002923FD">
              <w:rPr>
                <w:rFonts w:cstheme="minorHAnsi"/>
              </w:rPr>
              <w:t xml:space="preserve">- </w:t>
            </w:r>
            <w:r w:rsidR="00144A3B">
              <w:rPr>
                <w:rFonts w:cstheme="minorHAnsi"/>
              </w:rPr>
              <w:t xml:space="preserve">T-Bills and MAS Bills: </w:t>
            </w:r>
            <w:r w:rsidR="00144A3B">
              <w:rPr>
                <w:rFonts w:cstheme="minorHAnsi"/>
                <w:color w:val="000000"/>
              </w:rPr>
              <w:t>S</w:t>
            </w:r>
            <w:r w:rsidRPr="002923FD">
              <w:rPr>
                <w:rFonts w:cstheme="minorHAnsi"/>
                <w:color w:val="000000"/>
              </w:rPr>
              <w:t>hould be on {Y}</w:t>
            </w:r>
            <w:r w:rsidR="00144A3B">
              <w:rPr>
                <w:rFonts w:cstheme="minorHAnsi"/>
                <w:color w:val="000000"/>
              </w:rPr>
              <w:t>.</w:t>
            </w:r>
          </w:p>
          <w:p w14:paraId="26DCB670" w14:textId="14A2997C" w:rsidR="00C84922" w:rsidRDefault="00C84922" w:rsidP="00144A3B">
            <w:pPr>
              <w:pStyle w:val="NoSpacing"/>
              <w:rPr>
                <w:rFonts w:cstheme="minorHAnsi"/>
              </w:rPr>
            </w:pPr>
            <w:r w:rsidRPr="002923FD">
              <w:rPr>
                <w:rFonts w:cstheme="minorHAnsi"/>
              </w:rPr>
              <w:t xml:space="preserve">- </w:t>
            </w:r>
            <w:r w:rsidR="00144A3B">
              <w:rPr>
                <w:rFonts w:cstheme="minorHAnsi"/>
              </w:rPr>
              <w:t xml:space="preserve">MAS Bills: </w:t>
            </w:r>
            <w:r w:rsidR="00113496">
              <w:rPr>
                <w:rFonts w:cstheme="minorHAnsi"/>
              </w:rPr>
              <w:t>S</w:t>
            </w:r>
            <w:r w:rsidRPr="002923FD">
              <w:rPr>
                <w:rFonts w:cstheme="minorHAnsi"/>
              </w:rPr>
              <w:t xml:space="preserve">hould fall on a </w:t>
            </w:r>
            <w:del w:id="360" w:author="Akila BALAKRISHNAN from.OPTIMUM (MAS)" w:date="2026-01-05T14:00:00Z" w16du:dateUtc="2026-01-05T06:00:00Z">
              <w:r w:rsidRPr="002923FD">
                <w:rPr>
                  <w:rFonts w:cstheme="minorHAnsi"/>
                </w:rPr>
                <w:delText xml:space="preserve">previous </w:delText>
              </w:r>
            </w:del>
            <w:ins w:id="361" w:author="Akila BALAKRISHNAN from.OPTIMUM (MAS)" w:date="2026-01-05T14:00:00Z" w16du:dateUtc="2026-01-05T06:00:00Z">
              <w:r w:rsidR="00327550">
                <w:rPr>
                  <w:rFonts w:cstheme="minorHAnsi"/>
                </w:rPr>
                <w:t>past</w:t>
              </w:r>
              <w:r w:rsidR="00327550" w:rsidRPr="002923FD">
                <w:rPr>
                  <w:rFonts w:cstheme="minorHAnsi"/>
                </w:rPr>
                <w:t xml:space="preserve"> </w:t>
              </w:r>
            </w:ins>
            <w:r w:rsidRPr="002923FD">
              <w:rPr>
                <w:rFonts w:cstheme="minorHAnsi"/>
              </w:rPr>
              <w:t>Maturity Date of the same tenor.</w:t>
            </w:r>
          </w:p>
          <w:p w14:paraId="00747325" w14:textId="5462D7ED" w:rsidR="00B063BC" w:rsidRPr="002923FD" w:rsidRDefault="00B063BC" w:rsidP="00144A3B">
            <w:pPr>
              <w:pStyle w:val="NoSpacing"/>
            </w:pPr>
            <w:r>
              <w:t xml:space="preserve">- </w:t>
            </w:r>
            <w:r w:rsidR="00303AC9">
              <w:t xml:space="preserve">Should </w:t>
            </w:r>
            <w:r>
              <w:t>be a business day</w:t>
            </w:r>
            <w:ins w:id="362" w:author="Akila BALAKRISHNAN from.OPTIMUM (MAS)" w:date="2025-12-29T18:32:00Z" w16du:dateUtc="2025-12-29T10:32:00Z">
              <w:r w:rsidR="00473690">
                <w:t>.</w:t>
              </w:r>
            </w:ins>
          </w:p>
        </w:tc>
        <w:tc>
          <w:tcPr>
            <w:tcW w:w="3685" w:type="dxa"/>
          </w:tcPr>
          <w:p w14:paraId="7B0C801A" w14:textId="77777777" w:rsidR="00305C96" w:rsidRPr="002923FD" w:rsidRDefault="00305C96" w:rsidP="00305C96">
            <w:pPr>
              <w:pStyle w:val="NoSpacing"/>
              <w:rPr>
                <w:ins w:id="363" w:author="Han Xie CHAI (MAS)" w:date="2026-01-12T16:07:00Z" w16du:dateUtc="2026-01-12T08:07:00Z"/>
                <w:rFonts w:cstheme="minorHAnsi"/>
              </w:rPr>
            </w:pPr>
            <w:ins w:id="364" w:author="Han Xie CHAI (MAS)" w:date="2026-01-12T16:07:00Z" w16du:dateUtc="2026-01-12T08:07:00Z">
              <w:r w:rsidRPr="002923FD">
                <w:rPr>
                  <w:rFonts w:cstheme="minorHAnsi"/>
                </w:rPr>
                <w:t xml:space="preserve">{X} </w:t>
              </w:r>
              <w:r>
                <w:rPr>
                  <w:rFonts w:cstheme="minorHAnsi"/>
                </w:rPr>
                <w:t>is the value of the “Primary issue/maturity day (T)” parameter for the following</w:t>
              </w:r>
              <w:r w:rsidRPr="002923FD">
                <w:rPr>
                  <w:rFonts w:cstheme="minorHAnsi"/>
                </w:rPr>
                <w:t xml:space="preserve"> security type</w:t>
              </w:r>
              <w:r>
                <w:rPr>
                  <w:rFonts w:cstheme="minorHAnsi"/>
                </w:rPr>
                <w:t>s</w:t>
              </w:r>
              <w:r w:rsidRPr="002923FD">
                <w:rPr>
                  <w:rFonts w:cstheme="minorHAnsi"/>
                </w:rPr>
                <w:t>:</w:t>
              </w:r>
            </w:ins>
          </w:p>
          <w:p w14:paraId="299B57CA" w14:textId="77777777" w:rsidR="00305C96" w:rsidRPr="002923FD" w:rsidRDefault="00305C96" w:rsidP="00305C96">
            <w:pPr>
              <w:pStyle w:val="ListParagraph"/>
              <w:numPr>
                <w:ilvl w:val="0"/>
                <w:numId w:val="27"/>
              </w:numPr>
              <w:ind w:left="720"/>
              <w:rPr>
                <w:ins w:id="365" w:author="Han Xie CHAI (MAS)" w:date="2026-01-12T16:07:00Z" w16du:dateUtc="2026-01-12T08:07:00Z"/>
              </w:rPr>
            </w:pPr>
            <w:ins w:id="366" w:author="Han Xie CHAI (MAS)" w:date="2026-01-12T16:07:00Z" w16du:dateUtc="2026-01-12T08:07:00Z">
              <w:r w:rsidRPr="002923FD">
                <w:t>SGS Bonds</w:t>
              </w:r>
            </w:ins>
          </w:p>
          <w:p w14:paraId="47839B0D" w14:textId="77777777" w:rsidR="00305C96" w:rsidRPr="002923FD" w:rsidRDefault="00305C96" w:rsidP="00305C96">
            <w:pPr>
              <w:pStyle w:val="ListParagraph"/>
              <w:numPr>
                <w:ilvl w:val="0"/>
                <w:numId w:val="27"/>
              </w:numPr>
              <w:ind w:left="720"/>
              <w:rPr>
                <w:ins w:id="367" w:author="Han Xie CHAI (MAS)" w:date="2026-01-12T16:07:00Z" w16du:dateUtc="2026-01-12T08:07:00Z"/>
              </w:rPr>
            </w:pPr>
            <w:ins w:id="368" w:author="Han Xie CHAI (MAS)" w:date="2026-01-12T16:07:00Z" w16du:dateUtc="2026-01-12T08:07:00Z">
              <w:r w:rsidRPr="002923FD">
                <w:t>SSBs</w:t>
              </w:r>
            </w:ins>
          </w:p>
          <w:p w14:paraId="1EE0242E" w14:textId="77777777" w:rsidR="00305C96" w:rsidRPr="002923FD" w:rsidRDefault="00305C96" w:rsidP="00305C96">
            <w:pPr>
              <w:pStyle w:val="NoSpacing"/>
              <w:rPr>
                <w:ins w:id="369" w:author="Han Xie CHAI (MAS)" w:date="2026-01-12T16:07:00Z" w16du:dateUtc="2026-01-12T08:07:00Z"/>
                <w:rFonts w:cstheme="minorHAnsi"/>
              </w:rPr>
            </w:pPr>
          </w:p>
          <w:p w14:paraId="17D8C61D" w14:textId="77777777" w:rsidR="00305C96" w:rsidRPr="00067962" w:rsidRDefault="00305C96" w:rsidP="00305C96">
            <w:pPr>
              <w:pStyle w:val="NoSpacing"/>
              <w:rPr>
                <w:ins w:id="370" w:author="Han Xie CHAI (MAS)" w:date="2026-01-12T16:07:00Z" w16du:dateUtc="2026-01-12T08:07:00Z"/>
                <w:rFonts w:cstheme="minorHAnsi"/>
              </w:rPr>
            </w:pPr>
            <w:ins w:id="371" w:author="Han Xie CHAI (MAS)" w:date="2026-01-12T16:07:00Z" w16du:dateUtc="2026-01-12T08:07:00Z">
              <w:r w:rsidRPr="00067962">
                <w:rPr>
                  <w:rFonts w:cstheme="minorHAnsi"/>
                </w:rPr>
                <w:t>{Y}</w:t>
              </w:r>
              <w:commentRangeStart w:id="372"/>
              <w:commentRangeStart w:id="373"/>
              <w:commentRangeStart w:id="374"/>
              <w:commentRangeStart w:id="375"/>
              <w:commentRangeEnd w:id="372"/>
              <w:r w:rsidRPr="00067962">
                <w:rPr>
                  <w:rStyle w:val="CommentReference"/>
                </w:rPr>
                <w:commentReference w:id="372"/>
              </w:r>
              <w:commentRangeEnd w:id="373"/>
              <w:r w:rsidRPr="00067962">
                <w:rPr>
                  <w:rStyle w:val="CommentReference"/>
                </w:rPr>
                <w:commentReference w:id="373"/>
              </w:r>
              <w:commentRangeEnd w:id="374"/>
              <w:r w:rsidRPr="00067962">
                <w:rPr>
                  <w:rStyle w:val="CommentReference"/>
                </w:rPr>
                <w:commentReference w:id="374"/>
              </w:r>
              <w:commentRangeEnd w:id="375"/>
              <w:r w:rsidRPr="00067962">
                <w:rPr>
                  <w:rStyle w:val="CommentReference"/>
                </w:rPr>
                <w:commentReference w:id="375"/>
              </w:r>
              <w:r w:rsidRPr="00067962">
                <w:rPr>
                  <w:rFonts w:cstheme="minorHAnsi"/>
                </w:rPr>
                <w:t xml:space="preserve"> is a </w:t>
              </w:r>
              <w:r>
                <w:rPr>
                  <w:rFonts w:cstheme="minorHAnsi"/>
                </w:rPr>
                <w:t xml:space="preserve">derivation of the value of the “Primary issue/maturity day (T)” and the “Offset from primary issue day” </w:t>
              </w:r>
              <w:r w:rsidRPr="00067962">
                <w:rPr>
                  <w:rFonts w:cstheme="minorHAnsi"/>
                </w:rPr>
                <w:t>parameter</w:t>
              </w:r>
              <w:r>
                <w:rPr>
                  <w:rFonts w:cstheme="minorHAnsi"/>
                </w:rPr>
                <w:t>s</w:t>
              </w:r>
              <w:r w:rsidRPr="00067962">
                <w:rPr>
                  <w:rFonts w:cstheme="minorHAnsi"/>
                </w:rPr>
                <w:t xml:space="preserve"> </w:t>
              </w:r>
              <w:r>
                <w:rPr>
                  <w:rFonts w:cstheme="minorHAnsi"/>
                </w:rPr>
                <w:t>of following security types</w:t>
              </w:r>
              <w:r w:rsidRPr="00067962">
                <w:rPr>
                  <w:rFonts w:cstheme="minorHAnsi"/>
                </w:rPr>
                <w:t>:</w:t>
              </w:r>
            </w:ins>
          </w:p>
          <w:p w14:paraId="7235125C" w14:textId="77777777" w:rsidR="00305C96" w:rsidRPr="00067962" w:rsidRDefault="00305C96" w:rsidP="00305C96">
            <w:pPr>
              <w:pStyle w:val="ListParagraph"/>
              <w:numPr>
                <w:ilvl w:val="0"/>
                <w:numId w:val="27"/>
              </w:numPr>
              <w:ind w:left="720"/>
              <w:rPr>
                <w:ins w:id="376" w:author="Han Xie CHAI (MAS)" w:date="2026-01-12T16:07:00Z" w16du:dateUtc="2026-01-12T08:07:00Z"/>
              </w:rPr>
            </w:pPr>
            <w:ins w:id="377" w:author="Han Xie CHAI (MAS)" w:date="2026-01-12T16:07:00Z" w16du:dateUtc="2026-01-12T08:07:00Z">
              <w:r w:rsidRPr="00067962">
                <w:t>T-Bills</w:t>
              </w:r>
            </w:ins>
          </w:p>
          <w:p w14:paraId="790E4CBA" w14:textId="77777777" w:rsidR="00305C96" w:rsidRDefault="00305C96" w:rsidP="00305C96">
            <w:pPr>
              <w:pStyle w:val="ListParagraph"/>
              <w:numPr>
                <w:ilvl w:val="0"/>
                <w:numId w:val="27"/>
              </w:numPr>
              <w:ind w:left="720"/>
              <w:rPr>
                <w:ins w:id="378" w:author="Han Xie CHAI (MAS)" w:date="2026-01-12T16:07:00Z" w16du:dateUtc="2026-01-12T08:07:00Z"/>
              </w:rPr>
            </w:pPr>
            <w:ins w:id="379" w:author="Han Xie CHAI (MAS)" w:date="2026-01-12T16:07:00Z" w16du:dateUtc="2026-01-12T08:07:00Z">
              <w:r w:rsidRPr="00067962">
                <w:t>MAS Bills</w:t>
              </w:r>
            </w:ins>
          </w:p>
          <w:p w14:paraId="34A27EC5" w14:textId="77777777" w:rsidR="00305C96" w:rsidRDefault="00305C96" w:rsidP="00305C96">
            <w:pPr>
              <w:rPr>
                <w:ins w:id="380" w:author="Han Xie CHAI (MAS)" w:date="2026-01-12T16:07:00Z" w16du:dateUtc="2026-01-12T08:07:00Z"/>
              </w:rPr>
            </w:pPr>
          </w:p>
          <w:p w14:paraId="0978DBF0" w14:textId="58E62781" w:rsidR="00C84922" w:rsidRPr="002923FD" w:rsidDel="00C402CF" w:rsidRDefault="00305C96" w:rsidP="00305C96">
            <w:pPr>
              <w:pStyle w:val="NoSpacing"/>
              <w:rPr>
                <w:del w:id="381" w:author="Han Xie CHAI (MAS)" w:date="2025-12-31T10:14:00Z" w16du:dateUtc="2025-12-31T02:14:00Z"/>
                <w:rFonts w:cstheme="minorHAnsi"/>
              </w:rPr>
            </w:pPr>
            <w:ins w:id="382" w:author="Han Xie CHAI (MAS)" w:date="2026-01-12T16:07:00Z" w16du:dateUtc="2026-01-12T08:07:00Z">
              <w:r>
                <w:t>For example, if the “Primary issue/maturity day (T)”</w:t>
              </w:r>
              <w:r w:rsidRPr="00067962" w:rsidDel="00993EFB">
                <w:t xml:space="preserve"> </w:t>
              </w:r>
              <w:r>
                <w:t xml:space="preserve">is Friday and the </w:t>
              </w:r>
              <w:r>
                <w:rPr>
                  <w:rFonts w:cstheme="minorHAnsi"/>
                </w:rPr>
                <w:t>“Offset from primary issue day” is -1, then the Issue date/settlement date should be on a Thursday.</w:t>
              </w:r>
            </w:ins>
            <w:del w:id="383" w:author="Han Xie CHAI (MAS)" w:date="2026-01-12T16:07:00Z" w16du:dateUtc="2026-01-12T08:07:00Z">
              <w:r w:rsidR="00C84922" w:rsidRPr="002923FD" w:rsidDel="00305C96">
                <w:rPr>
                  <w:rFonts w:cstheme="minorHAnsi"/>
                </w:rPr>
                <w:delText xml:space="preserve">{X} </w:delText>
              </w:r>
              <w:r w:rsidR="00CE5749" w:rsidDel="00305C96">
                <w:rPr>
                  <w:rFonts w:cstheme="minorHAnsi"/>
                </w:rPr>
                <w:delText xml:space="preserve">is a configurable parameter that </w:delText>
              </w:r>
              <w:r w:rsidR="00C84922" w:rsidRPr="002923FD" w:rsidDel="00305C96">
                <w:rPr>
                  <w:rFonts w:cstheme="minorHAnsi"/>
                </w:rPr>
                <w:delText>varies depending on security type</w:delText>
              </w:r>
            </w:del>
            <w:del w:id="384" w:author="Han Xie CHAI (MAS)" w:date="2025-12-31T10:14:00Z" w16du:dateUtc="2025-12-31T02:14:00Z">
              <w:r w:rsidR="00C84922" w:rsidRPr="002923FD" w:rsidDel="00C402CF">
                <w:rPr>
                  <w:rFonts w:cstheme="minorHAnsi"/>
                </w:rPr>
                <w:delText>:</w:delText>
              </w:r>
            </w:del>
          </w:p>
          <w:p w14:paraId="7C9A4C51" w14:textId="5DCEDA62" w:rsidR="00C84922" w:rsidRPr="002923FD" w:rsidDel="00C402CF" w:rsidRDefault="00C84922">
            <w:pPr>
              <w:pStyle w:val="NoSpacing"/>
              <w:rPr>
                <w:del w:id="385" w:author="Han Xie CHAI (MAS)" w:date="2025-12-31T10:14:00Z" w16du:dateUtc="2025-12-31T02:14:00Z"/>
                <w:rFonts w:cstheme="minorHAnsi"/>
              </w:rPr>
              <w:pPrChange w:id="386" w:author="Han Xie CHAI (MAS)" w:date="2025-12-31T10:14:00Z" w16du:dateUtc="2025-12-31T02:14:00Z">
                <w:pPr>
                  <w:pStyle w:val="ListParagraph"/>
                </w:pPr>
              </w:pPrChange>
            </w:pPr>
            <w:del w:id="387" w:author="Han Xie CHAI (MAS)" w:date="2025-12-31T10:14:00Z" w16du:dateUtc="2025-12-31T02:14:00Z">
              <w:r w:rsidRPr="002923FD" w:rsidDel="00C402CF">
                <w:rPr>
                  <w:rFonts w:cstheme="minorHAnsi"/>
                </w:rPr>
                <w:delText>SGS Bonds: 1</w:delText>
              </w:r>
            </w:del>
          </w:p>
          <w:p w14:paraId="466EC03A" w14:textId="7CB27E5A" w:rsidR="00C84922" w:rsidRPr="002923FD" w:rsidDel="00305C96" w:rsidRDefault="00C84922">
            <w:pPr>
              <w:pStyle w:val="NoSpacing"/>
              <w:rPr>
                <w:del w:id="388" w:author="Han Xie CHAI (MAS)" w:date="2026-01-12T16:07:00Z" w16du:dateUtc="2026-01-12T08:07:00Z"/>
                <w:rFonts w:cstheme="minorHAnsi"/>
              </w:rPr>
              <w:pPrChange w:id="389" w:author="Han Xie CHAI (MAS)" w:date="2025-12-31T10:14:00Z" w16du:dateUtc="2025-12-31T02:14:00Z">
                <w:pPr>
                  <w:pStyle w:val="ListParagraph"/>
                </w:pPr>
              </w:pPrChange>
            </w:pPr>
            <w:del w:id="390" w:author="Han Xie CHAI (MAS)" w:date="2025-12-31T10:14:00Z" w16du:dateUtc="2025-12-31T02:14:00Z">
              <w:r w:rsidRPr="002923FD" w:rsidDel="00C402CF">
                <w:rPr>
                  <w:rFonts w:cstheme="minorHAnsi"/>
                </w:rPr>
                <w:delText>SSBs: 1</w:delText>
              </w:r>
            </w:del>
          </w:p>
          <w:p w14:paraId="21D15434" w14:textId="66A65088" w:rsidR="00C84922" w:rsidRPr="002923FD" w:rsidDel="00305C96" w:rsidRDefault="00C84922" w:rsidP="00144A3B">
            <w:pPr>
              <w:pStyle w:val="NoSpacing"/>
              <w:rPr>
                <w:del w:id="391" w:author="Han Xie CHAI (MAS)" w:date="2026-01-12T16:07:00Z" w16du:dateUtc="2026-01-12T08:07:00Z"/>
                <w:rFonts w:cstheme="minorHAnsi"/>
              </w:rPr>
            </w:pPr>
          </w:p>
          <w:p w14:paraId="76980E47" w14:textId="4F834C21" w:rsidR="00C84922" w:rsidRPr="002923FD" w:rsidDel="00C402CF" w:rsidRDefault="00C84922" w:rsidP="00C402CF">
            <w:pPr>
              <w:pStyle w:val="NoSpacing"/>
              <w:rPr>
                <w:del w:id="392" w:author="Han Xie CHAI (MAS)" w:date="2025-12-31T10:14:00Z" w16du:dateUtc="2025-12-31T02:14:00Z"/>
                <w:rFonts w:cstheme="minorHAnsi"/>
              </w:rPr>
            </w:pPr>
            <w:del w:id="393" w:author="Han Xie CHAI (MAS)" w:date="2026-01-12T16:07:00Z" w16du:dateUtc="2026-01-12T08:07:00Z">
              <w:r w:rsidRPr="002923FD" w:rsidDel="00305C96">
                <w:rPr>
                  <w:rFonts w:cstheme="minorHAnsi"/>
                </w:rPr>
                <w:delText>{Y}</w:delText>
              </w:r>
              <w:commentRangeStart w:id="394"/>
              <w:commentRangeStart w:id="395"/>
              <w:commentRangeStart w:id="396"/>
              <w:commentRangeStart w:id="397"/>
              <w:commentRangeEnd w:id="394"/>
              <w:r w:rsidR="002A4108" w:rsidDel="00305C96">
                <w:rPr>
                  <w:rStyle w:val="CommentReference"/>
                </w:rPr>
                <w:commentReference w:id="394"/>
              </w:r>
              <w:commentRangeEnd w:id="395"/>
              <w:r w:rsidR="002A4108" w:rsidDel="00305C96">
                <w:rPr>
                  <w:rStyle w:val="CommentReference"/>
                </w:rPr>
                <w:commentReference w:id="395"/>
              </w:r>
              <w:commentRangeEnd w:id="396"/>
              <w:r w:rsidR="006E6BAB" w:rsidDel="00305C96">
                <w:rPr>
                  <w:rStyle w:val="CommentReference"/>
                </w:rPr>
                <w:commentReference w:id="396"/>
              </w:r>
              <w:commentRangeEnd w:id="397"/>
              <w:r w:rsidR="00D17D0D" w:rsidDel="00305C96">
                <w:rPr>
                  <w:rStyle w:val="CommentReference"/>
                </w:rPr>
                <w:commentReference w:id="397"/>
              </w:r>
              <w:r w:rsidRPr="002923FD" w:rsidDel="00305C96">
                <w:rPr>
                  <w:rFonts w:cstheme="minorHAnsi"/>
                </w:rPr>
                <w:delText xml:space="preserve"> </w:delText>
              </w:r>
              <w:r w:rsidR="006E6BAB" w:rsidDel="00305C96">
                <w:rPr>
                  <w:rFonts w:cstheme="minorHAnsi"/>
                </w:rPr>
                <w:delText>is a</w:delText>
              </w:r>
              <w:r w:rsidR="002A4108" w:rsidDel="00305C96">
                <w:rPr>
                  <w:rFonts w:cstheme="minorHAnsi"/>
                </w:rPr>
                <w:delText xml:space="preserve"> configurable parameter which </w:delText>
              </w:r>
              <w:r w:rsidRPr="002923FD" w:rsidDel="00305C96">
                <w:rPr>
                  <w:rFonts w:cstheme="minorHAnsi"/>
                </w:rPr>
                <w:delText xml:space="preserve">also </w:delText>
              </w:r>
              <w:r w:rsidR="00144A3B" w:rsidRPr="002923FD" w:rsidDel="00305C96">
                <w:rPr>
                  <w:rFonts w:cstheme="minorHAnsi"/>
                </w:rPr>
                <w:delText>var</w:delText>
              </w:r>
              <w:r w:rsidR="00144A3B" w:rsidDel="00305C96">
                <w:rPr>
                  <w:rFonts w:cstheme="minorHAnsi"/>
                </w:rPr>
                <w:delText>ies</w:delText>
              </w:r>
              <w:r w:rsidRPr="002923FD" w:rsidDel="00305C96">
                <w:rPr>
                  <w:rFonts w:cstheme="minorHAnsi"/>
                </w:rPr>
                <w:delText xml:space="preserve"> depending on security type</w:delText>
              </w:r>
              <w:r w:rsidR="002A4108" w:rsidDel="00305C96">
                <w:rPr>
                  <w:rFonts w:cstheme="minorHAnsi"/>
                </w:rPr>
                <w:delText xml:space="preserve"> and tenor</w:delText>
              </w:r>
            </w:del>
            <w:del w:id="398" w:author="Han Xie CHAI (MAS)" w:date="2025-12-31T10:14:00Z" w16du:dateUtc="2025-12-31T02:14:00Z">
              <w:r w:rsidRPr="002923FD" w:rsidDel="00C402CF">
                <w:rPr>
                  <w:rFonts w:cstheme="minorHAnsi"/>
                </w:rPr>
                <w:delText>:</w:delText>
              </w:r>
            </w:del>
          </w:p>
          <w:p w14:paraId="4268AD42" w14:textId="72881572" w:rsidR="00C84922" w:rsidRPr="002923FD" w:rsidDel="00C402CF" w:rsidRDefault="00C84922">
            <w:pPr>
              <w:pStyle w:val="NoSpacing"/>
              <w:rPr>
                <w:del w:id="399" w:author="Han Xie CHAI (MAS)" w:date="2025-12-31T10:14:00Z" w16du:dateUtc="2025-12-31T02:14:00Z"/>
                <w:rFonts w:cstheme="minorHAnsi"/>
              </w:rPr>
              <w:pPrChange w:id="400" w:author="Han Xie CHAI (MAS)" w:date="2025-12-31T10:14:00Z" w16du:dateUtc="2025-12-31T02:14:00Z">
                <w:pPr>
                  <w:pStyle w:val="ListParagraph"/>
                </w:pPr>
              </w:pPrChange>
            </w:pPr>
            <w:del w:id="401" w:author="Han Xie CHAI (MAS)" w:date="2025-12-31T10:14:00Z" w16du:dateUtc="2025-12-31T02:14:00Z">
              <w:r w:rsidRPr="002923FD" w:rsidDel="00C402CF">
                <w:rPr>
                  <w:rFonts w:cstheme="minorHAnsi"/>
                </w:rPr>
                <w:delText>T-Bills (6 months): Tuesday</w:delText>
              </w:r>
            </w:del>
          </w:p>
          <w:p w14:paraId="44CB935E" w14:textId="770BD0DF" w:rsidR="00C84922" w:rsidRPr="002923FD" w:rsidDel="00C402CF" w:rsidRDefault="00C84922">
            <w:pPr>
              <w:pStyle w:val="NoSpacing"/>
              <w:rPr>
                <w:del w:id="402" w:author="Han Xie CHAI (MAS)" w:date="2025-12-31T10:14:00Z" w16du:dateUtc="2025-12-31T02:14:00Z"/>
                <w:rFonts w:cstheme="minorHAnsi"/>
              </w:rPr>
              <w:pPrChange w:id="403" w:author="Han Xie CHAI (MAS)" w:date="2025-12-31T10:14:00Z" w16du:dateUtc="2025-12-31T02:14:00Z">
                <w:pPr>
                  <w:pStyle w:val="ListParagraph"/>
                </w:pPr>
              </w:pPrChange>
            </w:pPr>
            <w:del w:id="404" w:author="Han Xie CHAI (MAS)" w:date="2025-12-31T10:14:00Z" w16du:dateUtc="2025-12-31T02:14:00Z">
              <w:r w:rsidRPr="002923FD" w:rsidDel="00C402CF">
                <w:rPr>
                  <w:rFonts w:cstheme="minorHAnsi"/>
                </w:rPr>
                <w:delText>T-Bills (12 months): Tuesday</w:delText>
              </w:r>
            </w:del>
          </w:p>
          <w:p w14:paraId="50E1678C" w14:textId="4076559F" w:rsidR="00C84922" w:rsidRPr="002923FD" w:rsidDel="00C402CF" w:rsidRDefault="00C84922">
            <w:pPr>
              <w:pStyle w:val="NoSpacing"/>
              <w:rPr>
                <w:del w:id="405" w:author="Han Xie CHAI (MAS)" w:date="2025-12-31T10:14:00Z" w16du:dateUtc="2025-12-31T02:14:00Z"/>
                <w:rFonts w:cstheme="minorHAnsi"/>
              </w:rPr>
              <w:pPrChange w:id="406" w:author="Han Xie CHAI (MAS)" w:date="2025-12-31T10:14:00Z" w16du:dateUtc="2025-12-31T02:14:00Z">
                <w:pPr>
                  <w:pStyle w:val="ListParagraph"/>
                </w:pPr>
              </w:pPrChange>
            </w:pPr>
            <w:del w:id="407" w:author="Han Xie CHAI (MAS)" w:date="2025-12-31T10:14:00Z" w16du:dateUtc="2025-12-31T02:14:00Z">
              <w:r w:rsidRPr="002923FD" w:rsidDel="00C402CF">
                <w:rPr>
                  <w:rFonts w:cstheme="minorHAnsi"/>
                </w:rPr>
                <w:delText>MAS Bills (4 weeks): Friday</w:delText>
              </w:r>
            </w:del>
          </w:p>
          <w:p w14:paraId="724E3D00" w14:textId="4C392DDA" w:rsidR="00C84922" w:rsidRPr="002923FD" w:rsidDel="00C402CF" w:rsidRDefault="00C84922">
            <w:pPr>
              <w:pStyle w:val="NoSpacing"/>
              <w:rPr>
                <w:del w:id="408" w:author="Han Xie CHAI (MAS)" w:date="2025-12-31T10:14:00Z" w16du:dateUtc="2025-12-31T02:14:00Z"/>
                <w:rFonts w:cstheme="minorHAnsi"/>
              </w:rPr>
              <w:pPrChange w:id="409" w:author="Han Xie CHAI (MAS)" w:date="2025-12-31T10:14:00Z" w16du:dateUtc="2025-12-31T02:14:00Z">
                <w:pPr>
                  <w:pStyle w:val="ListParagraph"/>
                </w:pPr>
              </w:pPrChange>
            </w:pPr>
            <w:del w:id="410" w:author="Han Xie CHAI (MAS)" w:date="2025-12-31T10:14:00Z" w16du:dateUtc="2025-12-31T02:14:00Z">
              <w:r w:rsidRPr="002923FD" w:rsidDel="00C402CF">
                <w:rPr>
                  <w:rFonts w:cstheme="minorHAnsi"/>
                </w:rPr>
                <w:delText>MAS Bills (12 weeks): Thursday</w:delText>
              </w:r>
            </w:del>
          </w:p>
          <w:p w14:paraId="0E72156E" w14:textId="2EC11166" w:rsidR="00C84922" w:rsidRDefault="00C84922">
            <w:pPr>
              <w:pStyle w:val="NoSpacing"/>
              <w:pPrChange w:id="411" w:author="Han Xie CHAI (MAS)" w:date="2025-12-31T10:14:00Z" w16du:dateUtc="2025-12-31T02:14:00Z">
                <w:pPr>
                  <w:pStyle w:val="ListParagraph"/>
                </w:pPr>
              </w:pPrChange>
            </w:pPr>
            <w:del w:id="412" w:author="Han Xie CHAI (MAS)" w:date="2025-12-31T10:14:00Z" w16du:dateUtc="2025-12-31T02:14:00Z">
              <w:r w:rsidRPr="002923FD" w:rsidDel="00C402CF">
                <w:rPr>
                  <w:rFonts w:cstheme="minorHAnsi"/>
                </w:rPr>
                <w:lastRenderedPageBreak/>
                <w:delText>MAS Bills (</w:delText>
              </w:r>
              <w:r w:rsidDel="00C402CF">
                <w:rPr>
                  <w:rFonts w:cstheme="minorHAnsi"/>
                </w:rPr>
                <w:delText>36</w:delText>
              </w:r>
              <w:r w:rsidRPr="002923FD" w:rsidDel="00C402CF">
                <w:rPr>
                  <w:rFonts w:cstheme="minorHAnsi"/>
                </w:rPr>
                <w:delText xml:space="preserve"> weeks): Friday</w:delText>
              </w:r>
            </w:del>
          </w:p>
        </w:tc>
      </w:tr>
      <w:tr w:rsidR="00C84922" w:rsidRPr="007C7C7F" w14:paraId="0F22DCD8" w14:textId="77777777" w:rsidTr="007C6BBB">
        <w:tc>
          <w:tcPr>
            <w:tcW w:w="562" w:type="dxa"/>
          </w:tcPr>
          <w:p w14:paraId="694BCB38" w14:textId="39E53338" w:rsidR="00C84922" w:rsidRDefault="007D79BD" w:rsidP="00C84922">
            <w:pPr>
              <w:pStyle w:val="NoSpacing"/>
              <w:rPr>
                <w:rFonts w:cstheme="minorHAnsi"/>
              </w:rPr>
            </w:pPr>
            <w:r>
              <w:rPr>
                <w:rFonts w:cstheme="minorHAnsi"/>
              </w:rPr>
              <w:lastRenderedPageBreak/>
              <w:t>4</w:t>
            </w:r>
          </w:p>
        </w:tc>
        <w:tc>
          <w:tcPr>
            <w:tcW w:w="2248" w:type="dxa"/>
          </w:tcPr>
          <w:p w14:paraId="1BC023EC" w14:textId="73A5DF54" w:rsidR="00C84922" w:rsidRPr="002923FD" w:rsidRDefault="00C84922" w:rsidP="00144A3B">
            <w:pPr>
              <w:pStyle w:val="NoSpacing"/>
            </w:pPr>
            <w:commentRangeStart w:id="413"/>
            <w:commentRangeStart w:id="414"/>
            <w:r w:rsidRPr="002923FD">
              <w:rPr>
                <w:rFonts w:cstheme="minorHAnsi"/>
              </w:rPr>
              <w:t xml:space="preserve">Maturity </w:t>
            </w:r>
            <w:r>
              <w:rPr>
                <w:rFonts w:cstheme="minorHAnsi"/>
              </w:rPr>
              <w:t>d</w:t>
            </w:r>
            <w:r w:rsidRPr="002923FD">
              <w:rPr>
                <w:rFonts w:cstheme="minorHAnsi"/>
              </w:rPr>
              <w:t>ate</w:t>
            </w:r>
            <w:commentRangeEnd w:id="413"/>
            <w:r w:rsidR="009444D6">
              <w:rPr>
                <w:rStyle w:val="CommentReference"/>
              </w:rPr>
              <w:commentReference w:id="413"/>
            </w:r>
            <w:commentRangeEnd w:id="414"/>
            <w:r w:rsidR="0010631D">
              <w:rPr>
                <w:rStyle w:val="CommentReference"/>
              </w:rPr>
              <w:commentReference w:id="414"/>
            </w:r>
          </w:p>
        </w:tc>
        <w:tc>
          <w:tcPr>
            <w:tcW w:w="1701" w:type="dxa"/>
          </w:tcPr>
          <w:p w14:paraId="3D75997E" w14:textId="77777777" w:rsidR="00C84922" w:rsidRPr="002923FD" w:rsidRDefault="00C84922" w:rsidP="00144A3B">
            <w:pPr>
              <w:pStyle w:val="NoSpacing"/>
              <w:rPr>
                <w:rFonts w:cstheme="minorHAnsi"/>
              </w:rPr>
            </w:pPr>
            <w:r w:rsidRPr="002923FD">
              <w:rPr>
                <w:rFonts w:cstheme="minorHAnsi"/>
              </w:rPr>
              <w:t>Date Picker (when editing)</w:t>
            </w:r>
          </w:p>
          <w:p w14:paraId="352EE2E3" w14:textId="638E59E7" w:rsidR="00C84922" w:rsidRPr="002923FD" w:rsidRDefault="00C84922" w:rsidP="00144A3B">
            <w:pPr>
              <w:pStyle w:val="NoSpacing"/>
            </w:pPr>
            <w:r w:rsidRPr="002923FD">
              <w:rPr>
                <w:rFonts w:cstheme="minorHAnsi"/>
              </w:rPr>
              <w:t>Label (when viewing)</w:t>
            </w:r>
          </w:p>
        </w:tc>
        <w:tc>
          <w:tcPr>
            <w:tcW w:w="2147" w:type="dxa"/>
          </w:tcPr>
          <w:p w14:paraId="671BD8AB" w14:textId="2B48080F" w:rsidR="00C84922" w:rsidRPr="002923FD" w:rsidRDefault="00C84922" w:rsidP="00144A3B">
            <w:pPr>
              <w:pStyle w:val="NoSpacing"/>
              <w:rPr>
                <w:ins w:id="415" w:author="Akila BALAKRISHNAN from.OPTIMUM (MAS)" w:date="2026-01-05T13:45:00Z" w16du:dateUtc="2026-01-05T05:45:00Z"/>
                <w:rFonts w:cstheme="minorHAnsi"/>
                <w:color w:val="000000"/>
              </w:rPr>
            </w:pPr>
            <w:r w:rsidRPr="00D95647">
              <w:rPr>
                <w:rFonts w:cstheme="minorHAnsi"/>
                <w:color w:val="000000"/>
                <w:u w:val="single"/>
              </w:rPr>
              <w:t>Hard Validations:</w:t>
            </w:r>
            <w:r w:rsidRPr="002923FD">
              <w:rPr>
                <w:rFonts w:cstheme="minorHAnsi"/>
                <w:color w:val="000000"/>
              </w:rPr>
              <w:br/>
              <w:t xml:space="preserve">- </w:t>
            </w:r>
            <w:r w:rsidR="00144A3B">
              <w:rPr>
                <w:rFonts w:cstheme="minorHAnsi"/>
                <w:color w:val="000000"/>
              </w:rPr>
              <w:t>R</w:t>
            </w:r>
            <w:r w:rsidRPr="002923FD">
              <w:rPr>
                <w:rFonts w:cstheme="minorHAnsi"/>
                <w:color w:val="000000"/>
              </w:rPr>
              <w:t>equired field.</w:t>
            </w:r>
          </w:p>
          <w:p w14:paraId="18643239" w14:textId="1A7B03C5" w:rsidR="00A600F5" w:rsidRPr="002923FD" w:rsidRDefault="00A600F5" w:rsidP="00144A3B">
            <w:pPr>
              <w:pStyle w:val="NoSpacing"/>
              <w:rPr>
                <w:rFonts w:cstheme="minorHAnsi"/>
                <w:color w:val="000000"/>
              </w:rPr>
            </w:pPr>
            <w:commentRangeStart w:id="416"/>
            <w:commentRangeStart w:id="417"/>
            <w:commentRangeStart w:id="418"/>
            <w:ins w:id="419" w:author="Akila BALAKRISHNAN from.OPTIMUM (MAS)" w:date="2026-01-05T13:45:00Z" w16du:dateUtc="2026-01-05T05:45:00Z">
              <w:r w:rsidRPr="002923FD">
                <w:rPr>
                  <w:rFonts w:cstheme="minorHAnsi"/>
                </w:rPr>
                <w:t xml:space="preserve">- </w:t>
              </w:r>
              <w:r>
                <w:rPr>
                  <w:rFonts w:cstheme="minorHAnsi"/>
                </w:rPr>
                <w:t>For Reopened SGS: S</w:t>
              </w:r>
              <w:r w:rsidRPr="002923FD">
                <w:rPr>
                  <w:rFonts w:cstheme="minorHAnsi"/>
                </w:rPr>
                <w:t xml:space="preserve">hould be same as the Maturity </w:t>
              </w:r>
              <w:r>
                <w:rPr>
                  <w:rFonts w:cstheme="minorHAnsi"/>
                </w:rPr>
                <w:t>D</w:t>
              </w:r>
              <w:r w:rsidRPr="002923FD">
                <w:rPr>
                  <w:rFonts w:cstheme="minorHAnsi"/>
                </w:rPr>
                <w:t>ate of the original issue.</w:t>
              </w:r>
              <w:commentRangeEnd w:id="416"/>
              <w:r>
                <w:rPr>
                  <w:rStyle w:val="CommentReference"/>
                </w:rPr>
                <w:commentReference w:id="416"/>
              </w:r>
              <w:commentRangeEnd w:id="417"/>
              <w:r>
                <w:rPr>
                  <w:rStyle w:val="CommentReference"/>
                </w:rPr>
                <w:commentReference w:id="417"/>
              </w:r>
            </w:ins>
            <w:commentRangeEnd w:id="418"/>
            <w:ins w:id="420" w:author="Akila BALAKRISHNAN from.OPTIMUM (MAS)" w:date="2026-01-05T13:47:00Z" w16du:dateUtc="2026-01-05T05:47:00Z">
              <w:r>
                <w:rPr>
                  <w:rStyle w:val="CommentReference"/>
                </w:rPr>
                <w:commentReference w:id="418"/>
              </w:r>
            </w:ins>
          </w:p>
          <w:p w14:paraId="32540B96" w14:textId="77777777" w:rsidR="00C84922" w:rsidRPr="002923FD" w:rsidRDefault="00C84922" w:rsidP="00144A3B">
            <w:pPr>
              <w:pStyle w:val="NoSpacing"/>
              <w:rPr>
                <w:rFonts w:cstheme="minorHAnsi"/>
                <w:color w:val="000000"/>
              </w:rPr>
            </w:pPr>
          </w:p>
          <w:p w14:paraId="5D4D4FCF" w14:textId="77777777" w:rsidR="00C84922" w:rsidRPr="00D95647" w:rsidRDefault="00C84922" w:rsidP="00144A3B">
            <w:pPr>
              <w:pStyle w:val="NoSpacing"/>
              <w:rPr>
                <w:rFonts w:cstheme="minorHAnsi"/>
                <w:color w:val="000000"/>
                <w:u w:val="single"/>
              </w:rPr>
            </w:pPr>
            <w:r w:rsidRPr="00D95647">
              <w:rPr>
                <w:rFonts w:cstheme="minorHAnsi"/>
                <w:color w:val="000000"/>
                <w:u w:val="single"/>
              </w:rPr>
              <w:t>Soft validations:</w:t>
            </w:r>
          </w:p>
          <w:p w14:paraId="79FB9BA0" w14:textId="1CFF42CF" w:rsidR="00C84922" w:rsidRPr="002923FD" w:rsidRDefault="00C84922" w:rsidP="00144A3B">
            <w:pPr>
              <w:pStyle w:val="NoSpacing"/>
              <w:rPr>
                <w:rFonts w:cstheme="minorHAnsi"/>
                <w:color w:val="000000"/>
              </w:rPr>
            </w:pPr>
            <w:r w:rsidRPr="002923FD">
              <w:rPr>
                <w:rFonts w:cstheme="minorHAnsi"/>
                <w:color w:val="000000"/>
              </w:rPr>
              <w:t xml:space="preserve">- SSBs and </w:t>
            </w:r>
            <w:r>
              <w:rPr>
                <w:rFonts w:cstheme="minorHAnsi"/>
                <w:color w:val="000000"/>
              </w:rPr>
              <w:t xml:space="preserve">New </w:t>
            </w:r>
            <w:r w:rsidRPr="002923FD">
              <w:rPr>
                <w:rFonts w:cstheme="minorHAnsi"/>
                <w:color w:val="000000"/>
              </w:rPr>
              <w:t>SGS</w:t>
            </w:r>
            <w:r>
              <w:rPr>
                <w:rFonts w:cstheme="minorHAnsi"/>
                <w:color w:val="000000"/>
              </w:rPr>
              <w:t>:</w:t>
            </w:r>
            <w:r w:rsidRPr="002923FD">
              <w:rPr>
                <w:rFonts w:cstheme="minorHAnsi"/>
                <w:color w:val="000000"/>
              </w:rPr>
              <w:t xml:space="preserve"> </w:t>
            </w:r>
            <w:r w:rsidR="00113496">
              <w:rPr>
                <w:rFonts w:cstheme="minorHAnsi"/>
                <w:color w:val="000000"/>
              </w:rPr>
              <w:t>S</w:t>
            </w:r>
            <w:r w:rsidRPr="002923FD">
              <w:rPr>
                <w:rFonts w:cstheme="minorHAnsi"/>
                <w:color w:val="000000"/>
              </w:rPr>
              <w:t>hould be on the 1</w:t>
            </w:r>
            <w:r w:rsidRPr="002923FD">
              <w:rPr>
                <w:rFonts w:cstheme="minorHAnsi"/>
                <w:color w:val="000000"/>
                <w:vertAlign w:val="superscript"/>
              </w:rPr>
              <w:t>st</w:t>
            </w:r>
            <w:r w:rsidRPr="002923FD">
              <w:rPr>
                <w:rFonts w:cstheme="minorHAnsi"/>
                <w:color w:val="000000"/>
              </w:rPr>
              <w:t xml:space="preserve"> of the same month of the Issue </w:t>
            </w:r>
            <w:r>
              <w:rPr>
                <w:rFonts w:cstheme="minorHAnsi"/>
                <w:color w:val="000000"/>
              </w:rPr>
              <w:t>d</w:t>
            </w:r>
            <w:r w:rsidRPr="002923FD">
              <w:rPr>
                <w:rFonts w:cstheme="minorHAnsi"/>
                <w:color w:val="000000"/>
              </w:rPr>
              <w:t>ate plus the tenor.</w:t>
            </w:r>
          </w:p>
          <w:p w14:paraId="448E4AC0" w14:textId="795CDF4C" w:rsidR="00C84922" w:rsidRPr="002923FD" w:rsidRDefault="00C84922" w:rsidP="00144A3B">
            <w:pPr>
              <w:pStyle w:val="NoSpacing"/>
              <w:rPr>
                <w:del w:id="421" w:author="Akila BALAKRISHNAN from.OPTIMUM (MAS)" w:date="2026-01-05T13:45:00Z" w16du:dateUtc="2026-01-05T05:45:00Z"/>
                <w:rFonts w:cstheme="minorHAnsi"/>
              </w:rPr>
            </w:pPr>
            <w:commentRangeStart w:id="422"/>
            <w:commentRangeStart w:id="423"/>
            <w:del w:id="424" w:author="Akila BALAKRISHNAN from.OPTIMUM (MAS)" w:date="2026-01-05T13:45:00Z" w16du:dateUtc="2026-01-05T05:45:00Z">
              <w:r w:rsidRPr="002923FD">
                <w:rPr>
                  <w:rFonts w:cstheme="minorHAnsi"/>
                </w:rPr>
                <w:delText xml:space="preserve">- </w:delText>
              </w:r>
              <w:r>
                <w:rPr>
                  <w:rFonts w:cstheme="minorHAnsi"/>
                </w:rPr>
                <w:delText xml:space="preserve">Reopened SGS: </w:delText>
              </w:r>
              <w:r w:rsidR="00113496">
                <w:rPr>
                  <w:rFonts w:cstheme="minorHAnsi"/>
                </w:rPr>
                <w:delText>S</w:delText>
              </w:r>
              <w:r w:rsidRPr="002923FD">
                <w:rPr>
                  <w:rFonts w:cstheme="minorHAnsi"/>
                </w:rPr>
                <w:delText xml:space="preserve">hould be the same as the Maturity </w:delText>
              </w:r>
            </w:del>
            <w:del w:id="425" w:author="Akila BALAKRISHNAN from.OPTIMUM (MAS)" w:date="2025-12-29T18:49:00Z" w16du:dateUtc="2025-12-29T10:49:00Z">
              <w:r w:rsidDel="00990719">
                <w:rPr>
                  <w:rFonts w:cstheme="minorHAnsi"/>
                </w:rPr>
                <w:delText>d</w:delText>
              </w:r>
            </w:del>
            <w:del w:id="426" w:author="Akila BALAKRISHNAN from.OPTIMUM (MAS)" w:date="2026-01-05T13:45:00Z" w16du:dateUtc="2026-01-05T05:45:00Z">
              <w:r w:rsidRPr="002923FD">
                <w:rPr>
                  <w:rFonts w:cstheme="minorHAnsi"/>
                </w:rPr>
                <w:delText>ate of the original issue.</w:delText>
              </w:r>
              <w:commentRangeEnd w:id="422"/>
              <w:r w:rsidR="0047172F">
                <w:rPr>
                  <w:rStyle w:val="CommentReference"/>
                </w:rPr>
                <w:commentReference w:id="422"/>
              </w:r>
              <w:commentRangeEnd w:id="423"/>
              <w:r w:rsidR="00C75BB6">
                <w:rPr>
                  <w:rStyle w:val="CommentReference"/>
                </w:rPr>
                <w:commentReference w:id="423"/>
              </w:r>
            </w:del>
          </w:p>
          <w:p w14:paraId="5241DE0A" w14:textId="77777777" w:rsidR="00C84922" w:rsidRDefault="00C84922" w:rsidP="00C54114">
            <w:pPr>
              <w:pStyle w:val="NoSpacing"/>
              <w:rPr>
                <w:ins w:id="427" w:author="Eugene CHEONG from.TOPPAN (MAS)" w:date="2025-12-22T09:56:00Z" w16du:dateUtc="2025-12-22T01:56:00Z"/>
                <w:rFonts w:cstheme="minorHAnsi"/>
              </w:rPr>
            </w:pPr>
            <w:r w:rsidRPr="002923FD">
              <w:rPr>
                <w:rFonts w:cstheme="minorHAnsi"/>
              </w:rPr>
              <w:t xml:space="preserve">- </w:t>
            </w:r>
            <w:r w:rsidR="00144A3B">
              <w:rPr>
                <w:rFonts w:cstheme="minorHAnsi"/>
              </w:rPr>
              <w:t xml:space="preserve">T-Bills: </w:t>
            </w:r>
            <w:r w:rsidR="00113496">
              <w:rPr>
                <w:rFonts w:cstheme="minorHAnsi"/>
              </w:rPr>
              <w:t>S</w:t>
            </w:r>
            <w:r w:rsidRPr="002923FD">
              <w:rPr>
                <w:rFonts w:cstheme="minorHAnsi"/>
              </w:rPr>
              <w:t>hould fall on</w:t>
            </w:r>
            <w:r w:rsidR="00144A3B">
              <w:rPr>
                <w:rFonts w:cstheme="minorHAnsi"/>
              </w:rPr>
              <w:t xml:space="preserve"> {X}.</w:t>
            </w:r>
          </w:p>
          <w:p w14:paraId="62C2E33F" w14:textId="3A1F7A1D" w:rsidR="00C54114" w:rsidRPr="002923FD" w:rsidRDefault="00C54114" w:rsidP="00C54114">
            <w:pPr>
              <w:pStyle w:val="NoSpacing"/>
            </w:pPr>
            <w:ins w:id="428" w:author="Eugene CHEONG from.TOPPAN (MAS)" w:date="2025-12-22T09:56:00Z" w16du:dateUtc="2025-12-22T01:56:00Z">
              <w:r>
                <w:t xml:space="preserve">- MAS Bills: </w:t>
              </w:r>
            </w:ins>
            <w:ins w:id="429" w:author="Eugene CHEONG from.TOPPAN (MAS)" w:date="2025-12-22T09:57:00Z" w16du:dateUtc="2025-12-22T01:57:00Z">
              <w:r>
                <w:t xml:space="preserve">Should </w:t>
              </w:r>
              <w:del w:id="430" w:author="Akila BALAKRISHNAN from.OPTIMUM (MAS)" w:date="2025-12-29T18:26:00Z" w16du:dateUtc="2025-12-29T10:26:00Z">
                <w:r w:rsidDel="00473690">
                  <w:delText>not fall on a public holiday</w:delText>
                </w:r>
              </w:del>
            </w:ins>
            <w:ins w:id="431" w:author="Akila BALAKRISHNAN from.OPTIMUM (MAS)" w:date="2025-12-29T18:26:00Z" w16du:dateUtc="2025-12-29T10:26:00Z">
              <w:r w:rsidR="00473690">
                <w:t>be a</w:t>
              </w:r>
            </w:ins>
            <w:ins w:id="432" w:author="Akila BALAKRISHNAN from.OPTIMUM (MAS)" w:date="2025-12-29T18:27:00Z" w16du:dateUtc="2025-12-29T10:27:00Z">
              <w:r w:rsidR="00473690">
                <w:t xml:space="preserve"> business day</w:t>
              </w:r>
            </w:ins>
            <w:ins w:id="433" w:author="Akila BALAKRISHNAN from.OPTIMUM (MAS)" w:date="2025-12-29T18:32:00Z" w16du:dateUtc="2025-12-29T10:32:00Z">
              <w:r w:rsidR="00473690">
                <w:t>.</w:t>
              </w:r>
            </w:ins>
          </w:p>
        </w:tc>
        <w:tc>
          <w:tcPr>
            <w:tcW w:w="3685" w:type="dxa"/>
          </w:tcPr>
          <w:p w14:paraId="387EBCA9" w14:textId="77777777" w:rsidR="000E2A0C" w:rsidRPr="002923FD" w:rsidRDefault="000E2A0C" w:rsidP="000E2A0C">
            <w:pPr>
              <w:pStyle w:val="NoSpacing"/>
              <w:rPr>
                <w:ins w:id="434" w:author="Han Xie CHAI (MAS)" w:date="2026-01-12T16:08:00Z" w16du:dateUtc="2026-01-12T08:08:00Z"/>
                <w:rFonts w:cstheme="minorHAnsi"/>
              </w:rPr>
            </w:pPr>
            <w:ins w:id="435" w:author="Han Xie CHAI (MAS)" w:date="2026-01-12T16:08:00Z" w16du:dateUtc="2026-01-12T08:08:00Z">
              <w:r w:rsidRPr="002923FD">
                <w:rPr>
                  <w:rFonts w:cstheme="minorHAnsi"/>
                </w:rPr>
                <w:t xml:space="preserve">{X} </w:t>
              </w:r>
              <w:r>
                <w:rPr>
                  <w:rFonts w:cstheme="minorHAnsi"/>
                </w:rPr>
                <w:t xml:space="preserve">is the value of the “Primary issue/maturity day (T)” parameter for the following </w:t>
              </w:r>
              <w:r w:rsidRPr="002923FD">
                <w:rPr>
                  <w:rFonts w:cstheme="minorHAnsi"/>
                </w:rPr>
                <w:t>security type</w:t>
              </w:r>
              <w:r>
                <w:rPr>
                  <w:rFonts w:cstheme="minorHAnsi"/>
                </w:rPr>
                <w:t>s</w:t>
              </w:r>
              <w:r w:rsidRPr="002923FD">
                <w:rPr>
                  <w:rFonts w:cstheme="minorHAnsi"/>
                </w:rPr>
                <w:t>:</w:t>
              </w:r>
            </w:ins>
          </w:p>
          <w:p w14:paraId="71187077" w14:textId="77777777" w:rsidR="000E2A0C" w:rsidRDefault="000E2A0C" w:rsidP="000E2A0C">
            <w:pPr>
              <w:pStyle w:val="ListParagraph"/>
              <w:numPr>
                <w:ilvl w:val="0"/>
                <w:numId w:val="27"/>
              </w:numPr>
              <w:rPr>
                <w:ins w:id="436" w:author="Han Xie CHAI (MAS)" w:date="2026-01-12T16:08:00Z" w16du:dateUtc="2026-01-12T08:08:00Z"/>
                <w:rFonts w:cstheme="minorHAnsi"/>
              </w:rPr>
            </w:pPr>
            <w:ins w:id="437" w:author="Han Xie CHAI (MAS)" w:date="2026-01-12T16:08:00Z" w16du:dateUtc="2026-01-12T08:08:00Z">
              <w:r w:rsidRPr="002923FD">
                <w:rPr>
                  <w:rFonts w:cstheme="minorHAnsi"/>
                </w:rPr>
                <w:t>T-bills</w:t>
              </w:r>
            </w:ins>
          </w:p>
          <w:p w14:paraId="519F7399" w14:textId="77777777" w:rsidR="000E2A0C" w:rsidRDefault="000E2A0C" w:rsidP="000E2A0C">
            <w:pPr>
              <w:pStyle w:val="ListParagraph"/>
              <w:numPr>
                <w:ilvl w:val="0"/>
                <w:numId w:val="27"/>
              </w:numPr>
              <w:rPr>
                <w:ins w:id="438" w:author="Han Xie CHAI (MAS)" w:date="2026-01-12T16:08:00Z" w16du:dateUtc="2026-01-12T08:08:00Z"/>
                <w:rFonts w:cstheme="minorHAnsi"/>
              </w:rPr>
            </w:pPr>
            <w:ins w:id="439" w:author="Han Xie CHAI (MAS)" w:date="2026-01-12T16:08:00Z" w16du:dateUtc="2026-01-12T08:08:00Z">
              <w:r>
                <w:rPr>
                  <w:rFonts w:cstheme="minorHAnsi"/>
                </w:rPr>
                <w:t>SSBs</w:t>
              </w:r>
            </w:ins>
          </w:p>
          <w:p w14:paraId="110794B2" w14:textId="6D22A3D9" w:rsidR="00C84922" w:rsidRPr="002923FD" w:rsidDel="000E2A0C" w:rsidRDefault="000E2A0C" w:rsidP="000E2A0C">
            <w:pPr>
              <w:pStyle w:val="NoSpacing"/>
              <w:rPr>
                <w:del w:id="440" w:author="Han Xie CHAI (MAS)" w:date="2026-01-12T16:08:00Z" w16du:dateUtc="2026-01-12T08:08:00Z"/>
                <w:rFonts w:cstheme="minorHAnsi"/>
              </w:rPr>
            </w:pPr>
            <w:ins w:id="441" w:author="Han Xie CHAI (MAS)" w:date="2026-01-12T16:08:00Z" w16du:dateUtc="2026-01-12T08:08:00Z">
              <w:r>
                <w:rPr>
                  <w:rFonts w:cstheme="minorHAnsi"/>
                </w:rPr>
                <w:t>SGS Bond (New)</w:t>
              </w:r>
            </w:ins>
            <w:del w:id="442" w:author="Han Xie CHAI (MAS)" w:date="2026-01-12T16:08:00Z" w16du:dateUtc="2026-01-12T08:08:00Z">
              <w:r w:rsidR="00C84922" w:rsidRPr="002923FD" w:rsidDel="000E2A0C">
                <w:rPr>
                  <w:rFonts w:cstheme="minorHAnsi"/>
                </w:rPr>
                <w:delText xml:space="preserve">{X} </w:delText>
              </w:r>
              <w:r w:rsidR="002A4108" w:rsidDel="000E2A0C">
                <w:rPr>
                  <w:rFonts w:cstheme="minorHAnsi"/>
                </w:rPr>
                <w:delText xml:space="preserve">is a configurable parameter which </w:delText>
              </w:r>
              <w:r w:rsidR="00C84922" w:rsidRPr="002923FD" w:rsidDel="000E2A0C">
                <w:rPr>
                  <w:rFonts w:cstheme="minorHAnsi"/>
                </w:rPr>
                <w:delText>varies depending on security type</w:delText>
              </w:r>
            </w:del>
            <w:del w:id="443" w:author="Han Xie CHAI (MAS)" w:date="2025-12-31T10:14:00Z" w16du:dateUtc="2025-12-31T02:14:00Z">
              <w:r w:rsidR="00C84922" w:rsidRPr="002923FD" w:rsidDel="00C402CF">
                <w:rPr>
                  <w:rFonts w:cstheme="minorHAnsi"/>
                </w:rPr>
                <w:delText>:</w:delText>
              </w:r>
            </w:del>
          </w:p>
          <w:p w14:paraId="6AE02DBA" w14:textId="4EE7370B" w:rsidR="00C84922" w:rsidRPr="002923FD" w:rsidDel="00C402CF" w:rsidRDefault="00C84922" w:rsidP="00380D00">
            <w:pPr>
              <w:pStyle w:val="ListParagraph"/>
              <w:rPr>
                <w:del w:id="444" w:author="Han Xie CHAI (MAS)" w:date="2025-12-31T10:15:00Z" w16du:dateUtc="2025-12-31T02:15:00Z"/>
                <w:rFonts w:cstheme="minorHAnsi"/>
              </w:rPr>
            </w:pPr>
            <w:del w:id="445" w:author="Han Xie CHAI (MAS)" w:date="2025-12-31T10:15:00Z" w16du:dateUtc="2025-12-31T02:15:00Z">
              <w:r w:rsidRPr="002923FD" w:rsidDel="00C402CF">
                <w:rPr>
                  <w:rFonts w:cstheme="minorHAnsi"/>
                </w:rPr>
                <w:delText>T-bills: Tuesday</w:delText>
              </w:r>
            </w:del>
          </w:p>
          <w:p w14:paraId="6994DE59" w14:textId="77777777" w:rsidR="00C84922" w:rsidRDefault="00C84922">
            <w:pPr>
              <w:pStyle w:val="ListParagraph"/>
              <w:pPrChange w:id="446" w:author="Han Xie CHAI (MAS)" w:date="2025-12-31T10:15:00Z" w16du:dateUtc="2025-12-31T02:15:00Z">
                <w:pPr>
                  <w:pStyle w:val="NoSpacing"/>
                </w:pPr>
              </w:pPrChange>
            </w:pPr>
          </w:p>
        </w:tc>
      </w:tr>
      <w:tr w:rsidR="00C84922" w:rsidRPr="007C7C7F" w14:paraId="3DEDFC16" w14:textId="77777777" w:rsidTr="007C6BBB">
        <w:tc>
          <w:tcPr>
            <w:tcW w:w="562" w:type="dxa"/>
          </w:tcPr>
          <w:p w14:paraId="0196EA2F" w14:textId="3EDEF5F6" w:rsidR="00C84922" w:rsidRDefault="007D79BD" w:rsidP="00C84922">
            <w:pPr>
              <w:pStyle w:val="NoSpacing"/>
              <w:rPr>
                <w:rFonts w:cstheme="minorHAnsi"/>
              </w:rPr>
            </w:pPr>
            <w:r>
              <w:rPr>
                <w:rFonts w:cstheme="minorHAnsi"/>
              </w:rPr>
              <w:t>5</w:t>
            </w:r>
          </w:p>
        </w:tc>
        <w:tc>
          <w:tcPr>
            <w:tcW w:w="2248" w:type="dxa"/>
          </w:tcPr>
          <w:p w14:paraId="15A2C161" w14:textId="0890734C" w:rsidR="00C84922" w:rsidRPr="002923FD" w:rsidRDefault="00C84922" w:rsidP="00144A3B">
            <w:pPr>
              <w:pStyle w:val="NoSpacing"/>
            </w:pPr>
            <w:commentRangeStart w:id="447"/>
            <w:commentRangeStart w:id="448"/>
            <w:commentRangeStart w:id="449"/>
            <w:r w:rsidRPr="002923FD">
              <w:rPr>
                <w:rFonts w:cstheme="minorHAnsi"/>
              </w:rPr>
              <w:t>Tenor</w:t>
            </w:r>
            <w:commentRangeEnd w:id="447"/>
            <w:r w:rsidR="00031650">
              <w:rPr>
                <w:rStyle w:val="CommentReference"/>
              </w:rPr>
              <w:commentReference w:id="447"/>
            </w:r>
            <w:commentRangeEnd w:id="448"/>
            <w:r w:rsidR="00113496">
              <w:rPr>
                <w:rStyle w:val="CommentReference"/>
              </w:rPr>
              <w:commentReference w:id="448"/>
            </w:r>
            <w:commentRangeEnd w:id="449"/>
            <w:r w:rsidR="0010631D">
              <w:rPr>
                <w:rStyle w:val="CommentReference"/>
              </w:rPr>
              <w:commentReference w:id="449"/>
            </w:r>
          </w:p>
        </w:tc>
        <w:tc>
          <w:tcPr>
            <w:tcW w:w="1701" w:type="dxa"/>
          </w:tcPr>
          <w:p w14:paraId="28A3EA00" w14:textId="77777777" w:rsidR="00C84922" w:rsidRPr="002923FD" w:rsidRDefault="00C84922" w:rsidP="00144A3B">
            <w:pPr>
              <w:pStyle w:val="NoSpacing"/>
              <w:rPr>
                <w:rFonts w:cstheme="minorHAnsi"/>
              </w:rPr>
            </w:pPr>
            <w:r w:rsidRPr="002923FD">
              <w:rPr>
                <w:rFonts w:cstheme="minorHAnsi"/>
              </w:rPr>
              <w:t>Dropdown (when editing)</w:t>
            </w:r>
          </w:p>
          <w:p w14:paraId="1FE1517A" w14:textId="3354CF1A" w:rsidR="00C84922" w:rsidRPr="002923FD" w:rsidRDefault="00C84922" w:rsidP="00144A3B">
            <w:pPr>
              <w:pStyle w:val="NoSpacing"/>
            </w:pPr>
            <w:r w:rsidRPr="002923FD">
              <w:rPr>
                <w:rFonts w:cstheme="minorHAnsi"/>
              </w:rPr>
              <w:t>Label (when viewing)</w:t>
            </w:r>
          </w:p>
        </w:tc>
        <w:tc>
          <w:tcPr>
            <w:tcW w:w="2147" w:type="dxa"/>
          </w:tcPr>
          <w:p w14:paraId="21FF6CE2" w14:textId="26FC673D" w:rsidR="00C84922" w:rsidRPr="002923FD" w:rsidRDefault="00C84922" w:rsidP="00144A3B">
            <w:pPr>
              <w:pStyle w:val="NoSpacing"/>
            </w:pPr>
            <w:r w:rsidRPr="00D95647">
              <w:rPr>
                <w:rFonts w:cstheme="minorHAnsi"/>
                <w:color w:val="000000"/>
                <w:u w:val="single"/>
              </w:rPr>
              <w:t>Hard Validations:</w:t>
            </w:r>
            <w:r w:rsidRPr="002923FD">
              <w:rPr>
                <w:rFonts w:cstheme="minorHAnsi"/>
                <w:color w:val="000000"/>
              </w:rPr>
              <w:br/>
              <w:t xml:space="preserve">- </w:t>
            </w:r>
            <w:r w:rsidR="00144A3B">
              <w:rPr>
                <w:rFonts w:cstheme="minorHAnsi"/>
                <w:color w:val="000000"/>
              </w:rPr>
              <w:t>R</w:t>
            </w:r>
            <w:r w:rsidRPr="002923FD">
              <w:rPr>
                <w:rFonts w:cstheme="minorHAnsi"/>
                <w:color w:val="000000"/>
              </w:rPr>
              <w:t>equired field.</w:t>
            </w:r>
          </w:p>
        </w:tc>
        <w:tc>
          <w:tcPr>
            <w:tcW w:w="3685" w:type="dxa"/>
          </w:tcPr>
          <w:p w14:paraId="77774990" w14:textId="4046F59F" w:rsidR="003837AD" w:rsidRDefault="003837AD" w:rsidP="00144A3B">
            <w:pPr>
              <w:pStyle w:val="NoSpacing"/>
              <w:rPr>
                <w:ins w:id="450" w:author="Han Xie CHAI (MAS)" w:date="2026-01-12T16:19:00Z" w16du:dateUtc="2026-01-12T08:19:00Z"/>
                <w:rFonts w:cstheme="minorHAnsi"/>
              </w:rPr>
            </w:pPr>
            <w:commentRangeStart w:id="451"/>
            <w:ins w:id="452" w:author="Han Xie CHAI (MAS)" w:date="2026-01-12T16:19:00Z" w16du:dateUtc="2026-01-12T08:19:00Z">
              <w:r>
                <w:t>Available options are based on the list of tenors for the security type.</w:t>
              </w:r>
            </w:ins>
            <w:commentRangeStart w:id="453"/>
            <w:commentRangeStart w:id="454"/>
            <w:commentRangeStart w:id="455"/>
            <w:commentRangeStart w:id="456"/>
            <w:commentRangeEnd w:id="453"/>
            <w:r w:rsidR="00110A24">
              <w:rPr>
                <w:rStyle w:val="CommentReference"/>
              </w:rPr>
              <w:commentReference w:id="453"/>
            </w:r>
            <w:commentRangeEnd w:id="454"/>
            <w:r w:rsidR="009444D6">
              <w:rPr>
                <w:rStyle w:val="CommentReference"/>
              </w:rPr>
              <w:commentReference w:id="454"/>
            </w:r>
            <w:commentRangeEnd w:id="455"/>
            <w:r w:rsidR="00FC004F">
              <w:rPr>
                <w:rStyle w:val="CommentReference"/>
              </w:rPr>
              <w:commentReference w:id="455"/>
            </w:r>
            <w:commentRangeEnd w:id="456"/>
            <w:r w:rsidR="0059391E">
              <w:rPr>
                <w:rStyle w:val="CommentReference"/>
              </w:rPr>
              <w:commentReference w:id="456"/>
            </w:r>
            <w:commentRangeEnd w:id="451"/>
            <w:r>
              <w:rPr>
                <w:rStyle w:val="CommentReference"/>
              </w:rPr>
              <w:commentReference w:id="451"/>
            </w:r>
          </w:p>
          <w:p w14:paraId="5EE81ADA" w14:textId="77777777" w:rsidR="003837AD" w:rsidRDefault="003837AD" w:rsidP="00144A3B">
            <w:pPr>
              <w:pStyle w:val="NoSpacing"/>
              <w:rPr>
                <w:ins w:id="457" w:author="Han Xie CHAI (MAS)" w:date="2026-01-12T16:19:00Z" w16du:dateUtc="2026-01-12T08:19:00Z"/>
                <w:rFonts w:cstheme="minorHAnsi"/>
              </w:rPr>
            </w:pPr>
          </w:p>
          <w:p w14:paraId="54A0457F" w14:textId="52B0ACF5" w:rsidR="00C84922" w:rsidRPr="002923FD" w:rsidRDefault="002A4108" w:rsidP="00144A3B">
            <w:pPr>
              <w:pStyle w:val="NoSpacing"/>
              <w:rPr>
                <w:rFonts w:cstheme="minorHAnsi"/>
              </w:rPr>
            </w:pPr>
            <w:commentRangeStart w:id="458"/>
            <w:commentRangeStart w:id="459"/>
            <w:r>
              <w:rPr>
                <w:rFonts w:cstheme="minorHAnsi"/>
              </w:rPr>
              <w:t>Options</w:t>
            </w:r>
            <w:r w:rsidR="00C84922" w:rsidRPr="002923FD">
              <w:rPr>
                <w:rFonts w:cstheme="minorHAnsi"/>
              </w:rPr>
              <w:t xml:space="preserve"> available for SGS Bonds:</w:t>
            </w:r>
            <w:commentRangeEnd w:id="458"/>
            <w:r w:rsidR="0047172F">
              <w:rPr>
                <w:rStyle w:val="CommentReference"/>
              </w:rPr>
              <w:commentReference w:id="458"/>
            </w:r>
            <w:commentRangeEnd w:id="459"/>
            <w:r w:rsidR="00C75BB6">
              <w:rPr>
                <w:rStyle w:val="CommentReference"/>
              </w:rPr>
              <w:commentReference w:id="459"/>
            </w:r>
          </w:p>
          <w:p w14:paraId="2396F0F4" w14:textId="1A193307" w:rsidR="00C84922" w:rsidRPr="002923FD" w:rsidRDefault="00C84922" w:rsidP="00380D00">
            <w:pPr>
              <w:pStyle w:val="ListParagraph"/>
              <w:rPr>
                <w:rFonts w:cstheme="minorHAnsi"/>
              </w:rPr>
            </w:pPr>
            <w:r w:rsidRPr="002923FD">
              <w:rPr>
                <w:rFonts w:cstheme="minorHAnsi"/>
              </w:rPr>
              <w:t>2-</w:t>
            </w:r>
            <w:r>
              <w:rPr>
                <w:rFonts w:cstheme="minorHAnsi"/>
              </w:rPr>
              <w:t>y</w:t>
            </w:r>
            <w:r w:rsidRPr="002923FD">
              <w:rPr>
                <w:rFonts w:cstheme="minorHAnsi"/>
              </w:rPr>
              <w:t>ear</w:t>
            </w:r>
          </w:p>
          <w:p w14:paraId="70A695FB" w14:textId="53C74166" w:rsidR="00C84922" w:rsidRPr="002923FD" w:rsidRDefault="00C84922" w:rsidP="00380D00">
            <w:pPr>
              <w:pStyle w:val="ListParagraph"/>
              <w:rPr>
                <w:rFonts w:cstheme="minorHAnsi"/>
              </w:rPr>
            </w:pPr>
            <w:r w:rsidRPr="002923FD">
              <w:rPr>
                <w:rFonts w:cstheme="minorHAnsi"/>
              </w:rPr>
              <w:t>5-</w:t>
            </w:r>
            <w:r>
              <w:rPr>
                <w:rFonts w:cstheme="minorHAnsi"/>
              </w:rPr>
              <w:t>y</w:t>
            </w:r>
            <w:r w:rsidRPr="002923FD">
              <w:rPr>
                <w:rFonts w:cstheme="minorHAnsi"/>
              </w:rPr>
              <w:t>ear</w:t>
            </w:r>
          </w:p>
          <w:p w14:paraId="41D4BA1D" w14:textId="1E24C631" w:rsidR="00C84922" w:rsidRPr="002923FD" w:rsidRDefault="00C84922" w:rsidP="00380D00">
            <w:pPr>
              <w:pStyle w:val="ListParagraph"/>
              <w:rPr>
                <w:rFonts w:cstheme="minorHAnsi"/>
              </w:rPr>
            </w:pPr>
            <w:r w:rsidRPr="002923FD">
              <w:rPr>
                <w:rFonts w:cstheme="minorHAnsi"/>
              </w:rPr>
              <w:t>10-</w:t>
            </w:r>
            <w:r>
              <w:rPr>
                <w:rFonts w:cstheme="minorHAnsi"/>
              </w:rPr>
              <w:t>y</w:t>
            </w:r>
            <w:r w:rsidRPr="002923FD">
              <w:rPr>
                <w:rFonts w:cstheme="minorHAnsi"/>
              </w:rPr>
              <w:t>ear</w:t>
            </w:r>
          </w:p>
          <w:p w14:paraId="18F4D529" w14:textId="03D3FB01" w:rsidR="00C84922" w:rsidRPr="002923FD" w:rsidRDefault="00C84922" w:rsidP="00380D00">
            <w:pPr>
              <w:pStyle w:val="ListParagraph"/>
              <w:rPr>
                <w:rFonts w:cstheme="minorHAnsi"/>
              </w:rPr>
            </w:pPr>
            <w:r w:rsidRPr="002923FD">
              <w:rPr>
                <w:rFonts w:cstheme="minorHAnsi"/>
              </w:rPr>
              <w:t>15-</w:t>
            </w:r>
            <w:r>
              <w:rPr>
                <w:rFonts w:cstheme="minorHAnsi"/>
              </w:rPr>
              <w:t>y</w:t>
            </w:r>
            <w:r w:rsidRPr="002923FD">
              <w:rPr>
                <w:rFonts w:cstheme="minorHAnsi"/>
              </w:rPr>
              <w:t>ear</w:t>
            </w:r>
          </w:p>
          <w:p w14:paraId="03A24B95" w14:textId="7651077D" w:rsidR="00C84922" w:rsidRPr="002923FD" w:rsidRDefault="00C84922" w:rsidP="00380D00">
            <w:pPr>
              <w:pStyle w:val="ListParagraph"/>
              <w:rPr>
                <w:rFonts w:cstheme="minorHAnsi"/>
              </w:rPr>
            </w:pPr>
            <w:r w:rsidRPr="002923FD">
              <w:rPr>
                <w:rFonts w:cstheme="minorHAnsi"/>
              </w:rPr>
              <w:t>20-</w:t>
            </w:r>
            <w:r>
              <w:rPr>
                <w:rFonts w:cstheme="minorHAnsi"/>
              </w:rPr>
              <w:t>y</w:t>
            </w:r>
            <w:r w:rsidRPr="002923FD">
              <w:rPr>
                <w:rFonts w:cstheme="minorHAnsi"/>
              </w:rPr>
              <w:t>ear</w:t>
            </w:r>
          </w:p>
          <w:p w14:paraId="043A43C3" w14:textId="1D99341C" w:rsidR="00C84922" w:rsidRPr="002923FD" w:rsidRDefault="00C84922" w:rsidP="00380D00">
            <w:pPr>
              <w:pStyle w:val="ListParagraph"/>
              <w:rPr>
                <w:rFonts w:cstheme="minorHAnsi"/>
              </w:rPr>
            </w:pPr>
            <w:r w:rsidRPr="002923FD">
              <w:rPr>
                <w:rFonts w:cstheme="minorHAnsi"/>
              </w:rPr>
              <w:t>30-</w:t>
            </w:r>
            <w:r>
              <w:rPr>
                <w:rFonts w:cstheme="minorHAnsi"/>
              </w:rPr>
              <w:t>y</w:t>
            </w:r>
            <w:r w:rsidRPr="002923FD">
              <w:rPr>
                <w:rFonts w:cstheme="minorHAnsi"/>
              </w:rPr>
              <w:t>ear</w:t>
            </w:r>
          </w:p>
          <w:p w14:paraId="4A463EE5" w14:textId="1970C6A7" w:rsidR="00C84922" w:rsidRPr="002923FD" w:rsidRDefault="00C84922" w:rsidP="00380D00">
            <w:pPr>
              <w:pStyle w:val="ListParagraph"/>
              <w:rPr>
                <w:rFonts w:cstheme="minorHAnsi"/>
              </w:rPr>
            </w:pPr>
            <w:r w:rsidRPr="002923FD">
              <w:rPr>
                <w:rFonts w:cstheme="minorHAnsi"/>
              </w:rPr>
              <w:t>40-</w:t>
            </w:r>
            <w:r>
              <w:rPr>
                <w:rFonts w:cstheme="minorHAnsi"/>
              </w:rPr>
              <w:t>y</w:t>
            </w:r>
            <w:r w:rsidRPr="002923FD">
              <w:rPr>
                <w:rFonts w:cstheme="minorHAnsi"/>
              </w:rPr>
              <w:t>ear</w:t>
            </w:r>
          </w:p>
          <w:p w14:paraId="03E7B3BB" w14:textId="1681BC27" w:rsidR="00C84922" w:rsidRPr="002923FD" w:rsidRDefault="00C84922" w:rsidP="00380D00">
            <w:pPr>
              <w:pStyle w:val="ListParagraph"/>
              <w:rPr>
                <w:rFonts w:cstheme="minorHAnsi"/>
              </w:rPr>
            </w:pPr>
            <w:r w:rsidRPr="002923FD">
              <w:rPr>
                <w:rFonts w:cstheme="minorHAnsi"/>
              </w:rPr>
              <w:t>50-</w:t>
            </w:r>
            <w:r>
              <w:rPr>
                <w:rFonts w:cstheme="minorHAnsi"/>
              </w:rPr>
              <w:t>y</w:t>
            </w:r>
            <w:r w:rsidRPr="002923FD">
              <w:rPr>
                <w:rFonts w:cstheme="minorHAnsi"/>
              </w:rPr>
              <w:t>ear</w:t>
            </w:r>
          </w:p>
          <w:p w14:paraId="6AE6CCEC" w14:textId="77777777" w:rsidR="00C84922" w:rsidRPr="002923FD" w:rsidRDefault="00C84922" w:rsidP="00144A3B">
            <w:pPr>
              <w:pStyle w:val="NoSpacing"/>
              <w:rPr>
                <w:rFonts w:cstheme="minorHAnsi"/>
              </w:rPr>
            </w:pPr>
          </w:p>
          <w:p w14:paraId="33505838" w14:textId="6AD053BB" w:rsidR="00C84922" w:rsidRPr="002923FD" w:rsidRDefault="002A4108" w:rsidP="00144A3B">
            <w:pPr>
              <w:pStyle w:val="NoSpacing"/>
              <w:rPr>
                <w:rFonts w:cstheme="minorHAnsi"/>
              </w:rPr>
            </w:pPr>
            <w:r>
              <w:rPr>
                <w:rFonts w:cstheme="minorHAnsi"/>
              </w:rPr>
              <w:t>Options</w:t>
            </w:r>
            <w:r w:rsidR="00C84922" w:rsidRPr="002923FD">
              <w:rPr>
                <w:rFonts w:cstheme="minorHAnsi"/>
              </w:rPr>
              <w:t xml:space="preserve"> available for T-Bills:</w:t>
            </w:r>
          </w:p>
          <w:p w14:paraId="2C553822" w14:textId="55291276" w:rsidR="00C84922" w:rsidRPr="002923FD" w:rsidRDefault="00C84922" w:rsidP="00380D00">
            <w:pPr>
              <w:pStyle w:val="ListParagraph"/>
              <w:rPr>
                <w:rFonts w:cstheme="minorHAnsi"/>
              </w:rPr>
            </w:pPr>
            <w:r w:rsidRPr="002923FD">
              <w:rPr>
                <w:rFonts w:cstheme="minorHAnsi"/>
              </w:rPr>
              <w:t>6-</w:t>
            </w:r>
            <w:r>
              <w:rPr>
                <w:rFonts w:cstheme="minorHAnsi"/>
              </w:rPr>
              <w:t>m</w:t>
            </w:r>
            <w:r w:rsidRPr="002923FD">
              <w:rPr>
                <w:rFonts w:cstheme="minorHAnsi"/>
              </w:rPr>
              <w:t>onth</w:t>
            </w:r>
          </w:p>
          <w:p w14:paraId="5C573762" w14:textId="23B61781" w:rsidR="00C84922" w:rsidRPr="002923FD" w:rsidRDefault="00C84922" w:rsidP="00380D00">
            <w:pPr>
              <w:pStyle w:val="ListParagraph"/>
              <w:rPr>
                <w:rFonts w:cstheme="minorHAnsi"/>
              </w:rPr>
            </w:pPr>
            <w:r w:rsidRPr="002923FD">
              <w:rPr>
                <w:rFonts w:cstheme="minorHAnsi"/>
              </w:rPr>
              <w:t>1-</w:t>
            </w:r>
            <w:r>
              <w:rPr>
                <w:rFonts w:cstheme="minorHAnsi"/>
              </w:rPr>
              <w:t>y</w:t>
            </w:r>
            <w:r w:rsidRPr="002923FD">
              <w:rPr>
                <w:rFonts w:cstheme="minorHAnsi"/>
              </w:rPr>
              <w:t>ear</w:t>
            </w:r>
          </w:p>
          <w:p w14:paraId="18F48BF0" w14:textId="77777777" w:rsidR="00C84922" w:rsidRPr="002923FD" w:rsidRDefault="00C84922" w:rsidP="00144A3B">
            <w:pPr>
              <w:pStyle w:val="NoSpacing"/>
              <w:rPr>
                <w:rFonts w:cstheme="minorHAnsi"/>
              </w:rPr>
            </w:pPr>
          </w:p>
          <w:p w14:paraId="78A927C9" w14:textId="5B3E56FD" w:rsidR="00C84922" w:rsidRPr="002923FD" w:rsidRDefault="002A4108" w:rsidP="00144A3B">
            <w:pPr>
              <w:pStyle w:val="NoSpacing"/>
              <w:rPr>
                <w:rFonts w:cstheme="minorHAnsi"/>
              </w:rPr>
            </w:pPr>
            <w:r>
              <w:rPr>
                <w:rFonts w:cstheme="minorHAnsi"/>
              </w:rPr>
              <w:t>Options</w:t>
            </w:r>
            <w:r w:rsidR="00C84922" w:rsidRPr="002923FD">
              <w:rPr>
                <w:rFonts w:cstheme="minorHAnsi"/>
              </w:rPr>
              <w:t xml:space="preserve"> available for SSBs:</w:t>
            </w:r>
          </w:p>
          <w:p w14:paraId="0C6853AB" w14:textId="019C0E1E" w:rsidR="00C84922" w:rsidRPr="002923FD" w:rsidRDefault="00C84922" w:rsidP="00380D00">
            <w:pPr>
              <w:pStyle w:val="ListParagraph"/>
              <w:rPr>
                <w:rFonts w:cstheme="minorHAnsi"/>
              </w:rPr>
            </w:pPr>
            <w:r w:rsidRPr="002923FD">
              <w:rPr>
                <w:rFonts w:cstheme="minorHAnsi"/>
              </w:rPr>
              <w:t>10-</w:t>
            </w:r>
            <w:r>
              <w:rPr>
                <w:rFonts w:cstheme="minorHAnsi"/>
              </w:rPr>
              <w:t>y</w:t>
            </w:r>
            <w:r w:rsidRPr="002923FD">
              <w:rPr>
                <w:rFonts w:cstheme="minorHAnsi"/>
              </w:rPr>
              <w:t>ear</w:t>
            </w:r>
          </w:p>
          <w:p w14:paraId="195E6E29" w14:textId="77777777" w:rsidR="00C84922" w:rsidRPr="002923FD" w:rsidRDefault="00C84922" w:rsidP="00144A3B">
            <w:pPr>
              <w:pStyle w:val="NoSpacing"/>
              <w:rPr>
                <w:rFonts w:cstheme="minorHAnsi"/>
              </w:rPr>
            </w:pPr>
          </w:p>
          <w:p w14:paraId="56B4E6B9" w14:textId="5AD63F15" w:rsidR="00C84922" w:rsidRPr="002923FD" w:rsidRDefault="002A4108" w:rsidP="00144A3B">
            <w:pPr>
              <w:pStyle w:val="NoSpacing"/>
              <w:rPr>
                <w:rFonts w:cstheme="minorHAnsi"/>
              </w:rPr>
            </w:pPr>
            <w:commentRangeStart w:id="460"/>
            <w:r>
              <w:rPr>
                <w:rFonts w:cstheme="minorHAnsi"/>
              </w:rPr>
              <w:t>Options</w:t>
            </w:r>
            <w:r w:rsidR="00C84922" w:rsidRPr="002923FD">
              <w:rPr>
                <w:rFonts w:cstheme="minorHAnsi"/>
              </w:rPr>
              <w:t xml:space="preserve"> available for MAS Bills:</w:t>
            </w:r>
          </w:p>
          <w:p w14:paraId="75041A26" w14:textId="683EEC95" w:rsidR="00C84922" w:rsidRPr="002923FD" w:rsidRDefault="00C84922" w:rsidP="00380D00">
            <w:pPr>
              <w:pStyle w:val="ListParagraph"/>
              <w:rPr>
                <w:rFonts w:cstheme="minorHAnsi"/>
              </w:rPr>
            </w:pPr>
            <w:r w:rsidRPr="002923FD">
              <w:rPr>
                <w:rFonts w:cstheme="minorHAnsi"/>
              </w:rPr>
              <w:t>4-week</w:t>
            </w:r>
          </w:p>
          <w:p w14:paraId="396C26EE" w14:textId="51070145" w:rsidR="00C84922" w:rsidRPr="002923FD" w:rsidRDefault="00C84922" w:rsidP="00380D00">
            <w:pPr>
              <w:pStyle w:val="ListParagraph"/>
              <w:rPr>
                <w:rFonts w:cstheme="minorHAnsi"/>
              </w:rPr>
            </w:pPr>
            <w:r w:rsidRPr="002923FD">
              <w:rPr>
                <w:rFonts w:cstheme="minorHAnsi"/>
              </w:rPr>
              <w:t>12-week</w:t>
            </w:r>
          </w:p>
          <w:p w14:paraId="53D27C8D" w14:textId="14C8988C" w:rsidR="00C84922" w:rsidRDefault="00C84922" w:rsidP="00380D00">
            <w:pPr>
              <w:pStyle w:val="ListParagraph"/>
              <w:rPr>
                <w:ins w:id="461" w:author="Eugene CHEONG from.TOPPAN (MAS)" w:date="2025-12-19T17:42:00Z" w16du:dateUtc="2025-12-19T09:42:00Z"/>
                <w:rFonts w:cstheme="minorHAnsi"/>
              </w:rPr>
            </w:pPr>
            <w:r w:rsidRPr="002923FD">
              <w:rPr>
                <w:rFonts w:cstheme="minorHAnsi"/>
              </w:rPr>
              <w:t>36-week</w:t>
            </w:r>
            <w:commentRangeEnd w:id="460"/>
            <w:r w:rsidR="000C1EE4">
              <w:rPr>
                <w:rStyle w:val="CommentReference"/>
              </w:rPr>
              <w:commentReference w:id="460"/>
            </w:r>
          </w:p>
          <w:p w14:paraId="5F1C1E62" w14:textId="77777777" w:rsidR="0010631D" w:rsidRDefault="0010631D" w:rsidP="0010631D">
            <w:pPr>
              <w:rPr>
                <w:ins w:id="462" w:author="Eugene CHEONG from.TOPPAN (MAS)" w:date="2025-12-19T17:42:00Z" w16du:dateUtc="2025-12-19T09:42:00Z"/>
                <w:rFonts w:cstheme="minorHAnsi"/>
              </w:rPr>
            </w:pPr>
          </w:p>
          <w:p w14:paraId="18B2F677" w14:textId="13839E51" w:rsidR="0010631D" w:rsidRDefault="0010631D" w:rsidP="0010631D">
            <w:pPr>
              <w:rPr>
                <w:ins w:id="463" w:author="Eugene CHEONG from.TOPPAN (MAS)" w:date="2025-12-19T17:42:00Z" w16du:dateUtc="2025-12-19T09:42:00Z"/>
                <w:rFonts w:cstheme="minorHAnsi"/>
              </w:rPr>
            </w:pPr>
            <w:commentRangeStart w:id="464"/>
            <w:commentRangeStart w:id="465"/>
            <w:ins w:id="466" w:author="Eugene CHEONG from.TOPPAN (MAS)" w:date="2025-12-19T17:42:00Z" w16du:dateUtc="2025-12-19T09:42:00Z">
              <w:r>
                <w:rPr>
                  <w:rFonts w:cstheme="minorHAnsi"/>
                </w:rPr>
                <w:t>Options available for CMTBs:</w:t>
              </w:r>
            </w:ins>
          </w:p>
          <w:p w14:paraId="6459A851" w14:textId="3F81776D" w:rsidR="0010631D" w:rsidRPr="002923FD" w:rsidRDefault="0010631D" w:rsidP="0010631D">
            <w:pPr>
              <w:pStyle w:val="ListParagraph"/>
              <w:rPr>
                <w:ins w:id="467" w:author="Eugene CHEONG from.TOPPAN (MAS)" w:date="2025-12-19T17:43:00Z" w16du:dateUtc="2025-12-19T09:43:00Z"/>
                <w:rFonts w:cstheme="minorHAnsi"/>
              </w:rPr>
            </w:pPr>
            <w:ins w:id="468" w:author="Eugene CHEONG from.TOPPAN (MAS)" w:date="2025-12-19T17:43:00Z" w16du:dateUtc="2025-12-19T09:43:00Z">
              <w:r>
                <w:rPr>
                  <w:rFonts w:cstheme="minorHAnsi"/>
                </w:rPr>
                <w:t>7-day</w:t>
              </w:r>
            </w:ins>
            <w:commentRangeEnd w:id="464"/>
            <w:r w:rsidR="000C1EE4">
              <w:rPr>
                <w:rStyle w:val="CommentReference"/>
              </w:rPr>
              <w:commentReference w:id="464"/>
            </w:r>
            <w:commentRangeEnd w:id="465"/>
            <w:r w:rsidR="00240D99">
              <w:rPr>
                <w:rStyle w:val="CommentReference"/>
              </w:rPr>
              <w:commentReference w:id="465"/>
            </w:r>
          </w:p>
          <w:p w14:paraId="1711E094" w14:textId="77777777" w:rsidR="002A4108" w:rsidRDefault="002A4108" w:rsidP="00144A3B">
            <w:pPr>
              <w:pStyle w:val="NoSpacing"/>
            </w:pPr>
          </w:p>
          <w:p w14:paraId="5F00D4BB" w14:textId="61538BF6" w:rsidR="002A4108" w:rsidRDefault="002A4108" w:rsidP="00144A3B">
            <w:pPr>
              <w:pStyle w:val="NoSpacing"/>
            </w:pPr>
            <w:r>
              <w:t xml:space="preserve">Additional options are available based on security type when new security types or new tenors </w:t>
            </w:r>
            <w:r w:rsidR="009A1115">
              <w:t>for existing security types</w:t>
            </w:r>
            <w:r>
              <w:t xml:space="preserve"> are created.</w:t>
            </w:r>
          </w:p>
        </w:tc>
      </w:tr>
      <w:tr w:rsidR="00C84922" w:rsidRPr="007C7C7F" w14:paraId="02AC1CEE" w14:textId="77777777" w:rsidTr="007C6BBB">
        <w:tc>
          <w:tcPr>
            <w:tcW w:w="562" w:type="dxa"/>
          </w:tcPr>
          <w:p w14:paraId="01E3E788" w14:textId="6FC4C654" w:rsidR="00C84922" w:rsidRDefault="007D79BD" w:rsidP="00C84922">
            <w:pPr>
              <w:pStyle w:val="NoSpacing"/>
              <w:rPr>
                <w:rFonts w:cstheme="minorHAnsi"/>
              </w:rPr>
            </w:pPr>
            <w:r>
              <w:rPr>
                <w:rFonts w:cstheme="minorHAnsi"/>
              </w:rPr>
              <w:lastRenderedPageBreak/>
              <w:t>6</w:t>
            </w:r>
          </w:p>
        </w:tc>
        <w:tc>
          <w:tcPr>
            <w:tcW w:w="2248" w:type="dxa"/>
          </w:tcPr>
          <w:p w14:paraId="1F35FF5C" w14:textId="011F82D2" w:rsidR="00C84922" w:rsidRPr="002923FD" w:rsidRDefault="00C84922" w:rsidP="00144A3B">
            <w:pPr>
              <w:pStyle w:val="NoSpacing"/>
            </w:pPr>
            <w:commentRangeStart w:id="469"/>
            <w:commentRangeStart w:id="470"/>
            <w:r>
              <w:rPr>
                <w:rFonts w:cstheme="minorHAnsi"/>
              </w:rPr>
              <w:t>Tenor (days)</w:t>
            </w:r>
            <w:commentRangeEnd w:id="469"/>
            <w:r w:rsidR="002A4108">
              <w:rPr>
                <w:rStyle w:val="CommentReference"/>
              </w:rPr>
              <w:commentReference w:id="469"/>
            </w:r>
            <w:commentRangeEnd w:id="470"/>
            <w:r w:rsidR="002A4108">
              <w:rPr>
                <w:rStyle w:val="CommentReference"/>
              </w:rPr>
              <w:commentReference w:id="470"/>
            </w:r>
          </w:p>
        </w:tc>
        <w:tc>
          <w:tcPr>
            <w:tcW w:w="1701" w:type="dxa"/>
          </w:tcPr>
          <w:p w14:paraId="759233AE" w14:textId="5F085883" w:rsidR="00C84922" w:rsidRPr="002923FD" w:rsidRDefault="00C84922" w:rsidP="00144A3B">
            <w:pPr>
              <w:pStyle w:val="NoSpacing"/>
            </w:pPr>
            <w:r w:rsidRPr="002923FD">
              <w:rPr>
                <w:rFonts w:cstheme="minorHAnsi"/>
              </w:rPr>
              <w:t>Label</w:t>
            </w:r>
          </w:p>
        </w:tc>
        <w:tc>
          <w:tcPr>
            <w:tcW w:w="2147" w:type="dxa"/>
          </w:tcPr>
          <w:p w14:paraId="04D58117" w14:textId="5E388AD8" w:rsidR="00C84922" w:rsidRPr="002923FD" w:rsidRDefault="00C84922" w:rsidP="00144A3B">
            <w:pPr>
              <w:pStyle w:val="NoSpacing"/>
            </w:pPr>
            <w:r>
              <w:rPr>
                <w:rFonts w:cstheme="minorHAnsi"/>
                <w:color w:val="000000"/>
              </w:rPr>
              <w:t>-</w:t>
            </w:r>
          </w:p>
        </w:tc>
        <w:tc>
          <w:tcPr>
            <w:tcW w:w="3685" w:type="dxa"/>
          </w:tcPr>
          <w:p w14:paraId="3A335C2F" w14:textId="31361483" w:rsidR="00C84922" w:rsidRDefault="00C84922" w:rsidP="00144A3B">
            <w:pPr>
              <w:pStyle w:val="NoSpacing"/>
              <w:rPr>
                <w:rFonts w:cstheme="minorHAnsi"/>
                <w:color w:val="000000"/>
              </w:rPr>
            </w:pPr>
            <w:r>
              <w:rPr>
                <w:rFonts w:cstheme="minorHAnsi"/>
                <w:color w:val="000000"/>
              </w:rPr>
              <w:t xml:space="preserve">Computed by </w:t>
            </w:r>
            <w:del w:id="471" w:author="Akila BALAKRISHNAN from.OPTIMUM (MAS)" w:date="2025-12-29T18:29:00Z" w16du:dateUtc="2025-12-29T10:29:00Z">
              <w:r w:rsidDel="00473690">
                <w:rPr>
                  <w:rFonts w:cstheme="minorHAnsi"/>
                  <w:color w:val="000000"/>
                </w:rPr>
                <w:delText xml:space="preserve">OMEGA, </w:delText>
              </w:r>
              <w:r w:rsidR="00144A3B" w:rsidDel="00473690">
                <w:rPr>
                  <w:rFonts w:cstheme="minorHAnsi"/>
                  <w:color w:val="000000"/>
                </w:rPr>
                <w:delText>and</w:delText>
              </w:r>
            </w:del>
            <w:ins w:id="472" w:author="Akila BALAKRISHNAN from.OPTIMUM (MAS)" w:date="2025-12-29T18:29:00Z" w16du:dateUtc="2025-12-29T10:29:00Z">
              <w:r w:rsidR="00473690">
                <w:rPr>
                  <w:rFonts w:cstheme="minorHAnsi"/>
                  <w:color w:val="000000"/>
                </w:rPr>
                <w:t>OMEGA and</w:t>
              </w:r>
            </w:ins>
            <w:r w:rsidR="00144A3B">
              <w:rPr>
                <w:rFonts w:cstheme="minorHAnsi"/>
                <w:color w:val="000000"/>
              </w:rPr>
              <w:t xml:space="preserve"> </w:t>
            </w:r>
            <w:r>
              <w:rPr>
                <w:rFonts w:cstheme="minorHAnsi"/>
                <w:color w:val="000000"/>
              </w:rPr>
              <w:t>not required to be submitted by users.</w:t>
            </w:r>
          </w:p>
          <w:p w14:paraId="5F643723" w14:textId="77777777" w:rsidR="00C84922" w:rsidRDefault="00C84922" w:rsidP="00144A3B">
            <w:pPr>
              <w:pStyle w:val="NoSpacing"/>
              <w:rPr>
                <w:rFonts w:cstheme="minorHAnsi"/>
                <w:color w:val="000000"/>
              </w:rPr>
            </w:pPr>
          </w:p>
          <w:p w14:paraId="22A41F2B" w14:textId="29B338EA" w:rsidR="00C84922" w:rsidRDefault="00144A3B" w:rsidP="00144A3B">
            <w:pPr>
              <w:pStyle w:val="NoSpacing"/>
              <w:rPr>
                <w:rFonts w:cstheme="minorHAnsi"/>
                <w:color w:val="000000"/>
              </w:rPr>
            </w:pPr>
            <w:r>
              <w:rPr>
                <w:rFonts w:cstheme="minorHAnsi"/>
                <w:color w:val="000000"/>
              </w:rPr>
              <w:t>O</w:t>
            </w:r>
            <w:r w:rsidR="00C84922">
              <w:rPr>
                <w:rFonts w:cstheme="minorHAnsi"/>
                <w:color w:val="000000"/>
              </w:rPr>
              <w:t>nly visible for MAS Bills</w:t>
            </w:r>
            <w:ins w:id="473" w:author="Akila BALAKRISHNAN from.OPTIMUM (MAS)" w:date="2025-12-29T18:29:00Z" w16du:dateUtc="2025-12-29T10:29:00Z">
              <w:r w:rsidR="00473690">
                <w:rPr>
                  <w:rFonts w:cstheme="minorHAnsi"/>
                  <w:color w:val="000000"/>
                </w:rPr>
                <w:t xml:space="preserve">, </w:t>
              </w:r>
            </w:ins>
            <w:del w:id="474" w:author="Akila BALAKRISHNAN from.OPTIMUM (MAS)" w:date="2025-12-29T18:29:00Z" w16du:dateUtc="2025-12-29T10:29:00Z">
              <w:r w:rsidR="00C84922" w:rsidDel="00473690">
                <w:rPr>
                  <w:rFonts w:cstheme="minorHAnsi"/>
                  <w:color w:val="000000"/>
                </w:rPr>
                <w:delText xml:space="preserve"> and </w:delText>
              </w:r>
            </w:del>
            <w:r w:rsidR="00C84922">
              <w:rPr>
                <w:rFonts w:cstheme="minorHAnsi"/>
                <w:color w:val="000000"/>
              </w:rPr>
              <w:t>T-bills</w:t>
            </w:r>
            <w:ins w:id="475" w:author="Akila BALAKRISHNAN from.OPTIMUM (MAS)" w:date="2025-12-29T18:29:00Z" w16du:dateUtc="2025-12-29T10:29:00Z">
              <w:r w:rsidR="00473690">
                <w:rPr>
                  <w:rFonts w:cstheme="minorHAnsi"/>
                  <w:color w:val="000000"/>
                </w:rPr>
                <w:t xml:space="preserve"> and CMTB</w:t>
              </w:r>
            </w:ins>
            <w:r w:rsidR="00C84922">
              <w:rPr>
                <w:rFonts w:cstheme="minorHAnsi"/>
                <w:color w:val="000000"/>
              </w:rPr>
              <w:t>.</w:t>
            </w:r>
          </w:p>
          <w:p w14:paraId="0D4C8C37" w14:textId="77777777" w:rsidR="00C84922" w:rsidRDefault="00C84922" w:rsidP="00144A3B">
            <w:pPr>
              <w:pStyle w:val="NoSpacing"/>
              <w:rPr>
                <w:rFonts w:cstheme="minorHAnsi"/>
                <w:color w:val="000000"/>
              </w:rPr>
            </w:pPr>
          </w:p>
          <w:p w14:paraId="0DC611F8" w14:textId="4CABDA6B" w:rsidR="00C84922" w:rsidRDefault="00C84922" w:rsidP="00144A3B">
            <w:pPr>
              <w:pStyle w:val="NoSpacing"/>
            </w:pPr>
            <w:r>
              <w:rPr>
                <w:rFonts w:cstheme="minorHAnsi"/>
                <w:color w:val="000000"/>
              </w:rPr>
              <w:t>Value is number of calendar days between Maturity date and Issue date.</w:t>
            </w:r>
          </w:p>
        </w:tc>
      </w:tr>
      <w:tr w:rsidR="00C84922" w:rsidRPr="007C7C7F" w14:paraId="56120A65" w14:textId="77777777" w:rsidTr="007C6BBB">
        <w:tc>
          <w:tcPr>
            <w:tcW w:w="562" w:type="dxa"/>
          </w:tcPr>
          <w:p w14:paraId="4C70DB99" w14:textId="6C5131F5" w:rsidR="00C84922" w:rsidRDefault="007D79BD" w:rsidP="00C84922">
            <w:pPr>
              <w:pStyle w:val="NoSpacing"/>
              <w:rPr>
                <w:rFonts w:cstheme="minorHAnsi"/>
              </w:rPr>
            </w:pPr>
            <w:r>
              <w:rPr>
                <w:rFonts w:cstheme="minorHAnsi"/>
              </w:rPr>
              <w:t>7</w:t>
            </w:r>
          </w:p>
        </w:tc>
        <w:tc>
          <w:tcPr>
            <w:tcW w:w="2248" w:type="dxa"/>
          </w:tcPr>
          <w:p w14:paraId="20A55620" w14:textId="7848CDD2" w:rsidR="00C84922" w:rsidRPr="002923FD" w:rsidRDefault="00C84922" w:rsidP="00144A3B">
            <w:pPr>
              <w:pStyle w:val="NoSpacing"/>
            </w:pPr>
            <w:r w:rsidRPr="002923FD">
              <w:rPr>
                <w:rFonts w:cstheme="minorHAnsi"/>
              </w:rPr>
              <w:t xml:space="preserve">Issue </w:t>
            </w:r>
            <w:r>
              <w:rPr>
                <w:rFonts w:cstheme="minorHAnsi"/>
              </w:rPr>
              <w:t>c</w:t>
            </w:r>
            <w:r w:rsidRPr="002923FD">
              <w:rPr>
                <w:rFonts w:cstheme="minorHAnsi"/>
              </w:rPr>
              <w:t>ode</w:t>
            </w:r>
          </w:p>
        </w:tc>
        <w:tc>
          <w:tcPr>
            <w:tcW w:w="1701" w:type="dxa"/>
          </w:tcPr>
          <w:p w14:paraId="1C0CDA1E" w14:textId="77777777" w:rsidR="00C84922" w:rsidRPr="002923FD" w:rsidRDefault="00C84922" w:rsidP="00144A3B">
            <w:pPr>
              <w:pStyle w:val="NoSpacing"/>
              <w:rPr>
                <w:rFonts w:cstheme="minorHAnsi"/>
              </w:rPr>
            </w:pPr>
            <w:r w:rsidRPr="002923FD">
              <w:rPr>
                <w:rFonts w:cstheme="minorHAnsi"/>
              </w:rPr>
              <w:t>Text Input (when editing)</w:t>
            </w:r>
          </w:p>
          <w:p w14:paraId="79E1D289" w14:textId="77777777" w:rsidR="00110A24" w:rsidRDefault="00C84922" w:rsidP="00144A3B">
            <w:pPr>
              <w:pStyle w:val="NoSpacing"/>
              <w:rPr>
                <w:rFonts w:cstheme="minorHAnsi"/>
              </w:rPr>
            </w:pPr>
            <w:r w:rsidRPr="002923FD">
              <w:rPr>
                <w:rFonts w:cstheme="minorHAnsi"/>
              </w:rPr>
              <w:t xml:space="preserve">Label (when viewing) </w:t>
            </w:r>
          </w:p>
          <w:p w14:paraId="01E5BF6D" w14:textId="717D7D87" w:rsidR="00C84922" w:rsidRPr="002923FD" w:rsidRDefault="00110A24" w:rsidP="00144A3B">
            <w:pPr>
              <w:pStyle w:val="NoSpacing"/>
            </w:pPr>
            <w:bookmarkStart w:id="476" w:name="_Hlk215835943"/>
            <w:r>
              <w:rPr>
                <w:rFonts w:cstheme="minorHAnsi"/>
              </w:rPr>
              <w:t>Max length:</w:t>
            </w:r>
            <w:bookmarkEnd w:id="476"/>
            <w:r>
              <w:rPr>
                <w:rFonts w:cstheme="minorHAnsi"/>
              </w:rPr>
              <w:t xml:space="preserve"> </w:t>
            </w:r>
            <w:r w:rsidR="00C84922" w:rsidRPr="002923FD">
              <w:rPr>
                <w:rFonts w:cstheme="minorHAnsi"/>
              </w:rPr>
              <w:t>8</w:t>
            </w:r>
          </w:p>
        </w:tc>
        <w:tc>
          <w:tcPr>
            <w:tcW w:w="2147" w:type="dxa"/>
          </w:tcPr>
          <w:p w14:paraId="2400B3F4" w14:textId="77777777" w:rsidR="00C84922" w:rsidRDefault="00C84922" w:rsidP="00144A3B">
            <w:pPr>
              <w:pStyle w:val="NoSpacing"/>
              <w:rPr>
                <w:ins w:id="477" w:author="Akila BALAKRISHNAN from.OPTIMUM (MAS)" w:date="2026-01-09T17:56:00Z" w16du:dateUtc="2026-01-09T09:56:00Z"/>
                <w:rFonts w:cstheme="minorHAnsi"/>
                <w:color w:val="000000"/>
              </w:rPr>
            </w:pPr>
            <w:r w:rsidRPr="00D95647">
              <w:rPr>
                <w:rFonts w:cstheme="minorHAnsi"/>
                <w:color w:val="000000"/>
                <w:u w:val="single"/>
              </w:rPr>
              <w:t>Hard Validations:</w:t>
            </w:r>
            <w:r w:rsidRPr="002923FD">
              <w:rPr>
                <w:rFonts w:cstheme="minorHAnsi"/>
                <w:color w:val="000000"/>
              </w:rPr>
              <w:br/>
              <w:t xml:space="preserve">- </w:t>
            </w:r>
            <w:r w:rsidR="00144A3B">
              <w:rPr>
                <w:rFonts w:cstheme="minorHAnsi"/>
                <w:color w:val="000000"/>
              </w:rPr>
              <w:t>R</w:t>
            </w:r>
            <w:r w:rsidRPr="002923FD">
              <w:rPr>
                <w:rFonts w:cstheme="minorHAnsi"/>
                <w:color w:val="000000"/>
              </w:rPr>
              <w:t>equired field.</w:t>
            </w:r>
            <w:r w:rsidRPr="002923FD">
              <w:rPr>
                <w:rFonts w:cstheme="minorHAnsi"/>
                <w:color w:val="000000"/>
              </w:rPr>
              <w:br/>
              <w:t xml:space="preserve">- </w:t>
            </w:r>
            <w:commentRangeStart w:id="478"/>
            <w:commentRangeStart w:id="479"/>
            <w:r w:rsidRPr="002923FD">
              <w:rPr>
                <w:rFonts w:cstheme="minorHAnsi"/>
                <w:color w:val="000000"/>
              </w:rPr>
              <w:t xml:space="preserve">Invalid </w:t>
            </w:r>
            <w:commentRangeEnd w:id="478"/>
            <w:r w:rsidR="004567BA">
              <w:rPr>
                <w:rStyle w:val="CommentReference"/>
              </w:rPr>
              <w:commentReference w:id="478"/>
            </w:r>
            <w:commentRangeEnd w:id="479"/>
            <w:r w:rsidR="00530C41">
              <w:rPr>
                <w:rStyle w:val="CommentReference"/>
              </w:rPr>
              <w:commentReference w:id="479"/>
            </w:r>
            <w:r w:rsidRPr="002923FD">
              <w:rPr>
                <w:rFonts w:cstheme="minorHAnsi"/>
                <w:color w:val="000000"/>
              </w:rPr>
              <w:t xml:space="preserve">Issue </w:t>
            </w:r>
            <w:r>
              <w:rPr>
                <w:rFonts w:cstheme="minorHAnsi"/>
                <w:color w:val="000000"/>
              </w:rPr>
              <w:t>c</w:t>
            </w:r>
            <w:r w:rsidRPr="002923FD">
              <w:rPr>
                <w:rFonts w:cstheme="minorHAnsi"/>
                <w:color w:val="000000"/>
              </w:rPr>
              <w:t>ode</w:t>
            </w:r>
            <w:r w:rsidR="00DE0A2F">
              <w:rPr>
                <w:rFonts w:cstheme="minorHAnsi"/>
                <w:color w:val="000000"/>
              </w:rPr>
              <w:t>.</w:t>
            </w:r>
          </w:p>
          <w:p w14:paraId="65ED7C1B" w14:textId="127F5D7D" w:rsidR="00433B72" w:rsidRPr="002923FD" w:rsidRDefault="00433B72" w:rsidP="00144A3B">
            <w:pPr>
              <w:pStyle w:val="NoSpacing"/>
            </w:pPr>
            <w:ins w:id="480" w:author="Akila BALAKRISHNAN from.OPTIMUM (MAS)" w:date="2026-01-09T17:56:00Z" w16du:dateUtc="2026-01-09T09:56:00Z">
              <w:r w:rsidRPr="002923FD">
                <w:t xml:space="preserve">If </w:t>
              </w:r>
              <w:r>
                <w:t>Issue code</w:t>
              </w:r>
              <w:r w:rsidRPr="002923FD">
                <w:t xml:space="preserve"> is unavailable, key as "TBA".</w:t>
              </w:r>
            </w:ins>
          </w:p>
        </w:tc>
        <w:tc>
          <w:tcPr>
            <w:tcW w:w="3685" w:type="dxa"/>
          </w:tcPr>
          <w:p w14:paraId="05A29309" w14:textId="64E3C2DC" w:rsidR="00C84922" w:rsidRDefault="00C84922" w:rsidP="00144A3B">
            <w:pPr>
              <w:pStyle w:val="NoSpacing"/>
              <w:rPr>
                <w:rFonts w:cstheme="minorHAnsi"/>
                <w:color w:val="000000"/>
              </w:rPr>
            </w:pPr>
            <w:r w:rsidRPr="002923FD">
              <w:rPr>
                <w:rFonts w:cstheme="minorHAnsi"/>
                <w:color w:val="000000"/>
              </w:rPr>
              <w:t xml:space="preserve">Refer to </w:t>
            </w:r>
            <w:r w:rsidRPr="00D95647">
              <w:rPr>
                <w:rFonts w:cstheme="minorHAnsi"/>
                <w:i/>
                <w:color w:val="000000"/>
              </w:rPr>
              <w:t>Logic For Issue Code.pdf</w:t>
            </w:r>
            <w:r w:rsidRPr="002923FD">
              <w:rPr>
                <w:rFonts w:cstheme="minorHAnsi"/>
                <w:color w:val="000000"/>
              </w:rPr>
              <w:t xml:space="preserve"> for the validation logic.</w:t>
            </w:r>
          </w:p>
          <w:p w14:paraId="53FC288F" w14:textId="77777777" w:rsidR="00DF6706" w:rsidRDefault="00DF6706" w:rsidP="00144A3B">
            <w:pPr>
              <w:pStyle w:val="NoSpacing"/>
              <w:rPr>
                <w:rFonts w:cstheme="minorHAnsi"/>
                <w:color w:val="000000"/>
              </w:rPr>
            </w:pPr>
          </w:p>
          <w:p w14:paraId="62BF0AE6" w14:textId="77C344D8" w:rsidR="00DF6706" w:rsidRDefault="00DF6706" w:rsidP="00144A3B">
            <w:pPr>
              <w:pStyle w:val="NoSpacing"/>
            </w:pPr>
            <w:r>
              <w:rPr>
                <w:rFonts w:cstheme="minorHAnsi"/>
                <w:color w:val="000000"/>
              </w:rPr>
              <w:t xml:space="preserve">The prefix for the Issue code is </w:t>
            </w:r>
            <w:del w:id="481" w:author="Han Xie CHAI (MAS)" w:date="2026-01-12T16:22:00Z" w16du:dateUtc="2026-01-12T08:22:00Z">
              <w:r w:rsidDel="001B6592">
                <w:rPr>
                  <w:rFonts w:cstheme="minorHAnsi"/>
                  <w:color w:val="000000"/>
                </w:rPr>
                <w:delText xml:space="preserve">a </w:delText>
              </w:r>
            </w:del>
            <w:ins w:id="482" w:author="Han Xie CHAI (MAS)" w:date="2026-01-12T16:22:00Z" w16du:dateUtc="2026-01-12T08:22:00Z">
              <w:r w:rsidR="001B6592">
                <w:rPr>
                  <w:rFonts w:cstheme="minorHAnsi"/>
                </w:rPr>
                <w:t>the value of the “</w:t>
              </w:r>
              <w:r w:rsidR="001B6592">
                <w:rPr>
                  <w:rFonts w:cstheme="minorHAnsi"/>
                </w:rPr>
                <w:t>Issue code prefix</w:t>
              </w:r>
              <w:r w:rsidR="001B6592">
                <w:rPr>
                  <w:rFonts w:cstheme="minorHAnsi"/>
                </w:rPr>
                <w:t>” parameter</w:t>
              </w:r>
            </w:ins>
            <w:del w:id="483" w:author="Han Xie CHAI (MAS)" w:date="2026-01-12T16:22:00Z" w16du:dateUtc="2026-01-12T08:22:00Z">
              <w:r w:rsidDel="001B6592">
                <w:rPr>
                  <w:rFonts w:cstheme="minorHAnsi"/>
                  <w:color w:val="000000"/>
                </w:rPr>
                <w:delText>configurable parameter based on the security type, tenor, and security subtypes</w:delText>
              </w:r>
            </w:del>
            <w:r>
              <w:rPr>
                <w:rFonts w:cstheme="minorHAnsi"/>
                <w:color w:val="000000"/>
              </w:rPr>
              <w:t>.</w:t>
            </w:r>
            <w:ins w:id="484" w:author="Han Xie CHAI (MAS)" w:date="2025-12-31T10:20:00Z" w16du:dateUtc="2025-12-31T02:20:00Z">
              <w:r w:rsidR="00944DB0">
                <w:rPr>
                  <w:rFonts w:cstheme="minorHAnsi"/>
                  <w:color w:val="000000"/>
                </w:rPr>
                <w:t xml:space="preserve"> </w:t>
              </w:r>
            </w:ins>
          </w:p>
        </w:tc>
      </w:tr>
      <w:tr w:rsidR="00C84922" w:rsidRPr="007C7C7F" w14:paraId="48EC2146" w14:textId="77777777" w:rsidTr="007C6BBB">
        <w:tc>
          <w:tcPr>
            <w:tcW w:w="562" w:type="dxa"/>
          </w:tcPr>
          <w:p w14:paraId="20F7B66C" w14:textId="576D4449" w:rsidR="00C84922" w:rsidRDefault="007D79BD" w:rsidP="00C84922">
            <w:pPr>
              <w:pStyle w:val="NoSpacing"/>
              <w:rPr>
                <w:rFonts w:cstheme="minorHAnsi"/>
              </w:rPr>
            </w:pPr>
            <w:r>
              <w:rPr>
                <w:rFonts w:cstheme="minorHAnsi"/>
              </w:rPr>
              <w:t>8</w:t>
            </w:r>
          </w:p>
        </w:tc>
        <w:tc>
          <w:tcPr>
            <w:tcW w:w="2248" w:type="dxa"/>
          </w:tcPr>
          <w:p w14:paraId="5A1DFF49" w14:textId="42535B36" w:rsidR="00C84922" w:rsidRPr="002923FD" w:rsidRDefault="00C84922" w:rsidP="00144A3B">
            <w:pPr>
              <w:pStyle w:val="NoSpacing"/>
            </w:pPr>
            <w:r w:rsidRPr="002923FD">
              <w:rPr>
                <w:rFonts w:cstheme="minorHAnsi"/>
              </w:rPr>
              <w:t xml:space="preserve">ISIN </w:t>
            </w:r>
            <w:r>
              <w:rPr>
                <w:rFonts w:cstheme="minorHAnsi"/>
              </w:rPr>
              <w:t>c</w:t>
            </w:r>
            <w:r w:rsidRPr="002923FD">
              <w:rPr>
                <w:rFonts w:cstheme="minorHAnsi"/>
              </w:rPr>
              <w:t>ode</w:t>
            </w:r>
          </w:p>
        </w:tc>
        <w:tc>
          <w:tcPr>
            <w:tcW w:w="1701" w:type="dxa"/>
          </w:tcPr>
          <w:p w14:paraId="12DF1045" w14:textId="77777777" w:rsidR="00C84922" w:rsidRPr="002923FD" w:rsidRDefault="00C84922" w:rsidP="00144A3B">
            <w:pPr>
              <w:pStyle w:val="NoSpacing"/>
              <w:rPr>
                <w:rFonts w:cstheme="minorHAnsi"/>
              </w:rPr>
            </w:pPr>
            <w:r w:rsidRPr="002923FD">
              <w:rPr>
                <w:rFonts w:cstheme="minorHAnsi"/>
              </w:rPr>
              <w:t>Text Input (when editing)</w:t>
            </w:r>
          </w:p>
          <w:p w14:paraId="436F8D81" w14:textId="77777777" w:rsidR="00110A24" w:rsidRDefault="00C84922" w:rsidP="00144A3B">
            <w:pPr>
              <w:pStyle w:val="NoSpacing"/>
              <w:rPr>
                <w:rFonts w:cstheme="minorHAnsi"/>
              </w:rPr>
            </w:pPr>
            <w:r w:rsidRPr="002923FD">
              <w:rPr>
                <w:rFonts w:cstheme="minorHAnsi"/>
              </w:rPr>
              <w:t xml:space="preserve">Label (when viewing) </w:t>
            </w:r>
          </w:p>
          <w:p w14:paraId="4BD77A3F" w14:textId="681DCD3E" w:rsidR="00C84922" w:rsidRPr="002923FD" w:rsidRDefault="00110A24" w:rsidP="00144A3B">
            <w:pPr>
              <w:pStyle w:val="NoSpacing"/>
            </w:pPr>
            <w:r>
              <w:rPr>
                <w:rFonts w:cstheme="minorHAnsi"/>
              </w:rPr>
              <w:t>Max length:</w:t>
            </w:r>
            <w:r w:rsidRPr="002923FD" w:rsidDel="00110A24">
              <w:rPr>
                <w:rFonts w:cstheme="minorHAnsi"/>
              </w:rPr>
              <w:t xml:space="preserve"> </w:t>
            </w:r>
            <w:r w:rsidR="00C84922" w:rsidRPr="002923FD">
              <w:rPr>
                <w:rFonts w:cstheme="minorHAnsi"/>
              </w:rPr>
              <w:t>12</w:t>
            </w:r>
          </w:p>
        </w:tc>
        <w:tc>
          <w:tcPr>
            <w:tcW w:w="2147" w:type="dxa"/>
          </w:tcPr>
          <w:p w14:paraId="75FE3EDD" w14:textId="77777777" w:rsidR="00C84922" w:rsidRDefault="00C84922" w:rsidP="00144A3B">
            <w:pPr>
              <w:pStyle w:val="NoSpacing"/>
              <w:rPr>
                <w:ins w:id="485" w:author="Akila BALAKRISHNAN from.OPTIMUM (MAS)" w:date="2025-12-31T11:41:00Z" w16du:dateUtc="2025-12-31T03:41:00Z"/>
                <w:rFonts w:cstheme="minorHAnsi"/>
                <w:color w:val="000000"/>
              </w:rPr>
            </w:pPr>
            <w:r w:rsidRPr="00D95647">
              <w:rPr>
                <w:rFonts w:cstheme="minorHAnsi"/>
                <w:color w:val="000000"/>
                <w:u w:val="single"/>
              </w:rPr>
              <w:t>Hard Validations:</w:t>
            </w:r>
            <w:r w:rsidRPr="002923FD">
              <w:rPr>
                <w:rFonts w:cstheme="minorHAnsi"/>
                <w:color w:val="000000"/>
              </w:rPr>
              <w:br/>
              <w:t xml:space="preserve">- Invalid ISIN </w:t>
            </w:r>
            <w:r w:rsidR="00DE0A2F">
              <w:rPr>
                <w:rFonts w:cstheme="minorHAnsi"/>
                <w:color w:val="000000"/>
              </w:rPr>
              <w:t>c</w:t>
            </w:r>
            <w:r w:rsidRPr="002923FD">
              <w:rPr>
                <w:rFonts w:cstheme="minorHAnsi"/>
                <w:color w:val="000000"/>
              </w:rPr>
              <w:t>ode. If ISIN is unavailable, key ISIN as "TBA"</w:t>
            </w:r>
            <w:r>
              <w:rPr>
                <w:rFonts w:cstheme="minorHAnsi"/>
                <w:color w:val="000000"/>
              </w:rPr>
              <w:t xml:space="preserve"> or “TBC”</w:t>
            </w:r>
            <w:r w:rsidRPr="002923FD">
              <w:rPr>
                <w:rFonts w:cstheme="minorHAnsi"/>
                <w:color w:val="000000"/>
              </w:rPr>
              <w:t xml:space="preserve">. </w:t>
            </w:r>
          </w:p>
          <w:p w14:paraId="188CDEDA" w14:textId="7D3D8F54" w:rsidR="00320B43" w:rsidRPr="002923FD" w:rsidRDefault="00320B43" w:rsidP="00320B43">
            <w:pPr>
              <w:pStyle w:val="NoSpacing"/>
              <w:rPr>
                <w:ins w:id="486" w:author="Akila BALAKRISHNAN from.OPTIMUM (MAS)" w:date="2025-12-31T11:41:00Z" w16du:dateUtc="2025-12-31T03:41:00Z"/>
                <w:rFonts w:cstheme="minorHAnsi"/>
              </w:rPr>
            </w:pPr>
            <w:ins w:id="487" w:author="Akila BALAKRISHNAN from.OPTIMUM (MAS)" w:date="2025-12-31T11:41:00Z" w16du:dateUtc="2025-12-31T03:41:00Z">
              <w:r w:rsidRPr="002923FD">
                <w:rPr>
                  <w:rFonts w:cstheme="minorHAnsi"/>
                </w:rPr>
                <w:t>-</w:t>
              </w:r>
              <w:r>
                <w:rPr>
                  <w:rFonts w:cstheme="minorHAnsi"/>
                </w:rPr>
                <w:t xml:space="preserve"> </w:t>
              </w:r>
            </w:ins>
            <w:ins w:id="488" w:author="Akila BALAKRISHNAN from.OPTIMUM (MAS)" w:date="2025-12-31T11:42:00Z" w16du:dateUtc="2025-12-31T03:42:00Z">
              <w:r>
                <w:rPr>
                  <w:rFonts w:cstheme="minorHAnsi"/>
                </w:rPr>
                <w:t>F</w:t>
              </w:r>
            </w:ins>
            <w:ins w:id="489" w:author="Akila BALAKRISHNAN from.OPTIMUM (MAS)" w:date="2025-12-31T11:41:00Z" w16du:dateUtc="2025-12-31T03:41:00Z">
              <w:r>
                <w:rPr>
                  <w:rFonts w:cstheme="minorHAnsi"/>
                </w:rPr>
                <w:t xml:space="preserve">or Reopened SGS: </w:t>
              </w:r>
            </w:ins>
            <w:ins w:id="490" w:author="Akila BALAKRISHNAN from.OPTIMUM (MAS)" w:date="2025-12-31T11:42:00Z" w16du:dateUtc="2025-12-31T03:42:00Z">
              <w:r>
                <w:rPr>
                  <w:rFonts w:cstheme="minorHAnsi"/>
                </w:rPr>
                <w:t>Must</w:t>
              </w:r>
            </w:ins>
            <w:ins w:id="491" w:author="Akila BALAKRISHNAN from.OPTIMUM (MAS)" w:date="2025-12-31T11:41:00Z" w16du:dateUtc="2025-12-31T03:41:00Z">
              <w:r w:rsidRPr="002923FD">
                <w:rPr>
                  <w:rFonts w:cstheme="minorHAnsi"/>
                </w:rPr>
                <w:t xml:space="preserve"> be same as the </w:t>
              </w:r>
            </w:ins>
            <w:ins w:id="492" w:author="Akila BALAKRISHNAN from.OPTIMUM (MAS)" w:date="2025-12-31T11:42:00Z" w16du:dateUtc="2025-12-31T03:42:00Z">
              <w:r>
                <w:rPr>
                  <w:rFonts w:cstheme="minorHAnsi"/>
                </w:rPr>
                <w:t>ISIN code</w:t>
              </w:r>
            </w:ins>
            <w:ins w:id="493" w:author="Akila BALAKRISHNAN from.OPTIMUM (MAS)" w:date="2025-12-31T11:41:00Z" w16du:dateUtc="2025-12-31T03:41:00Z">
              <w:r w:rsidRPr="002923FD">
                <w:rPr>
                  <w:rFonts w:cstheme="minorHAnsi"/>
                </w:rPr>
                <w:t xml:space="preserve"> of the original issue.</w:t>
              </w:r>
            </w:ins>
          </w:p>
          <w:p w14:paraId="24799DDA" w14:textId="5A57C107" w:rsidR="00C84922" w:rsidRPr="002923FD" w:rsidRDefault="00C84922" w:rsidP="00144A3B">
            <w:pPr>
              <w:pStyle w:val="NoSpacing"/>
            </w:pPr>
          </w:p>
        </w:tc>
        <w:tc>
          <w:tcPr>
            <w:tcW w:w="3685" w:type="dxa"/>
          </w:tcPr>
          <w:p w14:paraId="68A97B4D" w14:textId="03844188" w:rsidR="00C84922" w:rsidRDefault="00C84922" w:rsidP="00144A3B">
            <w:pPr>
              <w:pStyle w:val="NoSpacing"/>
            </w:pPr>
            <w:del w:id="494" w:author="Jasmine WL TEO (MAS)" w:date="2026-01-06T09:18:00Z" w16du:dateUtc="2026-01-06T01:18:00Z">
              <w:r w:rsidRPr="002923FD" w:rsidDel="00262EB3">
                <w:rPr>
                  <w:rFonts w:cstheme="minorHAnsi"/>
                  <w:color w:val="000000"/>
                </w:rPr>
                <w:delText>Must be filled with alphanumeric value of max length 12</w:delText>
              </w:r>
              <w:r w:rsidR="00847770" w:rsidDel="00262EB3">
                <w:rPr>
                  <w:rFonts w:cstheme="minorHAnsi"/>
                  <w:color w:val="000000"/>
                </w:rPr>
                <w:delText xml:space="preserve"> </w:delText>
              </w:r>
              <w:commentRangeStart w:id="495"/>
              <w:commentRangeStart w:id="496"/>
              <w:r w:rsidR="00847770" w:rsidDel="00262EB3">
                <w:rPr>
                  <w:rFonts w:cstheme="minorHAnsi"/>
                  <w:color w:val="000000"/>
                </w:rPr>
                <w:delText>before submitting for approval</w:delText>
              </w:r>
              <w:r w:rsidRPr="002923FD" w:rsidDel="00262EB3">
                <w:rPr>
                  <w:rFonts w:cstheme="minorHAnsi"/>
                  <w:color w:val="000000"/>
                </w:rPr>
                <w:delText>.</w:delText>
              </w:r>
              <w:commentRangeEnd w:id="495"/>
              <w:r w:rsidR="008F031A" w:rsidDel="00262EB3">
                <w:rPr>
                  <w:rStyle w:val="CommentReference"/>
                </w:rPr>
                <w:commentReference w:id="495"/>
              </w:r>
              <w:commentRangeEnd w:id="496"/>
              <w:r w:rsidR="001326E0" w:rsidDel="00262EB3">
                <w:rPr>
                  <w:rStyle w:val="CommentReference"/>
                </w:rPr>
                <w:commentReference w:id="496"/>
              </w:r>
            </w:del>
          </w:p>
        </w:tc>
      </w:tr>
      <w:tr w:rsidR="00C84922" w:rsidRPr="007C7C7F" w14:paraId="4450F27A" w14:textId="77777777" w:rsidTr="007C6BBB">
        <w:tc>
          <w:tcPr>
            <w:tcW w:w="562" w:type="dxa"/>
          </w:tcPr>
          <w:p w14:paraId="6ADEBC5E" w14:textId="01923770" w:rsidR="00C84922" w:rsidRDefault="007D79BD" w:rsidP="00C84922">
            <w:pPr>
              <w:pStyle w:val="NoSpacing"/>
              <w:rPr>
                <w:rFonts w:cstheme="minorHAnsi"/>
              </w:rPr>
            </w:pPr>
            <w:r>
              <w:rPr>
                <w:rFonts w:cstheme="minorHAnsi"/>
              </w:rPr>
              <w:t>9</w:t>
            </w:r>
          </w:p>
        </w:tc>
        <w:tc>
          <w:tcPr>
            <w:tcW w:w="2248" w:type="dxa"/>
          </w:tcPr>
          <w:p w14:paraId="7DED46C6" w14:textId="4AF47295" w:rsidR="00C84922" w:rsidRPr="002923FD" w:rsidRDefault="00C84922" w:rsidP="00144A3B">
            <w:pPr>
              <w:pStyle w:val="NoSpacing"/>
            </w:pPr>
            <w:r w:rsidRPr="002923FD">
              <w:rPr>
                <w:rFonts w:cstheme="minorHAnsi"/>
              </w:rPr>
              <w:t>New/</w:t>
            </w:r>
            <w:r>
              <w:rPr>
                <w:rFonts w:cstheme="minorHAnsi"/>
              </w:rPr>
              <w:t>r</w:t>
            </w:r>
            <w:r w:rsidRPr="002923FD">
              <w:rPr>
                <w:rFonts w:cstheme="minorHAnsi"/>
              </w:rPr>
              <w:t>eopen</w:t>
            </w:r>
          </w:p>
        </w:tc>
        <w:tc>
          <w:tcPr>
            <w:tcW w:w="1701" w:type="dxa"/>
          </w:tcPr>
          <w:p w14:paraId="1EDC8FE1" w14:textId="77777777" w:rsidR="00C84922" w:rsidRPr="002923FD" w:rsidRDefault="00C84922" w:rsidP="00144A3B">
            <w:pPr>
              <w:pStyle w:val="NoSpacing"/>
              <w:rPr>
                <w:rFonts w:cstheme="minorHAnsi"/>
              </w:rPr>
            </w:pPr>
            <w:r w:rsidRPr="002923FD">
              <w:rPr>
                <w:rFonts w:cstheme="minorHAnsi"/>
              </w:rPr>
              <w:t>Dropdown (when editing)</w:t>
            </w:r>
          </w:p>
          <w:p w14:paraId="12C11809" w14:textId="0E8864BC" w:rsidR="00C84922" w:rsidRPr="002923FD" w:rsidRDefault="00C84922" w:rsidP="00144A3B">
            <w:pPr>
              <w:pStyle w:val="NoSpacing"/>
            </w:pPr>
            <w:r w:rsidRPr="002923FD">
              <w:rPr>
                <w:rFonts w:cstheme="minorHAnsi"/>
              </w:rPr>
              <w:t>Label (when viewing)</w:t>
            </w:r>
          </w:p>
        </w:tc>
        <w:tc>
          <w:tcPr>
            <w:tcW w:w="2147" w:type="dxa"/>
          </w:tcPr>
          <w:p w14:paraId="14C3DFB9" w14:textId="7A6D9C8F" w:rsidR="00C84922" w:rsidRPr="002923FD" w:rsidRDefault="00C84922" w:rsidP="00144A3B">
            <w:pPr>
              <w:pStyle w:val="NoSpacing"/>
            </w:pPr>
            <w:r w:rsidRPr="00D95647">
              <w:rPr>
                <w:rFonts w:cstheme="minorHAnsi"/>
                <w:color w:val="000000"/>
                <w:u w:val="single"/>
              </w:rPr>
              <w:t>Hard Validations:</w:t>
            </w:r>
            <w:r w:rsidRPr="002923FD">
              <w:rPr>
                <w:rFonts w:cstheme="minorHAnsi"/>
                <w:color w:val="000000"/>
              </w:rPr>
              <w:br/>
              <w:t xml:space="preserve">- </w:t>
            </w:r>
            <w:r w:rsidR="00144A3B">
              <w:rPr>
                <w:rFonts w:cstheme="minorHAnsi"/>
                <w:color w:val="000000"/>
              </w:rPr>
              <w:t>R</w:t>
            </w:r>
            <w:r w:rsidRPr="002923FD">
              <w:rPr>
                <w:rFonts w:cstheme="minorHAnsi"/>
                <w:color w:val="000000"/>
              </w:rPr>
              <w:t>equired field.</w:t>
            </w:r>
          </w:p>
        </w:tc>
        <w:tc>
          <w:tcPr>
            <w:tcW w:w="3685" w:type="dxa"/>
          </w:tcPr>
          <w:p w14:paraId="446C1D8C" w14:textId="77777777" w:rsidR="00C84922" w:rsidRPr="002923FD" w:rsidRDefault="00C84922" w:rsidP="00144A3B">
            <w:pPr>
              <w:pStyle w:val="NoSpacing"/>
              <w:rPr>
                <w:rFonts w:cstheme="minorHAnsi"/>
                <w:color w:val="000000"/>
              </w:rPr>
            </w:pPr>
            <w:r w:rsidRPr="002923FD">
              <w:rPr>
                <w:rFonts w:cstheme="minorHAnsi"/>
                <w:color w:val="000000"/>
              </w:rPr>
              <w:t>Only visible and mandatory for SGS Bonds.</w:t>
            </w:r>
          </w:p>
          <w:p w14:paraId="02B64C52" w14:textId="77777777" w:rsidR="00C84922" w:rsidRPr="002923FD" w:rsidRDefault="00C84922" w:rsidP="00144A3B">
            <w:pPr>
              <w:pStyle w:val="NoSpacing"/>
              <w:rPr>
                <w:rFonts w:cstheme="minorHAnsi"/>
                <w:color w:val="000000"/>
              </w:rPr>
            </w:pPr>
          </w:p>
          <w:p w14:paraId="269A8BB4" w14:textId="73950CE5" w:rsidR="00C84922" w:rsidRPr="002923FD" w:rsidRDefault="009A1115" w:rsidP="00144A3B">
            <w:pPr>
              <w:pStyle w:val="NoSpacing"/>
              <w:rPr>
                <w:rFonts w:cstheme="minorHAnsi"/>
              </w:rPr>
            </w:pPr>
            <w:r>
              <w:rPr>
                <w:rFonts w:cstheme="minorHAnsi"/>
              </w:rPr>
              <w:t>Options available are</w:t>
            </w:r>
            <w:r w:rsidR="00C84922" w:rsidRPr="002923FD">
              <w:rPr>
                <w:rFonts w:cstheme="minorHAnsi"/>
              </w:rPr>
              <w:t>:</w:t>
            </w:r>
          </w:p>
          <w:p w14:paraId="11EE4ECA" w14:textId="381CA7DA" w:rsidR="00C84922" w:rsidRPr="002923FD" w:rsidRDefault="00C84922" w:rsidP="00380D00">
            <w:pPr>
              <w:pStyle w:val="ListParagraph"/>
              <w:rPr>
                <w:rFonts w:cstheme="minorHAnsi"/>
              </w:rPr>
            </w:pPr>
            <w:r w:rsidRPr="002923FD">
              <w:rPr>
                <w:rFonts w:cstheme="minorHAnsi"/>
              </w:rPr>
              <w:t>New</w:t>
            </w:r>
          </w:p>
          <w:p w14:paraId="396A7681" w14:textId="3E601702" w:rsidR="00C84922" w:rsidRDefault="00C84922" w:rsidP="00380D00">
            <w:pPr>
              <w:pStyle w:val="ListParagraph"/>
            </w:pPr>
            <w:r w:rsidRPr="002923FD">
              <w:rPr>
                <w:rFonts w:cstheme="minorHAnsi"/>
              </w:rPr>
              <w:lastRenderedPageBreak/>
              <w:t>Reopen</w:t>
            </w:r>
          </w:p>
        </w:tc>
      </w:tr>
      <w:tr w:rsidR="00C84922" w:rsidRPr="007C7C7F" w14:paraId="04420E11" w14:textId="77777777" w:rsidTr="007C6BBB">
        <w:tc>
          <w:tcPr>
            <w:tcW w:w="562" w:type="dxa"/>
          </w:tcPr>
          <w:p w14:paraId="78811FF7" w14:textId="2871CB36" w:rsidR="00C84922" w:rsidRDefault="00C84922" w:rsidP="00C84922">
            <w:pPr>
              <w:pStyle w:val="NoSpacing"/>
              <w:rPr>
                <w:rFonts w:cstheme="minorHAnsi"/>
              </w:rPr>
            </w:pPr>
            <w:r>
              <w:rPr>
                <w:rFonts w:cstheme="minorHAnsi"/>
              </w:rPr>
              <w:lastRenderedPageBreak/>
              <w:t>1</w:t>
            </w:r>
            <w:r w:rsidR="007D79BD">
              <w:rPr>
                <w:rFonts w:cstheme="minorHAnsi"/>
              </w:rPr>
              <w:t>0</w:t>
            </w:r>
          </w:p>
        </w:tc>
        <w:tc>
          <w:tcPr>
            <w:tcW w:w="2248" w:type="dxa"/>
          </w:tcPr>
          <w:p w14:paraId="0CB43075" w14:textId="116E8203" w:rsidR="00C84922" w:rsidRPr="002923FD" w:rsidRDefault="00C84922" w:rsidP="00144A3B">
            <w:pPr>
              <w:pStyle w:val="NoSpacing"/>
            </w:pPr>
            <w:r>
              <w:rPr>
                <w:rFonts w:cstheme="minorHAnsi"/>
              </w:rPr>
              <w:t>Benchmark</w:t>
            </w:r>
          </w:p>
        </w:tc>
        <w:tc>
          <w:tcPr>
            <w:tcW w:w="1701" w:type="dxa"/>
          </w:tcPr>
          <w:p w14:paraId="577E68E2" w14:textId="77777777" w:rsidR="00C84922" w:rsidRPr="002923FD" w:rsidRDefault="00C84922" w:rsidP="00144A3B">
            <w:pPr>
              <w:pStyle w:val="NoSpacing"/>
              <w:rPr>
                <w:rFonts w:cstheme="minorHAnsi"/>
              </w:rPr>
            </w:pPr>
            <w:r w:rsidRPr="002923FD">
              <w:rPr>
                <w:rFonts w:cstheme="minorHAnsi"/>
              </w:rPr>
              <w:t>Dropdown (when editing)</w:t>
            </w:r>
          </w:p>
          <w:p w14:paraId="77B3B75E" w14:textId="278A7DFF" w:rsidR="00C84922" w:rsidRPr="002923FD" w:rsidRDefault="00C84922" w:rsidP="00144A3B">
            <w:pPr>
              <w:pStyle w:val="NoSpacing"/>
            </w:pPr>
            <w:r w:rsidRPr="002923FD">
              <w:rPr>
                <w:rFonts w:cstheme="minorHAnsi"/>
              </w:rPr>
              <w:t>Label (when viewing)</w:t>
            </w:r>
          </w:p>
        </w:tc>
        <w:tc>
          <w:tcPr>
            <w:tcW w:w="2147" w:type="dxa"/>
          </w:tcPr>
          <w:p w14:paraId="448E7A33" w14:textId="44F40D34" w:rsidR="00C84922" w:rsidRPr="002923FD" w:rsidRDefault="00144A3B" w:rsidP="00144A3B">
            <w:pPr>
              <w:pStyle w:val="NoSpacing"/>
            </w:pPr>
            <w:r w:rsidRPr="00D95647">
              <w:rPr>
                <w:rFonts w:cstheme="minorHAnsi"/>
                <w:color w:val="000000"/>
                <w:u w:val="single"/>
              </w:rPr>
              <w:t>Hard Validations:</w:t>
            </w:r>
            <w:r w:rsidRPr="002923FD">
              <w:rPr>
                <w:rFonts w:cstheme="minorHAnsi"/>
                <w:color w:val="000000"/>
              </w:rPr>
              <w:br/>
              <w:t xml:space="preserve">- </w:t>
            </w:r>
            <w:r>
              <w:rPr>
                <w:rFonts w:cstheme="minorHAnsi"/>
                <w:color w:val="000000"/>
              </w:rPr>
              <w:t>R</w:t>
            </w:r>
            <w:r w:rsidRPr="002923FD">
              <w:rPr>
                <w:rFonts w:cstheme="minorHAnsi"/>
                <w:color w:val="000000"/>
              </w:rPr>
              <w:t>equired field.</w:t>
            </w:r>
          </w:p>
        </w:tc>
        <w:tc>
          <w:tcPr>
            <w:tcW w:w="3685" w:type="dxa"/>
          </w:tcPr>
          <w:p w14:paraId="18B02CF1" w14:textId="77777777" w:rsidR="00C84922" w:rsidRPr="002923FD" w:rsidRDefault="00C84922" w:rsidP="00144A3B">
            <w:pPr>
              <w:pStyle w:val="NoSpacing"/>
              <w:rPr>
                <w:rFonts w:cstheme="minorHAnsi"/>
                <w:color w:val="000000"/>
              </w:rPr>
            </w:pPr>
            <w:r w:rsidRPr="002923FD">
              <w:rPr>
                <w:rFonts w:cstheme="minorHAnsi"/>
                <w:color w:val="000000"/>
              </w:rPr>
              <w:t>Only visible and mandatory for SGS Bonds.</w:t>
            </w:r>
          </w:p>
          <w:p w14:paraId="39B8DE09" w14:textId="77777777" w:rsidR="00C84922" w:rsidRPr="002923FD" w:rsidRDefault="00C84922" w:rsidP="00144A3B">
            <w:pPr>
              <w:pStyle w:val="NoSpacing"/>
              <w:rPr>
                <w:rFonts w:cstheme="minorHAnsi"/>
                <w:color w:val="000000"/>
              </w:rPr>
            </w:pPr>
          </w:p>
          <w:p w14:paraId="042AD9DD" w14:textId="075F8624" w:rsidR="00C84922" w:rsidRPr="002923FD" w:rsidRDefault="009A1115" w:rsidP="00144A3B">
            <w:pPr>
              <w:pStyle w:val="NoSpacing"/>
              <w:rPr>
                <w:rFonts w:cstheme="minorHAnsi"/>
              </w:rPr>
            </w:pPr>
            <w:r>
              <w:rPr>
                <w:rFonts w:cstheme="minorHAnsi"/>
              </w:rPr>
              <w:t>Options available are</w:t>
            </w:r>
            <w:r w:rsidR="00C84922" w:rsidRPr="002923FD">
              <w:rPr>
                <w:rFonts w:cstheme="minorHAnsi"/>
              </w:rPr>
              <w:t>:</w:t>
            </w:r>
          </w:p>
          <w:p w14:paraId="7AF4978C" w14:textId="76A9C175" w:rsidR="00C84922" w:rsidRDefault="00C84922" w:rsidP="00380D00">
            <w:pPr>
              <w:pStyle w:val="ListParagraph"/>
              <w:rPr>
                <w:rFonts w:cstheme="minorHAnsi"/>
              </w:rPr>
            </w:pPr>
            <w:r>
              <w:rPr>
                <w:rFonts w:cstheme="minorHAnsi"/>
              </w:rPr>
              <w:t>Yes</w:t>
            </w:r>
          </w:p>
          <w:p w14:paraId="28F2C37B" w14:textId="696F900D" w:rsidR="00C84922" w:rsidRDefault="00C84922" w:rsidP="00380D00">
            <w:pPr>
              <w:pStyle w:val="ListParagraph"/>
            </w:pPr>
            <w:r>
              <w:rPr>
                <w:rFonts w:cstheme="minorHAnsi"/>
              </w:rPr>
              <w:t>No</w:t>
            </w:r>
          </w:p>
        </w:tc>
      </w:tr>
      <w:tr w:rsidR="00C84922" w:rsidRPr="007C7C7F" w14:paraId="02B09393" w14:textId="77777777" w:rsidTr="007C6BBB">
        <w:tc>
          <w:tcPr>
            <w:tcW w:w="562" w:type="dxa"/>
          </w:tcPr>
          <w:p w14:paraId="72A0186A" w14:textId="7B312FC3" w:rsidR="00C84922" w:rsidRDefault="00C84922" w:rsidP="00C84922">
            <w:pPr>
              <w:pStyle w:val="NoSpacing"/>
              <w:rPr>
                <w:rFonts w:cstheme="minorHAnsi"/>
              </w:rPr>
            </w:pPr>
            <w:r w:rsidRPr="002923FD">
              <w:rPr>
                <w:rFonts w:cstheme="minorHAnsi"/>
              </w:rPr>
              <w:t>1</w:t>
            </w:r>
            <w:r w:rsidR="007D79BD">
              <w:rPr>
                <w:rFonts w:cstheme="minorHAnsi"/>
              </w:rPr>
              <w:t>1</w:t>
            </w:r>
          </w:p>
        </w:tc>
        <w:tc>
          <w:tcPr>
            <w:tcW w:w="2248" w:type="dxa"/>
          </w:tcPr>
          <w:p w14:paraId="02D59A44" w14:textId="58751C1E" w:rsidR="00C84922" w:rsidRPr="002923FD" w:rsidRDefault="00C84922" w:rsidP="00144A3B">
            <w:pPr>
              <w:pStyle w:val="NoSpacing"/>
            </w:pPr>
            <w:r w:rsidRPr="002923FD">
              <w:rPr>
                <w:rFonts w:cstheme="minorHAnsi"/>
              </w:rPr>
              <w:t xml:space="preserve">SGS </w:t>
            </w:r>
            <w:r>
              <w:rPr>
                <w:rFonts w:cstheme="minorHAnsi"/>
              </w:rPr>
              <w:t>t</w:t>
            </w:r>
            <w:r w:rsidRPr="002923FD">
              <w:rPr>
                <w:rFonts w:cstheme="minorHAnsi"/>
              </w:rPr>
              <w:t>ype</w:t>
            </w:r>
          </w:p>
        </w:tc>
        <w:tc>
          <w:tcPr>
            <w:tcW w:w="1701" w:type="dxa"/>
          </w:tcPr>
          <w:p w14:paraId="1FC48AE2" w14:textId="77777777" w:rsidR="00C84922" w:rsidRPr="002923FD" w:rsidRDefault="00C84922" w:rsidP="00144A3B">
            <w:pPr>
              <w:pStyle w:val="NoSpacing"/>
              <w:rPr>
                <w:rFonts w:cstheme="minorHAnsi"/>
              </w:rPr>
            </w:pPr>
            <w:r w:rsidRPr="002923FD">
              <w:rPr>
                <w:rFonts w:cstheme="minorHAnsi"/>
              </w:rPr>
              <w:t>Dropdown (when editing)</w:t>
            </w:r>
          </w:p>
          <w:p w14:paraId="578BCAA4" w14:textId="5210CDBA" w:rsidR="00C84922" w:rsidRPr="002923FD" w:rsidRDefault="00C84922" w:rsidP="00144A3B">
            <w:pPr>
              <w:pStyle w:val="NoSpacing"/>
            </w:pPr>
            <w:r w:rsidRPr="002923FD">
              <w:rPr>
                <w:rFonts w:cstheme="minorHAnsi"/>
              </w:rPr>
              <w:t>Label (when viewing)</w:t>
            </w:r>
          </w:p>
        </w:tc>
        <w:tc>
          <w:tcPr>
            <w:tcW w:w="2147" w:type="dxa"/>
          </w:tcPr>
          <w:p w14:paraId="322900DF" w14:textId="77777777" w:rsidR="00C84922" w:rsidRDefault="00144A3B" w:rsidP="00144A3B">
            <w:pPr>
              <w:pStyle w:val="NoSpacing"/>
              <w:rPr>
                <w:ins w:id="497" w:author="Akila BALAKRISHNAN from.OPTIMUM (MAS)" w:date="2025-12-31T11:42:00Z" w16du:dateUtc="2025-12-31T03:42:00Z"/>
                <w:rFonts w:cstheme="minorHAnsi"/>
                <w:color w:val="000000"/>
              </w:rPr>
            </w:pPr>
            <w:r w:rsidRPr="00D95647">
              <w:rPr>
                <w:rFonts w:cstheme="minorHAnsi"/>
                <w:color w:val="000000"/>
                <w:u w:val="single"/>
              </w:rPr>
              <w:t>Hard Validations:</w:t>
            </w:r>
            <w:r w:rsidRPr="002923FD">
              <w:rPr>
                <w:rFonts w:cstheme="minorHAnsi"/>
                <w:color w:val="000000"/>
              </w:rPr>
              <w:br/>
              <w:t xml:space="preserve">- </w:t>
            </w:r>
            <w:r>
              <w:rPr>
                <w:rFonts w:cstheme="minorHAnsi"/>
                <w:color w:val="000000"/>
              </w:rPr>
              <w:t>R</w:t>
            </w:r>
            <w:r w:rsidRPr="002923FD">
              <w:rPr>
                <w:rFonts w:cstheme="minorHAnsi"/>
                <w:color w:val="000000"/>
              </w:rPr>
              <w:t>equired field.</w:t>
            </w:r>
          </w:p>
          <w:p w14:paraId="28E9C84E" w14:textId="1D6E66C9" w:rsidR="00C84922" w:rsidRPr="00320B43" w:rsidRDefault="00320B43" w:rsidP="00144A3B">
            <w:pPr>
              <w:pStyle w:val="NoSpacing"/>
              <w:rPr>
                <w:rFonts w:cstheme="minorHAnsi"/>
              </w:rPr>
            </w:pPr>
            <w:ins w:id="498" w:author="Akila BALAKRISHNAN from.OPTIMUM (MAS)" w:date="2025-12-31T11:42:00Z" w16du:dateUtc="2025-12-31T03:42:00Z">
              <w:r w:rsidRPr="002923FD">
                <w:rPr>
                  <w:rFonts w:cstheme="minorHAnsi"/>
                </w:rPr>
                <w:t>-</w:t>
              </w:r>
              <w:r>
                <w:rPr>
                  <w:rFonts w:cstheme="minorHAnsi"/>
                </w:rPr>
                <w:t xml:space="preserve"> For Reopened SGS: Must</w:t>
              </w:r>
              <w:r w:rsidRPr="002923FD">
                <w:rPr>
                  <w:rFonts w:cstheme="minorHAnsi"/>
                </w:rPr>
                <w:t xml:space="preserve"> be same as the </w:t>
              </w:r>
              <w:r>
                <w:rPr>
                  <w:rFonts w:cstheme="minorHAnsi"/>
                </w:rPr>
                <w:t>SGS type</w:t>
              </w:r>
              <w:r w:rsidRPr="002923FD">
                <w:rPr>
                  <w:rFonts w:cstheme="minorHAnsi"/>
                </w:rPr>
                <w:t xml:space="preserve"> of the original issue.</w:t>
              </w:r>
            </w:ins>
          </w:p>
        </w:tc>
        <w:tc>
          <w:tcPr>
            <w:tcW w:w="3685" w:type="dxa"/>
          </w:tcPr>
          <w:p w14:paraId="52B16DCD" w14:textId="465E929D" w:rsidR="00524085" w:rsidRDefault="00524085" w:rsidP="00524085">
            <w:pPr>
              <w:pStyle w:val="NoSpacing"/>
              <w:rPr>
                <w:ins w:id="499" w:author="Han Xie CHAI (MAS)" w:date="2026-01-12T16:23:00Z" w16du:dateUtc="2026-01-12T08:23:00Z"/>
              </w:rPr>
            </w:pPr>
            <w:ins w:id="500" w:author="Han Xie CHAI (MAS)" w:date="2026-01-12T16:23:00Z" w16du:dateUtc="2026-01-12T08:23:00Z">
              <w:r>
                <w:t>Will show “SGS type” if the security is a SGS Bond, and “Subtype” for created securities with subtypes.</w:t>
              </w:r>
            </w:ins>
          </w:p>
          <w:p w14:paraId="7BCE3F2A" w14:textId="77777777" w:rsidR="00524085" w:rsidRDefault="00524085" w:rsidP="00524085">
            <w:pPr>
              <w:pStyle w:val="NoSpacing"/>
              <w:rPr>
                <w:ins w:id="501" w:author="Han Xie CHAI (MAS)" w:date="2026-01-12T16:23:00Z" w16du:dateUtc="2026-01-12T08:23:00Z"/>
              </w:rPr>
            </w:pPr>
          </w:p>
          <w:p w14:paraId="325A36EE" w14:textId="77777777" w:rsidR="00524085" w:rsidRDefault="00524085" w:rsidP="00524085">
            <w:pPr>
              <w:pStyle w:val="NoSpacing"/>
              <w:rPr>
                <w:ins w:id="502" w:author="Han Xie CHAI (MAS)" w:date="2026-01-12T16:23:00Z" w16du:dateUtc="2026-01-12T08:23:00Z"/>
              </w:rPr>
            </w:pPr>
            <w:ins w:id="503" w:author="Han Xie CHAI (MAS)" w:date="2026-01-12T16:23:00Z" w16du:dateUtc="2026-01-12T08:23:00Z">
              <w:r>
                <w:t>Visible and mandatory if the security is a SGS Bond or has subtypes.</w:t>
              </w:r>
            </w:ins>
          </w:p>
          <w:p w14:paraId="49FA07ED" w14:textId="77777777" w:rsidR="00524085" w:rsidRDefault="00524085" w:rsidP="00524085">
            <w:pPr>
              <w:pStyle w:val="NoSpacing"/>
              <w:rPr>
                <w:ins w:id="504" w:author="Han Xie CHAI (MAS)" w:date="2026-01-12T16:23:00Z" w16du:dateUtc="2026-01-12T08:23:00Z"/>
              </w:rPr>
            </w:pPr>
          </w:p>
          <w:p w14:paraId="4EF02BEB" w14:textId="180EE32C" w:rsidR="00C84922" w:rsidRPr="002923FD" w:rsidDel="00524085" w:rsidRDefault="00524085" w:rsidP="00524085">
            <w:pPr>
              <w:pStyle w:val="NoSpacing"/>
              <w:rPr>
                <w:del w:id="505" w:author="Han Xie CHAI (MAS)" w:date="2026-01-12T16:23:00Z" w16du:dateUtc="2026-01-12T08:23:00Z"/>
                <w:rFonts w:cstheme="minorHAnsi"/>
                <w:color w:val="000000"/>
              </w:rPr>
            </w:pPr>
            <w:ins w:id="506" w:author="Han Xie CHAI (MAS)" w:date="2026-01-12T16:23:00Z" w16du:dateUtc="2026-01-12T08:23:00Z">
              <w:r>
                <w:t>Available options are based on the list of subtypes for the security type.</w:t>
              </w:r>
            </w:ins>
            <w:del w:id="507" w:author="Han Xie CHAI (MAS)" w:date="2026-01-12T16:23:00Z" w16du:dateUtc="2026-01-12T08:23:00Z">
              <w:r w:rsidR="00C84922" w:rsidRPr="002923FD" w:rsidDel="00524085">
                <w:rPr>
                  <w:rFonts w:cstheme="minorHAnsi"/>
                  <w:color w:val="000000"/>
                </w:rPr>
                <w:delText>Only visible and mandatory for SGS Bonds.</w:delText>
              </w:r>
            </w:del>
          </w:p>
          <w:p w14:paraId="6ED1B441" w14:textId="24C6E532" w:rsidR="00C84922" w:rsidRPr="002923FD" w:rsidDel="00524085" w:rsidRDefault="00C84922" w:rsidP="00144A3B">
            <w:pPr>
              <w:pStyle w:val="NoSpacing"/>
              <w:rPr>
                <w:del w:id="508" w:author="Han Xie CHAI (MAS)" w:date="2026-01-12T16:23:00Z" w16du:dateUtc="2026-01-12T08:23:00Z"/>
                <w:rFonts w:cstheme="minorHAnsi"/>
                <w:color w:val="000000"/>
              </w:rPr>
            </w:pPr>
          </w:p>
          <w:p w14:paraId="7DFD124D" w14:textId="6AEAE1A4" w:rsidR="00C84922" w:rsidRPr="002923FD" w:rsidDel="00524085" w:rsidRDefault="00847770" w:rsidP="00144A3B">
            <w:pPr>
              <w:pStyle w:val="NoSpacing"/>
              <w:rPr>
                <w:del w:id="509" w:author="Han Xie CHAI (MAS)" w:date="2026-01-12T16:23:00Z" w16du:dateUtc="2026-01-12T08:23:00Z"/>
                <w:rFonts w:cstheme="minorHAnsi"/>
              </w:rPr>
            </w:pPr>
            <w:del w:id="510" w:author="Han Xie CHAI (MAS)" w:date="2026-01-12T16:23:00Z" w16du:dateUtc="2026-01-12T08:23:00Z">
              <w:r w:rsidDel="00524085">
                <w:rPr>
                  <w:rFonts w:cstheme="minorHAnsi"/>
                </w:rPr>
                <w:delText>Options available are</w:delText>
              </w:r>
              <w:r w:rsidR="00C84922" w:rsidRPr="002923FD" w:rsidDel="00524085">
                <w:rPr>
                  <w:rFonts w:cstheme="minorHAnsi"/>
                </w:rPr>
                <w:delText>:</w:delText>
              </w:r>
            </w:del>
          </w:p>
          <w:p w14:paraId="70B41B5E" w14:textId="4139E7B9" w:rsidR="00C84922" w:rsidRPr="002923FD" w:rsidDel="00524085" w:rsidRDefault="00C84922" w:rsidP="00380D00">
            <w:pPr>
              <w:pStyle w:val="ListParagraph"/>
              <w:rPr>
                <w:del w:id="511" w:author="Han Xie CHAI (MAS)" w:date="2026-01-12T16:23:00Z" w16du:dateUtc="2026-01-12T08:23:00Z"/>
                <w:rFonts w:cstheme="minorHAnsi"/>
              </w:rPr>
            </w:pPr>
            <w:del w:id="512" w:author="Han Xie CHAI (MAS)" w:date="2026-01-12T16:23:00Z" w16du:dateUtc="2026-01-12T08:23:00Z">
              <w:r w:rsidRPr="002923FD" w:rsidDel="00524085">
                <w:rPr>
                  <w:rFonts w:cstheme="minorHAnsi"/>
                </w:rPr>
                <w:delText>SGS (MD)</w:delText>
              </w:r>
            </w:del>
          </w:p>
          <w:p w14:paraId="488AC7AE" w14:textId="4BDC1856" w:rsidR="00C84922" w:rsidRPr="002923FD" w:rsidDel="00524085" w:rsidRDefault="00C84922" w:rsidP="00380D00">
            <w:pPr>
              <w:pStyle w:val="ListParagraph"/>
              <w:rPr>
                <w:del w:id="513" w:author="Han Xie CHAI (MAS)" w:date="2026-01-12T16:23:00Z" w16du:dateUtc="2026-01-12T08:23:00Z"/>
                <w:rFonts w:cstheme="minorHAnsi"/>
              </w:rPr>
            </w:pPr>
            <w:del w:id="514" w:author="Han Xie CHAI (MAS)" w:date="2026-01-12T16:23:00Z" w16du:dateUtc="2026-01-12T08:23:00Z">
              <w:r w:rsidRPr="002923FD" w:rsidDel="00524085">
                <w:rPr>
                  <w:rFonts w:cstheme="minorHAnsi"/>
                </w:rPr>
                <w:delText>SGS (Infra)</w:delText>
              </w:r>
            </w:del>
          </w:p>
          <w:p w14:paraId="58D62AF9" w14:textId="3A26E200" w:rsidR="00C84922" w:rsidDel="00524085" w:rsidRDefault="00C84922" w:rsidP="00380D00">
            <w:pPr>
              <w:pStyle w:val="ListParagraph"/>
              <w:rPr>
                <w:del w:id="515" w:author="Han Xie CHAI (MAS)" w:date="2026-01-12T16:23:00Z" w16du:dateUtc="2026-01-12T08:23:00Z"/>
                <w:rFonts w:cstheme="minorHAnsi"/>
              </w:rPr>
            </w:pPr>
            <w:del w:id="516" w:author="Han Xie CHAI (MAS)" w:date="2026-01-12T16:23:00Z" w16du:dateUtc="2026-01-12T08:23:00Z">
              <w:r w:rsidRPr="002923FD" w:rsidDel="00524085">
                <w:rPr>
                  <w:rFonts w:cstheme="minorHAnsi"/>
                </w:rPr>
                <w:delText>Green SGS (Infra)</w:delText>
              </w:r>
            </w:del>
          </w:p>
          <w:p w14:paraId="2BB610D5" w14:textId="00B8F591" w:rsidR="002A4108" w:rsidRDefault="002A4108" w:rsidP="00144A3B">
            <w:pPr>
              <w:pStyle w:val="NoSpacing"/>
            </w:pPr>
            <w:del w:id="517" w:author="Han Xie CHAI (MAS)" w:date="2026-01-12T16:23:00Z" w16du:dateUtc="2026-01-12T08:23:00Z">
              <w:r w:rsidDel="00524085">
                <w:delText>Additional options are available based on the name of the SGS type if new SGS types are created.</w:delText>
              </w:r>
            </w:del>
          </w:p>
        </w:tc>
      </w:tr>
      <w:tr w:rsidR="00C84922" w:rsidRPr="007C7C7F" w14:paraId="455981FD" w14:textId="77777777" w:rsidTr="007C6BBB">
        <w:tc>
          <w:tcPr>
            <w:tcW w:w="562" w:type="dxa"/>
          </w:tcPr>
          <w:p w14:paraId="6F22C590" w14:textId="55472E5A" w:rsidR="00C84922" w:rsidRDefault="00C84922" w:rsidP="00C84922">
            <w:pPr>
              <w:pStyle w:val="NoSpacing"/>
              <w:rPr>
                <w:rFonts w:cstheme="minorHAnsi"/>
              </w:rPr>
            </w:pPr>
            <w:r w:rsidRPr="002923FD">
              <w:rPr>
                <w:rFonts w:cstheme="minorHAnsi"/>
              </w:rPr>
              <w:t>1</w:t>
            </w:r>
            <w:r w:rsidR="007D79BD">
              <w:rPr>
                <w:rFonts w:cstheme="minorHAnsi"/>
              </w:rPr>
              <w:t>2</w:t>
            </w:r>
          </w:p>
        </w:tc>
        <w:tc>
          <w:tcPr>
            <w:tcW w:w="2248" w:type="dxa"/>
          </w:tcPr>
          <w:p w14:paraId="24021CFA" w14:textId="597A5FF4" w:rsidR="00C84922" w:rsidRPr="002923FD" w:rsidRDefault="00C84922" w:rsidP="00144A3B">
            <w:pPr>
              <w:pStyle w:val="NoSpacing"/>
            </w:pPr>
            <w:r w:rsidRPr="002923FD">
              <w:rPr>
                <w:rFonts w:cstheme="minorHAnsi"/>
              </w:rPr>
              <w:t xml:space="preserve">Closing </w:t>
            </w:r>
            <w:r>
              <w:rPr>
                <w:rFonts w:cstheme="minorHAnsi"/>
              </w:rPr>
              <w:t>d</w:t>
            </w:r>
            <w:r w:rsidRPr="002923FD">
              <w:rPr>
                <w:rFonts w:cstheme="minorHAnsi"/>
              </w:rPr>
              <w:t>ate</w:t>
            </w:r>
          </w:p>
        </w:tc>
        <w:tc>
          <w:tcPr>
            <w:tcW w:w="1701" w:type="dxa"/>
          </w:tcPr>
          <w:p w14:paraId="46BFED41" w14:textId="77777777" w:rsidR="00C84922" w:rsidRPr="002923FD" w:rsidRDefault="00C84922" w:rsidP="00144A3B">
            <w:pPr>
              <w:pStyle w:val="NoSpacing"/>
              <w:rPr>
                <w:rFonts w:cstheme="minorHAnsi"/>
              </w:rPr>
            </w:pPr>
            <w:r w:rsidRPr="002923FD">
              <w:rPr>
                <w:rFonts w:cstheme="minorHAnsi"/>
              </w:rPr>
              <w:t>Date Picker (when editing)</w:t>
            </w:r>
          </w:p>
          <w:p w14:paraId="001E5973" w14:textId="4BFDB9BE" w:rsidR="00C84922" w:rsidRPr="002923FD" w:rsidRDefault="00C84922" w:rsidP="00144A3B">
            <w:pPr>
              <w:pStyle w:val="NoSpacing"/>
            </w:pPr>
            <w:r w:rsidRPr="002923FD">
              <w:rPr>
                <w:rFonts w:cstheme="minorHAnsi"/>
              </w:rPr>
              <w:t>Label (when viewing)</w:t>
            </w:r>
          </w:p>
        </w:tc>
        <w:tc>
          <w:tcPr>
            <w:tcW w:w="2147" w:type="dxa"/>
          </w:tcPr>
          <w:p w14:paraId="5FCB93C6" w14:textId="265E8081" w:rsidR="00C84922" w:rsidRPr="002923FD" w:rsidRDefault="00144A3B" w:rsidP="00144A3B">
            <w:pPr>
              <w:pStyle w:val="NoSpacing"/>
              <w:rPr>
                <w:rFonts w:cstheme="minorHAnsi"/>
                <w:color w:val="000000"/>
              </w:rPr>
            </w:pPr>
            <w:r w:rsidRPr="00D95647">
              <w:rPr>
                <w:rFonts w:cstheme="minorHAnsi"/>
                <w:color w:val="000000"/>
                <w:u w:val="single"/>
              </w:rPr>
              <w:t>Hard Validations:</w:t>
            </w:r>
            <w:r w:rsidRPr="002923FD">
              <w:rPr>
                <w:rFonts w:cstheme="minorHAnsi"/>
                <w:color w:val="000000"/>
              </w:rPr>
              <w:br/>
              <w:t xml:space="preserve">- </w:t>
            </w:r>
            <w:r>
              <w:rPr>
                <w:rFonts w:cstheme="minorHAnsi"/>
                <w:color w:val="000000"/>
              </w:rPr>
              <w:t>R</w:t>
            </w:r>
            <w:r w:rsidRPr="002923FD">
              <w:rPr>
                <w:rFonts w:cstheme="minorHAnsi"/>
                <w:color w:val="000000"/>
              </w:rPr>
              <w:t>equired field.</w:t>
            </w:r>
            <w:r w:rsidR="00C84922" w:rsidRPr="002923FD">
              <w:rPr>
                <w:rFonts w:cstheme="minorHAnsi"/>
                <w:color w:val="000000"/>
              </w:rPr>
              <w:br/>
              <w:t xml:space="preserve">- </w:t>
            </w:r>
            <w:r>
              <w:rPr>
                <w:rFonts w:cstheme="minorHAnsi"/>
                <w:color w:val="000000"/>
              </w:rPr>
              <w:t>M</w:t>
            </w:r>
            <w:r w:rsidR="00C84922" w:rsidRPr="002923FD">
              <w:rPr>
                <w:rFonts w:cstheme="minorHAnsi"/>
                <w:color w:val="000000"/>
              </w:rPr>
              <w:t xml:space="preserve">ust be </w:t>
            </w:r>
            <w:r w:rsidR="00110A24">
              <w:rPr>
                <w:rFonts w:cstheme="minorHAnsi"/>
                <w:color w:val="000000"/>
              </w:rPr>
              <w:t xml:space="preserve">on or </w:t>
            </w:r>
            <w:r w:rsidR="00C84922" w:rsidRPr="002923FD">
              <w:rPr>
                <w:rFonts w:cstheme="minorHAnsi"/>
                <w:color w:val="000000"/>
              </w:rPr>
              <w:t>before</w:t>
            </w:r>
            <w:r w:rsidR="00C84922">
              <w:rPr>
                <w:rFonts w:cstheme="minorHAnsi"/>
                <w:color w:val="000000"/>
              </w:rPr>
              <w:t xml:space="preserve"> Allotment</w:t>
            </w:r>
            <w:r w:rsidR="00C84922" w:rsidRPr="002923FD">
              <w:rPr>
                <w:rFonts w:cstheme="minorHAnsi"/>
                <w:color w:val="000000"/>
              </w:rPr>
              <w:t xml:space="preserve"> </w:t>
            </w:r>
            <w:r w:rsidR="00C84922">
              <w:rPr>
                <w:rFonts w:cstheme="minorHAnsi"/>
                <w:color w:val="000000"/>
              </w:rPr>
              <w:t>d</w:t>
            </w:r>
            <w:r w:rsidR="00C84922" w:rsidRPr="002923FD">
              <w:rPr>
                <w:rFonts w:cstheme="minorHAnsi"/>
                <w:color w:val="000000"/>
              </w:rPr>
              <w:t>ate.</w:t>
            </w:r>
          </w:p>
          <w:p w14:paraId="1FF10665" w14:textId="77777777" w:rsidR="00C84922" w:rsidRPr="002923FD" w:rsidRDefault="00C84922" w:rsidP="00144A3B">
            <w:pPr>
              <w:pStyle w:val="NoSpacing"/>
              <w:rPr>
                <w:rFonts w:cstheme="minorHAnsi"/>
                <w:color w:val="000000"/>
              </w:rPr>
            </w:pPr>
          </w:p>
          <w:p w14:paraId="7C8F2701" w14:textId="77777777" w:rsidR="00C84922" w:rsidRPr="00D95647" w:rsidRDefault="00C84922" w:rsidP="00144A3B">
            <w:pPr>
              <w:pStyle w:val="NoSpacing"/>
              <w:rPr>
                <w:rFonts w:cstheme="minorHAnsi"/>
                <w:color w:val="000000"/>
                <w:u w:val="single"/>
              </w:rPr>
            </w:pPr>
            <w:r w:rsidRPr="00D95647">
              <w:rPr>
                <w:rFonts w:cstheme="minorHAnsi"/>
                <w:color w:val="000000"/>
                <w:u w:val="single"/>
              </w:rPr>
              <w:t>Soft Validations:</w:t>
            </w:r>
          </w:p>
          <w:p w14:paraId="275A2DDA" w14:textId="761DDBDC" w:rsidR="00C84922" w:rsidRPr="002923FD" w:rsidRDefault="00C84922" w:rsidP="00144A3B">
            <w:pPr>
              <w:pStyle w:val="NoSpacing"/>
            </w:pPr>
            <w:commentRangeStart w:id="518"/>
            <w:commentRangeStart w:id="519"/>
            <w:r w:rsidRPr="002923FD">
              <w:rPr>
                <w:rFonts w:cstheme="minorHAnsi"/>
                <w:color w:val="000000"/>
              </w:rPr>
              <w:t xml:space="preserve">- </w:t>
            </w:r>
            <w:r w:rsidR="00113496">
              <w:rPr>
                <w:rFonts w:cstheme="minorHAnsi"/>
                <w:color w:val="000000"/>
              </w:rPr>
              <w:t>S</w:t>
            </w:r>
            <w:r w:rsidRPr="002923FD">
              <w:rPr>
                <w:rFonts w:cstheme="minorHAnsi"/>
                <w:color w:val="000000"/>
              </w:rPr>
              <w:t xml:space="preserve">hould be </w:t>
            </w:r>
            <w:del w:id="520" w:author="Akila BALAKRISHNAN from.OPTIMUM (MAS)" w:date="2025-12-26T11:51:00Z" w16du:dateUtc="2025-12-26T03:51:00Z">
              <w:r w:rsidRPr="002923FD" w:rsidDel="00444399">
                <w:rPr>
                  <w:rFonts w:cstheme="minorHAnsi"/>
                  <w:color w:val="000000"/>
                </w:rPr>
                <w:delText>{X}</w:delText>
              </w:r>
            </w:del>
            <w:ins w:id="521" w:author="Akila BALAKRISHNAN from.OPTIMUM (MAS)" w:date="2025-12-26T11:51:00Z" w16du:dateUtc="2025-12-26T03:51:00Z">
              <w:r w:rsidR="00444399">
                <w:rPr>
                  <w:rFonts w:cstheme="minorHAnsi"/>
                  <w:color w:val="000000"/>
                </w:rPr>
                <w:t>1</w:t>
              </w:r>
            </w:ins>
            <w:r w:rsidRPr="002923FD">
              <w:rPr>
                <w:rFonts w:cstheme="minorHAnsi"/>
                <w:color w:val="000000"/>
              </w:rPr>
              <w:t xml:space="preserve"> business day</w:t>
            </w:r>
            <w:del w:id="522" w:author="Akila BALAKRISHNAN from.OPTIMUM (MAS)" w:date="2025-12-26T11:51:00Z" w16du:dateUtc="2025-12-26T03:51:00Z">
              <w:r w:rsidRPr="002923FD" w:rsidDel="00444399">
                <w:rPr>
                  <w:rFonts w:cstheme="minorHAnsi"/>
                  <w:color w:val="000000"/>
                </w:rPr>
                <w:delText>s</w:delText>
              </w:r>
            </w:del>
            <w:r w:rsidRPr="002923FD">
              <w:rPr>
                <w:rFonts w:cstheme="minorHAnsi"/>
                <w:color w:val="000000"/>
              </w:rPr>
              <w:t xml:space="preserve"> before </w:t>
            </w:r>
            <w:del w:id="523" w:author="Akila BALAKRISHNAN from.OPTIMUM (MAS)" w:date="2025-12-26T11:51:00Z" w16du:dateUtc="2025-12-26T03:51:00Z">
              <w:r w:rsidRPr="002923FD" w:rsidDel="00444399">
                <w:rPr>
                  <w:rFonts w:cstheme="minorHAnsi"/>
                  <w:color w:val="000000"/>
                </w:rPr>
                <w:delText xml:space="preserve">Issue </w:delText>
              </w:r>
            </w:del>
            <w:ins w:id="524" w:author="Akila BALAKRISHNAN from.OPTIMUM (MAS)" w:date="2025-12-26T11:51:00Z" w16du:dateUtc="2025-12-26T03:51:00Z">
              <w:r w:rsidR="00444399">
                <w:rPr>
                  <w:rFonts w:cstheme="minorHAnsi"/>
                  <w:color w:val="000000"/>
                </w:rPr>
                <w:t>Allotment</w:t>
              </w:r>
              <w:r w:rsidR="00444399" w:rsidRPr="002923FD">
                <w:rPr>
                  <w:rFonts w:cstheme="minorHAnsi"/>
                  <w:color w:val="000000"/>
                </w:rPr>
                <w:t xml:space="preserve"> </w:t>
              </w:r>
            </w:ins>
            <w:r w:rsidRPr="002923FD">
              <w:rPr>
                <w:rFonts w:cstheme="minorHAnsi"/>
                <w:color w:val="000000"/>
              </w:rPr>
              <w:t>Date</w:t>
            </w:r>
            <w:commentRangeEnd w:id="518"/>
            <w:r w:rsidR="00444399">
              <w:rPr>
                <w:rStyle w:val="CommentReference"/>
              </w:rPr>
              <w:commentReference w:id="518"/>
            </w:r>
            <w:commentRangeEnd w:id="519"/>
            <w:r w:rsidR="00241DF5">
              <w:rPr>
                <w:rStyle w:val="CommentReference"/>
              </w:rPr>
              <w:commentReference w:id="519"/>
            </w:r>
            <w:r w:rsidRPr="002923FD">
              <w:rPr>
                <w:rFonts w:cstheme="minorHAnsi"/>
                <w:color w:val="000000"/>
              </w:rPr>
              <w:t>.</w:t>
            </w:r>
          </w:p>
        </w:tc>
        <w:tc>
          <w:tcPr>
            <w:tcW w:w="3685" w:type="dxa"/>
          </w:tcPr>
          <w:p w14:paraId="792DE8DE" w14:textId="4E1758F9" w:rsidR="00C84922" w:rsidRPr="002923FD" w:rsidRDefault="00C84922" w:rsidP="00144A3B">
            <w:pPr>
              <w:pStyle w:val="NoSpacing"/>
              <w:rPr>
                <w:rFonts w:cstheme="minorHAnsi"/>
                <w:color w:val="000000"/>
              </w:rPr>
            </w:pPr>
            <w:r w:rsidRPr="002923FD">
              <w:rPr>
                <w:rFonts w:cstheme="minorHAnsi"/>
                <w:color w:val="000000"/>
              </w:rPr>
              <w:t>Only visible and mandatory for SSBs</w:t>
            </w:r>
            <w:r w:rsidR="002A4108">
              <w:rPr>
                <w:rFonts w:cstheme="minorHAnsi"/>
                <w:color w:val="000000"/>
              </w:rPr>
              <w:t xml:space="preserve"> and other security types created whose bid collation occurs over the month</w:t>
            </w:r>
            <w:r w:rsidRPr="002923FD">
              <w:rPr>
                <w:rFonts w:cstheme="minorHAnsi"/>
                <w:color w:val="000000"/>
              </w:rPr>
              <w:t>.</w:t>
            </w:r>
          </w:p>
          <w:p w14:paraId="714B7698" w14:textId="77777777" w:rsidR="00C84922" w:rsidRPr="002923FD" w:rsidRDefault="00C84922" w:rsidP="00144A3B">
            <w:pPr>
              <w:pStyle w:val="NoSpacing"/>
              <w:rPr>
                <w:rFonts w:cstheme="minorHAnsi"/>
              </w:rPr>
            </w:pPr>
          </w:p>
          <w:p w14:paraId="77119F6C" w14:textId="5CC4F29D" w:rsidR="00C84922" w:rsidRPr="002923FD" w:rsidDel="00444399" w:rsidRDefault="00C84922" w:rsidP="00144A3B">
            <w:pPr>
              <w:pStyle w:val="NoSpacing"/>
              <w:rPr>
                <w:del w:id="525" w:author="Akila BALAKRISHNAN from.OPTIMUM (MAS)" w:date="2025-12-26T11:51:00Z" w16du:dateUtc="2025-12-26T03:51:00Z"/>
                <w:rFonts w:cstheme="minorHAnsi"/>
              </w:rPr>
            </w:pPr>
            <w:del w:id="526" w:author="Akila BALAKRISHNAN from.OPTIMUM (MAS)" w:date="2025-12-26T11:51:00Z" w16du:dateUtc="2025-12-26T03:51:00Z">
              <w:r w:rsidRPr="002923FD" w:rsidDel="00444399">
                <w:rPr>
                  <w:rFonts w:cstheme="minorHAnsi"/>
                </w:rPr>
                <w:delText xml:space="preserve">{X} </w:delText>
              </w:r>
              <w:r w:rsidR="002A4108" w:rsidDel="00444399">
                <w:rPr>
                  <w:rFonts w:cstheme="minorHAnsi"/>
                </w:rPr>
                <w:delText xml:space="preserve">is a configurable parameter that </w:delText>
              </w:r>
              <w:r w:rsidRPr="002923FD" w:rsidDel="00444399">
                <w:rPr>
                  <w:rFonts w:cstheme="minorHAnsi"/>
                </w:rPr>
                <w:delText xml:space="preserve">varies depending on </w:delText>
              </w:r>
              <w:r w:rsidR="002A4108" w:rsidDel="00444399">
                <w:rPr>
                  <w:rFonts w:cstheme="minorHAnsi"/>
                </w:rPr>
                <w:delText>s</w:delText>
              </w:r>
              <w:r w:rsidRPr="002923FD" w:rsidDel="00444399">
                <w:rPr>
                  <w:rFonts w:cstheme="minorHAnsi"/>
                </w:rPr>
                <w:delText xml:space="preserve">ecurity </w:delText>
              </w:r>
              <w:r w:rsidR="002A4108" w:rsidDel="00444399">
                <w:rPr>
                  <w:rFonts w:cstheme="minorHAnsi"/>
                </w:rPr>
                <w:delText>t</w:delText>
              </w:r>
              <w:r w:rsidRPr="002923FD" w:rsidDel="00444399">
                <w:rPr>
                  <w:rFonts w:cstheme="minorHAnsi"/>
                </w:rPr>
                <w:delText>ype:</w:delText>
              </w:r>
            </w:del>
          </w:p>
          <w:p w14:paraId="499DC9F4" w14:textId="0A9C4705" w:rsidR="00C84922" w:rsidRDefault="00C84922" w:rsidP="00380D00">
            <w:pPr>
              <w:pStyle w:val="ListParagraph"/>
            </w:pPr>
            <w:del w:id="527" w:author="Akila BALAKRISHNAN from.OPTIMUM (MAS)" w:date="2025-12-26T11:51:00Z" w16du:dateUtc="2025-12-26T03:51:00Z">
              <w:r w:rsidRPr="002923FD" w:rsidDel="00444399">
                <w:rPr>
                  <w:rFonts w:cstheme="minorHAnsi"/>
                </w:rPr>
                <w:delText>SSBs: 4</w:delText>
              </w:r>
            </w:del>
          </w:p>
        </w:tc>
      </w:tr>
      <w:tr w:rsidR="00C84922" w:rsidRPr="007C7C7F" w14:paraId="332B7DAA" w14:textId="77777777" w:rsidTr="007C6BBB">
        <w:tc>
          <w:tcPr>
            <w:tcW w:w="562" w:type="dxa"/>
          </w:tcPr>
          <w:p w14:paraId="4C0F4168" w14:textId="44BEBBC5" w:rsidR="00C84922" w:rsidRDefault="00C84922" w:rsidP="00C84922">
            <w:pPr>
              <w:pStyle w:val="NoSpacing"/>
              <w:rPr>
                <w:rFonts w:cstheme="minorHAnsi"/>
              </w:rPr>
            </w:pPr>
            <w:r>
              <w:rPr>
                <w:rFonts w:cstheme="minorHAnsi"/>
              </w:rPr>
              <w:t>1</w:t>
            </w:r>
            <w:r w:rsidR="007D79BD">
              <w:rPr>
                <w:rFonts w:cstheme="minorHAnsi"/>
              </w:rPr>
              <w:t>3</w:t>
            </w:r>
          </w:p>
        </w:tc>
        <w:tc>
          <w:tcPr>
            <w:tcW w:w="2248" w:type="dxa"/>
          </w:tcPr>
          <w:p w14:paraId="004D1F82" w14:textId="41361053" w:rsidR="00C84922" w:rsidRPr="002923FD" w:rsidRDefault="00C84922" w:rsidP="00144A3B">
            <w:pPr>
              <w:pStyle w:val="NoSpacing"/>
            </w:pPr>
            <w:commentRangeStart w:id="528"/>
            <w:commentRangeStart w:id="529"/>
            <w:commentRangeStart w:id="530"/>
            <w:r w:rsidRPr="002923FD">
              <w:rPr>
                <w:rFonts w:cstheme="minorHAnsi"/>
              </w:rPr>
              <w:t xml:space="preserve">CDP </w:t>
            </w:r>
            <w:r>
              <w:rPr>
                <w:rFonts w:cstheme="minorHAnsi"/>
              </w:rPr>
              <w:t>n</w:t>
            </w:r>
            <w:r w:rsidRPr="002923FD">
              <w:rPr>
                <w:rFonts w:cstheme="minorHAnsi"/>
              </w:rPr>
              <w:t xml:space="preserve">aming </w:t>
            </w:r>
            <w:r>
              <w:rPr>
                <w:rFonts w:cstheme="minorHAnsi"/>
              </w:rPr>
              <w:t>c</w:t>
            </w:r>
            <w:r w:rsidRPr="002923FD">
              <w:rPr>
                <w:rFonts w:cstheme="minorHAnsi"/>
              </w:rPr>
              <w:t>onvention</w:t>
            </w:r>
            <w:commentRangeEnd w:id="528"/>
            <w:r w:rsidR="001C6B33">
              <w:rPr>
                <w:rStyle w:val="CommentReference"/>
              </w:rPr>
              <w:commentReference w:id="528"/>
            </w:r>
            <w:commentRangeEnd w:id="529"/>
            <w:r w:rsidR="0040091A">
              <w:rPr>
                <w:rStyle w:val="CommentReference"/>
              </w:rPr>
              <w:commentReference w:id="529"/>
            </w:r>
            <w:commentRangeEnd w:id="530"/>
            <w:r w:rsidR="00241DF5">
              <w:rPr>
                <w:rStyle w:val="CommentReference"/>
              </w:rPr>
              <w:commentReference w:id="530"/>
            </w:r>
          </w:p>
        </w:tc>
        <w:tc>
          <w:tcPr>
            <w:tcW w:w="1701" w:type="dxa"/>
          </w:tcPr>
          <w:p w14:paraId="521D1C63" w14:textId="7C1EFB67" w:rsidR="00C84922" w:rsidRPr="002923FD" w:rsidRDefault="00C84922" w:rsidP="00144A3B">
            <w:pPr>
              <w:pStyle w:val="NoSpacing"/>
              <w:rPr>
                <w:del w:id="531" w:author="Jasmine WL TEO (MAS)" w:date="2026-01-08T14:16:00Z" w16du:dateUtc="2026-01-08T06:16:00Z"/>
                <w:rFonts w:cstheme="minorHAnsi"/>
              </w:rPr>
            </w:pPr>
            <w:del w:id="532" w:author="Jasmine WL TEO (MAS)" w:date="2026-01-08T14:16:00Z" w16du:dateUtc="2026-01-08T06:16:00Z">
              <w:r w:rsidRPr="002923FD">
                <w:rPr>
                  <w:rFonts w:cstheme="minorHAnsi"/>
                </w:rPr>
                <w:delText>Text Input (when editing)</w:delText>
              </w:r>
            </w:del>
          </w:p>
          <w:p w14:paraId="29BE60D8" w14:textId="10A0D80F" w:rsidR="00C84922" w:rsidRPr="002923FD" w:rsidRDefault="00C84922" w:rsidP="00144A3B">
            <w:pPr>
              <w:pStyle w:val="NoSpacing"/>
            </w:pPr>
            <w:del w:id="533" w:author="Jasmine WL TEO (MAS)" w:date="2026-01-08T14:16:00Z" w16du:dateUtc="2026-01-08T06:16:00Z">
              <w:r w:rsidRPr="002923FD">
                <w:rPr>
                  <w:rFonts w:cstheme="minorHAnsi"/>
                </w:rPr>
                <w:delText>Label (when viewing)</w:delText>
              </w:r>
            </w:del>
            <w:ins w:id="534" w:author="Jasmine WL TEO (MAS)" w:date="2026-01-08T14:16:00Z" w16du:dateUtc="2026-01-08T06:16:00Z">
              <w:r w:rsidR="00241DF5">
                <w:rPr>
                  <w:rFonts w:cstheme="minorHAnsi"/>
                </w:rPr>
                <w:t>Label</w:t>
              </w:r>
            </w:ins>
          </w:p>
        </w:tc>
        <w:tc>
          <w:tcPr>
            <w:tcW w:w="2147" w:type="dxa"/>
          </w:tcPr>
          <w:p w14:paraId="0796152B" w14:textId="65E8A709" w:rsidR="00C84922" w:rsidRPr="002923FD" w:rsidRDefault="00144A3B" w:rsidP="00144A3B">
            <w:pPr>
              <w:pStyle w:val="NoSpacing"/>
            </w:pPr>
            <w:del w:id="535" w:author="Jasmine WL TEO (MAS)" w:date="2026-01-08T14:17:00Z" w16du:dateUtc="2026-01-08T06:17:00Z">
              <w:r w:rsidRPr="00D95647">
                <w:rPr>
                  <w:rFonts w:cstheme="minorHAnsi"/>
                  <w:color w:val="000000"/>
                  <w:u w:val="single"/>
                </w:rPr>
                <w:delText>Hard Validations:</w:delText>
              </w:r>
              <w:r w:rsidRPr="002923FD">
                <w:rPr>
                  <w:rFonts w:cstheme="minorHAnsi"/>
                  <w:color w:val="000000"/>
                </w:rPr>
                <w:br/>
                <w:delText xml:space="preserve">- </w:delText>
              </w:r>
              <w:r>
                <w:rPr>
                  <w:rFonts w:cstheme="minorHAnsi"/>
                  <w:color w:val="000000"/>
                </w:rPr>
                <w:delText>R</w:delText>
              </w:r>
              <w:r w:rsidRPr="002923FD">
                <w:rPr>
                  <w:rFonts w:cstheme="minorHAnsi"/>
                  <w:color w:val="000000"/>
                </w:rPr>
                <w:delText>equired field.</w:delText>
              </w:r>
              <w:r w:rsidR="00C84922" w:rsidRPr="002923FD">
                <w:rPr>
                  <w:rFonts w:cstheme="minorHAnsi"/>
                  <w:color w:val="000000"/>
                </w:rPr>
                <w:br/>
                <w:delText xml:space="preserve">- Invalid CDP </w:delText>
              </w:r>
              <w:r w:rsidR="00C84922">
                <w:rPr>
                  <w:rFonts w:cstheme="minorHAnsi"/>
                  <w:color w:val="000000"/>
                </w:rPr>
                <w:delText>n</w:delText>
              </w:r>
              <w:r w:rsidR="00C84922" w:rsidRPr="002923FD">
                <w:rPr>
                  <w:rFonts w:cstheme="minorHAnsi"/>
                  <w:color w:val="000000"/>
                </w:rPr>
                <w:delText xml:space="preserve">aming </w:delText>
              </w:r>
              <w:r w:rsidR="00C84922">
                <w:rPr>
                  <w:rFonts w:cstheme="minorHAnsi"/>
                  <w:color w:val="000000"/>
                </w:rPr>
                <w:delText>c</w:delText>
              </w:r>
              <w:r w:rsidR="00C84922" w:rsidRPr="002923FD">
                <w:rPr>
                  <w:rFonts w:cstheme="minorHAnsi"/>
                  <w:color w:val="000000"/>
                </w:rPr>
                <w:delText>onvention.</w:delText>
              </w:r>
            </w:del>
          </w:p>
        </w:tc>
        <w:tc>
          <w:tcPr>
            <w:tcW w:w="3685" w:type="dxa"/>
          </w:tcPr>
          <w:p w14:paraId="6AF1340C" w14:textId="548C55BD" w:rsidR="00C84922" w:rsidRPr="002923FD" w:rsidRDefault="00C84922" w:rsidP="00144A3B">
            <w:pPr>
              <w:pStyle w:val="NoSpacing"/>
              <w:rPr>
                <w:rFonts w:cstheme="minorHAnsi"/>
                <w:color w:val="000000"/>
              </w:rPr>
            </w:pPr>
            <w:r w:rsidRPr="002923FD">
              <w:rPr>
                <w:rFonts w:cstheme="minorHAnsi"/>
                <w:color w:val="000000"/>
              </w:rPr>
              <w:t xml:space="preserve">Only visible </w:t>
            </w:r>
            <w:del w:id="536" w:author="Jasmine WL TEO (MAS)" w:date="2026-01-08T14:17:00Z" w16du:dateUtc="2026-01-08T06:17:00Z">
              <w:r w:rsidRPr="002923FD">
                <w:rPr>
                  <w:rFonts w:cstheme="minorHAnsi"/>
                  <w:color w:val="000000"/>
                </w:rPr>
                <w:delText xml:space="preserve">and mandatory </w:delText>
              </w:r>
            </w:del>
            <w:r w:rsidRPr="002923FD">
              <w:rPr>
                <w:rFonts w:cstheme="minorHAnsi"/>
                <w:color w:val="000000"/>
              </w:rPr>
              <w:t>for SSBs.</w:t>
            </w:r>
          </w:p>
          <w:p w14:paraId="4266A4E0" w14:textId="77777777" w:rsidR="00C84922" w:rsidRPr="002923FD" w:rsidRDefault="00C84922" w:rsidP="00144A3B">
            <w:pPr>
              <w:pStyle w:val="NoSpacing"/>
              <w:rPr>
                <w:rFonts w:cstheme="minorHAnsi"/>
                <w:color w:val="000000"/>
              </w:rPr>
            </w:pPr>
          </w:p>
          <w:p w14:paraId="23B6B431" w14:textId="1CC32FAC" w:rsidR="00C84922" w:rsidRDefault="00C84922" w:rsidP="00144A3B">
            <w:pPr>
              <w:pStyle w:val="NoSpacing"/>
            </w:pPr>
            <w:r w:rsidRPr="002923FD">
              <w:rPr>
                <w:rFonts w:cstheme="minorHAnsi"/>
              </w:rPr>
              <w:t xml:space="preserve">The CDP </w:t>
            </w:r>
            <w:r>
              <w:rPr>
                <w:rFonts w:cstheme="minorHAnsi"/>
              </w:rPr>
              <w:t>n</w:t>
            </w:r>
            <w:r w:rsidRPr="002923FD">
              <w:rPr>
                <w:rFonts w:cstheme="minorHAnsi"/>
              </w:rPr>
              <w:t xml:space="preserve">aming </w:t>
            </w:r>
            <w:r>
              <w:rPr>
                <w:rFonts w:cstheme="minorHAnsi"/>
              </w:rPr>
              <w:t>c</w:t>
            </w:r>
            <w:r w:rsidRPr="002923FD">
              <w:rPr>
                <w:rFonts w:cstheme="minorHAnsi"/>
              </w:rPr>
              <w:t xml:space="preserve">onvention </w:t>
            </w:r>
            <w:ins w:id="537" w:author="Jasmine WL TEO (MAS)" w:date="2026-01-08T14:17:00Z" w16du:dateUtc="2026-01-08T06:17:00Z">
              <w:r w:rsidR="00241DF5">
                <w:rPr>
                  <w:rFonts w:cstheme="minorHAnsi"/>
                </w:rPr>
                <w:t xml:space="preserve">is derived based on </w:t>
              </w:r>
            </w:ins>
            <w:del w:id="538" w:author="Jasmine WL TEO (MAS)" w:date="2026-01-08T14:17:00Z" w16du:dateUtc="2026-01-08T06:17:00Z">
              <w:r>
                <w:rPr>
                  <w:rFonts w:cstheme="minorHAnsi"/>
                </w:rPr>
                <w:delText>must be of format</w:delText>
              </w:r>
            </w:del>
            <w:r w:rsidRPr="002923FD">
              <w:rPr>
                <w:rFonts w:cstheme="minorHAnsi"/>
              </w:rPr>
              <w:t xml:space="preserve"> </w:t>
            </w:r>
            <w:r w:rsidR="00144A3B">
              <w:rPr>
                <w:rFonts w:cstheme="minorHAnsi"/>
              </w:rPr>
              <w:t>“</w:t>
            </w:r>
            <w:r w:rsidRPr="002923FD">
              <w:rPr>
                <w:rFonts w:cstheme="minorHAnsi"/>
              </w:rPr>
              <w:t>SB&lt;MMM&gt;&lt;YY&gt; &lt;Issue Code&gt;” where &lt;MMM&gt; and &lt;YY&gt; is the month and year of the Issue Date. For example, “SBFEB24 GX24020T” is a valid CDP Naming Convention.</w:t>
            </w:r>
          </w:p>
        </w:tc>
      </w:tr>
    </w:tbl>
    <w:p w14:paraId="03543705" w14:textId="27B4279B" w:rsidR="00F70B95" w:rsidRPr="007D7B67" w:rsidRDefault="00F70B95" w:rsidP="00F70B95">
      <w:pPr>
        <w:pStyle w:val="Caption"/>
      </w:pPr>
      <w:commentRangeStart w:id="539"/>
      <w:commentRangeStart w:id="540"/>
      <w:r>
        <w:t xml:space="preserve">Table </w:t>
      </w:r>
      <w:r>
        <w:fldChar w:fldCharType="begin"/>
      </w:r>
      <w:r>
        <w:instrText xml:space="preserve"> SEQ Table \* ARABIC </w:instrText>
      </w:r>
      <w:r>
        <w:fldChar w:fldCharType="separate"/>
      </w:r>
      <w:r w:rsidR="007F5F9A">
        <w:rPr>
          <w:noProof/>
        </w:rPr>
        <w:t>8</w:t>
      </w:r>
      <w:r>
        <w:fldChar w:fldCharType="end"/>
      </w:r>
      <w:r w:rsidR="00F43972">
        <w:t>:</w:t>
      </w:r>
      <w:r>
        <w:t xml:space="preserve"> </w:t>
      </w:r>
      <w:r w:rsidR="00474AFC">
        <w:t>Data Table (Auctions) Screen Elements</w:t>
      </w:r>
      <w:commentRangeEnd w:id="539"/>
      <w:r w:rsidR="00640ACC">
        <w:rPr>
          <w:rStyle w:val="CommentReference"/>
          <w:b w:val="0"/>
          <w:iCs w:val="0"/>
        </w:rPr>
        <w:commentReference w:id="539"/>
      </w:r>
      <w:commentRangeEnd w:id="540"/>
      <w:r w:rsidR="0040091A">
        <w:rPr>
          <w:rStyle w:val="CommentReference"/>
          <w:b w:val="0"/>
          <w:iCs w:val="0"/>
        </w:rPr>
        <w:commentReference w:id="540"/>
      </w:r>
    </w:p>
    <w:p w14:paraId="71D8D6BF" w14:textId="69DD79FE" w:rsidR="00474AFC" w:rsidRDefault="00474AFC" w:rsidP="006162CB">
      <w:pPr>
        <w:pStyle w:val="Heading4"/>
        <w:rPr>
          <w:ins w:id="541" w:author="Eugene CHEONG from.TOPPAN (MAS)" w:date="2025-12-22T10:11:00Z" w16du:dateUtc="2025-12-22T02:11:00Z"/>
        </w:rPr>
      </w:pPr>
      <w:bookmarkStart w:id="542" w:name="_Ref215603626"/>
      <w:commentRangeStart w:id="543"/>
      <w:commentRangeStart w:id="544"/>
      <w:r w:rsidRPr="004709FC">
        <w:lastRenderedPageBreak/>
        <w:t>Data Table (Mini Auctions)</w:t>
      </w:r>
      <w:commentRangeEnd w:id="543"/>
      <w:r w:rsidR="002A4108" w:rsidRPr="004709FC">
        <w:rPr>
          <w:rStyle w:val="CommentReference"/>
          <w:rFonts w:eastAsiaTheme="minorHAnsi" w:cstheme="minorBidi"/>
          <w:b w:val="0"/>
          <w:iCs w:val="0"/>
        </w:rPr>
        <w:commentReference w:id="543"/>
      </w:r>
      <w:commentRangeEnd w:id="544"/>
      <w:r w:rsidR="002A4108" w:rsidRPr="004709FC">
        <w:rPr>
          <w:rStyle w:val="CommentReference"/>
          <w:rFonts w:eastAsiaTheme="minorHAnsi" w:cstheme="minorBidi"/>
          <w:b w:val="0"/>
          <w:iCs w:val="0"/>
        </w:rPr>
        <w:commentReference w:id="544"/>
      </w:r>
      <w:bookmarkEnd w:id="542"/>
    </w:p>
    <w:p w14:paraId="7F15CADE" w14:textId="164A4F66" w:rsidR="00DB4A8A" w:rsidRDefault="00DB4A8A" w:rsidP="00DB4A8A">
      <w:pPr>
        <w:rPr>
          <w:ins w:id="545" w:author="Han Xie CHAI (MAS)" w:date="2026-01-08T11:02:00Z" w16du:dateUtc="2026-01-08T03:02:00Z"/>
        </w:rPr>
      </w:pPr>
      <w:ins w:id="546" w:author="Eugene CHEONG from.TOPPAN (MAS)" w:date="2025-12-22T10:11:00Z" w16du:dateUtc="2025-12-22T02:11:00Z">
        <w:r w:rsidRPr="00ED5974">
          <w:rPr>
            <w:b/>
            <w:bCs/>
          </w:rPr>
          <w:t>Empty Values in Date Fields</w:t>
        </w:r>
        <w:r>
          <w:t>: For all fields which are Date Pickers (when editing), display as “TBA” when viewing</w:t>
        </w:r>
      </w:ins>
      <w:ins w:id="547" w:author="Han Xie CHAI (MAS)" w:date="2026-01-08T11:02:00Z" w16du:dateUtc="2026-01-08T03:02:00Z">
        <w:r w:rsidR="00D16D29">
          <w:t xml:space="preserve"> and subsequently for Checker/MAS Website</w:t>
        </w:r>
      </w:ins>
      <w:ins w:id="548" w:author="Eugene CHEONG from.TOPPAN (MAS)" w:date="2025-12-22T10:11:00Z" w16du:dateUtc="2025-12-22T02:11:00Z">
        <w:r>
          <w:t xml:space="preserve"> if the date fields are left empty.</w:t>
        </w:r>
      </w:ins>
    </w:p>
    <w:p w14:paraId="66D0EB54" w14:textId="2DACB79F" w:rsidR="00D16D29" w:rsidRPr="00DB4A8A" w:rsidRDefault="00D16D29" w:rsidP="00DB4A8A">
      <w:pPr>
        <w:rPr>
          <w:ins w:id="549" w:author="Eugene CHEONG from.TOPPAN (MAS)" w:date="2025-12-22T10:11:00Z" w16du:dateUtc="2025-12-22T02:11:00Z"/>
        </w:rPr>
      </w:pPr>
      <w:ins w:id="550" w:author="Han Xie CHAI (MAS)" w:date="2026-01-08T11:02:00Z" w16du:dateUtc="2026-01-08T03:02:00Z">
        <w:r>
          <w:t>A label is shown above the Data Table: “</w:t>
        </w:r>
      </w:ins>
      <w:ins w:id="551" w:author="Han Xie CHAI (MAS)" w:date="2026-01-08T11:15:00Z" w16du:dateUtc="2026-01-08T03:15:00Z">
        <w:r w:rsidR="00407B3E">
          <w:t>E</w:t>
        </w:r>
      </w:ins>
      <w:ins w:id="552" w:author="Han Xie CHAI (MAS)" w:date="2026-01-08T11:02:00Z">
        <w:r w:rsidRPr="00D16D29">
          <w:t xml:space="preserve">mpty date fields will be reflected as TBA for </w:t>
        </w:r>
      </w:ins>
      <w:ins w:id="553" w:author="Han Xie CHAI (MAS)" w:date="2026-01-08T11:02:00Z" w16du:dateUtc="2026-01-08T03:02:00Z">
        <w:r>
          <w:t xml:space="preserve">the </w:t>
        </w:r>
      </w:ins>
      <w:ins w:id="554" w:author="Han Xie CHAI (MAS)" w:date="2026-01-08T11:02:00Z">
        <w:r w:rsidRPr="00D16D29">
          <w:t>Checker and MAS website</w:t>
        </w:r>
      </w:ins>
      <w:ins w:id="555" w:author="Han Xie CHAI (MAS)" w:date="2026-01-08T11:02:00Z" w16du:dateUtc="2026-01-08T03:02:00Z">
        <w:r>
          <w:t>.”</w:t>
        </w:r>
      </w:ins>
    </w:p>
    <w:tbl>
      <w:tblPr>
        <w:tblStyle w:val="TableGrid"/>
        <w:tblW w:w="0" w:type="auto"/>
        <w:tblLook w:val="04A0" w:firstRow="1" w:lastRow="0" w:firstColumn="1" w:lastColumn="0" w:noHBand="0" w:noVBand="1"/>
      </w:tblPr>
      <w:tblGrid>
        <w:gridCol w:w="560"/>
        <w:gridCol w:w="3495"/>
        <w:gridCol w:w="1220"/>
        <w:gridCol w:w="1976"/>
        <w:gridCol w:w="3539"/>
      </w:tblGrid>
      <w:tr w:rsidR="00F70B95" w:rsidRPr="007C7C7F" w14:paraId="5FEEB631" w14:textId="77777777" w:rsidTr="007C6BBB">
        <w:tc>
          <w:tcPr>
            <w:tcW w:w="562" w:type="dxa"/>
            <w:shd w:val="clear" w:color="auto" w:fill="E7E6E6" w:themeFill="background2"/>
          </w:tcPr>
          <w:p w14:paraId="41C9B948" w14:textId="77777777" w:rsidR="00F70B95" w:rsidRPr="007D7B67" w:rsidRDefault="00F70B95" w:rsidP="007C6BBB">
            <w:pPr>
              <w:pStyle w:val="NoSpacing"/>
              <w:jc w:val="center"/>
              <w:rPr>
                <w:b/>
                <w:bCs/>
              </w:rPr>
            </w:pPr>
            <w:r w:rsidRPr="007D7B67">
              <w:rPr>
                <w:rFonts w:cstheme="minorHAnsi"/>
                <w:b/>
                <w:bCs/>
              </w:rPr>
              <w:t>S/N</w:t>
            </w:r>
          </w:p>
        </w:tc>
        <w:tc>
          <w:tcPr>
            <w:tcW w:w="2248" w:type="dxa"/>
            <w:shd w:val="clear" w:color="auto" w:fill="E7E6E6" w:themeFill="background2"/>
          </w:tcPr>
          <w:p w14:paraId="72D5D5EC" w14:textId="77777777" w:rsidR="00F70B95" w:rsidRPr="007D7B67" w:rsidRDefault="00F70B95" w:rsidP="007C6BBB">
            <w:pPr>
              <w:pStyle w:val="NoSpacing"/>
              <w:jc w:val="center"/>
              <w:rPr>
                <w:b/>
                <w:bCs/>
              </w:rPr>
            </w:pPr>
            <w:r w:rsidRPr="007D7B67">
              <w:rPr>
                <w:rFonts w:cstheme="minorHAnsi"/>
                <w:b/>
                <w:bCs/>
              </w:rPr>
              <w:t>Name</w:t>
            </w:r>
          </w:p>
        </w:tc>
        <w:tc>
          <w:tcPr>
            <w:tcW w:w="1701" w:type="dxa"/>
            <w:shd w:val="clear" w:color="auto" w:fill="E7E6E6" w:themeFill="background2"/>
          </w:tcPr>
          <w:p w14:paraId="107CA59D" w14:textId="77777777" w:rsidR="00F70B95" w:rsidRPr="007D7B67" w:rsidRDefault="00F70B95" w:rsidP="007C6BBB">
            <w:pPr>
              <w:pStyle w:val="TableHeading"/>
              <w:jc w:val="center"/>
              <w:rPr>
                <w:rFonts w:asciiTheme="minorHAnsi" w:hAnsiTheme="minorHAnsi" w:cstheme="minorHAnsi"/>
                <w:bCs/>
              </w:rPr>
            </w:pPr>
            <w:r w:rsidRPr="007D7B67">
              <w:rPr>
                <w:rFonts w:asciiTheme="minorHAnsi" w:hAnsiTheme="minorHAnsi" w:cstheme="minorHAnsi"/>
                <w:bCs/>
              </w:rPr>
              <w:t>Type</w:t>
            </w:r>
          </w:p>
          <w:p w14:paraId="18EA3AA6" w14:textId="77777777" w:rsidR="00F70B95" w:rsidRPr="007D7B67" w:rsidRDefault="00F70B95" w:rsidP="007C6BBB">
            <w:pPr>
              <w:pStyle w:val="NoSpacing"/>
              <w:jc w:val="center"/>
              <w:rPr>
                <w:b/>
                <w:bCs/>
              </w:rPr>
            </w:pPr>
            <w:r w:rsidRPr="007D7B67">
              <w:rPr>
                <w:rFonts w:cstheme="minorHAnsi"/>
                <w:b/>
                <w:bCs/>
              </w:rPr>
              <w:t>(Max Length)</w:t>
            </w:r>
          </w:p>
        </w:tc>
        <w:tc>
          <w:tcPr>
            <w:tcW w:w="2147" w:type="dxa"/>
            <w:shd w:val="clear" w:color="auto" w:fill="E7E6E6" w:themeFill="background2"/>
          </w:tcPr>
          <w:p w14:paraId="6CD8B823" w14:textId="77777777" w:rsidR="00F70B95" w:rsidRPr="007D7B67" w:rsidRDefault="00F70B95" w:rsidP="007C6BBB">
            <w:pPr>
              <w:pStyle w:val="NoSpacing"/>
              <w:jc w:val="center"/>
              <w:rPr>
                <w:b/>
                <w:bCs/>
              </w:rPr>
            </w:pPr>
            <w:r w:rsidRPr="007D7B67">
              <w:rPr>
                <w:rFonts w:cstheme="minorHAnsi"/>
                <w:b/>
                <w:bCs/>
              </w:rPr>
              <w:t>Validation Rules</w:t>
            </w:r>
          </w:p>
        </w:tc>
        <w:tc>
          <w:tcPr>
            <w:tcW w:w="3685" w:type="dxa"/>
            <w:shd w:val="clear" w:color="auto" w:fill="E7E6E6" w:themeFill="background2"/>
          </w:tcPr>
          <w:p w14:paraId="511CFBA4" w14:textId="77777777" w:rsidR="00F70B95" w:rsidRPr="007D7B67" w:rsidRDefault="00F70B95" w:rsidP="007C6BBB">
            <w:pPr>
              <w:pStyle w:val="NoSpacing"/>
              <w:jc w:val="center"/>
              <w:rPr>
                <w:rFonts w:cstheme="minorHAnsi"/>
                <w:b/>
                <w:bCs/>
              </w:rPr>
            </w:pPr>
            <w:r>
              <w:rPr>
                <w:rFonts w:cstheme="minorHAnsi"/>
                <w:b/>
                <w:bCs/>
              </w:rPr>
              <w:t>Remarks</w:t>
            </w:r>
          </w:p>
        </w:tc>
      </w:tr>
      <w:tr w:rsidR="00144A3B" w:rsidRPr="007C7C7F" w14:paraId="05E8E0BF" w14:textId="77777777" w:rsidTr="007C6BBB">
        <w:tc>
          <w:tcPr>
            <w:tcW w:w="562" w:type="dxa"/>
          </w:tcPr>
          <w:p w14:paraId="63D05A0E" w14:textId="77777777" w:rsidR="00144A3B" w:rsidRPr="007C7C7F" w:rsidRDefault="00144A3B" w:rsidP="00144A3B">
            <w:pPr>
              <w:pStyle w:val="NoSpacing"/>
            </w:pPr>
            <w:r>
              <w:rPr>
                <w:rFonts w:cstheme="minorHAnsi"/>
              </w:rPr>
              <w:t>1</w:t>
            </w:r>
          </w:p>
        </w:tc>
        <w:tc>
          <w:tcPr>
            <w:tcW w:w="2248" w:type="dxa"/>
          </w:tcPr>
          <w:p w14:paraId="4B1BA646" w14:textId="3BD1BC5B" w:rsidR="00144A3B" w:rsidRPr="007C7C7F" w:rsidRDefault="00144A3B" w:rsidP="00144A3B">
            <w:pPr>
              <w:pStyle w:val="NoSpacing"/>
            </w:pPr>
            <w:r w:rsidRPr="00B47904">
              <w:t>Bond announcement date</w:t>
            </w:r>
          </w:p>
        </w:tc>
        <w:tc>
          <w:tcPr>
            <w:tcW w:w="1701" w:type="dxa"/>
          </w:tcPr>
          <w:p w14:paraId="7EC6A770" w14:textId="7833B470" w:rsidR="00144A3B" w:rsidRPr="00901608" w:rsidRDefault="00144A3B" w:rsidP="00144A3B">
            <w:pPr>
              <w:pStyle w:val="NoSpacing"/>
            </w:pPr>
            <w:r w:rsidRPr="00B47904">
              <w:t>Date Picker (when editing)</w:t>
            </w:r>
            <w:r w:rsidRPr="00B47904">
              <w:br/>
              <w:t>Label (when viewing)</w:t>
            </w:r>
          </w:p>
        </w:tc>
        <w:tc>
          <w:tcPr>
            <w:tcW w:w="2147" w:type="dxa"/>
          </w:tcPr>
          <w:p w14:paraId="0CE58CB6" w14:textId="77777777" w:rsidR="00144A3B" w:rsidRDefault="00144A3B" w:rsidP="00144A3B">
            <w:pPr>
              <w:pStyle w:val="NoSpacing"/>
              <w:rPr>
                <w:ins w:id="556" w:author="Akila BALAKRISHNAN from.OPTIMUM (MAS)" w:date="2025-12-29T18:45:00Z" w16du:dateUtc="2025-12-29T10:45:00Z"/>
              </w:rPr>
            </w:pPr>
            <w:r w:rsidRPr="00D95647">
              <w:rPr>
                <w:rFonts w:cstheme="minorHAnsi"/>
                <w:color w:val="000000"/>
                <w:u w:val="single"/>
              </w:rPr>
              <w:t>Hard Validations:</w:t>
            </w:r>
            <w:r w:rsidRPr="002923FD">
              <w:rPr>
                <w:rFonts w:cstheme="minorHAnsi"/>
                <w:color w:val="000000"/>
              </w:rPr>
              <w:br/>
              <w:t xml:space="preserve">- </w:t>
            </w:r>
            <w:r>
              <w:rPr>
                <w:rFonts w:cstheme="minorHAnsi"/>
                <w:color w:val="000000"/>
              </w:rPr>
              <w:t>R</w:t>
            </w:r>
            <w:r w:rsidRPr="002923FD">
              <w:rPr>
                <w:rFonts w:cstheme="minorHAnsi"/>
                <w:color w:val="000000"/>
              </w:rPr>
              <w:t>equired field.</w:t>
            </w:r>
            <w:r w:rsidRPr="00216A6C">
              <w:br/>
              <w:t xml:space="preserve">- </w:t>
            </w:r>
            <w:r>
              <w:t>M</w:t>
            </w:r>
            <w:r w:rsidRPr="00216A6C">
              <w:t>ust be before Size announcement date.</w:t>
            </w:r>
          </w:p>
          <w:p w14:paraId="19479665" w14:textId="77777777" w:rsidR="00A82932" w:rsidRDefault="00A82932" w:rsidP="00144A3B">
            <w:pPr>
              <w:pStyle w:val="NoSpacing"/>
              <w:rPr>
                <w:ins w:id="557" w:author="Akila BALAKRISHNAN from.OPTIMUM (MAS)" w:date="2025-12-29T18:45:00Z" w16du:dateUtc="2025-12-29T10:45:00Z"/>
              </w:rPr>
            </w:pPr>
          </w:p>
          <w:p w14:paraId="2B08DE1D" w14:textId="77777777" w:rsidR="00A82932" w:rsidRPr="00D95647" w:rsidRDefault="00A82932" w:rsidP="00A82932">
            <w:pPr>
              <w:pStyle w:val="NoSpacing"/>
              <w:rPr>
                <w:ins w:id="558" w:author="Akila BALAKRISHNAN from.OPTIMUM (MAS)" w:date="2025-12-29T18:45:00Z" w16du:dateUtc="2025-12-29T10:45:00Z"/>
                <w:u w:val="single"/>
              </w:rPr>
            </w:pPr>
            <w:commentRangeStart w:id="559"/>
            <w:commentRangeStart w:id="560"/>
            <w:ins w:id="561" w:author="Akila BALAKRISHNAN from.OPTIMUM (MAS)" w:date="2025-12-29T18:45:00Z" w16du:dateUtc="2025-12-29T10:45:00Z">
              <w:r w:rsidRPr="00D95647">
                <w:rPr>
                  <w:u w:val="single"/>
                </w:rPr>
                <w:t>Soft Validations:</w:t>
              </w:r>
            </w:ins>
          </w:p>
          <w:p w14:paraId="261275FD" w14:textId="723BB3BB" w:rsidR="00A82932" w:rsidRPr="00901608" w:rsidRDefault="00A82932" w:rsidP="00A82932">
            <w:pPr>
              <w:pStyle w:val="NoSpacing"/>
            </w:pPr>
            <w:ins w:id="562" w:author="Akila BALAKRISHNAN from.OPTIMUM (MAS)" w:date="2025-12-29T18:45:00Z" w16du:dateUtc="2025-12-29T10:45:00Z">
              <w:r>
                <w:t>- Should be a business day.</w:t>
              </w:r>
            </w:ins>
            <w:commentRangeEnd w:id="559"/>
            <w:ins w:id="563" w:author="Akila BALAKRISHNAN from.OPTIMUM (MAS)" w:date="2025-12-29T18:46:00Z" w16du:dateUtc="2025-12-29T10:46:00Z">
              <w:r>
                <w:rPr>
                  <w:rStyle w:val="CommentReference"/>
                </w:rPr>
                <w:commentReference w:id="559"/>
              </w:r>
            </w:ins>
            <w:commentRangeEnd w:id="560"/>
            <w:r w:rsidR="0028386F">
              <w:rPr>
                <w:rStyle w:val="CommentReference"/>
              </w:rPr>
              <w:commentReference w:id="560"/>
            </w:r>
          </w:p>
        </w:tc>
        <w:tc>
          <w:tcPr>
            <w:tcW w:w="3685" w:type="dxa"/>
          </w:tcPr>
          <w:p w14:paraId="4454D7D5" w14:textId="77777777" w:rsidR="00144A3B" w:rsidRPr="00901608" w:rsidRDefault="00144A3B" w:rsidP="00144A3B">
            <w:pPr>
              <w:pStyle w:val="NoSpacing"/>
            </w:pPr>
          </w:p>
        </w:tc>
      </w:tr>
      <w:tr w:rsidR="00144A3B" w:rsidRPr="007C7C7F" w14:paraId="7F5C7112" w14:textId="77777777" w:rsidTr="007C6BBB">
        <w:tc>
          <w:tcPr>
            <w:tcW w:w="562" w:type="dxa"/>
          </w:tcPr>
          <w:p w14:paraId="3227D492" w14:textId="797BB492" w:rsidR="00144A3B" w:rsidRDefault="00144A3B" w:rsidP="00144A3B">
            <w:pPr>
              <w:pStyle w:val="NoSpacing"/>
              <w:rPr>
                <w:rFonts w:cstheme="minorHAnsi"/>
              </w:rPr>
            </w:pPr>
            <w:r>
              <w:rPr>
                <w:rFonts w:cstheme="minorHAnsi"/>
              </w:rPr>
              <w:t>2</w:t>
            </w:r>
          </w:p>
        </w:tc>
        <w:tc>
          <w:tcPr>
            <w:tcW w:w="2248" w:type="dxa"/>
          </w:tcPr>
          <w:p w14:paraId="3D12A39B" w14:textId="2BD43C25" w:rsidR="00144A3B" w:rsidRPr="007C7C7F" w:rsidRDefault="00144A3B" w:rsidP="00144A3B">
            <w:pPr>
              <w:pStyle w:val="NoSpacing"/>
            </w:pPr>
            <w:r w:rsidRPr="00B47904">
              <w:t>Size announcement date</w:t>
            </w:r>
          </w:p>
        </w:tc>
        <w:tc>
          <w:tcPr>
            <w:tcW w:w="1701" w:type="dxa"/>
          </w:tcPr>
          <w:p w14:paraId="0F1B3E7D" w14:textId="0814151C" w:rsidR="00144A3B" w:rsidRPr="00901608" w:rsidRDefault="00144A3B" w:rsidP="00144A3B">
            <w:pPr>
              <w:pStyle w:val="NoSpacing"/>
            </w:pPr>
            <w:r w:rsidRPr="00B47904">
              <w:t>Date Picker (when editing)</w:t>
            </w:r>
            <w:r w:rsidRPr="00B47904">
              <w:br/>
              <w:t>Label (when viewing)</w:t>
            </w:r>
          </w:p>
        </w:tc>
        <w:tc>
          <w:tcPr>
            <w:tcW w:w="2147" w:type="dxa"/>
          </w:tcPr>
          <w:p w14:paraId="057A9975" w14:textId="710B7FE4" w:rsidR="00144A3B" w:rsidRPr="00216A6C" w:rsidRDefault="00144A3B" w:rsidP="00144A3B">
            <w:pPr>
              <w:pStyle w:val="NoSpacing"/>
            </w:pPr>
            <w:r w:rsidRPr="00D95647">
              <w:rPr>
                <w:rFonts w:cstheme="minorHAnsi"/>
                <w:color w:val="000000"/>
                <w:u w:val="single"/>
              </w:rPr>
              <w:t>Hard Validations:</w:t>
            </w:r>
            <w:r w:rsidRPr="002923FD">
              <w:rPr>
                <w:rFonts w:cstheme="minorHAnsi"/>
                <w:color w:val="000000"/>
              </w:rPr>
              <w:br/>
              <w:t xml:space="preserve">- </w:t>
            </w:r>
            <w:r>
              <w:rPr>
                <w:rFonts w:cstheme="minorHAnsi"/>
                <w:color w:val="000000"/>
              </w:rPr>
              <w:t>R</w:t>
            </w:r>
            <w:r w:rsidRPr="002923FD">
              <w:rPr>
                <w:rFonts w:cstheme="minorHAnsi"/>
                <w:color w:val="000000"/>
              </w:rPr>
              <w:t>equired field.</w:t>
            </w:r>
            <w:r w:rsidRPr="00216A6C">
              <w:br/>
              <w:t xml:space="preserve">- </w:t>
            </w:r>
            <w:r>
              <w:t>M</w:t>
            </w:r>
            <w:r w:rsidRPr="00216A6C">
              <w:t xml:space="preserve">ust be </w:t>
            </w:r>
            <w:r w:rsidR="00681304">
              <w:t xml:space="preserve">on or </w:t>
            </w:r>
            <w:r w:rsidRPr="00216A6C">
              <w:t>before Auction date.</w:t>
            </w:r>
          </w:p>
          <w:p w14:paraId="4B5DDF84" w14:textId="77777777" w:rsidR="00144A3B" w:rsidRPr="00216A6C" w:rsidRDefault="00144A3B" w:rsidP="00144A3B">
            <w:pPr>
              <w:pStyle w:val="NoSpacing"/>
            </w:pPr>
          </w:p>
          <w:p w14:paraId="6B54A5C4" w14:textId="77777777" w:rsidR="00144A3B" w:rsidRPr="00D95647" w:rsidRDefault="00144A3B" w:rsidP="00144A3B">
            <w:pPr>
              <w:pStyle w:val="NoSpacing"/>
              <w:rPr>
                <w:u w:val="single"/>
              </w:rPr>
            </w:pPr>
            <w:r w:rsidRPr="00D95647">
              <w:rPr>
                <w:u w:val="single"/>
              </w:rPr>
              <w:t>Soft Validations:</w:t>
            </w:r>
          </w:p>
          <w:p w14:paraId="6FF458EB" w14:textId="77777777" w:rsidR="00144A3B" w:rsidRDefault="00144A3B" w:rsidP="00144A3B">
            <w:pPr>
              <w:pStyle w:val="NoSpacing"/>
            </w:pPr>
            <w:r w:rsidRPr="00B47904">
              <w:t>- Should be {X} business days before Issue date.</w:t>
            </w:r>
          </w:p>
          <w:p w14:paraId="2338F856" w14:textId="6B3D6771" w:rsidR="00214F0B" w:rsidRPr="00901608" w:rsidRDefault="00214F0B" w:rsidP="00144A3B">
            <w:pPr>
              <w:pStyle w:val="NoSpacing"/>
            </w:pPr>
            <w:r>
              <w:t xml:space="preserve">- </w:t>
            </w:r>
            <w:r w:rsidR="00303AC9">
              <w:t xml:space="preserve">Should </w:t>
            </w:r>
            <w:r>
              <w:t>be a business day</w:t>
            </w:r>
            <w:ins w:id="564" w:author="Akila BALAKRISHNAN from.OPTIMUM (MAS)" w:date="2025-12-29T18:31:00Z" w16du:dateUtc="2025-12-29T10:31:00Z">
              <w:r w:rsidR="00473690">
                <w:t>.</w:t>
              </w:r>
            </w:ins>
          </w:p>
        </w:tc>
        <w:tc>
          <w:tcPr>
            <w:tcW w:w="3685" w:type="dxa"/>
          </w:tcPr>
          <w:p w14:paraId="5B9BB430" w14:textId="61D854CB" w:rsidR="00144A3B" w:rsidRPr="00901608" w:rsidRDefault="00144A3B" w:rsidP="00144A3B">
            <w:pPr>
              <w:pStyle w:val="NoSpacing"/>
            </w:pPr>
            <w:commentRangeStart w:id="565"/>
            <w:r w:rsidRPr="00216A6C">
              <w:t xml:space="preserve">{X} </w:t>
            </w:r>
            <w:r w:rsidR="00F20C55">
              <w:t>is a configurable parameter for SGS Bonds with an initial value of 7.</w:t>
            </w:r>
            <w:commentRangeEnd w:id="565"/>
            <w:r w:rsidR="00944DB0">
              <w:rPr>
                <w:rStyle w:val="CommentReference"/>
              </w:rPr>
              <w:commentReference w:id="565"/>
            </w:r>
          </w:p>
        </w:tc>
      </w:tr>
      <w:tr w:rsidR="00144A3B" w:rsidRPr="007C7C7F" w14:paraId="11466012" w14:textId="77777777" w:rsidTr="007C6BBB">
        <w:tc>
          <w:tcPr>
            <w:tcW w:w="562" w:type="dxa"/>
          </w:tcPr>
          <w:p w14:paraId="315A48A0" w14:textId="19CB3DC1" w:rsidR="00144A3B" w:rsidRDefault="00144A3B" w:rsidP="00144A3B">
            <w:pPr>
              <w:pStyle w:val="NoSpacing"/>
              <w:rPr>
                <w:rFonts w:cstheme="minorHAnsi"/>
              </w:rPr>
            </w:pPr>
            <w:r>
              <w:rPr>
                <w:rFonts w:cstheme="minorHAnsi"/>
              </w:rPr>
              <w:t>3</w:t>
            </w:r>
          </w:p>
        </w:tc>
        <w:tc>
          <w:tcPr>
            <w:tcW w:w="2248" w:type="dxa"/>
          </w:tcPr>
          <w:p w14:paraId="6FA0F332" w14:textId="1521A973" w:rsidR="00144A3B" w:rsidRPr="007C7C7F" w:rsidRDefault="00144A3B" w:rsidP="00144A3B">
            <w:pPr>
              <w:pStyle w:val="NoSpacing"/>
            </w:pPr>
            <w:r w:rsidRPr="00B47904">
              <w:t>Auction date</w:t>
            </w:r>
          </w:p>
        </w:tc>
        <w:tc>
          <w:tcPr>
            <w:tcW w:w="1701" w:type="dxa"/>
          </w:tcPr>
          <w:p w14:paraId="0C9EB389" w14:textId="476E61F7" w:rsidR="00144A3B" w:rsidRPr="00901608" w:rsidRDefault="00144A3B" w:rsidP="00144A3B">
            <w:pPr>
              <w:pStyle w:val="NoSpacing"/>
            </w:pPr>
            <w:r w:rsidRPr="00B47904">
              <w:t>Date Picker (when editing)</w:t>
            </w:r>
            <w:r w:rsidRPr="00B47904">
              <w:br/>
              <w:t>Label (when viewing)</w:t>
            </w:r>
          </w:p>
        </w:tc>
        <w:tc>
          <w:tcPr>
            <w:tcW w:w="2147" w:type="dxa"/>
          </w:tcPr>
          <w:p w14:paraId="70B11B9E" w14:textId="4339CFA8" w:rsidR="00144A3B" w:rsidRPr="00216A6C" w:rsidRDefault="00144A3B" w:rsidP="00144A3B">
            <w:pPr>
              <w:pStyle w:val="NoSpacing"/>
            </w:pPr>
            <w:r w:rsidRPr="00D95647">
              <w:rPr>
                <w:rFonts w:cstheme="minorHAnsi"/>
                <w:color w:val="000000"/>
                <w:u w:val="single"/>
              </w:rPr>
              <w:t>Hard Validations:</w:t>
            </w:r>
            <w:r w:rsidRPr="002923FD">
              <w:rPr>
                <w:rFonts w:cstheme="minorHAnsi"/>
                <w:color w:val="000000"/>
              </w:rPr>
              <w:br/>
              <w:t xml:space="preserve">- </w:t>
            </w:r>
            <w:r>
              <w:rPr>
                <w:rFonts w:cstheme="minorHAnsi"/>
                <w:color w:val="000000"/>
              </w:rPr>
              <w:t>R</w:t>
            </w:r>
            <w:r w:rsidRPr="002923FD">
              <w:rPr>
                <w:rFonts w:cstheme="minorHAnsi"/>
                <w:color w:val="000000"/>
              </w:rPr>
              <w:t>equired field.</w:t>
            </w:r>
            <w:r w:rsidRPr="00216A6C">
              <w:br/>
              <w:t xml:space="preserve">- </w:t>
            </w:r>
            <w:r>
              <w:t>M</w:t>
            </w:r>
            <w:r w:rsidRPr="00216A6C">
              <w:t xml:space="preserve">ust be </w:t>
            </w:r>
            <w:r w:rsidR="00527497">
              <w:t xml:space="preserve">on or </w:t>
            </w:r>
            <w:r w:rsidRPr="00216A6C">
              <w:t>before Issue Date.</w:t>
            </w:r>
          </w:p>
          <w:p w14:paraId="557D62E6" w14:textId="77777777" w:rsidR="00144A3B" w:rsidRPr="00216A6C" w:rsidRDefault="00144A3B" w:rsidP="00144A3B">
            <w:pPr>
              <w:pStyle w:val="NoSpacing"/>
            </w:pPr>
          </w:p>
          <w:p w14:paraId="4647FDFA" w14:textId="77777777" w:rsidR="00144A3B" w:rsidRPr="00D95647" w:rsidRDefault="00144A3B" w:rsidP="00144A3B">
            <w:pPr>
              <w:pStyle w:val="NoSpacing"/>
              <w:rPr>
                <w:u w:val="single"/>
              </w:rPr>
            </w:pPr>
            <w:r w:rsidRPr="00D95647">
              <w:rPr>
                <w:u w:val="single"/>
              </w:rPr>
              <w:t>Soft Validations:</w:t>
            </w:r>
          </w:p>
          <w:p w14:paraId="1BADF222" w14:textId="77777777" w:rsidR="00144A3B" w:rsidRDefault="00144A3B" w:rsidP="00144A3B">
            <w:pPr>
              <w:pStyle w:val="NoSpacing"/>
            </w:pPr>
            <w:r w:rsidRPr="00AA1307">
              <w:t>- Should be {X} business days before Issue date.</w:t>
            </w:r>
          </w:p>
          <w:p w14:paraId="3F5A57AD" w14:textId="3D9D3CF1" w:rsidR="00214F0B" w:rsidRPr="00901608" w:rsidRDefault="00214F0B" w:rsidP="00144A3B">
            <w:pPr>
              <w:pStyle w:val="NoSpacing"/>
            </w:pPr>
            <w:r>
              <w:t xml:space="preserve">- </w:t>
            </w:r>
            <w:r w:rsidR="00303AC9">
              <w:t xml:space="preserve">Should </w:t>
            </w:r>
            <w:r>
              <w:t>be a business day</w:t>
            </w:r>
            <w:ins w:id="566" w:author="Eugene CHEONG from.TOPPAN (MAS)" w:date="2025-12-22T14:08:00Z" w16du:dateUtc="2025-12-22T06:08:00Z">
              <w:r w:rsidR="00B3348A">
                <w:t>.</w:t>
              </w:r>
            </w:ins>
          </w:p>
        </w:tc>
        <w:tc>
          <w:tcPr>
            <w:tcW w:w="3685" w:type="dxa"/>
          </w:tcPr>
          <w:p w14:paraId="07E25793" w14:textId="6941610C" w:rsidR="00144A3B" w:rsidRPr="00901608" w:rsidRDefault="00144A3B" w:rsidP="00144A3B">
            <w:pPr>
              <w:pStyle w:val="NoSpacing"/>
            </w:pPr>
            <w:r w:rsidRPr="00216A6C">
              <w:t xml:space="preserve">{X} </w:t>
            </w:r>
            <w:r w:rsidR="00F20C55">
              <w:t>is a configurable parameter for SGS Bonds with an initial value of 3.</w:t>
            </w:r>
          </w:p>
        </w:tc>
      </w:tr>
      <w:tr w:rsidR="00144A3B" w:rsidRPr="007C7C7F" w14:paraId="0A6EEA64" w14:textId="77777777" w:rsidTr="007C6BBB">
        <w:tc>
          <w:tcPr>
            <w:tcW w:w="562" w:type="dxa"/>
          </w:tcPr>
          <w:p w14:paraId="4E635039" w14:textId="15CD8D98" w:rsidR="00144A3B" w:rsidRDefault="00E62142" w:rsidP="00144A3B">
            <w:pPr>
              <w:pStyle w:val="NoSpacing"/>
              <w:rPr>
                <w:rFonts w:cstheme="minorHAnsi"/>
              </w:rPr>
            </w:pPr>
            <w:r>
              <w:rPr>
                <w:rFonts w:cstheme="minorHAnsi"/>
              </w:rPr>
              <w:t>4</w:t>
            </w:r>
          </w:p>
        </w:tc>
        <w:tc>
          <w:tcPr>
            <w:tcW w:w="2248" w:type="dxa"/>
          </w:tcPr>
          <w:p w14:paraId="5309857B" w14:textId="7BAE3B90" w:rsidR="00144A3B" w:rsidRPr="007C7C7F" w:rsidRDefault="00144A3B" w:rsidP="00144A3B">
            <w:pPr>
              <w:pStyle w:val="NoSpacing"/>
            </w:pPr>
            <w:r w:rsidRPr="00B47904">
              <w:t>Issue date</w:t>
            </w:r>
          </w:p>
        </w:tc>
        <w:tc>
          <w:tcPr>
            <w:tcW w:w="1701" w:type="dxa"/>
          </w:tcPr>
          <w:p w14:paraId="2F52934E" w14:textId="662FEC5C" w:rsidR="00144A3B" w:rsidRPr="00901608" w:rsidRDefault="00144A3B" w:rsidP="00144A3B">
            <w:pPr>
              <w:pStyle w:val="NoSpacing"/>
            </w:pPr>
            <w:r w:rsidRPr="00B47904">
              <w:t>Date Picker (when editing)</w:t>
            </w:r>
            <w:r w:rsidRPr="00B47904">
              <w:br/>
              <w:t xml:space="preserve">Label </w:t>
            </w:r>
            <w:r w:rsidRPr="00B47904">
              <w:lastRenderedPageBreak/>
              <w:t>(when viewing)</w:t>
            </w:r>
          </w:p>
        </w:tc>
        <w:tc>
          <w:tcPr>
            <w:tcW w:w="2147" w:type="dxa"/>
          </w:tcPr>
          <w:p w14:paraId="578B78BC" w14:textId="134B9294" w:rsidR="00144A3B" w:rsidRPr="00216A6C" w:rsidRDefault="00144A3B" w:rsidP="00144A3B">
            <w:pPr>
              <w:pStyle w:val="NoSpacing"/>
            </w:pPr>
            <w:r w:rsidRPr="00D95647">
              <w:rPr>
                <w:u w:val="single"/>
              </w:rPr>
              <w:lastRenderedPageBreak/>
              <w:t>Hard Validations:</w:t>
            </w:r>
            <w:r w:rsidRPr="00216A6C">
              <w:br/>
              <w:t xml:space="preserve">- </w:t>
            </w:r>
            <w:r>
              <w:t>R</w:t>
            </w:r>
            <w:r w:rsidRPr="00216A6C">
              <w:t>equired field.</w:t>
            </w:r>
            <w:r w:rsidRPr="00216A6C">
              <w:br/>
              <w:t xml:space="preserve">- </w:t>
            </w:r>
            <w:r>
              <w:t>M</w:t>
            </w:r>
            <w:r w:rsidRPr="00216A6C">
              <w:t>ust be before Maturity date.</w:t>
            </w:r>
          </w:p>
          <w:p w14:paraId="1CA3B30B" w14:textId="77777777" w:rsidR="00144A3B" w:rsidRPr="00216A6C" w:rsidRDefault="00144A3B" w:rsidP="00144A3B">
            <w:pPr>
              <w:pStyle w:val="NoSpacing"/>
            </w:pPr>
          </w:p>
          <w:p w14:paraId="4F18724E" w14:textId="77777777" w:rsidR="00144A3B" w:rsidRPr="00D95647" w:rsidRDefault="00144A3B" w:rsidP="00144A3B">
            <w:pPr>
              <w:pStyle w:val="NoSpacing"/>
              <w:rPr>
                <w:u w:val="single"/>
              </w:rPr>
            </w:pPr>
            <w:r w:rsidRPr="00D95647">
              <w:rPr>
                <w:u w:val="single"/>
              </w:rPr>
              <w:t>Soft Validations:</w:t>
            </w:r>
          </w:p>
          <w:p w14:paraId="7EBD1D3D" w14:textId="77777777" w:rsidR="00144A3B" w:rsidRDefault="00144A3B" w:rsidP="00144A3B">
            <w:pPr>
              <w:pStyle w:val="NoSpacing"/>
            </w:pPr>
            <w:r w:rsidRPr="00824B41">
              <w:lastRenderedPageBreak/>
              <w:t>- Should be on the {X} business day(s) of the month.</w:t>
            </w:r>
          </w:p>
          <w:p w14:paraId="0DE9E617" w14:textId="5F885888" w:rsidR="00214F0B" w:rsidRPr="00901608" w:rsidRDefault="00214F0B" w:rsidP="00144A3B">
            <w:pPr>
              <w:pStyle w:val="NoSpacing"/>
            </w:pPr>
            <w:r>
              <w:t xml:space="preserve">- </w:t>
            </w:r>
            <w:r w:rsidR="00303AC9">
              <w:t xml:space="preserve">Should </w:t>
            </w:r>
            <w:r>
              <w:t>be a business day</w:t>
            </w:r>
            <w:ins w:id="567" w:author="Eugene CHEONG from.TOPPAN (MAS)" w:date="2025-12-22T14:09:00Z" w16du:dateUtc="2025-12-22T06:09:00Z">
              <w:r w:rsidR="00B3348A">
                <w:t>.</w:t>
              </w:r>
            </w:ins>
          </w:p>
        </w:tc>
        <w:tc>
          <w:tcPr>
            <w:tcW w:w="3685" w:type="dxa"/>
          </w:tcPr>
          <w:p w14:paraId="612CB028" w14:textId="60872496" w:rsidR="00144A3B" w:rsidRPr="00901608" w:rsidRDefault="00144A3B" w:rsidP="00144A3B">
            <w:pPr>
              <w:pStyle w:val="NoSpacing"/>
            </w:pPr>
            <w:r w:rsidRPr="00216A6C">
              <w:lastRenderedPageBreak/>
              <w:t xml:space="preserve">{X} </w:t>
            </w:r>
            <w:r w:rsidR="00F20C55">
              <w:t>is a configurable parameter for SGS Bonds with an initial value of 1.</w:t>
            </w:r>
          </w:p>
        </w:tc>
      </w:tr>
      <w:tr w:rsidR="00144A3B" w:rsidRPr="007C7C7F" w14:paraId="7067AECB" w14:textId="77777777" w:rsidTr="007C6BBB">
        <w:tc>
          <w:tcPr>
            <w:tcW w:w="562" w:type="dxa"/>
          </w:tcPr>
          <w:p w14:paraId="5202B51C" w14:textId="4F4FDD91" w:rsidR="00144A3B" w:rsidRPr="007C7C7F" w:rsidRDefault="00E62142" w:rsidP="00144A3B">
            <w:pPr>
              <w:pStyle w:val="NoSpacing"/>
            </w:pPr>
            <w:r>
              <w:t>5</w:t>
            </w:r>
          </w:p>
        </w:tc>
        <w:tc>
          <w:tcPr>
            <w:tcW w:w="2248" w:type="dxa"/>
          </w:tcPr>
          <w:p w14:paraId="4CEAD614" w14:textId="2F0AB907" w:rsidR="00144A3B" w:rsidRPr="007C7C7F" w:rsidRDefault="00144A3B" w:rsidP="00144A3B">
            <w:pPr>
              <w:pStyle w:val="NoSpacing"/>
            </w:pPr>
            <w:r w:rsidRPr="00B47904">
              <w:t>Maturity date</w:t>
            </w:r>
          </w:p>
        </w:tc>
        <w:tc>
          <w:tcPr>
            <w:tcW w:w="1701" w:type="dxa"/>
          </w:tcPr>
          <w:p w14:paraId="68238E1C" w14:textId="49690966" w:rsidR="00144A3B" w:rsidRPr="00901608" w:rsidRDefault="00144A3B" w:rsidP="00144A3B">
            <w:pPr>
              <w:pStyle w:val="NoSpacing"/>
            </w:pPr>
            <w:r w:rsidRPr="00B47904">
              <w:t>Date Picker (when editing)</w:t>
            </w:r>
            <w:r w:rsidRPr="00B47904">
              <w:br/>
              <w:t>Label (when viewing)</w:t>
            </w:r>
          </w:p>
        </w:tc>
        <w:tc>
          <w:tcPr>
            <w:tcW w:w="2147" w:type="dxa"/>
          </w:tcPr>
          <w:p w14:paraId="2AF5F890" w14:textId="0577CA9B" w:rsidR="00A600F5" w:rsidRDefault="00A600F5" w:rsidP="00144A3B">
            <w:pPr>
              <w:pStyle w:val="NoSpacing"/>
              <w:rPr>
                <w:ins w:id="568" w:author="Akila BALAKRISHNAN from.OPTIMUM (MAS)" w:date="2026-01-05T13:48:00Z" w16du:dateUtc="2026-01-05T05:48:00Z"/>
                <w:u w:val="single"/>
              </w:rPr>
            </w:pPr>
            <w:ins w:id="569" w:author="Akila BALAKRISHNAN from.OPTIMUM (MAS)" w:date="2026-01-05T13:47:00Z" w16du:dateUtc="2026-01-05T05:47:00Z">
              <w:r>
                <w:rPr>
                  <w:u w:val="single"/>
                </w:rPr>
                <w:t xml:space="preserve">Hard </w:t>
              </w:r>
            </w:ins>
            <w:ins w:id="570" w:author="Akila BALAKRISHNAN from.OPTIMUM (MAS)" w:date="2026-01-05T13:48:00Z" w16du:dateUtc="2026-01-05T05:48:00Z">
              <w:r>
                <w:rPr>
                  <w:u w:val="single"/>
                </w:rPr>
                <w:t>Validations:</w:t>
              </w:r>
            </w:ins>
          </w:p>
          <w:p w14:paraId="3678C532" w14:textId="48388881" w:rsidR="00A600F5" w:rsidRDefault="00A600F5" w:rsidP="00A600F5">
            <w:pPr>
              <w:pStyle w:val="NoSpacing"/>
              <w:rPr>
                <w:ins w:id="571" w:author="Akila BALAKRISHNAN from.OPTIMUM (MAS)" w:date="2026-01-05T13:48:00Z" w16du:dateUtc="2026-01-05T05:48:00Z"/>
                <w:rFonts w:cstheme="minorHAnsi"/>
              </w:rPr>
            </w:pPr>
            <w:ins w:id="572" w:author="Akila BALAKRISHNAN from.OPTIMUM (MAS)" w:date="2026-01-05T13:48:00Z" w16du:dateUtc="2026-01-05T05:48:00Z">
              <w:r w:rsidRPr="00216A6C">
                <w:t xml:space="preserve">- </w:t>
              </w:r>
              <w:r>
                <w:t>R</w:t>
              </w:r>
              <w:r w:rsidRPr="00216A6C">
                <w:t>equired field.</w:t>
              </w:r>
            </w:ins>
          </w:p>
          <w:p w14:paraId="6C765820" w14:textId="4A22DCAD" w:rsidR="00A600F5" w:rsidRPr="002923FD" w:rsidRDefault="00A600F5" w:rsidP="00A600F5">
            <w:pPr>
              <w:pStyle w:val="NoSpacing"/>
              <w:rPr>
                <w:ins w:id="573" w:author="Akila BALAKRISHNAN from.OPTIMUM (MAS)" w:date="2026-01-05T13:48:00Z" w16du:dateUtc="2026-01-05T05:48:00Z"/>
                <w:rFonts w:cstheme="minorHAnsi"/>
                <w:color w:val="000000"/>
              </w:rPr>
            </w:pPr>
            <w:ins w:id="574" w:author="Akila BALAKRISHNAN from.OPTIMUM (MAS)" w:date="2026-01-05T13:48:00Z" w16du:dateUtc="2026-01-05T05:48:00Z">
              <w:r w:rsidRPr="002923FD">
                <w:rPr>
                  <w:rFonts w:cstheme="minorHAnsi"/>
                </w:rPr>
                <w:t xml:space="preserve">- </w:t>
              </w:r>
              <w:r>
                <w:rPr>
                  <w:rFonts w:cstheme="minorHAnsi"/>
                </w:rPr>
                <w:t>For Reopened SGS: S</w:t>
              </w:r>
              <w:r w:rsidRPr="002923FD">
                <w:rPr>
                  <w:rFonts w:cstheme="minorHAnsi"/>
                </w:rPr>
                <w:t xml:space="preserve">hould be same as the Maturity </w:t>
              </w:r>
              <w:r>
                <w:rPr>
                  <w:rFonts w:cstheme="minorHAnsi"/>
                </w:rPr>
                <w:t>D</w:t>
              </w:r>
              <w:r w:rsidRPr="002923FD">
                <w:rPr>
                  <w:rFonts w:cstheme="minorHAnsi"/>
                </w:rPr>
                <w:t>ate of the original issue.</w:t>
              </w:r>
            </w:ins>
          </w:p>
          <w:p w14:paraId="198677DA" w14:textId="77777777" w:rsidR="00A600F5" w:rsidRDefault="00A600F5" w:rsidP="00144A3B">
            <w:pPr>
              <w:pStyle w:val="NoSpacing"/>
              <w:rPr>
                <w:ins w:id="575" w:author="Akila BALAKRISHNAN from.OPTIMUM (MAS)" w:date="2026-01-05T13:47:00Z" w16du:dateUtc="2026-01-05T05:47:00Z"/>
                <w:u w:val="single"/>
              </w:rPr>
            </w:pPr>
          </w:p>
          <w:p w14:paraId="6F9E2F25" w14:textId="520F2B1E" w:rsidR="00144A3B" w:rsidRPr="00D95647" w:rsidRDefault="00144A3B" w:rsidP="00144A3B">
            <w:pPr>
              <w:pStyle w:val="NoSpacing"/>
              <w:rPr>
                <w:u w:val="single"/>
              </w:rPr>
            </w:pPr>
            <w:r w:rsidRPr="00D95647">
              <w:rPr>
                <w:u w:val="single"/>
              </w:rPr>
              <w:t>Soft validations:</w:t>
            </w:r>
          </w:p>
          <w:p w14:paraId="22838D43" w14:textId="060C97A7" w:rsidR="00144A3B" w:rsidRPr="00216A6C" w:rsidRDefault="00144A3B" w:rsidP="00144A3B">
            <w:pPr>
              <w:pStyle w:val="NoSpacing"/>
              <w:rPr>
                <w:del w:id="576" w:author="Akila BALAKRISHNAN from.OPTIMUM (MAS)" w:date="2026-01-05T13:50:00Z" w16du:dateUtc="2026-01-05T05:50:00Z"/>
              </w:rPr>
            </w:pPr>
            <w:r w:rsidRPr="00824B41">
              <w:t xml:space="preserve">- </w:t>
            </w:r>
            <w:r w:rsidR="00E62142" w:rsidRPr="00824B41">
              <w:t>SGS (New): S</w:t>
            </w:r>
            <w:r w:rsidRPr="00824B41">
              <w:t>hould be on the 1</w:t>
            </w:r>
            <w:r w:rsidRPr="00824B41">
              <w:rPr>
                <w:vertAlign w:val="superscript"/>
              </w:rPr>
              <w:t>st</w:t>
            </w:r>
            <w:r w:rsidRPr="00824B41">
              <w:t xml:space="preserve"> of the same month of the Issue Date plus the teno</w:t>
            </w:r>
            <w:r w:rsidR="00E62142" w:rsidRPr="00824B41">
              <w:t>r</w:t>
            </w:r>
            <w:r w:rsidRPr="00824B41">
              <w:t>.</w:t>
            </w:r>
          </w:p>
          <w:p w14:paraId="2BCF0FB1" w14:textId="41B8549C" w:rsidR="00144A3B" w:rsidRPr="00216A6C" w:rsidRDefault="00144A3B" w:rsidP="00144A3B">
            <w:pPr>
              <w:pStyle w:val="NoSpacing"/>
              <w:rPr>
                <w:del w:id="577" w:author="Akila BALAKRISHNAN from.OPTIMUM (MAS)" w:date="2026-01-05T13:50:00Z" w16du:dateUtc="2026-01-05T05:50:00Z"/>
              </w:rPr>
            </w:pPr>
            <w:del w:id="578" w:author="Akila BALAKRISHNAN from.OPTIMUM (MAS)" w:date="2026-01-05T13:50:00Z" w16du:dateUtc="2026-01-05T05:50:00Z">
              <w:r w:rsidRPr="00216A6C">
                <w:delText xml:space="preserve">- </w:delText>
              </w:r>
              <w:r w:rsidR="00E62142">
                <w:delText>SGS (Reopened): S</w:delText>
              </w:r>
              <w:r w:rsidRPr="00216A6C">
                <w:delText>hould be the same as the Maturity Date of the original issue</w:delText>
              </w:r>
              <w:r w:rsidR="00E62142">
                <w:delText>.</w:delText>
              </w:r>
            </w:del>
          </w:p>
          <w:p w14:paraId="370FC800" w14:textId="77777777" w:rsidR="00144A3B" w:rsidRPr="00901608" w:rsidRDefault="00144A3B" w:rsidP="00144A3B">
            <w:pPr>
              <w:pStyle w:val="NoSpacing"/>
            </w:pPr>
          </w:p>
        </w:tc>
        <w:tc>
          <w:tcPr>
            <w:tcW w:w="3685" w:type="dxa"/>
          </w:tcPr>
          <w:p w14:paraId="73787D31" w14:textId="1EB86231" w:rsidR="00144A3B" w:rsidRPr="007D79BD" w:rsidRDefault="00E62142" w:rsidP="00144A3B">
            <w:pPr>
              <w:pStyle w:val="NoSpacing"/>
              <w:rPr>
                <w:strike/>
              </w:rPr>
            </w:pPr>
            <w:commentRangeStart w:id="579"/>
            <w:commentRangeStart w:id="580"/>
            <w:commentRangeStart w:id="581"/>
            <w:commentRangeStart w:id="582"/>
            <w:r w:rsidRPr="007D79BD">
              <w:rPr>
                <w:strike/>
              </w:rPr>
              <w:t>If empty, display as “TBA”.</w:t>
            </w:r>
            <w:commentRangeEnd w:id="579"/>
            <w:r w:rsidR="00150E50" w:rsidRPr="007D79BD">
              <w:rPr>
                <w:rStyle w:val="CommentReference"/>
                <w:strike/>
              </w:rPr>
              <w:commentReference w:id="579"/>
            </w:r>
            <w:commentRangeEnd w:id="580"/>
            <w:r w:rsidR="00570344" w:rsidRPr="007D79BD">
              <w:rPr>
                <w:rStyle w:val="CommentReference"/>
                <w:strike/>
              </w:rPr>
              <w:commentReference w:id="580"/>
            </w:r>
            <w:commentRangeEnd w:id="581"/>
            <w:r w:rsidR="001326E0" w:rsidRPr="007D79BD">
              <w:rPr>
                <w:rStyle w:val="CommentReference"/>
                <w:strike/>
              </w:rPr>
              <w:commentReference w:id="581"/>
            </w:r>
            <w:commentRangeEnd w:id="582"/>
            <w:r w:rsidR="00C75BB6">
              <w:rPr>
                <w:rStyle w:val="CommentReference"/>
              </w:rPr>
              <w:commentReference w:id="582"/>
            </w:r>
          </w:p>
        </w:tc>
      </w:tr>
      <w:tr w:rsidR="00144A3B" w:rsidRPr="007C7C7F" w14:paraId="3639232E" w14:textId="77777777" w:rsidTr="007C6BBB">
        <w:tc>
          <w:tcPr>
            <w:tcW w:w="562" w:type="dxa"/>
          </w:tcPr>
          <w:p w14:paraId="54A99476" w14:textId="05B44AA7" w:rsidR="00144A3B" w:rsidRDefault="00E62142" w:rsidP="00144A3B">
            <w:pPr>
              <w:pStyle w:val="NoSpacing"/>
              <w:rPr>
                <w:rFonts w:cstheme="minorHAnsi"/>
              </w:rPr>
            </w:pPr>
            <w:r>
              <w:rPr>
                <w:rFonts w:cstheme="minorHAnsi"/>
              </w:rPr>
              <w:t>6</w:t>
            </w:r>
          </w:p>
        </w:tc>
        <w:tc>
          <w:tcPr>
            <w:tcW w:w="2248" w:type="dxa"/>
          </w:tcPr>
          <w:p w14:paraId="08B1504E" w14:textId="011125F1" w:rsidR="00144A3B" w:rsidRDefault="00144A3B" w:rsidP="00144A3B">
            <w:pPr>
              <w:pStyle w:val="NoSpacing"/>
            </w:pPr>
            <w:r w:rsidRPr="00B47904">
              <w:t>Tenor</w:t>
            </w:r>
          </w:p>
        </w:tc>
        <w:tc>
          <w:tcPr>
            <w:tcW w:w="1701" w:type="dxa"/>
          </w:tcPr>
          <w:p w14:paraId="15628739" w14:textId="09E92E06" w:rsidR="00144A3B" w:rsidRPr="002923FD" w:rsidRDefault="00144A3B" w:rsidP="00144A3B">
            <w:pPr>
              <w:pStyle w:val="NoSpacing"/>
            </w:pPr>
            <w:r w:rsidRPr="00B47904">
              <w:t>Dropdown (when editing)</w:t>
            </w:r>
            <w:r w:rsidRPr="00B47904">
              <w:br/>
              <w:t>Label (when viewing)</w:t>
            </w:r>
          </w:p>
        </w:tc>
        <w:tc>
          <w:tcPr>
            <w:tcW w:w="2147" w:type="dxa"/>
          </w:tcPr>
          <w:p w14:paraId="7FEA42BC" w14:textId="22EB9007" w:rsidR="00144A3B" w:rsidRPr="00901608" w:rsidRDefault="00144A3B" w:rsidP="00144A3B">
            <w:pPr>
              <w:pStyle w:val="NoSpacing"/>
            </w:pPr>
            <w:r w:rsidRPr="00D95647">
              <w:rPr>
                <w:u w:val="single"/>
              </w:rPr>
              <w:t>Hard Validations:</w:t>
            </w:r>
            <w:r w:rsidRPr="00B47904">
              <w:br/>
              <w:t xml:space="preserve">- </w:t>
            </w:r>
            <w:r w:rsidR="00E62142">
              <w:t>R</w:t>
            </w:r>
            <w:r w:rsidRPr="00B47904">
              <w:t>equired field.</w:t>
            </w:r>
          </w:p>
        </w:tc>
        <w:tc>
          <w:tcPr>
            <w:tcW w:w="3685" w:type="dxa"/>
          </w:tcPr>
          <w:p w14:paraId="332A762C" w14:textId="3B93742C" w:rsidR="00144A3B" w:rsidRPr="00216A6C" w:rsidRDefault="00847770" w:rsidP="00144A3B">
            <w:pPr>
              <w:pStyle w:val="NoSpacing"/>
            </w:pPr>
            <w:r>
              <w:t>Options available</w:t>
            </w:r>
            <w:r w:rsidR="009A1115">
              <w:t xml:space="preserve"> are</w:t>
            </w:r>
            <w:r w:rsidR="00144A3B" w:rsidRPr="00216A6C">
              <w:t>:</w:t>
            </w:r>
          </w:p>
          <w:p w14:paraId="6878DE8C" w14:textId="626A0CD4" w:rsidR="004567BA" w:rsidRDefault="004567BA" w:rsidP="00380D00">
            <w:pPr>
              <w:pStyle w:val="ListParagraph"/>
            </w:pPr>
            <w:r w:rsidRPr="00B47904">
              <w:t>TBA</w:t>
            </w:r>
          </w:p>
          <w:p w14:paraId="7F0453A4" w14:textId="22DC821F" w:rsidR="00144A3B" w:rsidRPr="00216A6C" w:rsidRDefault="00144A3B" w:rsidP="00380D00">
            <w:pPr>
              <w:pStyle w:val="ListParagraph"/>
            </w:pPr>
            <w:r w:rsidRPr="00216A6C">
              <w:t>2-year</w:t>
            </w:r>
          </w:p>
          <w:p w14:paraId="6409BCBA" w14:textId="00789357" w:rsidR="00144A3B" w:rsidRPr="00216A6C" w:rsidRDefault="00144A3B" w:rsidP="00380D00">
            <w:pPr>
              <w:pStyle w:val="ListParagraph"/>
            </w:pPr>
            <w:r w:rsidRPr="00216A6C">
              <w:t>5-year</w:t>
            </w:r>
          </w:p>
          <w:p w14:paraId="649A190A" w14:textId="2CB92D4D" w:rsidR="00144A3B" w:rsidRPr="00216A6C" w:rsidRDefault="00144A3B" w:rsidP="00380D00">
            <w:pPr>
              <w:pStyle w:val="ListParagraph"/>
            </w:pPr>
            <w:r w:rsidRPr="00216A6C">
              <w:t>10-year</w:t>
            </w:r>
          </w:p>
          <w:p w14:paraId="06BF7CF0" w14:textId="570B9B65" w:rsidR="00144A3B" w:rsidRPr="00216A6C" w:rsidRDefault="00144A3B" w:rsidP="00380D00">
            <w:pPr>
              <w:pStyle w:val="ListParagraph"/>
            </w:pPr>
            <w:r w:rsidRPr="00216A6C">
              <w:t>15-year</w:t>
            </w:r>
          </w:p>
          <w:p w14:paraId="7B28B0AA" w14:textId="2AAE1D10" w:rsidR="00144A3B" w:rsidRPr="00216A6C" w:rsidRDefault="00144A3B" w:rsidP="00380D00">
            <w:pPr>
              <w:pStyle w:val="ListParagraph"/>
            </w:pPr>
            <w:r w:rsidRPr="00216A6C">
              <w:t>20-year</w:t>
            </w:r>
          </w:p>
          <w:p w14:paraId="630E73C6" w14:textId="749DBFA8" w:rsidR="00144A3B" w:rsidRPr="00216A6C" w:rsidRDefault="00144A3B" w:rsidP="00380D00">
            <w:pPr>
              <w:pStyle w:val="ListParagraph"/>
            </w:pPr>
            <w:r w:rsidRPr="00216A6C">
              <w:t>30-year</w:t>
            </w:r>
          </w:p>
          <w:p w14:paraId="3C7C633F" w14:textId="62CE8FDB" w:rsidR="00144A3B" w:rsidRPr="00216A6C" w:rsidRDefault="00144A3B" w:rsidP="00380D00">
            <w:pPr>
              <w:pStyle w:val="ListParagraph"/>
            </w:pPr>
            <w:r w:rsidRPr="00216A6C">
              <w:t>40-year</w:t>
            </w:r>
          </w:p>
          <w:p w14:paraId="302768AE" w14:textId="246A70E4" w:rsidR="00144A3B" w:rsidRPr="00530C41" w:rsidRDefault="00144A3B" w:rsidP="00530C41">
            <w:pPr>
              <w:pStyle w:val="ListParagraph"/>
              <w:rPr>
                <w:b/>
              </w:rPr>
            </w:pPr>
            <w:r w:rsidRPr="00B47904">
              <w:t>50-year</w:t>
            </w:r>
          </w:p>
          <w:p w14:paraId="11D88CBC" w14:textId="3D974FF1" w:rsidR="004567BA" w:rsidRDefault="004567BA" w:rsidP="00144A3B">
            <w:pPr>
              <w:pStyle w:val="NoSpacing"/>
            </w:pPr>
            <w:commentRangeStart w:id="583"/>
            <w:r>
              <w:t>Dropdown defaults to TBA.</w:t>
            </w:r>
            <w:commentRangeEnd w:id="583"/>
            <w:r>
              <w:rPr>
                <w:rStyle w:val="CommentReference"/>
              </w:rPr>
              <w:commentReference w:id="583"/>
            </w:r>
          </w:p>
          <w:p w14:paraId="00C19FBF" w14:textId="77777777" w:rsidR="004567BA" w:rsidRDefault="004567BA" w:rsidP="00144A3B">
            <w:pPr>
              <w:pStyle w:val="NoSpacing"/>
            </w:pPr>
          </w:p>
          <w:p w14:paraId="590F2CDE" w14:textId="12772B37" w:rsidR="00144A3B" w:rsidRPr="00901608" w:rsidRDefault="00847770" w:rsidP="00144A3B">
            <w:pPr>
              <w:pStyle w:val="NoSpacing"/>
            </w:pPr>
            <w:r>
              <w:t>Additional options are available in the format {number}-{unit} when new tenors are created.</w:t>
            </w:r>
          </w:p>
        </w:tc>
      </w:tr>
      <w:tr w:rsidR="00144A3B" w:rsidRPr="007C7C7F" w14:paraId="01444060" w14:textId="77777777" w:rsidTr="007C6BBB">
        <w:tc>
          <w:tcPr>
            <w:tcW w:w="562" w:type="dxa"/>
          </w:tcPr>
          <w:p w14:paraId="49077014" w14:textId="70A0A55B" w:rsidR="00144A3B" w:rsidRDefault="00E62142" w:rsidP="00144A3B">
            <w:pPr>
              <w:pStyle w:val="NoSpacing"/>
              <w:rPr>
                <w:rFonts w:cstheme="minorHAnsi"/>
              </w:rPr>
            </w:pPr>
            <w:r>
              <w:rPr>
                <w:rFonts w:cstheme="minorHAnsi"/>
              </w:rPr>
              <w:t>7</w:t>
            </w:r>
          </w:p>
        </w:tc>
        <w:tc>
          <w:tcPr>
            <w:tcW w:w="2248" w:type="dxa"/>
          </w:tcPr>
          <w:p w14:paraId="3D639D56" w14:textId="3C4EA13B" w:rsidR="00144A3B" w:rsidRPr="002923FD" w:rsidRDefault="00144A3B" w:rsidP="00144A3B">
            <w:pPr>
              <w:pStyle w:val="NoSpacing"/>
            </w:pPr>
            <w:r w:rsidRPr="00B47904">
              <w:t>Issue code</w:t>
            </w:r>
          </w:p>
        </w:tc>
        <w:tc>
          <w:tcPr>
            <w:tcW w:w="1701" w:type="dxa"/>
          </w:tcPr>
          <w:p w14:paraId="7AE555BB" w14:textId="708DECC1" w:rsidR="007B1546" w:rsidRDefault="00144A3B" w:rsidP="00144A3B">
            <w:pPr>
              <w:pStyle w:val="NoSpacing"/>
            </w:pPr>
            <w:r w:rsidRPr="00B47904">
              <w:t>Text Input (when editing)</w:t>
            </w:r>
            <w:r w:rsidRPr="00B47904">
              <w:br/>
              <w:t xml:space="preserve">Label </w:t>
            </w:r>
            <w:r w:rsidRPr="00B47904">
              <w:lastRenderedPageBreak/>
              <w:t>(when viewing)</w:t>
            </w:r>
          </w:p>
          <w:p w14:paraId="3197BF90" w14:textId="4A6336B0" w:rsidR="00144A3B" w:rsidRPr="002923FD" w:rsidRDefault="007B1546" w:rsidP="00144A3B">
            <w:pPr>
              <w:pStyle w:val="NoSpacing"/>
            </w:pPr>
            <w:r>
              <w:t>Max length: 8</w:t>
            </w:r>
          </w:p>
        </w:tc>
        <w:tc>
          <w:tcPr>
            <w:tcW w:w="2147" w:type="dxa"/>
          </w:tcPr>
          <w:p w14:paraId="267510BB" w14:textId="77777777" w:rsidR="00144A3B" w:rsidRDefault="00144A3B" w:rsidP="00144A3B">
            <w:pPr>
              <w:pStyle w:val="NoSpacing"/>
              <w:rPr>
                <w:ins w:id="584" w:author="Akila BALAKRISHNAN from.OPTIMUM (MAS)" w:date="2026-01-09T17:05:00Z" w16du:dateUtc="2026-01-09T09:05:00Z"/>
              </w:rPr>
            </w:pPr>
            <w:r w:rsidRPr="00D95647">
              <w:rPr>
                <w:u w:val="single"/>
              </w:rPr>
              <w:lastRenderedPageBreak/>
              <w:t>Hard Validations:</w:t>
            </w:r>
            <w:r w:rsidRPr="00B47904">
              <w:br/>
              <w:t>- Invalid Issue code</w:t>
            </w:r>
          </w:p>
          <w:p w14:paraId="259CD08E" w14:textId="07251493" w:rsidR="00C66394" w:rsidRPr="00901608" w:rsidRDefault="00C66394" w:rsidP="00144A3B">
            <w:pPr>
              <w:pStyle w:val="NoSpacing"/>
            </w:pPr>
            <w:ins w:id="585" w:author="Akila BALAKRISHNAN from.OPTIMUM (MAS)" w:date="2026-01-09T17:05:00Z" w16du:dateUtc="2026-01-09T09:05:00Z">
              <w:r w:rsidRPr="002923FD">
                <w:lastRenderedPageBreak/>
                <w:t xml:space="preserve">If </w:t>
              </w:r>
              <w:r>
                <w:t>Issue code</w:t>
              </w:r>
              <w:r w:rsidRPr="002923FD">
                <w:t xml:space="preserve"> is unavailable, key as "TBA".</w:t>
              </w:r>
            </w:ins>
          </w:p>
        </w:tc>
        <w:tc>
          <w:tcPr>
            <w:tcW w:w="3685" w:type="dxa"/>
          </w:tcPr>
          <w:p w14:paraId="2626FAAD" w14:textId="5DC589EC" w:rsidR="00144A3B" w:rsidDel="00C66394" w:rsidRDefault="00E62142" w:rsidP="00144A3B">
            <w:pPr>
              <w:pStyle w:val="NoSpacing"/>
              <w:rPr>
                <w:del w:id="586" w:author="Akila BALAKRISHNAN from.OPTIMUM (MAS)" w:date="2026-01-09T17:05:00Z" w16du:dateUtc="2026-01-09T09:05:00Z"/>
              </w:rPr>
            </w:pPr>
            <w:del w:id="587" w:author="Han Xie CHAI (MAS)" w:date="2025-12-31T10:26:00Z" w16du:dateUtc="2025-12-31T02:26:00Z">
              <w:r w:rsidDel="00944DB0">
                <w:lastRenderedPageBreak/>
                <w:delText xml:space="preserve">If empty, </w:delText>
              </w:r>
            </w:del>
            <w:del w:id="588" w:author="Jasmine WL TEO (MAS)" w:date="2026-01-08T11:51:00Z" w16du:dateUtc="2026-01-08T03:51:00Z">
              <w:r w:rsidDel="00944DB0">
                <w:delText>display</w:delText>
              </w:r>
            </w:del>
            <w:ins w:id="589" w:author="Han Xie CHAI (MAS)" w:date="2025-12-31T10:26:00Z" w16du:dateUtc="2025-12-31T02:26:00Z">
              <w:del w:id="590" w:author="Jasmine WL TEO (MAS)" w:date="2026-01-08T11:51:00Z" w16du:dateUtc="2026-01-08T03:51:00Z">
                <w:r w:rsidR="00944DB0">
                  <w:delText>Default</w:delText>
                </w:r>
              </w:del>
            </w:ins>
            <w:del w:id="591" w:author="Jasmine WL TEO (MAS)" w:date="2026-01-08T11:51:00Z" w16du:dateUtc="2026-01-08T03:51:00Z">
              <w:r>
                <w:delText xml:space="preserve"> as “TBA”.</w:delText>
              </w:r>
            </w:del>
          </w:p>
          <w:p w14:paraId="47E58C04" w14:textId="224E4E94" w:rsidR="00E62142" w:rsidRPr="00216A6C" w:rsidDel="00C66394" w:rsidRDefault="00E62142" w:rsidP="00144A3B">
            <w:pPr>
              <w:pStyle w:val="NoSpacing"/>
              <w:rPr>
                <w:del w:id="592" w:author="Akila BALAKRISHNAN from.OPTIMUM (MAS)" w:date="2026-01-09T17:05:00Z" w16du:dateUtc="2026-01-09T09:05:00Z"/>
              </w:rPr>
            </w:pPr>
          </w:p>
          <w:p w14:paraId="7A64D779" w14:textId="6C3FA62B" w:rsidR="00144A3B" w:rsidRDefault="00144A3B" w:rsidP="00144A3B">
            <w:pPr>
              <w:pStyle w:val="NoSpacing"/>
            </w:pPr>
            <w:r w:rsidRPr="00B47904">
              <w:t xml:space="preserve">Refer to </w:t>
            </w:r>
            <w:r w:rsidRPr="00D95647">
              <w:rPr>
                <w:i/>
              </w:rPr>
              <w:t>Logic For Issue Code.pdf</w:t>
            </w:r>
            <w:r w:rsidRPr="00B47904">
              <w:t xml:space="preserve"> for the validation logic.</w:t>
            </w:r>
          </w:p>
          <w:p w14:paraId="63735987" w14:textId="77777777" w:rsidR="00DF6706" w:rsidRDefault="00DF6706" w:rsidP="00144A3B">
            <w:pPr>
              <w:pStyle w:val="NoSpacing"/>
            </w:pPr>
          </w:p>
          <w:p w14:paraId="0BF997E1" w14:textId="411BDA2C" w:rsidR="00DF6706" w:rsidRDefault="00DF6706" w:rsidP="00144A3B">
            <w:pPr>
              <w:pStyle w:val="NoSpacing"/>
            </w:pPr>
            <w:r>
              <w:rPr>
                <w:rFonts w:cstheme="minorHAnsi"/>
                <w:color w:val="000000"/>
              </w:rPr>
              <w:t>The prefix for the Issue code is a configurable parameter based on the security type, tenor, and security subtypes.</w:t>
            </w:r>
          </w:p>
        </w:tc>
      </w:tr>
      <w:tr w:rsidR="00144A3B" w:rsidRPr="007C7C7F" w14:paraId="4D0D1EB1" w14:textId="77777777" w:rsidTr="007C6BBB">
        <w:tc>
          <w:tcPr>
            <w:tcW w:w="562" w:type="dxa"/>
          </w:tcPr>
          <w:p w14:paraId="326647BE" w14:textId="5DF49934" w:rsidR="00144A3B" w:rsidRDefault="00E62142" w:rsidP="00144A3B">
            <w:pPr>
              <w:pStyle w:val="NoSpacing"/>
              <w:rPr>
                <w:rFonts w:cstheme="minorHAnsi"/>
              </w:rPr>
            </w:pPr>
            <w:r>
              <w:rPr>
                <w:rFonts w:cstheme="minorHAnsi"/>
              </w:rPr>
              <w:lastRenderedPageBreak/>
              <w:t>8</w:t>
            </w:r>
          </w:p>
        </w:tc>
        <w:tc>
          <w:tcPr>
            <w:tcW w:w="2248" w:type="dxa"/>
          </w:tcPr>
          <w:p w14:paraId="18DB0597" w14:textId="79439B53" w:rsidR="00144A3B" w:rsidRPr="002923FD" w:rsidRDefault="00144A3B" w:rsidP="00144A3B">
            <w:pPr>
              <w:pStyle w:val="NoSpacing"/>
            </w:pPr>
            <w:r w:rsidRPr="00B47904">
              <w:t>ISIN code</w:t>
            </w:r>
          </w:p>
        </w:tc>
        <w:tc>
          <w:tcPr>
            <w:tcW w:w="1701" w:type="dxa"/>
          </w:tcPr>
          <w:p w14:paraId="6B4A51E1" w14:textId="282E0320" w:rsidR="00144A3B" w:rsidRDefault="00144A3B" w:rsidP="00144A3B">
            <w:pPr>
              <w:pStyle w:val="NoSpacing"/>
            </w:pPr>
            <w:r w:rsidRPr="00B47904">
              <w:t>Text Input</w:t>
            </w:r>
            <w:r w:rsidR="005A70A9">
              <w:t xml:space="preserve"> </w:t>
            </w:r>
            <w:r w:rsidRPr="00B47904">
              <w:t>(when editing)</w:t>
            </w:r>
            <w:r w:rsidRPr="00B47904">
              <w:br/>
              <w:t>Label (when viewing)</w:t>
            </w:r>
          </w:p>
          <w:p w14:paraId="25722E5D" w14:textId="05197F37" w:rsidR="007B1546" w:rsidRPr="002923FD" w:rsidRDefault="007B1546" w:rsidP="00144A3B">
            <w:pPr>
              <w:pStyle w:val="NoSpacing"/>
            </w:pPr>
            <w:r>
              <w:t>Max length: 12</w:t>
            </w:r>
          </w:p>
        </w:tc>
        <w:tc>
          <w:tcPr>
            <w:tcW w:w="2147" w:type="dxa"/>
          </w:tcPr>
          <w:p w14:paraId="24D075CA" w14:textId="77777777" w:rsidR="00144A3B" w:rsidRDefault="00144A3B" w:rsidP="00144A3B">
            <w:pPr>
              <w:pStyle w:val="NoSpacing"/>
              <w:rPr>
                <w:ins w:id="593" w:author="Akila BALAKRISHNAN from.OPTIMUM (MAS)" w:date="2025-12-31T11:43:00Z" w16du:dateUtc="2025-12-31T03:43:00Z"/>
              </w:rPr>
            </w:pPr>
            <w:r w:rsidRPr="00D95647">
              <w:rPr>
                <w:u w:val="single"/>
              </w:rPr>
              <w:t>Hard Validations:</w:t>
            </w:r>
            <w:r w:rsidRPr="00B47904">
              <w:br/>
              <w:t xml:space="preserve">- Invalid ISIN </w:t>
            </w:r>
            <w:r w:rsidR="00DE0A2F">
              <w:t>c</w:t>
            </w:r>
            <w:r w:rsidRPr="00B47904">
              <w:t>ode. If ISIN is unavailable, key ISIN as "TBA"</w:t>
            </w:r>
            <w:r>
              <w:t xml:space="preserve"> or “TBC”</w:t>
            </w:r>
            <w:r w:rsidRPr="00B47904">
              <w:t xml:space="preserve">. </w:t>
            </w:r>
          </w:p>
          <w:p w14:paraId="28695FF8" w14:textId="34795B21" w:rsidR="00144A3B" w:rsidRPr="00901608" w:rsidRDefault="00320B43" w:rsidP="00144A3B">
            <w:pPr>
              <w:pStyle w:val="NoSpacing"/>
            </w:pPr>
            <w:ins w:id="594" w:author="Akila BALAKRISHNAN from.OPTIMUM (MAS)" w:date="2025-12-31T11:43:00Z" w16du:dateUtc="2025-12-31T03:43:00Z">
              <w:r w:rsidRPr="002923FD">
                <w:rPr>
                  <w:rFonts w:cstheme="minorHAnsi"/>
                </w:rPr>
                <w:t>-</w:t>
              </w:r>
              <w:r>
                <w:rPr>
                  <w:rFonts w:cstheme="minorHAnsi"/>
                </w:rPr>
                <w:t xml:space="preserve"> For Reopened SGS: Must</w:t>
              </w:r>
              <w:r w:rsidRPr="002923FD">
                <w:rPr>
                  <w:rFonts w:cstheme="minorHAnsi"/>
                </w:rPr>
                <w:t xml:space="preserve"> be same as the </w:t>
              </w:r>
              <w:r>
                <w:rPr>
                  <w:rFonts w:cstheme="minorHAnsi"/>
                </w:rPr>
                <w:t>ISIN code</w:t>
              </w:r>
              <w:r w:rsidRPr="002923FD">
                <w:rPr>
                  <w:rFonts w:cstheme="minorHAnsi"/>
                </w:rPr>
                <w:t xml:space="preserve"> of the original issue.</w:t>
              </w:r>
            </w:ins>
          </w:p>
        </w:tc>
        <w:tc>
          <w:tcPr>
            <w:tcW w:w="3685" w:type="dxa"/>
          </w:tcPr>
          <w:p w14:paraId="4EF412C9" w14:textId="0BF9B41D" w:rsidR="00E62142" w:rsidRDefault="00E62142" w:rsidP="00144A3B">
            <w:pPr>
              <w:pStyle w:val="NoSpacing"/>
            </w:pPr>
            <w:del w:id="595" w:author="Han Xie CHAI (MAS)" w:date="2025-12-31T10:26:00Z" w16du:dateUtc="2025-12-31T02:26:00Z">
              <w:r w:rsidDel="00944DB0">
                <w:delText xml:space="preserve">If </w:delText>
              </w:r>
            </w:del>
            <w:del w:id="596" w:author="Jasmine WL TEO (MAS)" w:date="2026-01-08T11:54:00Z" w16du:dateUtc="2026-01-08T03:54:00Z">
              <w:r w:rsidDel="00944DB0">
                <w:delText>empty, display</w:delText>
              </w:r>
            </w:del>
            <w:ins w:id="597" w:author="Han Xie CHAI (MAS)" w:date="2025-12-31T10:26:00Z" w16du:dateUtc="2025-12-31T02:26:00Z">
              <w:del w:id="598" w:author="Jasmine WL TEO (MAS)" w:date="2026-01-08T11:54:00Z" w16du:dateUtc="2026-01-08T03:54:00Z">
                <w:r w:rsidR="00944DB0">
                  <w:delText>Default</w:delText>
                </w:r>
              </w:del>
            </w:ins>
            <w:del w:id="599" w:author="Jasmine WL TEO (MAS)" w:date="2026-01-08T11:54:00Z" w16du:dateUtc="2026-01-08T03:54:00Z">
              <w:r>
                <w:delText xml:space="preserve"> as “TBA”.</w:delText>
              </w:r>
            </w:del>
          </w:p>
          <w:p w14:paraId="79F007C9" w14:textId="0AC52E7F" w:rsidR="00E62142" w:rsidRDefault="00E62142" w:rsidP="00144A3B">
            <w:pPr>
              <w:pStyle w:val="NoSpacing"/>
              <w:rPr>
                <w:del w:id="600" w:author="Jasmine WL TEO (MAS)" w:date="2026-01-08T11:54:00Z" w16du:dateUtc="2026-01-08T03:54:00Z"/>
              </w:rPr>
            </w:pPr>
          </w:p>
          <w:p w14:paraId="6D93756F" w14:textId="0CFDCDC4" w:rsidR="00144A3B" w:rsidRDefault="00144A3B" w:rsidP="00144A3B">
            <w:pPr>
              <w:pStyle w:val="NoSpacing"/>
            </w:pPr>
            <w:commentRangeStart w:id="601"/>
            <w:commentRangeStart w:id="602"/>
            <w:del w:id="603" w:author="Jasmine WL TEO (MAS)" w:date="2026-01-08T11:54:00Z" w16du:dateUtc="2026-01-08T03:54:00Z">
              <w:r w:rsidRPr="00B47904">
                <w:delText>Must be filled with alphanumeric value of max length 12</w:delText>
              </w:r>
              <w:r w:rsidR="00847770">
                <w:delText xml:space="preserve"> before submitting for approval</w:delText>
              </w:r>
              <w:r w:rsidRPr="00B47904">
                <w:delText>.</w:delText>
              </w:r>
              <w:commentRangeEnd w:id="601"/>
              <w:r w:rsidR="00150E50">
                <w:rPr>
                  <w:rStyle w:val="CommentReference"/>
                </w:rPr>
                <w:commentReference w:id="601"/>
              </w:r>
              <w:commentRangeEnd w:id="602"/>
              <w:r w:rsidR="00FA379E">
                <w:rPr>
                  <w:rStyle w:val="CommentReference"/>
                </w:rPr>
                <w:commentReference w:id="602"/>
              </w:r>
            </w:del>
          </w:p>
        </w:tc>
      </w:tr>
      <w:tr w:rsidR="00144A3B" w:rsidRPr="007C7C7F" w14:paraId="51FB2AD3" w14:textId="77777777" w:rsidTr="007C6BBB">
        <w:tc>
          <w:tcPr>
            <w:tcW w:w="562" w:type="dxa"/>
          </w:tcPr>
          <w:p w14:paraId="0B5F5C2C" w14:textId="0BA6578E" w:rsidR="00144A3B" w:rsidRDefault="00E62142" w:rsidP="00144A3B">
            <w:pPr>
              <w:pStyle w:val="NoSpacing"/>
              <w:rPr>
                <w:rFonts w:cstheme="minorHAnsi"/>
              </w:rPr>
            </w:pPr>
            <w:r>
              <w:rPr>
                <w:rFonts w:cstheme="minorHAnsi"/>
              </w:rPr>
              <w:t>9</w:t>
            </w:r>
          </w:p>
        </w:tc>
        <w:tc>
          <w:tcPr>
            <w:tcW w:w="2248" w:type="dxa"/>
          </w:tcPr>
          <w:p w14:paraId="645FBEBA" w14:textId="3DFFC1E9" w:rsidR="00144A3B" w:rsidRPr="002923FD" w:rsidRDefault="00144A3B" w:rsidP="00144A3B">
            <w:pPr>
              <w:pStyle w:val="NoSpacing"/>
            </w:pPr>
            <w:commentRangeStart w:id="604"/>
            <w:commentRangeStart w:id="605"/>
            <w:commentRangeStart w:id="606"/>
            <w:r w:rsidRPr="00B47904">
              <w:t>New/reopen</w:t>
            </w:r>
            <w:commentRangeEnd w:id="604"/>
            <w:r w:rsidR="00772FA4">
              <w:rPr>
                <w:rStyle w:val="CommentReference"/>
              </w:rPr>
              <w:commentReference w:id="604"/>
            </w:r>
            <w:commentRangeEnd w:id="605"/>
            <w:r w:rsidR="0010631D">
              <w:rPr>
                <w:rStyle w:val="CommentReference"/>
              </w:rPr>
              <w:commentReference w:id="605"/>
            </w:r>
            <w:commentRangeEnd w:id="606"/>
            <w:r w:rsidR="005318E6">
              <w:rPr>
                <w:rStyle w:val="CommentReference"/>
              </w:rPr>
              <w:commentReference w:id="606"/>
            </w:r>
          </w:p>
        </w:tc>
        <w:tc>
          <w:tcPr>
            <w:tcW w:w="1701" w:type="dxa"/>
          </w:tcPr>
          <w:p w14:paraId="4824CEFF" w14:textId="17BEDC04" w:rsidR="00144A3B" w:rsidRPr="002923FD" w:rsidRDefault="00144A3B" w:rsidP="00144A3B">
            <w:pPr>
              <w:pStyle w:val="NoSpacing"/>
            </w:pPr>
            <w:r w:rsidRPr="00B47904">
              <w:t>Dropdown (when editing)</w:t>
            </w:r>
            <w:r w:rsidRPr="00B47904">
              <w:br/>
              <w:t>Label (when viewing)</w:t>
            </w:r>
          </w:p>
        </w:tc>
        <w:tc>
          <w:tcPr>
            <w:tcW w:w="2147" w:type="dxa"/>
          </w:tcPr>
          <w:p w14:paraId="4725D5EB" w14:textId="2268AF52" w:rsidR="00144A3B" w:rsidRPr="00901608" w:rsidRDefault="00E62142" w:rsidP="00144A3B">
            <w:pPr>
              <w:pStyle w:val="NoSpacing"/>
            </w:pPr>
            <w:r w:rsidRPr="00D95647">
              <w:rPr>
                <w:u w:val="single"/>
              </w:rPr>
              <w:t>Hard Validations:</w:t>
            </w:r>
            <w:r w:rsidRPr="00B47904">
              <w:br/>
              <w:t xml:space="preserve">- </w:t>
            </w:r>
            <w:r>
              <w:t>R</w:t>
            </w:r>
            <w:r w:rsidRPr="00B47904">
              <w:t>equired field.</w:t>
            </w:r>
          </w:p>
        </w:tc>
        <w:tc>
          <w:tcPr>
            <w:tcW w:w="3685" w:type="dxa"/>
          </w:tcPr>
          <w:p w14:paraId="1C9BF138" w14:textId="4C9FBDF8" w:rsidR="00144A3B" w:rsidRPr="00216A6C" w:rsidRDefault="009A1115" w:rsidP="00144A3B">
            <w:pPr>
              <w:pStyle w:val="NoSpacing"/>
            </w:pPr>
            <w:r>
              <w:t>Options available are</w:t>
            </w:r>
            <w:r w:rsidR="00144A3B" w:rsidRPr="00216A6C">
              <w:t>:</w:t>
            </w:r>
          </w:p>
          <w:p w14:paraId="4DE2815F" w14:textId="77777777" w:rsidR="009214E5" w:rsidRDefault="009214E5" w:rsidP="00380D00">
            <w:pPr>
              <w:pStyle w:val="ListParagraph"/>
            </w:pPr>
            <w:r w:rsidRPr="00B47904">
              <w:t>TBA</w:t>
            </w:r>
            <w:r w:rsidRPr="00216A6C">
              <w:t xml:space="preserve"> </w:t>
            </w:r>
          </w:p>
          <w:p w14:paraId="2581A439" w14:textId="2747A3B8" w:rsidR="00144A3B" w:rsidRPr="00216A6C" w:rsidRDefault="00144A3B" w:rsidP="00380D00">
            <w:pPr>
              <w:pStyle w:val="ListParagraph"/>
            </w:pPr>
            <w:r w:rsidRPr="00216A6C">
              <w:t>New</w:t>
            </w:r>
          </w:p>
          <w:p w14:paraId="7985DEFE" w14:textId="02608E68" w:rsidR="00144A3B" w:rsidRDefault="00144A3B" w:rsidP="00380D00">
            <w:pPr>
              <w:pStyle w:val="ListParagraph"/>
              <w:rPr>
                <w:b/>
              </w:rPr>
            </w:pPr>
            <w:r w:rsidRPr="00B47904">
              <w:t>Reopen</w:t>
            </w:r>
          </w:p>
          <w:p w14:paraId="118C6494" w14:textId="5685436F" w:rsidR="00144A3B" w:rsidRDefault="009214E5" w:rsidP="00D95647">
            <w:r>
              <w:t>Dropdown defaults to TBA.</w:t>
            </w:r>
          </w:p>
        </w:tc>
      </w:tr>
      <w:tr w:rsidR="00144A3B" w:rsidRPr="007C7C7F" w14:paraId="3C10CA85" w14:textId="77777777" w:rsidTr="007C6BBB">
        <w:tc>
          <w:tcPr>
            <w:tcW w:w="562" w:type="dxa"/>
          </w:tcPr>
          <w:p w14:paraId="2BA6CF2C" w14:textId="5EF4902E" w:rsidR="00144A3B" w:rsidRDefault="00E62142" w:rsidP="00144A3B">
            <w:pPr>
              <w:pStyle w:val="NoSpacing"/>
              <w:rPr>
                <w:rFonts w:cstheme="minorHAnsi"/>
              </w:rPr>
            </w:pPr>
            <w:r>
              <w:rPr>
                <w:rFonts w:cstheme="minorHAnsi"/>
              </w:rPr>
              <w:t>10</w:t>
            </w:r>
          </w:p>
        </w:tc>
        <w:tc>
          <w:tcPr>
            <w:tcW w:w="2248" w:type="dxa"/>
          </w:tcPr>
          <w:p w14:paraId="3966A1C1" w14:textId="712D0227" w:rsidR="00144A3B" w:rsidRPr="002923FD" w:rsidRDefault="00144A3B" w:rsidP="00144A3B">
            <w:pPr>
              <w:pStyle w:val="NoSpacing"/>
            </w:pPr>
            <w:r w:rsidRPr="00B47904">
              <w:t>Benchmark</w:t>
            </w:r>
          </w:p>
        </w:tc>
        <w:tc>
          <w:tcPr>
            <w:tcW w:w="1701" w:type="dxa"/>
          </w:tcPr>
          <w:p w14:paraId="66B8810F" w14:textId="77777777" w:rsidR="00144A3B" w:rsidRPr="00216A6C" w:rsidRDefault="00144A3B" w:rsidP="00144A3B">
            <w:pPr>
              <w:pStyle w:val="NoSpacing"/>
            </w:pPr>
            <w:r w:rsidRPr="00216A6C">
              <w:t>Dropdown (when editing)</w:t>
            </w:r>
          </w:p>
          <w:p w14:paraId="315829A1" w14:textId="4F3C160F" w:rsidR="00144A3B" w:rsidRPr="002923FD" w:rsidRDefault="00144A3B" w:rsidP="00144A3B">
            <w:pPr>
              <w:pStyle w:val="NoSpacing"/>
            </w:pPr>
            <w:r w:rsidRPr="00B47904">
              <w:t>Label (when viewing)</w:t>
            </w:r>
          </w:p>
        </w:tc>
        <w:tc>
          <w:tcPr>
            <w:tcW w:w="2147" w:type="dxa"/>
          </w:tcPr>
          <w:p w14:paraId="1E41C807" w14:textId="35DDA5A2" w:rsidR="00144A3B" w:rsidRPr="00901608" w:rsidRDefault="00E62142" w:rsidP="00144A3B">
            <w:pPr>
              <w:pStyle w:val="NoSpacing"/>
            </w:pPr>
            <w:r w:rsidRPr="00D95647">
              <w:rPr>
                <w:u w:val="single"/>
              </w:rPr>
              <w:t>Hard Validations:</w:t>
            </w:r>
            <w:r w:rsidRPr="00B47904">
              <w:br/>
              <w:t xml:space="preserve">- </w:t>
            </w:r>
            <w:r>
              <w:t>R</w:t>
            </w:r>
            <w:r w:rsidRPr="00B47904">
              <w:t>equired field.</w:t>
            </w:r>
          </w:p>
        </w:tc>
        <w:tc>
          <w:tcPr>
            <w:tcW w:w="3685" w:type="dxa"/>
          </w:tcPr>
          <w:p w14:paraId="2892F09E" w14:textId="5178E512" w:rsidR="00144A3B" w:rsidRPr="00216A6C" w:rsidRDefault="009A1115" w:rsidP="00144A3B">
            <w:pPr>
              <w:pStyle w:val="NoSpacing"/>
            </w:pPr>
            <w:r>
              <w:t>Options available are:</w:t>
            </w:r>
          </w:p>
          <w:p w14:paraId="18143E00" w14:textId="77777777" w:rsidR="009214E5" w:rsidRDefault="009214E5" w:rsidP="00380D00">
            <w:pPr>
              <w:pStyle w:val="ListParagraph"/>
            </w:pPr>
            <w:r>
              <w:t>TBA</w:t>
            </w:r>
          </w:p>
          <w:p w14:paraId="2825B105" w14:textId="25F8C506" w:rsidR="00144A3B" w:rsidRPr="00216A6C" w:rsidRDefault="00144A3B" w:rsidP="00380D00">
            <w:pPr>
              <w:pStyle w:val="ListParagraph"/>
            </w:pPr>
            <w:r w:rsidRPr="00216A6C">
              <w:t>Yes</w:t>
            </w:r>
          </w:p>
          <w:p w14:paraId="4904DB91" w14:textId="53AB36B8" w:rsidR="00144A3B" w:rsidRDefault="00144A3B" w:rsidP="00380D00">
            <w:pPr>
              <w:pStyle w:val="ListParagraph"/>
              <w:rPr>
                <w:b/>
              </w:rPr>
            </w:pPr>
            <w:r w:rsidRPr="00B47904">
              <w:t>No</w:t>
            </w:r>
          </w:p>
          <w:p w14:paraId="6476C92E" w14:textId="4D4EC187" w:rsidR="00144A3B" w:rsidRDefault="009214E5" w:rsidP="00D95647">
            <w:r>
              <w:t>Dropdown defaults to TBA.</w:t>
            </w:r>
          </w:p>
        </w:tc>
      </w:tr>
      <w:tr w:rsidR="00144A3B" w:rsidRPr="007C7C7F" w14:paraId="299A34FD" w14:textId="77777777" w:rsidTr="007C6BBB">
        <w:tc>
          <w:tcPr>
            <w:tcW w:w="562" w:type="dxa"/>
          </w:tcPr>
          <w:p w14:paraId="0B04D4AB" w14:textId="6F328239" w:rsidR="00144A3B" w:rsidRDefault="00E62142" w:rsidP="00144A3B">
            <w:pPr>
              <w:pStyle w:val="NoSpacing"/>
              <w:rPr>
                <w:rFonts w:cstheme="minorHAnsi"/>
              </w:rPr>
            </w:pPr>
            <w:r>
              <w:rPr>
                <w:rFonts w:cstheme="minorHAnsi"/>
              </w:rPr>
              <w:t>11</w:t>
            </w:r>
          </w:p>
        </w:tc>
        <w:tc>
          <w:tcPr>
            <w:tcW w:w="2248" w:type="dxa"/>
          </w:tcPr>
          <w:p w14:paraId="535F5918" w14:textId="679A76F6" w:rsidR="00144A3B" w:rsidRPr="002923FD" w:rsidRDefault="00144A3B" w:rsidP="00144A3B">
            <w:pPr>
              <w:pStyle w:val="NoSpacing"/>
            </w:pPr>
            <w:r w:rsidRPr="00B47904">
              <w:t>SGS type</w:t>
            </w:r>
          </w:p>
        </w:tc>
        <w:tc>
          <w:tcPr>
            <w:tcW w:w="1701" w:type="dxa"/>
          </w:tcPr>
          <w:p w14:paraId="0BE9D7AC" w14:textId="2BD29EE0" w:rsidR="00144A3B" w:rsidRPr="002923FD" w:rsidRDefault="00144A3B" w:rsidP="00144A3B">
            <w:pPr>
              <w:pStyle w:val="NoSpacing"/>
            </w:pPr>
            <w:r w:rsidRPr="00B47904">
              <w:t>Dropdown (when editing)</w:t>
            </w:r>
            <w:r w:rsidRPr="00B47904">
              <w:br/>
              <w:t>Label (when viewing)</w:t>
            </w:r>
          </w:p>
        </w:tc>
        <w:tc>
          <w:tcPr>
            <w:tcW w:w="2147" w:type="dxa"/>
          </w:tcPr>
          <w:p w14:paraId="71A872D9" w14:textId="77777777" w:rsidR="00144A3B" w:rsidRDefault="00E62142" w:rsidP="00144A3B">
            <w:pPr>
              <w:pStyle w:val="NoSpacing"/>
              <w:rPr>
                <w:ins w:id="607" w:author="Akila BALAKRISHNAN from.OPTIMUM (MAS)" w:date="2025-12-31T11:43:00Z" w16du:dateUtc="2025-12-31T03:43:00Z"/>
              </w:rPr>
            </w:pPr>
            <w:r w:rsidRPr="00D95647">
              <w:rPr>
                <w:u w:val="single"/>
              </w:rPr>
              <w:t>Hard Validations:</w:t>
            </w:r>
            <w:r w:rsidRPr="00B47904">
              <w:br/>
              <w:t xml:space="preserve">- </w:t>
            </w:r>
            <w:r>
              <w:t>R</w:t>
            </w:r>
            <w:r w:rsidRPr="00B47904">
              <w:t>equired field.</w:t>
            </w:r>
          </w:p>
          <w:p w14:paraId="25038ED1" w14:textId="07B68F00" w:rsidR="00144A3B" w:rsidRPr="00901608" w:rsidRDefault="00320B43" w:rsidP="00144A3B">
            <w:pPr>
              <w:pStyle w:val="NoSpacing"/>
            </w:pPr>
            <w:ins w:id="608" w:author="Akila BALAKRISHNAN from.OPTIMUM (MAS)" w:date="2025-12-31T11:43:00Z" w16du:dateUtc="2025-12-31T03:43:00Z">
              <w:r w:rsidRPr="002923FD">
                <w:rPr>
                  <w:rFonts w:cstheme="minorHAnsi"/>
                </w:rPr>
                <w:t>-</w:t>
              </w:r>
              <w:r>
                <w:rPr>
                  <w:rFonts w:cstheme="minorHAnsi"/>
                </w:rPr>
                <w:t xml:space="preserve"> For Reopened SGS: Must</w:t>
              </w:r>
              <w:r w:rsidRPr="002923FD">
                <w:rPr>
                  <w:rFonts w:cstheme="minorHAnsi"/>
                </w:rPr>
                <w:t xml:space="preserve"> be same as the </w:t>
              </w:r>
              <w:r>
                <w:rPr>
                  <w:rFonts w:cstheme="minorHAnsi"/>
                </w:rPr>
                <w:t>SGS type</w:t>
              </w:r>
              <w:r w:rsidRPr="002923FD">
                <w:rPr>
                  <w:rFonts w:cstheme="minorHAnsi"/>
                </w:rPr>
                <w:t xml:space="preserve"> of the original issue.</w:t>
              </w:r>
            </w:ins>
          </w:p>
        </w:tc>
        <w:tc>
          <w:tcPr>
            <w:tcW w:w="3685" w:type="dxa"/>
          </w:tcPr>
          <w:p w14:paraId="235A3062" w14:textId="61632C43" w:rsidR="00144A3B" w:rsidRPr="00216A6C" w:rsidRDefault="009A1115" w:rsidP="00144A3B">
            <w:pPr>
              <w:pStyle w:val="NoSpacing"/>
            </w:pPr>
            <w:r>
              <w:t>Options available are</w:t>
            </w:r>
            <w:r w:rsidR="00144A3B" w:rsidRPr="00216A6C">
              <w:t>:</w:t>
            </w:r>
          </w:p>
          <w:p w14:paraId="477126A0" w14:textId="77777777" w:rsidR="009214E5" w:rsidRDefault="009214E5" w:rsidP="00380D00">
            <w:pPr>
              <w:pStyle w:val="ListParagraph"/>
            </w:pPr>
            <w:r>
              <w:t>TBA</w:t>
            </w:r>
          </w:p>
          <w:p w14:paraId="55FEF7CB" w14:textId="34A5E679" w:rsidR="00144A3B" w:rsidRPr="00216A6C" w:rsidRDefault="00144A3B" w:rsidP="00380D00">
            <w:pPr>
              <w:pStyle w:val="ListParagraph"/>
            </w:pPr>
            <w:r w:rsidRPr="00216A6C">
              <w:t>SGS (MD)</w:t>
            </w:r>
          </w:p>
          <w:p w14:paraId="3174F892" w14:textId="5B878B85" w:rsidR="00144A3B" w:rsidRPr="00216A6C" w:rsidRDefault="00144A3B" w:rsidP="00380D00">
            <w:pPr>
              <w:pStyle w:val="ListParagraph"/>
            </w:pPr>
            <w:r w:rsidRPr="00216A6C">
              <w:t>SGS (Infra)</w:t>
            </w:r>
          </w:p>
          <w:p w14:paraId="6F70BA00" w14:textId="7A0045CE" w:rsidR="00144A3B" w:rsidRDefault="00144A3B" w:rsidP="00380D00">
            <w:pPr>
              <w:pStyle w:val="ListParagraph"/>
              <w:rPr>
                <w:b/>
              </w:rPr>
            </w:pPr>
            <w:r w:rsidRPr="00B47904">
              <w:t>Green SGS (Infra)</w:t>
            </w:r>
          </w:p>
          <w:p w14:paraId="6F230EF6" w14:textId="77777777" w:rsidR="009214E5" w:rsidRDefault="009214E5" w:rsidP="00144A3B">
            <w:pPr>
              <w:pStyle w:val="NoSpacing"/>
            </w:pPr>
          </w:p>
          <w:p w14:paraId="1FCDEA19" w14:textId="63708820" w:rsidR="009214E5" w:rsidRDefault="009214E5" w:rsidP="00144A3B">
            <w:pPr>
              <w:pStyle w:val="NoSpacing"/>
            </w:pPr>
            <w:r>
              <w:t>Dropdown defaults to TBA.</w:t>
            </w:r>
          </w:p>
          <w:p w14:paraId="276E4EC2" w14:textId="77777777" w:rsidR="009214E5" w:rsidRDefault="009214E5" w:rsidP="00144A3B">
            <w:pPr>
              <w:pStyle w:val="NoSpacing"/>
            </w:pPr>
          </w:p>
          <w:p w14:paraId="148ABDA6" w14:textId="58F2AEFF" w:rsidR="00144A3B" w:rsidRDefault="009A1115" w:rsidP="00144A3B">
            <w:pPr>
              <w:pStyle w:val="NoSpacing"/>
            </w:pPr>
            <w:r>
              <w:t>Additional options are available based on the name of the SGS type if new SGS types are created.</w:t>
            </w:r>
          </w:p>
        </w:tc>
      </w:tr>
    </w:tbl>
    <w:p w14:paraId="4B54A685" w14:textId="2549B267" w:rsidR="00D50758" w:rsidRDefault="00F70B95" w:rsidP="00F70B95">
      <w:pPr>
        <w:pStyle w:val="Caption"/>
      </w:pPr>
      <w:r>
        <w:t xml:space="preserve">Table </w:t>
      </w:r>
      <w:r>
        <w:fldChar w:fldCharType="begin"/>
      </w:r>
      <w:r>
        <w:instrText xml:space="preserve"> SEQ Table \* ARABIC </w:instrText>
      </w:r>
      <w:r>
        <w:fldChar w:fldCharType="separate"/>
      </w:r>
      <w:r w:rsidR="007F5F9A">
        <w:rPr>
          <w:noProof/>
        </w:rPr>
        <w:t>9</w:t>
      </w:r>
      <w:r>
        <w:fldChar w:fldCharType="end"/>
      </w:r>
      <w:r w:rsidR="00F43972">
        <w:t>:</w:t>
      </w:r>
      <w:r>
        <w:t xml:space="preserve"> </w:t>
      </w:r>
      <w:r w:rsidR="00474AFC">
        <w:t>Data Table (Mini Auctions) Screen Elements</w:t>
      </w:r>
    </w:p>
    <w:p w14:paraId="6CFB6092" w14:textId="7B770CB8" w:rsidR="00474AFC" w:rsidRDefault="00474AFC" w:rsidP="006162CB">
      <w:pPr>
        <w:pStyle w:val="Heading4"/>
        <w:rPr>
          <w:ins w:id="609" w:author="Eugene CHEONG from.TOPPAN (MAS)" w:date="2025-12-22T10:11:00Z" w16du:dateUtc="2025-12-22T02:11:00Z"/>
        </w:rPr>
      </w:pPr>
      <w:bookmarkStart w:id="610" w:name="_Ref215603632"/>
      <w:r>
        <w:t>Data Table (Syndications)</w:t>
      </w:r>
      <w:bookmarkEnd w:id="610"/>
    </w:p>
    <w:p w14:paraId="576EFA6C" w14:textId="3DC1D4B1" w:rsidR="00DB4A8A" w:rsidRDefault="00DB4A8A" w:rsidP="007D79BD">
      <w:pPr>
        <w:rPr>
          <w:ins w:id="611" w:author="Han Xie CHAI (MAS)" w:date="2026-01-08T11:02:00Z" w16du:dateUtc="2026-01-08T03:02:00Z"/>
        </w:rPr>
      </w:pPr>
      <w:ins w:id="612" w:author="Eugene CHEONG from.TOPPAN (MAS)" w:date="2025-12-22T10:11:00Z" w16du:dateUtc="2025-12-22T02:11:00Z">
        <w:r w:rsidRPr="00ED5974">
          <w:rPr>
            <w:b/>
            <w:bCs/>
          </w:rPr>
          <w:t>Empty Values in Date Fields</w:t>
        </w:r>
        <w:r>
          <w:t>: For all fields which are Date Pickers (when editing), display as “TBA” when viewing</w:t>
        </w:r>
      </w:ins>
      <w:ins w:id="613" w:author="Han Xie CHAI (MAS)" w:date="2026-01-08T11:03:00Z" w16du:dateUtc="2026-01-08T03:03:00Z">
        <w:r w:rsidR="00D16D29" w:rsidRPr="00D16D29">
          <w:t xml:space="preserve"> </w:t>
        </w:r>
        <w:r w:rsidR="00D16D29">
          <w:t>and subsequently for Checker/MAS Website</w:t>
        </w:r>
      </w:ins>
      <w:ins w:id="614" w:author="Eugene CHEONG from.TOPPAN (MAS)" w:date="2025-12-22T10:11:00Z" w16du:dateUtc="2025-12-22T02:11:00Z">
        <w:r>
          <w:t xml:space="preserve"> if the date fields are left empty.</w:t>
        </w:r>
      </w:ins>
    </w:p>
    <w:p w14:paraId="4B72B141" w14:textId="72C9ABC2" w:rsidR="00D16D29" w:rsidRPr="00DB4A8A" w:rsidRDefault="00D16D29" w:rsidP="007D79BD">
      <w:ins w:id="615" w:author="Han Xie CHAI (MAS)" w:date="2026-01-08T11:02:00Z" w16du:dateUtc="2026-01-08T03:02:00Z">
        <w:r>
          <w:lastRenderedPageBreak/>
          <w:t>A label is shown above the Data Table: “</w:t>
        </w:r>
      </w:ins>
      <w:ins w:id="616" w:author="Han Xie CHAI (MAS)" w:date="2026-01-08T11:16:00Z" w16du:dateUtc="2026-01-08T03:16:00Z">
        <w:r w:rsidR="00407B3E">
          <w:t>E</w:t>
        </w:r>
        <w:r w:rsidR="00407B3E" w:rsidRPr="00D16D29">
          <w:t>mpty</w:t>
        </w:r>
      </w:ins>
      <w:ins w:id="617" w:author="Han Xie CHAI (MAS)" w:date="2026-01-08T11:02:00Z" w16du:dateUtc="2026-01-08T03:02:00Z">
        <w:r w:rsidRPr="00D16D29">
          <w:t xml:space="preserve"> date fields will be reflected as TBA for </w:t>
        </w:r>
        <w:r>
          <w:t xml:space="preserve">the </w:t>
        </w:r>
        <w:r w:rsidRPr="00D16D29">
          <w:t>Checker and MAS website</w:t>
        </w:r>
        <w:r>
          <w:t>.”</w:t>
        </w:r>
      </w:ins>
      <w:ins w:id="618" w:author="Han Xie CHAI (MAS)" w:date="2026-01-08T11:03:00Z" w16du:dateUtc="2026-01-08T03:03:00Z">
        <w:r>
          <w:t>.</w:t>
        </w:r>
      </w:ins>
    </w:p>
    <w:tbl>
      <w:tblPr>
        <w:tblStyle w:val="TableGrid"/>
        <w:tblW w:w="0" w:type="auto"/>
        <w:tblLook w:val="04A0" w:firstRow="1" w:lastRow="0" w:firstColumn="1" w:lastColumn="0" w:noHBand="0" w:noVBand="1"/>
      </w:tblPr>
      <w:tblGrid>
        <w:gridCol w:w="561"/>
        <w:gridCol w:w="3628"/>
        <w:gridCol w:w="1355"/>
        <w:gridCol w:w="2134"/>
        <w:gridCol w:w="3112"/>
      </w:tblGrid>
      <w:tr w:rsidR="00474AFC" w:rsidRPr="007C7C7F" w14:paraId="5A2010B0" w14:textId="77777777" w:rsidTr="007C6BBB">
        <w:tc>
          <w:tcPr>
            <w:tcW w:w="562" w:type="dxa"/>
            <w:shd w:val="clear" w:color="auto" w:fill="E7E6E6" w:themeFill="background2"/>
          </w:tcPr>
          <w:p w14:paraId="02B4C524" w14:textId="77777777" w:rsidR="00474AFC" w:rsidRPr="007D7B67" w:rsidRDefault="00474AFC" w:rsidP="007C6BBB">
            <w:pPr>
              <w:pStyle w:val="NoSpacing"/>
              <w:jc w:val="center"/>
              <w:rPr>
                <w:b/>
                <w:bCs/>
              </w:rPr>
            </w:pPr>
            <w:r w:rsidRPr="007D7B67">
              <w:rPr>
                <w:rFonts w:cstheme="minorHAnsi"/>
                <w:b/>
                <w:bCs/>
              </w:rPr>
              <w:t>S/N</w:t>
            </w:r>
          </w:p>
        </w:tc>
        <w:tc>
          <w:tcPr>
            <w:tcW w:w="2248" w:type="dxa"/>
            <w:shd w:val="clear" w:color="auto" w:fill="E7E6E6" w:themeFill="background2"/>
          </w:tcPr>
          <w:p w14:paraId="6BFBB28B" w14:textId="77777777" w:rsidR="00474AFC" w:rsidRPr="007D7B67" w:rsidRDefault="00474AFC" w:rsidP="007C6BBB">
            <w:pPr>
              <w:pStyle w:val="NoSpacing"/>
              <w:jc w:val="center"/>
              <w:rPr>
                <w:b/>
                <w:bCs/>
              </w:rPr>
            </w:pPr>
            <w:r w:rsidRPr="007D7B67">
              <w:rPr>
                <w:rFonts w:cstheme="minorHAnsi"/>
                <w:b/>
                <w:bCs/>
              </w:rPr>
              <w:t>Name</w:t>
            </w:r>
          </w:p>
        </w:tc>
        <w:tc>
          <w:tcPr>
            <w:tcW w:w="1701" w:type="dxa"/>
            <w:shd w:val="clear" w:color="auto" w:fill="E7E6E6" w:themeFill="background2"/>
          </w:tcPr>
          <w:p w14:paraId="31FD6EBE" w14:textId="77777777" w:rsidR="00474AFC" w:rsidRPr="007D7B67" w:rsidRDefault="00474AFC" w:rsidP="007C6BBB">
            <w:pPr>
              <w:pStyle w:val="TableHeading"/>
              <w:jc w:val="center"/>
              <w:rPr>
                <w:rFonts w:asciiTheme="minorHAnsi" w:hAnsiTheme="minorHAnsi" w:cstheme="minorHAnsi"/>
                <w:bCs/>
              </w:rPr>
            </w:pPr>
            <w:r w:rsidRPr="007D7B67">
              <w:rPr>
                <w:rFonts w:asciiTheme="minorHAnsi" w:hAnsiTheme="minorHAnsi" w:cstheme="minorHAnsi"/>
                <w:bCs/>
              </w:rPr>
              <w:t>Type</w:t>
            </w:r>
          </w:p>
          <w:p w14:paraId="628E3D52" w14:textId="77777777" w:rsidR="00474AFC" w:rsidRPr="007D7B67" w:rsidRDefault="00474AFC" w:rsidP="007C6BBB">
            <w:pPr>
              <w:pStyle w:val="NoSpacing"/>
              <w:jc w:val="center"/>
              <w:rPr>
                <w:b/>
                <w:bCs/>
              </w:rPr>
            </w:pPr>
            <w:r w:rsidRPr="007D7B67">
              <w:rPr>
                <w:rFonts w:cstheme="minorHAnsi"/>
                <w:b/>
                <w:bCs/>
              </w:rPr>
              <w:t>(Max Length)</w:t>
            </w:r>
          </w:p>
        </w:tc>
        <w:tc>
          <w:tcPr>
            <w:tcW w:w="2147" w:type="dxa"/>
            <w:shd w:val="clear" w:color="auto" w:fill="E7E6E6" w:themeFill="background2"/>
          </w:tcPr>
          <w:p w14:paraId="05D36BE1" w14:textId="77777777" w:rsidR="00474AFC" w:rsidRPr="007D7B67" w:rsidRDefault="00474AFC" w:rsidP="007C6BBB">
            <w:pPr>
              <w:pStyle w:val="NoSpacing"/>
              <w:jc w:val="center"/>
              <w:rPr>
                <w:b/>
                <w:bCs/>
              </w:rPr>
            </w:pPr>
            <w:r w:rsidRPr="007D7B67">
              <w:rPr>
                <w:rFonts w:cstheme="minorHAnsi"/>
                <w:b/>
                <w:bCs/>
              </w:rPr>
              <w:t>Validation Rules</w:t>
            </w:r>
          </w:p>
        </w:tc>
        <w:tc>
          <w:tcPr>
            <w:tcW w:w="3685" w:type="dxa"/>
            <w:shd w:val="clear" w:color="auto" w:fill="E7E6E6" w:themeFill="background2"/>
          </w:tcPr>
          <w:p w14:paraId="1ADE383C" w14:textId="77777777" w:rsidR="00474AFC" w:rsidRPr="007D7B67" w:rsidRDefault="00474AFC" w:rsidP="007C6BBB">
            <w:pPr>
              <w:pStyle w:val="NoSpacing"/>
              <w:jc w:val="center"/>
              <w:rPr>
                <w:rFonts w:cstheme="minorHAnsi"/>
                <w:b/>
                <w:bCs/>
              </w:rPr>
            </w:pPr>
            <w:r>
              <w:rPr>
                <w:rFonts w:cstheme="minorHAnsi"/>
                <w:b/>
                <w:bCs/>
              </w:rPr>
              <w:t>Remarks</w:t>
            </w:r>
          </w:p>
        </w:tc>
      </w:tr>
      <w:tr w:rsidR="00E62142" w:rsidRPr="007C7C7F" w14:paraId="32E11F60" w14:textId="77777777" w:rsidTr="007C6BBB">
        <w:tc>
          <w:tcPr>
            <w:tcW w:w="562" w:type="dxa"/>
          </w:tcPr>
          <w:p w14:paraId="1B2D274D" w14:textId="77777777" w:rsidR="00E62142" w:rsidRPr="007C7C7F" w:rsidRDefault="00E62142" w:rsidP="00E62142">
            <w:pPr>
              <w:pStyle w:val="NoSpacing"/>
            </w:pPr>
            <w:r>
              <w:rPr>
                <w:rFonts w:cstheme="minorHAnsi"/>
              </w:rPr>
              <w:t>1</w:t>
            </w:r>
          </w:p>
        </w:tc>
        <w:tc>
          <w:tcPr>
            <w:tcW w:w="2248" w:type="dxa"/>
          </w:tcPr>
          <w:p w14:paraId="2E497603" w14:textId="22186075" w:rsidR="00E62142" w:rsidRPr="007C7C7F" w:rsidRDefault="00E62142" w:rsidP="00E62142">
            <w:pPr>
              <w:pStyle w:val="NoSpacing"/>
            </w:pPr>
            <w:r w:rsidRPr="00B14601">
              <w:t xml:space="preserve">Pricing </w:t>
            </w:r>
            <w:r>
              <w:t>d</w:t>
            </w:r>
            <w:r w:rsidRPr="00B14601">
              <w:t>ate</w:t>
            </w:r>
          </w:p>
        </w:tc>
        <w:tc>
          <w:tcPr>
            <w:tcW w:w="1701" w:type="dxa"/>
          </w:tcPr>
          <w:p w14:paraId="53411E0A" w14:textId="1C391D55" w:rsidR="00E62142" w:rsidRPr="00901608" w:rsidRDefault="00E62142" w:rsidP="00E62142">
            <w:pPr>
              <w:pStyle w:val="NoSpacing"/>
            </w:pPr>
            <w:r w:rsidRPr="00B14601">
              <w:t>Date Picker (when editing)</w:t>
            </w:r>
            <w:r w:rsidRPr="00B14601">
              <w:br/>
              <w:t>Label (when viewing)</w:t>
            </w:r>
          </w:p>
        </w:tc>
        <w:tc>
          <w:tcPr>
            <w:tcW w:w="2147" w:type="dxa"/>
          </w:tcPr>
          <w:p w14:paraId="5626FB87" w14:textId="57FF604A" w:rsidR="00E62142" w:rsidRPr="002923FD" w:rsidRDefault="00E62142" w:rsidP="00E62142">
            <w:pPr>
              <w:pStyle w:val="NoSpacing"/>
            </w:pPr>
            <w:r w:rsidRPr="00D95647">
              <w:rPr>
                <w:u w:val="single"/>
              </w:rPr>
              <w:t>Hard Validations:</w:t>
            </w:r>
            <w:r w:rsidRPr="002923FD">
              <w:br/>
              <w:t xml:space="preserve">- </w:t>
            </w:r>
            <w:r>
              <w:t>M</w:t>
            </w:r>
            <w:r w:rsidRPr="002923FD">
              <w:t xml:space="preserve">ust be </w:t>
            </w:r>
            <w:r w:rsidR="00681304">
              <w:t xml:space="preserve">on or </w:t>
            </w:r>
            <w:r w:rsidRPr="002923FD">
              <w:t xml:space="preserve">before </w:t>
            </w:r>
            <w:r>
              <w:t>Public offer start date</w:t>
            </w:r>
            <w:r w:rsidRPr="002923FD">
              <w:t>.</w:t>
            </w:r>
          </w:p>
          <w:p w14:paraId="1C77B1DD" w14:textId="77777777" w:rsidR="00E62142" w:rsidRDefault="00E62142" w:rsidP="00E62142">
            <w:pPr>
              <w:pStyle w:val="NoSpacing"/>
            </w:pPr>
          </w:p>
          <w:p w14:paraId="4BE7B180" w14:textId="77777777" w:rsidR="00214F0B" w:rsidRPr="0073319D" w:rsidRDefault="00214F0B" w:rsidP="00214F0B">
            <w:pPr>
              <w:pStyle w:val="NoSpacing"/>
              <w:rPr>
                <w:u w:val="single"/>
              </w:rPr>
            </w:pPr>
            <w:r w:rsidRPr="0073319D">
              <w:rPr>
                <w:u w:val="single"/>
              </w:rPr>
              <w:t>Soft Validations:</w:t>
            </w:r>
          </w:p>
          <w:p w14:paraId="042A5461" w14:textId="3224C8CC" w:rsidR="00214F0B" w:rsidRPr="00901608" w:rsidRDefault="00214F0B" w:rsidP="00214F0B">
            <w:pPr>
              <w:pStyle w:val="NoSpacing"/>
            </w:pPr>
            <w:r>
              <w:t xml:space="preserve">- </w:t>
            </w:r>
            <w:r w:rsidR="00303AC9">
              <w:t xml:space="preserve">Should </w:t>
            </w:r>
            <w:r>
              <w:t>be a business day</w:t>
            </w:r>
            <w:ins w:id="619" w:author="Eugene CHEONG from.TOPPAN (MAS)" w:date="2025-12-19T16:41:00Z" w16du:dateUtc="2025-12-19T08:41:00Z">
              <w:r w:rsidR="00773469">
                <w:t>.</w:t>
              </w:r>
            </w:ins>
          </w:p>
        </w:tc>
        <w:tc>
          <w:tcPr>
            <w:tcW w:w="3685" w:type="dxa"/>
          </w:tcPr>
          <w:p w14:paraId="66F3D28B" w14:textId="15B59992" w:rsidR="00E62142" w:rsidRPr="007D79BD" w:rsidRDefault="00E62142" w:rsidP="00E62142">
            <w:pPr>
              <w:pStyle w:val="NoSpacing"/>
              <w:rPr>
                <w:strike/>
              </w:rPr>
            </w:pPr>
            <w:commentRangeStart w:id="620"/>
            <w:commentRangeStart w:id="621"/>
            <w:commentRangeStart w:id="622"/>
            <w:r w:rsidRPr="007D79BD">
              <w:rPr>
                <w:strike/>
              </w:rPr>
              <w:t>If empty, display as “TBA”.</w:t>
            </w:r>
            <w:commentRangeEnd w:id="620"/>
            <w:r w:rsidR="00150E50" w:rsidRPr="007D79BD">
              <w:rPr>
                <w:rStyle w:val="CommentReference"/>
                <w:strike/>
              </w:rPr>
              <w:commentReference w:id="620"/>
            </w:r>
            <w:commentRangeEnd w:id="621"/>
            <w:r w:rsidR="0010631D" w:rsidRPr="007D79BD">
              <w:rPr>
                <w:rStyle w:val="CommentReference"/>
                <w:strike/>
              </w:rPr>
              <w:commentReference w:id="621"/>
            </w:r>
            <w:commentRangeEnd w:id="622"/>
            <w:r w:rsidR="00C75BB6">
              <w:rPr>
                <w:rStyle w:val="CommentReference"/>
              </w:rPr>
              <w:commentReference w:id="622"/>
            </w:r>
          </w:p>
        </w:tc>
      </w:tr>
      <w:tr w:rsidR="00E62142" w:rsidRPr="007C7C7F" w14:paraId="5F8F8263" w14:textId="77777777" w:rsidTr="007C6BBB">
        <w:tc>
          <w:tcPr>
            <w:tcW w:w="562" w:type="dxa"/>
          </w:tcPr>
          <w:p w14:paraId="017D698A" w14:textId="77777777" w:rsidR="00E62142" w:rsidRPr="007C7C7F" w:rsidRDefault="00E62142" w:rsidP="00E62142">
            <w:pPr>
              <w:pStyle w:val="NoSpacing"/>
            </w:pPr>
            <w:r>
              <w:rPr>
                <w:rFonts w:cstheme="minorHAnsi"/>
              </w:rPr>
              <w:t>2</w:t>
            </w:r>
          </w:p>
        </w:tc>
        <w:tc>
          <w:tcPr>
            <w:tcW w:w="2248" w:type="dxa"/>
          </w:tcPr>
          <w:p w14:paraId="4346876F" w14:textId="4591E4B1" w:rsidR="00E62142" w:rsidRPr="007C7C7F" w:rsidRDefault="00E62142" w:rsidP="00E62142">
            <w:pPr>
              <w:pStyle w:val="NoSpacing"/>
            </w:pPr>
            <w:r w:rsidRPr="00B14601">
              <w:t xml:space="preserve">Public </w:t>
            </w:r>
            <w:r>
              <w:t>o</w:t>
            </w:r>
            <w:r w:rsidRPr="00B14601">
              <w:t xml:space="preserve">ffer </w:t>
            </w:r>
            <w:r>
              <w:t>s</w:t>
            </w:r>
            <w:r w:rsidRPr="00B14601">
              <w:t xml:space="preserve">tart </w:t>
            </w:r>
            <w:r>
              <w:t>d</w:t>
            </w:r>
            <w:r w:rsidRPr="00B14601">
              <w:t>ate</w:t>
            </w:r>
          </w:p>
        </w:tc>
        <w:tc>
          <w:tcPr>
            <w:tcW w:w="1701" w:type="dxa"/>
          </w:tcPr>
          <w:p w14:paraId="03C67EED" w14:textId="08FF368B" w:rsidR="00E62142" w:rsidRPr="00901608" w:rsidRDefault="00E62142" w:rsidP="00E62142">
            <w:pPr>
              <w:pStyle w:val="NoSpacing"/>
            </w:pPr>
            <w:r w:rsidRPr="00B14601">
              <w:t>Date Picker (when editing)</w:t>
            </w:r>
            <w:r w:rsidRPr="00B14601">
              <w:br/>
              <w:t>Label (when viewing)</w:t>
            </w:r>
          </w:p>
        </w:tc>
        <w:tc>
          <w:tcPr>
            <w:tcW w:w="2147" w:type="dxa"/>
          </w:tcPr>
          <w:p w14:paraId="41DC169D" w14:textId="1AAAC2CA" w:rsidR="00E62142" w:rsidRPr="002923FD" w:rsidRDefault="00E62142" w:rsidP="00E62142">
            <w:pPr>
              <w:pStyle w:val="NoSpacing"/>
            </w:pPr>
            <w:r w:rsidRPr="00D95647">
              <w:rPr>
                <w:u w:val="single"/>
              </w:rPr>
              <w:t>Hard Validations:</w:t>
            </w:r>
            <w:r w:rsidRPr="002923FD">
              <w:br/>
              <w:t xml:space="preserve">- </w:t>
            </w:r>
            <w:r>
              <w:t>Must</w:t>
            </w:r>
            <w:r w:rsidRPr="002923FD">
              <w:t xml:space="preserve"> be </w:t>
            </w:r>
            <w:r w:rsidR="00681304">
              <w:t xml:space="preserve">on or </w:t>
            </w:r>
            <w:r w:rsidRPr="002923FD">
              <w:t xml:space="preserve">before </w:t>
            </w:r>
            <w:r>
              <w:t>Public offer end date</w:t>
            </w:r>
            <w:r w:rsidRPr="002923FD">
              <w:t>.</w:t>
            </w:r>
          </w:p>
          <w:p w14:paraId="1D79C440" w14:textId="77777777" w:rsidR="00E62142" w:rsidRDefault="00E62142" w:rsidP="00E62142">
            <w:pPr>
              <w:pStyle w:val="NoSpacing"/>
            </w:pPr>
          </w:p>
          <w:p w14:paraId="2049F17D" w14:textId="77777777" w:rsidR="00214F0B" w:rsidRPr="0073319D" w:rsidRDefault="00214F0B" w:rsidP="00214F0B">
            <w:pPr>
              <w:pStyle w:val="NoSpacing"/>
              <w:rPr>
                <w:u w:val="single"/>
              </w:rPr>
            </w:pPr>
            <w:r w:rsidRPr="0073319D">
              <w:rPr>
                <w:u w:val="single"/>
              </w:rPr>
              <w:t>Soft Validations:</w:t>
            </w:r>
          </w:p>
          <w:p w14:paraId="7100019E" w14:textId="4F640CB9" w:rsidR="00214F0B" w:rsidRPr="00901608" w:rsidRDefault="00214F0B" w:rsidP="00214F0B">
            <w:pPr>
              <w:pStyle w:val="NoSpacing"/>
            </w:pPr>
            <w:r>
              <w:t xml:space="preserve">- </w:t>
            </w:r>
            <w:r w:rsidR="00303AC9">
              <w:t xml:space="preserve">Should </w:t>
            </w:r>
            <w:r>
              <w:t>be a business day</w:t>
            </w:r>
            <w:ins w:id="623" w:author="Eugene CHEONG from.TOPPAN (MAS)" w:date="2025-12-19T16:41:00Z" w16du:dateUtc="2025-12-19T08:41:00Z">
              <w:r w:rsidR="00773469">
                <w:t>.</w:t>
              </w:r>
            </w:ins>
          </w:p>
        </w:tc>
        <w:tc>
          <w:tcPr>
            <w:tcW w:w="3685" w:type="dxa"/>
          </w:tcPr>
          <w:p w14:paraId="284AFB18" w14:textId="14137049" w:rsidR="00E62142" w:rsidRPr="007D79BD" w:rsidRDefault="00E62142" w:rsidP="00E62142">
            <w:pPr>
              <w:pStyle w:val="NoSpacing"/>
              <w:rPr>
                <w:strike/>
              </w:rPr>
            </w:pPr>
            <w:r w:rsidRPr="007D79BD">
              <w:rPr>
                <w:strike/>
              </w:rPr>
              <w:t>If empty, display as “TBA”.</w:t>
            </w:r>
          </w:p>
        </w:tc>
      </w:tr>
      <w:tr w:rsidR="00E62142" w:rsidRPr="007C7C7F" w14:paraId="15B39ED4" w14:textId="77777777" w:rsidTr="007C6BBB">
        <w:tc>
          <w:tcPr>
            <w:tcW w:w="562" w:type="dxa"/>
          </w:tcPr>
          <w:p w14:paraId="1F89F26C" w14:textId="77777777" w:rsidR="00E62142" w:rsidRDefault="00E62142" w:rsidP="00E62142">
            <w:pPr>
              <w:pStyle w:val="NoSpacing"/>
              <w:rPr>
                <w:rFonts w:cstheme="minorHAnsi"/>
              </w:rPr>
            </w:pPr>
            <w:r>
              <w:rPr>
                <w:rFonts w:cstheme="minorHAnsi"/>
              </w:rPr>
              <w:t>3</w:t>
            </w:r>
          </w:p>
        </w:tc>
        <w:tc>
          <w:tcPr>
            <w:tcW w:w="2248" w:type="dxa"/>
          </w:tcPr>
          <w:p w14:paraId="0A25E6A4" w14:textId="3D2A076A" w:rsidR="00E62142" w:rsidRDefault="00E62142" w:rsidP="00E62142">
            <w:pPr>
              <w:pStyle w:val="NoSpacing"/>
            </w:pPr>
            <w:r w:rsidRPr="00B14601">
              <w:t xml:space="preserve">Public </w:t>
            </w:r>
            <w:r>
              <w:t>o</w:t>
            </w:r>
            <w:r w:rsidRPr="00B14601">
              <w:t xml:space="preserve">ffer </w:t>
            </w:r>
            <w:r>
              <w:t>e</w:t>
            </w:r>
            <w:r w:rsidRPr="00B14601">
              <w:t xml:space="preserve">nd </w:t>
            </w:r>
            <w:r>
              <w:t>d</w:t>
            </w:r>
            <w:r w:rsidRPr="00B14601">
              <w:t>ate</w:t>
            </w:r>
          </w:p>
        </w:tc>
        <w:tc>
          <w:tcPr>
            <w:tcW w:w="1701" w:type="dxa"/>
          </w:tcPr>
          <w:p w14:paraId="6B0DC70A" w14:textId="106B44A7" w:rsidR="00E62142" w:rsidRPr="002923FD" w:rsidRDefault="00E62142" w:rsidP="00E62142">
            <w:pPr>
              <w:pStyle w:val="NoSpacing"/>
            </w:pPr>
            <w:r w:rsidRPr="00B14601">
              <w:t>Date Picker (when editing)</w:t>
            </w:r>
            <w:r w:rsidRPr="00B14601">
              <w:br/>
              <w:t>Label (when viewing)</w:t>
            </w:r>
          </w:p>
        </w:tc>
        <w:tc>
          <w:tcPr>
            <w:tcW w:w="2147" w:type="dxa"/>
          </w:tcPr>
          <w:p w14:paraId="7E3577A8" w14:textId="211B72E8" w:rsidR="00E62142" w:rsidRPr="002923FD" w:rsidRDefault="00E62142" w:rsidP="00E62142">
            <w:pPr>
              <w:pStyle w:val="NoSpacing"/>
            </w:pPr>
            <w:r w:rsidRPr="00D95647">
              <w:rPr>
                <w:u w:val="single"/>
              </w:rPr>
              <w:t>Hard Validations:</w:t>
            </w:r>
            <w:r w:rsidRPr="002923FD">
              <w:br/>
              <w:t xml:space="preserve">- </w:t>
            </w:r>
            <w:r>
              <w:t>Must</w:t>
            </w:r>
            <w:r w:rsidRPr="002923FD">
              <w:t xml:space="preserve"> be before </w:t>
            </w:r>
            <w:r>
              <w:t>Issue date</w:t>
            </w:r>
            <w:r w:rsidRPr="002923FD">
              <w:t>.</w:t>
            </w:r>
          </w:p>
          <w:p w14:paraId="4A77BD2C" w14:textId="77777777" w:rsidR="00E62142" w:rsidRDefault="00E62142" w:rsidP="00E62142">
            <w:pPr>
              <w:pStyle w:val="NoSpacing"/>
            </w:pPr>
          </w:p>
          <w:p w14:paraId="6AAC67F9" w14:textId="77777777" w:rsidR="00214F0B" w:rsidRPr="0073319D" w:rsidRDefault="00214F0B" w:rsidP="00214F0B">
            <w:pPr>
              <w:pStyle w:val="NoSpacing"/>
              <w:rPr>
                <w:u w:val="single"/>
              </w:rPr>
            </w:pPr>
            <w:r w:rsidRPr="0073319D">
              <w:rPr>
                <w:u w:val="single"/>
              </w:rPr>
              <w:t>Soft Validations:</w:t>
            </w:r>
          </w:p>
          <w:p w14:paraId="0A99C3F2" w14:textId="1F793B2A" w:rsidR="00214F0B" w:rsidRPr="00901608" w:rsidRDefault="00214F0B" w:rsidP="00214F0B">
            <w:pPr>
              <w:pStyle w:val="NoSpacing"/>
            </w:pPr>
            <w:r>
              <w:t xml:space="preserve">- </w:t>
            </w:r>
            <w:r w:rsidR="00303AC9">
              <w:t>Should</w:t>
            </w:r>
            <w:r>
              <w:t xml:space="preserve"> be a business day</w:t>
            </w:r>
            <w:ins w:id="624" w:author="Eugene CHEONG from.TOPPAN (MAS)" w:date="2025-12-19T16:41:00Z" w16du:dateUtc="2025-12-19T08:41:00Z">
              <w:r w:rsidR="00773469">
                <w:t>.</w:t>
              </w:r>
            </w:ins>
          </w:p>
        </w:tc>
        <w:tc>
          <w:tcPr>
            <w:tcW w:w="3685" w:type="dxa"/>
          </w:tcPr>
          <w:p w14:paraId="47FED163" w14:textId="5818F204" w:rsidR="00E62142" w:rsidRPr="007D79BD" w:rsidRDefault="00E62142" w:rsidP="00E62142">
            <w:pPr>
              <w:pStyle w:val="NoSpacing"/>
              <w:rPr>
                <w:strike/>
              </w:rPr>
            </w:pPr>
            <w:r w:rsidRPr="007D79BD">
              <w:rPr>
                <w:strike/>
              </w:rPr>
              <w:t>If empty, display as “TBA”.</w:t>
            </w:r>
          </w:p>
        </w:tc>
      </w:tr>
      <w:tr w:rsidR="00773469" w:rsidRPr="007C7C7F" w14:paraId="328E1231" w14:textId="77777777" w:rsidTr="007C6BBB">
        <w:trPr>
          <w:ins w:id="625" w:author="Eugene CHEONG from.TOPPAN (MAS)" w:date="2025-12-19T16:40:00Z"/>
        </w:trPr>
        <w:tc>
          <w:tcPr>
            <w:tcW w:w="562" w:type="dxa"/>
          </w:tcPr>
          <w:p w14:paraId="0D76053B" w14:textId="00AFF917" w:rsidR="00773469" w:rsidRDefault="007D79BD" w:rsidP="00E62142">
            <w:pPr>
              <w:pStyle w:val="NoSpacing"/>
              <w:rPr>
                <w:ins w:id="626" w:author="Eugene CHEONG from.TOPPAN (MAS)" w:date="2025-12-19T16:40:00Z" w16du:dateUtc="2025-12-19T08:40:00Z"/>
                <w:rFonts w:cstheme="minorHAnsi"/>
              </w:rPr>
            </w:pPr>
            <w:r>
              <w:rPr>
                <w:rFonts w:cstheme="minorHAnsi"/>
              </w:rPr>
              <w:t>4</w:t>
            </w:r>
          </w:p>
        </w:tc>
        <w:tc>
          <w:tcPr>
            <w:tcW w:w="2248" w:type="dxa"/>
          </w:tcPr>
          <w:p w14:paraId="03B34F2D" w14:textId="2A63DE68" w:rsidR="00773469" w:rsidRPr="00B14601" w:rsidRDefault="00773469" w:rsidP="00E62142">
            <w:pPr>
              <w:pStyle w:val="NoSpacing"/>
              <w:rPr>
                <w:ins w:id="627" w:author="Eugene CHEONG from.TOPPAN (MAS)" w:date="2025-12-19T16:40:00Z" w16du:dateUtc="2025-12-19T08:40:00Z"/>
              </w:rPr>
            </w:pPr>
            <w:commentRangeStart w:id="628"/>
            <w:ins w:id="629" w:author="Eugene CHEONG from.TOPPAN (MAS)" w:date="2025-12-19T16:40:00Z" w16du:dateUtc="2025-12-19T08:40:00Z">
              <w:r>
                <w:t>Allotment date</w:t>
              </w:r>
            </w:ins>
            <w:commentRangeEnd w:id="628"/>
            <w:ins w:id="630" w:author="Eugene CHEONG from.TOPPAN (MAS)" w:date="2025-12-19T16:43:00Z" w16du:dateUtc="2025-12-19T08:43:00Z">
              <w:r>
                <w:rPr>
                  <w:rStyle w:val="CommentReference"/>
                </w:rPr>
                <w:commentReference w:id="628"/>
              </w:r>
            </w:ins>
          </w:p>
        </w:tc>
        <w:tc>
          <w:tcPr>
            <w:tcW w:w="1701" w:type="dxa"/>
          </w:tcPr>
          <w:p w14:paraId="40033D2E" w14:textId="77777777" w:rsidR="00773469" w:rsidRDefault="00773469" w:rsidP="00E62142">
            <w:pPr>
              <w:pStyle w:val="NoSpacing"/>
              <w:rPr>
                <w:ins w:id="631" w:author="Eugene CHEONG from.TOPPAN (MAS)" w:date="2025-12-19T16:40:00Z" w16du:dateUtc="2025-12-19T08:40:00Z"/>
              </w:rPr>
            </w:pPr>
            <w:ins w:id="632" w:author="Eugene CHEONG from.TOPPAN (MAS)" w:date="2025-12-19T16:40:00Z" w16du:dateUtc="2025-12-19T08:40:00Z">
              <w:r>
                <w:t>Date Picker (when editing)</w:t>
              </w:r>
            </w:ins>
          </w:p>
          <w:p w14:paraId="10F1214E" w14:textId="6E6B4964" w:rsidR="00773469" w:rsidRPr="00B14601" w:rsidRDefault="00773469" w:rsidP="00E62142">
            <w:pPr>
              <w:pStyle w:val="NoSpacing"/>
              <w:rPr>
                <w:ins w:id="633" w:author="Eugene CHEONG from.TOPPAN (MAS)" w:date="2025-12-19T16:40:00Z" w16du:dateUtc="2025-12-19T08:40:00Z"/>
              </w:rPr>
            </w:pPr>
            <w:ins w:id="634" w:author="Eugene CHEONG from.TOPPAN (MAS)" w:date="2025-12-19T16:40:00Z" w16du:dateUtc="2025-12-19T08:40:00Z">
              <w:r>
                <w:t>Label (when viewing)</w:t>
              </w:r>
            </w:ins>
          </w:p>
        </w:tc>
        <w:tc>
          <w:tcPr>
            <w:tcW w:w="2147" w:type="dxa"/>
          </w:tcPr>
          <w:p w14:paraId="60932507" w14:textId="2AA9F72E" w:rsidR="00773469" w:rsidRPr="002923FD" w:rsidRDefault="00773469" w:rsidP="00773469">
            <w:pPr>
              <w:pStyle w:val="NoSpacing"/>
              <w:rPr>
                <w:ins w:id="635" w:author="Eugene CHEONG from.TOPPAN (MAS)" w:date="2025-12-19T16:41:00Z" w16du:dateUtc="2025-12-19T08:41:00Z"/>
              </w:rPr>
            </w:pPr>
            <w:ins w:id="636" w:author="Eugene CHEONG from.TOPPAN (MAS)" w:date="2025-12-19T16:41:00Z" w16du:dateUtc="2025-12-19T08:41:00Z">
              <w:r w:rsidRPr="00D95647">
                <w:rPr>
                  <w:u w:val="single"/>
                </w:rPr>
                <w:t>Hard Validations:</w:t>
              </w:r>
              <w:r w:rsidRPr="002923FD">
                <w:br/>
                <w:t xml:space="preserve">- </w:t>
              </w:r>
              <w:r>
                <w:t>Must</w:t>
              </w:r>
              <w:r w:rsidRPr="002923FD">
                <w:t xml:space="preserve"> be </w:t>
              </w:r>
            </w:ins>
            <w:ins w:id="637" w:author="Akila BALAKRISHNAN from.OPTIMUM (MAS)" w:date="2026-01-05T13:49:00Z" w16du:dateUtc="2026-01-05T05:49:00Z">
              <w:r w:rsidR="006E19D8">
                <w:t xml:space="preserve">on or </w:t>
              </w:r>
            </w:ins>
            <w:ins w:id="638" w:author="Eugene CHEONG from.TOPPAN (MAS)" w:date="2025-12-19T16:41:00Z" w16du:dateUtc="2025-12-19T08:41:00Z">
              <w:r w:rsidRPr="002923FD">
                <w:t>before</w:t>
              </w:r>
            </w:ins>
            <w:ins w:id="639" w:author="Jasmine WL TEO (MAS)" w:date="2026-01-02T10:49:00Z" w16du:dateUtc="2026-01-02T02:49:00Z">
              <w:r w:rsidRPr="002923FD">
                <w:t xml:space="preserve"> </w:t>
              </w:r>
            </w:ins>
            <w:ins w:id="640" w:author="Jasmine WL TEO (MAS)" w:date="2026-01-02T10:50:00Z" w16du:dateUtc="2026-01-02T02:50:00Z">
              <w:del w:id="641" w:author="Akila BALAKRISHNAN from.OPTIMUM (MAS)" w:date="2026-01-05T13:50:00Z" w16du:dateUtc="2026-01-05T05:50:00Z">
                <w:r w:rsidR="00C75BB6">
                  <w:delText>or on</w:delText>
                </w:r>
              </w:del>
            </w:ins>
            <w:ins w:id="642" w:author="Eugene CHEONG from.TOPPAN (MAS)" w:date="2025-12-19T16:41:00Z" w16du:dateUtc="2025-12-19T08:41:00Z">
              <w:del w:id="643" w:author="Akila BALAKRISHNAN from.OPTIMUM (MAS)" w:date="2026-01-05T13:50:00Z" w16du:dateUtc="2026-01-05T05:50:00Z">
                <w:r w:rsidRPr="002923FD">
                  <w:delText xml:space="preserve"> </w:delText>
                </w:r>
              </w:del>
              <w:r>
                <w:t>Issue date</w:t>
              </w:r>
              <w:r w:rsidRPr="002923FD">
                <w:t>.</w:t>
              </w:r>
            </w:ins>
          </w:p>
          <w:p w14:paraId="080072BC" w14:textId="77777777" w:rsidR="00773469" w:rsidRDefault="00773469" w:rsidP="00773469">
            <w:pPr>
              <w:pStyle w:val="NoSpacing"/>
              <w:rPr>
                <w:ins w:id="644" w:author="Eugene CHEONG from.TOPPAN (MAS)" w:date="2025-12-19T16:41:00Z" w16du:dateUtc="2025-12-19T08:41:00Z"/>
              </w:rPr>
            </w:pPr>
          </w:p>
          <w:p w14:paraId="143E4D13" w14:textId="77777777" w:rsidR="00773469" w:rsidRPr="0073319D" w:rsidRDefault="00773469" w:rsidP="00773469">
            <w:pPr>
              <w:pStyle w:val="NoSpacing"/>
              <w:rPr>
                <w:ins w:id="645" w:author="Eugene CHEONG from.TOPPAN (MAS)" w:date="2025-12-19T16:41:00Z" w16du:dateUtc="2025-12-19T08:41:00Z"/>
                <w:u w:val="single"/>
              </w:rPr>
            </w:pPr>
            <w:ins w:id="646" w:author="Eugene CHEONG from.TOPPAN (MAS)" w:date="2025-12-19T16:41:00Z" w16du:dateUtc="2025-12-19T08:41:00Z">
              <w:r w:rsidRPr="0073319D">
                <w:rPr>
                  <w:u w:val="single"/>
                </w:rPr>
                <w:t>Soft Validations:</w:t>
              </w:r>
            </w:ins>
          </w:p>
          <w:p w14:paraId="0D976A68" w14:textId="322C5BD8" w:rsidR="00773469" w:rsidRPr="00D95647" w:rsidRDefault="00773469" w:rsidP="00773469">
            <w:pPr>
              <w:pStyle w:val="NoSpacing"/>
              <w:rPr>
                <w:ins w:id="647" w:author="Eugene CHEONG from.TOPPAN (MAS)" w:date="2025-12-19T16:40:00Z" w16du:dateUtc="2025-12-19T08:40:00Z"/>
                <w:u w:val="single"/>
              </w:rPr>
            </w:pPr>
            <w:ins w:id="648" w:author="Eugene CHEONG from.TOPPAN (MAS)" w:date="2025-12-19T16:41:00Z" w16du:dateUtc="2025-12-19T08:41:00Z">
              <w:r>
                <w:t>- Should be a business day.</w:t>
              </w:r>
            </w:ins>
          </w:p>
        </w:tc>
        <w:tc>
          <w:tcPr>
            <w:tcW w:w="3685" w:type="dxa"/>
          </w:tcPr>
          <w:p w14:paraId="04D9CCAF" w14:textId="651AC32E" w:rsidR="00773469" w:rsidRDefault="00B3348A" w:rsidP="00E62142">
            <w:pPr>
              <w:pStyle w:val="NoSpacing"/>
              <w:rPr>
                <w:ins w:id="649" w:author="Eugene CHEONG from.TOPPAN (MAS)" w:date="2025-12-19T16:40:00Z" w16du:dateUtc="2025-12-19T08:40:00Z"/>
              </w:rPr>
            </w:pPr>
            <w:ins w:id="650" w:author="Eugene CHEONG from.TOPPAN (MAS)" w:date="2025-12-22T14:10:00Z" w16du:dateUtc="2025-12-22T06:10:00Z">
              <w:r>
                <w:t xml:space="preserve">If the Public offer end date changes and this field is empty, set the value of this field to </w:t>
              </w:r>
            </w:ins>
            <w:ins w:id="651" w:author="Eugene CHEONG from.TOPPAN (MAS)" w:date="2025-12-19T16:42:00Z" w16du:dateUtc="2025-12-19T08:42:00Z">
              <w:r w:rsidR="00773469">
                <w:t>1</w:t>
              </w:r>
            </w:ins>
            <w:ins w:id="652" w:author="Eugene CHEONG from.TOPPAN (MAS)" w:date="2025-12-19T16:41:00Z" w16du:dateUtc="2025-12-19T08:41:00Z">
              <w:r w:rsidR="00773469">
                <w:t xml:space="preserve"> business day after </w:t>
              </w:r>
            </w:ins>
            <w:ins w:id="653" w:author="Eugene CHEONG from.TOPPAN (MAS)" w:date="2025-12-22T14:10:00Z" w16du:dateUtc="2025-12-22T06:10:00Z">
              <w:r>
                <w:t xml:space="preserve">the </w:t>
              </w:r>
            </w:ins>
            <w:ins w:id="654" w:author="Eugene CHEONG from.TOPPAN (MAS)" w:date="2025-12-19T16:41:00Z" w16du:dateUtc="2025-12-19T08:41:00Z">
              <w:r w:rsidR="00773469">
                <w:t>Pub</w:t>
              </w:r>
            </w:ins>
            <w:ins w:id="655" w:author="Eugene CHEONG from.TOPPAN (MAS)" w:date="2025-12-19T16:42:00Z" w16du:dateUtc="2025-12-19T08:42:00Z">
              <w:r w:rsidR="00773469">
                <w:t>lic offer end date.</w:t>
              </w:r>
            </w:ins>
          </w:p>
        </w:tc>
      </w:tr>
      <w:tr w:rsidR="00E62142" w:rsidRPr="007C7C7F" w14:paraId="53FAFC88" w14:textId="77777777" w:rsidTr="007C6BBB">
        <w:tc>
          <w:tcPr>
            <w:tcW w:w="562" w:type="dxa"/>
          </w:tcPr>
          <w:p w14:paraId="26E0F905" w14:textId="216C358A" w:rsidR="00E62142" w:rsidRDefault="007D79BD" w:rsidP="00E62142">
            <w:pPr>
              <w:pStyle w:val="NoSpacing"/>
              <w:rPr>
                <w:rFonts w:cstheme="minorHAnsi"/>
              </w:rPr>
            </w:pPr>
            <w:r>
              <w:rPr>
                <w:rFonts w:cstheme="minorHAnsi"/>
              </w:rPr>
              <w:t>5</w:t>
            </w:r>
          </w:p>
        </w:tc>
        <w:tc>
          <w:tcPr>
            <w:tcW w:w="2248" w:type="dxa"/>
          </w:tcPr>
          <w:p w14:paraId="1FBDEBAB" w14:textId="30755FA9" w:rsidR="00E62142" w:rsidRPr="002923FD" w:rsidRDefault="00E62142" w:rsidP="00E62142">
            <w:pPr>
              <w:pStyle w:val="NoSpacing"/>
            </w:pPr>
            <w:r w:rsidRPr="00B14601">
              <w:t xml:space="preserve">Issue </w:t>
            </w:r>
            <w:r>
              <w:t>d</w:t>
            </w:r>
            <w:r w:rsidRPr="00B14601">
              <w:t>ate</w:t>
            </w:r>
          </w:p>
        </w:tc>
        <w:tc>
          <w:tcPr>
            <w:tcW w:w="1701" w:type="dxa"/>
          </w:tcPr>
          <w:p w14:paraId="5406B119" w14:textId="21E39A95" w:rsidR="00E62142" w:rsidRPr="002923FD" w:rsidRDefault="00E62142" w:rsidP="00E62142">
            <w:pPr>
              <w:pStyle w:val="NoSpacing"/>
            </w:pPr>
            <w:r w:rsidRPr="00B14601">
              <w:t>Date Picker (when editing)</w:t>
            </w:r>
            <w:r w:rsidRPr="00B14601">
              <w:br/>
              <w:t>Label (when viewing)</w:t>
            </w:r>
          </w:p>
        </w:tc>
        <w:tc>
          <w:tcPr>
            <w:tcW w:w="2147" w:type="dxa"/>
          </w:tcPr>
          <w:p w14:paraId="33AE04D8" w14:textId="01B08B6D" w:rsidR="00E62142" w:rsidRPr="002923FD" w:rsidRDefault="00E62142" w:rsidP="00E62142">
            <w:pPr>
              <w:pStyle w:val="NoSpacing"/>
            </w:pPr>
            <w:r w:rsidRPr="00D95647">
              <w:rPr>
                <w:u w:val="single"/>
              </w:rPr>
              <w:t>Hard Validations:</w:t>
            </w:r>
            <w:r w:rsidRPr="002923FD">
              <w:br/>
            </w:r>
            <w:r>
              <w:t>- Must</w:t>
            </w:r>
            <w:r w:rsidRPr="002923FD">
              <w:t xml:space="preserve"> be before </w:t>
            </w:r>
            <w:r>
              <w:t>Maturity date</w:t>
            </w:r>
            <w:r w:rsidRPr="002923FD">
              <w:t>.</w:t>
            </w:r>
          </w:p>
          <w:p w14:paraId="42886382" w14:textId="77777777" w:rsidR="00E62142" w:rsidRDefault="00E62142" w:rsidP="00E62142">
            <w:pPr>
              <w:pStyle w:val="NoSpacing"/>
            </w:pPr>
          </w:p>
          <w:p w14:paraId="79AAC70F" w14:textId="77777777" w:rsidR="00214F0B" w:rsidRPr="0073319D" w:rsidRDefault="00214F0B" w:rsidP="00214F0B">
            <w:pPr>
              <w:pStyle w:val="NoSpacing"/>
              <w:rPr>
                <w:u w:val="single"/>
              </w:rPr>
            </w:pPr>
            <w:r w:rsidRPr="0073319D">
              <w:rPr>
                <w:u w:val="single"/>
              </w:rPr>
              <w:t>Soft Validations:</w:t>
            </w:r>
          </w:p>
          <w:p w14:paraId="1FC4EBD8" w14:textId="5B029C3A" w:rsidR="00214F0B" w:rsidRPr="00901608" w:rsidRDefault="00214F0B" w:rsidP="00214F0B">
            <w:pPr>
              <w:pStyle w:val="NoSpacing"/>
            </w:pPr>
            <w:r>
              <w:t xml:space="preserve">- </w:t>
            </w:r>
            <w:r w:rsidR="00303AC9">
              <w:t xml:space="preserve">Should </w:t>
            </w:r>
            <w:r>
              <w:t>be a business day</w:t>
            </w:r>
            <w:ins w:id="656" w:author="Eugene CHEONG from.TOPPAN (MAS)" w:date="2025-12-19T16:41:00Z" w16du:dateUtc="2025-12-19T08:41:00Z">
              <w:r w:rsidR="00773469">
                <w:t>.</w:t>
              </w:r>
            </w:ins>
          </w:p>
        </w:tc>
        <w:tc>
          <w:tcPr>
            <w:tcW w:w="3685" w:type="dxa"/>
          </w:tcPr>
          <w:p w14:paraId="60987630" w14:textId="14B6DC1E" w:rsidR="00E62142" w:rsidRPr="007D79BD" w:rsidRDefault="00E62142" w:rsidP="00E62142">
            <w:pPr>
              <w:pStyle w:val="NoSpacing"/>
              <w:rPr>
                <w:strike/>
              </w:rPr>
            </w:pPr>
            <w:r w:rsidRPr="007D79BD">
              <w:rPr>
                <w:strike/>
              </w:rPr>
              <w:t>If empty, display as “TBA”.</w:t>
            </w:r>
          </w:p>
        </w:tc>
      </w:tr>
      <w:tr w:rsidR="00E62142" w:rsidRPr="007C7C7F" w14:paraId="129567E1" w14:textId="77777777" w:rsidTr="007C6BBB">
        <w:tc>
          <w:tcPr>
            <w:tcW w:w="562" w:type="dxa"/>
          </w:tcPr>
          <w:p w14:paraId="5EB6D93A" w14:textId="5A16C245" w:rsidR="00E62142" w:rsidRDefault="007D79BD" w:rsidP="00E62142">
            <w:pPr>
              <w:pStyle w:val="NoSpacing"/>
              <w:rPr>
                <w:rFonts w:cstheme="minorHAnsi"/>
              </w:rPr>
            </w:pPr>
            <w:r>
              <w:rPr>
                <w:rFonts w:cstheme="minorHAnsi"/>
              </w:rPr>
              <w:t>6</w:t>
            </w:r>
          </w:p>
        </w:tc>
        <w:tc>
          <w:tcPr>
            <w:tcW w:w="2248" w:type="dxa"/>
          </w:tcPr>
          <w:p w14:paraId="27B86E86" w14:textId="3BE8A497" w:rsidR="00E62142" w:rsidRPr="002923FD" w:rsidRDefault="00E62142" w:rsidP="00E62142">
            <w:pPr>
              <w:pStyle w:val="NoSpacing"/>
            </w:pPr>
            <w:r w:rsidRPr="00B14601">
              <w:t xml:space="preserve">Maturity </w:t>
            </w:r>
            <w:r>
              <w:t>d</w:t>
            </w:r>
            <w:r w:rsidRPr="00B14601">
              <w:t>ate</w:t>
            </w:r>
          </w:p>
        </w:tc>
        <w:tc>
          <w:tcPr>
            <w:tcW w:w="1701" w:type="dxa"/>
          </w:tcPr>
          <w:p w14:paraId="6974C618" w14:textId="66FF1177" w:rsidR="00E62142" w:rsidRPr="002923FD" w:rsidRDefault="00E62142" w:rsidP="00E62142">
            <w:pPr>
              <w:pStyle w:val="NoSpacing"/>
            </w:pPr>
            <w:r w:rsidRPr="00B14601">
              <w:t>Date Picker (when editing)</w:t>
            </w:r>
            <w:r w:rsidRPr="00B14601">
              <w:br/>
              <w:t>Label (when viewing)</w:t>
            </w:r>
          </w:p>
        </w:tc>
        <w:tc>
          <w:tcPr>
            <w:tcW w:w="2147" w:type="dxa"/>
          </w:tcPr>
          <w:p w14:paraId="2EAAB919" w14:textId="77777777" w:rsidR="006E19D8" w:rsidRDefault="006E19D8" w:rsidP="006E19D8">
            <w:pPr>
              <w:pStyle w:val="NoSpacing"/>
              <w:rPr>
                <w:ins w:id="657" w:author="Akila BALAKRISHNAN from.OPTIMUM (MAS)" w:date="2026-01-05T13:48:00Z" w16du:dateUtc="2026-01-05T05:48:00Z"/>
                <w:u w:val="single"/>
              </w:rPr>
            </w:pPr>
            <w:ins w:id="658" w:author="Akila BALAKRISHNAN from.OPTIMUM (MAS)" w:date="2026-01-05T13:48:00Z" w16du:dateUtc="2026-01-05T05:48:00Z">
              <w:r>
                <w:rPr>
                  <w:u w:val="single"/>
                </w:rPr>
                <w:t>Hard Validations:</w:t>
              </w:r>
            </w:ins>
          </w:p>
          <w:p w14:paraId="668BC3A7" w14:textId="77777777" w:rsidR="006E19D8" w:rsidRDefault="006E19D8" w:rsidP="006E19D8">
            <w:pPr>
              <w:pStyle w:val="NoSpacing"/>
              <w:rPr>
                <w:ins w:id="659" w:author="Akila BALAKRISHNAN from.OPTIMUM (MAS)" w:date="2026-01-05T13:48:00Z" w16du:dateUtc="2026-01-05T05:48:00Z"/>
                <w:rFonts w:cstheme="minorHAnsi"/>
              </w:rPr>
            </w:pPr>
            <w:ins w:id="660" w:author="Akila BALAKRISHNAN from.OPTIMUM (MAS)" w:date="2026-01-05T13:48:00Z" w16du:dateUtc="2026-01-05T05:48:00Z">
              <w:r w:rsidRPr="00216A6C">
                <w:t xml:space="preserve">- </w:t>
              </w:r>
              <w:r>
                <w:t>R</w:t>
              </w:r>
              <w:r w:rsidRPr="00216A6C">
                <w:t>equired field.</w:t>
              </w:r>
            </w:ins>
          </w:p>
          <w:p w14:paraId="1ADDDA20" w14:textId="77777777" w:rsidR="006E19D8" w:rsidRPr="002923FD" w:rsidRDefault="006E19D8" w:rsidP="006E19D8">
            <w:pPr>
              <w:pStyle w:val="NoSpacing"/>
              <w:rPr>
                <w:ins w:id="661" w:author="Akila BALAKRISHNAN from.OPTIMUM (MAS)" w:date="2026-01-05T13:48:00Z" w16du:dateUtc="2026-01-05T05:48:00Z"/>
                <w:rFonts w:cstheme="minorHAnsi"/>
                <w:color w:val="000000"/>
              </w:rPr>
            </w:pPr>
            <w:ins w:id="662" w:author="Akila BALAKRISHNAN from.OPTIMUM (MAS)" w:date="2026-01-05T13:48:00Z" w16du:dateUtc="2026-01-05T05:48:00Z">
              <w:r w:rsidRPr="002923FD">
                <w:rPr>
                  <w:rFonts w:cstheme="minorHAnsi"/>
                </w:rPr>
                <w:t xml:space="preserve">- </w:t>
              </w:r>
              <w:r>
                <w:rPr>
                  <w:rFonts w:cstheme="minorHAnsi"/>
                </w:rPr>
                <w:t>For Reopened SGS: S</w:t>
              </w:r>
              <w:r w:rsidRPr="002923FD">
                <w:rPr>
                  <w:rFonts w:cstheme="minorHAnsi"/>
                </w:rPr>
                <w:t xml:space="preserve">hould be same as </w:t>
              </w:r>
              <w:r w:rsidRPr="002923FD">
                <w:rPr>
                  <w:rFonts w:cstheme="minorHAnsi"/>
                </w:rPr>
                <w:lastRenderedPageBreak/>
                <w:t xml:space="preserve">the Maturity </w:t>
              </w:r>
              <w:r>
                <w:rPr>
                  <w:rFonts w:cstheme="minorHAnsi"/>
                </w:rPr>
                <w:t>D</w:t>
              </w:r>
              <w:r w:rsidRPr="002923FD">
                <w:rPr>
                  <w:rFonts w:cstheme="minorHAnsi"/>
                </w:rPr>
                <w:t>ate of the original issue.</w:t>
              </w:r>
            </w:ins>
          </w:p>
          <w:p w14:paraId="2F432C1C" w14:textId="4C05CC26" w:rsidR="006E19D8" w:rsidRDefault="006E19D8" w:rsidP="0047172F">
            <w:pPr>
              <w:pStyle w:val="NoSpacing"/>
              <w:rPr>
                <w:ins w:id="663" w:author="Akila BALAKRISHNAN from.OPTIMUM (MAS)" w:date="2026-01-05T13:48:00Z" w16du:dateUtc="2026-01-05T05:48:00Z"/>
                <w:u w:val="single"/>
              </w:rPr>
            </w:pPr>
          </w:p>
          <w:p w14:paraId="532F4B2D" w14:textId="1621F1BA" w:rsidR="0047172F" w:rsidRPr="00D95647" w:rsidRDefault="0047172F" w:rsidP="0047172F">
            <w:pPr>
              <w:pStyle w:val="NoSpacing"/>
              <w:rPr>
                <w:ins w:id="664" w:author="Akila BALAKRISHNAN from.OPTIMUM (MAS)" w:date="2025-12-29T18:37:00Z" w16du:dateUtc="2025-12-29T10:37:00Z"/>
                <w:u w:val="single"/>
              </w:rPr>
            </w:pPr>
            <w:commentRangeStart w:id="665"/>
            <w:commentRangeStart w:id="666"/>
            <w:ins w:id="667" w:author="Akila BALAKRISHNAN from.OPTIMUM (MAS)" w:date="2025-12-29T18:37:00Z" w16du:dateUtc="2025-12-29T10:37:00Z">
              <w:r w:rsidRPr="00D95647">
                <w:rPr>
                  <w:u w:val="single"/>
                </w:rPr>
                <w:t>Soft validations:</w:t>
              </w:r>
            </w:ins>
          </w:p>
          <w:p w14:paraId="3FE0887F" w14:textId="6A378445" w:rsidR="00E62142" w:rsidRPr="00901608" w:rsidRDefault="0047172F" w:rsidP="00E62142">
            <w:pPr>
              <w:pStyle w:val="NoSpacing"/>
            </w:pPr>
            <w:ins w:id="668" w:author="Akila BALAKRISHNAN from.OPTIMUM (MAS)" w:date="2025-12-29T18:37:00Z" w16du:dateUtc="2025-12-29T10:37:00Z">
              <w:r w:rsidRPr="00824B41">
                <w:t>- SGS (New): Should be on the 1</w:t>
              </w:r>
              <w:r w:rsidRPr="00824B41">
                <w:rPr>
                  <w:vertAlign w:val="superscript"/>
                </w:rPr>
                <w:t>st</w:t>
              </w:r>
              <w:r w:rsidRPr="00824B41">
                <w:t xml:space="preserve"> of the same month of the Issue Date plus the tenor.</w:t>
              </w:r>
            </w:ins>
            <w:commentRangeEnd w:id="665"/>
            <w:ins w:id="669" w:author="Akila BALAKRISHNAN from.OPTIMUM (MAS)" w:date="2025-12-29T18:38:00Z" w16du:dateUtc="2025-12-29T10:38:00Z">
              <w:r>
                <w:rPr>
                  <w:rStyle w:val="CommentReference"/>
                </w:rPr>
                <w:commentReference w:id="665"/>
              </w:r>
            </w:ins>
            <w:commentRangeEnd w:id="666"/>
            <w:r w:rsidR="00C75BB6">
              <w:rPr>
                <w:rStyle w:val="CommentReference"/>
              </w:rPr>
              <w:commentReference w:id="666"/>
            </w:r>
          </w:p>
        </w:tc>
        <w:tc>
          <w:tcPr>
            <w:tcW w:w="3685" w:type="dxa"/>
          </w:tcPr>
          <w:p w14:paraId="23E13AB1" w14:textId="4465259E" w:rsidR="00E62142" w:rsidRPr="007D79BD" w:rsidRDefault="00E62142" w:rsidP="00E62142">
            <w:pPr>
              <w:pStyle w:val="NoSpacing"/>
              <w:rPr>
                <w:strike/>
              </w:rPr>
            </w:pPr>
            <w:r w:rsidRPr="007D79BD">
              <w:rPr>
                <w:strike/>
              </w:rPr>
              <w:lastRenderedPageBreak/>
              <w:t>If empty, display as “TBA”.</w:t>
            </w:r>
          </w:p>
        </w:tc>
      </w:tr>
      <w:tr w:rsidR="00E62142" w:rsidRPr="007C7C7F" w14:paraId="07C75858" w14:textId="77777777" w:rsidTr="007C6BBB">
        <w:tc>
          <w:tcPr>
            <w:tcW w:w="562" w:type="dxa"/>
          </w:tcPr>
          <w:p w14:paraId="08BED279" w14:textId="093AD8A0" w:rsidR="00E62142" w:rsidRDefault="007D79BD" w:rsidP="00E62142">
            <w:pPr>
              <w:pStyle w:val="NoSpacing"/>
              <w:rPr>
                <w:rFonts w:cstheme="minorHAnsi"/>
              </w:rPr>
            </w:pPr>
            <w:r>
              <w:rPr>
                <w:rFonts w:cstheme="minorHAnsi"/>
              </w:rPr>
              <w:t>7</w:t>
            </w:r>
          </w:p>
        </w:tc>
        <w:tc>
          <w:tcPr>
            <w:tcW w:w="2248" w:type="dxa"/>
          </w:tcPr>
          <w:p w14:paraId="1B9D141F" w14:textId="2C0AF355" w:rsidR="00E62142" w:rsidRPr="002923FD" w:rsidRDefault="00E62142" w:rsidP="00E62142">
            <w:pPr>
              <w:pStyle w:val="NoSpacing"/>
            </w:pPr>
            <w:r w:rsidRPr="00B14601">
              <w:t>Tenor</w:t>
            </w:r>
          </w:p>
        </w:tc>
        <w:tc>
          <w:tcPr>
            <w:tcW w:w="1701" w:type="dxa"/>
          </w:tcPr>
          <w:p w14:paraId="7419AA85" w14:textId="3B25DD58" w:rsidR="00E62142" w:rsidRPr="002923FD" w:rsidRDefault="00E62142" w:rsidP="00E62142">
            <w:pPr>
              <w:pStyle w:val="NoSpacing"/>
            </w:pPr>
            <w:r w:rsidRPr="00B14601">
              <w:t>Dropdown (when editing)</w:t>
            </w:r>
            <w:r w:rsidRPr="00B14601">
              <w:br/>
              <w:t>Label (when viewing)</w:t>
            </w:r>
          </w:p>
        </w:tc>
        <w:tc>
          <w:tcPr>
            <w:tcW w:w="2147" w:type="dxa"/>
          </w:tcPr>
          <w:p w14:paraId="17AFB88A" w14:textId="7760E846" w:rsidR="00E62142" w:rsidRPr="00901608" w:rsidRDefault="00E62142" w:rsidP="00E62142">
            <w:pPr>
              <w:pStyle w:val="NoSpacing"/>
            </w:pPr>
          </w:p>
        </w:tc>
        <w:tc>
          <w:tcPr>
            <w:tcW w:w="3685" w:type="dxa"/>
          </w:tcPr>
          <w:p w14:paraId="584F2512" w14:textId="718FB276" w:rsidR="00E62142" w:rsidRPr="002923FD" w:rsidRDefault="009A1115" w:rsidP="00E62142">
            <w:pPr>
              <w:pStyle w:val="NoSpacing"/>
            </w:pPr>
            <w:r>
              <w:t>Options</w:t>
            </w:r>
            <w:r w:rsidR="00E62142" w:rsidRPr="002923FD">
              <w:t xml:space="preserve"> available </w:t>
            </w:r>
            <w:r>
              <w:t>are</w:t>
            </w:r>
            <w:r w:rsidR="00E62142" w:rsidRPr="002923FD">
              <w:t>:</w:t>
            </w:r>
          </w:p>
          <w:p w14:paraId="2F621DA4" w14:textId="77777777" w:rsidR="0093219D" w:rsidRDefault="0093219D" w:rsidP="00380D00">
            <w:pPr>
              <w:pStyle w:val="NoSpacing"/>
              <w:numPr>
                <w:ilvl w:val="0"/>
                <w:numId w:val="35"/>
              </w:numPr>
            </w:pPr>
            <w:r>
              <w:t>TBA</w:t>
            </w:r>
          </w:p>
          <w:p w14:paraId="6F4E09D0" w14:textId="30BE5AA5" w:rsidR="00E62142" w:rsidRPr="002923FD" w:rsidRDefault="00E62142" w:rsidP="00380D00">
            <w:pPr>
              <w:pStyle w:val="NoSpacing"/>
              <w:numPr>
                <w:ilvl w:val="0"/>
                <w:numId w:val="35"/>
              </w:numPr>
            </w:pPr>
            <w:r w:rsidRPr="002923FD">
              <w:t>2-</w:t>
            </w:r>
            <w:r>
              <w:t>y</w:t>
            </w:r>
            <w:r w:rsidRPr="002923FD">
              <w:t>ear</w:t>
            </w:r>
          </w:p>
          <w:p w14:paraId="1FDB6E72" w14:textId="11A83680" w:rsidR="00E62142" w:rsidRPr="002923FD" w:rsidRDefault="00E62142" w:rsidP="00380D00">
            <w:pPr>
              <w:pStyle w:val="NoSpacing"/>
              <w:numPr>
                <w:ilvl w:val="0"/>
                <w:numId w:val="35"/>
              </w:numPr>
            </w:pPr>
            <w:r w:rsidRPr="002923FD">
              <w:t>5-</w:t>
            </w:r>
            <w:r>
              <w:t>y</w:t>
            </w:r>
            <w:r w:rsidRPr="002923FD">
              <w:t>ear</w:t>
            </w:r>
          </w:p>
          <w:p w14:paraId="4028C4E2" w14:textId="7D3F75B5" w:rsidR="00E62142" w:rsidRPr="002923FD" w:rsidRDefault="00E62142" w:rsidP="00380D00">
            <w:pPr>
              <w:pStyle w:val="NoSpacing"/>
              <w:numPr>
                <w:ilvl w:val="0"/>
                <w:numId w:val="35"/>
              </w:numPr>
            </w:pPr>
            <w:r w:rsidRPr="002923FD">
              <w:t>10-</w:t>
            </w:r>
            <w:r>
              <w:t>y</w:t>
            </w:r>
            <w:r w:rsidRPr="002923FD">
              <w:t>ear</w:t>
            </w:r>
          </w:p>
          <w:p w14:paraId="7715F827" w14:textId="06939D37" w:rsidR="00E62142" w:rsidRPr="002923FD" w:rsidRDefault="00E62142" w:rsidP="00380D00">
            <w:pPr>
              <w:pStyle w:val="NoSpacing"/>
              <w:numPr>
                <w:ilvl w:val="0"/>
                <w:numId w:val="35"/>
              </w:numPr>
            </w:pPr>
            <w:r w:rsidRPr="002923FD">
              <w:t>15-</w:t>
            </w:r>
            <w:r>
              <w:t>y</w:t>
            </w:r>
            <w:r w:rsidRPr="002923FD">
              <w:t>ear</w:t>
            </w:r>
          </w:p>
          <w:p w14:paraId="20DDD925" w14:textId="6802EF37" w:rsidR="00E62142" w:rsidRPr="002923FD" w:rsidRDefault="00E62142" w:rsidP="00380D00">
            <w:pPr>
              <w:pStyle w:val="NoSpacing"/>
              <w:numPr>
                <w:ilvl w:val="0"/>
                <w:numId w:val="35"/>
              </w:numPr>
            </w:pPr>
            <w:r w:rsidRPr="002923FD">
              <w:t>20-</w:t>
            </w:r>
            <w:r>
              <w:t>y</w:t>
            </w:r>
            <w:r w:rsidRPr="002923FD">
              <w:t>ear</w:t>
            </w:r>
          </w:p>
          <w:p w14:paraId="79E02659" w14:textId="539FFF93" w:rsidR="00E62142" w:rsidRPr="002923FD" w:rsidRDefault="00E62142" w:rsidP="00380D00">
            <w:pPr>
              <w:pStyle w:val="NoSpacing"/>
              <w:numPr>
                <w:ilvl w:val="0"/>
                <w:numId w:val="35"/>
              </w:numPr>
            </w:pPr>
            <w:r w:rsidRPr="002923FD">
              <w:t>30-</w:t>
            </w:r>
            <w:r>
              <w:t>y</w:t>
            </w:r>
            <w:r w:rsidRPr="002923FD">
              <w:t>ear</w:t>
            </w:r>
          </w:p>
          <w:p w14:paraId="272C103B" w14:textId="3C1C8823" w:rsidR="00E62142" w:rsidRPr="002923FD" w:rsidRDefault="00E62142" w:rsidP="00380D00">
            <w:pPr>
              <w:pStyle w:val="NoSpacing"/>
              <w:numPr>
                <w:ilvl w:val="0"/>
                <w:numId w:val="35"/>
              </w:numPr>
            </w:pPr>
            <w:r w:rsidRPr="002923FD">
              <w:t>40-</w:t>
            </w:r>
            <w:r>
              <w:t>y</w:t>
            </w:r>
            <w:r w:rsidRPr="002923FD">
              <w:t>ear</w:t>
            </w:r>
          </w:p>
          <w:p w14:paraId="40F46162" w14:textId="7C16FF7A" w:rsidR="00E62142" w:rsidRDefault="00E62142" w:rsidP="00773469">
            <w:pPr>
              <w:pStyle w:val="NoSpacing"/>
              <w:numPr>
                <w:ilvl w:val="0"/>
                <w:numId w:val="35"/>
              </w:numPr>
            </w:pPr>
            <w:r w:rsidRPr="002923FD">
              <w:t>50-</w:t>
            </w:r>
            <w:r>
              <w:t>y</w:t>
            </w:r>
            <w:r w:rsidRPr="002923FD">
              <w:t>ear</w:t>
            </w:r>
          </w:p>
          <w:p w14:paraId="271E7EAF" w14:textId="77777777" w:rsidR="0093219D" w:rsidRDefault="0093219D" w:rsidP="00E62142">
            <w:pPr>
              <w:pStyle w:val="NoSpacing"/>
            </w:pPr>
          </w:p>
          <w:p w14:paraId="77169EFF" w14:textId="29A12BEA" w:rsidR="0093219D" w:rsidRDefault="0093219D" w:rsidP="00E62142">
            <w:pPr>
              <w:pStyle w:val="NoSpacing"/>
            </w:pPr>
            <w:r>
              <w:t>Dropdown defaults to TBA.</w:t>
            </w:r>
          </w:p>
          <w:p w14:paraId="6E8B4570" w14:textId="77777777" w:rsidR="0093219D" w:rsidRDefault="0093219D" w:rsidP="00E62142">
            <w:pPr>
              <w:pStyle w:val="NoSpacing"/>
            </w:pPr>
          </w:p>
          <w:p w14:paraId="4B47424D" w14:textId="0E8DF5AD" w:rsidR="00E62142" w:rsidRDefault="009A1115" w:rsidP="00E62142">
            <w:pPr>
              <w:pStyle w:val="NoSpacing"/>
            </w:pPr>
            <w:r>
              <w:t>Additional options are available in the format {number}-{unit} when new tenors are created.</w:t>
            </w:r>
          </w:p>
        </w:tc>
      </w:tr>
      <w:tr w:rsidR="00E62142" w:rsidRPr="007C7C7F" w14:paraId="4EA9665B" w14:textId="77777777" w:rsidTr="007C6BBB">
        <w:tc>
          <w:tcPr>
            <w:tcW w:w="562" w:type="dxa"/>
          </w:tcPr>
          <w:p w14:paraId="0594EFAE" w14:textId="17DBE5E5" w:rsidR="00E62142" w:rsidRDefault="007D79BD" w:rsidP="00E62142">
            <w:pPr>
              <w:pStyle w:val="NoSpacing"/>
              <w:rPr>
                <w:rFonts w:cstheme="minorHAnsi"/>
              </w:rPr>
            </w:pPr>
            <w:r>
              <w:rPr>
                <w:rFonts w:cstheme="minorHAnsi"/>
              </w:rPr>
              <w:t>8</w:t>
            </w:r>
          </w:p>
        </w:tc>
        <w:tc>
          <w:tcPr>
            <w:tcW w:w="2248" w:type="dxa"/>
          </w:tcPr>
          <w:p w14:paraId="3DBB932B" w14:textId="61234912" w:rsidR="00E62142" w:rsidRPr="002923FD" w:rsidRDefault="00E62142" w:rsidP="00E62142">
            <w:pPr>
              <w:pStyle w:val="NoSpacing"/>
            </w:pPr>
            <w:r w:rsidRPr="00B14601">
              <w:t xml:space="preserve">Issue </w:t>
            </w:r>
            <w:r>
              <w:t>c</w:t>
            </w:r>
            <w:r w:rsidRPr="00B14601">
              <w:t>ode</w:t>
            </w:r>
          </w:p>
        </w:tc>
        <w:tc>
          <w:tcPr>
            <w:tcW w:w="1701" w:type="dxa"/>
          </w:tcPr>
          <w:p w14:paraId="7058DB7D" w14:textId="49C9818A" w:rsidR="00E62142" w:rsidRDefault="00E62142" w:rsidP="00E62142">
            <w:pPr>
              <w:pStyle w:val="NoSpacing"/>
            </w:pPr>
            <w:r w:rsidRPr="00B14601">
              <w:t>Text Input</w:t>
            </w:r>
            <w:r w:rsidR="005A70A9">
              <w:t xml:space="preserve"> </w:t>
            </w:r>
            <w:r w:rsidRPr="00B14601">
              <w:t>(when editing)</w:t>
            </w:r>
            <w:r w:rsidRPr="00B14601">
              <w:br/>
              <w:t>Label (when viewing)</w:t>
            </w:r>
          </w:p>
          <w:p w14:paraId="6009B1DC" w14:textId="108636B4" w:rsidR="007B1546" w:rsidRPr="002923FD" w:rsidRDefault="007B1546" w:rsidP="00E62142">
            <w:pPr>
              <w:pStyle w:val="NoSpacing"/>
            </w:pPr>
            <w:r>
              <w:t>Max length: 8</w:t>
            </w:r>
          </w:p>
        </w:tc>
        <w:tc>
          <w:tcPr>
            <w:tcW w:w="2147" w:type="dxa"/>
          </w:tcPr>
          <w:p w14:paraId="6EF92B92" w14:textId="527B5A7B" w:rsidR="00E62142" w:rsidRPr="00901608" w:rsidRDefault="00E62142" w:rsidP="00E62142">
            <w:pPr>
              <w:pStyle w:val="NoSpacing"/>
            </w:pPr>
            <w:r w:rsidRPr="00D95647">
              <w:rPr>
                <w:u w:val="single"/>
              </w:rPr>
              <w:t>Hard Validations:</w:t>
            </w:r>
            <w:r w:rsidRPr="002923FD">
              <w:br/>
              <w:t xml:space="preserve">- Invalid </w:t>
            </w:r>
            <w:r>
              <w:t>Issue</w:t>
            </w:r>
            <w:r w:rsidRPr="002923FD">
              <w:t xml:space="preserve"> </w:t>
            </w:r>
            <w:r w:rsidR="00DE0A2F">
              <w:t>c</w:t>
            </w:r>
            <w:r w:rsidRPr="002923FD">
              <w:t xml:space="preserve">ode. If </w:t>
            </w:r>
            <w:r>
              <w:t>Issue code</w:t>
            </w:r>
            <w:r w:rsidRPr="002923FD">
              <w:t xml:space="preserve"> is unavailable, key as "TBA"</w:t>
            </w:r>
            <w:del w:id="670" w:author="Akila BALAKRISHNAN from.OPTIMUM (MAS)" w:date="2026-01-09T17:56:00Z" w16du:dateUtc="2026-01-09T09:56:00Z">
              <w:r w:rsidDel="00433B72">
                <w:delText xml:space="preserve"> or “TBC”</w:delText>
              </w:r>
            </w:del>
            <w:r w:rsidRPr="002923FD">
              <w:t>.</w:t>
            </w:r>
          </w:p>
        </w:tc>
        <w:tc>
          <w:tcPr>
            <w:tcW w:w="3685" w:type="dxa"/>
          </w:tcPr>
          <w:p w14:paraId="39077FC4" w14:textId="734CF026" w:rsidR="00E62142" w:rsidRDefault="00E62142" w:rsidP="00E62142">
            <w:pPr>
              <w:pStyle w:val="NoSpacing"/>
              <w:rPr>
                <w:del w:id="671" w:author="Jasmine WL TEO (MAS)" w:date="2026-01-08T11:55:00Z" w16du:dateUtc="2026-01-08T03:55:00Z"/>
              </w:rPr>
            </w:pPr>
            <w:del w:id="672" w:author="Jasmine WL TEO (MAS)" w:date="2026-01-08T11:55:00Z" w16du:dateUtc="2026-01-08T03:55:00Z">
              <w:r w:rsidDel="00944DB0">
                <w:delText>If empty, display</w:delText>
              </w:r>
            </w:del>
            <w:ins w:id="673" w:author="Han Xie CHAI (MAS)" w:date="2025-12-31T10:26:00Z" w16du:dateUtc="2025-12-31T02:26:00Z">
              <w:del w:id="674" w:author="Jasmine WL TEO (MAS)" w:date="2026-01-08T11:55:00Z" w16du:dateUtc="2026-01-08T03:55:00Z">
                <w:r w:rsidR="00944DB0">
                  <w:delText>Defaults</w:delText>
                </w:r>
              </w:del>
            </w:ins>
            <w:del w:id="675" w:author="Jasmine WL TEO (MAS)" w:date="2026-01-08T11:55:00Z" w16du:dateUtc="2026-01-08T03:55:00Z">
              <w:r>
                <w:delText xml:space="preserve"> as “TBA”.</w:delText>
              </w:r>
            </w:del>
          </w:p>
          <w:p w14:paraId="360FE482" w14:textId="711C3AFF" w:rsidR="00E62142" w:rsidDel="00C66394" w:rsidRDefault="00E62142" w:rsidP="00E62142">
            <w:pPr>
              <w:pStyle w:val="NoSpacing"/>
              <w:rPr>
                <w:del w:id="676" w:author="Akila BALAKRISHNAN from.OPTIMUM (MAS)" w:date="2026-01-09T17:05:00Z" w16du:dateUtc="2026-01-09T09:05:00Z"/>
              </w:rPr>
            </w:pPr>
          </w:p>
          <w:p w14:paraId="7C3023F3" w14:textId="1687C0B0" w:rsidR="00E62142" w:rsidRDefault="00E62142" w:rsidP="00E62142">
            <w:pPr>
              <w:pStyle w:val="NoSpacing"/>
            </w:pPr>
            <w:r w:rsidRPr="002923FD">
              <w:t xml:space="preserve">Refer to </w:t>
            </w:r>
            <w:r w:rsidRPr="00D95647">
              <w:rPr>
                <w:i/>
              </w:rPr>
              <w:t>Logic For Issue Code.pdf</w:t>
            </w:r>
            <w:r w:rsidRPr="002923FD">
              <w:t xml:space="preserve"> for the validation logic.</w:t>
            </w:r>
          </w:p>
          <w:p w14:paraId="002D9C61" w14:textId="77777777" w:rsidR="00DF6706" w:rsidRDefault="00DF6706" w:rsidP="00E62142">
            <w:pPr>
              <w:pStyle w:val="NoSpacing"/>
            </w:pPr>
          </w:p>
          <w:p w14:paraId="68097A65" w14:textId="70D4D647" w:rsidR="00DF6706" w:rsidRDefault="00DF6706" w:rsidP="00E62142">
            <w:pPr>
              <w:pStyle w:val="NoSpacing"/>
            </w:pPr>
            <w:r>
              <w:rPr>
                <w:rFonts w:cstheme="minorHAnsi"/>
                <w:color w:val="000000"/>
              </w:rPr>
              <w:t>The prefix for the Issue code is a configurable parameter based on the security type, tenor, and security subtypes.</w:t>
            </w:r>
          </w:p>
        </w:tc>
      </w:tr>
      <w:tr w:rsidR="00E62142" w:rsidRPr="007C7C7F" w14:paraId="586BD3CA" w14:textId="77777777" w:rsidTr="007C6BBB">
        <w:tc>
          <w:tcPr>
            <w:tcW w:w="562" w:type="dxa"/>
          </w:tcPr>
          <w:p w14:paraId="55C62A2F" w14:textId="500F7371" w:rsidR="00E62142" w:rsidRDefault="007D79BD" w:rsidP="00E62142">
            <w:pPr>
              <w:pStyle w:val="NoSpacing"/>
              <w:rPr>
                <w:rFonts w:cstheme="minorHAnsi"/>
              </w:rPr>
            </w:pPr>
            <w:r>
              <w:rPr>
                <w:rFonts w:cstheme="minorHAnsi"/>
              </w:rPr>
              <w:t>9</w:t>
            </w:r>
          </w:p>
        </w:tc>
        <w:tc>
          <w:tcPr>
            <w:tcW w:w="2248" w:type="dxa"/>
          </w:tcPr>
          <w:p w14:paraId="2E4D2005" w14:textId="4FEB135F" w:rsidR="00E62142" w:rsidRPr="002923FD" w:rsidRDefault="00E62142" w:rsidP="00E62142">
            <w:pPr>
              <w:pStyle w:val="NoSpacing"/>
            </w:pPr>
            <w:commentRangeStart w:id="677"/>
            <w:commentRangeStart w:id="678"/>
            <w:commentRangeStart w:id="679"/>
            <w:commentRangeStart w:id="680"/>
            <w:r w:rsidRPr="00B14601">
              <w:t xml:space="preserve">ISIN </w:t>
            </w:r>
            <w:r>
              <w:t>c</w:t>
            </w:r>
            <w:r w:rsidRPr="00B14601">
              <w:t>ode</w:t>
            </w:r>
            <w:commentRangeEnd w:id="677"/>
            <w:r w:rsidR="00322DA9">
              <w:rPr>
                <w:rStyle w:val="CommentReference"/>
              </w:rPr>
              <w:commentReference w:id="677"/>
            </w:r>
            <w:commentRangeEnd w:id="678"/>
            <w:r w:rsidR="006C34A6">
              <w:rPr>
                <w:rStyle w:val="CommentReference"/>
              </w:rPr>
              <w:commentReference w:id="678"/>
            </w:r>
            <w:commentRangeEnd w:id="679"/>
            <w:r w:rsidR="00AC364F">
              <w:rPr>
                <w:rStyle w:val="CommentReference"/>
              </w:rPr>
              <w:commentReference w:id="679"/>
            </w:r>
            <w:commentRangeEnd w:id="680"/>
            <w:r w:rsidR="00161AD1">
              <w:rPr>
                <w:rStyle w:val="CommentReference"/>
              </w:rPr>
              <w:commentReference w:id="680"/>
            </w:r>
          </w:p>
        </w:tc>
        <w:tc>
          <w:tcPr>
            <w:tcW w:w="1701" w:type="dxa"/>
          </w:tcPr>
          <w:p w14:paraId="4613D085" w14:textId="70F7E013" w:rsidR="00E62142" w:rsidRDefault="00E62142" w:rsidP="00E62142">
            <w:pPr>
              <w:pStyle w:val="NoSpacing"/>
            </w:pPr>
            <w:r w:rsidRPr="00B14601">
              <w:t>Text Input (when editing)</w:t>
            </w:r>
            <w:r w:rsidRPr="00B14601">
              <w:br/>
              <w:t>Label (when viewing)</w:t>
            </w:r>
          </w:p>
          <w:p w14:paraId="5FD23C93" w14:textId="15BDE49C" w:rsidR="007B1546" w:rsidRPr="002923FD" w:rsidRDefault="007B1546" w:rsidP="00E62142">
            <w:pPr>
              <w:pStyle w:val="NoSpacing"/>
            </w:pPr>
            <w:r>
              <w:t>Max length: 1</w:t>
            </w:r>
            <w:ins w:id="681" w:author="Eugene CHEONG from.TOPPAN (MAS)" w:date="2025-12-22T11:26:00Z" w16du:dateUtc="2025-12-22T03:26:00Z">
              <w:r w:rsidR="00E96DE6">
                <w:t>3</w:t>
              </w:r>
            </w:ins>
          </w:p>
        </w:tc>
        <w:tc>
          <w:tcPr>
            <w:tcW w:w="2147" w:type="dxa"/>
          </w:tcPr>
          <w:p w14:paraId="44321DE9" w14:textId="77777777" w:rsidR="00E62142" w:rsidRDefault="00E62142" w:rsidP="00E62142">
            <w:pPr>
              <w:pStyle w:val="NoSpacing"/>
              <w:rPr>
                <w:ins w:id="682" w:author="Akila BALAKRISHNAN from.OPTIMUM (MAS)" w:date="2025-12-31T11:43:00Z" w16du:dateUtc="2025-12-31T03:43:00Z"/>
              </w:rPr>
            </w:pPr>
            <w:r w:rsidRPr="00D95647">
              <w:rPr>
                <w:u w:val="single"/>
              </w:rPr>
              <w:t>Hard Validations:</w:t>
            </w:r>
            <w:r w:rsidRPr="002923FD">
              <w:br/>
              <w:t xml:space="preserve">- Invalid ISIN </w:t>
            </w:r>
            <w:r w:rsidR="00DE0A2F">
              <w:t>c</w:t>
            </w:r>
            <w:r w:rsidRPr="002923FD">
              <w:t>ode. If ISIN is unavailable, key ISIN as "TBA"</w:t>
            </w:r>
            <w:r>
              <w:t xml:space="preserve"> or “TBC”</w:t>
            </w:r>
            <w:r w:rsidRPr="002923FD">
              <w:t xml:space="preserve">. </w:t>
            </w:r>
          </w:p>
          <w:p w14:paraId="1F6ACEA9" w14:textId="69F2AEFB" w:rsidR="00E62142" w:rsidRPr="00901608" w:rsidRDefault="00320B43" w:rsidP="00E62142">
            <w:pPr>
              <w:pStyle w:val="NoSpacing"/>
            </w:pPr>
            <w:ins w:id="683" w:author="Akila BALAKRISHNAN from.OPTIMUM (MAS)" w:date="2025-12-31T11:43:00Z" w16du:dateUtc="2025-12-31T03:43:00Z">
              <w:r w:rsidRPr="002923FD">
                <w:rPr>
                  <w:rFonts w:cstheme="minorHAnsi"/>
                </w:rPr>
                <w:t>-</w:t>
              </w:r>
              <w:r>
                <w:rPr>
                  <w:rFonts w:cstheme="minorHAnsi"/>
                </w:rPr>
                <w:t xml:space="preserve"> For Reopened SGS: Must</w:t>
              </w:r>
              <w:r w:rsidRPr="002923FD">
                <w:rPr>
                  <w:rFonts w:cstheme="minorHAnsi"/>
                </w:rPr>
                <w:t xml:space="preserve"> be same as the </w:t>
              </w:r>
              <w:r>
                <w:rPr>
                  <w:rFonts w:cstheme="minorHAnsi"/>
                </w:rPr>
                <w:t>ISIN code</w:t>
              </w:r>
              <w:r w:rsidRPr="002923FD">
                <w:rPr>
                  <w:rFonts w:cstheme="minorHAnsi"/>
                </w:rPr>
                <w:t xml:space="preserve"> of the original issue.</w:t>
              </w:r>
            </w:ins>
          </w:p>
        </w:tc>
        <w:tc>
          <w:tcPr>
            <w:tcW w:w="3685" w:type="dxa"/>
          </w:tcPr>
          <w:p w14:paraId="4F410C38" w14:textId="3D0B67F8" w:rsidR="005A70A9" w:rsidRDefault="005A70A9" w:rsidP="005A70A9">
            <w:pPr>
              <w:pStyle w:val="NoSpacing"/>
            </w:pPr>
            <w:del w:id="684" w:author="Han Xie CHAI (MAS)" w:date="2025-12-31T10:27:00Z" w16du:dateUtc="2025-12-31T02:27:00Z">
              <w:r w:rsidDel="00944DB0">
                <w:delText xml:space="preserve">If empty, </w:delText>
              </w:r>
            </w:del>
            <w:del w:id="685" w:author="Jasmine WL TEO (MAS)" w:date="2026-01-08T11:55:00Z" w16du:dateUtc="2026-01-08T03:55:00Z">
              <w:r w:rsidDel="00944DB0">
                <w:delText>display</w:delText>
              </w:r>
            </w:del>
            <w:ins w:id="686" w:author="Han Xie CHAI (MAS)" w:date="2025-12-31T10:27:00Z" w16du:dateUtc="2025-12-31T02:27:00Z">
              <w:del w:id="687" w:author="Jasmine WL TEO (MAS)" w:date="2026-01-08T11:55:00Z" w16du:dateUtc="2026-01-08T03:55:00Z">
                <w:r w:rsidR="00944DB0">
                  <w:delText>Defaults</w:delText>
                </w:r>
              </w:del>
            </w:ins>
            <w:del w:id="688" w:author="Jasmine WL TEO (MAS)" w:date="2026-01-08T11:55:00Z" w16du:dateUtc="2026-01-08T03:55:00Z">
              <w:r>
                <w:delText xml:space="preserve"> as “TBA”.</w:delText>
              </w:r>
            </w:del>
          </w:p>
          <w:p w14:paraId="5197FFE6" w14:textId="77777777" w:rsidR="005A70A9" w:rsidRDefault="005A70A9" w:rsidP="00E62142">
            <w:pPr>
              <w:pStyle w:val="NoSpacing"/>
            </w:pPr>
          </w:p>
          <w:p w14:paraId="5F86FB84" w14:textId="7833F088" w:rsidR="00E62142" w:rsidRDefault="005A70A9" w:rsidP="00E62142">
            <w:pPr>
              <w:pStyle w:val="NoSpacing"/>
            </w:pPr>
            <w:r w:rsidRPr="00E56646">
              <w:rPr>
                <w:strike/>
                <w:rPrChange w:id="689" w:author="Jasmine WL TEO (MAS)" w:date="2026-01-08T14:16:00Z" w16du:dateUtc="2026-01-08T06:16:00Z">
                  <w:rPr/>
                </w:rPrChange>
              </w:rPr>
              <w:t>F</w:t>
            </w:r>
            <w:r w:rsidR="00E62142" w:rsidRPr="00E56646">
              <w:rPr>
                <w:strike/>
                <w:rPrChange w:id="690" w:author="Jasmine WL TEO (MAS)" w:date="2026-01-08T14:16:00Z" w16du:dateUtc="2026-01-08T06:16:00Z">
                  <w:rPr/>
                </w:rPrChange>
              </w:rPr>
              <w:t>illed with alphanumeric value of max length 1</w:t>
            </w:r>
            <w:ins w:id="691" w:author="Eugene CHEONG from.TOPPAN (MAS)" w:date="2025-12-22T11:29:00Z" w16du:dateUtc="2025-12-22T03:29:00Z">
              <w:r w:rsidR="006C34A6" w:rsidRPr="00E56646">
                <w:rPr>
                  <w:strike/>
                  <w:rPrChange w:id="692" w:author="Jasmine WL TEO (MAS)" w:date="2026-01-08T14:16:00Z" w16du:dateUtc="2026-01-08T06:16:00Z">
                    <w:rPr/>
                  </w:rPrChange>
                </w:rPr>
                <w:t>3</w:t>
              </w:r>
            </w:ins>
            <w:del w:id="693" w:author="Eugene CHEONG from.TOPPAN (MAS)" w:date="2025-12-22T11:29:00Z" w16du:dateUtc="2025-12-22T03:29:00Z">
              <w:r w:rsidR="00E62142" w:rsidRPr="00E56646" w:rsidDel="006C34A6">
                <w:rPr>
                  <w:strike/>
                  <w:rPrChange w:id="694" w:author="Jasmine WL TEO (MAS)" w:date="2026-01-08T14:16:00Z" w16du:dateUtc="2026-01-08T06:16:00Z">
                    <w:rPr/>
                  </w:rPrChange>
                </w:rPr>
                <w:delText>2</w:delText>
              </w:r>
            </w:del>
            <w:ins w:id="695" w:author="Eugene CHEONG from.TOPPAN (MAS)" w:date="2025-12-22T11:26:00Z" w16du:dateUtc="2025-12-22T03:26:00Z">
              <w:r w:rsidR="00E96DE6" w:rsidRPr="00E56646">
                <w:rPr>
                  <w:strike/>
                  <w:rPrChange w:id="696" w:author="Jasmine WL TEO (MAS)" w:date="2026-01-08T14:16:00Z" w16du:dateUtc="2026-01-08T06:16:00Z">
                    <w:rPr/>
                  </w:rPrChange>
                </w:rPr>
                <w:t>,</w:t>
              </w:r>
              <w:r w:rsidR="00E96DE6">
                <w:t xml:space="preserve"> with an optional last character of “*”</w:t>
              </w:r>
            </w:ins>
            <w:r w:rsidR="00E62142" w:rsidRPr="002923FD">
              <w:t>.</w:t>
            </w:r>
            <w:ins w:id="697" w:author="Eugene CHEONG from.TOPPAN (MAS)" w:date="2025-12-22T11:26:00Z" w16du:dateUtc="2025-12-22T03:26:00Z">
              <w:r w:rsidR="00E96DE6">
                <w:t xml:space="preserve"> If this character is present, </w:t>
              </w:r>
            </w:ins>
            <w:ins w:id="698" w:author="Eugene CHEONG from.TOPPAN (MAS)" w:date="2025-12-22T11:27:00Z" w16du:dateUtc="2025-12-22T03:27:00Z">
              <w:r w:rsidR="00E96DE6">
                <w:t>indicate</w:t>
              </w:r>
            </w:ins>
            <w:ins w:id="699" w:author="Eugene CHEONG from.TOPPAN (MAS)" w:date="2025-12-22T11:26:00Z" w16du:dateUtc="2025-12-22T03:26:00Z">
              <w:r w:rsidR="00E96DE6">
                <w:t xml:space="preserve"> that the ISIN is provisional</w:t>
              </w:r>
            </w:ins>
            <w:ins w:id="700" w:author="Eugene CHEONG from.TOPPAN (MAS)" w:date="2025-12-22T11:27:00Z" w16du:dateUtc="2025-12-22T03:27:00Z">
              <w:r w:rsidR="00E96DE6">
                <w:t xml:space="preserve"> when publishing to the MAS website</w:t>
              </w:r>
            </w:ins>
            <w:ins w:id="701" w:author="Eugene CHEONG from.TOPPAN (MAS)" w:date="2025-12-22T11:26:00Z" w16du:dateUtc="2025-12-22T03:26:00Z">
              <w:r w:rsidR="00E96DE6">
                <w:t>.</w:t>
              </w:r>
            </w:ins>
          </w:p>
        </w:tc>
      </w:tr>
      <w:tr w:rsidR="00E62142" w:rsidRPr="007C7C7F" w14:paraId="60B4623F" w14:textId="77777777" w:rsidTr="007C6BBB">
        <w:tc>
          <w:tcPr>
            <w:tcW w:w="562" w:type="dxa"/>
          </w:tcPr>
          <w:p w14:paraId="3BA8C83F" w14:textId="1EC430B6" w:rsidR="00E62142" w:rsidRDefault="007D79BD" w:rsidP="00E62142">
            <w:pPr>
              <w:pStyle w:val="NoSpacing"/>
              <w:rPr>
                <w:rFonts w:cstheme="minorHAnsi"/>
              </w:rPr>
            </w:pPr>
            <w:r>
              <w:rPr>
                <w:rFonts w:cstheme="minorHAnsi"/>
              </w:rPr>
              <w:lastRenderedPageBreak/>
              <w:t>10</w:t>
            </w:r>
          </w:p>
        </w:tc>
        <w:tc>
          <w:tcPr>
            <w:tcW w:w="2248" w:type="dxa"/>
          </w:tcPr>
          <w:p w14:paraId="5516E6E3" w14:textId="5C112D79" w:rsidR="00E62142" w:rsidRPr="002923FD" w:rsidRDefault="00E62142" w:rsidP="00E62142">
            <w:pPr>
              <w:pStyle w:val="NoSpacing"/>
            </w:pPr>
            <w:r w:rsidRPr="00B14601">
              <w:t>New/</w:t>
            </w:r>
            <w:r>
              <w:t>r</w:t>
            </w:r>
            <w:r w:rsidRPr="00B14601">
              <w:t>eopen</w:t>
            </w:r>
          </w:p>
        </w:tc>
        <w:tc>
          <w:tcPr>
            <w:tcW w:w="1701" w:type="dxa"/>
          </w:tcPr>
          <w:p w14:paraId="6AA46FAC" w14:textId="1A0A68A8" w:rsidR="00E62142" w:rsidRPr="002923FD" w:rsidRDefault="00E62142" w:rsidP="00E62142">
            <w:pPr>
              <w:pStyle w:val="NoSpacing"/>
            </w:pPr>
            <w:r w:rsidRPr="00B14601">
              <w:t>Dropdown (when editing)</w:t>
            </w:r>
            <w:r w:rsidRPr="00B14601">
              <w:br/>
              <w:t>Label (when viewing)</w:t>
            </w:r>
          </w:p>
        </w:tc>
        <w:tc>
          <w:tcPr>
            <w:tcW w:w="2147" w:type="dxa"/>
          </w:tcPr>
          <w:p w14:paraId="415D1830" w14:textId="31E9258C" w:rsidR="00E62142" w:rsidRPr="00901608" w:rsidRDefault="00E62142" w:rsidP="00E62142">
            <w:pPr>
              <w:pStyle w:val="NoSpacing"/>
            </w:pPr>
            <w:r w:rsidRPr="00D95647">
              <w:rPr>
                <w:u w:val="single"/>
              </w:rPr>
              <w:t>Hard Validations:</w:t>
            </w:r>
            <w:r w:rsidRPr="00B47904">
              <w:br/>
              <w:t xml:space="preserve">- </w:t>
            </w:r>
            <w:r>
              <w:t>R</w:t>
            </w:r>
            <w:r w:rsidRPr="00B47904">
              <w:t>equired field.</w:t>
            </w:r>
          </w:p>
        </w:tc>
        <w:tc>
          <w:tcPr>
            <w:tcW w:w="3685" w:type="dxa"/>
          </w:tcPr>
          <w:p w14:paraId="65C1C749" w14:textId="1A10B4B3" w:rsidR="00E62142" w:rsidRPr="00216A6C" w:rsidRDefault="009A1115" w:rsidP="00E62142">
            <w:pPr>
              <w:pStyle w:val="NoSpacing"/>
            </w:pPr>
            <w:r>
              <w:t>Options available are</w:t>
            </w:r>
            <w:r w:rsidR="00E62142" w:rsidRPr="00216A6C">
              <w:t>:</w:t>
            </w:r>
          </w:p>
          <w:p w14:paraId="0DBEA283" w14:textId="0DF0FEE3" w:rsidR="00D81332" w:rsidRDefault="00D81332" w:rsidP="00380D00">
            <w:pPr>
              <w:pStyle w:val="ListParagraph"/>
            </w:pPr>
            <w:r>
              <w:t>TBA</w:t>
            </w:r>
          </w:p>
          <w:p w14:paraId="56072C49" w14:textId="68E0A8F5" w:rsidR="00E62142" w:rsidRPr="00216A6C" w:rsidRDefault="00E62142" w:rsidP="00380D00">
            <w:pPr>
              <w:pStyle w:val="ListParagraph"/>
            </w:pPr>
            <w:r w:rsidRPr="00216A6C">
              <w:t>New</w:t>
            </w:r>
          </w:p>
          <w:p w14:paraId="6C3AD485" w14:textId="716F055B" w:rsidR="00E62142" w:rsidRDefault="00E62142" w:rsidP="00380D00">
            <w:pPr>
              <w:pStyle w:val="ListParagraph"/>
              <w:rPr>
                <w:b/>
              </w:rPr>
            </w:pPr>
            <w:r w:rsidRPr="00B47904">
              <w:t>Reopen</w:t>
            </w:r>
          </w:p>
          <w:p w14:paraId="2B75C933" w14:textId="23E55D41" w:rsidR="00E62142" w:rsidRDefault="00D81332" w:rsidP="00D95647">
            <w:r>
              <w:t xml:space="preserve"> Dropdown defaults to TBA.</w:t>
            </w:r>
          </w:p>
        </w:tc>
      </w:tr>
      <w:tr w:rsidR="00E62142" w:rsidRPr="007C7C7F" w14:paraId="1AE9DE7B" w14:textId="77777777" w:rsidTr="007C6BBB">
        <w:tc>
          <w:tcPr>
            <w:tcW w:w="562" w:type="dxa"/>
          </w:tcPr>
          <w:p w14:paraId="0329F7FD" w14:textId="6A96B906" w:rsidR="00E62142" w:rsidRDefault="00E62142" w:rsidP="00E62142">
            <w:pPr>
              <w:pStyle w:val="NoSpacing"/>
              <w:rPr>
                <w:rFonts w:cstheme="minorHAnsi"/>
              </w:rPr>
            </w:pPr>
            <w:r>
              <w:rPr>
                <w:rFonts w:cstheme="minorHAnsi"/>
              </w:rPr>
              <w:t>1</w:t>
            </w:r>
            <w:r w:rsidR="007D79BD">
              <w:rPr>
                <w:rFonts w:cstheme="minorHAnsi"/>
              </w:rPr>
              <w:t>1</w:t>
            </w:r>
          </w:p>
        </w:tc>
        <w:tc>
          <w:tcPr>
            <w:tcW w:w="2248" w:type="dxa"/>
          </w:tcPr>
          <w:p w14:paraId="7C1B4401" w14:textId="6FB58811" w:rsidR="00E62142" w:rsidRPr="002923FD" w:rsidRDefault="00E62142" w:rsidP="00E62142">
            <w:pPr>
              <w:pStyle w:val="NoSpacing"/>
            </w:pPr>
            <w:r>
              <w:t>Benchmark</w:t>
            </w:r>
          </w:p>
        </w:tc>
        <w:tc>
          <w:tcPr>
            <w:tcW w:w="1701" w:type="dxa"/>
          </w:tcPr>
          <w:p w14:paraId="2231F91A" w14:textId="77777777" w:rsidR="00E62142" w:rsidRPr="002923FD" w:rsidRDefault="00E62142" w:rsidP="00E62142">
            <w:pPr>
              <w:pStyle w:val="NoSpacing"/>
            </w:pPr>
            <w:r w:rsidRPr="002923FD">
              <w:t>Dropdown (when editing)</w:t>
            </w:r>
          </w:p>
          <w:p w14:paraId="3D0CC2D1" w14:textId="722E16E9" w:rsidR="00E62142" w:rsidRPr="002923FD" w:rsidRDefault="00E62142" w:rsidP="00E62142">
            <w:pPr>
              <w:pStyle w:val="NoSpacing"/>
            </w:pPr>
            <w:r w:rsidRPr="002923FD">
              <w:t>Label (when viewing)</w:t>
            </w:r>
          </w:p>
        </w:tc>
        <w:tc>
          <w:tcPr>
            <w:tcW w:w="2147" w:type="dxa"/>
          </w:tcPr>
          <w:p w14:paraId="2D9A9E6C" w14:textId="1B791198" w:rsidR="00E62142" w:rsidRPr="00901608" w:rsidRDefault="00E62142" w:rsidP="00E62142">
            <w:pPr>
              <w:pStyle w:val="NoSpacing"/>
            </w:pPr>
            <w:r w:rsidRPr="00D95647">
              <w:rPr>
                <w:u w:val="single"/>
              </w:rPr>
              <w:t>Hard Validations:</w:t>
            </w:r>
            <w:r w:rsidRPr="00B47904">
              <w:br/>
              <w:t xml:space="preserve">- </w:t>
            </w:r>
            <w:r>
              <w:t>R</w:t>
            </w:r>
            <w:r w:rsidRPr="00B47904">
              <w:t>equired field.</w:t>
            </w:r>
          </w:p>
        </w:tc>
        <w:tc>
          <w:tcPr>
            <w:tcW w:w="3685" w:type="dxa"/>
          </w:tcPr>
          <w:p w14:paraId="5EC4DDB2" w14:textId="31374AE0" w:rsidR="00E62142" w:rsidRPr="00216A6C" w:rsidRDefault="009A1115" w:rsidP="00E62142">
            <w:pPr>
              <w:pStyle w:val="NoSpacing"/>
            </w:pPr>
            <w:r>
              <w:t>Options available are</w:t>
            </w:r>
            <w:r w:rsidR="00E62142" w:rsidRPr="00216A6C">
              <w:t>:</w:t>
            </w:r>
          </w:p>
          <w:p w14:paraId="69DF7072" w14:textId="77777777" w:rsidR="00D81332" w:rsidRDefault="00D81332" w:rsidP="00380D00">
            <w:pPr>
              <w:pStyle w:val="ListParagraph"/>
            </w:pPr>
            <w:r>
              <w:t>TBA</w:t>
            </w:r>
          </w:p>
          <w:p w14:paraId="4179DBCB" w14:textId="3140390F" w:rsidR="00E62142" w:rsidRPr="00216A6C" w:rsidRDefault="00E62142" w:rsidP="00380D00">
            <w:pPr>
              <w:pStyle w:val="ListParagraph"/>
            </w:pPr>
            <w:r w:rsidRPr="00216A6C">
              <w:t>Yes</w:t>
            </w:r>
          </w:p>
          <w:p w14:paraId="7AF1C453" w14:textId="07D9CB72" w:rsidR="00E62142" w:rsidRDefault="00E62142" w:rsidP="00380D00">
            <w:pPr>
              <w:pStyle w:val="ListParagraph"/>
              <w:rPr>
                <w:b/>
              </w:rPr>
            </w:pPr>
            <w:r w:rsidRPr="00B47904">
              <w:t>No</w:t>
            </w:r>
          </w:p>
          <w:p w14:paraId="1FBC6E8D" w14:textId="28422B58" w:rsidR="00E62142" w:rsidRDefault="00D81332" w:rsidP="00D95647">
            <w:r>
              <w:t>Dropdown defaults to TBA.</w:t>
            </w:r>
          </w:p>
        </w:tc>
      </w:tr>
      <w:tr w:rsidR="00E62142" w:rsidRPr="007C7C7F" w14:paraId="21BE6CA8" w14:textId="77777777" w:rsidTr="007C6BBB">
        <w:tc>
          <w:tcPr>
            <w:tcW w:w="562" w:type="dxa"/>
          </w:tcPr>
          <w:p w14:paraId="1908E48F" w14:textId="2183C794" w:rsidR="00E62142" w:rsidRDefault="00E62142" w:rsidP="00E62142">
            <w:pPr>
              <w:pStyle w:val="NoSpacing"/>
              <w:rPr>
                <w:rFonts w:cstheme="minorHAnsi"/>
              </w:rPr>
            </w:pPr>
            <w:r>
              <w:rPr>
                <w:rFonts w:cstheme="minorHAnsi"/>
              </w:rPr>
              <w:t>1</w:t>
            </w:r>
            <w:r w:rsidR="007D79BD">
              <w:rPr>
                <w:rFonts w:cstheme="minorHAnsi"/>
              </w:rPr>
              <w:t>2</w:t>
            </w:r>
          </w:p>
        </w:tc>
        <w:tc>
          <w:tcPr>
            <w:tcW w:w="2248" w:type="dxa"/>
          </w:tcPr>
          <w:p w14:paraId="05350D8E" w14:textId="2B6E8F8F" w:rsidR="00E62142" w:rsidRPr="002923FD" w:rsidRDefault="00E62142" w:rsidP="00E62142">
            <w:pPr>
              <w:pStyle w:val="NoSpacing"/>
            </w:pPr>
            <w:r w:rsidRPr="00B14601">
              <w:t xml:space="preserve">SGS </w:t>
            </w:r>
            <w:r>
              <w:t>t</w:t>
            </w:r>
            <w:r w:rsidRPr="00B14601">
              <w:t>ype</w:t>
            </w:r>
          </w:p>
        </w:tc>
        <w:tc>
          <w:tcPr>
            <w:tcW w:w="1701" w:type="dxa"/>
          </w:tcPr>
          <w:p w14:paraId="5F55BEA0" w14:textId="4B8635C5" w:rsidR="00E62142" w:rsidRPr="002923FD" w:rsidRDefault="00E62142" w:rsidP="00E62142">
            <w:pPr>
              <w:pStyle w:val="NoSpacing"/>
            </w:pPr>
            <w:r w:rsidRPr="00B14601">
              <w:t>Dropdown (when editing)</w:t>
            </w:r>
            <w:r w:rsidRPr="00B14601">
              <w:br/>
              <w:t>Label (when viewing)</w:t>
            </w:r>
          </w:p>
        </w:tc>
        <w:tc>
          <w:tcPr>
            <w:tcW w:w="2147" w:type="dxa"/>
          </w:tcPr>
          <w:p w14:paraId="0A21E654" w14:textId="77777777" w:rsidR="00E62142" w:rsidRDefault="00E62142" w:rsidP="00E62142">
            <w:pPr>
              <w:pStyle w:val="NoSpacing"/>
              <w:rPr>
                <w:ins w:id="702" w:author="Akila BALAKRISHNAN from.OPTIMUM (MAS)" w:date="2025-12-31T11:43:00Z" w16du:dateUtc="2025-12-31T03:43:00Z"/>
              </w:rPr>
            </w:pPr>
            <w:r w:rsidRPr="00D95647">
              <w:rPr>
                <w:u w:val="single"/>
              </w:rPr>
              <w:t>Hard Validations:</w:t>
            </w:r>
            <w:r w:rsidRPr="00B47904">
              <w:br/>
              <w:t xml:space="preserve">- </w:t>
            </w:r>
            <w:r>
              <w:t>R</w:t>
            </w:r>
            <w:r w:rsidRPr="00B47904">
              <w:t>equired field.</w:t>
            </w:r>
          </w:p>
          <w:p w14:paraId="777EE93F" w14:textId="64A956EC" w:rsidR="00E62142" w:rsidRPr="00901608" w:rsidRDefault="00320B43" w:rsidP="00E62142">
            <w:pPr>
              <w:pStyle w:val="NoSpacing"/>
            </w:pPr>
            <w:ins w:id="703" w:author="Akila BALAKRISHNAN from.OPTIMUM (MAS)" w:date="2025-12-31T11:43:00Z" w16du:dateUtc="2025-12-31T03:43:00Z">
              <w:r w:rsidRPr="002923FD">
                <w:rPr>
                  <w:rFonts w:cstheme="minorHAnsi"/>
                </w:rPr>
                <w:t>-</w:t>
              </w:r>
              <w:r>
                <w:rPr>
                  <w:rFonts w:cstheme="minorHAnsi"/>
                </w:rPr>
                <w:t xml:space="preserve"> For Reopened SGS: Must</w:t>
              </w:r>
              <w:r w:rsidRPr="002923FD">
                <w:rPr>
                  <w:rFonts w:cstheme="minorHAnsi"/>
                </w:rPr>
                <w:t xml:space="preserve"> be same as the </w:t>
              </w:r>
              <w:r>
                <w:rPr>
                  <w:rFonts w:cstheme="minorHAnsi"/>
                </w:rPr>
                <w:t>SGS type</w:t>
              </w:r>
              <w:r w:rsidRPr="002923FD">
                <w:rPr>
                  <w:rFonts w:cstheme="minorHAnsi"/>
                </w:rPr>
                <w:t xml:space="preserve"> of the original issue.</w:t>
              </w:r>
            </w:ins>
          </w:p>
        </w:tc>
        <w:tc>
          <w:tcPr>
            <w:tcW w:w="3685" w:type="dxa"/>
          </w:tcPr>
          <w:p w14:paraId="7FED8560" w14:textId="0D858718" w:rsidR="00E62142" w:rsidRPr="00216A6C" w:rsidRDefault="009A1115" w:rsidP="00E62142">
            <w:pPr>
              <w:pStyle w:val="NoSpacing"/>
            </w:pPr>
            <w:r>
              <w:t>Options available are</w:t>
            </w:r>
            <w:r w:rsidR="00E62142" w:rsidRPr="00216A6C">
              <w:t>:</w:t>
            </w:r>
          </w:p>
          <w:p w14:paraId="6AED7CEE" w14:textId="77777777" w:rsidR="00D81332" w:rsidRDefault="00D81332" w:rsidP="00380D00">
            <w:pPr>
              <w:pStyle w:val="ListParagraph"/>
            </w:pPr>
            <w:r>
              <w:t>TBA</w:t>
            </w:r>
          </w:p>
          <w:p w14:paraId="5622A0BF" w14:textId="569C5911" w:rsidR="00E62142" w:rsidRPr="00216A6C" w:rsidRDefault="00E62142" w:rsidP="00380D00">
            <w:pPr>
              <w:pStyle w:val="ListParagraph"/>
            </w:pPr>
            <w:r w:rsidRPr="00216A6C">
              <w:t>SGS (MD)</w:t>
            </w:r>
          </w:p>
          <w:p w14:paraId="097D9662" w14:textId="4711C79A" w:rsidR="00E62142" w:rsidRPr="00216A6C" w:rsidRDefault="00E62142" w:rsidP="00380D00">
            <w:pPr>
              <w:pStyle w:val="ListParagraph"/>
            </w:pPr>
            <w:r w:rsidRPr="00216A6C">
              <w:t>SGS (Infra)</w:t>
            </w:r>
          </w:p>
          <w:p w14:paraId="31FEDCA8" w14:textId="10234467" w:rsidR="00E62142" w:rsidRDefault="00E62142" w:rsidP="00380D00">
            <w:pPr>
              <w:pStyle w:val="ListParagraph"/>
              <w:rPr>
                <w:b/>
              </w:rPr>
            </w:pPr>
            <w:r w:rsidRPr="00B47904">
              <w:t>Green SGS (Infra)</w:t>
            </w:r>
          </w:p>
          <w:p w14:paraId="3185E4B4" w14:textId="2B05E9FD" w:rsidR="00D81332" w:rsidRDefault="00D81332" w:rsidP="00E62142">
            <w:pPr>
              <w:pStyle w:val="NoSpacing"/>
            </w:pPr>
            <w:r>
              <w:t>Dropdown defaults to TBA.</w:t>
            </w:r>
          </w:p>
          <w:p w14:paraId="401169FA" w14:textId="77777777" w:rsidR="00D81332" w:rsidRDefault="00D81332" w:rsidP="00E62142">
            <w:pPr>
              <w:pStyle w:val="NoSpacing"/>
            </w:pPr>
          </w:p>
          <w:p w14:paraId="5AC71005" w14:textId="12929E9A" w:rsidR="00E62142" w:rsidRDefault="009A1115" w:rsidP="00E62142">
            <w:pPr>
              <w:pStyle w:val="NoSpacing"/>
            </w:pPr>
            <w:r>
              <w:t>Additional options are available based on the name of the SGS type if new SGS types are created.</w:t>
            </w:r>
          </w:p>
        </w:tc>
      </w:tr>
    </w:tbl>
    <w:p w14:paraId="53C89FF4" w14:textId="2D21D25C" w:rsidR="00474AFC" w:rsidRDefault="00474AFC" w:rsidP="00474AFC">
      <w:pPr>
        <w:pStyle w:val="Caption"/>
      </w:pPr>
      <w:r>
        <w:t xml:space="preserve">Table </w:t>
      </w:r>
      <w:r>
        <w:fldChar w:fldCharType="begin"/>
      </w:r>
      <w:r>
        <w:instrText xml:space="preserve"> SEQ Table \* ARABIC </w:instrText>
      </w:r>
      <w:r>
        <w:fldChar w:fldCharType="separate"/>
      </w:r>
      <w:r w:rsidR="007F5F9A">
        <w:rPr>
          <w:noProof/>
        </w:rPr>
        <w:t>10</w:t>
      </w:r>
      <w:r>
        <w:fldChar w:fldCharType="end"/>
      </w:r>
      <w:r w:rsidR="00F43972">
        <w:t>:</w:t>
      </w:r>
      <w:r>
        <w:t xml:space="preserve"> Data Table (Syndications) Screen Elements</w:t>
      </w:r>
    </w:p>
    <w:p w14:paraId="075D4199" w14:textId="12BB384F" w:rsidR="006928E3" w:rsidRDefault="006928E3" w:rsidP="006928E3">
      <w:pPr>
        <w:pStyle w:val="Heading4"/>
      </w:pPr>
      <w:r>
        <w:t>Change Summary</w:t>
      </w:r>
    </w:p>
    <w:p w14:paraId="51BE355F" w14:textId="22F2848A" w:rsidR="00AA2511" w:rsidRDefault="009E7B42" w:rsidP="00D95647">
      <w:pPr>
        <w:jc w:val="center"/>
      </w:pPr>
      <w:commentRangeStart w:id="704"/>
      <w:commentRangeStart w:id="705"/>
      <w:commentRangeStart w:id="706"/>
      <w:r w:rsidRPr="009E7B42">
        <w:rPr>
          <w:noProof/>
        </w:rPr>
        <w:drawing>
          <wp:inline distT="0" distB="0" distL="0" distR="0" wp14:anchorId="4CD357A2" wp14:editId="42AB20A5">
            <wp:extent cx="6858000" cy="755650"/>
            <wp:effectExtent l="0" t="0" r="0" b="6350"/>
            <wp:docPr id="755851760" name="Picture 755851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51760" name=""/>
                    <pic:cNvPicPr/>
                  </pic:nvPicPr>
                  <pic:blipFill>
                    <a:blip r:embed="rId32"/>
                    <a:stretch>
                      <a:fillRect/>
                    </a:stretch>
                  </pic:blipFill>
                  <pic:spPr>
                    <a:xfrm>
                      <a:off x="0" y="0"/>
                      <a:ext cx="6858000" cy="755650"/>
                    </a:xfrm>
                    <a:prstGeom prst="rect">
                      <a:avLst/>
                    </a:prstGeom>
                  </pic:spPr>
                </pic:pic>
              </a:graphicData>
            </a:graphic>
          </wp:inline>
        </w:drawing>
      </w:r>
      <w:commentRangeEnd w:id="704"/>
      <w:r w:rsidR="008D059F">
        <w:rPr>
          <w:rStyle w:val="CommentReference"/>
        </w:rPr>
        <w:commentReference w:id="704"/>
      </w:r>
      <w:commentRangeEnd w:id="705"/>
      <w:r w:rsidR="000517ED">
        <w:rPr>
          <w:rStyle w:val="CommentReference"/>
        </w:rPr>
        <w:commentReference w:id="705"/>
      </w:r>
      <w:commentRangeEnd w:id="706"/>
      <w:r w:rsidR="004649EA">
        <w:rPr>
          <w:rStyle w:val="CommentReference"/>
        </w:rPr>
        <w:commentReference w:id="706"/>
      </w:r>
    </w:p>
    <w:p w14:paraId="09125AF3" w14:textId="3C85C096" w:rsidR="00AA2511" w:rsidRPr="006928E3" w:rsidRDefault="00AA2511" w:rsidP="00AA2511">
      <w:pPr>
        <w:pStyle w:val="Caption"/>
      </w:pPr>
      <w:r w:rsidRPr="00411560">
        <w:t xml:space="preserve">Figure </w:t>
      </w:r>
      <w:r w:rsidRPr="00411560">
        <w:fldChar w:fldCharType="begin"/>
      </w:r>
      <w:r w:rsidRPr="00411560">
        <w:instrText xml:space="preserve"> SEQ Figure \* ARABIC </w:instrText>
      </w:r>
      <w:r w:rsidRPr="00411560">
        <w:fldChar w:fldCharType="separate"/>
      </w:r>
      <w:r w:rsidR="007F5F9A">
        <w:rPr>
          <w:noProof/>
        </w:rPr>
        <w:t>8</w:t>
      </w:r>
      <w:r w:rsidRPr="00411560">
        <w:fldChar w:fldCharType="end"/>
      </w:r>
      <w:r>
        <w:t>:</w:t>
      </w:r>
      <w:r w:rsidRPr="00411560">
        <w:t xml:space="preserve"> </w:t>
      </w:r>
      <w:r>
        <w:t>Change Summary</w:t>
      </w:r>
    </w:p>
    <w:p w14:paraId="070DE79B" w14:textId="7E7EB888" w:rsidR="006928E3" w:rsidRDefault="006928E3" w:rsidP="006928E3">
      <w:r>
        <w:t xml:space="preserve">The </w:t>
      </w:r>
      <w:commentRangeStart w:id="707"/>
      <w:commentRangeStart w:id="708"/>
      <w:commentRangeStart w:id="709"/>
      <w:r w:rsidR="00F87862">
        <w:t>C</w:t>
      </w:r>
      <w:r>
        <w:t xml:space="preserve">hange </w:t>
      </w:r>
      <w:r w:rsidR="00F87862">
        <w:t>S</w:t>
      </w:r>
      <w:r>
        <w:t xml:space="preserve">ummary is a tab </w:t>
      </w:r>
      <w:commentRangeEnd w:id="707"/>
      <w:r w:rsidR="007B1546">
        <w:rPr>
          <w:rStyle w:val="CommentReference"/>
        </w:rPr>
        <w:commentReference w:id="707"/>
      </w:r>
      <w:commentRangeEnd w:id="708"/>
      <w:r w:rsidR="006C34A6">
        <w:rPr>
          <w:rStyle w:val="CommentReference"/>
        </w:rPr>
        <w:commentReference w:id="708"/>
      </w:r>
      <w:commentRangeEnd w:id="709"/>
      <w:r w:rsidR="00A40818">
        <w:rPr>
          <w:rStyle w:val="CommentReference"/>
        </w:rPr>
        <w:commentReference w:id="709"/>
      </w:r>
      <w:r>
        <w:t xml:space="preserve">that </w:t>
      </w:r>
      <w:del w:id="710" w:author="Han Xie CHAI (MAS)" w:date="2025-12-31T10:27:00Z" w16du:dateUtc="2025-12-31T02:27:00Z">
        <w:r w:rsidDel="00944DB0">
          <w:delText xml:space="preserve">will </w:delText>
        </w:r>
      </w:del>
      <w:ins w:id="711" w:author="Han Xie CHAI (MAS)" w:date="2025-12-31T10:27:00Z" w16du:dateUtc="2025-12-31T02:27:00Z">
        <w:r w:rsidR="00944DB0">
          <w:t>is</w:t>
        </w:r>
      </w:ins>
      <w:del w:id="712" w:author="Han Xie CHAI (MAS)" w:date="2025-12-31T10:27:00Z" w16du:dateUtc="2025-12-31T02:27:00Z">
        <w:r w:rsidDel="00944DB0">
          <w:delText>be</w:delText>
        </w:r>
      </w:del>
      <w:r>
        <w:t xml:space="preserve"> visible to Viewers, Makers, and Checkers if the status of the issuance calendar is “Pending approval”.</w:t>
      </w:r>
      <w:r w:rsidR="00B6631B">
        <w:t xml:space="preserve"> </w:t>
      </w:r>
      <w:r w:rsidR="00F87862">
        <w:t>The primary purpose of this screen element is to indicat</w:t>
      </w:r>
      <w:r w:rsidR="00115CCB">
        <w:t>e</w:t>
      </w:r>
      <w:r w:rsidR="00F87862">
        <w:t xml:space="preserve"> </w:t>
      </w:r>
      <w:r w:rsidR="00115CCB">
        <w:t xml:space="preserve">the </w:t>
      </w:r>
      <w:r w:rsidR="00F87862">
        <w:t xml:space="preserve">rows </w:t>
      </w:r>
      <w:r w:rsidR="00115CCB">
        <w:t xml:space="preserve">that </w:t>
      </w:r>
      <w:r w:rsidR="00F87862">
        <w:t xml:space="preserve">are added, deleted, or edited. </w:t>
      </w:r>
      <w:commentRangeStart w:id="713"/>
      <w:commentRangeStart w:id="714"/>
      <w:commentRangeStart w:id="715"/>
      <w:commentRangeStart w:id="716"/>
      <w:r w:rsidR="00115CCB">
        <w:t xml:space="preserve">One </w:t>
      </w:r>
      <w:commentRangeEnd w:id="713"/>
      <w:r w:rsidR="00115CCB">
        <w:rPr>
          <w:rStyle w:val="CommentReference"/>
        </w:rPr>
        <w:commentReference w:id="713"/>
      </w:r>
      <w:commentRangeEnd w:id="714"/>
      <w:r w:rsidR="00FE2877">
        <w:rPr>
          <w:rStyle w:val="CommentReference"/>
        </w:rPr>
        <w:commentReference w:id="714"/>
      </w:r>
      <w:r w:rsidR="00115CCB">
        <w:t>data table is shown for each</w:t>
      </w:r>
      <w:r w:rsidR="00B6631B">
        <w:t xml:space="preserve"> </w:t>
      </w:r>
      <w:commentRangeStart w:id="717"/>
      <w:r w:rsidR="00B6631B">
        <w:t xml:space="preserve">issuance </w:t>
      </w:r>
      <w:del w:id="718" w:author="Akila BALAKRISHNAN from.OPTIMUM (MAS)" w:date="2025-12-26T14:06:00Z" w16du:dateUtc="2025-12-26T06:06:00Z">
        <w:r w:rsidR="00B6631B" w:rsidDel="00FC1C29">
          <w:delText xml:space="preserve">method </w:delText>
        </w:r>
      </w:del>
      <w:ins w:id="719" w:author="Akila BALAKRISHNAN from.OPTIMUM (MAS)" w:date="2025-12-26T14:06:00Z" w16du:dateUtc="2025-12-26T06:06:00Z">
        <w:r w:rsidR="00FC1C29">
          <w:t xml:space="preserve">type </w:t>
        </w:r>
      </w:ins>
      <w:commentRangeEnd w:id="717"/>
      <w:ins w:id="720" w:author="Akila BALAKRISHNAN from.OPTIMUM (MAS)" w:date="2025-12-26T14:10:00Z" w16du:dateUtc="2025-12-26T06:10:00Z">
        <w:r w:rsidR="00C7689A">
          <w:rPr>
            <w:rStyle w:val="CommentReference"/>
          </w:rPr>
          <w:commentReference w:id="717"/>
        </w:r>
      </w:ins>
      <w:r w:rsidR="00B6631B">
        <w:t>of the security type.</w:t>
      </w:r>
      <w:commentRangeEnd w:id="715"/>
      <w:r w:rsidR="00115CCB">
        <w:rPr>
          <w:rStyle w:val="CommentReference"/>
        </w:rPr>
        <w:commentReference w:id="715"/>
      </w:r>
      <w:commentRangeEnd w:id="716"/>
      <w:r w:rsidR="00773469">
        <w:rPr>
          <w:rStyle w:val="CommentReference"/>
        </w:rPr>
        <w:commentReference w:id="716"/>
      </w:r>
    </w:p>
    <w:p w14:paraId="303C049D" w14:textId="27660F2A" w:rsidR="00B6631B" w:rsidRDefault="00B6631B" w:rsidP="006928E3">
      <w:r>
        <w:t xml:space="preserve">The columns follow the screen elements listed in </w:t>
      </w:r>
      <w:r w:rsidR="00F87862">
        <w:fldChar w:fldCharType="begin"/>
      </w:r>
      <w:r w:rsidR="00F87862">
        <w:instrText xml:space="preserve"> REF _Ref215603620 \r \h </w:instrText>
      </w:r>
      <w:r w:rsidR="00F87862">
        <w:fldChar w:fldCharType="separate"/>
      </w:r>
      <w:r w:rsidR="007F5F9A">
        <w:t>2.7.6.4</w:t>
      </w:r>
      <w:r w:rsidR="00F87862">
        <w:fldChar w:fldCharType="end"/>
      </w:r>
      <w:r w:rsidR="00F87862">
        <w:t xml:space="preserve"> </w:t>
      </w:r>
      <w:r w:rsidR="00F87862">
        <w:fldChar w:fldCharType="begin"/>
      </w:r>
      <w:r w:rsidR="00F87862">
        <w:instrText xml:space="preserve"> REF _Ref215603620 \h </w:instrText>
      </w:r>
      <w:r w:rsidR="00F87862">
        <w:fldChar w:fldCharType="separate"/>
      </w:r>
      <w:r w:rsidR="007F5F9A">
        <w:t>Data Table (Auctions/Allotment)</w:t>
      </w:r>
      <w:r w:rsidR="00F87862">
        <w:fldChar w:fldCharType="end"/>
      </w:r>
      <w:r w:rsidR="00F87862">
        <w:t xml:space="preserve">, </w:t>
      </w:r>
      <w:r w:rsidR="00F87862">
        <w:fldChar w:fldCharType="begin"/>
      </w:r>
      <w:r w:rsidR="00F87862">
        <w:instrText xml:space="preserve"> REF _Ref215603626 \r \h </w:instrText>
      </w:r>
      <w:r w:rsidR="00F87862">
        <w:fldChar w:fldCharType="separate"/>
      </w:r>
      <w:r w:rsidR="007F5F9A">
        <w:t>2.7.6.5</w:t>
      </w:r>
      <w:r w:rsidR="00F87862">
        <w:fldChar w:fldCharType="end"/>
      </w:r>
      <w:r w:rsidR="00F87862">
        <w:t xml:space="preserve"> </w:t>
      </w:r>
      <w:r w:rsidR="00F87862">
        <w:fldChar w:fldCharType="begin"/>
      </w:r>
      <w:r w:rsidR="00F87862">
        <w:instrText xml:space="preserve"> REF _Ref215603626 \h </w:instrText>
      </w:r>
      <w:r w:rsidR="00F87862">
        <w:fldChar w:fldCharType="separate"/>
      </w:r>
      <w:r w:rsidR="007F5F9A" w:rsidRPr="004709FC">
        <w:t>Data Table (Mini Auctions)</w:t>
      </w:r>
      <w:r w:rsidR="00F87862">
        <w:fldChar w:fldCharType="end"/>
      </w:r>
      <w:r w:rsidR="00F87862">
        <w:t xml:space="preserve">, and </w:t>
      </w:r>
      <w:r w:rsidR="00F87862">
        <w:fldChar w:fldCharType="begin"/>
      </w:r>
      <w:r w:rsidR="00F87862">
        <w:instrText xml:space="preserve"> REF _Ref215603632 \r \h </w:instrText>
      </w:r>
      <w:r w:rsidR="00F87862">
        <w:fldChar w:fldCharType="separate"/>
      </w:r>
      <w:r w:rsidR="007F5F9A">
        <w:t>2.7.6.6</w:t>
      </w:r>
      <w:r w:rsidR="00F87862">
        <w:fldChar w:fldCharType="end"/>
      </w:r>
      <w:r w:rsidR="00F87862">
        <w:t xml:space="preserve"> </w:t>
      </w:r>
      <w:r w:rsidR="00F87862">
        <w:fldChar w:fldCharType="begin"/>
      </w:r>
      <w:r w:rsidR="00F87862">
        <w:instrText xml:space="preserve"> REF _Ref215603632 \h </w:instrText>
      </w:r>
      <w:r w:rsidR="00F87862">
        <w:fldChar w:fldCharType="separate"/>
      </w:r>
      <w:r w:rsidR="007F5F9A">
        <w:t>Data Table (Syndications)</w:t>
      </w:r>
      <w:r w:rsidR="00F87862">
        <w:fldChar w:fldCharType="end"/>
      </w:r>
      <w:r>
        <w:t>, with the following exceptions:</w:t>
      </w:r>
    </w:p>
    <w:p w14:paraId="64E115DA" w14:textId="47515A46" w:rsidR="00B6631B" w:rsidRDefault="00B6631B" w:rsidP="00380D00">
      <w:pPr>
        <w:pStyle w:val="ListParagraph"/>
      </w:pPr>
      <w:r>
        <w:t xml:space="preserve">There </w:t>
      </w:r>
      <w:ins w:id="721" w:author="Eugene CHEONG from.TOPPAN (MAS)" w:date="2025-12-22T11:35:00Z" w16du:dateUtc="2025-12-22T03:35:00Z">
        <w:r w:rsidR="006C34A6">
          <w:t>are</w:t>
        </w:r>
      </w:ins>
      <w:del w:id="722" w:author="Eugene CHEONG from.TOPPAN (MAS)" w:date="2025-12-22T11:35:00Z" w16du:dateUtc="2025-12-22T03:35:00Z">
        <w:r w:rsidDel="006C34A6">
          <w:delText>is</w:delText>
        </w:r>
      </w:del>
      <w:r>
        <w:t xml:space="preserve"> </w:t>
      </w:r>
      <w:ins w:id="723" w:author="Eugene CHEONG from.TOPPAN (MAS)" w:date="2025-12-22T11:35:00Z" w16du:dateUtc="2025-12-22T03:35:00Z">
        <w:r w:rsidR="006C34A6">
          <w:t>two</w:t>
        </w:r>
      </w:ins>
      <w:del w:id="724" w:author="Eugene CHEONG from.TOPPAN (MAS)" w:date="2025-12-22T11:35:00Z" w16du:dateUtc="2025-12-22T03:35:00Z">
        <w:r w:rsidDel="006C34A6">
          <w:delText>an</w:delText>
        </w:r>
      </w:del>
      <w:r>
        <w:t xml:space="preserve"> </w:t>
      </w:r>
      <w:commentRangeStart w:id="725"/>
      <w:commentRangeStart w:id="726"/>
      <w:commentRangeStart w:id="727"/>
      <w:commentRangeStart w:id="728"/>
      <w:commentRangeStart w:id="729"/>
      <w:r>
        <w:t>additional column</w:t>
      </w:r>
      <w:commentRangeEnd w:id="725"/>
      <w:ins w:id="730" w:author="Eugene CHEONG from.TOPPAN (MAS)" w:date="2025-12-22T11:35:00Z" w16du:dateUtc="2025-12-22T03:35:00Z">
        <w:r w:rsidR="006C34A6">
          <w:t>s</w:t>
        </w:r>
      </w:ins>
      <w:r w:rsidR="008D059F">
        <w:rPr>
          <w:rStyle w:val="CommentReference"/>
        </w:rPr>
        <w:commentReference w:id="725"/>
      </w:r>
      <w:commentRangeEnd w:id="726"/>
      <w:r w:rsidR="006C34A6">
        <w:rPr>
          <w:rStyle w:val="CommentReference"/>
        </w:rPr>
        <w:commentReference w:id="726"/>
      </w:r>
      <w:commentRangeEnd w:id="727"/>
      <w:r w:rsidR="006C34A6">
        <w:rPr>
          <w:rStyle w:val="CommentReference"/>
        </w:rPr>
        <w:commentReference w:id="727"/>
      </w:r>
      <w:commentRangeEnd w:id="728"/>
      <w:r w:rsidR="00193C69">
        <w:rPr>
          <w:rStyle w:val="CommentReference"/>
        </w:rPr>
        <w:commentReference w:id="728"/>
      </w:r>
      <w:commentRangeEnd w:id="729"/>
      <w:r w:rsidR="00EA0AD4">
        <w:rPr>
          <w:rStyle w:val="CommentReference"/>
        </w:rPr>
        <w:commentReference w:id="729"/>
      </w:r>
      <w:r>
        <w:t xml:space="preserve">, </w:t>
      </w:r>
      <w:ins w:id="731" w:author="Eugene CHEONG from.TOPPAN (MAS)" w:date="2025-12-22T11:35:00Z" w16du:dateUtc="2025-12-22T03:35:00Z">
        <w:r w:rsidR="006C34A6">
          <w:t xml:space="preserve">“#”, that indicates the row number of the row being </w:t>
        </w:r>
      </w:ins>
      <w:ins w:id="732" w:author="Eugene CHEONG from.TOPPAN (MAS)" w:date="2025-12-22T11:36:00Z" w16du:dateUtc="2025-12-22T03:36:00Z">
        <w:r w:rsidR="006C34A6">
          <w:t xml:space="preserve">inserted, amended, or deleted, and </w:t>
        </w:r>
      </w:ins>
      <w:r>
        <w:t xml:space="preserve">“Change type”, that indicates whether the row is an amendment, new </w:t>
      </w:r>
      <w:r w:rsidR="008D059F">
        <w:t>entry,</w:t>
      </w:r>
      <w:r>
        <w:t xml:space="preserve"> or deleted entry.</w:t>
      </w:r>
    </w:p>
    <w:p w14:paraId="2A1047C1" w14:textId="76699141" w:rsidR="00B6631B" w:rsidRDefault="00B6631B" w:rsidP="00380D00">
      <w:pPr>
        <w:pStyle w:val="ListParagraph"/>
      </w:pPr>
      <w:r>
        <w:lastRenderedPageBreak/>
        <w:t xml:space="preserve">If there is an amendment in a particular field value, </w:t>
      </w:r>
      <w:del w:id="733" w:author="Han Xie CHAI (MAS)" w:date="2025-12-31T10:28:00Z" w16du:dateUtc="2025-12-31T02:28:00Z">
        <w:r w:rsidDel="00CF0D1B">
          <w:delText xml:space="preserve">there will be an indicator, followed by </w:delText>
        </w:r>
      </w:del>
      <w:r>
        <w:t xml:space="preserve">the current value and the previous value </w:t>
      </w:r>
      <w:ins w:id="734" w:author="Han Xie CHAI (MAS)" w:date="2025-12-31T10:29:00Z" w16du:dateUtc="2025-12-31T02:29:00Z">
        <w:r w:rsidR="00CF0D1B">
          <w:t>(</w:t>
        </w:r>
      </w:ins>
      <w:r w:rsidR="009E7B42">
        <w:t>in the following line</w:t>
      </w:r>
      <w:ins w:id="735" w:author="Han Xie CHAI (MAS)" w:date="2025-12-31T10:29:00Z" w16du:dateUtc="2025-12-31T02:29:00Z">
        <w:r w:rsidR="00CF0D1B">
          <w:t>) are shown</w:t>
        </w:r>
      </w:ins>
      <w:r>
        <w:t>.</w:t>
      </w:r>
    </w:p>
    <w:p w14:paraId="1E0D65E2" w14:textId="76A995FD" w:rsidR="00B6631B" w:rsidRDefault="00B6631B" w:rsidP="00380D00">
      <w:pPr>
        <w:pStyle w:val="ListParagraph"/>
      </w:pPr>
      <w:r>
        <w:t>Tables in this tab are read-only and cannot be edited by any user.</w:t>
      </w:r>
    </w:p>
    <w:p w14:paraId="5B00AA34" w14:textId="3F50EF1F" w:rsidR="006928E3" w:rsidRPr="00B6631B" w:rsidRDefault="006928E3" w:rsidP="00B6631B">
      <w:pPr>
        <w:pStyle w:val="Caption"/>
        <w:jc w:val="both"/>
      </w:pPr>
    </w:p>
    <w:p w14:paraId="7CF2C936" w14:textId="7B41ABD5" w:rsidR="00474AFC" w:rsidRDefault="00474AFC" w:rsidP="006162CB">
      <w:pPr>
        <w:pStyle w:val="Heading4"/>
      </w:pPr>
      <w:commentRangeStart w:id="736"/>
      <w:commentRangeStart w:id="737"/>
      <w:commentRangeStart w:id="738"/>
      <w:commentRangeStart w:id="739"/>
      <w:r>
        <w:t>Footnotes</w:t>
      </w:r>
      <w:commentRangeEnd w:id="736"/>
      <w:r w:rsidR="00A13C80">
        <w:rPr>
          <w:rStyle w:val="CommentReference"/>
          <w:rFonts w:eastAsiaTheme="minorHAnsi" w:cstheme="minorBidi"/>
          <w:b w:val="0"/>
          <w:iCs w:val="0"/>
        </w:rPr>
        <w:commentReference w:id="736"/>
      </w:r>
      <w:commentRangeEnd w:id="737"/>
      <w:r w:rsidR="00293054">
        <w:rPr>
          <w:rStyle w:val="CommentReference"/>
          <w:rFonts w:eastAsiaTheme="minorHAnsi" w:cstheme="minorBidi"/>
          <w:b w:val="0"/>
          <w:iCs w:val="0"/>
        </w:rPr>
        <w:commentReference w:id="737"/>
      </w:r>
      <w:commentRangeEnd w:id="738"/>
      <w:r w:rsidR="00D77ED4">
        <w:rPr>
          <w:rStyle w:val="CommentReference"/>
          <w:rFonts w:eastAsiaTheme="minorHAnsi" w:cstheme="minorBidi"/>
          <w:b w:val="0"/>
          <w:iCs w:val="0"/>
        </w:rPr>
        <w:commentReference w:id="738"/>
      </w:r>
      <w:commentRangeEnd w:id="739"/>
      <w:r w:rsidR="008F3735">
        <w:rPr>
          <w:rStyle w:val="CommentReference"/>
          <w:rFonts w:eastAsiaTheme="minorHAnsi" w:cstheme="minorBidi"/>
          <w:b w:val="0"/>
          <w:iCs w:val="0"/>
        </w:rPr>
        <w:commentReference w:id="739"/>
      </w:r>
    </w:p>
    <w:tbl>
      <w:tblPr>
        <w:tblStyle w:val="TableGrid"/>
        <w:tblW w:w="0" w:type="auto"/>
        <w:tblLook w:val="04A0" w:firstRow="1" w:lastRow="0" w:firstColumn="1" w:lastColumn="0" w:noHBand="0" w:noVBand="1"/>
      </w:tblPr>
      <w:tblGrid>
        <w:gridCol w:w="562"/>
        <w:gridCol w:w="2248"/>
        <w:gridCol w:w="1701"/>
        <w:gridCol w:w="2147"/>
        <w:gridCol w:w="3685"/>
      </w:tblGrid>
      <w:tr w:rsidR="00474AFC" w:rsidRPr="007D7B67" w14:paraId="0E1A72F6" w14:textId="77777777" w:rsidTr="007C6BBB">
        <w:tc>
          <w:tcPr>
            <w:tcW w:w="562" w:type="dxa"/>
            <w:shd w:val="clear" w:color="auto" w:fill="E7E6E6" w:themeFill="background2"/>
          </w:tcPr>
          <w:p w14:paraId="0B664C68" w14:textId="77777777" w:rsidR="00474AFC" w:rsidRPr="007D7B67" w:rsidRDefault="00474AFC" w:rsidP="007C6BBB">
            <w:pPr>
              <w:pStyle w:val="NoSpacing"/>
              <w:jc w:val="center"/>
              <w:rPr>
                <w:b/>
                <w:bCs/>
              </w:rPr>
            </w:pPr>
            <w:r w:rsidRPr="007D7B67">
              <w:rPr>
                <w:rFonts w:cstheme="minorHAnsi"/>
                <w:b/>
                <w:bCs/>
              </w:rPr>
              <w:t>S/N</w:t>
            </w:r>
          </w:p>
        </w:tc>
        <w:tc>
          <w:tcPr>
            <w:tcW w:w="2248" w:type="dxa"/>
            <w:shd w:val="clear" w:color="auto" w:fill="E7E6E6" w:themeFill="background2"/>
          </w:tcPr>
          <w:p w14:paraId="6E8DDCCA" w14:textId="77777777" w:rsidR="00474AFC" w:rsidRPr="007D7B67" w:rsidRDefault="00474AFC" w:rsidP="007C6BBB">
            <w:pPr>
              <w:pStyle w:val="NoSpacing"/>
              <w:jc w:val="center"/>
              <w:rPr>
                <w:b/>
                <w:bCs/>
              </w:rPr>
            </w:pPr>
            <w:r w:rsidRPr="007D7B67">
              <w:rPr>
                <w:rFonts w:cstheme="minorHAnsi"/>
                <w:b/>
                <w:bCs/>
              </w:rPr>
              <w:t>Name</w:t>
            </w:r>
          </w:p>
        </w:tc>
        <w:tc>
          <w:tcPr>
            <w:tcW w:w="1701" w:type="dxa"/>
            <w:shd w:val="clear" w:color="auto" w:fill="E7E6E6" w:themeFill="background2"/>
          </w:tcPr>
          <w:p w14:paraId="535C1543" w14:textId="77777777" w:rsidR="00474AFC" w:rsidRPr="007D7B67" w:rsidRDefault="00474AFC" w:rsidP="007C6BBB">
            <w:pPr>
              <w:pStyle w:val="TableHeading"/>
              <w:jc w:val="center"/>
              <w:rPr>
                <w:rFonts w:asciiTheme="minorHAnsi" w:hAnsiTheme="minorHAnsi" w:cstheme="minorHAnsi"/>
                <w:bCs/>
              </w:rPr>
            </w:pPr>
            <w:r w:rsidRPr="007D7B67">
              <w:rPr>
                <w:rFonts w:asciiTheme="minorHAnsi" w:hAnsiTheme="minorHAnsi" w:cstheme="minorHAnsi"/>
                <w:bCs/>
              </w:rPr>
              <w:t>Type</w:t>
            </w:r>
          </w:p>
          <w:p w14:paraId="0EA88A21" w14:textId="77777777" w:rsidR="00474AFC" w:rsidRPr="007D7B67" w:rsidRDefault="00474AFC" w:rsidP="007C6BBB">
            <w:pPr>
              <w:pStyle w:val="NoSpacing"/>
              <w:jc w:val="center"/>
              <w:rPr>
                <w:b/>
                <w:bCs/>
              </w:rPr>
            </w:pPr>
            <w:r w:rsidRPr="007D7B67">
              <w:rPr>
                <w:rFonts w:cstheme="minorHAnsi"/>
                <w:b/>
                <w:bCs/>
              </w:rPr>
              <w:t>(Max Length)</w:t>
            </w:r>
          </w:p>
        </w:tc>
        <w:tc>
          <w:tcPr>
            <w:tcW w:w="2147" w:type="dxa"/>
            <w:shd w:val="clear" w:color="auto" w:fill="E7E6E6" w:themeFill="background2"/>
          </w:tcPr>
          <w:p w14:paraId="72C7BED8" w14:textId="77777777" w:rsidR="00474AFC" w:rsidRPr="007D7B67" w:rsidRDefault="00474AFC" w:rsidP="007C6BBB">
            <w:pPr>
              <w:pStyle w:val="NoSpacing"/>
              <w:jc w:val="center"/>
              <w:rPr>
                <w:b/>
                <w:bCs/>
              </w:rPr>
            </w:pPr>
            <w:r w:rsidRPr="007D7B67">
              <w:rPr>
                <w:rFonts w:cstheme="minorHAnsi"/>
                <w:b/>
                <w:bCs/>
              </w:rPr>
              <w:t>Validation Rules</w:t>
            </w:r>
          </w:p>
        </w:tc>
        <w:tc>
          <w:tcPr>
            <w:tcW w:w="3685" w:type="dxa"/>
            <w:shd w:val="clear" w:color="auto" w:fill="E7E6E6" w:themeFill="background2"/>
          </w:tcPr>
          <w:p w14:paraId="73F160C6" w14:textId="1E54A430" w:rsidR="00474AFC" w:rsidRPr="007D7B67" w:rsidRDefault="003E16B5" w:rsidP="007C6BBB">
            <w:pPr>
              <w:pStyle w:val="NoSpacing"/>
              <w:jc w:val="center"/>
              <w:rPr>
                <w:rFonts w:cstheme="minorHAnsi"/>
                <w:b/>
                <w:bCs/>
              </w:rPr>
            </w:pPr>
            <w:r>
              <w:rPr>
                <w:rFonts w:cstheme="minorHAnsi"/>
                <w:b/>
                <w:bCs/>
              </w:rPr>
              <w:t>Remarks</w:t>
            </w:r>
          </w:p>
        </w:tc>
      </w:tr>
      <w:tr w:rsidR="00474AFC" w:rsidRPr="00901608" w14:paraId="2F60D077" w14:textId="77777777" w:rsidTr="007C6BBB">
        <w:tc>
          <w:tcPr>
            <w:tcW w:w="562" w:type="dxa"/>
          </w:tcPr>
          <w:p w14:paraId="27B8F18E" w14:textId="77777777" w:rsidR="00474AFC" w:rsidRPr="007C7C7F" w:rsidRDefault="00474AFC" w:rsidP="007C6BBB">
            <w:pPr>
              <w:pStyle w:val="NoSpacing"/>
            </w:pPr>
            <w:r>
              <w:rPr>
                <w:rFonts w:cstheme="minorHAnsi"/>
              </w:rPr>
              <w:t>1</w:t>
            </w:r>
          </w:p>
        </w:tc>
        <w:tc>
          <w:tcPr>
            <w:tcW w:w="2248" w:type="dxa"/>
          </w:tcPr>
          <w:p w14:paraId="7D17922C" w14:textId="4DD3158D" w:rsidR="00474AFC" w:rsidRPr="007C7C7F" w:rsidRDefault="00474AFC" w:rsidP="007C6BBB">
            <w:pPr>
              <w:pStyle w:val="NoSpacing"/>
            </w:pPr>
            <w:r w:rsidRPr="00474AFC">
              <w:t>Footnotes</w:t>
            </w:r>
          </w:p>
        </w:tc>
        <w:tc>
          <w:tcPr>
            <w:tcW w:w="1701" w:type="dxa"/>
          </w:tcPr>
          <w:p w14:paraId="0C4FAE07" w14:textId="19484F26" w:rsidR="00474AFC" w:rsidRPr="00901608" w:rsidRDefault="00474AFC" w:rsidP="007C6BBB">
            <w:pPr>
              <w:pStyle w:val="NoSpacing"/>
            </w:pPr>
            <w:r w:rsidRPr="00474AFC">
              <w:t xml:space="preserve">Rich Text Editor </w:t>
            </w:r>
            <w:r w:rsidR="008D059F">
              <w:t xml:space="preserve">Max length: </w:t>
            </w:r>
            <w:r w:rsidRPr="00474AFC">
              <w:t>4000</w:t>
            </w:r>
          </w:p>
        </w:tc>
        <w:tc>
          <w:tcPr>
            <w:tcW w:w="2147" w:type="dxa"/>
          </w:tcPr>
          <w:p w14:paraId="67D408C0" w14:textId="03677942" w:rsidR="00474AFC" w:rsidRPr="00901608" w:rsidRDefault="00E62142" w:rsidP="007C6BBB">
            <w:pPr>
              <w:pStyle w:val="NoSpacing"/>
            </w:pPr>
            <w:r w:rsidRPr="00D95647">
              <w:rPr>
                <w:u w:val="single"/>
              </w:rPr>
              <w:t>Hard Validations:</w:t>
            </w:r>
            <w:r w:rsidRPr="00B47904">
              <w:br/>
              <w:t xml:space="preserve">- </w:t>
            </w:r>
            <w:r>
              <w:t>R</w:t>
            </w:r>
            <w:r w:rsidRPr="00B47904">
              <w:t>equired field.</w:t>
            </w:r>
          </w:p>
        </w:tc>
        <w:tc>
          <w:tcPr>
            <w:tcW w:w="3685" w:type="dxa"/>
          </w:tcPr>
          <w:p w14:paraId="4C608F28" w14:textId="5E72CFA3" w:rsidR="00474AFC" w:rsidRPr="00901608" w:rsidRDefault="00474AFC" w:rsidP="007C6BBB">
            <w:pPr>
              <w:pStyle w:val="NoSpacing"/>
            </w:pPr>
            <w:commentRangeStart w:id="740"/>
            <w:commentRangeStart w:id="741"/>
            <w:commentRangeStart w:id="742"/>
            <w:commentRangeStart w:id="743"/>
            <w:r w:rsidRPr="00474AFC">
              <w:t>Defaults to the footnote value for the issuance calendar of the same security type of the previous year and period.</w:t>
            </w:r>
            <w:commentRangeEnd w:id="740"/>
            <w:r w:rsidR="0026632B">
              <w:rPr>
                <w:rStyle w:val="CommentReference"/>
              </w:rPr>
              <w:commentReference w:id="740"/>
            </w:r>
            <w:commentRangeEnd w:id="741"/>
            <w:r w:rsidR="0026632B">
              <w:rPr>
                <w:rStyle w:val="CommentReference"/>
              </w:rPr>
              <w:commentReference w:id="741"/>
            </w:r>
            <w:commentRangeEnd w:id="742"/>
            <w:r w:rsidR="0026632B">
              <w:rPr>
                <w:rStyle w:val="CommentReference"/>
              </w:rPr>
              <w:commentReference w:id="742"/>
            </w:r>
            <w:commentRangeEnd w:id="743"/>
            <w:r w:rsidR="0028393E">
              <w:rPr>
                <w:rStyle w:val="CommentReference"/>
              </w:rPr>
              <w:commentReference w:id="743"/>
            </w:r>
          </w:p>
        </w:tc>
      </w:tr>
    </w:tbl>
    <w:p w14:paraId="091E20F2" w14:textId="4BEFA7B8" w:rsidR="00474AFC" w:rsidRPr="00474AFC" w:rsidRDefault="005A70A9" w:rsidP="005A70A9">
      <w:pPr>
        <w:pStyle w:val="Caption"/>
      </w:pPr>
      <w:r>
        <w:t xml:space="preserve">Table </w:t>
      </w:r>
      <w:r>
        <w:fldChar w:fldCharType="begin"/>
      </w:r>
      <w:r>
        <w:instrText xml:space="preserve"> SEQ Table \* ARABIC </w:instrText>
      </w:r>
      <w:r>
        <w:fldChar w:fldCharType="separate"/>
      </w:r>
      <w:r w:rsidR="007F5F9A">
        <w:rPr>
          <w:noProof/>
        </w:rPr>
        <w:t>11</w:t>
      </w:r>
      <w:r>
        <w:fldChar w:fldCharType="end"/>
      </w:r>
      <w:r w:rsidR="00F43972">
        <w:t>:</w:t>
      </w:r>
      <w:r>
        <w:t xml:space="preserve"> Footnotes Screen Elements</w:t>
      </w:r>
    </w:p>
    <w:p w14:paraId="63E28EFF" w14:textId="483978AA" w:rsidR="00474AFC" w:rsidRDefault="00474AFC" w:rsidP="006162CB">
      <w:pPr>
        <w:pStyle w:val="Heading4"/>
      </w:pPr>
      <w:r>
        <w:t>Publication Details</w:t>
      </w:r>
    </w:p>
    <w:tbl>
      <w:tblPr>
        <w:tblStyle w:val="TableGrid"/>
        <w:tblW w:w="0" w:type="auto"/>
        <w:tblLook w:val="04A0" w:firstRow="1" w:lastRow="0" w:firstColumn="1" w:lastColumn="0" w:noHBand="0" w:noVBand="1"/>
      </w:tblPr>
      <w:tblGrid>
        <w:gridCol w:w="562"/>
        <w:gridCol w:w="2248"/>
        <w:gridCol w:w="1701"/>
        <w:gridCol w:w="2147"/>
        <w:gridCol w:w="3685"/>
      </w:tblGrid>
      <w:tr w:rsidR="00E62142" w:rsidRPr="007D7B67" w14:paraId="3DC42569" w14:textId="77777777" w:rsidTr="007D16A1">
        <w:tc>
          <w:tcPr>
            <w:tcW w:w="562" w:type="dxa"/>
            <w:shd w:val="clear" w:color="auto" w:fill="E7E6E6" w:themeFill="background2"/>
          </w:tcPr>
          <w:p w14:paraId="498A4E5A" w14:textId="77777777" w:rsidR="00E62142" w:rsidRPr="007D7B67" w:rsidRDefault="00E62142" w:rsidP="007D16A1">
            <w:pPr>
              <w:pStyle w:val="NoSpacing"/>
              <w:jc w:val="center"/>
              <w:rPr>
                <w:b/>
                <w:bCs/>
              </w:rPr>
            </w:pPr>
            <w:r w:rsidRPr="007D7B67">
              <w:rPr>
                <w:rFonts w:cstheme="minorHAnsi"/>
                <w:b/>
                <w:bCs/>
              </w:rPr>
              <w:t>S/N</w:t>
            </w:r>
          </w:p>
        </w:tc>
        <w:tc>
          <w:tcPr>
            <w:tcW w:w="2248" w:type="dxa"/>
            <w:shd w:val="clear" w:color="auto" w:fill="E7E6E6" w:themeFill="background2"/>
          </w:tcPr>
          <w:p w14:paraId="59ECBDB1" w14:textId="77777777" w:rsidR="00E62142" w:rsidRPr="007D7B67" w:rsidRDefault="00E62142" w:rsidP="007D16A1">
            <w:pPr>
              <w:pStyle w:val="NoSpacing"/>
              <w:jc w:val="center"/>
              <w:rPr>
                <w:b/>
                <w:bCs/>
              </w:rPr>
            </w:pPr>
            <w:r w:rsidRPr="007D7B67">
              <w:rPr>
                <w:rFonts w:cstheme="minorHAnsi"/>
                <w:b/>
                <w:bCs/>
              </w:rPr>
              <w:t>Name</w:t>
            </w:r>
          </w:p>
        </w:tc>
        <w:tc>
          <w:tcPr>
            <w:tcW w:w="1701" w:type="dxa"/>
            <w:shd w:val="clear" w:color="auto" w:fill="E7E6E6" w:themeFill="background2"/>
          </w:tcPr>
          <w:p w14:paraId="6A3617D3" w14:textId="77777777" w:rsidR="00E62142" w:rsidRPr="007D7B67" w:rsidRDefault="00E62142" w:rsidP="007D16A1">
            <w:pPr>
              <w:pStyle w:val="TableHeading"/>
              <w:jc w:val="center"/>
              <w:rPr>
                <w:rFonts w:asciiTheme="minorHAnsi" w:hAnsiTheme="minorHAnsi" w:cstheme="minorHAnsi"/>
                <w:bCs/>
              </w:rPr>
            </w:pPr>
            <w:r w:rsidRPr="007D7B67">
              <w:rPr>
                <w:rFonts w:asciiTheme="minorHAnsi" w:hAnsiTheme="minorHAnsi" w:cstheme="minorHAnsi"/>
                <w:bCs/>
              </w:rPr>
              <w:t>Type</w:t>
            </w:r>
          </w:p>
          <w:p w14:paraId="383CE267" w14:textId="77777777" w:rsidR="00E62142" w:rsidRPr="007D7B67" w:rsidRDefault="00E62142" w:rsidP="007D16A1">
            <w:pPr>
              <w:pStyle w:val="NoSpacing"/>
              <w:jc w:val="center"/>
              <w:rPr>
                <w:b/>
                <w:bCs/>
              </w:rPr>
            </w:pPr>
            <w:r w:rsidRPr="007D7B67">
              <w:rPr>
                <w:rFonts w:cstheme="minorHAnsi"/>
                <w:b/>
                <w:bCs/>
              </w:rPr>
              <w:t>(Max Length)</w:t>
            </w:r>
          </w:p>
        </w:tc>
        <w:tc>
          <w:tcPr>
            <w:tcW w:w="2147" w:type="dxa"/>
            <w:shd w:val="clear" w:color="auto" w:fill="E7E6E6" w:themeFill="background2"/>
          </w:tcPr>
          <w:p w14:paraId="12C660B6" w14:textId="77777777" w:rsidR="00E62142" w:rsidRPr="007D7B67" w:rsidRDefault="00E62142" w:rsidP="007D16A1">
            <w:pPr>
              <w:pStyle w:val="NoSpacing"/>
              <w:jc w:val="center"/>
              <w:rPr>
                <w:b/>
                <w:bCs/>
              </w:rPr>
            </w:pPr>
            <w:r w:rsidRPr="007D7B67">
              <w:rPr>
                <w:rFonts w:cstheme="minorHAnsi"/>
                <w:b/>
                <w:bCs/>
              </w:rPr>
              <w:t>Validation Rules</w:t>
            </w:r>
          </w:p>
        </w:tc>
        <w:tc>
          <w:tcPr>
            <w:tcW w:w="3685" w:type="dxa"/>
            <w:shd w:val="clear" w:color="auto" w:fill="E7E6E6" w:themeFill="background2"/>
          </w:tcPr>
          <w:p w14:paraId="5F78F10B" w14:textId="77777777" w:rsidR="00E62142" w:rsidRPr="007D7B67" w:rsidRDefault="00E62142" w:rsidP="007D16A1">
            <w:pPr>
              <w:pStyle w:val="NoSpacing"/>
              <w:jc w:val="center"/>
              <w:rPr>
                <w:rFonts w:cstheme="minorHAnsi"/>
                <w:b/>
                <w:bCs/>
              </w:rPr>
            </w:pPr>
            <w:r>
              <w:rPr>
                <w:rFonts w:cstheme="minorHAnsi"/>
                <w:b/>
                <w:bCs/>
              </w:rPr>
              <w:t>Remarks</w:t>
            </w:r>
          </w:p>
        </w:tc>
      </w:tr>
      <w:tr w:rsidR="00E62142" w:rsidRPr="00901608" w14:paraId="642A5BCE" w14:textId="77777777" w:rsidTr="003175EA">
        <w:tc>
          <w:tcPr>
            <w:tcW w:w="562" w:type="dxa"/>
          </w:tcPr>
          <w:p w14:paraId="28DC14FF" w14:textId="77777777" w:rsidR="00E62142" w:rsidRPr="007C7C7F" w:rsidRDefault="00E62142" w:rsidP="00E62142">
            <w:pPr>
              <w:pStyle w:val="NoSpacing"/>
            </w:pPr>
            <w:r>
              <w:rPr>
                <w:rFonts w:cstheme="minorHAnsi"/>
              </w:rPr>
              <w:t>1</w:t>
            </w:r>
          </w:p>
        </w:tc>
        <w:tc>
          <w:tcPr>
            <w:tcW w:w="2248" w:type="dxa"/>
            <w:shd w:val="clear" w:color="000000" w:fill="FFFFFF"/>
          </w:tcPr>
          <w:p w14:paraId="1E1E4B0A" w14:textId="559241EB" w:rsidR="00E62142" w:rsidRPr="007C7C7F" w:rsidRDefault="00E62142" w:rsidP="005A70A9">
            <w:pPr>
              <w:pStyle w:val="NoSpacing"/>
            </w:pPr>
            <w:r w:rsidRPr="002923FD">
              <w:t xml:space="preserve">Publication </w:t>
            </w:r>
            <w:r w:rsidR="007F2B93">
              <w:t>option</w:t>
            </w:r>
          </w:p>
        </w:tc>
        <w:tc>
          <w:tcPr>
            <w:tcW w:w="1701" w:type="dxa"/>
            <w:shd w:val="clear" w:color="000000" w:fill="FFFFFF"/>
          </w:tcPr>
          <w:p w14:paraId="0B316E4A" w14:textId="26183002" w:rsidR="00E62142" w:rsidRPr="00901608" w:rsidRDefault="00E62142" w:rsidP="005A70A9">
            <w:pPr>
              <w:pStyle w:val="NoSpacing"/>
            </w:pPr>
            <w:r w:rsidRPr="002923FD">
              <w:t>Radio Button Group</w:t>
            </w:r>
          </w:p>
        </w:tc>
        <w:tc>
          <w:tcPr>
            <w:tcW w:w="2147" w:type="dxa"/>
          </w:tcPr>
          <w:p w14:paraId="0260D472" w14:textId="08F67108" w:rsidR="00E62142" w:rsidRPr="00901608" w:rsidRDefault="00E62142" w:rsidP="005A70A9">
            <w:pPr>
              <w:pStyle w:val="NoSpacing"/>
            </w:pPr>
          </w:p>
        </w:tc>
        <w:tc>
          <w:tcPr>
            <w:tcW w:w="3685" w:type="dxa"/>
          </w:tcPr>
          <w:p w14:paraId="19C97ED9" w14:textId="66F7C057" w:rsidR="00E62142" w:rsidRPr="002923FD" w:rsidRDefault="00380D00" w:rsidP="005A70A9">
            <w:pPr>
              <w:pStyle w:val="NoSpacing"/>
            </w:pPr>
            <w:r>
              <w:t>Options available are</w:t>
            </w:r>
            <w:r w:rsidR="00E62142" w:rsidRPr="002923FD">
              <w:t>:</w:t>
            </w:r>
          </w:p>
          <w:p w14:paraId="62141635" w14:textId="499ABFFE" w:rsidR="00E62142" w:rsidRPr="002923FD" w:rsidRDefault="00E62142" w:rsidP="00D95647">
            <w:pPr>
              <w:pStyle w:val="ListParagraph"/>
            </w:pPr>
            <w:commentRangeStart w:id="744"/>
            <w:r w:rsidRPr="002923FD">
              <w:t>Publish immediately</w:t>
            </w:r>
            <w:commentRangeEnd w:id="744"/>
            <w:r w:rsidR="008676AC">
              <w:rPr>
                <w:rStyle w:val="CommentReference"/>
              </w:rPr>
              <w:commentReference w:id="744"/>
            </w:r>
          </w:p>
          <w:p w14:paraId="57C2B86F" w14:textId="50C44CD0" w:rsidR="00E62142" w:rsidRPr="00901608" w:rsidRDefault="00E62142" w:rsidP="00D95647">
            <w:pPr>
              <w:pStyle w:val="ListParagraph"/>
            </w:pPr>
            <w:r w:rsidRPr="002923FD">
              <w:t>Publish at specific date/time</w:t>
            </w:r>
          </w:p>
        </w:tc>
      </w:tr>
      <w:tr w:rsidR="00E62142" w:rsidRPr="00901608" w14:paraId="5423DC9A" w14:textId="77777777" w:rsidTr="003175EA">
        <w:tc>
          <w:tcPr>
            <w:tcW w:w="562" w:type="dxa"/>
          </w:tcPr>
          <w:p w14:paraId="3532BFA6" w14:textId="78AE2693" w:rsidR="00E62142" w:rsidRDefault="005A70A9" w:rsidP="00E62142">
            <w:pPr>
              <w:pStyle w:val="NoSpacing"/>
              <w:rPr>
                <w:rFonts w:cstheme="minorHAnsi"/>
              </w:rPr>
            </w:pPr>
            <w:r>
              <w:rPr>
                <w:rFonts w:cstheme="minorHAnsi"/>
              </w:rPr>
              <w:t>2</w:t>
            </w:r>
          </w:p>
        </w:tc>
        <w:tc>
          <w:tcPr>
            <w:tcW w:w="2248" w:type="dxa"/>
            <w:shd w:val="clear" w:color="000000" w:fill="FFFFFF"/>
          </w:tcPr>
          <w:p w14:paraId="76EF199E" w14:textId="78BFC74B" w:rsidR="00E62142" w:rsidRPr="00474AFC" w:rsidRDefault="00E62142" w:rsidP="005A70A9">
            <w:pPr>
              <w:pStyle w:val="NoSpacing"/>
            </w:pPr>
            <w:r w:rsidRPr="002923FD">
              <w:t xml:space="preserve">Publication </w:t>
            </w:r>
            <w:r>
              <w:t>d</w:t>
            </w:r>
            <w:r w:rsidRPr="002923FD">
              <w:t>ate</w:t>
            </w:r>
          </w:p>
        </w:tc>
        <w:tc>
          <w:tcPr>
            <w:tcW w:w="1701" w:type="dxa"/>
            <w:shd w:val="clear" w:color="000000" w:fill="FFFFFF"/>
          </w:tcPr>
          <w:p w14:paraId="4DB6CC31" w14:textId="5F6C14C6" w:rsidR="00E62142" w:rsidRPr="00474AFC" w:rsidRDefault="00E62142" w:rsidP="005A70A9">
            <w:pPr>
              <w:pStyle w:val="NoSpacing"/>
            </w:pPr>
            <w:r w:rsidRPr="002923FD">
              <w:t>Date Picker</w:t>
            </w:r>
          </w:p>
        </w:tc>
        <w:tc>
          <w:tcPr>
            <w:tcW w:w="2147" w:type="dxa"/>
          </w:tcPr>
          <w:p w14:paraId="78C44F23" w14:textId="77777777" w:rsidR="00E62142" w:rsidRPr="00B47904" w:rsidRDefault="00E62142" w:rsidP="005A70A9">
            <w:pPr>
              <w:pStyle w:val="NoSpacing"/>
            </w:pPr>
          </w:p>
        </w:tc>
        <w:tc>
          <w:tcPr>
            <w:tcW w:w="3685" w:type="dxa"/>
          </w:tcPr>
          <w:p w14:paraId="1E1CDBAA" w14:textId="693E2D3A" w:rsidR="00E62142" w:rsidRPr="00474AFC" w:rsidRDefault="00A47485" w:rsidP="005A70A9">
            <w:pPr>
              <w:pStyle w:val="NoSpacing"/>
            </w:pPr>
            <w:ins w:id="745" w:author="Jasmine WL TEO (MAS)" w:date="2026-01-08T11:49:00Z" w16du:dateUtc="2026-01-08T03:49:00Z">
              <w:r>
                <w:t>To display when the option ‘Publi</w:t>
              </w:r>
              <w:del w:id="746" w:author="Akila BALAKRISHNAN from.OPTIMUM (MAS)" w:date="2026-01-08T12:32:00Z" w16du:dateUtc="2026-01-08T04:32:00Z">
                <w:r>
                  <w:delText>c</w:delText>
                </w:r>
              </w:del>
            </w:ins>
            <w:ins w:id="747" w:author="Akila BALAKRISHNAN from.OPTIMUM (MAS)" w:date="2026-01-08T12:32:00Z" w16du:dateUtc="2026-01-08T04:32:00Z">
              <w:r w:rsidR="00DA45E1">
                <w:t>sh</w:t>
              </w:r>
            </w:ins>
            <w:ins w:id="748" w:author="Jasmine WL TEO (MAS)" w:date="2026-01-08T11:49:00Z" w16du:dateUtc="2026-01-08T03:49:00Z">
              <w:r>
                <w:t xml:space="preserve"> at specific date/time is selected. </w:t>
              </w:r>
            </w:ins>
            <w:r w:rsidR="00E62142" w:rsidRPr="002923FD">
              <w:t xml:space="preserve">Mandatory and </w:t>
            </w:r>
            <w:r w:rsidR="00E62142">
              <w:t xml:space="preserve">editable only </w:t>
            </w:r>
            <w:r w:rsidR="00E62142" w:rsidRPr="002923FD">
              <w:t>if "Publish at specific date/time" is selected as the Publication Timing.</w:t>
            </w:r>
            <w:r w:rsidR="00E62142">
              <w:t xml:space="preserve"> D</w:t>
            </w:r>
            <w:r w:rsidR="00E62142" w:rsidRPr="002923FD">
              <w:t>efaults to current date</w:t>
            </w:r>
            <w:r w:rsidR="00E62142">
              <w:t>.</w:t>
            </w:r>
          </w:p>
        </w:tc>
      </w:tr>
      <w:tr w:rsidR="00E62142" w:rsidRPr="00901608" w14:paraId="71F847F5" w14:textId="77777777" w:rsidTr="003175EA">
        <w:tc>
          <w:tcPr>
            <w:tcW w:w="562" w:type="dxa"/>
          </w:tcPr>
          <w:p w14:paraId="2C0706CC" w14:textId="4C0ADAED" w:rsidR="00E62142" w:rsidRDefault="005A70A9" w:rsidP="00E62142">
            <w:pPr>
              <w:pStyle w:val="NoSpacing"/>
              <w:rPr>
                <w:rFonts w:cstheme="minorHAnsi"/>
              </w:rPr>
            </w:pPr>
            <w:r>
              <w:rPr>
                <w:rFonts w:cstheme="minorHAnsi"/>
              </w:rPr>
              <w:t>3</w:t>
            </w:r>
          </w:p>
        </w:tc>
        <w:tc>
          <w:tcPr>
            <w:tcW w:w="2248" w:type="dxa"/>
            <w:shd w:val="clear" w:color="000000" w:fill="FFFFFF"/>
          </w:tcPr>
          <w:p w14:paraId="249C8293" w14:textId="70ABE62D" w:rsidR="00E62142" w:rsidRPr="00474AFC" w:rsidRDefault="00E62142" w:rsidP="005A70A9">
            <w:pPr>
              <w:pStyle w:val="NoSpacing"/>
            </w:pPr>
            <w:r w:rsidRPr="002923FD">
              <w:t xml:space="preserve">Publication </w:t>
            </w:r>
            <w:r>
              <w:t>t</w:t>
            </w:r>
            <w:r w:rsidRPr="002923FD">
              <w:t>ime</w:t>
            </w:r>
          </w:p>
        </w:tc>
        <w:tc>
          <w:tcPr>
            <w:tcW w:w="1701" w:type="dxa"/>
            <w:shd w:val="clear" w:color="000000" w:fill="FFFFFF"/>
          </w:tcPr>
          <w:p w14:paraId="2349F94D" w14:textId="0DAA4FDA" w:rsidR="00E62142" w:rsidRPr="00474AFC" w:rsidRDefault="00E62142" w:rsidP="005A70A9">
            <w:pPr>
              <w:pStyle w:val="NoSpacing"/>
            </w:pPr>
            <w:r w:rsidRPr="002923FD">
              <w:t>Time Picker</w:t>
            </w:r>
          </w:p>
        </w:tc>
        <w:tc>
          <w:tcPr>
            <w:tcW w:w="2147" w:type="dxa"/>
          </w:tcPr>
          <w:p w14:paraId="67EDC5C7" w14:textId="77777777" w:rsidR="00E62142" w:rsidRPr="00B47904" w:rsidRDefault="00E62142" w:rsidP="005A70A9">
            <w:pPr>
              <w:pStyle w:val="NoSpacing"/>
            </w:pPr>
          </w:p>
        </w:tc>
        <w:tc>
          <w:tcPr>
            <w:tcW w:w="3685" w:type="dxa"/>
          </w:tcPr>
          <w:p w14:paraId="1E92AA65" w14:textId="78988345" w:rsidR="00B3348A" w:rsidRDefault="00A47485" w:rsidP="005A70A9">
            <w:pPr>
              <w:pStyle w:val="NoSpacing"/>
              <w:rPr>
                <w:ins w:id="749" w:author="Eugene CHEONG from.TOPPAN (MAS)" w:date="2025-12-22T14:12:00Z" w16du:dateUtc="2025-12-22T06:12:00Z"/>
              </w:rPr>
            </w:pPr>
            <w:ins w:id="750" w:author="Jasmine WL TEO (MAS)" w:date="2026-01-08T11:49:00Z" w16du:dateUtc="2026-01-08T03:49:00Z">
              <w:r>
                <w:t>To display when the option ‘Publi</w:t>
              </w:r>
              <w:del w:id="751" w:author="Akila BALAKRISHNAN from.OPTIMUM (MAS)" w:date="2026-01-08T12:32:00Z" w16du:dateUtc="2026-01-08T04:32:00Z">
                <w:r>
                  <w:delText>c</w:delText>
                </w:r>
              </w:del>
            </w:ins>
            <w:ins w:id="752" w:author="Akila BALAKRISHNAN from.OPTIMUM (MAS)" w:date="2026-01-08T12:32:00Z" w16du:dateUtc="2026-01-08T04:32:00Z">
              <w:r w:rsidR="00DA45E1">
                <w:t>sh</w:t>
              </w:r>
            </w:ins>
            <w:ins w:id="753" w:author="Jasmine WL TEO (MAS)" w:date="2026-01-08T11:49:00Z" w16du:dateUtc="2026-01-08T03:49:00Z">
              <w:r>
                <w:t xml:space="preserve"> at specific date/time is selected. </w:t>
              </w:r>
            </w:ins>
            <w:r w:rsidR="00E62142" w:rsidRPr="002923FD">
              <w:t xml:space="preserve">Mandatory and </w:t>
            </w:r>
            <w:r w:rsidR="00E62142">
              <w:t>editable only</w:t>
            </w:r>
            <w:r w:rsidR="00E62142" w:rsidRPr="002923FD">
              <w:t xml:space="preserve"> if "Publish at specific date/time" is selected as the Publication Timing.</w:t>
            </w:r>
          </w:p>
          <w:p w14:paraId="21AAD525" w14:textId="77777777" w:rsidR="00B3348A" w:rsidRDefault="00B3348A" w:rsidP="005A70A9">
            <w:pPr>
              <w:pStyle w:val="NoSpacing"/>
              <w:rPr>
                <w:ins w:id="754" w:author="Eugene CHEONG from.TOPPAN (MAS)" w:date="2025-12-22T14:12:00Z" w16du:dateUtc="2025-12-22T06:12:00Z"/>
              </w:rPr>
            </w:pPr>
          </w:p>
          <w:p w14:paraId="27C95616" w14:textId="24CA5C38" w:rsidR="00E62142" w:rsidRPr="00474AFC" w:rsidRDefault="00B3348A" w:rsidP="00B3348A">
            <w:pPr>
              <w:pStyle w:val="NoSpacing"/>
            </w:pPr>
            <w:ins w:id="755" w:author="Eugene CHEONG from.TOPPAN (MAS)" w:date="2025-12-22T14:12:00Z" w16du:dateUtc="2025-12-22T06:12:00Z">
              <w:r>
                <w:t>The default value for this field</w:t>
              </w:r>
              <w:r w:rsidRPr="00216A6C">
                <w:t xml:space="preserve"> </w:t>
              </w:r>
              <w:r>
                <w:t>is a configurable parameter</w:t>
              </w:r>
            </w:ins>
            <w:ins w:id="756" w:author="Han Xie CHAI (MAS)" w:date="2025-12-31T10:29:00Z" w16du:dateUtc="2025-12-31T02:29:00Z">
              <w:r w:rsidR="00CF0D1B">
                <w:t xml:space="preserve">. </w:t>
              </w:r>
              <w:r w:rsidR="00CF0D1B">
                <w:rPr>
                  <w:rFonts w:cstheme="minorHAnsi"/>
                </w:rPr>
                <w:t>See Issuance calendar publication time in Configurations in xxx</w:t>
              </w:r>
            </w:ins>
            <w:ins w:id="757" w:author="Eugene CHEONG from.TOPPAN (MAS)" w:date="2025-12-22T14:12:00Z" w16du:dateUtc="2025-12-22T06:12:00Z">
              <w:del w:id="758" w:author="Han Xie CHAI (MAS)" w:date="2025-12-31T10:29:00Z" w16du:dateUtc="2025-12-31T02:29:00Z">
                <w:r w:rsidDel="00CF0D1B">
                  <w:delText xml:space="preserve"> with an initial value of 18:00</w:delText>
                </w:r>
              </w:del>
            </w:ins>
            <w:del w:id="759" w:author="Han Xie CHAI (MAS)" w:date="2025-12-31T10:29:00Z" w16du:dateUtc="2025-12-31T02:29:00Z">
              <w:r w:rsidR="00E62142" w:rsidDel="00CF0D1B">
                <w:delText xml:space="preserve"> </w:delText>
              </w:r>
            </w:del>
            <w:del w:id="760" w:author="Eugene CHEONG from.TOPPAN (MAS)" w:date="2025-12-22T14:12:00Z" w16du:dateUtc="2025-12-22T06:12:00Z">
              <w:r w:rsidR="00E62142" w:rsidDel="00B3348A">
                <w:delText>Defaults to 18:00 (TBC)</w:delText>
              </w:r>
            </w:del>
            <w:r w:rsidR="00E62142">
              <w:t>.</w:t>
            </w:r>
          </w:p>
        </w:tc>
      </w:tr>
    </w:tbl>
    <w:p w14:paraId="186A0B1E" w14:textId="7FFD0184" w:rsidR="005A70A9" w:rsidRPr="00474AFC" w:rsidRDefault="005A70A9" w:rsidP="005A70A9">
      <w:pPr>
        <w:pStyle w:val="Caption"/>
      </w:pPr>
      <w:r>
        <w:t xml:space="preserve">Table </w:t>
      </w:r>
      <w:r>
        <w:fldChar w:fldCharType="begin"/>
      </w:r>
      <w:r>
        <w:instrText xml:space="preserve"> SEQ Table \* ARABIC </w:instrText>
      </w:r>
      <w:r>
        <w:fldChar w:fldCharType="separate"/>
      </w:r>
      <w:r w:rsidR="007F5F9A">
        <w:rPr>
          <w:noProof/>
        </w:rPr>
        <w:t>12</w:t>
      </w:r>
      <w:r>
        <w:fldChar w:fldCharType="end"/>
      </w:r>
      <w:r w:rsidR="00F43972">
        <w:t>:</w:t>
      </w:r>
      <w:r>
        <w:t xml:space="preserve"> Publication Details Screen Elements</w:t>
      </w:r>
    </w:p>
    <w:p w14:paraId="0594B77D" w14:textId="664DBA7C" w:rsidR="00474AFC" w:rsidRPr="00474AFC" w:rsidRDefault="00474AFC" w:rsidP="003F1708"/>
    <w:p w14:paraId="354FEAA3" w14:textId="7003CBAD" w:rsidR="00474AFC" w:rsidRDefault="00474AFC" w:rsidP="006162CB">
      <w:pPr>
        <w:pStyle w:val="Heading4"/>
      </w:pPr>
      <w:r>
        <w:lastRenderedPageBreak/>
        <w:t>Internal Remarks</w:t>
      </w:r>
    </w:p>
    <w:p w14:paraId="10AED614" w14:textId="5E6C38CF" w:rsidR="00474AFC" w:rsidRPr="00474AFC" w:rsidRDefault="005A70A9" w:rsidP="003F1708">
      <w:r>
        <w:t xml:space="preserve">Refer to </w:t>
      </w:r>
      <w:r w:rsidRPr="00C96648">
        <w:rPr>
          <w:i/>
          <w:iCs/>
        </w:rPr>
        <w:t>MAS_OMEGA – Functional Specifications Document (Common Functions)</w:t>
      </w:r>
      <w:r w:rsidR="00A721A9">
        <w:rPr>
          <w:i/>
          <w:iCs/>
        </w:rPr>
        <w:t>.docx</w:t>
      </w:r>
      <w:r>
        <w:t xml:space="preserve"> for the screen elements used and its functionalities.</w:t>
      </w:r>
    </w:p>
    <w:p w14:paraId="5CA9938C" w14:textId="1C1C3602" w:rsidR="00474AFC" w:rsidRDefault="00474AFC" w:rsidP="006162CB">
      <w:pPr>
        <w:pStyle w:val="Heading4"/>
      </w:pPr>
      <w:commentRangeStart w:id="761"/>
      <w:commentRangeStart w:id="762"/>
      <w:commentRangeStart w:id="763"/>
      <w:r>
        <w:t>Action Button Row</w:t>
      </w:r>
      <w:commentRangeEnd w:id="761"/>
      <w:r w:rsidR="00BE25C5">
        <w:rPr>
          <w:rStyle w:val="CommentReference"/>
          <w:rFonts w:eastAsiaTheme="minorHAnsi" w:cstheme="minorBidi"/>
          <w:b w:val="0"/>
          <w:iCs w:val="0"/>
        </w:rPr>
        <w:commentReference w:id="761"/>
      </w:r>
      <w:commentRangeEnd w:id="762"/>
      <w:r w:rsidR="00963BFB">
        <w:rPr>
          <w:rStyle w:val="CommentReference"/>
          <w:rFonts w:eastAsiaTheme="minorHAnsi" w:cstheme="minorBidi"/>
          <w:b w:val="0"/>
          <w:iCs w:val="0"/>
        </w:rPr>
        <w:commentReference w:id="762"/>
      </w:r>
      <w:commentRangeEnd w:id="763"/>
      <w:r w:rsidR="0005134C">
        <w:rPr>
          <w:rStyle w:val="CommentReference"/>
          <w:rFonts w:eastAsiaTheme="minorHAnsi" w:cstheme="minorBidi"/>
          <w:b w:val="0"/>
          <w:iCs w:val="0"/>
        </w:rPr>
        <w:commentReference w:id="763"/>
      </w:r>
    </w:p>
    <w:tbl>
      <w:tblPr>
        <w:tblStyle w:val="TableGrid"/>
        <w:tblW w:w="0" w:type="auto"/>
        <w:tblLook w:val="04A0" w:firstRow="1" w:lastRow="0" w:firstColumn="1" w:lastColumn="0" w:noHBand="0" w:noVBand="1"/>
      </w:tblPr>
      <w:tblGrid>
        <w:gridCol w:w="562"/>
        <w:gridCol w:w="2067"/>
        <w:gridCol w:w="1605"/>
        <w:gridCol w:w="2026"/>
        <w:gridCol w:w="4530"/>
      </w:tblGrid>
      <w:tr w:rsidR="005F251E" w:rsidRPr="007D7B67" w14:paraId="11200395" w14:textId="77777777" w:rsidTr="00963BFB">
        <w:tc>
          <w:tcPr>
            <w:tcW w:w="562" w:type="dxa"/>
            <w:shd w:val="clear" w:color="auto" w:fill="E7E6E6" w:themeFill="background2"/>
          </w:tcPr>
          <w:p w14:paraId="1F6E9754" w14:textId="77777777" w:rsidR="005F251E" w:rsidRPr="007D7B67" w:rsidRDefault="005F251E" w:rsidP="007C6BBB">
            <w:pPr>
              <w:pStyle w:val="NoSpacing"/>
              <w:jc w:val="center"/>
              <w:rPr>
                <w:b/>
                <w:bCs/>
              </w:rPr>
            </w:pPr>
            <w:r w:rsidRPr="007D7B67">
              <w:rPr>
                <w:rFonts w:cstheme="minorHAnsi"/>
                <w:b/>
                <w:bCs/>
              </w:rPr>
              <w:t>S/N</w:t>
            </w:r>
          </w:p>
        </w:tc>
        <w:tc>
          <w:tcPr>
            <w:tcW w:w="2067" w:type="dxa"/>
            <w:shd w:val="clear" w:color="auto" w:fill="E7E6E6" w:themeFill="background2"/>
          </w:tcPr>
          <w:p w14:paraId="70B0266A" w14:textId="77777777" w:rsidR="005F251E" w:rsidRPr="007D7B67" w:rsidRDefault="005F251E" w:rsidP="007C6BBB">
            <w:pPr>
              <w:pStyle w:val="NoSpacing"/>
              <w:jc w:val="center"/>
              <w:rPr>
                <w:b/>
                <w:bCs/>
              </w:rPr>
            </w:pPr>
            <w:r w:rsidRPr="007D7B67">
              <w:rPr>
                <w:rFonts w:cstheme="minorHAnsi"/>
                <w:b/>
                <w:bCs/>
              </w:rPr>
              <w:t>Name</w:t>
            </w:r>
          </w:p>
        </w:tc>
        <w:tc>
          <w:tcPr>
            <w:tcW w:w="1605" w:type="dxa"/>
            <w:shd w:val="clear" w:color="auto" w:fill="E7E6E6" w:themeFill="background2"/>
          </w:tcPr>
          <w:p w14:paraId="30BE937D" w14:textId="77777777" w:rsidR="005F251E" w:rsidRPr="007D7B67" w:rsidRDefault="005F251E" w:rsidP="007C6BBB">
            <w:pPr>
              <w:pStyle w:val="TableHeading"/>
              <w:jc w:val="center"/>
              <w:rPr>
                <w:rFonts w:asciiTheme="minorHAnsi" w:hAnsiTheme="minorHAnsi" w:cstheme="minorHAnsi"/>
                <w:bCs/>
              </w:rPr>
            </w:pPr>
            <w:r w:rsidRPr="007D7B67">
              <w:rPr>
                <w:rFonts w:asciiTheme="minorHAnsi" w:hAnsiTheme="minorHAnsi" w:cstheme="minorHAnsi"/>
                <w:bCs/>
              </w:rPr>
              <w:t>Type</w:t>
            </w:r>
          </w:p>
          <w:p w14:paraId="1A2CFA4E" w14:textId="77777777" w:rsidR="005F251E" w:rsidRPr="007D7B67" w:rsidRDefault="005F251E" w:rsidP="007C6BBB">
            <w:pPr>
              <w:pStyle w:val="NoSpacing"/>
              <w:jc w:val="center"/>
              <w:rPr>
                <w:b/>
                <w:bCs/>
              </w:rPr>
            </w:pPr>
            <w:r w:rsidRPr="007D7B67">
              <w:rPr>
                <w:rFonts w:cstheme="minorHAnsi"/>
                <w:b/>
                <w:bCs/>
              </w:rPr>
              <w:t>(Max Length)</w:t>
            </w:r>
          </w:p>
        </w:tc>
        <w:tc>
          <w:tcPr>
            <w:tcW w:w="2026" w:type="dxa"/>
            <w:shd w:val="clear" w:color="auto" w:fill="E7E6E6" w:themeFill="background2"/>
          </w:tcPr>
          <w:p w14:paraId="4A8B3849" w14:textId="77777777" w:rsidR="005F251E" w:rsidRPr="007D7B67" w:rsidRDefault="005F251E" w:rsidP="007C6BBB">
            <w:pPr>
              <w:pStyle w:val="NoSpacing"/>
              <w:jc w:val="center"/>
              <w:rPr>
                <w:b/>
                <w:bCs/>
              </w:rPr>
            </w:pPr>
            <w:r w:rsidRPr="007D7B67">
              <w:rPr>
                <w:rFonts w:cstheme="minorHAnsi"/>
                <w:b/>
                <w:bCs/>
              </w:rPr>
              <w:t>Validation Rules</w:t>
            </w:r>
          </w:p>
        </w:tc>
        <w:tc>
          <w:tcPr>
            <w:tcW w:w="4530" w:type="dxa"/>
            <w:shd w:val="clear" w:color="auto" w:fill="E7E6E6" w:themeFill="background2"/>
          </w:tcPr>
          <w:p w14:paraId="59FB19F7" w14:textId="77777777" w:rsidR="005F251E" w:rsidRPr="007D7B67" w:rsidRDefault="005F251E" w:rsidP="007C6BBB">
            <w:pPr>
              <w:pStyle w:val="NoSpacing"/>
              <w:jc w:val="center"/>
              <w:rPr>
                <w:rFonts w:cstheme="minorHAnsi"/>
                <w:b/>
                <w:bCs/>
              </w:rPr>
            </w:pPr>
            <w:r>
              <w:rPr>
                <w:rFonts w:cstheme="minorHAnsi"/>
                <w:b/>
                <w:bCs/>
              </w:rPr>
              <w:t>Remarks</w:t>
            </w:r>
          </w:p>
        </w:tc>
      </w:tr>
      <w:tr w:rsidR="005F251E" w:rsidRPr="00901608" w14:paraId="5A9CC721" w14:textId="77777777" w:rsidTr="00963BFB">
        <w:tc>
          <w:tcPr>
            <w:tcW w:w="562" w:type="dxa"/>
          </w:tcPr>
          <w:p w14:paraId="14361F5B" w14:textId="77777777" w:rsidR="005F251E" w:rsidRPr="007C7C7F" w:rsidRDefault="005F251E" w:rsidP="007C6BBB">
            <w:pPr>
              <w:pStyle w:val="NoSpacing"/>
            </w:pPr>
            <w:r>
              <w:rPr>
                <w:rFonts w:cstheme="minorHAnsi"/>
              </w:rPr>
              <w:t>1</w:t>
            </w:r>
          </w:p>
        </w:tc>
        <w:tc>
          <w:tcPr>
            <w:tcW w:w="2067" w:type="dxa"/>
          </w:tcPr>
          <w:p w14:paraId="7B5DB0AF" w14:textId="0D6CDA16" w:rsidR="005F251E" w:rsidRPr="007C7C7F" w:rsidRDefault="005F251E" w:rsidP="007C6BBB">
            <w:pPr>
              <w:pStyle w:val="NoSpacing"/>
            </w:pPr>
            <w:r>
              <w:t>Back</w:t>
            </w:r>
          </w:p>
        </w:tc>
        <w:tc>
          <w:tcPr>
            <w:tcW w:w="1605" w:type="dxa"/>
          </w:tcPr>
          <w:p w14:paraId="5450267B" w14:textId="0F85C66E" w:rsidR="005F251E" w:rsidRPr="00901608" w:rsidRDefault="005F251E" w:rsidP="007C6BBB">
            <w:pPr>
              <w:pStyle w:val="NoSpacing"/>
            </w:pPr>
            <w:r>
              <w:rPr>
                <w:rFonts w:cstheme="minorHAnsi"/>
                <w:color w:val="000000"/>
              </w:rPr>
              <w:t>Tertiary b</w:t>
            </w:r>
            <w:r w:rsidRPr="002923FD">
              <w:rPr>
                <w:rFonts w:cstheme="minorHAnsi"/>
                <w:color w:val="000000"/>
              </w:rPr>
              <w:t>utton</w:t>
            </w:r>
          </w:p>
        </w:tc>
        <w:tc>
          <w:tcPr>
            <w:tcW w:w="2026" w:type="dxa"/>
          </w:tcPr>
          <w:p w14:paraId="51FEF1CD" w14:textId="135B83E1" w:rsidR="005F251E" w:rsidRPr="00901608" w:rsidRDefault="005F251E" w:rsidP="007C6BBB">
            <w:pPr>
              <w:pStyle w:val="NoSpacing"/>
            </w:pPr>
          </w:p>
        </w:tc>
        <w:tc>
          <w:tcPr>
            <w:tcW w:w="4530" w:type="dxa"/>
          </w:tcPr>
          <w:p w14:paraId="3C8F2575" w14:textId="735EB40C" w:rsidR="005F251E" w:rsidRPr="00901608" w:rsidRDefault="005F251E" w:rsidP="007C6BBB">
            <w:pPr>
              <w:pStyle w:val="NoSpacing"/>
            </w:pPr>
            <w:r>
              <w:rPr>
                <w:rFonts w:cstheme="minorHAnsi"/>
                <w:color w:val="000000"/>
              </w:rPr>
              <w:t>R</w:t>
            </w:r>
            <w:r w:rsidRPr="002923FD">
              <w:rPr>
                <w:rFonts w:cstheme="minorHAnsi"/>
                <w:color w:val="000000"/>
              </w:rPr>
              <w:t>edirect</w:t>
            </w:r>
            <w:r>
              <w:rPr>
                <w:rFonts w:cstheme="minorHAnsi"/>
                <w:color w:val="000000"/>
              </w:rPr>
              <w:t>s</w:t>
            </w:r>
            <w:r w:rsidRPr="002923FD">
              <w:rPr>
                <w:rFonts w:cstheme="minorHAnsi"/>
                <w:color w:val="000000"/>
              </w:rPr>
              <w:t xml:space="preserve"> the user back to the </w:t>
            </w:r>
            <w:r>
              <w:rPr>
                <w:rFonts w:cstheme="minorHAnsi"/>
                <w:color w:val="000000"/>
              </w:rPr>
              <w:t xml:space="preserve">Issuance Calendar </w:t>
            </w:r>
            <w:r w:rsidRPr="002923FD">
              <w:rPr>
                <w:rFonts w:cstheme="minorHAnsi"/>
                <w:color w:val="000000"/>
              </w:rPr>
              <w:t>Listing Page.</w:t>
            </w:r>
          </w:p>
        </w:tc>
      </w:tr>
      <w:tr w:rsidR="00963BFB" w:rsidRPr="00901608" w14:paraId="407D6E16" w14:textId="77777777" w:rsidTr="00963BFB">
        <w:trPr>
          <w:ins w:id="764" w:author="Eugene CHEONG from.TOPPAN (MAS)" w:date="2025-12-19T16:47:00Z"/>
        </w:trPr>
        <w:tc>
          <w:tcPr>
            <w:tcW w:w="562" w:type="dxa"/>
          </w:tcPr>
          <w:p w14:paraId="70E08751" w14:textId="0946EE07" w:rsidR="00963BFB" w:rsidRDefault="00963BFB" w:rsidP="007C6BBB">
            <w:pPr>
              <w:pStyle w:val="NoSpacing"/>
              <w:rPr>
                <w:ins w:id="765" w:author="Eugene CHEONG from.TOPPAN (MAS)" w:date="2025-12-19T16:47:00Z" w16du:dateUtc="2025-12-19T08:47:00Z"/>
                <w:rFonts w:cstheme="minorHAnsi"/>
              </w:rPr>
            </w:pPr>
            <w:ins w:id="766" w:author="Eugene CHEONG from.TOPPAN (MAS)" w:date="2025-12-19T16:47:00Z" w16du:dateUtc="2025-12-19T08:47:00Z">
              <w:r>
                <w:rPr>
                  <w:rFonts w:cstheme="minorHAnsi"/>
                </w:rPr>
                <w:t>2</w:t>
              </w:r>
            </w:ins>
          </w:p>
        </w:tc>
        <w:tc>
          <w:tcPr>
            <w:tcW w:w="2067" w:type="dxa"/>
          </w:tcPr>
          <w:p w14:paraId="70B41467" w14:textId="443D504A" w:rsidR="00963BFB" w:rsidRDefault="00963BFB" w:rsidP="007C6BBB">
            <w:pPr>
              <w:pStyle w:val="NoSpacing"/>
              <w:rPr>
                <w:ins w:id="767" w:author="Eugene CHEONG from.TOPPAN (MAS)" w:date="2025-12-19T16:47:00Z" w16du:dateUtc="2025-12-19T08:47:00Z"/>
              </w:rPr>
            </w:pPr>
            <w:ins w:id="768" w:author="Eugene CHEONG from.TOPPAN (MAS)" w:date="2025-12-19T16:47:00Z" w16du:dateUtc="2025-12-19T08:47:00Z">
              <w:r>
                <w:t>Save as draft</w:t>
              </w:r>
            </w:ins>
          </w:p>
        </w:tc>
        <w:tc>
          <w:tcPr>
            <w:tcW w:w="1605" w:type="dxa"/>
          </w:tcPr>
          <w:p w14:paraId="477F9580" w14:textId="032CD088" w:rsidR="00963BFB" w:rsidRDefault="00963BFB" w:rsidP="007C6BBB">
            <w:pPr>
              <w:pStyle w:val="NoSpacing"/>
              <w:rPr>
                <w:ins w:id="769" w:author="Eugene CHEONG from.TOPPAN (MAS)" w:date="2025-12-19T16:47:00Z" w16du:dateUtc="2025-12-19T08:47:00Z"/>
                <w:rFonts w:cstheme="minorHAnsi"/>
                <w:color w:val="000000"/>
              </w:rPr>
            </w:pPr>
            <w:ins w:id="770" w:author="Eugene CHEONG from.TOPPAN (MAS)" w:date="2025-12-19T16:47:00Z" w16du:dateUtc="2025-12-19T08:47:00Z">
              <w:r>
                <w:rPr>
                  <w:rFonts w:cstheme="minorHAnsi"/>
                  <w:color w:val="000000"/>
                </w:rPr>
                <w:t>Secondary button</w:t>
              </w:r>
            </w:ins>
          </w:p>
        </w:tc>
        <w:tc>
          <w:tcPr>
            <w:tcW w:w="2026" w:type="dxa"/>
          </w:tcPr>
          <w:p w14:paraId="04972080" w14:textId="77777777" w:rsidR="00963BFB" w:rsidRPr="00901608" w:rsidRDefault="00963BFB" w:rsidP="007C6BBB">
            <w:pPr>
              <w:pStyle w:val="NoSpacing"/>
              <w:rPr>
                <w:ins w:id="771" w:author="Eugene CHEONG from.TOPPAN (MAS)" w:date="2025-12-19T16:47:00Z" w16du:dateUtc="2025-12-19T08:47:00Z"/>
              </w:rPr>
            </w:pPr>
          </w:p>
        </w:tc>
        <w:tc>
          <w:tcPr>
            <w:tcW w:w="4530" w:type="dxa"/>
          </w:tcPr>
          <w:p w14:paraId="34C68F8A" w14:textId="626A476B" w:rsidR="00963BFB" w:rsidRDefault="00963BFB" w:rsidP="007C6BBB">
            <w:pPr>
              <w:pStyle w:val="NoSpacing"/>
              <w:rPr>
                <w:ins w:id="772" w:author="Eugene CHEONG from.TOPPAN (MAS)" w:date="2025-12-19T16:47:00Z" w16du:dateUtc="2025-12-19T08:47:00Z"/>
                <w:rFonts w:cstheme="minorHAnsi"/>
                <w:color w:val="000000"/>
              </w:rPr>
            </w:pPr>
            <w:ins w:id="773" w:author="Eugene CHEONG from.TOPPAN (MAS)" w:date="2025-12-19T16:50:00Z" w16du:dateUtc="2025-12-19T08:50:00Z">
              <w:r>
                <w:rPr>
                  <w:rFonts w:cstheme="minorHAnsi"/>
                  <w:color w:val="000000"/>
                </w:rPr>
                <w:t xml:space="preserve">Saves the issuance calendar details as a draft. </w:t>
              </w:r>
            </w:ins>
            <w:ins w:id="774" w:author="Eugene CHEONG from.TOPPAN (MAS)" w:date="2025-12-19T16:47:00Z" w16du:dateUtc="2025-12-19T08:47:00Z">
              <w:r>
                <w:rPr>
                  <w:rFonts w:cstheme="minorHAnsi"/>
                  <w:color w:val="000000"/>
                </w:rPr>
                <w:t xml:space="preserve">Refer to </w:t>
              </w:r>
              <w:r>
                <w:rPr>
                  <w:rFonts w:cstheme="minorHAnsi"/>
                  <w:color w:val="000000"/>
                </w:rPr>
                <w:fldChar w:fldCharType="begin"/>
              </w:r>
              <w:r>
                <w:rPr>
                  <w:rFonts w:cstheme="minorHAnsi"/>
                  <w:color w:val="000000"/>
                </w:rPr>
                <w:instrText xml:space="preserve"> REF _Ref217055291 \r \h </w:instrText>
              </w:r>
            </w:ins>
            <w:r>
              <w:rPr>
                <w:rFonts w:cstheme="minorHAnsi"/>
                <w:color w:val="000000"/>
              </w:rPr>
            </w:r>
            <w:r>
              <w:rPr>
                <w:rFonts w:cstheme="minorHAnsi"/>
                <w:color w:val="000000"/>
              </w:rPr>
              <w:fldChar w:fldCharType="separate"/>
            </w:r>
            <w:ins w:id="775" w:author="Eugene CHEONG from.TOPPAN (MAS)" w:date="2025-12-19T16:47:00Z" w16du:dateUtc="2025-12-19T08:47:00Z">
              <w:r>
                <w:rPr>
                  <w:rFonts w:cstheme="minorHAnsi"/>
                  <w:color w:val="000000"/>
                </w:rPr>
                <w:t>2.11</w:t>
              </w:r>
              <w:r>
                <w:rPr>
                  <w:rFonts w:cstheme="minorHAnsi"/>
                  <w:color w:val="000000"/>
                </w:rPr>
                <w:fldChar w:fldCharType="end"/>
              </w:r>
            </w:ins>
            <w:ins w:id="776" w:author="Eugene CHEONG from.TOPPAN (MAS)" w:date="2025-12-19T16:48:00Z" w16du:dateUtc="2025-12-19T08:48:00Z">
              <w:r>
                <w:rPr>
                  <w:rFonts w:cstheme="minorHAnsi"/>
                  <w:color w:val="000000"/>
                </w:rPr>
                <w:t xml:space="preserve"> </w:t>
              </w:r>
            </w:ins>
            <w:ins w:id="777" w:author="Eugene CHEONG from.TOPPAN (MAS)" w:date="2025-12-19T16:47:00Z" w16du:dateUtc="2025-12-19T08:47:00Z">
              <w:r>
                <w:rPr>
                  <w:rFonts w:cstheme="minorHAnsi"/>
                  <w:color w:val="000000"/>
                </w:rPr>
                <w:fldChar w:fldCharType="begin"/>
              </w:r>
              <w:r>
                <w:rPr>
                  <w:rFonts w:cstheme="minorHAnsi"/>
                  <w:color w:val="000000"/>
                </w:rPr>
                <w:instrText xml:space="preserve"> REF _Ref217055293 \h </w:instrText>
              </w:r>
            </w:ins>
            <w:r>
              <w:rPr>
                <w:rFonts w:cstheme="minorHAnsi"/>
                <w:color w:val="000000"/>
              </w:rPr>
            </w:r>
            <w:r>
              <w:rPr>
                <w:rFonts w:cstheme="minorHAnsi"/>
                <w:color w:val="000000"/>
              </w:rPr>
              <w:fldChar w:fldCharType="separate"/>
            </w:r>
            <w:ins w:id="778" w:author="Eugene CHEONG from.TOPPAN (MAS)" w:date="2025-12-19T16:47:00Z" w16du:dateUtc="2025-12-19T08:47:00Z">
              <w:r>
                <w:t>Save Issuance Calendar as Draft</w:t>
              </w:r>
              <w:r>
                <w:rPr>
                  <w:rFonts w:cstheme="minorHAnsi"/>
                  <w:color w:val="000000"/>
                </w:rPr>
                <w:fldChar w:fldCharType="end"/>
              </w:r>
            </w:ins>
            <w:ins w:id="779" w:author="Eugene CHEONG from.TOPPAN (MAS)" w:date="2025-12-19T16:48:00Z" w16du:dateUtc="2025-12-19T08:48:00Z">
              <w:r>
                <w:rPr>
                  <w:rFonts w:cstheme="minorHAnsi"/>
                  <w:color w:val="000000"/>
                </w:rPr>
                <w:t>.</w:t>
              </w:r>
            </w:ins>
          </w:p>
        </w:tc>
      </w:tr>
      <w:tr w:rsidR="00963BFB" w:rsidRPr="00901608" w14:paraId="72300AB2" w14:textId="77777777" w:rsidTr="00963BFB">
        <w:trPr>
          <w:ins w:id="780" w:author="Eugene CHEONG from.TOPPAN (MAS)" w:date="2025-12-19T16:47:00Z"/>
        </w:trPr>
        <w:tc>
          <w:tcPr>
            <w:tcW w:w="562" w:type="dxa"/>
          </w:tcPr>
          <w:p w14:paraId="2D95D014" w14:textId="654D9BCA" w:rsidR="00963BFB" w:rsidRDefault="00963BFB" w:rsidP="007C6BBB">
            <w:pPr>
              <w:pStyle w:val="NoSpacing"/>
              <w:rPr>
                <w:ins w:id="781" w:author="Eugene CHEONG from.TOPPAN (MAS)" w:date="2025-12-19T16:47:00Z" w16du:dateUtc="2025-12-19T08:47:00Z"/>
                <w:rFonts w:cstheme="minorHAnsi"/>
              </w:rPr>
            </w:pPr>
            <w:ins w:id="782" w:author="Eugene CHEONG from.TOPPAN (MAS)" w:date="2025-12-19T16:47:00Z" w16du:dateUtc="2025-12-19T08:47:00Z">
              <w:r>
                <w:rPr>
                  <w:rFonts w:cstheme="minorHAnsi"/>
                </w:rPr>
                <w:t>3</w:t>
              </w:r>
            </w:ins>
          </w:p>
        </w:tc>
        <w:tc>
          <w:tcPr>
            <w:tcW w:w="2067" w:type="dxa"/>
          </w:tcPr>
          <w:p w14:paraId="675C6368" w14:textId="5445EEEA" w:rsidR="00963BFB" w:rsidRDefault="00963BFB" w:rsidP="007C6BBB">
            <w:pPr>
              <w:pStyle w:val="NoSpacing"/>
              <w:rPr>
                <w:ins w:id="783" w:author="Eugene CHEONG from.TOPPAN (MAS)" w:date="2025-12-19T16:47:00Z" w16du:dateUtc="2025-12-19T08:47:00Z"/>
              </w:rPr>
            </w:pPr>
            <w:ins w:id="784" w:author="Eugene CHEONG from.TOPPAN (MAS)" w:date="2025-12-19T16:47:00Z" w16du:dateUtc="2025-12-19T08:47:00Z">
              <w:r>
                <w:t>Submit for approval</w:t>
              </w:r>
            </w:ins>
          </w:p>
        </w:tc>
        <w:tc>
          <w:tcPr>
            <w:tcW w:w="1605" w:type="dxa"/>
          </w:tcPr>
          <w:p w14:paraId="5E5E8C4F" w14:textId="3B8D6EDA" w:rsidR="00963BFB" w:rsidRDefault="00963BFB" w:rsidP="007C6BBB">
            <w:pPr>
              <w:pStyle w:val="NoSpacing"/>
              <w:rPr>
                <w:ins w:id="785" w:author="Eugene CHEONG from.TOPPAN (MAS)" w:date="2025-12-19T16:47:00Z" w16du:dateUtc="2025-12-19T08:47:00Z"/>
                <w:rFonts w:cstheme="minorHAnsi"/>
                <w:color w:val="000000"/>
              </w:rPr>
            </w:pPr>
            <w:ins w:id="786" w:author="Eugene CHEONG from.TOPPAN (MAS)" w:date="2025-12-19T16:47:00Z" w16du:dateUtc="2025-12-19T08:47:00Z">
              <w:r>
                <w:rPr>
                  <w:rFonts w:cstheme="minorHAnsi"/>
                  <w:color w:val="000000"/>
                </w:rPr>
                <w:t>Primary button</w:t>
              </w:r>
            </w:ins>
          </w:p>
        </w:tc>
        <w:tc>
          <w:tcPr>
            <w:tcW w:w="2026" w:type="dxa"/>
          </w:tcPr>
          <w:p w14:paraId="6C399261" w14:textId="77777777" w:rsidR="00963BFB" w:rsidRPr="00901608" w:rsidRDefault="00963BFB" w:rsidP="007C6BBB">
            <w:pPr>
              <w:pStyle w:val="NoSpacing"/>
              <w:rPr>
                <w:ins w:id="787" w:author="Eugene CHEONG from.TOPPAN (MAS)" w:date="2025-12-19T16:47:00Z" w16du:dateUtc="2025-12-19T08:47:00Z"/>
              </w:rPr>
            </w:pPr>
          </w:p>
        </w:tc>
        <w:tc>
          <w:tcPr>
            <w:tcW w:w="4530" w:type="dxa"/>
          </w:tcPr>
          <w:p w14:paraId="77B191B7" w14:textId="1B6E1BDF" w:rsidR="00963BFB" w:rsidRDefault="00963BFB" w:rsidP="007C6BBB">
            <w:pPr>
              <w:pStyle w:val="NoSpacing"/>
              <w:rPr>
                <w:ins w:id="788" w:author="Eugene CHEONG from.TOPPAN (MAS)" w:date="2025-12-19T16:47:00Z" w16du:dateUtc="2025-12-19T08:47:00Z"/>
                <w:rFonts w:cstheme="minorHAnsi"/>
                <w:color w:val="000000"/>
              </w:rPr>
            </w:pPr>
            <w:ins w:id="789" w:author="Eugene CHEONG from.TOPPAN (MAS)" w:date="2025-12-19T16:50:00Z" w16du:dateUtc="2025-12-19T08:50:00Z">
              <w:r>
                <w:rPr>
                  <w:rFonts w:cstheme="minorHAnsi"/>
                  <w:color w:val="000000"/>
                </w:rPr>
                <w:t xml:space="preserve">Submits the issuance calendar for approval. </w:t>
              </w:r>
            </w:ins>
            <w:ins w:id="790" w:author="Eugene CHEONG from.TOPPAN (MAS)" w:date="2025-12-19T16:48:00Z" w16du:dateUtc="2025-12-19T08:48:00Z">
              <w:r>
                <w:rPr>
                  <w:rFonts w:cstheme="minorHAnsi"/>
                  <w:color w:val="000000"/>
                </w:rPr>
                <w:t xml:space="preserve">Refer to </w:t>
              </w:r>
              <w:r>
                <w:rPr>
                  <w:rFonts w:cstheme="minorHAnsi"/>
                  <w:color w:val="000000"/>
                </w:rPr>
                <w:fldChar w:fldCharType="begin"/>
              </w:r>
              <w:r>
                <w:rPr>
                  <w:rFonts w:cstheme="minorHAnsi"/>
                  <w:color w:val="000000"/>
                </w:rPr>
                <w:instrText xml:space="preserve"> REF _Ref215561737 \r \h </w:instrText>
              </w:r>
            </w:ins>
            <w:r>
              <w:rPr>
                <w:rFonts w:cstheme="minorHAnsi"/>
                <w:color w:val="000000"/>
              </w:rPr>
            </w:r>
            <w:r>
              <w:rPr>
                <w:rFonts w:cstheme="minorHAnsi"/>
                <w:color w:val="000000"/>
              </w:rPr>
              <w:fldChar w:fldCharType="separate"/>
            </w:r>
            <w:ins w:id="791" w:author="Eugene CHEONG from.TOPPAN (MAS)" w:date="2025-12-19T16:48:00Z" w16du:dateUtc="2025-12-19T08:48:00Z">
              <w:r>
                <w:rPr>
                  <w:rFonts w:cstheme="minorHAnsi"/>
                  <w:color w:val="000000"/>
                </w:rPr>
                <w:t>2.8</w:t>
              </w:r>
              <w:r>
                <w:rPr>
                  <w:rFonts w:cstheme="minorHAnsi"/>
                  <w:color w:val="000000"/>
                </w:rPr>
                <w:fldChar w:fldCharType="end"/>
              </w:r>
              <w:r>
                <w:rPr>
                  <w:rFonts w:cstheme="minorHAnsi"/>
                  <w:color w:val="000000"/>
                </w:rPr>
                <w:t xml:space="preserve"> </w:t>
              </w:r>
              <w:r>
                <w:rPr>
                  <w:rFonts w:cstheme="minorHAnsi"/>
                  <w:color w:val="000000"/>
                </w:rPr>
                <w:fldChar w:fldCharType="begin"/>
              </w:r>
              <w:r>
                <w:rPr>
                  <w:rFonts w:cstheme="minorHAnsi"/>
                  <w:color w:val="000000"/>
                </w:rPr>
                <w:instrText xml:space="preserve"> REF _Ref215561737 \h </w:instrText>
              </w:r>
            </w:ins>
            <w:r>
              <w:rPr>
                <w:rFonts w:cstheme="minorHAnsi"/>
                <w:color w:val="000000"/>
              </w:rPr>
            </w:r>
            <w:r>
              <w:rPr>
                <w:rFonts w:cstheme="minorHAnsi"/>
                <w:color w:val="000000"/>
              </w:rPr>
              <w:fldChar w:fldCharType="separate"/>
            </w:r>
            <w:ins w:id="792" w:author="Eugene CHEONG from.TOPPAN (MAS)" w:date="2025-12-19T16:48:00Z" w16du:dateUtc="2025-12-19T08:48:00Z">
              <w:r>
                <w:t>Create Issuance Calendar</w:t>
              </w:r>
              <w:r>
                <w:rPr>
                  <w:rFonts w:cstheme="minorHAnsi"/>
                  <w:color w:val="000000"/>
                </w:rPr>
                <w:fldChar w:fldCharType="end"/>
              </w:r>
              <w:r>
                <w:rPr>
                  <w:rFonts w:cstheme="minorHAnsi"/>
                  <w:color w:val="000000"/>
                </w:rPr>
                <w:t xml:space="preserve"> </w:t>
              </w:r>
            </w:ins>
            <w:ins w:id="793" w:author="Eugene CHEONG from.TOPPAN (MAS)" w:date="2025-12-19T16:50:00Z" w16du:dateUtc="2025-12-19T08:50:00Z">
              <w:r>
                <w:rPr>
                  <w:rFonts w:cstheme="minorHAnsi"/>
                  <w:color w:val="000000"/>
                </w:rPr>
                <w:t xml:space="preserve">if the issuance calendar is submitted for approval for the first time, </w:t>
              </w:r>
            </w:ins>
            <w:ins w:id="794" w:author="Eugene CHEONG from.TOPPAN (MAS)" w:date="2025-12-19T16:48:00Z" w16du:dateUtc="2025-12-19T08:48:00Z">
              <w:r>
                <w:rPr>
                  <w:rFonts w:cstheme="minorHAnsi"/>
                  <w:color w:val="000000"/>
                </w:rPr>
                <w:t xml:space="preserve">or </w:t>
              </w:r>
              <w:r>
                <w:rPr>
                  <w:rFonts w:cstheme="minorHAnsi"/>
                  <w:color w:val="000000"/>
                </w:rPr>
                <w:fldChar w:fldCharType="begin"/>
              </w:r>
              <w:r>
                <w:rPr>
                  <w:rFonts w:cstheme="minorHAnsi"/>
                  <w:color w:val="000000"/>
                </w:rPr>
                <w:instrText xml:space="preserve"> REF _Ref217055342 \r \h </w:instrText>
              </w:r>
            </w:ins>
            <w:r>
              <w:rPr>
                <w:rFonts w:cstheme="minorHAnsi"/>
                <w:color w:val="000000"/>
              </w:rPr>
            </w:r>
            <w:r>
              <w:rPr>
                <w:rFonts w:cstheme="minorHAnsi"/>
                <w:color w:val="000000"/>
              </w:rPr>
              <w:fldChar w:fldCharType="separate"/>
            </w:r>
            <w:ins w:id="795" w:author="Eugene CHEONG from.TOPPAN (MAS)" w:date="2025-12-19T16:48:00Z" w16du:dateUtc="2025-12-19T08:48:00Z">
              <w:r>
                <w:rPr>
                  <w:rFonts w:cstheme="minorHAnsi"/>
                  <w:color w:val="000000"/>
                </w:rPr>
                <w:t>2.9</w:t>
              </w:r>
              <w:r>
                <w:rPr>
                  <w:rFonts w:cstheme="minorHAnsi"/>
                  <w:color w:val="000000"/>
                </w:rPr>
                <w:fldChar w:fldCharType="end"/>
              </w:r>
              <w:r>
                <w:rPr>
                  <w:rFonts w:cstheme="minorHAnsi"/>
                  <w:color w:val="000000"/>
                </w:rPr>
                <w:t xml:space="preserve"> </w:t>
              </w:r>
              <w:r>
                <w:rPr>
                  <w:rFonts w:cstheme="minorHAnsi"/>
                  <w:color w:val="000000"/>
                </w:rPr>
                <w:fldChar w:fldCharType="begin"/>
              </w:r>
              <w:r>
                <w:rPr>
                  <w:rFonts w:cstheme="minorHAnsi"/>
                  <w:color w:val="000000"/>
                </w:rPr>
                <w:instrText xml:space="preserve"> REF _Ref217055343 \h </w:instrText>
              </w:r>
            </w:ins>
            <w:r>
              <w:rPr>
                <w:rFonts w:cstheme="minorHAnsi"/>
                <w:color w:val="000000"/>
              </w:rPr>
            </w:r>
            <w:r>
              <w:rPr>
                <w:rFonts w:cstheme="minorHAnsi"/>
                <w:color w:val="000000"/>
              </w:rPr>
              <w:fldChar w:fldCharType="separate"/>
            </w:r>
            <w:ins w:id="796" w:author="Eugene CHEONG from.TOPPAN (MAS)" w:date="2025-12-19T16:48:00Z" w16du:dateUtc="2025-12-19T08:48:00Z">
              <w:r>
                <w:t>Update Issuance Calendar</w:t>
              </w:r>
              <w:r>
                <w:rPr>
                  <w:rFonts w:cstheme="minorHAnsi"/>
                  <w:color w:val="000000"/>
                </w:rPr>
                <w:fldChar w:fldCharType="end"/>
              </w:r>
            </w:ins>
            <w:ins w:id="797" w:author="Eugene CHEONG from.TOPPAN (MAS)" w:date="2025-12-19T16:50:00Z" w16du:dateUtc="2025-12-19T08:50:00Z">
              <w:r>
                <w:rPr>
                  <w:rFonts w:cstheme="minorHAnsi"/>
                  <w:color w:val="000000"/>
                </w:rPr>
                <w:t xml:space="preserve"> if it </w:t>
              </w:r>
            </w:ins>
            <w:ins w:id="798" w:author="Eugene CHEONG from.TOPPAN (MAS)" w:date="2025-12-19T16:51:00Z" w16du:dateUtc="2025-12-19T08:51:00Z">
              <w:r>
                <w:rPr>
                  <w:rFonts w:cstheme="minorHAnsi"/>
                  <w:color w:val="000000"/>
                </w:rPr>
                <w:t>had been</w:t>
              </w:r>
            </w:ins>
            <w:ins w:id="799" w:author="Eugene CHEONG from.TOPPAN (MAS)" w:date="2025-12-19T16:50:00Z" w16du:dateUtc="2025-12-19T08:50:00Z">
              <w:r>
                <w:rPr>
                  <w:rFonts w:cstheme="minorHAnsi"/>
                  <w:color w:val="000000"/>
                </w:rPr>
                <w:t xml:space="preserve"> </w:t>
              </w:r>
            </w:ins>
            <w:ins w:id="800" w:author="Eugene CHEONG from.TOPPAN (MAS)" w:date="2025-12-19T16:51:00Z" w16du:dateUtc="2025-12-19T08:51:00Z">
              <w:del w:id="801" w:author="Han Xie CHAI (MAS)" w:date="2025-12-31T10:31:00Z" w16du:dateUtc="2025-12-31T02:31:00Z">
                <w:r w:rsidDel="00CF0D1B">
                  <w:rPr>
                    <w:rFonts w:cstheme="minorHAnsi"/>
                    <w:color w:val="000000"/>
                  </w:rPr>
                  <w:delText>submitted</w:delText>
                </w:r>
              </w:del>
            </w:ins>
            <w:ins w:id="802" w:author="Han Xie CHAI (MAS)" w:date="2025-12-31T10:31:00Z" w16du:dateUtc="2025-12-31T02:31:00Z">
              <w:r w:rsidR="00CF0D1B">
                <w:rPr>
                  <w:rFonts w:cstheme="minorHAnsi"/>
                  <w:color w:val="000000"/>
                </w:rPr>
                <w:t>previously approved</w:t>
              </w:r>
            </w:ins>
            <w:ins w:id="803" w:author="Eugene CHEONG from.TOPPAN (MAS)" w:date="2025-12-19T16:51:00Z" w16du:dateUtc="2025-12-19T08:51:00Z">
              <w:del w:id="804" w:author="Han Xie CHAI (MAS)" w:date="2025-12-31T10:31:00Z" w16du:dateUtc="2025-12-31T02:31:00Z">
                <w:r w:rsidDel="00CF0D1B">
                  <w:rPr>
                    <w:rFonts w:cstheme="minorHAnsi"/>
                    <w:color w:val="000000"/>
                  </w:rPr>
                  <w:delText xml:space="preserve"> for approval at least once</w:delText>
                </w:r>
              </w:del>
            </w:ins>
            <w:ins w:id="805" w:author="Eugene CHEONG from.TOPPAN (MAS)" w:date="2025-12-19T16:48:00Z" w16du:dateUtc="2025-12-19T08:48:00Z">
              <w:r>
                <w:rPr>
                  <w:rFonts w:cstheme="minorHAnsi"/>
                  <w:color w:val="000000"/>
                </w:rPr>
                <w:t>.</w:t>
              </w:r>
            </w:ins>
          </w:p>
        </w:tc>
      </w:tr>
    </w:tbl>
    <w:p w14:paraId="1B5C00D0" w14:textId="4B2F1DEA" w:rsidR="005A70A9" w:rsidRPr="00474AFC" w:rsidRDefault="005A70A9" w:rsidP="005A70A9">
      <w:pPr>
        <w:pStyle w:val="Caption"/>
      </w:pPr>
      <w:r>
        <w:t xml:space="preserve">Table </w:t>
      </w:r>
      <w:r>
        <w:fldChar w:fldCharType="begin"/>
      </w:r>
      <w:r>
        <w:instrText xml:space="preserve"> SEQ Table \* ARABIC </w:instrText>
      </w:r>
      <w:r>
        <w:fldChar w:fldCharType="separate"/>
      </w:r>
      <w:r w:rsidR="007F5F9A">
        <w:rPr>
          <w:noProof/>
        </w:rPr>
        <w:t>13</w:t>
      </w:r>
      <w:r>
        <w:fldChar w:fldCharType="end"/>
      </w:r>
      <w:r w:rsidR="00F43972">
        <w:t>:</w:t>
      </w:r>
      <w:r>
        <w:t xml:space="preserve"> Action Button Row Screen Elements</w:t>
      </w:r>
    </w:p>
    <w:p w14:paraId="708E4AAE" w14:textId="77777777" w:rsidR="00474AFC" w:rsidRPr="00474AFC" w:rsidRDefault="00474AFC" w:rsidP="003F1708"/>
    <w:p w14:paraId="65D8DF06" w14:textId="53B9C989" w:rsidR="005F251E" w:rsidRDefault="005F251E" w:rsidP="005F251E">
      <w:pPr>
        <w:pStyle w:val="Heading2"/>
      </w:pPr>
      <w:bookmarkStart w:id="806" w:name="_Ref215561737"/>
      <w:bookmarkStart w:id="807" w:name="_Ref215561739"/>
      <w:bookmarkStart w:id="808" w:name="_Toc217317793"/>
      <w:r>
        <w:t>Create Issuance Calendar</w:t>
      </w:r>
      <w:bookmarkEnd w:id="806"/>
      <w:bookmarkEnd w:id="807"/>
      <w:bookmarkEnd w:id="808"/>
    </w:p>
    <w:p w14:paraId="4BF0D30E" w14:textId="77777777" w:rsidR="005F251E" w:rsidRPr="00D50758" w:rsidRDefault="005F251E" w:rsidP="005F251E">
      <w:pPr>
        <w:pStyle w:val="Heading3"/>
      </w:pPr>
      <w:bookmarkStart w:id="809" w:name="_Toc217317794"/>
      <w:r>
        <w:t>Description</w:t>
      </w:r>
      <w:bookmarkEnd w:id="809"/>
    </w:p>
    <w:p w14:paraId="70DD8CCF" w14:textId="13085258" w:rsidR="005F251E" w:rsidRPr="005F251E" w:rsidRDefault="005F251E" w:rsidP="005F251E">
      <w:pPr>
        <w:pStyle w:val="ParagraphText"/>
      </w:pPr>
      <w:r w:rsidRPr="002923FD">
        <w:t xml:space="preserve">This use case enables Makers to create </w:t>
      </w:r>
      <w:r>
        <w:t>i</w:t>
      </w:r>
      <w:r w:rsidRPr="002923FD">
        <w:t xml:space="preserve">ssuance </w:t>
      </w:r>
      <w:r>
        <w:t>c</w:t>
      </w:r>
      <w:r w:rsidRPr="002923FD">
        <w:t>alendars</w:t>
      </w:r>
      <w:r>
        <w:t>.</w:t>
      </w:r>
    </w:p>
    <w:p w14:paraId="7E6FE166" w14:textId="77777777" w:rsidR="005F251E" w:rsidRDefault="005F251E" w:rsidP="005F251E">
      <w:pPr>
        <w:pStyle w:val="Heading3"/>
      </w:pPr>
      <w:bookmarkStart w:id="810" w:name="_Toc217317795"/>
      <w:r>
        <w:t>Preconditions</w:t>
      </w:r>
      <w:bookmarkEnd w:id="810"/>
    </w:p>
    <w:p w14:paraId="2526FE2B" w14:textId="77777777" w:rsidR="005F251E" w:rsidRDefault="005F251E" w:rsidP="005F251E">
      <w:pPr>
        <w:pStyle w:val="ListParagraph"/>
      </w:pPr>
      <w:r>
        <w:t>User logs in to the Intranet Portal.</w:t>
      </w:r>
    </w:p>
    <w:p w14:paraId="63F171B0" w14:textId="77777777" w:rsidR="005F251E" w:rsidRDefault="005F251E" w:rsidP="005F251E">
      <w:pPr>
        <w:pStyle w:val="ListParagraph"/>
      </w:pPr>
      <w:r>
        <w:t>User accesses the Issuance Calendar Listing Page.</w:t>
      </w:r>
    </w:p>
    <w:p w14:paraId="564130BA" w14:textId="23F7245C" w:rsidR="000C0377" w:rsidRDefault="000C0377" w:rsidP="005F251E">
      <w:pPr>
        <w:pStyle w:val="ListParagraph"/>
      </w:pPr>
      <w:commentRangeStart w:id="811"/>
      <w:commentRangeStart w:id="812"/>
      <w:commentRangeStart w:id="813"/>
      <w:r>
        <w:t xml:space="preserve">No issuance calendar for the particular Security type, Year, and Period </w:t>
      </w:r>
      <w:r w:rsidR="007F2B93">
        <w:t xml:space="preserve">has been </w:t>
      </w:r>
      <w:r>
        <w:t>created</w:t>
      </w:r>
      <w:commentRangeEnd w:id="811"/>
      <w:r w:rsidR="00715729">
        <w:rPr>
          <w:rStyle w:val="CommentReference"/>
        </w:rPr>
        <w:commentReference w:id="811"/>
      </w:r>
      <w:commentRangeEnd w:id="812"/>
      <w:r w:rsidR="0010631D">
        <w:rPr>
          <w:rStyle w:val="CommentReference"/>
        </w:rPr>
        <w:commentReference w:id="812"/>
      </w:r>
      <w:commentRangeEnd w:id="813"/>
      <w:r w:rsidR="0005134C">
        <w:rPr>
          <w:rStyle w:val="CommentReference"/>
        </w:rPr>
        <w:commentReference w:id="813"/>
      </w:r>
      <w:r>
        <w:t>.</w:t>
      </w:r>
    </w:p>
    <w:p w14:paraId="40A36460" w14:textId="77777777" w:rsidR="005F251E" w:rsidRDefault="005F251E" w:rsidP="005F251E">
      <w:pPr>
        <w:pStyle w:val="Heading3"/>
      </w:pPr>
      <w:bookmarkStart w:id="814" w:name="_Toc217317796"/>
      <w:r>
        <w:t>Business Requirements</w:t>
      </w:r>
      <w:bookmarkEnd w:id="814"/>
    </w:p>
    <w:p w14:paraId="574E7EE1" w14:textId="77777777" w:rsidR="005F251E" w:rsidRPr="0068320A" w:rsidRDefault="005F251E" w:rsidP="005F251E">
      <w:pPr>
        <w:pStyle w:val="ListParagraph"/>
        <w:rPr>
          <w:b/>
          <w:bCs/>
        </w:rPr>
      </w:pPr>
      <w:r w:rsidRPr="0068320A">
        <w:rPr>
          <w:b/>
          <w:bCs/>
        </w:rPr>
        <w:t xml:space="preserve">Role-based Access Control: </w:t>
      </w:r>
    </w:p>
    <w:p w14:paraId="79666CEE" w14:textId="0E0CA469" w:rsidR="005F251E" w:rsidRDefault="005F251E" w:rsidP="005F251E">
      <w:pPr>
        <w:pStyle w:val="ListParagraph"/>
        <w:numPr>
          <w:ilvl w:val="1"/>
          <w:numId w:val="27"/>
        </w:numPr>
        <w:ind w:left="1276" w:hanging="425"/>
      </w:pPr>
      <w:commentRangeStart w:id="815"/>
      <w:commentRangeStart w:id="816"/>
      <w:r>
        <w:t>Issuance Calendar Maker</w:t>
      </w:r>
      <w:commentRangeEnd w:id="815"/>
      <w:r w:rsidR="001F1499">
        <w:rPr>
          <w:rStyle w:val="CommentReference"/>
        </w:rPr>
        <w:commentReference w:id="815"/>
      </w:r>
      <w:commentRangeEnd w:id="816"/>
      <w:r w:rsidR="00380D00">
        <w:rPr>
          <w:rStyle w:val="CommentReference"/>
        </w:rPr>
        <w:commentReference w:id="816"/>
      </w:r>
    </w:p>
    <w:p w14:paraId="2A9B78F6" w14:textId="3F99D337" w:rsidR="005F251E" w:rsidRDefault="005F251E" w:rsidP="005F251E">
      <w:pPr>
        <w:pStyle w:val="ListParagraph"/>
      </w:pPr>
      <w:r>
        <w:t xml:space="preserve">Click on the </w:t>
      </w:r>
      <w:r w:rsidR="003C2F80">
        <w:t>Create calendar button in the</w:t>
      </w:r>
      <w:r>
        <w:t xml:space="preserve"> Issuance </w:t>
      </w:r>
      <w:r w:rsidR="003C2F80">
        <w:t>C</w:t>
      </w:r>
      <w:r>
        <w:t xml:space="preserve">alendar </w:t>
      </w:r>
      <w:r w:rsidR="003C2F80">
        <w:t xml:space="preserve">Listing </w:t>
      </w:r>
      <w:r>
        <w:t>page</w:t>
      </w:r>
      <w:r w:rsidR="003C2F80">
        <w:t xml:space="preserve"> to open the Create Calendar Modal</w:t>
      </w:r>
      <w:r>
        <w:t>.</w:t>
      </w:r>
    </w:p>
    <w:p w14:paraId="0509C30A" w14:textId="77777777" w:rsidR="003C2F80" w:rsidRPr="00EF55BB" w:rsidRDefault="003C2F80" w:rsidP="003C2F80">
      <w:pPr>
        <w:pStyle w:val="ListParagraph"/>
        <w:rPr>
          <w:strike/>
          <w:rPrChange w:id="817" w:author="Akila BALAKRISHNAN from.OPTIMUM (MAS)" w:date="2026-01-12T09:32:00Z" w16du:dateUtc="2026-01-12T01:32:00Z">
            <w:rPr/>
          </w:rPrChange>
        </w:rPr>
      </w:pPr>
      <w:commentRangeStart w:id="818"/>
      <w:r w:rsidRPr="00EF55BB">
        <w:rPr>
          <w:b/>
          <w:bCs/>
          <w:strike/>
          <w:rPrChange w:id="819" w:author="Akila BALAKRISHNAN from.OPTIMUM (MAS)" w:date="2026-01-12T09:32:00Z" w16du:dateUtc="2026-01-12T01:32:00Z">
            <w:rPr>
              <w:b/>
              <w:bCs/>
            </w:rPr>
          </w:rPrChange>
        </w:rPr>
        <w:t>Default Option for Create Calendar Modal:</w:t>
      </w:r>
      <w:r w:rsidRPr="00EF55BB">
        <w:rPr>
          <w:strike/>
          <w:rPrChange w:id="820" w:author="Akila BALAKRISHNAN from.OPTIMUM (MAS)" w:date="2026-01-12T09:32:00Z" w16du:dateUtc="2026-01-12T01:32:00Z">
            <w:rPr/>
          </w:rPrChange>
        </w:rPr>
        <w:t xml:space="preserve"> If there is only one available option for the Period field, set it as the default value.</w:t>
      </w:r>
      <w:commentRangeEnd w:id="818"/>
      <w:r w:rsidR="00EF55BB">
        <w:rPr>
          <w:rStyle w:val="CommentReference"/>
        </w:rPr>
        <w:commentReference w:id="818"/>
      </w:r>
    </w:p>
    <w:p w14:paraId="640092BA" w14:textId="354BDEBC" w:rsidR="003C2F80" w:rsidRDefault="003C2F80" w:rsidP="003C2F80">
      <w:pPr>
        <w:pStyle w:val="ListParagraph"/>
      </w:pPr>
      <w:r>
        <w:rPr>
          <w:b/>
          <w:bCs/>
        </w:rPr>
        <w:t>Creation Methods</w:t>
      </w:r>
      <w:r w:rsidRPr="0068320A">
        <w:rPr>
          <w:b/>
          <w:bCs/>
        </w:rPr>
        <w:t>:</w:t>
      </w:r>
      <w:r>
        <w:t xml:space="preserve"> </w:t>
      </w:r>
      <w:commentRangeStart w:id="821"/>
      <w:r>
        <w:t>Only the following securities can be created by algorithm: SSBs, MAS Bills and T-bills</w:t>
      </w:r>
      <w:commentRangeEnd w:id="821"/>
      <w:r w:rsidR="00073106">
        <w:rPr>
          <w:rStyle w:val="CommentReference"/>
        </w:rPr>
        <w:commentReference w:id="821"/>
      </w:r>
      <w:r>
        <w:t>.</w:t>
      </w:r>
      <w:r w:rsidR="007E5CE0">
        <w:t xml:space="preserve"> For the </w:t>
      </w:r>
      <w:r w:rsidR="0074523F">
        <w:t>algorithm</w:t>
      </w:r>
      <w:r w:rsidR="007E5CE0">
        <w:t xml:space="preserve"> logic, refer to</w:t>
      </w:r>
      <w:r w:rsidR="00AC0954">
        <w:t xml:space="preserve"> </w:t>
      </w:r>
      <w:r w:rsidR="0074523F">
        <w:t>Section</w:t>
      </w:r>
      <w:r w:rsidR="00AC0954">
        <w:t xml:space="preserve"> </w:t>
      </w:r>
      <w:r w:rsidR="00AC0954" w:rsidRPr="00380D00">
        <w:fldChar w:fldCharType="begin"/>
      </w:r>
      <w:r w:rsidR="00AC0954" w:rsidRPr="00380D00">
        <w:instrText xml:space="preserve"> REF _Ref215215276 \r \h  \* MERGEFORMAT </w:instrText>
      </w:r>
      <w:r w:rsidR="00AC0954" w:rsidRPr="00380D00">
        <w:fldChar w:fldCharType="separate"/>
      </w:r>
      <w:r w:rsidR="007F5F9A">
        <w:t>3</w:t>
      </w:r>
      <w:r w:rsidR="00AC0954" w:rsidRPr="00380D00">
        <w:fldChar w:fldCharType="end"/>
      </w:r>
      <w:r w:rsidR="007E5CE0" w:rsidRPr="00380D00">
        <w:t xml:space="preserve"> </w:t>
      </w:r>
      <w:r w:rsidR="00AC0954" w:rsidRPr="00380D00">
        <w:fldChar w:fldCharType="begin"/>
      </w:r>
      <w:r w:rsidR="00AC0954" w:rsidRPr="00380D00">
        <w:instrText xml:space="preserve"> REF _Ref215215264 \h  \* MERGEFORMAT </w:instrText>
      </w:r>
      <w:r w:rsidR="00AC0954" w:rsidRPr="00380D00">
        <w:fldChar w:fldCharType="separate"/>
      </w:r>
      <w:r w:rsidR="007F5F9A">
        <w:t>Logic for Creation of Issuance Calendars via Algorithm</w:t>
      </w:r>
      <w:r w:rsidR="00AC0954" w:rsidRPr="00380D00">
        <w:fldChar w:fldCharType="end"/>
      </w:r>
      <w:r w:rsidR="007E5CE0">
        <w:t>.</w:t>
      </w:r>
    </w:p>
    <w:p w14:paraId="760AD4E0" w14:textId="138B437D" w:rsidR="003C2F80" w:rsidRDefault="003C2F80" w:rsidP="003C2F80">
      <w:pPr>
        <w:pStyle w:val="ListParagraph"/>
      </w:pPr>
      <w:r>
        <w:rPr>
          <w:b/>
          <w:bCs/>
        </w:rPr>
        <w:t>No Duplicates or Overlap of Period</w:t>
      </w:r>
      <w:r>
        <w:t>: Only one issuance calendar can be created for a particular Security type, Year and Period. In addition, the Period cannot overlap for the same Security type and Year. For example, if H1 is created for a particular Security type and Year, the Yearly, H1, Q1, and Q2 options cannot be created.</w:t>
      </w:r>
    </w:p>
    <w:p w14:paraId="0D0ADB73" w14:textId="6ECCC7D9" w:rsidR="008364CD" w:rsidRDefault="008364CD" w:rsidP="003C2F80">
      <w:pPr>
        <w:pStyle w:val="ListParagraph"/>
      </w:pPr>
      <w:r>
        <w:rPr>
          <w:b/>
          <w:bCs/>
        </w:rPr>
        <w:lastRenderedPageBreak/>
        <w:t>Special Handling for File Uploads</w:t>
      </w:r>
      <w:r w:rsidRPr="00D95647">
        <w:t>:</w:t>
      </w:r>
      <w:r>
        <w:t xml:space="preserve"> </w:t>
      </w:r>
      <w:ins w:id="822" w:author="Eugene CHEONG from.TOPPAN (MAS)" w:date="2025-12-19T14:12:00Z" w16du:dateUtc="2025-12-19T06:12:00Z">
        <w:r w:rsidR="00A137F7">
          <w:t>If the</w:t>
        </w:r>
      </w:ins>
      <w:ins w:id="823" w:author="Han Xie CHAI (MAS)" w:date="2025-12-31T10:59:00Z" w16du:dateUtc="2025-12-31T02:59:00Z">
        <w:r w:rsidR="00016F3D">
          <w:t xml:space="preserve"> uploaded</w:t>
        </w:r>
      </w:ins>
      <w:ins w:id="824" w:author="Eugene CHEONG from.TOPPAN (MAS)" w:date="2025-12-19T14:12:00Z" w16du:dateUtc="2025-12-19T06:12:00Z">
        <w:r w:rsidR="00A137F7">
          <w:t xml:space="preserve"> file</w:t>
        </w:r>
        <w:del w:id="825" w:author="Han Xie CHAI (MAS)" w:date="2025-12-31T10:59:00Z" w16du:dateUtc="2025-12-31T02:59:00Z">
          <w:r w:rsidR="00A137F7" w:rsidDel="00016F3D">
            <w:delText xml:space="preserve"> uploaded during creation</w:delText>
          </w:r>
        </w:del>
        <w:r w:rsidR="00A137F7">
          <w:t xml:space="preserve"> </w:t>
        </w:r>
        <w:del w:id="826" w:author="Han Xie CHAI (MAS)" w:date="2025-12-31T10:59:00Z" w16du:dateUtc="2025-12-31T02:59:00Z">
          <w:r w:rsidR="00A137F7" w:rsidDel="00016F3D">
            <w:delText>has</w:delText>
          </w:r>
        </w:del>
      </w:ins>
      <w:ins w:id="827" w:author="Han Xie CHAI (MAS)" w:date="2025-12-31T10:59:00Z" w16du:dateUtc="2025-12-31T02:59:00Z">
        <w:r w:rsidR="00016F3D">
          <w:t>does not contain the</w:t>
        </w:r>
      </w:ins>
      <w:ins w:id="828" w:author="Eugene CHEONG from.TOPPAN (MAS)" w:date="2025-12-19T14:12:00Z" w16du:dateUtc="2025-12-19T06:12:00Z">
        <w:r w:rsidR="00A137F7">
          <w:t xml:space="preserve"> </w:t>
        </w:r>
        <w:del w:id="829" w:author="Han Xie CHAI (MAS)" w:date="2025-12-31T10:59:00Z" w16du:dateUtc="2025-12-31T02:59:00Z">
          <w:r w:rsidR="00A137F7" w:rsidDel="00016F3D">
            <w:delText xml:space="preserve">missing </w:delText>
          </w:r>
        </w:del>
        <w:r w:rsidR="00A137F7">
          <w:t>tab</w:t>
        </w:r>
        <w:del w:id="830" w:author="Han Xie CHAI (MAS)" w:date="2025-12-31T10:59:00Z" w16du:dateUtc="2025-12-31T02:59:00Z">
          <w:r w:rsidR="00A137F7" w:rsidDel="00016F3D">
            <w:delText>s</w:delText>
          </w:r>
        </w:del>
      </w:ins>
      <w:ins w:id="831" w:author="Han Xie CHAI (MAS)" w:date="2025-12-31T10:59:00Z" w16du:dateUtc="2025-12-31T02:59:00Z">
        <w:r w:rsidR="00016F3D">
          <w:t xml:space="preserve"> for a specific issuance type</w:t>
        </w:r>
      </w:ins>
      <w:ins w:id="832" w:author="Eugene CHEONG from.TOPPAN (MAS)" w:date="2025-12-19T14:12:00Z" w16du:dateUtc="2025-12-19T06:12:00Z">
        <w:r w:rsidR="00A137F7">
          <w:t xml:space="preserve">, </w:t>
        </w:r>
        <w:r w:rsidR="00A137F7" w:rsidRPr="008364CD">
          <w:t xml:space="preserve">OMEGA </w:t>
        </w:r>
        <w:r w:rsidR="00A137F7">
          <w:t>assumes</w:t>
        </w:r>
        <w:r w:rsidR="00A137F7" w:rsidRPr="008364CD">
          <w:t xml:space="preserve"> that there </w:t>
        </w:r>
        <w:r w:rsidR="00A137F7">
          <w:t xml:space="preserve">is </w:t>
        </w:r>
        <w:r w:rsidR="00A137F7" w:rsidRPr="008364CD">
          <w:t xml:space="preserve">no </w:t>
        </w:r>
        <w:r w:rsidR="00A137F7">
          <w:t>change to the data for th</w:t>
        </w:r>
      </w:ins>
      <w:ins w:id="833" w:author="Han Xie CHAI (MAS)" w:date="2025-12-31T10:59:00Z" w16du:dateUtc="2025-12-31T02:59:00Z">
        <w:r w:rsidR="00016F3D">
          <w:t>at</w:t>
        </w:r>
      </w:ins>
      <w:ins w:id="834" w:author="Eugene CHEONG from.TOPPAN (MAS)" w:date="2025-12-19T14:12:00Z" w16du:dateUtc="2025-12-19T06:12:00Z">
        <w:del w:id="835" w:author="Han Xie CHAI (MAS)" w:date="2025-12-31T10:59:00Z" w16du:dateUtc="2025-12-31T02:59:00Z">
          <w:r w:rsidR="00A137F7" w:rsidDel="00016F3D">
            <w:delText>e</w:delText>
          </w:r>
        </w:del>
        <w:r w:rsidR="00A137F7">
          <w:t xml:space="preserve"> </w:t>
        </w:r>
        <w:del w:id="836" w:author="Han Xie CHAI (MAS)" w:date="2025-12-31T10:59:00Z" w16du:dateUtc="2025-12-31T02:59:00Z">
          <w:r w:rsidR="00A137F7" w:rsidDel="00016F3D">
            <w:delText xml:space="preserve">specific </w:delText>
          </w:r>
        </w:del>
        <w:r w:rsidR="00A137F7">
          <w:t>issuance type</w:t>
        </w:r>
        <w:r w:rsidR="00A137F7" w:rsidRPr="008364CD">
          <w:t xml:space="preserve">. To </w:t>
        </w:r>
        <w:del w:id="837" w:author="Han Xie CHAI (MAS)" w:date="2025-12-31T11:01:00Z" w16du:dateUtc="2025-12-31T03:01:00Z">
          <w:r w:rsidR="00A137F7" w:rsidRPr="008364CD" w:rsidDel="0081379F">
            <w:delText>clear</w:delText>
          </w:r>
        </w:del>
      </w:ins>
      <w:ins w:id="838" w:author="Han Xie CHAI (MAS)" w:date="2025-12-31T11:01:00Z" w16du:dateUtc="2025-12-31T03:01:00Z">
        <w:r w:rsidR="0081379F">
          <w:t>remove all</w:t>
        </w:r>
      </w:ins>
      <w:ins w:id="839" w:author="Eugene CHEONG from.TOPPAN (MAS)" w:date="2025-12-19T14:12:00Z" w16du:dateUtc="2025-12-19T06:12:00Z">
        <w:del w:id="840" w:author="Han Xie CHAI (MAS)" w:date="2025-12-31T11:01:00Z" w16du:dateUtc="2025-12-31T03:01:00Z">
          <w:r w:rsidR="00A137F7" w:rsidRPr="008364CD" w:rsidDel="0081379F">
            <w:delText xml:space="preserve"> the</w:delText>
          </w:r>
        </w:del>
        <w:r w:rsidR="00A137F7" w:rsidRPr="008364CD">
          <w:t xml:space="preserve"> existing data in the issuance calendar, </w:t>
        </w:r>
      </w:ins>
      <w:ins w:id="841" w:author="Han Xie CHAI (MAS)" w:date="2025-12-31T11:00:00Z" w16du:dateUtc="2025-12-31T03:00:00Z">
        <w:r w:rsidR="00016F3D">
          <w:t>the m</w:t>
        </w:r>
      </w:ins>
      <w:ins w:id="842" w:author="Eugene CHEONG from.TOPPAN (MAS)" w:date="2025-12-19T14:12:00Z" w16du:dateUtc="2025-12-19T06:12:00Z">
        <w:del w:id="843" w:author="Han Xie CHAI (MAS)" w:date="2025-12-31T11:00:00Z" w16du:dateUtc="2025-12-31T03:00:00Z">
          <w:r w:rsidR="00A137F7" w:rsidRPr="008364CD" w:rsidDel="00016F3D">
            <w:delText>M</w:delText>
          </w:r>
        </w:del>
        <w:r w:rsidR="00A137F7" w:rsidRPr="008364CD">
          <w:t xml:space="preserve">aker must </w:t>
        </w:r>
        <w:del w:id="844" w:author="Han Xie CHAI (MAS)" w:date="2025-12-31T11:01:00Z" w16du:dateUtc="2025-12-31T03:01:00Z">
          <w:r w:rsidR="00A137F7" w:rsidRPr="008364CD" w:rsidDel="0081379F">
            <w:delText>keep</w:delText>
          </w:r>
        </w:del>
      </w:ins>
      <w:ins w:id="845" w:author="Han Xie CHAI (MAS)" w:date="2025-12-31T11:01:00Z" w16du:dateUtc="2025-12-31T03:01:00Z">
        <w:r w:rsidR="0081379F">
          <w:t>upload</w:t>
        </w:r>
      </w:ins>
      <w:ins w:id="846" w:author="Eugene CHEONG from.TOPPAN (MAS)" w:date="2025-12-19T14:12:00Z" w16du:dateUtc="2025-12-19T06:12:00Z">
        <w:r w:rsidR="00A137F7" w:rsidRPr="008364CD">
          <w:t xml:space="preserve"> the tab </w:t>
        </w:r>
      </w:ins>
      <w:ins w:id="847" w:author="Han Xie CHAI (MAS)" w:date="2025-12-31T11:01:00Z" w16du:dateUtc="2025-12-31T03:01:00Z">
        <w:r w:rsidR="0081379F">
          <w:t xml:space="preserve">for the issuance type </w:t>
        </w:r>
      </w:ins>
      <w:ins w:id="848" w:author="Eugene CHEONG from.TOPPAN (MAS)" w:date="2025-12-19T14:12:00Z" w16du:dateUtc="2025-12-19T06:12:00Z">
        <w:r w:rsidR="00A137F7" w:rsidRPr="008364CD">
          <w:t>while leaving the field values empty.</w:t>
        </w:r>
      </w:ins>
      <w:del w:id="849" w:author="Eugene CHEONG from.TOPPAN (MAS)" w:date="2025-12-19T14:12:00Z" w16du:dateUtc="2025-12-19T06:12:00Z">
        <w:r w:rsidDel="00A137F7">
          <w:delText>I</w:delText>
        </w:r>
        <w:commentRangeStart w:id="850"/>
        <w:commentRangeStart w:id="851"/>
        <w:commentRangeStart w:id="852"/>
        <w:r w:rsidDel="00A137F7">
          <w:delText xml:space="preserve">f the file uploaded during creation has missing tabs, </w:delText>
        </w:r>
        <w:r w:rsidRPr="008364CD" w:rsidDel="00A137F7">
          <w:delText>OMEGA will treat the missing tab to mean that there</w:delText>
        </w:r>
        <w:r w:rsidDel="00A137F7">
          <w:delText xml:space="preserve"> is</w:delText>
        </w:r>
        <w:r w:rsidRPr="008364CD" w:rsidDel="00A137F7">
          <w:delText xml:space="preserve"> no </w:delText>
        </w:r>
        <w:r w:rsidR="00723072" w:rsidDel="00A137F7">
          <w:delText>update</w:delText>
        </w:r>
        <w:r w:rsidDel="00A137F7">
          <w:delText xml:space="preserve"> for the specific issuance type</w:delText>
        </w:r>
        <w:r w:rsidRPr="008364CD" w:rsidDel="00A137F7">
          <w:delText>.</w:delText>
        </w:r>
        <w:r w:rsidDel="00A137F7">
          <w:delText xml:space="preserve"> </w:delText>
        </w:r>
        <w:commentRangeEnd w:id="850"/>
        <w:r w:rsidR="00A41ED1" w:rsidDel="00A137F7">
          <w:rPr>
            <w:rStyle w:val="CommentReference"/>
          </w:rPr>
          <w:commentReference w:id="850"/>
        </w:r>
        <w:commentRangeEnd w:id="851"/>
        <w:r w:rsidR="00FE4EC2" w:rsidDel="00A137F7">
          <w:rPr>
            <w:rStyle w:val="CommentReference"/>
          </w:rPr>
          <w:commentReference w:id="851"/>
        </w:r>
      </w:del>
      <w:commentRangeEnd w:id="852"/>
      <w:r w:rsidR="00A137F7">
        <w:rPr>
          <w:rStyle w:val="CommentReference"/>
        </w:rPr>
        <w:commentReference w:id="852"/>
      </w:r>
    </w:p>
    <w:p w14:paraId="297C386E" w14:textId="77777777" w:rsidR="005F251E" w:rsidRDefault="005F251E" w:rsidP="005F251E">
      <w:pPr>
        <w:pStyle w:val="Heading3"/>
      </w:pPr>
      <w:bookmarkStart w:id="853" w:name="_Ref215563919"/>
      <w:bookmarkStart w:id="854" w:name="_Ref215564016"/>
      <w:bookmarkStart w:id="855" w:name="_Toc217317797"/>
      <w:r>
        <w:t>Post Conditions</w:t>
      </w:r>
      <w:bookmarkEnd w:id="853"/>
      <w:bookmarkEnd w:id="854"/>
      <w:bookmarkEnd w:id="855"/>
    </w:p>
    <w:p w14:paraId="1D8D9D3E" w14:textId="564F3E74" w:rsidR="005F251E" w:rsidRDefault="007E5CE0" w:rsidP="005F251E">
      <w:pPr>
        <w:pStyle w:val="ListParagraph"/>
      </w:pPr>
      <w:r>
        <w:t>An instance of the BPMN workflow is created.</w:t>
      </w:r>
    </w:p>
    <w:p w14:paraId="7A2F7D5E" w14:textId="217939ED" w:rsidR="007E5CE0" w:rsidRDefault="007E5CE0" w:rsidP="005F251E">
      <w:pPr>
        <w:pStyle w:val="ListParagraph"/>
      </w:pPr>
      <w:r>
        <w:t>The status of the issuance calendar is updated to “</w:t>
      </w:r>
      <w:commentRangeStart w:id="856"/>
      <w:commentRangeStart w:id="857"/>
      <w:commentRangeStart w:id="858"/>
      <w:r>
        <w:t>Pending Approval</w:t>
      </w:r>
      <w:commentRangeEnd w:id="856"/>
      <w:r w:rsidR="00CE1320">
        <w:rPr>
          <w:rStyle w:val="CommentReference"/>
        </w:rPr>
        <w:commentReference w:id="856"/>
      </w:r>
      <w:commentRangeEnd w:id="857"/>
      <w:r w:rsidR="0060657A">
        <w:rPr>
          <w:rStyle w:val="CommentReference"/>
        </w:rPr>
        <w:commentReference w:id="857"/>
      </w:r>
      <w:commentRangeEnd w:id="858"/>
      <w:r w:rsidR="00F176B3">
        <w:rPr>
          <w:rStyle w:val="CommentReference"/>
        </w:rPr>
        <w:commentReference w:id="858"/>
      </w:r>
      <w:r>
        <w:t>”.</w:t>
      </w:r>
    </w:p>
    <w:p w14:paraId="753E309A" w14:textId="0375CA42" w:rsidR="007E5CE0" w:rsidRDefault="007E5CE0" w:rsidP="005F251E">
      <w:pPr>
        <w:pStyle w:val="ListParagraph"/>
      </w:pPr>
      <w:r>
        <w:t>The event is added to the audit log and submission history.</w:t>
      </w:r>
    </w:p>
    <w:p w14:paraId="30B3C4CE" w14:textId="5FF4BC3E" w:rsidR="007E5CE0" w:rsidRDefault="007E5CE0" w:rsidP="005F251E">
      <w:pPr>
        <w:pStyle w:val="ListParagraph"/>
      </w:pPr>
      <w:r>
        <w:t xml:space="preserve">Emails and notifications are sent to </w:t>
      </w:r>
      <w:r w:rsidR="004B15DC">
        <w:t>the checkers</w:t>
      </w:r>
      <w:r>
        <w:t xml:space="preserve"> to inform them of the issuance calendar which was submitted for approval.</w:t>
      </w:r>
    </w:p>
    <w:p w14:paraId="07E13566" w14:textId="3C4BDDD8" w:rsidR="004B15DC" w:rsidRDefault="004B15DC" w:rsidP="005F251E">
      <w:pPr>
        <w:pStyle w:val="ListParagraph"/>
      </w:pPr>
      <w:r>
        <w:t>User is redirected back to the Issuance Calendar Listing page.</w:t>
      </w:r>
    </w:p>
    <w:p w14:paraId="1FB7D1A4" w14:textId="4B340457" w:rsidR="00BD1038" w:rsidDel="00A41ED1" w:rsidRDefault="00BD1038" w:rsidP="005F251E">
      <w:pPr>
        <w:pStyle w:val="ListParagraph"/>
      </w:pPr>
      <w:r w:rsidDel="00A41ED1">
        <w:t xml:space="preserve">User views a temporary toast notification informing that the </w:t>
      </w:r>
      <w:r w:rsidR="00982B50">
        <w:t>approval request</w:t>
      </w:r>
      <w:r w:rsidDel="00A41ED1">
        <w:t xml:space="preserve"> was </w:t>
      </w:r>
      <w:r w:rsidR="00982B50">
        <w:t>sent</w:t>
      </w:r>
      <w:r w:rsidDel="00A41ED1">
        <w:t>.</w:t>
      </w:r>
    </w:p>
    <w:p w14:paraId="35ECD980" w14:textId="49D72065" w:rsidR="000C0377" w:rsidRDefault="000C0377" w:rsidP="006162CB">
      <w:pPr>
        <w:pStyle w:val="Heading3"/>
      </w:pPr>
      <w:bookmarkStart w:id="859" w:name="_Ref217311651"/>
      <w:bookmarkStart w:id="860" w:name="_Ref217311653"/>
      <w:bookmarkStart w:id="861" w:name="_Toc217317798"/>
      <w:r>
        <w:t xml:space="preserve">Create Issuance Calendar </w:t>
      </w:r>
      <w:ins w:id="862" w:author="Eugene CHEONG from.TOPPAN (MAS)" w:date="2025-12-22T15:33:00Z" w16du:dateUtc="2025-12-22T07:33:00Z">
        <w:r w:rsidR="00A273EC">
          <w:t>M</w:t>
        </w:r>
      </w:ins>
      <w:del w:id="863" w:author="Eugene CHEONG from.TOPPAN (MAS)" w:date="2025-12-22T15:33:00Z" w16du:dateUtc="2025-12-22T07:33:00Z">
        <w:r w:rsidDel="00A273EC">
          <w:delText>m</w:delText>
        </w:r>
      </w:del>
      <w:r>
        <w:t>odal</w:t>
      </w:r>
      <w:bookmarkEnd w:id="859"/>
      <w:bookmarkEnd w:id="860"/>
      <w:bookmarkEnd w:id="861"/>
    </w:p>
    <w:p w14:paraId="29EE258E" w14:textId="3A7E37FB" w:rsidR="00F41438" w:rsidRDefault="00F41438" w:rsidP="00D95647">
      <w:pPr>
        <w:rPr>
          <w:ins w:id="864" w:author="Eugene CHEONG from.TOPPAN (MAS)" w:date="2025-12-22T15:25:00Z" w16du:dateUtc="2025-12-22T07:25:00Z"/>
        </w:rPr>
      </w:pPr>
      <w:r w:rsidRPr="00F41438">
        <w:t xml:space="preserve">All methods to create an issuance calendar should be displayed regardless of security type. If a particular security type cannot be generated by an algorithm, the option </w:t>
      </w:r>
      <w:r w:rsidR="0074523F">
        <w:t>is</w:t>
      </w:r>
      <w:r w:rsidRPr="00F41438">
        <w:t xml:space="preserve"> disabled, with a </w:t>
      </w:r>
      <w:r>
        <w:t>message “Algorithmic generation is not supported for this security type”</w:t>
      </w:r>
      <w:r w:rsidRPr="00F41438">
        <w:t xml:space="preserve"> displayed.</w:t>
      </w:r>
    </w:p>
    <w:p w14:paraId="06C62823" w14:textId="77777777" w:rsidR="00A273EC" w:rsidRDefault="00A273EC" w:rsidP="00A273EC">
      <w:pPr>
        <w:rPr>
          <w:ins w:id="865" w:author="Eugene CHEONG from.TOPPAN (MAS)" w:date="2025-12-22T15:33:00Z" w16du:dateUtc="2025-12-22T07:33:00Z"/>
        </w:rPr>
      </w:pPr>
      <w:ins w:id="866" w:author="Eugene CHEONG from.TOPPAN (MAS)" w:date="2025-12-22T15:25:00Z" w16du:dateUtc="2025-12-22T07:25:00Z">
        <w:r>
          <w:t xml:space="preserve">If the “File upload” option is selected as </w:t>
        </w:r>
      </w:ins>
      <w:ins w:id="867" w:author="Eugene CHEONG from.TOPPAN (MAS)" w:date="2025-12-22T15:28:00Z" w16du:dateUtc="2025-12-22T07:28:00Z">
        <w:r>
          <w:t xml:space="preserve">the creation method, the following </w:t>
        </w:r>
      </w:ins>
      <w:ins w:id="868" w:author="Eugene CHEONG from.TOPPAN (MAS)" w:date="2025-12-22T15:32:00Z" w16du:dateUtc="2025-12-22T07:32:00Z">
        <w:r>
          <w:t xml:space="preserve">file-level </w:t>
        </w:r>
      </w:ins>
      <w:ins w:id="869" w:author="Eugene CHEONG from.TOPPAN (MAS)" w:date="2025-12-22T15:28:00Z" w16du:dateUtc="2025-12-22T07:28:00Z">
        <w:r>
          <w:t xml:space="preserve">validations </w:t>
        </w:r>
        <w:del w:id="870" w:author="Han Xie CHAI (MAS)" w:date="2025-12-31T11:53:00Z" w16du:dateUtc="2025-12-31T03:53:00Z">
          <w:r w:rsidDel="00347760">
            <w:delText xml:space="preserve">will </w:delText>
          </w:r>
        </w:del>
        <w:r>
          <w:t>apply</w:t>
        </w:r>
      </w:ins>
      <w:ins w:id="871" w:author="Eugene CHEONG from.TOPPAN (MAS)" w:date="2025-12-22T15:33:00Z" w16du:dateUtc="2025-12-22T07:33:00Z">
        <w:r>
          <w:t>:</w:t>
        </w:r>
      </w:ins>
    </w:p>
    <w:p w14:paraId="1DFDE16B" w14:textId="67681CEE" w:rsidR="00A273EC" w:rsidRDefault="00A273EC" w:rsidP="007D79BD">
      <w:pPr>
        <w:pStyle w:val="ListParagraph"/>
        <w:numPr>
          <w:ilvl w:val="0"/>
          <w:numId w:val="50"/>
        </w:numPr>
        <w:rPr>
          <w:ins w:id="872" w:author="Eugene CHEONG from.TOPPAN (MAS)" w:date="2025-12-22T15:33:00Z" w16du:dateUtc="2025-12-22T07:33:00Z"/>
        </w:rPr>
      </w:pPr>
      <w:ins w:id="873" w:author="Eugene CHEONG from.TOPPAN (MAS)" w:date="2025-12-22T15:32:00Z" w16du:dateUtc="2025-12-22T07:32:00Z">
        <w:del w:id="874" w:author="Han Xie CHAI (MAS)" w:date="2025-12-31T11:53:00Z" w16du:dateUtc="2025-12-31T03:53:00Z">
          <w:r w:rsidDel="00347760">
            <w:delText>c</w:delText>
          </w:r>
        </w:del>
      </w:ins>
      <w:ins w:id="875" w:author="Han Xie CHAI (MAS)" w:date="2025-12-31T11:53:00Z" w16du:dateUtc="2025-12-31T03:53:00Z">
        <w:r w:rsidR="00347760">
          <w:t>C</w:t>
        </w:r>
      </w:ins>
      <w:ins w:id="876" w:author="Eugene CHEONG from.TOPPAN (MAS)" w:date="2025-12-22T15:31:00Z" w16du:dateUtc="2025-12-22T07:31:00Z">
        <w:r>
          <w:t>heck if the file exceeds the file size limit</w:t>
        </w:r>
      </w:ins>
      <w:ins w:id="877" w:author="Han Xie CHAI (MAS)" w:date="2025-12-31T11:54:00Z" w16du:dateUtc="2025-12-31T03:54:00Z">
        <w:r w:rsidR="00347760">
          <w:t>;</w:t>
        </w:r>
      </w:ins>
      <w:ins w:id="878" w:author="Eugene CHEONG from.TOPPAN (MAS)" w:date="2025-12-22T15:31:00Z" w16du:dateUtc="2025-12-22T07:31:00Z">
        <w:del w:id="879" w:author="Han Xie CHAI (MAS)" w:date="2025-12-31T11:54:00Z" w16du:dateUtc="2025-12-31T03:54:00Z">
          <w:r w:rsidDel="00347760">
            <w:delText>,</w:delText>
          </w:r>
        </w:del>
      </w:ins>
    </w:p>
    <w:p w14:paraId="2020007D" w14:textId="5F29ADB6" w:rsidR="00A273EC" w:rsidRDefault="00A273EC" w:rsidP="007D79BD">
      <w:pPr>
        <w:pStyle w:val="ListParagraph"/>
        <w:numPr>
          <w:ilvl w:val="0"/>
          <w:numId w:val="50"/>
        </w:numPr>
        <w:rPr>
          <w:ins w:id="880" w:author="Eugene CHEONG from.TOPPAN (MAS)" w:date="2025-12-22T15:31:00Z" w16du:dateUtc="2025-12-22T07:31:00Z"/>
        </w:rPr>
      </w:pPr>
      <w:ins w:id="881" w:author="Eugene CHEONG from.TOPPAN (MAS)" w:date="2025-12-22T15:32:00Z" w16du:dateUtc="2025-12-22T07:32:00Z">
        <w:del w:id="882" w:author="Han Xie CHAI (MAS)" w:date="2025-12-31T11:54:00Z" w16du:dateUtc="2025-12-31T03:54:00Z">
          <w:r w:rsidDel="00347760">
            <w:delText>c</w:delText>
          </w:r>
        </w:del>
      </w:ins>
      <w:ins w:id="883" w:author="Han Xie CHAI (MAS)" w:date="2025-12-31T11:54:00Z" w16du:dateUtc="2025-12-31T03:54:00Z">
        <w:r w:rsidR="00347760">
          <w:t>C</w:t>
        </w:r>
      </w:ins>
      <w:ins w:id="884" w:author="Eugene CHEONG from.TOPPAN (MAS)" w:date="2025-12-22T15:31:00Z" w16du:dateUtc="2025-12-22T07:31:00Z">
        <w:r>
          <w:t>heck if the file is readable as an Excel file</w:t>
        </w:r>
        <w:del w:id="885" w:author="Han Xie CHAI (MAS)" w:date="2025-12-31T11:54:00Z" w16du:dateUtc="2025-12-31T03:54:00Z">
          <w:r w:rsidDel="00347760">
            <w:delText>,</w:delText>
          </w:r>
        </w:del>
      </w:ins>
      <w:ins w:id="886" w:author="Han Xie CHAI (MAS)" w:date="2025-12-31T11:54:00Z" w16du:dateUtc="2025-12-31T03:54:00Z">
        <w:r w:rsidR="00347760">
          <w:t>;</w:t>
        </w:r>
      </w:ins>
      <w:ins w:id="887" w:author="Eugene CHEONG from.TOPPAN (MAS)" w:date="2025-12-22T15:31:00Z" w16du:dateUtc="2025-12-22T07:31:00Z">
        <w:r>
          <w:t xml:space="preserve"> and</w:t>
        </w:r>
      </w:ins>
    </w:p>
    <w:p w14:paraId="7588EB7C" w14:textId="1B1EA955" w:rsidR="00A273EC" w:rsidRDefault="00A273EC" w:rsidP="007D79BD">
      <w:pPr>
        <w:pStyle w:val="ListParagraph"/>
        <w:numPr>
          <w:ilvl w:val="0"/>
          <w:numId w:val="50"/>
        </w:numPr>
        <w:rPr>
          <w:ins w:id="888" w:author="Eugene CHEONG from.TOPPAN (MAS)" w:date="2025-12-22T15:32:00Z" w16du:dateUtc="2025-12-22T07:32:00Z"/>
        </w:rPr>
      </w:pPr>
      <w:ins w:id="889" w:author="Eugene CHEONG from.TOPPAN (MAS)" w:date="2025-12-22T15:32:00Z" w16du:dateUtc="2025-12-22T07:32:00Z">
        <w:del w:id="890" w:author="Han Xie CHAI (MAS)" w:date="2025-12-31T11:54:00Z" w16du:dateUtc="2025-12-31T03:54:00Z">
          <w:r w:rsidDel="00347760">
            <w:delText>c</w:delText>
          </w:r>
        </w:del>
      </w:ins>
      <w:ins w:id="891" w:author="Han Xie CHAI (MAS)" w:date="2025-12-31T11:54:00Z" w16du:dateUtc="2025-12-31T03:54:00Z">
        <w:r w:rsidR="00347760">
          <w:t>C</w:t>
        </w:r>
      </w:ins>
      <w:ins w:id="892" w:author="Eugene CHEONG from.TOPPAN (MAS)" w:date="2025-12-22T15:28:00Z" w16du:dateUtc="2025-12-22T07:28:00Z">
        <w:r>
          <w:t xml:space="preserve">heck if the </w:t>
        </w:r>
      </w:ins>
      <w:ins w:id="893" w:author="Eugene CHEONG from.TOPPAN (MAS)" w:date="2025-12-22T15:29:00Z" w16du:dateUtc="2025-12-22T07:29:00Z">
        <w:r>
          <w:t>file template matches the security type</w:t>
        </w:r>
      </w:ins>
      <w:ins w:id="894" w:author="Eugene CHEONG from.TOPPAN (MAS)" w:date="2025-12-22T15:31:00Z" w16du:dateUtc="2025-12-22T07:31:00Z">
        <w:r>
          <w:t>.</w:t>
        </w:r>
      </w:ins>
    </w:p>
    <w:p w14:paraId="43313CB0" w14:textId="206ECF8E" w:rsidR="00A273EC" w:rsidRDefault="00A273EC" w:rsidP="007D79BD">
      <w:pPr>
        <w:rPr>
          <w:ins w:id="895" w:author="Eugene CHEONG from.TOPPAN (MAS)" w:date="2025-12-22T15:32:00Z" w16du:dateUtc="2025-12-22T07:32:00Z"/>
        </w:rPr>
      </w:pPr>
      <w:ins w:id="896" w:author="Eugene CHEONG from.TOPPAN (MAS)" w:date="2025-12-22T15:32:00Z" w16du:dateUtc="2025-12-22T07:32:00Z">
        <w:r>
          <w:t xml:space="preserve">If </w:t>
        </w:r>
      </w:ins>
      <w:ins w:id="897" w:author="Eugene CHEONG from.TOPPAN (MAS)" w:date="2025-12-22T15:33:00Z" w16du:dateUtc="2025-12-22T07:33:00Z">
        <w:r>
          <w:t xml:space="preserve">any of the above </w:t>
        </w:r>
      </w:ins>
      <w:ins w:id="898" w:author="Eugene CHEONG from.TOPPAN (MAS)" w:date="2025-12-22T15:32:00Z" w16du:dateUtc="2025-12-22T07:32:00Z">
        <w:r>
          <w:t>validations</w:t>
        </w:r>
      </w:ins>
      <w:ins w:id="899" w:author="Eugene CHEONG from.TOPPAN (MAS)" w:date="2025-12-22T15:33:00Z" w16du:dateUtc="2025-12-22T07:33:00Z">
        <w:r>
          <w:t xml:space="preserve"> fail to be met</w:t>
        </w:r>
      </w:ins>
      <w:ins w:id="900" w:author="Eugene CHEONG from.TOPPAN (MAS)" w:date="2025-12-22T15:32:00Z" w16du:dateUtc="2025-12-22T07:32:00Z">
        <w:r>
          <w:t xml:space="preserve">, an inline non-closable toast notification </w:t>
        </w:r>
        <w:del w:id="901" w:author="Han Xie CHAI (MAS)" w:date="2025-12-31T11:54:00Z" w16du:dateUtc="2025-12-31T03:54:00Z">
          <w:r w:rsidDel="00347760">
            <w:delText xml:space="preserve">will </w:delText>
          </w:r>
        </w:del>
      </w:ins>
      <w:ins w:id="902" w:author="Eugene CHEONG from.TOPPAN (MAS)" w:date="2025-12-22T15:33:00Z" w16du:dateUtc="2025-12-22T07:33:00Z">
        <w:r>
          <w:t>appear</w:t>
        </w:r>
      </w:ins>
      <w:ins w:id="903" w:author="Han Xie CHAI (MAS)" w:date="2025-12-31T11:54:00Z" w16du:dateUtc="2025-12-31T03:54:00Z">
        <w:r w:rsidR="00347760">
          <w:t>s</w:t>
        </w:r>
      </w:ins>
      <w:ins w:id="904" w:author="Eugene CHEONG from.TOPPAN (MAS)" w:date="2025-12-22T15:33:00Z" w16du:dateUtc="2025-12-22T07:33:00Z">
        <w:r>
          <w:t xml:space="preserve">, and the </w:t>
        </w:r>
      </w:ins>
      <w:ins w:id="905" w:author="Han Xie CHAI (MAS)" w:date="2026-01-02T09:43:00Z" w16du:dateUtc="2026-01-02T01:43:00Z">
        <w:r w:rsidR="00D174A6">
          <w:t>M</w:t>
        </w:r>
      </w:ins>
      <w:ins w:id="906" w:author="Han Xie CHAI (MAS)" w:date="2025-12-31T11:54:00Z" w16du:dateUtc="2025-12-31T03:54:00Z">
        <w:r w:rsidR="00347760">
          <w:t>aker</w:t>
        </w:r>
      </w:ins>
      <w:ins w:id="907" w:author="Eugene CHEONG from.TOPPAN (MAS)" w:date="2025-12-22T15:33:00Z" w16du:dateUtc="2025-12-22T07:33:00Z">
        <w:del w:id="908" w:author="Han Xie CHAI (MAS)" w:date="2025-12-31T11:54:00Z" w16du:dateUtc="2025-12-31T03:54:00Z">
          <w:r w:rsidDel="00347760">
            <w:delText>user will</w:delText>
          </w:r>
        </w:del>
        <w:r>
          <w:t xml:space="preserve"> remain</w:t>
        </w:r>
      </w:ins>
      <w:ins w:id="909" w:author="Han Xie CHAI (MAS)" w:date="2025-12-31T11:55:00Z" w16du:dateUtc="2025-12-31T03:55:00Z">
        <w:r w:rsidR="00347760">
          <w:t>s</w:t>
        </w:r>
      </w:ins>
      <w:ins w:id="910" w:author="Eugene CHEONG from.TOPPAN (MAS)" w:date="2025-12-22T15:33:00Z" w16du:dateUtc="2025-12-22T07:33:00Z">
        <w:r>
          <w:t xml:space="preserve"> at the Create Issuance Calendar Modal</w:t>
        </w:r>
      </w:ins>
      <w:ins w:id="911" w:author="Eugene CHEONG from.TOPPAN (MAS)" w:date="2025-12-22T15:32:00Z" w16du:dateUtc="2025-12-22T07:32:00Z">
        <w:r>
          <w:t xml:space="preserve">. </w:t>
        </w:r>
      </w:ins>
    </w:p>
    <w:p w14:paraId="18AB774D" w14:textId="2518C7BD" w:rsidR="00A273EC" w:rsidRDefault="007C6B49" w:rsidP="00A273EC">
      <w:pPr>
        <w:rPr>
          <w:ins w:id="912" w:author="Eugene CHEONG from.TOPPAN (MAS)" w:date="2025-12-22T15:35:00Z" w16du:dateUtc="2025-12-22T07:35:00Z"/>
        </w:rPr>
      </w:pPr>
      <w:ins w:id="913" w:author="Eugene CHEONG from.TOPPAN (MAS)" w:date="2025-12-22T15:34:00Z" w16du:dateUtc="2025-12-22T07:34:00Z">
        <w:r>
          <w:t xml:space="preserve">If </w:t>
        </w:r>
        <w:del w:id="914" w:author="Han Xie CHAI (MAS)" w:date="2025-12-31T11:55:00Z" w16du:dateUtc="2025-12-31T03:55:00Z">
          <w:r w:rsidDel="00347760">
            <w:delText>the</w:delText>
          </w:r>
        </w:del>
      </w:ins>
      <w:ins w:id="915" w:author="Han Xie CHAI (MAS)" w:date="2025-12-31T11:55:00Z" w16du:dateUtc="2025-12-31T03:55:00Z">
        <w:r w:rsidR="00347760">
          <w:t>all</w:t>
        </w:r>
      </w:ins>
      <w:ins w:id="916" w:author="Eugene CHEONG from.TOPPAN (MAS)" w:date="2025-12-22T15:34:00Z" w16du:dateUtc="2025-12-22T07:34:00Z">
        <w:r>
          <w:t xml:space="preserve"> file level validations are met, the </w:t>
        </w:r>
      </w:ins>
      <w:ins w:id="917" w:author="Han Xie CHAI (MAS)" w:date="2026-01-02T09:43:00Z" w16du:dateUtc="2026-01-02T01:43:00Z">
        <w:r w:rsidR="00D174A6">
          <w:t>M</w:t>
        </w:r>
      </w:ins>
      <w:ins w:id="918" w:author="Han Xie CHAI (MAS)" w:date="2025-12-31T11:55:00Z" w16du:dateUtc="2025-12-31T03:55:00Z">
        <w:r w:rsidR="00347760">
          <w:t>aker</w:t>
        </w:r>
      </w:ins>
      <w:ins w:id="919" w:author="Eugene CHEONG from.TOPPAN (MAS)" w:date="2025-12-22T15:34:00Z" w16du:dateUtc="2025-12-22T07:34:00Z">
        <w:del w:id="920" w:author="Han Xie CHAI (MAS)" w:date="2025-12-31T11:55:00Z" w16du:dateUtc="2025-12-31T03:55:00Z">
          <w:r w:rsidDel="00347760">
            <w:delText>user will be</w:delText>
          </w:r>
        </w:del>
      </w:ins>
      <w:ins w:id="921" w:author="Han Xie CHAI (MAS)" w:date="2025-12-31T11:55:00Z" w16du:dateUtc="2025-12-31T03:55:00Z">
        <w:r w:rsidR="00347760">
          <w:t xml:space="preserve"> is</w:t>
        </w:r>
      </w:ins>
      <w:ins w:id="922" w:author="Eugene CHEONG from.TOPPAN (MAS)" w:date="2025-12-22T15:34:00Z" w16du:dateUtc="2025-12-22T07:34:00Z">
        <w:r>
          <w:t xml:space="preserve"> redirected to the Issuance Calendar Details Page. For each field</w:t>
        </w:r>
      </w:ins>
      <w:ins w:id="923" w:author="Eugene CHEONG from.TOPPAN (MAS)" w:date="2025-12-22T15:35:00Z" w16du:dateUtc="2025-12-22T07:35:00Z">
        <w:r>
          <w:t xml:space="preserve">, the following field-level validations </w:t>
        </w:r>
        <w:del w:id="924" w:author="Han Xie CHAI (MAS)" w:date="2025-12-31T11:55:00Z" w16du:dateUtc="2025-12-31T03:55:00Z">
          <w:r w:rsidDel="00347760">
            <w:delText xml:space="preserve">will </w:delText>
          </w:r>
        </w:del>
        <w:r>
          <w:t>apply:</w:t>
        </w:r>
      </w:ins>
    </w:p>
    <w:p w14:paraId="3737FA11" w14:textId="29A928DD" w:rsidR="007C6B49" w:rsidRDefault="007C6B49" w:rsidP="007C6B49">
      <w:pPr>
        <w:pStyle w:val="ListParagraph"/>
        <w:numPr>
          <w:ilvl w:val="0"/>
          <w:numId w:val="51"/>
        </w:numPr>
        <w:rPr>
          <w:ins w:id="925" w:author="Eugene CHEONG from.TOPPAN (MAS)" w:date="2025-12-22T15:36:00Z" w16du:dateUtc="2025-12-22T07:36:00Z"/>
        </w:rPr>
      </w:pPr>
      <w:ins w:id="926" w:author="Eugene CHEONG from.TOPPAN (MAS)" w:date="2025-12-22T15:35:00Z" w16du:dateUtc="2025-12-22T07:35:00Z">
        <w:del w:id="927" w:author="Han Xie CHAI (MAS)" w:date="2025-12-31T11:54:00Z" w16du:dateUtc="2025-12-31T03:54:00Z">
          <w:r w:rsidDel="00347760">
            <w:delText>c</w:delText>
          </w:r>
        </w:del>
      </w:ins>
      <w:ins w:id="928" w:author="Han Xie CHAI (MAS)" w:date="2025-12-31T11:54:00Z" w16du:dateUtc="2025-12-31T03:54:00Z">
        <w:r w:rsidR="00347760">
          <w:t>C</w:t>
        </w:r>
      </w:ins>
      <w:ins w:id="929" w:author="Eugene CHEONG from.TOPPAN (MAS)" w:date="2025-12-22T15:35:00Z" w16du:dateUtc="2025-12-22T07:35:00Z">
        <w:r>
          <w:t>heck if the format of the field value matches the template for the security type.</w:t>
        </w:r>
      </w:ins>
    </w:p>
    <w:p w14:paraId="7BA29CF8" w14:textId="5BA59D04" w:rsidR="007C6B49" w:rsidRDefault="007C6B49" w:rsidP="007D79BD">
      <w:pPr>
        <w:rPr>
          <w:ins w:id="930" w:author="Eugene CHEONG from.TOPPAN (MAS)" w:date="2025-12-22T15:32:00Z" w16du:dateUtc="2025-12-22T07:32:00Z"/>
        </w:rPr>
      </w:pPr>
      <w:ins w:id="931" w:author="Eugene CHEONG from.TOPPAN (MAS)" w:date="2025-12-22T15:36:00Z" w16du:dateUtc="2025-12-22T07:36:00Z">
        <w:r>
          <w:t>If any of the above validation fail to be met, the value of the field will be empty.</w:t>
        </w:r>
      </w:ins>
      <w:ins w:id="932" w:author="Eugene CHEONG from.TOPPAN (MAS)" w:date="2025-12-22T15:56:00Z" w16du:dateUtc="2025-12-22T07:56:00Z">
        <w:r w:rsidR="00394075">
          <w:t xml:space="preserve"> Otherwise, the value of the field will</w:t>
        </w:r>
      </w:ins>
      <w:ins w:id="933" w:author="Han Xie CHAI (MAS)" w:date="2025-12-31T11:58:00Z" w16du:dateUtc="2025-12-31T03:58:00Z">
        <w:r w:rsidR="00347760">
          <w:t xml:space="preserve"> </w:t>
        </w:r>
      </w:ins>
      <w:ins w:id="934" w:author="Eugene CHEONG from.TOPPAN (MAS)" w:date="2025-12-22T15:56:00Z" w16du:dateUtc="2025-12-22T07:56:00Z">
        <w:del w:id="935" w:author="Han Xie CHAI (MAS)" w:date="2025-12-31T11:58:00Z" w16du:dateUtc="2025-12-31T03:58:00Z">
          <w:r w:rsidR="00394075" w:rsidDel="00347760">
            <w:delText xml:space="preserve"> be </w:delText>
          </w:r>
        </w:del>
        <w:r w:rsidR="00394075">
          <w:t>display</w:t>
        </w:r>
      </w:ins>
      <w:ins w:id="936" w:author="Han Xie CHAI (MAS)" w:date="2025-12-31T11:58:00Z" w16du:dateUtc="2025-12-31T03:58:00Z">
        <w:r w:rsidR="00347760">
          <w:t xml:space="preserve"> the value in the uploaded file</w:t>
        </w:r>
      </w:ins>
      <w:ins w:id="937" w:author="Eugene CHEONG from.TOPPAN (MAS)" w:date="2025-12-22T15:56:00Z" w16du:dateUtc="2025-12-22T07:56:00Z">
        <w:del w:id="938" w:author="Han Xie CHAI (MAS)" w:date="2025-12-31T11:58:00Z" w16du:dateUtc="2025-12-31T03:58:00Z">
          <w:r w:rsidR="00394075" w:rsidDel="00347760">
            <w:delText>ed</w:delText>
          </w:r>
        </w:del>
      </w:ins>
      <w:ins w:id="939" w:author="Eugene CHEONG from.TOPPAN (MAS)" w:date="2025-12-22T15:57:00Z" w16du:dateUtc="2025-12-22T07:57:00Z">
        <w:r w:rsidR="00394075">
          <w:t xml:space="preserve">. If </w:t>
        </w:r>
        <w:del w:id="940" w:author="Han Xie CHAI (MAS)" w:date="2025-12-31T11:58:00Z" w16du:dateUtc="2025-12-31T03:58:00Z">
          <w:r w:rsidR="00394075" w:rsidDel="00347760">
            <w:delText>there</w:delText>
          </w:r>
        </w:del>
      </w:ins>
      <w:ins w:id="941" w:author="Han Xie CHAI (MAS)" w:date="2025-12-31T11:58:00Z" w16du:dateUtc="2025-12-31T03:58:00Z">
        <w:r w:rsidR="00347760">
          <w:t xml:space="preserve">any field fails </w:t>
        </w:r>
      </w:ins>
      <w:ins w:id="942" w:author="Eugene CHEONG from.TOPPAN (MAS)" w:date="2025-12-22T15:57:00Z" w16du:dateUtc="2025-12-22T07:57:00Z">
        <w:del w:id="943" w:author="Han Xie CHAI (MAS)" w:date="2025-12-31T11:58:00Z" w16du:dateUtc="2025-12-31T03:58:00Z">
          <w:r w:rsidR="00394075" w:rsidDel="00347760">
            <w:delText xml:space="preserve"> are any </w:delText>
          </w:r>
        </w:del>
      </w:ins>
      <w:ins w:id="944" w:author="Han Xie CHAI (MAS)" w:date="2025-12-31T11:58:00Z" w16du:dateUtc="2025-12-31T03:58:00Z">
        <w:r w:rsidR="00347760">
          <w:t xml:space="preserve">a </w:t>
        </w:r>
      </w:ins>
      <w:ins w:id="945" w:author="Eugene CHEONG from.TOPPAN (MAS)" w:date="2025-12-22T15:57:00Z" w16du:dateUtc="2025-12-22T07:57:00Z">
        <w:r w:rsidR="00394075">
          <w:t>hard validation</w:t>
        </w:r>
        <w:del w:id="946" w:author="Han Xie CHAI (MAS)" w:date="2025-12-31T11:58:00Z" w16du:dateUtc="2025-12-31T03:58:00Z">
          <w:r w:rsidR="00394075" w:rsidDel="00347760">
            <w:delText>s for the field that f</w:delText>
          </w:r>
        </w:del>
        <w:del w:id="947" w:author="Han Xie CHAI (MAS)" w:date="2025-12-31T11:59:00Z" w16du:dateUtc="2025-12-31T03:59:00Z">
          <w:r w:rsidR="00394075" w:rsidDel="00347760">
            <w:delText>ail to be met</w:delText>
          </w:r>
        </w:del>
        <w:r w:rsidR="00394075">
          <w:t xml:space="preserve">, </w:t>
        </w:r>
        <w:del w:id="948" w:author="Han Xie CHAI (MAS)" w:date="2025-12-31T11:58:00Z" w16du:dateUtc="2025-12-31T03:58:00Z">
          <w:r w:rsidR="00394075" w:rsidDel="00347760">
            <w:delText>the</w:delText>
          </w:r>
        </w:del>
      </w:ins>
      <w:ins w:id="949" w:author="Han Xie CHAI (MAS)" w:date="2025-12-31T11:58:00Z" w16du:dateUtc="2025-12-31T03:58:00Z">
        <w:r w:rsidR="00347760">
          <w:t>an</w:t>
        </w:r>
      </w:ins>
      <w:ins w:id="950" w:author="Eugene CHEONG from.TOPPAN (MAS)" w:date="2025-12-22T15:56:00Z" w16du:dateUtc="2025-12-22T07:56:00Z">
        <w:r w:rsidR="00394075">
          <w:t xml:space="preserve"> error message</w:t>
        </w:r>
      </w:ins>
      <w:ins w:id="951" w:author="Eugene CHEONG from.TOPPAN (MAS)" w:date="2025-12-22T15:57:00Z" w16du:dateUtc="2025-12-22T07:57:00Z">
        <w:r w:rsidR="00394075">
          <w:t xml:space="preserve"> </w:t>
        </w:r>
        <w:del w:id="952" w:author="Han Xie CHAI (MAS)" w:date="2025-12-31T11:59:00Z" w16du:dateUtc="2025-12-31T03:59:00Z">
          <w:r w:rsidR="00394075" w:rsidDel="00347760">
            <w:delText>will</w:delText>
          </w:r>
        </w:del>
      </w:ins>
      <w:ins w:id="953" w:author="Han Xie CHAI (MAS)" w:date="2025-12-31T11:59:00Z" w16du:dateUtc="2025-12-31T03:59:00Z">
        <w:r w:rsidR="00347760">
          <w:t>is</w:t>
        </w:r>
      </w:ins>
      <w:ins w:id="954" w:author="Eugene CHEONG from.TOPPAN (MAS)" w:date="2025-12-22T15:57:00Z" w16du:dateUtc="2025-12-22T07:57:00Z">
        <w:del w:id="955" w:author="Han Xie CHAI (MAS)" w:date="2025-12-31T11:59:00Z" w16du:dateUtc="2025-12-31T03:59:00Z">
          <w:r w:rsidR="00394075" w:rsidDel="00347760">
            <w:delText xml:space="preserve"> be</w:delText>
          </w:r>
        </w:del>
        <w:r w:rsidR="00394075">
          <w:t xml:space="preserve"> displayed below the </w:t>
        </w:r>
      </w:ins>
      <w:ins w:id="956" w:author="Eugene CHEONG from.TOPPAN (MAS)" w:date="2025-12-22T15:58:00Z" w16du:dateUtc="2025-12-22T07:58:00Z">
        <w:r w:rsidR="00394075">
          <w:t xml:space="preserve">field </w:t>
        </w:r>
      </w:ins>
      <w:ins w:id="957" w:author="Eugene CHEONG from.TOPPAN (MAS)" w:date="2025-12-22T15:57:00Z" w16du:dateUtc="2025-12-22T07:57:00Z">
        <w:r w:rsidR="00394075">
          <w:t xml:space="preserve">value. If </w:t>
        </w:r>
        <w:del w:id="958" w:author="Han Xie CHAI (MAS)" w:date="2025-12-31T11:59:00Z" w16du:dateUtc="2025-12-31T03:59:00Z">
          <w:r w:rsidR="00394075" w:rsidDel="00347760">
            <w:delText>there</w:delText>
          </w:r>
        </w:del>
      </w:ins>
      <w:ins w:id="959" w:author="Han Xie CHAI (MAS)" w:date="2025-12-31T11:59:00Z" w16du:dateUtc="2025-12-31T03:59:00Z">
        <w:r w:rsidR="00347760">
          <w:t>any field</w:t>
        </w:r>
      </w:ins>
      <w:ins w:id="960" w:author="Eugene CHEONG from.TOPPAN (MAS)" w:date="2025-12-22T15:57:00Z" w16du:dateUtc="2025-12-22T07:57:00Z">
        <w:r w:rsidR="00394075">
          <w:t xml:space="preserve"> </w:t>
        </w:r>
        <w:del w:id="961" w:author="Han Xie CHAI (MAS)" w:date="2025-12-31T11:59:00Z" w16du:dateUtc="2025-12-31T03:59:00Z">
          <w:r w:rsidR="00394075" w:rsidDel="00347760">
            <w:delText>are</w:delText>
          </w:r>
        </w:del>
      </w:ins>
      <w:ins w:id="962" w:author="Han Xie CHAI (MAS)" w:date="2025-12-31T11:59:00Z" w16du:dateUtc="2025-12-31T03:59:00Z">
        <w:r w:rsidR="00347760">
          <w:t>passes</w:t>
        </w:r>
      </w:ins>
      <w:ins w:id="963" w:author="Eugene CHEONG from.TOPPAN (MAS)" w:date="2025-12-22T15:57:00Z" w16du:dateUtc="2025-12-22T07:57:00Z">
        <w:r w:rsidR="00394075">
          <w:t xml:space="preserve"> </w:t>
        </w:r>
        <w:del w:id="964" w:author="Han Xie CHAI (MAS)" w:date="2025-12-31T11:59:00Z" w16du:dateUtc="2025-12-31T03:59:00Z">
          <w:r w:rsidR="00394075" w:rsidDel="00347760">
            <w:delText>no</w:delText>
          </w:r>
        </w:del>
      </w:ins>
      <w:ins w:id="965" w:author="Han Xie CHAI (MAS)" w:date="2025-12-31T11:59:00Z" w16du:dateUtc="2025-12-31T03:59:00Z">
        <w:r w:rsidR="00347760">
          <w:t>all</w:t>
        </w:r>
      </w:ins>
      <w:ins w:id="966" w:author="Eugene CHEONG from.TOPPAN (MAS)" w:date="2025-12-22T15:57:00Z" w16du:dateUtc="2025-12-22T07:57:00Z">
        <w:r w:rsidR="00394075">
          <w:t xml:space="preserve"> hard validations but </w:t>
        </w:r>
      </w:ins>
      <w:ins w:id="967" w:author="Han Xie CHAI (MAS)" w:date="2025-12-31T12:00:00Z" w16du:dateUtc="2025-12-31T04:00:00Z">
        <w:r w:rsidR="00347760">
          <w:t>fails</w:t>
        </w:r>
      </w:ins>
      <w:ins w:id="968" w:author="Eugene CHEONG from.TOPPAN (MAS)" w:date="2025-12-22T15:57:00Z" w16du:dateUtc="2025-12-22T07:57:00Z">
        <w:del w:id="969" w:author="Han Xie CHAI (MAS)" w:date="2025-12-31T12:00:00Z" w16du:dateUtc="2025-12-31T04:00:00Z">
          <w:r w:rsidR="00394075" w:rsidDel="00347760">
            <w:delText>there are</w:delText>
          </w:r>
        </w:del>
      </w:ins>
      <w:ins w:id="970" w:author="Han Xie CHAI (MAS)" w:date="2025-12-31T12:00:00Z" w16du:dateUtc="2025-12-31T04:00:00Z">
        <w:r w:rsidR="00347760">
          <w:t xml:space="preserve"> a</w:t>
        </w:r>
      </w:ins>
      <w:ins w:id="971" w:author="Eugene CHEONG from.TOPPAN (MAS)" w:date="2025-12-22T15:57:00Z" w16du:dateUtc="2025-12-22T07:57:00Z">
        <w:r w:rsidR="00394075">
          <w:t xml:space="preserve"> soft validation</w:t>
        </w:r>
        <w:del w:id="972" w:author="Han Xie CHAI (MAS)" w:date="2025-12-31T12:00:00Z" w16du:dateUtc="2025-12-31T04:00:00Z">
          <w:r w:rsidR="00394075" w:rsidDel="00347760">
            <w:delText>s that fail to be met</w:delText>
          </w:r>
        </w:del>
        <w:r w:rsidR="00394075">
          <w:t xml:space="preserve">, </w:t>
        </w:r>
        <w:del w:id="973" w:author="Han Xie CHAI (MAS)" w:date="2025-12-31T11:59:00Z" w16du:dateUtc="2025-12-31T03:59:00Z">
          <w:r w:rsidR="00394075" w:rsidDel="00347760">
            <w:delText>the</w:delText>
          </w:r>
        </w:del>
      </w:ins>
      <w:ins w:id="974" w:author="Han Xie CHAI (MAS)" w:date="2025-12-31T11:59:00Z" w16du:dateUtc="2025-12-31T03:59:00Z">
        <w:r w:rsidR="00347760">
          <w:t>a</w:t>
        </w:r>
      </w:ins>
      <w:ins w:id="975" w:author="Eugene CHEONG from.TOPPAN (MAS)" w:date="2025-12-22T15:57:00Z" w16du:dateUtc="2025-12-22T07:57:00Z">
        <w:r w:rsidR="00394075">
          <w:t xml:space="preserve"> warning message </w:t>
        </w:r>
      </w:ins>
      <w:ins w:id="976" w:author="Han Xie CHAI (MAS)" w:date="2025-12-31T11:59:00Z" w16du:dateUtc="2025-12-31T03:59:00Z">
        <w:r w:rsidR="00347760">
          <w:t>is</w:t>
        </w:r>
      </w:ins>
      <w:ins w:id="977" w:author="Eugene CHEONG from.TOPPAN (MAS)" w:date="2025-12-22T15:57:00Z" w16du:dateUtc="2025-12-22T07:57:00Z">
        <w:del w:id="978" w:author="Han Xie CHAI (MAS)" w:date="2025-12-31T11:59:00Z" w16du:dateUtc="2025-12-31T03:59:00Z">
          <w:r w:rsidR="00394075" w:rsidDel="00347760">
            <w:delText>will be</w:delText>
          </w:r>
        </w:del>
        <w:r w:rsidR="00394075">
          <w:t xml:space="preserve"> displayed below the field val</w:t>
        </w:r>
      </w:ins>
      <w:ins w:id="979" w:author="Eugene CHEONG from.TOPPAN (MAS)" w:date="2025-12-22T15:58:00Z" w16du:dateUtc="2025-12-22T07:58:00Z">
        <w:r w:rsidR="00394075">
          <w:t>ue.</w:t>
        </w:r>
      </w:ins>
      <w:ins w:id="980" w:author="Eugene CHEONG from.TOPPAN (MAS)" w:date="2025-12-22T15:57:00Z" w16du:dateUtc="2025-12-22T07:57:00Z">
        <w:r w:rsidR="00394075">
          <w:t xml:space="preserve"> </w:t>
        </w:r>
      </w:ins>
    </w:p>
    <w:p w14:paraId="584DDB5B" w14:textId="77777777" w:rsidR="00A273EC" w:rsidRPr="00F41438" w:rsidRDefault="00A273EC" w:rsidP="00A273EC"/>
    <w:p w14:paraId="5D0B4234" w14:textId="5E8F9D64" w:rsidR="00AC0954" w:rsidRDefault="00AC0954" w:rsidP="006162CB">
      <w:pPr>
        <w:pStyle w:val="Heading4"/>
      </w:pPr>
      <w:r>
        <w:lastRenderedPageBreak/>
        <w:t>Wireframe</w:t>
      </w:r>
    </w:p>
    <w:p w14:paraId="13F7B85C" w14:textId="6D102DDF" w:rsidR="00AC0954" w:rsidRPr="0068320A" w:rsidRDefault="00A137F7" w:rsidP="007D79BD">
      <w:pPr>
        <w:jc w:val="center"/>
      </w:pPr>
      <w:ins w:id="981" w:author="Eugene CHEONG from.TOPPAN (MAS)" w:date="2025-12-19T14:10:00Z" w16du:dateUtc="2025-12-19T06:10:00Z">
        <w:r w:rsidRPr="00A137F7">
          <w:rPr>
            <w:noProof/>
          </w:rPr>
          <w:drawing>
            <wp:inline distT="0" distB="0" distL="0" distR="0" wp14:anchorId="20BCAC2A" wp14:editId="1B0FFA19">
              <wp:extent cx="3046020" cy="2272952"/>
              <wp:effectExtent l="0" t="0" r="2540" b="0"/>
              <wp:docPr id="4285926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92621" name="Picture 1" descr="A screenshot of a computer&#10;&#10;AI-generated content may be incorrect."/>
                      <pic:cNvPicPr/>
                    </pic:nvPicPr>
                    <pic:blipFill>
                      <a:blip r:embed="rId33"/>
                      <a:stretch>
                        <a:fillRect/>
                      </a:stretch>
                    </pic:blipFill>
                    <pic:spPr>
                      <a:xfrm>
                        <a:off x="0" y="0"/>
                        <a:ext cx="3058054" cy="2281932"/>
                      </a:xfrm>
                      <a:prstGeom prst="rect">
                        <a:avLst/>
                      </a:prstGeom>
                    </pic:spPr>
                  </pic:pic>
                </a:graphicData>
              </a:graphic>
            </wp:inline>
          </w:drawing>
        </w:r>
      </w:ins>
      <w:commentRangeStart w:id="982"/>
      <w:commentRangeStart w:id="983"/>
      <w:del w:id="984" w:author="Eugene CHEONG from.TOPPAN (MAS)" w:date="2025-12-19T14:10:00Z" w16du:dateUtc="2025-12-19T06:10:00Z">
        <w:r w:rsidR="00A66A7D" w:rsidRPr="00A66A7D" w:rsidDel="00A137F7">
          <w:rPr>
            <w:noProof/>
          </w:rPr>
          <w:drawing>
            <wp:inline distT="0" distB="0" distL="0" distR="0" wp14:anchorId="287EDC14" wp14:editId="26429DEE">
              <wp:extent cx="2933480" cy="1996124"/>
              <wp:effectExtent l="0" t="0" r="635" b="4445"/>
              <wp:docPr id="444578461" name="Picture 44457846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78461" name="Picture 1" descr="A screenshot of a computer&#10;&#10;AI-generated content may be incorrect."/>
                      <pic:cNvPicPr/>
                    </pic:nvPicPr>
                    <pic:blipFill>
                      <a:blip r:embed="rId34"/>
                      <a:stretch>
                        <a:fillRect/>
                      </a:stretch>
                    </pic:blipFill>
                    <pic:spPr>
                      <a:xfrm>
                        <a:off x="0" y="0"/>
                        <a:ext cx="2937510" cy="1998866"/>
                      </a:xfrm>
                      <a:prstGeom prst="rect">
                        <a:avLst/>
                      </a:prstGeom>
                    </pic:spPr>
                  </pic:pic>
                </a:graphicData>
              </a:graphic>
            </wp:inline>
          </w:drawing>
        </w:r>
      </w:del>
      <w:commentRangeEnd w:id="982"/>
      <w:r w:rsidR="002D2B38">
        <w:rPr>
          <w:rStyle w:val="CommentReference"/>
        </w:rPr>
        <w:commentReference w:id="982"/>
      </w:r>
      <w:commentRangeEnd w:id="983"/>
      <w:r>
        <w:rPr>
          <w:rStyle w:val="CommentReference"/>
        </w:rPr>
        <w:commentReference w:id="983"/>
      </w:r>
    </w:p>
    <w:p w14:paraId="21685161" w14:textId="203C06B2" w:rsidR="00AC0954" w:rsidRDefault="00AC0954" w:rsidP="00AC0954">
      <w:pPr>
        <w:pStyle w:val="Caption"/>
        <w:rPr>
          <w:ins w:id="985" w:author="Eugene CHEONG from.TOPPAN (MAS)" w:date="2025-12-22T15:09:00Z" w16du:dateUtc="2025-12-22T07:09:00Z"/>
        </w:rPr>
      </w:pPr>
      <w:r w:rsidRPr="00411560">
        <w:t xml:space="preserve">Figure </w:t>
      </w:r>
      <w:r w:rsidRPr="00411560">
        <w:fldChar w:fldCharType="begin"/>
      </w:r>
      <w:r w:rsidRPr="00411560">
        <w:instrText xml:space="preserve"> SEQ Figure \* ARABIC </w:instrText>
      </w:r>
      <w:r w:rsidRPr="00411560">
        <w:fldChar w:fldCharType="separate"/>
      </w:r>
      <w:r w:rsidR="007F5F9A">
        <w:rPr>
          <w:noProof/>
        </w:rPr>
        <w:t>9</w:t>
      </w:r>
      <w:r w:rsidRPr="00411560">
        <w:fldChar w:fldCharType="end"/>
      </w:r>
      <w:r>
        <w:t>:</w:t>
      </w:r>
      <w:r w:rsidRPr="00411560">
        <w:t xml:space="preserve"> </w:t>
      </w:r>
      <w:r w:rsidR="00A66A7D">
        <w:t xml:space="preserve">Create Issuance Calendar </w:t>
      </w:r>
      <w:ins w:id="986" w:author="Eugene CHEONG from.TOPPAN (MAS)" w:date="2025-12-22T15:04:00Z" w16du:dateUtc="2025-12-22T07:04:00Z">
        <w:r w:rsidR="004C6489">
          <w:t>M</w:t>
        </w:r>
      </w:ins>
      <w:del w:id="987" w:author="Eugene CHEONG from.TOPPAN (MAS)" w:date="2025-12-22T15:04:00Z" w16du:dateUtc="2025-12-22T07:04:00Z">
        <w:r w:rsidR="00A66A7D" w:rsidDel="004C6489">
          <w:delText>m</w:delText>
        </w:r>
      </w:del>
      <w:r w:rsidR="00A66A7D">
        <w:t>odal</w:t>
      </w:r>
    </w:p>
    <w:p w14:paraId="1DE6ECFC" w14:textId="72B68960" w:rsidR="004C6489" w:rsidRPr="004C6489" w:rsidDel="00394075" w:rsidRDefault="004C6489" w:rsidP="004C6489">
      <w:pPr>
        <w:pStyle w:val="Caption"/>
        <w:rPr>
          <w:del w:id="988" w:author="Eugene CHEONG from.TOPPAN (MAS)" w:date="2025-12-22T15:58:00Z" w16du:dateUtc="2025-12-22T07:58:00Z"/>
        </w:rPr>
      </w:pPr>
    </w:p>
    <w:p w14:paraId="2E19929A" w14:textId="7627E2A9" w:rsidR="00AC0954" w:rsidRDefault="00AC0954" w:rsidP="006162CB">
      <w:pPr>
        <w:pStyle w:val="Heading4"/>
      </w:pPr>
      <w:r>
        <w:t>Screen Elements</w:t>
      </w:r>
    </w:p>
    <w:tbl>
      <w:tblPr>
        <w:tblStyle w:val="TableGrid"/>
        <w:tblW w:w="0" w:type="auto"/>
        <w:tblLook w:val="04A0" w:firstRow="1" w:lastRow="0" w:firstColumn="1" w:lastColumn="0" w:noHBand="0" w:noVBand="1"/>
      </w:tblPr>
      <w:tblGrid>
        <w:gridCol w:w="561"/>
        <w:gridCol w:w="3209"/>
        <w:gridCol w:w="1551"/>
        <w:gridCol w:w="1871"/>
        <w:gridCol w:w="3598"/>
      </w:tblGrid>
      <w:tr w:rsidR="00AC0954" w:rsidRPr="007D7B67" w14:paraId="6382AE81" w14:textId="77777777" w:rsidTr="00D95647">
        <w:tc>
          <w:tcPr>
            <w:tcW w:w="561" w:type="dxa"/>
            <w:shd w:val="clear" w:color="auto" w:fill="E7E6E6" w:themeFill="background2"/>
          </w:tcPr>
          <w:p w14:paraId="2619DA90" w14:textId="77777777" w:rsidR="00AC0954" w:rsidRPr="007D7B67" w:rsidRDefault="00AC0954" w:rsidP="007D16A1">
            <w:pPr>
              <w:pStyle w:val="NoSpacing"/>
              <w:jc w:val="center"/>
              <w:rPr>
                <w:b/>
                <w:bCs/>
              </w:rPr>
            </w:pPr>
            <w:r w:rsidRPr="007D7B67">
              <w:rPr>
                <w:rFonts w:cstheme="minorHAnsi"/>
                <w:b/>
                <w:bCs/>
              </w:rPr>
              <w:t>S/N</w:t>
            </w:r>
          </w:p>
        </w:tc>
        <w:tc>
          <w:tcPr>
            <w:tcW w:w="3209" w:type="dxa"/>
            <w:shd w:val="clear" w:color="auto" w:fill="E7E6E6" w:themeFill="background2"/>
          </w:tcPr>
          <w:p w14:paraId="48E29E21" w14:textId="77777777" w:rsidR="00AC0954" w:rsidRPr="007D7B67" w:rsidRDefault="00AC0954" w:rsidP="007D16A1">
            <w:pPr>
              <w:pStyle w:val="NoSpacing"/>
              <w:jc w:val="center"/>
              <w:rPr>
                <w:b/>
                <w:bCs/>
              </w:rPr>
            </w:pPr>
            <w:r w:rsidRPr="007D7B67">
              <w:rPr>
                <w:rFonts w:cstheme="minorHAnsi"/>
                <w:b/>
                <w:bCs/>
              </w:rPr>
              <w:t>Name</w:t>
            </w:r>
          </w:p>
        </w:tc>
        <w:tc>
          <w:tcPr>
            <w:tcW w:w="1551" w:type="dxa"/>
            <w:shd w:val="clear" w:color="auto" w:fill="E7E6E6" w:themeFill="background2"/>
          </w:tcPr>
          <w:p w14:paraId="38D92D55" w14:textId="77777777" w:rsidR="00AC0954" w:rsidRPr="007D7B67" w:rsidRDefault="00AC0954" w:rsidP="007D16A1">
            <w:pPr>
              <w:pStyle w:val="TableHeading"/>
              <w:jc w:val="center"/>
              <w:rPr>
                <w:rFonts w:asciiTheme="minorHAnsi" w:hAnsiTheme="minorHAnsi" w:cstheme="minorHAnsi"/>
                <w:bCs/>
              </w:rPr>
            </w:pPr>
            <w:r w:rsidRPr="007D7B67">
              <w:rPr>
                <w:rFonts w:asciiTheme="minorHAnsi" w:hAnsiTheme="minorHAnsi" w:cstheme="minorHAnsi"/>
                <w:bCs/>
              </w:rPr>
              <w:t>Type</w:t>
            </w:r>
          </w:p>
          <w:p w14:paraId="7EACEB72" w14:textId="77777777" w:rsidR="00AC0954" w:rsidRPr="007D7B67" w:rsidRDefault="00AC0954" w:rsidP="007D16A1">
            <w:pPr>
              <w:pStyle w:val="NoSpacing"/>
              <w:jc w:val="center"/>
              <w:rPr>
                <w:b/>
                <w:bCs/>
              </w:rPr>
            </w:pPr>
            <w:r w:rsidRPr="007D7B67">
              <w:rPr>
                <w:rFonts w:cstheme="minorHAnsi"/>
                <w:b/>
                <w:bCs/>
              </w:rPr>
              <w:t>(Max Length)</w:t>
            </w:r>
          </w:p>
        </w:tc>
        <w:tc>
          <w:tcPr>
            <w:tcW w:w="1871" w:type="dxa"/>
            <w:shd w:val="clear" w:color="auto" w:fill="E7E6E6" w:themeFill="background2"/>
          </w:tcPr>
          <w:p w14:paraId="4AD15EE3" w14:textId="77777777" w:rsidR="00AC0954" w:rsidRPr="007D7B67" w:rsidRDefault="00AC0954" w:rsidP="007D16A1">
            <w:pPr>
              <w:pStyle w:val="NoSpacing"/>
              <w:jc w:val="center"/>
              <w:rPr>
                <w:b/>
                <w:bCs/>
              </w:rPr>
            </w:pPr>
            <w:r w:rsidRPr="007D7B67">
              <w:rPr>
                <w:rFonts w:cstheme="minorHAnsi"/>
                <w:b/>
                <w:bCs/>
              </w:rPr>
              <w:t>Validation Rules</w:t>
            </w:r>
          </w:p>
        </w:tc>
        <w:tc>
          <w:tcPr>
            <w:tcW w:w="3598" w:type="dxa"/>
            <w:shd w:val="clear" w:color="auto" w:fill="E7E6E6" w:themeFill="background2"/>
          </w:tcPr>
          <w:p w14:paraId="5D3208A6" w14:textId="77777777" w:rsidR="00AC0954" w:rsidRPr="007D7B67" w:rsidRDefault="00AC0954" w:rsidP="007D16A1">
            <w:pPr>
              <w:pStyle w:val="NoSpacing"/>
              <w:jc w:val="center"/>
              <w:rPr>
                <w:rFonts w:cstheme="minorHAnsi"/>
                <w:b/>
                <w:bCs/>
              </w:rPr>
            </w:pPr>
            <w:r>
              <w:rPr>
                <w:rFonts w:cstheme="minorHAnsi"/>
                <w:b/>
                <w:bCs/>
              </w:rPr>
              <w:t>Remarks</w:t>
            </w:r>
          </w:p>
        </w:tc>
      </w:tr>
      <w:tr w:rsidR="005A70A9" w:rsidRPr="00901608" w14:paraId="14EBC759" w14:textId="77777777" w:rsidTr="00D95647">
        <w:tc>
          <w:tcPr>
            <w:tcW w:w="561" w:type="dxa"/>
          </w:tcPr>
          <w:p w14:paraId="276D81C7" w14:textId="77777777" w:rsidR="005A70A9" w:rsidRDefault="005A70A9" w:rsidP="005A70A9">
            <w:pPr>
              <w:pStyle w:val="NoSpacing"/>
            </w:pPr>
            <w:r>
              <w:t>1</w:t>
            </w:r>
          </w:p>
        </w:tc>
        <w:tc>
          <w:tcPr>
            <w:tcW w:w="3209" w:type="dxa"/>
          </w:tcPr>
          <w:p w14:paraId="2F186CE3" w14:textId="588895E3" w:rsidR="005A70A9" w:rsidRDefault="005A70A9" w:rsidP="005A70A9">
            <w:pPr>
              <w:pStyle w:val="NoSpacing"/>
            </w:pPr>
            <w:commentRangeStart w:id="989"/>
            <w:commentRangeStart w:id="990"/>
            <w:commentRangeStart w:id="991"/>
            <w:r>
              <w:t>Create</w:t>
            </w:r>
            <w:r w:rsidRPr="002923FD">
              <w:t xml:space="preserve"> issuance calendar</w:t>
            </w:r>
            <w:commentRangeEnd w:id="989"/>
            <w:r w:rsidR="002D2B38">
              <w:rPr>
                <w:rStyle w:val="CommentReference"/>
              </w:rPr>
              <w:commentReference w:id="989"/>
            </w:r>
            <w:commentRangeEnd w:id="990"/>
            <w:r w:rsidR="00351881">
              <w:rPr>
                <w:rStyle w:val="CommentReference"/>
              </w:rPr>
              <w:commentReference w:id="990"/>
            </w:r>
            <w:commentRangeEnd w:id="991"/>
            <w:r w:rsidR="0074523F">
              <w:rPr>
                <w:rStyle w:val="CommentReference"/>
              </w:rPr>
              <w:commentReference w:id="991"/>
            </w:r>
          </w:p>
        </w:tc>
        <w:tc>
          <w:tcPr>
            <w:tcW w:w="1551" w:type="dxa"/>
          </w:tcPr>
          <w:p w14:paraId="5715FFC7" w14:textId="0AEB10FE" w:rsidR="005A70A9" w:rsidRDefault="005A70A9" w:rsidP="005A70A9">
            <w:pPr>
              <w:pStyle w:val="NoSpacing"/>
              <w:rPr>
                <w:color w:val="000000"/>
              </w:rPr>
            </w:pPr>
            <w:r w:rsidRPr="002923FD">
              <w:t>Modal Title</w:t>
            </w:r>
          </w:p>
        </w:tc>
        <w:tc>
          <w:tcPr>
            <w:tcW w:w="1871" w:type="dxa"/>
          </w:tcPr>
          <w:p w14:paraId="020261CB" w14:textId="77777777" w:rsidR="005A70A9" w:rsidRPr="00901608" w:rsidRDefault="005A70A9" w:rsidP="005A70A9">
            <w:pPr>
              <w:pStyle w:val="NoSpacing"/>
            </w:pPr>
          </w:p>
        </w:tc>
        <w:tc>
          <w:tcPr>
            <w:tcW w:w="3598" w:type="dxa"/>
          </w:tcPr>
          <w:p w14:paraId="306E5CD3" w14:textId="732F5F0F" w:rsidR="005A70A9" w:rsidRDefault="005A70A9" w:rsidP="005A70A9">
            <w:pPr>
              <w:pStyle w:val="NoSpacing"/>
              <w:rPr>
                <w:color w:val="000000"/>
              </w:rPr>
            </w:pPr>
          </w:p>
        </w:tc>
      </w:tr>
      <w:tr w:rsidR="005A70A9" w:rsidRPr="00901608" w14:paraId="408D32CB" w14:textId="77777777" w:rsidTr="00D95647">
        <w:tc>
          <w:tcPr>
            <w:tcW w:w="561" w:type="dxa"/>
          </w:tcPr>
          <w:p w14:paraId="184EB30B" w14:textId="684EBDCF" w:rsidR="005A70A9" w:rsidRDefault="005A70A9" w:rsidP="005A70A9">
            <w:pPr>
              <w:pStyle w:val="NoSpacing"/>
            </w:pPr>
            <w:r>
              <w:t>2</w:t>
            </w:r>
          </w:p>
        </w:tc>
        <w:tc>
          <w:tcPr>
            <w:tcW w:w="3209" w:type="dxa"/>
            <w:shd w:val="clear" w:color="000000" w:fill="FFFFFF"/>
          </w:tcPr>
          <w:p w14:paraId="1E3767D1" w14:textId="76F7867C" w:rsidR="005A70A9" w:rsidRDefault="005A70A9" w:rsidP="005A70A9">
            <w:pPr>
              <w:pStyle w:val="NoSpacing"/>
            </w:pPr>
            <w:r w:rsidRPr="002923FD">
              <w:rPr>
                <w:color w:val="000000"/>
              </w:rPr>
              <w:t xml:space="preserve">Security </w:t>
            </w:r>
            <w:r>
              <w:rPr>
                <w:color w:val="000000"/>
              </w:rPr>
              <w:t>t</w:t>
            </w:r>
            <w:r w:rsidRPr="002923FD">
              <w:rPr>
                <w:color w:val="000000"/>
              </w:rPr>
              <w:t>ype</w:t>
            </w:r>
          </w:p>
        </w:tc>
        <w:tc>
          <w:tcPr>
            <w:tcW w:w="1551" w:type="dxa"/>
            <w:shd w:val="clear" w:color="000000" w:fill="FFFFFF"/>
          </w:tcPr>
          <w:p w14:paraId="4E9686F4" w14:textId="10EF3551" w:rsidR="005A70A9" w:rsidRDefault="005A70A9" w:rsidP="005A70A9">
            <w:pPr>
              <w:pStyle w:val="NoSpacing"/>
              <w:rPr>
                <w:color w:val="000000"/>
              </w:rPr>
            </w:pPr>
            <w:r w:rsidRPr="002923FD">
              <w:rPr>
                <w:color w:val="000000"/>
              </w:rPr>
              <w:t>Dropdown</w:t>
            </w:r>
          </w:p>
        </w:tc>
        <w:tc>
          <w:tcPr>
            <w:tcW w:w="1871" w:type="dxa"/>
          </w:tcPr>
          <w:p w14:paraId="7FC42A29" w14:textId="77777777" w:rsidR="005A70A9" w:rsidRPr="00901608" w:rsidRDefault="005A70A9" w:rsidP="005A70A9">
            <w:pPr>
              <w:pStyle w:val="NoSpacing"/>
            </w:pPr>
          </w:p>
        </w:tc>
        <w:tc>
          <w:tcPr>
            <w:tcW w:w="3598" w:type="dxa"/>
          </w:tcPr>
          <w:p w14:paraId="13F08A56" w14:textId="098326BB" w:rsidR="005A70A9" w:rsidRPr="002923FD" w:rsidRDefault="005A70A9" w:rsidP="005A70A9">
            <w:pPr>
              <w:pStyle w:val="NoSpacing"/>
            </w:pPr>
            <w:commentRangeStart w:id="992"/>
            <w:commentRangeStart w:id="993"/>
            <w:r>
              <w:t>O</w:t>
            </w:r>
            <w:r w:rsidRPr="002923FD">
              <w:t>ptions available</w:t>
            </w:r>
            <w:r w:rsidR="00380D00">
              <w:t xml:space="preserve"> are</w:t>
            </w:r>
            <w:r w:rsidRPr="002923FD">
              <w:t xml:space="preserve">: </w:t>
            </w:r>
            <w:commentRangeEnd w:id="992"/>
            <w:r w:rsidR="002D2B38">
              <w:rPr>
                <w:rStyle w:val="CommentReference"/>
              </w:rPr>
              <w:commentReference w:id="992"/>
            </w:r>
            <w:commentRangeEnd w:id="993"/>
            <w:r w:rsidR="00E1639F">
              <w:rPr>
                <w:rStyle w:val="CommentReference"/>
              </w:rPr>
              <w:commentReference w:id="993"/>
            </w:r>
          </w:p>
          <w:p w14:paraId="0DF7B008" w14:textId="1CD2B819" w:rsidR="005A70A9" w:rsidRPr="002923FD" w:rsidRDefault="005A70A9" w:rsidP="00D95647">
            <w:pPr>
              <w:pStyle w:val="ListParagraph"/>
            </w:pPr>
            <w:r w:rsidRPr="002923FD">
              <w:t>SGS Bonds</w:t>
            </w:r>
          </w:p>
          <w:p w14:paraId="7228CB84" w14:textId="5AED5C64" w:rsidR="005A70A9" w:rsidRPr="002923FD" w:rsidRDefault="005A70A9" w:rsidP="00D95647">
            <w:pPr>
              <w:pStyle w:val="ListParagraph"/>
            </w:pPr>
            <w:r w:rsidRPr="002923FD">
              <w:t>MAS Bills</w:t>
            </w:r>
          </w:p>
          <w:p w14:paraId="22147207" w14:textId="5EFE42D7" w:rsidR="005A70A9" w:rsidRPr="002923FD" w:rsidRDefault="005A70A9" w:rsidP="00D95647">
            <w:pPr>
              <w:pStyle w:val="ListParagraph"/>
            </w:pPr>
            <w:r w:rsidRPr="002923FD">
              <w:t>T-Bills</w:t>
            </w:r>
          </w:p>
          <w:p w14:paraId="05673FC0" w14:textId="5B571C21" w:rsidR="005A70A9" w:rsidRPr="002923FD" w:rsidRDefault="005A70A9" w:rsidP="00D95647">
            <w:pPr>
              <w:pStyle w:val="ListParagraph"/>
            </w:pPr>
            <w:r w:rsidRPr="002923FD">
              <w:t>SSBs</w:t>
            </w:r>
          </w:p>
          <w:p w14:paraId="2F3B2664" w14:textId="77777777" w:rsidR="005A70A9" w:rsidRPr="007D79BD" w:rsidRDefault="005A70A9" w:rsidP="00D95647">
            <w:pPr>
              <w:pStyle w:val="ListParagraph"/>
              <w:rPr>
                <w:ins w:id="994" w:author="Eugene CHEONG from.TOPPAN (MAS)" w:date="2025-12-19T17:51:00Z" w16du:dateUtc="2025-12-19T09:51:00Z"/>
                <w:color w:val="000000"/>
              </w:rPr>
            </w:pPr>
            <w:r w:rsidRPr="002923FD">
              <w:t>CMTBs</w:t>
            </w:r>
          </w:p>
          <w:p w14:paraId="239259D6" w14:textId="7B66B46C" w:rsidR="0010631D" w:rsidRPr="007D79BD" w:rsidRDefault="00E1639F" w:rsidP="007D79BD">
            <w:pPr>
              <w:rPr>
                <w:color w:val="000000"/>
              </w:rPr>
            </w:pPr>
            <w:ins w:id="995" w:author="Eugene CHEONG from.TOPPAN (MAS)" w:date="2025-12-19T17:52:00Z" w16du:dateUtc="2025-12-19T09:52:00Z">
              <w:r>
                <w:t xml:space="preserve">Options available are based on the status of the security type. Only active security types </w:t>
              </w:r>
              <w:del w:id="996" w:author="Han Xie CHAI (MAS)" w:date="2025-12-31T12:01:00Z" w16du:dateUtc="2025-12-31T04:01:00Z">
                <w:r w:rsidDel="00032F4E">
                  <w:delText>will</w:delText>
                </w:r>
              </w:del>
            </w:ins>
            <w:ins w:id="997" w:author="Han Xie CHAI (MAS)" w:date="2025-12-31T12:01:00Z" w16du:dateUtc="2025-12-31T04:01:00Z">
              <w:r w:rsidR="00032F4E">
                <w:t>a</w:t>
              </w:r>
            </w:ins>
            <w:ins w:id="998" w:author="Han Xie CHAI (MAS)" w:date="2025-12-31T12:02:00Z" w16du:dateUtc="2025-12-31T04:02:00Z">
              <w:r w:rsidR="00032F4E">
                <w:t>re</w:t>
              </w:r>
            </w:ins>
            <w:ins w:id="999" w:author="Eugene CHEONG from.TOPPAN (MAS)" w:date="2025-12-19T17:52:00Z" w16du:dateUtc="2025-12-19T09:52:00Z">
              <w:del w:id="1000" w:author="Han Xie CHAI (MAS)" w:date="2025-12-31T12:02:00Z" w16du:dateUtc="2025-12-31T04:02:00Z">
                <w:r w:rsidDel="00032F4E">
                  <w:delText xml:space="preserve"> be</w:delText>
                </w:r>
              </w:del>
              <w:r>
                <w:t xml:space="preserve"> displayed.</w:t>
              </w:r>
            </w:ins>
          </w:p>
        </w:tc>
      </w:tr>
      <w:tr w:rsidR="005A70A9" w:rsidRPr="00901608" w14:paraId="7046DF66" w14:textId="77777777" w:rsidTr="00D95647">
        <w:tc>
          <w:tcPr>
            <w:tcW w:w="561" w:type="dxa"/>
          </w:tcPr>
          <w:p w14:paraId="10964A61" w14:textId="2FD49288" w:rsidR="005A70A9" w:rsidRDefault="005A70A9" w:rsidP="005A70A9">
            <w:pPr>
              <w:pStyle w:val="NoSpacing"/>
            </w:pPr>
            <w:r>
              <w:t>3</w:t>
            </w:r>
          </w:p>
        </w:tc>
        <w:tc>
          <w:tcPr>
            <w:tcW w:w="3209" w:type="dxa"/>
            <w:shd w:val="clear" w:color="000000" w:fill="FFFFFF"/>
          </w:tcPr>
          <w:p w14:paraId="70B02AC6" w14:textId="2496D081" w:rsidR="005A70A9" w:rsidRDefault="005A70A9" w:rsidP="005A70A9">
            <w:pPr>
              <w:pStyle w:val="NoSpacing"/>
            </w:pPr>
            <w:r w:rsidRPr="002923FD">
              <w:rPr>
                <w:color w:val="000000"/>
              </w:rPr>
              <w:t>Year</w:t>
            </w:r>
          </w:p>
        </w:tc>
        <w:tc>
          <w:tcPr>
            <w:tcW w:w="1551" w:type="dxa"/>
            <w:shd w:val="clear" w:color="000000" w:fill="FFFFFF"/>
          </w:tcPr>
          <w:p w14:paraId="3165EF55" w14:textId="48C998CA" w:rsidR="005A70A9" w:rsidRDefault="005A70A9" w:rsidP="005A70A9">
            <w:pPr>
              <w:pStyle w:val="NoSpacing"/>
              <w:rPr>
                <w:color w:val="000000"/>
              </w:rPr>
            </w:pPr>
            <w:r w:rsidRPr="002923FD">
              <w:rPr>
                <w:color w:val="000000"/>
              </w:rPr>
              <w:t>Dropdown</w:t>
            </w:r>
          </w:p>
        </w:tc>
        <w:tc>
          <w:tcPr>
            <w:tcW w:w="1871" w:type="dxa"/>
          </w:tcPr>
          <w:p w14:paraId="2E9B5E08" w14:textId="77777777" w:rsidR="005A70A9" w:rsidRPr="00901608" w:rsidRDefault="005A70A9" w:rsidP="005A70A9">
            <w:pPr>
              <w:pStyle w:val="NoSpacing"/>
            </w:pPr>
          </w:p>
        </w:tc>
        <w:tc>
          <w:tcPr>
            <w:tcW w:w="3598" w:type="dxa"/>
          </w:tcPr>
          <w:p w14:paraId="78F75280" w14:textId="77777777" w:rsidR="005A70A9" w:rsidRPr="002923FD" w:rsidRDefault="005A70A9" w:rsidP="005A70A9">
            <w:pPr>
              <w:pStyle w:val="NoSpacing"/>
            </w:pPr>
            <w:r w:rsidRPr="002923FD">
              <w:t>The options available include the current year and the following year.</w:t>
            </w:r>
          </w:p>
          <w:p w14:paraId="4324DF87" w14:textId="77777777" w:rsidR="005A70A9" w:rsidRPr="002923FD" w:rsidRDefault="005A70A9" w:rsidP="005A70A9">
            <w:pPr>
              <w:pStyle w:val="NoSpacing"/>
            </w:pPr>
          </w:p>
          <w:p w14:paraId="78A00E96" w14:textId="77777777" w:rsidR="005A70A9" w:rsidRPr="002923FD" w:rsidRDefault="005A70A9" w:rsidP="005A70A9">
            <w:pPr>
              <w:pStyle w:val="NoSpacing"/>
            </w:pPr>
            <w:r w:rsidRPr="002923FD">
              <w:t>For example, if the year is 2025, the following options are available:</w:t>
            </w:r>
          </w:p>
          <w:p w14:paraId="2F5C9AD0" w14:textId="7FF5F043" w:rsidR="005A70A9" w:rsidRPr="002923FD" w:rsidRDefault="005A70A9" w:rsidP="00D95647">
            <w:pPr>
              <w:pStyle w:val="ListParagraph"/>
            </w:pPr>
            <w:r w:rsidRPr="002923FD">
              <w:t>2026</w:t>
            </w:r>
          </w:p>
          <w:p w14:paraId="19731DB1" w14:textId="190F3320" w:rsidR="005A70A9" w:rsidRDefault="005A70A9" w:rsidP="00D95647">
            <w:pPr>
              <w:pStyle w:val="ListParagraph"/>
              <w:rPr>
                <w:color w:val="000000"/>
              </w:rPr>
            </w:pPr>
            <w:r w:rsidRPr="002923FD">
              <w:t>2025</w:t>
            </w:r>
          </w:p>
        </w:tc>
      </w:tr>
      <w:tr w:rsidR="005A70A9" w:rsidRPr="00901608" w14:paraId="6F1F3FE5" w14:textId="77777777" w:rsidTr="00D95647">
        <w:tc>
          <w:tcPr>
            <w:tcW w:w="561" w:type="dxa"/>
          </w:tcPr>
          <w:p w14:paraId="6BE44C76" w14:textId="09062734" w:rsidR="005A70A9" w:rsidRDefault="005A70A9" w:rsidP="005A70A9">
            <w:pPr>
              <w:pStyle w:val="NoSpacing"/>
            </w:pPr>
            <w:r>
              <w:t>4</w:t>
            </w:r>
          </w:p>
        </w:tc>
        <w:tc>
          <w:tcPr>
            <w:tcW w:w="3209" w:type="dxa"/>
            <w:shd w:val="clear" w:color="000000" w:fill="FFFFFF"/>
          </w:tcPr>
          <w:p w14:paraId="305639C3" w14:textId="724B299C" w:rsidR="005A70A9" w:rsidRDefault="005A70A9" w:rsidP="005A70A9">
            <w:pPr>
              <w:pStyle w:val="NoSpacing"/>
            </w:pPr>
            <w:r w:rsidRPr="002923FD">
              <w:rPr>
                <w:color w:val="000000"/>
              </w:rPr>
              <w:t>Period</w:t>
            </w:r>
          </w:p>
        </w:tc>
        <w:tc>
          <w:tcPr>
            <w:tcW w:w="1551" w:type="dxa"/>
            <w:shd w:val="clear" w:color="000000" w:fill="FFFFFF"/>
          </w:tcPr>
          <w:p w14:paraId="76F2C115" w14:textId="48883E3B" w:rsidR="005A70A9" w:rsidRDefault="005A70A9" w:rsidP="005A70A9">
            <w:pPr>
              <w:pStyle w:val="NoSpacing"/>
              <w:rPr>
                <w:color w:val="000000"/>
              </w:rPr>
            </w:pPr>
            <w:r w:rsidRPr="002923FD">
              <w:rPr>
                <w:color w:val="000000"/>
              </w:rPr>
              <w:t>Dropdown</w:t>
            </w:r>
          </w:p>
        </w:tc>
        <w:tc>
          <w:tcPr>
            <w:tcW w:w="1871" w:type="dxa"/>
          </w:tcPr>
          <w:p w14:paraId="59E63B43" w14:textId="77777777" w:rsidR="005A70A9" w:rsidRPr="00901608" w:rsidRDefault="005A70A9" w:rsidP="005A70A9">
            <w:pPr>
              <w:pStyle w:val="NoSpacing"/>
            </w:pPr>
          </w:p>
        </w:tc>
        <w:tc>
          <w:tcPr>
            <w:tcW w:w="3598" w:type="dxa"/>
          </w:tcPr>
          <w:p w14:paraId="51E3A32E" w14:textId="20F7BD4B" w:rsidR="005A70A9" w:rsidRPr="002923FD" w:rsidRDefault="005A70A9" w:rsidP="005A70A9">
            <w:pPr>
              <w:pStyle w:val="NoSpacing"/>
            </w:pPr>
            <w:r>
              <w:t>O</w:t>
            </w:r>
            <w:r w:rsidRPr="002923FD">
              <w:t>ptions available</w:t>
            </w:r>
            <w:r w:rsidR="00380D00">
              <w:t xml:space="preserve"> are</w:t>
            </w:r>
            <w:r w:rsidRPr="002923FD">
              <w:t xml:space="preserve">: </w:t>
            </w:r>
          </w:p>
          <w:p w14:paraId="3E85AFD9" w14:textId="7BC9DAE5" w:rsidR="00E65127" w:rsidRDefault="00E65127" w:rsidP="00E65127">
            <w:pPr>
              <w:pStyle w:val="ListParagraph"/>
            </w:pPr>
            <w:r>
              <w:t>Yearly</w:t>
            </w:r>
          </w:p>
          <w:p w14:paraId="29B7E888" w14:textId="77777777" w:rsidR="00E65127" w:rsidRDefault="00E65127" w:rsidP="00E65127">
            <w:pPr>
              <w:pStyle w:val="ListParagraph"/>
            </w:pPr>
            <w:r>
              <w:lastRenderedPageBreak/>
              <w:t>H1</w:t>
            </w:r>
          </w:p>
          <w:p w14:paraId="0F6074F0" w14:textId="77777777" w:rsidR="00E65127" w:rsidRDefault="00E65127" w:rsidP="00E65127">
            <w:pPr>
              <w:pStyle w:val="ListParagraph"/>
            </w:pPr>
            <w:r>
              <w:t>H2</w:t>
            </w:r>
          </w:p>
          <w:p w14:paraId="0272D244" w14:textId="77777777" w:rsidR="00E65127" w:rsidRDefault="00E65127" w:rsidP="00E65127">
            <w:pPr>
              <w:pStyle w:val="ListParagraph"/>
            </w:pPr>
            <w:r>
              <w:t>Q1</w:t>
            </w:r>
          </w:p>
          <w:p w14:paraId="09F91B3A" w14:textId="77777777" w:rsidR="00E65127" w:rsidRDefault="00E65127" w:rsidP="00E65127">
            <w:pPr>
              <w:pStyle w:val="ListParagraph"/>
            </w:pPr>
            <w:r>
              <w:t>Q2</w:t>
            </w:r>
          </w:p>
          <w:p w14:paraId="53E86BFB" w14:textId="77777777" w:rsidR="00E65127" w:rsidRDefault="00E65127" w:rsidP="00E65127">
            <w:pPr>
              <w:pStyle w:val="ListParagraph"/>
            </w:pPr>
            <w:r>
              <w:t>Q3</w:t>
            </w:r>
          </w:p>
          <w:p w14:paraId="1B44FB85" w14:textId="77777777" w:rsidR="00E65127" w:rsidRDefault="00E65127" w:rsidP="00E65127">
            <w:pPr>
              <w:pStyle w:val="ListParagraph"/>
            </w:pPr>
            <w:r>
              <w:t>Q4</w:t>
            </w:r>
          </w:p>
          <w:p w14:paraId="707C6443" w14:textId="6A5E29C5" w:rsidR="002F0B3D" w:rsidRPr="00380D00" w:rsidRDefault="00E65127" w:rsidP="00D95647">
            <w:r>
              <w:t>A subset of these options are available based on the configurable parameters of the security type. For example, MAS Bills are set to semi-annually (i.e. options available are “H1” and “H2”, while the other securities are “Yearly”.</w:t>
            </w:r>
          </w:p>
        </w:tc>
      </w:tr>
      <w:tr w:rsidR="005A70A9" w:rsidRPr="00901608" w14:paraId="21C3AE51" w14:textId="77777777" w:rsidTr="00D95647">
        <w:tc>
          <w:tcPr>
            <w:tcW w:w="561" w:type="dxa"/>
          </w:tcPr>
          <w:p w14:paraId="583191D4" w14:textId="4C1AA76B" w:rsidR="005A70A9" w:rsidRDefault="005A70A9" w:rsidP="005A70A9">
            <w:pPr>
              <w:pStyle w:val="NoSpacing"/>
            </w:pPr>
            <w:r>
              <w:lastRenderedPageBreak/>
              <w:t>5</w:t>
            </w:r>
          </w:p>
        </w:tc>
        <w:tc>
          <w:tcPr>
            <w:tcW w:w="3209" w:type="dxa"/>
            <w:shd w:val="clear" w:color="000000" w:fill="FFFFFF"/>
          </w:tcPr>
          <w:p w14:paraId="00B4517A" w14:textId="39755B42" w:rsidR="005A70A9" w:rsidRDefault="00562213" w:rsidP="005A70A9">
            <w:pPr>
              <w:pStyle w:val="NoSpacing"/>
            </w:pPr>
            <w:r>
              <w:rPr>
                <w:color w:val="000000"/>
              </w:rPr>
              <w:t>Creation m</w:t>
            </w:r>
            <w:r w:rsidR="005A70A9" w:rsidRPr="002923FD">
              <w:rPr>
                <w:color w:val="000000"/>
              </w:rPr>
              <w:t>ethod</w:t>
            </w:r>
          </w:p>
        </w:tc>
        <w:tc>
          <w:tcPr>
            <w:tcW w:w="1551" w:type="dxa"/>
            <w:shd w:val="clear" w:color="000000" w:fill="FFFFFF"/>
          </w:tcPr>
          <w:p w14:paraId="20A67889" w14:textId="36E8FB37" w:rsidR="005A70A9" w:rsidRDefault="005A70A9" w:rsidP="005A70A9">
            <w:pPr>
              <w:pStyle w:val="NoSpacing"/>
              <w:rPr>
                <w:color w:val="000000"/>
              </w:rPr>
            </w:pPr>
            <w:r w:rsidRPr="002923FD">
              <w:rPr>
                <w:color w:val="000000"/>
              </w:rPr>
              <w:t>Radio Button Group</w:t>
            </w:r>
          </w:p>
        </w:tc>
        <w:tc>
          <w:tcPr>
            <w:tcW w:w="1871" w:type="dxa"/>
          </w:tcPr>
          <w:p w14:paraId="2D6AD0A0" w14:textId="77777777" w:rsidR="005A70A9" w:rsidRPr="00901608" w:rsidRDefault="005A70A9" w:rsidP="005A70A9">
            <w:pPr>
              <w:pStyle w:val="NoSpacing"/>
            </w:pPr>
          </w:p>
        </w:tc>
        <w:tc>
          <w:tcPr>
            <w:tcW w:w="3598" w:type="dxa"/>
          </w:tcPr>
          <w:p w14:paraId="7ACA7840" w14:textId="0E7BCC5B" w:rsidR="005A70A9" w:rsidRPr="002923FD" w:rsidRDefault="005A70A9" w:rsidP="005A70A9">
            <w:pPr>
              <w:pStyle w:val="NoSpacing"/>
            </w:pPr>
            <w:r>
              <w:t>O</w:t>
            </w:r>
            <w:r w:rsidRPr="002923FD">
              <w:t>ptions available</w:t>
            </w:r>
            <w:r w:rsidR="00380D00">
              <w:t xml:space="preserve"> are</w:t>
            </w:r>
            <w:r w:rsidRPr="002923FD">
              <w:t xml:space="preserve">: </w:t>
            </w:r>
          </w:p>
          <w:p w14:paraId="73B2D808" w14:textId="663AD402" w:rsidR="005A70A9" w:rsidRPr="002923FD" w:rsidRDefault="005A70A9" w:rsidP="00D95647">
            <w:pPr>
              <w:pStyle w:val="ListParagraph"/>
            </w:pPr>
            <w:r w:rsidRPr="002923FD">
              <w:t xml:space="preserve">File </w:t>
            </w:r>
            <w:r>
              <w:t>u</w:t>
            </w:r>
            <w:r w:rsidRPr="002923FD">
              <w:t>pload</w:t>
            </w:r>
          </w:p>
          <w:p w14:paraId="2F169CE0" w14:textId="79E4332E" w:rsidR="005A70A9" w:rsidRPr="002923FD" w:rsidRDefault="005A70A9" w:rsidP="00D95647">
            <w:pPr>
              <w:pStyle w:val="ListParagraph"/>
            </w:pPr>
            <w:r w:rsidRPr="002923FD">
              <w:t xml:space="preserve">Manual </w:t>
            </w:r>
            <w:r>
              <w:t>e</w:t>
            </w:r>
            <w:r w:rsidRPr="002923FD">
              <w:t>ntry</w:t>
            </w:r>
          </w:p>
          <w:p w14:paraId="75D25995" w14:textId="0BE28F68" w:rsidR="005A70A9" w:rsidRDefault="001D7A69" w:rsidP="00D95647">
            <w:pPr>
              <w:pStyle w:val="ListParagraph"/>
              <w:rPr>
                <w:color w:val="000000"/>
              </w:rPr>
            </w:pPr>
            <w:commentRangeStart w:id="1001"/>
            <w:commentRangeStart w:id="1002"/>
            <w:commentRangeEnd w:id="1001"/>
            <w:r>
              <w:rPr>
                <w:rStyle w:val="CommentReference"/>
              </w:rPr>
              <w:commentReference w:id="1001"/>
            </w:r>
            <w:commentRangeEnd w:id="1002"/>
            <w:r w:rsidR="00A137F7">
              <w:rPr>
                <w:rStyle w:val="CommentReference"/>
              </w:rPr>
              <w:commentReference w:id="1002"/>
            </w:r>
            <w:r w:rsidR="00380D00">
              <w:t>Generate with algorithm</w:t>
            </w:r>
          </w:p>
        </w:tc>
      </w:tr>
      <w:tr w:rsidR="005A70A9" w:rsidRPr="00901608" w14:paraId="35C9B042" w14:textId="77777777" w:rsidTr="00D95647">
        <w:tc>
          <w:tcPr>
            <w:tcW w:w="561" w:type="dxa"/>
          </w:tcPr>
          <w:p w14:paraId="38A2B791" w14:textId="3595902F" w:rsidR="005A70A9" w:rsidRDefault="005A70A9" w:rsidP="005A70A9">
            <w:pPr>
              <w:pStyle w:val="NoSpacing"/>
            </w:pPr>
            <w:r>
              <w:t>6</w:t>
            </w:r>
          </w:p>
        </w:tc>
        <w:tc>
          <w:tcPr>
            <w:tcW w:w="3209" w:type="dxa"/>
            <w:shd w:val="clear" w:color="000000" w:fill="FFFFFF"/>
          </w:tcPr>
          <w:p w14:paraId="556916C8" w14:textId="6898DA80" w:rsidR="005A70A9" w:rsidRDefault="005A70A9" w:rsidP="005A70A9">
            <w:pPr>
              <w:pStyle w:val="NoSpacing"/>
            </w:pPr>
            <w:commentRangeStart w:id="1003"/>
            <w:commentRangeStart w:id="1004"/>
            <w:r w:rsidRPr="002923FD">
              <w:rPr>
                <w:color w:val="000000"/>
              </w:rPr>
              <w:t xml:space="preserve">Upload </w:t>
            </w:r>
            <w:r>
              <w:rPr>
                <w:color w:val="000000"/>
              </w:rPr>
              <w:t>f</w:t>
            </w:r>
            <w:r w:rsidRPr="002923FD">
              <w:rPr>
                <w:color w:val="000000"/>
              </w:rPr>
              <w:t>ile</w:t>
            </w:r>
            <w:commentRangeEnd w:id="1003"/>
            <w:r w:rsidR="009509AE">
              <w:rPr>
                <w:rStyle w:val="CommentReference"/>
              </w:rPr>
              <w:commentReference w:id="1003"/>
            </w:r>
            <w:commentRangeEnd w:id="1004"/>
            <w:r w:rsidR="00394075">
              <w:rPr>
                <w:rStyle w:val="CommentReference"/>
              </w:rPr>
              <w:commentReference w:id="1004"/>
            </w:r>
          </w:p>
        </w:tc>
        <w:tc>
          <w:tcPr>
            <w:tcW w:w="1551" w:type="dxa"/>
            <w:shd w:val="clear" w:color="000000" w:fill="FFFFFF"/>
          </w:tcPr>
          <w:p w14:paraId="3B9BE015" w14:textId="4B035683" w:rsidR="005A70A9" w:rsidRDefault="005A70A9" w:rsidP="005A70A9">
            <w:pPr>
              <w:pStyle w:val="NoSpacing"/>
              <w:rPr>
                <w:color w:val="000000"/>
              </w:rPr>
            </w:pPr>
            <w:r w:rsidRPr="002923FD">
              <w:rPr>
                <w:color w:val="000000"/>
              </w:rPr>
              <w:t>File Upload Container</w:t>
            </w:r>
          </w:p>
        </w:tc>
        <w:tc>
          <w:tcPr>
            <w:tcW w:w="1871" w:type="dxa"/>
          </w:tcPr>
          <w:p w14:paraId="65F04EE8" w14:textId="77777777" w:rsidR="005A70A9" w:rsidRPr="00901608" w:rsidRDefault="005A70A9" w:rsidP="005A70A9">
            <w:pPr>
              <w:pStyle w:val="NoSpacing"/>
            </w:pPr>
          </w:p>
        </w:tc>
        <w:tc>
          <w:tcPr>
            <w:tcW w:w="3598" w:type="dxa"/>
          </w:tcPr>
          <w:p w14:paraId="4F100CD9" w14:textId="6BD1585F" w:rsidR="005A70A9" w:rsidRPr="005A70A9" w:rsidRDefault="005A70A9" w:rsidP="005A70A9">
            <w:pPr>
              <w:pStyle w:val="NoSpacing"/>
            </w:pPr>
            <w:r w:rsidRPr="002923FD">
              <w:t>Only visible and mandatory when the creation method selected is "File Upload".</w:t>
            </w:r>
          </w:p>
        </w:tc>
      </w:tr>
      <w:tr w:rsidR="005A70A9" w:rsidRPr="00901608" w14:paraId="4A9F9CCA" w14:textId="77777777" w:rsidTr="00D95647">
        <w:tc>
          <w:tcPr>
            <w:tcW w:w="561" w:type="dxa"/>
          </w:tcPr>
          <w:p w14:paraId="369CC467" w14:textId="28A39E59" w:rsidR="005A70A9" w:rsidRDefault="005A70A9" w:rsidP="005A70A9">
            <w:pPr>
              <w:pStyle w:val="NoSpacing"/>
            </w:pPr>
            <w:r>
              <w:t>7</w:t>
            </w:r>
          </w:p>
        </w:tc>
        <w:tc>
          <w:tcPr>
            <w:tcW w:w="3209" w:type="dxa"/>
            <w:shd w:val="clear" w:color="000000" w:fill="FFFFFF"/>
          </w:tcPr>
          <w:p w14:paraId="37277B29" w14:textId="6FF92989" w:rsidR="005A70A9" w:rsidRDefault="004C0C6A" w:rsidP="005A70A9">
            <w:pPr>
              <w:pStyle w:val="NoSpacing"/>
            </w:pPr>
            <w:r>
              <w:rPr>
                <w:color w:val="000000"/>
              </w:rPr>
              <w:t>Next</w:t>
            </w:r>
          </w:p>
        </w:tc>
        <w:tc>
          <w:tcPr>
            <w:tcW w:w="1551" w:type="dxa"/>
            <w:shd w:val="clear" w:color="000000" w:fill="FFFFFF"/>
          </w:tcPr>
          <w:p w14:paraId="00ACA246" w14:textId="0626CBEA" w:rsidR="005A70A9" w:rsidRDefault="005A70A9" w:rsidP="005A70A9">
            <w:pPr>
              <w:pStyle w:val="NoSpacing"/>
              <w:rPr>
                <w:color w:val="000000"/>
              </w:rPr>
            </w:pPr>
            <w:r>
              <w:rPr>
                <w:color w:val="000000"/>
              </w:rPr>
              <w:t>Primary button</w:t>
            </w:r>
          </w:p>
        </w:tc>
        <w:tc>
          <w:tcPr>
            <w:tcW w:w="1871" w:type="dxa"/>
          </w:tcPr>
          <w:p w14:paraId="79DA0AC1" w14:textId="77777777" w:rsidR="005A70A9" w:rsidRPr="00901608" w:rsidRDefault="005A70A9" w:rsidP="005A70A9">
            <w:pPr>
              <w:pStyle w:val="NoSpacing"/>
            </w:pPr>
          </w:p>
        </w:tc>
        <w:tc>
          <w:tcPr>
            <w:tcW w:w="3598" w:type="dxa"/>
          </w:tcPr>
          <w:p w14:paraId="196987FB" w14:textId="44BB5B5D" w:rsidR="005A70A9" w:rsidRDefault="005A70A9" w:rsidP="005A70A9">
            <w:pPr>
              <w:pStyle w:val="NoSpacing"/>
            </w:pPr>
            <w:r>
              <w:t>Redirects the user to the Issuance Calendar Details pag</w:t>
            </w:r>
            <w:r w:rsidR="00E65127">
              <w:t>e</w:t>
            </w:r>
            <w:r>
              <w:t>.</w:t>
            </w:r>
          </w:p>
          <w:p w14:paraId="009275F7" w14:textId="77777777" w:rsidR="005A70A9" w:rsidRDefault="005A70A9" w:rsidP="005A70A9">
            <w:pPr>
              <w:pStyle w:val="NoSpacing"/>
            </w:pPr>
          </w:p>
          <w:p w14:paraId="3CDB7837" w14:textId="2644DBE1" w:rsidR="005A70A9" w:rsidRDefault="005A70A9" w:rsidP="005A70A9">
            <w:pPr>
              <w:pStyle w:val="NoSpacing"/>
              <w:rPr>
                <w:color w:val="000000"/>
              </w:rPr>
            </w:pPr>
            <w:r>
              <w:t>Disabled if there is no input in the mandatory fields.</w:t>
            </w:r>
          </w:p>
        </w:tc>
      </w:tr>
      <w:tr w:rsidR="00D24D4E" w:rsidRPr="00901608" w14:paraId="202F456C" w14:textId="77777777" w:rsidTr="00D95647">
        <w:tc>
          <w:tcPr>
            <w:tcW w:w="561" w:type="dxa"/>
          </w:tcPr>
          <w:p w14:paraId="7F3FF8EF" w14:textId="44F6C6B8" w:rsidR="00D24D4E" w:rsidRDefault="00D24D4E" w:rsidP="00D24D4E">
            <w:pPr>
              <w:pStyle w:val="NoSpacing"/>
            </w:pPr>
            <w:r>
              <w:t>8</w:t>
            </w:r>
          </w:p>
        </w:tc>
        <w:tc>
          <w:tcPr>
            <w:tcW w:w="3209" w:type="dxa"/>
            <w:shd w:val="clear" w:color="000000" w:fill="FFFFFF"/>
          </w:tcPr>
          <w:p w14:paraId="543DF1B8" w14:textId="0E04EB97" w:rsidR="00D24D4E" w:rsidRDefault="00D24D4E" w:rsidP="00D24D4E">
            <w:pPr>
              <w:pStyle w:val="NoSpacing"/>
              <w:rPr>
                <w:color w:val="000000"/>
              </w:rPr>
            </w:pPr>
            <w:commentRangeStart w:id="1005"/>
            <w:commentRangeStart w:id="1006"/>
            <w:r>
              <w:rPr>
                <w:color w:val="000000"/>
              </w:rPr>
              <w:t>Cancel</w:t>
            </w:r>
            <w:commentRangeEnd w:id="1005"/>
            <w:r>
              <w:rPr>
                <w:rStyle w:val="CommentReference"/>
              </w:rPr>
              <w:commentReference w:id="1005"/>
            </w:r>
            <w:commentRangeEnd w:id="1006"/>
            <w:r w:rsidR="00D53716">
              <w:rPr>
                <w:rStyle w:val="CommentReference"/>
              </w:rPr>
              <w:commentReference w:id="1006"/>
            </w:r>
          </w:p>
        </w:tc>
        <w:tc>
          <w:tcPr>
            <w:tcW w:w="1551" w:type="dxa"/>
            <w:shd w:val="clear" w:color="000000" w:fill="FFFFFF"/>
          </w:tcPr>
          <w:p w14:paraId="676EF449" w14:textId="42681089" w:rsidR="00D24D4E" w:rsidRDefault="00D24D4E" w:rsidP="00D24D4E">
            <w:pPr>
              <w:pStyle w:val="NoSpacing"/>
              <w:rPr>
                <w:color w:val="000000"/>
              </w:rPr>
            </w:pPr>
            <w:del w:id="1007" w:author="Eugene CHEONG from.TOPPAN (MAS)" w:date="2025-12-19T13:52:00Z" w16du:dateUtc="2025-12-19T05:52:00Z">
              <w:r w:rsidDel="00E92AD7">
                <w:rPr>
                  <w:rFonts w:cstheme="minorHAnsi"/>
                  <w:color w:val="000000"/>
                </w:rPr>
                <w:delText xml:space="preserve">Tertiary </w:delText>
              </w:r>
            </w:del>
            <w:ins w:id="1008" w:author="Eugene CHEONG from.TOPPAN (MAS)" w:date="2025-12-19T13:52:00Z" w16du:dateUtc="2025-12-19T05:52:00Z">
              <w:r w:rsidR="00E92AD7">
                <w:rPr>
                  <w:rFonts w:cstheme="minorHAnsi"/>
                  <w:color w:val="000000"/>
                </w:rPr>
                <w:t xml:space="preserve">Secondary </w:t>
              </w:r>
            </w:ins>
            <w:r>
              <w:rPr>
                <w:rFonts w:cstheme="minorHAnsi"/>
                <w:color w:val="000000"/>
              </w:rPr>
              <w:t>b</w:t>
            </w:r>
            <w:r w:rsidRPr="002923FD">
              <w:rPr>
                <w:rFonts w:cstheme="minorHAnsi"/>
                <w:color w:val="000000"/>
              </w:rPr>
              <w:t>utton</w:t>
            </w:r>
            <w:del w:id="1009" w:author="Eugene CHEONG from.TOPPAN (MAS)" w:date="2025-12-19T13:52:00Z" w16du:dateUtc="2025-12-19T05:52:00Z">
              <w:r w:rsidDel="00E92AD7">
                <w:rPr>
                  <w:rFonts w:cstheme="minorHAnsi"/>
                  <w:color w:val="000000"/>
                </w:rPr>
                <w:delText xml:space="preserve"> (?)</w:delText>
              </w:r>
            </w:del>
          </w:p>
        </w:tc>
        <w:tc>
          <w:tcPr>
            <w:tcW w:w="1871" w:type="dxa"/>
          </w:tcPr>
          <w:p w14:paraId="269E898F" w14:textId="77777777" w:rsidR="00D24D4E" w:rsidRPr="00901608" w:rsidRDefault="00D24D4E" w:rsidP="00D24D4E">
            <w:pPr>
              <w:pStyle w:val="NoSpacing"/>
            </w:pPr>
          </w:p>
        </w:tc>
        <w:tc>
          <w:tcPr>
            <w:tcW w:w="3598" w:type="dxa"/>
          </w:tcPr>
          <w:p w14:paraId="2B100226" w14:textId="240D61DF" w:rsidR="00D24D4E" w:rsidRDefault="00E1639F" w:rsidP="00D24D4E">
            <w:pPr>
              <w:pStyle w:val="NoSpacing"/>
            </w:pPr>
            <w:ins w:id="1010" w:author="Eugene CHEONG from.TOPPAN (MAS)" w:date="2025-12-19T17:53:00Z" w16du:dateUtc="2025-12-19T09:53:00Z">
              <w:r>
                <w:t xml:space="preserve">Closes the Create </w:t>
              </w:r>
            </w:ins>
            <w:ins w:id="1011" w:author="Akila BALAKRISHNAN from.OPTIMUM (MAS)" w:date="2025-12-26T12:58:00Z" w16du:dateUtc="2025-12-26T04:58:00Z">
              <w:r w:rsidR="00872758">
                <w:t xml:space="preserve">Issuance </w:t>
              </w:r>
            </w:ins>
            <w:ins w:id="1012" w:author="Eugene CHEONG from.TOPPAN (MAS)" w:date="2025-12-19T17:53:00Z" w16du:dateUtc="2025-12-19T09:53:00Z">
              <w:r>
                <w:t>Calendar Modal.</w:t>
              </w:r>
            </w:ins>
          </w:p>
        </w:tc>
      </w:tr>
    </w:tbl>
    <w:p w14:paraId="1C329F05" w14:textId="4B5A5B1D" w:rsidR="00AC0954" w:rsidRPr="00AC0954" w:rsidRDefault="00F43972" w:rsidP="00F43972">
      <w:pPr>
        <w:pStyle w:val="Caption"/>
      </w:pPr>
      <w:r>
        <w:t xml:space="preserve">Table </w:t>
      </w:r>
      <w:r>
        <w:fldChar w:fldCharType="begin"/>
      </w:r>
      <w:r>
        <w:instrText xml:space="preserve"> SEQ Table \* ARABIC </w:instrText>
      </w:r>
      <w:r>
        <w:fldChar w:fldCharType="separate"/>
      </w:r>
      <w:r w:rsidR="007F5F9A">
        <w:rPr>
          <w:noProof/>
        </w:rPr>
        <w:t>14</w:t>
      </w:r>
      <w:r>
        <w:fldChar w:fldCharType="end"/>
      </w:r>
      <w:r>
        <w:t>: Create Calendar Modal Screen Elements</w:t>
      </w:r>
    </w:p>
    <w:p w14:paraId="1CCEFE21" w14:textId="77777777" w:rsidR="00205384" w:rsidRPr="0068320A" w:rsidRDefault="00205384" w:rsidP="006162CB">
      <w:pPr>
        <w:pStyle w:val="Heading3"/>
      </w:pPr>
      <w:bookmarkStart w:id="1013" w:name="_Toc217317799"/>
      <w:commentRangeStart w:id="1014"/>
      <w:r>
        <w:t>Issuance Calendar Details page</w:t>
      </w:r>
      <w:bookmarkEnd w:id="1013"/>
      <w:commentRangeEnd w:id="1014"/>
      <w:r w:rsidR="006B7BDC">
        <w:rPr>
          <w:rStyle w:val="CommentReference"/>
          <w:rFonts w:asciiTheme="minorHAnsi" w:eastAsiaTheme="minorHAnsi" w:hAnsiTheme="minorHAnsi" w:cstheme="minorBidi"/>
          <w:b w:val="0"/>
          <w:smallCaps w:val="0"/>
        </w:rPr>
        <w:commentReference w:id="1014"/>
      </w:r>
    </w:p>
    <w:p w14:paraId="67E6B784" w14:textId="42BE67D9" w:rsidR="00205384" w:rsidRPr="00F70B95" w:rsidRDefault="00E831F2" w:rsidP="003F1708">
      <w:r>
        <w:t xml:space="preserve">Refer to </w:t>
      </w:r>
      <w:r w:rsidR="00FC004F">
        <w:fldChar w:fldCharType="begin"/>
      </w:r>
      <w:r w:rsidR="00FC004F">
        <w:instrText xml:space="preserve"> REF _Ref216343081 \r \h </w:instrText>
      </w:r>
      <w:r w:rsidR="00FC004F">
        <w:fldChar w:fldCharType="separate"/>
      </w:r>
      <w:r w:rsidR="007F5F9A">
        <w:t>2.7.6</w:t>
      </w:r>
      <w:r w:rsidR="00FC004F">
        <w:fldChar w:fldCharType="end"/>
      </w:r>
      <w:r>
        <w:t xml:space="preserve"> for the screen elements in the Issuance Calendar Details page. For 2.8 Create Issuance Calendar, t</w:t>
      </w:r>
      <w:r w:rsidR="00205384">
        <w:t>he page contains additional elements in</w:t>
      </w:r>
      <w:r w:rsidR="000C0377">
        <w:t xml:space="preserve"> the </w:t>
      </w:r>
      <w:r w:rsidR="00205384" w:rsidRPr="00F70B95">
        <w:t>Action Button Row</w:t>
      </w:r>
      <w:r w:rsidR="000C0377">
        <w:t>.</w:t>
      </w:r>
      <w:r>
        <w:t xml:space="preserve"> </w:t>
      </w:r>
    </w:p>
    <w:p w14:paraId="191B20FE" w14:textId="77777777" w:rsidR="00205384" w:rsidRDefault="00205384" w:rsidP="006162CB">
      <w:pPr>
        <w:pStyle w:val="Heading4"/>
      </w:pPr>
      <w:r>
        <w:t>Wireframe</w:t>
      </w:r>
    </w:p>
    <w:p w14:paraId="2384C573" w14:textId="65DA957C" w:rsidR="00205384" w:rsidRPr="00474AFC" w:rsidRDefault="006A6DB2" w:rsidP="003F1708">
      <w:r>
        <w:t>Refer to</w:t>
      </w:r>
      <w:r w:rsidR="00D860E5">
        <w:t xml:space="preserve"> </w:t>
      </w:r>
      <w:r w:rsidR="00E65127">
        <w:fldChar w:fldCharType="begin"/>
      </w:r>
      <w:r w:rsidR="00E65127">
        <w:instrText xml:space="preserve"> REF _Ref215243926 \r \h </w:instrText>
      </w:r>
      <w:r w:rsidR="00E65127">
        <w:fldChar w:fldCharType="separate"/>
      </w:r>
      <w:r w:rsidR="007F5F9A">
        <w:t>2.7.6.1</w:t>
      </w:r>
      <w:r w:rsidR="00E65127">
        <w:fldChar w:fldCharType="end"/>
      </w:r>
      <w:r w:rsidR="00E65127">
        <w:t xml:space="preserve"> </w:t>
      </w:r>
      <w:r w:rsidR="00D860E5">
        <w:fldChar w:fldCharType="begin"/>
      </w:r>
      <w:r w:rsidR="00D860E5">
        <w:instrText xml:space="preserve"> REF _Ref215243926 \h </w:instrText>
      </w:r>
      <w:r w:rsidR="00D860E5">
        <w:fldChar w:fldCharType="separate"/>
      </w:r>
      <w:r w:rsidR="007F5F9A">
        <w:t>Wireframe</w:t>
      </w:r>
      <w:r w:rsidR="00D860E5">
        <w:fldChar w:fldCharType="end"/>
      </w:r>
      <w:r>
        <w:t>.</w:t>
      </w:r>
    </w:p>
    <w:p w14:paraId="3797923D" w14:textId="77777777" w:rsidR="00205384" w:rsidRDefault="00205384" w:rsidP="006162CB">
      <w:pPr>
        <w:pStyle w:val="Heading4"/>
      </w:pPr>
      <w:commentRangeStart w:id="1015"/>
      <w:commentRangeStart w:id="1016"/>
      <w:r>
        <w:t>Action Button Row</w:t>
      </w:r>
      <w:commentRangeEnd w:id="1015"/>
      <w:r w:rsidR="00562213">
        <w:rPr>
          <w:rStyle w:val="CommentReference"/>
          <w:rFonts w:eastAsiaTheme="minorHAnsi" w:cstheme="minorBidi"/>
          <w:b w:val="0"/>
          <w:iCs w:val="0"/>
        </w:rPr>
        <w:commentReference w:id="1015"/>
      </w:r>
      <w:commentRangeEnd w:id="1016"/>
      <w:r w:rsidR="00E1639F">
        <w:rPr>
          <w:rStyle w:val="CommentReference"/>
          <w:rFonts w:eastAsiaTheme="minorHAnsi" w:cstheme="minorBidi"/>
          <w:b w:val="0"/>
          <w:iCs w:val="0"/>
        </w:rPr>
        <w:commentReference w:id="1016"/>
      </w:r>
    </w:p>
    <w:tbl>
      <w:tblPr>
        <w:tblStyle w:val="TableGrid"/>
        <w:tblW w:w="0" w:type="auto"/>
        <w:tblLook w:val="04A0" w:firstRow="1" w:lastRow="0" w:firstColumn="1" w:lastColumn="0" w:noHBand="0" w:noVBand="1"/>
      </w:tblPr>
      <w:tblGrid>
        <w:gridCol w:w="562"/>
        <w:gridCol w:w="2248"/>
        <w:gridCol w:w="1701"/>
        <w:gridCol w:w="2147"/>
        <w:gridCol w:w="3685"/>
      </w:tblGrid>
      <w:tr w:rsidR="00205384" w:rsidRPr="007D7B67" w14:paraId="12299F07" w14:textId="77777777" w:rsidTr="007D16A1">
        <w:tc>
          <w:tcPr>
            <w:tcW w:w="562" w:type="dxa"/>
            <w:shd w:val="clear" w:color="auto" w:fill="E7E6E6" w:themeFill="background2"/>
          </w:tcPr>
          <w:p w14:paraId="4CD1F03F" w14:textId="77777777" w:rsidR="00205384" w:rsidRPr="007D7B67" w:rsidRDefault="00205384" w:rsidP="007D16A1">
            <w:pPr>
              <w:pStyle w:val="NoSpacing"/>
              <w:jc w:val="center"/>
              <w:rPr>
                <w:b/>
                <w:bCs/>
              </w:rPr>
            </w:pPr>
            <w:r w:rsidRPr="007D7B67">
              <w:rPr>
                <w:rFonts w:cstheme="minorHAnsi"/>
                <w:b/>
                <w:bCs/>
              </w:rPr>
              <w:t>S/N</w:t>
            </w:r>
          </w:p>
        </w:tc>
        <w:tc>
          <w:tcPr>
            <w:tcW w:w="2248" w:type="dxa"/>
            <w:shd w:val="clear" w:color="auto" w:fill="E7E6E6" w:themeFill="background2"/>
          </w:tcPr>
          <w:p w14:paraId="2CFA82AB" w14:textId="77777777" w:rsidR="00205384" w:rsidRPr="007D7B67" w:rsidRDefault="00205384" w:rsidP="007D16A1">
            <w:pPr>
              <w:pStyle w:val="NoSpacing"/>
              <w:jc w:val="center"/>
              <w:rPr>
                <w:b/>
                <w:bCs/>
              </w:rPr>
            </w:pPr>
            <w:r w:rsidRPr="007D7B67">
              <w:rPr>
                <w:rFonts w:cstheme="minorHAnsi"/>
                <w:b/>
                <w:bCs/>
              </w:rPr>
              <w:t>Name</w:t>
            </w:r>
          </w:p>
        </w:tc>
        <w:tc>
          <w:tcPr>
            <w:tcW w:w="1701" w:type="dxa"/>
            <w:shd w:val="clear" w:color="auto" w:fill="E7E6E6" w:themeFill="background2"/>
          </w:tcPr>
          <w:p w14:paraId="2173B589" w14:textId="77777777" w:rsidR="00205384" w:rsidRPr="007D7B67" w:rsidRDefault="00205384" w:rsidP="007D16A1">
            <w:pPr>
              <w:pStyle w:val="TableHeading"/>
              <w:jc w:val="center"/>
              <w:rPr>
                <w:rFonts w:asciiTheme="minorHAnsi" w:hAnsiTheme="minorHAnsi" w:cstheme="minorHAnsi"/>
                <w:bCs/>
              </w:rPr>
            </w:pPr>
            <w:r w:rsidRPr="007D7B67">
              <w:rPr>
                <w:rFonts w:asciiTheme="minorHAnsi" w:hAnsiTheme="minorHAnsi" w:cstheme="minorHAnsi"/>
                <w:bCs/>
              </w:rPr>
              <w:t>Type</w:t>
            </w:r>
          </w:p>
          <w:p w14:paraId="6F081352" w14:textId="77777777" w:rsidR="00205384" w:rsidRPr="007D7B67" w:rsidRDefault="00205384" w:rsidP="007D16A1">
            <w:pPr>
              <w:pStyle w:val="NoSpacing"/>
              <w:jc w:val="center"/>
              <w:rPr>
                <w:b/>
                <w:bCs/>
              </w:rPr>
            </w:pPr>
            <w:r w:rsidRPr="007D7B67">
              <w:rPr>
                <w:rFonts w:cstheme="minorHAnsi"/>
                <w:b/>
                <w:bCs/>
              </w:rPr>
              <w:t>(Max Length)</w:t>
            </w:r>
          </w:p>
        </w:tc>
        <w:tc>
          <w:tcPr>
            <w:tcW w:w="2147" w:type="dxa"/>
            <w:shd w:val="clear" w:color="auto" w:fill="E7E6E6" w:themeFill="background2"/>
          </w:tcPr>
          <w:p w14:paraId="23DA26BA" w14:textId="77777777" w:rsidR="00205384" w:rsidRPr="007D7B67" w:rsidRDefault="00205384" w:rsidP="007D16A1">
            <w:pPr>
              <w:pStyle w:val="NoSpacing"/>
              <w:jc w:val="center"/>
              <w:rPr>
                <w:b/>
                <w:bCs/>
              </w:rPr>
            </w:pPr>
            <w:r w:rsidRPr="007D7B67">
              <w:rPr>
                <w:rFonts w:cstheme="minorHAnsi"/>
                <w:b/>
                <w:bCs/>
              </w:rPr>
              <w:t>Validation Rules</w:t>
            </w:r>
          </w:p>
        </w:tc>
        <w:tc>
          <w:tcPr>
            <w:tcW w:w="3685" w:type="dxa"/>
            <w:shd w:val="clear" w:color="auto" w:fill="E7E6E6" w:themeFill="background2"/>
          </w:tcPr>
          <w:p w14:paraId="030C83D1" w14:textId="77777777" w:rsidR="00205384" w:rsidRPr="007D7B67" w:rsidRDefault="00205384" w:rsidP="007D16A1">
            <w:pPr>
              <w:pStyle w:val="NoSpacing"/>
              <w:jc w:val="center"/>
              <w:rPr>
                <w:rFonts w:cstheme="minorHAnsi"/>
                <w:b/>
                <w:bCs/>
              </w:rPr>
            </w:pPr>
            <w:r>
              <w:rPr>
                <w:rFonts w:cstheme="minorHAnsi"/>
                <w:b/>
                <w:bCs/>
              </w:rPr>
              <w:t>Remarks</w:t>
            </w:r>
          </w:p>
        </w:tc>
      </w:tr>
      <w:tr w:rsidR="00E1639F" w:rsidRPr="00901608" w14:paraId="3F7E76ED" w14:textId="77777777" w:rsidTr="007D16A1">
        <w:trPr>
          <w:ins w:id="1017" w:author="Eugene CHEONG from.TOPPAN (MAS)" w:date="2025-12-19T17:54:00Z"/>
        </w:trPr>
        <w:tc>
          <w:tcPr>
            <w:tcW w:w="562" w:type="dxa"/>
          </w:tcPr>
          <w:p w14:paraId="77BAEA92" w14:textId="68F17FAD" w:rsidR="00E1639F" w:rsidRDefault="00E1639F" w:rsidP="007D16A1">
            <w:pPr>
              <w:pStyle w:val="NoSpacing"/>
              <w:rPr>
                <w:ins w:id="1018" w:author="Eugene CHEONG from.TOPPAN (MAS)" w:date="2025-12-19T17:54:00Z" w16du:dateUtc="2025-12-19T09:54:00Z"/>
                <w:rFonts w:cstheme="minorHAnsi"/>
              </w:rPr>
            </w:pPr>
            <w:ins w:id="1019" w:author="Eugene CHEONG from.TOPPAN (MAS)" w:date="2025-12-19T17:54:00Z" w16du:dateUtc="2025-12-19T09:54:00Z">
              <w:r>
                <w:rPr>
                  <w:rFonts w:cstheme="minorHAnsi"/>
                </w:rPr>
                <w:lastRenderedPageBreak/>
                <w:t>1</w:t>
              </w:r>
            </w:ins>
          </w:p>
        </w:tc>
        <w:tc>
          <w:tcPr>
            <w:tcW w:w="2248" w:type="dxa"/>
          </w:tcPr>
          <w:p w14:paraId="58C5E244" w14:textId="334CB42C" w:rsidR="00E1639F" w:rsidRDefault="00E1639F" w:rsidP="007D16A1">
            <w:pPr>
              <w:pStyle w:val="NoSpacing"/>
              <w:rPr>
                <w:ins w:id="1020" w:author="Eugene CHEONG from.TOPPAN (MAS)" w:date="2025-12-19T17:54:00Z" w16du:dateUtc="2025-12-19T09:54:00Z"/>
              </w:rPr>
            </w:pPr>
            <w:ins w:id="1021" w:author="Eugene CHEONG from.TOPPAN (MAS)" w:date="2025-12-19T17:54:00Z" w16du:dateUtc="2025-12-19T09:54:00Z">
              <w:r>
                <w:t>Save as draft</w:t>
              </w:r>
            </w:ins>
          </w:p>
        </w:tc>
        <w:tc>
          <w:tcPr>
            <w:tcW w:w="1701" w:type="dxa"/>
          </w:tcPr>
          <w:p w14:paraId="3A863507" w14:textId="2A502E16" w:rsidR="00E1639F" w:rsidRDefault="00E1639F" w:rsidP="007D16A1">
            <w:pPr>
              <w:pStyle w:val="NoSpacing"/>
              <w:rPr>
                <w:ins w:id="1022" w:author="Eugene CHEONG from.TOPPAN (MAS)" w:date="2025-12-19T17:54:00Z" w16du:dateUtc="2025-12-19T09:54:00Z"/>
                <w:rFonts w:cstheme="minorHAnsi"/>
                <w:color w:val="000000"/>
              </w:rPr>
            </w:pPr>
            <w:ins w:id="1023" w:author="Eugene CHEONG from.TOPPAN (MAS)" w:date="2025-12-19T17:54:00Z" w16du:dateUtc="2025-12-19T09:54:00Z">
              <w:r>
                <w:rPr>
                  <w:rFonts w:cstheme="minorHAnsi"/>
                  <w:color w:val="000000"/>
                </w:rPr>
                <w:t>Secondary button</w:t>
              </w:r>
            </w:ins>
          </w:p>
        </w:tc>
        <w:tc>
          <w:tcPr>
            <w:tcW w:w="2147" w:type="dxa"/>
          </w:tcPr>
          <w:p w14:paraId="49AD1DB7" w14:textId="77777777" w:rsidR="00E1639F" w:rsidRPr="00901608" w:rsidRDefault="00E1639F" w:rsidP="007D16A1">
            <w:pPr>
              <w:pStyle w:val="NoSpacing"/>
              <w:rPr>
                <w:ins w:id="1024" w:author="Eugene CHEONG from.TOPPAN (MAS)" w:date="2025-12-19T17:54:00Z" w16du:dateUtc="2025-12-19T09:54:00Z"/>
              </w:rPr>
            </w:pPr>
          </w:p>
        </w:tc>
        <w:tc>
          <w:tcPr>
            <w:tcW w:w="3685" w:type="dxa"/>
          </w:tcPr>
          <w:p w14:paraId="1159DCF6" w14:textId="55799E0A" w:rsidR="00E1639F" w:rsidRDefault="00E1639F" w:rsidP="007D16A1">
            <w:pPr>
              <w:pStyle w:val="NoSpacing"/>
              <w:rPr>
                <w:ins w:id="1025" w:author="Eugene CHEONG from.TOPPAN (MAS)" w:date="2025-12-19T17:54:00Z" w16du:dateUtc="2025-12-19T09:54:00Z"/>
                <w:rFonts w:cstheme="minorHAnsi"/>
                <w:color w:val="000000"/>
              </w:rPr>
            </w:pPr>
            <w:ins w:id="1026" w:author="Eugene CHEONG from.TOPPAN (MAS)" w:date="2025-12-19T17:54:00Z" w16du:dateUtc="2025-12-19T09:54:00Z">
              <w:r>
                <w:rPr>
                  <w:rFonts w:cstheme="minorHAnsi"/>
                  <w:color w:val="000000"/>
                </w:rPr>
                <w:t xml:space="preserve">Saves the issuance calendar as draft. Refer to </w:t>
              </w:r>
            </w:ins>
            <w:ins w:id="1027" w:author="Akila BALAKRISHNAN from.OPTIMUM (MAS)" w:date="2025-12-26T13:00:00Z" w16du:dateUtc="2025-12-26T05:00:00Z">
              <w:r w:rsidR="00872758">
                <w:rPr>
                  <w:rFonts w:cstheme="minorHAnsi"/>
                  <w:color w:val="000000"/>
                </w:rPr>
                <w:fldChar w:fldCharType="begin"/>
              </w:r>
              <w:r w:rsidR="00872758">
                <w:rPr>
                  <w:rFonts w:cstheme="minorHAnsi"/>
                  <w:color w:val="000000"/>
                </w:rPr>
                <w:instrText xml:space="preserve"> REF _Ref217055291 \r \h </w:instrText>
              </w:r>
            </w:ins>
            <w:r w:rsidR="00872758">
              <w:rPr>
                <w:rFonts w:cstheme="minorHAnsi"/>
                <w:color w:val="000000"/>
              </w:rPr>
            </w:r>
            <w:ins w:id="1028" w:author="Akila BALAKRISHNAN from.OPTIMUM (MAS)" w:date="2025-12-26T13:00:00Z" w16du:dateUtc="2025-12-26T05:00:00Z">
              <w:r w:rsidR="00872758">
                <w:rPr>
                  <w:rFonts w:cstheme="minorHAnsi"/>
                  <w:color w:val="000000"/>
                </w:rPr>
                <w:fldChar w:fldCharType="separate"/>
              </w:r>
              <w:r w:rsidR="00872758">
                <w:rPr>
                  <w:rFonts w:cstheme="minorHAnsi"/>
                  <w:color w:val="000000"/>
                </w:rPr>
                <w:t>2.11</w:t>
              </w:r>
              <w:r w:rsidR="00872758">
                <w:rPr>
                  <w:rFonts w:cstheme="minorHAnsi"/>
                  <w:color w:val="000000"/>
                </w:rPr>
                <w:fldChar w:fldCharType="end"/>
              </w:r>
              <w:r w:rsidR="00872758">
                <w:rPr>
                  <w:rFonts w:cstheme="minorHAnsi"/>
                  <w:color w:val="000000"/>
                </w:rPr>
                <w:t xml:space="preserve"> </w:t>
              </w:r>
              <w:r w:rsidR="00872758">
                <w:rPr>
                  <w:rFonts w:cstheme="minorHAnsi"/>
                  <w:color w:val="000000"/>
                </w:rPr>
                <w:fldChar w:fldCharType="begin"/>
              </w:r>
              <w:r w:rsidR="00872758">
                <w:rPr>
                  <w:rFonts w:cstheme="minorHAnsi"/>
                  <w:color w:val="000000"/>
                </w:rPr>
                <w:instrText xml:space="preserve"> REF _Ref217055293 \h </w:instrText>
              </w:r>
            </w:ins>
            <w:r w:rsidR="00872758">
              <w:rPr>
                <w:rFonts w:cstheme="minorHAnsi"/>
                <w:color w:val="000000"/>
              </w:rPr>
            </w:r>
            <w:ins w:id="1029" w:author="Akila BALAKRISHNAN from.OPTIMUM (MAS)" w:date="2025-12-26T13:00:00Z" w16du:dateUtc="2025-12-26T05:00:00Z">
              <w:r w:rsidR="00872758">
                <w:rPr>
                  <w:rFonts w:cstheme="minorHAnsi"/>
                  <w:color w:val="000000"/>
                </w:rPr>
                <w:fldChar w:fldCharType="separate"/>
              </w:r>
              <w:r w:rsidR="00872758">
                <w:t>Save Issuance Calendar as Draft</w:t>
              </w:r>
              <w:r w:rsidR="00872758">
                <w:rPr>
                  <w:rFonts w:cstheme="minorHAnsi"/>
                  <w:color w:val="000000"/>
                </w:rPr>
                <w:fldChar w:fldCharType="end"/>
              </w:r>
            </w:ins>
            <w:ins w:id="1030" w:author="Han Xie CHAI (MAS)" w:date="2025-12-31T12:02:00Z" w16du:dateUtc="2025-12-31T04:02:00Z">
              <w:r w:rsidR="00032F4E">
                <w:rPr>
                  <w:rFonts w:cstheme="minorHAnsi"/>
                  <w:color w:val="000000"/>
                </w:rPr>
                <w:t>.</w:t>
              </w:r>
            </w:ins>
          </w:p>
        </w:tc>
      </w:tr>
      <w:tr w:rsidR="00205384" w:rsidRPr="00901608" w14:paraId="1236AF3A" w14:textId="77777777" w:rsidTr="007D16A1">
        <w:tc>
          <w:tcPr>
            <w:tcW w:w="562" w:type="dxa"/>
          </w:tcPr>
          <w:p w14:paraId="3A10F9DF" w14:textId="399F994B" w:rsidR="00205384" w:rsidRDefault="00E1639F" w:rsidP="007D16A1">
            <w:pPr>
              <w:pStyle w:val="NoSpacing"/>
              <w:rPr>
                <w:rFonts w:cstheme="minorHAnsi"/>
              </w:rPr>
            </w:pPr>
            <w:ins w:id="1031" w:author="Eugene CHEONG from.TOPPAN (MAS)" w:date="2025-12-19T17:54:00Z" w16du:dateUtc="2025-12-19T09:54:00Z">
              <w:r>
                <w:rPr>
                  <w:rFonts w:cstheme="minorHAnsi"/>
                </w:rPr>
                <w:t>2</w:t>
              </w:r>
            </w:ins>
            <w:del w:id="1032" w:author="Eugene CHEONG from.TOPPAN (MAS)" w:date="2025-12-19T17:54:00Z" w16du:dateUtc="2025-12-19T09:54:00Z">
              <w:r w:rsidR="006A6DB2" w:rsidDel="00E1639F">
                <w:rPr>
                  <w:rFonts w:cstheme="minorHAnsi"/>
                </w:rPr>
                <w:delText>1</w:delText>
              </w:r>
            </w:del>
          </w:p>
        </w:tc>
        <w:tc>
          <w:tcPr>
            <w:tcW w:w="2248" w:type="dxa"/>
          </w:tcPr>
          <w:p w14:paraId="384EB61B" w14:textId="7600B66E" w:rsidR="00205384" w:rsidRDefault="00E1639F" w:rsidP="007D16A1">
            <w:pPr>
              <w:pStyle w:val="NoSpacing"/>
            </w:pPr>
            <w:r>
              <w:t>Submit for approval</w:t>
            </w:r>
          </w:p>
        </w:tc>
        <w:tc>
          <w:tcPr>
            <w:tcW w:w="1701" w:type="dxa"/>
          </w:tcPr>
          <w:p w14:paraId="3EACF855" w14:textId="10EFD379" w:rsidR="00205384" w:rsidRDefault="000C0377" w:rsidP="007D16A1">
            <w:pPr>
              <w:pStyle w:val="NoSpacing"/>
              <w:rPr>
                <w:rFonts w:cstheme="minorHAnsi"/>
                <w:color w:val="000000"/>
              </w:rPr>
            </w:pPr>
            <w:r>
              <w:rPr>
                <w:rFonts w:cstheme="minorHAnsi"/>
                <w:color w:val="000000"/>
              </w:rPr>
              <w:t>Primary button</w:t>
            </w:r>
          </w:p>
        </w:tc>
        <w:tc>
          <w:tcPr>
            <w:tcW w:w="2147" w:type="dxa"/>
          </w:tcPr>
          <w:p w14:paraId="0CBFBC82" w14:textId="2FCBD992" w:rsidR="00205384" w:rsidRPr="00901608" w:rsidRDefault="00205384" w:rsidP="007D16A1">
            <w:pPr>
              <w:pStyle w:val="NoSpacing"/>
            </w:pPr>
          </w:p>
        </w:tc>
        <w:tc>
          <w:tcPr>
            <w:tcW w:w="3685" w:type="dxa"/>
          </w:tcPr>
          <w:p w14:paraId="5E8F1389" w14:textId="6076779D" w:rsidR="00685A7B" w:rsidRDefault="00BC21E5" w:rsidP="007D16A1">
            <w:pPr>
              <w:pStyle w:val="NoSpacing"/>
              <w:rPr>
                <w:rFonts w:cstheme="minorHAnsi"/>
                <w:color w:val="000000"/>
              </w:rPr>
            </w:pPr>
            <w:r>
              <w:rPr>
                <w:rFonts w:cstheme="minorHAnsi"/>
                <w:color w:val="000000"/>
              </w:rPr>
              <w:t>Opens</w:t>
            </w:r>
            <w:r w:rsidR="00685A7B">
              <w:rPr>
                <w:rFonts w:cstheme="minorHAnsi"/>
                <w:color w:val="000000"/>
              </w:rPr>
              <w:t xml:space="preserve"> the confirmation prompt.</w:t>
            </w:r>
          </w:p>
          <w:p w14:paraId="182F5A9C" w14:textId="77777777" w:rsidR="00685A7B" w:rsidRDefault="00685A7B" w:rsidP="007D16A1">
            <w:pPr>
              <w:pStyle w:val="NoSpacing"/>
              <w:rPr>
                <w:rFonts w:cstheme="minorHAnsi"/>
                <w:color w:val="000000"/>
              </w:rPr>
            </w:pPr>
          </w:p>
          <w:p w14:paraId="32AF82B9" w14:textId="1F88CF8D" w:rsidR="00205384" w:rsidRDefault="000C0377" w:rsidP="007D16A1">
            <w:pPr>
              <w:pStyle w:val="NoSpacing"/>
              <w:rPr>
                <w:rFonts w:cstheme="minorHAnsi"/>
                <w:color w:val="000000"/>
              </w:rPr>
            </w:pPr>
            <w:r>
              <w:rPr>
                <w:rFonts w:cstheme="minorHAnsi"/>
                <w:color w:val="000000"/>
              </w:rPr>
              <w:t>Disabled if mandatory fields not filled.</w:t>
            </w:r>
          </w:p>
        </w:tc>
      </w:tr>
    </w:tbl>
    <w:p w14:paraId="16DE7DF7" w14:textId="22CF5961" w:rsidR="00691BEB" w:rsidRDefault="00691BEB" w:rsidP="00691BEB">
      <w:pPr>
        <w:pStyle w:val="Caption"/>
      </w:pPr>
      <w:r>
        <w:t xml:space="preserve">Table </w:t>
      </w:r>
      <w:r>
        <w:fldChar w:fldCharType="begin"/>
      </w:r>
      <w:r>
        <w:instrText xml:space="preserve"> SEQ Table \* ARABIC </w:instrText>
      </w:r>
      <w:r>
        <w:fldChar w:fldCharType="separate"/>
      </w:r>
      <w:r w:rsidR="007F5F9A">
        <w:rPr>
          <w:noProof/>
        </w:rPr>
        <w:t>15</w:t>
      </w:r>
      <w:r>
        <w:fldChar w:fldCharType="end"/>
      </w:r>
      <w:r>
        <w:t>: Action Button Row Screen Elements</w:t>
      </w:r>
    </w:p>
    <w:p w14:paraId="6BC622A8" w14:textId="3FD1AF58" w:rsidR="00843322" w:rsidRDefault="00843322" w:rsidP="00843322">
      <w:pPr>
        <w:pStyle w:val="Heading3"/>
        <w:rPr>
          <w:ins w:id="1033" w:author="Eugene CHEONG from.TOPPAN (MAS)" w:date="2025-12-22T15:59:00Z" w16du:dateUtc="2025-12-22T07:59:00Z"/>
        </w:rPr>
      </w:pPr>
      <w:bookmarkStart w:id="1034" w:name="_Ref215582120"/>
      <w:bookmarkStart w:id="1035" w:name="_Toc217317800"/>
      <w:commentRangeStart w:id="1036"/>
      <w:commentRangeStart w:id="1037"/>
      <w:commentRangeStart w:id="1038"/>
      <w:commentRangeStart w:id="1039"/>
      <w:commentRangeStart w:id="1040"/>
      <w:del w:id="1041" w:author="Han Xie CHAI (MAS)" w:date="2026-01-09T15:24:00Z" w16du:dateUtc="2026-01-09T07:24:00Z">
        <w:r>
          <w:delText>Re-upload Calendar</w:delText>
        </w:r>
      </w:del>
      <w:bookmarkStart w:id="1042" w:name="_Ref218868670"/>
      <w:ins w:id="1043" w:author="Han Xie CHAI (MAS)" w:date="2026-01-09T15:24:00Z" w16du:dateUtc="2026-01-09T07:24:00Z">
        <w:r w:rsidR="00427554">
          <w:t>Up</w:t>
        </w:r>
      </w:ins>
      <w:ins w:id="1044" w:author="Akila BALAKRISHNAN from.OPTIMUM (MAS)" w:date="2026-01-09T16:29:00Z" w16du:dateUtc="2026-01-09T08:29:00Z">
        <w:r w:rsidR="00BC2EA4">
          <w:t>load</w:t>
        </w:r>
      </w:ins>
      <w:ins w:id="1045" w:author="Han Xie CHAI (MAS)" w:date="2026-01-09T15:24:00Z" w16du:dateUtc="2026-01-09T07:24:00Z">
        <w:del w:id="1046" w:author="Akila BALAKRISHNAN from.OPTIMUM (MAS)" w:date="2026-01-09T16:29:00Z" w16du:dateUtc="2026-01-09T08:29:00Z">
          <w:r w:rsidR="00427554" w:rsidDel="00BC2EA4">
            <w:delText>date</w:delText>
          </w:r>
        </w:del>
        <w:r w:rsidR="00427554">
          <w:t xml:space="preserve"> ISIN</w:t>
        </w:r>
      </w:ins>
      <w:r>
        <w:t xml:space="preserve"> Modal</w:t>
      </w:r>
      <w:bookmarkEnd w:id="1034"/>
      <w:commentRangeEnd w:id="1036"/>
      <w:r w:rsidR="00A733CD">
        <w:rPr>
          <w:rStyle w:val="CommentReference"/>
          <w:rFonts w:asciiTheme="minorHAnsi" w:eastAsiaTheme="minorHAnsi" w:hAnsiTheme="minorHAnsi" w:cstheme="minorBidi"/>
          <w:b w:val="0"/>
          <w:smallCaps w:val="0"/>
        </w:rPr>
        <w:commentReference w:id="1036"/>
      </w:r>
      <w:commentRangeEnd w:id="1037"/>
      <w:r w:rsidR="0085477A">
        <w:rPr>
          <w:rStyle w:val="CommentReference"/>
          <w:rFonts w:asciiTheme="minorHAnsi" w:eastAsiaTheme="minorHAnsi" w:hAnsiTheme="minorHAnsi" w:cstheme="minorBidi"/>
          <w:b w:val="0"/>
          <w:smallCaps w:val="0"/>
        </w:rPr>
        <w:commentReference w:id="1037"/>
      </w:r>
      <w:commentRangeEnd w:id="1038"/>
      <w:r w:rsidR="001E0B07">
        <w:rPr>
          <w:rStyle w:val="CommentReference"/>
          <w:rFonts w:asciiTheme="minorHAnsi" w:eastAsiaTheme="minorHAnsi" w:hAnsiTheme="minorHAnsi" w:cstheme="minorBidi"/>
          <w:b w:val="0"/>
          <w:smallCaps w:val="0"/>
        </w:rPr>
        <w:commentReference w:id="1038"/>
      </w:r>
      <w:bookmarkEnd w:id="1035"/>
      <w:commentRangeEnd w:id="1039"/>
      <w:r w:rsidR="007C2A06">
        <w:rPr>
          <w:rStyle w:val="CommentReference"/>
          <w:rFonts w:asciiTheme="minorHAnsi" w:eastAsiaTheme="minorHAnsi" w:hAnsiTheme="minorHAnsi" w:cstheme="minorBidi"/>
          <w:b w:val="0"/>
          <w:smallCaps w:val="0"/>
        </w:rPr>
        <w:commentReference w:id="1039"/>
      </w:r>
      <w:bookmarkEnd w:id="1042"/>
      <w:commentRangeEnd w:id="1040"/>
      <w:r w:rsidR="00087B83">
        <w:rPr>
          <w:rStyle w:val="CommentReference"/>
          <w:rFonts w:asciiTheme="minorHAnsi" w:eastAsiaTheme="minorHAnsi" w:hAnsiTheme="minorHAnsi" w:cstheme="minorBidi"/>
          <w:b w:val="0"/>
          <w:smallCaps w:val="0"/>
        </w:rPr>
        <w:commentReference w:id="1040"/>
      </w:r>
    </w:p>
    <w:p w14:paraId="6F084E9C" w14:textId="40710A70" w:rsidR="007C2A06" w:rsidRDefault="007C2A06" w:rsidP="00394075">
      <w:pPr>
        <w:rPr>
          <w:ins w:id="1047" w:author="Han Xie CHAI (MAS)" w:date="2026-01-09T15:27:00Z" w16du:dateUtc="2026-01-09T07:27:00Z"/>
        </w:rPr>
      </w:pPr>
      <w:commentRangeStart w:id="1048"/>
      <w:ins w:id="1049" w:author="Akila BALAKRISHNAN from.OPTIMUM (MAS)" w:date="2025-12-26T13:23:00Z" w16du:dateUtc="2025-12-26T05:23:00Z">
        <w:del w:id="1050" w:author="Han Xie CHAI (MAS)" w:date="2025-12-31T12:02:00Z" w16du:dateUtc="2025-12-31T04:02:00Z">
          <w:r w:rsidDel="00032F4E">
            <w:delText>M</w:delText>
          </w:r>
        </w:del>
      </w:ins>
      <w:ins w:id="1051" w:author="Han Xie CHAI (MAS)" w:date="2026-01-02T09:40:00Z" w16du:dateUtc="2026-01-02T01:40:00Z">
        <w:r w:rsidR="00D174A6">
          <w:t>M</w:t>
        </w:r>
      </w:ins>
      <w:ins w:id="1052" w:author="Akila BALAKRISHNAN from.OPTIMUM (MAS)" w:date="2025-12-26T13:23:00Z" w16du:dateUtc="2025-12-26T05:23:00Z">
        <w:r>
          <w:t>aker</w:t>
        </w:r>
      </w:ins>
      <w:ins w:id="1053" w:author="Han Xie CHAI (MAS)" w:date="2026-01-02T09:40:00Z" w16du:dateUtc="2026-01-02T01:40:00Z">
        <w:r w:rsidR="00D174A6">
          <w:t>s</w:t>
        </w:r>
      </w:ins>
      <w:ins w:id="1054" w:author="Akila BALAKRISHNAN from.OPTIMUM (MAS)" w:date="2025-12-26T13:23:00Z" w16du:dateUtc="2025-12-26T05:23:00Z">
        <w:r>
          <w:t xml:space="preserve"> can choose to</w:t>
        </w:r>
      </w:ins>
      <w:ins w:id="1055" w:author="Han Xie CHAI (MAS)" w:date="2026-01-09T15:26:00Z" w16du:dateUtc="2026-01-09T07:26:00Z">
        <w:r>
          <w:t xml:space="preserve"> </w:t>
        </w:r>
        <w:r w:rsidR="00427554">
          <w:t>update the ISIN by re-uploading the calendar.</w:t>
        </w:r>
      </w:ins>
      <w:ins w:id="1056" w:author="Akila BALAKRISHNAN from.OPTIMUM (MAS)" w:date="2025-12-26T13:23:00Z" w16du:dateUtc="2025-12-26T05:23:00Z">
        <w:del w:id="1057" w:author="Han Xie CHAI (MAS)" w:date="2026-01-09T15:27:00Z" w16du:dateUtc="2026-01-09T07:27:00Z">
          <w:r w:rsidDel="00427554">
            <w:delText xml:space="preserve"> </w:delText>
          </w:r>
        </w:del>
        <w:del w:id="1058" w:author="Han Xie CHAI (MAS)" w:date="2026-01-09T15:26:00Z" w16du:dateUtc="2026-01-09T07:26:00Z">
          <w:r>
            <w:delText>re-upload calendar</w:delText>
          </w:r>
        </w:del>
      </w:ins>
      <w:ins w:id="1059" w:author="Akila BALAKRISHNAN from.OPTIMUM (MAS)" w:date="2025-12-26T13:26:00Z" w16du:dateUtc="2025-12-26T05:26:00Z">
        <w:del w:id="1060" w:author="Han Xie CHAI (MAS)" w:date="2026-01-09T15:26:00Z" w16du:dateUtc="2026-01-09T07:26:00Z">
          <w:r>
            <w:delText xml:space="preserve"> </w:delText>
          </w:r>
        </w:del>
        <w:del w:id="1061" w:author="Han Xie CHAI (MAS)" w:date="2026-01-09T15:25:00Z" w16du:dateUtc="2026-01-09T07:25:00Z">
          <w:r>
            <w:delText>(if required)</w:delText>
          </w:r>
        </w:del>
      </w:ins>
      <w:ins w:id="1062" w:author="Akila BALAKRISHNAN from.OPTIMUM (MAS)" w:date="2025-12-26T13:23:00Z" w16du:dateUtc="2025-12-26T05:23:00Z">
        <w:del w:id="1063" w:author="Han Xie CHAI (MAS)" w:date="2026-01-09T15:25:00Z" w16du:dateUtc="2026-01-09T07:25:00Z">
          <w:r>
            <w:delText xml:space="preserve"> either using “Overwrite calendar” or “Only </w:delText>
          </w:r>
        </w:del>
      </w:ins>
      <w:ins w:id="1064" w:author="Akila BALAKRISHNAN from.OPTIMUM (MAS)" w:date="2025-12-26T13:24:00Z" w16du:dateUtc="2025-12-26T05:24:00Z">
        <w:del w:id="1065" w:author="Han Xie CHAI (MAS)" w:date="2026-01-09T15:25:00Z" w16du:dateUtc="2026-01-09T07:25:00Z">
          <w:r>
            <w:delText>update ISIN”</w:delText>
          </w:r>
        </w:del>
        <w:del w:id="1066" w:author="Han Xie CHAI (MAS)" w:date="2026-01-09T15:26:00Z" w16du:dateUtc="2026-01-09T07:26:00Z">
          <w:r>
            <w:delText>.</w:delText>
          </w:r>
        </w:del>
      </w:ins>
      <w:ins w:id="1067" w:author="Han Xie CHAI (MAS)" w:date="2026-01-09T15:27:00Z" w16du:dateUtc="2026-01-09T07:27:00Z">
        <w:r w:rsidR="00427554">
          <w:t xml:space="preserve"> </w:t>
        </w:r>
      </w:ins>
      <w:commentRangeEnd w:id="1048"/>
      <w:ins w:id="1068" w:author="Han Xie CHAI (MAS)" w:date="2026-01-09T15:32:00Z" w16du:dateUtc="2026-01-09T07:32:00Z">
        <w:r w:rsidR="0066072F">
          <w:rPr>
            <w:rStyle w:val="CommentReference"/>
          </w:rPr>
          <w:commentReference w:id="1048"/>
        </w:r>
      </w:ins>
      <w:ins w:id="1069" w:author="Han Xie CHAI (MAS)" w:date="2026-01-09T15:27:00Z" w16du:dateUtc="2026-01-09T07:27:00Z">
        <w:r w:rsidR="00427554">
          <w:t>The following file-level validations apply:</w:t>
        </w:r>
      </w:ins>
    </w:p>
    <w:p w14:paraId="716DB7FA" w14:textId="77777777" w:rsidR="00427554" w:rsidRDefault="00427554" w:rsidP="00427554">
      <w:pPr>
        <w:pStyle w:val="ListParagraph"/>
        <w:numPr>
          <w:ilvl w:val="0"/>
          <w:numId w:val="50"/>
        </w:numPr>
        <w:rPr>
          <w:ins w:id="1070" w:author="Han Xie CHAI (MAS)" w:date="2026-01-09T15:27:00Z" w16du:dateUtc="2026-01-09T07:27:00Z"/>
        </w:rPr>
      </w:pPr>
      <w:ins w:id="1071" w:author="Han Xie CHAI (MAS)" w:date="2026-01-09T15:27:00Z" w16du:dateUtc="2026-01-09T07:27:00Z">
        <w:r>
          <w:t>Check if the file exceeds the file size limit;</w:t>
        </w:r>
      </w:ins>
    </w:p>
    <w:p w14:paraId="1937F852" w14:textId="79045255" w:rsidR="00427554" w:rsidRDefault="00427554" w:rsidP="00427554">
      <w:pPr>
        <w:pStyle w:val="ListParagraph"/>
        <w:numPr>
          <w:ilvl w:val="0"/>
          <w:numId w:val="50"/>
        </w:numPr>
        <w:rPr>
          <w:ins w:id="1072" w:author="Han Xie CHAI (MAS)" w:date="2026-01-09T15:27:00Z" w16du:dateUtc="2026-01-09T07:27:00Z"/>
        </w:rPr>
      </w:pPr>
      <w:ins w:id="1073" w:author="Han Xie CHAI (MAS)" w:date="2026-01-09T15:27:00Z" w16du:dateUtc="2026-01-09T07:27:00Z">
        <w:r>
          <w:t xml:space="preserve">Check if the file is readable as an Excel file; </w:t>
        </w:r>
      </w:ins>
    </w:p>
    <w:p w14:paraId="7B079178" w14:textId="5AE3DF66" w:rsidR="00427554" w:rsidDel="00427554" w:rsidRDefault="00427554" w:rsidP="00394075">
      <w:pPr>
        <w:pStyle w:val="ListParagraph"/>
        <w:numPr>
          <w:ilvl w:val="0"/>
          <w:numId w:val="50"/>
        </w:numPr>
        <w:rPr>
          <w:del w:id="1074" w:author="Unknown"/>
        </w:rPr>
      </w:pPr>
      <w:ins w:id="1075" w:author="Han Xie CHAI (MAS)" w:date="2026-01-09T15:27:00Z" w16du:dateUtc="2026-01-09T07:27:00Z">
        <w:r>
          <w:t>Check if the file template matches the security type</w:t>
        </w:r>
      </w:ins>
      <w:ins w:id="1076" w:author="Han Xie CHAI (MAS)" w:date="2026-01-09T15:28:00Z" w16du:dateUtc="2026-01-09T07:28:00Z">
        <w:r>
          <w:t>;</w:t>
        </w:r>
      </w:ins>
    </w:p>
    <w:p w14:paraId="0AE62D93" w14:textId="77777777" w:rsidR="00427554" w:rsidRDefault="00427554" w:rsidP="00394075">
      <w:pPr>
        <w:pStyle w:val="ListParagraph"/>
        <w:numPr>
          <w:ilvl w:val="0"/>
          <w:numId w:val="50"/>
        </w:numPr>
        <w:rPr>
          <w:ins w:id="1077" w:author="Han Xie CHAI (MAS)" w:date="2026-01-09T15:28:00Z" w16du:dateUtc="2026-01-09T07:28:00Z"/>
        </w:rPr>
      </w:pPr>
    </w:p>
    <w:p w14:paraId="345AF954" w14:textId="1E139D6D" w:rsidR="00394075" w:rsidRDefault="00394075" w:rsidP="00394075">
      <w:pPr>
        <w:rPr>
          <w:ins w:id="1078" w:author="Eugene CHEONG from.TOPPAN (MAS)" w:date="2025-12-22T16:00:00Z" w16du:dateUtc="2025-12-22T08:00:00Z"/>
          <w:del w:id="1079" w:author="Han Xie CHAI (MAS)" w:date="2026-01-09T15:26:00Z" w16du:dateUtc="2026-01-09T07:26:00Z"/>
        </w:rPr>
      </w:pPr>
      <w:ins w:id="1080" w:author="Eugene CHEONG from.TOPPAN (MAS)" w:date="2025-12-22T15:59:00Z" w16du:dateUtc="2025-12-22T07:59:00Z">
        <w:del w:id="1081" w:author="Han Xie CHAI (MAS)" w:date="2026-01-09T15:26:00Z" w16du:dateUtc="2026-01-09T07:26:00Z">
          <w:r>
            <w:delText xml:space="preserve">If the “Overwrite calendar” option is selected, </w:delText>
          </w:r>
        </w:del>
        <w:del w:id="1082" w:author="Han Xie CHAI (MAS)" w:date="2025-12-31T12:08:00Z" w16du:dateUtc="2025-12-31T04:08:00Z">
          <w:r w:rsidDel="00032F4E">
            <w:delText xml:space="preserve">the validations will match </w:delText>
          </w:r>
        </w:del>
        <w:del w:id="1083" w:author="Han Xie CHAI (MAS)" w:date="2026-01-09T15:26:00Z" w16du:dateUtc="2026-01-09T07:26:00Z">
          <w:r>
            <w:delText>the file upload</w:delText>
          </w:r>
        </w:del>
      </w:ins>
      <w:ins w:id="1084" w:author="Eugene CHEONG from.TOPPAN (MAS)" w:date="2025-12-22T16:00:00Z" w16du:dateUtc="2025-12-22T08:00:00Z">
        <w:del w:id="1085" w:author="Han Xie CHAI (MAS)" w:date="2026-01-09T15:26:00Z" w16du:dateUtc="2026-01-09T07:26:00Z">
          <w:r>
            <w:delText xml:space="preserve"> validations </w:delText>
          </w:r>
        </w:del>
        <w:del w:id="1086" w:author="Han Xie CHAI (MAS)" w:date="2025-12-31T12:08:00Z" w16du:dateUtc="2025-12-31T04:08:00Z">
          <w:r w:rsidDel="00032F4E">
            <w:delText xml:space="preserve">found </w:delText>
          </w:r>
        </w:del>
        <w:del w:id="1087" w:author="Han Xie CHAI (MAS)" w:date="2026-01-09T15:26:00Z" w16du:dateUtc="2026-01-09T07:26:00Z">
          <w:r>
            <w:delText xml:space="preserve">in </w:delText>
          </w:r>
          <w:r>
            <w:fldChar w:fldCharType="begin"/>
          </w:r>
          <w:r>
            <w:delInstrText xml:space="preserve"> REF _Ref217311651 \r \h </w:delInstrText>
          </w:r>
        </w:del>
      </w:ins>
      <w:del w:id="1088" w:author="Han Xie CHAI (MAS)" w:date="2026-01-09T15:26:00Z" w16du:dateUtc="2026-01-09T07:26:00Z">
        <w:r>
          <w:fldChar w:fldCharType="separate"/>
        </w:r>
      </w:del>
      <w:ins w:id="1089" w:author="Eugene CHEONG from.TOPPAN (MAS)" w:date="2025-12-22T16:00:00Z" w16du:dateUtc="2025-12-22T08:00:00Z">
        <w:del w:id="1090" w:author="Han Xie CHAI (MAS)" w:date="2026-01-09T15:26:00Z" w16du:dateUtc="2026-01-09T07:26:00Z">
          <w:r>
            <w:delText>2.8.5</w:delText>
          </w:r>
          <w:r>
            <w:fldChar w:fldCharType="end"/>
          </w:r>
          <w:r>
            <w:delText xml:space="preserve"> </w:delText>
          </w:r>
          <w:r>
            <w:fldChar w:fldCharType="begin"/>
          </w:r>
          <w:r>
            <w:delInstrText xml:space="preserve"> REF _Ref217311653 \h </w:delInstrText>
          </w:r>
        </w:del>
      </w:ins>
      <w:del w:id="1091" w:author="Han Xie CHAI (MAS)" w:date="2026-01-09T15:26:00Z" w16du:dateUtc="2026-01-09T07:26:00Z">
        <w:r>
          <w:fldChar w:fldCharType="separate"/>
        </w:r>
      </w:del>
      <w:ins w:id="1092" w:author="Eugene CHEONG from.TOPPAN (MAS)" w:date="2025-12-22T16:00:00Z" w16du:dateUtc="2025-12-22T08:00:00Z">
        <w:del w:id="1093" w:author="Han Xie CHAI (MAS)" w:date="2026-01-09T15:26:00Z" w16du:dateUtc="2026-01-09T07:26:00Z">
          <w:r>
            <w:delText>Create Issuance Calendar Modal</w:delText>
          </w:r>
          <w:r>
            <w:fldChar w:fldCharType="end"/>
          </w:r>
          <w:r>
            <w:delText>.</w:delText>
          </w:r>
        </w:del>
      </w:ins>
    </w:p>
    <w:p w14:paraId="7FF5B563" w14:textId="6BAE535A" w:rsidR="00394075" w:rsidRDefault="00394075" w:rsidP="00394075">
      <w:pPr>
        <w:rPr>
          <w:ins w:id="1094" w:author="Eugene CHEONG from.TOPPAN (MAS)" w:date="2025-12-22T16:02:00Z" w16du:dateUtc="2025-12-22T08:02:00Z"/>
          <w:del w:id="1095" w:author="Han Xie CHAI (MAS)" w:date="2026-01-09T15:27:00Z" w16du:dateUtc="2026-01-09T07:27:00Z"/>
        </w:rPr>
      </w:pPr>
      <w:ins w:id="1096" w:author="Eugene CHEONG from.TOPPAN (MAS)" w:date="2025-12-22T16:00:00Z" w16du:dateUtc="2025-12-22T08:00:00Z">
        <w:del w:id="1097" w:author="Han Xie CHAI (MAS)" w:date="2026-01-09T15:27:00Z" w16du:dateUtc="2026-01-09T07:27:00Z">
          <w:r>
            <w:delText xml:space="preserve">If the “Only update ISIN” </w:delText>
          </w:r>
        </w:del>
      </w:ins>
      <w:ins w:id="1098" w:author="Eugene CHEONG from.TOPPAN (MAS)" w:date="2025-12-22T16:01:00Z" w16du:dateUtc="2025-12-22T08:01:00Z">
        <w:del w:id="1099" w:author="Han Xie CHAI (MAS)" w:date="2026-01-09T15:27:00Z" w16du:dateUtc="2026-01-09T07:27:00Z">
          <w:r>
            <w:delText xml:space="preserve">option is selected, additional file-level </w:delText>
          </w:r>
        </w:del>
      </w:ins>
      <w:ins w:id="1100" w:author="Eugene CHEONG from.TOPPAN (MAS)" w:date="2025-12-22T16:06:00Z" w16du:dateUtc="2025-12-22T08:06:00Z">
        <w:del w:id="1101" w:author="Han Xie CHAI (MAS)" w:date="2026-01-09T15:27:00Z" w16du:dateUtc="2026-01-09T07:27:00Z">
          <w:r>
            <w:delText xml:space="preserve">validations </w:delText>
          </w:r>
        </w:del>
      </w:ins>
      <w:ins w:id="1102" w:author="Eugene CHEONG from.TOPPAN (MAS)" w:date="2025-12-22T16:02:00Z" w16du:dateUtc="2025-12-22T08:02:00Z">
        <w:del w:id="1103" w:author="Han Xie CHAI (MAS)" w:date="2025-12-31T12:08:00Z" w16du:dateUtc="2025-12-31T04:08:00Z">
          <w:r w:rsidDel="00032F4E">
            <w:delText xml:space="preserve">will </w:delText>
          </w:r>
        </w:del>
        <w:del w:id="1104" w:author="Han Xie CHAI (MAS)" w:date="2026-01-09T15:27:00Z" w16du:dateUtc="2026-01-09T07:27:00Z">
          <w:r>
            <w:delText>apply</w:delText>
          </w:r>
        </w:del>
      </w:ins>
      <w:ins w:id="1105" w:author="Eugene CHEONG from.TOPPAN (MAS)" w:date="2025-12-22T16:01:00Z" w16du:dateUtc="2025-12-22T08:01:00Z">
        <w:del w:id="1106" w:author="Han Xie CHAI (MAS)" w:date="2026-01-09T15:27:00Z" w16du:dateUtc="2026-01-09T07:27:00Z">
          <w:r>
            <w:delText>:</w:delText>
          </w:r>
        </w:del>
      </w:ins>
    </w:p>
    <w:p w14:paraId="60D2F11C" w14:textId="794175A2" w:rsidR="00394075" w:rsidRDefault="00876F84" w:rsidP="00394075">
      <w:pPr>
        <w:pStyle w:val="ListParagraph"/>
        <w:numPr>
          <w:ilvl w:val="0"/>
          <w:numId w:val="50"/>
        </w:numPr>
        <w:rPr>
          <w:ins w:id="1107" w:author="Eugene CHEONG from.TOPPAN (MAS)" w:date="2025-12-22T16:05:00Z" w16du:dateUtc="2025-12-22T08:05:00Z"/>
        </w:rPr>
      </w:pPr>
      <w:ins w:id="1108" w:author="Eugene CHEONG from.TOPPAN (MAS)" w:date="2025-12-22T16:09:00Z" w16du:dateUtc="2025-12-22T08:09:00Z">
        <w:del w:id="1109" w:author="Han Xie CHAI (MAS)" w:date="2025-12-31T12:09:00Z" w16du:dateUtc="2025-12-31T04:09:00Z">
          <w:r w:rsidDel="00032F4E">
            <w:delText>f</w:delText>
          </w:r>
        </w:del>
      </w:ins>
      <w:ins w:id="1110" w:author="Han Xie CHAI (MAS)" w:date="2025-12-31T12:09:00Z" w16du:dateUtc="2025-12-31T04:09:00Z">
        <w:r w:rsidR="00032F4E">
          <w:t>F</w:t>
        </w:r>
      </w:ins>
      <w:ins w:id="1111" w:author="Eugene CHEONG from.TOPPAN (MAS)" w:date="2025-12-22T16:09:00Z" w16du:dateUtc="2025-12-22T08:09:00Z">
        <w:r>
          <w:t xml:space="preserve">or each tab in the uploaded file, </w:t>
        </w:r>
      </w:ins>
      <w:ins w:id="1112" w:author="Eugene CHEONG from.TOPPAN (MAS)" w:date="2025-12-22T16:02:00Z" w16du:dateUtc="2025-12-22T08:02:00Z">
        <w:r w:rsidR="00394075">
          <w:t xml:space="preserve">check if the number of rows in the Issuance Calendar Details </w:t>
        </w:r>
      </w:ins>
      <w:ins w:id="1113" w:author="Han Xie CHAI (MAS)" w:date="2025-12-31T12:09:00Z" w16du:dateUtc="2025-12-31T04:09:00Z">
        <w:r w:rsidR="00032F4E">
          <w:t>p</w:t>
        </w:r>
      </w:ins>
      <w:ins w:id="1114" w:author="Eugene CHEONG from.TOPPAN (MAS)" w:date="2025-12-22T16:02:00Z" w16du:dateUtc="2025-12-22T08:02:00Z">
        <w:del w:id="1115" w:author="Han Xie CHAI (MAS)" w:date="2025-12-31T12:09:00Z" w16du:dateUtc="2025-12-31T04:09:00Z">
          <w:r w:rsidR="00394075" w:rsidDel="00032F4E">
            <w:delText>P</w:delText>
          </w:r>
        </w:del>
        <w:r w:rsidR="00394075">
          <w:t xml:space="preserve">age </w:t>
        </w:r>
      </w:ins>
      <w:ins w:id="1116" w:author="Eugene CHEONG from.TOPPAN (MAS)" w:date="2025-12-22T16:03:00Z" w16du:dateUtc="2025-12-22T08:03:00Z">
        <w:r w:rsidR="00394075">
          <w:t xml:space="preserve">for </w:t>
        </w:r>
      </w:ins>
      <w:ins w:id="1117" w:author="Eugene CHEONG from.TOPPAN (MAS)" w:date="2025-12-22T16:09:00Z" w16du:dateUtc="2025-12-22T08:09:00Z">
        <w:r>
          <w:t>the corresponding</w:t>
        </w:r>
      </w:ins>
      <w:ins w:id="1118" w:author="Eugene CHEONG from.TOPPAN (MAS)" w:date="2025-12-22T16:03:00Z" w16du:dateUtc="2025-12-22T08:03:00Z">
        <w:r w:rsidR="00394075">
          <w:t xml:space="preserve"> data table </w:t>
        </w:r>
      </w:ins>
      <w:ins w:id="1119" w:author="Eugene CHEONG from.TOPPAN (MAS)" w:date="2025-12-22T16:02:00Z" w16du:dateUtc="2025-12-22T08:02:00Z">
        <w:r w:rsidR="00394075">
          <w:t>match</w:t>
        </w:r>
      </w:ins>
      <w:ins w:id="1120" w:author="Eugene CHEONG from.TOPPAN (MAS)" w:date="2025-12-22T16:03:00Z" w16du:dateUtc="2025-12-22T08:03:00Z">
        <w:r w:rsidR="00394075">
          <w:t>es</w:t>
        </w:r>
      </w:ins>
      <w:ins w:id="1121" w:author="Eugene CHEONG from.TOPPAN (MAS)" w:date="2025-12-22T16:02:00Z" w16du:dateUtc="2025-12-22T08:02:00Z">
        <w:r w:rsidR="00394075">
          <w:t xml:space="preserve"> the number of rows in </w:t>
        </w:r>
      </w:ins>
      <w:ins w:id="1122" w:author="Eugene CHEONG from.TOPPAN (MAS)" w:date="2025-12-22T16:10:00Z" w16du:dateUtc="2025-12-22T08:10:00Z">
        <w:r>
          <w:t>the</w:t>
        </w:r>
      </w:ins>
      <w:ins w:id="1123" w:author="Eugene CHEONG from.TOPPAN (MAS)" w:date="2025-12-22T16:02:00Z" w16du:dateUtc="2025-12-22T08:02:00Z">
        <w:r w:rsidR="00394075">
          <w:t xml:space="preserve"> </w:t>
        </w:r>
      </w:ins>
      <w:ins w:id="1124" w:author="Eugene CHEONG from.TOPPAN (MAS)" w:date="2025-12-22T16:03:00Z" w16du:dateUtc="2025-12-22T08:03:00Z">
        <w:r w:rsidR="00394075">
          <w:t>tab of the uploaded file.</w:t>
        </w:r>
      </w:ins>
    </w:p>
    <w:p w14:paraId="7CC392B3" w14:textId="34FC0923" w:rsidR="00394075" w:rsidRDefault="00427554">
      <w:pPr>
        <w:rPr>
          <w:ins w:id="1125" w:author="Eugene CHEONG from.TOPPAN (MAS)" w:date="2025-12-22T16:06:00Z" w16du:dateUtc="2025-12-22T08:06:00Z"/>
        </w:rPr>
        <w:pPrChange w:id="1126" w:author="Han Xie CHAI (MAS)" w:date="2026-01-09T15:36:00Z" w16du:dateUtc="2026-01-09T07:36:00Z">
          <w:pPr>
            <w:pStyle w:val="ListParagraph"/>
            <w:numPr>
              <w:numId w:val="50"/>
            </w:numPr>
          </w:pPr>
        </w:pPrChange>
      </w:pPr>
      <w:ins w:id="1127" w:author="Han Xie CHAI (MAS)" w:date="2026-01-09T15:29:00Z" w16du:dateUtc="2026-01-09T07:29:00Z">
        <w:r>
          <w:t xml:space="preserve">If all validations pass, </w:t>
        </w:r>
      </w:ins>
      <w:ins w:id="1128" w:author="Eugene CHEONG from.TOPPAN (MAS)" w:date="2025-12-22T16:06:00Z" w16du:dateUtc="2025-12-22T08:06:00Z">
        <w:del w:id="1129" w:author="Han Xie CHAI (MAS)" w:date="2025-12-31T12:09:00Z" w16du:dateUtc="2025-12-31T04:09:00Z">
          <w:r w:rsidR="00876F84" w:rsidDel="00032F4E">
            <w:delText>f</w:delText>
          </w:r>
        </w:del>
      </w:ins>
      <w:ins w:id="1130" w:author="Han Xie CHAI (MAS)" w:date="2026-01-09T15:29:00Z" w16du:dateUtc="2026-01-09T07:29:00Z">
        <w:r>
          <w:t>f</w:t>
        </w:r>
      </w:ins>
      <w:ins w:id="1131" w:author="Eugene CHEONG from.TOPPAN (MAS)" w:date="2025-12-22T16:03:00Z" w16du:dateUtc="2025-12-22T08:03:00Z">
        <w:r w:rsidR="00394075">
          <w:t xml:space="preserve">or each row in the </w:t>
        </w:r>
      </w:ins>
      <w:ins w:id="1132" w:author="Eugene CHEONG from.TOPPAN (MAS)" w:date="2025-12-22T16:09:00Z" w16du:dateUtc="2025-12-22T08:09:00Z">
        <w:r w:rsidR="00876F84">
          <w:t>uploaded file</w:t>
        </w:r>
      </w:ins>
      <w:ins w:id="1133" w:author="Han Xie CHAI (MAS)" w:date="2026-01-09T15:29:00Z" w16du:dateUtc="2026-01-09T07:29:00Z">
        <w:r>
          <w:t>,</w:t>
        </w:r>
      </w:ins>
      <w:ins w:id="1134" w:author="Eugene CHEONG from.TOPPAN (MAS)" w:date="2025-12-22T16:04:00Z" w16du:dateUtc="2025-12-22T08:04:00Z">
        <w:del w:id="1135" w:author="Jasmine WL TEO (MAS)" w:date="2026-01-08T14:20:00Z" w16du:dateUtc="2026-01-08T06:20:00Z">
          <w:r w:rsidR="00394075">
            <w:delText>,</w:delText>
          </w:r>
          <w:commentRangeStart w:id="1136"/>
          <w:commentRangeStart w:id="1137"/>
          <w:commentRangeStart w:id="1138"/>
          <w:r w:rsidR="00394075">
            <w:delText xml:space="preserve"> </w:delText>
          </w:r>
        </w:del>
      </w:ins>
      <w:ins w:id="1139" w:author="Eugene CHEONG from.TOPPAN (MAS)" w:date="2025-12-22T16:05:00Z" w16du:dateUtc="2025-12-22T08:05:00Z">
        <w:del w:id="1140" w:author="Jasmine WL TEO (MAS)" w:date="2026-01-08T14:20:00Z" w16du:dateUtc="2026-01-08T06:20:00Z">
          <w:r w:rsidR="00394075">
            <w:delText xml:space="preserve">check if all the fields except </w:delText>
          </w:r>
          <w:r w:rsidR="00394075" w:rsidDel="00241DF5">
            <w:delText>fo</w:delText>
          </w:r>
        </w:del>
      </w:ins>
      <w:ins w:id="1141" w:author="Jasmine WL TEO (MAS)" w:date="2026-01-08T14:20:00Z" w16du:dateUtc="2026-01-08T06:20:00Z">
        <w:r w:rsidR="00241DF5">
          <w:t xml:space="preserve"> update the </w:t>
        </w:r>
      </w:ins>
      <w:ins w:id="1142" w:author="Eugene CHEONG from.TOPPAN (MAS)" w:date="2025-12-22T16:05:00Z" w16du:dateUtc="2025-12-22T08:05:00Z">
        <w:del w:id="1143" w:author="Jasmine WL TEO (MAS)" w:date="2026-01-08T14:20:00Z" w16du:dateUtc="2026-01-08T06:20:00Z">
          <w:r w:rsidR="00394075" w:rsidDel="00241DF5">
            <w:delText>r</w:delText>
          </w:r>
          <w:r w:rsidR="00394075">
            <w:delText xml:space="preserve"> the </w:delText>
          </w:r>
        </w:del>
        <w:r w:rsidR="00394075">
          <w:t xml:space="preserve">ISIN code field </w:t>
        </w:r>
      </w:ins>
      <w:ins w:id="1144" w:author="Jasmine WL TEO (MAS)" w:date="2026-01-08T14:20:00Z" w16du:dateUtc="2026-01-08T06:20:00Z">
        <w:r w:rsidR="00241DF5">
          <w:t xml:space="preserve">based on the issue code and </w:t>
        </w:r>
      </w:ins>
      <w:ins w:id="1145" w:author="Eugene CHEONG from.TOPPAN (MAS)" w:date="2025-12-22T16:05:00Z" w16du:dateUtc="2025-12-22T08:05:00Z">
        <w:del w:id="1146" w:author="Jasmine WL TEO (MAS)" w:date="2026-01-08T14:21:00Z" w16du:dateUtc="2026-01-08T06:21:00Z">
          <w:r w:rsidR="00394075">
            <w:delText>matches the corresponding row in the data table</w:delText>
          </w:r>
        </w:del>
      </w:ins>
      <w:ins w:id="1147" w:author="Jasmine WL TEO (MAS)" w:date="2026-01-08T14:40:00Z" w16du:dateUtc="2026-01-08T06:40:00Z">
        <w:r w:rsidR="002D569D">
          <w:t>issue</w:t>
        </w:r>
      </w:ins>
      <w:ins w:id="1148" w:author="Jasmine WL TEO (MAS)" w:date="2026-01-08T14:21:00Z" w16du:dateUtc="2026-01-08T06:21:00Z">
        <w:r w:rsidR="00241DF5">
          <w:t xml:space="preserve"> date</w:t>
        </w:r>
      </w:ins>
      <w:ins w:id="1149" w:author="Eugene CHEONG from.TOPPAN (MAS)" w:date="2025-12-22T16:06:00Z" w16du:dateUtc="2025-12-22T08:06:00Z">
        <w:r w:rsidR="00394075">
          <w:t>.</w:t>
        </w:r>
      </w:ins>
      <w:commentRangeEnd w:id="1136"/>
      <w:r w:rsidR="00B92278">
        <w:rPr>
          <w:rStyle w:val="CommentReference"/>
        </w:rPr>
        <w:commentReference w:id="1136"/>
      </w:r>
      <w:commentRangeEnd w:id="1137"/>
      <w:r w:rsidR="0040091A">
        <w:rPr>
          <w:rStyle w:val="CommentReference"/>
        </w:rPr>
        <w:commentReference w:id="1137"/>
      </w:r>
      <w:commentRangeEnd w:id="1138"/>
      <w:r w:rsidR="00241DF5">
        <w:rPr>
          <w:rStyle w:val="CommentReference"/>
        </w:rPr>
        <w:commentReference w:id="1138"/>
      </w:r>
    </w:p>
    <w:p w14:paraId="0442F95F" w14:textId="65F57451" w:rsidR="00876F84" w:rsidRDefault="00BF303C" w:rsidP="007D79BD">
      <w:pPr>
        <w:rPr>
          <w:ins w:id="1150" w:author="Eugene CHEONG from.TOPPAN (MAS)" w:date="2025-12-22T16:06:00Z" w16du:dateUtc="2025-12-22T08:06:00Z"/>
        </w:rPr>
      </w:pPr>
      <w:ins w:id="1151" w:author="Han Xie CHAI (MAS)" w:date="2025-12-31T12:14:00Z" w16du:dateUtc="2025-12-31T04:14:00Z">
        <w:r>
          <w:t xml:space="preserve">If the uploaded file does not contain the tab for a specific issuance type, </w:t>
        </w:r>
        <w:r w:rsidRPr="008364CD">
          <w:t xml:space="preserve">OMEGA </w:t>
        </w:r>
        <w:r>
          <w:t>assumes</w:t>
        </w:r>
        <w:r w:rsidRPr="008364CD">
          <w:t xml:space="preserve"> that there </w:t>
        </w:r>
        <w:r>
          <w:t xml:space="preserve">is </w:t>
        </w:r>
        <w:r w:rsidRPr="008364CD">
          <w:t xml:space="preserve">no </w:t>
        </w:r>
        <w:r>
          <w:t>change to the data for that issuance type</w:t>
        </w:r>
        <w:r w:rsidRPr="008364CD">
          <w:t xml:space="preserve">. </w:t>
        </w:r>
      </w:ins>
      <w:ins w:id="1152" w:author="Eugene CHEONG from.TOPPAN (MAS)" w:date="2025-12-22T16:10:00Z" w16du:dateUtc="2025-12-22T08:10:00Z">
        <w:del w:id="1153" w:author="Han Xie CHAI (MAS)" w:date="2025-12-31T12:14:00Z" w16du:dateUtc="2025-12-31T04:14:00Z">
          <w:r w:rsidR="00876F84" w:rsidDel="00BF303C">
            <w:delText>If there are missing tabs in the uploaded file, no update</w:delText>
          </w:r>
        </w:del>
        <w:del w:id="1154" w:author="Han Xie CHAI (MAS)" w:date="2025-12-31T12:12:00Z" w16du:dateUtc="2025-12-31T04:12:00Z">
          <w:r w:rsidR="00876F84" w:rsidDel="00BF303C">
            <w:delText>s</w:delText>
          </w:r>
        </w:del>
        <w:del w:id="1155" w:author="Han Xie CHAI (MAS)" w:date="2025-12-31T12:14:00Z" w16du:dateUtc="2025-12-31T04:14:00Z">
          <w:r w:rsidR="00876F84" w:rsidDel="00BF303C">
            <w:delText xml:space="preserve"> </w:delText>
          </w:r>
        </w:del>
        <w:del w:id="1156" w:author="Han Xie CHAI (MAS)" w:date="2025-12-31T12:12:00Z" w16du:dateUtc="2025-12-31T04:12:00Z">
          <w:r w:rsidR="00876F84" w:rsidDel="00BF303C">
            <w:delText>will be</w:delText>
          </w:r>
        </w:del>
        <w:del w:id="1157" w:author="Han Xie CHAI (MAS)" w:date="2025-12-31T12:14:00Z" w16du:dateUtc="2025-12-31T04:14:00Z">
          <w:r w:rsidR="00876F84" w:rsidDel="00BF303C">
            <w:delText xml:space="preserve"> made for the corresponding data table. </w:delText>
          </w:r>
        </w:del>
      </w:ins>
      <w:ins w:id="1158" w:author="Eugene CHEONG from.TOPPAN (MAS)" w:date="2025-12-22T16:07:00Z" w16du:dateUtc="2025-12-22T08:07:00Z">
        <w:r w:rsidR="00876F84">
          <w:t xml:space="preserve">If </w:t>
        </w:r>
      </w:ins>
      <w:ins w:id="1159" w:author="Eugene CHEONG from.TOPPAN (MAS)" w:date="2025-12-22T16:10:00Z" w16du:dateUtc="2025-12-22T08:10:00Z">
        <w:r w:rsidR="00876F84">
          <w:t xml:space="preserve">the </w:t>
        </w:r>
        <w:del w:id="1160" w:author="Han Xie CHAI (MAS)" w:date="2025-12-31T12:15:00Z" w16du:dateUtc="2025-12-31T04:15:00Z">
          <w:r w:rsidR="00876F84" w:rsidDel="00BF303C">
            <w:delText>second</w:delText>
          </w:r>
        </w:del>
      </w:ins>
      <w:ins w:id="1161" w:author="Eugene CHEONG from.TOPPAN (MAS)" w:date="2025-12-22T16:08:00Z" w16du:dateUtc="2025-12-22T08:08:00Z">
        <w:del w:id="1162" w:author="Han Xie CHAI (MAS)" w:date="2025-12-31T12:15:00Z" w16du:dateUtc="2025-12-31T04:15:00Z">
          <w:r w:rsidR="00876F84" w:rsidDel="00BF303C">
            <w:delText xml:space="preserve"> </w:delText>
          </w:r>
        </w:del>
      </w:ins>
      <w:ins w:id="1163" w:author="Eugene CHEONG from.TOPPAN (MAS)" w:date="2025-12-22T16:10:00Z" w16du:dateUtc="2025-12-22T08:10:00Z">
        <w:del w:id="1164" w:author="Akila BALAKRISHNAN from.OPTIMUM (MAS)" w:date="2026-01-09T16:35:00Z" w16du:dateUtc="2026-01-09T08:35:00Z">
          <w:r w:rsidR="00876F84" w:rsidDel="0044270D">
            <w:delText xml:space="preserve">additional </w:delText>
          </w:r>
        </w:del>
      </w:ins>
      <w:ins w:id="1165" w:author="Eugene CHEONG from.TOPPAN (MAS)" w:date="2025-12-22T16:08:00Z" w16du:dateUtc="2025-12-22T08:08:00Z">
        <w:r w:rsidR="00876F84">
          <w:t>validation fail</w:t>
        </w:r>
      </w:ins>
      <w:ins w:id="1166" w:author="Han Xie CHAI (MAS)" w:date="2025-12-31T12:15:00Z" w16du:dateUtc="2025-12-31T04:15:00Z">
        <w:r>
          <w:t>s</w:t>
        </w:r>
      </w:ins>
      <w:ins w:id="1167" w:author="Eugene CHEONG from.TOPPAN (MAS)" w:date="2025-12-22T16:08:00Z" w16du:dateUtc="2025-12-22T08:08:00Z">
        <w:del w:id="1168" w:author="Han Xie CHAI (MAS)" w:date="2025-12-31T12:15:00Z" w16du:dateUtc="2025-12-31T04:15:00Z">
          <w:r w:rsidR="00876F84" w:rsidDel="00BF303C">
            <w:delText xml:space="preserve"> to be met</w:delText>
          </w:r>
        </w:del>
      </w:ins>
      <w:ins w:id="1169" w:author="Eugene CHEONG from.TOPPAN (MAS)" w:date="2025-12-22T16:07:00Z" w16du:dateUtc="2025-12-22T08:07:00Z">
        <w:r w:rsidR="00876F84">
          <w:t xml:space="preserve">, an </w:t>
        </w:r>
        <w:commentRangeStart w:id="1170"/>
        <w:r w:rsidR="00876F84">
          <w:t xml:space="preserve">inline non-closable toast notification </w:t>
        </w:r>
        <w:del w:id="1171" w:author="Han Xie CHAI (MAS)" w:date="2025-12-31T12:12:00Z" w16du:dateUtc="2025-12-31T04:12:00Z">
          <w:r w:rsidR="00876F84" w:rsidDel="00BF303C">
            <w:delText xml:space="preserve">will </w:delText>
          </w:r>
        </w:del>
        <w:r w:rsidR="00876F84">
          <w:t>appear</w:t>
        </w:r>
      </w:ins>
      <w:ins w:id="1172" w:author="Han Xie CHAI (MAS)" w:date="2025-12-31T12:12:00Z" w16du:dateUtc="2025-12-31T04:12:00Z">
        <w:r>
          <w:t>s</w:t>
        </w:r>
      </w:ins>
      <w:commentRangeEnd w:id="1170"/>
      <w:r w:rsidR="00B92278">
        <w:rPr>
          <w:rStyle w:val="CommentReference"/>
        </w:rPr>
        <w:commentReference w:id="1170"/>
      </w:r>
      <w:ins w:id="1173" w:author="Eugene CHEONG from.TOPPAN (MAS)" w:date="2025-12-22T16:07:00Z" w16du:dateUtc="2025-12-22T08:07:00Z">
        <w:r w:rsidR="00876F84">
          <w:t xml:space="preserve">, and the </w:t>
        </w:r>
      </w:ins>
      <w:ins w:id="1174" w:author="Han Xie CHAI (MAS)" w:date="2026-01-02T09:41:00Z" w16du:dateUtc="2026-01-02T01:41:00Z">
        <w:r w:rsidR="00D174A6">
          <w:t>M</w:t>
        </w:r>
      </w:ins>
      <w:ins w:id="1175" w:author="Han Xie CHAI (MAS)" w:date="2025-12-31T12:12:00Z" w16du:dateUtc="2025-12-31T04:12:00Z">
        <w:r>
          <w:t>aker</w:t>
        </w:r>
      </w:ins>
      <w:ins w:id="1176" w:author="Eugene CHEONG from.TOPPAN (MAS)" w:date="2025-12-22T16:07:00Z" w16du:dateUtc="2025-12-22T08:07:00Z">
        <w:del w:id="1177" w:author="Han Xie CHAI (MAS)" w:date="2025-12-31T12:12:00Z" w16du:dateUtc="2025-12-31T04:12:00Z">
          <w:r w:rsidR="00876F84" w:rsidDel="00BF303C">
            <w:delText xml:space="preserve">user </w:delText>
          </w:r>
        </w:del>
        <w:del w:id="1178" w:author="Han Xie CHAI (MAS)" w:date="2025-12-31T12:13:00Z" w16du:dateUtc="2025-12-31T04:13:00Z">
          <w:r w:rsidR="00876F84" w:rsidDel="00BF303C">
            <w:delText>will</w:delText>
          </w:r>
        </w:del>
        <w:r w:rsidR="00876F84">
          <w:t xml:space="preserve"> remain</w:t>
        </w:r>
      </w:ins>
      <w:ins w:id="1179" w:author="Han Xie CHAI (MAS)" w:date="2025-12-31T12:13:00Z" w16du:dateUtc="2025-12-31T04:13:00Z">
        <w:r>
          <w:t>s</w:t>
        </w:r>
      </w:ins>
      <w:ins w:id="1180" w:author="Eugene CHEONG from.TOPPAN (MAS)" w:date="2025-12-22T16:07:00Z" w16du:dateUtc="2025-12-22T08:07:00Z">
        <w:r w:rsidR="00876F84">
          <w:t xml:space="preserve"> at the </w:t>
        </w:r>
        <w:del w:id="1181" w:author="Akila BALAKRISHNAN from.OPTIMUM (MAS)" w:date="2026-01-09T16:29:00Z" w16du:dateUtc="2026-01-09T08:29:00Z">
          <w:r w:rsidR="00876F84" w:rsidDel="00BC2EA4">
            <w:delText>Re-upload Calendar</w:delText>
          </w:r>
        </w:del>
      </w:ins>
      <w:ins w:id="1182" w:author="Akila BALAKRISHNAN from.OPTIMUM (MAS)" w:date="2026-01-09T16:29:00Z" w16du:dateUtc="2026-01-09T08:29:00Z">
        <w:r w:rsidR="00BC2EA4">
          <w:t>Upload ISIN</w:t>
        </w:r>
      </w:ins>
      <w:ins w:id="1183" w:author="Eugene CHEONG from.TOPPAN (MAS)" w:date="2025-12-22T16:07:00Z" w16du:dateUtc="2025-12-22T08:07:00Z">
        <w:r w:rsidR="00876F84">
          <w:t xml:space="preserve"> Modal.</w:t>
        </w:r>
      </w:ins>
      <w:ins w:id="1184" w:author="Eugene CHEONG from.TOPPAN (MAS)" w:date="2025-12-22T16:10:00Z" w16du:dateUtc="2025-12-22T08:10:00Z">
        <w:r w:rsidR="00876F84">
          <w:t xml:space="preserve"> No change</w:t>
        </w:r>
        <w:del w:id="1185" w:author="Han Xie CHAI (MAS)" w:date="2025-12-31T12:13:00Z" w16du:dateUtc="2025-12-31T04:13:00Z">
          <w:r w:rsidR="00876F84" w:rsidDel="00BF303C">
            <w:delText>s</w:delText>
          </w:r>
        </w:del>
        <w:r w:rsidR="00876F84">
          <w:t xml:space="preserve"> to the existing data </w:t>
        </w:r>
      </w:ins>
      <w:ins w:id="1186" w:author="Eugene CHEONG from.TOPPAN (MAS)" w:date="2025-12-22T16:11:00Z" w16du:dateUtc="2025-12-22T08:11:00Z">
        <w:r w:rsidR="005504EE">
          <w:t>in any data table of the Issuance Calendar Details Page</w:t>
        </w:r>
        <w:r w:rsidR="00876F84">
          <w:t xml:space="preserve"> </w:t>
        </w:r>
        <w:del w:id="1187" w:author="Han Xie CHAI (MAS)" w:date="2025-12-31T12:13:00Z" w16du:dateUtc="2025-12-31T04:13:00Z">
          <w:r w:rsidR="00876F84" w:rsidDel="00BF303C">
            <w:delText>will</w:delText>
          </w:r>
        </w:del>
      </w:ins>
      <w:ins w:id="1188" w:author="Han Xie CHAI (MAS)" w:date="2025-12-31T12:13:00Z" w16du:dateUtc="2025-12-31T04:13:00Z">
        <w:r>
          <w:t>is</w:t>
        </w:r>
      </w:ins>
      <w:ins w:id="1189" w:author="Eugene CHEONG from.TOPPAN (MAS)" w:date="2025-12-22T16:11:00Z" w16du:dateUtc="2025-12-22T08:11:00Z">
        <w:del w:id="1190" w:author="Han Xie CHAI (MAS)" w:date="2025-12-31T12:13:00Z" w16du:dateUtc="2025-12-31T04:13:00Z">
          <w:r w:rsidR="00876F84" w:rsidDel="00BF303C">
            <w:delText xml:space="preserve"> be</w:delText>
          </w:r>
        </w:del>
        <w:r w:rsidR="00876F84">
          <w:t xml:space="preserve"> made.</w:t>
        </w:r>
      </w:ins>
      <w:ins w:id="1191" w:author="Eugene CHEONG from.TOPPAN (MAS)" w:date="2025-12-22T16:07:00Z" w16du:dateUtc="2025-12-22T08:07:00Z">
        <w:r w:rsidR="00876F84">
          <w:t xml:space="preserve"> </w:t>
        </w:r>
      </w:ins>
    </w:p>
    <w:p w14:paraId="2D0C5371" w14:textId="731B2C24" w:rsidR="00394075" w:rsidRPr="00394075" w:rsidDel="00372A2E" w:rsidRDefault="00394075">
      <w:pPr>
        <w:rPr>
          <w:del w:id="1192" w:author="Eugene CHEONG from.TOPPAN (MAS)" w:date="2025-12-22T16:11:00Z" w16du:dateUtc="2025-12-22T08:11:00Z"/>
        </w:rPr>
        <w:pPrChange w:id="1193" w:author="Eugene CHEONG from.TOPPAN (MAS)" w:date="2025-12-22T15:59:00Z" w16du:dateUtc="2025-12-22T07:59:00Z">
          <w:pPr>
            <w:pStyle w:val="Heading3"/>
          </w:pPr>
        </w:pPrChange>
      </w:pPr>
    </w:p>
    <w:p w14:paraId="214964B5" w14:textId="769CA990" w:rsidR="00843322" w:rsidRDefault="000248FE" w:rsidP="000248FE">
      <w:pPr>
        <w:jc w:val="center"/>
      </w:pPr>
      <w:commentRangeStart w:id="1194"/>
      <w:ins w:id="1195" w:author="Eugene CHEONG from.TOPPAN (MAS)" w:date="2025-12-22T13:57:00Z" w16du:dateUtc="2025-12-22T05:57:00Z">
        <w:r w:rsidRPr="000248FE">
          <w:rPr>
            <w:noProof/>
          </w:rPr>
          <w:lastRenderedPageBreak/>
          <w:drawing>
            <wp:inline distT="0" distB="0" distL="0" distR="0" wp14:anchorId="7321F34B" wp14:editId="4D15EB28">
              <wp:extent cx="2769628" cy="1438768"/>
              <wp:effectExtent l="0" t="0" r="0" b="9525"/>
              <wp:docPr id="19594955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95505" name="Picture 1" descr="A screenshot of a computer&#10;&#10;AI-generated content may be incorrect."/>
                      <pic:cNvPicPr/>
                    </pic:nvPicPr>
                    <pic:blipFill>
                      <a:blip r:embed="rId35"/>
                      <a:stretch>
                        <a:fillRect/>
                      </a:stretch>
                    </pic:blipFill>
                    <pic:spPr>
                      <a:xfrm>
                        <a:off x="0" y="0"/>
                        <a:ext cx="2778234" cy="1443239"/>
                      </a:xfrm>
                      <a:prstGeom prst="rect">
                        <a:avLst/>
                      </a:prstGeom>
                    </pic:spPr>
                  </pic:pic>
                </a:graphicData>
              </a:graphic>
            </wp:inline>
          </w:drawing>
        </w:r>
      </w:ins>
      <w:commentRangeEnd w:id="1194"/>
      <w:r w:rsidR="004B7B63">
        <w:rPr>
          <w:rStyle w:val="CommentReference"/>
        </w:rPr>
        <w:commentReference w:id="1194"/>
      </w:r>
      <w:commentRangeStart w:id="1196"/>
      <w:commentRangeStart w:id="1197"/>
      <w:del w:id="1198" w:author="Eugene CHEONG from.TOPPAN (MAS)" w:date="2025-12-22T13:57:00Z" w16du:dateUtc="2025-12-22T05:57:00Z">
        <w:r w:rsidR="00843322" w:rsidRPr="000D5377" w:rsidDel="000248FE">
          <w:rPr>
            <w:noProof/>
          </w:rPr>
          <w:drawing>
            <wp:inline distT="0" distB="0" distL="0" distR="0" wp14:anchorId="3E963FB0" wp14:editId="0EFD8CB1">
              <wp:extent cx="3984172" cy="2308297"/>
              <wp:effectExtent l="0" t="0" r="0" b="0"/>
              <wp:docPr id="696267088" name="Picture 69626708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715" name="Picture 1" descr="A screenshot of a computer&#10;&#10;AI-generated content may be incorrect."/>
                      <pic:cNvPicPr/>
                    </pic:nvPicPr>
                    <pic:blipFill>
                      <a:blip r:embed="rId36"/>
                      <a:stretch>
                        <a:fillRect/>
                      </a:stretch>
                    </pic:blipFill>
                    <pic:spPr>
                      <a:xfrm>
                        <a:off x="0" y="0"/>
                        <a:ext cx="3991501" cy="2312543"/>
                      </a:xfrm>
                      <a:prstGeom prst="rect">
                        <a:avLst/>
                      </a:prstGeom>
                    </pic:spPr>
                  </pic:pic>
                </a:graphicData>
              </a:graphic>
            </wp:inline>
          </w:drawing>
        </w:r>
      </w:del>
      <w:commentRangeEnd w:id="1196"/>
      <w:r w:rsidR="00843322">
        <w:rPr>
          <w:rStyle w:val="CommentReference"/>
        </w:rPr>
        <w:commentReference w:id="1196"/>
      </w:r>
      <w:commentRangeEnd w:id="1197"/>
      <w:r w:rsidR="00F176B3">
        <w:rPr>
          <w:rStyle w:val="CommentReference"/>
        </w:rPr>
        <w:commentReference w:id="1197"/>
      </w:r>
    </w:p>
    <w:p w14:paraId="17A93B17" w14:textId="2F460BDB" w:rsidR="00843322" w:rsidRDefault="00843322" w:rsidP="00843322">
      <w:pPr>
        <w:pStyle w:val="Caption"/>
      </w:pPr>
      <w:r w:rsidRPr="00411560">
        <w:t xml:space="preserve">Figure </w:t>
      </w:r>
      <w:r w:rsidRPr="00411560">
        <w:fldChar w:fldCharType="begin"/>
      </w:r>
      <w:r w:rsidRPr="00411560">
        <w:instrText xml:space="preserve"> SEQ Figure \* ARABIC </w:instrText>
      </w:r>
      <w:r w:rsidRPr="00411560">
        <w:fldChar w:fldCharType="separate"/>
      </w:r>
      <w:r w:rsidR="007F5F9A">
        <w:rPr>
          <w:noProof/>
        </w:rPr>
        <w:t>10</w:t>
      </w:r>
      <w:r w:rsidRPr="00411560">
        <w:fldChar w:fldCharType="end"/>
      </w:r>
      <w:r>
        <w:t>:</w:t>
      </w:r>
      <w:r w:rsidRPr="00411560">
        <w:t xml:space="preserve"> </w:t>
      </w:r>
      <w:r>
        <w:t>Re-upload Calendar Modal</w:t>
      </w:r>
    </w:p>
    <w:tbl>
      <w:tblPr>
        <w:tblStyle w:val="TableGrid"/>
        <w:tblW w:w="0" w:type="auto"/>
        <w:tblLook w:val="04A0" w:firstRow="1" w:lastRow="0" w:firstColumn="1" w:lastColumn="0" w:noHBand="0" w:noVBand="1"/>
      </w:tblPr>
      <w:tblGrid>
        <w:gridCol w:w="561"/>
        <w:gridCol w:w="4297"/>
        <w:gridCol w:w="1566"/>
        <w:gridCol w:w="1414"/>
        <w:gridCol w:w="2952"/>
      </w:tblGrid>
      <w:tr w:rsidR="00843322" w:rsidRPr="007D7B67" w14:paraId="41A59ADE" w14:textId="77777777" w:rsidTr="00D95647">
        <w:tc>
          <w:tcPr>
            <w:tcW w:w="562" w:type="dxa"/>
            <w:shd w:val="clear" w:color="auto" w:fill="E7E6E6" w:themeFill="background2"/>
          </w:tcPr>
          <w:p w14:paraId="524C91D5" w14:textId="77777777" w:rsidR="00843322" w:rsidRPr="007D7B67" w:rsidRDefault="00843322" w:rsidP="00A0544A">
            <w:pPr>
              <w:pStyle w:val="NoSpacing"/>
              <w:jc w:val="center"/>
              <w:rPr>
                <w:b/>
                <w:bCs/>
              </w:rPr>
            </w:pPr>
            <w:r w:rsidRPr="007D7B67">
              <w:rPr>
                <w:rFonts w:cstheme="minorHAnsi"/>
                <w:b/>
                <w:bCs/>
              </w:rPr>
              <w:t>S/N</w:t>
            </w:r>
          </w:p>
        </w:tc>
        <w:tc>
          <w:tcPr>
            <w:tcW w:w="2893" w:type="dxa"/>
            <w:shd w:val="clear" w:color="auto" w:fill="E7E6E6" w:themeFill="background2"/>
          </w:tcPr>
          <w:p w14:paraId="5E838639" w14:textId="77777777" w:rsidR="00843322" w:rsidRPr="007D7B67" w:rsidRDefault="00843322" w:rsidP="00A0544A">
            <w:pPr>
              <w:pStyle w:val="NoSpacing"/>
              <w:jc w:val="center"/>
              <w:rPr>
                <w:b/>
                <w:bCs/>
              </w:rPr>
            </w:pPr>
            <w:r w:rsidRPr="007D7B67">
              <w:rPr>
                <w:rFonts w:cstheme="minorHAnsi"/>
                <w:b/>
                <w:bCs/>
              </w:rPr>
              <w:t>Name</w:t>
            </w:r>
          </w:p>
        </w:tc>
        <w:tc>
          <w:tcPr>
            <w:tcW w:w="1672" w:type="dxa"/>
            <w:shd w:val="clear" w:color="auto" w:fill="E7E6E6" w:themeFill="background2"/>
          </w:tcPr>
          <w:p w14:paraId="76C11D7C" w14:textId="77777777" w:rsidR="00843322" w:rsidRPr="007D7B67" w:rsidRDefault="00843322" w:rsidP="00A0544A">
            <w:pPr>
              <w:pStyle w:val="TableHeading"/>
              <w:jc w:val="center"/>
              <w:rPr>
                <w:rFonts w:asciiTheme="minorHAnsi" w:hAnsiTheme="minorHAnsi" w:cstheme="minorHAnsi"/>
                <w:bCs/>
              </w:rPr>
            </w:pPr>
            <w:r w:rsidRPr="007D7B67">
              <w:rPr>
                <w:rFonts w:asciiTheme="minorHAnsi" w:hAnsiTheme="minorHAnsi" w:cstheme="minorHAnsi"/>
                <w:bCs/>
              </w:rPr>
              <w:t>Type</w:t>
            </w:r>
          </w:p>
          <w:p w14:paraId="699503A6" w14:textId="77777777" w:rsidR="00843322" w:rsidRPr="007D7B67" w:rsidRDefault="00843322" w:rsidP="00A0544A">
            <w:pPr>
              <w:pStyle w:val="NoSpacing"/>
              <w:jc w:val="center"/>
              <w:rPr>
                <w:b/>
                <w:bCs/>
              </w:rPr>
            </w:pPr>
            <w:r w:rsidRPr="007D7B67">
              <w:rPr>
                <w:rFonts w:cstheme="minorHAnsi"/>
                <w:b/>
                <w:bCs/>
              </w:rPr>
              <w:t>(Max Length)</w:t>
            </w:r>
          </w:p>
        </w:tc>
        <w:tc>
          <w:tcPr>
            <w:tcW w:w="2088" w:type="dxa"/>
            <w:shd w:val="clear" w:color="auto" w:fill="E7E6E6" w:themeFill="background2"/>
          </w:tcPr>
          <w:p w14:paraId="14B9DCD6" w14:textId="77777777" w:rsidR="00843322" w:rsidRPr="007D7B67" w:rsidRDefault="00843322" w:rsidP="00A0544A">
            <w:pPr>
              <w:pStyle w:val="NoSpacing"/>
              <w:jc w:val="center"/>
              <w:rPr>
                <w:b/>
                <w:bCs/>
              </w:rPr>
            </w:pPr>
            <w:r w:rsidRPr="007D7B67">
              <w:rPr>
                <w:rFonts w:cstheme="minorHAnsi"/>
                <w:b/>
                <w:bCs/>
              </w:rPr>
              <w:t>Validation Rules</w:t>
            </w:r>
          </w:p>
        </w:tc>
        <w:tc>
          <w:tcPr>
            <w:tcW w:w="3575" w:type="dxa"/>
            <w:shd w:val="clear" w:color="auto" w:fill="E7E6E6" w:themeFill="background2"/>
          </w:tcPr>
          <w:p w14:paraId="3959B5F0" w14:textId="77777777" w:rsidR="00843322" w:rsidRPr="007D7B67" w:rsidRDefault="00843322" w:rsidP="00A0544A">
            <w:pPr>
              <w:pStyle w:val="NoSpacing"/>
              <w:jc w:val="center"/>
              <w:rPr>
                <w:rFonts w:cstheme="minorHAnsi"/>
                <w:b/>
                <w:bCs/>
              </w:rPr>
            </w:pPr>
            <w:r>
              <w:rPr>
                <w:rFonts w:cstheme="minorHAnsi"/>
                <w:b/>
                <w:bCs/>
              </w:rPr>
              <w:t>Remarks</w:t>
            </w:r>
          </w:p>
        </w:tc>
      </w:tr>
      <w:tr w:rsidR="00843322" w:rsidRPr="00901608" w14:paraId="48D78D28" w14:textId="77777777" w:rsidTr="00D95647">
        <w:tc>
          <w:tcPr>
            <w:tcW w:w="562" w:type="dxa"/>
          </w:tcPr>
          <w:p w14:paraId="093318F5" w14:textId="77777777" w:rsidR="00843322" w:rsidRDefault="00843322" w:rsidP="00A0544A">
            <w:pPr>
              <w:pStyle w:val="NoSpacing"/>
              <w:rPr>
                <w:rFonts w:cstheme="minorHAnsi"/>
              </w:rPr>
            </w:pPr>
            <w:r>
              <w:rPr>
                <w:rFonts w:cstheme="minorHAnsi"/>
              </w:rPr>
              <w:t>1</w:t>
            </w:r>
          </w:p>
        </w:tc>
        <w:tc>
          <w:tcPr>
            <w:tcW w:w="2893" w:type="dxa"/>
          </w:tcPr>
          <w:p w14:paraId="08512E79" w14:textId="3C871055" w:rsidR="00843322" w:rsidRDefault="00843322" w:rsidP="00A0544A">
            <w:pPr>
              <w:pStyle w:val="NoSpacing"/>
            </w:pPr>
            <w:commentRangeStart w:id="1199"/>
            <w:commentRangeStart w:id="1200"/>
            <w:commentRangeStart w:id="1201"/>
            <w:del w:id="1202" w:author="Han Xie CHAI (MAS)" w:date="2026-01-09T15:29:00Z" w16du:dateUtc="2026-01-09T07:29:00Z">
              <w:r w:rsidRPr="002923FD">
                <w:rPr>
                  <w:rFonts w:cstheme="minorHAnsi"/>
                </w:rPr>
                <w:delText xml:space="preserve">Re-upload </w:delText>
              </w:r>
              <w:r>
                <w:rPr>
                  <w:rFonts w:cstheme="minorHAnsi"/>
                </w:rPr>
                <w:delText>calendar</w:delText>
              </w:r>
              <w:commentRangeEnd w:id="1199"/>
              <w:r w:rsidR="00562213">
                <w:rPr>
                  <w:rStyle w:val="CommentReference"/>
                </w:rPr>
                <w:commentReference w:id="1199"/>
              </w:r>
              <w:commentRangeEnd w:id="1200"/>
              <w:r w:rsidR="000248FE">
                <w:rPr>
                  <w:rStyle w:val="CommentReference"/>
                </w:rPr>
                <w:commentReference w:id="1200"/>
              </w:r>
              <w:commentRangeEnd w:id="1201"/>
              <w:r w:rsidR="005B6443">
                <w:rPr>
                  <w:rStyle w:val="CommentReference"/>
                </w:rPr>
                <w:commentReference w:id="1201"/>
              </w:r>
            </w:del>
            <w:ins w:id="1203" w:author="Han Xie CHAI (MAS)" w:date="2026-01-09T15:29:00Z" w16du:dateUtc="2026-01-09T07:29:00Z">
              <w:r w:rsidR="00427554">
                <w:rPr>
                  <w:rFonts w:cstheme="minorHAnsi"/>
                </w:rPr>
                <w:t>Up</w:t>
              </w:r>
            </w:ins>
            <w:ins w:id="1204" w:author="Akila BALAKRISHNAN from.OPTIMUM (MAS)" w:date="2026-01-09T16:30:00Z" w16du:dateUtc="2026-01-09T08:30:00Z">
              <w:r w:rsidR="00BC2EA4">
                <w:rPr>
                  <w:rFonts w:cstheme="minorHAnsi"/>
                </w:rPr>
                <w:t>load</w:t>
              </w:r>
            </w:ins>
            <w:ins w:id="1205" w:author="Han Xie CHAI (MAS)" w:date="2026-01-09T15:29:00Z" w16du:dateUtc="2026-01-09T07:29:00Z">
              <w:del w:id="1206" w:author="Akila BALAKRISHNAN from.OPTIMUM (MAS)" w:date="2026-01-09T16:30:00Z" w16du:dateUtc="2026-01-09T08:30:00Z">
                <w:r w:rsidR="00427554" w:rsidDel="00BC2EA4">
                  <w:rPr>
                    <w:rFonts w:cstheme="minorHAnsi"/>
                  </w:rPr>
                  <w:delText>date</w:delText>
                </w:r>
              </w:del>
              <w:r w:rsidR="00427554">
                <w:rPr>
                  <w:rFonts w:cstheme="minorHAnsi"/>
                </w:rPr>
                <w:t xml:space="preserve"> ISIN</w:t>
              </w:r>
            </w:ins>
          </w:p>
        </w:tc>
        <w:tc>
          <w:tcPr>
            <w:tcW w:w="1672" w:type="dxa"/>
          </w:tcPr>
          <w:p w14:paraId="2D7085AA" w14:textId="77777777" w:rsidR="00843322" w:rsidRDefault="00843322" w:rsidP="00A0544A">
            <w:pPr>
              <w:pStyle w:val="NoSpacing"/>
              <w:rPr>
                <w:rFonts w:cstheme="minorHAnsi"/>
                <w:color w:val="000000"/>
              </w:rPr>
            </w:pPr>
            <w:r w:rsidRPr="002923FD">
              <w:rPr>
                <w:rFonts w:cstheme="minorHAnsi"/>
              </w:rPr>
              <w:t xml:space="preserve">Modal </w:t>
            </w:r>
            <w:r>
              <w:rPr>
                <w:rFonts w:cstheme="minorHAnsi"/>
              </w:rPr>
              <w:t>t</w:t>
            </w:r>
            <w:r w:rsidRPr="002923FD">
              <w:rPr>
                <w:rFonts w:cstheme="minorHAnsi"/>
              </w:rPr>
              <w:t>itle</w:t>
            </w:r>
          </w:p>
        </w:tc>
        <w:tc>
          <w:tcPr>
            <w:tcW w:w="2088" w:type="dxa"/>
          </w:tcPr>
          <w:p w14:paraId="50C49CF4" w14:textId="77777777" w:rsidR="00843322" w:rsidRPr="00901608" w:rsidRDefault="00843322" w:rsidP="00A0544A">
            <w:pPr>
              <w:pStyle w:val="NoSpacing"/>
            </w:pPr>
          </w:p>
        </w:tc>
        <w:tc>
          <w:tcPr>
            <w:tcW w:w="3575" w:type="dxa"/>
          </w:tcPr>
          <w:p w14:paraId="21C62073" w14:textId="77777777" w:rsidR="00843322" w:rsidRDefault="00843322" w:rsidP="00A0544A">
            <w:pPr>
              <w:pStyle w:val="NoSpacing"/>
              <w:rPr>
                <w:rFonts w:cstheme="minorHAnsi"/>
                <w:color w:val="000000"/>
              </w:rPr>
            </w:pPr>
          </w:p>
        </w:tc>
      </w:tr>
      <w:tr w:rsidR="00843322" w:rsidRPr="00901608" w:rsidDel="00D74D99" w14:paraId="2FC7B124" w14:textId="2CACB9D1" w:rsidTr="00D95647">
        <w:trPr>
          <w:del w:id="1207" w:author="Eugene CHEONG from.TOPPAN (MAS)" w:date="2025-12-22T13:50:00Z"/>
        </w:trPr>
        <w:tc>
          <w:tcPr>
            <w:tcW w:w="562" w:type="dxa"/>
          </w:tcPr>
          <w:p w14:paraId="104F05E9" w14:textId="23FB97FC" w:rsidR="00843322" w:rsidDel="00D74D99" w:rsidRDefault="00843322" w:rsidP="00A0544A">
            <w:pPr>
              <w:pStyle w:val="NoSpacing"/>
              <w:rPr>
                <w:del w:id="1208" w:author="Eugene CHEONG from.TOPPAN (MAS)" w:date="2025-12-22T13:50:00Z" w16du:dateUtc="2025-12-22T05:50:00Z"/>
                <w:rFonts w:cstheme="minorHAnsi"/>
              </w:rPr>
            </w:pPr>
            <w:del w:id="1209" w:author="Eugene CHEONG from.TOPPAN (MAS)" w:date="2025-12-22T13:50:00Z" w16du:dateUtc="2025-12-22T05:50:00Z">
              <w:r w:rsidDel="00D74D99">
                <w:rPr>
                  <w:rFonts w:cstheme="minorHAnsi"/>
                </w:rPr>
                <w:delText>2</w:delText>
              </w:r>
            </w:del>
          </w:p>
        </w:tc>
        <w:tc>
          <w:tcPr>
            <w:tcW w:w="2893" w:type="dxa"/>
          </w:tcPr>
          <w:p w14:paraId="42A26EF8" w14:textId="2328554F" w:rsidR="00843322" w:rsidDel="00D74D99" w:rsidRDefault="00843322" w:rsidP="00A0544A">
            <w:pPr>
              <w:pStyle w:val="NoSpacing"/>
              <w:rPr>
                <w:del w:id="1210" w:author="Eugene CHEONG from.TOPPAN (MAS)" w:date="2025-12-22T13:50:00Z" w16du:dateUtc="2025-12-22T05:50:00Z"/>
              </w:rPr>
            </w:pPr>
            <w:del w:id="1211" w:author="Eugene CHEONG from.TOPPAN (MAS)" w:date="2025-12-22T13:50:00Z" w16du:dateUtc="2025-12-22T05:50:00Z">
              <w:r w:rsidDel="00D74D99">
                <w:rPr>
                  <w:rFonts w:cstheme="minorHAnsi"/>
                </w:rPr>
                <w:delText>.</w:delText>
              </w:r>
            </w:del>
          </w:p>
        </w:tc>
        <w:tc>
          <w:tcPr>
            <w:tcW w:w="1672" w:type="dxa"/>
          </w:tcPr>
          <w:p w14:paraId="6C880A31" w14:textId="6729E962" w:rsidR="00843322" w:rsidDel="00D74D99" w:rsidRDefault="00843322" w:rsidP="00A0544A">
            <w:pPr>
              <w:pStyle w:val="NoSpacing"/>
              <w:rPr>
                <w:del w:id="1212" w:author="Eugene CHEONG from.TOPPAN (MAS)" w:date="2025-12-22T13:50:00Z" w16du:dateUtc="2025-12-22T05:50:00Z"/>
                <w:rFonts w:cstheme="minorHAnsi"/>
                <w:color w:val="000000"/>
              </w:rPr>
            </w:pPr>
            <w:del w:id="1213" w:author="Eugene CHEONG from.TOPPAN (MAS)" w:date="2025-12-22T13:50:00Z" w16du:dateUtc="2025-12-22T05:50:00Z">
              <w:r w:rsidDel="00D74D99">
                <w:rPr>
                  <w:rFonts w:cstheme="minorHAnsi"/>
                </w:rPr>
                <w:delText>Modal description</w:delText>
              </w:r>
            </w:del>
          </w:p>
        </w:tc>
        <w:tc>
          <w:tcPr>
            <w:tcW w:w="2088" w:type="dxa"/>
          </w:tcPr>
          <w:p w14:paraId="39FBDB6F" w14:textId="4DEB4A63" w:rsidR="00843322" w:rsidRPr="00901608" w:rsidDel="00D74D99" w:rsidRDefault="00843322" w:rsidP="00A0544A">
            <w:pPr>
              <w:pStyle w:val="NoSpacing"/>
              <w:rPr>
                <w:del w:id="1214" w:author="Eugene CHEONG from.TOPPAN (MAS)" w:date="2025-12-22T13:50:00Z" w16du:dateUtc="2025-12-22T05:50:00Z"/>
              </w:rPr>
            </w:pPr>
          </w:p>
        </w:tc>
        <w:tc>
          <w:tcPr>
            <w:tcW w:w="3575" w:type="dxa"/>
          </w:tcPr>
          <w:p w14:paraId="0E1DFEE1" w14:textId="5691A67C" w:rsidR="00843322" w:rsidDel="00D74D99" w:rsidRDefault="00843322" w:rsidP="00A0544A">
            <w:pPr>
              <w:pStyle w:val="NoSpacing"/>
              <w:rPr>
                <w:del w:id="1215" w:author="Eugene CHEONG from.TOPPAN (MAS)" w:date="2025-12-22T13:50:00Z" w16du:dateUtc="2025-12-22T05:50:00Z"/>
                <w:rFonts w:cstheme="minorHAnsi"/>
                <w:color w:val="000000"/>
              </w:rPr>
            </w:pPr>
          </w:p>
        </w:tc>
      </w:tr>
      <w:tr w:rsidR="00843322" w:rsidRPr="00901608" w14:paraId="04720300" w14:textId="77777777" w:rsidTr="00D95647">
        <w:tc>
          <w:tcPr>
            <w:tcW w:w="562" w:type="dxa"/>
          </w:tcPr>
          <w:p w14:paraId="1AE37CC9" w14:textId="346E6357" w:rsidR="00843322" w:rsidRPr="00427554" w:rsidRDefault="007D79BD" w:rsidP="00A0544A">
            <w:pPr>
              <w:pStyle w:val="NoSpacing"/>
              <w:rPr>
                <w:rFonts w:cstheme="minorHAnsi"/>
                <w:strike/>
                <w:rPrChange w:id="1216" w:author="Han Xie CHAI (MAS)" w:date="2026-01-09T15:36:00Z" w16du:dateUtc="2026-01-09T07:36:00Z">
                  <w:rPr>
                    <w:rFonts w:cstheme="minorHAnsi"/>
                  </w:rPr>
                </w:rPrChange>
              </w:rPr>
            </w:pPr>
            <w:r w:rsidRPr="00427554">
              <w:rPr>
                <w:rFonts w:cstheme="minorHAnsi"/>
                <w:strike/>
                <w:rPrChange w:id="1217" w:author="Han Xie CHAI (MAS)" w:date="2026-01-09T15:36:00Z" w16du:dateUtc="2026-01-09T07:36:00Z">
                  <w:rPr>
                    <w:rFonts w:cstheme="minorHAnsi"/>
                  </w:rPr>
                </w:rPrChange>
              </w:rPr>
              <w:t>2</w:t>
            </w:r>
          </w:p>
        </w:tc>
        <w:tc>
          <w:tcPr>
            <w:tcW w:w="2893" w:type="dxa"/>
          </w:tcPr>
          <w:p w14:paraId="2436E22B" w14:textId="2E5B50F1" w:rsidR="00843322" w:rsidRPr="00427554" w:rsidRDefault="00D24D4E" w:rsidP="00A0544A">
            <w:pPr>
              <w:pStyle w:val="NoSpacing"/>
              <w:rPr>
                <w:strike/>
                <w:rPrChange w:id="1218" w:author="Han Xie CHAI (MAS)" w:date="2026-01-09T15:36:00Z" w16du:dateUtc="2026-01-09T07:36:00Z">
                  <w:rPr/>
                </w:rPrChange>
              </w:rPr>
            </w:pPr>
            <w:commentRangeStart w:id="1219"/>
            <w:r w:rsidRPr="00427554">
              <w:rPr>
                <w:strike/>
                <w:rPrChange w:id="1220" w:author="Han Xie CHAI (MAS)" w:date="2026-01-09T15:36:00Z" w16du:dateUtc="2026-01-09T07:36:00Z">
                  <w:rPr/>
                </w:rPrChange>
              </w:rPr>
              <w:t>Overwrite option</w:t>
            </w:r>
            <w:commentRangeEnd w:id="1219"/>
            <w:r w:rsidR="00087B83">
              <w:rPr>
                <w:rStyle w:val="CommentReference"/>
              </w:rPr>
              <w:commentReference w:id="1219"/>
            </w:r>
          </w:p>
        </w:tc>
        <w:tc>
          <w:tcPr>
            <w:tcW w:w="1672" w:type="dxa"/>
          </w:tcPr>
          <w:p w14:paraId="688F5978" w14:textId="77777777" w:rsidR="00843322" w:rsidRPr="00427554" w:rsidRDefault="00843322" w:rsidP="00A0544A">
            <w:pPr>
              <w:pStyle w:val="NoSpacing"/>
              <w:rPr>
                <w:rFonts w:cstheme="minorHAnsi"/>
                <w:strike/>
                <w:color w:val="000000"/>
                <w:rPrChange w:id="1221" w:author="Han Xie CHAI (MAS)" w:date="2026-01-09T15:36:00Z" w16du:dateUtc="2026-01-09T07:36:00Z">
                  <w:rPr>
                    <w:rFonts w:cstheme="minorHAnsi"/>
                    <w:color w:val="000000"/>
                  </w:rPr>
                </w:rPrChange>
              </w:rPr>
            </w:pPr>
            <w:r w:rsidRPr="00427554">
              <w:rPr>
                <w:rFonts w:cstheme="minorHAnsi"/>
                <w:strike/>
                <w:color w:val="000000"/>
                <w:rPrChange w:id="1222" w:author="Han Xie CHAI (MAS)" w:date="2026-01-09T15:36:00Z" w16du:dateUtc="2026-01-09T07:36:00Z">
                  <w:rPr>
                    <w:rFonts w:cstheme="minorHAnsi"/>
                    <w:color w:val="000000"/>
                  </w:rPr>
                </w:rPrChange>
              </w:rPr>
              <w:t>Radio button group</w:t>
            </w:r>
          </w:p>
        </w:tc>
        <w:tc>
          <w:tcPr>
            <w:tcW w:w="2088" w:type="dxa"/>
          </w:tcPr>
          <w:p w14:paraId="5E68463B" w14:textId="77777777" w:rsidR="00843322" w:rsidRPr="00427554" w:rsidRDefault="00843322" w:rsidP="00A0544A">
            <w:pPr>
              <w:pStyle w:val="NoSpacing"/>
              <w:rPr>
                <w:strike/>
                <w:rPrChange w:id="1223" w:author="Han Xie CHAI (MAS)" w:date="2026-01-09T15:36:00Z" w16du:dateUtc="2026-01-09T07:36:00Z">
                  <w:rPr/>
                </w:rPrChange>
              </w:rPr>
            </w:pPr>
          </w:p>
        </w:tc>
        <w:tc>
          <w:tcPr>
            <w:tcW w:w="3575" w:type="dxa"/>
          </w:tcPr>
          <w:p w14:paraId="4078AE6D" w14:textId="77777777" w:rsidR="00E65127" w:rsidRPr="00427554" w:rsidRDefault="00843322" w:rsidP="00A0544A">
            <w:pPr>
              <w:pStyle w:val="NoSpacing"/>
              <w:rPr>
                <w:rFonts w:cstheme="minorHAnsi"/>
                <w:strike/>
                <w:color w:val="000000"/>
                <w:rPrChange w:id="1224" w:author="Han Xie CHAI (MAS)" w:date="2026-01-09T15:36:00Z" w16du:dateUtc="2026-01-09T07:36:00Z">
                  <w:rPr>
                    <w:rFonts w:cstheme="minorHAnsi"/>
                    <w:color w:val="000000"/>
                  </w:rPr>
                </w:rPrChange>
              </w:rPr>
            </w:pPr>
            <w:r w:rsidRPr="00427554">
              <w:rPr>
                <w:rFonts w:cstheme="minorHAnsi"/>
                <w:strike/>
                <w:color w:val="000000"/>
                <w:rPrChange w:id="1225" w:author="Han Xie CHAI (MAS)" w:date="2026-01-09T15:36:00Z" w16du:dateUtc="2026-01-09T07:36:00Z">
                  <w:rPr>
                    <w:rFonts w:cstheme="minorHAnsi"/>
                    <w:color w:val="000000"/>
                  </w:rPr>
                </w:rPrChange>
              </w:rPr>
              <w:t>Options available</w:t>
            </w:r>
            <w:r w:rsidR="00380D00" w:rsidRPr="00427554">
              <w:rPr>
                <w:rFonts w:cstheme="minorHAnsi"/>
                <w:strike/>
                <w:color w:val="000000"/>
                <w:rPrChange w:id="1226" w:author="Han Xie CHAI (MAS)" w:date="2026-01-09T15:36:00Z" w16du:dateUtc="2026-01-09T07:36:00Z">
                  <w:rPr>
                    <w:rFonts w:cstheme="minorHAnsi"/>
                    <w:color w:val="000000"/>
                  </w:rPr>
                </w:rPrChange>
              </w:rPr>
              <w:t xml:space="preserve"> are</w:t>
            </w:r>
            <w:r w:rsidRPr="00427554">
              <w:rPr>
                <w:rFonts w:cstheme="minorHAnsi"/>
                <w:strike/>
                <w:color w:val="000000"/>
                <w:rPrChange w:id="1227" w:author="Han Xie CHAI (MAS)" w:date="2026-01-09T15:36:00Z" w16du:dateUtc="2026-01-09T07:36:00Z">
                  <w:rPr>
                    <w:rFonts w:cstheme="minorHAnsi"/>
                    <w:color w:val="000000"/>
                  </w:rPr>
                </w:rPrChange>
              </w:rPr>
              <w:t>:</w:t>
            </w:r>
          </w:p>
          <w:p w14:paraId="615B2604" w14:textId="438D5C5C" w:rsidR="00843322" w:rsidRPr="00427554" w:rsidRDefault="00D24D4E" w:rsidP="00B92278">
            <w:pPr>
              <w:pStyle w:val="ListParagraph"/>
              <w:rPr>
                <w:del w:id="1228" w:author="Jasmine WL TEO (MAS)" w:date="2026-01-08T14:22:00Z" w16du:dateUtc="2026-01-08T06:22:00Z"/>
                <w:strike/>
                <w:rPrChange w:id="1229" w:author="Han Xie CHAI (MAS)" w:date="2026-01-09T15:36:00Z" w16du:dateUtc="2026-01-09T07:36:00Z">
                  <w:rPr>
                    <w:del w:id="1230" w:author="Jasmine WL TEO (MAS)" w:date="2026-01-08T14:22:00Z" w16du:dateUtc="2026-01-08T06:22:00Z"/>
                  </w:rPr>
                </w:rPrChange>
              </w:rPr>
            </w:pPr>
            <w:r w:rsidRPr="00427554">
              <w:rPr>
                <w:strike/>
                <w:rPrChange w:id="1231" w:author="Han Xie CHAI (MAS)" w:date="2026-01-09T15:36:00Z" w16du:dateUtc="2026-01-09T07:36:00Z">
                  <w:rPr/>
                </w:rPrChange>
              </w:rPr>
              <w:t>Only u</w:t>
            </w:r>
            <w:r w:rsidR="00843322" w:rsidRPr="00427554">
              <w:rPr>
                <w:strike/>
                <w:rPrChange w:id="1232" w:author="Han Xie CHAI (MAS)" w:date="2026-01-09T15:36:00Z" w16du:dateUtc="2026-01-09T07:36:00Z">
                  <w:rPr/>
                </w:rPrChange>
              </w:rPr>
              <w:t xml:space="preserve">pdate ISIN </w:t>
            </w:r>
            <w:commentRangeStart w:id="1233"/>
            <w:del w:id="1234" w:author="Jasmine WL TEO (MAS)" w:date="2026-01-08T14:22:00Z" w16du:dateUtc="2026-01-08T06:22:00Z">
              <w:r w:rsidR="00843322" w:rsidRPr="00427554">
                <w:rPr>
                  <w:strike/>
                  <w:rPrChange w:id="1235" w:author="Han Xie CHAI (MAS)" w:date="2026-01-09T15:36:00Z" w16du:dateUtc="2026-01-09T07:36:00Z">
                    <w:rPr/>
                  </w:rPrChange>
                </w:rPr>
                <w:delText>(default)</w:delText>
              </w:r>
              <w:commentRangeEnd w:id="1233"/>
              <w:r w:rsidR="00B92278" w:rsidRPr="00427554">
                <w:rPr>
                  <w:rStyle w:val="CommentReference"/>
                  <w:strike/>
                  <w:rPrChange w:id="1236" w:author="Han Xie CHAI (MAS)" w:date="2026-01-09T15:36:00Z" w16du:dateUtc="2026-01-09T07:36:00Z">
                    <w:rPr>
                      <w:rStyle w:val="CommentReference"/>
                    </w:rPr>
                  </w:rPrChange>
                </w:rPr>
                <w:commentReference w:id="1233"/>
              </w:r>
            </w:del>
          </w:p>
          <w:p w14:paraId="00CE4677" w14:textId="33414401" w:rsidR="00843322" w:rsidRPr="00427554" w:rsidRDefault="00843322" w:rsidP="00B92278">
            <w:pPr>
              <w:pStyle w:val="ListParagraph"/>
              <w:rPr>
                <w:strike/>
                <w:rPrChange w:id="1237" w:author="Han Xie CHAI (MAS)" w:date="2026-01-09T15:36:00Z" w16du:dateUtc="2026-01-09T07:36:00Z">
                  <w:rPr/>
                </w:rPrChange>
              </w:rPr>
            </w:pPr>
            <w:r w:rsidRPr="00427554">
              <w:rPr>
                <w:strike/>
                <w:rPrChange w:id="1238" w:author="Han Xie CHAI (MAS)" w:date="2026-01-09T15:36:00Z" w16du:dateUtc="2026-01-09T07:36:00Z">
                  <w:rPr/>
                </w:rPrChange>
              </w:rPr>
              <w:t>Overwrite calendar</w:t>
            </w:r>
          </w:p>
        </w:tc>
      </w:tr>
      <w:tr w:rsidR="00843322" w:rsidRPr="00901608" w14:paraId="4E00DAF3" w14:textId="77777777" w:rsidTr="00D95647">
        <w:tc>
          <w:tcPr>
            <w:tcW w:w="562" w:type="dxa"/>
          </w:tcPr>
          <w:p w14:paraId="24E9BA38" w14:textId="6FE78378" w:rsidR="00843322" w:rsidRDefault="007D79BD" w:rsidP="00A0544A">
            <w:pPr>
              <w:pStyle w:val="NoSpacing"/>
              <w:rPr>
                <w:rFonts w:cstheme="minorHAnsi"/>
              </w:rPr>
            </w:pPr>
            <w:r>
              <w:rPr>
                <w:rFonts w:cstheme="minorHAnsi"/>
              </w:rPr>
              <w:t>3</w:t>
            </w:r>
          </w:p>
        </w:tc>
        <w:tc>
          <w:tcPr>
            <w:tcW w:w="2893" w:type="dxa"/>
          </w:tcPr>
          <w:p w14:paraId="3599C38E" w14:textId="77777777" w:rsidR="00843322" w:rsidRDefault="00843322" w:rsidP="00A0544A">
            <w:pPr>
              <w:pStyle w:val="NoSpacing"/>
            </w:pPr>
            <w:r>
              <w:t>Upload file</w:t>
            </w:r>
          </w:p>
        </w:tc>
        <w:tc>
          <w:tcPr>
            <w:tcW w:w="1672" w:type="dxa"/>
          </w:tcPr>
          <w:p w14:paraId="66EFE488" w14:textId="77777777" w:rsidR="00843322" w:rsidRDefault="00843322" w:rsidP="00A0544A">
            <w:pPr>
              <w:pStyle w:val="NoSpacing"/>
              <w:rPr>
                <w:rFonts w:cstheme="minorHAnsi"/>
                <w:color w:val="000000"/>
              </w:rPr>
            </w:pPr>
            <w:r>
              <w:rPr>
                <w:rFonts w:cstheme="minorHAnsi"/>
                <w:color w:val="000000"/>
              </w:rPr>
              <w:t>File upload container</w:t>
            </w:r>
          </w:p>
        </w:tc>
        <w:tc>
          <w:tcPr>
            <w:tcW w:w="2088" w:type="dxa"/>
          </w:tcPr>
          <w:p w14:paraId="1C1F1192" w14:textId="77777777" w:rsidR="00843322" w:rsidRPr="00901608" w:rsidRDefault="00843322" w:rsidP="00A0544A">
            <w:pPr>
              <w:pStyle w:val="NoSpacing"/>
            </w:pPr>
          </w:p>
        </w:tc>
        <w:tc>
          <w:tcPr>
            <w:tcW w:w="3575" w:type="dxa"/>
          </w:tcPr>
          <w:p w14:paraId="6EF1D18C" w14:textId="6EA1A88E" w:rsidR="00843322" w:rsidRDefault="00843322" w:rsidP="00A0544A">
            <w:pPr>
              <w:pStyle w:val="NoSpacing"/>
              <w:rPr>
                <w:rFonts w:cstheme="minorHAnsi"/>
                <w:color w:val="000000"/>
              </w:rPr>
            </w:pPr>
            <w:r>
              <w:rPr>
                <w:rFonts w:cstheme="minorHAnsi"/>
                <w:color w:val="000000"/>
              </w:rPr>
              <w:t xml:space="preserve">Refer to </w:t>
            </w:r>
            <w:r w:rsidRPr="00443F75">
              <w:rPr>
                <w:rFonts w:cstheme="minorHAnsi"/>
                <w:i/>
                <w:iCs/>
                <w:color w:val="000000"/>
              </w:rPr>
              <w:t>MAS_OMEGA – Functional Specifications Document (Common Functions)</w:t>
            </w:r>
            <w:r w:rsidR="00A721A9">
              <w:rPr>
                <w:rFonts w:cstheme="minorHAnsi"/>
                <w:i/>
                <w:iCs/>
                <w:color w:val="000000"/>
              </w:rPr>
              <w:t>.docx</w:t>
            </w:r>
            <w:r w:rsidR="00A721A9" w:rsidRPr="00D95647">
              <w:rPr>
                <w:rFonts w:cstheme="minorHAnsi"/>
                <w:color w:val="000000"/>
              </w:rPr>
              <w:t>.</w:t>
            </w:r>
          </w:p>
        </w:tc>
      </w:tr>
      <w:tr w:rsidR="00843322" w:rsidRPr="00901608" w14:paraId="24AFD154" w14:textId="77777777" w:rsidTr="00D95647">
        <w:tc>
          <w:tcPr>
            <w:tcW w:w="562" w:type="dxa"/>
          </w:tcPr>
          <w:p w14:paraId="11DC761F" w14:textId="540D210B" w:rsidR="00843322" w:rsidRDefault="007D79BD" w:rsidP="00A0544A">
            <w:pPr>
              <w:pStyle w:val="NoSpacing"/>
              <w:rPr>
                <w:rFonts w:cstheme="minorHAnsi"/>
              </w:rPr>
            </w:pPr>
            <w:r>
              <w:rPr>
                <w:rFonts w:cstheme="minorHAnsi"/>
              </w:rPr>
              <w:t>4</w:t>
            </w:r>
          </w:p>
        </w:tc>
        <w:tc>
          <w:tcPr>
            <w:tcW w:w="2893" w:type="dxa"/>
          </w:tcPr>
          <w:p w14:paraId="51AC2E92" w14:textId="69DAA763" w:rsidR="00843322" w:rsidRDefault="00841EF2" w:rsidP="00A0544A">
            <w:pPr>
              <w:pStyle w:val="NoSpacing"/>
            </w:pPr>
            <w:r>
              <w:t>Next</w:t>
            </w:r>
          </w:p>
        </w:tc>
        <w:tc>
          <w:tcPr>
            <w:tcW w:w="1672" w:type="dxa"/>
          </w:tcPr>
          <w:p w14:paraId="5583706D" w14:textId="77777777" w:rsidR="00843322" w:rsidRDefault="00843322" w:rsidP="00A0544A">
            <w:pPr>
              <w:pStyle w:val="NoSpacing"/>
              <w:rPr>
                <w:rFonts w:cstheme="minorHAnsi"/>
                <w:color w:val="000000"/>
              </w:rPr>
            </w:pPr>
            <w:r>
              <w:rPr>
                <w:rFonts w:cstheme="minorHAnsi"/>
                <w:color w:val="000000"/>
              </w:rPr>
              <w:t>Primary button</w:t>
            </w:r>
          </w:p>
        </w:tc>
        <w:tc>
          <w:tcPr>
            <w:tcW w:w="2088" w:type="dxa"/>
          </w:tcPr>
          <w:p w14:paraId="2E7CFA30" w14:textId="323CD9E6" w:rsidR="00843322" w:rsidRPr="00901608" w:rsidRDefault="00843322" w:rsidP="00A0544A">
            <w:pPr>
              <w:pStyle w:val="NoSpacing"/>
            </w:pPr>
          </w:p>
        </w:tc>
        <w:tc>
          <w:tcPr>
            <w:tcW w:w="3575" w:type="dxa"/>
          </w:tcPr>
          <w:p w14:paraId="426D9111" w14:textId="6484B612" w:rsidR="00280E3B" w:rsidRDefault="00280E3B" w:rsidP="00A0544A">
            <w:pPr>
              <w:pStyle w:val="NoSpacing"/>
              <w:rPr>
                <w:ins w:id="1239" w:author="Akila BALAKRISHNAN from.OPTIMUM (MAS)" w:date="2026-01-08T14:52:00Z" w16du:dateUtc="2026-01-08T06:52:00Z"/>
              </w:rPr>
            </w:pPr>
            <w:commentRangeStart w:id="1240"/>
            <w:ins w:id="1241" w:author="Akila BALAKRISHNAN from.OPTIMUM (MAS)" w:date="2026-01-08T14:52:00Z" w16du:dateUtc="2026-01-08T06:52:00Z">
              <w:r>
                <w:t>Redirects the user to the Issuance Calendar Details page.</w:t>
              </w:r>
            </w:ins>
            <w:commentRangeEnd w:id="1240"/>
            <w:ins w:id="1242" w:author="Akila BALAKRISHNAN from.OPTIMUM (MAS)" w:date="2026-01-08T14:53:00Z" w16du:dateUtc="2026-01-08T06:53:00Z">
              <w:r>
                <w:rPr>
                  <w:rStyle w:val="CommentReference"/>
                </w:rPr>
                <w:commentReference w:id="1240"/>
              </w:r>
            </w:ins>
          </w:p>
          <w:p w14:paraId="7452902A" w14:textId="77777777" w:rsidR="00280E3B" w:rsidRDefault="00280E3B" w:rsidP="00A0544A">
            <w:pPr>
              <w:pStyle w:val="NoSpacing"/>
              <w:rPr>
                <w:ins w:id="1243" w:author="Akila BALAKRISHNAN from.OPTIMUM (MAS)" w:date="2026-01-08T14:52:00Z" w16du:dateUtc="2026-01-08T06:52:00Z"/>
                <w:rFonts w:cstheme="minorHAnsi"/>
                <w:color w:val="000000"/>
              </w:rPr>
            </w:pPr>
          </w:p>
          <w:p w14:paraId="0B96CF32" w14:textId="47B33E65" w:rsidR="00843322" w:rsidRDefault="00843322" w:rsidP="00A0544A">
            <w:pPr>
              <w:pStyle w:val="NoSpacing"/>
              <w:rPr>
                <w:rFonts w:cstheme="minorHAnsi"/>
                <w:color w:val="000000"/>
              </w:rPr>
            </w:pPr>
            <w:r>
              <w:rPr>
                <w:rFonts w:cstheme="minorHAnsi"/>
                <w:color w:val="000000"/>
              </w:rPr>
              <w:t>Disabled if no file uploaded in file container.</w:t>
            </w:r>
          </w:p>
          <w:p w14:paraId="339756C7" w14:textId="77777777" w:rsidR="00843322" w:rsidRDefault="00843322" w:rsidP="00A0544A">
            <w:pPr>
              <w:pStyle w:val="NoSpacing"/>
              <w:rPr>
                <w:rFonts w:cstheme="minorHAnsi"/>
                <w:color w:val="000000"/>
              </w:rPr>
            </w:pPr>
          </w:p>
          <w:p w14:paraId="4FE8F12D" w14:textId="33EA886E" w:rsidR="00843322" w:rsidRDefault="00843322" w:rsidP="00A0544A">
            <w:pPr>
              <w:pStyle w:val="NoSpacing"/>
              <w:rPr>
                <w:rFonts w:cstheme="minorHAnsi"/>
                <w:color w:val="000000"/>
              </w:rPr>
            </w:pPr>
            <w:del w:id="1244" w:author="Han Xie CHAI (MAS)" w:date="2026-01-09T15:30:00Z" w16du:dateUtc="2026-01-09T07:30:00Z">
              <w:r>
                <w:rPr>
                  <w:rFonts w:cstheme="minorHAnsi"/>
                  <w:color w:val="000000"/>
                </w:rPr>
                <w:delText>If “</w:delText>
              </w:r>
              <w:commentRangeStart w:id="1245"/>
              <w:r w:rsidR="00D24D4E">
                <w:rPr>
                  <w:rFonts w:cstheme="minorHAnsi"/>
                  <w:color w:val="000000"/>
                </w:rPr>
                <w:delText>Only u</w:delText>
              </w:r>
              <w:r>
                <w:rPr>
                  <w:rFonts w:cstheme="minorHAnsi"/>
                  <w:color w:val="000000"/>
                </w:rPr>
                <w:delText>pdate ISIN</w:delText>
              </w:r>
              <w:commentRangeEnd w:id="1245"/>
              <w:r w:rsidR="008676AC">
                <w:rPr>
                  <w:rStyle w:val="CommentReference"/>
                </w:rPr>
                <w:commentReference w:id="1245"/>
              </w:r>
              <w:r>
                <w:rPr>
                  <w:rFonts w:cstheme="minorHAnsi"/>
                  <w:color w:val="000000"/>
                </w:rPr>
                <w:delText xml:space="preserve">” is selected, only </w:delText>
              </w:r>
              <w:r w:rsidDel="00427554">
                <w:rPr>
                  <w:rFonts w:cstheme="minorHAnsi"/>
                  <w:color w:val="000000"/>
                </w:rPr>
                <w:delText>u</w:delText>
              </w:r>
            </w:del>
            <w:ins w:id="1246" w:author="Han Xie CHAI (MAS)" w:date="2026-01-09T15:30:00Z" w16du:dateUtc="2026-01-09T07:30:00Z">
              <w:r w:rsidR="00427554">
                <w:rPr>
                  <w:rFonts w:cstheme="minorHAnsi"/>
                  <w:color w:val="000000"/>
                </w:rPr>
                <w:t>U</w:t>
              </w:r>
            </w:ins>
            <w:r>
              <w:rPr>
                <w:rFonts w:cstheme="minorHAnsi"/>
                <w:color w:val="000000"/>
              </w:rPr>
              <w:t>pdate</w:t>
            </w:r>
            <w:ins w:id="1247" w:author="Han Xie CHAI (MAS)" w:date="2026-01-09T15:30:00Z" w16du:dateUtc="2026-01-09T07:30:00Z">
              <w:r w:rsidR="00427554">
                <w:rPr>
                  <w:rFonts w:cstheme="minorHAnsi"/>
                  <w:color w:val="000000"/>
                </w:rPr>
                <w:t>s</w:t>
              </w:r>
            </w:ins>
            <w:r>
              <w:rPr>
                <w:rFonts w:cstheme="minorHAnsi"/>
                <w:color w:val="000000"/>
              </w:rPr>
              <w:t xml:space="preserve"> </w:t>
            </w:r>
            <w:ins w:id="1248" w:author="Han Xie CHAI (MAS)" w:date="2025-12-31T12:15:00Z" w16du:dateUtc="2025-12-31T04:15:00Z">
              <w:r w:rsidR="00B84227">
                <w:rPr>
                  <w:rFonts w:cstheme="minorHAnsi"/>
                  <w:color w:val="000000"/>
                </w:rPr>
                <w:t xml:space="preserve">and validates </w:t>
              </w:r>
            </w:ins>
            <w:r>
              <w:rPr>
                <w:rFonts w:cstheme="minorHAnsi"/>
                <w:color w:val="000000"/>
              </w:rPr>
              <w:t>the issuance calendar’s ISIN code from the values in the file based on Issue code and issue date.</w:t>
            </w:r>
            <w:ins w:id="1249" w:author="Akila BALAKRISHNAN from.OPTIMUM (MAS)" w:date="2026-01-08T14:54:00Z" w16du:dateUtc="2026-01-08T06:54:00Z">
              <w:r w:rsidR="00280E3B">
                <w:rPr>
                  <w:rFonts w:cstheme="minorHAnsi"/>
                  <w:color w:val="000000"/>
                </w:rPr>
                <w:t xml:space="preserve"> All hard and soft validations related to ISIN code under </w:t>
              </w:r>
              <w:r w:rsidR="00280E3B">
                <w:rPr>
                  <w:rFonts w:cstheme="minorHAnsi"/>
                  <w:color w:val="000000"/>
                </w:rPr>
                <w:lastRenderedPageBreak/>
                <w:t>section 2.7.6.4, 2.7.6.5 and 2.7.6.6 will be applicable.</w:t>
              </w:r>
            </w:ins>
          </w:p>
          <w:p w14:paraId="36791FDE" w14:textId="707154C1" w:rsidR="00843322" w:rsidRDefault="00843322" w:rsidP="00A0544A">
            <w:pPr>
              <w:pStyle w:val="NoSpacing"/>
              <w:rPr>
                <w:del w:id="1250" w:author="Han Xie CHAI (MAS)" w:date="2026-01-09T15:30:00Z" w16du:dateUtc="2026-01-09T07:30:00Z"/>
                <w:rFonts w:cstheme="minorHAnsi"/>
                <w:color w:val="000000"/>
              </w:rPr>
            </w:pPr>
          </w:p>
          <w:p w14:paraId="5FC85D4A" w14:textId="53A520B3" w:rsidR="00843322" w:rsidRDefault="00843322" w:rsidP="00A0544A">
            <w:pPr>
              <w:pStyle w:val="NoSpacing"/>
              <w:rPr>
                <w:rFonts w:cstheme="minorHAnsi"/>
                <w:color w:val="000000"/>
              </w:rPr>
            </w:pPr>
            <w:del w:id="1251" w:author="Han Xie CHAI (MAS)" w:date="2026-01-09T15:30:00Z" w16du:dateUtc="2026-01-09T07:30:00Z">
              <w:r>
                <w:rPr>
                  <w:rFonts w:cstheme="minorHAnsi"/>
                  <w:color w:val="000000"/>
                </w:rPr>
                <w:delText xml:space="preserve">If “Overwrite calendar” is selected, </w:delText>
              </w:r>
              <w:r w:rsidRPr="00443F75">
                <w:rPr>
                  <w:rFonts w:cstheme="minorHAnsi"/>
                  <w:color w:val="000000"/>
                </w:rPr>
                <w:delText xml:space="preserve">overwrite the existing data in the </w:delText>
              </w:r>
              <w:r>
                <w:rPr>
                  <w:rFonts w:cstheme="minorHAnsi"/>
                  <w:color w:val="000000"/>
                </w:rPr>
                <w:delText>issuance calendar</w:delText>
              </w:r>
              <w:r w:rsidRPr="00443F75">
                <w:rPr>
                  <w:rFonts w:cstheme="minorHAnsi"/>
                  <w:color w:val="000000"/>
                </w:rPr>
                <w:delText xml:space="preserve"> with the data from the uploaded file</w:delText>
              </w:r>
              <w:r>
                <w:rPr>
                  <w:rFonts w:cstheme="minorHAnsi"/>
                  <w:color w:val="000000"/>
                </w:rPr>
                <w:delText>.</w:delText>
              </w:r>
            </w:del>
            <w:ins w:id="1252" w:author="Akila BALAKRISHNAN from.OPTIMUM (MAS)" w:date="2026-01-08T14:54:00Z" w16du:dateUtc="2026-01-08T06:54:00Z">
              <w:del w:id="1253" w:author="Han Xie CHAI (MAS)" w:date="2026-01-09T15:30:00Z" w16du:dateUtc="2026-01-09T07:30:00Z">
                <w:r w:rsidR="00280E3B">
                  <w:rPr>
                    <w:rFonts w:cstheme="minorHAnsi"/>
                    <w:color w:val="000000"/>
                  </w:rPr>
                  <w:delText xml:space="preserve"> </w:delText>
                </w:r>
              </w:del>
            </w:ins>
            <w:ins w:id="1254" w:author="Akila BALAKRISHNAN from.OPTIMUM (MAS)" w:date="2026-01-08T14:48:00Z" w16du:dateUtc="2026-01-08T06:48:00Z">
              <w:del w:id="1255" w:author="Han Xie CHAI (MAS)" w:date="2026-01-09T15:30:00Z" w16du:dateUtc="2026-01-09T07:30:00Z">
                <w:r w:rsidR="00280E3B">
                  <w:rPr>
                    <w:rFonts w:cstheme="minorHAnsi"/>
                    <w:color w:val="000000"/>
                  </w:rPr>
                  <w:delText>All hard and soft validations under section 2.7.6.4, 2.7.6.5 and 2.7.6.6</w:delText>
                </w:r>
              </w:del>
            </w:ins>
            <w:ins w:id="1256" w:author="Akila BALAKRISHNAN from.OPTIMUM (MAS)" w:date="2026-01-08T14:49:00Z" w16du:dateUtc="2026-01-08T06:49:00Z">
              <w:del w:id="1257" w:author="Han Xie CHAI (MAS)" w:date="2026-01-09T15:30:00Z" w16du:dateUtc="2026-01-09T07:30:00Z">
                <w:r w:rsidR="00280E3B">
                  <w:rPr>
                    <w:rFonts w:cstheme="minorHAnsi"/>
                    <w:color w:val="000000"/>
                  </w:rPr>
                  <w:delText xml:space="preserve"> will be applicable</w:delText>
                </w:r>
              </w:del>
            </w:ins>
            <w:ins w:id="1258" w:author="Akila BALAKRISHNAN from.OPTIMUM (MAS)" w:date="2026-01-08T14:54:00Z" w16du:dateUtc="2026-01-08T06:54:00Z">
              <w:del w:id="1259" w:author="Han Xie CHAI (MAS)" w:date="2026-01-09T15:30:00Z" w16du:dateUtc="2026-01-09T07:30:00Z">
                <w:r w:rsidR="00280E3B">
                  <w:rPr>
                    <w:rFonts w:cstheme="minorHAnsi"/>
                    <w:color w:val="000000"/>
                  </w:rPr>
                  <w:delText>.</w:delText>
                </w:r>
              </w:del>
            </w:ins>
          </w:p>
        </w:tc>
      </w:tr>
      <w:tr w:rsidR="00D53716" w:rsidRPr="00901608" w14:paraId="53EFCBA8" w14:textId="77777777" w:rsidTr="00D95647">
        <w:tc>
          <w:tcPr>
            <w:tcW w:w="562" w:type="dxa"/>
          </w:tcPr>
          <w:p w14:paraId="162E7B76" w14:textId="6DA8D137" w:rsidR="00D53716" w:rsidRDefault="007D79BD" w:rsidP="00D53716">
            <w:pPr>
              <w:pStyle w:val="NoSpacing"/>
              <w:rPr>
                <w:rFonts w:cstheme="minorHAnsi"/>
              </w:rPr>
            </w:pPr>
            <w:r>
              <w:rPr>
                <w:rFonts w:cstheme="minorHAnsi"/>
              </w:rPr>
              <w:lastRenderedPageBreak/>
              <w:t>5</w:t>
            </w:r>
          </w:p>
        </w:tc>
        <w:tc>
          <w:tcPr>
            <w:tcW w:w="2893" w:type="dxa"/>
          </w:tcPr>
          <w:p w14:paraId="10430B21" w14:textId="17536029" w:rsidR="00D53716" w:rsidRDefault="00D53716" w:rsidP="00D53716">
            <w:pPr>
              <w:pStyle w:val="NoSpacing"/>
            </w:pPr>
            <w:r>
              <w:t>Cancel</w:t>
            </w:r>
          </w:p>
        </w:tc>
        <w:tc>
          <w:tcPr>
            <w:tcW w:w="1672" w:type="dxa"/>
          </w:tcPr>
          <w:p w14:paraId="770E995F" w14:textId="70B53083" w:rsidR="00D53716" w:rsidRDefault="00D53716" w:rsidP="00D53716">
            <w:pPr>
              <w:pStyle w:val="NoSpacing"/>
              <w:rPr>
                <w:rFonts w:cstheme="minorHAnsi"/>
                <w:color w:val="000000"/>
              </w:rPr>
            </w:pPr>
            <w:ins w:id="1260" w:author="Eugene CHEONG from.TOPPAN (MAS)" w:date="2025-12-22T10:33:00Z" w16du:dateUtc="2025-12-22T02:33:00Z">
              <w:r>
                <w:rPr>
                  <w:rFonts w:cstheme="minorHAnsi"/>
                  <w:color w:val="000000"/>
                </w:rPr>
                <w:t>Secondary b</w:t>
              </w:r>
              <w:r w:rsidRPr="002923FD">
                <w:rPr>
                  <w:rFonts w:cstheme="minorHAnsi"/>
                  <w:color w:val="000000"/>
                </w:rPr>
                <w:t>utton</w:t>
              </w:r>
            </w:ins>
            <w:del w:id="1261" w:author="Eugene CHEONG from.TOPPAN (MAS)" w:date="2025-12-22T10:33:00Z" w16du:dateUtc="2025-12-22T02:33:00Z">
              <w:r w:rsidDel="00CF1BAD">
                <w:rPr>
                  <w:rFonts w:cstheme="minorHAnsi"/>
                  <w:color w:val="000000"/>
                </w:rPr>
                <w:delText>Tertiary b</w:delText>
              </w:r>
              <w:r w:rsidRPr="002923FD" w:rsidDel="00CF1BAD">
                <w:rPr>
                  <w:rFonts w:cstheme="minorHAnsi"/>
                  <w:color w:val="000000"/>
                </w:rPr>
                <w:delText>utton</w:delText>
              </w:r>
              <w:r w:rsidDel="00CF1BAD">
                <w:rPr>
                  <w:rFonts w:cstheme="minorHAnsi"/>
                  <w:color w:val="000000"/>
                </w:rPr>
                <w:delText xml:space="preserve"> (?)</w:delText>
              </w:r>
            </w:del>
          </w:p>
        </w:tc>
        <w:tc>
          <w:tcPr>
            <w:tcW w:w="2088" w:type="dxa"/>
          </w:tcPr>
          <w:p w14:paraId="061ECE0C" w14:textId="77777777" w:rsidR="00D53716" w:rsidRPr="00901608" w:rsidRDefault="00D53716" w:rsidP="00D53716">
            <w:pPr>
              <w:pStyle w:val="NoSpacing"/>
            </w:pPr>
          </w:p>
        </w:tc>
        <w:tc>
          <w:tcPr>
            <w:tcW w:w="3575" w:type="dxa"/>
          </w:tcPr>
          <w:p w14:paraId="66D351A3" w14:textId="08BF9007" w:rsidR="00D53716" w:rsidRDefault="00D53716" w:rsidP="00D53716">
            <w:pPr>
              <w:pStyle w:val="NoSpacing"/>
              <w:rPr>
                <w:rFonts w:cstheme="minorHAnsi"/>
                <w:color w:val="000000"/>
              </w:rPr>
            </w:pPr>
            <w:ins w:id="1262" w:author="Eugene CHEONG from.TOPPAN (MAS)" w:date="2025-12-22T10:33:00Z" w16du:dateUtc="2025-12-22T02:33:00Z">
              <w:r>
                <w:t>Closes the Re-upload Calendar Modal.</w:t>
              </w:r>
            </w:ins>
          </w:p>
        </w:tc>
      </w:tr>
    </w:tbl>
    <w:p w14:paraId="66BE8BDF" w14:textId="38C4D89B" w:rsidR="00843322" w:rsidRPr="00843322" w:rsidRDefault="00843322" w:rsidP="00843322">
      <w:pPr>
        <w:pStyle w:val="Caption"/>
      </w:pPr>
      <w:r>
        <w:t xml:space="preserve">Table </w:t>
      </w:r>
      <w:r>
        <w:fldChar w:fldCharType="begin"/>
      </w:r>
      <w:r>
        <w:instrText xml:space="preserve"> SEQ Table \* ARABIC </w:instrText>
      </w:r>
      <w:r>
        <w:fldChar w:fldCharType="separate"/>
      </w:r>
      <w:r w:rsidR="007F5F9A">
        <w:rPr>
          <w:noProof/>
        </w:rPr>
        <w:t>16</w:t>
      </w:r>
      <w:r>
        <w:fldChar w:fldCharType="end"/>
      </w:r>
      <w:r>
        <w:t>: Re-upload Calendar Modal Screen Elements</w:t>
      </w:r>
    </w:p>
    <w:p w14:paraId="55E939D8" w14:textId="1E26CBAB" w:rsidR="00474AFC" w:rsidRDefault="000C0377" w:rsidP="006162CB">
      <w:pPr>
        <w:pStyle w:val="Heading3"/>
      </w:pPr>
      <w:bookmarkStart w:id="1263" w:name="_Ref217292336"/>
      <w:bookmarkStart w:id="1264" w:name="_Ref217292337"/>
      <w:bookmarkStart w:id="1265" w:name="_Toc217317801"/>
      <w:r>
        <w:t>Confirmation Prompt</w:t>
      </w:r>
      <w:bookmarkEnd w:id="1263"/>
      <w:bookmarkEnd w:id="1264"/>
      <w:bookmarkEnd w:id="1265"/>
    </w:p>
    <w:p w14:paraId="03FC078B" w14:textId="44DF87EA" w:rsidR="002F0B3D" w:rsidRPr="002F0B3D" w:rsidRDefault="002F0B3D" w:rsidP="00380D00">
      <w:r>
        <w:t>All fields in this modal are non-editable.</w:t>
      </w:r>
      <w:r w:rsidR="007C78F0">
        <w:t xml:space="preserve"> Any amendments </w:t>
      </w:r>
      <w:ins w:id="1266" w:author="Eugene CHEONG from.TOPPAN (MAS)" w:date="2025-12-19T17:57:00Z" w16du:dateUtc="2025-12-19T09:57:00Z">
        <w:r w:rsidR="00E1639F">
          <w:t xml:space="preserve">to the issuance calendar </w:t>
        </w:r>
      </w:ins>
      <w:del w:id="1267" w:author="Han Xie CHAI (MAS)" w:date="2026-01-02T09:25:00Z" w16du:dateUtc="2026-01-02T01:25:00Z">
        <w:r w:rsidR="007C78F0" w:rsidDel="00593C06">
          <w:delText>will be</w:delText>
        </w:r>
      </w:del>
      <w:ins w:id="1268" w:author="Han Xie CHAI (MAS)" w:date="2026-01-02T09:25:00Z" w16du:dateUtc="2026-01-02T01:25:00Z">
        <w:r w:rsidR="00593C06">
          <w:t>are</w:t>
        </w:r>
      </w:ins>
      <w:r w:rsidR="007C78F0">
        <w:t xml:space="preserve"> made at the </w:t>
      </w:r>
      <w:r w:rsidR="00E65127">
        <w:t xml:space="preserve">Issuance </w:t>
      </w:r>
      <w:r w:rsidR="007C78F0">
        <w:t xml:space="preserve">Calendar </w:t>
      </w:r>
      <w:r w:rsidR="00E65127">
        <w:t>Details</w:t>
      </w:r>
      <w:r w:rsidR="007C78F0">
        <w:t xml:space="preserve"> page.</w:t>
      </w:r>
    </w:p>
    <w:p w14:paraId="344B70C2" w14:textId="77777777" w:rsidR="00AC0954" w:rsidRDefault="00AC0954" w:rsidP="006162CB">
      <w:pPr>
        <w:pStyle w:val="Heading4"/>
      </w:pPr>
      <w:r>
        <w:t>Wireframe</w:t>
      </w:r>
    </w:p>
    <w:p w14:paraId="588567DD" w14:textId="77777777" w:rsidR="005E04BE" w:rsidRDefault="005E04BE" w:rsidP="00BC21E5">
      <w:pPr>
        <w:spacing w:before="0" w:after="0" w:line="240" w:lineRule="auto"/>
        <w:rPr>
          <w:noProof/>
        </w:rPr>
      </w:pPr>
    </w:p>
    <w:p w14:paraId="34459479" w14:textId="4D83E8C3" w:rsidR="00F43972" w:rsidRDefault="005E04BE" w:rsidP="00685A7B">
      <w:pPr>
        <w:spacing w:before="0" w:after="0" w:line="240" w:lineRule="auto"/>
        <w:jc w:val="center"/>
        <w:rPr>
          <w:noProof/>
        </w:rPr>
      </w:pPr>
      <w:r w:rsidRPr="00E97D48">
        <w:rPr>
          <w:noProof/>
        </w:rPr>
        <w:drawing>
          <wp:inline distT="0" distB="0" distL="0" distR="0" wp14:anchorId="3ECB3277" wp14:editId="5AF03DE9">
            <wp:extent cx="2528644" cy="1168106"/>
            <wp:effectExtent l="0" t="0" r="5080" b="0"/>
            <wp:docPr id="1359405744" name="Picture 13594057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09959" name="Picture 1" descr="A screenshot of a computer&#10;&#10;AI-generated content may be incorrect."/>
                    <pic:cNvPicPr/>
                  </pic:nvPicPr>
                  <pic:blipFill rotWithShape="1">
                    <a:blip r:embed="rId37"/>
                    <a:srcRect b="37895"/>
                    <a:stretch>
                      <a:fillRect/>
                    </a:stretch>
                  </pic:blipFill>
                  <pic:spPr bwMode="auto">
                    <a:xfrm>
                      <a:off x="0" y="0"/>
                      <a:ext cx="2539255" cy="1173008"/>
                    </a:xfrm>
                    <a:prstGeom prst="rect">
                      <a:avLst/>
                    </a:prstGeom>
                    <a:ln>
                      <a:noFill/>
                    </a:ln>
                    <a:extLst>
                      <a:ext uri="{53640926-AAD7-44D8-BBD7-CCE9431645EC}">
                        <a14:shadowObscured xmlns:a14="http://schemas.microsoft.com/office/drawing/2010/main"/>
                      </a:ext>
                    </a:extLst>
                  </pic:spPr>
                </pic:pic>
              </a:graphicData>
            </a:graphic>
          </wp:inline>
        </w:drawing>
      </w:r>
    </w:p>
    <w:p w14:paraId="37E9140D" w14:textId="180369B3" w:rsidR="005E04BE" w:rsidRDefault="005E04BE" w:rsidP="00685A7B">
      <w:pPr>
        <w:spacing w:before="0" w:after="0" w:line="240" w:lineRule="auto"/>
        <w:jc w:val="center"/>
      </w:pPr>
      <w:r w:rsidRPr="00E97D48">
        <w:rPr>
          <w:noProof/>
        </w:rPr>
        <w:drawing>
          <wp:inline distT="0" distB="0" distL="0" distR="0" wp14:anchorId="7773E310" wp14:editId="698114AF">
            <wp:extent cx="2528644" cy="237064"/>
            <wp:effectExtent l="0" t="0" r="5080" b="0"/>
            <wp:docPr id="639909959" name="Picture 63990995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09959" name="Picture 1" descr="A screenshot of a computer&#10;&#10;AI-generated content may be incorrect."/>
                    <pic:cNvPicPr/>
                  </pic:nvPicPr>
                  <pic:blipFill rotWithShape="1">
                    <a:blip r:embed="rId37"/>
                    <a:srcRect t="87396"/>
                    <a:stretch>
                      <a:fillRect/>
                    </a:stretch>
                  </pic:blipFill>
                  <pic:spPr bwMode="auto">
                    <a:xfrm>
                      <a:off x="0" y="0"/>
                      <a:ext cx="2539255" cy="238059"/>
                    </a:xfrm>
                    <a:prstGeom prst="rect">
                      <a:avLst/>
                    </a:prstGeom>
                    <a:ln>
                      <a:noFill/>
                    </a:ln>
                    <a:extLst>
                      <a:ext uri="{53640926-AAD7-44D8-BBD7-CCE9431645EC}">
                        <a14:shadowObscured xmlns:a14="http://schemas.microsoft.com/office/drawing/2010/main"/>
                      </a:ext>
                    </a:extLst>
                  </pic:spPr>
                </pic:pic>
              </a:graphicData>
            </a:graphic>
          </wp:inline>
        </w:drawing>
      </w:r>
    </w:p>
    <w:p w14:paraId="00A03F9F" w14:textId="13A6B9A3" w:rsidR="00AC0954" w:rsidRDefault="00AC0954" w:rsidP="00AC0954">
      <w:pPr>
        <w:pStyle w:val="Caption"/>
      </w:pPr>
      <w:r w:rsidRPr="00411560">
        <w:t xml:space="preserve">Figure </w:t>
      </w:r>
      <w:r w:rsidRPr="00411560">
        <w:fldChar w:fldCharType="begin"/>
      </w:r>
      <w:r w:rsidRPr="00411560">
        <w:instrText xml:space="preserve"> SEQ Figure \* ARABIC </w:instrText>
      </w:r>
      <w:r w:rsidRPr="00411560">
        <w:fldChar w:fldCharType="separate"/>
      </w:r>
      <w:r w:rsidR="007F5F9A">
        <w:rPr>
          <w:noProof/>
        </w:rPr>
        <w:t>11</w:t>
      </w:r>
      <w:r w:rsidRPr="00411560">
        <w:fldChar w:fldCharType="end"/>
      </w:r>
      <w:r>
        <w:t>:</w:t>
      </w:r>
      <w:r w:rsidRPr="00411560">
        <w:t xml:space="preserve"> </w:t>
      </w:r>
      <w:r w:rsidR="007E288D">
        <w:t>Confirmation Prompt</w:t>
      </w:r>
    </w:p>
    <w:p w14:paraId="32ADA155" w14:textId="25C54CC4" w:rsidR="00AC0954" w:rsidRDefault="00AC0954" w:rsidP="006162CB">
      <w:pPr>
        <w:pStyle w:val="Heading4"/>
      </w:pPr>
      <w:commentRangeStart w:id="1269"/>
      <w:commentRangeStart w:id="1270"/>
      <w:r>
        <w:t>Confirmation Prompt</w:t>
      </w:r>
      <w:commentRangeEnd w:id="1269"/>
      <w:r w:rsidR="007C78F0">
        <w:rPr>
          <w:rStyle w:val="CommentReference"/>
          <w:rFonts w:eastAsiaTheme="minorHAnsi" w:cstheme="minorBidi"/>
          <w:b w:val="0"/>
          <w:iCs w:val="0"/>
        </w:rPr>
        <w:commentReference w:id="1269"/>
      </w:r>
      <w:commentRangeEnd w:id="1270"/>
      <w:r w:rsidR="00E1639F">
        <w:rPr>
          <w:rStyle w:val="CommentReference"/>
          <w:rFonts w:eastAsiaTheme="minorHAnsi" w:cstheme="minorBidi"/>
          <w:b w:val="0"/>
          <w:iCs w:val="0"/>
        </w:rPr>
        <w:commentReference w:id="1270"/>
      </w:r>
    </w:p>
    <w:tbl>
      <w:tblPr>
        <w:tblStyle w:val="TableGrid"/>
        <w:tblW w:w="0" w:type="auto"/>
        <w:tblLook w:val="04A0" w:firstRow="1" w:lastRow="0" w:firstColumn="1" w:lastColumn="0" w:noHBand="0" w:noVBand="1"/>
      </w:tblPr>
      <w:tblGrid>
        <w:gridCol w:w="562"/>
        <w:gridCol w:w="2248"/>
        <w:gridCol w:w="1701"/>
        <w:gridCol w:w="2147"/>
        <w:gridCol w:w="3957"/>
      </w:tblGrid>
      <w:tr w:rsidR="00AC0954" w:rsidRPr="007D7B67" w14:paraId="69067386" w14:textId="77777777" w:rsidTr="007D79BD">
        <w:tc>
          <w:tcPr>
            <w:tcW w:w="562" w:type="dxa"/>
            <w:shd w:val="clear" w:color="auto" w:fill="E7E6E6" w:themeFill="background2"/>
          </w:tcPr>
          <w:p w14:paraId="4A13043F" w14:textId="77777777" w:rsidR="00AC0954" w:rsidRPr="007D7B67" w:rsidRDefault="00AC0954" w:rsidP="007D16A1">
            <w:pPr>
              <w:pStyle w:val="NoSpacing"/>
              <w:jc w:val="center"/>
              <w:rPr>
                <w:b/>
                <w:bCs/>
              </w:rPr>
            </w:pPr>
            <w:r w:rsidRPr="007D7B67">
              <w:rPr>
                <w:rFonts w:cstheme="minorHAnsi"/>
                <w:b/>
                <w:bCs/>
              </w:rPr>
              <w:t>S/N</w:t>
            </w:r>
          </w:p>
        </w:tc>
        <w:tc>
          <w:tcPr>
            <w:tcW w:w="2248" w:type="dxa"/>
            <w:shd w:val="clear" w:color="auto" w:fill="E7E6E6" w:themeFill="background2"/>
          </w:tcPr>
          <w:p w14:paraId="5696B638" w14:textId="77777777" w:rsidR="00AC0954" w:rsidRPr="007D7B67" w:rsidRDefault="00AC0954" w:rsidP="007D16A1">
            <w:pPr>
              <w:pStyle w:val="NoSpacing"/>
              <w:jc w:val="center"/>
              <w:rPr>
                <w:b/>
                <w:bCs/>
              </w:rPr>
            </w:pPr>
            <w:r w:rsidRPr="007D7B67">
              <w:rPr>
                <w:rFonts w:cstheme="minorHAnsi"/>
                <w:b/>
                <w:bCs/>
              </w:rPr>
              <w:t>Name</w:t>
            </w:r>
          </w:p>
        </w:tc>
        <w:tc>
          <w:tcPr>
            <w:tcW w:w="1701" w:type="dxa"/>
            <w:shd w:val="clear" w:color="auto" w:fill="E7E6E6" w:themeFill="background2"/>
          </w:tcPr>
          <w:p w14:paraId="6ED975E1" w14:textId="77777777" w:rsidR="00AC0954" w:rsidRPr="007D7B67" w:rsidRDefault="00AC0954" w:rsidP="007D16A1">
            <w:pPr>
              <w:pStyle w:val="TableHeading"/>
              <w:jc w:val="center"/>
              <w:rPr>
                <w:rFonts w:asciiTheme="minorHAnsi" w:hAnsiTheme="minorHAnsi" w:cstheme="minorHAnsi"/>
                <w:bCs/>
              </w:rPr>
            </w:pPr>
            <w:r w:rsidRPr="007D7B67">
              <w:rPr>
                <w:rFonts w:asciiTheme="minorHAnsi" w:hAnsiTheme="minorHAnsi" w:cstheme="minorHAnsi"/>
                <w:bCs/>
              </w:rPr>
              <w:t>Type</w:t>
            </w:r>
          </w:p>
          <w:p w14:paraId="278C3C64" w14:textId="77777777" w:rsidR="00AC0954" w:rsidRPr="007D7B67" w:rsidRDefault="00AC0954" w:rsidP="007D16A1">
            <w:pPr>
              <w:pStyle w:val="NoSpacing"/>
              <w:jc w:val="center"/>
              <w:rPr>
                <w:b/>
                <w:bCs/>
              </w:rPr>
            </w:pPr>
            <w:r w:rsidRPr="007D7B67">
              <w:rPr>
                <w:rFonts w:cstheme="minorHAnsi"/>
                <w:b/>
                <w:bCs/>
              </w:rPr>
              <w:t>(Max Length)</w:t>
            </w:r>
          </w:p>
        </w:tc>
        <w:tc>
          <w:tcPr>
            <w:tcW w:w="2147" w:type="dxa"/>
            <w:shd w:val="clear" w:color="auto" w:fill="E7E6E6" w:themeFill="background2"/>
          </w:tcPr>
          <w:p w14:paraId="49F58159" w14:textId="77777777" w:rsidR="00AC0954" w:rsidRPr="007D7B67" w:rsidRDefault="00AC0954" w:rsidP="007D16A1">
            <w:pPr>
              <w:pStyle w:val="NoSpacing"/>
              <w:jc w:val="center"/>
              <w:rPr>
                <w:b/>
                <w:bCs/>
              </w:rPr>
            </w:pPr>
            <w:r w:rsidRPr="007D7B67">
              <w:rPr>
                <w:rFonts w:cstheme="minorHAnsi"/>
                <w:b/>
                <w:bCs/>
              </w:rPr>
              <w:t>Validation Rules</w:t>
            </w:r>
          </w:p>
        </w:tc>
        <w:tc>
          <w:tcPr>
            <w:tcW w:w="3685" w:type="dxa"/>
            <w:shd w:val="clear" w:color="auto" w:fill="E7E6E6" w:themeFill="background2"/>
          </w:tcPr>
          <w:p w14:paraId="6A7015EF" w14:textId="77777777" w:rsidR="00AC0954" w:rsidRPr="007D7B67" w:rsidRDefault="00AC0954" w:rsidP="007D16A1">
            <w:pPr>
              <w:pStyle w:val="NoSpacing"/>
              <w:jc w:val="center"/>
              <w:rPr>
                <w:rFonts w:cstheme="minorHAnsi"/>
                <w:b/>
                <w:bCs/>
              </w:rPr>
            </w:pPr>
            <w:r>
              <w:rPr>
                <w:rFonts w:cstheme="minorHAnsi"/>
                <w:b/>
                <w:bCs/>
              </w:rPr>
              <w:t>Remarks</w:t>
            </w:r>
          </w:p>
        </w:tc>
      </w:tr>
      <w:tr w:rsidR="007E288D" w:rsidRPr="00901608" w14:paraId="195EBDE4" w14:textId="77777777" w:rsidTr="007D79BD">
        <w:tc>
          <w:tcPr>
            <w:tcW w:w="562" w:type="dxa"/>
          </w:tcPr>
          <w:p w14:paraId="378AC5A1" w14:textId="77777777" w:rsidR="007E288D" w:rsidRDefault="007E288D" w:rsidP="007E288D">
            <w:pPr>
              <w:pStyle w:val="NoSpacing"/>
              <w:rPr>
                <w:rFonts w:cstheme="minorHAnsi"/>
              </w:rPr>
            </w:pPr>
            <w:r>
              <w:rPr>
                <w:rFonts w:cstheme="minorHAnsi"/>
              </w:rPr>
              <w:t>1</w:t>
            </w:r>
          </w:p>
        </w:tc>
        <w:tc>
          <w:tcPr>
            <w:tcW w:w="2248" w:type="dxa"/>
          </w:tcPr>
          <w:p w14:paraId="61CC852E" w14:textId="2BBE2831" w:rsidR="007E288D" w:rsidRDefault="007E288D" w:rsidP="007E288D">
            <w:pPr>
              <w:pStyle w:val="NoSpacing"/>
            </w:pPr>
            <w:r>
              <w:t>Confirm submission details</w:t>
            </w:r>
          </w:p>
        </w:tc>
        <w:tc>
          <w:tcPr>
            <w:tcW w:w="1701" w:type="dxa"/>
          </w:tcPr>
          <w:p w14:paraId="7E1E31CA" w14:textId="3918AF87" w:rsidR="007E288D" w:rsidRDefault="007E288D" w:rsidP="007E288D">
            <w:pPr>
              <w:pStyle w:val="NoSpacing"/>
              <w:rPr>
                <w:color w:val="000000"/>
              </w:rPr>
            </w:pPr>
            <w:r w:rsidRPr="002923FD">
              <w:t>Modal Title</w:t>
            </w:r>
          </w:p>
        </w:tc>
        <w:tc>
          <w:tcPr>
            <w:tcW w:w="2147" w:type="dxa"/>
          </w:tcPr>
          <w:p w14:paraId="67690ACA" w14:textId="77777777" w:rsidR="007E288D" w:rsidRPr="00901608" w:rsidRDefault="007E288D" w:rsidP="007E288D">
            <w:pPr>
              <w:pStyle w:val="NoSpacing"/>
            </w:pPr>
          </w:p>
        </w:tc>
        <w:tc>
          <w:tcPr>
            <w:tcW w:w="3685" w:type="dxa"/>
          </w:tcPr>
          <w:p w14:paraId="43CFE3B0" w14:textId="13496A17" w:rsidR="007E288D" w:rsidRDefault="007E288D" w:rsidP="007E288D">
            <w:pPr>
              <w:pStyle w:val="NoSpacing"/>
              <w:rPr>
                <w:color w:val="000000"/>
              </w:rPr>
            </w:pPr>
          </w:p>
        </w:tc>
      </w:tr>
      <w:tr w:rsidR="007E288D" w:rsidRPr="00901608" w14:paraId="4405D057" w14:textId="77777777" w:rsidTr="007D79BD">
        <w:tc>
          <w:tcPr>
            <w:tcW w:w="562" w:type="dxa"/>
          </w:tcPr>
          <w:p w14:paraId="17E0B46D" w14:textId="329A303B" w:rsidR="007E288D" w:rsidRDefault="007E288D" w:rsidP="007E288D">
            <w:pPr>
              <w:pStyle w:val="NoSpacing"/>
              <w:rPr>
                <w:rFonts w:cstheme="minorHAnsi"/>
              </w:rPr>
            </w:pPr>
            <w:r>
              <w:rPr>
                <w:rFonts w:cstheme="minorHAnsi"/>
              </w:rPr>
              <w:t>2</w:t>
            </w:r>
          </w:p>
        </w:tc>
        <w:tc>
          <w:tcPr>
            <w:tcW w:w="2248" w:type="dxa"/>
          </w:tcPr>
          <w:p w14:paraId="22767E29" w14:textId="0312A2B7" w:rsidR="007E288D" w:rsidRDefault="007E288D" w:rsidP="007E288D">
            <w:pPr>
              <w:pStyle w:val="NoSpacing"/>
            </w:pPr>
            <w:r w:rsidRPr="002923FD">
              <w:rPr>
                <w:color w:val="000000"/>
              </w:rPr>
              <w:t>Warning</w:t>
            </w:r>
            <w:r>
              <w:rPr>
                <w:color w:val="000000"/>
              </w:rPr>
              <w:t xml:space="preserve"> banner</w:t>
            </w:r>
          </w:p>
        </w:tc>
        <w:tc>
          <w:tcPr>
            <w:tcW w:w="1701" w:type="dxa"/>
          </w:tcPr>
          <w:p w14:paraId="36D2A617" w14:textId="7CF903B2" w:rsidR="007E288D" w:rsidRDefault="007E288D" w:rsidP="007E288D">
            <w:pPr>
              <w:pStyle w:val="NoSpacing"/>
              <w:rPr>
                <w:color w:val="000000"/>
              </w:rPr>
            </w:pPr>
            <w:r>
              <w:t>Warning Inline Notification without Close Button</w:t>
            </w:r>
          </w:p>
        </w:tc>
        <w:tc>
          <w:tcPr>
            <w:tcW w:w="2147" w:type="dxa"/>
          </w:tcPr>
          <w:p w14:paraId="4A3A86DD" w14:textId="77777777" w:rsidR="007E288D" w:rsidRPr="00901608" w:rsidRDefault="007E288D" w:rsidP="007E288D">
            <w:pPr>
              <w:pStyle w:val="NoSpacing"/>
            </w:pPr>
          </w:p>
        </w:tc>
        <w:tc>
          <w:tcPr>
            <w:tcW w:w="3685" w:type="dxa"/>
          </w:tcPr>
          <w:p w14:paraId="780FACDD" w14:textId="4C344825" w:rsidR="007E288D" w:rsidRDefault="00841EF2" w:rsidP="007E288D">
            <w:pPr>
              <w:pStyle w:val="NoSpacing"/>
            </w:pPr>
            <w:r>
              <w:t>The following is d</w:t>
            </w:r>
            <w:r w:rsidR="007E288D">
              <w:t>isplayed if there is at least one warning.</w:t>
            </w:r>
          </w:p>
          <w:p w14:paraId="0C678C1B" w14:textId="77777777" w:rsidR="007E288D" w:rsidRDefault="007E288D" w:rsidP="007E288D">
            <w:pPr>
              <w:pStyle w:val="NoSpacing"/>
            </w:pPr>
          </w:p>
          <w:p w14:paraId="7B7697FC" w14:textId="13B1480D" w:rsidR="007E288D" w:rsidRDefault="00841EF2" w:rsidP="007E288D">
            <w:pPr>
              <w:pStyle w:val="NoSpacing"/>
            </w:pPr>
            <w:r>
              <w:rPr>
                <w:b/>
                <w:bCs/>
              </w:rPr>
              <w:t>“</w:t>
            </w:r>
            <w:r w:rsidR="007E288D" w:rsidRPr="0059518B">
              <w:rPr>
                <w:b/>
                <w:bCs/>
              </w:rPr>
              <w:t>Warning</w:t>
            </w:r>
            <w:r w:rsidR="007E288D">
              <w:rPr>
                <w:b/>
                <w:bCs/>
              </w:rPr>
              <w:t>s</w:t>
            </w:r>
          </w:p>
          <w:p w14:paraId="4254A334" w14:textId="2A6C8DB9" w:rsidR="007E288D" w:rsidRDefault="007E288D" w:rsidP="007E288D">
            <w:pPr>
              <w:pStyle w:val="NoSpacing"/>
              <w:rPr>
                <w:color w:val="000000"/>
              </w:rPr>
            </w:pPr>
            <w:r>
              <w:t>Please review the warning(s) before proceeding.</w:t>
            </w:r>
            <w:r w:rsidR="00841EF2">
              <w:t>”</w:t>
            </w:r>
          </w:p>
        </w:tc>
      </w:tr>
      <w:tr w:rsidR="007E288D" w:rsidRPr="00901608" w14:paraId="0058AF1F" w14:textId="77777777" w:rsidTr="007D79BD">
        <w:tc>
          <w:tcPr>
            <w:tcW w:w="562" w:type="dxa"/>
          </w:tcPr>
          <w:p w14:paraId="2AC2562E" w14:textId="60391F06" w:rsidR="007E288D" w:rsidRDefault="007E288D" w:rsidP="007E288D">
            <w:pPr>
              <w:pStyle w:val="NoSpacing"/>
              <w:rPr>
                <w:rFonts w:cstheme="minorHAnsi"/>
              </w:rPr>
            </w:pPr>
            <w:r>
              <w:rPr>
                <w:rFonts w:cstheme="minorHAnsi"/>
              </w:rPr>
              <w:t>3</w:t>
            </w:r>
          </w:p>
        </w:tc>
        <w:tc>
          <w:tcPr>
            <w:tcW w:w="2248" w:type="dxa"/>
            <w:shd w:val="clear" w:color="000000" w:fill="FFFFFF"/>
          </w:tcPr>
          <w:p w14:paraId="7C70FC3F" w14:textId="2AF62B27" w:rsidR="007E288D" w:rsidRDefault="007E288D" w:rsidP="007E288D">
            <w:pPr>
              <w:pStyle w:val="NoSpacing"/>
            </w:pPr>
            <w:r w:rsidRPr="002923FD">
              <w:rPr>
                <w:color w:val="000000"/>
              </w:rPr>
              <w:t xml:space="preserve">Security </w:t>
            </w:r>
            <w:r>
              <w:rPr>
                <w:color w:val="000000"/>
              </w:rPr>
              <w:t>t</w:t>
            </w:r>
            <w:r w:rsidRPr="002923FD">
              <w:rPr>
                <w:color w:val="000000"/>
              </w:rPr>
              <w:t>ype</w:t>
            </w:r>
          </w:p>
        </w:tc>
        <w:tc>
          <w:tcPr>
            <w:tcW w:w="1701" w:type="dxa"/>
            <w:shd w:val="clear" w:color="000000" w:fill="FFFFFF"/>
          </w:tcPr>
          <w:p w14:paraId="1589FF6A" w14:textId="40E242D9" w:rsidR="007E288D" w:rsidRDefault="007E288D" w:rsidP="007E288D">
            <w:pPr>
              <w:pStyle w:val="NoSpacing"/>
              <w:rPr>
                <w:color w:val="000000"/>
              </w:rPr>
            </w:pPr>
            <w:r w:rsidRPr="002923FD">
              <w:rPr>
                <w:color w:val="000000"/>
              </w:rPr>
              <w:t>Label</w:t>
            </w:r>
          </w:p>
        </w:tc>
        <w:tc>
          <w:tcPr>
            <w:tcW w:w="2147" w:type="dxa"/>
          </w:tcPr>
          <w:p w14:paraId="6A18492A" w14:textId="77777777" w:rsidR="007E288D" w:rsidRPr="00901608" w:rsidRDefault="007E288D" w:rsidP="007E288D">
            <w:pPr>
              <w:pStyle w:val="NoSpacing"/>
            </w:pPr>
          </w:p>
        </w:tc>
        <w:tc>
          <w:tcPr>
            <w:tcW w:w="3685" w:type="dxa"/>
          </w:tcPr>
          <w:p w14:paraId="40BBD149" w14:textId="77777777" w:rsidR="007E288D" w:rsidRDefault="007E288D" w:rsidP="007E288D">
            <w:pPr>
              <w:pStyle w:val="NoSpacing"/>
              <w:rPr>
                <w:color w:val="000000"/>
              </w:rPr>
            </w:pPr>
          </w:p>
        </w:tc>
      </w:tr>
      <w:tr w:rsidR="007E288D" w:rsidRPr="00901608" w14:paraId="3EF50C36" w14:textId="77777777" w:rsidTr="007D79BD">
        <w:tc>
          <w:tcPr>
            <w:tcW w:w="562" w:type="dxa"/>
          </w:tcPr>
          <w:p w14:paraId="76172A35" w14:textId="22769643" w:rsidR="007E288D" w:rsidRDefault="007E288D" w:rsidP="007E288D">
            <w:pPr>
              <w:pStyle w:val="NoSpacing"/>
              <w:rPr>
                <w:rFonts w:cstheme="minorHAnsi"/>
              </w:rPr>
            </w:pPr>
            <w:r>
              <w:rPr>
                <w:rFonts w:cstheme="minorHAnsi"/>
              </w:rPr>
              <w:t>4</w:t>
            </w:r>
          </w:p>
        </w:tc>
        <w:tc>
          <w:tcPr>
            <w:tcW w:w="2248" w:type="dxa"/>
            <w:shd w:val="clear" w:color="000000" w:fill="FFFFFF"/>
          </w:tcPr>
          <w:p w14:paraId="71BB21B2" w14:textId="432B43D7" w:rsidR="007E288D" w:rsidRDefault="007E288D" w:rsidP="007E288D">
            <w:pPr>
              <w:pStyle w:val="NoSpacing"/>
            </w:pPr>
            <w:r w:rsidRPr="002923FD">
              <w:rPr>
                <w:color w:val="000000"/>
              </w:rPr>
              <w:t>Year</w:t>
            </w:r>
            <w:r>
              <w:rPr>
                <w:color w:val="000000"/>
              </w:rPr>
              <w:t xml:space="preserve"> / Period</w:t>
            </w:r>
          </w:p>
        </w:tc>
        <w:tc>
          <w:tcPr>
            <w:tcW w:w="1701" w:type="dxa"/>
            <w:shd w:val="clear" w:color="000000" w:fill="FFFFFF"/>
          </w:tcPr>
          <w:p w14:paraId="33089FFA" w14:textId="6DD6741B" w:rsidR="007E288D" w:rsidRDefault="007E288D" w:rsidP="007E288D">
            <w:pPr>
              <w:pStyle w:val="NoSpacing"/>
              <w:rPr>
                <w:color w:val="000000"/>
              </w:rPr>
            </w:pPr>
            <w:r w:rsidRPr="002923FD">
              <w:rPr>
                <w:color w:val="000000"/>
              </w:rPr>
              <w:t>Label</w:t>
            </w:r>
          </w:p>
        </w:tc>
        <w:tc>
          <w:tcPr>
            <w:tcW w:w="2147" w:type="dxa"/>
          </w:tcPr>
          <w:p w14:paraId="6CEE0C77" w14:textId="77777777" w:rsidR="007E288D" w:rsidRPr="00901608" w:rsidRDefault="007E288D" w:rsidP="007E288D">
            <w:pPr>
              <w:pStyle w:val="NoSpacing"/>
            </w:pPr>
          </w:p>
        </w:tc>
        <w:tc>
          <w:tcPr>
            <w:tcW w:w="3685" w:type="dxa"/>
          </w:tcPr>
          <w:p w14:paraId="0361187C" w14:textId="77777777" w:rsidR="007E288D" w:rsidRDefault="007E288D" w:rsidP="007E288D">
            <w:pPr>
              <w:pStyle w:val="NoSpacing"/>
              <w:rPr>
                <w:color w:val="000000"/>
              </w:rPr>
            </w:pPr>
          </w:p>
        </w:tc>
      </w:tr>
      <w:tr w:rsidR="007E288D" w:rsidRPr="00901608" w14:paraId="501BC607" w14:textId="77777777" w:rsidTr="007D79BD">
        <w:tc>
          <w:tcPr>
            <w:tcW w:w="562" w:type="dxa"/>
          </w:tcPr>
          <w:p w14:paraId="70700D6D" w14:textId="3A6F5FC8" w:rsidR="007E288D" w:rsidRDefault="007E288D" w:rsidP="007E288D">
            <w:pPr>
              <w:pStyle w:val="NoSpacing"/>
              <w:rPr>
                <w:rFonts w:cstheme="minorHAnsi"/>
              </w:rPr>
            </w:pPr>
            <w:r>
              <w:rPr>
                <w:rFonts w:cstheme="minorHAnsi"/>
              </w:rPr>
              <w:lastRenderedPageBreak/>
              <w:t>5</w:t>
            </w:r>
          </w:p>
        </w:tc>
        <w:tc>
          <w:tcPr>
            <w:tcW w:w="2248" w:type="dxa"/>
            <w:shd w:val="clear" w:color="000000" w:fill="FFFFFF"/>
          </w:tcPr>
          <w:p w14:paraId="15BFF268" w14:textId="57312A51" w:rsidR="007E288D" w:rsidRDefault="007E288D" w:rsidP="007E288D">
            <w:pPr>
              <w:pStyle w:val="NoSpacing"/>
            </w:pPr>
            <w:r w:rsidRPr="002923FD">
              <w:rPr>
                <w:color w:val="000000"/>
              </w:rPr>
              <w:t>Warning</w:t>
            </w:r>
            <w:r>
              <w:rPr>
                <w:color w:val="000000"/>
              </w:rPr>
              <w:t>(</w:t>
            </w:r>
            <w:r w:rsidRPr="002923FD">
              <w:rPr>
                <w:color w:val="000000"/>
              </w:rPr>
              <w:t>s</w:t>
            </w:r>
            <w:r>
              <w:rPr>
                <w:color w:val="000000"/>
              </w:rPr>
              <w:t>)</w:t>
            </w:r>
          </w:p>
        </w:tc>
        <w:tc>
          <w:tcPr>
            <w:tcW w:w="1701" w:type="dxa"/>
            <w:shd w:val="clear" w:color="000000" w:fill="FFFFFF"/>
          </w:tcPr>
          <w:p w14:paraId="7FC33128" w14:textId="5A2DDB7F" w:rsidR="007E288D" w:rsidRDefault="007E288D" w:rsidP="007E288D">
            <w:pPr>
              <w:pStyle w:val="NoSpacing"/>
              <w:rPr>
                <w:color w:val="000000"/>
              </w:rPr>
            </w:pPr>
            <w:r w:rsidRPr="002923FD">
              <w:rPr>
                <w:color w:val="000000"/>
              </w:rPr>
              <w:t>Data Table</w:t>
            </w:r>
            <w:ins w:id="1271" w:author="Akila BALAKRISHNAN from.OPTIMUM (MAS)" w:date="2025-12-29T14:37:00Z" w16du:dateUtc="2025-12-29T06:37:00Z">
              <w:del w:id="1272" w:author="Han Xie CHAI (MAS)" w:date="2025-12-31T12:16:00Z" w16du:dateUtc="2025-12-31T04:16:00Z">
                <w:r w:rsidR="007C0EA2" w:rsidDel="00B84227">
                  <w:rPr>
                    <w:color w:val="000000"/>
                  </w:rPr>
                  <w:delText>A</w:delText>
                </w:r>
              </w:del>
            </w:ins>
          </w:p>
        </w:tc>
        <w:tc>
          <w:tcPr>
            <w:tcW w:w="2147" w:type="dxa"/>
          </w:tcPr>
          <w:p w14:paraId="7E41C044" w14:textId="77777777" w:rsidR="007E288D" w:rsidRPr="00901608" w:rsidRDefault="007E288D" w:rsidP="007E288D">
            <w:pPr>
              <w:pStyle w:val="NoSpacing"/>
            </w:pPr>
          </w:p>
        </w:tc>
        <w:tc>
          <w:tcPr>
            <w:tcW w:w="3685" w:type="dxa"/>
          </w:tcPr>
          <w:p w14:paraId="403DE669" w14:textId="2FA355EC" w:rsidR="007E288D" w:rsidRDefault="007E288D" w:rsidP="007E288D">
            <w:pPr>
              <w:pStyle w:val="NoSpacing"/>
            </w:pPr>
            <w:r>
              <w:t>Displayed if there is at least one warning.</w:t>
            </w:r>
          </w:p>
          <w:p w14:paraId="21BD1E24" w14:textId="77777777" w:rsidR="007E288D" w:rsidRDefault="007E288D" w:rsidP="007E288D">
            <w:pPr>
              <w:pStyle w:val="NoSpacing"/>
            </w:pPr>
          </w:p>
          <w:p w14:paraId="3B79F0E8" w14:textId="2035F5F2" w:rsidR="007E288D" w:rsidRDefault="007E288D" w:rsidP="007E288D">
            <w:pPr>
              <w:pStyle w:val="NoSpacing"/>
              <w:rPr>
                <w:color w:val="000000"/>
              </w:rPr>
            </w:pPr>
            <w:r w:rsidRPr="002923FD">
              <w:t xml:space="preserve">Displays the </w:t>
            </w:r>
            <w:commentRangeStart w:id="1273"/>
            <w:commentRangeStart w:id="1274"/>
            <w:commentRangeStart w:id="1275"/>
            <w:commentRangeStart w:id="1276"/>
            <w:r w:rsidR="005E04BE">
              <w:t xml:space="preserve">row </w:t>
            </w:r>
            <w:r w:rsidRPr="002923FD">
              <w:t>number</w:t>
            </w:r>
            <w:commentRangeEnd w:id="1273"/>
            <w:r w:rsidR="00B61EB3">
              <w:rPr>
                <w:rStyle w:val="CommentReference"/>
              </w:rPr>
              <w:commentReference w:id="1273"/>
            </w:r>
            <w:commentRangeEnd w:id="1274"/>
            <w:r w:rsidR="00D74D99">
              <w:rPr>
                <w:rStyle w:val="CommentReference"/>
              </w:rPr>
              <w:commentReference w:id="1274"/>
            </w:r>
            <w:commentRangeEnd w:id="1275"/>
            <w:r w:rsidR="00A12040">
              <w:rPr>
                <w:rStyle w:val="CommentReference"/>
              </w:rPr>
              <w:commentReference w:id="1275"/>
            </w:r>
            <w:commentRangeEnd w:id="1276"/>
            <w:r w:rsidR="00A51960">
              <w:rPr>
                <w:rStyle w:val="CommentReference"/>
              </w:rPr>
              <w:commentReference w:id="1276"/>
            </w:r>
            <w:r w:rsidRPr="002923FD">
              <w:t xml:space="preserve">, </w:t>
            </w:r>
            <w:commentRangeStart w:id="1277"/>
            <w:commentRangeStart w:id="1278"/>
            <w:commentRangeStart w:id="1279"/>
            <w:commentRangeStart w:id="1280"/>
            <w:r w:rsidR="005E04BE">
              <w:t>issuance type</w:t>
            </w:r>
            <w:commentRangeEnd w:id="1277"/>
            <w:r w:rsidR="00B61EB3">
              <w:rPr>
                <w:rStyle w:val="CommentReference"/>
              </w:rPr>
              <w:commentReference w:id="1277"/>
            </w:r>
            <w:commentRangeEnd w:id="1278"/>
            <w:r w:rsidR="00542BD4">
              <w:rPr>
                <w:rStyle w:val="CommentReference"/>
              </w:rPr>
              <w:commentReference w:id="1278"/>
            </w:r>
            <w:commentRangeEnd w:id="1279"/>
            <w:r w:rsidR="00F56BD5">
              <w:rPr>
                <w:rStyle w:val="CommentReference"/>
              </w:rPr>
              <w:commentReference w:id="1279"/>
            </w:r>
            <w:commentRangeEnd w:id="1280"/>
            <w:r w:rsidR="00614B3E">
              <w:rPr>
                <w:rStyle w:val="CommentReference"/>
              </w:rPr>
              <w:commentReference w:id="1280"/>
            </w:r>
            <w:r w:rsidR="005E04BE">
              <w:t xml:space="preserve">, </w:t>
            </w:r>
            <w:r w:rsidRPr="002923FD">
              <w:t>field name</w:t>
            </w:r>
            <w:ins w:id="1281" w:author="Jasmine WL TEO (MAS)" w:date="2026-01-08T14:24:00Z" w16du:dateUtc="2026-01-08T06:24:00Z">
              <w:r w:rsidRPr="002923FD">
                <w:t xml:space="preserve"> </w:t>
              </w:r>
              <w:r w:rsidR="00241DF5">
                <w:t>and value</w:t>
              </w:r>
            </w:ins>
            <w:r w:rsidRPr="002923FD">
              <w:t xml:space="preserve"> as well as the soft warning applicable for the field.</w:t>
            </w:r>
          </w:p>
        </w:tc>
      </w:tr>
      <w:tr w:rsidR="007E288D" w:rsidRPr="00901608" w14:paraId="64FEAC90" w14:textId="77777777" w:rsidTr="007D79BD">
        <w:tc>
          <w:tcPr>
            <w:tcW w:w="562" w:type="dxa"/>
          </w:tcPr>
          <w:p w14:paraId="735D4897" w14:textId="5DBA5485" w:rsidR="007E288D" w:rsidRDefault="007E288D" w:rsidP="007E288D">
            <w:pPr>
              <w:pStyle w:val="NoSpacing"/>
              <w:rPr>
                <w:rFonts w:cstheme="minorHAnsi"/>
              </w:rPr>
            </w:pPr>
            <w:r>
              <w:rPr>
                <w:rFonts w:cstheme="minorHAnsi"/>
              </w:rPr>
              <w:t>6</w:t>
            </w:r>
          </w:p>
        </w:tc>
        <w:tc>
          <w:tcPr>
            <w:tcW w:w="2248" w:type="dxa"/>
            <w:shd w:val="clear" w:color="000000" w:fill="FFFFFF"/>
          </w:tcPr>
          <w:p w14:paraId="5CB6B341" w14:textId="0CC086EA" w:rsidR="007E288D" w:rsidRDefault="00841EF2" w:rsidP="007E288D">
            <w:pPr>
              <w:pStyle w:val="NoSpacing"/>
            </w:pPr>
            <w:commentRangeStart w:id="1282"/>
            <w:r>
              <w:t>Submit</w:t>
            </w:r>
            <w:commentRangeEnd w:id="1282"/>
            <w:r w:rsidR="001974FC">
              <w:rPr>
                <w:rStyle w:val="CommentReference"/>
              </w:rPr>
              <w:commentReference w:id="1282"/>
            </w:r>
          </w:p>
        </w:tc>
        <w:tc>
          <w:tcPr>
            <w:tcW w:w="1701" w:type="dxa"/>
            <w:shd w:val="clear" w:color="000000" w:fill="FFFFFF"/>
          </w:tcPr>
          <w:p w14:paraId="68079BC1" w14:textId="716E5A44" w:rsidR="007E288D" w:rsidRDefault="007E288D" w:rsidP="007E288D">
            <w:pPr>
              <w:pStyle w:val="NoSpacing"/>
              <w:rPr>
                <w:color w:val="000000"/>
              </w:rPr>
            </w:pPr>
            <w:r w:rsidRPr="002923FD">
              <w:rPr>
                <w:color w:val="000000"/>
              </w:rPr>
              <w:t>Primary button</w:t>
            </w:r>
          </w:p>
        </w:tc>
        <w:tc>
          <w:tcPr>
            <w:tcW w:w="2147" w:type="dxa"/>
          </w:tcPr>
          <w:p w14:paraId="06EF1E79" w14:textId="77777777" w:rsidR="007E288D" w:rsidRPr="00901608" w:rsidRDefault="007E288D" w:rsidP="007E288D">
            <w:pPr>
              <w:pStyle w:val="NoSpacing"/>
            </w:pPr>
          </w:p>
        </w:tc>
        <w:tc>
          <w:tcPr>
            <w:tcW w:w="3685" w:type="dxa"/>
          </w:tcPr>
          <w:p w14:paraId="1E70B5E4" w14:textId="794437E2" w:rsidR="007E288D" w:rsidRDefault="005E04BE" w:rsidP="007E288D">
            <w:pPr>
              <w:pStyle w:val="NoSpacing"/>
              <w:rPr>
                <w:color w:val="000000"/>
              </w:rPr>
            </w:pPr>
            <w:r>
              <w:rPr>
                <w:color w:val="000000"/>
              </w:rPr>
              <w:t>Submits the issuance calendar for approval.</w:t>
            </w:r>
            <w:r w:rsidR="00BC21E5">
              <w:rPr>
                <w:color w:val="000000"/>
              </w:rPr>
              <w:t xml:space="preserve"> Refer to </w:t>
            </w:r>
            <w:r w:rsidR="00BC21E5">
              <w:rPr>
                <w:color w:val="000000"/>
              </w:rPr>
              <w:fldChar w:fldCharType="begin"/>
            </w:r>
            <w:r w:rsidR="00BC21E5">
              <w:rPr>
                <w:color w:val="000000"/>
              </w:rPr>
              <w:instrText xml:space="preserve"> REF _Ref215564016 \r \h </w:instrText>
            </w:r>
            <w:r w:rsidR="00BC21E5">
              <w:rPr>
                <w:color w:val="000000"/>
              </w:rPr>
            </w:r>
            <w:r w:rsidR="00BC21E5">
              <w:rPr>
                <w:color w:val="000000"/>
              </w:rPr>
              <w:fldChar w:fldCharType="separate"/>
            </w:r>
            <w:r w:rsidR="007F5F9A">
              <w:rPr>
                <w:color w:val="000000"/>
              </w:rPr>
              <w:t>2.8.4</w:t>
            </w:r>
            <w:r w:rsidR="00BC21E5">
              <w:rPr>
                <w:color w:val="000000"/>
              </w:rPr>
              <w:fldChar w:fldCharType="end"/>
            </w:r>
            <w:r w:rsidR="00BC21E5">
              <w:rPr>
                <w:color w:val="000000"/>
              </w:rPr>
              <w:t xml:space="preserve"> </w:t>
            </w:r>
            <w:r w:rsidR="00BC21E5">
              <w:rPr>
                <w:color w:val="000000"/>
              </w:rPr>
              <w:fldChar w:fldCharType="begin"/>
            </w:r>
            <w:r w:rsidR="00BC21E5">
              <w:rPr>
                <w:color w:val="000000"/>
              </w:rPr>
              <w:instrText xml:space="preserve"> REF _Ref215563919 \h </w:instrText>
            </w:r>
            <w:r w:rsidR="00BC21E5">
              <w:rPr>
                <w:color w:val="000000"/>
              </w:rPr>
            </w:r>
            <w:r w:rsidR="00BC21E5">
              <w:rPr>
                <w:color w:val="000000"/>
              </w:rPr>
              <w:fldChar w:fldCharType="separate"/>
            </w:r>
            <w:r w:rsidR="007F5F9A">
              <w:t>Post Conditions</w:t>
            </w:r>
            <w:r w:rsidR="00BC21E5">
              <w:rPr>
                <w:color w:val="000000"/>
              </w:rPr>
              <w:fldChar w:fldCharType="end"/>
            </w:r>
            <w:r w:rsidR="00BC21E5">
              <w:rPr>
                <w:color w:val="000000"/>
              </w:rPr>
              <w:t>.</w:t>
            </w:r>
          </w:p>
        </w:tc>
      </w:tr>
      <w:tr w:rsidR="00D53716" w:rsidRPr="00901608" w14:paraId="433CA83D" w14:textId="77777777" w:rsidTr="007D79BD">
        <w:tc>
          <w:tcPr>
            <w:tcW w:w="562" w:type="dxa"/>
          </w:tcPr>
          <w:p w14:paraId="10C19DB3" w14:textId="69D3FA22" w:rsidR="00D53716" w:rsidRDefault="00D53716" w:rsidP="00D53716">
            <w:pPr>
              <w:pStyle w:val="NoSpacing"/>
              <w:rPr>
                <w:rFonts w:cstheme="minorHAnsi"/>
              </w:rPr>
            </w:pPr>
            <w:r>
              <w:rPr>
                <w:rFonts w:cstheme="minorHAnsi"/>
              </w:rPr>
              <w:t>7</w:t>
            </w:r>
          </w:p>
        </w:tc>
        <w:tc>
          <w:tcPr>
            <w:tcW w:w="2248" w:type="dxa"/>
            <w:shd w:val="clear" w:color="000000" w:fill="FFFFFF"/>
          </w:tcPr>
          <w:p w14:paraId="6ECB9F9C" w14:textId="508A6DEC" w:rsidR="00D53716" w:rsidRPr="002923FD" w:rsidRDefault="00D53716" w:rsidP="00D53716">
            <w:pPr>
              <w:pStyle w:val="NoSpacing"/>
            </w:pPr>
            <w:r>
              <w:t>Cancel</w:t>
            </w:r>
          </w:p>
        </w:tc>
        <w:tc>
          <w:tcPr>
            <w:tcW w:w="1701" w:type="dxa"/>
            <w:shd w:val="clear" w:color="000000" w:fill="FFFFFF"/>
          </w:tcPr>
          <w:p w14:paraId="14B71DBC" w14:textId="7BBFF8BA" w:rsidR="00D53716" w:rsidRPr="002923FD" w:rsidRDefault="00D53716" w:rsidP="00D53716">
            <w:pPr>
              <w:pStyle w:val="NoSpacing"/>
              <w:rPr>
                <w:color w:val="000000"/>
              </w:rPr>
            </w:pPr>
            <w:ins w:id="1283" w:author="Eugene CHEONG from.TOPPAN (MAS)" w:date="2025-12-22T10:33:00Z" w16du:dateUtc="2025-12-22T02:33:00Z">
              <w:r>
                <w:rPr>
                  <w:rFonts w:cstheme="minorHAnsi"/>
                  <w:color w:val="000000"/>
                </w:rPr>
                <w:t>Secondary b</w:t>
              </w:r>
              <w:r w:rsidRPr="002923FD">
                <w:rPr>
                  <w:rFonts w:cstheme="minorHAnsi"/>
                  <w:color w:val="000000"/>
                </w:rPr>
                <w:t>utton</w:t>
              </w:r>
            </w:ins>
            <w:del w:id="1284" w:author="Eugene CHEONG from.TOPPAN (MAS)" w:date="2025-12-22T10:33:00Z" w16du:dateUtc="2025-12-22T02:33:00Z">
              <w:r w:rsidDel="001D77FB">
                <w:rPr>
                  <w:rFonts w:cstheme="minorHAnsi"/>
                  <w:color w:val="000000"/>
                </w:rPr>
                <w:delText>Tertiary b</w:delText>
              </w:r>
              <w:r w:rsidRPr="002923FD" w:rsidDel="001D77FB">
                <w:rPr>
                  <w:rFonts w:cstheme="minorHAnsi"/>
                  <w:color w:val="000000"/>
                </w:rPr>
                <w:delText>utton</w:delText>
              </w:r>
              <w:r w:rsidDel="001D77FB">
                <w:rPr>
                  <w:rFonts w:cstheme="minorHAnsi"/>
                  <w:color w:val="000000"/>
                </w:rPr>
                <w:delText xml:space="preserve"> (?)</w:delText>
              </w:r>
            </w:del>
          </w:p>
        </w:tc>
        <w:tc>
          <w:tcPr>
            <w:tcW w:w="2147" w:type="dxa"/>
          </w:tcPr>
          <w:p w14:paraId="4FFC64BA" w14:textId="77777777" w:rsidR="00D53716" w:rsidRPr="00901608" w:rsidRDefault="00D53716" w:rsidP="00D53716">
            <w:pPr>
              <w:pStyle w:val="NoSpacing"/>
            </w:pPr>
          </w:p>
        </w:tc>
        <w:tc>
          <w:tcPr>
            <w:tcW w:w="3685" w:type="dxa"/>
          </w:tcPr>
          <w:p w14:paraId="20B10C96" w14:textId="77478D0A" w:rsidR="00D53716" w:rsidRDefault="00D53716" w:rsidP="00D53716">
            <w:pPr>
              <w:pStyle w:val="NoSpacing"/>
              <w:rPr>
                <w:color w:val="000000"/>
              </w:rPr>
            </w:pPr>
            <w:ins w:id="1285" w:author="Eugene CHEONG from.TOPPAN (MAS)" w:date="2025-12-22T10:33:00Z" w16du:dateUtc="2025-12-22T02:33:00Z">
              <w:r>
                <w:t xml:space="preserve">Closes the </w:t>
              </w:r>
            </w:ins>
            <w:ins w:id="1286" w:author="Eugene CHEONG from.TOPPAN (MAS)" w:date="2025-12-22T10:34:00Z" w16du:dateUtc="2025-12-22T02:34:00Z">
              <w:r>
                <w:t>Confirmation Prompt</w:t>
              </w:r>
            </w:ins>
            <w:ins w:id="1287" w:author="Eugene CHEONG from.TOPPAN (MAS)" w:date="2025-12-22T10:33:00Z" w16du:dateUtc="2025-12-22T02:33:00Z">
              <w:r>
                <w:t>.</w:t>
              </w:r>
            </w:ins>
          </w:p>
        </w:tc>
      </w:tr>
    </w:tbl>
    <w:p w14:paraId="00D7FA22" w14:textId="15E21B51" w:rsidR="007E288D" w:rsidRDefault="007E288D" w:rsidP="007E288D">
      <w:pPr>
        <w:pStyle w:val="Caption"/>
      </w:pPr>
      <w:r>
        <w:t xml:space="preserve">Table </w:t>
      </w:r>
      <w:r>
        <w:fldChar w:fldCharType="begin"/>
      </w:r>
      <w:r>
        <w:instrText xml:space="preserve"> SEQ Table \* ARABIC </w:instrText>
      </w:r>
      <w:r>
        <w:fldChar w:fldCharType="separate"/>
      </w:r>
      <w:r w:rsidR="007F5F9A">
        <w:rPr>
          <w:noProof/>
        </w:rPr>
        <w:t>17</w:t>
      </w:r>
      <w:r>
        <w:fldChar w:fldCharType="end"/>
      </w:r>
      <w:r>
        <w:t>: Confirmation Prompt Screen Elements</w:t>
      </w:r>
    </w:p>
    <w:p w14:paraId="2B4BC88C" w14:textId="77777777" w:rsidR="005616F1" w:rsidRDefault="005616F1" w:rsidP="003F1708"/>
    <w:p w14:paraId="68297F92" w14:textId="77777777" w:rsidR="005616F1" w:rsidRDefault="005616F1" w:rsidP="005616F1">
      <w:pPr>
        <w:pStyle w:val="Heading2"/>
      </w:pPr>
      <w:bookmarkStart w:id="1288" w:name="_Toc215504126"/>
      <w:bookmarkStart w:id="1289" w:name="_Ref215561749"/>
      <w:bookmarkStart w:id="1290" w:name="_Ref215561752"/>
      <w:bookmarkStart w:id="1291" w:name="_Ref217055342"/>
      <w:bookmarkStart w:id="1292" w:name="_Ref217055343"/>
      <w:bookmarkStart w:id="1293" w:name="_Toc217317802"/>
      <w:r>
        <w:t>Update Issuance Calendar</w:t>
      </w:r>
      <w:bookmarkEnd w:id="1288"/>
      <w:bookmarkEnd w:id="1289"/>
      <w:bookmarkEnd w:id="1290"/>
      <w:bookmarkEnd w:id="1291"/>
      <w:bookmarkEnd w:id="1292"/>
      <w:bookmarkEnd w:id="1293"/>
    </w:p>
    <w:p w14:paraId="1B0FE48D" w14:textId="77777777" w:rsidR="005616F1" w:rsidRPr="00D50758" w:rsidRDefault="005616F1" w:rsidP="005616F1">
      <w:pPr>
        <w:pStyle w:val="Heading3"/>
      </w:pPr>
      <w:bookmarkStart w:id="1294" w:name="_Toc215504127"/>
      <w:bookmarkStart w:id="1295" w:name="_Toc217317803"/>
      <w:r>
        <w:t>Description</w:t>
      </w:r>
      <w:bookmarkEnd w:id="1294"/>
      <w:bookmarkEnd w:id="1295"/>
    </w:p>
    <w:p w14:paraId="4BBFA6E6" w14:textId="45D40E88" w:rsidR="005616F1" w:rsidRPr="005F251E" w:rsidRDefault="005616F1" w:rsidP="003F1708">
      <w:r w:rsidRPr="002923FD">
        <w:t xml:space="preserve">This use case enables Makers to </w:t>
      </w:r>
      <w:r>
        <w:t>update</w:t>
      </w:r>
      <w:r w:rsidRPr="002923FD">
        <w:t xml:space="preserve"> </w:t>
      </w:r>
      <w:r>
        <w:t>i</w:t>
      </w:r>
      <w:r w:rsidRPr="002923FD">
        <w:t xml:space="preserve">ssuance </w:t>
      </w:r>
      <w:r>
        <w:t>c</w:t>
      </w:r>
      <w:r w:rsidRPr="002923FD">
        <w:t>alendars</w:t>
      </w:r>
      <w:r>
        <w:t>.</w:t>
      </w:r>
    </w:p>
    <w:p w14:paraId="1272AFCE" w14:textId="7C7E6F4A" w:rsidR="005616F1" w:rsidRDefault="005616F1" w:rsidP="005616F1">
      <w:pPr>
        <w:pStyle w:val="Heading3"/>
      </w:pPr>
      <w:bookmarkStart w:id="1296" w:name="_Toc215504128"/>
      <w:bookmarkStart w:id="1297" w:name="_Toc217317804"/>
      <w:commentRangeStart w:id="1298"/>
      <w:commentRangeStart w:id="1299"/>
      <w:commentRangeStart w:id="1300"/>
      <w:r>
        <w:t>Preconditions</w:t>
      </w:r>
      <w:bookmarkEnd w:id="1296"/>
      <w:commentRangeEnd w:id="1298"/>
      <w:r w:rsidR="00382016">
        <w:rPr>
          <w:rStyle w:val="CommentReference"/>
          <w:rFonts w:asciiTheme="minorHAnsi" w:eastAsiaTheme="minorHAnsi" w:hAnsiTheme="minorHAnsi" w:cstheme="minorBidi"/>
          <w:b w:val="0"/>
          <w:smallCaps w:val="0"/>
        </w:rPr>
        <w:commentReference w:id="1298"/>
      </w:r>
      <w:commentRangeEnd w:id="1299"/>
      <w:r w:rsidR="00E1639F">
        <w:rPr>
          <w:rStyle w:val="CommentReference"/>
          <w:rFonts w:asciiTheme="minorHAnsi" w:eastAsiaTheme="minorHAnsi" w:hAnsiTheme="minorHAnsi" w:cstheme="minorBidi"/>
          <w:b w:val="0"/>
          <w:smallCaps w:val="0"/>
        </w:rPr>
        <w:commentReference w:id="1299"/>
      </w:r>
      <w:bookmarkEnd w:id="1297"/>
      <w:commentRangeEnd w:id="1300"/>
      <w:r w:rsidR="00614B3E">
        <w:rPr>
          <w:rStyle w:val="CommentReference"/>
          <w:rFonts w:asciiTheme="minorHAnsi" w:eastAsiaTheme="minorHAnsi" w:hAnsiTheme="minorHAnsi" w:cstheme="minorBidi"/>
          <w:b w:val="0"/>
          <w:smallCaps w:val="0"/>
        </w:rPr>
        <w:commentReference w:id="1300"/>
      </w:r>
    </w:p>
    <w:p w14:paraId="54CF3B0A" w14:textId="77777777" w:rsidR="005616F1" w:rsidRDefault="005616F1" w:rsidP="005616F1">
      <w:pPr>
        <w:pStyle w:val="ListParagraph"/>
      </w:pPr>
      <w:r>
        <w:t>User logs in to the Intranet Portal.</w:t>
      </w:r>
    </w:p>
    <w:p w14:paraId="2D18DA3B" w14:textId="77777777" w:rsidR="005616F1" w:rsidRDefault="005616F1" w:rsidP="005616F1">
      <w:pPr>
        <w:pStyle w:val="ListParagraph"/>
      </w:pPr>
      <w:r>
        <w:t>User accesses the Issuance Calendar Listing Page.</w:t>
      </w:r>
    </w:p>
    <w:p w14:paraId="2D78DCFB" w14:textId="72D4DF6B" w:rsidR="005616F1" w:rsidRDefault="005616F1" w:rsidP="005616F1">
      <w:pPr>
        <w:pStyle w:val="ListParagraph"/>
      </w:pPr>
      <w:r>
        <w:t xml:space="preserve">An issuance calendar for the particular Security type, Year, and Period </w:t>
      </w:r>
      <w:r w:rsidR="00D52CC0">
        <w:t>has</w:t>
      </w:r>
      <w:ins w:id="1301" w:author="Han Xie CHAI (MAS)" w:date="2026-01-02T09:26:00Z" w16du:dateUtc="2026-01-02T01:26:00Z">
        <w:r w:rsidR="00A21C2A">
          <w:t xml:space="preserve"> already</w:t>
        </w:r>
      </w:ins>
      <w:r w:rsidR="00D52CC0">
        <w:t xml:space="preserve"> been </w:t>
      </w:r>
      <w:r>
        <w:t>created.</w:t>
      </w:r>
    </w:p>
    <w:p w14:paraId="10C250F8" w14:textId="73C93395" w:rsidR="005616F1" w:rsidRDefault="005616F1" w:rsidP="005616F1">
      <w:pPr>
        <w:pStyle w:val="ListParagraph"/>
      </w:pPr>
      <w:r>
        <w:t xml:space="preserve">The </w:t>
      </w:r>
      <w:r w:rsidR="00D52CC0">
        <w:t xml:space="preserve">status of the </w:t>
      </w:r>
      <w:r>
        <w:t xml:space="preserve">issuance calendar is </w:t>
      </w:r>
      <w:del w:id="1302" w:author="Eugene CHEONG from.TOPPAN (MAS)" w:date="2025-12-19T14:20:00Z" w16du:dateUtc="2025-12-19T06:20:00Z">
        <w:r w:rsidDel="001B5238">
          <w:delText xml:space="preserve">not </w:delText>
        </w:r>
        <w:commentRangeStart w:id="1303"/>
        <w:commentRangeStart w:id="1304"/>
        <w:commentRangeEnd w:id="1303"/>
        <w:r w:rsidR="00863B7C" w:rsidDel="001B5238">
          <w:rPr>
            <w:rStyle w:val="CommentReference"/>
          </w:rPr>
          <w:commentReference w:id="1303"/>
        </w:r>
        <w:commentRangeEnd w:id="1304"/>
        <w:r w:rsidR="001B5238" w:rsidDel="001B5238">
          <w:rPr>
            <w:rStyle w:val="CommentReference"/>
          </w:rPr>
          <w:commentReference w:id="1304"/>
        </w:r>
        <w:r w:rsidDel="001B5238">
          <w:delText xml:space="preserve"> </w:delText>
        </w:r>
      </w:del>
      <w:del w:id="1305" w:author="Eugene CHEONG from.TOPPAN (MAS)" w:date="2025-12-19T14:24:00Z" w16du:dateUtc="2025-12-19T06:24:00Z">
        <w:r w:rsidDel="001B5238">
          <w:delText>“New”</w:delText>
        </w:r>
        <w:r w:rsidR="00D52CC0" w:rsidDel="001B5238">
          <w:delText>,</w:delText>
        </w:r>
        <w:r w:rsidDel="001B5238">
          <w:delText xml:space="preserve"> </w:delText>
        </w:r>
      </w:del>
      <w:r>
        <w:t xml:space="preserve">“Pending </w:t>
      </w:r>
      <w:del w:id="1306" w:author="Eugene CHEONG from.TOPPAN (MAS)" w:date="2025-12-19T14:24:00Z" w16du:dateUtc="2025-12-19T06:24:00Z">
        <w:r w:rsidDel="001B5238">
          <w:delText>Approval</w:delText>
        </w:r>
      </w:del>
      <w:ins w:id="1307" w:author="Eugene CHEONG from.TOPPAN (MAS)" w:date="2025-12-19T14:24:00Z" w16du:dateUtc="2025-12-19T06:24:00Z">
        <w:r w:rsidR="001B5238">
          <w:t>Publication</w:t>
        </w:r>
      </w:ins>
      <w:r>
        <w:t>”</w:t>
      </w:r>
      <w:r w:rsidR="00D52CC0">
        <w:t>,</w:t>
      </w:r>
      <w:r w:rsidR="000E59ED">
        <w:t xml:space="preserve"> </w:t>
      </w:r>
      <w:commentRangeStart w:id="1308"/>
      <w:commentRangeStart w:id="1309"/>
      <w:commentRangeStart w:id="1310"/>
      <w:del w:id="1311" w:author="Eugene CHEONG from.TOPPAN (MAS)" w:date="2025-12-19T14:24:00Z" w16du:dateUtc="2025-12-19T06:24:00Z">
        <w:r w:rsidR="000E59ED" w:rsidDel="001B5238">
          <w:delText xml:space="preserve">or </w:delText>
        </w:r>
      </w:del>
      <w:r w:rsidR="000E59ED">
        <w:t>“</w:t>
      </w:r>
      <w:ins w:id="1312" w:author="Eugene CHEONG from.TOPPAN (MAS)" w:date="2025-12-19T14:24:00Z" w16du:dateUtc="2025-12-19T06:24:00Z">
        <w:r w:rsidR="001B5238">
          <w:t>Published</w:t>
        </w:r>
      </w:ins>
      <w:del w:id="1313" w:author="Eugene CHEONG from.TOPPAN (MAS)" w:date="2025-12-19T14:24:00Z" w16du:dateUtc="2025-12-19T06:24:00Z">
        <w:r w:rsidR="000E59ED" w:rsidDel="001B5238">
          <w:delText>Pending Publication</w:delText>
        </w:r>
      </w:del>
      <w:r w:rsidR="000E59ED">
        <w:t>”</w:t>
      </w:r>
      <w:commentRangeEnd w:id="1308"/>
      <w:ins w:id="1314" w:author="Eugene CHEONG from.TOPPAN (MAS)" w:date="2025-12-19T14:24:00Z" w16du:dateUtc="2025-12-19T06:24:00Z">
        <w:r w:rsidR="001B5238">
          <w:t>, or “Rejected”</w:t>
        </w:r>
      </w:ins>
      <w:r w:rsidR="000E59ED">
        <w:rPr>
          <w:rStyle w:val="CommentReference"/>
        </w:rPr>
        <w:commentReference w:id="1308"/>
      </w:r>
      <w:commentRangeEnd w:id="1309"/>
      <w:r w:rsidR="001B5238">
        <w:rPr>
          <w:rStyle w:val="CommentReference"/>
        </w:rPr>
        <w:commentReference w:id="1309"/>
      </w:r>
      <w:commentRangeEnd w:id="1310"/>
      <w:r w:rsidR="008331E1">
        <w:rPr>
          <w:rStyle w:val="CommentReference"/>
        </w:rPr>
        <w:commentReference w:id="1310"/>
      </w:r>
      <w:r>
        <w:t>.</w:t>
      </w:r>
    </w:p>
    <w:p w14:paraId="09A8EE06" w14:textId="1FECBFE2" w:rsidR="005616F1" w:rsidRDefault="005616F1" w:rsidP="005616F1">
      <w:pPr>
        <w:pStyle w:val="Heading3"/>
      </w:pPr>
      <w:bookmarkStart w:id="1315" w:name="_Toc215504129"/>
      <w:bookmarkStart w:id="1316" w:name="_Toc217317805"/>
      <w:commentRangeStart w:id="1317"/>
      <w:commentRangeStart w:id="1318"/>
      <w:r>
        <w:t>Business Requirements</w:t>
      </w:r>
      <w:bookmarkEnd w:id="1315"/>
      <w:bookmarkEnd w:id="1316"/>
      <w:commentRangeEnd w:id="1317"/>
      <w:r w:rsidR="009E78E4">
        <w:rPr>
          <w:rStyle w:val="CommentReference"/>
          <w:rFonts w:asciiTheme="minorHAnsi" w:eastAsiaTheme="minorHAnsi" w:hAnsiTheme="minorHAnsi" w:cstheme="minorBidi"/>
          <w:b w:val="0"/>
          <w:smallCaps w:val="0"/>
        </w:rPr>
        <w:commentReference w:id="1317"/>
      </w:r>
      <w:commentRangeEnd w:id="1318"/>
      <w:r w:rsidR="00FD6789">
        <w:rPr>
          <w:rStyle w:val="CommentReference"/>
          <w:rFonts w:asciiTheme="minorHAnsi" w:eastAsiaTheme="minorHAnsi" w:hAnsiTheme="minorHAnsi" w:cstheme="minorBidi"/>
          <w:b w:val="0"/>
          <w:smallCaps w:val="0"/>
        </w:rPr>
        <w:commentReference w:id="1318"/>
      </w:r>
    </w:p>
    <w:p w14:paraId="30C00AF0" w14:textId="77777777" w:rsidR="005616F1" w:rsidRPr="0068320A" w:rsidRDefault="005616F1" w:rsidP="005616F1">
      <w:pPr>
        <w:pStyle w:val="ListParagraph"/>
        <w:rPr>
          <w:b/>
          <w:bCs/>
        </w:rPr>
      </w:pPr>
      <w:r w:rsidRPr="0068320A">
        <w:rPr>
          <w:b/>
          <w:bCs/>
        </w:rPr>
        <w:t xml:space="preserve">Role-based Access Control: </w:t>
      </w:r>
    </w:p>
    <w:p w14:paraId="527059DA" w14:textId="77777777" w:rsidR="005616F1" w:rsidRDefault="005616F1" w:rsidP="005616F1">
      <w:pPr>
        <w:pStyle w:val="ListParagraph"/>
        <w:numPr>
          <w:ilvl w:val="1"/>
          <w:numId w:val="27"/>
        </w:numPr>
        <w:ind w:left="1276" w:hanging="425"/>
      </w:pPr>
      <w:r>
        <w:t>Issuance Calendar Maker</w:t>
      </w:r>
    </w:p>
    <w:p w14:paraId="2470F4A9" w14:textId="75C84721" w:rsidR="00681304" w:rsidRDefault="00D52CC0">
      <w:pPr>
        <w:pStyle w:val="ListParagraph"/>
      </w:pPr>
      <w:commentRangeStart w:id="1319"/>
      <w:commentRangeStart w:id="1320"/>
      <w:r>
        <w:rPr>
          <w:b/>
          <w:bCs/>
        </w:rPr>
        <w:t xml:space="preserve">Cancellation of </w:t>
      </w:r>
      <w:r w:rsidRPr="00D95647">
        <w:rPr>
          <w:b/>
          <w:bCs/>
        </w:rPr>
        <w:t>Mini-Auction</w:t>
      </w:r>
      <w:commentRangeEnd w:id="1319"/>
      <w:r w:rsidR="00097D06">
        <w:rPr>
          <w:rStyle w:val="CommentReference"/>
        </w:rPr>
        <w:commentReference w:id="1319"/>
      </w:r>
      <w:commentRangeEnd w:id="1320"/>
      <w:r w:rsidR="00EB4BBA">
        <w:rPr>
          <w:rStyle w:val="CommentReference"/>
        </w:rPr>
        <w:commentReference w:id="1320"/>
      </w:r>
      <w:r>
        <w:t xml:space="preserve">: </w:t>
      </w:r>
      <w:r w:rsidR="00681304">
        <w:t xml:space="preserve">If </w:t>
      </w:r>
      <w:r>
        <w:t>published</w:t>
      </w:r>
      <w:r w:rsidR="00681304">
        <w:t xml:space="preserve"> mini-auctions are </w:t>
      </w:r>
      <w:r>
        <w:t>subsequently cancelled</w:t>
      </w:r>
      <w:r w:rsidR="00681304">
        <w:t xml:space="preserve"> on the bond announcement date, the issuance calendar in OMEGA </w:t>
      </w:r>
      <w:r>
        <w:t>is</w:t>
      </w:r>
      <w:r w:rsidR="00681304">
        <w:t xml:space="preserve"> updated to remove the mini-auction but the MAS website still display</w:t>
      </w:r>
      <w:r>
        <w:t>s</w:t>
      </w:r>
      <w:r w:rsidR="00681304">
        <w:t xml:space="preserve"> the same number of records, indicating “No mini auction” </w:t>
      </w:r>
      <w:r>
        <w:t>in the bond announcement date</w:t>
      </w:r>
      <w:r w:rsidR="00681304">
        <w:t xml:space="preserve"> for cancelled </w:t>
      </w:r>
      <w:r>
        <w:t>auctions</w:t>
      </w:r>
      <w:r w:rsidR="00681304">
        <w:t>.</w:t>
      </w:r>
    </w:p>
    <w:p w14:paraId="29B9902C" w14:textId="252D38CD" w:rsidR="008364CD" w:rsidRDefault="008364CD" w:rsidP="00D95647">
      <w:pPr>
        <w:pStyle w:val="ListParagraph"/>
      </w:pPr>
      <w:r>
        <w:rPr>
          <w:b/>
          <w:bCs/>
        </w:rPr>
        <w:t>Special Handling for File Uploads</w:t>
      </w:r>
      <w:r w:rsidRPr="006237FD">
        <w:t>:</w:t>
      </w:r>
      <w:r>
        <w:t xml:space="preserve"> </w:t>
      </w:r>
      <w:ins w:id="1321" w:author="Han Xie CHAI (MAS)" w:date="2026-01-02T09:28:00Z" w16du:dateUtc="2026-01-02T01:28:00Z">
        <w:r w:rsidR="00A21C2A">
          <w:t xml:space="preserve">If the uploaded file does not contain the tab for a specific issuance type, </w:t>
        </w:r>
        <w:r w:rsidR="00A21C2A" w:rsidRPr="008364CD">
          <w:t xml:space="preserve">OMEGA </w:t>
        </w:r>
        <w:r w:rsidR="00A21C2A">
          <w:t>assumes</w:t>
        </w:r>
        <w:r w:rsidR="00A21C2A" w:rsidRPr="008364CD">
          <w:t xml:space="preserve"> that there </w:t>
        </w:r>
        <w:r w:rsidR="00A21C2A">
          <w:t xml:space="preserve">is </w:t>
        </w:r>
        <w:r w:rsidR="00A21C2A" w:rsidRPr="008364CD">
          <w:t xml:space="preserve">no </w:t>
        </w:r>
        <w:r w:rsidR="00A21C2A">
          <w:t>change to the data for that issuance type</w:t>
        </w:r>
        <w:r w:rsidR="00A21C2A" w:rsidRPr="008364CD">
          <w:t xml:space="preserve">. To </w:t>
        </w:r>
        <w:r w:rsidR="00A21C2A">
          <w:t>remove all</w:t>
        </w:r>
        <w:r w:rsidR="00A21C2A" w:rsidRPr="008364CD">
          <w:t xml:space="preserve"> existing data in the issuance calendar, </w:t>
        </w:r>
        <w:r w:rsidR="00A21C2A">
          <w:t xml:space="preserve">the </w:t>
        </w:r>
      </w:ins>
      <w:ins w:id="1322" w:author="Han Xie CHAI (MAS)" w:date="2026-01-02T09:44:00Z" w16du:dateUtc="2026-01-02T01:44:00Z">
        <w:r w:rsidR="00D174A6">
          <w:t>M</w:t>
        </w:r>
      </w:ins>
      <w:ins w:id="1323" w:author="Han Xie CHAI (MAS)" w:date="2026-01-02T09:28:00Z" w16du:dateUtc="2026-01-02T01:28:00Z">
        <w:r w:rsidR="00A21C2A" w:rsidRPr="008364CD">
          <w:t xml:space="preserve">aker must </w:t>
        </w:r>
        <w:r w:rsidR="00A21C2A">
          <w:t>upload</w:t>
        </w:r>
        <w:r w:rsidR="00A21C2A" w:rsidRPr="008364CD">
          <w:t xml:space="preserve"> the tab </w:t>
        </w:r>
        <w:r w:rsidR="00A21C2A">
          <w:t xml:space="preserve">for the issuance type </w:t>
        </w:r>
        <w:r w:rsidR="00A21C2A" w:rsidRPr="008364CD">
          <w:t>while leaving the field values empty</w:t>
        </w:r>
        <w:r w:rsidR="00A21C2A">
          <w:t>.</w:t>
        </w:r>
      </w:ins>
      <w:del w:id="1324" w:author="Han Xie CHAI (MAS)" w:date="2026-01-02T09:28:00Z" w16du:dateUtc="2026-01-02T01:28:00Z">
        <w:r w:rsidDel="00A21C2A">
          <w:delText xml:space="preserve">If the file uploaded during creation </w:delText>
        </w:r>
      </w:del>
      <w:ins w:id="1325" w:author="Eugene CHEONG from.TOPPAN (MAS)" w:date="2025-12-19T14:12:00Z" w16du:dateUtc="2025-12-19T06:12:00Z">
        <w:del w:id="1326" w:author="Han Xie CHAI (MAS)" w:date="2026-01-02T09:28:00Z" w16du:dateUtc="2026-01-02T01:28:00Z">
          <w:r w:rsidR="00A137F7" w:rsidDel="00A21C2A">
            <w:delText xml:space="preserve">updates </w:delText>
          </w:r>
        </w:del>
      </w:ins>
      <w:del w:id="1327" w:author="Han Xie CHAI (MAS)" w:date="2026-01-02T09:28:00Z" w16du:dateUtc="2026-01-02T01:28:00Z">
        <w:r w:rsidDel="00A21C2A">
          <w:delText xml:space="preserve">has missing tabs, </w:delText>
        </w:r>
        <w:r w:rsidRPr="008364CD" w:rsidDel="00A21C2A">
          <w:delText xml:space="preserve">OMEGA </w:delText>
        </w:r>
        <w:r w:rsidR="00FE4EC2" w:rsidDel="00A21C2A">
          <w:delText>assumes</w:delText>
        </w:r>
        <w:r w:rsidRPr="008364CD" w:rsidDel="00A21C2A">
          <w:delText xml:space="preserve"> that there </w:delText>
        </w:r>
        <w:r w:rsidR="00FE4EC2" w:rsidDel="00A21C2A">
          <w:delText xml:space="preserve">is </w:delText>
        </w:r>
        <w:r w:rsidRPr="008364CD" w:rsidDel="00A21C2A">
          <w:delText xml:space="preserve">no </w:delText>
        </w:r>
        <w:r w:rsidDel="00A21C2A">
          <w:delText>change to the data for the specific issuance type</w:delText>
        </w:r>
        <w:r w:rsidRPr="008364CD" w:rsidDel="00A21C2A">
          <w:delText>. To clear the existing data in the issuance calendar, Maker must keep the tab while leaving the field values empty.</w:delText>
        </w:r>
      </w:del>
    </w:p>
    <w:p w14:paraId="3B33D0AB" w14:textId="77777777" w:rsidR="005616F1" w:rsidRDefault="005616F1" w:rsidP="005616F1">
      <w:pPr>
        <w:pStyle w:val="Heading3"/>
      </w:pPr>
      <w:bookmarkStart w:id="1328" w:name="_Toc215504130"/>
      <w:bookmarkStart w:id="1329" w:name="_Ref215581468"/>
      <w:bookmarkStart w:id="1330" w:name="_Ref215581470"/>
      <w:bookmarkStart w:id="1331" w:name="_Toc217317806"/>
      <w:bookmarkStart w:id="1332" w:name="_Ref217908669"/>
      <w:bookmarkStart w:id="1333" w:name="_Ref217908685"/>
      <w:r>
        <w:t>Post Conditions</w:t>
      </w:r>
      <w:bookmarkEnd w:id="1328"/>
      <w:bookmarkEnd w:id="1329"/>
      <w:bookmarkEnd w:id="1330"/>
      <w:bookmarkEnd w:id="1331"/>
      <w:bookmarkEnd w:id="1332"/>
      <w:bookmarkEnd w:id="1333"/>
    </w:p>
    <w:p w14:paraId="4DD90D1B" w14:textId="77777777" w:rsidR="005616F1" w:rsidRDefault="005616F1" w:rsidP="005616F1">
      <w:pPr>
        <w:pStyle w:val="ListParagraph"/>
      </w:pPr>
      <w:r>
        <w:t>An instance of the BPMN workflow is created.</w:t>
      </w:r>
    </w:p>
    <w:p w14:paraId="1AD8AE9C" w14:textId="77777777" w:rsidR="005616F1" w:rsidRDefault="005616F1" w:rsidP="005616F1">
      <w:pPr>
        <w:pStyle w:val="ListParagraph"/>
      </w:pPr>
      <w:r>
        <w:t>The status of the issuance calendar is updated to “</w:t>
      </w:r>
      <w:commentRangeStart w:id="1334"/>
      <w:commentRangeStart w:id="1335"/>
      <w:r>
        <w:t>Pending Approval</w:t>
      </w:r>
      <w:commentRangeEnd w:id="1334"/>
      <w:r>
        <w:rPr>
          <w:rStyle w:val="CommentReference"/>
        </w:rPr>
        <w:commentReference w:id="1334"/>
      </w:r>
      <w:commentRangeEnd w:id="1335"/>
      <w:r w:rsidR="00542BD4">
        <w:rPr>
          <w:rStyle w:val="CommentReference"/>
        </w:rPr>
        <w:commentReference w:id="1335"/>
      </w:r>
      <w:r>
        <w:t>”.</w:t>
      </w:r>
    </w:p>
    <w:p w14:paraId="05AF5C6F" w14:textId="77777777" w:rsidR="005616F1" w:rsidRDefault="005616F1" w:rsidP="005616F1">
      <w:pPr>
        <w:pStyle w:val="ListParagraph"/>
      </w:pPr>
      <w:r>
        <w:t>The event is added to the audit log and submission history.</w:t>
      </w:r>
    </w:p>
    <w:p w14:paraId="3379C5EC" w14:textId="77777777" w:rsidR="005616F1" w:rsidRDefault="005616F1" w:rsidP="005616F1">
      <w:pPr>
        <w:pStyle w:val="ListParagraph"/>
      </w:pPr>
      <w:r>
        <w:lastRenderedPageBreak/>
        <w:t>Emails and notifications are sent to the checkers to inform them of the issuance calendar which was submitted for approval.</w:t>
      </w:r>
    </w:p>
    <w:p w14:paraId="61AAC008" w14:textId="77777777" w:rsidR="005616F1" w:rsidRDefault="005616F1" w:rsidP="005616F1">
      <w:pPr>
        <w:pStyle w:val="ListParagraph"/>
      </w:pPr>
      <w:r>
        <w:t>User is redirected back to the Issuance Calendar Listing page.</w:t>
      </w:r>
    </w:p>
    <w:p w14:paraId="405D857E" w14:textId="13829AD3" w:rsidR="00BD1038" w:rsidRDefault="00BD1038" w:rsidP="005616F1">
      <w:pPr>
        <w:pStyle w:val="ListParagraph"/>
      </w:pPr>
      <w:r>
        <w:t xml:space="preserve">User views a temporary toast notification informing that the </w:t>
      </w:r>
      <w:r w:rsidR="00982B50">
        <w:t>approval request</w:t>
      </w:r>
      <w:r>
        <w:t xml:space="preserve"> was </w:t>
      </w:r>
      <w:r w:rsidR="00982B50">
        <w:t>sent</w:t>
      </w:r>
      <w:r>
        <w:t>.</w:t>
      </w:r>
    </w:p>
    <w:p w14:paraId="6E95CFD1" w14:textId="77777777" w:rsidR="005616F1" w:rsidRPr="0068320A" w:rsidRDefault="005616F1" w:rsidP="005616F1">
      <w:pPr>
        <w:pStyle w:val="Heading3"/>
      </w:pPr>
      <w:bookmarkStart w:id="1336" w:name="_Toc215504131"/>
      <w:bookmarkStart w:id="1337" w:name="_Toc217317807"/>
      <w:r>
        <w:t>Issuance Calendar Details page</w:t>
      </w:r>
      <w:bookmarkEnd w:id="1336"/>
      <w:bookmarkEnd w:id="1337"/>
    </w:p>
    <w:p w14:paraId="045267C3" w14:textId="6660AA37" w:rsidR="005616F1" w:rsidRPr="00F70B95" w:rsidRDefault="00E831F2" w:rsidP="003F1708">
      <w:r>
        <w:t xml:space="preserve">Refer to </w:t>
      </w:r>
      <w:r w:rsidR="001362D4">
        <w:fldChar w:fldCharType="begin"/>
      </w:r>
      <w:r w:rsidR="001362D4">
        <w:instrText xml:space="preserve"> REF _Ref216344948 \r \h </w:instrText>
      </w:r>
      <w:r w:rsidR="001362D4">
        <w:fldChar w:fldCharType="separate"/>
      </w:r>
      <w:r w:rsidR="007F5F9A">
        <w:t>2.7.6</w:t>
      </w:r>
      <w:r w:rsidR="001362D4">
        <w:fldChar w:fldCharType="end"/>
      </w:r>
      <w:r>
        <w:t xml:space="preserve"> for the screen elements in the Issuance Calendar Details page. For 2.9 Update Issuance Calendar, t</w:t>
      </w:r>
      <w:r w:rsidR="005616F1">
        <w:t xml:space="preserve">he page contains additional elements in the Page Header and the </w:t>
      </w:r>
      <w:r w:rsidR="005616F1" w:rsidRPr="00F70B95">
        <w:t>Action Button Row</w:t>
      </w:r>
      <w:r w:rsidR="005616F1">
        <w:t>.</w:t>
      </w:r>
    </w:p>
    <w:p w14:paraId="6863476E" w14:textId="77777777" w:rsidR="005616F1" w:rsidRDefault="005616F1" w:rsidP="005616F1">
      <w:pPr>
        <w:pStyle w:val="Heading4"/>
      </w:pPr>
      <w:r>
        <w:t>Wireframe</w:t>
      </w:r>
    </w:p>
    <w:p w14:paraId="43B82B84" w14:textId="6D01E433" w:rsidR="005616F1" w:rsidRDefault="00F45FEC" w:rsidP="003F1708">
      <w:r>
        <w:t xml:space="preserve">Refer to </w:t>
      </w:r>
      <w:r>
        <w:fldChar w:fldCharType="begin"/>
      </w:r>
      <w:r>
        <w:instrText xml:space="preserve"> REF _Ref215243926 \r \h </w:instrText>
      </w:r>
      <w:r>
        <w:fldChar w:fldCharType="separate"/>
      </w:r>
      <w:r w:rsidR="007F5F9A">
        <w:t>2.7.6.1</w:t>
      </w:r>
      <w:r>
        <w:fldChar w:fldCharType="end"/>
      </w:r>
      <w:r>
        <w:t xml:space="preserve"> </w:t>
      </w:r>
      <w:r>
        <w:fldChar w:fldCharType="begin"/>
      </w:r>
      <w:r>
        <w:instrText xml:space="preserve"> REF _Ref215243926 \h </w:instrText>
      </w:r>
      <w:r>
        <w:fldChar w:fldCharType="separate"/>
      </w:r>
      <w:r w:rsidR="007F5F9A">
        <w:t>Wireframe</w:t>
      </w:r>
      <w:r>
        <w:fldChar w:fldCharType="end"/>
      </w:r>
      <w:r w:rsidR="005616F1">
        <w:t>.</w:t>
      </w:r>
    </w:p>
    <w:p w14:paraId="0B6A37A8" w14:textId="77777777" w:rsidR="005616F1" w:rsidRDefault="005616F1" w:rsidP="005616F1">
      <w:pPr>
        <w:pStyle w:val="Heading4"/>
      </w:pPr>
      <w:r>
        <w:t>Page Header</w:t>
      </w:r>
    </w:p>
    <w:tbl>
      <w:tblPr>
        <w:tblStyle w:val="TableGrid"/>
        <w:tblW w:w="0" w:type="auto"/>
        <w:tblLook w:val="04A0" w:firstRow="1" w:lastRow="0" w:firstColumn="1" w:lastColumn="0" w:noHBand="0" w:noVBand="1"/>
      </w:tblPr>
      <w:tblGrid>
        <w:gridCol w:w="562"/>
        <w:gridCol w:w="3249"/>
        <w:gridCol w:w="1603"/>
        <w:gridCol w:w="2024"/>
        <w:gridCol w:w="3352"/>
      </w:tblGrid>
      <w:tr w:rsidR="005616F1" w:rsidRPr="007D7B67" w14:paraId="2B8CC4BD" w14:textId="77777777" w:rsidTr="006B1D9B">
        <w:tc>
          <w:tcPr>
            <w:tcW w:w="562" w:type="dxa"/>
            <w:shd w:val="clear" w:color="auto" w:fill="E7E6E6" w:themeFill="background2"/>
          </w:tcPr>
          <w:p w14:paraId="04E5CD33" w14:textId="77777777" w:rsidR="005616F1" w:rsidRPr="007D7B67" w:rsidRDefault="005616F1" w:rsidP="006B1D9B">
            <w:pPr>
              <w:pStyle w:val="NoSpacing"/>
              <w:jc w:val="center"/>
              <w:rPr>
                <w:b/>
                <w:bCs/>
              </w:rPr>
            </w:pPr>
            <w:r w:rsidRPr="007D7B67">
              <w:rPr>
                <w:rFonts w:cstheme="minorHAnsi"/>
                <w:b/>
                <w:bCs/>
              </w:rPr>
              <w:t>S/N</w:t>
            </w:r>
          </w:p>
        </w:tc>
        <w:tc>
          <w:tcPr>
            <w:tcW w:w="2248" w:type="dxa"/>
            <w:shd w:val="clear" w:color="auto" w:fill="E7E6E6" w:themeFill="background2"/>
          </w:tcPr>
          <w:p w14:paraId="7EFDD499" w14:textId="77777777" w:rsidR="005616F1" w:rsidRPr="007D7B67" w:rsidRDefault="005616F1" w:rsidP="006B1D9B">
            <w:pPr>
              <w:pStyle w:val="NoSpacing"/>
              <w:jc w:val="center"/>
              <w:rPr>
                <w:b/>
                <w:bCs/>
              </w:rPr>
            </w:pPr>
            <w:r w:rsidRPr="007D7B67">
              <w:rPr>
                <w:rFonts w:cstheme="minorHAnsi"/>
                <w:b/>
                <w:bCs/>
              </w:rPr>
              <w:t>Name</w:t>
            </w:r>
          </w:p>
        </w:tc>
        <w:tc>
          <w:tcPr>
            <w:tcW w:w="1701" w:type="dxa"/>
            <w:shd w:val="clear" w:color="auto" w:fill="E7E6E6" w:themeFill="background2"/>
          </w:tcPr>
          <w:p w14:paraId="6AD1DED3" w14:textId="77777777" w:rsidR="005616F1" w:rsidRPr="007D7B67" w:rsidRDefault="005616F1" w:rsidP="006B1D9B">
            <w:pPr>
              <w:pStyle w:val="TableHeading"/>
              <w:jc w:val="center"/>
              <w:rPr>
                <w:rFonts w:asciiTheme="minorHAnsi" w:hAnsiTheme="minorHAnsi" w:cstheme="minorHAnsi"/>
                <w:bCs/>
              </w:rPr>
            </w:pPr>
            <w:r w:rsidRPr="007D7B67">
              <w:rPr>
                <w:rFonts w:asciiTheme="minorHAnsi" w:hAnsiTheme="minorHAnsi" w:cstheme="minorHAnsi"/>
                <w:bCs/>
              </w:rPr>
              <w:t>Type</w:t>
            </w:r>
          </w:p>
          <w:p w14:paraId="105E3E90" w14:textId="77777777" w:rsidR="005616F1" w:rsidRPr="007D7B67" w:rsidRDefault="005616F1" w:rsidP="006B1D9B">
            <w:pPr>
              <w:pStyle w:val="NoSpacing"/>
              <w:jc w:val="center"/>
              <w:rPr>
                <w:b/>
                <w:bCs/>
              </w:rPr>
            </w:pPr>
            <w:r w:rsidRPr="007D7B67">
              <w:rPr>
                <w:rFonts w:cstheme="minorHAnsi"/>
                <w:b/>
                <w:bCs/>
              </w:rPr>
              <w:t>(Max Length)</w:t>
            </w:r>
          </w:p>
        </w:tc>
        <w:tc>
          <w:tcPr>
            <w:tcW w:w="2147" w:type="dxa"/>
            <w:shd w:val="clear" w:color="auto" w:fill="E7E6E6" w:themeFill="background2"/>
          </w:tcPr>
          <w:p w14:paraId="0A92E22C" w14:textId="77777777" w:rsidR="005616F1" w:rsidRPr="007D7B67" w:rsidRDefault="005616F1" w:rsidP="006B1D9B">
            <w:pPr>
              <w:pStyle w:val="NoSpacing"/>
              <w:jc w:val="center"/>
              <w:rPr>
                <w:b/>
                <w:bCs/>
              </w:rPr>
            </w:pPr>
            <w:r w:rsidRPr="007D7B67">
              <w:rPr>
                <w:rFonts w:cstheme="minorHAnsi"/>
                <w:b/>
                <w:bCs/>
              </w:rPr>
              <w:t>Validation Rules</w:t>
            </w:r>
          </w:p>
        </w:tc>
        <w:tc>
          <w:tcPr>
            <w:tcW w:w="3685" w:type="dxa"/>
            <w:shd w:val="clear" w:color="auto" w:fill="E7E6E6" w:themeFill="background2"/>
          </w:tcPr>
          <w:p w14:paraId="3FFB6CE1" w14:textId="77777777" w:rsidR="005616F1" w:rsidRPr="007D7B67" w:rsidRDefault="005616F1" w:rsidP="006B1D9B">
            <w:pPr>
              <w:pStyle w:val="NoSpacing"/>
              <w:jc w:val="center"/>
              <w:rPr>
                <w:rFonts w:cstheme="minorHAnsi"/>
                <w:b/>
                <w:bCs/>
              </w:rPr>
            </w:pPr>
            <w:r>
              <w:rPr>
                <w:rFonts w:cstheme="minorHAnsi"/>
                <w:b/>
                <w:bCs/>
              </w:rPr>
              <w:t>Remarks</w:t>
            </w:r>
          </w:p>
        </w:tc>
      </w:tr>
      <w:tr w:rsidR="005616F1" w:rsidRPr="00901608" w14:paraId="327B9D41" w14:textId="77777777" w:rsidTr="006B1D9B">
        <w:tc>
          <w:tcPr>
            <w:tcW w:w="562" w:type="dxa"/>
          </w:tcPr>
          <w:p w14:paraId="526447B2" w14:textId="77777777" w:rsidR="005616F1" w:rsidRDefault="005616F1" w:rsidP="006B1D9B">
            <w:pPr>
              <w:pStyle w:val="NoSpacing"/>
              <w:rPr>
                <w:rFonts w:cstheme="minorHAnsi"/>
              </w:rPr>
            </w:pPr>
            <w:r>
              <w:rPr>
                <w:rFonts w:cstheme="minorHAnsi"/>
              </w:rPr>
              <w:t>1</w:t>
            </w:r>
          </w:p>
        </w:tc>
        <w:tc>
          <w:tcPr>
            <w:tcW w:w="2248" w:type="dxa"/>
          </w:tcPr>
          <w:p w14:paraId="6C1F6AFA" w14:textId="77777777" w:rsidR="005616F1" w:rsidRDefault="005616F1" w:rsidP="006B1D9B">
            <w:pPr>
              <w:pStyle w:val="NoSpacing"/>
            </w:pPr>
            <w:commentRangeStart w:id="1338"/>
            <w:commentRangeStart w:id="1339"/>
            <w:commentRangeStart w:id="1340"/>
            <w:r>
              <w:t>Re-upload calendar</w:t>
            </w:r>
            <w:commentRangeEnd w:id="1338"/>
            <w:r w:rsidR="009445E0">
              <w:rPr>
                <w:rStyle w:val="CommentReference"/>
              </w:rPr>
              <w:commentReference w:id="1338"/>
            </w:r>
            <w:commentRangeEnd w:id="1339"/>
            <w:r w:rsidR="000248FE">
              <w:rPr>
                <w:rStyle w:val="CommentReference"/>
              </w:rPr>
              <w:commentReference w:id="1339"/>
            </w:r>
            <w:commentRangeEnd w:id="1340"/>
            <w:r w:rsidR="001B098F">
              <w:rPr>
                <w:rStyle w:val="CommentReference"/>
              </w:rPr>
              <w:commentReference w:id="1340"/>
            </w:r>
          </w:p>
        </w:tc>
        <w:tc>
          <w:tcPr>
            <w:tcW w:w="1701" w:type="dxa"/>
          </w:tcPr>
          <w:p w14:paraId="0C57E791" w14:textId="77777777" w:rsidR="005616F1" w:rsidRDefault="005616F1" w:rsidP="006B1D9B">
            <w:pPr>
              <w:pStyle w:val="NoSpacing"/>
              <w:rPr>
                <w:rFonts w:cstheme="minorHAnsi"/>
                <w:color w:val="000000"/>
              </w:rPr>
            </w:pPr>
            <w:r>
              <w:rPr>
                <w:rFonts w:cstheme="minorHAnsi"/>
                <w:color w:val="000000"/>
              </w:rPr>
              <w:t>Tertiary button</w:t>
            </w:r>
          </w:p>
        </w:tc>
        <w:tc>
          <w:tcPr>
            <w:tcW w:w="2147" w:type="dxa"/>
          </w:tcPr>
          <w:p w14:paraId="235B6B23" w14:textId="77777777" w:rsidR="005616F1" w:rsidRPr="00901608" w:rsidRDefault="005616F1" w:rsidP="006B1D9B">
            <w:pPr>
              <w:pStyle w:val="NoSpacing"/>
            </w:pPr>
          </w:p>
        </w:tc>
        <w:tc>
          <w:tcPr>
            <w:tcW w:w="3685" w:type="dxa"/>
          </w:tcPr>
          <w:p w14:paraId="0529DFCE" w14:textId="77777777" w:rsidR="005616F1" w:rsidRDefault="005616F1" w:rsidP="006B1D9B">
            <w:pPr>
              <w:pStyle w:val="NoSpacing"/>
              <w:rPr>
                <w:rFonts w:cstheme="minorHAnsi"/>
                <w:color w:val="000000"/>
              </w:rPr>
            </w:pPr>
            <w:r>
              <w:rPr>
                <w:rFonts w:cstheme="minorHAnsi"/>
                <w:color w:val="000000"/>
              </w:rPr>
              <w:t>Opens the re-upload calendar modal.</w:t>
            </w:r>
          </w:p>
        </w:tc>
      </w:tr>
    </w:tbl>
    <w:p w14:paraId="4B4CA207" w14:textId="0CCE1FCD" w:rsidR="005616F1" w:rsidRPr="00AC0954" w:rsidRDefault="005616F1" w:rsidP="005616F1">
      <w:pPr>
        <w:pStyle w:val="Caption"/>
      </w:pPr>
      <w:r>
        <w:t xml:space="preserve">Table </w:t>
      </w:r>
      <w:r>
        <w:fldChar w:fldCharType="begin"/>
      </w:r>
      <w:r>
        <w:instrText xml:space="preserve"> SEQ Table \* ARABIC </w:instrText>
      </w:r>
      <w:r>
        <w:fldChar w:fldCharType="separate"/>
      </w:r>
      <w:r w:rsidR="007F5F9A">
        <w:rPr>
          <w:noProof/>
        </w:rPr>
        <w:t>18</w:t>
      </w:r>
      <w:r>
        <w:fldChar w:fldCharType="end"/>
      </w:r>
      <w:r>
        <w:t xml:space="preserve">: </w:t>
      </w:r>
      <w:r w:rsidR="001F1499">
        <w:t>Page Header</w:t>
      </w:r>
      <w:r>
        <w:t xml:space="preserve"> Screen Elements</w:t>
      </w:r>
    </w:p>
    <w:p w14:paraId="55F0B118" w14:textId="77777777" w:rsidR="005616F1" w:rsidRDefault="005616F1" w:rsidP="005616F1">
      <w:pPr>
        <w:pStyle w:val="Heading4"/>
      </w:pPr>
      <w:r>
        <w:t>Action Button Row</w:t>
      </w:r>
    </w:p>
    <w:tbl>
      <w:tblPr>
        <w:tblStyle w:val="TableGrid"/>
        <w:tblW w:w="0" w:type="auto"/>
        <w:tblLook w:val="04A0" w:firstRow="1" w:lastRow="0" w:firstColumn="1" w:lastColumn="0" w:noHBand="0" w:noVBand="1"/>
      </w:tblPr>
      <w:tblGrid>
        <w:gridCol w:w="562"/>
        <w:gridCol w:w="2248"/>
        <w:gridCol w:w="1701"/>
        <w:gridCol w:w="2147"/>
        <w:gridCol w:w="3685"/>
      </w:tblGrid>
      <w:tr w:rsidR="005616F1" w:rsidRPr="007D7B67" w14:paraId="44906722" w14:textId="77777777" w:rsidTr="006B1D9B">
        <w:tc>
          <w:tcPr>
            <w:tcW w:w="562" w:type="dxa"/>
            <w:shd w:val="clear" w:color="auto" w:fill="E7E6E6" w:themeFill="background2"/>
          </w:tcPr>
          <w:p w14:paraId="0DC6DBA9" w14:textId="77777777" w:rsidR="005616F1" w:rsidRPr="007D7B67" w:rsidRDefault="005616F1" w:rsidP="006B1D9B">
            <w:pPr>
              <w:pStyle w:val="NoSpacing"/>
              <w:jc w:val="center"/>
              <w:rPr>
                <w:b/>
                <w:bCs/>
              </w:rPr>
            </w:pPr>
            <w:r w:rsidRPr="007D7B67">
              <w:rPr>
                <w:rFonts w:cstheme="minorHAnsi"/>
                <w:b/>
                <w:bCs/>
              </w:rPr>
              <w:t>S/N</w:t>
            </w:r>
          </w:p>
        </w:tc>
        <w:tc>
          <w:tcPr>
            <w:tcW w:w="2248" w:type="dxa"/>
            <w:shd w:val="clear" w:color="auto" w:fill="E7E6E6" w:themeFill="background2"/>
          </w:tcPr>
          <w:p w14:paraId="20E59220" w14:textId="77777777" w:rsidR="005616F1" w:rsidRPr="007D7B67" w:rsidRDefault="005616F1" w:rsidP="006B1D9B">
            <w:pPr>
              <w:pStyle w:val="NoSpacing"/>
              <w:jc w:val="center"/>
              <w:rPr>
                <w:b/>
                <w:bCs/>
              </w:rPr>
            </w:pPr>
            <w:r w:rsidRPr="007D7B67">
              <w:rPr>
                <w:rFonts w:cstheme="minorHAnsi"/>
                <w:b/>
                <w:bCs/>
              </w:rPr>
              <w:t>Name</w:t>
            </w:r>
          </w:p>
        </w:tc>
        <w:tc>
          <w:tcPr>
            <w:tcW w:w="1701" w:type="dxa"/>
            <w:shd w:val="clear" w:color="auto" w:fill="E7E6E6" w:themeFill="background2"/>
          </w:tcPr>
          <w:p w14:paraId="2223A427" w14:textId="77777777" w:rsidR="005616F1" w:rsidRPr="007D7B67" w:rsidRDefault="005616F1" w:rsidP="006B1D9B">
            <w:pPr>
              <w:pStyle w:val="TableHeading"/>
              <w:jc w:val="center"/>
              <w:rPr>
                <w:rFonts w:asciiTheme="minorHAnsi" w:hAnsiTheme="minorHAnsi" w:cstheme="minorHAnsi"/>
                <w:bCs/>
              </w:rPr>
            </w:pPr>
            <w:r w:rsidRPr="007D7B67">
              <w:rPr>
                <w:rFonts w:asciiTheme="minorHAnsi" w:hAnsiTheme="minorHAnsi" w:cstheme="minorHAnsi"/>
                <w:bCs/>
              </w:rPr>
              <w:t>Type</w:t>
            </w:r>
          </w:p>
          <w:p w14:paraId="4C5D2D6E" w14:textId="77777777" w:rsidR="005616F1" w:rsidRPr="007D7B67" w:rsidRDefault="005616F1" w:rsidP="006B1D9B">
            <w:pPr>
              <w:pStyle w:val="NoSpacing"/>
              <w:jc w:val="center"/>
              <w:rPr>
                <w:b/>
                <w:bCs/>
              </w:rPr>
            </w:pPr>
            <w:r w:rsidRPr="007D7B67">
              <w:rPr>
                <w:rFonts w:cstheme="minorHAnsi"/>
                <w:b/>
                <w:bCs/>
              </w:rPr>
              <w:t>(Max Length)</w:t>
            </w:r>
          </w:p>
        </w:tc>
        <w:tc>
          <w:tcPr>
            <w:tcW w:w="2147" w:type="dxa"/>
            <w:shd w:val="clear" w:color="auto" w:fill="E7E6E6" w:themeFill="background2"/>
          </w:tcPr>
          <w:p w14:paraId="2DA4B6D2" w14:textId="77777777" w:rsidR="005616F1" w:rsidRPr="007D7B67" w:rsidRDefault="005616F1" w:rsidP="006B1D9B">
            <w:pPr>
              <w:pStyle w:val="NoSpacing"/>
              <w:jc w:val="center"/>
              <w:rPr>
                <w:b/>
                <w:bCs/>
              </w:rPr>
            </w:pPr>
            <w:r w:rsidRPr="007D7B67">
              <w:rPr>
                <w:rFonts w:cstheme="minorHAnsi"/>
                <w:b/>
                <w:bCs/>
              </w:rPr>
              <w:t>Validation Rules</w:t>
            </w:r>
          </w:p>
        </w:tc>
        <w:tc>
          <w:tcPr>
            <w:tcW w:w="3685" w:type="dxa"/>
            <w:shd w:val="clear" w:color="auto" w:fill="E7E6E6" w:themeFill="background2"/>
          </w:tcPr>
          <w:p w14:paraId="2306524F" w14:textId="77777777" w:rsidR="005616F1" w:rsidRPr="007D7B67" w:rsidRDefault="005616F1" w:rsidP="006B1D9B">
            <w:pPr>
              <w:pStyle w:val="NoSpacing"/>
              <w:jc w:val="center"/>
              <w:rPr>
                <w:rFonts w:cstheme="minorHAnsi"/>
                <w:b/>
                <w:bCs/>
              </w:rPr>
            </w:pPr>
            <w:r>
              <w:rPr>
                <w:rFonts w:cstheme="minorHAnsi"/>
                <w:b/>
                <w:bCs/>
              </w:rPr>
              <w:t>Remarks</w:t>
            </w:r>
          </w:p>
        </w:tc>
      </w:tr>
      <w:tr w:rsidR="005616F1" w:rsidRPr="00901608" w14:paraId="63CB581F" w14:textId="77777777" w:rsidTr="006B1D9B">
        <w:tc>
          <w:tcPr>
            <w:tcW w:w="562" w:type="dxa"/>
          </w:tcPr>
          <w:p w14:paraId="72D1534C" w14:textId="77777777" w:rsidR="005616F1" w:rsidRDefault="005616F1" w:rsidP="006B1D9B">
            <w:pPr>
              <w:pStyle w:val="NoSpacing"/>
              <w:rPr>
                <w:rFonts w:cstheme="minorHAnsi"/>
              </w:rPr>
            </w:pPr>
            <w:r>
              <w:rPr>
                <w:rFonts w:cstheme="minorHAnsi"/>
              </w:rPr>
              <w:t>1</w:t>
            </w:r>
          </w:p>
        </w:tc>
        <w:tc>
          <w:tcPr>
            <w:tcW w:w="2248" w:type="dxa"/>
          </w:tcPr>
          <w:p w14:paraId="6375838B" w14:textId="08B9329E" w:rsidR="005616F1" w:rsidRDefault="00FE4EC2" w:rsidP="006B1D9B">
            <w:pPr>
              <w:pStyle w:val="NoSpacing"/>
            </w:pPr>
            <w:commentRangeStart w:id="1341"/>
            <w:r>
              <w:t>Next</w:t>
            </w:r>
            <w:commentRangeEnd w:id="1341"/>
            <w:r w:rsidR="0095735A">
              <w:rPr>
                <w:rStyle w:val="CommentReference"/>
              </w:rPr>
              <w:commentReference w:id="1341"/>
            </w:r>
          </w:p>
        </w:tc>
        <w:tc>
          <w:tcPr>
            <w:tcW w:w="1701" w:type="dxa"/>
          </w:tcPr>
          <w:p w14:paraId="2E444BEE" w14:textId="77777777" w:rsidR="005616F1" w:rsidRDefault="005616F1" w:rsidP="006B1D9B">
            <w:pPr>
              <w:pStyle w:val="NoSpacing"/>
              <w:rPr>
                <w:rFonts w:cstheme="minorHAnsi"/>
                <w:color w:val="000000"/>
              </w:rPr>
            </w:pPr>
            <w:r>
              <w:rPr>
                <w:rFonts w:cstheme="minorHAnsi"/>
                <w:color w:val="000000"/>
              </w:rPr>
              <w:t>Primary button</w:t>
            </w:r>
          </w:p>
        </w:tc>
        <w:tc>
          <w:tcPr>
            <w:tcW w:w="2147" w:type="dxa"/>
          </w:tcPr>
          <w:p w14:paraId="0D21BA89" w14:textId="77777777" w:rsidR="005616F1" w:rsidRPr="00901608" w:rsidRDefault="005616F1" w:rsidP="006B1D9B">
            <w:pPr>
              <w:pStyle w:val="NoSpacing"/>
            </w:pPr>
          </w:p>
        </w:tc>
        <w:tc>
          <w:tcPr>
            <w:tcW w:w="3685" w:type="dxa"/>
          </w:tcPr>
          <w:p w14:paraId="51E155B5" w14:textId="77777777" w:rsidR="009674A9" w:rsidRDefault="009674A9" w:rsidP="006B1D9B">
            <w:pPr>
              <w:pStyle w:val="NoSpacing"/>
              <w:rPr>
                <w:rFonts w:cstheme="minorHAnsi"/>
                <w:color w:val="000000"/>
              </w:rPr>
            </w:pPr>
            <w:r>
              <w:rPr>
                <w:rFonts w:cstheme="minorHAnsi"/>
                <w:color w:val="000000"/>
              </w:rPr>
              <w:t xml:space="preserve">Opens the confirmation prompt. </w:t>
            </w:r>
          </w:p>
          <w:p w14:paraId="7485ECEF" w14:textId="77777777" w:rsidR="009674A9" w:rsidRDefault="009674A9" w:rsidP="006B1D9B">
            <w:pPr>
              <w:pStyle w:val="NoSpacing"/>
              <w:rPr>
                <w:rFonts w:cstheme="minorHAnsi"/>
                <w:color w:val="000000"/>
              </w:rPr>
            </w:pPr>
          </w:p>
          <w:p w14:paraId="61FDE1C6" w14:textId="4ADF5327" w:rsidR="005616F1" w:rsidRDefault="005616F1" w:rsidP="006B1D9B">
            <w:pPr>
              <w:pStyle w:val="NoSpacing"/>
              <w:rPr>
                <w:rFonts w:cstheme="minorHAnsi"/>
                <w:color w:val="000000"/>
              </w:rPr>
            </w:pPr>
            <w:r>
              <w:rPr>
                <w:rFonts w:cstheme="minorHAnsi"/>
                <w:color w:val="000000"/>
              </w:rPr>
              <w:t>Disabled if mandatory fields not filled.</w:t>
            </w:r>
          </w:p>
        </w:tc>
      </w:tr>
    </w:tbl>
    <w:p w14:paraId="0B008C62" w14:textId="6D1196A4" w:rsidR="005616F1" w:rsidRPr="00AC0954" w:rsidRDefault="005616F1" w:rsidP="005616F1">
      <w:pPr>
        <w:pStyle w:val="Caption"/>
      </w:pPr>
      <w:r>
        <w:t xml:space="preserve">Table </w:t>
      </w:r>
      <w:r>
        <w:fldChar w:fldCharType="begin"/>
      </w:r>
      <w:r>
        <w:instrText xml:space="preserve"> SEQ Table \* ARABIC </w:instrText>
      </w:r>
      <w:r>
        <w:fldChar w:fldCharType="separate"/>
      </w:r>
      <w:r w:rsidR="007F5F9A">
        <w:rPr>
          <w:noProof/>
        </w:rPr>
        <w:t>19</w:t>
      </w:r>
      <w:r>
        <w:fldChar w:fldCharType="end"/>
      </w:r>
      <w:r>
        <w:t>: Action Button Row Screen Elements</w:t>
      </w:r>
    </w:p>
    <w:p w14:paraId="2F164D64" w14:textId="4C55ADE9" w:rsidR="005616F1" w:rsidRDefault="005616F1" w:rsidP="005616F1">
      <w:pPr>
        <w:pStyle w:val="Heading3"/>
      </w:pPr>
      <w:bookmarkStart w:id="1342" w:name="_Toc215504132"/>
      <w:bookmarkStart w:id="1343" w:name="_Ref216953490"/>
      <w:bookmarkStart w:id="1344" w:name="_Ref216953492"/>
      <w:bookmarkStart w:id="1345" w:name="_Toc217317808"/>
      <w:del w:id="1346" w:author="Han Xie CHAI (MAS)" w:date="2026-01-09T15:30:00Z" w16du:dateUtc="2026-01-09T07:30:00Z">
        <w:r>
          <w:delText xml:space="preserve">Re-upload </w:delText>
        </w:r>
        <w:r w:rsidR="001F1499">
          <w:delText>C</w:delText>
        </w:r>
        <w:r>
          <w:delText>alendar</w:delText>
        </w:r>
      </w:del>
      <w:ins w:id="1347" w:author="Han Xie CHAI (MAS)" w:date="2026-01-09T15:30:00Z" w16du:dateUtc="2026-01-09T07:30:00Z">
        <w:r w:rsidR="00427554">
          <w:t>Up</w:t>
        </w:r>
      </w:ins>
      <w:ins w:id="1348" w:author="Akila BALAKRISHNAN from.OPTIMUM (MAS)" w:date="2026-01-09T16:30:00Z" w16du:dateUtc="2026-01-09T08:30:00Z">
        <w:r w:rsidR="00BC2EA4">
          <w:t>load</w:t>
        </w:r>
      </w:ins>
      <w:ins w:id="1349" w:author="Han Xie CHAI (MAS)" w:date="2026-01-09T15:30:00Z" w16du:dateUtc="2026-01-09T07:30:00Z">
        <w:del w:id="1350" w:author="Akila BALAKRISHNAN from.OPTIMUM (MAS)" w:date="2026-01-09T16:30:00Z" w16du:dateUtc="2026-01-09T08:30:00Z">
          <w:r w:rsidR="00427554" w:rsidDel="00BC2EA4">
            <w:delText>date</w:delText>
          </w:r>
        </w:del>
        <w:r w:rsidR="00427554">
          <w:t xml:space="preserve"> ISIN</w:t>
        </w:r>
      </w:ins>
      <w:r>
        <w:t xml:space="preserve"> Modal</w:t>
      </w:r>
      <w:bookmarkEnd w:id="1342"/>
      <w:bookmarkEnd w:id="1343"/>
      <w:bookmarkEnd w:id="1344"/>
      <w:bookmarkEnd w:id="1345"/>
    </w:p>
    <w:p w14:paraId="3EC29815" w14:textId="5F902F53" w:rsidR="005616F1" w:rsidRPr="00443F75" w:rsidRDefault="00843322" w:rsidP="003F1708">
      <w:r>
        <w:t xml:space="preserve">Refer to </w:t>
      </w:r>
      <w:r w:rsidR="002F0B3D">
        <w:fldChar w:fldCharType="begin"/>
      </w:r>
      <w:r w:rsidR="002F0B3D">
        <w:instrText xml:space="preserve"> REF _Ref215582120 \r \h </w:instrText>
      </w:r>
      <w:r w:rsidR="002F0B3D">
        <w:fldChar w:fldCharType="separate"/>
      </w:r>
      <w:r w:rsidR="007F5F9A">
        <w:t>2.8.7</w:t>
      </w:r>
      <w:r w:rsidR="002F0B3D">
        <w:fldChar w:fldCharType="end"/>
      </w:r>
      <w:r w:rsidR="002F0B3D">
        <w:t xml:space="preserve"> </w:t>
      </w:r>
      <w:ins w:id="1351" w:author="Akila BALAKRISHNAN from.OPTIMUM (MAS)" w:date="2026-01-09T16:30:00Z" w16du:dateUtc="2026-01-09T08:30:00Z">
        <w:r w:rsidR="00BC2EA4">
          <w:fldChar w:fldCharType="begin"/>
        </w:r>
        <w:r w:rsidR="00BC2EA4">
          <w:instrText xml:space="preserve"> REF _Ref218868670 \h </w:instrText>
        </w:r>
      </w:ins>
      <w:r w:rsidR="00BC2EA4">
        <w:fldChar w:fldCharType="separate"/>
      </w:r>
      <w:ins w:id="1352" w:author="Akila BALAKRISHNAN from.OPTIMUM (MAS)" w:date="2026-01-09T16:30:00Z" w16du:dateUtc="2026-01-09T08:30:00Z">
        <w:r w:rsidR="00BC2EA4">
          <w:t>Upload ISIN Modal</w:t>
        </w:r>
        <w:r w:rsidR="00BC2EA4">
          <w:fldChar w:fldCharType="end"/>
        </w:r>
      </w:ins>
      <w:del w:id="1353" w:author="Akila BALAKRISHNAN from.OPTIMUM (MAS)" w:date="2026-01-09T16:30:00Z" w16du:dateUtc="2026-01-09T08:30:00Z">
        <w:r w:rsidR="002F0B3D" w:rsidDel="00BC2EA4">
          <w:fldChar w:fldCharType="begin"/>
        </w:r>
        <w:r w:rsidR="002F0B3D" w:rsidDel="00BC2EA4">
          <w:delInstrText xml:space="preserve"> REF _Ref215582120 \h </w:delInstrText>
        </w:r>
        <w:r w:rsidR="002F0B3D" w:rsidDel="00BC2EA4">
          <w:fldChar w:fldCharType="separate"/>
        </w:r>
        <w:r w:rsidR="007F5F9A" w:rsidDel="00BC2EA4">
          <w:delText>Re-upload Calendar Modal</w:delText>
        </w:r>
        <w:r w:rsidR="002F0B3D" w:rsidDel="00BC2EA4">
          <w:fldChar w:fldCharType="end"/>
        </w:r>
      </w:del>
      <w:r w:rsidR="002F0B3D">
        <w:t>.</w:t>
      </w:r>
    </w:p>
    <w:p w14:paraId="4A5125DC" w14:textId="77777777" w:rsidR="005616F1" w:rsidRDefault="005616F1" w:rsidP="005616F1">
      <w:pPr>
        <w:pStyle w:val="Heading3"/>
      </w:pPr>
      <w:bookmarkStart w:id="1354" w:name="_Toc215504133"/>
      <w:bookmarkStart w:id="1355" w:name="_Toc217317809"/>
      <w:commentRangeStart w:id="1356"/>
      <w:commentRangeStart w:id="1357"/>
      <w:r>
        <w:t>Confirmation Prompt</w:t>
      </w:r>
      <w:bookmarkEnd w:id="1354"/>
      <w:commentRangeEnd w:id="1356"/>
      <w:r w:rsidR="009445E0">
        <w:rPr>
          <w:rStyle w:val="CommentReference"/>
          <w:rFonts w:asciiTheme="minorHAnsi" w:eastAsiaTheme="minorHAnsi" w:hAnsiTheme="minorHAnsi" w:cstheme="minorBidi"/>
          <w:b w:val="0"/>
          <w:smallCaps w:val="0"/>
        </w:rPr>
        <w:commentReference w:id="1356"/>
      </w:r>
      <w:commentRangeEnd w:id="1357"/>
      <w:r w:rsidR="00D53716">
        <w:rPr>
          <w:rStyle w:val="CommentReference"/>
          <w:rFonts w:asciiTheme="minorHAnsi" w:eastAsiaTheme="minorHAnsi" w:hAnsiTheme="minorHAnsi" w:cstheme="minorBidi"/>
          <w:b w:val="0"/>
          <w:smallCaps w:val="0"/>
        </w:rPr>
        <w:commentReference w:id="1357"/>
      </w:r>
      <w:bookmarkEnd w:id="1355"/>
    </w:p>
    <w:p w14:paraId="2551016E" w14:textId="2F688AB3" w:rsidR="009674A9" w:rsidRPr="009674A9" w:rsidRDefault="009674A9" w:rsidP="00380D00">
      <w:del w:id="1358" w:author="Eugene CHEONG from.TOPPAN (MAS)" w:date="2025-12-19T16:26:00Z" w16du:dateUtc="2025-12-19T08:26:00Z">
        <w:r w:rsidDel="007F5F9A">
          <w:delText>All fields in this modal are non-editable</w:delText>
        </w:r>
      </w:del>
      <w:ins w:id="1359" w:author="Eugene CHEONG from.TOPPAN (MAS)" w:date="2025-12-19T16:26:00Z" w16du:dateUtc="2025-12-19T08:26:00Z">
        <w:r w:rsidR="007F5F9A">
          <w:t>Re</w:t>
        </w:r>
      </w:ins>
      <w:ins w:id="1360" w:author="Eugene CHEONG from.TOPPAN (MAS)" w:date="2025-12-19T16:27:00Z" w16du:dateUtc="2025-12-19T08:27:00Z">
        <w:r w:rsidR="007F5F9A">
          <w:t xml:space="preserve">fer to </w:t>
        </w:r>
      </w:ins>
      <w:ins w:id="1361" w:author="Eugene CHEONG from.TOPPAN (MAS)" w:date="2025-12-22T10:38:00Z" w16du:dateUtc="2025-12-22T02:38:00Z">
        <w:r w:rsidR="00D53716">
          <w:fldChar w:fldCharType="begin"/>
        </w:r>
        <w:r w:rsidR="00D53716">
          <w:instrText xml:space="preserve"> REF _Ref217292336 \r \h </w:instrText>
        </w:r>
      </w:ins>
      <w:r w:rsidR="00D53716">
        <w:fldChar w:fldCharType="separate"/>
      </w:r>
      <w:ins w:id="1362" w:author="Eugene CHEONG from.TOPPAN (MAS)" w:date="2025-12-22T10:38:00Z" w16du:dateUtc="2025-12-22T02:38:00Z">
        <w:r w:rsidR="00D53716">
          <w:t>2.8.8</w:t>
        </w:r>
        <w:r w:rsidR="00D53716">
          <w:fldChar w:fldCharType="end"/>
        </w:r>
        <w:r w:rsidR="00D53716">
          <w:t xml:space="preserve"> </w:t>
        </w:r>
        <w:r w:rsidR="00D53716">
          <w:fldChar w:fldCharType="begin"/>
        </w:r>
        <w:r w:rsidR="00D53716">
          <w:instrText xml:space="preserve"> REF _Ref217292337 \h </w:instrText>
        </w:r>
      </w:ins>
      <w:r w:rsidR="00D53716">
        <w:fldChar w:fldCharType="separate"/>
      </w:r>
      <w:ins w:id="1363" w:author="Eugene CHEONG from.TOPPAN (MAS)" w:date="2025-12-22T10:38:00Z" w16du:dateUtc="2025-12-22T02:38:00Z">
        <w:r w:rsidR="00D53716">
          <w:t>Confirmation Prompt</w:t>
        </w:r>
        <w:r w:rsidR="00D53716">
          <w:fldChar w:fldCharType="end"/>
        </w:r>
      </w:ins>
      <w:r>
        <w:t>.</w:t>
      </w:r>
    </w:p>
    <w:p w14:paraId="262646A9" w14:textId="58A53D11" w:rsidR="005616F1" w:rsidDel="00D53716" w:rsidRDefault="005616F1" w:rsidP="005616F1">
      <w:pPr>
        <w:pStyle w:val="Heading4"/>
        <w:rPr>
          <w:del w:id="1364" w:author="Eugene CHEONG from.TOPPAN (MAS)" w:date="2025-12-22T10:38:00Z" w16du:dateUtc="2025-12-22T02:38:00Z"/>
        </w:rPr>
      </w:pPr>
      <w:del w:id="1365" w:author="Eugene CHEONG from.TOPPAN (MAS)" w:date="2025-12-22T10:38:00Z" w16du:dateUtc="2025-12-22T02:38:00Z">
        <w:r w:rsidDel="00D53716">
          <w:delText>Wireframe</w:delText>
        </w:r>
        <w:bookmarkStart w:id="1366" w:name="_Toc217317810"/>
        <w:bookmarkEnd w:id="1366"/>
      </w:del>
    </w:p>
    <w:p w14:paraId="25717DCA" w14:textId="562494A2" w:rsidR="005616F1" w:rsidDel="00D53716" w:rsidRDefault="005616F1" w:rsidP="001D1396">
      <w:pPr>
        <w:spacing w:before="0" w:after="0" w:line="240" w:lineRule="auto"/>
        <w:jc w:val="center"/>
        <w:rPr>
          <w:del w:id="1367" w:author="Eugene CHEONG from.TOPPAN (MAS)" w:date="2025-12-22T10:38:00Z" w16du:dateUtc="2025-12-22T02:38:00Z"/>
          <w:noProof/>
        </w:rPr>
      </w:pPr>
      <w:bookmarkStart w:id="1368" w:name="_Toc217317811"/>
      <w:bookmarkEnd w:id="1368"/>
    </w:p>
    <w:p w14:paraId="0DF3714C" w14:textId="40737149" w:rsidR="005616F1" w:rsidDel="00D53716" w:rsidRDefault="005616F1" w:rsidP="001D1396">
      <w:pPr>
        <w:spacing w:before="0" w:after="0" w:line="240" w:lineRule="auto"/>
        <w:jc w:val="center"/>
        <w:rPr>
          <w:del w:id="1369" w:author="Eugene CHEONG from.TOPPAN (MAS)" w:date="2025-12-22T10:38:00Z" w16du:dateUtc="2025-12-22T02:38:00Z"/>
          <w:noProof/>
        </w:rPr>
      </w:pPr>
      <w:del w:id="1370" w:author="Eugene CHEONG from.TOPPAN (MAS)" w:date="2025-12-22T10:38:00Z" w16du:dateUtc="2025-12-22T02:38:00Z">
        <w:r w:rsidRPr="00E97D48" w:rsidDel="00D53716">
          <w:rPr>
            <w:noProof/>
          </w:rPr>
          <w:drawing>
            <wp:inline distT="0" distB="0" distL="0" distR="0" wp14:anchorId="5C965D36" wp14:editId="0F82C0C1">
              <wp:extent cx="2528644" cy="1168106"/>
              <wp:effectExtent l="0" t="0" r="5080" b="0"/>
              <wp:docPr id="1041605479" name="Picture 104160547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09959" name="Picture 1" descr="A screenshot of a computer&#10;&#10;AI-generated content may be incorrect."/>
                      <pic:cNvPicPr/>
                    </pic:nvPicPr>
                    <pic:blipFill rotWithShape="1">
                      <a:blip r:embed="rId37"/>
                      <a:srcRect b="37895"/>
                      <a:stretch>
                        <a:fillRect/>
                      </a:stretch>
                    </pic:blipFill>
                    <pic:spPr bwMode="auto">
                      <a:xfrm>
                        <a:off x="0" y="0"/>
                        <a:ext cx="2539255" cy="1173008"/>
                      </a:xfrm>
                      <a:prstGeom prst="rect">
                        <a:avLst/>
                      </a:prstGeom>
                      <a:ln>
                        <a:noFill/>
                      </a:ln>
                      <a:extLst>
                        <a:ext uri="{53640926-AAD7-44D8-BBD7-CCE9431645EC}">
                          <a14:shadowObscured xmlns:a14="http://schemas.microsoft.com/office/drawing/2010/main"/>
                        </a:ext>
                      </a:extLst>
                    </pic:spPr>
                  </pic:pic>
                </a:graphicData>
              </a:graphic>
            </wp:inline>
          </w:drawing>
        </w:r>
        <w:bookmarkStart w:id="1371" w:name="_Toc217317812"/>
        <w:bookmarkEnd w:id="1371"/>
      </w:del>
    </w:p>
    <w:p w14:paraId="4F4E2BF4" w14:textId="40AB61A4" w:rsidR="005616F1" w:rsidDel="00D53716" w:rsidRDefault="005616F1" w:rsidP="001D1396">
      <w:pPr>
        <w:spacing w:before="0" w:after="0" w:line="240" w:lineRule="auto"/>
        <w:jc w:val="center"/>
        <w:rPr>
          <w:del w:id="1372" w:author="Eugene CHEONG from.TOPPAN (MAS)" w:date="2025-12-22T10:38:00Z" w16du:dateUtc="2025-12-22T02:38:00Z"/>
        </w:rPr>
      </w:pPr>
      <w:del w:id="1373" w:author="Eugene CHEONG from.TOPPAN (MAS)" w:date="2025-12-22T10:38:00Z" w16du:dateUtc="2025-12-22T02:38:00Z">
        <w:r w:rsidRPr="00E97D48" w:rsidDel="00D53716">
          <w:rPr>
            <w:noProof/>
          </w:rPr>
          <w:drawing>
            <wp:inline distT="0" distB="0" distL="0" distR="0" wp14:anchorId="26296150" wp14:editId="1C87128E">
              <wp:extent cx="2528644" cy="237064"/>
              <wp:effectExtent l="0" t="0" r="5080" b="0"/>
              <wp:docPr id="6006566" name="Picture 600656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09959" name="Picture 1" descr="A screenshot of a computer&#10;&#10;AI-generated content may be incorrect."/>
                      <pic:cNvPicPr/>
                    </pic:nvPicPr>
                    <pic:blipFill rotWithShape="1">
                      <a:blip r:embed="rId37"/>
                      <a:srcRect t="87396"/>
                      <a:stretch>
                        <a:fillRect/>
                      </a:stretch>
                    </pic:blipFill>
                    <pic:spPr bwMode="auto">
                      <a:xfrm>
                        <a:off x="0" y="0"/>
                        <a:ext cx="2539255" cy="238059"/>
                      </a:xfrm>
                      <a:prstGeom prst="rect">
                        <a:avLst/>
                      </a:prstGeom>
                      <a:ln>
                        <a:noFill/>
                      </a:ln>
                      <a:extLst>
                        <a:ext uri="{53640926-AAD7-44D8-BBD7-CCE9431645EC}">
                          <a14:shadowObscured xmlns:a14="http://schemas.microsoft.com/office/drawing/2010/main"/>
                        </a:ext>
                      </a:extLst>
                    </pic:spPr>
                  </pic:pic>
                </a:graphicData>
              </a:graphic>
            </wp:inline>
          </w:drawing>
        </w:r>
        <w:bookmarkStart w:id="1374" w:name="_Toc217317813"/>
        <w:bookmarkEnd w:id="1374"/>
      </w:del>
    </w:p>
    <w:p w14:paraId="04F90417" w14:textId="1F822E64" w:rsidR="005616F1" w:rsidDel="00D53716" w:rsidRDefault="005616F1" w:rsidP="005616F1">
      <w:pPr>
        <w:pStyle w:val="Caption"/>
        <w:rPr>
          <w:del w:id="1375" w:author="Eugene CHEONG from.TOPPAN (MAS)" w:date="2025-12-22T10:38:00Z" w16du:dateUtc="2025-12-22T02:38:00Z"/>
        </w:rPr>
      </w:pPr>
      <w:del w:id="1376" w:author="Eugene CHEONG from.TOPPAN (MAS)" w:date="2025-12-22T10:38:00Z" w16du:dateUtc="2025-12-22T02:38:00Z">
        <w:r w:rsidRPr="00411560" w:rsidDel="00D53716">
          <w:lastRenderedPageBreak/>
          <w:delText xml:space="preserve">Figure </w:delText>
        </w:r>
        <w:r w:rsidRPr="00411560" w:rsidDel="00D53716">
          <w:rPr>
            <w:iCs w:val="0"/>
          </w:rPr>
          <w:fldChar w:fldCharType="begin"/>
        </w:r>
        <w:r w:rsidRPr="00411560" w:rsidDel="00D53716">
          <w:delInstrText xml:space="preserve"> SEQ Figure \* ARABIC </w:delInstrText>
        </w:r>
        <w:r w:rsidRPr="00411560" w:rsidDel="00D53716">
          <w:rPr>
            <w:iCs w:val="0"/>
          </w:rPr>
          <w:fldChar w:fldCharType="separate"/>
        </w:r>
        <w:r w:rsidR="007F5F9A" w:rsidDel="00D53716">
          <w:rPr>
            <w:noProof/>
          </w:rPr>
          <w:delText>12</w:delText>
        </w:r>
        <w:r w:rsidRPr="00411560" w:rsidDel="00D53716">
          <w:rPr>
            <w:iCs w:val="0"/>
          </w:rPr>
          <w:fldChar w:fldCharType="end"/>
        </w:r>
        <w:r w:rsidDel="00D53716">
          <w:delText>:</w:delText>
        </w:r>
        <w:r w:rsidRPr="00411560" w:rsidDel="00D53716">
          <w:delText xml:space="preserve"> </w:delText>
        </w:r>
        <w:r w:rsidDel="00D53716">
          <w:delText>Confirmation Prompt</w:delText>
        </w:r>
        <w:bookmarkStart w:id="1377" w:name="_Toc217317814"/>
        <w:bookmarkEnd w:id="1377"/>
      </w:del>
    </w:p>
    <w:p w14:paraId="601E8EAA" w14:textId="3B941F2E" w:rsidR="005616F1" w:rsidDel="00D53716" w:rsidRDefault="005616F1" w:rsidP="005616F1">
      <w:pPr>
        <w:pStyle w:val="Heading4"/>
        <w:rPr>
          <w:del w:id="1378" w:author="Eugene CHEONG from.TOPPAN (MAS)" w:date="2025-12-22T10:38:00Z" w16du:dateUtc="2025-12-22T02:38:00Z"/>
        </w:rPr>
      </w:pPr>
      <w:del w:id="1379" w:author="Eugene CHEONG from.TOPPAN (MAS)" w:date="2025-12-22T10:38:00Z" w16du:dateUtc="2025-12-22T02:38:00Z">
        <w:r w:rsidDel="00D53716">
          <w:delText>Confirmation Prompt</w:delText>
        </w:r>
        <w:bookmarkStart w:id="1380" w:name="_Toc217317815"/>
        <w:bookmarkEnd w:id="1380"/>
      </w:del>
    </w:p>
    <w:tbl>
      <w:tblPr>
        <w:tblStyle w:val="TableGrid"/>
        <w:tblW w:w="0" w:type="auto"/>
        <w:tblLook w:val="04A0" w:firstRow="1" w:lastRow="0" w:firstColumn="1" w:lastColumn="0" w:noHBand="0" w:noVBand="1"/>
      </w:tblPr>
      <w:tblGrid>
        <w:gridCol w:w="562"/>
        <w:gridCol w:w="2248"/>
        <w:gridCol w:w="1701"/>
        <w:gridCol w:w="2147"/>
        <w:gridCol w:w="3685"/>
      </w:tblGrid>
      <w:tr w:rsidR="005616F1" w:rsidRPr="007D7B67" w:rsidDel="00D53716" w14:paraId="61D8B51E" w14:textId="0585C9D1" w:rsidTr="00D95647">
        <w:trPr>
          <w:del w:id="1381" w:author="Eugene CHEONG from.TOPPAN (MAS)" w:date="2025-12-22T10:38:00Z"/>
        </w:trPr>
        <w:tc>
          <w:tcPr>
            <w:tcW w:w="562" w:type="dxa"/>
            <w:shd w:val="clear" w:color="auto" w:fill="E7E6E6" w:themeFill="background2"/>
          </w:tcPr>
          <w:p w14:paraId="0F540553" w14:textId="2301CC47" w:rsidR="005616F1" w:rsidRPr="007D7B67" w:rsidDel="00D53716" w:rsidRDefault="005616F1" w:rsidP="006B1D9B">
            <w:pPr>
              <w:pStyle w:val="NoSpacing"/>
              <w:jc w:val="center"/>
              <w:rPr>
                <w:del w:id="1382" w:author="Eugene CHEONG from.TOPPAN (MAS)" w:date="2025-12-22T10:38:00Z" w16du:dateUtc="2025-12-22T02:38:00Z"/>
                <w:b/>
                <w:bCs/>
              </w:rPr>
            </w:pPr>
            <w:del w:id="1383" w:author="Eugene CHEONG from.TOPPAN (MAS)" w:date="2025-12-22T10:38:00Z" w16du:dateUtc="2025-12-22T02:38:00Z">
              <w:r w:rsidRPr="007D7B67" w:rsidDel="00D53716">
                <w:rPr>
                  <w:rFonts w:cstheme="minorHAnsi"/>
                  <w:b/>
                  <w:bCs/>
                </w:rPr>
                <w:delText>S/N</w:delText>
              </w:r>
              <w:bookmarkStart w:id="1384" w:name="_Toc217317816"/>
              <w:bookmarkEnd w:id="1384"/>
            </w:del>
          </w:p>
        </w:tc>
        <w:tc>
          <w:tcPr>
            <w:tcW w:w="2248" w:type="dxa"/>
            <w:shd w:val="clear" w:color="auto" w:fill="E7E6E6" w:themeFill="background2"/>
          </w:tcPr>
          <w:p w14:paraId="255CF468" w14:textId="6D643107" w:rsidR="005616F1" w:rsidRPr="007D7B67" w:rsidDel="00D53716" w:rsidRDefault="005616F1" w:rsidP="006B1D9B">
            <w:pPr>
              <w:pStyle w:val="NoSpacing"/>
              <w:jc w:val="center"/>
              <w:rPr>
                <w:del w:id="1385" w:author="Eugene CHEONG from.TOPPAN (MAS)" w:date="2025-12-22T10:38:00Z" w16du:dateUtc="2025-12-22T02:38:00Z"/>
                <w:b/>
                <w:bCs/>
              </w:rPr>
            </w:pPr>
            <w:del w:id="1386" w:author="Eugene CHEONG from.TOPPAN (MAS)" w:date="2025-12-22T10:38:00Z" w16du:dateUtc="2025-12-22T02:38:00Z">
              <w:r w:rsidRPr="007D7B67" w:rsidDel="00D53716">
                <w:rPr>
                  <w:rFonts w:cstheme="minorHAnsi"/>
                  <w:b/>
                  <w:bCs/>
                </w:rPr>
                <w:delText>Name</w:delText>
              </w:r>
              <w:bookmarkStart w:id="1387" w:name="_Toc217317817"/>
              <w:bookmarkEnd w:id="1387"/>
            </w:del>
          </w:p>
        </w:tc>
        <w:tc>
          <w:tcPr>
            <w:tcW w:w="1701" w:type="dxa"/>
            <w:shd w:val="clear" w:color="auto" w:fill="E7E6E6" w:themeFill="background2"/>
          </w:tcPr>
          <w:p w14:paraId="7A18F68B" w14:textId="703F41FE" w:rsidR="005616F1" w:rsidRPr="007D7B67" w:rsidDel="00D53716" w:rsidRDefault="005616F1" w:rsidP="006B1D9B">
            <w:pPr>
              <w:pStyle w:val="TableHeading"/>
              <w:jc w:val="center"/>
              <w:rPr>
                <w:del w:id="1388" w:author="Eugene CHEONG from.TOPPAN (MAS)" w:date="2025-12-22T10:38:00Z" w16du:dateUtc="2025-12-22T02:38:00Z"/>
                <w:rFonts w:asciiTheme="minorHAnsi" w:hAnsiTheme="minorHAnsi" w:cstheme="minorHAnsi"/>
                <w:bCs/>
              </w:rPr>
            </w:pPr>
            <w:del w:id="1389" w:author="Eugene CHEONG from.TOPPAN (MAS)" w:date="2025-12-22T10:38:00Z" w16du:dateUtc="2025-12-22T02:38:00Z">
              <w:r w:rsidRPr="007D7B67" w:rsidDel="00D53716">
                <w:rPr>
                  <w:rFonts w:asciiTheme="minorHAnsi" w:hAnsiTheme="minorHAnsi" w:cstheme="minorHAnsi"/>
                  <w:bCs/>
                </w:rPr>
                <w:delText>Type</w:delText>
              </w:r>
              <w:bookmarkStart w:id="1390" w:name="_Toc217317818"/>
              <w:bookmarkEnd w:id="1390"/>
            </w:del>
          </w:p>
          <w:p w14:paraId="2AB73E9D" w14:textId="632924DC" w:rsidR="005616F1" w:rsidRPr="007D7B67" w:rsidDel="00D53716" w:rsidRDefault="005616F1" w:rsidP="006B1D9B">
            <w:pPr>
              <w:pStyle w:val="NoSpacing"/>
              <w:jc w:val="center"/>
              <w:rPr>
                <w:del w:id="1391" w:author="Eugene CHEONG from.TOPPAN (MAS)" w:date="2025-12-22T10:38:00Z" w16du:dateUtc="2025-12-22T02:38:00Z"/>
                <w:b/>
                <w:bCs/>
              </w:rPr>
            </w:pPr>
            <w:del w:id="1392" w:author="Eugene CHEONG from.TOPPAN (MAS)" w:date="2025-12-22T10:38:00Z" w16du:dateUtc="2025-12-22T02:38:00Z">
              <w:r w:rsidRPr="007D7B67" w:rsidDel="00D53716">
                <w:rPr>
                  <w:rFonts w:cstheme="minorHAnsi"/>
                  <w:b/>
                  <w:bCs/>
                </w:rPr>
                <w:delText>(Max Length)</w:delText>
              </w:r>
              <w:bookmarkStart w:id="1393" w:name="_Toc217317819"/>
              <w:bookmarkEnd w:id="1393"/>
            </w:del>
          </w:p>
        </w:tc>
        <w:tc>
          <w:tcPr>
            <w:tcW w:w="2147" w:type="dxa"/>
            <w:shd w:val="clear" w:color="auto" w:fill="E7E6E6" w:themeFill="background2"/>
          </w:tcPr>
          <w:p w14:paraId="52E9DA49" w14:textId="5F1AD6FC" w:rsidR="005616F1" w:rsidRPr="007D7B67" w:rsidDel="00D53716" w:rsidRDefault="005616F1" w:rsidP="006B1D9B">
            <w:pPr>
              <w:pStyle w:val="NoSpacing"/>
              <w:jc w:val="center"/>
              <w:rPr>
                <w:del w:id="1394" w:author="Eugene CHEONG from.TOPPAN (MAS)" w:date="2025-12-22T10:38:00Z" w16du:dateUtc="2025-12-22T02:38:00Z"/>
                <w:b/>
                <w:bCs/>
              </w:rPr>
            </w:pPr>
            <w:del w:id="1395" w:author="Eugene CHEONG from.TOPPAN (MAS)" w:date="2025-12-22T10:38:00Z" w16du:dateUtc="2025-12-22T02:38:00Z">
              <w:r w:rsidRPr="007D7B67" w:rsidDel="00D53716">
                <w:rPr>
                  <w:rFonts w:cstheme="minorHAnsi"/>
                  <w:b/>
                  <w:bCs/>
                </w:rPr>
                <w:delText>Validation Rules</w:delText>
              </w:r>
              <w:bookmarkStart w:id="1396" w:name="_Toc217317820"/>
              <w:bookmarkEnd w:id="1396"/>
            </w:del>
          </w:p>
        </w:tc>
        <w:tc>
          <w:tcPr>
            <w:tcW w:w="3685" w:type="dxa"/>
            <w:shd w:val="clear" w:color="auto" w:fill="E7E6E6" w:themeFill="background2"/>
          </w:tcPr>
          <w:p w14:paraId="706806C5" w14:textId="272D0782" w:rsidR="005616F1" w:rsidRPr="007D7B67" w:rsidDel="00D53716" w:rsidRDefault="005616F1" w:rsidP="006B1D9B">
            <w:pPr>
              <w:pStyle w:val="NoSpacing"/>
              <w:jc w:val="center"/>
              <w:rPr>
                <w:del w:id="1397" w:author="Eugene CHEONG from.TOPPAN (MAS)" w:date="2025-12-22T10:38:00Z" w16du:dateUtc="2025-12-22T02:38:00Z"/>
                <w:rFonts w:cstheme="minorHAnsi"/>
                <w:b/>
                <w:bCs/>
              </w:rPr>
            </w:pPr>
            <w:del w:id="1398" w:author="Eugene CHEONG from.TOPPAN (MAS)" w:date="2025-12-22T10:38:00Z" w16du:dateUtc="2025-12-22T02:38:00Z">
              <w:r w:rsidDel="00D53716">
                <w:rPr>
                  <w:rFonts w:cstheme="minorHAnsi"/>
                  <w:b/>
                  <w:bCs/>
                </w:rPr>
                <w:delText>Remarks</w:delText>
              </w:r>
              <w:bookmarkStart w:id="1399" w:name="_Toc217317821"/>
              <w:bookmarkEnd w:id="1399"/>
            </w:del>
          </w:p>
        </w:tc>
        <w:bookmarkStart w:id="1400" w:name="_Toc217317822"/>
        <w:bookmarkEnd w:id="1400"/>
      </w:tr>
      <w:tr w:rsidR="005616F1" w:rsidRPr="00901608" w:rsidDel="00D53716" w14:paraId="1D416C2D" w14:textId="3D4DEBFC" w:rsidTr="00D95647">
        <w:trPr>
          <w:del w:id="1401" w:author="Eugene CHEONG from.TOPPAN (MAS)" w:date="2025-12-22T10:38:00Z"/>
        </w:trPr>
        <w:tc>
          <w:tcPr>
            <w:tcW w:w="562" w:type="dxa"/>
          </w:tcPr>
          <w:p w14:paraId="51A91BFC" w14:textId="145C2DB3" w:rsidR="005616F1" w:rsidDel="00D53716" w:rsidRDefault="005616F1" w:rsidP="006B1D9B">
            <w:pPr>
              <w:pStyle w:val="NoSpacing"/>
              <w:rPr>
                <w:del w:id="1402" w:author="Eugene CHEONG from.TOPPAN (MAS)" w:date="2025-12-22T10:38:00Z" w16du:dateUtc="2025-12-22T02:38:00Z"/>
                <w:rFonts w:cstheme="minorHAnsi"/>
              </w:rPr>
            </w:pPr>
            <w:del w:id="1403" w:author="Eugene CHEONG from.TOPPAN (MAS)" w:date="2025-12-22T10:38:00Z" w16du:dateUtc="2025-12-22T02:38:00Z">
              <w:r w:rsidDel="00D53716">
                <w:rPr>
                  <w:rFonts w:cstheme="minorHAnsi"/>
                </w:rPr>
                <w:delText>1</w:delText>
              </w:r>
              <w:bookmarkStart w:id="1404" w:name="_Toc217317823"/>
              <w:bookmarkEnd w:id="1404"/>
            </w:del>
          </w:p>
        </w:tc>
        <w:tc>
          <w:tcPr>
            <w:tcW w:w="2248" w:type="dxa"/>
          </w:tcPr>
          <w:p w14:paraId="5FA37573" w14:textId="71CD36FB" w:rsidR="005616F1" w:rsidDel="00D53716" w:rsidRDefault="005616F1" w:rsidP="006B1D9B">
            <w:pPr>
              <w:pStyle w:val="NoSpacing"/>
              <w:rPr>
                <w:del w:id="1405" w:author="Eugene CHEONG from.TOPPAN (MAS)" w:date="2025-12-22T10:38:00Z" w16du:dateUtc="2025-12-22T02:38:00Z"/>
              </w:rPr>
            </w:pPr>
            <w:del w:id="1406" w:author="Eugene CHEONG from.TOPPAN (MAS)" w:date="2025-12-22T10:38:00Z" w16du:dateUtc="2025-12-22T02:38:00Z">
              <w:r w:rsidDel="00D53716">
                <w:delText>Confirm submission details</w:delText>
              </w:r>
              <w:bookmarkStart w:id="1407" w:name="_Toc217317824"/>
              <w:bookmarkEnd w:id="1407"/>
            </w:del>
          </w:p>
        </w:tc>
        <w:tc>
          <w:tcPr>
            <w:tcW w:w="1701" w:type="dxa"/>
          </w:tcPr>
          <w:p w14:paraId="1CDDB3FE" w14:textId="25B5CC1C" w:rsidR="005616F1" w:rsidDel="00D53716" w:rsidRDefault="005616F1" w:rsidP="006B1D9B">
            <w:pPr>
              <w:pStyle w:val="NoSpacing"/>
              <w:rPr>
                <w:del w:id="1408" w:author="Eugene CHEONG from.TOPPAN (MAS)" w:date="2025-12-22T10:38:00Z" w16du:dateUtc="2025-12-22T02:38:00Z"/>
                <w:color w:val="000000"/>
              </w:rPr>
            </w:pPr>
            <w:del w:id="1409" w:author="Eugene CHEONG from.TOPPAN (MAS)" w:date="2025-12-22T10:38:00Z" w16du:dateUtc="2025-12-22T02:38:00Z">
              <w:r w:rsidRPr="002923FD" w:rsidDel="00D53716">
                <w:delText>Modal Title</w:delText>
              </w:r>
              <w:bookmarkStart w:id="1410" w:name="_Toc217317825"/>
              <w:bookmarkEnd w:id="1410"/>
            </w:del>
          </w:p>
        </w:tc>
        <w:tc>
          <w:tcPr>
            <w:tcW w:w="2147" w:type="dxa"/>
          </w:tcPr>
          <w:p w14:paraId="004ECA61" w14:textId="4A640F82" w:rsidR="005616F1" w:rsidRPr="00901608" w:rsidDel="00D53716" w:rsidRDefault="005616F1" w:rsidP="006B1D9B">
            <w:pPr>
              <w:pStyle w:val="NoSpacing"/>
              <w:rPr>
                <w:del w:id="1411" w:author="Eugene CHEONG from.TOPPAN (MAS)" w:date="2025-12-22T10:38:00Z" w16du:dateUtc="2025-12-22T02:38:00Z"/>
              </w:rPr>
            </w:pPr>
            <w:bookmarkStart w:id="1412" w:name="_Toc217317826"/>
            <w:bookmarkEnd w:id="1412"/>
          </w:p>
        </w:tc>
        <w:tc>
          <w:tcPr>
            <w:tcW w:w="3685" w:type="dxa"/>
          </w:tcPr>
          <w:p w14:paraId="69B69A11" w14:textId="7BB3D70C" w:rsidR="005616F1" w:rsidDel="00D53716" w:rsidRDefault="005616F1" w:rsidP="006B1D9B">
            <w:pPr>
              <w:pStyle w:val="NoSpacing"/>
              <w:rPr>
                <w:del w:id="1413" w:author="Eugene CHEONG from.TOPPAN (MAS)" w:date="2025-12-22T10:38:00Z" w16du:dateUtc="2025-12-22T02:38:00Z"/>
                <w:color w:val="000000"/>
              </w:rPr>
            </w:pPr>
            <w:bookmarkStart w:id="1414" w:name="_Toc217317827"/>
            <w:bookmarkEnd w:id="1414"/>
          </w:p>
        </w:tc>
        <w:bookmarkStart w:id="1415" w:name="_Toc217317828"/>
        <w:bookmarkEnd w:id="1415"/>
      </w:tr>
      <w:tr w:rsidR="005616F1" w:rsidRPr="00901608" w:rsidDel="00D53716" w14:paraId="5C406401" w14:textId="2956CAD6" w:rsidTr="00D95647">
        <w:trPr>
          <w:del w:id="1416" w:author="Eugene CHEONG from.TOPPAN (MAS)" w:date="2025-12-22T10:38:00Z"/>
        </w:trPr>
        <w:tc>
          <w:tcPr>
            <w:tcW w:w="562" w:type="dxa"/>
          </w:tcPr>
          <w:p w14:paraId="71DFAEB8" w14:textId="7AA4D439" w:rsidR="005616F1" w:rsidDel="00D53716" w:rsidRDefault="005616F1" w:rsidP="006B1D9B">
            <w:pPr>
              <w:pStyle w:val="NoSpacing"/>
              <w:rPr>
                <w:del w:id="1417" w:author="Eugene CHEONG from.TOPPAN (MAS)" w:date="2025-12-22T10:38:00Z" w16du:dateUtc="2025-12-22T02:38:00Z"/>
                <w:rFonts w:cstheme="minorHAnsi"/>
              </w:rPr>
            </w:pPr>
            <w:del w:id="1418" w:author="Eugene CHEONG from.TOPPAN (MAS)" w:date="2025-12-22T10:38:00Z" w16du:dateUtc="2025-12-22T02:38:00Z">
              <w:r w:rsidDel="00D53716">
                <w:rPr>
                  <w:rFonts w:cstheme="minorHAnsi"/>
                </w:rPr>
                <w:delText>2</w:delText>
              </w:r>
              <w:bookmarkStart w:id="1419" w:name="_Toc217317829"/>
              <w:bookmarkEnd w:id="1419"/>
            </w:del>
          </w:p>
        </w:tc>
        <w:tc>
          <w:tcPr>
            <w:tcW w:w="2248" w:type="dxa"/>
          </w:tcPr>
          <w:p w14:paraId="2D3EC7C6" w14:textId="61CBE32F" w:rsidR="005616F1" w:rsidDel="00D53716" w:rsidRDefault="005616F1" w:rsidP="006B1D9B">
            <w:pPr>
              <w:pStyle w:val="NoSpacing"/>
              <w:rPr>
                <w:del w:id="1420" w:author="Eugene CHEONG from.TOPPAN (MAS)" w:date="2025-12-22T10:38:00Z" w16du:dateUtc="2025-12-22T02:38:00Z"/>
              </w:rPr>
            </w:pPr>
            <w:del w:id="1421" w:author="Eugene CHEONG from.TOPPAN (MAS)" w:date="2025-12-22T10:38:00Z" w16du:dateUtc="2025-12-22T02:38:00Z">
              <w:r w:rsidRPr="002923FD" w:rsidDel="00D53716">
                <w:rPr>
                  <w:color w:val="000000"/>
                </w:rPr>
                <w:delText>Warning</w:delText>
              </w:r>
              <w:r w:rsidDel="00D53716">
                <w:rPr>
                  <w:color w:val="000000"/>
                </w:rPr>
                <w:delText xml:space="preserve"> banner</w:delText>
              </w:r>
              <w:bookmarkStart w:id="1422" w:name="_Toc217317830"/>
              <w:bookmarkEnd w:id="1422"/>
            </w:del>
          </w:p>
        </w:tc>
        <w:tc>
          <w:tcPr>
            <w:tcW w:w="1701" w:type="dxa"/>
          </w:tcPr>
          <w:p w14:paraId="5C82C561" w14:textId="171DF5EF" w:rsidR="005616F1" w:rsidDel="00D53716" w:rsidRDefault="005616F1" w:rsidP="006B1D9B">
            <w:pPr>
              <w:pStyle w:val="NoSpacing"/>
              <w:rPr>
                <w:del w:id="1423" w:author="Eugene CHEONG from.TOPPAN (MAS)" w:date="2025-12-22T10:38:00Z" w16du:dateUtc="2025-12-22T02:38:00Z"/>
                <w:color w:val="000000"/>
              </w:rPr>
            </w:pPr>
            <w:del w:id="1424" w:author="Eugene CHEONG from.TOPPAN (MAS)" w:date="2025-12-22T10:38:00Z" w16du:dateUtc="2025-12-22T02:38:00Z">
              <w:r w:rsidDel="00D53716">
                <w:delText>Warning Inline Notification without Close Button</w:delText>
              </w:r>
              <w:bookmarkStart w:id="1425" w:name="_Toc217317831"/>
              <w:bookmarkEnd w:id="1425"/>
            </w:del>
          </w:p>
        </w:tc>
        <w:tc>
          <w:tcPr>
            <w:tcW w:w="2147" w:type="dxa"/>
          </w:tcPr>
          <w:p w14:paraId="1FDAFAE6" w14:textId="73709315" w:rsidR="005616F1" w:rsidRPr="00901608" w:rsidDel="00D53716" w:rsidRDefault="005616F1" w:rsidP="006B1D9B">
            <w:pPr>
              <w:pStyle w:val="NoSpacing"/>
              <w:rPr>
                <w:del w:id="1426" w:author="Eugene CHEONG from.TOPPAN (MAS)" w:date="2025-12-22T10:38:00Z" w16du:dateUtc="2025-12-22T02:38:00Z"/>
              </w:rPr>
            </w:pPr>
            <w:bookmarkStart w:id="1427" w:name="_Toc217317832"/>
            <w:bookmarkEnd w:id="1427"/>
          </w:p>
        </w:tc>
        <w:tc>
          <w:tcPr>
            <w:tcW w:w="3685" w:type="dxa"/>
          </w:tcPr>
          <w:p w14:paraId="2ED8092C" w14:textId="58DA6327" w:rsidR="005616F1" w:rsidDel="00D53716" w:rsidRDefault="00FE4EC2" w:rsidP="006B1D9B">
            <w:pPr>
              <w:pStyle w:val="NoSpacing"/>
              <w:rPr>
                <w:del w:id="1428" w:author="Eugene CHEONG from.TOPPAN (MAS)" w:date="2025-12-22T10:38:00Z" w16du:dateUtc="2025-12-22T02:38:00Z"/>
              </w:rPr>
            </w:pPr>
            <w:del w:id="1429" w:author="Eugene CHEONG from.TOPPAN (MAS)" w:date="2025-12-22T10:38:00Z" w16du:dateUtc="2025-12-22T02:38:00Z">
              <w:r w:rsidDel="00D53716">
                <w:delText>The following is d</w:delText>
              </w:r>
              <w:r w:rsidR="005616F1" w:rsidDel="00D53716">
                <w:delText>isplayed if there is at least one warning.</w:delText>
              </w:r>
              <w:bookmarkStart w:id="1430" w:name="_Toc217317833"/>
              <w:bookmarkEnd w:id="1430"/>
            </w:del>
          </w:p>
          <w:p w14:paraId="30E498A1" w14:textId="4D1ABD3D" w:rsidR="005616F1" w:rsidDel="00D53716" w:rsidRDefault="005616F1" w:rsidP="006B1D9B">
            <w:pPr>
              <w:pStyle w:val="NoSpacing"/>
              <w:rPr>
                <w:del w:id="1431" w:author="Eugene CHEONG from.TOPPAN (MAS)" w:date="2025-12-22T10:38:00Z" w16du:dateUtc="2025-12-22T02:38:00Z"/>
              </w:rPr>
            </w:pPr>
            <w:bookmarkStart w:id="1432" w:name="_Toc217317834"/>
            <w:bookmarkEnd w:id="1432"/>
          </w:p>
          <w:p w14:paraId="4CC02271" w14:textId="1BFB3D1D" w:rsidR="005616F1" w:rsidDel="00D53716" w:rsidRDefault="00FE4EC2" w:rsidP="006B1D9B">
            <w:pPr>
              <w:pStyle w:val="NoSpacing"/>
              <w:rPr>
                <w:del w:id="1433" w:author="Eugene CHEONG from.TOPPAN (MAS)" w:date="2025-12-22T10:38:00Z" w16du:dateUtc="2025-12-22T02:38:00Z"/>
              </w:rPr>
            </w:pPr>
            <w:del w:id="1434" w:author="Eugene CHEONG from.TOPPAN (MAS)" w:date="2025-12-22T10:38:00Z" w16du:dateUtc="2025-12-22T02:38:00Z">
              <w:r w:rsidDel="00D53716">
                <w:rPr>
                  <w:b/>
                  <w:bCs/>
                </w:rPr>
                <w:delText>“</w:delText>
              </w:r>
              <w:r w:rsidR="005616F1" w:rsidRPr="0059518B" w:rsidDel="00D53716">
                <w:rPr>
                  <w:b/>
                  <w:bCs/>
                </w:rPr>
                <w:delText>Warning</w:delText>
              </w:r>
              <w:r w:rsidR="005616F1" w:rsidDel="00D53716">
                <w:rPr>
                  <w:b/>
                  <w:bCs/>
                </w:rPr>
                <w:delText>s</w:delText>
              </w:r>
              <w:bookmarkStart w:id="1435" w:name="_Toc217317835"/>
              <w:bookmarkEnd w:id="1435"/>
            </w:del>
          </w:p>
          <w:p w14:paraId="01F62D9C" w14:textId="6B68AA36" w:rsidR="005616F1" w:rsidDel="00D53716" w:rsidRDefault="005616F1" w:rsidP="006B1D9B">
            <w:pPr>
              <w:pStyle w:val="NoSpacing"/>
              <w:rPr>
                <w:del w:id="1436" w:author="Eugene CHEONG from.TOPPAN (MAS)" w:date="2025-12-22T10:38:00Z" w16du:dateUtc="2025-12-22T02:38:00Z"/>
                <w:color w:val="000000"/>
              </w:rPr>
            </w:pPr>
            <w:del w:id="1437" w:author="Eugene CHEONG from.TOPPAN (MAS)" w:date="2025-12-22T10:38:00Z" w16du:dateUtc="2025-12-22T02:38:00Z">
              <w:r w:rsidDel="00D53716">
                <w:delText>Please review the warning(s) before proceeding.</w:delText>
              </w:r>
              <w:r w:rsidR="00FE4EC2" w:rsidDel="00D53716">
                <w:delText>”</w:delText>
              </w:r>
              <w:bookmarkStart w:id="1438" w:name="_Toc217317836"/>
              <w:bookmarkEnd w:id="1438"/>
            </w:del>
          </w:p>
        </w:tc>
        <w:bookmarkStart w:id="1439" w:name="_Toc217317837"/>
        <w:bookmarkEnd w:id="1439"/>
      </w:tr>
      <w:tr w:rsidR="005616F1" w:rsidRPr="00901608" w:rsidDel="00D53716" w14:paraId="3CCFAE49" w14:textId="4C4C7B76" w:rsidTr="00D95647">
        <w:trPr>
          <w:del w:id="1440" w:author="Eugene CHEONG from.TOPPAN (MAS)" w:date="2025-12-22T10:38:00Z"/>
        </w:trPr>
        <w:tc>
          <w:tcPr>
            <w:tcW w:w="562" w:type="dxa"/>
          </w:tcPr>
          <w:p w14:paraId="2D496C42" w14:textId="6083C27E" w:rsidR="005616F1" w:rsidDel="00D53716" w:rsidRDefault="005616F1" w:rsidP="006B1D9B">
            <w:pPr>
              <w:pStyle w:val="NoSpacing"/>
              <w:rPr>
                <w:del w:id="1441" w:author="Eugene CHEONG from.TOPPAN (MAS)" w:date="2025-12-22T10:38:00Z" w16du:dateUtc="2025-12-22T02:38:00Z"/>
                <w:rFonts w:cstheme="minorHAnsi"/>
              </w:rPr>
            </w:pPr>
            <w:del w:id="1442" w:author="Eugene CHEONG from.TOPPAN (MAS)" w:date="2025-12-22T10:38:00Z" w16du:dateUtc="2025-12-22T02:38:00Z">
              <w:r w:rsidDel="00D53716">
                <w:rPr>
                  <w:rFonts w:cstheme="minorHAnsi"/>
                </w:rPr>
                <w:delText>3</w:delText>
              </w:r>
              <w:bookmarkStart w:id="1443" w:name="_Toc217317838"/>
              <w:bookmarkEnd w:id="1443"/>
            </w:del>
          </w:p>
        </w:tc>
        <w:tc>
          <w:tcPr>
            <w:tcW w:w="2248" w:type="dxa"/>
            <w:shd w:val="clear" w:color="000000" w:fill="FFFFFF"/>
          </w:tcPr>
          <w:p w14:paraId="74CAEE0D" w14:textId="27040E5B" w:rsidR="005616F1" w:rsidDel="00D53716" w:rsidRDefault="005616F1" w:rsidP="006B1D9B">
            <w:pPr>
              <w:pStyle w:val="NoSpacing"/>
              <w:rPr>
                <w:del w:id="1444" w:author="Eugene CHEONG from.TOPPAN (MAS)" w:date="2025-12-22T10:38:00Z" w16du:dateUtc="2025-12-22T02:38:00Z"/>
              </w:rPr>
            </w:pPr>
            <w:del w:id="1445" w:author="Eugene CHEONG from.TOPPAN (MAS)" w:date="2025-12-22T10:38:00Z" w16du:dateUtc="2025-12-22T02:38:00Z">
              <w:r w:rsidRPr="002923FD" w:rsidDel="00D53716">
                <w:rPr>
                  <w:color w:val="000000"/>
                </w:rPr>
                <w:delText xml:space="preserve">Security </w:delText>
              </w:r>
              <w:r w:rsidDel="00D53716">
                <w:rPr>
                  <w:color w:val="000000"/>
                </w:rPr>
                <w:delText>t</w:delText>
              </w:r>
              <w:r w:rsidRPr="002923FD" w:rsidDel="00D53716">
                <w:rPr>
                  <w:color w:val="000000"/>
                </w:rPr>
                <w:delText>ype</w:delText>
              </w:r>
              <w:bookmarkStart w:id="1446" w:name="_Toc217317839"/>
              <w:bookmarkEnd w:id="1446"/>
            </w:del>
          </w:p>
        </w:tc>
        <w:tc>
          <w:tcPr>
            <w:tcW w:w="1701" w:type="dxa"/>
            <w:shd w:val="clear" w:color="000000" w:fill="FFFFFF"/>
          </w:tcPr>
          <w:p w14:paraId="281B4CE7" w14:textId="6F6030EA" w:rsidR="005616F1" w:rsidDel="00D53716" w:rsidRDefault="005616F1" w:rsidP="006B1D9B">
            <w:pPr>
              <w:pStyle w:val="NoSpacing"/>
              <w:rPr>
                <w:del w:id="1447" w:author="Eugene CHEONG from.TOPPAN (MAS)" w:date="2025-12-22T10:38:00Z" w16du:dateUtc="2025-12-22T02:38:00Z"/>
                <w:color w:val="000000"/>
              </w:rPr>
            </w:pPr>
            <w:del w:id="1448" w:author="Eugene CHEONG from.TOPPAN (MAS)" w:date="2025-12-22T10:38:00Z" w16du:dateUtc="2025-12-22T02:38:00Z">
              <w:r w:rsidRPr="002923FD" w:rsidDel="00D53716">
                <w:rPr>
                  <w:color w:val="000000"/>
                </w:rPr>
                <w:delText>Label</w:delText>
              </w:r>
              <w:bookmarkStart w:id="1449" w:name="_Toc217317840"/>
              <w:bookmarkEnd w:id="1449"/>
            </w:del>
          </w:p>
        </w:tc>
        <w:tc>
          <w:tcPr>
            <w:tcW w:w="2147" w:type="dxa"/>
          </w:tcPr>
          <w:p w14:paraId="3A620E37" w14:textId="5841639D" w:rsidR="005616F1" w:rsidRPr="00901608" w:rsidDel="00D53716" w:rsidRDefault="005616F1" w:rsidP="006B1D9B">
            <w:pPr>
              <w:pStyle w:val="NoSpacing"/>
              <w:rPr>
                <w:del w:id="1450" w:author="Eugene CHEONG from.TOPPAN (MAS)" w:date="2025-12-22T10:38:00Z" w16du:dateUtc="2025-12-22T02:38:00Z"/>
              </w:rPr>
            </w:pPr>
            <w:bookmarkStart w:id="1451" w:name="_Toc217317841"/>
            <w:bookmarkEnd w:id="1451"/>
          </w:p>
        </w:tc>
        <w:tc>
          <w:tcPr>
            <w:tcW w:w="3685" w:type="dxa"/>
          </w:tcPr>
          <w:p w14:paraId="5EC814B8" w14:textId="5F97595F" w:rsidR="005616F1" w:rsidDel="00D53716" w:rsidRDefault="005616F1" w:rsidP="006B1D9B">
            <w:pPr>
              <w:pStyle w:val="NoSpacing"/>
              <w:rPr>
                <w:del w:id="1452" w:author="Eugene CHEONG from.TOPPAN (MAS)" w:date="2025-12-22T10:38:00Z" w16du:dateUtc="2025-12-22T02:38:00Z"/>
                <w:color w:val="000000"/>
              </w:rPr>
            </w:pPr>
            <w:bookmarkStart w:id="1453" w:name="_Toc217317842"/>
            <w:bookmarkEnd w:id="1453"/>
          </w:p>
        </w:tc>
        <w:bookmarkStart w:id="1454" w:name="_Toc217317843"/>
        <w:bookmarkEnd w:id="1454"/>
      </w:tr>
      <w:tr w:rsidR="005616F1" w:rsidRPr="00901608" w:rsidDel="00D53716" w14:paraId="37FC7465" w14:textId="423E06E2" w:rsidTr="00D95647">
        <w:trPr>
          <w:del w:id="1455" w:author="Eugene CHEONG from.TOPPAN (MAS)" w:date="2025-12-22T10:38:00Z"/>
        </w:trPr>
        <w:tc>
          <w:tcPr>
            <w:tcW w:w="562" w:type="dxa"/>
          </w:tcPr>
          <w:p w14:paraId="065DFF63" w14:textId="205F3708" w:rsidR="005616F1" w:rsidDel="00D53716" w:rsidRDefault="005616F1" w:rsidP="006B1D9B">
            <w:pPr>
              <w:pStyle w:val="NoSpacing"/>
              <w:rPr>
                <w:del w:id="1456" w:author="Eugene CHEONG from.TOPPAN (MAS)" w:date="2025-12-22T10:38:00Z" w16du:dateUtc="2025-12-22T02:38:00Z"/>
                <w:rFonts w:cstheme="minorHAnsi"/>
              </w:rPr>
            </w:pPr>
            <w:del w:id="1457" w:author="Eugene CHEONG from.TOPPAN (MAS)" w:date="2025-12-22T10:38:00Z" w16du:dateUtc="2025-12-22T02:38:00Z">
              <w:r w:rsidDel="00D53716">
                <w:rPr>
                  <w:rFonts w:cstheme="minorHAnsi"/>
                </w:rPr>
                <w:delText>4</w:delText>
              </w:r>
              <w:bookmarkStart w:id="1458" w:name="_Toc217317844"/>
              <w:bookmarkEnd w:id="1458"/>
            </w:del>
          </w:p>
        </w:tc>
        <w:tc>
          <w:tcPr>
            <w:tcW w:w="2248" w:type="dxa"/>
            <w:shd w:val="clear" w:color="000000" w:fill="FFFFFF"/>
          </w:tcPr>
          <w:p w14:paraId="5F1B3CC6" w14:textId="3DFFA05C" w:rsidR="005616F1" w:rsidDel="00D53716" w:rsidRDefault="005616F1" w:rsidP="006B1D9B">
            <w:pPr>
              <w:pStyle w:val="NoSpacing"/>
              <w:rPr>
                <w:del w:id="1459" w:author="Eugene CHEONG from.TOPPAN (MAS)" w:date="2025-12-22T10:38:00Z" w16du:dateUtc="2025-12-22T02:38:00Z"/>
              </w:rPr>
            </w:pPr>
            <w:del w:id="1460" w:author="Eugene CHEONG from.TOPPAN (MAS)" w:date="2025-12-22T10:38:00Z" w16du:dateUtc="2025-12-22T02:38:00Z">
              <w:r w:rsidRPr="002923FD" w:rsidDel="00D53716">
                <w:rPr>
                  <w:color w:val="000000"/>
                </w:rPr>
                <w:delText>Year</w:delText>
              </w:r>
              <w:r w:rsidDel="00D53716">
                <w:rPr>
                  <w:color w:val="000000"/>
                </w:rPr>
                <w:delText xml:space="preserve"> / Period</w:delText>
              </w:r>
              <w:bookmarkStart w:id="1461" w:name="_Toc217317845"/>
              <w:bookmarkEnd w:id="1461"/>
            </w:del>
          </w:p>
        </w:tc>
        <w:tc>
          <w:tcPr>
            <w:tcW w:w="1701" w:type="dxa"/>
            <w:shd w:val="clear" w:color="000000" w:fill="FFFFFF"/>
          </w:tcPr>
          <w:p w14:paraId="32F76088" w14:textId="2F0CD00A" w:rsidR="005616F1" w:rsidDel="00D53716" w:rsidRDefault="005616F1" w:rsidP="006B1D9B">
            <w:pPr>
              <w:pStyle w:val="NoSpacing"/>
              <w:rPr>
                <w:del w:id="1462" w:author="Eugene CHEONG from.TOPPAN (MAS)" w:date="2025-12-22T10:38:00Z" w16du:dateUtc="2025-12-22T02:38:00Z"/>
                <w:color w:val="000000"/>
              </w:rPr>
            </w:pPr>
            <w:del w:id="1463" w:author="Eugene CHEONG from.TOPPAN (MAS)" w:date="2025-12-22T10:38:00Z" w16du:dateUtc="2025-12-22T02:38:00Z">
              <w:r w:rsidRPr="002923FD" w:rsidDel="00D53716">
                <w:rPr>
                  <w:color w:val="000000"/>
                </w:rPr>
                <w:delText>Label</w:delText>
              </w:r>
              <w:bookmarkStart w:id="1464" w:name="_Toc217317846"/>
              <w:bookmarkEnd w:id="1464"/>
            </w:del>
          </w:p>
        </w:tc>
        <w:tc>
          <w:tcPr>
            <w:tcW w:w="2147" w:type="dxa"/>
          </w:tcPr>
          <w:p w14:paraId="573F0AC3" w14:textId="1995D6F8" w:rsidR="005616F1" w:rsidRPr="00901608" w:rsidDel="00D53716" w:rsidRDefault="005616F1" w:rsidP="006B1D9B">
            <w:pPr>
              <w:pStyle w:val="NoSpacing"/>
              <w:rPr>
                <w:del w:id="1465" w:author="Eugene CHEONG from.TOPPAN (MAS)" w:date="2025-12-22T10:38:00Z" w16du:dateUtc="2025-12-22T02:38:00Z"/>
              </w:rPr>
            </w:pPr>
            <w:bookmarkStart w:id="1466" w:name="_Toc217317847"/>
            <w:bookmarkEnd w:id="1466"/>
          </w:p>
        </w:tc>
        <w:tc>
          <w:tcPr>
            <w:tcW w:w="3685" w:type="dxa"/>
          </w:tcPr>
          <w:p w14:paraId="288CAE03" w14:textId="24649893" w:rsidR="005616F1" w:rsidDel="00D53716" w:rsidRDefault="005616F1" w:rsidP="006B1D9B">
            <w:pPr>
              <w:pStyle w:val="NoSpacing"/>
              <w:rPr>
                <w:del w:id="1467" w:author="Eugene CHEONG from.TOPPAN (MAS)" w:date="2025-12-22T10:38:00Z" w16du:dateUtc="2025-12-22T02:38:00Z"/>
                <w:color w:val="000000"/>
              </w:rPr>
            </w:pPr>
            <w:bookmarkStart w:id="1468" w:name="_Toc217317848"/>
            <w:bookmarkEnd w:id="1468"/>
          </w:p>
        </w:tc>
        <w:bookmarkStart w:id="1469" w:name="_Toc217317849"/>
        <w:bookmarkEnd w:id="1469"/>
      </w:tr>
      <w:tr w:rsidR="005616F1" w:rsidRPr="00901608" w:rsidDel="00D53716" w14:paraId="61B0E199" w14:textId="77D54549" w:rsidTr="00D95647">
        <w:trPr>
          <w:del w:id="1470" w:author="Eugene CHEONG from.TOPPAN (MAS)" w:date="2025-12-22T10:38:00Z"/>
        </w:trPr>
        <w:tc>
          <w:tcPr>
            <w:tcW w:w="562" w:type="dxa"/>
          </w:tcPr>
          <w:p w14:paraId="6B0A0F38" w14:textId="3317CD58" w:rsidR="005616F1" w:rsidDel="00D53716" w:rsidRDefault="005616F1" w:rsidP="006B1D9B">
            <w:pPr>
              <w:pStyle w:val="NoSpacing"/>
              <w:rPr>
                <w:del w:id="1471" w:author="Eugene CHEONG from.TOPPAN (MAS)" w:date="2025-12-22T10:38:00Z" w16du:dateUtc="2025-12-22T02:38:00Z"/>
                <w:rFonts w:cstheme="minorHAnsi"/>
              </w:rPr>
            </w:pPr>
            <w:del w:id="1472" w:author="Eugene CHEONG from.TOPPAN (MAS)" w:date="2025-12-22T10:38:00Z" w16du:dateUtc="2025-12-22T02:38:00Z">
              <w:r w:rsidDel="00D53716">
                <w:rPr>
                  <w:rFonts w:cstheme="minorHAnsi"/>
                </w:rPr>
                <w:delText>5</w:delText>
              </w:r>
              <w:bookmarkStart w:id="1473" w:name="_Toc217317850"/>
              <w:bookmarkEnd w:id="1473"/>
            </w:del>
          </w:p>
        </w:tc>
        <w:tc>
          <w:tcPr>
            <w:tcW w:w="2248" w:type="dxa"/>
            <w:shd w:val="clear" w:color="000000" w:fill="FFFFFF"/>
          </w:tcPr>
          <w:p w14:paraId="7BF6D0F3" w14:textId="29D4C334" w:rsidR="005616F1" w:rsidDel="00D53716" w:rsidRDefault="005616F1" w:rsidP="006B1D9B">
            <w:pPr>
              <w:pStyle w:val="NoSpacing"/>
              <w:rPr>
                <w:del w:id="1474" w:author="Eugene CHEONG from.TOPPAN (MAS)" w:date="2025-12-22T10:38:00Z" w16du:dateUtc="2025-12-22T02:38:00Z"/>
              </w:rPr>
            </w:pPr>
            <w:del w:id="1475" w:author="Eugene CHEONG from.TOPPAN (MAS)" w:date="2025-12-22T10:38:00Z" w16du:dateUtc="2025-12-22T02:38:00Z">
              <w:r w:rsidRPr="002923FD" w:rsidDel="00D53716">
                <w:rPr>
                  <w:color w:val="000000"/>
                </w:rPr>
                <w:delText>Warning</w:delText>
              </w:r>
              <w:r w:rsidDel="00D53716">
                <w:rPr>
                  <w:color w:val="000000"/>
                </w:rPr>
                <w:delText>(</w:delText>
              </w:r>
              <w:r w:rsidRPr="002923FD" w:rsidDel="00D53716">
                <w:rPr>
                  <w:color w:val="000000"/>
                </w:rPr>
                <w:delText>s</w:delText>
              </w:r>
              <w:r w:rsidDel="00D53716">
                <w:rPr>
                  <w:color w:val="000000"/>
                </w:rPr>
                <w:delText>)</w:delText>
              </w:r>
              <w:bookmarkStart w:id="1476" w:name="_Toc217317851"/>
              <w:bookmarkEnd w:id="1476"/>
            </w:del>
          </w:p>
        </w:tc>
        <w:tc>
          <w:tcPr>
            <w:tcW w:w="1701" w:type="dxa"/>
            <w:shd w:val="clear" w:color="000000" w:fill="FFFFFF"/>
          </w:tcPr>
          <w:p w14:paraId="46BAF2FD" w14:textId="698917AD" w:rsidR="005616F1" w:rsidDel="00D53716" w:rsidRDefault="005616F1" w:rsidP="006B1D9B">
            <w:pPr>
              <w:pStyle w:val="NoSpacing"/>
              <w:rPr>
                <w:del w:id="1477" w:author="Eugene CHEONG from.TOPPAN (MAS)" w:date="2025-12-22T10:38:00Z" w16du:dateUtc="2025-12-22T02:38:00Z"/>
                <w:color w:val="000000"/>
              </w:rPr>
            </w:pPr>
            <w:del w:id="1478" w:author="Eugene CHEONG from.TOPPAN (MAS)" w:date="2025-12-22T10:38:00Z" w16du:dateUtc="2025-12-22T02:38:00Z">
              <w:r w:rsidRPr="002923FD" w:rsidDel="00D53716">
                <w:rPr>
                  <w:color w:val="000000"/>
                </w:rPr>
                <w:delText>Data Table</w:delText>
              </w:r>
              <w:bookmarkStart w:id="1479" w:name="_Toc217317852"/>
              <w:bookmarkEnd w:id="1479"/>
            </w:del>
          </w:p>
        </w:tc>
        <w:tc>
          <w:tcPr>
            <w:tcW w:w="2147" w:type="dxa"/>
          </w:tcPr>
          <w:p w14:paraId="0D089F5E" w14:textId="4B5E2821" w:rsidR="005616F1" w:rsidRPr="00901608" w:rsidDel="00D53716" w:rsidRDefault="005616F1" w:rsidP="006B1D9B">
            <w:pPr>
              <w:pStyle w:val="NoSpacing"/>
              <w:rPr>
                <w:del w:id="1480" w:author="Eugene CHEONG from.TOPPAN (MAS)" w:date="2025-12-22T10:38:00Z" w16du:dateUtc="2025-12-22T02:38:00Z"/>
              </w:rPr>
            </w:pPr>
            <w:bookmarkStart w:id="1481" w:name="_Toc217317853"/>
            <w:bookmarkEnd w:id="1481"/>
          </w:p>
        </w:tc>
        <w:tc>
          <w:tcPr>
            <w:tcW w:w="3685" w:type="dxa"/>
          </w:tcPr>
          <w:p w14:paraId="1ED68941" w14:textId="1F9382A9" w:rsidR="005616F1" w:rsidDel="00D53716" w:rsidRDefault="005616F1" w:rsidP="006B1D9B">
            <w:pPr>
              <w:pStyle w:val="NoSpacing"/>
              <w:rPr>
                <w:del w:id="1482" w:author="Eugene CHEONG from.TOPPAN (MAS)" w:date="2025-12-22T10:38:00Z" w16du:dateUtc="2025-12-22T02:38:00Z"/>
              </w:rPr>
            </w:pPr>
            <w:del w:id="1483" w:author="Eugene CHEONG from.TOPPAN (MAS)" w:date="2025-12-22T10:38:00Z" w16du:dateUtc="2025-12-22T02:38:00Z">
              <w:r w:rsidDel="00D53716">
                <w:delText>Displayed if there is at least one warning.</w:delText>
              </w:r>
              <w:bookmarkStart w:id="1484" w:name="_Toc217317854"/>
              <w:bookmarkEnd w:id="1484"/>
            </w:del>
          </w:p>
          <w:p w14:paraId="275C4D9E" w14:textId="7908558C" w:rsidR="005616F1" w:rsidDel="00D53716" w:rsidRDefault="005616F1" w:rsidP="006B1D9B">
            <w:pPr>
              <w:pStyle w:val="NoSpacing"/>
              <w:rPr>
                <w:del w:id="1485" w:author="Eugene CHEONG from.TOPPAN (MAS)" w:date="2025-12-22T10:38:00Z" w16du:dateUtc="2025-12-22T02:38:00Z"/>
              </w:rPr>
            </w:pPr>
            <w:bookmarkStart w:id="1486" w:name="_Toc217317855"/>
            <w:bookmarkEnd w:id="1486"/>
          </w:p>
          <w:p w14:paraId="1B1A796C" w14:textId="59D26764" w:rsidR="005616F1" w:rsidDel="00D53716" w:rsidRDefault="005616F1" w:rsidP="006B1D9B">
            <w:pPr>
              <w:pStyle w:val="NoSpacing"/>
              <w:rPr>
                <w:del w:id="1487" w:author="Eugene CHEONG from.TOPPAN (MAS)" w:date="2025-12-22T10:38:00Z" w16du:dateUtc="2025-12-22T02:38:00Z"/>
                <w:color w:val="000000"/>
              </w:rPr>
            </w:pPr>
            <w:del w:id="1488" w:author="Eugene CHEONG from.TOPPAN (MAS)" w:date="2025-12-22T10:38:00Z" w16du:dateUtc="2025-12-22T02:38:00Z">
              <w:r w:rsidRPr="002923FD" w:rsidDel="00D53716">
                <w:delText xml:space="preserve">Displays the </w:delText>
              </w:r>
              <w:r w:rsidDel="00D53716">
                <w:delText xml:space="preserve">row </w:delText>
              </w:r>
              <w:r w:rsidRPr="002923FD" w:rsidDel="00D53716">
                <w:delText xml:space="preserve">number, </w:delText>
              </w:r>
              <w:r w:rsidDel="00D53716">
                <w:delText xml:space="preserve">issuance type, </w:delText>
              </w:r>
              <w:r w:rsidRPr="002923FD" w:rsidDel="00D53716">
                <w:delText>field name as well as the soft warning applicable for the field.</w:delText>
              </w:r>
              <w:bookmarkStart w:id="1489" w:name="_Toc217317856"/>
              <w:bookmarkEnd w:id="1489"/>
            </w:del>
          </w:p>
        </w:tc>
        <w:bookmarkStart w:id="1490" w:name="_Toc217317857"/>
        <w:bookmarkEnd w:id="1490"/>
      </w:tr>
      <w:tr w:rsidR="005616F1" w:rsidRPr="00901608" w:rsidDel="00D53716" w14:paraId="759FED46" w14:textId="0EC493AC" w:rsidTr="00D95647">
        <w:trPr>
          <w:del w:id="1491" w:author="Eugene CHEONG from.TOPPAN (MAS)" w:date="2025-12-22T10:38:00Z"/>
        </w:trPr>
        <w:tc>
          <w:tcPr>
            <w:tcW w:w="562" w:type="dxa"/>
          </w:tcPr>
          <w:p w14:paraId="59CBA1B7" w14:textId="049736B3" w:rsidR="005616F1" w:rsidDel="00D53716" w:rsidRDefault="005616F1" w:rsidP="006B1D9B">
            <w:pPr>
              <w:pStyle w:val="NoSpacing"/>
              <w:rPr>
                <w:del w:id="1492" w:author="Eugene CHEONG from.TOPPAN (MAS)" w:date="2025-12-22T10:38:00Z" w16du:dateUtc="2025-12-22T02:38:00Z"/>
                <w:rFonts w:cstheme="minorHAnsi"/>
              </w:rPr>
            </w:pPr>
            <w:del w:id="1493" w:author="Eugene CHEONG from.TOPPAN (MAS)" w:date="2025-12-22T10:38:00Z" w16du:dateUtc="2025-12-22T02:38:00Z">
              <w:r w:rsidDel="00D53716">
                <w:rPr>
                  <w:rFonts w:cstheme="minorHAnsi"/>
                </w:rPr>
                <w:delText>6</w:delText>
              </w:r>
              <w:bookmarkStart w:id="1494" w:name="_Toc217317858"/>
              <w:bookmarkEnd w:id="1494"/>
            </w:del>
          </w:p>
        </w:tc>
        <w:tc>
          <w:tcPr>
            <w:tcW w:w="2248" w:type="dxa"/>
            <w:shd w:val="clear" w:color="000000" w:fill="FFFFFF"/>
          </w:tcPr>
          <w:p w14:paraId="7407E256" w14:textId="605B7EFD" w:rsidR="005616F1" w:rsidDel="00D53716" w:rsidRDefault="00E93A0C" w:rsidP="006B1D9B">
            <w:pPr>
              <w:pStyle w:val="NoSpacing"/>
              <w:rPr>
                <w:del w:id="1495" w:author="Eugene CHEONG from.TOPPAN (MAS)" w:date="2025-12-22T10:38:00Z" w16du:dateUtc="2025-12-22T02:38:00Z"/>
              </w:rPr>
            </w:pPr>
            <w:del w:id="1496" w:author="Eugene CHEONG from.TOPPAN (MAS)" w:date="2025-12-22T10:38:00Z" w16du:dateUtc="2025-12-22T02:38:00Z">
              <w:r w:rsidDel="00D53716">
                <w:delText>Submit</w:delText>
              </w:r>
              <w:bookmarkStart w:id="1497" w:name="_Toc217317859"/>
              <w:bookmarkEnd w:id="1497"/>
            </w:del>
          </w:p>
        </w:tc>
        <w:tc>
          <w:tcPr>
            <w:tcW w:w="1701" w:type="dxa"/>
            <w:shd w:val="clear" w:color="000000" w:fill="FFFFFF"/>
          </w:tcPr>
          <w:p w14:paraId="6D82FCEB" w14:textId="3C06754F" w:rsidR="005616F1" w:rsidDel="00D53716" w:rsidRDefault="005616F1" w:rsidP="006B1D9B">
            <w:pPr>
              <w:pStyle w:val="NoSpacing"/>
              <w:rPr>
                <w:del w:id="1498" w:author="Eugene CHEONG from.TOPPAN (MAS)" w:date="2025-12-22T10:38:00Z" w16du:dateUtc="2025-12-22T02:38:00Z"/>
                <w:color w:val="000000"/>
              </w:rPr>
            </w:pPr>
            <w:del w:id="1499" w:author="Eugene CHEONG from.TOPPAN (MAS)" w:date="2025-12-22T10:38:00Z" w16du:dateUtc="2025-12-22T02:38:00Z">
              <w:r w:rsidRPr="002923FD" w:rsidDel="00D53716">
                <w:rPr>
                  <w:color w:val="000000"/>
                </w:rPr>
                <w:delText>Primary button</w:delText>
              </w:r>
              <w:bookmarkStart w:id="1500" w:name="_Toc217317860"/>
              <w:bookmarkEnd w:id="1500"/>
            </w:del>
          </w:p>
        </w:tc>
        <w:tc>
          <w:tcPr>
            <w:tcW w:w="2147" w:type="dxa"/>
          </w:tcPr>
          <w:p w14:paraId="552DB0FD" w14:textId="5ECF349C" w:rsidR="005616F1" w:rsidRPr="00901608" w:rsidDel="00D53716" w:rsidRDefault="005616F1" w:rsidP="006B1D9B">
            <w:pPr>
              <w:pStyle w:val="NoSpacing"/>
              <w:rPr>
                <w:del w:id="1501" w:author="Eugene CHEONG from.TOPPAN (MAS)" w:date="2025-12-22T10:38:00Z" w16du:dateUtc="2025-12-22T02:38:00Z"/>
              </w:rPr>
            </w:pPr>
            <w:bookmarkStart w:id="1502" w:name="_Toc217317861"/>
            <w:bookmarkEnd w:id="1502"/>
          </w:p>
        </w:tc>
        <w:tc>
          <w:tcPr>
            <w:tcW w:w="3685" w:type="dxa"/>
          </w:tcPr>
          <w:p w14:paraId="54EBD039" w14:textId="450FEB59" w:rsidR="005616F1" w:rsidDel="00D53716" w:rsidRDefault="005616F1" w:rsidP="006B1D9B">
            <w:pPr>
              <w:pStyle w:val="NoSpacing"/>
              <w:rPr>
                <w:del w:id="1503" w:author="Eugene CHEONG from.TOPPAN (MAS)" w:date="2025-12-22T10:38:00Z" w16du:dateUtc="2025-12-22T02:38:00Z"/>
                <w:color w:val="000000"/>
              </w:rPr>
            </w:pPr>
            <w:del w:id="1504" w:author="Eugene CHEONG from.TOPPAN (MAS)" w:date="2025-12-22T10:38:00Z" w16du:dateUtc="2025-12-22T02:38:00Z">
              <w:r w:rsidDel="00D53716">
                <w:rPr>
                  <w:color w:val="000000"/>
                </w:rPr>
                <w:delText>Submits the issuance calendar for approval.</w:delText>
              </w:r>
              <w:r w:rsidR="009674A9" w:rsidDel="00D53716">
                <w:rPr>
                  <w:color w:val="000000"/>
                </w:rPr>
                <w:delText xml:space="preserve"> Refer to </w:delText>
              </w:r>
              <w:r w:rsidR="009674A9" w:rsidDel="00D53716">
                <w:rPr>
                  <w:color w:val="000000"/>
                </w:rPr>
                <w:fldChar w:fldCharType="begin"/>
              </w:r>
              <w:r w:rsidR="009674A9" w:rsidDel="00D53716">
                <w:rPr>
                  <w:color w:val="000000"/>
                </w:rPr>
                <w:delInstrText xml:space="preserve"> REF _Ref215581468 \r \h </w:delInstrText>
              </w:r>
              <w:r w:rsidR="009674A9" w:rsidDel="00D53716">
                <w:rPr>
                  <w:color w:val="000000"/>
                </w:rPr>
              </w:r>
              <w:r w:rsidR="009674A9" w:rsidDel="00D53716">
                <w:rPr>
                  <w:color w:val="000000"/>
                </w:rPr>
                <w:fldChar w:fldCharType="separate"/>
              </w:r>
              <w:r w:rsidR="007F5F9A" w:rsidDel="00D53716">
                <w:rPr>
                  <w:color w:val="000000"/>
                </w:rPr>
                <w:delText>2.9.4</w:delText>
              </w:r>
              <w:r w:rsidR="009674A9" w:rsidDel="00D53716">
                <w:rPr>
                  <w:color w:val="000000"/>
                </w:rPr>
                <w:fldChar w:fldCharType="end"/>
              </w:r>
              <w:r w:rsidR="009674A9" w:rsidDel="00D53716">
                <w:rPr>
                  <w:color w:val="000000"/>
                </w:rPr>
                <w:delText xml:space="preserve"> </w:delText>
              </w:r>
              <w:r w:rsidR="009674A9" w:rsidDel="00D53716">
                <w:rPr>
                  <w:color w:val="000000"/>
                </w:rPr>
                <w:fldChar w:fldCharType="begin"/>
              </w:r>
              <w:r w:rsidR="009674A9" w:rsidDel="00D53716">
                <w:rPr>
                  <w:color w:val="000000"/>
                </w:rPr>
                <w:delInstrText xml:space="preserve"> REF _Ref215581470 \h </w:delInstrText>
              </w:r>
              <w:r w:rsidR="009674A9" w:rsidDel="00D53716">
                <w:rPr>
                  <w:color w:val="000000"/>
                </w:rPr>
              </w:r>
              <w:r w:rsidR="009674A9" w:rsidDel="00D53716">
                <w:rPr>
                  <w:color w:val="000000"/>
                </w:rPr>
                <w:fldChar w:fldCharType="separate"/>
              </w:r>
              <w:r w:rsidR="007F5F9A" w:rsidDel="00D53716">
                <w:delText>Post Conditions</w:delText>
              </w:r>
              <w:r w:rsidR="009674A9" w:rsidDel="00D53716">
                <w:rPr>
                  <w:color w:val="000000"/>
                </w:rPr>
                <w:fldChar w:fldCharType="end"/>
              </w:r>
              <w:r w:rsidR="009674A9" w:rsidDel="00D53716">
                <w:rPr>
                  <w:color w:val="000000"/>
                </w:rPr>
                <w:delText>.</w:delText>
              </w:r>
              <w:bookmarkStart w:id="1505" w:name="_Toc217317862"/>
              <w:bookmarkEnd w:id="1505"/>
            </w:del>
          </w:p>
        </w:tc>
        <w:bookmarkStart w:id="1506" w:name="_Toc217317863"/>
        <w:bookmarkEnd w:id="1506"/>
      </w:tr>
    </w:tbl>
    <w:p w14:paraId="0E709C5B" w14:textId="46DA45FC" w:rsidR="001F1499" w:rsidRPr="00AC0954" w:rsidDel="00D53716" w:rsidRDefault="001F1499">
      <w:pPr>
        <w:rPr>
          <w:del w:id="1507" w:author="Eugene CHEONG from.TOPPAN (MAS)" w:date="2025-12-22T10:38:00Z" w16du:dateUtc="2025-12-22T02:38:00Z"/>
        </w:rPr>
        <w:pPrChange w:id="1508" w:author="Eugene CHEONG from.TOPPAN (MAS)" w:date="2025-12-22T10:38:00Z" w16du:dateUtc="2025-12-22T02:38:00Z">
          <w:pPr>
            <w:pStyle w:val="Caption"/>
          </w:pPr>
        </w:pPrChange>
      </w:pPr>
      <w:del w:id="1509" w:author="Eugene CHEONG from.TOPPAN (MAS)" w:date="2025-12-22T10:38:00Z" w16du:dateUtc="2025-12-22T02:38:00Z">
        <w:r w:rsidDel="00D53716">
          <w:delText xml:space="preserve">Table </w:delText>
        </w:r>
        <w:r w:rsidDel="00D53716">
          <w:fldChar w:fldCharType="begin"/>
        </w:r>
        <w:r w:rsidDel="00D53716">
          <w:delInstrText xml:space="preserve"> SEQ Table \* ARABIC </w:delInstrText>
        </w:r>
        <w:r w:rsidDel="00D53716">
          <w:fldChar w:fldCharType="separate"/>
        </w:r>
        <w:r w:rsidR="007F5F9A" w:rsidDel="00D53716">
          <w:rPr>
            <w:noProof/>
          </w:rPr>
          <w:delText>20</w:delText>
        </w:r>
        <w:r w:rsidDel="00D53716">
          <w:fldChar w:fldCharType="end"/>
        </w:r>
        <w:r w:rsidDel="00D53716">
          <w:delText>: Confirmation Prompt Screen Elements</w:delText>
        </w:r>
        <w:bookmarkStart w:id="1510" w:name="_Toc217317864"/>
        <w:bookmarkEnd w:id="1510"/>
      </w:del>
    </w:p>
    <w:p w14:paraId="135E9D14" w14:textId="5EFD8369" w:rsidR="005616F1" w:rsidRPr="002C4289" w:rsidDel="00D53716" w:rsidRDefault="005616F1" w:rsidP="00D53716">
      <w:pPr>
        <w:rPr>
          <w:del w:id="1511" w:author="Eugene CHEONG from.TOPPAN (MAS)" w:date="2025-12-22T10:39:00Z" w16du:dateUtc="2025-12-22T02:39:00Z"/>
        </w:rPr>
      </w:pPr>
      <w:bookmarkStart w:id="1512" w:name="_Toc217317865"/>
      <w:bookmarkEnd w:id="1512"/>
    </w:p>
    <w:p w14:paraId="2FBCCB7A" w14:textId="77777777" w:rsidR="005616F1" w:rsidRDefault="005616F1" w:rsidP="005616F1">
      <w:pPr>
        <w:pStyle w:val="Heading2"/>
      </w:pPr>
      <w:bookmarkStart w:id="1513" w:name="_Toc215504134"/>
      <w:bookmarkStart w:id="1514" w:name="_Ref215561770"/>
      <w:bookmarkStart w:id="1515" w:name="_Ref215561772"/>
      <w:bookmarkStart w:id="1516" w:name="_Toc217317866"/>
      <w:r>
        <w:t>Withdraw Issuance Calendar Approval</w:t>
      </w:r>
      <w:bookmarkEnd w:id="1513"/>
      <w:bookmarkEnd w:id="1514"/>
      <w:bookmarkEnd w:id="1515"/>
      <w:bookmarkEnd w:id="1516"/>
    </w:p>
    <w:p w14:paraId="78D6DE89" w14:textId="77777777" w:rsidR="005616F1" w:rsidRPr="00D50758" w:rsidRDefault="005616F1" w:rsidP="005616F1">
      <w:pPr>
        <w:pStyle w:val="Heading3"/>
      </w:pPr>
      <w:bookmarkStart w:id="1517" w:name="_Toc215504135"/>
      <w:bookmarkStart w:id="1518" w:name="_Toc217317867"/>
      <w:r>
        <w:t>Description</w:t>
      </w:r>
      <w:bookmarkEnd w:id="1517"/>
      <w:bookmarkEnd w:id="1518"/>
    </w:p>
    <w:p w14:paraId="66241817" w14:textId="075F9F11" w:rsidR="005616F1" w:rsidRPr="005F251E" w:rsidRDefault="005616F1" w:rsidP="003F1708">
      <w:r w:rsidRPr="002923FD">
        <w:t xml:space="preserve">This use case enables Makers to </w:t>
      </w:r>
      <w:r>
        <w:t>withdraw</w:t>
      </w:r>
      <w:r w:rsidRPr="002923FD">
        <w:t xml:space="preserve"> </w:t>
      </w:r>
      <w:r>
        <w:t>i</w:t>
      </w:r>
      <w:r w:rsidRPr="002923FD">
        <w:t xml:space="preserve">ssuance </w:t>
      </w:r>
      <w:r>
        <w:t>c</w:t>
      </w:r>
      <w:r w:rsidRPr="002923FD">
        <w:t>alendar</w:t>
      </w:r>
      <w:r>
        <w:t xml:space="preserve"> approval requests.</w:t>
      </w:r>
      <w:r w:rsidRPr="002C4289">
        <w:t xml:space="preserve"> </w:t>
      </w:r>
    </w:p>
    <w:p w14:paraId="11BD20F8" w14:textId="77777777" w:rsidR="005616F1" w:rsidRDefault="005616F1" w:rsidP="005616F1">
      <w:pPr>
        <w:pStyle w:val="Heading3"/>
      </w:pPr>
      <w:bookmarkStart w:id="1519" w:name="_Toc215504136"/>
      <w:bookmarkStart w:id="1520" w:name="_Toc217317868"/>
      <w:r>
        <w:t>Preconditions</w:t>
      </w:r>
      <w:bookmarkEnd w:id="1519"/>
      <w:bookmarkEnd w:id="1520"/>
    </w:p>
    <w:p w14:paraId="1FA6922D" w14:textId="77777777" w:rsidR="005616F1" w:rsidRDefault="005616F1" w:rsidP="005616F1">
      <w:pPr>
        <w:pStyle w:val="ListParagraph"/>
      </w:pPr>
      <w:r>
        <w:t>User logs in to the Intranet Portal.</w:t>
      </w:r>
    </w:p>
    <w:p w14:paraId="54429825" w14:textId="77777777" w:rsidR="005616F1" w:rsidRDefault="005616F1" w:rsidP="005616F1">
      <w:pPr>
        <w:pStyle w:val="ListParagraph"/>
      </w:pPr>
      <w:r>
        <w:t>User accesses the Issuance Calendar Listing Page.</w:t>
      </w:r>
    </w:p>
    <w:p w14:paraId="19D3AE71" w14:textId="7A661621" w:rsidR="005616F1" w:rsidRDefault="005616F1" w:rsidP="005616F1">
      <w:pPr>
        <w:pStyle w:val="ListParagraph"/>
      </w:pPr>
      <w:r>
        <w:t xml:space="preserve">An issuance calendar for the particular Security type, Year, and Period </w:t>
      </w:r>
      <w:r w:rsidR="00B32EB6">
        <w:t xml:space="preserve">has been </w:t>
      </w:r>
      <w:r>
        <w:t>created.</w:t>
      </w:r>
    </w:p>
    <w:p w14:paraId="68D7E736" w14:textId="7CFE78B7" w:rsidR="005616F1" w:rsidRDefault="005616F1" w:rsidP="005616F1">
      <w:pPr>
        <w:pStyle w:val="ListParagraph"/>
      </w:pPr>
      <w:r>
        <w:t xml:space="preserve">The </w:t>
      </w:r>
      <w:r w:rsidR="00B32EB6">
        <w:t>status of the</w:t>
      </w:r>
      <w:r>
        <w:t xml:space="preserve"> issuance calendar is “Pending Approval”.</w:t>
      </w:r>
    </w:p>
    <w:p w14:paraId="3DCDEB5E" w14:textId="77777777" w:rsidR="005616F1" w:rsidRDefault="005616F1" w:rsidP="005616F1">
      <w:pPr>
        <w:pStyle w:val="Heading3"/>
      </w:pPr>
      <w:bookmarkStart w:id="1521" w:name="_Toc215504137"/>
      <w:bookmarkStart w:id="1522" w:name="_Toc217317869"/>
      <w:r>
        <w:t>Business Requirements</w:t>
      </w:r>
      <w:bookmarkEnd w:id="1521"/>
      <w:bookmarkEnd w:id="1522"/>
    </w:p>
    <w:p w14:paraId="1FCB4C71" w14:textId="77777777" w:rsidR="005616F1" w:rsidRPr="0068320A" w:rsidRDefault="005616F1" w:rsidP="005616F1">
      <w:pPr>
        <w:pStyle w:val="ListParagraph"/>
        <w:rPr>
          <w:b/>
          <w:bCs/>
        </w:rPr>
      </w:pPr>
      <w:r w:rsidRPr="0068320A">
        <w:rPr>
          <w:b/>
          <w:bCs/>
        </w:rPr>
        <w:t xml:space="preserve">Role-based Access Control: </w:t>
      </w:r>
    </w:p>
    <w:p w14:paraId="554055FA" w14:textId="77777777" w:rsidR="005616F1" w:rsidRDefault="005616F1" w:rsidP="005616F1">
      <w:pPr>
        <w:pStyle w:val="ListParagraph"/>
        <w:numPr>
          <w:ilvl w:val="1"/>
          <w:numId w:val="27"/>
        </w:numPr>
        <w:ind w:left="1276" w:hanging="425"/>
      </w:pPr>
      <w:r>
        <w:t>Issuance Calendar Maker</w:t>
      </w:r>
    </w:p>
    <w:p w14:paraId="202F4A3D" w14:textId="77777777" w:rsidR="005616F1" w:rsidRDefault="005616F1" w:rsidP="005616F1">
      <w:pPr>
        <w:pStyle w:val="Heading3"/>
      </w:pPr>
      <w:bookmarkStart w:id="1523" w:name="_Toc215504138"/>
      <w:bookmarkStart w:id="1524" w:name="_Ref215579115"/>
      <w:bookmarkStart w:id="1525" w:name="_Ref215579117"/>
      <w:bookmarkStart w:id="1526" w:name="_Toc217317870"/>
      <w:r>
        <w:lastRenderedPageBreak/>
        <w:t>Post Conditions</w:t>
      </w:r>
      <w:bookmarkEnd w:id="1523"/>
      <w:bookmarkEnd w:id="1524"/>
      <w:bookmarkEnd w:id="1525"/>
      <w:bookmarkEnd w:id="1526"/>
    </w:p>
    <w:p w14:paraId="513FC7A6" w14:textId="77777777" w:rsidR="005616F1" w:rsidRDefault="005616F1" w:rsidP="005616F1">
      <w:pPr>
        <w:pStyle w:val="ListParagraph"/>
      </w:pPr>
      <w:r>
        <w:t>The instance of the BPMN workflow that was created when the issuance calendar was submitted for approval is suspended.</w:t>
      </w:r>
    </w:p>
    <w:p w14:paraId="16DAFBB5" w14:textId="57AA6DCC" w:rsidR="005616F1" w:rsidRDefault="005616F1" w:rsidP="005616F1">
      <w:pPr>
        <w:pStyle w:val="ListParagraph"/>
      </w:pPr>
      <w:r>
        <w:t>The status of the issuance calendar is updated based on its previous status, refer to</w:t>
      </w:r>
      <w:r w:rsidR="00251A6B">
        <w:t xml:space="preserve"> </w:t>
      </w:r>
      <w:r w:rsidR="00251A6B">
        <w:fldChar w:fldCharType="begin"/>
      </w:r>
      <w:r w:rsidR="00251A6B">
        <w:instrText xml:space="preserve"> REF _Ref215583037 \r \h </w:instrText>
      </w:r>
      <w:r w:rsidR="00251A6B">
        <w:fldChar w:fldCharType="separate"/>
      </w:r>
      <w:r w:rsidR="007F5F9A">
        <w:t>2.5</w:t>
      </w:r>
      <w:r w:rsidR="00251A6B">
        <w:fldChar w:fldCharType="end"/>
      </w:r>
      <w:r w:rsidR="00251A6B">
        <w:t xml:space="preserve"> </w:t>
      </w:r>
      <w:r w:rsidR="00251A6B">
        <w:fldChar w:fldCharType="begin"/>
      </w:r>
      <w:r w:rsidR="00251A6B">
        <w:instrText xml:space="preserve"> REF _Ref215583037 \h </w:instrText>
      </w:r>
      <w:r w:rsidR="00251A6B">
        <w:fldChar w:fldCharType="separate"/>
      </w:r>
      <w:r w:rsidR="007F5F9A">
        <w:t>State Transition Diagram</w:t>
      </w:r>
      <w:r w:rsidR="00251A6B">
        <w:fldChar w:fldCharType="end"/>
      </w:r>
      <w:r>
        <w:t>.</w:t>
      </w:r>
    </w:p>
    <w:p w14:paraId="69F6FE68" w14:textId="77777777" w:rsidR="005616F1" w:rsidRDefault="005616F1" w:rsidP="005616F1">
      <w:pPr>
        <w:pStyle w:val="ListParagraph"/>
      </w:pPr>
      <w:r>
        <w:t>The event is added to the audit log and submission history.</w:t>
      </w:r>
    </w:p>
    <w:p w14:paraId="438AC9B3" w14:textId="37644FC3" w:rsidR="005616F1" w:rsidRDefault="005616F1" w:rsidP="005616F1">
      <w:pPr>
        <w:pStyle w:val="ListParagraph"/>
      </w:pPr>
      <w:r>
        <w:t xml:space="preserve">Emails are sent to the </w:t>
      </w:r>
      <w:ins w:id="1527" w:author="Han Xie CHAI (MAS)" w:date="2026-01-02T09:44:00Z" w16du:dateUtc="2026-01-02T01:44:00Z">
        <w:r w:rsidR="00D174A6">
          <w:t>C</w:t>
        </w:r>
      </w:ins>
      <w:del w:id="1528" w:author="Han Xie CHAI (MAS)" w:date="2026-01-02T09:44:00Z" w16du:dateUtc="2026-01-02T01:44:00Z">
        <w:r w:rsidDel="00D174A6">
          <w:delText>c</w:delText>
        </w:r>
      </w:del>
      <w:r>
        <w:t>heckers to inform them of the issuance calendar which was withdrawn.</w:t>
      </w:r>
    </w:p>
    <w:p w14:paraId="3E68C3C6" w14:textId="77777777" w:rsidR="005616F1" w:rsidRDefault="005616F1" w:rsidP="005616F1">
      <w:pPr>
        <w:pStyle w:val="ListParagraph"/>
      </w:pPr>
      <w:r>
        <w:t>User is redirected back to the Issuance Calendar Listing page.</w:t>
      </w:r>
    </w:p>
    <w:p w14:paraId="1C4C75A0" w14:textId="5BCCC5AD" w:rsidR="00BD1038" w:rsidRDefault="00BD1038" w:rsidP="005616F1">
      <w:pPr>
        <w:pStyle w:val="ListParagraph"/>
      </w:pPr>
      <w:r>
        <w:t>User views a temporary toast notification informing that the withdrawal was successful.</w:t>
      </w:r>
    </w:p>
    <w:p w14:paraId="542B6469" w14:textId="77777777" w:rsidR="005616F1" w:rsidRPr="0068320A" w:rsidRDefault="005616F1" w:rsidP="005616F1">
      <w:pPr>
        <w:pStyle w:val="Heading3"/>
      </w:pPr>
      <w:bookmarkStart w:id="1529" w:name="_Toc215504139"/>
      <w:bookmarkStart w:id="1530" w:name="_Toc217317871"/>
      <w:r>
        <w:t>Issuance Calendar Details page</w:t>
      </w:r>
      <w:bookmarkEnd w:id="1529"/>
      <w:bookmarkEnd w:id="1530"/>
    </w:p>
    <w:p w14:paraId="1FB7F60D" w14:textId="679FFEBF" w:rsidR="005616F1" w:rsidRPr="00F70B95" w:rsidRDefault="00E831F2" w:rsidP="003F1708">
      <w:r>
        <w:t xml:space="preserve">Refer to </w:t>
      </w:r>
      <w:r w:rsidR="001362D4">
        <w:fldChar w:fldCharType="begin"/>
      </w:r>
      <w:r w:rsidR="001362D4">
        <w:instrText xml:space="preserve"> REF _Ref216344962 \r \h </w:instrText>
      </w:r>
      <w:r w:rsidR="001362D4">
        <w:fldChar w:fldCharType="separate"/>
      </w:r>
      <w:r w:rsidR="007F5F9A">
        <w:t>2.7.6</w:t>
      </w:r>
      <w:r w:rsidR="001362D4">
        <w:fldChar w:fldCharType="end"/>
      </w:r>
      <w:r>
        <w:t xml:space="preserve"> for the screen elements in the Issuance Calendar Details page. For 2.10 Withdraw Issuance Calendar Approval, t</w:t>
      </w:r>
      <w:r w:rsidR="005616F1">
        <w:t>he page contains additional elements in the Page Header.</w:t>
      </w:r>
    </w:p>
    <w:p w14:paraId="6F670565" w14:textId="77777777" w:rsidR="005616F1" w:rsidRDefault="005616F1" w:rsidP="005616F1">
      <w:pPr>
        <w:pStyle w:val="Heading4"/>
      </w:pPr>
      <w:r>
        <w:t>Wireframe</w:t>
      </w:r>
    </w:p>
    <w:p w14:paraId="5E46E821" w14:textId="2213E296" w:rsidR="005616F1" w:rsidRDefault="00F45FEC" w:rsidP="003F1708">
      <w:r>
        <w:t xml:space="preserve">Refer to </w:t>
      </w:r>
      <w:r>
        <w:fldChar w:fldCharType="begin"/>
      </w:r>
      <w:r>
        <w:instrText xml:space="preserve"> REF _Ref215243926 \r \h </w:instrText>
      </w:r>
      <w:r>
        <w:fldChar w:fldCharType="separate"/>
      </w:r>
      <w:r w:rsidR="007F5F9A">
        <w:t>2.7.6.1</w:t>
      </w:r>
      <w:r>
        <w:fldChar w:fldCharType="end"/>
      </w:r>
      <w:r>
        <w:t xml:space="preserve"> </w:t>
      </w:r>
      <w:commentRangeStart w:id="1531"/>
      <w:r>
        <w:fldChar w:fldCharType="begin"/>
      </w:r>
      <w:r>
        <w:instrText xml:space="preserve"> REF _Ref215243926 \h </w:instrText>
      </w:r>
      <w:r>
        <w:fldChar w:fldCharType="separate"/>
      </w:r>
      <w:r w:rsidR="007F5F9A">
        <w:t>Wireframe</w:t>
      </w:r>
      <w:r>
        <w:fldChar w:fldCharType="end"/>
      </w:r>
      <w:commentRangeEnd w:id="1531"/>
      <w:r w:rsidR="009445E0">
        <w:rPr>
          <w:rStyle w:val="CommentReference"/>
        </w:rPr>
        <w:commentReference w:id="1531"/>
      </w:r>
      <w:r w:rsidR="005616F1">
        <w:t>.</w:t>
      </w:r>
    </w:p>
    <w:p w14:paraId="61441E51" w14:textId="77777777" w:rsidR="005616F1" w:rsidRDefault="005616F1" w:rsidP="005616F1">
      <w:pPr>
        <w:pStyle w:val="Heading4"/>
      </w:pPr>
      <w:r>
        <w:t>Page Header</w:t>
      </w:r>
    </w:p>
    <w:tbl>
      <w:tblPr>
        <w:tblStyle w:val="TableGrid"/>
        <w:tblW w:w="0" w:type="auto"/>
        <w:tblLook w:val="04A0" w:firstRow="1" w:lastRow="0" w:firstColumn="1" w:lastColumn="0" w:noHBand="0" w:noVBand="1"/>
      </w:tblPr>
      <w:tblGrid>
        <w:gridCol w:w="562"/>
        <w:gridCol w:w="2248"/>
        <w:gridCol w:w="1701"/>
        <w:gridCol w:w="2147"/>
        <w:gridCol w:w="3685"/>
      </w:tblGrid>
      <w:tr w:rsidR="005616F1" w:rsidRPr="007D7B67" w14:paraId="42EE973F" w14:textId="77777777" w:rsidTr="006B1D9B">
        <w:tc>
          <w:tcPr>
            <w:tcW w:w="562" w:type="dxa"/>
            <w:shd w:val="clear" w:color="auto" w:fill="E7E6E6" w:themeFill="background2"/>
          </w:tcPr>
          <w:p w14:paraId="0D4BEB96" w14:textId="77777777" w:rsidR="005616F1" w:rsidRPr="007D7B67" w:rsidRDefault="005616F1" w:rsidP="006B1D9B">
            <w:pPr>
              <w:pStyle w:val="NoSpacing"/>
              <w:jc w:val="center"/>
              <w:rPr>
                <w:b/>
                <w:bCs/>
              </w:rPr>
            </w:pPr>
            <w:r w:rsidRPr="007D7B67">
              <w:rPr>
                <w:rFonts w:cstheme="minorHAnsi"/>
                <w:b/>
                <w:bCs/>
              </w:rPr>
              <w:t>S/N</w:t>
            </w:r>
          </w:p>
        </w:tc>
        <w:tc>
          <w:tcPr>
            <w:tcW w:w="2248" w:type="dxa"/>
            <w:shd w:val="clear" w:color="auto" w:fill="E7E6E6" w:themeFill="background2"/>
          </w:tcPr>
          <w:p w14:paraId="34998B05" w14:textId="77777777" w:rsidR="005616F1" w:rsidRPr="007D7B67" w:rsidRDefault="005616F1" w:rsidP="006B1D9B">
            <w:pPr>
              <w:pStyle w:val="NoSpacing"/>
              <w:jc w:val="center"/>
              <w:rPr>
                <w:b/>
                <w:bCs/>
              </w:rPr>
            </w:pPr>
            <w:r w:rsidRPr="007D7B67">
              <w:rPr>
                <w:rFonts w:cstheme="minorHAnsi"/>
                <w:b/>
                <w:bCs/>
              </w:rPr>
              <w:t>Name</w:t>
            </w:r>
          </w:p>
        </w:tc>
        <w:tc>
          <w:tcPr>
            <w:tcW w:w="1701" w:type="dxa"/>
            <w:shd w:val="clear" w:color="auto" w:fill="E7E6E6" w:themeFill="background2"/>
          </w:tcPr>
          <w:p w14:paraId="01771B22" w14:textId="77777777" w:rsidR="005616F1" w:rsidRPr="007D7B67" w:rsidRDefault="005616F1" w:rsidP="006B1D9B">
            <w:pPr>
              <w:pStyle w:val="TableHeading"/>
              <w:jc w:val="center"/>
              <w:rPr>
                <w:rFonts w:asciiTheme="minorHAnsi" w:hAnsiTheme="minorHAnsi" w:cstheme="minorHAnsi"/>
                <w:bCs/>
              </w:rPr>
            </w:pPr>
            <w:r w:rsidRPr="007D7B67">
              <w:rPr>
                <w:rFonts w:asciiTheme="minorHAnsi" w:hAnsiTheme="minorHAnsi" w:cstheme="minorHAnsi"/>
                <w:bCs/>
              </w:rPr>
              <w:t>Type</w:t>
            </w:r>
          </w:p>
          <w:p w14:paraId="5158926F" w14:textId="77777777" w:rsidR="005616F1" w:rsidRPr="007D7B67" w:rsidRDefault="005616F1" w:rsidP="006B1D9B">
            <w:pPr>
              <w:pStyle w:val="NoSpacing"/>
              <w:jc w:val="center"/>
              <w:rPr>
                <w:b/>
                <w:bCs/>
              </w:rPr>
            </w:pPr>
            <w:r w:rsidRPr="007D7B67">
              <w:rPr>
                <w:rFonts w:cstheme="minorHAnsi"/>
                <w:b/>
                <w:bCs/>
              </w:rPr>
              <w:t>(Max Length)</w:t>
            </w:r>
          </w:p>
        </w:tc>
        <w:tc>
          <w:tcPr>
            <w:tcW w:w="2147" w:type="dxa"/>
            <w:shd w:val="clear" w:color="auto" w:fill="E7E6E6" w:themeFill="background2"/>
          </w:tcPr>
          <w:p w14:paraId="4DF6972C" w14:textId="77777777" w:rsidR="005616F1" w:rsidRPr="007D7B67" w:rsidRDefault="005616F1" w:rsidP="006B1D9B">
            <w:pPr>
              <w:pStyle w:val="NoSpacing"/>
              <w:jc w:val="center"/>
              <w:rPr>
                <w:b/>
                <w:bCs/>
              </w:rPr>
            </w:pPr>
            <w:r w:rsidRPr="007D7B67">
              <w:rPr>
                <w:rFonts w:cstheme="minorHAnsi"/>
                <w:b/>
                <w:bCs/>
              </w:rPr>
              <w:t>Validation Rules</w:t>
            </w:r>
          </w:p>
        </w:tc>
        <w:tc>
          <w:tcPr>
            <w:tcW w:w="3685" w:type="dxa"/>
            <w:shd w:val="clear" w:color="auto" w:fill="E7E6E6" w:themeFill="background2"/>
          </w:tcPr>
          <w:p w14:paraId="0812590A" w14:textId="77777777" w:rsidR="005616F1" w:rsidRPr="007D7B67" w:rsidRDefault="005616F1" w:rsidP="006B1D9B">
            <w:pPr>
              <w:pStyle w:val="NoSpacing"/>
              <w:jc w:val="center"/>
              <w:rPr>
                <w:rFonts w:cstheme="minorHAnsi"/>
                <w:b/>
                <w:bCs/>
              </w:rPr>
            </w:pPr>
            <w:r>
              <w:rPr>
                <w:rFonts w:cstheme="minorHAnsi"/>
                <w:b/>
                <w:bCs/>
              </w:rPr>
              <w:t>Remarks</w:t>
            </w:r>
          </w:p>
        </w:tc>
      </w:tr>
      <w:tr w:rsidR="005616F1" w:rsidRPr="00901608" w14:paraId="28A0B22F" w14:textId="77777777" w:rsidTr="006B1D9B">
        <w:tc>
          <w:tcPr>
            <w:tcW w:w="562" w:type="dxa"/>
          </w:tcPr>
          <w:p w14:paraId="562D11B8" w14:textId="77777777" w:rsidR="005616F1" w:rsidRDefault="005616F1" w:rsidP="006B1D9B">
            <w:pPr>
              <w:pStyle w:val="NoSpacing"/>
              <w:rPr>
                <w:rFonts w:cstheme="minorHAnsi"/>
              </w:rPr>
            </w:pPr>
            <w:r>
              <w:rPr>
                <w:rFonts w:cstheme="minorHAnsi"/>
              </w:rPr>
              <w:t>1</w:t>
            </w:r>
          </w:p>
        </w:tc>
        <w:tc>
          <w:tcPr>
            <w:tcW w:w="2248" w:type="dxa"/>
          </w:tcPr>
          <w:p w14:paraId="1A0DA4C6" w14:textId="77777777" w:rsidR="005616F1" w:rsidRDefault="005616F1" w:rsidP="006B1D9B">
            <w:pPr>
              <w:pStyle w:val="NoSpacing"/>
            </w:pPr>
            <w:r>
              <w:t>Withdraw</w:t>
            </w:r>
          </w:p>
        </w:tc>
        <w:tc>
          <w:tcPr>
            <w:tcW w:w="1701" w:type="dxa"/>
          </w:tcPr>
          <w:p w14:paraId="18770D1C" w14:textId="77777777" w:rsidR="005616F1" w:rsidRDefault="005616F1" w:rsidP="006B1D9B">
            <w:pPr>
              <w:pStyle w:val="NoSpacing"/>
              <w:rPr>
                <w:rFonts w:cstheme="minorHAnsi"/>
                <w:color w:val="000000"/>
              </w:rPr>
            </w:pPr>
            <w:r>
              <w:rPr>
                <w:rFonts w:cstheme="minorHAnsi"/>
                <w:color w:val="000000"/>
              </w:rPr>
              <w:t>Tertiary button</w:t>
            </w:r>
          </w:p>
        </w:tc>
        <w:tc>
          <w:tcPr>
            <w:tcW w:w="2147" w:type="dxa"/>
          </w:tcPr>
          <w:p w14:paraId="2A3EA219" w14:textId="77777777" w:rsidR="005616F1" w:rsidRPr="00901608" w:rsidRDefault="005616F1" w:rsidP="006B1D9B">
            <w:pPr>
              <w:pStyle w:val="NoSpacing"/>
            </w:pPr>
          </w:p>
        </w:tc>
        <w:tc>
          <w:tcPr>
            <w:tcW w:w="3685" w:type="dxa"/>
          </w:tcPr>
          <w:p w14:paraId="3FDD5207" w14:textId="77777777" w:rsidR="005616F1" w:rsidRDefault="005616F1" w:rsidP="006B1D9B">
            <w:pPr>
              <w:pStyle w:val="NoSpacing"/>
              <w:rPr>
                <w:rFonts w:cstheme="minorHAnsi"/>
                <w:color w:val="000000"/>
              </w:rPr>
            </w:pPr>
            <w:r>
              <w:rPr>
                <w:rFonts w:cstheme="minorHAnsi"/>
                <w:color w:val="000000"/>
              </w:rPr>
              <w:t>Opens the confirmation prompt.</w:t>
            </w:r>
          </w:p>
        </w:tc>
      </w:tr>
    </w:tbl>
    <w:p w14:paraId="37E06E2C" w14:textId="004AF3B5" w:rsidR="005616F1" w:rsidRPr="00AC0954" w:rsidRDefault="005616F1" w:rsidP="005616F1">
      <w:pPr>
        <w:pStyle w:val="Caption"/>
      </w:pPr>
      <w:r>
        <w:t xml:space="preserve">Table </w:t>
      </w:r>
      <w:r>
        <w:fldChar w:fldCharType="begin"/>
      </w:r>
      <w:r>
        <w:instrText xml:space="preserve"> SEQ Table \* ARABIC </w:instrText>
      </w:r>
      <w:r>
        <w:fldChar w:fldCharType="separate"/>
      </w:r>
      <w:r w:rsidR="007F5F9A">
        <w:rPr>
          <w:noProof/>
        </w:rPr>
        <w:t>21</w:t>
      </w:r>
      <w:r>
        <w:fldChar w:fldCharType="end"/>
      </w:r>
      <w:r>
        <w:t xml:space="preserve">: </w:t>
      </w:r>
      <w:r w:rsidR="00EF62B6">
        <w:t>Page Header</w:t>
      </w:r>
      <w:r>
        <w:t xml:space="preserve"> Screen Elements</w:t>
      </w:r>
    </w:p>
    <w:p w14:paraId="37EF5132" w14:textId="77777777" w:rsidR="005616F1" w:rsidRDefault="005616F1" w:rsidP="005616F1">
      <w:pPr>
        <w:pStyle w:val="Heading3"/>
      </w:pPr>
      <w:bookmarkStart w:id="1532" w:name="_Toc215504140"/>
      <w:bookmarkStart w:id="1533" w:name="_Toc217317872"/>
      <w:r>
        <w:t>Confirmation Prompt</w:t>
      </w:r>
      <w:bookmarkEnd w:id="1532"/>
      <w:bookmarkEnd w:id="1533"/>
    </w:p>
    <w:p w14:paraId="41FBB9E7" w14:textId="59FCD28D" w:rsidR="009674A9" w:rsidRPr="009674A9" w:rsidRDefault="009674A9" w:rsidP="00380D00">
      <w:r>
        <w:t>All fields in this modal are non-editable.</w:t>
      </w:r>
    </w:p>
    <w:p w14:paraId="730AC261" w14:textId="77777777" w:rsidR="005616F1" w:rsidRDefault="005616F1" w:rsidP="005616F1">
      <w:pPr>
        <w:pStyle w:val="Heading4"/>
      </w:pPr>
      <w:r>
        <w:t>Wireframe</w:t>
      </w:r>
    </w:p>
    <w:p w14:paraId="536C91B6" w14:textId="70D67016" w:rsidR="00CD5D08" w:rsidRDefault="005616F1" w:rsidP="000C3AAF">
      <w:pPr>
        <w:spacing w:before="0" w:after="0" w:line="240" w:lineRule="auto"/>
        <w:jc w:val="center"/>
      </w:pPr>
      <w:del w:id="1534" w:author="Eugene CHEONG from.TOPPAN (MAS)" w:date="2025-12-22T17:32:00Z" w16du:dateUtc="2025-12-22T09:32:00Z">
        <w:r w:rsidRPr="002517FC" w:rsidDel="00CD5D08">
          <w:rPr>
            <w:noProof/>
          </w:rPr>
          <w:drawing>
            <wp:inline distT="0" distB="0" distL="0" distR="0" wp14:anchorId="04DF98EC" wp14:editId="0ACCB077">
              <wp:extent cx="2547257" cy="837838"/>
              <wp:effectExtent l="0" t="0" r="5715" b="635"/>
              <wp:docPr id="1660976240" name="Picture 16609762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76240" name="Picture 1" descr="A screenshot of a computer&#10;&#10;AI-generated content may be incorrect."/>
                      <pic:cNvPicPr/>
                    </pic:nvPicPr>
                    <pic:blipFill>
                      <a:blip r:embed="rId38"/>
                      <a:stretch>
                        <a:fillRect/>
                      </a:stretch>
                    </pic:blipFill>
                    <pic:spPr>
                      <a:xfrm>
                        <a:off x="0" y="0"/>
                        <a:ext cx="2578643" cy="848161"/>
                      </a:xfrm>
                      <a:prstGeom prst="rect">
                        <a:avLst/>
                      </a:prstGeom>
                    </pic:spPr>
                  </pic:pic>
                </a:graphicData>
              </a:graphic>
            </wp:inline>
          </w:drawing>
        </w:r>
      </w:del>
      <w:ins w:id="1535" w:author="Eugene CHEONG from.TOPPAN (MAS)" w:date="2025-12-22T17:39:00Z" w16du:dateUtc="2025-12-22T09:39:00Z">
        <w:r w:rsidR="00CD5D08" w:rsidRPr="00CD5D08">
          <w:rPr>
            <w:noProof/>
          </w:rPr>
          <w:drawing>
            <wp:inline distT="0" distB="0" distL="0" distR="0" wp14:anchorId="252C0CD7" wp14:editId="4381F591">
              <wp:extent cx="3307743" cy="1051149"/>
              <wp:effectExtent l="0" t="0" r="6985" b="0"/>
              <wp:docPr id="17028361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36143" name="Picture 1" descr="A screenshot of a computer&#10;&#10;AI-generated content may be incorrect."/>
                      <pic:cNvPicPr/>
                    </pic:nvPicPr>
                    <pic:blipFill>
                      <a:blip r:embed="rId39"/>
                      <a:stretch>
                        <a:fillRect/>
                      </a:stretch>
                    </pic:blipFill>
                    <pic:spPr>
                      <a:xfrm>
                        <a:off x="0" y="0"/>
                        <a:ext cx="3314749" cy="1053375"/>
                      </a:xfrm>
                      <a:prstGeom prst="rect">
                        <a:avLst/>
                      </a:prstGeom>
                    </pic:spPr>
                  </pic:pic>
                </a:graphicData>
              </a:graphic>
            </wp:inline>
          </w:drawing>
        </w:r>
      </w:ins>
    </w:p>
    <w:p w14:paraId="09D97D90" w14:textId="34EE479E" w:rsidR="005616F1" w:rsidRDefault="005616F1" w:rsidP="005616F1">
      <w:pPr>
        <w:pStyle w:val="Caption"/>
      </w:pPr>
      <w:r w:rsidRPr="00411560">
        <w:t xml:space="preserve">Figure </w:t>
      </w:r>
      <w:r w:rsidRPr="00411560">
        <w:fldChar w:fldCharType="begin"/>
      </w:r>
      <w:r w:rsidRPr="00411560">
        <w:instrText xml:space="preserve"> SEQ Figure \* ARABIC </w:instrText>
      </w:r>
      <w:r w:rsidRPr="00411560">
        <w:fldChar w:fldCharType="separate"/>
      </w:r>
      <w:r w:rsidR="007F5F9A">
        <w:rPr>
          <w:noProof/>
        </w:rPr>
        <w:t>13</w:t>
      </w:r>
      <w:r w:rsidRPr="00411560">
        <w:fldChar w:fldCharType="end"/>
      </w:r>
      <w:r>
        <w:t>:</w:t>
      </w:r>
      <w:r w:rsidRPr="00411560">
        <w:t xml:space="preserve"> </w:t>
      </w:r>
      <w:r>
        <w:t>Confirmation Prompt</w:t>
      </w:r>
    </w:p>
    <w:p w14:paraId="77B2C577" w14:textId="77777777" w:rsidR="005616F1" w:rsidRDefault="005616F1" w:rsidP="005616F1">
      <w:pPr>
        <w:pStyle w:val="Heading4"/>
      </w:pPr>
      <w:r>
        <w:t>Confirmation Prompt</w:t>
      </w:r>
    </w:p>
    <w:tbl>
      <w:tblPr>
        <w:tblStyle w:val="TableGrid"/>
        <w:tblW w:w="0" w:type="auto"/>
        <w:tblLook w:val="04A0" w:firstRow="1" w:lastRow="0" w:firstColumn="1" w:lastColumn="0" w:noHBand="0" w:noVBand="1"/>
      </w:tblPr>
      <w:tblGrid>
        <w:gridCol w:w="562"/>
        <w:gridCol w:w="2559"/>
        <w:gridCol w:w="1701"/>
        <w:gridCol w:w="2147"/>
        <w:gridCol w:w="3685"/>
      </w:tblGrid>
      <w:tr w:rsidR="005616F1" w:rsidRPr="007D7B67" w14:paraId="1372990D" w14:textId="77777777" w:rsidTr="007D79BD">
        <w:tc>
          <w:tcPr>
            <w:tcW w:w="562" w:type="dxa"/>
            <w:shd w:val="clear" w:color="auto" w:fill="E7E6E6" w:themeFill="background2"/>
          </w:tcPr>
          <w:p w14:paraId="204E635D" w14:textId="77777777" w:rsidR="005616F1" w:rsidRPr="007D7B67" w:rsidRDefault="005616F1" w:rsidP="006B1D9B">
            <w:pPr>
              <w:pStyle w:val="NoSpacing"/>
              <w:jc w:val="center"/>
              <w:rPr>
                <w:b/>
                <w:bCs/>
              </w:rPr>
            </w:pPr>
            <w:r w:rsidRPr="007D7B67">
              <w:rPr>
                <w:rFonts w:cstheme="minorHAnsi"/>
                <w:b/>
                <w:bCs/>
              </w:rPr>
              <w:t>S/N</w:t>
            </w:r>
          </w:p>
        </w:tc>
        <w:tc>
          <w:tcPr>
            <w:tcW w:w="2559" w:type="dxa"/>
            <w:shd w:val="clear" w:color="auto" w:fill="E7E6E6" w:themeFill="background2"/>
          </w:tcPr>
          <w:p w14:paraId="7A46A772" w14:textId="77777777" w:rsidR="005616F1" w:rsidRPr="007D7B67" w:rsidRDefault="005616F1" w:rsidP="006B1D9B">
            <w:pPr>
              <w:pStyle w:val="NoSpacing"/>
              <w:jc w:val="center"/>
              <w:rPr>
                <w:b/>
                <w:bCs/>
              </w:rPr>
            </w:pPr>
            <w:r w:rsidRPr="007D7B67">
              <w:rPr>
                <w:rFonts w:cstheme="minorHAnsi"/>
                <w:b/>
                <w:bCs/>
              </w:rPr>
              <w:t>Name</w:t>
            </w:r>
          </w:p>
        </w:tc>
        <w:tc>
          <w:tcPr>
            <w:tcW w:w="1701" w:type="dxa"/>
            <w:shd w:val="clear" w:color="auto" w:fill="E7E6E6" w:themeFill="background2"/>
          </w:tcPr>
          <w:p w14:paraId="0392B741" w14:textId="77777777" w:rsidR="005616F1" w:rsidRPr="007D7B67" w:rsidRDefault="005616F1" w:rsidP="006B1D9B">
            <w:pPr>
              <w:pStyle w:val="TableHeading"/>
              <w:jc w:val="center"/>
              <w:rPr>
                <w:rFonts w:asciiTheme="minorHAnsi" w:hAnsiTheme="minorHAnsi" w:cstheme="minorHAnsi"/>
                <w:bCs/>
              </w:rPr>
            </w:pPr>
            <w:r w:rsidRPr="007D7B67">
              <w:rPr>
                <w:rFonts w:asciiTheme="minorHAnsi" w:hAnsiTheme="minorHAnsi" w:cstheme="minorHAnsi"/>
                <w:bCs/>
              </w:rPr>
              <w:t>Type</w:t>
            </w:r>
          </w:p>
          <w:p w14:paraId="2E8CEF63" w14:textId="77777777" w:rsidR="005616F1" w:rsidRPr="007D7B67" w:rsidRDefault="005616F1" w:rsidP="006B1D9B">
            <w:pPr>
              <w:pStyle w:val="NoSpacing"/>
              <w:jc w:val="center"/>
              <w:rPr>
                <w:b/>
                <w:bCs/>
              </w:rPr>
            </w:pPr>
            <w:r w:rsidRPr="007D7B67">
              <w:rPr>
                <w:rFonts w:cstheme="minorHAnsi"/>
                <w:b/>
                <w:bCs/>
              </w:rPr>
              <w:t>(Max Length)</w:t>
            </w:r>
          </w:p>
        </w:tc>
        <w:tc>
          <w:tcPr>
            <w:tcW w:w="2147" w:type="dxa"/>
            <w:shd w:val="clear" w:color="auto" w:fill="E7E6E6" w:themeFill="background2"/>
          </w:tcPr>
          <w:p w14:paraId="6FC87A56" w14:textId="77777777" w:rsidR="005616F1" w:rsidRPr="007D7B67" w:rsidRDefault="005616F1" w:rsidP="006B1D9B">
            <w:pPr>
              <w:pStyle w:val="NoSpacing"/>
              <w:jc w:val="center"/>
              <w:rPr>
                <w:b/>
                <w:bCs/>
              </w:rPr>
            </w:pPr>
            <w:r w:rsidRPr="007D7B67">
              <w:rPr>
                <w:rFonts w:cstheme="minorHAnsi"/>
                <w:b/>
                <w:bCs/>
              </w:rPr>
              <w:t>Validation Rules</w:t>
            </w:r>
          </w:p>
        </w:tc>
        <w:tc>
          <w:tcPr>
            <w:tcW w:w="3685" w:type="dxa"/>
            <w:shd w:val="clear" w:color="auto" w:fill="E7E6E6" w:themeFill="background2"/>
          </w:tcPr>
          <w:p w14:paraId="790A191E" w14:textId="77777777" w:rsidR="005616F1" w:rsidRPr="007D7B67" w:rsidRDefault="005616F1" w:rsidP="006B1D9B">
            <w:pPr>
              <w:pStyle w:val="NoSpacing"/>
              <w:jc w:val="center"/>
              <w:rPr>
                <w:rFonts w:cstheme="minorHAnsi"/>
                <w:b/>
                <w:bCs/>
              </w:rPr>
            </w:pPr>
            <w:r>
              <w:rPr>
                <w:rFonts w:cstheme="minorHAnsi"/>
                <w:b/>
                <w:bCs/>
              </w:rPr>
              <w:t>Remarks</w:t>
            </w:r>
          </w:p>
        </w:tc>
      </w:tr>
      <w:tr w:rsidR="005616F1" w:rsidRPr="00901608" w14:paraId="579A6BE2" w14:textId="77777777" w:rsidTr="007D79BD">
        <w:tc>
          <w:tcPr>
            <w:tcW w:w="562" w:type="dxa"/>
          </w:tcPr>
          <w:p w14:paraId="2E6632A8" w14:textId="77777777" w:rsidR="005616F1" w:rsidRDefault="005616F1" w:rsidP="006B1D9B">
            <w:pPr>
              <w:pStyle w:val="NoSpacing"/>
              <w:rPr>
                <w:rFonts w:cstheme="minorHAnsi"/>
              </w:rPr>
            </w:pPr>
            <w:r>
              <w:rPr>
                <w:rFonts w:cstheme="minorHAnsi"/>
              </w:rPr>
              <w:t>1</w:t>
            </w:r>
          </w:p>
        </w:tc>
        <w:tc>
          <w:tcPr>
            <w:tcW w:w="2559" w:type="dxa"/>
          </w:tcPr>
          <w:p w14:paraId="21B233F2" w14:textId="77777777" w:rsidR="005616F1" w:rsidRDefault="005616F1" w:rsidP="006B1D9B">
            <w:pPr>
              <w:pStyle w:val="NoSpacing"/>
            </w:pPr>
            <w:r w:rsidRPr="002923FD">
              <w:rPr>
                <w:rFonts w:cstheme="minorHAnsi"/>
              </w:rPr>
              <w:t xml:space="preserve">Confirm </w:t>
            </w:r>
            <w:r>
              <w:rPr>
                <w:rFonts w:cstheme="minorHAnsi"/>
              </w:rPr>
              <w:t>calendar withdrawal</w:t>
            </w:r>
          </w:p>
        </w:tc>
        <w:tc>
          <w:tcPr>
            <w:tcW w:w="1701" w:type="dxa"/>
          </w:tcPr>
          <w:p w14:paraId="4C7F8761" w14:textId="77777777" w:rsidR="005616F1" w:rsidRDefault="005616F1" w:rsidP="006B1D9B">
            <w:pPr>
              <w:pStyle w:val="NoSpacing"/>
              <w:rPr>
                <w:rFonts w:cstheme="minorHAnsi"/>
                <w:color w:val="000000"/>
              </w:rPr>
            </w:pPr>
            <w:r w:rsidRPr="002923FD">
              <w:rPr>
                <w:rFonts w:cstheme="minorHAnsi"/>
              </w:rPr>
              <w:t xml:space="preserve">Modal </w:t>
            </w:r>
            <w:r>
              <w:rPr>
                <w:rFonts w:cstheme="minorHAnsi"/>
              </w:rPr>
              <w:t>t</w:t>
            </w:r>
            <w:r w:rsidRPr="002923FD">
              <w:rPr>
                <w:rFonts w:cstheme="minorHAnsi"/>
              </w:rPr>
              <w:t>itle</w:t>
            </w:r>
          </w:p>
        </w:tc>
        <w:tc>
          <w:tcPr>
            <w:tcW w:w="2147" w:type="dxa"/>
          </w:tcPr>
          <w:p w14:paraId="5379847B" w14:textId="77777777" w:rsidR="005616F1" w:rsidRPr="00901608" w:rsidRDefault="005616F1" w:rsidP="006B1D9B">
            <w:pPr>
              <w:pStyle w:val="NoSpacing"/>
            </w:pPr>
          </w:p>
        </w:tc>
        <w:tc>
          <w:tcPr>
            <w:tcW w:w="3685" w:type="dxa"/>
          </w:tcPr>
          <w:p w14:paraId="77DC4044" w14:textId="77777777" w:rsidR="005616F1" w:rsidRDefault="005616F1" w:rsidP="006B1D9B">
            <w:pPr>
              <w:pStyle w:val="NoSpacing"/>
              <w:rPr>
                <w:rFonts w:cstheme="minorHAnsi"/>
                <w:color w:val="000000"/>
              </w:rPr>
            </w:pPr>
          </w:p>
        </w:tc>
      </w:tr>
      <w:tr w:rsidR="005616F1" w:rsidRPr="00901608" w14:paraId="07BE448F" w14:textId="77777777" w:rsidTr="007D79BD">
        <w:tc>
          <w:tcPr>
            <w:tcW w:w="562" w:type="dxa"/>
          </w:tcPr>
          <w:p w14:paraId="5A29AE9E" w14:textId="77777777" w:rsidR="005616F1" w:rsidRDefault="005616F1" w:rsidP="006B1D9B">
            <w:pPr>
              <w:pStyle w:val="NoSpacing"/>
              <w:rPr>
                <w:rFonts w:cstheme="minorHAnsi"/>
              </w:rPr>
            </w:pPr>
            <w:r>
              <w:rPr>
                <w:rFonts w:cstheme="minorHAnsi"/>
              </w:rPr>
              <w:lastRenderedPageBreak/>
              <w:t>2</w:t>
            </w:r>
          </w:p>
        </w:tc>
        <w:tc>
          <w:tcPr>
            <w:tcW w:w="2559" w:type="dxa"/>
          </w:tcPr>
          <w:p w14:paraId="0C1CC45C" w14:textId="5427FF91" w:rsidR="005616F1" w:rsidRDefault="005616F1" w:rsidP="006B1D9B">
            <w:pPr>
              <w:pStyle w:val="NoSpacing"/>
            </w:pPr>
            <w:commentRangeStart w:id="1536"/>
            <w:commentRangeStart w:id="1537"/>
            <w:r w:rsidRPr="00894A48">
              <w:rPr>
                <w:rFonts w:cstheme="minorHAnsi"/>
              </w:rPr>
              <w:t xml:space="preserve">Once withdrawn, the calendar will </w:t>
            </w:r>
            <w:del w:id="1538" w:author="Eugene CHEONG from.TOPPAN (MAS)" w:date="2025-12-22T17:37:00Z" w16du:dateUtc="2025-12-22T09:37:00Z">
              <w:r w:rsidRPr="00894A48" w:rsidDel="00CD5D08">
                <w:rPr>
                  <w:rFonts w:cstheme="minorHAnsi"/>
                </w:rPr>
                <w:delText xml:space="preserve">revert </w:delText>
              </w:r>
            </w:del>
            <w:ins w:id="1539" w:author="Eugene CHEONG from.TOPPAN (MAS)" w:date="2025-12-22T17:37:00Z" w16du:dateUtc="2025-12-22T09:37:00Z">
              <w:r w:rsidR="00CD5D08">
                <w:rPr>
                  <w:rFonts w:cstheme="minorHAnsi"/>
                </w:rPr>
                <w:t>be updated</w:t>
              </w:r>
              <w:r w:rsidR="00CD5D08" w:rsidRPr="00894A48">
                <w:rPr>
                  <w:rFonts w:cstheme="minorHAnsi"/>
                </w:rPr>
                <w:t xml:space="preserve"> </w:t>
              </w:r>
            </w:ins>
            <w:r w:rsidRPr="00894A48">
              <w:rPr>
                <w:rFonts w:cstheme="minorHAnsi"/>
              </w:rPr>
              <w:t>to</w:t>
            </w:r>
            <w:ins w:id="1540" w:author="Eugene CHEONG from.TOPPAN (MAS)" w:date="2025-12-22T10:39:00Z" w16du:dateUtc="2025-12-22T02:39:00Z">
              <w:r w:rsidR="00D53716">
                <w:rPr>
                  <w:rFonts w:cstheme="minorHAnsi"/>
                </w:rPr>
                <w:t xml:space="preserve"> </w:t>
              </w:r>
            </w:ins>
            <w:r w:rsidR="004372E4">
              <w:rPr>
                <w:rFonts w:cstheme="minorHAnsi"/>
              </w:rPr>
              <w:t>{status}</w:t>
            </w:r>
            <w:r w:rsidRPr="00894A48">
              <w:rPr>
                <w:rFonts w:cstheme="minorHAnsi"/>
              </w:rPr>
              <w:t>.</w:t>
            </w:r>
            <w:commentRangeEnd w:id="1536"/>
            <w:r w:rsidR="004372E4">
              <w:rPr>
                <w:rStyle w:val="CommentReference"/>
              </w:rPr>
              <w:commentReference w:id="1536"/>
            </w:r>
            <w:commentRangeEnd w:id="1537"/>
            <w:r w:rsidR="00A137F7">
              <w:rPr>
                <w:rStyle w:val="CommentReference"/>
              </w:rPr>
              <w:commentReference w:id="1537"/>
            </w:r>
          </w:p>
        </w:tc>
        <w:tc>
          <w:tcPr>
            <w:tcW w:w="1701" w:type="dxa"/>
          </w:tcPr>
          <w:p w14:paraId="46A5B28C" w14:textId="77777777" w:rsidR="005616F1" w:rsidRDefault="005616F1" w:rsidP="006B1D9B">
            <w:pPr>
              <w:pStyle w:val="NoSpacing"/>
              <w:rPr>
                <w:rFonts w:cstheme="minorHAnsi"/>
                <w:color w:val="000000"/>
              </w:rPr>
            </w:pPr>
            <w:r>
              <w:rPr>
                <w:rFonts w:cstheme="minorHAnsi"/>
              </w:rPr>
              <w:t>Modal description</w:t>
            </w:r>
          </w:p>
        </w:tc>
        <w:tc>
          <w:tcPr>
            <w:tcW w:w="2147" w:type="dxa"/>
          </w:tcPr>
          <w:p w14:paraId="5DBF7661" w14:textId="77777777" w:rsidR="005616F1" w:rsidRPr="00901608" w:rsidRDefault="005616F1" w:rsidP="006B1D9B">
            <w:pPr>
              <w:pStyle w:val="NoSpacing"/>
            </w:pPr>
          </w:p>
        </w:tc>
        <w:tc>
          <w:tcPr>
            <w:tcW w:w="3685" w:type="dxa"/>
          </w:tcPr>
          <w:p w14:paraId="152D590F" w14:textId="049556C6" w:rsidR="005616F1" w:rsidRDefault="00CD5D08" w:rsidP="006B1D9B">
            <w:pPr>
              <w:pStyle w:val="NoSpacing"/>
              <w:rPr>
                <w:rFonts w:cstheme="minorHAnsi"/>
                <w:color w:val="000000"/>
              </w:rPr>
            </w:pPr>
            <w:ins w:id="1541" w:author="Eugene CHEONG from.TOPPAN (MAS)" w:date="2025-12-22T17:40:00Z" w16du:dateUtc="2025-12-22T09:40:00Z">
              <w:r>
                <w:rPr>
                  <w:rFonts w:cstheme="minorHAnsi"/>
                  <w:color w:val="000000"/>
                </w:rPr>
                <w:t xml:space="preserve">{status} is the status of the issuance calendar after the withdrawal. Refer to </w:t>
              </w:r>
              <w:r>
                <w:rPr>
                  <w:rFonts w:cstheme="minorHAnsi"/>
                  <w:color w:val="000000"/>
                </w:rPr>
                <w:fldChar w:fldCharType="begin"/>
              </w:r>
              <w:r>
                <w:rPr>
                  <w:rFonts w:cstheme="minorHAnsi"/>
                  <w:color w:val="000000"/>
                </w:rPr>
                <w:instrText xml:space="preserve"> REF _Ref215583037 \r \h </w:instrText>
              </w:r>
            </w:ins>
            <w:r>
              <w:rPr>
                <w:rFonts w:cstheme="minorHAnsi"/>
                <w:color w:val="000000"/>
              </w:rPr>
            </w:r>
            <w:r>
              <w:rPr>
                <w:rFonts w:cstheme="minorHAnsi"/>
                <w:color w:val="000000"/>
              </w:rPr>
              <w:fldChar w:fldCharType="separate"/>
            </w:r>
            <w:ins w:id="1542" w:author="Eugene CHEONG from.TOPPAN (MAS)" w:date="2025-12-22T17:40:00Z" w16du:dateUtc="2025-12-22T09:40:00Z">
              <w:r>
                <w:rPr>
                  <w:rFonts w:cstheme="minorHAnsi"/>
                  <w:color w:val="000000"/>
                </w:rPr>
                <w:t>2.5</w:t>
              </w:r>
              <w:r>
                <w:rPr>
                  <w:rFonts w:cstheme="minorHAnsi"/>
                  <w:color w:val="000000"/>
                </w:rPr>
                <w:fldChar w:fldCharType="end"/>
              </w:r>
              <w:r>
                <w:rPr>
                  <w:rFonts w:cstheme="minorHAnsi"/>
                  <w:color w:val="000000"/>
                </w:rPr>
                <w:t xml:space="preserve"> </w:t>
              </w:r>
              <w:r>
                <w:rPr>
                  <w:rFonts w:cstheme="minorHAnsi"/>
                  <w:color w:val="000000"/>
                </w:rPr>
                <w:fldChar w:fldCharType="begin"/>
              </w:r>
              <w:r>
                <w:rPr>
                  <w:rFonts w:cstheme="minorHAnsi"/>
                  <w:color w:val="000000"/>
                </w:rPr>
                <w:instrText xml:space="preserve"> REF _Ref215583037 \h </w:instrText>
              </w:r>
            </w:ins>
            <w:r>
              <w:rPr>
                <w:rFonts w:cstheme="minorHAnsi"/>
                <w:color w:val="000000"/>
              </w:rPr>
            </w:r>
            <w:r>
              <w:rPr>
                <w:rFonts w:cstheme="minorHAnsi"/>
                <w:color w:val="000000"/>
              </w:rPr>
              <w:fldChar w:fldCharType="separate"/>
            </w:r>
            <w:ins w:id="1543" w:author="Eugene CHEONG from.TOPPAN (MAS)" w:date="2025-12-22T17:40:00Z" w16du:dateUtc="2025-12-22T09:40:00Z">
              <w:r>
                <w:t>State Transition Diagram</w:t>
              </w:r>
              <w:r>
                <w:rPr>
                  <w:rFonts w:cstheme="minorHAnsi"/>
                  <w:color w:val="000000"/>
                </w:rPr>
                <w:fldChar w:fldCharType="end"/>
              </w:r>
              <w:r>
                <w:rPr>
                  <w:rFonts w:cstheme="minorHAnsi"/>
                  <w:color w:val="000000"/>
                </w:rPr>
                <w:t>.</w:t>
              </w:r>
            </w:ins>
          </w:p>
        </w:tc>
      </w:tr>
      <w:tr w:rsidR="005616F1" w:rsidRPr="00901608" w14:paraId="1A62A7F3" w14:textId="77777777" w:rsidTr="007D79BD">
        <w:tc>
          <w:tcPr>
            <w:tcW w:w="562" w:type="dxa"/>
          </w:tcPr>
          <w:p w14:paraId="4B09A517" w14:textId="22821BC0" w:rsidR="005616F1" w:rsidRDefault="000C3AAF" w:rsidP="006B1D9B">
            <w:pPr>
              <w:pStyle w:val="NoSpacing"/>
              <w:rPr>
                <w:rFonts w:cstheme="minorHAnsi"/>
              </w:rPr>
            </w:pPr>
            <w:r>
              <w:rPr>
                <w:rFonts w:cstheme="minorHAnsi"/>
              </w:rPr>
              <w:t>3</w:t>
            </w:r>
          </w:p>
        </w:tc>
        <w:tc>
          <w:tcPr>
            <w:tcW w:w="2559" w:type="dxa"/>
            <w:tcBorders>
              <w:top w:val="single" w:sz="4" w:space="0" w:color="auto"/>
              <w:left w:val="nil"/>
              <w:bottom w:val="single" w:sz="4" w:space="0" w:color="auto"/>
              <w:right w:val="single" w:sz="4" w:space="0" w:color="auto"/>
            </w:tcBorders>
            <w:shd w:val="clear" w:color="000000" w:fill="FFFFFF"/>
          </w:tcPr>
          <w:p w14:paraId="4C0F33FA" w14:textId="77777777" w:rsidR="005616F1" w:rsidRDefault="005616F1" w:rsidP="006B1D9B">
            <w:pPr>
              <w:pStyle w:val="NoSpacing"/>
            </w:pPr>
            <w:r w:rsidRPr="002923FD">
              <w:rPr>
                <w:rFonts w:cstheme="minorHAnsi"/>
              </w:rPr>
              <w:t>Confirm</w:t>
            </w:r>
          </w:p>
        </w:tc>
        <w:tc>
          <w:tcPr>
            <w:tcW w:w="1701" w:type="dxa"/>
            <w:tcBorders>
              <w:top w:val="single" w:sz="4" w:space="0" w:color="auto"/>
              <w:left w:val="nil"/>
              <w:bottom w:val="single" w:sz="4" w:space="0" w:color="auto"/>
              <w:right w:val="single" w:sz="4" w:space="0" w:color="auto"/>
            </w:tcBorders>
            <w:shd w:val="clear" w:color="000000" w:fill="FFFFFF"/>
          </w:tcPr>
          <w:p w14:paraId="7E49E8BD" w14:textId="77777777" w:rsidR="005616F1" w:rsidRDefault="005616F1" w:rsidP="006B1D9B">
            <w:pPr>
              <w:pStyle w:val="NoSpacing"/>
              <w:rPr>
                <w:rFonts w:cstheme="minorHAnsi"/>
                <w:color w:val="000000"/>
              </w:rPr>
            </w:pPr>
            <w:r w:rsidRPr="002923FD">
              <w:rPr>
                <w:rFonts w:cstheme="minorHAnsi"/>
                <w:color w:val="000000"/>
              </w:rPr>
              <w:t>Primary button</w:t>
            </w:r>
          </w:p>
        </w:tc>
        <w:tc>
          <w:tcPr>
            <w:tcW w:w="2147" w:type="dxa"/>
          </w:tcPr>
          <w:p w14:paraId="7472A294" w14:textId="77777777" w:rsidR="005616F1" w:rsidRPr="00901608" w:rsidRDefault="005616F1" w:rsidP="006B1D9B">
            <w:pPr>
              <w:pStyle w:val="NoSpacing"/>
            </w:pPr>
          </w:p>
        </w:tc>
        <w:tc>
          <w:tcPr>
            <w:tcW w:w="3685" w:type="dxa"/>
          </w:tcPr>
          <w:p w14:paraId="6CD3F4C9" w14:textId="277B006D" w:rsidR="005616F1" w:rsidRDefault="000C3AAF" w:rsidP="006B1D9B">
            <w:pPr>
              <w:pStyle w:val="NoSpacing"/>
              <w:rPr>
                <w:rFonts w:cstheme="minorHAnsi"/>
                <w:color w:val="000000"/>
              </w:rPr>
            </w:pPr>
            <w:r>
              <w:rPr>
                <w:rFonts w:cstheme="minorHAnsi"/>
                <w:color w:val="000000"/>
              </w:rPr>
              <w:t xml:space="preserve">Withdraws the approval request submitted for this issuance calendar. Refer to </w:t>
            </w:r>
            <w:r>
              <w:rPr>
                <w:rFonts w:cstheme="minorHAnsi"/>
                <w:color w:val="000000"/>
              </w:rPr>
              <w:fldChar w:fldCharType="begin"/>
            </w:r>
            <w:r>
              <w:rPr>
                <w:rFonts w:cstheme="minorHAnsi"/>
                <w:color w:val="000000"/>
              </w:rPr>
              <w:instrText xml:space="preserve"> REF _Ref215579115 \r \h </w:instrText>
            </w:r>
            <w:r>
              <w:rPr>
                <w:rFonts w:cstheme="minorHAnsi"/>
                <w:color w:val="000000"/>
              </w:rPr>
            </w:r>
            <w:r>
              <w:rPr>
                <w:rFonts w:cstheme="minorHAnsi"/>
                <w:color w:val="000000"/>
              </w:rPr>
              <w:fldChar w:fldCharType="separate"/>
            </w:r>
            <w:r w:rsidR="007F5F9A">
              <w:rPr>
                <w:rFonts w:cstheme="minorHAnsi"/>
                <w:color w:val="000000"/>
              </w:rPr>
              <w:t>2.10.4</w:t>
            </w:r>
            <w:r>
              <w:rPr>
                <w:rFonts w:cstheme="minorHAnsi"/>
                <w:color w:val="000000"/>
              </w:rPr>
              <w:fldChar w:fldCharType="end"/>
            </w:r>
            <w:r>
              <w:rPr>
                <w:rFonts w:cstheme="minorHAnsi"/>
                <w:color w:val="000000"/>
              </w:rPr>
              <w:t xml:space="preserve"> </w:t>
            </w:r>
            <w:r>
              <w:rPr>
                <w:rFonts w:cstheme="minorHAnsi"/>
                <w:color w:val="000000"/>
              </w:rPr>
              <w:fldChar w:fldCharType="begin"/>
            </w:r>
            <w:r>
              <w:rPr>
                <w:rFonts w:cstheme="minorHAnsi"/>
                <w:color w:val="000000"/>
              </w:rPr>
              <w:instrText xml:space="preserve"> REF _Ref215579117 \h </w:instrText>
            </w:r>
            <w:r>
              <w:rPr>
                <w:rFonts w:cstheme="minorHAnsi"/>
                <w:color w:val="000000"/>
              </w:rPr>
            </w:r>
            <w:r>
              <w:rPr>
                <w:rFonts w:cstheme="minorHAnsi"/>
                <w:color w:val="000000"/>
              </w:rPr>
              <w:fldChar w:fldCharType="separate"/>
            </w:r>
            <w:r w:rsidR="007F5F9A">
              <w:t>Post Conditions</w:t>
            </w:r>
            <w:r>
              <w:rPr>
                <w:rFonts w:cstheme="minorHAnsi"/>
                <w:color w:val="000000"/>
              </w:rPr>
              <w:fldChar w:fldCharType="end"/>
            </w:r>
            <w:r>
              <w:rPr>
                <w:rFonts w:cstheme="minorHAnsi"/>
                <w:color w:val="000000"/>
              </w:rPr>
              <w:t>.</w:t>
            </w:r>
          </w:p>
        </w:tc>
      </w:tr>
      <w:tr w:rsidR="00D53716" w:rsidRPr="00901608" w14:paraId="71C5A044" w14:textId="77777777" w:rsidTr="007D79BD">
        <w:trPr>
          <w:ins w:id="1544" w:author="Eugene CHEONG from.TOPPAN (MAS)" w:date="2025-12-22T10:34:00Z"/>
        </w:trPr>
        <w:tc>
          <w:tcPr>
            <w:tcW w:w="562" w:type="dxa"/>
          </w:tcPr>
          <w:p w14:paraId="64BBF0A2" w14:textId="1C0FBF28" w:rsidR="00D53716" w:rsidRDefault="00D53716" w:rsidP="00D53716">
            <w:pPr>
              <w:pStyle w:val="NoSpacing"/>
              <w:rPr>
                <w:ins w:id="1545" w:author="Eugene CHEONG from.TOPPAN (MAS)" w:date="2025-12-22T10:34:00Z" w16du:dateUtc="2025-12-22T02:34:00Z"/>
                <w:rFonts w:cstheme="minorHAnsi"/>
              </w:rPr>
            </w:pPr>
            <w:ins w:id="1546" w:author="Eugene CHEONG from.TOPPAN (MAS)" w:date="2025-12-22T10:34:00Z" w16du:dateUtc="2025-12-22T02:34:00Z">
              <w:r>
                <w:rPr>
                  <w:rFonts w:cstheme="minorHAnsi"/>
                </w:rPr>
                <w:t>4</w:t>
              </w:r>
            </w:ins>
          </w:p>
        </w:tc>
        <w:tc>
          <w:tcPr>
            <w:tcW w:w="2559" w:type="dxa"/>
            <w:tcBorders>
              <w:top w:val="single" w:sz="4" w:space="0" w:color="auto"/>
              <w:left w:val="nil"/>
              <w:bottom w:val="single" w:sz="4" w:space="0" w:color="auto"/>
              <w:right w:val="single" w:sz="4" w:space="0" w:color="auto"/>
            </w:tcBorders>
            <w:shd w:val="clear" w:color="000000" w:fill="FFFFFF"/>
          </w:tcPr>
          <w:p w14:paraId="190B673F" w14:textId="7278B786" w:rsidR="00D53716" w:rsidRPr="002923FD" w:rsidRDefault="00D53716" w:rsidP="00D53716">
            <w:pPr>
              <w:pStyle w:val="NoSpacing"/>
              <w:rPr>
                <w:ins w:id="1547" w:author="Eugene CHEONG from.TOPPAN (MAS)" w:date="2025-12-22T10:34:00Z" w16du:dateUtc="2025-12-22T02:34:00Z"/>
                <w:rFonts w:cstheme="minorHAnsi"/>
              </w:rPr>
            </w:pPr>
            <w:ins w:id="1548" w:author="Eugene CHEONG from.TOPPAN (MAS)" w:date="2025-12-22T10:34:00Z" w16du:dateUtc="2025-12-22T02:34:00Z">
              <w:r>
                <w:rPr>
                  <w:rFonts w:cstheme="minorHAnsi"/>
                </w:rPr>
                <w:t>Cancel</w:t>
              </w:r>
            </w:ins>
          </w:p>
        </w:tc>
        <w:tc>
          <w:tcPr>
            <w:tcW w:w="1701" w:type="dxa"/>
            <w:tcBorders>
              <w:top w:val="single" w:sz="4" w:space="0" w:color="auto"/>
              <w:left w:val="nil"/>
              <w:bottom w:val="single" w:sz="4" w:space="0" w:color="auto"/>
              <w:right w:val="single" w:sz="4" w:space="0" w:color="auto"/>
            </w:tcBorders>
            <w:shd w:val="clear" w:color="000000" w:fill="FFFFFF"/>
          </w:tcPr>
          <w:p w14:paraId="6584A10B" w14:textId="343DB573" w:rsidR="00D53716" w:rsidRPr="002923FD" w:rsidRDefault="00D53716" w:rsidP="00D53716">
            <w:pPr>
              <w:pStyle w:val="NoSpacing"/>
              <w:rPr>
                <w:ins w:id="1549" w:author="Eugene CHEONG from.TOPPAN (MAS)" w:date="2025-12-22T10:34:00Z" w16du:dateUtc="2025-12-22T02:34:00Z"/>
                <w:rFonts w:cstheme="minorHAnsi"/>
                <w:color w:val="000000"/>
              </w:rPr>
            </w:pPr>
            <w:ins w:id="1550" w:author="Eugene CHEONG from.TOPPAN (MAS)" w:date="2025-12-22T10:34:00Z" w16du:dateUtc="2025-12-22T02:34:00Z">
              <w:r>
                <w:rPr>
                  <w:rFonts w:cstheme="minorHAnsi"/>
                  <w:color w:val="000000"/>
                </w:rPr>
                <w:t>Secondary b</w:t>
              </w:r>
              <w:r w:rsidRPr="002923FD">
                <w:rPr>
                  <w:rFonts w:cstheme="minorHAnsi"/>
                  <w:color w:val="000000"/>
                </w:rPr>
                <w:t>utton</w:t>
              </w:r>
            </w:ins>
          </w:p>
        </w:tc>
        <w:tc>
          <w:tcPr>
            <w:tcW w:w="2147" w:type="dxa"/>
          </w:tcPr>
          <w:p w14:paraId="2C2315F0" w14:textId="77777777" w:rsidR="00D53716" w:rsidRPr="00901608" w:rsidRDefault="00D53716" w:rsidP="00D53716">
            <w:pPr>
              <w:pStyle w:val="NoSpacing"/>
              <w:rPr>
                <w:ins w:id="1551" w:author="Eugene CHEONG from.TOPPAN (MAS)" w:date="2025-12-22T10:34:00Z" w16du:dateUtc="2025-12-22T02:34:00Z"/>
              </w:rPr>
            </w:pPr>
          </w:p>
        </w:tc>
        <w:tc>
          <w:tcPr>
            <w:tcW w:w="3685" w:type="dxa"/>
          </w:tcPr>
          <w:p w14:paraId="590D6417" w14:textId="71446566" w:rsidR="00D53716" w:rsidRDefault="00D53716" w:rsidP="00D53716">
            <w:pPr>
              <w:pStyle w:val="NoSpacing"/>
              <w:rPr>
                <w:ins w:id="1552" w:author="Eugene CHEONG from.TOPPAN (MAS)" w:date="2025-12-22T10:34:00Z" w16du:dateUtc="2025-12-22T02:34:00Z"/>
                <w:rFonts w:cstheme="minorHAnsi"/>
                <w:color w:val="000000"/>
              </w:rPr>
            </w:pPr>
            <w:ins w:id="1553" w:author="Eugene CHEONG from.TOPPAN (MAS)" w:date="2025-12-22T10:34:00Z" w16du:dateUtc="2025-12-22T02:34:00Z">
              <w:r>
                <w:t>Closes the Confirmation Prompt.</w:t>
              </w:r>
            </w:ins>
          </w:p>
        </w:tc>
      </w:tr>
    </w:tbl>
    <w:p w14:paraId="7FDF0745" w14:textId="0D1CD623" w:rsidR="00EF62B6" w:rsidRPr="00AC0954" w:rsidRDefault="00EF62B6" w:rsidP="00EF62B6">
      <w:pPr>
        <w:pStyle w:val="Caption"/>
      </w:pPr>
      <w:r>
        <w:t xml:space="preserve">Table </w:t>
      </w:r>
      <w:r>
        <w:fldChar w:fldCharType="begin"/>
      </w:r>
      <w:r>
        <w:instrText xml:space="preserve"> SEQ Table \* ARABIC </w:instrText>
      </w:r>
      <w:r>
        <w:fldChar w:fldCharType="separate"/>
      </w:r>
      <w:r w:rsidR="007F5F9A">
        <w:rPr>
          <w:noProof/>
        </w:rPr>
        <w:t>22</w:t>
      </w:r>
      <w:r>
        <w:fldChar w:fldCharType="end"/>
      </w:r>
      <w:r>
        <w:t>: Confirmation Prompt Screen Elements</w:t>
      </w:r>
    </w:p>
    <w:p w14:paraId="55D1E287" w14:textId="77777777" w:rsidR="005616F1" w:rsidRDefault="005616F1" w:rsidP="003F1708"/>
    <w:p w14:paraId="6FEC394B" w14:textId="77777777" w:rsidR="005616F1" w:rsidRDefault="005616F1" w:rsidP="005616F1">
      <w:pPr>
        <w:pStyle w:val="Heading2"/>
      </w:pPr>
      <w:bookmarkStart w:id="1554" w:name="_Toc215504148"/>
      <w:bookmarkStart w:id="1555" w:name="_Ref215561824"/>
      <w:bookmarkStart w:id="1556" w:name="_Ref215561826"/>
      <w:bookmarkStart w:id="1557" w:name="_Ref217055291"/>
      <w:bookmarkStart w:id="1558" w:name="_Ref217055293"/>
      <w:bookmarkStart w:id="1559" w:name="_Toc217317873"/>
      <w:r>
        <w:t>Save Issuance Calendar as Draft</w:t>
      </w:r>
      <w:bookmarkEnd w:id="1554"/>
      <w:bookmarkEnd w:id="1555"/>
      <w:bookmarkEnd w:id="1556"/>
      <w:bookmarkEnd w:id="1557"/>
      <w:bookmarkEnd w:id="1558"/>
      <w:bookmarkEnd w:id="1559"/>
    </w:p>
    <w:p w14:paraId="545EF3CC" w14:textId="77777777" w:rsidR="005616F1" w:rsidRPr="00D50758" w:rsidRDefault="005616F1" w:rsidP="005616F1">
      <w:pPr>
        <w:pStyle w:val="Heading3"/>
      </w:pPr>
      <w:bookmarkStart w:id="1560" w:name="_Toc215504149"/>
      <w:bookmarkStart w:id="1561" w:name="_Toc217317874"/>
      <w:r>
        <w:t>Description</w:t>
      </w:r>
      <w:bookmarkEnd w:id="1560"/>
      <w:bookmarkEnd w:id="1561"/>
    </w:p>
    <w:p w14:paraId="59BBB532" w14:textId="77777777" w:rsidR="005616F1" w:rsidRPr="005F251E" w:rsidRDefault="005616F1" w:rsidP="003F1708">
      <w:r w:rsidRPr="00EF21BE">
        <w:t>This use case enables Makers to save issuance calendars as drafts. This is typically used when the issuance calendar is not ready to be sent for approval at the point in time i.e., awaiting SGX to provide the ISIN Code.</w:t>
      </w:r>
    </w:p>
    <w:p w14:paraId="11232213" w14:textId="77777777" w:rsidR="005616F1" w:rsidRDefault="005616F1" w:rsidP="005616F1">
      <w:pPr>
        <w:pStyle w:val="Heading3"/>
      </w:pPr>
      <w:bookmarkStart w:id="1562" w:name="_Toc215504150"/>
      <w:bookmarkStart w:id="1563" w:name="_Toc217317875"/>
      <w:r>
        <w:t>Preconditions</w:t>
      </w:r>
      <w:bookmarkEnd w:id="1562"/>
      <w:bookmarkEnd w:id="1563"/>
    </w:p>
    <w:p w14:paraId="0BDEDD64" w14:textId="77777777" w:rsidR="005616F1" w:rsidRDefault="005616F1" w:rsidP="005616F1">
      <w:pPr>
        <w:pStyle w:val="ListParagraph"/>
      </w:pPr>
      <w:r>
        <w:t>User logs in to the Intranet Portal.</w:t>
      </w:r>
    </w:p>
    <w:p w14:paraId="7FDFF86D" w14:textId="77777777" w:rsidR="005616F1" w:rsidRDefault="005616F1" w:rsidP="005616F1">
      <w:pPr>
        <w:pStyle w:val="ListParagraph"/>
      </w:pPr>
      <w:r>
        <w:t>User accesses the Issuance Calendar Listing Page.</w:t>
      </w:r>
    </w:p>
    <w:p w14:paraId="4E4A6927" w14:textId="746F60E0" w:rsidR="005616F1" w:rsidRDefault="005616F1" w:rsidP="005616F1">
      <w:pPr>
        <w:pStyle w:val="ListParagraph"/>
      </w:pPr>
      <w:r>
        <w:t xml:space="preserve">An issuance calendar for the particular Security type, Year, and Period </w:t>
      </w:r>
      <w:r w:rsidR="004372E4">
        <w:t xml:space="preserve">has been </w:t>
      </w:r>
      <w:r>
        <w:t>or is being created.</w:t>
      </w:r>
    </w:p>
    <w:p w14:paraId="17B0EB3E" w14:textId="6FE46031" w:rsidR="005616F1" w:rsidRDefault="005616F1" w:rsidP="005616F1">
      <w:pPr>
        <w:pStyle w:val="ListParagraph"/>
      </w:pPr>
      <w:r>
        <w:t xml:space="preserve">The </w:t>
      </w:r>
      <w:r w:rsidR="004372E4">
        <w:t xml:space="preserve">status of the </w:t>
      </w:r>
      <w:r>
        <w:t xml:space="preserve">issuance calendar is </w:t>
      </w:r>
      <w:commentRangeStart w:id="1564"/>
      <w:commentRangeStart w:id="1565"/>
      <w:r>
        <w:t xml:space="preserve">“New” </w:t>
      </w:r>
      <w:commentRangeEnd w:id="1564"/>
      <w:r w:rsidR="00BE6B05">
        <w:rPr>
          <w:rStyle w:val="CommentReference"/>
        </w:rPr>
        <w:commentReference w:id="1564"/>
      </w:r>
      <w:commentRangeEnd w:id="1565"/>
      <w:r w:rsidR="00A137F7">
        <w:rPr>
          <w:rStyle w:val="CommentReference"/>
        </w:rPr>
        <w:commentReference w:id="1565"/>
      </w:r>
      <w:r>
        <w:t>or “Draft”.</w:t>
      </w:r>
    </w:p>
    <w:p w14:paraId="793D567A" w14:textId="77777777" w:rsidR="005616F1" w:rsidRDefault="005616F1" w:rsidP="005616F1">
      <w:pPr>
        <w:pStyle w:val="Heading3"/>
      </w:pPr>
      <w:bookmarkStart w:id="1566" w:name="_Toc215504151"/>
      <w:bookmarkStart w:id="1567" w:name="_Toc217317876"/>
      <w:r>
        <w:t>Business Requirements</w:t>
      </w:r>
      <w:bookmarkEnd w:id="1566"/>
      <w:bookmarkEnd w:id="1567"/>
    </w:p>
    <w:p w14:paraId="412B85EC" w14:textId="77777777" w:rsidR="005616F1" w:rsidRPr="0068320A" w:rsidRDefault="005616F1" w:rsidP="005616F1">
      <w:pPr>
        <w:pStyle w:val="ListParagraph"/>
        <w:rPr>
          <w:b/>
          <w:bCs/>
        </w:rPr>
      </w:pPr>
      <w:r w:rsidRPr="0068320A">
        <w:rPr>
          <w:b/>
          <w:bCs/>
        </w:rPr>
        <w:t xml:space="preserve">Role-based Access Control: </w:t>
      </w:r>
    </w:p>
    <w:p w14:paraId="3DBD9576" w14:textId="77777777" w:rsidR="005616F1" w:rsidRDefault="005616F1" w:rsidP="005616F1">
      <w:pPr>
        <w:pStyle w:val="ListParagraph"/>
        <w:numPr>
          <w:ilvl w:val="1"/>
          <w:numId w:val="27"/>
        </w:numPr>
        <w:ind w:left="1276" w:hanging="425"/>
      </w:pPr>
      <w:r>
        <w:t>Issuance Calendar Maker</w:t>
      </w:r>
    </w:p>
    <w:p w14:paraId="2D1BAAD5" w14:textId="77777777" w:rsidR="005616F1" w:rsidRDefault="005616F1" w:rsidP="005616F1">
      <w:pPr>
        <w:pStyle w:val="Heading3"/>
      </w:pPr>
      <w:bookmarkStart w:id="1568" w:name="_Toc215504152"/>
      <w:bookmarkStart w:id="1569" w:name="_Ref215578924"/>
      <w:bookmarkStart w:id="1570" w:name="_Ref215578926"/>
      <w:bookmarkStart w:id="1571" w:name="_Toc217317877"/>
      <w:r>
        <w:t>Post Conditions</w:t>
      </w:r>
      <w:bookmarkEnd w:id="1568"/>
      <w:bookmarkEnd w:id="1569"/>
      <w:bookmarkEnd w:id="1570"/>
      <w:bookmarkEnd w:id="1571"/>
    </w:p>
    <w:p w14:paraId="1975747D" w14:textId="77777777" w:rsidR="005616F1" w:rsidRDefault="005616F1" w:rsidP="005616F1">
      <w:pPr>
        <w:pStyle w:val="ListParagraph"/>
      </w:pPr>
      <w:r>
        <w:t>The status of the issuance calendar is updated to “Draft”.</w:t>
      </w:r>
    </w:p>
    <w:p w14:paraId="4A02A159" w14:textId="77777777" w:rsidR="005616F1" w:rsidRDefault="005616F1" w:rsidP="005616F1">
      <w:pPr>
        <w:pStyle w:val="ListParagraph"/>
      </w:pPr>
      <w:r>
        <w:t>The event is added to the audit log and submission history.</w:t>
      </w:r>
    </w:p>
    <w:p w14:paraId="61F4A72D" w14:textId="77777777" w:rsidR="005616F1" w:rsidRDefault="005616F1" w:rsidP="005616F1">
      <w:pPr>
        <w:pStyle w:val="ListParagraph"/>
      </w:pPr>
      <w:bookmarkStart w:id="1572" w:name="_Hlk215500242"/>
      <w:r w:rsidRPr="00214476">
        <w:t>User remains in the Issuance Calendar Details page.</w:t>
      </w:r>
    </w:p>
    <w:p w14:paraId="64BB2ABE" w14:textId="6FF99FE9" w:rsidR="00BD1038" w:rsidRPr="00214476" w:rsidRDefault="00BD1038" w:rsidP="005616F1">
      <w:pPr>
        <w:pStyle w:val="ListParagraph"/>
      </w:pPr>
      <w:r>
        <w:t>User views a temporary toast notification informing that the save as draft was successful.</w:t>
      </w:r>
    </w:p>
    <w:p w14:paraId="01BE4D02" w14:textId="77777777" w:rsidR="005616F1" w:rsidRPr="0068320A" w:rsidRDefault="005616F1" w:rsidP="005616F1">
      <w:pPr>
        <w:pStyle w:val="Heading3"/>
      </w:pPr>
      <w:bookmarkStart w:id="1573" w:name="_Toc215504153"/>
      <w:bookmarkStart w:id="1574" w:name="_Toc217317878"/>
      <w:bookmarkEnd w:id="1572"/>
      <w:r>
        <w:t>Issuance Calendar Details page</w:t>
      </w:r>
      <w:bookmarkEnd w:id="1573"/>
      <w:bookmarkEnd w:id="1574"/>
    </w:p>
    <w:p w14:paraId="7C9CE92A" w14:textId="5A9A144C" w:rsidR="005616F1" w:rsidRPr="00F70B95" w:rsidRDefault="00E831F2" w:rsidP="003F1708">
      <w:bookmarkStart w:id="1575" w:name="_Hlk216795274"/>
      <w:r>
        <w:t xml:space="preserve">Refer to </w:t>
      </w:r>
      <w:r w:rsidR="001362D4">
        <w:fldChar w:fldCharType="begin"/>
      </w:r>
      <w:r w:rsidR="001362D4">
        <w:instrText xml:space="preserve"> REF _Ref216345007 \r \h </w:instrText>
      </w:r>
      <w:r w:rsidR="001362D4">
        <w:fldChar w:fldCharType="separate"/>
      </w:r>
      <w:r w:rsidR="007F5F9A">
        <w:t>2.7.6</w:t>
      </w:r>
      <w:r w:rsidR="001362D4">
        <w:fldChar w:fldCharType="end"/>
      </w:r>
      <w:r>
        <w:t xml:space="preserve"> for the screen elements in the Issuance Calendar Details page. For 2.11 Save Issuance Calendar as Draft, t</w:t>
      </w:r>
      <w:r w:rsidR="005616F1">
        <w:t>he page contains additional elements in the Action Button Row.</w:t>
      </w:r>
      <w:bookmarkEnd w:id="1575"/>
    </w:p>
    <w:p w14:paraId="2AA9ED3E" w14:textId="77777777" w:rsidR="005616F1" w:rsidRDefault="005616F1" w:rsidP="005616F1">
      <w:pPr>
        <w:pStyle w:val="Heading4"/>
      </w:pPr>
      <w:r>
        <w:t>Wireframe</w:t>
      </w:r>
    </w:p>
    <w:p w14:paraId="16FDFCFB" w14:textId="5BB0A444" w:rsidR="00941F31" w:rsidRDefault="00941F31" w:rsidP="00941F31">
      <w:r>
        <w:t xml:space="preserve">Refer to </w:t>
      </w:r>
      <w:r>
        <w:fldChar w:fldCharType="begin"/>
      </w:r>
      <w:r>
        <w:instrText xml:space="preserve"> REF _Ref215243926 \r \h </w:instrText>
      </w:r>
      <w:r>
        <w:fldChar w:fldCharType="separate"/>
      </w:r>
      <w:r w:rsidR="007F5F9A">
        <w:t>2.7.6.1</w:t>
      </w:r>
      <w:r>
        <w:fldChar w:fldCharType="end"/>
      </w:r>
      <w:r>
        <w:t xml:space="preserve"> </w:t>
      </w:r>
      <w:r>
        <w:fldChar w:fldCharType="begin"/>
      </w:r>
      <w:r>
        <w:instrText xml:space="preserve"> REF _Ref215243926 \h </w:instrText>
      </w:r>
      <w:r>
        <w:fldChar w:fldCharType="separate"/>
      </w:r>
      <w:r w:rsidR="007F5F9A">
        <w:t>Wireframe</w:t>
      </w:r>
      <w:r>
        <w:fldChar w:fldCharType="end"/>
      </w:r>
      <w:r>
        <w:t>.</w:t>
      </w:r>
    </w:p>
    <w:p w14:paraId="7F750663" w14:textId="3F313A52" w:rsidR="005616F1" w:rsidRDefault="009674A9" w:rsidP="005616F1">
      <w:pPr>
        <w:pStyle w:val="Heading4"/>
      </w:pPr>
      <w:r>
        <w:t>Action Button Row</w:t>
      </w:r>
    </w:p>
    <w:tbl>
      <w:tblPr>
        <w:tblStyle w:val="TableGrid"/>
        <w:tblW w:w="0" w:type="auto"/>
        <w:tblLook w:val="04A0" w:firstRow="1" w:lastRow="0" w:firstColumn="1" w:lastColumn="0" w:noHBand="0" w:noVBand="1"/>
      </w:tblPr>
      <w:tblGrid>
        <w:gridCol w:w="562"/>
        <w:gridCol w:w="2248"/>
        <w:gridCol w:w="1701"/>
        <w:gridCol w:w="2147"/>
        <w:gridCol w:w="3685"/>
      </w:tblGrid>
      <w:tr w:rsidR="005616F1" w:rsidRPr="007D7B67" w14:paraId="6FB0327C" w14:textId="77777777" w:rsidTr="006B1D9B">
        <w:tc>
          <w:tcPr>
            <w:tcW w:w="562" w:type="dxa"/>
            <w:shd w:val="clear" w:color="auto" w:fill="E7E6E6" w:themeFill="background2"/>
          </w:tcPr>
          <w:p w14:paraId="47830B83" w14:textId="77777777" w:rsidR="005616F1" w:rsidRPr="007D7B67" w:rsidRDefault="005616F1" w:rsidP="006B1D9B">
            <w:pPr>
              <w:pStyle w:val="NoSpacing"/>
              <w:jc w:val="center"/>
              <w:rPr>
                <w:b/>
                <w:bCs/>
              </w:rPr>
            </w:pPr>
            <w:r w:rsidRPr="007D7B67">
              <w:rPr>
                <w:rFonts w:cstheme="minorHAnsi"/>
                <w:b/>
                <w:bCs/>
              </w:rPr>
              <w:t>S/N</w:t>
            </w:r>
          </w:p>
        </w:tc>
        <w:tc>
          <w:tcPr>
            <w:tcW w:w="2248" w:type="dxa"/>
            <w:shd w:val="clear" w:color="auto" w:fill="E7E6E6" w:themeFill="background2"/>
          </w:tcPr>
          <w:p w14:paraId="095D6AB3" w14:textId="77777777" w:rsidR="005616F1" w:rsidRPr="007D7B67" w:rsidRDefault="005616F1" w:rsidP="006B1D9B">
            <w:pPr>
              <w:pStyle w:val="NoSpacing"/>
              <w:jc w:val="center"/>
              <w:rPr>
                <w:b/>
                <w:bCs/>
              </w:rPr>
            </w:pPr>
            <w:r w:rsidRPr="007D7B67">
              <w:rPr>
                <w:rFonts w:cstheme="minorHAnsi"/>
                <w:b/>
                <w:bCs/>
              </w:rPr>
              <w:t>Name</w:t>
            </w:r>
          </w:p>
        </w:tc>
        <w:tc>
          <w:tcPr>
            <w:tcW w:w="1701" w:type="dxa"/>
            <w:shd w:val="clear" w:color="auto" w:fill="E7E6E6" w:themeFill="background2"/>
          </w:tcPr>
          <w:p w14:paraId="5FD2FACA" w14:textId="77777777" w:rsidR="005616F1" w:rsidRPr="007D7B67" w:rsidRDefault="005616F1" w:rsidP="006B1D9B">
            <w:pPr>
              <w:pStyle w:val="TableHeading"/>
              <w:jc w:val="center"/>
              <w:rPr>
                <w:rFonts w:asciiTheme="minorHAnsi" w:hAnsiTheme="minorHAnsi" w:cstheme="minorHAnsi"/>
                <w:bCs/>
              </w:rPr>
            </w:pPr>
            <w:r w:rsidRPr="007D7B67">
              <w:rPr>
                <w:rFonts w:asciiTheme="minorHAnsi" w:hAnsiTheme="minorHAnsi" w:cstheme="minorHAnsi"/>
                <w:bCs/>
              </w:rPr>
              <w:t>Type</w:t>
            </w:r>
          </w:p>
          <w:p w14:paraId="3BEC0634" w14:textId="77777777" w:rsidR="005616F1" w:rsidRPr="007D7B67" w:rsidRDefault="005616F1" w:rsidP="006B1D9B">
            <w:pPr>
              <w:pStyle w:val="NoSpacing"/>
              <w:jc w:val="center"/>
              <w:rPr>
                <w:b/>
                <w:bCs/>
              </w:rPr>
            </w:pPr>
            <w:r w:rsidRPr="007D7B67">
              <w:rPr>
                <w:rFonts w:cstheme="minorHAnsi"/>
                <w:b/>
                <w:bCs/>
              </w:rPr>
              <w:t>(Max Length)</w:t>
            </w:r>
          </w:p>
        </w:tc>
        <w:tc>
          <w:tcPr>
            <w:tcW w:w="2147" w:type="dxa"/>
            <w:shd w:val="clear" w:color="auto" w:fill="E7E6E6" w:themeFill="background2"/>
          </w:tcPr>
          <w:p w14:paraId="68B6C52A" w14:textId="77777777" w:rsidR="005616F1" w:rsidRPr="007D7B67" w:rsidRDefault="005616F1" w:rsidP="006B1D9B">
            <w:pPr>
              <w:pStyle w:val="NoSpacing"/>
              <w:jc w:val="center"/>
              <w:rPr>
                <w:b/>
                <w:bCs/>
              </w:rPr>
            </w:pPr>
            <w:r w:rsidRPr="007D7B67">
              <w:rPr>
                <w:rFonts w:cstheme="minorHAnsi"/>
                <w:b/>
                <w:bCs/>
              </w:rPr>
              <w:t>Validation Rules</w:t>
            </w:r>
          </w:p>
        </w:tc>
        <w:tc>
          <w:tcPr>
            <w:tcW w:w="3685" w:type="dxa"/>
            <w:shd w:val="clear" w:color="auto" w:fill="E7E6E6" w:themeFill="background2"/>
          </w:tcPr>
          <w:p w14:paraId="46B6D903" w14:textId="77777777" w:rsidR="005616F1" w:rsidRPr="007D7B67" w:rsidRDefault="005616F1" w:rsidP="006B1D9B">
            <w:pPr>
              <w:pStyle w:val="NoSpacing"/>
              <w:jc w:val="center"/>
              <w:rPr>
                <w:rFonts w:cstheme="minorHAnsi"/>
                <w:b/>
                <w:bCs/>
              </w:rPr>
            </w:pPr>
            <w:r>
              <w:rPr>
                <w:rFonts w:cstheme="minorHAnsi"/>
                <w:b/>
                <w:bCs/>
              </w:rPr>
              <w:t>Remarks</w:t>
            </w:r>
          </w:p>
        </w:tc>
      </w:tr>
      <w:tr w:rsidR="005616F1" w:rsidRPr="00901608" w14:paraId="3FC871FE" w14:textId="77777777" w:rsidTr="006B1D9B">
        <w:tc>
          <w:tcPr>
            <w:tcW w:w="562" w:type="dxa"/>
          </w:tcPr>
          <w:p w14:paraId="558DBC8D" w14:textId="77777777" w:rsidR="005616F1" w:rsidRDefault="005616F1" w:rsidP="006B1D9B">
            <w:pPr>
              <w:pStyle w:val="NoSpacing"/>
              <w:rPr>
                <w:rFonts w:cstheme="minorHAnsi"/>
              </w:rPr>
            </w:pPr>
            <w:r>
              <w:rPr>
                <w:rFonts w:cstheme="minorHAnsi"/>
              </w:rPr>
              <w:lastRenderedPageBreak/>
              <w:t>1</w:t>
            </w:r>
          </w:p>
        </w:tc>
        <w:tc>
          <w:tcPr>
            <w:tcW w:w="2248" w:type="dxa"/>
          </w:tcPr>
          <w:p w14:paraId="398750A7" w14:textId="6ACE8933" w:rsidR="005616F1" w:rsidRPr="007D79BD" w:rsidRDefault="002D04B7" w:rsidP="006B1D9B">
            <w:pPr>
              <w:pStyle w:val="NoSpacing"/>
              <w:rPr>
                <w:iCs/>
              </w:rPr>
            </w:pPr>
            <w:r w:rsidRPr="007D79BD">
              <w:rPr>
                <w:iCs/>
              </w:rPr>
              <w:t>Save as draft</w:t>
            </w:r>
          </w:p>
        </w:tc>
        <w:tc>
          <w:tcPr>
            <w:tcW w:w="1701" w:type="dxa"/>
          </w:tcPr>
          <w:p w14:paraId="172DF1EF" w14:textId="0C3E3FD6" w:rsidR="005616F1" w:rsidRDefault="005616F1" w:rsidP="006B1D9B">
            <w:pPr>
              <w:pStyle w:val="NoSpacing"/>
              <w:rPr>
                <w:rFonts w:cstheme="minorHAnsi"/>
                <w:color w:val="000000"/>
              </w:rPr>
            </w:pPr>
            <w:del w:id="1576" w:author="Akila BALAKRISHNAN from.OPTIMUM (MAS)" w:date="2025-12-29T13:59:00Z" w16du:dateUtc="2025-12-29T05:59:00Z">
              <w:r w:rsidRPr="00F80A81" w:rsidDel="00494099">
                <w:delText xml:space="preserve">Tertiary </w:delText>
              </w:r>
            </w:del>
            <w:ins w:id="1577" w:author="Akila BALAKRISHNAN from.OPTIMUM (MAS)" w:date="2025-12-29T13:59:00Z" w16du:dateUtc="2025-12-29T05:59:00Z">
              <w:r w:rsidR="00494099">
                <w:t>Secondary</w:t>
              </w:r>
              <w:r w:rsidR="00494099" w:rsidRPr="00F80A81">
                <w:t xml:space="preserve"> </w:t>
              </w:r>
            </w:ins>
            <w:r w:rsidRPr="00F80A81">
              <w:t>button</w:t>
            </w:r>
          </w:p>
        </w:tc>
        <w:tc>
          <w:tcPr>
            <w:tcW w:w="2147" w:type="dxa"/>
          </w:tcPr>
          <w:p w14:paraId="58A71A71" w14:textId="77777777" w:rsidR="005616F1" w:rsidRPr="00901608" w:rsidRDefault="005616F1" w:rsidP="006B1D9B">
            <w:pPr>
              <w:pStyle w:val="NoSpacing"/>
            </w:pPr>
          </w:p>
        </w:tc>
        <w:tc>
          <w:tcPr>
            <w:tcW w:w="3685" w:type="dxa"/>
          </w:tcPr>
          <w:p w14:paraId="4293DBCF" w14:textId="0C4D8F4F" w:rsidR="00340E44" w:rsidDel="00A137F7" w:rsidRDefault="00340E44" w:rsidP="006B1D9B">
            <w:pPr>
              <w:pStyle w:val="NoSpacing"/>
              <w:rPr>
                <w:del w:id="1578" w:author="Eugene CHEONG from.TOPPAN (MAS)" w:date="2025-12-19T14:13:00Z" w16du:dateUtc="2025-12-19T06:13:00Z"/>
                <w:rFonts w:cstheme="minorHAnsi"/>
                <w:color w:val="000000"/>
              </w:rPr>
            </w:pPr>
            <w:commentRangeStart w:id="1579"/>
            <w:commentRangeStart w:id="1580"/>
            <w:del w:id="1581" w:author="Eugene CHEONG from.TOPPAN (MAS)" w:date="2025-12-19T14:13:00Z" w16du:dateUtc="2025-12-19T06:13:00Z">
              <w:r w:rsidDel="00A137F7">
                <w:delText xml:space="preserve">If the status is “New”, “Save as draft” </w:delText>
              </w:r>
              <w:r w:rsidR="004372E4" w:rsidDel="00A137F7">
                <w:delText>is</w:delText>
              </w:r>
              <w:r w:rsidDel="00A137F7">
                <w:delText xml:space="preserve"> displayed. If the status is  “Draft”, “Save draft” </w:delText>
              </w:r>
              <w:r w:rsidR="004372E4" w:rsidDel="00A137F7">
                <w:delText>is</w:delText>
              </w:r>
              <w:r w:rsidDel="00A137F7">
                <w:delText xml:space="preserve"> displayed.</w:delText>
              </w:r>
              <w:commentRangeEnd w:id="1579"/>
              <w:r w:rsidR="002D04B7" w:rsidDel="00A137F7">
                <w:rPr>
                  <w:rStyle w:val="CommentReference"/>
                </w:rPr>
                <w:commentReference w:id="1579"/>
              </w:r>
            </w:del>
            <w:commentRangeEnd w:id="1580"/>
            <w:r w:rsidR="00A137F7">
              <w:rPr>
                <w:rStyle w:val="CommentReference"/>
              </w:rPr>
              <w:commentReference w:id="1580"/>
            </w:r>
          </w:p>
          <w:p w14:paraId="0D42EB8A" w14:textId="4A5C214B" w:rsidR="00340E44" w:rsidDel="00A137F7" w:rsidRDefault="00340E44" w:rsidP="006B1D9B">
            <w:pPr>
              <w:pStyle w:val="NoSpacing"/>
              <w:rPr>
                <w:del w:id="1582" w:author="Eugene CHEONG from.TOPPAN (MAS)" w:date="2025-12-19T14:13:00Z" w16du:dateUtc="2025-12-19T06:13:00Z"/>
                <w:rFonts w:cstheme="minorHAnsi"/>
                <w:color w:val="000000"/>
              </w:rPr>
            </w:pPr>
          </w:p>
          <w:p w14:paraId="1DAE38DF" w14:textId="77777777" w:rsidR="005616F1" w:rsidRDefault="005616F1" w:rsidP="006B1D9B">
            <w:pPr>
              <w:pStyle w:val="NoSpacing"/>
              <w:rPr>
                <w:rFonts w:cstheme="minorHAnsi"/>
                <w:color w:val="000000"/>
              </w:rPr>
            </w:pPr>
            <w:r>
              <w:rPr>
                <w:rFonts w:cstheme="minorHAnsi"/>
                <w:color w:val="000000"/>
              </w:rPr>
              <w:t>Opens the confirmation prompt.</w:t>
            </w:r>
          </w:p>
        </w:tc>
      </w:tr>
    </w:tbl>
    <w:p w14:paraId="07C9F2D8" w14:textId="234726A4" w:rsidR="005616F1" w:rsidRPr="00AC0954" w:rsidRDefault="005616F1" w:rsidP="005616F1">
      <w:pPr>
        <w:pStyle w:val="Caption"/>
      </w:pPr>
      <w:r>
        <w:t xml:space="preserve">Table </w:t>
      </w:r>
      <w:r>
        <w:fldChar w:fldCharType="begin"/>
      </w:r>
      <w:r>
        <w:instrText xml:space="preserve"> SEQ Table \* ARABIC </w:instrText>
      </w:r>
      <w:r>
        <w:fldChar w:fldCharType="separate"/>
      </w:r>
      <w:r w:rsidR="007F5F9A">
        <w:rPr>
          <w:noProof/>
        </w:rPr>
        <w:t>23</w:t>
      </w:r>
      <w:r>
        <w:fldChar w:fldCharType="end"/>
      </w:r>
      <w:r>
        <w:t>: Action Button Row Screen Elements</w:t>
      </w:r>
    </w:p>
    <w:p w14:paraId="69760C94" w14:textId="77777777" w:rsidR="005616F1" w:rsidRDefault="005616F1" w:rsidP="005616F1">
      <w:pPr>
        <w:pStyle w:val="Heading3"/>
      </w:pPr>
      <w:bookmarkStart w:id="1583" w:name="_Toc215504154"/>
      <w:bookmarkStart w:id="1584" w:name="_Toc217317879"/>
      <w:r>
        <w:t>Confirmation Prompt</w:t>
      </w:r>
      <w:bookmarkEnd w:id="1583"/>
      <w:bookmarkEnd w:id="1584"/>
    </w:p>
    <w:p w14:paraId="35FFF2B3" w14:textId="5F1FF207" w:rsidR="009674A9" w:rsidRPr="009674A9" w:rsidRDefault="009674A9" w:rsidP="00380D00">
      <w:r>
        <w:t>All fields in this modal are non-editable.</w:t>
      </w:r>
    </w:p>
    <w:p w14:paraId="70CD67DF" w14:textId="77777777" w:rsidR="005616F1" w:rsidRDefault="005616F1" w:rsidP="005616F1">
      <w:pPr>
        <w:pStyle w:val="Heading4"/>
      </w:pPr>
      <w:r>
        <w:t>Wireframe</w:t>
      </w:r>
    </w:p>
    <w:p w14:paraId="1316DB9D" w14:textId="29A18EC8" w:rsidR="005616F1" w:rsidRDefault="005616F1" w:rsidP="00941F31">
      <w:pPr>
        <w:spacing w:before="0" w:after="0" w:line="240" w:lineRule="auto"/>
        <w:jc w:val="center"/>
      </w:pPr>
      <w:del w:id="1585" w:author="Eugene CHEONG from.TOPPAN (MAS)" w:date="2025-12-19T15:52:00Z" w16du:dateUtc="2025-12-19T07:52:00Z">
        <w:r w:rsidRPr="00894A48" w:rsidDel="0037197A">
          <w:rPr>
            <w:iCs/>
            <w:noProof/>
          </w:rPr>
          <w:drawing>
            <wp:inline distT="0" distB="0" distL="0" distR="0" wp14:anchorId="6C647376" wp14:editId="2E1E3708">
              <wp:extent cx="2286000" cy="943143"/>
              <wp:effectExtent l="0" t="0" r="0" b="9525"/>
              <wp:docPr id="1065410498" name="Picture 106541049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10498" name="Picture 1" descr="A screenshot of a computer&#10;&#10;AI-generated content may be incorrect."/>
                      <pic:cNvPicPr/>
                    </pic:nvPicPr>
                    <pic:blipFill>
                      <a:blip r:embed="rId40"/>
                      <a:stretch>
                        <a:fillRect/>
                      </a:stretch>
                    </pic:blipFill>
                    <pic:spPr>
                      <a:xfrm>
                        <a:off x="0" y="0"/>
                        <a:ext cx="2304475" cy="950765"/>
                      </a:xfrm>
                      <a:prstGeom prst="rect">
                        <a:avLst/>
                      </a:prstGeom>
                    </pic:spPr>
                  </pic:pic>
                </a:graphicData>
              </a:graphic>
            </wp:inline>
          </w:drawing>
        </w:r>
      </w:del>
      <w:ins w:id="1586" w:author="Eugene CHEONG from.TOPPAN (MAS)" w:date="2025-12-19T15:52:00Z" w16du:dateUtc="2025-12-19T07:52:00Z">
        <w:r w:rsidR="0037197A" w:rsidRPr="0037197A">
          <w:rPr>
            <w:noProof/>
          </w:rPr>
          <w:t xml:space="preserve"> </w:t>
        </w:r>
        <w:r w:rsidR="0037197A" w:rsidRPr="0037197A">
          <w:rPr>
            <w:noProof/>
          </w:rPr>
          <w:drawing>
            <wp:inline distT="0" distB="0" distL="0" distR="0" wp14:anchorId="5B8C8E8F" wp14:editId="28AEA56F">
              <wp:extent cx="2671948" cy="756573"/>
              <wp:effectExtent l="0" t="0" r="0" b="5715"/>
              <wp:docPr id="2050550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5018" name="Picture 1" descr="A screenshot of a computer&#10;&#10;AI-generated content may be incorrect."/>
                      <pic:cNvPicPr/>
                    </pic:nvPicPr>
                    <pic:blipFill>
                      <a:blip r:embed="rId41"/>
                      <a:stretch>
                        <a:fillRect/>
                      </a:stretch>
                    </pic:blipFill>
                    <pic:spPr>
                      <a:xfrm>
                        <a:off x="0" y="0"/>
                        <a:ext cx="2691717" cy="762171"/>
                      </a:xfrm>
                      <a:prstGeom prst="rect">
                        <a:avLst/>
                      </a:prstGeom>
                    </pic:spPr>
                  </pic:pic>
                </a:graphicData>
              </a:graphic>
            </wp:inline>
          </w:drawing>
        </w:r>
      </w:ins>
    </w:p>
    <w:p w14:paraId="6EF3C46A" w14:textId="3A5AE9B4" w:rsidR="005616F1" w:rsidRDefault="005616F1" w:rsidP="005616F1">
      <w:pPr>
        <w:pStyle w:val="Caption"/>
      </w:pPr>
      <w:r w:rsidRPr="00411560">
        <w:t xml:space="preserve">Figure </w:t>
      </w:r>
      <w:r w:rsidRPr="00411560">
        <w:fldChar w:fldCharType="begin"/>
      </w:r>
      <w:r w:rsidRPr="00411560">
        <w:instrText xml:space="preserve"> SEQ Figure \* ARABIC </w:instrText>
      </w:r>
      <w:r w:rsidRPr="00411560">
        <w:fldChar w:fldCharType="separate"/>
      </w:r>
      <w:r w:rsidR="007F5F9A">
        <w:rPr>
          <w:noProof/>
        </w:rPr>
        <w:t>14</w:t>
      </w:r>
      <w:r w:rsidRPr="00411560">
        <w:fldChar w:fldCharType="end"/>
      </w:r>
      <w:r>
        <w:t>:</w:t>
      </w:r>
      <w:r w:rsidRPr="00411560">
        <w:t xml:space="preserve"> </w:t>
      </w:r>
      <w:r>
        <w:t>Confirmation Prompt</w:t>
      </w:r>
    </w:p>
    <w:p w14:paraId="18C3010F" w14:textId="77777777" w:rsidR="005616F1" w:rsidRDefault="005616F1" w:rsidP="005616F1">
      <w:pPr>
        <w:pStyle w:val="Heading4"/>
      </w:pPr>
      <w:r>
        <w:t>Confirmation Prompt</w:t>
      </w:r>
    </w:p>
    <w:tbl>
      <w:tblPr>
        <w:tblStyle w:val="TableGrid"/>
        <w:tblW w:w="0" w:type="auto"/>
        <w:tblLook w:val="04A0" w:firstRow="1" w:lastRow="0" w:firstColumn="1" w:lastColumn="0" w:noHBand="0" w:noVBand="1"/>
      </w:tblPr>
      <w:tblGrid>
        <w:gridCol w:w="562"/>
        <w:gridCol w:w="2248"/>
        <w:gridCol w:w="1701"/>
        <w:gridCol w:w="2147"/>
        <w:gridCol w:w="3685"/>
      </w:tblGrid>
      <w:tr w:rsidR="005616F1" w:rsidRPr="007D7B67" w14:paraId="506A7DDE" w14:textId="77777777" w:rsidTr="006B1D9B">
        <w:tc>
          <w:tcPr>
            <w:tcW w:w="562" w:type="dxa"/>
            <w:shd w:val="clear" w:color="auto" w:fill="E7E6E6" w:themeFill="background2"/>
          </w:tcPr>
          <w:p w14:paraId="0C0C5B51" w14:textId="77777777" w:rsidR="005616F1" w:rsidRPr="007D7B67" w:rsidRDefault="005616F1" w:rsidP="006B1D9B">
            <w:pPr>
              <w:pStyle w:val="NoSpacing"/>
              <w:jc w:val="center"/>
              <w:rPr>
                <w:b/>
                <w:bCs/>
              </w:rPr>
            </w:pPr>
            <w:r w:rsidRPr="007D7B67">
              <w:rPr>
                <w:rFonts w:cstheme="minorHAnsi"/>
                <w:b/>
                <w:bCs/>
              </w:rPr>
              <w:t>S/N</w:t>
            </w:r>
          </w:p>
        </w:tc>
        <w:tc>
          <w:tcPr>
            <w:tcW w:w="2248" w:type="dxa"/>
            <w:shd w:val="clear" w:color="auto" w:fill="E7E6E6" w:themeFill="background2"/>
          </w:tcPr>
          <w:p w14:paraId="5117F51C" w14:textId="77777777" w:rsidR="005616F1" w:rsidRPr="007D7B67" w:rsidRDefault="005616F1" w:rsidP="006B1D9B">
            <w:pPr>
              <w:pStyle w:val="NoSpacing"/>
              <w:jc w:val="center"/>
              <w:rPr>
                <w:b/>
                <w:bCs/>
              </w:rPr>
            </w:pPr>
            <w:r w:rsidRPr="007D7B67">
              <w:rPr>
                <w:rFonts w:cstheme="minorHAnsi"/>
                <w:b/>
                <w:bCs/>
              </w:rPr>
              <w:t>Name</w:t>
            </w:r>
          </w:p>
        </w:tc>
        <w:tc>
          <w:tcPr>
            <w:tcW w:w="1701" w:type="dxa"/>
            <w:shd w:val="clear" w:color="auto" w:fill="E7E6E6" w:themeFill="background2"/>
          </w:tcPr>
          <w:p w14:paraId="1F232657" w14:textId="77777777" w:rsidR="005616F1" w:rsidRPr="007D7B67" w:rsidRDefault="005616F1" w:rsidP="006B1D9B">
            <w:pPr>
              <w:pStyle w:val="TableHeading"/>
              <w:jc w:val="center"/>
              <w:rPr>
                <w:rFonts w:asciiTheme="minorHAnsi" w:hAnsiTheme="minorHAnsi" w:cstheme="minorHAnsi"/>
                <w:bCs/>
              </w:rPr>
            </w:pPr>
            <w:r w:rsidRPr="007D7B67">
              <w:rPr>
                <w:rFonts w:asciiTheme="minorHAnsi" w:hAnsiTheme="minorHAnsi" w:cstheme="minorHAnsi"/>
                <w:bCs/>
              </w:rPr>
              <w:t>Type</w:t>
            </w:r>
          </w:p>
          <w:p w14:paraId="2282920D" w14:textId="77777777" w:rsidR="005616F1" w:rsidRPr="007D7B67" w:rsidRDefault="005616F1" w:rsidP="006B1D9B">
            <w:pPr>
              <w:pStyle w:val="NoSpacing"/>
              <w:jc w:val="center"/>
              <w:rPr>
                <w:b/>
                <w:bCs/>
              </w:rPr>
            </w:pPr>
            <w:r w:rsidRPr="007D7B67">
              <w:rPr>
                <w:rFonts w:cstheme="minorHAnsi"/>
                <w:b/>
                <w:bCs/>
              </w:rPr>
              <w:t>(Max Length)</w:t>
            </w:r>
          </w:p>
        </w:tc>
        <w:tc>
          <w:tcPr>
            <w:tcW w:w="2147" w:type="dxa"/>
            <w:shd w:val="clear" w:color="auto" w:fill="E7E6E6" w:themeFill="background2"/>
          </w:tcPr>
          <w:p w14:paraId="0629CA47" w14:textId="77777777" w:rsidR="005616F1" w:rsidRPr="007D7B67" w:rsidRDefault="005616F1" w:rsidP="006B1D9B">
            <w:pPr>
              <w:pStyle w:val="NoSpacing"/>
              <w:jc w:val="center"/>
              <w:rPr>
                <w:b/>
                <w:bCs/>
              </w:rPr>
            </w:pPr>
            <w:r w:rsidRPr="007D7B67">
              <w:rPr>
                <w:rFonts w:cstheme="minorHAnsi"/>
                <w:b/>
                <w:bCs/>
              </w:rPr>
              <w:t>Validation Rules</w:t>
            </w:r>
          </w:p>
        </w:tc>
        <w:tc>
          <w:tcPr>
            <w:tcW w:w="3685" w:type="dxa"/>
            <w:shd w:val="clear" w:color="auto" w:fill="E7E6E6" w:themeFill="background2"/>
          </w:tcPr>
          <w:p w14:paraId="0C41B932" w14:textId="77777777" w:rsidR="005616F1" w:rsidRPr="007D7B67" w:rsidRDefault="005616F1" w:rsidP="006B1D9B">
            <w:pPr>
              <w:pStyle w:val="NoSpacing"/>
              <w:jc w:val="center"/>
              <w:rPr>
                <w:rFonts w:cstheme="minorHAnsi"/>
                <w:b/>
                <w:bCs/>
              </w:rPr>
            </w:pPr>
            <w:r>
              <w:rPr>
                <w:rFonts w:cstheme="minorHAnsi"/>
                <w:b/>
                <w:bCs/>
              </w:rPr>
              <w:t>Remarks</w:t>
            </w:r>
          </w:p>
        </w:tc>
      </w:tr>
      <w:tr w:rsidR="005616F1" w:rsidRPr="00901608" w14:paraId="07F0FE26" w14:textId="77777777" w:rsidTr="006B1D9B">
        <w:tc>
          <w:tcPr>
            <w:tcW w:w="562" w:type="dxa"/>
          </w:tcPr>
          <w:p w14:paraId="206B8B29" w14:textId="77777777" w:rsidR="005616F1" w:rsidRDefault="005616F1" w:rsidP="006B1D9B">
            <w:pPr>
              <w:pStyle w:val="NoSpacing"/>
              <w:rPr>
                <w:rFonts w:cstheme="minorHAnsi"/>
              </w:rPr>
            </w:pPr>
            <w:r>
              <w:rPr>
                <w:rFonts w:cstheme="minorHAnsi"/>
              </w:rPr>
              <w:t>1</w:t>
            </w:r>
          </w:p>
        </w:tc>
        <w:tc>
          <w:tcPr>
            <w:tcW w:w="2248" w:type="dxa"/>
          </w:tcPr>
          <w:p w14:paraId="58C671BE" w14:textId="5A2EC5B2" w:rsidR="005616F1" w:rsidRDefault="005616F1" w:rsidP="006B1D9B">
            <w:pPr>
              <w:pStyle w:val="NoSpacing"/>
            </w:pPr>
            <w:commentRangeStart w:id="1587"/>
            <w:commentRangeStart w:id="1588"/>
            <w:del w:id="1589" w:author="Eugene CHEONG from.TOPPAN (MAS)" w:date="2025-12-19T15:28:00Z" w16du:dateUtc="2025-12-19T07:28:00Z">
              <w:r w:rsidRPr="00050FCC" w:rsidDel="00483A07">
                <w:delText>Confirm s</w:delText>
              </w:r>
            </w:del>
            <w:ins w:id="1590" w:author="Eugene CHEONG from.TOPPAN (MAS)" w:date="2025-12-19T15:28:00Z" w16du:dateUtc="2025-12-19T07:28:00Z">
              <w:r w:rsidR="00483A07">
                <w:t>S</w:t>
              </w:r>
            </w:ins>
            <w:r w:rsidRPr="00050FCC">
              <w:t>ave as draft</w:t>
            </w:r>
            <w:commentRangeEnd w:id="1587"/>
            <w:r w:rsidR="00EB0C6B">
              <w:rPr>
                <w:rStyle w:val="CommentReference"/>
              </w:rPr>
              <w:commentReference w:id="1587"/>
            </w:r>
            <w:commentRangeEnd w:id="1588"/>
            <w:r w:rsidR="00483A07">
              <w:rPr>
                <w:rStyle w:val="CommentReference"/>
              </w:rPr>
              <w:commentReference w:id="1588"/>
            </w:r>
          </w:p>
        </w:tc>
        <w:tc>
          <w:tcPr>
            <w:tcW w:w="1701" w:type="dxa"/>
          </w:tcPr>
          <w:p w14:paraId="50067BA9" w14:textId="77777777" w:rsidR="005616F1" w:rsidRDefault="005616F1" w:rsidP="006B1D9B">
            <w:pPr>
              <w:pStyle w:val="NoSpacing"/>
              <w:rPr>
                <w:rFonts w:cstheme="minorHAnsi"/>
                <w:color w:val="000000"/>
              </w:rPr>
            </w:pPr>
            <w:r w:rsidRPr="00050FCC">
              <w:t>Modal title</w:t>
            </w:r>
          </w:p>
        </w:tc>
        <w:tc>
          <w:tcPr>
            <w:tcW w:w="2147" w:type="dxa"/>
          </w:tcPr>
          <w:p w14:paraId="23C2E2FB" w14:textId="77777777" w:rsidR="005616F1" w:rsidRPr="00901608" w:rsidRDefault="005616F1" w:rsidP="006B1D9B">
            <w:pPr>
              <w:pStyle w:val="NoSpacing"/>
            </w:pPr>
          </w:p>
        </w:tc>
        <w:tc>
          <w:tcPr>
            <w:tcW w:w="3685" w:type="dxa"/>
          </w:tcPr>
          <w:p w14:paraId="068A6FD5" w14:textId="77777777" w:rsidR="005616F1" w:rsidRDefault="005616F1" w:rsidP="006B1D9B">
            <w:pPr>
              <w:pStyle w:val="NoSpacing"/>
              <w:rPr>
                <w:rFonts w:cstheme="minorHAnsi"/>
                <w:color w:val="000000"/>
              </w:rPr>
            </w:pPr>
          </w:p>
        </w:tc>
      </w:tr>
      <w:tr w:rsidR="005616F1" w:rsidRPr="00901608" w14:paraId="3AF18FE9" w14:textId="77777777" w:rsidTr="006B1D9B">
        <w:tc>
          <w:tcPr>
            <w:tcW w:w="562" w:type="dxa"/>
          </w:tcPr>
          <w:p w14:paraId="43529B05" w14:textId="77777777" w:rsidR="005616F1" w:rsidRDefault="005616F1" w:rsidP="006B1D9B">
            <w:pPr>
              <w:pStyle w:val="NoSpacing"/>
              <w:rPr>
                <w:rFonts w:cstheme="minorHAnsi"/>
              </w:rPr>
            </w:pPr>
            <w:r>
              <w:rPr>
                <w:rFonts w:cstheme="minorHAnsi"/>
              </w:rPr>
              <w:t>2</w:t>
            </w:r>
          </w:p>
        </w:tc>
        <w:tc>
          <w:tcPr>
            <w:tcW w:w="2248" w:type="dxa"/>
          </w:tcPr>
          <w:p w14:paraId="5311F6E4" w14:textId="77777777" w:rsidR="005616F1" w:rsidRDefault="005616F1" w:rsidP="006B1D9B">
            <w:pPr>
              <w:pStyle w:val="NoSpacing"/>
            </w:pPr>
            <w:r w:rsidRPr="00050FCC">
              <w:t>This action will save the current data as a draft. Are you sure you want to continue?</w:t>
            </w:r>
          </w:p>
        </w:tc>
        <w:tc>
          <w:tcPr>
            <w:tcW w:w="1701" w:type="dxa"/>
          </w:tcPr>
          <w:p w14:paraId="73396E21" w14:textId="77777777" w:rsidR="005616F1" w:rsidRDefault="005616F1" w:rsidP="006B1D9B">
            <w:pPr>
              <w:pStyle w:val="NoSpacing"/>
              <w:rPr>
                <w:rFonts w:cstheme="minorHAnsi"/>
                <w:color w:val="000000"/>
              </w:rPr>
            </w:pPr>
            <w:r w:rsidRPr="00050FCC">
              <w:t>Modal description</w:t>
            </w:r>
          </w:p>
        </w:tc>
        <w:tc>
          <w:tcPr>
            <w:tcW w:w="2147" w:type="dxa"/>
          </w:tcPr>
          <w:p w14:paraId="7D42D801" w14:textId="77777777" w:rsidR="005616F1" w:rsidRPr="00901608" w:rsidRDefault="005616F1" w:rsidP="006B1D9B">
            <w:pPr>
              <w:pStyle w:val="NoSpacing"/>
            </w:pPr>
          </w:p>
        </w:tc>
        <w:tc>
          <w:tcPr>
            <w:tcW w:w="3685" w:type="dxa"/>
          </w:tcPr>
          <w:p w14:paraId="08658D7C" w14:textId="77777777" w:rsidR="005616F1" w:rsidRDefault="005616F1" w:rsidP="006B1D9B">
            <w:pPr>
              <w:pStyle w:val="NoSpacing"/>
              <w:rPr>
                <w:rFonts w:cstheme="minorHAnsi"/>
                <w:color w:val="000000"/>
              </w:rPr>
            </w:pPr>
          </w:p>
        </w:tc>
      </w:tr>
      <w:tr w:rsidR="005616F1" w:rsidRPr="00901608" w14:paraId="08D3ABFE" w14:textId="77777777" w:rsidTr="006B1D9B">
        <w:tc>
          <w:tcPr>
            <w:tcW w:w="562" w:type="dxa"/>
          </w:tcPr>
          <w:p w14:paraId="602AAA85" w14:textId="77777777" w:rsidR="005616F1" w:rsidRDefault="005616F1" w:rsidP="006B1D9B">
            <w:pPr>
              <w:pStyle w:val="NoSpacing"/>
              <w:rPr>
                <w:rFonts w:cstheme="minorHAnsi"/>
              </w:rPr>
            </w:pPr>
            <w:r>
              <w:rPr>
                <w:rFonts w:cstheme="minorHAnsi"/>
              </w:rPr>
              <w:t>3</w:t>
            </w:r>
          </w:p>
        </w:tc>
        <w:tc>
          <w:tcPr>
            <w:tcW w:w="2248" w:type="dxa"/>
            <w:tcBorders>
              <w:top w:val="single" w:sz="4" w:space="0" w:color="auto"/>
              <w:left w:val="nil"/>
              <w:bottom w:val="single" w:sz="4" w:space="0" w:color="auto"/>
              <w:right w:val="single" w:sz="4" w:space="0" w:color="auto"/>
            </w:tcBorders>
            <w:shd w:val="clear" w:color="000000" w:fill="FFFFFF"/>
          </w:tcPr>
          <w:p w14:paraId="5FDC9817" w14:textId="77777777" w:rsidR="005616F1" w:rsidRDefault="005616F1" w:rsidP="006B1D9B">
            <w:pPr>
              <w:pStyle w:val="NoSpacing"/>
            </w:pPr>
            <w:r w:rsidRPr="00050FCC">
              <w:t>Confirm</w:t>
            </w:r>
          </w:p>
        </w:tc>
        <w:tc>
          <w:tcPr>
            <w:tcW w:w="1701" w:type="dxa"/>
            <w:tcBorders>
              <w:top w:val="single" w:sz="4" w:space="0" w:color="auto"/>
              <w:left w:val="nil"/>
              <w:bottom w:val="single" w:sz="4" w:space="0" w:color="auto"/>
              <w:right w:val="single" w:sz="4" w:space="0" w:color="auto"/>
            </w:tcBorders>
            <w:shd w:val="clear" w:color="000000" w:fill="FFFFFF"/>
          </w:tcPr>
          <w:p w14:paraId="2CC39A26" w14:textId="77777777" w:rsidR="005616F1" w:rsidRDefault="005616F1" w:rsidP="006B1D9B">
            <w:pPr>
              <w:pStyle w:val="NoSpacing"/>
              <w:rPr>
                <w:rFonts w:cstheme="minorHAnsi"/>
                <w:color w:val="000000"/>
              </w:rPr>
            </w:pPr>
            <w:r w:rsidRPr="00050FCC">
              <w:t>Primary button</w:t>
            </w:r>
          </w:p>
        </w:tc>
        <w:tc>
          <w:tcPr>
            <w:tcW w:w="2147" w:type="dxa"/>
          </w:tcPr>
          <w:p w14:paraId="66FD7DF1" w14:textId="77777777" w:rsidR="005616F1" w:rsidRPr="00901608" w:rsidRDefault="005616F1" w:rsidP="006B1D9B">
            <w:pPr>
              <w:pStyle w:val="NoSpacing"/>
            </w:pPr>
          </w:p>
        </w:tc>
        <w:tc>
          <w:tcPr>
            <w:tcW w:w="3685" w:type="dxa"/>
          </w:tcPr>
          <w:p w14:paraId="25D57419" w14:textId="404757CD" w:rsidR="005616F1" w:rsidRDefault="00941F31" w:rsidP="006B1D9B">
            <w:pPr>
              <w:pStyle w:val="NoSpacing"/>
              <w:rPr>
                <w:rFonts w:cstheme="minorHAnsi"/>
                <w:color w:val="000000"/>
              </w:rPr>
            </w:pPr>
            <w:r>
              <w:rPr>
                <w:rFonts w:cstheme="minorHAnsi"/>
                <w:color w:val="000000"/>
              </w:rPr>
              <w:t xml:space="preserve">Saves the issuance calendar data as draft. Refer to </w:t>
            </w:r>
            <w:r>
              <w:rPr>
                <w:rFonts w:cstheme="minorHAnsi"/>
                <w:color w:val="000000"/>
              </w:rPr>
              <w:fldChar w:fldCharType="begin"/>
            </w:r>
            <w:r>
              <w:rPr>
                <w:rFonts w:cstheme="minorHAnsi"/>
                <w:color w:val="000000"/>
              </w:rPr>
              <w:instrText xml:space="preserve"> REF _Ref215578924 \r \h </w:instrText>
            </w:r>
            <w:r>
              <w:rPr>
                <w:rFonts w:cstheme="minorHAnsi"/>
                <w:color w:val="000000"/>
              </w:rPr>
            </w:r>
            <w:r>
              <w:rPr>
                <w:rFonts w:cstheme="minorHAnsi"/>
                <w:color w:val="000000"/>
              </w:rPr>
              <w:fldChar w:fldCharType="separate"/>
            </w:r>
            <w:r w:rsidR="007F5F9A">
              <w:rPr>
                <w:rFonts w:cstheme="minorHAnsi"/>
                <w:color w:val="000000"/>
              </w:rPr>
              <w:t>2.11.4</w:t>
            </w:r>
            <w:r>
              <w:rPr>
                <w:rFonts w:cstheme="minorHAnsi"/>
                <w:color w:val="000000"/>
              </w:rPr>
              <w:fldChar w:fldCharType="end"/>
            </w:r>
            <w:r>
              <w:rPr>
                <w:rFonts w:cstheme="minorHAnsi"/>
                <w:color w:val="000000"/>
              </w:rPr>
              <w:t xml:space="preserve"> </w:t>
            </w:r>
            <w:r>
              <w:rPr>
                <w:rFonts w:cstheme="minorHAnsi"/>
                <w:color w:val="000000"/>
              </w:rPr>
              <w:fldChar w:fldCharType="begin"/>
            </w:r>
            <w:r>
              <w:rPr>
                <w:rFonts w:cstheme="minorHAnsi"/>
                <w:color w:val="000000"/>
              </w:rPr>
              <w:instrText xml:space="preserve"> REF _Ref215578926 \h </w:instrText>
            </w:r>
            <w:r>
              <w:rPr>
                <w:rFonts w:cstheme="minorHAnsi"/>
                <w:color w:val="000000"/>
              </w:rPr>
            </w:r>
            <w:r>
              <w:rPr>
                <w:rFonts w:cstheme="minorHAnsi"/>
                <w:color w:val="000000"/>
              </w:rPr>
              <w:fldChar w:fldCharType="separate"/>
            </w:r>
            <w:r w:rsidR="007F5F9A">
              <w:t>Post Conditions</w:t>
            </w:r>
            <w:r>
              <w:rPr>
                <w:rFonts w:cstheme="minorHAnsi"/>
                <w:color w:val="000000"/>
              </w:rPr>
              <w:fldChar w:fldCharType="end"/>
            </w:r>
            <w:r>
              <w:rPr>
                <w:rFonts w:cstheme="minorHAnsi"/>
                <w:color w:val="000000"/>
              </w:rPr>
              <w:t>.</w:t>
            </w:r>
          </w:p>
        </w:tc>
      </w:tr>
      <w:tr w:rsidR="00D53716" w:rsidRPr="00901608" w14:paraId="39833933" w14:textId="77777777" w:rsidTr="006B1D9B">
        <w:trPr>
          <w:ins w:id="1591" w:author="Eugene CHEONG from.TOPPAN (MAS)" w:date="2025-12-22T10:34:00Z"/>
        </w:trPr>
        <w:tc>
          <w:tcPr>
            <w:tcW w:w="562" w:type="dxa"/>
          </w:tcPr>
          <w:p w14:paraId="33E92557" w14:textId="2425DEC2" w:rsidR="00D53716" w:rsidRDefault="00D53716" w:rsidP="00D53716">
            <w:pPr>
              <w:pStyle w:val="NoSpacing"/>
              <w:rPr>
                <w:ins w:id="1592" w:author="Eugene CHEONG from.TOPPAN (MAS)" w:date="2025-12-22T10:34:00Z" w16du:dateUtc="2025-12-22T02:34:00Z"/>
                <w:rFonts w:cstheme="minorHAnsi"/>
              </w:rPr>
            </w:pPr>
            <w:ins w:id="1593" w:author="Eugene CHEONG from.TOPPAN (MAS)" w:date="2025-12-22T10:34:00Z" w16du:dateUtc="2025-12-22T02:34:00Z">
              <w:r>
                <w:rPr>
                  <w:rFonts w:cstheme="minorHAnsi"/>
                </w:rPr>
                <w:t>4</w:t>
              </w:r>
            </w:ins>
          </w:p>
        </w:tc>
        <w:tc>
          <w:tcPr>
            <w:tcW w:w="2248" w:type="dxa"/>
            <w:tcBorders>
              <w:top w:val="single" w:sz="4" w:space="0" w:color="auto"/>
              <w:left w:val="nil"/>
              <w:bottom w:val="single" w:sz="4" w:space="0" w:color="auto"/>
              <w:right w:val="single" w:sz="4" w:space="0" w:color="auto"/>
            </w:tcBorders>
            <w:shd w:val="clear" w:color="000000" w:fill="FFFFFF"/>
          </w:tcPr>
          <w:p w14:paraId="124A410B" w14:textId="50E1D72B" w:rsidR="00D53716" w:rsidRPr="00050FCC" w:rsidRDefault="00D53716" w:rsidP="00D53716">
            <w:pPr>
              <w:pStyle w:val="NoSpacing"/>
              <w:rPr>
                <w:ins w:id="1594" w:author="Eugene CHEONG from.TOPPAN (MAS)" w:date="2025-12-22T10:34:00Z" w16du:dateUtc="2025-12-22T02:34:00Z"/>
              </w:rPr>
            </w:pPr>
            <w:ins w:id="1595" w:author="Eugene CHEONG from.TOPPAN (MAS)" w:date="2025-12-22T10:34:00Z" w16du:dateUtc="2025-12-22T02:34:00Z">
              <w:r>
                <w:t>Cancel</w:t>
              </w:r>
            </w:ins>
          </w:p>
        </w:tc>
        <w:tc>
          <w:tcPr>
            <w:tcW w:w="1701" w:type="dxa"/>
            <w:tcBorders>
              <w:top w:val="single" w:sz="4" w:space="0" w:color="auto"/>
              <w:left w:val="nil"/>
              <w:bottom w:val="single" w:sz="4" w:space="0" w:color="auto"/>
              <w:right w:val="single" w:sz="4" w:space="0" w:color="auto"/>
            </w:tcBorders>
            <w:shd w:val="clear" w:color="000000" w:fill="FFFFFF"/>
          </w:tcPr>
          <w:p w14:paraId="45ADEC95" w14:textId="4EF7D0D8" w:rsidR="00D53716" w:rsidRPr="00050FCC" w:rsidRDefault="00D53716" w:rsidP="00D53716">
            <w:pPr>
              <w:pStyle w:val="NoSpacing"/>
              <w:rPr>
                <w:ins w:id="1596" w:author="Eugene CHEONG from.TOPPAN (MAS)" w:date="2025-12-22T10:34:00Z" w16du:dateUtc="2025-12-22T02:34:00Z"/>
              </w:rPr>
            </w:pPr>
            <w:ins w:id="1597" w:author="Eugene CHEONG from.TOPPAN (MAS)" w:date="2025-12-22T10:34:00Z" w16du:dateUtc="2025-12-22T02:34:00Z">
              <w:r>
                <w:rPr>
                  <w:rFonts w:cstheme="minorHAnsi"/>
                  <w:color w:val="000000"/>
                </w:rPr>
                <w:t>Secondary b</w:t>
              </w:r>
              <w:r w:rsidRPr="002923FD">
                <w:rPr>
                  <w:rFonts w:cstheme="minorHAnsi"/>
                  <w:color w:val="000000"/>
                </w:rPr>
                <w:t>utton</w:t>
              </w:r>
            </w:ins>
          </w:p>
        </w:tc>
        <w:tc>
          <w:tcPr>
            <w:tcW w:w="2147" w:type="dxa"/>
          </w:tcPr>
          <w:p w14:paraId="3C59E2B3" w14:textId="77777777" w:rsidR="00D53716" w:rsidRPr="00901608" w:rsidRDefault="00D53716" w:rsidP="00D53716">
            <w:pPr>
              <w:pStyle w:val="NoSpacing"/>
              <w:rPr>
                <w:ins w:id="1598" w:author="Eugene CHEONG from.TOPPAN (MAS)" w:date="2025-12-22T10:34:00Z" w16du:dateUtc="2025-12-22T02:34:00Z"/>
              </w:rPr>
            </w:pPr>
          </w:p>
        </w:tc>
        <w:tc>
          <w:tcPr>
            <w:tcW w:w="3685" w:type="dxa"/>
          </w:tcPr>
          <w:p w14:paraId="5F5ACD4F" w14:textId="5786A2A4" w:rsidR="00D53716" w:rsidRDefault="00D53716" w:rsidP="00D53716">
            <w:pPr>
              <w:pStyle w:val="NoSpacing"/>
              <w:rPr>
                <w:ins w:id="1599" w:author="Eugene CHEONG from.TOPPAN (MAS)" w:date="2025-12-22T10:34:00Z" w16du:dateUtc="2025-12-22T02:34:00Z"/>
                <w:rFonts w:cstheme="minorHAnsi"/>
                <w:color w:val="000000"/>
              </w:rPr>
            </w:pPr>
            <w:ins w:id="1600" w:author="Eugene CHEONG from.TOPPAN (MAS)" w:date="2025-12-22T10:34:00Z" w16du:dateUtc="2025-12-22T02:34:00Z">
              <w:r>
                <w:t>Closes the Confirmation Prompt.</w:t>
              </w:r>
            </w:ins>
          </w:p>
        </w:tc>
      </w:tr>
    </w:tbl>
    <w:p w14:paraId="3B79D8A2" w14:textId="0C8E5A30" w:rsidR="005616F1" w:rsidRDefault="00941F31" w:rsidP="00941F31">
      <w:pPr>
        <w:pStyle w:val="Caption"/>
      </w:pPr>
      <w:r>
        <w:t xml:space="preserve">Table </w:t>
      </w:r>
      <w:r>
        <w:fldChar w:fldCharType="begin"/>
      </w:r>
      <w:r>
        <w:instrText xml:space="preserve"> SEQ Table \* ARABIC </w:instrText>
      </w:r>
      <w:r>
        <w:fldChar w:fldCharType="separate"/>
      </w:r>
      <w:r w:rsidR="007F5F9A">
        <w:rPr>
          <w:noProof/>
        </w:rPr>
        <w:t>24</w:t>
      </w:r>
      <w:r>
        <w:fldChar w:fldCharType="end"/>
      </w:r>
      <w:r>
        <w:t>: Confirmation Prompt Screen Elements</w:t>
      </w:r>
    </w:p>
    <w:p w14:paraId="20C2504A" w14:textId="77777777" w:rsidR="00941F31" w:rsidRPr="00941F31" w:rsidRDefault="00941F31" w:rsidP="00941F31"/>
    <w:p w14:paraId="4C78A2E1" w14:textId="77777777" w:rsidR="005616F1" w:rsidRDefault="005616F1" w:rsidP="005616F1">
      <w:pPr>
        <w:pStyle w:val="Heading2"/>
      </w:pPr>
      <w:bookmarkStart w:id="1601" w:name="_Toc215504155"/>
      <w:bookmarkStart w:id="1602" w:name="_Ref215561837"/>
      <w:bookmarkStart w:id="1603" w:name="_Ref215561839"/>
      <w:bookmarkStart w:id="1604" w:name="_Toc217317880"/>
      <w:r>
        <w:t>Delete Draft</w:t>
      </w:r>
      <w:bookmarkEnd w:id="1601"/>
      <w:r>
        <w:t xml:space="preserve"> Issuance Calendar</w:t>
      </w:r>
      <w:bookmarkEnd w:id="1602"/>
      <w:bookmarkEnd w:id="1603"/>
      <w:bookmarkEnd w:id="1604"/>
    </w:p>
    <w:p w14:paraId="4B0D7E62" w14:textId="77777777" w:rsidR="005616F1" w:rsidRPr="00D50758" w:rsidRDefault="005616F1" w:rsidP="005616F1">
      <w:pPr>
        <w:pStyle w:val="Heading3"/>
      </w:pPr>
      <w:bookmarkStart w:id="1605" w:name="_Toc215504156"/>
      <w:bookmarkStart w:id="1606" w:name="_Toc217317881"/>
      <w:r>
        <w:t>Description</w:t>
      </w:r>
      <w:bookmarkEnd w:id="1605"/>
      <w:bookmarkEnd w:id="1606"/>
    </w:p>
    <w:p w14:paraId="5FB65DFA" w14:textId="0919FB01" w:rsidR="005616F1" w:rsidRPr="005F251E" w:rsidRDefault="005616F1" w:rsidP="003F1708">
      <w:r w:rsidRPr="00EF21BE">
        <w:t>This use case enables Makers to delete</w:t>
      </w:r>
      <w:r w:rsidR="0043027C">
        <w:t xml:space="preserve"> draft</w:t>
      </w:r>
      <w:r w:rsidRPr="00EF21BE">
        <w:t xml:space="preserve"> issuance calendar. </w:t>
      </w:r>
    </w:p>
    <w:p w14:paraId="72401AA1" w14:textId="77777777" w:rsidR="005616F1" w:rsidRDefault="005616F1" w:rsidP="005616F1">
      <w:pPr>
        <w:pStyle w:val="Heading3"/>
      </w:pPr>
      <w:bookmarkStart w:id="1607" w:name="_Toc215504157"/>
      <w:bookmarkStart w:id="1608" w:name="_Toc217317882"/>
      <w:r>
        <w:t>Preconditions</w:t>
      </w:r>
      <w:bookmarkEnd w:id="1607"/>
      <w:bookmarkEnd w:id="1608"/>
    </w:p>
    <w:p w14:paraId="204A9863" w14:textId="77777777" w:rsidR="005616F1" w:rsidRDefault="005616F1" w:rsidP="005616F1">
      <w:pPr>
        <w:pStyle w:val="ListParagraph"/>
      </w:pPr>
      <w:r>
        <w:t>User logs in to the Intranet Portal.</w:t>
      </w:r>
    </w:p>
    <w:p w14:paraId="68C4D837" w14:textId="77777777" w:rsidR="005616F1" w:rsidRDefault="005616F1" w:rsidP="005616F1">
      <w:pPr>
        <w:pStyle w:val="ListParagraph"/>
      </w:pPr>
      <w:r>
        <w:t>User accesses the Issuance Calendar Listing Page.</w:t>
      </w:r>
    </w:p>
    <w:p w14:paraId="62A7B668" w14:textId="44BEFD14" w:rsidR="005616F1" w:rsidRDefault="005616F1" w:rsidP="005616F1">
      <w:pPr>
        <w:pStyle w:val="ListParagraph"/>
      </w:pPr>
      <w:r>
        <w:t xml:space="preserve">An issuance calendar for the particular Security type, Year, and Period </w:t>
      </w:r>
      <w:r w:rsidR="00E93748">
        <w:t xml:space="preserve">has been </w:t>
      </w:r>
      <w:r>
        <w:t>created.</w:t>
      </w:r>
    </w:p>
    <w:p w14:paraId="570D9A5B" w14:textId="6DFFB475" w:rsidR="005616F1" w:rsidRDefault="005616F1" w:rsidP="005616F1">
      <w:pPr>
        <w:pStyle w:val="ListParagraph"/>
      </w:pPr>
      <w:r>
        <w:t xml:space="preserve">The </w:t>
      </w:r>
      <w:r w:rsidR="00E93748">
        <w:t>status of the</w:t>
      </w:r>
      <w:r>
        <w:t xml:space="preserve"> issuance calendar is “Draft”.</w:t>
      </w:r>
    </w:p>
    <w:p w14:paraId="3FE78873" w14:textId="77777777" w:rsidR="005616F1" w:rsidRDefault="005616F1" w:rsidP="005616F1">
      <w:pPr>
        <w:pStyle w:val="Heading3"/>
      </w:pPr>
      <w:bookmarkStart w:id="1609" w:name="_Toc215504158"/>
      <w:bookmarkStart w:id="1610" w:name="_Toc217317883"/>
      <w:r>
        <w:lastRenderedPageBreak/>
        <w:t>Business Requirements</w:t>
      </w:r>
      <w:bookmarkEnd w:id="1609"/>
      <w:bookmarkEnd w:id="1610"/>
    </w:p>
    <w:p w14:paraId="306A7321" w14:textId="77777777" w:rsidR="005616F1" w:rsidRPr="0068320A" w:rsidRDefault="005616F1" w:rsidP="005616F1">
      <w:pPr>
        <w:pStyle w:val="ListParagraph"/>
        <w:rPr>
          <w:b/>
          <w:bCs/>
        </w:rPr>
      </w:pPr>
      <w:r w:rsidRPr="0068320A">
        <w:rPr>
          <w:b/>
          <w:bCs/>
        </w:rPr>
        <w:t xml:space="preserve">Role-based Access Control: </w:t>
      </w:r>
    </w:p>
    <w:p w14:paraId="7ECF7A2C" w14:textId="77777777" w:rsidR="005616F1" w:rsidRDefault="005616F1" w:rsidP="005616F1">
      <w:pPr>
        <w:pStyle w:val="ListParagraph"/>
        <w:numPr>
          <w:ilvl w:val="1"/>
          <w:numId w:val="27"/>
        </w:numPr>
        <w:ind w:left="1276" w:hanging="425"/>
      </w:pPr>
      <w:r>
        <w:t>Issuance Calendar Maker</w:t>
      </w:r>
    </w:p>
    <w:p w14:paraId="788EEB3C" w14:textId="05BAD302" w:rsidR="005616F1" w:rsidRDefault="005616F1" w:rsidP="005616F1">
      <w:pPr>
        <w:pStyle w:val="ListParagraph"/>
      </w:pPr>
      <w:r>
        <w:t xml:space="preserve">Issuance calendars </w:t>
      </w:r>
      <w:r w:rsidR="00E93748">
        <w:t xml:space="preserve">whose drafts </w:t>
      </w:r>
      <w:r>
        <w:t>are deleted can be subsequently re-created even if it shares the same Security type, Year, and Period.</w:t>
      </w:r>
    </w:p>
    <w:p w14:paraId="1DE34360" w14:textId="77777777" w:rsidR="005616F1" w:rsidRDefault="005616F1" w:rsidP="005616F1">
      <w:pPr>
        <w:pStyle w:val="Heading3"/>
      </w:pPr>
      <w:bookmarkStart w:id="1611" w:name="_Toc215504159"/>
      <w:bookmarkStart w:id="1612" w:name="_Ref215578402"/>
      <w:bookmarkStart w:id="1613" w:name="_Ref215578406"/>
      <w:bookmarkStart w:id="1614" w:name="_Toc217317884"/>
      <w:r>
        <w:t>Post Conditions</w:t>
      </w:r>
      <w:bookmarkEnd w:id="1611"/>
      <w:bookmarkEnd w:id="1612"/>
      <w:bookmarkEnd w:id="1613"/>
      <w:bookmarkEnd w:id="1614"/>
    </w:p>
    <w:p w14:paraId="329C86FA" w14:textId="77777777" w:rsidR="005616F1" w:rsidRDefault="005616F1" w:rsidP="005616F1">
      <w:pPr>
        <w:pStyle w:val="ListParagraph"/>
      </w:pPr>
      <w:r>
        <w:t>The event is added to the audit log and submission history.</w:t>
      </w:r>
    </w:p>
    <w:p w14:paraId="39F2FB23" w14:textId="77777777" w:rsidR="005616F1" w:rsidRDefault="005616F1" w:rsidP="005616F1">
      <w:pPr>
        <w:pStyle w:val="ListParagraph"/>
      </w:pPr>
      <w:r>
        <w:t>User is redirected back to the Issuance Calendar Listing page.</w:t>
      </w:r>
    </w:p>
    <w:p w14:paraId="10724A1C" w14:textId="20EEBE35" w:rsidR="00BD1038" w:rsidRDefault="00BD1038" w:rsidP="005616F1">
      <w:pPr>
        <w:pStyle w:val="ListParagraph"/>
      </w:pPr>
      <w:r>
        <w:t>User views a temporary toast notification informing that the deletion of the draft was successful.</w:t>
      </w:r>
    </w:p>
    <w:p w14:paraId="39995125" w14:textId="77777777" w:rsidR="005616F1" w:rsidRDefault="005616F1" w:rsidP="005616F1">
      <w:pPr>
        <w:pStyle w:val="ListParagraph"/>
      </w:pPr>
      <w:commentRangeStart w:id="1615"/>
      <w:r>
        <w:t>The deleted draft cannot be seen in the Issuance Calendar listing page.</w:t>
      </w:r>
      <w:commentRangeEnd w:id="1615"/>
      <w:r w:rsidR="00B92278">
        <w:rPr>
          <w:rStyle w:val="CommentReference"/>
        </w:rPr>
        <w:commentReference w:id="1615"/>
      </w:r>
    </w:p>
    <w:p w14:paraId="49CAD3B4" w14:textId="77777777" w:rsidR="005616F1" w:rsidRPr="0068320A" w:rsidRDefault="005616F1" w:rsidP="005616F1">
      <w:pPr>
        <w:pStyle w:val="Heading3"/>
      </w:pPr>
      <w:bookmarkStart w:id="1616" w:name="_Toc215504160"/>
      <w:bookmarkStart w:id="1617" w:name="_Toc217317885"/>
      <w:r>
        <w:t>Issuance Calendar Details page</w:t>
      </w:r>
      <w:bookmarkEnd w:id="1616"/>
      <w:bookmarkEnd w:id="1617"/>
    </w:p>
    <w:p w14:paraId="05288360" w14:textId="7D75D7D3" w:rsidR="005616F1" w:rsidRPr="00F70B95" w:rsidRDefault="00D90FC0" w:rsidP="003F1708">
      <w:r>
        <w:t xml:space="preserve">Refer to </w:t>
      </w:r>
      <w:r w:rsidR="001362D4">
        <w:fldChar w:fldCharType="begin"/>
      </w:r>
      <w:r w:rsidR="001362D4">
        <w:instrText xml:space="preserve"> REF _Ref216345030 \r \h </w:instrText>
      </w:r>
      <w:r w:rsidR="001362D4">
        <w:fldChar w:fldCharType="separate"/>
      </w:r>
      <w:r w:rsidR="007F5F9A">
        <w:t>2.7.6</w:t>
      </w:r>
      <w:r w:rsidR="001362D4">
        <w:fldChar w:fldCharType="end"/>
      </w:r>
      <w:r w:rsidR="001362D4">
        <w:t xml:space="preserve"> </w:t>
      </w:r>
      <w:r>
        <w:t>for the screen elements in the Issuance Calendar Details page. For 2.12 Delete Draft Issuance Calendar, t</w:t>
      </w:r>
      <w:r w:rsidR="005616F1">
        <w:t>he page contains additional elements in the Action Button Row.</w:t>
      </w:r>
    </w:p>
    <w:p w14:paraId="7E44AB53" w14:textId="77777777" w:rsidR="005616F1" w:rsidRDefault="005616F1" w:rsidP="005616F1">
      <w:pPr>
        <w:pStyle w:val="Heading4"/>
      </w:pPr>
      <w:r>
        <w:t>Wireframe</w:t>
      </w:r>
    </w:p>
    <w:p w14:paraId="2B6D8ADC" w14:textId="639CEF2D" w:rsidR="005616F1" w:rsidRDefault="00F45FEC" w:rsidP="003F1708">
      <w:r>
        <w:t xml:space="preserve">Refer to </w:t>
      </w:r>
      <w:r>
        <w:fldChar w:fldCharType="begin"/>
      </w:r>
      <w:r>
        <w:instrText xml:space="preserve"> REF _Ref215243926 \r \h </w:instrText>
      </w:r>
      <w:r>
        <w:fldChar w:fldCharType="separate"/>
      </w:r>
      <w:r w:rsidR="007F5F9A">
        <w:t>2.7.6.1</w:t>
      </w:r>
      <w:r>
        <w:fldChar w:fldCharType="end"/>
      </w:r>
      <w:r>
        <w:t xml:space="preserve"> </w:t>
      </w:r>
      <w:r>
        <w:fldChar w:fldCharType="begin"/>
      </w:r>
      <w:r>
        <w:instrText xml:space="preserve"> REF _Ref215243926 \h </w:instrText>
      </w:r>
      <w:r>
        <w:fldChar w:fldCharType="separate"/>
      </w:r>
      <w:r w:rsidR="007F5F9A">
        <w:t>Wireframe</w:t>
      </w:r>
      <w:r>
        <w:fldChar w:fldCharType="end"/>
      </w:r>
      <w:r w:rsidR="005616F1">
        <w:t>.</w:t>
      </w:r>
    </w:p>
    <w:p w14:paraId="2474EF91" w14:textId="6F3B6158" w:rsidR="005616F1" w:rsidRDefault="009674A9" w:rsidP="005616F1">
      <w:pPr>
        <w:pStyle w:val="Heading4"/>
      </w:pPr>
      <w:r>
        <w:t>Action Button Row</w:t>
      </w:r>
    </w:p>
    <w:tbl>
      <w:tblPr>
        <w:tblStyle w:val="TableGrid"/>
        <w:tblW w:w="0" w:type="auto"/>
        <w:tblLook w:val="04A0" w:firstRow="1" w:lastRow="0" w:firstColumn="1" w:lastColumn="0" w:noHBand="0" w:noVBand="1"/>
      </w:tblPr>
      <w:tblGrid>
        <w:gridCol w:w="562"/>
        <w:gridCol w:w="2248"/>
        <w:gridCol w:w="1701"/>
        <w:gridCol w:w="2147"/>
        <w:gridCol w:w="3685"/>
      </w:tblGrid>
      <w:tr w:rsidR="005616F1" w:rsidRPr="007D7B67" w14:paraId="1FD385B6" w14:textId="77777777" w:rsidTr="006B1D9B">
        <w:tc>
          <w:tcPr>
            <w:tcW w:w="562" w:type="dxa"/>
            <w:shd w:val="clear" w:color="auto" w:fill="E7E6E6" w:themeFill="background2"/>
          </w:tcPr>
          <w:p w14:paraId="351758C1" w14:textId="77777777" w:rsidR="005616F1" w:rsidRPr="007D7B67" w:rsidRDefault="005616F1" w:rsidP="006B1D9B">
            <w:pPr>
              <w:pStyle w:val="NoSpacing"/>
              <w:jc w:val="center"/>
              <w:rPr>
                <w:b/>
                <w:bCs/>
              </w:rPr>
            </w:pPr>
            <w:r w:rsidRPr="007D7B67">
              <w:rPr>
                <w:rFonts w:cstheme="minorHAnsi"/>
                <w:b/>
                <w:bCs/>
              </w:rPr>
              <w:t>S/N</w:t>
            </w:r>
          </w:p>
        </w:tc>
        <w:tc>
          <w:tcPr>
            <w:tcW w:w="2248" w:type="dxa"/>
            <w:shd w:val="clear" w:color="auto" w:fill="E7E6E6" w:themeFill="background2"/>
          </w:tcPr>
          <w:p w14:paraId="5BB4BE1A" w14:textId="77777777" w:rsidR="005616F1" w:rsidRPr="007D7B67" w:rsidRDefault="005616F1" w:rsidP="006B1D9B">
            <w:pPr>
              <w:pStyle w:val="NoSpacing"/>
              <w:jc w:val="center"/>
              <w:rPr>
                <w:b/>
                <w:bCs/>
              </w:rPr>
            </w:pPr>
            <w:r w:rsidRPr="007D7B67">
              <w:rPr>
                <w:rFonts w:cstheme="minorHAnsi"/>
                <w:b/>
                <w:bCs/>
              </w:rPr>
              <w:t>Name</w:t>
            </w:r>
          </w:p>
        </w:tc>
        <w:tc>
          <w:tcPr>
            <w:tcW w:w="1701" w:type="dxa"/>
            <w:shd w:val="clear" w:color="auto" w:fill="E7E6E6" w:themeFill="background2"/>
          </w:tcPr>
          <w:p w14:paraId="3FEDCB0E" w14:textId="77777777" w:rsidR="005616F1" w:rsidRPr="007D7B67" w:rsidRDefault="005616F1" w:rsidP="006B1D9B">
            <w:pPr>
              <w:pStyle w:val="TableHeading"/>
              <w:jc w:val="center"/>
              <w:rPr>
                <w:rFonts w:asciiTheme="minorHAnsi" w:hAnsiTheme="minorHAnsi" w:cstheme="minorHAnsi"/>
                <w:bCs/>
              </w:rPr>
            </w:pPr>
            <w:r w:rsidRPr="007D7B67">
              <w:rPr>
                <w:rFonts w:asciiTheme="minorHAnsi" w:hAnsiTheme="minorHAnsi" w:cstheme="minorHAnsi"/>
                <w:bCs/>
              </w:rPr>
              <w:t>Type</w:t>
            </w:r>
          </w:p>
          <w:p w14:paraId="2093A93C" w14:textId="77777777" w:rsidR="005616F1" w:rsidRPr="007D7B67" w:rsidRDefault="005616F1" w:rsidP="006B1D9B">
            <w:pPr>
              <w:pStyle w:val="NoSpacing"/>
              <w:jc w:val="center"/>
              <w:rPr>
                <w:b/>
                <w:bCs/>
              </w:rPr>
            </w:pPr>
            <w:r w:rsidRPr="007D7B67">
              <w:rPr>
                <w:rFonts w:cstheme="minorHAnsi"/>
                <w:b/>
                <w:bCs/>
              </w:rPr>
              <w:t>(Max Length)</w:t>
            </w:r>
          </w:p>
        </w:tc>
        <w:tc>
          <w:tcPr>
            <w:tcW w:w="2147" w:type="dxa"/>
            <w:shd w:val="clear" w:color="auto" w:fill="E7E6E6" w:themeFill="background2"/>
          </w:tcPr>
          <w:p w14:paraId="5BD031C5" w14:textId="77777777" w:rsidR="005616F1" w:rsidRPr="007D7B67" w:rsidRDefault="005616F1" w:rsidP="006B1D9B">
            <w:pPr>
              <w:pStyle w:val="NoSpacing"/>
              <w:jc w:val="center"/>
              <w:rPr>
                <w:b/>
                <w:bCs/>
              </w:rPr>
            </w:pPr>
            <w:r w:rsidRPr="007D7B67">
              <w:rPr>
                <w:rFonts w:cstheme="minorHAnsi"/>
                <w:b/>
                <w:bCs/>
              </w:rPr>
              <w:t>Validation Rules</w:t>
            </w:r>
          </w:p>
        </w:tc>
        <w:tc>
          <w:tcPr>
            <w:tcW w:w="3685" w:type="dxa"/>
            <w:shd w:val="clear" w:color="auto" w:fill="E7E6E6" w:themeFill="background2"/>
          </w:tcPr>
          <w:p w14:paraId="5D123DA3" w14:textId="77777777" w:rsidR="005616F1" w:rsidRPr="007D7B67" w:rsidRDefault="005616F1" w:rsidP="006B1D9B">
            <w:pPr>
              <w:pStyle w:val="NoSpacing"/>
              <w:jc w:val="center"/>
              <w:rPr>
                <w:rFonts w:cstheme="minorHAnsi"/>
                <w:b/>
                <w:bCs/>
              </w:rPr>
            </w:pPr>
            <w:r>
              <w:rPr>
                <w:rFonts w:cstheme="minorHAnsi"/>
                <w:b/>
                <w:bCs/>
              </w:rPr>
              <w:t>Remarks</w:t>
            </w:r>
          </w:p>
        </w:tc>
      </w:tr>
      <w:tr w:rsidR="005616F1" w:rsidRPr="00901608" w14:paraId="64374640" w14:textId="77777777" w:rsidTr="006B1D9B">
        <w:tc>
          <w:tcPr>
            <w:tcW w:w="562" w:type="dxa"/>
          </w:tcPr>
          <w:p w14:paraId="10BD5563" w14:textId="77777777" w:rsidR="005616F1" w:rsidRDefault="005616F1" w:rsidP="006B1D9B">
            <w:pPr>
              <w:pStyle w:val="NoSpacing"/>
              <w:rPr>
                <w:rFonts w:cstheme="minorHAnsi"/>
              </w:rPr>
            </w:pPr>
            <w:r>
              <w:rPr>
                <w:rFonts w:cstheme="minorHAnsi"/>
              </w:rPr>
              <w:t>1</w:t>
            </w:r>
          </w:p>
        </w:tc>
        <w:tc>
          <w:tcPr>
            <w:tcW w:w="2248" w:type="dxa"/>
          </w:tcPr>
          <w:p w14:paraId="4A816844" w14:textId="77777777" w:rsidR="005616F1" w:rsidRDefault="005616F1" w:rsidP="006B1D9B">
            <w:pPr>
              <w:pStyle w:val="NoSpacing"/>
            </w:pPr>
            <w:r>
              <w:t>Delete draft</w:t>
            </w:r>
          </w:p>
        </w:tc>
        <w:tc>
          <w:tcPr>
            <w:tcW w:w="1701" w:type="dxa"/>
          </w:tcPr>
          <w:p w14:paraId="6189E679" w14:textId="77777777" w:rsidR="005616F1" w:rsidRDefault="005616F1" w:rsidP="006B1D9B">
            <w:pPr>
              <w:pStyle w:val="NoSpacing"/>
              <w:rPr>
                <w:rFonts w:cstheme="minorHAnsi"/>
                <w:color w:val="000000"/>
              </w:rPr>
            </w:pPr>
            <w:r w:rsidRPr="00F80A81">
              <w:t>Tertiary button</w:t>
            </w:r>
          </w:p>
        </w:tc>
        <w:tc>
          <w:tcPr>
            <w:tcW w:w="2147" w:type="dxa"/>
          </w:tcPr>
          <w:p w14:paraId="025B8DC5" w14:textId="77777777" w:rsidR="005616F1" w:rsidRPr="00901608" w:rsidRDefault="005616F1" w:rsidP="006B1D9B">
            <w:pPr>
              <w:pStyle w:val="NoSpacing"/>
            </w:pPr>
          </w:p>
        </w:tc>
        <w:tc>
          <w:tcPr>
            <w:tcW w:w="3685" w:type="dxa"/>
          </w:tcPr>
          <w:p w14:paraId="0D5A81EE" w14:textId="77777777" w:rsidR="005616F1" w:rsidRDefault="005616F1" w:rsidP="006B1D9B">
            <w:pPr>
              <w:pStyle w:val="NoSpacing"/>
              <w:rPr>
                <w:rFonts w:cstheme="minorHAnsi"/>
                <w:color w:val="000000"/>
              </w:rPr>
            </w:pPr>
            <w:r>
              <w:rPr>
                <w:rFonts w:cstheme="minorHAnsi"/>
                <w:color w:val="000000"/>
              </w:rPr>
              <w:t>Opens the confirmation prompt.</w:t>
            </w:r>
          </w:p>
        </w:tc>
      </w:tr>
    </w:tbl>
    <w:p w14:paraId="378EFE56" w14:textId="1F82F253" w:rsidR="005616F1" w:rsidRPr="00AC0954" w:rsidRDefault="005616F1" w:rsidP="005616F1">
      <w:pPr>
        <w:pStyle w:val="Caption"/>
      </w:pPr>
      <w:r>
        <w:t xml:space="preserve">Table </w:t>
      </w:r>
      <w:r>
        <w:fldChar w:fldCharType="begin"/>
      </w:r>
      <w:r>
        <w:instrText xml:space="preserve"> SEQ Table \* ARABIC </w:instrText>
      </w:r>
      <w:r>
        <w:fldChar w:fldCharType="separate"/>
      </w:r>
      <w:r w:rsidR="007F5F9A">
        <w:rPr>
          <w:noProof/>
        </w:rPr>
        <w:t>25</w:t>
      </w:r>
      <w:r>
        <w:fldChar w:fldCharType="end"/>
      </w:r>
      <w:r>
        <w:t>: Action Button Row Screen Elements</w:t>
      </w:r>
    </w:p>
    <w:p w14:paraId="03BFF11A" w14:textId="77777777" w:rsidR="005616F1" w:rsidRDefault="005616F1" w:rsidP="005616F1">
      <w:pPr>
        <w:pStyle w:val="Heading3"/>
      </w:pPr>
      <w:bookmarkStart w:id="1618" w:name="_Toc215504161"/>
      <w:bookmarkStart w:id="1619" w:name="_Toc217317886"/>
      <w:r>
        <w:t>Confirmation Prompt</w:t>
      </w:r>
      <w:bookmarkEnd w:id="1618"/>
      <w:bookmarkEnd w:id="1619"/>
    </w:p>
    <w:p w14:paraId="797FC787" w14:textId="77777777" w:rsidR="0006229B" w:rsidRPr="008855DF" w:rsidRDefault="0006229B" w:rsidP="0006229B">
      <w:r>
        <w:t>All fields in this modal are non-editable.</w:t>
      </w:r>
    </w:p>
    <w:p w14:paraId="75912D56" w14:textId="3FA438FA" w:rsidR="005616F1" w:rsidRDefault="005616F1" w:rsidP="005616F1">
      <w:pPr>
        <w:pStyle w:val="Heading4"/>
      </w:pPr>
      <w:r>
        <w:t>Wireframe</w:t>
      </w:r>
    </w:p>
    <w:p w14:paraId="5D85339A" w14:textId="37EF9192" w:rsidR="005616F1" w:rsidRDefault="005616F1" w:rsidP="008855DF">
      <w:pPr>
        <w:spacing w:before="0" w:after="0" w:line="240" w:lineRule="auto"/>
        <w:jc w:val="center"/>
      </w:pPr>
      <w:del w:id="1620" w:author="Eugene CHEONG from.TOPPAN (MAS)" w:date="2025-12-19T16:57:00Z" w16du:dateUtc="2025-12-19T08:57:00Z">
        <w:r w:rsidRPr="00686C7D" w:rsidDel="007074C7">
          <w:rPr>
            <w:iCs/>
            <w:noProof/>
          </w:rPr>
          <w:drawing>
            <wp:inline distT="0" distB="0" distL="0" distR="0" wp14:anchorId="0FD8519F" wp14:editId="2154219F">
              <wp:extent cx="3238666" cy="1346269"/>
              <wp:effectExtent l="0" t="0" r="0" b="6350"/>
              <wp:docPr id="1716465088" name="Picture 171646508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465088" name="Picture 1" descr="A screenshot of a computer screen&#10;&#10;AI-generated content may be incorrect."/>
                      <pic:cNvPicPr/>
                    </pic:nvPicPr>
                    <pic:blipFill>
                      <a:blip r:embed="rId42"/>
                      <a:stretch>
                        <a:fillRect/>
                      </a:stretch>
                    </pic:blipFill>
                    <pic:spPr>
                      <a:xfrm>
                        <a:off x="0" y="0"/>
                        <a:ext cx="3238666" cy="1346269"/>
                      </a:xfrm>
                      <a:prstGeom prst="rect">
                        <a:avLst/>
                      </a:prstGeom>
                    </pic:spPr>
                  </pic:pic>
                </a:graphicData>
              </a:graphic>
            </wp:inline>
          </w:drawing>
        </w:r>
      </w:del>
      <w:ins w:id="1621" w:author="Eugene CHEONG from.TOPPAN (MAS)" w:date="2025-12-19T16:57:00Z" w16du:dateUtc="2025-12-19T08:57:00Z">
        <w:r w:rsidR="007074C7" w:rsidRPr="007074C7">
          <w:rPr>
            <w:noProof/>
          </w:rPr>
          <w:t xml:space="preserve"> </w:t>
        </w:r>
        <w:r w:rsidR="007074C7" w:rsidRPr="007074C7">
          <w:rPr>
            <w:noProof/>
          </w:rPr>
          <w:drawing>
            <wp:inline distT="0" distB="0" distL="0" distR="0" wp14:anchorId="501F05C1" wp14:editId="63179DDA">
              <wp:extent cx="3387256" cy="831772"/>
              <wp:effectExtent l="0" t="0" r="3810" b="6985"/>
              <wp:docPr id="64457661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76616" name="Picture 1" descr="A screenshot of a computer screen&#10;&#10;AI-generated content may be incorrect."/>
                      <pic:cNvPicPr/>
                    </pic:nvPicPr>
                    <pic:blipFill>
                      <a:blip r:embed="rId43"/>
                      <a:stretch>
                        <a:fillRect/>
                      </a:stretch>
                    </pic:blipFill>
                    <pic:spPr>
                      <a:xfrm>
                        <a:off x="0" y="0"/>
                        <a:ext cx="3409738" cy="837293"/>
                      </a:xfrm>
                      <a:prstGeom prst="rect">
                        <a:avLst/>
                      </a:prstGeom>
                    </pic:spPr>
                  </pic:pic>
                </a:graphicData>
              </a:graphic>
            </wp:inline>
          </w:drawing>
        </w:r>
      </w:ins>
    </w:p>
    <w:p w14:paraId="5A19826C" w14:textId="511D1AF3" w:rsidR="005616F1" w:rsidRDefault="005616F1" w:rsidP="005616F1">
      <w:pPr>
        <w:pStyle w:val="Caption"/>
      </w:pPr>
      <w:r w:rsidRPr="00411560">
        <w:t xml:space="preserve">Figure </w:t>
      </w:r>
      <w:r w:rsidRPr="00411560">
        <w:fldChar w:fldCharType="begin"/>
      </w:r>
      <w:r w:rsidRPr="00411560">
        <w:instrText xml:space="preserve"> SEQ Figure \* ARABIC </w:instrText>
      </w:r>
      <w:r w:rsidRPr="00411560">
        <w:fldChar w:fldCharType="separate"/>
      </w:r>
      <w:r w:rsidR="007F5F9A">
        <w:rPr>
          <w:noProof/>
        </w:rPr>
        <w:t>15</w:t>
      </w:r>
      <w:r w:rsidRPr="00411560">
        <w:fldChar w:fldCharType="end"/>
      </w:r>
      <w:r>
        <w:t>:</w:t>
      </w:r>
      <w:r w:rsidRPr="00411560">
        <w:t xml:space="preserve"> </w:t>
      </w:r>
      <w:r>
        <w:t>Confirmation Prompt</w:t>
      </w:r>
    </w:p>
    <w:p w14:paraId="1FAD3D28" w14:textId="77777777" w:rsidR="005616F1" w:rsidRDefault="005616F1" w:rsidP="005616F1">
      <w:pPr>
        <w:pStyle w:val="Heading4"/>
      </w:pPr>
      <w:r>
        <w:t>Confirmation Prompt</w:t>
      </w:r>
    </w:p>
    <w:tbl>
      <w:tblPr>
        <w:tblStyle w:val="TableGrid"/>
        <w:tblW w:w="0" w:type="auto"/>
        <w:tblLook w:val="04A0" w:firstRow="1" w:lastRow="0" w:firstColumn="1" w:lastColumn="0" w:noHBand="0" w:noVBand="1"/>
      </w:tblPr>
      <w:tblGrid>
        <w:gridCol w:w="562"/>
        <w:gridCol w:w="2248"/>
        <w:gridCol w:w="1701"/>
        <w:gridCol w:w="2147"/>
        <w:gridCol w:w="3685"/>
      </w:tblGrid>
      <w:tr w:rsidR="005616F1" w:rsidRPr="007D7B67" w14:paraId="023A945E" w14:textId="77777777" w:rsidTr="006B1D9B">
        <w:tc>
          <w:tcPr>
            <w:tcW w:w="562" w:type="dxa"/>
            <w:shd w:val="clear" w:color="auto" w:fill="E7E6E6" w:themeFill="background2"/>
          </w:tcPr>
          <w:p w14:paraId="540FEBCA" w14:textId="77777777" w:rsidR="005616F1" w:rsidRPr="007D7B67" w:rsidRDefault="005616F1" w:rsidP="006B1D9B">
            <w:pPr>
              <w:pStyle w:val="NoSpacing"/>
              <w:jc w:val="center"/>
              <w:rPr>
                <w:b/>
                <w:bCs/>
              </w:rPr>
            </w:pPr>
            <w:r w:rsidRPr="007D7B67">
              <w:rPr>
                <w:rFonts w:cstheme="minorHAnsi"/>
                <w:b/>
                <w:bCs/>
              </w:rPr>
              <w:t>S/N</w:t>
            </w:r>
          </w:p>
        </w:tc>
        <w:tc>
          <w:tcPr>
            <w:tcW w:w="2248" w:type="dxa"/>
            <w:shd w:val="clear" w:color="auto" w:fill="E7E6E6" w:themeFill="background2"/>
          </w:tcPr>
          <w:p w14:paraId="01D5906F" w14:textId="77777777" w:rsidR="005616F1" w:rsidRPr="007D7B67" w:rsidRDefault="005616F1" w:rsidP="006B1D9B">
            <w:pPr>
              <w:pStyle w:val="NoSpacing"/>
              <w:jc w:val="center"/>
              <w:rPr>
                <w:b/>
                <w:bCs/>
              </w:rPr>
            </w:pPr>
            <w:r w:rsidRPr="007D7B67">
              <w:rPr>
                <w:rFonts w:cstheme="minorHAnsi"/>
                <w:b/>
                <w:bCs/>
              </w:rPr>
              <w:t>Name</w:t>
            </w:r>
          </w:p>
        </w:tc>
        <w:tc>
          <w:tcPr>
            <w:tcW w:w="1701" w:type="dxa"/>
            <w:shd w:val="clear" w:color="auto" w:fill="E7E6E6" w:themeFill="background2"/>
          </w:tcPr>
          <w:p w14:paraId="7912A2F3" w14:textId="77777777" w:rsidR="005616F1" w:rsidRPr="007D7B67" w:rsidRDefault="005616F1" w:rsidP="006B1D9B">
            <w:pPr>
              <w:pStyle w:val="TableHeading"/>
              <w:jc w:val="center"/>
              <w:rPr>
                <w:rFonts w:asciiTheme="minorHAnsi" w:hAnsiTheme="minorHAnsi" w:cstheme="minorHAnsi"/>
                <w:bCs/>
              </w:rPr>
            </w:pPr>
            <w:r w:rsidRPr="007D7B67">
              <w:rPr>
                <w:rFonts w:asciiTheme="minorHAnsi" w:hAnsiTheme="minorHAnsi" w:cstheme="minorHAnsi"/>
                <w:bCs/>
              </w:rPr>
              <w:t>Type</w:t>
            </w:r>
          </w:p>
          <w:p w14:paraId="5B02400F" w14:textId="77777777" w:rsidR="005616F1" w:rsidRPr="007D7B67" w:rsidRDefault="005616F1" w:rsidP="006B1D9B">
            <w:pPr>
              <w:pStyle w:val="NoSpacing"/>
              <w:jc w:val="center"/>
              <w:rPr>
                <w:b/>
                <w:bCs/>
              </w:rPr>
            </w:pPr>
            <w:r w:rsidRPr="007D7B67">
              <w:rPr>
                <w:rFonts w:cstheme="minorHAnsi"/>
                <w:b/>
                <w:bCs/>
              </w:rPr>
              <w:t>(Max Length)</w:t>
            </w:r>
          </w:p>
        </w:tc>
        <w:tc>
          <w:tcPr>
            <w:tcW w:w="2147" w:type="dxa"/>
            <w:shd w:val="clear" w:color="auto" w:fill="E7E6E6" w:themeFill="background2"/>
          </w:tcPr>
          <w:p w14:paraId="00607311" w14:textId="77777777" w:rsidR="005616F1" w:rsidRPr="007D7B67" w:rsidRDefault="005616F1" w:rsidP="006B1D9B">
            <w:pPr>
              <w:pStyle w:val="NoSpacing"/>
              <w:jc w:val="center"/>
              <w:rPr>
                <w:b/>
                <w:bCs/>
              </w:rPr>
            </w:pPr>
            <w:r w:rsidRPr="007D7B67">
              <w:rPr>
                <w:rFonts w:cstheme="minorHAnsi"/>
                <w:b/>
                <w:bCs/>
              </w:rPr>
              <w:t>Validation Rules</w:t>
            </w:r>
          </w:p>
        </w:tc>
        <w:tc>
          <w:tcPr>
            <w:tcW w:w="3685" w:type="dxa"/>
            <w:shd w:val="clear" w:color="auto" w:fill="E7E6E6" w:themeFill="background2"/>
          </w:tcPr>
          <w:p w14:paraId="0F2B1112" w14:textId="77777777" w:rsidR="005616F1" w:rsidRPr="007D7B67" w:rsidRDefault="005616F1" w:rsidP="006B1D9B">
            <w:pPr>
              <w:pStyle w:val="NoSpacing"/>
              <w:jc w:val="center"/>
              <w:rPr>
                <w:rFonts w:cstheme="minorHAnsi"/>
                <w:b/>
                <w:bCs/>
              </w:rPr>
            </w:pPr>
            <w:r>
              <w:rPr>
                <w:rFonts w:cstheme="minorHAnsi"/>
                <w:b/>
                <w:bCs/>
              </w:rPr>
              <w:t>Remarks</w:t>
            </w:r>
          </w:p>
        </w:tc>
      </w:tr>
      <w:tr w:rsidR="005616F1" w:rsidRPr="00901608" w14:paraId="38F512DF" w14:textId="77777777" w:rsidTr="006B1D9B">
        <w:tc>
          <w:tcPr>
            <w:tcW w:w="562" w:type="dxa"/>
          </w:tcPr>
          <w:p w14:paraId="1C5A9E2B" w14:textId="77777777" w:rsidR="005616F1" w:rsidRDefault="005616F1" w:rsidP="006B1D9B">
            <w:pPr>
              <w:pStyle w:val="NoSpacing"/>
              <w:rPr>
                <w:rFonts w:cstheme="minorHAnsi"/>
              </w:rPr>
            </w:pPr>
            <w:r>
              <w:rPr>
                <w:rFonts w:cstheme="minorHAnsi"/>
              </w:rPr>
              <w:lastRenderedPageBreak/>
              <w:t>1</w:t>
            </w:r>
          </w:p>
        </w:tc>
        <w:tc>
          <w:tcPr>
            <w:tcW w:w="2248" w:type="dxa"/>
          </w:tcPr>
          <w:p w14:paraId="5B729040" w14:textId="38928DD6" w:rsidR="005616F1" w:rsidRDefault="005616F1" w:rsidP="006B1D9B">
            <w:pPr>
              <w:pStyle w:val="NoSpacing"/>
            </w:pPr>
            <w:del w:id="1622" w:author="Eugene CHEONG from.TOPPAN (MAS)" w:date="2025-12-19T16:58:00Z" w16du:dateUtc="2025-12-19T08:58:00Z">
              <w:r w:rsidRPr="00050FCC" w:rsidDel="007074C7">
                <w:delText xml:space="preserve">Confirm </w:delText>
              </w:r>
              <w:r w:rsidDel="007074C7">
                <w:delText>d</w:delText>
              </w:r>
            </w:del>
            <w:ins w:id="1623" w:author="Eugene CHEONG from.TOPPAN (MAS)" w:date="2025-12-19T16:58:00Z" w16du:dateUtc="2025-12-19T08:58:00Z">
              <w:r w:rsidR="007074C7">
                <w:t>D</w:t>
              </w:r>
            </w:ins>
            <w:r>
              <w:t>elete</w:t>
            </w:r>
            <w:r w:rsidRPr="00050FCC">
              <w:t xml:space="preserve"> draft</w:t>
            </w:r>
          </w:p>
        </w:tc>
        <w:tc>
          <w:tcPr>
            <w:tcW w:w="1701" w:type="dxa"/>
          </w:tcPr>
          <w:p w14:paraId="5514C5D9" w14:textId="77777777" w:rsidR="005616F1" w:rsidRDefault="005616F1" w:rsidP="006B1D9B">
            <w:pPr>
              <w:pStyle w:val="NoSpacing"/>
              <w:rPr>
                <w:rFonts w:cstheme="minorHAnsi"/>
                <w:color w:val="000000"/>
              </w:rPr>
            </w:pPr>
            <w:r w:rsidRPr="00050FCC">
              <w:t>Modal title</w:t>
            </w:r>
          </w:p>
        </w:tc>
        <w:tc>
          <w:tcPr>
            <w:tcW w:w="2147" w:type="dxa"/>
          </w:tcPr>
          <w:p w14:paraId="18F6E8DB" w14:textId="77777777" w:rsidR="005616F1" w:rsidRPr="00901608" w:rsidRDefault="005616F1" w:rsidP="006B1D9B">
            <w:pPr>
              <w:pStyle w:val="NoSpacing"/>
            </w:pPr>
          </w:p>
        </w:tc>
        <w:tc>
          <w:tcPr>
            <w:tcW w:w="3685" w:type="dxa"/>
          </w:tcPr>
          <w:p w14:paraId="534FD6ED" w14:textId="77777777" w:rsidR="005616F1" w:rsidRDefault="005616F1" w:rsidP="006B1D9B">
            <w:pPr>
              <w:pStyle w:val="NoSpacing"/>
              <w:rPr>
                <w:rFonts w:cstheme="minorHAnsi"/>
                <w:color w:val="000000"/>
              </w:rPr>
            </w:pPr>
          </w:p>
        </w:tc>
      </w:tr>
      <w:tr w:rsidR="005616F1" w:rsidRPr="00901608" w14:paraId="679D59E2" w14:textId="77777777" w:rsidTr="006B1D9B">
        <w:tc>
          <w:tcPr>
            <w:tcW w:w="562" w:type="dxa"/>
          </w:tcPr>
          <w:p w14:paraId="2CE1C782" w14:textId="77777777" w:rsidR="005616F1" w:rsidRDefault="005616F1" w:rsidP="006B1D9B">
            <w:pPr>
              <w:pStyle w:val="NoSpacing"/>
              <w:rPr>
                <w:rFonts w:cstheme="minorHAnsi"/>
              </w:rPr>
            </w:pPr>
            <w:r>
              <w:rPr>
                <w:rFonts w:cstheme="minorHAnsi"/>
              </w:rPr>
              <w:t>2</w:t>
            </w:r>
          </w:p>
        </w:tc>
        <w:tc>
          <w:tcPr>
            <w:tcW w:w="2248" w:type="dxa"/>
          </w:tcPr>
          <w:p w14:paraId="6CAF9F8A" w14:textId="120FB2B5" w:rsidR="005616F1" w:rsidRDefault="005616F1" w:rsidP="006B1D9B">
            <w:pPr>
              <w:pStyle w:val="NoSpacing"/>
            </w:pPr>
            <w:r w:rsidRPr="00050FCC">
              <w:t xml:space="preserve">This action will </w:t>
            </w:r>
            <w:r w:rsidR="003262FB">
              <w:t>permanently delete your draft and cannot be undone.</w:t>
            </w:r>
            <w:r w:rsidRPr="00050FCC">
              <w:t xml:space="preserve"> Are you sure you want to continue?</w:t>
            </w:r>
          </w:p>
        </w:tc>
        <w:tc>
          <w:tcPr>
            <w:tcW w:w="1701" w:type="dxa"/>
          </w:tcPr>
          <w:p w14:paraId="28885EC1" w14:textId="77777777" w:rsidR="005616F1" w:rsidRDefault="005616F1" w:rsidP="006B1D9B">
            <w:pPr>
              <w:pStyle w:val="NoSpacing"/>
              <w:rPr>
                <w:rFonts w:cstheme="minorHAnsi"/>
                <w:color w:val="000000"/>
              </w:rPr>
            </w:pPr>
            <w:r w:rsidRPr="00050FCC">
              <w:t>Modal description</w:t>
            </w:r>
          </w:p>
        </w:tc>
        <w:tc>
          <w:tcPr>
            <w:tcW w:w="2147" w:type="dxa"/>
          </w:tcPr>
          <w:p w14:paraId="12A7E211" w14:textId="77777777" w:rsidR="005616F1" w:rsidRPr="00901608" w:rsidRDefault="005616F1" w:rsidP="006B1D9B">
            <w:pPr>
              <w:pStyle w:val="NoSpacing"/>
            </w:pPr>
          </w:p>
        </w:tc>
        <w:tc>
          <w:tcPr>
            <w:tcW w:w="3685" w:type="dxa"/>
          </w:tcPr>
          <w:p w14:paraId="4D985262" w14:textId="77777777" w:rsidR="005616F1" w:rsidRDefault="005616F1" w:rsidP="006B1D9B">
            <w:pPr>
              <w:pStyle w:val="NoSpacing"/>
              <w:rPr>
                <w:rFonts w:cstheme="minorHAnsi"/>
                <w:color w:val="000000"/>
              </w:rPr>
            </w:pPr>
          </w:p>
        </w:tc>
      </w:tr>
      <w:tr w:rsidR="005616F1" w:rsidRPr="00901608" w14:paraId="5CAC6B82" w14:textId="77777777" w:rsidTr="006B1D9B">
        <w:tc>
          <w:tcPr>
            <w:tcW w:w="562" w:type="dxa"/>
          </w:tcPr>
          <w:p w14:paraId="1A8E1C9A" w14:textId="77777777" w:rsidR="005616F1" w:rsidRDefault="005616F1" w:rsidP="006B1D9B">
            <w:pPr>
              <w:pStyle w:val="NoSpacing"/>
              <w:rPr>
                <w:rFonts w:cstheme="minorHAnsi"/>
              </w:rPr>
            </w:pPr>
            <w:r>
              <w:rPr>
                <w:rFonts w:cstheme="minorHAnsi"/>
              </w:rPr>
              <w:t>3</w:t>
            </w:r>
          </w:p>
        </w:tc>
        <w:tc>
          <w:tcPr>
            <w:tcW w:w="2248" w:type="dxa"/>
            <w:tcBorders>
              <w:top w:val="single" w:sz="4" w:space="0" w:color="auto"/>
              <w:left w:val="nil"/>
              <w:bottom w:val="single" w:sz="4" w:space="0" w:color="auto"/>
              <w:right w:val="single" w:sz="4" w:space="0" w:color="auto"/>
            </w:tcBorders>
            <w:shd w:val="clear" w:color="000000" w:fill="FFFFFF"/>
          </w:tcPr>
          <w:p w14:paraId="58EC1031" w14:textId="77777777" w:rsidR="005616F1" w:rsidRDefault="005616F1" w:rsidP="006B1D9B">
            <w:pPr>
              <w:pStyle w:val="NoSpacing"/>
            </w:pPr>
            <w:r w:rsidRPr="00050FCC">
              <w:t>Confirm</w:t>
            </w:r>
          </w:p>
        </w:tc>
        <w:tc>
          <w:tcPr>
            <w:tcW w:w="1701" w:type="dxa"/>
            <w:tcBorders>
              <w:top w:val="single" w:sz="4" w:space="0" w:color="auto"/>
              <w:left w:val="nil"/>
              <w:bottom w:val="single" w:sz="4" w:space="0" w:color="auto"/>
              <w:right w:val="single" w:sz="4" w:space="0" w:color="auto"/>
            </w:tcBorders>
            <w:shd w:val="clear" w:color="000000" w:fill="FFFFFF"/>
          </w:tcPr>
          <w:p w14:paraId="7336163E" w14:textId="77777777" w:rsidR="005616F1" w:rsidRDefault="005616F1" w:rsidP="006B1D9B">
            <w:pPr>
              <w:pStyle w:val="NoSpacing"/>
              <w:rPr>
                <w:rFonts w:cstheme="minorHAnsi"/>
                <w:color w:val="000000"/>
              </w:rPr>
            </w:pPr>
            <w:r w:rsidRPr="00050FCC">
              <w:t xml:space="preserve">Primary </w:t>
            </w:r>
            <w:r>
              <w:t xml:space="preserve">danger </w:t>
            </w:r>
            <w:r w:rsidRPr="00050FCC">
              <w:t>button</w:t>
            </w:r>
          </w:p>
        </w:tc>
        <w:tc>
          <w:tcPr>
            <w:tcW w:w="2147" w:type="dxa"/>
          </w:tcPr>
          <w:p w14:paraId="7D003EAF" w14:textId="77777777" w:rsidR="005616F1" w:rsidRPr="00901608" w:rsidRDefault="005616F1" w:rsidP="006B1D9B">
            <w:pPr>
              <w:pStyle w:val="NoSpacing"/>
            </w:pPr>
          </w:p>
        </w:tc>
        <w:tc>
          <w:tcPr>
            <w:tcW w:w="3685" w:type="dxa"/>
          </w:tcPr>
          <w:p w14:paraId="0D71AAA6" w14:textId="612E9BC6" w:rsidR="005616F1" w:rsidRDefault="0006229B" w:rsidP="006B1D9B">
            <w:pPr>
              <w:pStyle w:val="NoSpacing"/>
              <w:rPr>
                <w:rFonts w:cstheme="minorHAnsi"/>
                <w:color w:val="000000"/>
              </w:rPr>
            </w:pPr>
            <w:r>
              <w:rPr>
                <w:rFonts w:cstheme="minorHAnsi"/>
                <w:color w:val="000000"/>
              </w:rPr>
              <w:t xml:space="preserve">Deletes the draft issuance calendar. Refer to </w:t>
            </w:r>
            <w:r>
              <w:rPr>
                <w:rFonts w:cstheme="minorHAnsi"/>
                <w:color w:val="000000"/>
              </w:rPr>
              <w:fldChar w:fldCharType="begin"/>
            </w:r>
            <w:r>
              <w:rPr>
                <w:rFonts w:cstheme="minorHAnsi"/>
                <w:color w:val="000000"/>
              </w:rPr>
              <w:instrText xml:space="preserve"> REF _Ref215578402 \r \h </w:instrText>
            </w:r>
            <w:r>
              <w:rPr>
                <w:rFonts w:cstheme="minorHAnsi"/>
                <w:color w:val="000000"/>
              </w:rPr>
            </w:r>
            <w:r>
              <w:rPr>
                <w:rFonts w:cstheme="minorHAnsi"/>
                <w:color w:val="000000"/>
              </w:rPr>
              <w:fldChar w:fldCharType="separate"/>
            </w:r>
            <w:r w:rsidR="007F5F9A">
              <w:rPr>
                <w:rFonts w:cstheme="minorHAnsi"/>
                <w:color w:val="000000"/>
              </w:rPr>
              <w:t>2.12.4</w:t>
            </w:r>
            <w:r>
              <w:rPr>
                <w:rFonts w:cstheme="minorHAnsi"/>
                <w:color w:val="000000"/>
              </w:rPr>
              <w:fldChar w:fldCharType="end"/>
            </w:r>
            <w:r>
              <w:rPr>
                <w:rFonts w:cstheme="minorHAnsi"/>
                <w:color w:val="000000"/>
              </w:rPr>
              <w:t xml:space="preserve"> </w:t>
            </w:r>
            <w:r>
              <w:rPr>
                <w:rFonts w:cstheme="minorHAnsi"/>
                <w:color w:val="000000"/>
              </w:rPr>
              <w:fldChar w:fldCharType="begin"/>
            </w:r>
            <w:r>
              <w:rPr>
                <w:rFonts w:cstheme="minorHAnsi"/>
                <w:color w:val="000000"/>
              </w:rPr>
              <w:instrText xml:space="preserve"> REF _Ref215578406 \h </w:instrText>
            </w:r>
            <w:r>
              <w:rPr>
                <w:rFonts w:cstheme="minorHAnsi"/>
                <w:color w:val="000000"/>
              </w:rPr>
            </w:r>
            <w:r>
              <w:rPr>
                <w:rFonts w:cstheme="minorHAnsi"/>
                <w:color w:val="000000"/>
              </w:rPr>
              <w:fldChar w:fldCharType="separate"/>
            </w:r>
            <w:r w:rsidR="007F5F9A">
              <w:t>Post Conditions</w:t>
            </w:r>
            <w:r>
              <w:rPr>
                <w:rFonts w:cstheme="minorHAnsi"/>
                <w:color w:val="000000"/>
              </w:rPr>
              <w:fldChar w:fldCharType="end"/>
            </w:r>
            <w:r>
              <w:rPr>
                <w:rFonts w:cstheme="minorHAnsi"/>
                <w:color w:val="000000"/>
              </w:rPr>
              <w:t>.</w:t>
            </w:r>
          </w:p>
        </w:tc>
      </w:tr>
      <w:tr w:rsidR="00D53716" w:rsidRPr="00901608" w14:paraId="093ECD8E" w14:textId="77777777" w:rsidTr="006B1D9B">
        <w:trPr>
          <w:ins w:id="1624" w:author="Eugene CHEONG from.TOPPAN (MAS)" w:date="2025-12-22T10:35:00Z"/>
        </w:trPr>
        <w:tc>
          <w:tcPr>
            <w:tcW w:w="562" w:type="dxa"/>
          </w:tcPr>
          <w:p w14:paraId="25D61BE0" w14:textId="7F137D91" w:rsidR="00D53716" w:rsidRDefault="00D53716" w:rsidP="00D53716">
            <w:pPr>
              <w:pStyle w:val="NoSpacing"/>
              <w:rPr>
                <w:ins w:id="1625" w:author="Eugene CHEONG from.TOPPAN (MAS)" w:date="2025-12-22T10:35:00Z" w16du:dateUtc="2025-12-22T02:35:00Z"/>
                <w:rFonts w:cstheme="minorHAnsi"/>
              </w:rPr>
            </w:pPr>
            <w:ins w:id="1626" w:author="Eugene CHEONG from.TOPPAN (MAS)" w:date="2025-12-22T10:35:00Z" w16du:dateUtc="2025-12-22T02:35:00Z">
              <w:r>
                <w:rPr>
                  <w:rFonts w:cstheme="minorHAnsi"/>
                </w:rPr>
                <w:t>4</w:t>
              </w:r>
            </w:ins>
          </w:p>
        </w:tc>
        <w:tc>
          <w:tcPr>
            <w:tcW w:w="2248" w:type="dxa"/>
            <w:tcBorders>
              <w:top w:val="single" w:sz="4" w:space="0" w:color="auto"/>
              <w:left w:val="nil"/>
              <w:bottom w:val="single" w:sz="4" w:space="0" w:color="auto"/>
              <w:right w:val="single" w:sz="4" w:space="0" w:color="auto"/>
            </w:tcBorders>
            <w:shd w:val="clear" w:color="000000" w:fill="FFFFFF"/>
          </w:tcPr>
          <w:p w14:paraId="21F830DA" w14:textId="29C50CE0" w:rsidR="00D53716" w:rsidRPr="00050FCC" w:rsidRDefault="00D53716" w:rsidP="00D53716">
            <w:pPr>
              <w:pStyle w:val="NoSpacing"/>
              <w:rPr>
                <w:ins w:id="1627" w:author="Eugene CHEONG from.TOPPAN (MAS)" w:date="2025-12-22T10:35:00Z" w16du:dateUtc="2025-12-22T02:35:00Z"/>
              </w:rPr>
            </w:pPr>
            <w:ins w:id="1628" w:author="Eugene CHEONG from.TOPPAN (MAS)" w:date="2025-12-22T10:35:00Z" w16du:dateUtc="2025-12-22T02:35:00Z">
              <w:r>
                <w:t>Cancel</w:t>
              </w:r>
            </w:ins>
          </w:p>
        </w:tc>
        <w:tc>
          <w:tcPr>
            <w:tcW w:w="1701" w:type="dxa"/>
            <w:tcBorders>
              <w:top w:val="single" w:sz="4" w:space="0" w:color="auto"/>
              <w:left w:val="nil"/>
              <w:bottom w:val="single" w:sz="4" w:space="0" w:color="auto"/>
              <w:right w:val="single" w:sz="4" w:space="0" w:color="auto"/>
            </w:tcBorders>
            <w:shd w:val="clear" w:color="000000" w:fill="FFFFFF"/>
          </w:tcPr>
          <w:p w14:paraId="4976D1D1" w14:textId="078BC81E" w:rsidR="00D53716" w:rsidRPr="00050FCC" w:rsidRDefault="00D53716" w:rsidP="00D53716">
            <w:pPr>
              <w:pStyle w:val="NoSpacing"/>
              <w:rPr>
                <w:ins w:id="1629" w:author="Eugene CHEONG from.TOPPAN (MAS)" w:date="2025-12-22T10:35:00Z" w16du:dateUtc="2025-12-22T02:35:00Z"/>
              </w:rPr>
            </w:pPr>
            <w:ins w:id="1630" w:author="Eugene CHEONG from.TOPPAN (MAS)" w:date="2025-12-22T10:35:00Z" w16du:dateUtc="2025-12-22T02:35:00Z">
              <w:r>
                <w:rPr>
                  <w:rFonts w:cstheme="minorHAnsi"/>
                  <w:color w:val="000000"/>
                </w:rPr>
                <w:t>Secondary b</w:t>
              </w:r>
              <w:r w:rsidRPr="002923FD">
                <w:rPr>
                  <w:rFonts w:cstheme="minorHAnsi"/>
                  <w:color w:val="000000"/>
                </w:rPr>
                <w:t>utton</w:t>
              </w:r>
            </w:ins>
          </w:p>
        </w:tc>
        <w:tc>
          <w:tcPr>
            <w:tcW w:w="2147" w:type="dxa"/>
          </w:tcPr>
          <w:p w14:paraId="6E5C28B9" w14:textId="77777777" w:rsidR="00D53716" w:rsidRPr="00901608" w:rsidRDefault="00D53716" w:rsidP="00D53716">
            <w:pPr>
              <w:pStyle w:val="NoSpacing"/>
              <w:rPr>
                <w:ins w:id="1631" w:author="Eugene CHEONG from.TOPPAN (MAS)" w:date="2025-12-22T10:35:00Z" w16du:dateUtc="2025-12-22T02:35:00Z"/>
              </w:rPr>
            </w:pPr>
          </w:p>
        </w:tc>
        <w:tc>
          <w:tcPr>
            <w:tcW w:w="3685" w:type="dxa"/>
          </w:tcPr>
          <w:p w14:paraId="60932D54" w14:textId="1888D91A" w:rsidR="00D53716" w:rsidRDefault="00D53716" w:rsidP="00D53716">
            <w:pPr>
              <w:pStyle w:val="NoSpacing"/>
              <w:rPr>
                <w:ins w:id="1632" w:author="Eugene CHEONG from.TOPPAN (MAS)" w:date="2025-12-22T10:35:00Z" w16du:dateUtc="2025-12-22T02:35:00Z"/>
                <w:rFonts w:cstheme="minorHAnsi"/>
                <w:color w:val="000000"/>
              </w:rPr>
            </w:pPr>
            <w:ins w:id="1633" w:author="Eugene CHEONG from.TOPPAN (MAS)" w:date="2025-12-22T10:35:00Z" w16du:dateUtc="2025-12-22T02:35:00Z">
              <w:r>
                <w:t>Closes the Confirmation Prompt.</w:t>
              </w:r>
            </w:ins>
          </w:p>
        </w:tc>
      </w:tr>
    </w:tbl>
    <w:p w14:paraId="5DA545D2" w14:textId="282FACB4" w:rsidR="005616F1" w:rsidRDefault="008855DF" w:rsidP="00380D00">
      <w:pPr>
        <w:pStyle w:val="Caption"/>
      </w:pPr>
      <w:r>
        <w:t xml:space="preserve">Table </w:t>
      </w:r>
      <w:r>
        <w:fldChar w:fldCharType="begin"/>
      </w:r>
      <w:r>
        <w:instrText xml:space="preserve"> SEQ Table \* ARABIC </w:instrText>
      </w:r>
      <w:r>
        <w:fldChar w:fldCharType="separate"/>
      </w:r>
      <w:r w:rsidR="007F5F9A">
        <w:rPr>
          <w:noProof/>
        </w:rPr>
        <w:t>26</w:t>
      </w:r>
      <w:r>
        <w:fldChar w:fldCharType="end"/>
      </w:r>
      <w:r>
        <w:t>: Confirmation Prompt Screen Elements</w:t>
      </w:r>
    </w:p>
    <w:p w14:paraId="28748333" w14:textId="77777777" w:rsidR="005616F1" w:rsidRDefault="005616F1" w:rsidP="005616F1">
      <w:pPr>
        <w:pStyle w:val="Heading2"/>
      </w:pPr>
      <w:bookmarkStart w:id="1634" w:name="_Ref215561849"/>
      <w:bookmarkStart w:id="1635" w:name="_Ref215561851"/>
      <w:bookmarkStart w:id="1636" w:name="_Toc217317887"/>
      <w:bookmarkStart w:id="1637" w:name="_Toc215504169"/>
      <w:r>
        <w:t>Approve/Reject Issuance Calendar</w:t>
      </w:r>
      <w:bookmarkEnd w:id="1634"/>
      <w:bookmarkEnd w:id="1635"/>
      <w:bookmarkEnd w:id="1636"/>
    </w:p>
    <w:p w14:paraId="18DA0350" w14:textId="77777777" w:rsidR="005616F1" w:rsidRDefault="005616F1" w:rsidP="005616F1">
      <w:pPr>
        <w:pStyle w:val="Heading3"/>
      </w:pPr>
      <w:bookmarkStart w:id="1638" w:name="_Toc217317888"/>
      <w:r>
        <w:t>Description</w:t>
      </w:r>
      <w:bookmarkEnd w:id="1638"/>
    </w:p>
    <w:p w14:paraId="7EBDC7FC" w14:textId="7F47907C" w:rsidR="005616F1" w:rsidRPr="007941A4" w:rsidRDefault="005616F1" w:rsidP="003F1708">
      <w:r w:rsidRPr="007941A4">
        <w:t xml:space="preserve">This use case enables Checkers to approve or reject issuance calendars. </w:t>
      </w:r>
    </w:p>
    <w:p w14:paraId="51AE0A07" w14:textId="77777777" w:rsidR="005616F1" w:rsidRDefault="005616F1" w:rsidP="005616F1">
      <w:pPr>
        <w:pStyle w:val="Heading3"/>
      </w:pPr>
      <w:bookmarkStart w:id="1639" w:name="_Toc217317889"/>
      <w:r>
        <w:t>Preconditions</w:t>
      </w:r>
      <w:bookmarkEnd w:id="1639"/>
    </w:p>
    <w:p w14:paraId="1CC39592" w14:textId="77777777" w:rsidR="005616F1" w:rsidRDefault="005616F1" w:rsidP="005616F1">
      <w:pPr>
        <w:pStyle w:val="ListParagraph"/>
      </w:pPr>
      <w:r>
        <w:t>User logs in to the Intranet Portal.</w:t>
      </w:r>
    </w:p>
    <w:p w14:paraId="164DD284" w14:textId="77777777" w:rsidR="005616F1" w:rsidRDefault="005616F1" w:rsidP="005616F1">
      <w:pPr>
        <w:pStyle w:val="ListParagraph"/>
      </w:pPr>
      <w:r>
        <w:t>User accesses the Issuance Calendar Details Page.</w:t>
      </w:r>
    </w:p>
    <w:p w14:paraId="4291C893" w14:textId="77777777" w:rsidR="005616F1" w:rsidRDefault="005616F1" w:rsidP="005616F1">
      <w:pPr>
        <w:pStyle w:val="ListParagraph"/>
      </w:pPr>
      <w:r>
        <w:t>An issuance calendar for the particular Security type, Year, and Period was created.</w:t>
      </w:r>
    </w:p>
    <w:p w14:paraId="6DC89933" w14:textId="77777777" w:rsidR="005616F1" w:rsidRDefault="005616F1" w:rsidP="005616F1">
      <w:pPr>
        <w:pStyle w:val="ListParagraph"/>
      </w:pPr>
      <w:r>
        <w:t>The issuance calendar is of the status “Pending Approval”.</w:t>
      </w:r>
    </w:p>
    <w:p w14:paraId="43AA25A6" w14:textId="1491574C" w:rsidR="005616F1" w:rsidRDefault="005616F1" w:rsidP="005616F1">
      <w:pPr>
        <w:pStyle w:val="Heading3"/>
      </w:pPr>
      <w:bookmarkStart w:id="1640" w:name="_Toc217317890"/>
      <w:commentRangeStart w:id="1641"/>
      <w:commentRangeStart w:id="1642"/>
      <w:r>
        <w:t>Business Requirements</w:t>
      </w:r>
      <w:commentRangeEnd w:id="1641"/>
      <w:r w:rsidR="00B6631B">
        <w:rPr>
          <w:rStyle w:val="CommentReference"/>
          <w:rFonts w:asciiTheme="minorHAnsi" w:eastAsiaTheme="minorHAnsi" w:hAnsiTheme="minorHAnsi" w:cstheme="minorBidi"/>
          <w:b w:val="0"/>
          <w:smallCaps w:val="0"/>
        </w:rPr>
        <w:commentReference w:id="1641"/>
      </w:r>
      <w:commentRangeEnd w:id="1642"/>
      <w:r w:rsidR="00B6631B">
        <w:rPr>
          <w:rStyle w:val="CommentReference"/>
          <w:rFonts w:asciiTheme="minorHAnsi" w:eastAsiaTheme="minorHAnsi" w:hAnsiTheme="minorHAnsi" w:cstheme="minorBidi"/>
          <w:b w:val="0"/>
          <w:smallCaps w:val="0"/>
        </w:rPr>
        <w:commentReference w:id="1642"/>
      </w:r>
      <w:bookmarkEnd w:id="1640"/>
    </w:p>
    <w:p w14:paraId="71732F56" w14:textId="77777777" w:rsidR="005616F1" w:rsidRPr="0068320A" w:rsidRDefault="005616F1" w:rsidP="005616F1">
      <w:pPr>
        <w:pStyle w:val="ListParagraph"/>
        <w:rPr>
          <w:b/>
          <w:bCs/>
        </w:rPr>
      </w:pPr>
      <w:r w:rsidRPr="0068320A">
        <w:rPr>
          <w:b/>
          <w:bCs/>
        </w:rPr>
        <w:t xml:space="preserve">Role-based Access Control: </w:t>
      </w:r>
    </w:p>
    <w:p w14:paraId="6AEBF4DE" w14:textId="77777777" w:rsidR="005616F1" w:rsidRDefault="005616F1" w:rsidP="005616F1">
      <w:pPr>
        <w:pStyle w:val="ListParagraph"/>
        <w:numPr>
          <w:ilvl w:val="1"/>
          <w:numId w:val="27"/>
        </w:numPr>
        <w:ind w:left="1276" w:hanging="425"/>
      </w:pPr>
      <w:r>
        <w:t>Issuance Calendar Checker</w:t>
      </w:r>
    </w:p>
    <w:p w14:paraId="791DE7F3" w14:textId="07934BD1" w:rsidR="005616F1" w:rsidRPr="007941A4" w:rsidRDefault="005616F1" w:rsidP="005616F1">
      <w:pPr>
        <w:pStyle w:val="ListParagraph"/>
      </w:pPr>
      <w:r w:rsidRPr="007941A4">
        <w:t>Checkers are not allowed to approve or reject the issuance calendars which they have submitted for approval</w:t>
      </w:r>
      <w:ins w:id="1643" w:author="Han Xie CHAI (MAS)" w:date="2026-01-02T09:48:00Z" w16du:dateUtc="2026-01-02T01:48:00Z">
        <w:r w:rsidR="00D174A6">
          <w:t>.</w:t>
        </w:r>
      </w:ins>
      <w:del w:id="1644" w:author="Han Xie CHAI (MAS)" w:date="2026-01-02T09:48:00Z" w16du:dateUtc="2026-01-02T01:48:00Z">
        <w:r w:rsidR="00140D58" w:rsidDel="00D174A6">
          <w:delText>,</w:delText>
        </w:r>
      </w:del>
      <w:r w:rsidR="00207658">
        <w:t xml:space="preserve"> </w:t>
      </w:r>
      <w:commentRangeStart w:id="1645"/>
      <w:commentRangeStart w:id="1646"/>
      <w:commentRangeStart w:id="1647"/>
      <w:r w:rsidR="00140D58" w:rsidRPr="007D79BD">
        <w:rPr>
          <w:strike/>
        </w:rPr>
        <w:t>as they may hold both maker and checker roles</w:t>
      </w:r>
      <w:commentRangeEnd w:id="1645"/>
      <w:r w:rsidR="00114766" w:rsidRPr="007D79BD">
        <w:rPr>
          <w:rStyle w:val="CommentReference"/>
          <w:strike/>
        </w:rPr>
        <w:commentReference w:id="1645"/>
      </w:r>
      <w:commentRangeEnd w:id="1646"/>
      <w:r w:rsidR="00121590">
        <w:rPr>
          <w:rStyle w:val="CommentReference"/>
        </w:rPr>
        <w:commentReference w:id="1646"/>
      </w:r>
      <w:commentRangeEnd w:id="1647"/>
      <w:r w:rsidR="00494099">
        <w:rPr>
          <w:rStyle w:val="CommentReference"/>
        </w:rPr>
        <w:commentReference w:id="1647"/>
      </w:r>
      <w:r w:rsidRPr="007D79BD">
        <w:rPr>
          <w:strike/>
        </w:rPr>
        <w:t>.</w:t>
      </w:r>
    </w:p>
    <w:p w14:paraId="0B58467F" w14:textId="571FBD2C" w:rsidR="005616F1" w:rsidRDefault="005616F1" w:rsidP="005616F1">
      <w:pPr>
        <w:pStyle w:val="ListParagraph"/>
      </w:pPr>
      <w:bookmarkStart w:id="1648" w:name="_Hlk216796214"/>
      <w:r w:rsidRPr="007941A4">
        <w:t xml:space="preserve">Checkers </w:t>
      </w:r>
      <w:r w:rsidR="00826356">
        <w:t xml:space="preserve">must enter remarks before being able </w:t>
      </w:r>
      <w:r w:rsidRPr="007941A4">
        <w:t>to reject issuance calendars.</w:t>
      </w:r>
    </w:p>
    <w:bookmarkEnd w:id="1648"/>
    <w:p w14:paraId="54953B4B" w14:textId="2FB5C876" w:rsidR="005616F1" w:rsidRDefault="005616F1" w:rsidP="005616F1">
      <w:pPr>
        <w:pStyle w:val="ListParagraph"/>
      </w:pPr>
      <w:r>
        <w:t xml:space="preserve">If Checkers approve the issuance calendar after the set publication date/time, the issuance calendar </w:t>
      </w:r>
      <w:r w:rsidR="00826356">
        <w:t>is</w:t>
      </w:r>
      <w:r>
        <w:t xml:space="preserve"> published immediately.</w:t>
      </w:r>
    </w:p>
    <w:p w14:paraId="7C109F2F" w14:textId="77777777" w:rsidR="005616F1" w:rsidRDefault="005616F1" w:rsidP="005616F1">
      <w:pPr>
        <w:pStyle w:val="Heading3"/>
      </w:pPr>
      <w:bookmarkStart w:id="1649" w:name="_Ref215576586"/>
      <w:bookmarkStart w:id="1650" w:name="_Ref215576588"/>
      <w:bookmarkStart w:id="1651" w:name="_Toc217317891"/>
      <w:r>
        <w:t>Post Conditions</w:t>
      </w:r>
      <w:bookmarkEnd w:id="1649"/>
      <w:bookmarkEnd w:id="1650"/>
      <w:bookmarkEnd w:id="1651"/>
    </w:p>
    <w:p w14:paraId="24B7C058" w14:textId="77777777" w:rsidR="005616F1" w:rsidRDefault="005616F1" w:rsidP="005616F1">
      <w:pPr>
        <w:pStyle w:val="ListParagraph"/>
      </w:pPr>
      <w:r>
        <w:t>The issuance calendar is either:</w:t>
      </w:r>
    </w:p>
    <w:p w14:paraId="385AA398" w14:textId="5CFD0204" w:rsidR="005616F1" w:rsidRDefault="005616F1" w:rsidP="005616F1">
      <w:pPr>
        <w:pStyle w:val="ListParagraph"/>
        <w:numPr>
          <w:ilvl w:val="1"/>
          <w:numId w:val="27"/>
        </w:numPr>
        <w:ind w:left="1276" w:hanging="425"/>
      </w:pPr>
      <w:r>
        <w:t>approved and either published immediately or at the scheduled publication time, OR</w:t>
      </w:r>
    </w:p>
    <w:p w14:paraId="0842DDD5" w14:textId="690CD4AA" w:rsidR="005616F1" w:rsidRDefault="005616F1" w:rsidP="005616F1">
      <w:pPr>
        <w:pStyle w:val="ListParagraph"/>
        <w:numPr>
          <w:ilvl w:val="1"/>
          <w:numId w:val="27"/>
        </w:numPr>
        <w:ind w:left="1276" w:hanging="425"/>
      </w:pPr>
      <w:r>
        <w:t>rejected and reverted to its previous status (if the previous status is not “Pending Publication” or “Rejected”), OR</w:t>
      </w:r>
    </w:p>
    <w:p w14:paraId="0844DF2B" w14:textId="0874506F" w:rsidR="005616F1" w:rsidRDefault="005616F1" w:rsidP="005616F1">
      <w:pPr>
        <w:pStyle w:val="ListParagraph"/>
        <w:numPr>
          <w:ilvl w:val="1"/>
          <w:numId w:val="27"/>
        </w:numPr>
        <w:ind w:left="1276" w:hanging="425"/>
      </w:pPr>
      <w:r>
        <w:t xml:space="preserve">rejected and its status is changed to “Rejected” (if the previous status is </w:t>
      </w:r>
      <w:commentRangeStart w:id="1652"/>
      <w:commentRangeStart w:id="1653"/>
      <w:commentRangeStart w:id="1654"/>
      <w:r>
        <w:t xml:space="preserve">“Pending Publication” </w:t>
      </w:r>
      <w:commentRangeEnd w:id="1652"/>
      <w:r w:rsidR="00F8057B">
        <w:rPr>
          <w:rStyle w:val="CommentReference"/>
        </w:rPr>
        <w:commentReference w:id="1652"/>
      </w:r>
      <w:commentRangeEnd w:id="1653"/>
      <w:r w:rsidR="009B4A9E">
        <w:rPr>
          <w:rStyle w:val="CommentReference"/>
        </w:rPr>
        <w:commentReference w:id="1653"/>
      </w:r>
      <w:commentRangeEnd w:id="1654"/>
      <w:r w:rsidR="00711999">
        <w:rPr>
          <w:rStyle w:val="CommentReference"/>
        </w:rPr>
        <w:commentReference w:id="1654"/>
      </w:r>
      <w:r>
        <w:t>or “Rejected”).</w:t>
      </w:r>
    </w:p>
    <w:p w14:paraId="55321D3B" w14:textId="0C5BACCC" w:rsidR="005616F1" w:rsidRDefault="005616F1" w:rsidP="005616F1">
      <w:pPr>
        <w:pStyle w:val="ListParagraph"/>
      </w:pPr>
      <w:commentRangeStart w:id="1655"/>
      <w:r w:rsidRPr="00AD43FB">
        <w:t>On the set publication date/time, OMEGA send</w:t>
      </w:r>
      <w:r w:rsidR="00752D75">
        <w:t>s</w:t>
      </w:r>
      <w:r w:rsidRPr="00AD43FB">
        <w:t xml:space="preserve"> the approved issuance calendar details to </w:t>
      </w:r>
      <w:r w:rsidR="00BD4ADB">
        <w:t>the</w:t>
      </w:r>
      <w:r w:rsidRPr="00AD43FB">
        <w:t xml:space="preserve"> MAS Website</w:t>
      </w:r>
      <w:del w:id="1656" w:author="Akila BALAKRISHNAN from.OPTIMUM (MAS)" w:date="2025-12-29T15:39:00Z" w16du:dateUtc="2025-12-29T07:39:00Z">
        <w:r w:rsidRPr="00AD43FB" w:rsidDel="00547D37">
          <w:delText xml:space="preserve"> </w:delText>
        </w:r>
      </w:del>
      <w:ins w:id="1657" w:author="Akila BALAKRISHNAN from.OPTIMUM (MAS)" w:date="2025-12-29T15:35:00Z" w16du:dateUtc="2025-12-29T07:35:00Z">
        <w:r w:rsidR="00547D37">
          <w:t xml:space="preserve">, </w:t>
        </w:r>
      </w:ins>
      <w:del w:id="1658" w:author="Akila BALAKRISHNAN from.OPTIMUM (MAS)" w:date="2025-12-29T15:35:00Z" w16du:dateUtc="2025-12-29T07:35:00Z">
        <w:r w:rsidRPr="00AD43FB" w:rsidDel="00547D37">
          <w:delText xml:space="preserve">and to </w:delText>
        </w:r>
      </w:del>
      <w:del w:id="1659" w:author="Akila BALAKRISHNAN from.OPTIMUM (MAS)" w:date="2025-12-29T15:32:00Z" w16du:dateUtc="2025-12-29T07:32:00Z">
        <w:r w:rsidRPr="00AD43FB" w:rsidDel="00AC3BF3">
          <w:delText xml:space="preserve">the </w:delText>
        </w:r>
      </w:del>
      <w:ins w:id="1660" w:author="Akila BALAKRISHNAN from.OPTIMUM (MAS)" w:date="2025-12-29T15:32:00Z" w16du:dateUtc="2025-12-29T07:32:00Z">
        <w:r w:rsidR="00AC3BF3">
          <w:t>Retail</w:t>
        </w:r>
        <w:r w:rsidR="00AC3BF3" w:rsidRPr="00AD43FB">
          <w:t xml:space="preserve"> </w:t>
        </w:r>
      </w:ins>
      <w:r w:rsidRPr="00AD43FB">
        <w:t>PDs</w:t>
      </w:r>
      <w:ins w:id="1661" w:author="Akila BALAKRISHNAN from.OPTIMUM (MAS)" w:date="2025-12-29T15:32:00Z" w16du:dateUtc="2025-12-29T07:32:00Z">
        <w:r w:rsidR="00AC3BF3">
          <w:t xml:space="preserve"> </w:t>
        </w:r>
      </w:ins>
      <w:ins w:id="1662" w:author="Akila BALAKRISHNAN from.OPTIMUM (MAS)" w:date="2025-12-29T15:35:00Z" w16du:dateUtc="2025-12-29T07:35:00Z">
        <w:r w:rsidR="00547D37">
          <w:t>and</w:t>
        </w:r>
      </w:ins>
      <w:ins w:id="1663" w:author="Akila BALAKRISHNAN from.OPTIMUM (MAS)" w:date="2025-12-29T15:32:00Z" w16du:dateUtc="2025-12-29T07:32:00Z">
        <w:r w:rsidR="00AC3BF3">
          <w:t xml:space="preserve"> CDP</w:t>
        </w:r>
      </w:ins>
      <w:commentRangeEnd w:id="1655"/>
      <w:ins w:id="1664" w:author="Akila BALAKRISHNAN from.OPTIMUM (MAS)" w:date="2026-01-09T15:10:00Z" w16du:dateUtc="2026-01-09T07:10:00Z">
        <w:r w:rsidR="009C23A3">
          <w:rPr>
            <w:rStyle w:val="CommentReference"/>
          </w:rPr>
          <w:commentReference w:id="1655"/>
        </w:r>
      </w:ins>
      <w:r w:rsidRPr="00AD43FB">
        <w:t xml:space="preserve">. Refer to the </w:t>
      </w:r>
      <w:r w:rsidRPr="00D95647">
        <w:rPr>
          <w:i/>
          <w:iCs/>
        </w:rPr>
        <w:t>MAS_OMEGA – Interface Specifications Document (MAS Website)</w:t>
      </w:r>
      <w:r w:rsidR="00A721A9" w:rsidRPr="00D95647">
        <w:rPr>
          <w:i/>
          <w:iCs/>
        </w:rPr>
        <w:t>.docx</w:t>
      </w:r>
      <w:r w:rsidRPr="00AD43FB">
        <w:t xml:space="preserve"> and </w:t>
      </w:r>
      <w:r w:rsidRPr="00D95647">
        <w:rPr>
          <w:i/>
          <w:iCs/>
        </w:rPr>
        <w:t>MAS_OMEGA – Interface Specifications Document (FIs and CDP)</w:t>
      </w:r>
      <w:r w:rsidR="00A721A9" w:rsidRPr="00D95647">
        <w:rPr>
          <w:i/>
          <w:iCs/>
        </w:rPr>
        <w:t>.docx</w:t>
      </w:r>
      <w:r w:rsidRPr="00AD43FB">
        <w:t xml:space="preserve"> for more details.</w:t>
      </w:r>
    </w:p>
    <w:p w14:paraId="10BCDEE2" w14:textId="77777777" w:rsidR="00852936" w:rsidRDefault="005616F1" w:rsidP="005616F1">
      <w:pPr>
        <w:pStyle w:val="ListParagraph"/>
      </w:pPr>
      <w:r>
        <w:lastRenderedPageBreak/>
        <w:t>Emails are sent to inform users that the issuance calendar has been approved or rejected.</w:t>
      </w:r>
    </w:p>
    <w:p w14:paraId="7E984B81" w14:textId="66C5B869" w:rsidR="005616F1" w:rsidRDefault="005616F1" w:rsidP="005616F1">
      <w:pPr>
        <w:pStyle w:val="ListParagraph"/>
      </w:pPr>
      <w:r>
        <w:t xml:space="preserve">Emails </w:t>
      </w:r>
      <w:r w:rsidR="00752D75">
        <w:t xml:space="preserve">are </w:t>
      </w:r>
      <w:r>
        <w:t>also sent upon publication of the issuance calendar.</w:t>
      </w:r>
    </w:p>
    <w:p w14:paraId="54E2A814" w14:textId="1995AFA1" w:rsidR="00BD1038" w:rsidRDefault="00BD1038" w:rsidP="005616F1">
      <w:pPr>
        <w:pStyle w:val="ListParagraph"/>
      </w:pPr>
      <w:r>
        <w:t>User views a temporary toast notification informing that the approval or rejection was successful.</w:t>
      </w:r>
    </w:p>
    <w:p w14:paraId="3395835C" w14:textId="77777777" w:rsidR="005616F1" w:rsidRPr="0068320A" w:rsidRDefault="005616F1" w:rsidP="005616F1">
      <w:pPr>
        <w:pStyle w:val="Heading3"/>
      </w:pPr>
      <w:bookmarkStart w:id="1665" w:name="_Toc217317892"/>
      <w:r>
        <w:t>Issuance Calendar Details page</w:t>
      </w:r>
      <w:bookmarkEnd w:id="1665"/>
    </w:p>
    <w:p w14:paraId="09DD1EB1" w14:textId="72DC7809" w:rsidR="005616F1" w:rsidRDefault="00D90FC0" w:rsidP="003F1708">
      <w:r>
        <w:t xml:space="preserve">Refer to </w:t>
      </w:r>
      <w:r w:rsidR="001362D4">
        <w:fldChar w:fldCharType="begin"/>
      </w:r>
      <w:r w:rsidR="001362D4">
        <w:instrText xml:space="preserve"> REF _Ref216345058 \r \h </w:instrText>
      </w:r>
      <w:r w:rsidR="001362D4">
        <w:fldChar w:fldCharType="separate"/>
      </w:r>
      <w:r w:rsidR="007F5F9A">
        <w:t>2.7.6</w:t>
      </w:r>
      <w:r w:rsidR="001362D4">
        <w:fldChar w:fldCharType="end"/>
      </w:r>
      <w:r>
        <w:t xml:space="preserve"> for the screen elements in the Issuance Calendar Details page. For 2.13 Approve/Reject Issuance Calendar, t</w:t>
      </w:r>
      <w:r w:rsidR="005616F1">
        <w:t>he page contains additional elements in the Action Button Row.</w:t>
      </w:r>
    </w:p>
    <w:p w14:paraId="02EF1D9C" w14:textId="3CA6BB19" w:rsidR="005616F1" w:rsidRDefault="005616F1" w:rsidP="003F1708">
      <w:commentRangeStart w:id="1666"/>
      <w:commentRangeStart w:id="1667"/>
      <w:r>
        <w:t xml:space="preserve">The fields in this page are read-only to the </w:t>
      </w:r>
      <w:commentRangeStart w:id="1668"/>
      <w:commentRangeStart w:id="1669"/>
      <w:r>
        <w:t xml:space="preserve">Checkers </w:t>
      </w:r>
      <w:commentRangeEnd w:id="1668"/>
      <w:r w:rsidR="00CB59E7">
        <w:rPr>
          <w:rStyle w:val="CommentReference"/>
        </w:rPr>
        <w:commentReference w:id="1668"/>
      </w:r>
      <w:commentRangeEnd w:id="1669"/>
      <w:r w:rsidR="001C425C">
        <w:rPr>
          <w:rStyle w:val="CommentReference"/>
        </w:rPr>
        <w:commentReference w:id="1669"/>
      </w:r>
      <w:r>
        <w:t>except for the “Remarks (internal)” field.</w:t>
      </w:r>
      <w:commentRangeEnd w:id="1666"/>
      <w:r w:rsidR="008855DF">
        <w:rPr>
          <w:rStyle w:val="CommentReference"/>
        </w:rPr>
        <w:commentReference w:id="1666"/>
      </w:r>
      <w:commentRangeEnd w:id="1667"/>
      <w:r w:rsidR="008855DF">
        <w:rPr>
          <w:rStyle w:val="CommentReference"/>
        </w:rPr>
        <w:commentReference w:id="1667"/>
      </w:r>
    </w:p>
    <w:p w14:paraId="2A4F8AB8" w14:textId="77777777" w:rsidR="005616F1" w:rsidRDefault="005616F1" w:rsidP="005616F1">
      <w:pPr>
        <w:pStyle w:val="Heading4"/>
      </w:pPr>
      <w:r>
        <w:t>Wireframe</w:t>
      </w:r>
    </w:p>
    <w:p w14:paraId="48896C4B" w14:textId="4EC79F3C" w:rsidR="005616F1" w:rsidRDefault="005616F1" w:rsidP="003F1708">
      <w:r>
        <w:t xml:space="preserve">Refer to </w:t>
      </w:r>
      <w:r w:rsidR="00852936">
        <w:fldChar w:fldCharType="begin"/>
      </w:r>
      <w:r w:rsidR="00852936">
        <w:instrText xml:space="preserve"> REF _Ref215243926 \r \h </w:instrText>
      </w:r>
      <w:r w:rsidR="00852936">
        <w:fldChar w:fldCharType="separate"/>
      </w:r>
      <w:r w:rsidR="007F5F9A">
        <w:t>2.7.6.1</w:t>
      </w:r>
      <w:r w:rsidR="00852936">
        <w:fldChar w:fldCharType="end"/>
      </w:r>
      <w:r w:rsidR="00852936">
        <w:t xml:space="preserve"> </w:t>
      </w:r>
      <w:commentRangeStart w:id="1670"/>
      <w:commentRangeStart w:id="1671"/>
      <w:r w:rsidR="00852936">
        <w:fldChar w:fldCharType="begin"/>
      </w:r>
      <w:r w:rsidR="00852936">
        <w:instrText xml:space="preserve"> REF _Ref215243926 \h </w:instrText>
      </w:r>
      <w:r w:rsidR="00852936">
        <w:fldChar w:fldCharType="separate"/>
      </w:r>
      <w:r w:rsidR="007F5F9A">
        <w:t>Wireframe</w:t>
      </w:r>
      <w:r w:rsidR="00852936">
        <w:fldChar w:fldCharType="end"/>
      </w:r>
      <w:commentRangeEnd w:id="1670"/>
      <w:r w:rsidR="00CB59E7">
        <w:rPr>
          <w:rStyle w:val="CommentReference"/>
        </w:rPr>
        <w:commentReference w:id="1670"/>
      </w:r>
      <w:commentRangeEnd w:id="1671"/>
      <w:r w:rsidR="0036201C">
        <w:rPr>
          <w:rStyle w:val="CommentReference"/>
        </w:rPr>
        <w:commentReference w:id="1671"/>
      </w:r>
      <w:r w:rsidR="00852936">
        <w:t>.</w:t>
      </w:r>
    </w:p>
    <w:p w14:paraId="5B0C539C" w14:textId="77777777" w:rsidR="005616F1" w:rsidRDefault="005616F1" w:rsidP="005616F1">
      <w:pPr>
        <w:pStyle w:val="Heading4"/>
      </w:pPr>
      <w:r>
        <w:t>Action Button Row</w:t>
      </w:r>
    </w:p>
    <w:tbl>
      <w:tblPr>
        <w:tblStyle w:val="TableGrid"/>
        <w:tblW w:w="0" w:type="auto"/>
        <w:tblLook w:val="04A0" w:firstRow="1" w:lastRow="0" w:firstColumn="1" w:lastColumn="0" w:noHBand="0" w:noVBand="1"/>
      </w:tblPr>
      <w:tblGrid>
        <w:gridCol w:w="562"/>
        <w:gridCol w:w="2248"/>
        <w:gridCol w:w="1701"/>
        <w:gridCol w:w="2147"/>
        <w:gridCol w:w="3685"/>
      </w:tblGrid>
      <w:tr w:rsidR="005616F1" w:rsidRPr="007D7B67" w14:paraId="3288B0EC" w14:textId="77777777" w:rsidTr="006B1D9B">
        <w:tc>
          <w:tcPr>
            <w:tcW w:w="562" w:type="dxa"/>
            <w:shd w:val="clear" w:color="auto" w:fill="E7E6E6" w:themeFill="background2"/>
          </w:tcPr>
          <w:p w14:paraId="02F063C3" w14:textId="77777777" w:rsidR="005616F1" w:rsidRPr="007D7B67" w:rsidRDefault="005616F1" w:rsidP="006B1D9B">
            <w:pPr>
              <w:pStyle w:val="NoSpacing"/>
              <w:jc w:val="center"/>
              <w:rPr>
                <w:b/>
                <w:bCs/>
              </w:rPr>
            </w:pPr>
            <w:r w:rsidRPr="007D7B67">
              <w:rPr>
                <w:rFonts w:cstheme="minorHAnsi"/>
                <w:b/>
                <w:bCs/>
              </w:rPr>
              <w:t>S/N</w:t>
            </w:r>
          </w:p>
        </w:tc>
        <w:tc>
          <w:tcPr>
            <w:tcW w:w="2248" w:type="dxa"/>
            <w:shd w:val="clear" w:color="auto" w:fill="E7E6E6" w:themeFill="background2"/>
          </w:tcPr>
          <w:p w14:paraId="5B2FEC61" w14:textId="77777777" w:rsidR="005616F1" w:rsidRPr="007D7B67" w:rsidRDefault="005616F1" w:rsidP="006B1D9B">
            <w:pPr>
              <w:pStyle w:val="NoSpacing"/>
              <w:jc w:val="center"/>
              <w:rPr>
                <w:b/>
                <w:bCs/>
              </w:rPr>
            </w:pPr>
            <w:r w:rsidRPr="007D7B67">
              <w:rPr>
                <w:rFonts w:cstheme="minorHAnsi"/>
                <w:b/>
                <w:bCs/>
              </w:rPr>
              <w:t>Name</w:t>
            </w:r>
          </w:p>
        </w:tc>
        <w:tc>
          <w:tcPr>
            <w:tcW w:w="1701" w:type="dxa"/>
            <w:shd w:val="clear" w:color="auto" w:fill="E7E6E6" w:themeFill="background2"/>
          </w:tcPr>
          <w:p w14:paraId="588C3C73" w14:textId="77777777" w:rsidR="005616F1" w:rsidRPr="007D7B67" w:rsidRDefault="005616F1" w:rsidP="006B1D9B">
            <w:pPr>
              <w:pStyle w:val="TableHeading"/>
              <w:jc w:val="center"/>
              <w:rPr>
                <w:rFonts w:asciiTheme="minorHAnsi" w:hAnsiTheme="minorHAnsi" w:cstheme="minorHAnsi"/>
                <w:bCs/>
              </w:rPr>
            </w:pPr>
            <w:r w:rsidRPr="007D7B67">
              <w:rPr>
                <w:rFonts w:asciiTheme="minorHAnsi" w:hAnsiTheme="minorHAnsi" w:cstheme="minorHAnsi"/>
                <w:bCs/>
              </w:rPr>
              <w:t>Type</w:t>
            </w:r>
          </w:p>
          <w:p w14:paraId="16F7F83F" w14:textId="77777777" w:rsidR="005616F1" w:rsidRPr="007D7B67" w:rsidRDefault="005616F1" w:rsidP="006B1D9B">
            <w:pPr>
              <w:pStyle w:val="NoSpacing"/>
              <w:jc w:val="center"/>
              <w:rPr>
                <w:b/>
                <w:bCs/>
              </w:rPr>
            </w:pPr>
            <w:r w:rsidRPr="007D7B67">
              <w:rPr>
                <w:rFonts w:cstheme="minorHAnsi"/>
                <w:b/>
                <w:bCs/>
              </w:rPr>
              <w:t>(Max Length)</w:t>
            </w:r>
          </w:p>
        </w:tc>
        <w:tc>
          <w:tcPr>
            <w:tcW w:w="2147" w:type="dxa"/>
            <w:shd w:val="clear" w:color="auto" w:fill="E7E6E6" w:themeFill="background2"/>
          </w:tcPr>
          <w:p w14:paraId="41FB5504" w14:textId="77777777" w:rsidR="005616F1" w:rsidRPr="007D7B67" w:rsidRDefault="005616F1" w:rsidP="006B1D9B">
            <w:pPr>
              <w:pStyle w:val="NoSpacing"/>
              <w:jc w:val="center"/>
              <w:rPr>
                <w:b/>
                <w:bCs/>
              </w:rPr>
            </w:pPr>
            <w:r w:rsidRPr="007D7B67">
              <w:rPr>
                <w:rFonts w:cstheme="minorHAnsi"/>
                <w:b/>
                <w:bCs/>
              </w:rPr>
              <w:t>Validation Rules</w:t>
            </w:r>
          </w:p>
        </w:tc>
        <w:tc>
          <w:tcPr>
            <w:tcW w:w="3685" w:type="dxa"/>
            <w:shd w:val="clear" w:color="auto" w:fill="E7E6E6" w:themeFill="background2"/>
          </w:tcPr>
          <w:p w14:paraId="61F942E8" w14:textId="77777777" w:rsidR="005616F1" w:rsidRPr="007D7B67" w:rsidRDefault="005616F1" w:rsidP="006B1D9B">
            <w:pPr>
              <w:pStyle w:val="NoSpacing"/>
              <w:jc w:val="center"/>
              <w:rPr>
                <w:rFonts w:cstheme="minorHAnsi"/>
                <w:b/>
                <w:bCs/>
              </w:rPr>
            </w:pPr>
            <w:r>
              <w:rPr>
                <w:rFonts w:cstheme="minorHAnsi"/>
                <w:b/>
                <w:bCs/>
              </w:rPr>
              <w:t>Remarks</w:t>
            </w:r>
          </w:p>
        </w:tc>
      </w:tr>
      <w:tr w:rsidR="005616F1" w:rsidRPr="00901608" w14:paraId="1A30B714" w14:textId="77777777" w:rsidTr="006B1D9B">
        <w:tc>
          <w:tcPr>
            <w:tcW w:w="562" w:type="dxa"/>
          </w:tcPr>
          <w:p w14:paraId="40F82421" w14:textId="77777777" w:rsidR="005616F1" w:rsidRDefault="005616F1" w:rsidP="006B1D9B">
            <w:pPr>
              <w:pStyle w:val="NoSpacing"/>
              <w:rPr>
                <w:rFonts w:cstheme="minorHAnsi"/>
              </w:rPr>
            </w:pPr>
            <w:r>
              <w:rPr>
                <w:rFonts w:cstheme="minorHAnsi"/>
              </w:rPr>
              <w:t>1</w:t>
            </w:r>
          </w:p>
        </w:tc>
        <w:tc>
          <w:tcPr>
            <w:tcW w:w="2248" w:type="dxa"/>
          </w:tcPr>
          <w:p w14:paraId="0A8ECA07" w14:textId="77777777" w:rsidR="005616F1" w:rsidRDefault="005616F1" w:rsidP="006B1D9B">
            <w:pPr>
              <w:pStyle w:val="NoSpacing"/>
            </w:pPr>
            <w:r>
              <w:t>Reject</w:t>
            </w:r>
          </w:p>
        </w:tc>
        <w:tc>
          <w:tcPr>
            <w:tcW w:w="1701" w:type="dxa"/>
          </w:tcPr>
          <w:p w14:paraId="22E91F53" w14:textId="77777777" w:rsidR="005616F1" w:rsidRDefault="005616F1" w:rsidP="006B1D9B">
            <w:pPr>
              <w:pStyle w:val="NoSpacing"/>
              <w:rPr>
                <w:rFonts w:cstheme="minorHAnsi"/>
                <w:color w:val="000000"/>
              </w:rPr>
            </w:pPr>
            <w:r>
              <w:rPr>
                <w:rFonts w:cstheme="minorHAnsi"/>
                <w:color w:val="000000"/>
              </w:rPr>
              <w:t>Secondary button</w:t>
            </w:r>
          </w:p>
        </w:tc>
        <w:tc>
          <w:tcPr>
            <w:tcW w:w="2147" w:type="dxa"/>
          </w:tcPr>
          <w:p w14:paraId="64637024" w14:textId="77777777" w:rsidR="005616F1" w:rsidRPr="00901608" w:rsidRDefault="005616F1" w:rsidP="006B1D9B">
            <w:pPr>
              <w:pStyle w:val="NoSpacing"/>
            </w:pPr>
          </w:p>
        </w:tc>
        <w:tc>
          <w:tcPr>
            <w:tcW w:w="3685" w:type="dxa"/>
          </w:tcPr>
          <w:p w14:paraId="16A55873" w14:textId="77777777" w:rsidR="000069CA" w:rsidRDefault="000069CA" w:rsidP="006B1D9B">
            <w:pPr>
              <w:pStyle w:val="NoSpacing"/>
              <w:rPr>
                <w:rFonts w:cstheme="minorHAnsi"/>
                <w:color w:val="000000"/>
              </w:rPr>
            </w:pPr>
            <w:r>
              <w:rPr>
                <w:rFonts w:cstheme="minorHAnsi"/>
                <w:color w:val="000000"/>
              </w:rPr>
              <w:t>Opens the confirmation prompt.</w:t>
            </w:r>
          </w:p>
          <w:p w14:paraId="76B28665" w14:textId="77777777" w:rsidR="005616F1" w:rsidRPr="007941A4" w:rsidRDefault="005616F1" w:rsidP="006B1D9B">
            <w:pPr>
              <w:pStyle w:val="NoSpacing"/>
              <w:rPr>
                <w:rFonts w:cstheme="minorHAnsi"/>
                <w:color w:val="000000"/>
              </w:rPr>
            </w:pPr>
          </w:p>
          <w:p w14:paraId="39DACE7F" w14:textId="77777777" w:rsidR="005616F1" w:rsidRDefault="005616F1" w:rsidP="006B1D9B">
            <w:pPr>
              <w:pStyle w:val="NoSpacing"/>
              <w:rPr>
                <w:rFonts w:cstheme="minorHAnsi"/>
                <w:color w:val="000000"/>
              </w:rPr>
            </w:pPr>
            <w:r>
              <w:rPr>
                <w:rFonts w:cstheme="minorHAnsi"/>
                <w:color w:val="000000"/>
              </w:rPr>
              <w:t>Disabled i</w:t>
            </w:r>
            <w:r w:rsidRPr="007941A4">
              <w:rPr>
                <w:rFonts w:cstheme="minorHAnsi"/>
                <w:color w:val="000000"/>
              </w:rPr>
              <w:t>f the Checker is also a Maker that submitted the issuance calendar for approval</w:t>
            </w:r>
            <w:r>
              <w:rPr>
                <w:rFonts w:cstheme="minorHAnsi"/>
                <w:color w:val="000000"/>
              </w:rPr>
              <w:t>.</w:t>
            </w:r>
          </w:p>
        </w:tc>
      </w:tr>
      <w:tr w:rsidR="005616F1" w:rsidRPr="00901608" w14:paraId="1978A314" w14:textId="77777777" w:rsidTr="006B1D9B">
        <w:tc>
          <w:tcPr>
            <w:tcW w:w="562" w:type="dxa"/>
          </w:tcPr>
          <w:p w14:paraId="59EC450B" w14:textId="77777777" w:rsidR="005616F1" w:rsidRDefault="005616F1" w:rsidP="006B1D9B">
            <w:pPr>
              <w:pStyle w:val="NoSpacing"/>
              <w:rPr>
                <w:rFonts w:cstheme="minorHAnsi"/>
              </w:rPr>
            </w:pPr>
            <w:r>
              <w:rPr>
                <w:rFonts w:cstheme="minorHAnsi"/>
              </w:rPr>
              <w:t>2</w:t>
            </w:r>
          </w:p>
        </w:tc>
        <w:tc>
          <w:tcPr>
            <w:tcW w:w="2248" w:type="dxa"/>
          </w:tcPr>
          <w:p w14:paraId="58219B79" w14:textId="77777777" w:rsidR="005616F1" w:rsidRDefault="005616F1" w:rsidP="006B1D9B">
            <w:pPr>
              <w:pStyle w:val="NoSpacing"/>
            </w:pPr>
            <w:r>
              <w:t>Approve</w:t>
            </w:r>
          </w:p>
        </w:tc>
        <w:tc>
          <w:tcPr>
            <w:tcW w:w="1701" w:type="dxa"/>
          </w:tcPr>
          <w:p w14:paraId="1C56610D" w14:textId="77777777" w:rsidR="005616F1" w:rsidRDefault="005616F1" w:rsidP="006B1D9B">
            <w:pPr>
              <w:pStyle w:val="NoSpacing"/>
              <w:rPr>
                <w:rFonts w:cstheme="minorHAnsi"/>
                <w:color w:val="000000"/>
              </w:rPr>
            </w:pPr>
            <w:r>
              <w:rPr>
                <w:rFonts w:cstheme="minorHAnsi"/>
                <w:color w:val="000000"/>
              </w:rPr>
              <w:t>Primary button</w:t>
            </w:r>
          </w:p>
        </w:tc>
        <w:tc>
          <w:tcPr>
            <w:tcW w:w="2147" w:type="dxa"/>
          </w:tcPr>
          <w:p w14:paraId="38D5FF5F" w14:textId="77777777" w:rsidR="005616F1" w:rsidRPr="00901608" w:rsidRDefault="005616F1" w:rsidP="006B1D9B">
            <w:pPr>
              <w:pStyle w:val="NoSpacing"/>
            </w:pPr>
          </w:p>
        </w:tc>
        <w:tc>
          <w:tcPr>
            <w:tcW w:w="3685" w:type="dxa"/>
          </w:tcPr>
          <w:p w14:paraId="68906E7D" w14:textId="77777777" w:rsidR="000069CA" w:rsidRDefault="000069CA" w:rsidP="006B1D9B">
            <w:pPr>
              <w:pStyle w:val="NoSpacing"/>
              <w:rPr>
                <w:rFonts w:cstheme="minorHAnsi"/>
                <w:color w:val="000000"/>
              </w:rPr>
            </w:pPr>
            <w:r>
              <w:rPr>
                <w:rFonts w:cstheme="minorHAnsi"/>
                <w:color w:val="000000"/>
              </w:rPr>
              <w:t>Opens the confirmation prompt.</w:t>
            </w:r>
          </w:p>
          <w:p w14:paraId="57F91DCE" w14:textId="77777777" w:rsidR="005616F1" w:rsidRPr="007941A4" w:rsidRDefault="005616F1" w:rsidP="006B1D9B">
            <w:pPr>
              <w:pStyle w:val="NoSpacing"/>
              <w:rPr>
                <w:rFonts w:cstheme="minorHAnsi"/>
                <w:color w:val="000000"/>
              </w:rPr>
            </w:pPr>
          </w:p>
          <w:p w14:paraId="0AF94FD7" w14:textId="4C68FA2B" w:rsidR="005616F1" w:rsidRDefault="005616F1" w:rsidP="006B1D9B">
            <w:pPr>
              <w:pStyle w:val="NoSpacing"/>
              <w:rPr>
                <w:rFonts w:cstheme="minorHAnsi"/>
                <w:color w:val="000000"/>
              </w:rPr>
            </w:pPr>
            <w:commentRangeStart w:id="1672"/>
            <w:commentRangeStart w:id="1673"/>
            <w:r>
              <w:rPr>
                <w:rFonts w:cstheme="minorHAnsi"/>
                <w:color w:val="000000"/>
              </w:rPr>
              <w:t>Disabled i</w:t>
            </w:r>
            <w:r w:rsidRPr="007941A4">
              <w:rPr>
                <w:rFonts w:cstheme="minorHAnsi"/>
                <w:color w:val="000000"/>
              </w:rPr>
              <w:t>f the Checker is also a Maker that submitted the issuance calendar for approval</w:t>
            </w:r>
            <w:r>
              <w:rPr>
                <w:rFonts w:cstheme="minorHAnsi"/>
                <w:color w:val="000000"/>
              </w:rPr>
              <w:t>.</w:t>
            </w:r>
            <w:commentRangeEnd w:id="1672"/>
            <w:r w:rsidR="00184248">
              <w:rPr>
                <w:rStyle w:val="CommentReference"/>
              </w:rPr>
              <w:commentReference w:id="1672"/>
            </w:r>
            <w:commentRangeEnd w:id="1673"/>
            <w:r w:rsidR="00E92AD7">
              <w:rPr>
                <w:rStyle w:val="CommentReference"/>
              </w:rPr>
              <w:commentReference w:id="1673"/>
            </w:r>
          </w:p>
        </w:tc>
      </w:tr>
    </w:tbl>
    <w:p w14:paraId="4415040B" w14:textId="71982AA0" w:rsidR="005616F1" w:rsidRPr="00AC0954" w:rsidRDefault="005616F1" w:rsidP="005616F1">
      <w:pPr>
        <w:pStyle w:val="Caption"/>
      </w:pPr>
      <w:r>
        <w:t xml:space="preserve">Table </w:t>
      </w:r>
      <w:r>
        <w:fldChar w:fldCharType="begin"/>
      </w:r>
      <w:r>
        <w:instrText xml:space="preserve"> SEQ Table \* ARABIC </w:instrText>
      </w:r>
      <w:r>
        <w:fldChar w:fldCharType="separate"/>
      </w:r>
      <w:r w:rsidR="007F5F9A">
        <w:rPr>
          <w:noProof/>
        </w:rPr>
        <w:t>27</w:t>
      </w:r>
      <w:r>
        <w:fldChar w:fldCharType="end"/>
      </w:r>
      <w:r>
        <w:t>: Action Button Row Screen Elements</w:t>
      </w:r>
    </w:p>
    <w:p w14:paraId="7548E24D" w14:textId="77777777" w:rsidR="005616F1" w:rsidRDefault="005616F1" w:rsidP="005616F1">
      <w:pPr>
        <w:pStyle w:val="Heading3"/>
      </w:pPr>
      <w:bookmarkStart w:id="1674" w:name="_Toc217317893"/>
      <w:r>
        <w:t>Confirmation Prompt</w:t>
      </w:r>
      <w:bookmarkEnd w:id="1674"/>
    </w:p>
    <w:p w14:paraId="5EFB3226" w14:textId="38518DD5" w:rsidR="008855DF" w:rsidRPr="008855DF" w:rsidRDefault="008855DF" w:rsidP="008855DF">
      <w:r>
        <w:t>All fields in this modal are non-editable.</w:t>
      </w:r>
    </w:p>
    <w:p w14:paraId="081E88AE" w14:textId="77777777" w:rsidR="005616F1" w:rsidRDefault="005616F1" w:rsidP="005616F1">
      <w:pPr>
        <w:pStyle w:val="Heading4"/>
      </w:pPr>
      <w:r>
        <w:t>Wireframe</w:t>
      </w:r>
    </w:p>
    <w:p w14:paraId="166E337C" w14:textId="77777777" w:rsidR="005616F1" w:rsidRDefault="005616F1" w:rsidP="00BC21E5">
      <w:pPr>
        <w:spacing w:before="0" w:after="0" w:line="240" w:lineRule="auto"/>
        <w:jc w:val="center"/>
        <w:rPr>
          <w:iCs/>
          <w:noProof/>
        </w:rPr>
      </w:pPr>
      <w:r>
        <w:rPr>
          <w:noProof/>
        </w:rPr>
        <mc:AlternateContent>
          <mc:Choice Requires="wpg">
            <w:drawing>
              <wp:inline distT="0" distB="0" distL="0" distR="0" wp14:anchorId="79D559A0" wp14:editId="54E934AF">
                <wp:extent cx="2571115" cy="1662117"/>
                <wp:effectExtent l="0" t="0" r="635" b="0"/>
                <wp:docPr id="240105900" name="Group 240105900"/>
                <wp:cNvGraphicFramePr/>
                <a:graphic xmlns:a="http://schemas.openxmlformats.org/drawingml/2006/main">
                  <a:graphicData uri="http://schemas.microsoft.com/office/word/2010/wordprocessingGroup">
                    <wpg:wgp>
                      <wpg:cNvGrpSpPr/>
                      <wpg:grpSpPr>
                        <a:xfrm>
                          <a:off x="0" y="0"/>
                          <a:ext cx="2571115" cy="1662117"/>
                          <a:chOff x="0" y="0"/>
                          <a:chExt cx="2571115" cy="1662117"/>
                        </a:xfrm>
                      </wpg:grpSpPr>
                      <pic:pic xmlns:pic="http://schemas.openxmlformats.org/drawingml/2006/picture">
                        <pic:nvPicPr>
                          <pic:cNvPr id="1075073175" name="Picture 1075073175" descr="A screenshot of a computer&#10;&#10;AI-generated content may be incorrect."/>
                          <pic:cNvPicPr>
                            <a:picLocks noChangeAspect="1"/>
                          </pic:cNvPicPr>
                        </pic:nvPicPr>
                        <pic:blipFill rotWithShape="1">
                          <a:blip r:embed="rId44" cstate="print">
                            <a:extLst>
                              <a:ext uri="{28A0092B-C50C-407E-A947-70E740481C1C}">
                                <a14:useLocalDpi xmlns:a14="http://schemas.microsoft.com/office/drawing/2010/main" val="0"/>
                              </a:ext>
                            </a:extLst>
                          </a:blip>
                          <a:srcRect t="66943"/>
                          <a:stretch>
                            <a:fillRect/>
                          </a:stretch>
                        </pic:blipFill>
                        <pic:spPr bwMode="auto">
                          <a:xfrm>
                            <a:off x="0" y="900752"/>
                            <a:ext cx="2571115" cy="76136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999100634" name="Picture 999100634" descr="A screenshot of a computer&#10;&#10;AI-generated content may be incorrect."/>
                          <pic:cNvPicPr>
                            <a:picLocks noChangeAspect="1"/>
                          </pic:cNvPicPr>
                        </pic:nvPicPr>
                        <pic:blipFill rotWithShape="1">
                          <a:blip r:embed="rId44" cstate="print">
                            <a:extLst>
                              <a:ext uri="{28A0092B-C50C-407E-A947-70E740481C1C}">
                                <a14:useLocalDpi xmlns:a14="http://schemas.microsoft.com/office/drawing/2010/main" val="0"/>
                              </a:ext>
                            </a:extLst>
                          </a:blip>
                          <a:srcRect b="62975"/>
                          <a:stretch>
                            <a:fillRect/>
                          </a:stretch>
                        </pic:blipFill>
                        <pic:spPr bwMode="auto">
                          <a:xfrm>
                            <a:off x="0" y="0"/>
                            <a:ext cx="2571115" cy="852805"/>
                          </a:xfrm>
                          <a:prstGeom prst="rect">
                            <a:avLst/>
                          </a:prstGeom>
                          <a:ln>
                            <a:noFill/>
                          </a:ln>
                          <a:extLst>
                            <a:ext uri="{53640926-AAD7-44D8-BBD7-CCE9431645EC}">
                              <a14:shadowObscured xmlns:a14="http://schemas.microsoft.com/office/drawing/2010/main"/>
                            </a:ext>
                          </a:extLst>
                        </pic:spPr>
                      </pic:pic>
                    </wpg:wgp>
                  </a:graphicData>
                </a:graphic>
              </wp:inline>
            </w:drawing>
          </mc:Choice>
          <mc:Fallback>
            <w:pict>
              <v:group w14:anchorId="29A52D43" id="Group 2" o:spid="_x0000_s1026" style="width:202.45pt;height:130.9pt;mso-position-horizontal-relative:char;mso-position-vertical-relative:line" coordsize="25711,166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&#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75073175" o:spid="_x0000_s1027" type="#_x0000_t75" alt="A screenshot of a computer&#10;&#10;AI-generated content may be incorrect." style="position:absolute;top:9007;width:25711;height:76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">
                  <v:imagedata r:id="rId45" o:title="A screenshot of a computer&#10;&#10;AI-generated content may be incorrect" croptop="43872f"/>
                </v:shape>
                <v:shape id="Picture 999100634" o:spid="_x0000_s1028" type="#_x0000_t75" alt="A screenshot of a computer&#10;&#10;AI-generated content may be incorrect." style="position:absolute;width:25711;height:8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">
                  <v:imagedata r:id="rId45" o:title="A screenshot of a computer&#10;&#10;AI-generated content may be incorrect" cropbottom="41271f"/>
                </v:shape>
                <w10:anchorlock/>
              </v:group>
            </w:pict>
          </mc:Fallback>
        </mc:AlternateContent>
      </w:r>
    </w:p>
    <w:p w14:paraId="1CB9DF56" w14:textId="77777777" w:rsidR="005616F1" w:rsidRDefault="005616F1" w:rsidP="00BC21E5">
      <w:pPr>
        <w:spacing w:before="0" w:after="0" w:line="240" w:lineRule="auto"/>
        <w:jc w:val="center"/>
      </w:pPr>
    </w:p>
    <w:p w14:paraId="21B99E11" w14:textId="3925E4C6" w:rsidR="005616F1" w:rsidRDefault="005616F1" w:rsidP="005616F1">
      <w:pPr>
        <w:pStyle w:val="Caption"/>
      </w:pPr>
      <w:r w:rsidRPr="00411560">
        <w:t xml:space="preserve">Figure </w:t>
      </w:r>
      <w:r w:rsidRPr="00411560">
        <w:fldChar w:fldCharType="begin"/>
      </w:r>
      <w:r w:rsidRPr="00411560">
        <w:instrText xml:space="preserve"> SEQ Figure \* ARABIC </w:instrText>
      </w:r>
      <w:r w:rsidRPr="00411560">
        <w:fldChar w:fldCharType="separate"/>
      </w:r>
      <w:r w:rsidR="007F5F9A">
        <w:rPr>
          <w:noProof/>
        </w:rPr>
        <w:t>16</w:t>
      </w:r>
      <w:r w:rsidRPr="00411560">
        <w:fldChar w:fldCharType="end"/>
      </w:r>
      <w:r>
        <w:t>:</w:t>
      </w:r>
      <w:r w:rsidRPr="00411560">
        <w:t xml:space="preserve"> </w:t>
      </w:r>
      <w:commentRangeStart w:id="1675"/>
      <w:commentRangeStart w:id="1676"/>
      <w:commentRangeStart w:id="1677"/>
      <w:commentRangeStart w:id="1678"/>
      <w:r>
        <w:t>Confirmation Prompt</w:t>
      </w:r>
      <w:commentRangeEnd w:id="1675"/>
      <w:r w:rsidR="008855DF">
        <w:rPr>
          <w:rStyle w:val="CommentReference"/>
          <w:b w:val="0"/>
          <w:iCs w:val="0"/>
        </w:rPr>
        <w:commentReference w:id="1675"/>
      </w:r>
      <w:commentRangeEnd w:id="1676"/>
      <w:r w:rsidR="008855DF">
        <w:rPr>
          <w:rStyle w:val="CommentReference"/>
          <w:b w:val="0"/>
          <w:iCs w:val="0"/>
        </w:rPr>
        <w:commentReference w:id="1676"/>
      </w:r>
      <w:commentRangeEnd w:id="1677"/>
      <w:r w:rsidR="00BE1825">
        <w:rPr>
          <w:rStyle w:val="CommentReference"/>
          <w:b w:val="0"/>
          <w:iCs w:val="0"/>
        </w:rPr>
        <w:commentReference w:id="1677"/>
      </w:r>
      <w:commentRangeEnd w:id="1678"/>
      <w:r w:rsidR="001C425C">
        <w:rPr>
          <w:rStyle w:val="CommentReference"/>
          <w:b w:val="0"/>
          <w:iCs w:val="0"/>
        </w:rPr>
        <w:commentReference w:id="1678"/>
      </w:r>
    </w:p>
    <w:p w14:paraId="68F1B203" w14:textId="77777777" w:rsidR="005616F1" w:rsidRDefault="005616F1" w:rsidP="005616F1">
      <w:pPr>
        <w:pStyle w:val="Heading4"/>
      </w:pPr>
      <w:r>
        <w:lastRenderedPageBreak/>
        <w:t>Confirmation Prompt</w:t>
      </w:r>
    </w:p>
    <w:tbl>
      <w:tblPr>
        <w:tblStyle w:val="TableGrid"/>
        <w:tblW w:w="0" w:type="auto"/>
        <w:tblLook w:val="04A0" w:firstRow="1" w:lastRow="0" w:firstColumn="1" w:lastColumn="0" w:noHBand="0" w:noVBand="1"/>
      </w:tblPr>
      <w:tblGrid>
        <w:gridCol w:w="562"/>
        <w:gridCol w:w="2248"/>
        <w:gridCol w:w="1701"/>
        <w:gridCol w:w="2147"/>
        <w:gridCol w:w="3685"/>
      </w:tblGrid>
      <w:tr w:rsidR="005616F1" w:rsidRPr="007D7B67" w14:paraId="7B7EA149" w14:textId="77777777" w:rsidTr="006B1D9B">
        <w:tc>
          <w:tcPr>
            <w:tcW w:w="562" w:type="dxa"/>
            <w:shd w:val="clear" w:color="auto" w:fill="E7E6E6" w:themeFill="background2"/>
          </w:tcPr>
          <w:p w14:paraId="1B471401" w14:textId="77777777" w:rsidR="005616F1" w:rsidRPr="007D7B67" w:rsidRDefault="005616F1" w:rsidP="006B1D9B">
            <w:pPr>
              <w:pStyle w:val="NoSpacing"/>
              <w:jc w:val="center"/>
              <w:rPr>
                <w:b/>
                <w:bCs/>
              </w:rPr>
            </w:pPr>
            <w:r w:rsidRPr="007D7B67">
              <w:rPr>
                <w:rFonts w:cstheme="minorHAnsi"/>
                <w:b/>
                <w:bCs/>
              </w:rPr>
              <w:t>S/N</w:t>
            </w:r>
          </w:p>
        </w:tc>
        <w:tc>
          <w:tcPr>
            <w:tcW w:w="2248" w:type="dxa"/>
            <w:shd w:val="clear" w:color="auto" w:fill="E7E6E6" w:themeFill="background2"/>
          </w:tcPr>
          <w:p w14:paraId="10D727F5" w14:textId="77777777" w:rsidR="005616F1" w:rsidRPr="007D7B67" w:rsidRDefault="005616F1" w:rsidP="006B1D9B">
            <w:pPr>
              <w:pStyle w:val="NoSpacing"/>
              <w:jc w:val="center"/>
              <w:rPr>
                <w:b/>
                <w:bCs/>
              </w:rPr>
            </w:pPr>
            <w:r w:rsidRPr="007D7B67">
              <w:rPr>
                <w:rFonts w:cstheme="minorHAnsi"/>
                <w:b/>
                <w:bCs/>
              </w:rPr>
              <w:t>Name</w:t>
            </w:r>
          </w:p>
        </w:tc>
        <w:tc>
          <w:tcPr>
            <w:tcW w:w="1701" w:type="dxa"/>
            <w:shd w:val="clear" w:color="auto" w:fill="E7E6E6" w:themeFill="background2"/>
          </w:tcPr>
          <w:p w14:paraId="2924A152" w14:textId="77777777" w:rsidR="005616F1" w:rsidRPr="007D7B67" w:rsidRDefault="005616F1" w:rsidP="006B1D9B">
            <w:pPr>
              <w:pStyle w:val="TableHeading"/>
              <w:jc w:val="center"/>
              <w:rPr>
                <w:rFonts w:asciiTheme="minorHAnsi" w:hAnsiTheme="minorHAnsi" w:cstheme="minorHAnsi"/>
                <w:bCs/>
              </w:rPr>
            </w:pPr>
            <w:r w:rsidRPr="007D7B67">
              <w:rPr>
                <w:rFonts w:asciiTheme="minorHAnsi" w:hAnsiTheme="minorHAnsi" w:cstheme="minorHAnsi"/>
                <w:bCs/>
              </w:rPr>
              <w:t>Type</w:t>
            </w:r>
          </w:p>
          <w:p w14:paraId="7D4D8CEB" w14:textId="77777777" w:rsidR="005616F1" w:rsidRPr="007D7B67" w:rsidRDefault="005616F1" w:rsidP="006B1D9B">
            <w:pPr>
              <w:pStyle w:val="NoSpacing"/>
              <w:jc w:val="center"/>
              <w:rPr>
                <w:b/>
                <w:bCs/>
              </w:rPr>
            </w:pPr>
            <w:r w:rsidRPr="007D7B67">
              <w:rPr>
                <w:rFonts w:cstheme="minorHAnsi"/>
                <w:b/>
                <w:bCs/>
              </w:rPr>
              <w:t>(Max Length)</w:t>
            </w:r>
          </w:p>
        </w:tc>
        <w:tc>
          <w:tcPr>
            <w:tcW w:w="2147" w:type="dxa"/>
            <w:shd w:val="clear" w:color="auto" w:fill="E7E6E6" w:themeFill="background2"/>
          </w:tcPr>
          <w:p w14:paraId="2324142D" w14:textId="77777777" w:rsidR="005616F1" w:rsidRPr="007D7B67" w:rsidRDefault="005616F1" w:rsidP="006B1D9B">
            <w:pPr>
              <w:pStyle w:val="NoSpacing"/>
              <w:jc w:val="center"/>
              <w:rPr>
                <w:b/>
                <w:bCs/>
              </w:rPr>
            </w:pPr>
            <w:r w:rsidRPr="007D7B67">
              <w:rPr>
                <w:rFonts w:cstheme="minorHAnsi"/>
                <w:b/>
                <w:bCs/>
              </w:rPr>
              <w:t>Validation Rules</w:t>
            </w:r>
          </w:p>
        </w:tc>
        <w:tc>
          <w:tcPr>
            <w:tcW w:w="3685" w:type="dxa"/>
            <w:shd w:val="clear" w:color="auto" w:fill="E7E6E6" w:themeFill="background2"/>
          </w:tcPr>
          <w:p w14:paraId="3A26BF1D" w14:textId="77777777" w:rsidR="005616F1" w:rsidRPr="007D7B67" w:rsidRDefault="005616F1" w:rsidP="006B1D9B">
            <w:pPr>
              <w:pStyle w:val="NoSpacing"/>
              <w:jc w:val="center"/>
              <w:rPr>
                <w:rFonts w:cstheme="minorHAnsi"/>
                <w:b/>
                <w:bCs/>
              </w:rPr>
            </w:pPr>
            <w:r>
              <w:rPr>
                <w:rFonts w:cstheme="minorHAnsi"/>
                <w:b/>
                <w:bCs/>
              </w:rPr>
              <w:t>Remarks</w:t>
            </w:r>
          </w:p>
        </w:tc>
      </w:tr>
      <w:tr w:rsidR="005616F1" w:rsidRPr="00901608" w14:paraId="27F1CE8D" w14:textId="77777777" w:rsidTr="006B1D9B">
        <w:tc>
          <w:tcPr>
            <w:tcW w:w="562" w:type="dxa"/>
          </w:tcPr>
          <w:p w14:paraId="43FE60FC" w14:textId="77777777" w:rsidR="005616F1" w:rsidRDefault="005616F1" w:rsidP="006B1D9B">
            <w:pPr>
              <w:pStyle w:val="NoSpacing"/>
              <w:rPr>
                <w:rFonts w:cstheme="minorHAnsi"/>
              </w:rPr>
            </w:pPr>
            <w:r w:rsidRPr="002923FD">
              <w:rPr>
                <w:rFonts w:cstheme="minorHAnsi"/>
              </w:rPr>
              <w:t>1</w:t>
            </w:r>
          </w:p>
        </w:tc>
        <w:tc>
          <w:tcPr>
            <w:tcW w:w="2248" w:type="dxa"/>
          </w:tcPr>
          <w:p w14:paraId="10DB79F1" w14:textId="77777777" w:rsidR="005616F1" w:rsidRPr="00B945DB" w:rsidRDefault="005616F1" w:rsidP="006B1D9B">
            <w:pPr>
              <w:pStyle w:val="NoSpacing"/>
              <w:rPr>
                <w:i/>
                <w:iCs/>
              </w:rPr>
            </w:pPr>
            <w:r w:rsidRPr="00B945DB">
              <w:rPr>
                <w:i/>
                <w:iCs/>
              </w:rPr>
              <w:t>*Refer to remarks.</w:t>
            </w:r>
          </w:p>
        </w:tc>
        <w:tc>
          <w:tcPr>
            <w:tcW w:w="1701" w:type="dxa"/>
          </w:tcPr>
          <w:p w14:paraId="4EE1D696" w14:textId="77777777" w:rsidR="005616F1" w:rsidRDefault="005616F1" w:rsidP="006B1D9B">
            <w:pPr>
              <w:pStyle w:val="NoSpacing"/>
              <w:rPr>
                <w:color w:val="000000"/>
              </w:rPr>
            </w:pPr>
            <w:r w:rsidRPr="002923FD">
              <w:t>Modal Title</w:t>
            </w:r>
          </w:p>
        </w:tc>
        <w:tc>
          <w:tcPr>
            <w:tcW w:w="2147" w:type="dxa"/>
          </w:tcPr>
          <w:p w14:paraId="48F20FA2" w14:textId="77777777" w:rsidR="005616F1" w:rsidRPr="00901608" w:rsidRDefault="005616F1" w:rsidP="006B1D9B">
            <w:pPr>
              <w:pStyle w:val="NoSpacing"/>
            </w:pPr>
          </w:p>
        </w:tc>
        <w:tc>
          <w:tcPr>
            <w:tcW w:w="3685" w:type="dxa"/>
          </w:tcPr>
          <w:p w14:paraId="094E9D36" w14:textId="0910EB84" w:rsidR="005616F1" w:rsidRDefault="005616F1" w:rsidP="006B1D9B">
            <w:pPr>
              <w:pStyle w:val="NoSpacing"/>
              <w:rPr>
                <w:color w:val="000000"/>
              </w:rPr>
            </w:pPr>
            <w:r>
              <w:t xml:space="preserve">When the “Reject” button is clicked, “Reject issuance calendar” </w:t>
            </w:r>
            <w:r w:rsidR="00752D75">
              <w:t>is</w:t>
            </w:r>
            <w:r>
              <w:t xml:space="preserve"> displayed. If the “Approve” button is clicked, “Approve issuance calendar” </w:t>
            </w:r>
            <w:r w:rsidR="00752D75">
              <w:t>is</w:t>
            </w:r>
            <w:r>
              <w:t xml:space="preserve"> displayed.</w:t>
            </w:r>
          </w:p>
        </w:tc>
      </w:tr>
      <w:tr w:rsidR="005616F1" w:rsidRPr="00901608" w14:paraId="448E95B2" w14:textId="77777777" w:rsidTr="006B1D9B">
        <w:tc>
          <w:tcPr>
            <w:tcW w:w="562" w:type="dxa"/>
          </w:tcPr>
          <w:p w14:paraId="028DB7F7" w14:textId="77777777" w:rsidR="005616F1" w:rsidRDefault="005616F1" w:rsidP="006B1D9B">
            <w:pPr>
              <w:pStyle w:val="NoSpacing"/>
              <w:rPr>
                <w:rFonts w:cstheme="minorHAnsi"/>
              </w:rPr>
            </w:pPr>
            <w:r w:rsidRPr="002923FD">
              <w:rPr>
                <w:rFonts w:cstheme="minorHAnsi"/>
                <w:color w:val="000000"/>
              </w:rPr>
              <w:t>2</w:t>
            </w:r>
          </w:p>
        </w:tc>
        <w:tc>
          <w:tcPr>
            <w:tcW w:w="2248" w:type="dxa"/>
          </w:tcPr>
          <w:p w14:paraId="11D72FD0" w14:textId="77777777" w:rsidR="005616F1" w:rsidRDefault="005616F1" w:rsidP="006B1D9B">
            <w:pPr>
              <w:pStyle w:val="NoSpacing"/>
            </w:pPr>
            <w:r w:rsidRPr="002923FD">
              <w:rPr>
                <w:rFonts w:cstheme="minorHAnsi"/>
                <w:color w:val="000000"/>
              </w:rPr>
              <w:t>Warning</w:t>
            </w:r>
            <w:r>
              <w:rPr>
                <w:rFonts w:cstheme="minorHAnsi"/>
                <w:color w:val="000000"/>
              </w:rPr>
              <w:t xml:space="preserve"> banner</w:t>
            </w:r>
          </w:p>
        </w:tc>
        <w:tc>
          <w:tcPr>
            <w:tcW w:w="1701" w:type="dxa"/>
          </w:tcPr>
          <w:p w14:paraId="0751F112" w14:textId="77777777" w:rsidR="005616F1" w:rsidRDefault="005616F1" w:rsidP="006B1D9B">
            <w:pPr>
              <w:pStyle w:val="NoSpacing"/>
              <w:rPr>
                <w:color w:val="000000"/>
              </w:rPr>
            </w:pPr>
            <w:r>
              <w:rPr>
                <w:rFonts w:cstheme="minorHAnsi"/>
              </w:rPr>
              <w:t>Warning Inline Notification without Close Button</w:t>
            </w:r>
          </w:p>
        </w:tc>
        <w:tc>
          <w:tcPr>
            <w:tcW w:w="2147" w:type="dxa"/>
          </w:tcPr>
          <w:p w14:paraId="6D99F3FD" w14:textId="77777777" w:rsidR="005616F1" w:rsidRPr="00901608" w:rsidRDefault="005616F1" w:rsidP="006B1D9B">
            <w:pPr>
              <w:pStyle w:val="NoSpacing"/>
            </w:pPr>
          </w:p>
        </w:tc>
        <w:tc>
          <w:tcPr>
            <w:tcW w:w="3685" w:type="dxa"/>
          </w:tcPr>
          <w:p w14:paraId="46321072" w14:textId="6927E06C" w:rsidR="005616F1" w:rsidRPr="00BE4377" w:rsidRDefault="00752D75" w:rsidP="006B1D9B">
            <w:pPr>
              <w:pStyle w:val="NoSpacing"/>
              <w:rPr>
                <w:color w:val="000000"/>
              </w:rPr>
            </w:pPr>
            <w:r>
              <w:rPr>
                <w:color w:val="000000"/>
              </w:rPr>
              <w:t>The following is d</w:t>
            </w:r>
            <w:r w:rsidR="005616F1" w:rsidRPr="00BE4377">
              <w:rPr>
                <w:color w:val="000000"/>
              </w:rPr>
              <w:t>isplayed if there is at least one warning.</w:t>
            </w:r>
          </w:p>
          <w:p w14:paraId="09ADAFAC" w14:textId="77777777" w:rsidR="005616F1" w:rsidRPr="00BE4377" w:rsidRDefault="005616F1" w:rsidP="006B1D9B">
            <w:pPr>
              <w:pStyle w:val="NoSpacing"/>
              <w:rPr>
                <w:color w:val="000000"/>
              </w:rPr>
            </w:pPr>
          </w:p>
          <w:p w14:paraId="67390D2F" w14:textId="7F9D83B1" w:rsidR="005616F1" w:rsidRPr="00BE4377" w:rsidRDefault="00752D75" w:rsidP="006B1D9B">
            <w:pPr>
              <w:pStyle w:val="NoSpacing"/>
              <w:rPr>
                <w:b/>
                <w:bCs/>
                <w:color w:val="000000"/>
              </w:rPr>
            </w:pPr>
            <w:r>
              <w:rPr>
                <w:b/>
                <w:bCs/>
                <w:color w:val="000000"/>
              </w:rPr>
              <w:t>“</w:t>
            </w:r>
            <w:r w:rsidR="005616F1" w:rsidRPr="00BE4377">
              <w:rPr>
                <w:b/>
                <w:bCs/>
                <w:color w:val="000000"/>
              </w:rPr>
              <w:t>Warnings</w:t>
            </w:r>
          </w:p>
          <w:p w14:paraId="12BBAAA7" w14:textId="73527AB8" w:rsidR="005616F1" w:rsidRDefault="005616F1" w:rsidP="006B1D9B">
            <w:pPr>
              <w:pStyle w:val="NoSpacing"/>
              <w:rPr>
                <w:color w:val="000000"/>
              </w:rPr>
            </w:pPr>
            <w:r w:rsidRPr="00BE4377">
              <w:rPr>
                <w:color w:val="000000"/>
              </w:rPr>
              <w:t>Please review the warning(s) before proceeding.</w:t>
            </w:r>
            <w:r w:rsidR="00752D75">
              <w:rPr>
                <w:color w:val="000000"/>
              </w:rPr>
              <w:t>”</w:t>
            </w:r>
          </w:p>
        </w:tc>
      </w:tr>
      <w:tr w:rsidR="005616F1" w:rsidRPr="00901608" w14:paraId="10782C88" w14:textId="77777777" w:rsidTr="006B1D9B">
        <w:tc>
          <w:tcPr>
            <w:tcW w:w="562" w:type="dxa"/>
          </w:tcPr>
          <w:p w14:paraId="2D119D04" w14:textId="77777777" w:rsidR="005616F1" w:rsidRDefault="005616F1" w:rsidP="006B1D9B">
            <w:pPr>
              <w:pStyle w:val="NoSpacing"/>
              <w:rPr>
                <w:rFonts w:cstheme="minorHAnsi"/>
              </w:rPr>
            </w:pPr>
            <w:r w:rsidRPr="002923FD">
              <w:rPr>
                <w:rFonts w:cstheme="minorHAnsi"/>
                <w:color w:val="000000"/>
              </w:rPr>
              <w:t>3</w:t>
            </w:r>
          </w:p>
        </w:tc>
        <w:tc>
          <w:tcPr>
            <w:tcW w:w="2248" w:type="dxa"/>
          </w:tcPr>
          <w:p w14:paraId="17C163A5" w14:textId="77777777" w:rsidR="005616F1" w:rsidRDefault="005616F1" w:rsidP="006B1D9B">
            <w:pPr>
              <w:pStyle w:val="NoSpacing"/>
            </w:pPr>
            <w:r w:rsidRPr="002923FD">
              <w:rPr>
                <w:color w:val="000000"/>
              </w:rPr>
              <w:t>Security Type</w:t>
            </w:r>
          </w:p>
        </w:tc>
        <w:tc>
          <w:tcPr>
            <w:tcW w:w="1701" w:type="dxa"/>
          </w:tcPr>
          <w:p w14:paraId="71186577" w14:textId="77777777" w:rsidR="005616F1" w:rsidRDefault="005616F1" w:rsidP="006B1D9B">
            <w:pPr>
              <w:pStyle w:val="NoSpacing"/>
              <w:rPr>
                <w:color w:val="000000"/>
              </w:rPr>
            </w:pPr>
            <w:r w:rsidRPr="002923FD">
              <w:rPr>
                <w:color w:val="000000"/>
              </w:rPr>
              <w:t>Label</w:t>
            </w:r>
          </w:p>
        </w:tc>
        <w:tc>
          <w:tcPr>
            <w:tcW w:w="2147" w:type="dxa"/>
          </w:tcPr>
          <w:p w14:paraId="4FF96CBB" w14:textId="77777777" w:rsidR="005616F1" w:rsidRPr="00901608" w:rsidRDefault="005616F1" w:rsidP="006B1D9B">
            <w:pPr>
              <w:pStyle w:val="NoSpacing"/>
            </w:pPr>
          </w:p>
        </w:tc>
        <w:tc>
          <w:tcPr>
            <w:tcW w:w="3685" w:type="dxa"/>
          </w:tcPr>
          <w:p w14:paraId="2ECD2E5B" w14:textId="77777777" w:rsidR="005616F1" w:rsidRDefault="005616F1" w:rsidP="006B1D9B">
            <w:pPr>
              <w:pStyle w:val="NoSpacing"/>
              <w:rPr>
                <w:color w:val="000000"/>
              </w:rPr>
            </w:pPr>
          </w:p>
        </w:tc>
      </w:tr>
      <w:tr w:rsidR="005616F1" w:rsidRPr="00901608" w14:paraId="4C851394" w14:textId="77777777" w:rsidTr="006B1D9B">
        <w:tc>
          <w:tcPr>
            <w:tcW w:w="562" w:type="dxa"/>
          </w:tcPr>
          <w:p w14:paraId="6D511E37" w14:textId="77777777" w:rsidR="005616F1" w:rsidRDefault="005616F1" w:rsidP="006B1D9B">
            <w:pPr>
              <w:pStyle w:val="NoSpacing"/>
              <w:rPr>
                <w:rFonts w:cstheme="minorHAnsi"/>
              </w:rPr>
            </w:pPr>
            <w:r w:rsidRPr="002923FD">
              <w:rPr>
                <w:rFonts w:cstheme="minorHAnsi"/>
                <w:color w:val="000000"/>
              </w:rPr>
              <w:t>4</w:t>
            </w:r>
          </w:p>
        </w:tc>
        <w:tc>
          <w:tcPr>
            <w:tcW w:w="2248" w:type="dxa"/>
          </w:tcPr>
          <w:p w14:paraId="5C0128C1" w14:textId="77777777" w:rsidR="005616F1" w:rsidRDefault="005616F1" w:rsidP="006B1D9B">
            <w:pPr>
              <w:pStyle w:val="NoSpacing"/>
            </w:pPr>
            <w:r w:rsidRPr="002923FD">
              <w:rPr>
                <w:color w:val="000000"/>
              </w:rPr>
              <w:t>Year</w:t>
            </w:r>
            <w:r>
              <w:rPr>
                <w:color w:val="000000"/>
              </w:rPr>
              <w:t>/Period</w:t>
            </w:r>
          </w:p>
        </w:tc>
        <w:tc>
          <w:tcPr>
            <w:tcW w:w="1701" w:type="dxa"/>
          </w:tcPr>
          <w:p w14:paraId="338548DC" w14:textId="77777777" w:rsidR="005616F1" w:rsidRDefault="005616F1" w:rsidP="006B1D9B">
            <w:pPr>
              <w:pStyle w:val="NoSpacing"/>
              <w:rPr>
                <w:color w:val="000000"/>
              </w:rPr>
            </w:pPr>
            <w:r w:rsidRPr="002923FD">
              <w:rPr>
                <w:color w:val="000000"/>
              </w:rPr>
              <w:t>Label</w:t>
            </w:r>
          </w:p>
        </w:tc>
        <w:tc>
          <w:tcPr>
            <w:tcW w:w="2147" w:type="dxa"/>
          </w:tcPr>
          <w:p w14:paraId="1B48E41C" w14:textId="77777777" w:rsidR="005616F1" w:rsidRPr="00901608" w:rsidRDefault="005616F1" w:rsidP="006B1D9B">
            <w:pPr>
              <w:pStyle w:val="NoSpacing"/>
            </w:pPr>
          </w:p>
        </w:tc>
        <w:tc>
          <w:tcPr>
            <w:tcW w:w="3685" w:type="dxa"/>
          </w:tcPr>
          <w:p w14:paraId="5663C4E3" w14:textId="77777777" w:rsidR="005616F1" w:rsidRDefault="005616F1" w:rsidP="006B1D9B">
            <w:pPr>
              <w:pStyle w:val="NoSpacing"/>
              <w:rPr>
                <w:color w:val="000000"/>
              </w:rPr>
            </w:pPr>
          </w:p>
        </w:tc>
      </w:tr>
      <w:tr w:rsidR="005616F1" w:rsidRPr="00901608" w14:paraId="1A97F47E" w14:textId="77777777" w:rsidTr="006B1D9B">
        <w:tc>
          <w:tcPr>
            <w:tcW w:w="562" w:type="dxa"/>
          </w:tcPr>
          <w:p w14:paraId="284CE9D0" w14:textId="77777777" w:rsidR="005616F1" w:rsidRDefault="005616F1" w:rsidP="006B1D9B">
            <w:pPr>
              <w:pStyle w:val="NoSpacing"/>
              <w:rPr>
                <w:rFonts w:cstheme="minorHAnsi"/>
              </w:rPr>
            </w:pPr>
            <w:r w:rsidRPr="00C0710C">
              <w:rPr>
                <w:rFonts w:cstheme="minorHAnsi"/>
                <w:color w:val="000000"/>
              </w:rPr>
              <w:t>5</w:t>
            </w:r>
          </w:p>
        </w:tc>
        <w:tc>
          <w:tcPr>
            <w:tcW w:w="2248" w:type="dxa"/>
          </w:tcPr>
          <w:p w14:paraId="29B28A42" w14:textId="77777777" w:rsidR="005616F1" w:rsidRDefault="005616F1" w:rsidP="006B1D9B">
            <w:pPr>
              <w:pStyle w:val="NoSpacing"/>
            </w:pPr>
            <w:r>
              <w:rPr>
                <w:color w:val="000000"/>
              </w:rPr>
              <w:t>Warning(s)</w:t>
            </w:r>
          </w:p>
        </w:tc>
        <w:tc>
          <w:tcPr>
            <w:tcW w:w="1701" w:type="dxa"/>
          </w:tcPr>
          <w:p w14:paraId="416EDA92" w14:textId="77777777" w:rsidR="005616F1" w:rsidRDefault="005616F1" w:rsidP="006B1D9B">
            <w:pPr>
              <w:pStyle w:val="NoSpacing"/>
              <w:rPr>
                <w:color w:val="000000"/>
              </w:rPr>
            </w:pPr>
            <w:r>
              <w:rPr>
                <w:color w:val="000000"/>
              </w:rPr>
              <w:t>Data Table</w:t>
            </w:r>
          </w:p>
        </w:tc>
        <w:tc>
          <w:tcPr>
            <w:tcW w:w="2147" w:type="dxa"/>
          </w:tcPr>
          <w:p w14:paraId="54C3EFA6" w14:textId="77777777" w:rsidR="005616F1" w:rsidRPr="00901608" w:rsidRDefault="005616F1" w:rsidP="006B1D9B">
            <w:pPr>
              <w:pStyle w:val="NoSpacing"/>
            </w:pPr>
          </w:p>
        </w:tc>
        <w:tc>
          <w:tcPr>
            <w:tcW w:w="3685" w:type="dxa"/>
          </w:tcPr>
          <w:p w14:paraId="0958C95D" w14:textId="77777777" w:rsidR="00EF532F" w:rsidRPr="00BE4377" w:rsidRDefault="00EF532F" w:rsidP="00EF532F">
            <w:pPr>
              <w:pStyle w:val="NoSpacing"/>
              <w:rPr>
                <w:color w:val="000000"/>
              </w:rPr>
            </w:pPr>
            <w:r w:rsidRPr="00BE4377">
              <w:rPr>
                <w:color w:val="000000"/>
              </w:rPr>
              <w:t>Displayed if there is at least one warning.</w:t>
            </w:r>
          </w:p>
          <w:p w14:paraId="6FE80B12" w14:textId="77777777" w:rsidR="00EF532F" w:rsidRDefault="00EF532F" w:rsidP="006B1D9B">
            <w:pPr>
              <w:pStyle w:val="NoSpacing"/>
            </w:pPr>
          </w:p>
          <w:p w14:paraId="7BCDA09F" w14:textId="3D295A15" w:rsidR="005616F1" w:rsidRDefault="005616F1" w:rsidP="006B1D9B">
            <w:pPr>
              <w:pStyle w:val="NoSpacing"/>
              <w:rPr>
                <w:color w:val="000000"/>
              </w:rPr>
            </w:pPr>
            <w:commentRangeStart w:id="1679"/>
            <w:r>
              <w:t>Displays the line number, the field name as well as the soft warning applicable for the field</w:t>
            </w:r>
            <w:r w:rsidR="00EF532F">
              <w:t>.</w:t>
            </w:r>
            <w:commentRangeEnd w:id="1679"/>
            <w:r w:rsidR="007C0EA2">
              <w:rPr>
                <w:rStyle w:val="CommentReference"/>
              </w:rPr>
              <w:commentReference w:id="1679"/>
            </w:r>
          </w:p>
        </w:tc>
      </w:tr>
      <w:tr w:rsidR="005616F1" w:rsidRPr="00901608" w14:paraId="3C935243" w14:textId="77777777" w:rsidTr="006B1D9B">
        <w:tc>
          <w:tcPr>
            <w:tcW w:w="562" w:type="dxa"/>
          </w:tcPr>
          <w:p w14:paraId="528B3BA5" w14:textId="77777777" w:rsidR="005616F1" w:rsidRPr="00C0710C" w:rsidRDefault="005616F1" w:rsidP="006B1D9B">
            <w:pPr>
              <w:pStyle w:val="NoSpacing"/>
              <w:rPr>
                <w:rFonts w:cstheme="minorHAnsi"/>
                <w:color w:val="000000"/>
              </w:rPr>
            </w:pPr>
            <w:r>
              <w:rPr>
                <w:rFonts w:cstheme="minorHAnsi"/>
                <w:color w:val="000000"/>
              </w:rPr>
              <w:t>6</w:t>
            </w:r>
          </w:p>
        </w:tc>
        <w:tc>
          <w:tcPr>
            <w:tcW w:w="2248" w:type="dxa"/>
            <w:shd w:val="clear" w:color="000000" w:fill="FFFFFF"/>
          </w:tcPr>
          <w:p w14:paraId="427C19C9" w14:textId="77777777" w:rsidR="005616F1" w:rsidRDefault="005616F1" w:rsidP="006B1D9B">
            <w:pPr>
              <w:pStyle w:val="NoSpacing"/>
            </w:pPr>
            <w:r>
              <w:rPr>
                <w:rFonts w:cstheme="minorHAnsi"/>
              </w:rPr>
              <w:t>Confirm</w:t>
            </w:r>
          </w:p>
        </w:tc>
        <w:tc>
          <w:tcPr>
            <w:tcW w:w="1701" w:type="dxa"/>
            <w:shd w:val="clear" w:color="000000" w:fill="FFFFFF"/>
          </w:tcPr>
          <w:p w14:paraId="2DF5FCA0" w14:textId="77777777" w:rsidR="005616F1" w:rsidRDefault="005616F1" w:rsidP="006B1D9B">
            <w:pPr>
              <w:pStyle w:val="NoSpacing"/>
              <w:rPr>
                <w:color w:val="000000"/>
              </w:rPr>
            </w:pPr>
            <w:r>
              <w:rPr>
                <w:rFonts w:cstheme="minorHAnsi"/>
                <w:color w:val="000000"/>
              </w:rPr>
              <w:t>Primary button</w:t>
            </w:r>
          </w:p>
        </w:tc>
        <w:tc>
          <w:tcPr>
            <w:tcW w:w="2147" w:type="dxa"/>
          </w:tcPr>
          <w:p w14:paraId="50E96057" w14:textId="77777777" w:rsidR="005616F1" w:rsidRPr="00901608" w:rsidRDefault="005616F1" w:rsidP="006B1D9B">
            <w:pPr>
              <w:pStyle w:val="NoSpacing"/>
            </w:pPr>
          </w:p>
        </w:tc>
        <w:tc>
          <w:tcPr>
            <w:tcW w:w="3685" w:type="dxa"/>
          </w:tcPr>
          <w:p w14:paraId="2421B7C2" w14:textId="035C2019" w:rsidR="005616F1" w:rsidRDefault="005616F1" w:rsidP="006B1D9B">
            <w:pPr>
              <w:pStyle w:val="NoSpacing"/>
            </w:pPr>
            <w:r>
              <w:t>Approves or rejects the issuance calendar based on the button the Checker clicks on the Issuance Calendar details page.</w:t>
            </w:r>
            <w:r w:rsidR="00EF532F">
              <w:t xml:space="preserve"> Refer to </w:t>
            </w:r>
            <w:r w:rsidR="00EF532F">
              <w:fldChar w:fldCharType="begin"/>
            </w:r>
            <w:r w:rsidR="00EF532F">
              <w:instrText xml:space="preserve"> REF _Ref215576586 \r \h </w:instrText>
            </w:r>
            <w:r w:rsidR="00EF532F">
              <w:fldChar w:fldCharType="separate"/>
            </w:r>
            <w:r w:rsidR="007F5F9A">
              <w:t>2.13.4</w:t>
            </w:r>
            <w:r w:rsidR="00EF532F">
              <w:fldChar w:fldCharType="end"/>
            </w:r>
            <w:r w:rsidR="00EF532F">
              <w:t xml:space="preserve"> </w:t>
            </w:r>
            <w:r w:rsidR="00EF532F">
              <w:fldChar w:fldCharType="begin"/>
            </w:r>
            <w:r w:rsidR="00EF532F">
              <w:instrText xml:space="preserve"> REF _Ref215576588 \h </w:instrText>
            </w:r>
            <w:r w:rsidR="00EF532F">
              <w:fldChar w:fldCharType="separate"/>
            </w:r>
            <w:r w:rsidR="007F5F9A">
              <w:t>Post Conditions</w:t>
            </w:r>
            <w:r w:rsidR="00EF532F">
              <w:fldChar w:fldCharType="end"/>
            </w:r>
            <w:r w:rsidR="00EF532F">
              <w:t>.</w:t>
            </w:r>
          </w:p>
        </w:tc>
      </w:tr>
      <w:tr w:rsidR="00D53716" w:rsidRPr="00901608" w14:paraId="3B1125D0" w14:textId="77777777" w:rsidTr="006B1D9B">
        <w:trPr>
          <w:ins w:id="1680" w:author="Eugene CHEONG from.TOPPAN (MAS)" w:date="2025-12-22T10:35:00Z"/>
        </w:trPr>
        <w:tc>
          <w:tcPr>
            <w:tcW w:w="562" w:type="dxa"/>
          </w:tcPr>
          <w:p w14:paraId="1923C4E0" w14:textId="4A819380" w:rsidR="00D53716" w:rsidRDefault="007D79BD" w:rsidP="00D53716">
            <w:pPr>
              <w:pStyle w:val="NoSpacing"/>
              <w:rPr>
                <w:ins w:id="1681" w:author="Eugene CHEONG from.TOPPAN (MAS)" w:date="2025-12-22T10:35:00Z" w16du:dateUtc="2025-12-22T02:35:00Z"/>
                <w:rFonts w:cstheme="minorHAnsi"/>
                <w:color w:val="000000"/>
              </w:rPr>
            </w:pPr>
            <w:r>
              <w:rPr>
                <w:rFonts w:cstheme="minorHAnsi"/>
                <w:color w:val="000000"/>
              </w:rPr>
              <w:t>7</w:t>
            </w:r>
          </w:p>
        </w:tc>
        <w:tc>
          <w:tcPr>
            <w:tcW w:w="2248" w:type="dxa"/>
            <w:shd w:val="clear" w:color="000000" w:fill="FFFFFF"/>
          </w:tcPr>
          <w:p w14:paraId="0C4491A8" w14:textId="7E869C2A" w:rsidR="00D53716" w:rsidRDefault="00D53716" w:rsidP="00D53716">
            <w:pPr>
              <w:pStyle w:val="NoSpacing"/>
              <w:rPr>
                <w:ins w:id="1682" w:author="Eugene CHEONG from.TOPPAN (MAS)" w:date="2025-12-22T10:35:00Z" w16du:dateUtc="2025-12-22T02:35:00Z"/>
                <w:rFonts w:cstheme="minorHAnsi"/>
              </w:rPr>
            </w:pPr>
            <w:ins w:id="1683" w:author="Eugene CHEONG from.TOPPAN (MAS)" w:date="2025-12-22T10:35:00Z" w16du:dateUtc="2025-12-22T02:35:00Z">
              <w:r>
                <w:t>Cancel</w:t>
              </w:r>
            </w:ins>
          </w:p>
        </w:tc>
        <w:tc>
          <w:tcPr>
            <w:tcW w:w="1701" w:type="dxa"/>
            <w:shd w:val="clear" w:color="000000" w:fill="FFFFFF"/>
          </w:tcPr>
          <w:p w14:paraId="3D948A10" w14:textId="0D21F8F6" w:rsidR="00D53716" w:rsidRDefault="00D53716" w:rsidP="00D53716">
            <w:pPr>
              <w:pStyle w:val="NoSpacing"/>
              <w:rPr>
                <w:ins w:id="1684" w:author="Eugene CHEONG from.TOPPAN (MAS)" w:date="2025-12-22T10:35:00Z" w16du:dateUtc="2025-12-22T02:35:00Z"/>
                <w:rFonts w:cstheme="minorHAnsi"/>
                <w:color w:val="000000"/>
              </w:rPr>
            </w:pPr>
            <w:ins w:id="1685" w:author="Eugene CHEONG from.TOPPAN (MAS)" w:date="2025-12-22T10:35:00Z" w16du:dateUtc="2025-12-22T02:35:00Z">
              <w:r>
                <w:rPr>
                  <w:rFonts w:cstheme="minorHAnsi"/>
                  <w:color w:val="000000"/>
                </w:rPr>
                <w:t>Secondary b</w:t>
              </w:r>
              <w:r w:rsidRPr="002923FD">
                <w:rPr>
                  <w:rFonts w:cstheme="minorHAnsi"/>
                  <w:color w:val="000000"/>
                </w:rPr>
                <w:t>utton</w:t>
              </w:r>
            </w:ins>
          </w:p>
        </w:tc>
        <w:tc>
          <w:tcPr>
            <w:tcW w:w="2147" w:type="dxa"/>
          </w:tcPr>
          <w:p w14:paraId="06814BDA" w14:textId="77777777" w:rsidR="00D53716" w:rsidRPr="00901608" w:rsidRDefault="00D53716" w:rsidP="00D53716">
            <w:pPr>
              <w:pStyle w:val="NoSpacing"/>
              <w:rPr>
                <w:ins w:id="1686" w:author="Eugene CHEONG from.TOPPAN (MAS)" w:date="2025-12-22T10:35:00Z" w16du:dateUtc="2025-12-22T02:35:00Z"/>
              </w:rPr>
            </w:pPr>
          </w:p>
        </w:tc>
        <w:tc>
          <w:tcPr>
            <w:tcW w:w="3685" w:type="dxa"/>
          </w:tcPr>
          <w:p w14:paraId="29479AFA" w14:textId="6B58B906" w:rsidR="00D53716" w:rsidRDefault="00D53716" w:rsidP="00D53716">
            <w:pPr>
              <w:pStyle w:val="NoSpacing"/>
              <w:rPr>
                <w:ins w:id="1687" w:author="Eugene CHEONG from.TOPPAN (MAS)" w:date="2025-12-22T10:35:00Z" w16du:dateUtc="2025-12-22T02:35:00Z"/>
              </w:rPr>
            </w:pPr>
            <w:ins w:id="1688" w:author="Eugene CHEONG from.TOPPAN (MAS)" w:date="2025-12-22T10:35:00Z" w16du:dateUtc="2025-12-22T02:35:00Z">
              <w:r>
                <w:t>Closes the Confirmation Prompt.</w:t>
              </w:r>
            </w:ins>
          </w:p>
        </w:tc>
      </w:tr>
    </w:tbl>
    <w:p w14:paraId="7AC7A46F" w14:textId="0EDC2D5D" w:rsidR="005616F1" w:rsidRDefault="000069CA" w:rsidP="00380D00">
      <w:pPr>
        <w:pStyle w:val="Caption"/>
      </w:pPr>
      <w:r>
        <w:t xml:space="preserve">Table </w:t>
      </w:r>
      <w:r>
        <w:fldChar w:fldCharType="begin"/>
      </w:r>
      <w:r>
        <w:instrText xml:space="preserve"> SEQ Table \* ARABIC </w:instrText>
      </w:r>
      <w:r>
        <w:fldChar w:fldCharType="separate"/>
      </w:r>
      <w:r w:rsidR="007F5F9A">
        <w:rPr>
          <w:noProof/>
        </w:rPr>
        <w:t>28</w:t>
      </w:r>
      <w:r>
        <w:fldChar w:fldCharType="end"/>
      </w:r>
      <w:r>
        <w:t>: Confirmation Prompt Screen Elements</w:t>
      </w:r>
    </w:p>
    <w:p w14:paraId="57FC3D32" w14:textId="77777777" w:rsidR="005616F1" w:rsidRDefault="005616F1" w:rsidP="005616F1">
      <w:pPr>
        <w:pStyle w:val="Heading2"/>
      </w:pPr>
      <w:bookmarkStart w:id="1689" w:name="_Ref215561858"/>
      <w:bookmarkStart w:id="1690" w:name="_Ref215561862"/>
      <w:bookmarkStart w:id="1691" w:name="_Toc217317894"/>
      <w:r>
        <w:t>Export Issuance Calendar</w:t>
      </w:r>
      <w:bookmarkEnd w:id="1637"/>
      <w:bookmarkEnd w:id="1689"/>
      <w:bookmarkEnd w:id="1690"/>
      <w:bookmarkEnd w:id="1691"/>
    </w:p>
    <w:p w14:paraId="02C47F35" w14:textId="77777777" w:rsidR="005616F1" w:rsidRDefault="005616F1" w:rsidP="005616F1">
      <w:pPr>
        <w:pStyle w:val="Heading3"/>
      </w:pPr>
      <w:bookmarkStart w:id="1692" w:name="_Toc215504170"/>
      <w:bookmarkStart w:id="1693" w:name="_Toc217317895"/>
      <w:r>
        <w:t>Description</w:t>
      </w:r>
      <w:bookmarkEnd w:id="1692"/>
      <w:bookmarkEnd w:id="1693"/>
    </w:p>
    <w:p w14:paraId="4750D824" w14:textId="0FADD1D2" w:rsidR="005616F1" w:rsidRPr="00214476" w:rsidRDefault="005616F1" w:rsidP="003F1708">
      <w:r w:rsidRPr="00F67498">
        <w:t xml:space="preserve">This use case enables </w:t>
      </w:r>
      <w:r>
        <w:t>users</w:t>
      </w:r>
      <w:r w:rsidRPr="00F67498">
        <w:t xml:space="preserve"> to </w:t>
      </w:r>
      <w:commentRangeStart w:id="1694"/>
      <w:commentRangeStart w:id="1695"/>
      <w:r w:rsidRPr="00F67498">
        <w:t>export issuance calendars</w:t>
      </w:r>
      <w:commentRangeEnd w:id="1694"/>
      <w:r>
        <w:rPr>
          <w:rStyle w:val="CommentReference"/>
        </w:rPr>
        <w:commentReference w:id="1694"/>
      </w:r>
      <w:commentRangeEnd w:id="1695"/>
      <w:r>
        <w:rPr>
          <w:rStyle w:val="CommentReference"/>
        </w:rPr>
        <w:commentReference w:id="1695"/>
      </w:r>
      <w:r w:rsidRPr="00F67498">
        <w:t xml:space="preserve">. This is </w:t>
      </w:r>
      <w:r>
        <w:t xml:space="preserve">mainly </w:t>
      </w:r>
      <w:r w:rsidRPr="00F67498">
        <w:t xml:space="preserve">for Makers to </w:t>
      </w:r>
      <w:r w:rsidR="00752D75">
        <w:t xml:space="preserve">send to </w:t>
      </w:r>
      <w:r w:rsidRPr="00F67498">
        <w:t>SGX</w:t>
      </w:r>
      <w:r w:rsidR="00752D75">
        <w:t xml:space="preserve"> for ISINs</w:t>
      </w:r>
      <w:r w:rsidRPr="00F67498">
        <w:t>.</w:t>
      </w:r>
    </w:p>
    <w:p w14:paraId="0380A64A" w14:textId="77777777" w:rsidR="005616F1" w:rsidRDefault="005616F1" w:rsidP="005616F1">
      <w:pPr>
        <w:pStyle w:val="Heading3"/>
      </w:pPr>
      <w:bookmarkStart w:id="1696" w:name="_Toc215504171"/>
      <w:bookmarkStart w:id="1697" w:name="_Toc217317896"/>
      <w:r>
        <w:t>Preconditions</w:t>
      </w:r>
      <w:bookmarkEnd w:id="1696"/>
      <w:bookmarkEnd w:id="1697"/>
    </w:p>
    <w:p w14:paraId="79781AC1" w14:textId="77777777" w:rsidR="005616F1" w:rsidRDefault="005616F1" w:rsidP="005616F1">
      <w:pPr>
        <w:pStyle w:val="ListParagraph"/>
      </w:pPr>
      <w:r>
        <w:t>User logs in to the Intranet Portal.</w:t>
      </w:r>
    </w:p>
    <w:p w14:paraId="0FA74EF5" w14:textId="77777777" w:rsidR="005616F1" w:rsidRDefault="005616F1" w:rsidP="005616F1">
      <w:pPr>
        <w:pStyle w:val="ListParagraph"/>
      </w:pPr>
      <w:r>
        <w:t>User accesses the Issuance Calendar Details page.</w:t>
      </w:r>
    </w:p>
    <w:p w14:paraId="208CD5C3" w14:textId="1A571997" w:rsidR="005616F1" w:rsidRDefault="005616F1" w:rsidP="005616F1">
      <w:pPr>
        <w:pStyle w:val="ListParagraph"/>
      </w:pPr>
      <w:r>
        <w:t xml:space="preserve">An issuance calendar for the particular Security type, Year, and Period </w:t>
      </w:r>
      <w:commentRangeStart w:id="1698"/>
      <w:r w:rsidR="00752D75">
        <w:t xml:space="preserve">has been </w:t>
      </w:r>
      <w:r>
        <w:t>created.</w:t>
      </w:r>
      <w:commentRangeEnd w:id="1698"/>
      <w:r w:rsidR="00E448E4">
        <w:rPr>
          <w:rStyle w:val="CommentReference"/>
        </w:rPr>
        <w:commentReference w:id="1698"/>
      </w:r>
    </w:p>
    <w:p w14:paraId="55F15BA0" w14:textId="1A7D8774" w:rsidR="005616F1" w:rsidRDefault="005616F1" w:rsidP="005616F1">
      <w:pPr>
        <w:pStyle w:val="ListParagraph"/>
      </w:pPr>
      <w:r>
        <w:t>The issuance calendar</w:t>
      </w:r>
      <w:r w:rsidR="005B2CFD">
        <w:t xml:space="preserve"> </w:t>
      </w:r>
      <w:r w:rsidR="00752D75">
        <w:t xml:space="preserve">has been </w:t>
      </w:r>
      <w:r w:rsidR="005B2CFD">
        <w:t>saved as draft or submitted for approval at least once</w:t>
      </w:r>
      <w:r>
        <w:t>.</w:t>
      </w:r>
    </w:p>
    <w:p w14:paraId="2754F566" w14:textId="77777777" w:rsidR="005616F1" w:rsidRDefault="005616F1" w:rsidP="005616F1">
      <w:pPr>
        <w:pStyle w:val="Heading3"/>
      </w:pPr>
      <w:bookmarkStart w:id="1699" w:name="_Toc215504172"/>
      <w:bookmarkStart w:id="1700" w:name="_Toc217317897"/>
      <w:r>
        <w:t>Business Requirements</w:t>
      </w:r>
      <w:bookmarkEnd w:id="1699"/>
      <w:bookmarkEnd w:id="1700"/>
    </w:p>
    <w:p w14:paraId="01570F98" w14:textId="77777777" w:rsidR="005616F1" w:rsidRPr="0068320A" w:rsidRDefault="005616F1" w:rsidP="005616F1">
      <w:pPr>
        <w:pStyle w:val="ListParagraph"/>
        <w:rPr>
          <w:b/>
          <w:bCs/>
        </w:rPr>
      </w:pPr>
      <w:r w:rsidRPr="0068320A">
        <w:rPr>
          <w:b/>
          <w:bCs/>
        </w:rPr>
        <w:t xml:space="preserve">Role-based Access Control: </w:t>
      </w:r>
    </w:p>
    <w:p w14:paraId="03FDDCEA" w14:textId="77777777" w:rsidR="005616F1" w:rsidRDefault="005616F1" w:rsidP="005616F1">
      <w:pPr>
        <w:pStyle w:val="ListParagraph"/>
        <w:numPr>
          <w:ilvl w:val="1"/>
          <w:numId w:val="27"/>
        </w:numPr>
        <w:ind w:left="1276" w:hanging="425"/>
      </w:pPr>
      <w:r>
        <w:t>Issuance Calendar Viewer</w:t>
      </w:r>
    </w:p>
    <w:p w14:paraId="3D10B44E" w14:textId="77777777" w:rsidR="005616F1" w:rsidRDefault="005616F1" w:rsidP="005616F1">
      <w:pPr>
        <w:pStyle w:val="ListParagraph"/>
        <w:numPr>
          <w:ilvl w:val="1"/>
          <w:numId w:val="27"/>
        </w:numPr>
        <w:ind w:left="1276" w:hanging="425"/>
      </w:pPr>
      <w:r>
        <w:lastRenderedPageBreak/>
        <w:t>Issuance Calendar Maker</w:t>
      </w:r>
    </w:p>
    <w:p w14:paraId="44E1FB9F" w14:textId="77777777" w:rsidR="005616F1" w:rsidRDefault="005616F1" w:rsidP="005616F1">
      <w:pPr>
        <w:pStyle w:val="ListParagraph"/>
        <w:numPr>
          <w:ilvl w:val="1"/>
          <w:numId w:val="27"/>
        </w:numPr>
        <w:ind w:left="1276" w:hanging="425"/>
      </w:pPr>
      <w:r>
        <w:t>Issuance Calendar Checker</w:t>
      </w:r>
    </w:p>
    <w:p w14:paraId="38F670BF" w14:textId="230D49A9" w:rsidR="00741309" w:rsidRDefault="00741309" w:rsidP="00741309">
      <w:pPr>
        <w:pStyle w:val="ListParagraph"/>
      </w:pPr>
      <w:r>
        <w:t xml:space="preserve">If there are multiple issuance types (e.g. for SGS Bonds), each issuance type </w:t>
      </w:r>
      <w:r w:rsidR="00752D75">
        <w:t>is</w:t>
      </w:r>
      <w:r>
        <w:t xml:space="preserve"> a separate tab in the file.</w:t>
      </w:r>
    </w:p>
    <w:p w14:paraId="303F6DAF" w14:textId="5FD89777" w:rsidR="00741309" w:rsidRDefault="00741309" w:rsidP="00741309">
      <w:pPr>
        <w:pStyle w:val="ListParagraph"/>
      </w:pPr>
      <w:r>
        <w:t>Only export</w:t>
      </w:r>
      <w:r w:rsidR="00CB789E">
        <w:t>s the issuance calendar</w:t>
      </w:r>
      <w:r>
        <w:t xml:space="preserve"> data </w:t>
      </w:r>
      <w:r w:rsidR="00CB789E">
        <w:t xml:space="preserve">that is stored in the </w:t>
      </w:r>
      <w:r>
        <w:t>database. I</w:t>
      </w:r>
      <w:r w:rsidRPr="00741309">
        <w:t xml:space="preserve">f </w:t>
      </w:r>
      <w:r>
        <w:t xml:space="preserve">a Maker edits </w:t>
      </w:r>
      <w:r w:rsidRPr="00741309">
        <w:t xml:space="preserve">the issuance calendar </w:t>
      </w:r>
      <w:r w:rsidR="00CB789E">
        <w:t xml:space="preserve">and </w:t>
      </w:r>
      <w:r>
        <w:t xml:space="preserve">did not save it as a draft </w:t>
      </w:r>
      <w:r w:rsidRPr="00741309">
        <w:t>no</w:t>
      </w:r>
      <w:r>
        <w:t>r</w:t>
      </w:r>
      <w:r w:rsidRPr="00741309">
        <w:t xml:space="preserve"> submi</w:t>
      </w:r>
      <w:r>
        <w:t>t it</w:t>
      </w:r>
      <w:r w:rsidRPr="00741309">
        <w:t xml:space="preserve"> for approval before exporting, the edits </w:t>
      </w:r>
      <w:r w:rsidR="00752D75">
        <w:t>are</w:t>
      </w:r>
      <w:r w:rsidR="00752D75" w:rsidRPr="00741309">
        <w:t xml:space="preserve"> </w:t>
      </w:r>
      <w:r w:rsidRPr="00741309">
        <w:t>not reflected in the downloaded file</w:t>
      </w:r>
      <w:r w:rsidR="00BD4ADB">
        <w:t>.</w:t>
      </w:r>
    </w:p>
    <w:p w14:paraId="7E60761D" w14:textId="1337959D" w:rsidR="00B9550B" w:rsidRDefault="00B9550B" w:rsidP="00B9550B">
      <w:pPr>
        <w:pStyle w:val="ListParagraph"/>
      </w:pPr>
      <w:r>
        <w:t>When exporting issuance calendar, the “ISIN Code” and “CDP Naming Convention” columns are to be placed as the rightmost columns.</w:t>
      </w:r>
    </w:p>
    <w:p w14:paraId="031AD783" w14:textId="7241FE79" w:rsidR="00AC3D66" w:rsidRDefault="00AC3D66" w:rsidP="00B9550B">
      <w:pPr>
        <w:pStyle w:val="ListParagraph"/>
      </w:pPr>
      <w:r w:rsidRPr="007E5CE0">
        <w:rPr>
          <w:lang w:val="en-US"/>
        </w:rPr>
        <w:t>Sort the results by ascending order of issue date and ascending order of tenor.</w:t>
      </w:r>
    </w:p>
    <w:p w14:paraId="2C7ED0D7" w14:textId="77777777" w:rsidR="005616F1" w:rsidRDefault="005616F1" w:rsidP="005616F1">
      <w:pPr>
        <w:pStyle w:val="Heading3"/>
      </w:pPr>
      <w:bookmarkStart w:id="1701" w:name="_Toc215504173"/>
      <w:bookmarkStart w:id="1702" w:name="_Ref215570599"/>
      <w:bookmarkStart w:id="1703" w:name="_Ref215570601"/>
      <w:bookmarkStart w:id="1704" w:name="_Toc217317898"/>
      <w:r>
        <w:t>Post Conditions</w:t>
      </w:r>
      <w:bookmarkEnd w:id="1701"/>
      <w:bookmarkEnd w:id="1702"/>
      <w:bookmarkEnd w:id="1703"/>
      <w:bookmarkEnd w:id="1704"/>
    </w:p>
    <w:p w14:paraId="181E85ED" w14:textId="048A1322" w:rsidR="005616F1" w:rsidRDefault="005616F1" w:rsidP="005616F1">
      <w:pPr>
        <w:pStyle w:val="ListParagraph"/>
      </w:pPr>
      <w:r>
        <w:t>Download of the file is initiated.</w:t>
      </w:r>
    </w:p>
    <w:p w14:paraId="660482F4" w14:textId="77777777" w:rsidR="005616F1" w:rsidRPr="00214476" w:rsidRDefault="005616F1" w:rsidP="005616F1">
      <w:pPr>
        <w:pStyle w:val="ListParagraph"/>
      </w:pPr>
      <w:r w:rsidRPr="00214476">
        <w:t>User remains in the Issuance Calendar Details page.</w:t>
      </w:r>
    </w:p>
    <w:p w14:paraId="5620AAC6" w14:textId="77777777" w:rsidR="005616F1" w:rsidRPr="0068320A" w:rsidRDefault="005616F1" w:rsidP="005616F1">
      <w:pPr>
        <w:pStyle w:val="Heading3"/>
      </w:pPr>
      <w:bookmarkStart w:id="1705" w:name="_Toc215504174"/>
      <w:bookmarkStart w:id="1706" w:name="_Toc217317899"/>
      <w:r>
        <w:t>Issuance Calendar Details page</w:t>
      </w:r>
      <w:bookmarkEnd w:id="1705"/>
      <w:bookmarkEnd w:id="1706"/>
    </w:p>
    <w:p w14:paraId="3E44497E" w14:textId="33EBBE0E" w:rsidR="005616F1" w:rsidRPr="00F70B95" w:rsidRDefault="00D90FC0" w:rsidP="003F1708">
      <w:r>
        <w:t xml:space="preserve">Refer to </w:t>
      </w:r>
      <w:r w:rsidR="001362D4">
        <w:fldChar w:fldCharType="begin"/>
      </w:r>
      <w:r w:rsidR="001362D4">
        <w:instrText xml:space="preserve"> REF _Ref216345075 \r \h </w:instrText>
      </w:r>
      <w:r w:rsidR="001362D4">
        <w:fldChar w:fldCharType="separate"/>
      </w:r>
      <w:r w:rsidR="007F5F9A">
        <w:t>2.7.6</w:t>
      </w:r>
      <w:r w:rsidR="001362D4">
        <w:fldChar w:fldCharType="end"/>
      </w:r>
      <w:r>
        <w:t xml:space="preserve"> for the screen elements in the Issuance Calendar Details page. For 2.14 Export Issuance Calendar, t</w:t>
      </w:r>
      <w:r w:rsidR="005616F1">
        <w:t>he page contains additional elements in the Action Button Row.</w:t>
      </w:r>
    </w:p>
    <w:p w14:paraId="5CC43F43" w14:textId="77777777" w:rsidR="005616F1" w:rsidRDefault="005616F1" w:rsidP="005616F1">
      <w:pPr>
        <w:pStyle w:val="Heading4"/>
      </w:pPr>
      <w:r>
        <w:t>Wireframe</w:t>
      </w:r>
    </w:p>
    <w:p w14:paraId="6FBBDB08" w14:textId="4308EEEF" w:rsidR="005616F1" w:rsidRDefault="005616F1" w:rsidP="003F1708">
      <w:r>
        <w:t xml:space="preserve">Refer to </w:t>
      </w:r>
      <w:r w:rsidR="005B2CFD">
        <w:fldChar w:fldCharType="begin"/>
      </w:r>
      <w:r w:rsidR="005B2CFD">
        <w:instrText xml:space="preserve"> REF _Ref215243926 \r \h </w:instrText>
      </w:r>
      <w:r w:rsidR="005B2CFD">
        <w:fldChar w:fldCharType="separate"/>
      </w:r>
      <w:r w:rsidR="007F5F9A">
        <w:t>2.7.6.1</w:t>
      </w:r>
      <w:r w:rsidR="005B2CFD">
        <w:fldChar w:fldCharType="end"/>
      </w:r>
      <w:r w:rsidR="005B2CFD">
        <w:t xml:space="preserve"> </w:t>
      </w:r>
      <w:r w:rsidR="005B2CFD">
        <w:fldChar w:fldCharType="begin"/>
      </w:r>
      <w:r w:rsidR="005B2CFD">
        <w:instrText xml:space="preserve"> REF _Ref215243926 \h </w:instrText>
      </w:r>
      <w:r w:rsidR="005B2CFD">
        <w:fldChar w:fldCharType="separate"/>
      </w:r>
      <w:r w:rsidR="007F5F9A">
        <w:t>Wireframe</w:t>
      </w:r>
      <w:r w:rsidR="005B2CFD">
        <w:fldChar w:fldCharType="end"/>
      </w:r>
      <w:r>
        <w:t>.</w:t>
      </w:r>
    </w:p>
    <w:p w14:paraId="14CEBF1D" w14:textId="77777777" w:rsidR="005616F1" w:rsidRDefault="005616F1" w:rsidP="005616F1">
      <w:pPr>
        <w:pStyle w:val="Heading4"/>
      </w:pPr>
      <w:r>
        <w:t>Action Button Row</w:t>
      </w:r>
    </w:p>
    <w:tbl>
      <w:tblPr>
        <w:tblStyle w:val="TableGrid"/>
        <w:tblW w:w="0" w:type="auto"/>
        <w:tblLook w:val="04A0" w:firstRow="1" w:lastRow="0" w:firstColumn="1" w:lastColumn="0" w:noHBand="0" w:noVBand="1"/>
      </w:tblPr>
      <w:tblGrid>
        <w:gridCol w:w="562"/>
        <w:gridCol w:w="2248"/>
        <w:gridCol w:w="1701"/>
        <w:gridCol w:w="2147"/>
        <w:gridCol w:w="3685"/>
      </w:tblGrid>
      <w:tr w:rsidR="005616F1" w:rsidRPr="007D7B67" w14:paraId="19013307" w14:textId="77777777" w:rsidTr="006B1D9B">
        <w:tc>
          <w:tcPr>
            <w:tcW w:w="562" w:type="dxa"/>
            <w:shd w:val="clear" w:color="auto" w:fill="E7E6E6" w:themeFill="background2"/>
          </w:tcPr>
          <w:p w14:paraId="5A868317" w14:textId="77777777" w:rsidR="005616F1" w:rsidRPr="007D7B67" w:rsidRDefault="005616F1" w:rsidP="006B1D9B">
            <w:pPr>
              <w:pStyle w:val="NoSpacing"/>
              <w:jc w:val="center"/>
              <w:rPr>
                <w:b/>
                <w:bCs/>
              </w:rPr>
            </w:pPr>
            <w:r w:rsidRPr="007D7B67">
              <w:rPr>
                <w:rFonts w:cstheme="minorHAnsi"/>
                <w:b/>
                <w:bCs/>
              </w:rPr>
              <w:t>S/N</w:t>
            </w:r>
          </w:p>
        </w:tc>
        <w:tc>
          <w:tcPr>
            <w:tcW w:w="2248" w:type="dxa"/>
            <w:shd w:val="clear" w:color="auto" w:fill="E7E6E6" w:themeFill="background2"/>
          </w:tcPr>
          <w:p w14:paraId="755FF519" w14:textId="77777777" w:rsidR="005616F1" w:rsidRPr="007D7B67" w:rsidRDefault="005616F1" w:rsidP="006B1D9B">
            <w:pPr>
              <w:pStyle w:val="NoSpacing"/>
              <w:jc w:val="center"/>
              <w:rPr>
                <w:b/>
                <w:bCs/>
              </w:rPr>
            </w:pPr>
            <w:r w:rsidRPr="007D7B67">
              <w:rPr>
                <w:rFonts w:cstheme="minorHAnsi"/>
                <w:b/>
                <w:bCs/>
              </w:rPr>
              <w:t>Name</w:t>
            </w:r>
          </w:p>
        </w:tc>
        <w:tc>
          <w:tcPr>
            <w:tcW w:w="1701" w:type="dxa"/>
            <w:shd w:val="clear" w:color="auto" w:fill="E7E6E6" w:themeFill="background2"/>
          </w:tcPr>
          <w:p w14:paraId="7D4AC7EC" w14:textId="77777777" w:rsidR="005616F1" w:rsidRPr="007D7B67" w:rsidRDefault="005616F1" w:rsidP="006B1D9B">
            <w:pPr>
              <w:pStyle w:val="TableHeading"/>
              <w:jc w:val="center"/>
              <w:rPr>
                <w:rFonts w:asciiTheme="minorHAnsi" w:hAnsiTheme="minorHAnsi" w:cstheme="minorHAnsi"/>
                <w:bCs/>
              </w:rPr>
            </w:pPr>
            <w:r w:rsidRPr="007D7B67">
              <w:rPr>
                <w:rFonts w:asciiTheme="minorHAnsi" w:hAnsiTheme="minorHAnsi" w:cstheme="minorHAnsi"/>
                <w:bCs/>
              </w:rPr>
              <w:t>Type</w:t>
            </w:r>
          </w:p>
          <w:p w14:paraId="38E4B513" w14:textId="77777777" w:rsidR="005616F1" w:rsidRPr="007D7B67" w:rsidRDefault="005616F1" w:rsidP="006B1D9B">
            <w:pPr>
              <w:pStyle w:val="NoSpacing"/>
              <w:jc w:val="center"/>
              <w:rPr>
                <w:b/>
                <w:bCs/>
              </w:rPr>
            </w:pPr>
            <w:r w:rsidRPr="007D7B67">
              <w:rPr>
                <w:rFonts w:cstheme="minorHAnsi"/>
                <w:b/>
                <w:bCs/>
              </w:rPr>
              <w:t>(Max Length)</w:t>
            </w:r>
          </w:p>
        </w:tc>
        <w:tc>
          <w:tcPr>
            <w:tcW w:w="2147" w:type="dxa"/>
            <w:shd w:val="clear" w:color="auto" w:fill="E7E6E6" w:themeFill="background2"/>
          </w:tcPr>
          <w:p w14:paraId="39037BFC" w14:textId="77777777" w:rsidR="005616F1" w:rsidRPr="007D7B67" w:rsidRDefault="005616F1" w:rsidP="006B1D9B">
            <w:pPr>
              <w:pStyle w:val="NoSpacing"/>
              <w:jc w:val="center"/>
              <w:rPr>
                <w:b/>
                <w:bCs/>
              </w:rPr>
            </w:pPr>
            <w:r w:rsidRPr="007D7B67">
              <w:rPr>
                <w:rFonts w:cstheme="minorHAnsi"/>
                <w:b/>
                <w:bCs/>
              </w:rPr>
              <w:t>Validation Rules</w:t>
            </w:r>
          </w:p>
        </w:tc>
        <w:tc>
          <w:tcPr>
            <w:tcW w:w="3685" w:type="dxa"/>
            <w:shd w:val="clear" w:color="auto" w:fill="E7E6E6" w:themeFill="background2"/>
          </w:tcPr>
          <w:p w14:paraId="55B84378" w14:textId="77777777" w:rsidR="005616F1" w:rsidRPr="007D7B67" w:rsidRDefault="005616F1" w:rsidP="006B1D9B">
            <w:pPr>
              <w:pStyle w:val="NoSpacing"/>
              <w:jc w:val="center"/>
              <w:rPr>
                <w:rFonts w:cstheme="minorHAnsi"/>
                <w:b/>
                <w:bCs/>
              </w:rPr>
            </w:pPr>
            <w:r>
              <w:rPr>
                <w:rFonts w:cstheme="minorHAnsi"/>
                <w:b/>
                <w:bCs/>
              </w:rPr>
              <w:t>Remarks</w:t>
            </w:r>
          </w:p>
        </w:tc>
      </w:tr>
      <w:tr w:rsidR="005616F1" w:rsidRPr="00901608" w14:paraId="45583039" w14:textId="77777777" w:rsidTr="006B1D9B">
        <w:tc>
          <w:tcPr>
            <w:tcW w:w="562" w:type="dxa"/>
          </w:tcPr>
          <w:p w14:paraId="5E0F649D" w14:textId="77777777" w:rsidR="005616F1" w:rsidRDefault="005616F1" w:rsidP="006B1D9B">
            <w:pPr>
              <w:pStyle w:val="NoSpacing"/>
              <w:rPr>
                <w:rFonts w:cstheme="minorHAnsi"/>
              </w:rPr>
            </w:pPr>
            <w:r>
              <w:rPr>
                <w:rFonts w:cstheme="minorHAnsi"/>
              </w:rPr>
              <w:t>1</w:t>
            </w:r>
          </w:p>
        </w:tc>
        <w:tc>
          <w:tcPr>
            <w:tcW w:w="2248" w:type="dxa"/>
          </w:tcPr>
          <w:p w14:paraId="0F93C968" w14:textId="77777777" w:rsidR="005616F1" w:rsidRDefault="005616F1" w:rsidP="006B1D9B">
            <w:pPr>
              <w:pStyle w:val="NoSpacing"/>
            </w:pPr>
            <w:r>
              <w:rPr>
                <w:rFonts w:cstheme="minorHAnsi"/>
                <w:color w:val="000000"/>
              </w:rPr>
              <w:t>Export calendar</w:t>
            </w:r>
          </w:p>
        </w:tc>
        <w:tc>
          <w:tcPr>
            <w:tcW w:w="1701" w:type="dxa"/>
          </w:tcPr>
          <w:p w14:paraId="33A2639D" w14:textId="77777777" w:rsidR="005616F1" w:rsidRDefault="005616F1" w:rsidP="006B1D9B">
            <w:pPr>
              <w:pStyle w:val="NoSpacing"/>
              <w:rPr>
                <w:rFonts w:cstheme="minorHAnsi"/>
                <w:color w:val="000000"/>
              </w:rPr>
            </w:pPr>
            <w:r>
              <w:rPr>
                <w:rFonts w:cstheme="minorHAnsi"/>
                <w:color w:val="000000"/>
              </w:rPr>
              <w:t>Tertiary button</w:t>
            </w:r>
          </w:p>
        </w:tc>
        <w:tc>
          <w:tcPr>
            <w:tcW w:w="2147" w:type="dxa"/>
          </w:tcPr>
          <w:p w14:paraId="77D446CA" w14:textId="77777777" w:rsidR="005616F1" w:rsidRPr="00901608" w:rsidRDefault="005616F1" w:rsidP="006B1D9B">
            <w:pPr>
              <w:pStyle w:val="NoSpacing"/>
            </w:pPr>
          </w:p>
        </w:tc>
        <w:tc>
          <w:tcPr>
            <w:tcW w:w="3685" w:type="dxa"/>
          </w:tcPr>
          <w:p w14:paraId="0FA8447D" w14:textId="2EEEA554" w:rsidR="005616F1" w:rsidRDefault="00741309" w:rsidP="006B1D9B">
            <w:pPr>
              <w:pStyle w:val="NoSpacing"/>
              <w:rPr>
                <w:rFonts w:cstheme="minorHAnsi"/>
                <w:color w:val="000000"/>
              </w:rPr>
            </w:pPr>
            <w:r>
              <w:rPr>
                <w:rFonts w:cstheme="minorHAnsi"/>
                <w:color w:val="000000"/>
              </w:rPr>
              <w:t xml:space="preserve">Refer to </w:t>
            </w:r>
            <w:r>
              <w:rPr>
                <w:rFonts w:cstheme="minorHAnsi"/>
                <w:color w:val="000000"/>
              </w:rPr>
              <w:fldChar w:fldCharType="begin"/>
            </w:r>
            <w:r>
              <w:rPr>
                <w:rFonts w:cstheme="minorHAnsi"/>
                <w:color w:val="000000"/>
              </w:rPr>
              <w:instrText xml:space="preserve"> REF _Ref215570599 \r \h </w:instrText>
            </w:r>
            <w:r>
              <w:rPr>
                <w:rFonts w:cstheme="minorHAnsi"/>
                <w:color w:val="000000"/>
              </w:rPr>
            </w:r>
            <w:r>
              <w:rPr>
                <w:rFonts w:cstheme="minorHAnsi"/>
                <w:color w:val="000000"/>
              </w:rPr>
              <w:fldChar w:fldCharType="separate"/>
            </w:r>
            <w:r w:rsidR="007F5F9A">
              <w:rPr>
                <w:rFonts w:cstheme="minorHAnsi"/>
                <w:color w:val="000000"/>
              </w:rPr>
              <w:t>2.14.4</w:t>
            </w:r>
            <w:r>
              <w:rPr>
                <w:rFonts w:cstheme="minorHAnsi"/>
                <w:color w:val="000000"/>
              </w:rPr>
              <w:fldChar w:fldCharType="end"/>
            </w:r>
            <w:r>
              <w:rPr>
                <w:rFonts w:cstheme="minorHAnsi"/>
                <w:color w:val="000000"/>
              </w:rPr>
              <w:t xml:space="preserve"> </w:t>
            </w:r>
            <w:r>
              <w:rPr>
                <w:rFonts w:cstheme="minorHAnsi"/>
                <w:color w:val="000000"/>
              </w:rPr>
              <w:fldChar w:fldCharType="begin"/>
            </w:r>
            <w:r>
              <w:rPr>
                <w:rFonts w:cstheme="minorHAnsi"/>
                <w:color w:val="000000"/>
              </w:rPr>
              <w:instrText xml:space="preserve"> REF _Ref215570601 \h </w:instrText>
            </w:r>
            <w:r>
              <w:rPr>
                <w:rFonts w:cstheme="minorHAnsi"/>
                <w:color w:val="000000"/>
              </w:rPr>
            </w:r>
            <w:r>
              <w:rPr>
                <w:rFonts w:cstheme="minorHAnsi"/>
                <w:color w:val="000000"/>
              </w:rPr>
              <w:fldChar w:fldCharType="separate"/>
            </w:r>
            <w:r w:rsidR="007F5F9A">
              <w:t>Post Conditions</w:t>
            </w:r>
            <w:r>
              <w:rPr>
                <w:rFonts w:cstheme="minorHAnsi"/>
                <w:color w:val="000000"/>
              </w:rPr>
              <w:fldChar w:fldCharType="end"/>
            </w:r>
            <w:r>
              <w:rPr>
                <w:rFonts w:cstheme="minorHAnsi"/>
                <w:color w:val="000000"/>
              </w:rPr>
              <w:t>.</w:t>
            </w:r>
          </w:p>
        </w:tc>
      </w:tr>
    </w:tbl>
    <w:p w14:paraId="633ED91D" w14:textId="2962A3B5" w:rsidR="005616F1" w:rsidRDefault="005616F1" w:rsidP="005616F1">
      <w:pPr>
        <w:pStyle w:val="Caption"/>
      </w:pPr>
      <w:r>
        <w:t xml:space="preserve">Table </w:t>
      </w:r>
      <w:r>
        <w:fldChar w:fldCharType="begin"/>
      </w:r>
      <w:r>
        <w:instrText xml:space="preserve"> SEQ Table \* ARABIC </w:instrText>
      </w:r>
      <w:r>
        <w:fldChar w:fldCharType="separate"/>
      </w:r>
      <w:r w:rsidR="007F5F9A">
        <w:rPr>
          <w:noProof/>
        </w:rPr>
        <w:t>29</w:t>
      </w:r>
      <w:r>
        <w:fldChar w:fldCharType="end"/>
      </w:r>
      <w:r>
        <w:t>: Action Button Row Screen Elements</w:t>
      </w:r>
    </w:p>
    <w:p w14:paraId="25BA1147" w14:textId="54727754" w:rsidR="005B2CFD" w:rsidRDefault="005B2CFD" w:rsidP="005B2CFD">
      <w:pPr>
        <w:pStyle w:val="Heading3"/>
      </w:pPr>
      <w:bookmarkStart w:id="1707" w:name="_Toc217317900"/>
      <w:commentRangeStart w:id="1708"/>
      <w:commentRangeStart w:id="1709"/>
      <w:commentRangeStart w:id="1710"/>
      <w:commentRangeStart w:id="1711"/>
      <w:r>
        <w:t>Sample Files</w:t>
      </w:r>
      <w:commentRangeEnd w:id="1708"/>
      <w:r w:rsidR="000B0BB5">
        <w:rPr>
          <w:rStyle w:val="CommentReference"/>
          <w:rFonts w:asciiTheme="minorHAnsi" w:eastAsiaTheme="minorHAnsi" w:hAnsiTheme="minorHAnsi" w:cstheme="minorBidi"/>
          <w:b w:val="0"/>
          <w:smallCaps w:val="0"/>
        </w:rPr>
        <w:commentReference w:id="1708"/>
      </w:r>
      <w:commentRangeEnd w:id="1709"/>
      <w:r w:rsidR="008E3411">
        <w:rPr>
          <w:rStyle w:val="CommentReference"/>
          <w:rFonts w:asciiTheme="minorHAnsi" w:eastAsiaTheme="minorHAnsi" w:hAnsiTheme="minorHAnsi" w:cstheme="minorBidi"/>
          <w:b w:val="0"/>
          <w:smallCaps w:val="0"/>
        </w:rPr>
        <w:commentReference w:id="1709"/>
      </w:r>
      <w:commentRangeEnd w:id="1710"/>
      <w:r w:rsidR="00E92AD7">
        <w:rPr>
          <w:rStyle w:val="CommentReference"/>
          <w:rFonts w:asciiTheme="minorHAnsi" w:eastAsiaTheme="minorHAnsi" w:hAnsiTheme="minorHAnsi" w:cstheme="minorBidi"/>
          <w:b w:val="0"/>
          <w:smallCaps w:val="0"/>
        </w:rPr>
        <w:commentReference w:id="1710"/>
      </w:r>
      <w:bookmarkEnd w:id="1707"/>
      <w:commentRangeEnd w:id="1711"/>
      <w:r w:rsidR="003A3798">
        <w:rPr>
          <w:rStyle w:val="CommentReference"/>
          <w:rFonts w:asciiTheme="minorHAnsi" w:eastAsiaTheme="minorHAnsi" w:hAnsiTheme="minorHAnsi" w:cstheme="minorBidi"/>
          <w:b w:val="0"/>
          <w:smallCaps w:val="0"/>
        </w:rPr>
        <w:commentReference w:id="1711"/>
      </w:r>
    </w:p>
    <w:p w14:paraId="0C537AD0" w14:textId="0A9D9B6D" w:rsidR="005B2CFD" w:rsidRDefault="005B2CFD" w:rsidP="005B2CFD">
      <w:r>
        <w:t>For initial security types available in OMEGA, refer to the following files</w:t>
      </w:r>
      <w:r w:rsidR="003A6FB6">
        <w:t xml:space="preserve"> for a </w:t>
      </w:r>
      <w:commentRangeStart w:id="1712"/>
      <w:commentRangeStart w:id="1713"/>
      <w:r w:rsidR="003A6FB6">
        <w:t xml:space="preserve">sample </w:t>
      </w:r>
      <w:commentRangeEnd w:id="1712"/>
      <w:r w:rsidR="000709E8">
        <w:rPr>
          <w:rStyle w:val="CommentReference"/>
        </w:rPr>
        <w:commentReference w:id="1712"/>
      </w:r>
      <w:commentRangeEnd w:id="1713"/>
      <w:r w:rsidR="001C425C">
        <w:rPr>
          <w:rStyle w:val="CommentReference"/>
        </w:rPr>
        <w:commentReference w:id="1713"/>
      </w:r>
      <w:r w:rsidR="003A6FB6">
        <w:t>of the export</w:t>
      </w:r>
      <w:r>
        <w:t>:</w:t>
      </w:r>
    </w:p>
    <w:bookmarkStart w:id="1714" w:name="_MON_1826870312"/>
    <w:bookmarkEnd w:id="1714"/>
    <w:p w14:paraId="7D1C28A4" w14:textId="06ABCEF6" w:rsidR="005616F1" w:rsidRDefault="00F60853" w:rsidP="003F1708">
      <w:r>
        <w:object w:dxaOrig="1539" w:dyaOrig="997" w14:anchorId="37A2BE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7pt;height:48.9pt" o:ole="">
            <v:imagedata r:id="rId46" o:title=""/>
          </v:shape>
          <o:OLEObject Type="Embed" ProgID="Excel.Sheet.12" ShapeID="_x0000_i1025" DrawAspect="Icon" ObjectID="_1829740418" r:id="rId47"/>
        </w:object>
      </w:r>
      <w:bookmarkStart w:id="1715" w:name="_MON_1826870338"/>
      <w:bookmarkEnd w:id="1715"/>
      <w:r w:rsidR="00190253">
        <w:object w:dxaOrig="1539" w:dyaOrig="997" w14:anchorId="1E9872F4">
          <v:shape id="_x0000_i1026" type="#_x0000_t75" style="width:74.7pt;height:48.9pt" o:ole="">
            <v:imagedata r:id="rId48" o:title=""/>
          </v:shape>
          <o:OLEObject Type="Embed" ProgID="Excel.Sheet.12" ShapeID="_x0000_i1026" DrawAspect="Icon" ObjectID="_1829740419" r:id="rId49"/>
        </w:object>
      </w:r>
      <w:bookmarkStart w:id="1716" w:name="_MON_1826872228"/>
      <w:bookmarkEnd w:id="1716"/>
      <w:r w:rsidR="007352AB">
        <w:object w:dxaOrig="1539" w:dyaOrig="997" w14:anchorId="276CB7BF">
          <v:shape id="_x0000_i1027" type="#_x0000_t75" style="width:74.7pt;height:48.9pt" o:ole="">
            <v:imagedata r:id="rId50" o:title=""/>
          </v:shape>
          <o:OLEObject Type="Embed" ProgID="Excel.Sheet.12" ShapeID="_x0000_i1027" DrawAspect="Icon" ObjectID="_1829740420" r:id="rId51"/>
        </w:object>
      </w:r>
      <w:bookmarkStart w:id="1717" w:name="_MON_1826872285"/>
      <w:bookmarkEnd w:id="1717"/>
      <w:r w:rsidR="007352AB">
        <w:object w:dxaOrig="1539" w:dyaOrig="997" w14:anchorId="4505DC57">
          <v:shape id="_x0000_i1028" type="#_x0000_t75" style="width:74.7pt;height:48.9pt" o:ole="">
            <v:imagedata r:id="rId52" o:title=""/>
          </v:shape>
          <o:OLEObject Type="Embed" ProgID="Excel.Sheet.12" ShapeID="_x0000_i1028" DrawAspect="Icon" ObjectID="_1829740421" r:id="rId53"/>
        </w:object>
      </w:r>
      <w:bookmarkStart w:id="1718" w:name="_MON_1826872265"/>
      <w:bookmarkEnd w:id="1718"/>
      <w:r w:rsidR="007352AB">
        <w:object w:dxaOrig="1539" w:dyaOrig="997" w14:anchorId="57179984">
          <v:shape id="_x0000_i1029" type="#_x0000_t75" style="width:74.7pt;height:48.9pt" o:ole="">
            <v:imagedata r:id="rId54" o:title=""/>
          </v:shape>
          <o:OLEObject Type="Embed" ProgID="Excel.Sheet.12" ShapeID="_x0000_i1029" DrawAspect="Icon" ObjectID="_1829740422" r:id="rId55"/>
        </w:object>
      </w:r>
    </w:p>
    <w:p w14:paraId="3C500620" w14:textId="77777777" w:rsidR="005616F1" w:rsidRDefault="005616F1" w:rsidP="005616F1">
      <w:pPr>
        <w:pStyle w:val="Heading2"/>
      </w:pPr>
      <w:bookmarkStart w:id="1719" w:name="_Toc215504175"/>
      <w:bookmarkStart w:id="1720" w:name="_Ref215561871"/>
      <w:bookmarkStart w:id="1721" w:name="_Ref215561873"/>
      <w:bookmarkStart w:id="1722" w:name="_Ref216953057"/>
      <w:bookmarkStart w:id="1723" w:name="_Ref216953059"/>
      <w:bookmarkStart w:id="1724" w:name="_Toc217317901"/>
      <w:r>
        <w:t>Download Issuance Calendar Templates</w:t>
      </w:r>
      <w:bookmarkEnd w:id="1719"/>
      <w:bookmarkEnd w:id="1720"/>
      <w:bookmarkEnd w:id="1721"/>
      <w:bookmarkEnd w:id="1722"/>
      <w:bookmarkEnd w:id="1723"/>
      <w:bookmarkEnd w:id="1724"/>
    </w:p>
    <w:p w14:paraId="6507DEDA" w14:textId="77777777" w:rsidR="005616F1" w:rsidRDefault="005616F1" w:rsidP="005616F1">
      <w:pPr>
        <w:pStyle w:val="Heading3"/>
      </w:pPr>
      <w:bookmarkStart w:id="1725" w:name="_Toc215504176"/>
      <w:bookmarkStart w:id="1726" w:name="_Toc217317902"/>
      <w:r>
        <w:t>Description</w:t>
      </w:r>
      <w:bookmarkEnd w:id="1725"/>
      <w:bookmarkEnd w:id="1726"/>
    </w:p>
    <w:p w14:paraId="79FD3A3E" w14:textId="4A43BBCA" w:rsidR="005616F1" w:rsidRPr="00214476" w:rsidRDefault="005616F1" w:rsidP="003F1708">
      <w:r w:rsidRPr="002F3E2B">
        <w:t xml:space="preserve">This use case enables users to </w:t>
      </w:r>
      <w:r>
        <w:t>download issuance calendar templates</w:t>
      </w:r>
      <w:r w:rsidRPr="002F3E2B">
        <w:t xml:space="preserve">. This is for Makers to </w:t>
      </w:r>
      <w:r>
        <w:t>create the issuance calendars via file upload</w:t>
      </w:r>
      <w:r w:rsidRPr="002F3E2B">
        <w:t>.</w:t>
      </w:r>
    </w:p>
    <w:p w14:paraId="02B04FB1" w14:textId="77777777" w:rsidR="005616F1" w:rsidRDefault="005616F1" w:rsidP="005616F1">
      <w:pPr>
        <w:pStyle w:val="Heading3"/>
      </w:pPr>
      <w:bookmarkStart w:id="1727" w:name="_Toc215504177"/>
      <w:bookmarkStart w:id="1728" w:name="_Toc217317903"/>
      <w:r>
        <w:t>Preconditions</w:t>
      </w:r>
      <w:bookmarkEnd w:id="1727"/>
      <w:bookmarkEnd w:id="1728"/>
    </w:p>
    <w:p w14:paraId="40EDF3D2" w14:textId="77777777" w:rsidR="005616F1" w:rsidRDefault="005616F1" w:rsidP="005616F1">
      <w:pPr>
        <w:pStyle w:val="ListParagraph"/>
      </w:pPr>
      <w:r>
        <w:t>User logs in to the Intranet Portal.</w:t>
      </w:r>
    </w:p>
    <w:p w14:paraId="03AF93D1" w14:textId="77777777" w:rsidR="005616F1" w:rsidRDefault="005616F1" w:rsidP="005616F1">
      <w:pPr>
        <w:pStyle w:val="ListParagraph"/>
      </w:pPr>
      <w:r>
        <w:t>User accesses the Issuance Calendar Listing Page.</w:t>
      </w:r>
    </w:p>
    <w:p w14:paraId="01C658D9" w14:textId="77777777" w:rsidR="005616F1" w:rsidRDefault="005616F1" w:rsidP="005616F1">
      <w:pPr>
        <w:pStyle w:val="Heading3"/>
      </w:pPr>
      <w:bookmarkStart w:id="1729" w:name="_Toc215504178"/>
      <w:bookmarkStart w:id="1730" w:name="_Toc217317904"/>
      <w:r>
        <w:lastRenderedPageBreak/>
        <w:t>Business Requirements</w:t>
      </w:r>
      <w:bookmarkEnd w:id="1729"/>
      <w:bookmarkEnd w:id="1730"/>
    </w:p>
    <w:p w14:paraId="314B3ED8" w14:textId="77777777" w:rsidR="005616F1" w:rsidRPr="0068320A" w:rsidRDefault="005616F1" w:rsidP="005616F1">
      <w:pPr>
        <w:pStyle w:val="ListParagraph"/>
        <w:rPr>
          <w:b/>
          <w:bCs/>
        </w:rPr>
      </w:pPr>
      <w:r w:rsidRPr="0068320A">
        <w:rPr>
          <w:b/>
          <w:bCs/>
        </w:rPr>
        <w:t xml:space="preserve">Role-based Access Control: </w:t>
      </w:r>
    </w:p>
    <w:p w14:paraId="2EB6BF49" w14:textId="77777777" w:rsidR="005616F1" w:rsidRDefault="005616F1" w:rsidP="005616F1">
      <w:pPr>
        <w:pStyle w:val="ListParagraph"/>
        <w:numPr>
          <w:ilvl w:val="1"/>
          <w:numId w:val="27"/>
        </w:numPr>
        <w:ind w:left="1276" w:hanging="425"/>
      </w:pPr>
      <w:r>
        <w:t>Issuance Calendar Maker</w:t>
      </w:r>
    </w:p>
    <w:p w14:paraId="34A95DCE" w14:textId="369C069C" w:rsidR="00ED6B6D" w:rsidRDefault="00ED6B6D" w:rsidP="00ED6B6D">
      <w:pPr>
        <w:pStyle w:val="ListParagraph"/>
      </w:pPr>
      <w:r>
        <w:t xml:space="preserve">If there are multiple issuance types (e.g. for SGS Bonds), each issuance type </w:t>
      </w:r>
      <w:r w:rsidR="000709E8">
        <w:t>is</w:t>
      </w:r>
      <w:r>
        <w:t xml:space="preserve"> a separate tab in the file.</w:t>
      </w:r>
    </w:p>
    <w:p w14:paraId="5C88A751" w14:textId="0F6E63B9" w:rsidR="00B67805" w:rsidRDefault="00B67805" w:rsidP="001F7298">
      <w:pPr>
        <w:pStyle w:val="ListParagraph"/>
      </w:pPr>
      <w:commentRangeStart w:id="1731"/>
      <w:commentRangeStart w:id="1732"/>
      <w:r>
        <w:t xml:space="preserve">The templates are based on the security type </w:t>
      </w:r>
      <w:commentRangeEnd w:id="1731"/>
      <w:r w:rsidR="005221F7">
        <w:rPr>
          <w:rStyle w:val="CommentReference"/>
        </w:rPr>
        <w:commentReference w:id="1731"/>
      </w:r>
      <w:commentRangeEnd w:id="1732"/>
      <w:r w:rsidR="001C425C">
        <w:rPr>
          <w:rStyle w:val="CommentReference"/>
        </w:rPr>
        <w:commentReference w:id="1732"/>
      </w:r>
      <w:r>
        <w:t>i.e. the template is the same for different subtypes and/or tenors.</w:t>
      </w:r>
      <w:r w:rsidR="00741309">
        <w:t xml:space="preserve"> Refer to </w:t>
      </w:r>
      <w:r w:rsidR="00741309">
        <w:fldChar w:fldCharType="begin"/>
      </w:r>
      <w:r w:rsidR="00741309">
        <w:instrText xml:space="preserve"> REF _Ref215570571 \r \h </w:instrText>
      </w:r>
      <w:r w:rsidR="00741309">
        <w:fldChar w:fldCharType="separate"/>
      </w:r>
      <w:r w:rsidR="007F5F9A">
        <w:t>2.15.6</w:t>
      </w:r>
      <w:r w:rsidR="00741309">
        <w:fldChar w:fldCharType="end"/>
      </w:r>
      <w:r w:rsidR="00741309">
        <w:t xml:space="preserve"> </w:t>
      </w:r>
      <w:r w:rsidR="00741309">
        <w:fldChar w:fldCharType="begin"/>
      </w:r>
      <w:r w:rsidR="00741309">
        <w:instrText xml:space="preserve"> REF _Ref215570571 \h </w:instrText>
      </w:r>
      <w:r w:rsidR="00741309">
        <w:fldChar w:fldCharType="separate"/>
      </w:r>
      <w:r w:rsidR="007F5F9A">
        <w:t>Template Files</w:t>
      </w:r>
      <w:r w:rsidR="00741309">
        <w:fldChar w:fldCharType="end"/>
      </w:r>
      <w:r w:rsidR="00741309">
        <w:t xml:space="preserve"> for a list of templates available.</w:t>
      </w:r>
    </w:p>
    <w:p w14:paraId="0DA1980A" w14:textId="3569EE40" w:rsidR="00B9550B" w:rsidRDefault="00B9550B" w:rsidP="001F7298">
      <w:pPr>
        <w:pStyle w:val="ListParagraph"/>
      </w:pPr>
      <w:commentRangeStart w:id="1733"/>
      <w:commentRangeStart w:id="1734"/>
      <w:commentRangeStart w:id="1735"/>
      <w:r>
        <w:t>When downloading issuance calendar templates, the “ISIN Code” and “CDP Naming Convention” columns are to be placed as the rightmost columns</w:t>
      </w:r>
      <w:commentRangeEnd w:id="1733"/>
      <w:r w:rsidR="0072006D">
        <w:rPr>
          <w:rStyle w:val="CommentReference"/>
        </w:rPr>
        <w:commentReference w:id="1733"/>
      </w:r>
      <w:commentRangeEnd w:id="1734"/>
      <w:r w:rsidR="001C425C">
        <w:rPr>
          <w:rStyle w:val="CommentReference"/>
        </w:rPr>
        <w:commentReference w:id="1734"/>
      </w:r>
      <w:commentRangeEnd w:id="1735"/>
      <w:r w:rsidR="00ED0A78">
        <w:rPr>
          <w:rStyle w:val="CommentReference"/>
        </w:rPr>
        <w:commentReference w:id="1735"/>
      </w:r>
      <w:r>
        <w:t>.</w:t>
      </w:r>
    </w:p>
    <w:p w14:paraId="3BE5DAA7" w14:textId="1C0E2D56" w:rsidR="00416189" w:rsidRDefault="00416189" w:rsidP="001F7298">
      <w:pPr>
        <w:pStyle w:val="ListParagraph"/>
      </w:pPr>
      <w:commentRangeStart w:id="1736"/>
      <w:commentRangeStart w:id="1737"/>
      <w:commentRangeStart w:id="1738"/>
      <w:r>
        <w:t xml:space="preserve">Tenor (days) field for Bills </w:t>
      </w:r>
      <w:del w:id="1739" w:author="Han Xie CHAI (MAS)" w:date="2026-01-02T10:00:00Z" w16du:dateUtc="2026-01-02T02:00:00Z">
        <w:r w:rsidR="00FC55F9" w:rsidDel="007352AB">
          <w:delText>will be</w:delText>
        </w:r>
      </w:del>
      <w:ins w:id="1740" w:author="Han Xie CHAI (MAS)" w:date="2026-01-02T10:00:00Z" w16du:dateUtc="2026-01-02T02:00:00Z">
        <w:r w:rsidR="007352AB">
          <w:t>is</w:t>
        </w:r>
      </w:ins>
      <w:r w:rsidR="00FC55F9">
        <w:t xml:space="preserve"> c</w:t>
      </w:r>
      <w:r w:rsidR="00FC55F9">
        <w:rPr>
          <w:rFonts w:cstheme="minorHAnsi"/>
          <w:color w:val="000000"/>
        </w:rPr>
        <w:t>omputed by OMEGA</w:t>
      </w:r>
      <w:ins w:id="1741" w:author="Eugene CHEONG from.TOPPAN (MAS)" w:date="2025-12-19T13:42:00Z" w16du:dateUtc="2025-12-19T05:42:00Z">
        <w:r w:rsidR="00E92AD7">
          <w:rPr>
            <w:rFonts w:cstheme="minorHAnsi"/>
            <w:color w:val="000000"/>
          </w:rPr>
          <w:t xml:space="preserve">. </w:t>
        </w:r>
      </w:ins>
      <w:del w:id="1742" w:author="Eugene CHEONG from.TOPPAN (MAS)" w:date="2025-12-19T13:42:00Z" w16du:dateUtc="2025-12-19T05:42:00Z">
        <w:r w:rsidR="00FC55F9" w:rsidDel="00E92AD7">
          <w:rPr>
            <w:rFonts w:cstheme="minorHAnsi"/>
            <w:color w:val="000000"/>
          </w:rPr>
          <w:delText xml:space="preserve">, and </w:delText>
        </w:r>
      </w:del>
      <w:del w:id="1743" w:author="Eugene CHEONG from.TOPPAN (MAS)" w:date="2025-12-19T12:27:00Z" w16du:dateUtc="2025-12-19T04:27:00Z">
        <w:r w:rsidR="00FC55F9" w:rsidDel="00771291">
          <w:rPr>
            <w:rFonts w:cstheme="minorHAnsi"/>
            <w:color w:val="000000"/>
          </w:rPr>
          <w:delText xml:space="preserve">not required to be submitted </w:delText>
        </w:r>
      </w:del>
      <w:ins w:id="1744" w:author="Eugene CHEONG from.TOPPAN (MAS)" w:date="2025-12-19T13:42:00Z" w16du:dateUtc="2025-12-19T05:42:00Z">
        <w:r w:rsidR="00E92AD7">
          <w:rPr>
            <w:rFonts w:cstheme="minorHAnsi"/>
            <w:color w:val="000000"/>
          </w:rPr>
          <w:t>V</w:t>
        </w:r>
      </w:ins>
      <w:ins w:id="1745" w:author="Eugene CHEONG from.TOPPAN (MAS)" w:date="2025-12-19T12:27:00Z" w16du:dateUtc="2025-12-19T04:27:00Z">
        <w:r w:rsidR="00771291">
          <w:rPr>
            <w:rFonts w:cstheme="minorHAnsi"/>
            <w:color w:val="000000"/>
          </w:rPr>
          <w:t xml:space="preserve">alues in this column will be ignored </w:t>
        </w:r>
      </w:ins>
      <w:ins w:id="1746" w:author="Eugene CHEONG from.TOPPAN (MAS)" w:date="2025-12-19T12:28:00Z" w16du:dateUtc="2025-12-19T04:28:00Z">
        <w:r w:rsidR="00771291">
          <w:rPr>
            <w:rFonts w:cstheme="minorHAnsi"/>
            <w:color w:val="000000"/>
          </w:rPr>
          <w:t>by OMEGA when</w:t>
        </w:r>
      </w:ins>
      <w:ins w:id="1747" w:author="Eugene CHEONG from.TOPPAN (MAS)" w:date="2025-12-19T12:27:00Z" w16du:dateUtc="2025-12-19T04:27:00Z">
        <w:r w:rsidR="00771291">
          <w:rPr>
            <w:rFonts w:cstheme="minorHAnsi"/>
            <w:color w:val="000000"/>
          </w:rPr>
          <w:t xml:space="preserve"> </w:t>
        </w:r>
      </w:ins>
      <w:del w:id="1748" w:author="Eugene CHEONG from.TOPPAN (MAS)" w:date="2025-12-19T12:27:00Z" w16du:dateUtc="2025-12-19T04:27:00Z">
        <w:r w:rsidR="00FC55F9" w:rsidDel="00771291">
          <w:rPr>
            <w:rFonts w:cstheme="minorHAnsi"/>
            <w:color w:val="000000"/>
          </w:rPr>
          <w:delText xml:space="preserve">by </w:delText>
        </w:r>
      </w:del>
      <w:ins w:id="1749" w:author="Han Xie CHAI (MAS)" w:date="2026-01-02T10:00:00Z" w16du:dateUtc="2026-01-02T02:00:00Z">
        <w:r w:rsidR="007352AB">
          <w:rPr>
            <w:rFonts w:cstheme="minorHAnsi"/>
            <w:color w:val="000000"/>
          </w:rPr>
          <w:t>Makers</w:t>
        </w:r>
      </w:ins>
      <w:del w:id="1750" w:author="Han Xie CHAI (MAS)" w:date="2026-01-02T10:00:00Z" w16du:dateUtc="2026-01-02T02:00:00Z">
        <w:r w:rsidR="00FC55F9" w:rsidDel="007352AB">
          <w:rPr>
            <w:rFonts w:cstheme="minorHAnsi"/>
            <w:color w:val="000000"/>
          </w:rPr>
          <w:delText>users</w:delText>
        </w:r>
      </w:del>
      <w:commentRangeEnd w:id="1736"/>
      <w:r w:rsidR="00FC55F9">
        <w:rPr>
          <w:rStyle w:val="CommentReference"/>
        </w:rPr>
        <w:commentReference w:id="1736"/>
      </w:r>
      <w:commentRangeEnd w:id="1737"/>
      <w:r w:rsidR="00771291">
        <w:rPr>
          <w:rStyle w:val="CommentReference"/>
        </w:rPr>
        <w:commentReference w:id="1737"/>
      </w:r>
      <w:commentRangeEnd w:id="1738"/>
      <w:r w:rsidR="00ED0A78">
        <w:rPr>
          <w:rStyle w:val="CommentReference"/>
        </w:rPr>
        <w:commentReference w:id="1738"/>
      </w:r>
      <w:r w:rsidR="00FC55F9">
        <w:rPr>
          <w:rFonts w:cstheme="minorHAnsi"/>
          <w:color w:val="000000"/>
        </w:rPr>
        <w:t xml:space="preserve"> </w:t>
      </w:r>
      <w:del w:id="1751" w:author="Eugene CHEONG from.TOPPAN (MAS)" w:date="2025-12-19T12:28:00Z" w16du:dateUtc="2025-12-19T04:28:00Z">
        <w:r w:rsidR="00FC55F9" w:rsidDel="00771291">
          <w:rPr>
            <w:rFonts w:cstheme="minorHAnsi"/>
            <w:color w:val="000000"/>
          </w:rPr>
          <w:delText xml:space="preserve">when they </w:delText>
        </w:r>
      </w:del>
      <w:r w:rsidR="00FC55F9">
        <w:rPr>
          <w:rFonts w:cstheme="minorHAnsi"/>
          <w:color w:val="000000"/>
        </w:rPr>
        <w:t>upload the file</w:t>
      </w:r>
      <w:r>
        <w:t>.</w:t>
      </w:r>
    </w:p>
    <w:p w14:paraId="33D523B2" w14:textId="77777777" w:rsidR="005616F1" w:rsidRDefault="005616F1" w:rsidP="005616F1">
      <w:pPr>
        <w:pStyle w:val="Heading3"/>
      </w:pPr>
      <w:bookmarkStart w:id="1752" w:name="_Toc215504179"/>
      <w:bookmarkStart w:id="1753" w:name="_Ref215570511"/>
      <w:bookmarkStart w:id="1754" w:name="_Ref215570513"/>
      <w:bookmarkStart w:id="1755" w:name="_Toc217317905"/>
      <w:r>
        <w:t>Post Conditions</w:t>
      </w:r>
      <w:bookmarkEnd w:id="1752"/>
      <w:bookmarkEnd w:id="1753"/>
      <w:bookmarkEnd w:id="1754"/>
      <w:bookmarkEnd w:id="1755"/>
    </w:p>
    <w:p w14:paraId="12C724C8" w14:textId="77777777" w:rsidR="005616F1" w:rsidRDefault="005616F1" w:rsidP="005616F1">
      <w:pPr>
        <w:pStyle w:val="ListParagraph"/>
      </w:pPr>
      <w:r>
        <w:t>Download of the template is initiated.</w:t>
      </w:r>
    </w:p>
    <w:p w14:paraId="7CDABA36" w14:textId="1AB670AE" w:rsidR="005616F1" w:rsidRPr="00214476" w:rsidRDefault="005616F1" w:rsidP="005616F1">
      <w:pPr>
        <w:pStyle w:val="ListParagraph"/>
      </w:pPr>
      <w:r w:rsidRPr="00214476">
        <w:t xml:space="preserve">User remains in the Issuance Calendar </w:t>
      </w:r>
      <w:r w:rsidR="002C6547">
        <w:t>Listing</w:t>
      </w:r>
      <w:r w:rsidR="002C6547" w:rsidRPr="00214476">
        <w:t xml:space="preserve"> </w:t>
      </w:r>
      <w:r w:rsidRPr="00214476">
        <w:t>page.</w:t>
      </w:r>
    </w:p>
    <w:p w14:paraId="6E26943D" w14:textId="77777777" w:rsidR="005616F1" w:rsidRPr="0068320A" w:rsidRDefault="005616F1" w:rsidP="005616F1">
      <w:pPr>
        <w:pStyle w:val="Heading3"/>
      </w:pPr>
      <w:bookmarkStart w:id="1756" w:name="_Toc215504180"/>
      <w:bookmarkStart w:id="1757" w:name="_Toc217317906"/>
      <w:r>
        <w:t>Issuance Calendar Listing page</w:t>
      </w:r>
      <w:bookmarkEnd w:id="1756"/>
      <w:bookmarkEnd w:id="1757"/>
    </w:p>
    <w:p w14:paraId="5911D448" w14:textId="73E8B380" w:rsidR="005616F1" w:rsidRPr="00F70B95" w:rsidRDefault="00D90FC0" w:rsidP="003F1708">
      <w:r>
        <w:t xml:space="preserve">Refer to </w:t>
      </w:r>
      <w:r w:rsidR="000427B4">
        <w:fldChar w:fldCharType="begin"/>
      </w:r>
      <w:r w:rsidR="000427B4">
        <w:instrText xml:space="preserve"> REF _Ref216346428 \r \h </w:instrText>
      </w:r>
      <w:r w:rsidR="000427B4">
        <w:fldChar w:fldCharType="separate"/>
      </w:r>
      <w:r w:rsidR="007F5F9A">
        <w:t>2.7.5</w:t>
      </w:r>
      <w:r w:rsidR="000427B4">
        <w:fldChar w:fldCharType="end"/>
      </w:r>
      <w:r>
        <w:t xml:space="preserve"> for the screen elements in the Issuance Calendar Listing page. For 2.15 Download Issuance Calendar Templates, t</w:t>
      </w:r>
      <w:r w:rsidR="005616F1">
        <w:t>he page contains additional elements in the Page Header.</w:t>
      </w:r>
    </w:p>
    <w:p w14:paraId="1C09AC32" w14:textId="77777777" w:rsidR="005616F1" w:rsidRDefault="005616F1" w:rsidP="005616F1">
      <w:pPr>
        <w:pStyle w:val="Heading4"/>
      </w:pPr>
      <w:r>
        <w:t>Wireframe</w:t>
      </w:r>
    </w:p>
    <w:p w14:paraId="3A1FAC11" w14:textId="12562C50" w:rsidR="005616F1" w:rsidRDefault="005616F1" w:rsidP="003F1708">
      <w:r>
        <w:t xml:space="preserve">Refer to </w:t>
      </w:r>
      <w:r w:rsidR="005B2CFD">
        <w:fldChar w:fldCharType="begin"/>
      </w:r>
      <w:r w:rsidR="005B2CFD">
        <w:instrText xml:space="preserve"> REF _Ref215243926 \r \h </w:instrText>
      </w:r>
      <w:r w:rsidR="005B2CFD">
        <w:fldChar w:fldCharType="separate"/>
      </w:r>
      <w:r w:rsidR="007F5F9A">
        <w:t>2.7.6.1</w:t>
      </w:r>
      <w:r w:rsidR="005B2CFD">
        <w:fldChar w:fldCharType="end"/>
      </w:r>
      <w:r w:rsidR="005B2CFD">
        <w:t xml:space="preserve"> </w:t>
      </w:r>
      <w:r w:rsidR="005B2CFD">
        <w:fldChar w:fldCharType="begin"/>
      </w:r>
      <w:r w:rsidR="005B2CFD">
        <w:instrText xml:space="preserve"> REF _Ref215243926 \h </w:instrText>
      </w:r>
      <w:r w:rsidR="005B2CFD">
        <w:fldChar w:fldCharType="separate"/>
      </w:r>
      <w:r w:rsidR="007F5F9A">
        <w:t>Wireframe</w:t>
      </w:r>
      <w:r w:rsidR="005B2CFD">
        <w:fldChar w:fldCharType="end"/>
      </w:r>
      <w:r>
        <w:t>.</w:t>
      </w:r>
    </w:p>
    <w:p w14:paraId="6C18E0F7" w14:textId="618A596F" w:rsidR="005616F1" w:rsidRDefault="005616F1" w:rsidP="005616F1">
      <w:pPr>
        <w:pStyle w:val="Heading4"/>
      </w:pPr>
      <w:r>
        <w:t>Page Header</w:t>
      </w:r>
      <w:ins w:id="1758" w:author="Eugene CHEONG from.TOPPAN (MAS)" w:date="2025-12-19T16:31:00Z" w16du:dateUtc="2025-12-19T08:31:00Z">
        <w:r w:rsidR="007F5F9A">
          <w:t xml:space="preserve"> Screen Elements</w:t>
        </w:r>
      </w:ins>
    </w:p>
    <w:tbl>
      <w:tblPr>
        <w:tblStyle w:val="TableGrid"/>
        <w:tblW w:w="0" w:type="auto"/>
        <w:tblLook w:val="04A0" w:firstRow="1" w:lastRow="0" w:firstColumn="1" w:lastColumn="0" w:noHBand="0" w:noVBand="1"/>
      </w:tblPr>
      <w:tblGrid>
        <w:gridCol w:w="562"/>
        <w:gridCol w:w="2248"/>
        <w:gridCol w:w="1701"/>
        <w:gridCol w:w="2147"/>
        <w:gridCol w:w="3685"/>
      </w:tblGrid>
      <w:tr w:rsidR="005616F1" w:rsidRPr="007D7B67" w14:paraId="70DE7ECF" w14:textId="77777777" w:rsidTr="006B1D9B">
        <w:tc>
          <w:tcPr>
            <w:tcW w:w="562" w:type="dxa"/>
            <w:shd w:val="clear" w:color="auto" w:fill="E7E6E6" w:themeFill="background2"/>
          </w:tcPr>
          <w:p w14:paraId="117B46F0" w14:textId="77777777" w:rsidR="005616F1" w:rsidRPr="007D7B67" w:rsidRDefault="005616F1" w:rsidP="006B1D9B">
            <w:pPr>
              <w:pStyle w:val="NoSpacing"/>
              <w:jc w:val="center"/>
              <w:rPr>
                <w:b/>
                <w:bCs/>
              </w:rPr>
            </w:pPr>
            <w:r w:rsidRPr="007D7B67">
              <w:rPr>
                <w:rFonts w:cstheme="minorHAnsi"/>
                <w:b/>
                <w:bCs/>
              </w:rPr>
              <w:t>S/N</w:t>
            </w:r>
          </w:p>
        </w:tc>
        <w:tc>
          <w:tcPr>
            <w:tcW w:w="2248" w:type="dxa"/>
            <w:shd w:val="clear" w:color="auto" w:fill="E7E6E6" w:themeFill="background2"/>
          </w:tcPr>
          <w:p w14:paraId="415D2B8C" w14:textId="77777777" w:rsidR="005616F1" w:rsidRPr="007D7B67" w:rsidRDefault="005616F1" w:rsidP="006B1D9B">
            <w:pPr>
              <w:pStyle w:val="NoSpacing"/>
              <w:jc w:val="center"/>
              <w:rPr>
                <w:b/>
                <w:bCs/>
              </w:rPr>
            </w:pPr>
            <w:r w:rsidRPr="007D7B67">
              <w:rPr>
                <w:rFonts w:cstheme="minorHAnsi"/>
                <w:b/>
                <w:bCs/>
              </w:rPr>
              <w:t>Name</w:t>
            </w:r>
          </w:p>
        </w:tc>
        <w:tc>
          <w:tcPr>
            <w:tcW w:w="1701" w:type="dxa"/>
            <w:shd w:val="clear" w:color="auto" w:fill="E7E6E6" w:themeFill="background2"/>
          </w:tcPr>
          <w:p w14:paraId="2E5C62D7" w14:textId="77777777" w:rsidR="005616F1" w:rsidRPr="007D7B67" w:rsidRDefault="005616F1" w:rsidP="006B1D9B">
            <w:pPr>
              <w:pStyle w:val="TableHeading"/>
              <w:jc w:val="center"/>
              <w:rPr>
                <w:rFonts w:asciiTheme="minorHAnsi" w:hAnsiTheme="minorHAnsi" w:cstheme="minorHAnsi"/>
                <w:bCs/>
              </w:rPr>
            </w:pPr>
            <w:r w:rsidRPr="007D7B67">
              <w:rPr>
                <w:rFonts w:asciiTheme="minorHAnsi" w:hAnsiTheme="minorHAnsi" w:cstheme="minorHAnsi"/>
                <w:bCs/>
              </w:rPr>
              <w:t>Type</w:t>
            </w:r>
          </w:p>
          <w:p w14:paraId="2948A8CD" w14:textId="77777777" w:rsidR="005616F1" w:rsidRPr="007D7B67" w:rsidRDefault="005616F1" w:rsidP="006B1D9B">
            <w:pPr>
              <w:pStyle w:val="NoSpacing"/>
              <w:jc w:val="center"/>
              <w:rPr>
                <w:b/>
                <w:bCs/>
              </w:rPr>
            </w:pPr>
            <w:r w:rsidRPr="007D7B67">
              <w:rPr>
                <w:rFonts w:cstheme="minorHAnsi"/>
                <w:b/>
                <w:bCs/>
              </w:rPr>
              <w:t>(Max Length)</w:t>
            </w:r>
          </w:p>
        </w:tc>
        <w:tc>
          <w:tcPr>
            <w:tcW w:w="2147" w:type="dxa"/>
            <w:shd w:val="clear" w:color="auto" w:fill="E7E6E6" w:themeFill="background2"/>
          </w:tcPr>
          <w:p w14:paraId="63807A04" w14:textId="77777777" w:rsidR="005616F1" w:rsidRPr="007D7B67" w:rsidRDefault="005616F1" w:rsidP="006B1D9B">
            <w:pPr>
              <w:pStyle w:val="NoSpacing"/>
              <w:jc w:val="center"/>
              <w:rPr>
                <w:b/>
                <w:bCs/>
              </w:rPr>
            </w:pPr>
            <w:r w:rsidRPr="007D7B67">
              <w:rPr>
                <w:rFonts w:cstheme="minorHAnsi"/>
                <w:b/>
                <w:bCs/>
              </w:rPr>
              <w:t>Validation Rules</w:t>
            </w:r>
          </w:p>
        </w:tc>
        <w:tc>
          <w:tcPr>
            <w:tcW w:w="3685" w:type="dxa"/>
            <w:shd w:val="clear" w:color="auto" w:fill="E7E6E6" w:themeFill="background2"/>
          </w:tcPr>
          <w:p w14:paraId="52D5D879" w14:textId="77777777" w:rsidR="005616F1" w:rsidRPr="007D7B67" w:rsidRDefault="005616F1" w:rsidP="006B1D9B">
            <w:pPr>
              <w:pStyle w:val="NoSpacing"/>
              <w:jc w:val="center"/>
              <w:rPr>
                <w:rFonts w:cstheme="minorHAnsi"/>
                <w:b/>
                <w:bCs/>
              </w:rPr>
            </w:pPr>
            <w:r>
              <w:rPr>
                <w:rFonts w:cstheme="minorHAnsi"/>
                <w:b/>
                <w:bCs/>
              </w:rPr>
              <w:t>Remarks</w:t>
            </w:r>
          </w:p>
        </w:tc>
      </w:tr>
      <w:tr w:rsidR="005616F1" w:rsidRPr="00901608" w14:paraId="20CD783C" w14:textId="77777777" w:rsidTr="006B1D9B">
        <w:tc>
          <w:tcPr>
            <w:tcW w:w="562" w:type="dxa"/>
          </w:tcPr>
          <w:p w14:paraId="22B3B7C6" w14:textId="77777777" w:rsidR="005616F1" w:rsidRDefault="005616F1" w:rsidP="006B1D9B">
            <w:pPr>
              <w:pStyle w:val="NoSpacing"/>
              <w:rPr>
                <w:rFonts w:cstheme="minorHAnsi"/>
              </w:rPr>
            </w:pPr>
            <w:r>
              <w:rPr>
                <w:rFonts w:cstheme="minorHAnsi"/>
              </w:rPr>
              <w:t>1</w:t>
            </w:r>
          </w:p>
        </w:tc>
        <w:tc>
          <w:tcPr>
            <w:tcW w:w="2248" w:type="dxa"/>
          </w:tcPr>
          <w:p w14:paraId="639DE20C" w14:textId="77777777" w:rsidR="005616F1" w:rsidRDefault="005616F1" w:rsidP="006B1D9B">
            <w:pPr>
              <w:pStyle w:val="NoSpacing"/>
            </w:pPr>
            <w:r w:rsidRPr="00214476">
              <w:t>Download templates</w:t>
            </w:r>
            <w:r w:rsidRPr="00214476">
              <w:tab/>
            </w:r>
            <w:r w:rsidRPr="00214476">
              <w:tab/>
            </w:r>
            <w:r w:rsidRPr="00214476">
              <w:tab/>
            </w:r>
          </w:p>
        </w:tc>
        <w:tc>
          <w:tcPr>
            <w:tcW w:w="1701" w:type="dxa"/>
          </w:tcPr>
          <w:p w14:paraId="3AF5CC43" w14:textId="77777777" w:rsidR="005616F1" w:rsidRDefault="005616F1" w:rsidP="006B1D9B">
            <w:pPr>
              <w:pStyle w:val="NoSpacing"/>
              <w:rPr>
                <w:rFonts w:cstheme="minorHAnsi"/>
                <w:color w:val="000000"/>
              </w:rPr>
            </w:pPr>
            <w:r w:rsidRPr="00214476">
              <w:t>Tertiary button with Dropdown</w:t>
            </w:r>
          </w:p>
        </w:tc>
        <w:tc>
          <w:tcPr>
            <w:tcW w:w="2147" w:type="dxa"/>
          </w:tcPr>
          <w:p w14:paraId="02AA0162" w14:textId="77777777" w:rsidR="005616F1" w:rsidRPr="00901608" w:rsidRDefault="005616F1" w:rsidP="006B1D9B">
            <w:pPr>
              <w:pStyle w:val="NoSpacing"/>
            </w:pPr>
          </w:p>
        </w:tc>
        <w:tc>
          <w:tcPr>
            <w:tcW w:w="3685" w:type="dxa"/>
          </w:tcPr>
          <w:p w14:paraId="4F03B450" w14:textId="2C9246F5" w:rsidR="005616F1" w:rsidRDefault="005616F1" w:rsidP="006B1D9B">
            <w:pPr>
              <w:pStyle w:val="NoSpacing"/>
            </w:pPr>
            <w:r w:rsidRPr="00214476">
              <w:t xml:space="preserve">Open a menu list where templates </w:t>
            </w:r>
            <w:r>
              <w:t xml:space="preserve">used </w:t>
            </w:r>
            <w:r w:rsidRPr="00214476">
              <w:t>for file upload</w:t>
            </w:r>
            <w:r>
              <w:t xml:space="preserve"> </w:t>
            </w:r>
            <w:r w:rsidRPr="00214476">
              <w:t>can be selected for download.</w:t>
            </w:r>
            <w:r>
              <w:t xml:space="preserve"> Options available are:</w:t>
            </w:r>
          </w:p>
          <w:p w14:paraId="5C29453E" w14:textId="77777777" w:rsidR="005616F1" w:rsidRPr="00515325" w:rsidRDefault="005616F1" w:rsidP="006B1D9B">
            <w:pPr>
              <w:pStyle w:val="ListParagraph"/>
              <w:spacing w:line="240" w:lineRule="auto"/>
            </w:pPr>
            <w:r w:rsidRPr="00515325">
              <w:t>SGS Bonds</w:t>
            </w:r>
          </w:p>
          <w:p w14:paraId="365246BF" w14:textId="77777777" w:rsidR="005616F1" w:rsidRPr="00515325" w:rsidRDefault="005616F1" w:rsidP="006B1D9B">
            <w:pPr>
              <w:pStyle w:val="ListParagraph"/>
              <w:spacing w:line="240" w:lineRule="auto"/>
            </w:pPr>
            <w:r w:rsidRPr="00515325">
              <w:t>MAS Bills</w:t>
            </w:r>
          </w:p>
          <w:p w14:paraId="0D70E475" w14:textId="77777777" w:rsidR="005616F1" w:rsidRPr="00515325" w:rsidRDefault="005616F1" w:rsidP="006B1D9B">
            <w:pPr>
              <w:pStyle w:val="ListParagraph"/>
              <w:spacing w:line="240" w:lineRule="auto"/>
            </w:pPr>
            <w:r w:rsidRPr="00515325">
              <w:t>T-Bills</w:t>
            </w:r>
          </w:p>
          <w:p w14:paraId="3EF91287" w14:textId="77777777" w:rsidR="005616F1" w:rsidRPr="00515325" w:rsidRDefault="005616F1" w:rsidP="006B1D9B">
            <w:pPr>
              <w:pStyle w:val="ListParagraph"/>
              <w:spacing w:line="240" w:lineRule="auto"/>
            </w:pPr>
            <w:r w:rsidRPr="00515325">
              <w:t>SSBs</w:t>
            </w:r>
          </w:p>
          <w:p w14:paraId="2A3600FE" w14:textId="77777777" w:rsidR="005616F1" w:rsidRDefault="005616F1" w:rsidP="006B1D9B">
            <w:pPr>
              <w:pStyle w:val="ListParagraph"/>
              <w:spacing w:line="240" w:lineRule="auto"/>
            </w:pPr>
            <w:r w:rsidRPr="00515325">
              <w:t>CMTBs</w:t>
            </w:r>
          </w:p>
          <w:p w14:paraId="30EF2EDD" w14:textId="77777777" w:rsidR="00B67805" w:rsidRDefault="00B67805" w:rsidP="001F7298">
            <w:pPr>
              <w:spacing w:line="240" w:lineRule="auto"/>
            </w:pPr>
            <w:r>
              <w:t>Additional options are available</w:t>
            </w:r>
            <w:r w:rsidR="00ED4969">
              <w:t xml:space="preserve"> based on the name of the security type</w:t>
            </w:r>
            <w:r>
              <w:t xml:space="preserve"> when new security types are created.</w:t>
            </w:r>
          </w:p>
          <w:p w14:paraId="74489D75" w14:textId="61D9980B" w:rsidR="00741309" w:rsidRPr="00272569" w:rsidRDefault="00741309" w:rsidP="001F7298">
            <w:pPr>
              <w:spacing w:line="240" w:lineRule="auto"/>
            </w:pPr>
            <w:r>
              <w:t xml:space="preserve">When the option is clicked, refer to </w:t>
            </w:r>
            <w:r>
              <w:fldChar w:fldCharType="begin"/>
            </w:r>
            <w:r>
              <w:instrText xml:space="preserve"> REF _Ref215570511 \r \h </w:instrText>
            </w:r>
            <w:r>
              <w:fldChar w:fldCharType="separate"/>
            </w:r>
            <w:r w:rsidR="007F5F9A">
              <w:t>2.15.4</w:t>
            </w:r>
            <w:r>
              <w:fldChar w:fldCharType="end"/>
            </w:r>
            <w:r>
              <w:t xml:space="preserve"> </w:t>
            </w:r>
            <w:r>
              <w:fldChar w:fldCharType="begin"/>
            </w:r>
            <w:r>
              <w:instrText xml:space="preserve"> REF _Ref215570513 \h </w:instrText>
            </w:r>
            <w:r>
              <w:fldChar w:fldCharType="separate"/>
            </w:r>
            <w:r w:rsidR="007F5F9A">
              <w:t>Post Conditions</w:t>
            </w:r>
            <w:r>
              <w:fldChar w:fldCharType="end"/>
            </w:r>
            <w:r>
              <w:t>.</w:t>
            </w:r>
          </w:p>
        </w:tc>
      </w:tr>
    </w:tbl>
    <w:p w14:paraId="10DD638E" w14:textId="612E91D8" w:rsidR="005616F1" w:rsidRDefault="005616F1" w:rsidP="007F5F9A">
      <w:pPr>
        <w:pStyle w:val="Caption"/>
      </w:pPr>
      <w:r>
        <w:t xml:space="preserve">Table </w:t>
      </w:r>
      <w:r>
        <w:fldChar w:fldCharType="begin"/>
      </w:r>
      <w:r>
        <w:instrText xml:space="preserve"> SEQ Table \* ARABIC </w:instrText>
      </w:r>
      <w:r>
        <w:fldChar w:fldCharType="separate"/>
      </w:r>
      <w:r w:rsidR="007F5F9A">
        <w:rPr>
          <w:noProof/>
        </w:rPr>
        <w:t>30</w:t>
      </w:r>
      <w:r>
        <w:fldChar w:fldCharType="end"/>
      </w:r>
      <w:r>
        <w:t xml:space="preserve">: </w:t>
      </w:r>
      <w:del w:id="1759" w:author="Eugene CHEONG from.TOPPAN (MAS)" w:date="2025-12-19T16:30:00Z" w16du:dateUtc="2025-12-19T08:30:00Z">
        <w:r w:rsidDel="007F5F9A">
          <w:delText>Page Header Screen Elements</w:delText>
        </w:r>
      </w:del>
      <w:ins w:id="1760" w:author="Eugene CHEONG from.TOPPAN (MAS)" w:date="2025-12-19T16:30:00Z" w16du:dateUtc="2025-12-19T08:30:00Z">
        <w:r w:rsidR="007F5F9A">
          <w:fldChar w:fldCharType="begin"/>
        </w:r>
        <w:r w:rsidR="007F5F9A">
          <w:instrText xml:space="preserve"> STYLEREF "Heading 4" </w:instrText>
        </w:r>
      </w:ins>
      <w:r w:rsidR="007F5F9A">
        <w:fldChar w:fldCharType="separate"/>
      </w:r>
      <w:r w:rsidR="007F5F9A">
        <w:rPr>
          <w:noProof/>
        </w:rPr>
        <w:t>Page Header Screen Elements</w:t>
      </w:r>
      <w:ins w:id="1761" w:author="Eugene CHEONG from.TOPPAN (MAS)" w:date="2025-12-19T16:30:00Z" w16du:dateUtc="2025-12-19T08:30:00Z">
        <w:r w:rsidR="007F5F9A">
          <w:fldChar w:fldCharType="end"/>
        </w:r>
      </w:ins>
    </w:p>
    <w:p w14:paraId="29A3FD9E" w14:textId="036B57B9" w:rsidR="001D1396" w:rsidRDefault="001D1396" w:rsidP="001D1396">
      <w:pPr>
        <w:pStyle w:val="Heading3"/>
      </w:pPr>
      <w:bookmarkStart w:id="1762" w:name="_Ref215570571"/>
      <w:bookmarkStart w:id="1763" w:name="_Toc217317907"/>
      <w:commentRangeStart w:id="1764"/>
      <w:commentRangeStart w:id="1765"/>
      <w:commentRangeStart w:id="1766"/>
      <w:r>
        <w:lastRenderedPageBreak/>
        <w:t>Template Files</w:t>
      </w:r>
      <w:bookmarkEnd w:id="1762"/>
      <w:commentRangeEnd w:id="1764"/>
      <w:r w:rsidR="00465E03">
        <w:rPr>
          <w:rStyle w:val="CommentReference"/>
          <w:rFonts w:asciiTheme="minorHAnsi" w:eastAsiaTheme="minorHAnsi" w:hAnsiTheme="minorHAnsi" w:cstheme="minorBidi"/>
          <w:b w:val="0"/>
          <w:smallCaps w:val="0"/>
        </w:rPr>
        <w:commentReference w:id="1764"/>
      </w:r>
      <w:commentRangeEnd w:id="1765"/>
      <w:r w:rsidR="008149B9">
        <w:rPr>
          <w:rStyle w:val="CommentReference"/>
          <w:rFonts w:asciiTheme="minorHAnsi" w:eastAsiaTheme="minorHAnsi" w:hAnsiTheme="minorHAnsi" w:cstheme="minorBidi"/>
          <w:b w:val="0"/>
          <w:smallCaps w:val="0"/>
        </w:rPr>
        <w:commentReference w:id="1765"/>
      </w:r>
      <w:bookmarkEnd w:id="1763"/>
      <w:commentRangeEnd w:id="1766"/>
      <w:r w:rsidR="0023394F">
        <w:rPr>
          <w:rStyle w:val="CommentReference"/>
          <w:rFonts w:asciiTheme="minorHAnsi" w:eastAsiaTheme="minorHAnsi" w:hAnsiTheme="minorHAnsi" w:cstheme="minorBidi"/>
          <w:b w:val="0"/>
          <w:smallCaps w:val="0"/>
        </w:rPr>
        <w:commentReference w:id="1766"/>
      </w:r>
    </w:p>
    <w:p w14:paraId="6D7E81A7" w14:textId="5DC08634" w:rsidR="00B67805" w:rsidRPr="00B67805" w:rsidRDefault="00B67805" w:rsidP="001F7298">
      <w:commentRangeStart w:id="1767"/>
      <w:commentRangeStart w:id="1768"/>
      <w:commentRangeStart w:id="1769"/>
      <w:r>
        <w:t>For initial security types available in OMEGA, refer to the following files:</w:t>
      </w:r>
      <w:commentRangeEnd w:id="1767"/>
      <w:r w:rsidR="00252515">
        <w:rPr>
          <w:rStyle w:val="CommentReference"/>
        </w:rPr>
        <w:commentReference w:id="1767"/>
      </w:r>
      <w:commentRangeEnd w:id="1768"/>
      <w:r w:rsidR="000427B4">
        <w:rPr>
          <w:rStyle w:val="CommentReference"/>
        </w:rPr>
        <w:commentReference w:id="1768"/>
      </w:r>
      <w:commentRangeEnd w:id="1769"/>
      <w:r w:rsidR="001C44B2">
        <w:rPr>
          <w:rStyle w:val="CommentReference"/>
        </w:rPr>
        <w:commentReference w:id="1769"/>
      </w:r>
    </w:p>
    <w:bookmarkStart w:id="1770" w:name="_MON_1826218486"/>
    <w:bookmarkEnd w:id="1770"/>
    <w:p w14:paraId="02872F2C" w14:textId="195C5C5A" w:rsidR="001D1396" w:rsidRDefault="005C2C7F" w:rsidP="001D1396">
      <w:r>
        <w:object w:dxaOrig="1376" w:dyaOrig="899" w14:anchorId="3D202062">
          <v:shape id="_x0000_i1030" type="#_x0000_t75" style="width:65.9pt;height:42.8pt" o:ole="">
            <v:imagedata r:id="rId56" o:title=""/>
          </v:shape>
          <o:OLEObject Type="Embed" ProgID="Excel.Sheet.12" ShapeID="_x0000_i1030" DrawAspect="Icon" ObjectID="_1829740423" r:id="rId57"/>
        </w:object>
      </w:r>
      <w:bookmarkStart w:id="1771" w:name="_1826814930"/>
      <w:bookmarkEnd w:id="1771"/>
      <w:bookmarkStart w:id="1772" w:name="_MON_1826873831"/>
      <w:bookmarkEnd w:id="1772"/>
      <w:r w:rsidR="0023394F">
        <w:object w:dxaOrig="1376" w:dyaOrig="899" w14:anchorId="78564A45">
          <v:shape id="_x0000_i1031" type="#_x0000_t75" style="width:65.9pt;height:42.8pt" o:ole="">
            <v:imagedata r:id="rId58" o:title=""/>
          </v:shape>
          <o:OLEObject Type="Embed" ProgID="Excel.Sheet.12" ShapeID="_x0000_i1031" DrawAspect="Icon" ObjectID="_1829740424" r:id="rId59"/>
        </w:object>
      </w:r>
      <w:bookmarkStart w:id="1773" w:name="_1826814994"/>
      <w:bookmarkEnd w:id="1773"/>
      <w:bookmarkStart w:id="1774" w:name="_MON_1826958632"/>
      <w:bookmarkEnd w:id="1774"/>
      <w:r w:rsidR="0023394F">
        <w:object w:dxaOrig="1376" w:dyaOrig="899" w14:anchorId="12DDE845">
          <v:shape id="_x0000_i1032" type="#_x0000_t75" style="width:65.9pt;height:42.8pt" o:ole="">
            <v:imagedata r:id="rId60" o:title=""/>
          </v:shape>
          <o:OLEObject Type="Embed" ProgID="Excel.Sheet.12" ShapeID="_x0000_i1032" DrawAspect="Icon" ObjectID="_1829740425" r:id="rId61"/>
        </w:object>
      </w:r>
      <w:bookmarkStart w:id="1775" w:name="_MON_1826218604"/>
      <w:bookmarkEnd w:id="1775"/>
      <w:r w:rsidR="00D533A7">
        <w:object w:dxaOrig="1376" w:dyaOrig="899" w14:anchorId="0DC6C991">
          <v:shape id="_x0000_i1033" type="#_x0000_t75" style="width:69.3pt;height:42.8pt" o:ole="">
            <v:imagedata r:id="rId62" o:title=""/>
          </v:shape>
          <o:OLEObject Type="Embed" ProgID="Excel.Sheet.12" ShapeID="_x0000_i1033" DrawAspect="Icon" ObjectID="_1829740426" r:id="rId63"/>
        </w:object>
      </w:r>
      <w:bookmarkStart w:id="1776" w:name="_1826815107"/>
      <w:bookmarkEnd w:id="1776"/>
      <w:bookmarkStart w:id="1777" w:name="_MON_1826958661"/>
      <w:bookmarkEnd w:id="1777"/>
      <w:r w:rsidR="0023394F">
        <w:object w:dxaOrig="1376" w:dyaOrig="899" w14:anchorId="096F8DE6">
          <v:shape id="_x0000_i1034" type="#_x0000_t75" style="width:65.9pt;height:42.8pt" o:ole="">
            <v:imagedata r:id="rId64" o:title=""/>
          </v:shape>
          <o:OLEObject Type="Embed" ProgID="Excel.Sheet.12" ShapeID="_x0000_i1034" DrawAspect="Icon" ObjectID="_1829740427" r:id="rId65"/>
        </w:object>
      </w:r>
    </w:p>
    <w:p w14:paraId="17B516BB" w14:textId="18431B26" w:rsidR="00B67805" w:rsidRPr="007D79BD" w:rsidRDefault="00B67805" w:rsidP="001D1396">
      <w:pPr>
        <w:rPr>
          <w:strike/>
        </w:rPr>
      </w:pPr>
      <w:commentRangeStart w:id="1778"/>
      <w:commentRangeStart w:id="1779"/>
      <w:commentRangeStart w:id="1780"/>
      <w:commentRangeStart w:id="1781"/>
      <w:commentRangeStart w:id="1782"/>
      <w:r w:rsidRPr="007D79BD">
        <w:rPr>
          <w:strike/>
        </w:rPr>
        <w:t>For created security types, the templates are as follows:</w:t>
      </w:r>
      <w:commentRangeEnd w:id="1778"/>
      <w:r w:rsidR="00252515" w:rsidRPr="007D79BD">
        <w:rPr>
          <w:rStyle w:val="CommentReference"/>
          <w:strike/>
        </w:rPr>
        <w:commentReference w:id="1778"/>
      </w:r>
      <w:commentRangeEnd w:id="1779"/>
      <w:r w:rsidR="000709E8" w:rsidRPr="007D79BD">
        <w:rPr>
          <w:rStyle w:val="CommentReference"/>
          <w:strike/>
        </w:rPr>
        <w:commentReference w:id="1779"/>
      </w:r>
      <w:commentRangeEnd w:id="1780"/>
      <w:r w:rsidR="003556D6" w:rsidRPr="007D79BD">
        <w:rPr>
          <w:rStyle w:val="CommentReference"/>
          <w:strike/>
        </w:rPr>
        <w:commentReference w:id="1780"/>
      </w:r>
      <w:commentRangeEnd w:id="1781"/>
      <w:r w:rsidR="008E7465" w:rsidRPr="007D79BD">
        <w:rPr>
          <w:rStyle w:val="CommentReference"/>
          <w:strike/>
        </w:rPr>
        <w:commentReference w:id="1781"/>
      </w:r>
      <w:commentRangeEnd w:id="1782"/>
      <w:r w:rsidR="00711999">
        <w:rPr>
          <w:rStyle w:val="CommentReference"/>
        </w:rPr>
        <w:commentReference w:id="1782"/>
      </w:r>
    </w:p>
    <w:p w14:paraId="004F27A7" w14:textId="01A012AE" w:rsidR="00B67805" w:rsidRPr="007D79BD" w:rsidRDefault="00B67805" w:rsidP="00B67805">
      <w:pPr>
        <w:pStyle w:val="ListParagraph"/>
        <w:numPr>
          <w:ilvl w:val="0"/>
          <w:numId w:val="34"/>
        </w:numPr>
        <w:rPr>
          <w:strike/>
        </w:rPr>
      </w:pPr>
      <w:r w:rsidRPr="007D79BD">
        <w:rPr>
          <w:strike/>
        </w:rPr>
        <w:t>Bonds</w:t>
      </w:r>
      <w:r w:rsidR="00E24C19" w:rsidRPr="007D79BD">
        <w:rPr>
          <w:strike/>
        </w:rPr>
        <w:t xml:space="preserve"> (Bid collation happens over the month)</w:t>
      </w:r>
    </w:p>
    <w:bookmarkStart w:id="1783" w:name="_MON_1826218657"/>
    <w:bookmarkEnd w:id="1783"/>
    <w:p w14:paraId="5E8BFD9E" w14:textId="72A464A0" w:rsidR="00E24C19" w:rsidRPr="007D79BD" w:rsidRDefault="00A713FE" w:rsidP="001F7298">
      <w:pPr>
        <w:rPr>
          <w:strike/>
        </w:rPr>
      </w:pPr>
      <w:r w:rsidRPr="0017095E">
        <w:rPr>
          <w:strike/>
        </w:rPr>
        <w:object w:dxaOrig="1376" w:dyaOrig="899" w14:anchorId="5D6E1B5E">
          <v:shape id="_x0000_i1035" type="#_x0000_t75" style="width:65.9pt;height:40.1pt" o:ole="">
            <v:imagedata r:id="rId66" o:title=""/>
          </v:shape>
          <o:OLEObject Type="Embed" ProgID="Excel.Sheet.12" ShapeID="_x0000_i1035" DrawAspect="Icon" ObjectID="_1829740428" r:id="rId67"/>
        </w:object>
      </w:r>
    </w:p>
    <w:p w14:paraId="5D9FA693" w14:textId="485AD1B5" w:rsidR="00E24C19" w:rsidRPr="007D79BD" w:rsidRDefault="00E24C19" w:rsidP="00E24C19">
      <w:pPr>
        <w:pStyle w:val="ListParagraph"/>
        <w:numPr>
          <w:ilvl w:val="0"/>
          <w:numId w:val="34"/>
        </w:numPr>
        <w:rPr>
          <w:strike/>
        </w:rPr>
      </w:pPr>
      <w:r w:rsidRPr="007D79BD">
        <w:rPr>
          <w:strike/>
        </w:rPr>
        <w:t>Bonds (Bid collation happens over a specific number of days)</w:t>
      </w:r>
    </w:p>
    <w:bookmarkStart w:id="1784" w:name="_MON_1826218689"/>
    <w:bookmarkEnd w:id="1784"/>
    <w:p w14:paraId="70F40CE5" w14:textId="2EB9B4B0" w:rsidR="00E24C19" w:rsidRPr="007D79BD" w:rsidRDefault="00252515" w:rsidP="001F7298">
      <w:pPr>
        <w:rPr>
          <w:strike/>
        </w:rPr>
      </w:pPr>
      <w:r w:rsidRPr="0017095E">
        <w:rPr>
          <w:strike/>
        </w:rPr>
        <w:object w:dxaOrig="1376" w:dyaOrig="899" w14:anchorId="6951316C">
          <v:shape id="_x0000_i1036" type="#_x0000_t75" style="width:65.9pt;height:40.1pt" o:ole="">
            <v:imagedata r:id="rId68" o:title=""/>
          </v:shape>
          <o:OLEObject Type="Embed" ProgID="Excel.Sheet.12" ShapeID="_x0000_i1036" DrawAspect="Icon" ObjectID="_1829740429" r:id="rId69"/>
        </w:object>
      </w:r>
    </w:p>
    <w:p w14:paraId="4A7E36F4" w14:textId="1BE6A0ED" w:rsidR="00E24C19" w:rsidRPr="007D79BD" w:rsidRDefault="00E24C19" w:rsidP="00E24C19">
      <w:pPr>
        <w:pStyle w:val="ListParagraph"/>
        <w:numPr>
          <w:ilvl w:val="0"/>
          <w:numId w:val="34"/>
        </w:numPr>
        <w:rPr>
          <w:strike/>
        </w:rPr>
      </w:pPr>
      <w:r w:rsidRPr="007D79BD">
        <w:rPr>
          <w:strike/>
        </w:rPr>
        <w:t>Bills (Bid collation happens over the month)</w:t>
      </w:r>
    </w:p>
    <w:p w14:paraId="71BD53CE" w14:textId="04BAC781" w:rsidR="00E24C19" w:rsidRPr="007D79BD" w:rsidRDefault="00A713FE" w:rsidP="001F7298">
      <w:pPr>
        <w:rPr>
          <w:strike/>
        </w:rPr>
      </w:pPr>
      <w:r w:rsidRPr="0017095E">
        <w:rPr>
          <w:strike/>
        </w:rPr>
        <w:object w:dxaOrig="1376" w:dyaOrig="899" w14:anchorId="5AFFA8FD">
          <v:shape id="_x0000_i1037" type="#_x0000_t75" style="width:65.9pt;height:40.1pt" o:ole="">
            <v:imagedata r:id="rId70" o:title=""/>
          </v:shape>
          <o:OLEObject Type="Embed" ProgID="Excel.Sheet.12" ShapeID="_x0000_i1037" DrawAspect="Icon" ObjectID="_1829740430" r:id="rId71"/>
        </w:object>
      </w:r>
    </w:p>
    <w:p w14:paraId="670F149E" w14:textId="19C65E1E" w:rsidR="00E24C19" w:rsidRPr="007D79BD" w:rsidRDefault="00E24C19" w:rsidP="00E24C19">
      <w:pPr>
        <w:pStyle w:val="ListParagraph"/>
        <w:numPr>
          <w:ilvl w:val="0"/>
          <w:numId w:val="34"/>
        </w:numPr>
        <w:rPr>
          <w:strike/>
        </w:rPr>
      </w:pPr>
      <w:r w:rsidRPr="007D79BD">
        <w:rPr>
          <w:strike/>
        </w:rPr>
        <w:t>Bills (Bid collation happens over a specific number of days)</w:t>
      </w:r>
    </w:p>
    <w:p w14:paraId="3D0AD02A" w14:textId="2C80F3F0" w:rsidR="00E24C19" w:rsidRPr="007D79BD" w:rsidRDefault="00252515" w:rsidP="001F7298">
      <w:pPr>
        <w:rPr>
          <w:strike/>
        </w:rPr>
      </w:pPr>
      <w:r w:rsidRPr="0017095E">
        <w:rPr>
          <w:strike/>
        </w:rPr>
        <w:object w:dxaOrig="1376" w:dyaOrig="899" w14:anchorId="40F8DC9F">
          <v:shape id="_x0000_i1038" type="#_x0000_t75" style="width:65.9pt;height:40.1pt" o:ole="">
            <v:imagedata r:id="rId72" o:title=""/>
          </v:shape>
          <o:OLEObject Type="Embed" ProgID="Excel.Sheet.12" ShapeID="_x0000_i1038" DrawAspect="Icon" ObjectID="_1829740431" r:id="rId73"/>
        </w:object>
      </w:r>
    </w:p>
    <w:p w14:paraId="3CEBCC56" w14:textId="77777777" w:rsidR="00E24C19" w:rsidRDefault="00E24C19" w:rsidP="001F7298"/>
    <w:p w14:paraId="5033C437" w14:textId="1723B3A8" w:rsidR="00474AFC" w:rsidRDefault="007E5CE0" w:rsidP="007E5CE0">
      <w:pPr>
        <w:pStyle w:val="Heading1"/>
      </w:pPr>
      <w:bookmarkStart w:id="1785" w:name="_Ref215215264"/>
      <w:bookmarkStart w:id="1786" w:name="_Ref215215276"/>
      <w:bookmarkStart w:id="1787" w:name="_Toc217317908"/>
      <w:commentRangeStart w:id="1788"/>
      <w:commentRangeStart w:id="1789"/>
      <w:commentRangeStart w:id="1790"/>
      <w:commentRangeStart w:id="1791"/>
      <w:r>
        <w:t>Logic for Creation of Issuance Calendars via Algorithm</w:t>
      </w:r>
      <w:bookmarkEnd w:id="1785"/>
      <w:bookmarkEnd w:id="1786"/>
      <w:commentRangeEnd w:id="1788"/>
      <w:r w:rsidR="00F80523">
        <w:rPr>
          <w:rStyle w:val="CommentReference"/>
          <w:rFonts w:asciiTheme="minorHAnsi" w:eastAsiaTheme="minorHAnsi" w:hAnsiTheme="minorHAnsi" w:cstheme="minorBidi"/>
          <w:b w:val="0"/>
          <w:smallCaps w:val="0"/>
        </w:rPr>
        <w:commentReference w:id="1788"/>
      </w:r>
      <w:commentRangeEnd w:id="1789"/>
      <w:r w:rsidR="00D25E40">
        <w:rPr>
          <w:rStyle w:val="CommentReference"/>
          <w:rFonts w:asciiTheme="minorHAnsi" w:eastAsiaTheme="minorHAnsi" w:hAnsiTheme="minorHAnsi" w:cstheme="minorBidi"/>
          <w:b w:val="0"/>
          <w:smallCaps w:val="0"/>
        </w:rPr>
        <w:commentReference w:id="1789"/>
      </w:r>
      <w:commentRangeEnd w:id="1790"/>
      <w:r w:rsidR="009A6E8C">
        <w:rPr>
          <w:rStyle w:val="CommentReference"/>
          <w:rFonts w:asciiTheme="minorHAnsi" w:eastAsiaTheme="minorHAnsi" w:hAnsiTheme="minorHAnsi" w:cstheme="minorBidi"/>
          <w:b w:val="0"/>
          <w:smallCaps w:val="0"/>
        </w:rPr>
        <w:commentReference w:id="1790"/>
      </w:r>
      <w:bookmarkEnd w:id="1787"/>
      <w:commentRangeEnd w:id="1791"/>
      <w:r w:rsidR="00056023">
        <w:rPr>
          <w:rStyle w:val="CommentReference"/>
          <w:rFonts w:asciiTheme="minorHAnsi" w:eastAsiaTheme="minorHAnsi" w:hAnsiTheme="minorHAnsi" w:cstheme="minorBidi"/>
          <w:b w:val="0"/>
          <w:smallCaps w:val="0"/>
        </w:rPr>
        <w:commentReference w:id="1791"/>
      </w:r>
    </w:p>
    <w:p w14:paraId="071C1E49" w14:textId="196B3EAF" w:rsidR="00BA3AF8" w:rsidRDefault="00BA3AF8" w:rsidP="007E5CE0">
      <w:pPr>
        <w:pStyle w:val="Heading2"/>
        <w:rPr>
          <w:ins w:id="1792" w:author="Akila BALAKRISHNAN from.OPTIMUM (MAS)" w:date="2026-01-08T16:57:00Z" w16du:dateUtc="2026-01-08T08:57:00Z"/>
        </w:rPr>
      </w:pPr>
      <w:bookmarkStart w:id="1793" w:name="_Toc217317909"/>
      <w:ins w:id="1794" w:author="Akila BALAKRISHNAN from.OPTIMUM (MAS)" w:date="2026-01-08T16:52:00Z" w16du:dateUtc="2026-01-08T08:52:00Z">
        <w:r>
          <w:t>Tenor in Days</w:t>
        </w:r>
      </w:ins>
    </w:p>
    <w:p w14:paraId="6EBEB386" w14:textId="7BABA1CD" w:rsidR="00BA3AF8" w:rsidRPr="008F3735" w:rsidRDefault="005D13BC">
      <w:pPr>
        <w:rPr>
          <w:ins w:id="1795" w:author="Akila BALAKRISHNAN from.OPTIMUM (MAS)" w:date="2026-01-08T16:52:00Z" w16du:dateUtc="2026-01-08T08:52:00Z"/>
        </w:rPr>
        <w:pPrChange w:id="1796" w:author="Akila BALAKRISHNAN from.OPTIMUM (MAS)" w:date="2026-01-08T16:57:00Z" w16du:dateUtc="2026-01-08T08:57:00Z">
          <w:pPr>
            <w:pStyle w:val="Heading2"/>
          </w:pPr>
        </w:pPrChange>
      </w:pPr>
      <w:ins w:id="1797" w:author="Akila BALAKRISHNAN from.OPTIMUM (MAS)" w:date="2026-01-08T17:14:00Z" w16du:dateUtc="2026-01-08T09:14:00Z">
        <w:r w:rsidRPr="005D13BC">
          <w:rPr>
            <w:lang w:val="en-US"/>
          </w:rPr>
          <w:t>The system shall apply a standardized day-count conversion for all tenor</w:t>
        </w:r>
        <w:r>
          <w:rPr>
            <w:lang w:val="en-US"/>
          </w:rPr>
          <w:t>s</w:t>
        </w:r>
      </w:ins>
      <w:ins w:id="1798" w:author="Akila BALAKRISHNAN from.OPTIMUM (MAS)" w:date="2026-01-08T17:15:00Z" w16du:dateUtc="2026-01-08T09:15:00Z">
        <w:r>
          <w:rPr>
            <w:lang w:val="en-US"/>
          </w:rPr>
          <w:t>.</w:t>
        </w:r>
      </w:ins>
    </w:p>
    <w:tbl>
      <w:tblPr>
        <w:tblStyle w:val="TableGrid"/>
        <w:tblW w:w="0" w:type="auto"/>
        <w:tblInd w:w="720" w:type="dxa"/>
        <w:tblLook w:val="04A0" w:firstRow="1" w:lastRow="0" w:firstColumn="1" w:lastColumn="0" w:noHBand="0" w:noVBand="1"/>
      </w:tblPr>
      <w:tblGrid>
        <w:gridCol w:w="1717"/>
        <w:gridCol w:w="1717"/>
        <w:gridCol w:w="1543"/>
        <w:tblGridChange w:id="1799">
          <w:tblGrid>
            <w:gridCol w:w="1717"/>
            <w:gridCol w:w="1717"/>
            <w:gridCol w:w="1543"/>
          </w:tblGrid>
        </w:tblGridChange>
      </w:tblGrid>
      <w:tr w:rsidR="00F5660A" w14:paraId="3C4DE7F8" w14:textId="77777777" w:rsidTr="001519EF">
        <w:trPr>
          <w:ins w:id="1800" w:author="Akila BALAKRISHNAN from.OPTIMUM (MAS)" w:date="2026-01-08T16:55:00Z"/>
        </w:trPr>
        <w:tc>
          <w:tcPr>
            <w:tcW w:w="1717" w:type="dxa"/>
          </w:tcPr>
          <w:p w14:paraId="28289667" w14:textId="54558F60" w:rsidR="00F5660A" w:rsidRPr="00630C9B" w:rsidRDefault="00F5660A" w:rsidP="006C633A">
            <w:pPr>
              <w:pStyle w:val="ListParagraph"/>
              <w:numPr>
                <w:ilvl w:val="0"/>
                <w:numId w:val="0"/>
              </w:numPr>
              <w:jc w:val="center"/>
              <w:rPr>
                <w:ins w:id="1801" w:author="Akila BALAKRISHNAN from.OPTIMUM (MAS)" w:date="2026-01-08T17:18:00Z" w16du:dateUtc="2026-01-08T09:18:00Z"/>
                <w:b/>
                <w:lang w:val="en-US"/>
                <w:rPrChange w:id="1802" w:author="Han Xie CHAI (MAS)" w:date="2026-01-08T17:50:00Z" w16du:dateUtc="2026-01-08T09:50:00Z">
                  <w:rPr>
                    <w:ins w:id="1803" w:author="Akila BALAKRISHNAN from.OPTIMUM (MAS)" w:date="2026-01-08T17:18:00Z" w16du:dateUtc="2026-01-08T09:18:00Z"/>
                    <w:lang w:val="en-US"/>
                  </w:rPr>
                </w:rPrChange>
              </w:rPr>
            </w:pPr>
            <w:ins w:id="1804" w:author="Akila BALAKRISHNAN from.OPTIMUM (MAS)" w:date="2026-01-08T17:18:00Z" w16du:dateUtc="2026-01-08T09:18:00Z">
              <w:r w:rsidRPr="00630C9B">
                <w:rPr>
                  <w:b/>
                  <w:lang w:val="en-US"/>
                  <w:rPrChange w:id="1805" w:author="Han Xie CHAI (MAS)" w:date="2026-01-08T17:50:00Z" w16du:dateUtc="2026-01-08T09:50:00Z">
                    <w:rPr>
                      <w:lang w:val="en-US"/>
                    </w:rPr>
                  </w:rPrChange>
                </w:rPr>
                <w:t>Tenor Unit</w:t>
              </w:r>
            </w:ins>
          </w:p>
        </w:tc>
        <w:tc>
          <w:tcPr>
            <w:tcW w:w="1717" w:type="dxa"/>
          </w:tcPr>
          <w:p w14:paraId="5E9AAAF9" w14:textId="28B44E32" w:rsidR="00F5660A" w:rsidRPr="00630C9B" w:rsidRDefault="00F5660A">
            <w:pPr>
              <w:pStyle w:val="ListParagraph"/>
              <w:numPr>
                <w:ilvl w:val="0"/>
                <w:numId w:val="0"/>
              </w:numPr>
              <w:jc w:val="center"/>
              <w:rPr>
                <w:ins w:id="1806" w:author="Akila BALAKRISHNAN from.OPTIMUM (MAS)" w:date="2026-01-08T16:55:00Z" w16du:dateUtc="2026-01-08T08:55:00Z"/>
                <w:b/>
                <w:lang w:val="en-US"/>
                <w:rPrChange w:id="1807" w:author="Han Xie CHAI (MAS)" w:date="2026-01-08T17:50:00Z" w16du:dateUtc="2026-01-08T09:50:00Z">
                  <w:rPr>
                    <w:ins w:id="1808" w:author="Akila BALAKRISHNAN from.OPTIMUM (MAS)" w:date="2026-01-08T16:55:00Z" w16du:dateUtc="2026-01-08T08:55:00Z"/>
                    <w:lang w:val="en-US"/>
                  </w:rPr>
                </w:rPrChange>
              </w:rPr>
              <w:pPrChange w:id="1809" w:author="Akila BALAKRISHNAN from.OPTIMUM (MAS)" w:date="2026-01-08T17:17:00Z" w16du:dateUtc="2026-01-08T09:17:00Z">
                <w:pPr>
                  <w:pStyle w:val="ListParagraph"/>
                  <w:numPr>
                    <w:numId w:val="0"/>
                  </w:numPr>
                  <w:ind w:left="0" w:firstLine="0"/>
                </w:pPr>
              </w:pPrChange>
            </w:pPr>
            <w:ins w:id="1810" w:author="Akila BALAKRISHNAN from.OPTIMUM (MAS)" w:date="2026-01-08T16:56:00Z" w16du:dateUtc="2026-01-08T08:56:00Z">
              <w:r w:rsidRPr="00630C9B">
                <w:rPr>
                  <w:b/>
                  <w:lang w:val="en-US"/>
                  <w:rPrChange w:id="1811" w:author="Han Xie CHAI (MAS)" w:date="2026-01-08T17:50:00Z" w16du:dateUtc="2026-01-08T09:50:00Z">
                    <w:rPr>
                      <w:lang w:val="en-US"/>
                    </w:rPr>
                  </w:rPrChange>
                </w:rPr>
                <w:t>Tenor in Weeks</w:t>
              </w:r>
            </w:ins>
          </w:p>
        </w:tc>
        <w:tc>
          <w:tcPr>
            <w:tcW w:w="1543" w:type="dxa"/>
          </w:tcPr>
          <w:p w14:paraId="6E9DF1B0" w14:textId="5C1A3FC4" w:rsidR="00F5660A" w:rsidRPr="00630C9B" w:rsidRDefault="00F5660A">
            <w:pPr>
              <w:pStyle w:val="ListParagraph"/>
              <w:numPr>
                <w:ilvl w:val="0"/>
                <w:numId w:val="0"/>
              </w:numPr>
              <w:jc w:val="center"/>
              <w:rPr>
                <w:ins w:id="1812" w:author="Akila BALAKRISHNAN from.OPTIMUM (MAS)" w:date="2026-01-08T16:55:00Z" w16du:dateUtc="2026-01-08T08:55:00Z"/>
                <w:b/>
                <w:lang w:val="en-US"/>
                <w:rPrChange w:id="1813" w:author="Han Xie CHAI (MAS)" w:date="2026-01-08T17:50:00Z" w16du:dateUtc="2026-01-08T09:50:00Z">
                  <w:rPr>
                    <w:ins w:id="1814" w:author="Akila BALAKRISHNAN from.OPTIMUM (MAS)" w:date="2026-01-08T16:55:00Z" w16du:dateUtc="2026-01-08T08:55:00Z"/>
                    <w:lang w:val="en-US"/>
                  </w:rPr>
                </w:rPrChange>
              </w:rPr>
              <w:pPrChange w:id="1815" w:author="Akila BALAKRISHNAN from.OPTIMUM (MAS)" w:date="2026-01-08T17:17:00Z" w16du:dateUtc="2026-01-08T09:17:00Z">
                <w:pPr>
                  <w:pStyle w:val="ListParagraph"/>
                  <w:numPr>
                    <w:numId w:val="0"/>
                  </w:numPr>
                  <w:ind w:left="0" w:firstLine="0"/>
                </w:pPr>
              </w:pPrChange>
            </w:pPr>
            <w:ins w:id="1816" w:author="Akila BALAKRISHNAN from.OPTIMUM (MAS)" w:date="2026-01-08T16:55:00Z" w16du:dateUtc="2026-01-08T08:55:00Z">
              <w:r w:rsidRPr="00630C9B">
                <w:rPr>
                  <w:b/>
                  <w:lang w:val="en-US"/>
                  <w:rPrChange w:id="1817" w:author="Han Xie CHAI (MAS)" w:date="2026-01-08T17:50:00Z" w16du:dateUtc="2026-01-08T09:50:00Z">
                    <w:rPr>
                      <w:lang w:val="en-US"/>
                    </w:rPr>
                  </w:rPrChange>
                </w:rPr>
                <w:t>Tenor in Days</w:t>
              </w:r>
            </w:ins>
          </w:p>
        </w:tc>
      </w:tr>
      <w:tr w:rsidR="00F5660A" w14:paraId="0A1AF909" w14:textId="77777777" w:rsidTr="00F64255">
        <w:tblPrEx>
          <w:tblW w:w="0" w:type="auto"/>
          <w:tblInd w:w="720" w:type="dxa"/>
          <w:tblPrExChange w:id="1818" w:author="Akila BALAKRISHNAN from.OPTIMUM (MAS)" w:date="2026-01-08T17:19:00Z" w16du:dateUtc="2026-01-08T09:19:00Z">
            <w:tblPrEx>
              <w:tblW w:w="0" w:type="auto"/>
              <w:tblInd w:w="720" w:type="dxa"/>
            </w:tblPrEx>
          </w:tblPrExChange>
        </w:tblPrEx>
        <w:trPr>
          <w:trHeight w:val="171"/>
          <w:ins w:id="1819" w:author="Akila BALAKRISHNAN from.OPTIMUM (MAS)" w:date="2026-01-08T16:55:00Z"/>
        </w:trPr>
        <w:tc>
          <w:tcPr>
            <w:tcW w:w="1717" w:type="dxa"/>
            <w:vAlign w:val="center"/>
            <w:tcPrChange w:id="1820" w:author="Akila BALAKRISHNAN from.OPTIMUM (MAS)" w:date="2026-01-08T17:19:00Z" w16du:dateUtc="2026-01-08T09:19:00Z">
              <w:tcPr>
                <w:tcW w:w="1717" w:type="dxa"/>
              </w:tcPr>
            </w:tcPrChange>
          </w:tcPr>
          <w:p w14:paraId="7843C347" w14:textId="1754FDA6" w:rsidR="00F5660A" w:rsidRDefault="00F5660A" w:rsidP="00BA3AF8">
            <w:pPr>
              <w:pStyle w:val="ListParagraph"/>
              <w:numPr>
                <w:ilvl w:val="0"/>
                <w:numId w:val="0"/>
              </w:numPr>
              <w:rPr>
                <w:ins w:id="1821" w:author="Akila BALAKRISHNAN from.OPTIMUM (MAS)" w:date="2026-01-08T17:18:00Z" w16du:dateUtc="2026-01-08T09:18:00Z"/>
                <w:lang w:val="en-US"/>
              </w:rPr>
            </w:pPr>
            <w:ins w:id="1822" w:author="Akila BALAKRISHNAN from.OPTIMUM (MAS)" w:date="2026-01-08T17:18:00Z" w16du:dateUtc="2026-01-08T09:18:00Z">
              <w:r>
                <w:rPr>
                  <w:lang w:val="en-US"/>
                </w:rPr>
                <w:t>1-week</w:t>
              </w:r>
            </w:ins>
          </w:p>
        </w:tc>
        <w:tc>
          <w:tcPr>
            <w:tcW w:w="1717" w:type="dxa"/>
            <w:tcPrChange w:id="1823" w:author="Akila BALAKRISHNAN from.OPTIMUM (MAS)" w:date="2026-01-08T17:19:00Z" w16du:dateUtc="2026-01-08T09:19:00Z">
              <w:tcPr>
                <w:tcW w:w="1717" w:type="dxa"/>
              </w:tcPr>
            </w:tcPrChange>
          </w:tcPr>
          <w:p w14:paraId="1FFE876D" w14:textId="4ED5B9BF" w:rsidR="00F5660A" w:rsidRDefault="00F5660A" w:rsidP="00BA3AF8">
            <w:pPr>
              <w:pStyle w:val="ListParagraph"/>
              <w:numPr>
                <w:ilvl w:val="0"/>
                <w:numId w:val="0"/>
              </w:numPr>
              <w:rPr>
                <w:ins w:id="1824" w:author="Akila BALAKRISHNAN from.OPTIMUM (MAS)" w:date="2026-01-08T16:55:00Z" w16du:dateUtc="2026-01-08T08:55:00Z"/>
                <w:lang w:val="en-US"/>
              </w:rPr>
            </w:pPr>
            <w:ins w:id="1825" w:author="Akila BALAKRISHNAN from.OPTIMUM (MAS)" w:date="2026-01-08T16:57:00Z" w16du:dateUtc="2026-01-08T08:57:00Z">
              <w:r>
                <w:rPr>
                  <w:lang w:val="en-US"/>
                </w:rPr>
                <w:t>1</w:t>
              </w:r>
            </w:ins>
          </w:p>
        </w:tc>
        <w:tc>
          <w:tcPr>
            <w:tcW w:w="1543" w:type="dxa"/>
            <w:tcPrChange w:id="1826" w:author="Akila BALAKRISHNAN from.OPTIMUM (MAS)" w:date="2026-01-08T17:19:00Z" w16du:dateUtc="2026-01-08T09:19:00Z">
              <w:tcPr>
                <w:tcW w:w="1543" w:type="dxa"/>
              </w:tcPr>
            </w:tcPrChange>
          </w:tcPr>
          <w:p w14:paraId="029E3319" w14:textId="6A48C0B8" w:rsidR="00F5660A" w:rsidRDefault="00F5660A" w:rsidP="00BA3AF8">
            <w:pPr>
              <w:pStyle w:val="ListParagraph"/>
              <w:numPr>
                <w:ilvl w:val="0"/>
                <w:numId w:val="0"/>
              </w:numPr>
              <w:rPr>
                <w:ins w:id="1827" w:author="Akila BALAKRISHNAN from.OPTIMUM (MAS)" w:date="2026-01-08T16:55:00Z" w16du:dateUtc="2026-01-08T08:55:00Z"/>
                <w:lang w:val="en-US"/>
              </w:rPr>
            </w:pPr>
            <w:ins w:id="1828" w:author="Akila BALAKRISHNAN from.OPTIMUM (MAS)" w:date="2026-01-08T16:56:00Z" w16du:dateUtc="2026-01-08T08:56:00Z">
              <w:r w:rsidRPr="00BA3AF8">
                <w:rPr>
                  <w:lang w:val="en-US"/>
                </w:rPr>
                <w:t>7</w:t>
              </w:r>
            </w:ins>
          </w:p>
        </w:tc>
      </w:tr>
      <w:tr w:rsidR="00F5660A" w14:paraId="0580C04C" w14:textId="77777777" w:rsidTr="001519EF">
        <w:trPr>
          <w:ins w:id="1829" w:author="Akila BALAKRISHNAN from.OPTIMUM (MAS)" w:date="2026-01-08T16:55:00Z"/>
        </w:trPr>
        <w:tc>
          <w:tcPr>
            <w:tcW w:w="1717" w:type="dxa"/>
          </w:tcPr>
          <w:p w14:paraId="13C1B2A1" w14:textId="3FEBDC4C" w:rsidR="00F5660A" w:rsidRPr="00BA3AF8" w:rsidRDefault="00F5660A" w:rsidP="00BA3AF8">
            <w:pPr>
              <w:pStyle w:val="ListParagraph"/>
              <w:numPr>
                <w:ilvl w:val="0"/>
                <w:numId w:val="0"/>
              </w:numPr>
              <w:rPr>
                <w:ins w:id="1830" w:author="Akila BALAKRISHNAN from.OPTIMUM (MAS)" w:date="2026-01-08T17:18:00Z" w16du:dateUtc="2026-01-08T09:18:00Z"/>
                <w:lang w:val="en-US"/>
              </w:rPr>
            </w:pPr>
            <w:ins w:id="1831" w:author="Akila BALAKRISHNAN from.OPTIMUM (MAS)" w:date="2026-01-08T17:18:00Z" w16du:dateUtc="2026-01-08T09:18:00Z">
              <w:r>
                <w:rPr>
                  <w:lang w:val="en-US"/>
                </w:rPr>
                <w:t>3-month</w:t>
              </w:r>
            </w:ins>
          </w:p>
        </w:tc>
        <w:tc>
          <w:tcPr>
            <w:tcW w:w="1717" w:type="dxa"/>
          </w:tcPr>
          <w:p w14:paraId="0853E53D" w14:textId="0031DB96" w:rsidR="00F5660A" w:rsidRDefault="00F5660A" w:rsidP="00BA3AF8">
            <w:pPr>
              <w:pStyle w:val="ListParagraph"/>
              <w:numPr>
                <w:ilvl w:val="0"/>
                <w:numId w:val="0"/>
              </w:numPr>
              <w:rPr>
                <w:ins w:id="1832" w:author="Akila BALAKRISHNAN from.OPTIMUM (MAS)" w:date="2026-01-08T16:55:00Z" w16du:dateUtc="2026-01-08T08:55:00Z"/>
                <w:lang w:val="en-US"/>
              </w:rPr>
            </w:pPr>
            <w:ins w:id="1833" w:author="Akila BALAKRISHNAN from.OPTIMUM (MAS)" w:date="2026-01-08T16:56:00Z" w16du:dateUtc="2026-01-08T08:56:00Z">
              <w:r w:rsidRPr="00BA3AF8">
                <w:rPr>
                  <w:lang w:val="en-US"/>
                </w:rPr>
                <w:t>13</w:t>
              </w:r>
            </w:ins>
          </w:p>
        </w:tc>
        <w:tc>
          <w:tcPr>
            <w:tcW w:w="1543" w:type="dxa"/>
          </w:tcPr>
          <w:p w14:paraId="158E0C76" w14:textId="08F3ADA6" w:rsidR="00F5660A" w:rsidRDefault="00F5660A" w:rsidP="00BA3AF8">
            <w:pPr>
              <w:pStyle w:val="ListParagraph"/>
              <w:numPr>
                <w:ilvl w:val="0"/>
                <w:numId w:val="0"/>
              </w:numPr>
              <w:rPr>
                <w:ins w:id="1834" w:author="Akila BALAKRISHNAN from.OPTIMUM (MAS)" w:date="2026-01-08T16:55:00Z" w16du:dateUtc="2026-01-08T08:55:00Z"/>
                <w:lang w:val="en-US"/>
              </w:rPr>
            </w:pPr>
            <w:ins w:id="1835" w:author="Akila BALAKRISHNAN from.OPTIMUM (MAS)" w:date="2026-01-08T16:57:00Z" w16du:dateUtc="2026-01-08T08:57:00Z">
              <w:r>
                <w:rPr>
                  <w:lang w:val="en-US"/>
                </w:rPr>
                <w:t>91</w:t>
              </w:r>
            </w:ins>
          </w:p>
        </w:tc>
      </w:tr>
      <w:tr w:rsidR="00F5660A" w14:paraId="58980F45" w14:textId="77777777" w:rsidTr="001519EF">
        <w:trPr>
          <w:ins w:id="1836" w:author="Akila BALAKRISHNAN from.OPTIMUM (MAS)" w:date="2026-01-08T16:55:00Z"/>
        </w:trPr>
        <w:tc>
          <w:tcPr>
            <w:tcW w:w="1717" w:type="dxa"/>
          </w:tcPr>
          <w:p w14:paraId="161114CD" w14:textId="74B6C41A" w:rsidR="00F5660A" w:rsidRDefault="00F5660A" w:rsidP="00BA3AF8">
            <w:pPr>
              <w:pStyle w:val="ListParagraph"/>
              <w:numPr>
                <w:ilvl w:val="0"/>
                <w:numId w:val="0"/>
              </w:numPr>
              <w:rPr>
                <w:ins w:id="1837" w:author="Akila BALAKRISHNAN from.OPTIMUM (MAS)" w:date="2026-01-08T17:18:00Z" w16du:dateUtc="2026-01-08T09:18:00Z"/>
                <w:lang w:val="en-US"/>
              </w:rPr>
            </w:pPr>
            <w:ins w:id="1838" w:author="Akila BALAKRISHNAN from.OPTIMUM (MAS)" w:date="2026-01-08T17:18:00Z" w16du:dateUtc="2026-01-08T09:18:00Z">
              <w:r>
                <w:rPr>
                  <w:lang w:val="en-US"/>
                </w:rPr>
                <w:t>6-month</w:t>
              </w:r>
            </w:ins>
          </w:p>
        </w:tc>
        <w:tc>
          <w:tcPr>
            <w:tcW w:w="1717" w:type="dxa"/>
          </w:tcPr>
          <w:p w14:paraId="7C190DAC" w14:textId="30039FAA" w:rsidR="00F5660A" w:rsidRDefault="00F5660A" w:rsidP="00BA3AF8">
            <w:pPr>
              <w:pStyle w:val="ListParagraph"/>
              <w:numPr>
                <w:ilvl w:val="0"/>
                <w:numId w:val="0"/>
              </w:numPr>
              <w:rPr>
                <w:ins w:id="1839" w:author="Akila BALAKRISHNAN from.OPTIMUM (MAS)" w:date="2026-01-08T16:55:00Z" w16du:dateUtc="2026-01-08T08:55:00Z"/>
                <w:lang w:val="en-US"/>
              </w:rPr>
            </w:pPr>
            <w:ins w:id="1840" w:author="Akila BALAKRISHNAN from.OPTIMUM (MAS)" w:date="2026-01-08T16:56:00Z" w16du:dateUtc="2026-01-08T08:56:00Z">
              <w:r>
                <w:rPr>
                  <w:lang w:val="en-US"/>
                </w:rPr>
                <w:t>26</w:t>
              </w:r>
            </w:ins>
          </w:p>
        </w:tc>
        <w:tc>
          <w:tcPr>
            <w:tcW w:w="1543" w:type="dxa"/>
          </w:tcPr>
          <w:p w14:paraId="682E7053" w14:textId="0B25D279" w:rsidR="00F5660A" w:rsidRDefault="00F5660A" w:rsidP="00BA3AF8">
            <w:pPr>
              <w:pStyle w:val="ListParagraph"/>
              <w:numPr>
                <w:ilvl w:val="0"/>
                <w:numId w:val="0"/>
              </w:numPr>
              <w:rPr>
                <w:ins w:id="1841" w:author="Akila BALAKRISHNAN from.OPTIMUM (MAS)" w:date="2026-01-08T16:55:00Z" w16du:dateUtc="2026-01-08T08:55:00Z"/>
                <w:lang w:val="en-US"/>
              </w:rPr>
            </w:pPr>
            <w:ins w:id="1842" w:author="Akila BALAKRISHNAN from.OPTIMUM (MAS)" w:date="2026-01-08T16:57:00Z" w16du:dateUtc="2026-01-08T08:57:00Z">
              <w:r>
                <w:rPr>
                  <w:lang w:val="en-US"/>
                </w:rPr>
                <w:t>182</w:t>
              </w:r>
            </w:ins>
          </w:p>
        </w:tc>
      </w:tr>
      <w:tr w:rsidR="00F5660A" w14:paraId="6D308DA2" w14:textId="77777777" w:rsidTr="001519EF">
        <w:trPr>
          <w:ins w:id="1843" w:author="Akila BALAKRISHNAN from.OPTIMUM (MAS)" w:date="2026-01-08T16:55:00Z"/>
        </w:trPr>
        <w:tc>
          <w:tcPr>
            <w:tcW w:w="1717" w:type="dxa"/>
          </w:tcPr>
          <w:p w14:paraId="5CEB1FC0" w14:textId="2D702DAA" w:rsidR="00F5660A" w:rsidRDefault="00F5660A" w:rsidP="00BA3AF8">
            <w:pPr>
              <w:pStyle w:val="ListParagraph"/>
              <w:numPr>
                <w:ilvl w:val="0"/>
                <w:numId w:val="0"/>
              </w:numPr>
              <w:rPr>
                <w:ins w:id="1844" w:author="Akila BALAKRISHNAN from.OPTIMUM (MAS)" w:date="2026-01-08T17:18:00Z" w16du:dateUtc="2026-01-08T09:18:00Z"/>
                <w:lang w:val="en-US"/>
              </w:rPr>
            </w:pPr>
            <w:ins w:id="1845" w:author="Akila BALAKRISHNAN from.OPTIMUM (MAS)" w:date="2026-01-08T17:18:00Z" w16du:dateUtc="2026-01-08T09:18:00Z">
              <w:r>
                <w:rPr>
                  <w:lang w:val="en-US"/>
                </w:rPr>
                <w:t>9-month</w:t>
              </w:r>
            </w:ins>
          </w:p>
        </w:tc>
        <w:tc>
          <w:tcPr>
            <w:tcW w:w="1717" w:type="dxa"/>
          </w:tcPr>
          <w:p w14:paraId="27D3BC37" w14:textId="1B1DAFB9" w:rsidR="00F5660A" w:rsidRDefault="00F5660A" w:rsidP="00BA3AF8">
            <w:pPr>
              <w:pStyle w:val="ListParagraph"/>
              <w:numPr>
                <w:ilvl w:val="0"/>
                <w:numId w:val="0"/>
              </w:numPr>
              <w:rPr>
                <w:ins w:id="1846" w:author="Akila BALAKRISHNAN from.OPTIMUM (MAS)" w:date="2026-01-08T16:55:00Z" w16du:dateUtc="2026-01-08T08:55:00Z"/>
                <w:lang w:val="en-US"/>
              </w:rPr>
            </w:pPr>
            <w:ins w:id="1847" w:author="Akila BALAKRISHNAN from.OPTIMUM (MAS)" w:date="2026-01-08T16:56:00Z" w16du:dateUtc="2026-01-08T08:56:00Z">
              <w:r>
                <w:rPr>
                  <w:lang w:val="en-US"/>
                </w:rPr>
                <w:t>39</w:t>
              </w:r>
            </w:ins>
          </w:p>
        </w:tc>
        <w:tc>
          <w:tcPr>
            <w:tcW w:w="1543" w:type="dxa"/>
          </w:tcPr>
          <w:p w14:paraId="00E85C7B" w14:textId="02FD6FC3" w:rsidR="00F5660A" w:rsidRDefault="00F5660A" w:rsidP="00BA3AF8">
            <w:pPr>
              <w:pStyle w:val="ListParagraph"/>
              <w:numPr>
                <w:ilvl w:val="0"/>
                <w:numId w:val="0"/>
              </w:numPr>
              <w:rPr>
                <w:ins w:id="1848" w:author="Akila BALAKRISHNAN from.OPTIMUM (MAS)" w:date="2026-01-08T16:55:00Z" w16du:dateUtc="2026-01-08T08:55:00Z"/>
                <w:lang w:val="en-US"/>
              </w:rPr>
            </w:pPr>
            <w:ins w:id="1849" w:author="Akila BALAKRISHNAN from.OPTIMUM (MAS)" w:date="2026-01-08T16:57:00Z" w16du:dateUtc="2026-01-08T08:57:00Z">
              <w:r>
                <w:rPr>
                  <w:lang w:val="en-US"/>
                </w:rPr>
                <w:t>273</w:t>
              </w:r>
            </w:ins>
          </w:p>
        </w:tc>
      </w:tr>
      <w:tr w:rsidR="00F5660A" w14:paraId="1BD4A5FE" w14:textId="77777777" w:rsidTr="001519EF">
        <w:trPr>
          <w:ins w:id="1850" w:author="Akila BALAKRISHNAN from.OPTIMUM (MAS)" w:date="2026-01-08T16:56:00Z"/>
        </w:trPr>
        <w:tc>
          <w:tcPr>
            <w:tcW w:w="1717" w:type="dxa"/>
          </w:tcPr>
          <w:p w14:paraId="53568780" w14:textId="57123496" w:rsidR="00F5660A" w:rsidRDefault="00F5660A" w:rsidP="00BA3AF8">
            <w:pPr>
              <w:pStyle w:val="ListParagraph"/>
              <w:numPr>
                <w:ilvl w:val="0"/>
                <w:numId w:val="0"/>
              </w:numPr>
              <w:rPr>
                <w:ins w:id="1851" w:author="Akila BALAKRISHNAN from.OPTIMUM (MAS)" w:date="2026-01-08T17:18:00Z" w16du:dateUtc="2026-01-08T09:18:00Z"/>
                <w:lang w:val="en-US"/>
              </w:rPr>
            </w:pPr>
            <w:ins w:id="1852" w:author="Akila BALAKRISHNAN from.OPTIMUM (MAS)" w:date="2026-01-08T17:18:00Z" w16du:dateUtc="2026-01-08T09:18:00Z">
              <w:r>
                <w:rPr>
                  <w:lang w:val="en-US"/>
                </w:rPr>
                <w:t>1-year</w:t>
              </w:r>
            </w:ins>
          </w:p>
        </w:tc>
        <w:tc>
          <w:tcPr>
            <w:tcW w:w="1717" w:type="dxa"/>
          </w:tcPr>
          <w:p w14:paraId="60B1A373" w14:textId="335808CE" w:rsidR="00F5660A" w:rsidRDefault="00F5660A" w:rsidP="00BA3AF8">
            <w:pPr>
              <w:pStyle w:val="ListParagraph"/>
              <w:numPr>
                <w:ilvl w:val="0"/>
                <w:numId w:val="0"/>
              </w:numPr>
              <w:rPr>
                <w:ins w:id="1853" w:author="Akila BALAKRISHNAN from.OPTIMUM (MAS)" w:date="2026-01-08T16:56:00Z" w16du:dateUtc="2026-01-08T08:56:00Z"/>
                <w:lang w:val="en-US"/>
              </w:rPr>
            </w:pPr>
            <w:ins w:id="1854" w:author="Akila BALAKRISHNAN from.OPTIMUM (MAS)" w:date="2026-01-08T16:56:00Z" w16du:dateUtc="2026-01-08T08:56:00Z">
              <w:r>
                <w:rPr>
                  <w:lang w:val="en-US"/>
                </w:rPr>
                <w:t>52</w:t>
              </w:r>
            </w:ins>
          </w:p>
        </w:tc>
        <w:tc>
          <w:tcPr>
            <w:tcW w:w="1543" w:type="dxa"/>
          </w:tcPr>
          <w:p w14:paraId="19D858D5" w14:textId="104DC07E" w:rsidR="00F5660A" w:rsidRDefault="00F5660A" w:rsidP="00BA3AF8">
            <w:pPr>
              <w:pStyle w:val="ListParagraph"/>
              <w:numPr>
                <w:ilvl w:val="0"/>
                <w:numId w:val="0"/>
              </w:numPr>
              <w:rPr>
                <w:ins w:id="1855" w:author="Akila BALAKRISHNAN from.OPTIMUM (MAS)" w:date="2026-01-08T16:56:00Z" w16du:dateUtc="2026-01-08T08:56:00Z"/>
                <w:lang w:val="en-US"/>
              </w:rPr>
            </w:pPr>
            <w:ins w:id="1856" w:author="Akila BALAKRISHNAN from.OPTIMUM (MAS)" w:date="2026-01-08T16:57:00Z" w16du:dateUtc="2026-01-08T08:57:00Z">
              <w:r>
                <w:rPr>
                  <w:lang w:val="en-US"/>
                </w:rPr>
                <w:t>364</w:t>
              </w:r>
            </w:ins>
          </w:p>
        </w:tc>
      </w:tr>
    </w:tbl>
    <w:p w14:paraId="16AB814E" w14:textId="43201D89" w:rsidR="00BA3AF8" w:rsidRPr="008F3735" w:rsidRDefault="00BA3AF8">
      <w:pPr>
        <w:pStyle w:val="ListParagraph"/>
        <w:numPr>
          <w:ilvl w:val="0"/>
          <w:numId w:val="0"/>
        </w:numPr>
        <w:ind w:left="720"/>
        <w:rPr>
          <w:ins w:id="1857" w:author="Akila BALAKRISHNAN from.OPTIMUM (MAS)" w:date="2026-01-08T16:52:00Z" w16du:dateUtc="2026-01-08T08:52:00Z"/>
        </w:rPr>
        <w:pPrChange w:id="1858" w:author="Akila BALAKRISHNAN from.OPTIMUM (MAS)" w:date="2026-01-08T16:54:00Z" w16du:dateUtc="2026-01-08T08:54:00Z">
          <w:pPr>
            <w:pStyle w:val="Heading2"/>
          </w:pPr>
        </w:pPrChange>
      </w:pPr>
    </w:p>
    <w:p w14:paraId="2DC0D053" w14:textId="5FF63148" w:rsidR="007E5CE0" w:rsidRDefault="007E5CE0" w:rsidP="007E5CE0">
      <w:pPr>
        <w:pStyle w:val="Heading2"/>
      </w:pPr>
      <w:r>
        <w:lastRenderedPageBreak/>
        <w:t>T-Bills</w:t>
      </w:r>
      <w:bookmarkEnd w:id="1793"/>
    </w:p>
    <w:p w14:paraId="0A8DEA0C" w14:textId="77777777" w:rsidR="003620D7" w:rsidRDefault="003620D7" w:rsidP="003620D7">
      <w:pPr>
        <w:pStyle w:val="ListParagraph"/>
        <w:numPr>
          <w:ilvl w:val="0"/>
          <w:numId w:val="32"/>
        </w:numPr>
        <w:rPr>
          <w:ins w:id="1859" w:author="Han Xie CHAI (MAS)" w:date="2026-01-02T11:00:00Z" w16du:dateUtc="2026-01-02T03:00:00Z"/>
          <w:lang w:val="en-US"/>
        </w:rPr>
      </w:pPr>
      <w:ins w:id="1860" w:author="Han Xie CHAI (MAS)" w:date="2026-01-02T11:00:00Z" w16du:dateUtc="2026-01-02T03:00:00Z">
        <w:r>
          <w:rPr>
            <w:lang w:val="en-US"/>
          </w:rPr>
          <w:t>Get the applicable parameters for all tenors:</w:t>
        </w:r>
      </w:ins>
    </w:p>
    <w:p w14:paraId="475CBF0C" w14:textId="77777777" w:rsidR="00342337" w:rsidRPr="00342337" w:rsidRDefault="00342337" w:rsidP="00342337">
      <w:pPr>
        <w:pStyle w:val="ListParagraph"/>
        <w:numPr>
          <w:ilvl w:val="1"/>
          <w:numId w:val="41"/>
        </w:numPr>
        <w:rPr>
          <w:ins w:id="1861" w:author="Han Xie CHAI (MAS)" w:date="2026-01-06T09:26:00Z" w16du:dateUtc="2026-01-06T01:26:00Z"/>
          <w:lang w:val="en-US"/>
        </w:rPr>
      </w:pPr>
      <w:ins w:id="1862" w:author="Han Xie CHAI (MAS)" w:date="2026-01-06T09:26:00Z" w16du:dateUtc="2026-01-06T01:26:00Z">
        <w:r w:rsidRPr="00342337">
          <w:rPr>
            <w:lang w:val="en-US"/>
          </w:rPr>
          <w:t>Issuance calendar’s Year and Period;</w:t>
        </w:r>
      </w:ins>
    </w:p>
    <w:p w14:paraId="01587F24" w14:textId="77777777" w:rsidR="003620D7" w:rsidRPr="00FD6CB6" w:rsidRDefault="003620D7" w:rsidP="003620D7">
      <w:pPr>
        <w:pStyle w:val="ListParagraph"/>
        <w:numPr>
          <w:ilvl w:val="1"/>
          <w:numId w:val="41"/>
        </w:numPr>
        <w:rPr>
          <w:ins w:id="1863" w:author="Han Xie CHAI (MAS)" w:date="2026-01-02T11:00:00Z" w16du:dateUtc="2026-01-02T03:00:00Z"/>
          <w:lang w:val="en-US"/>
        </w:rPr>
      </w:pPr>
      <w:ins w:id="1864" w:author="Han Xie CHAI (MAS)" w:date="2026-01-02T11:00:00Z" w16du:dateUtc="2026-01-02T03:00:00Z">
        <w:r w:rsidRPr="00FD6CB6">
          <w:rPr>
            <w:lang w:val="en-US"/>
          </w:rPr>
          <w:t>The primary issue/maturity day</w:t>
        </w:r>
        <w:r>
          <w:rPr>
            <w:lang w:val="en-US"/>
          </w:rPr>
          <w:t>;</w:t>
        </w:r>
      </w:ins>
    </w:p>
    <w:p w14:paraId="3B124512" w14:textId="7603145C" w:rsidR="003620D7" w:rsidRDefault="00342337" w:rsidP="003620D7">
      <w:pPr>
        <w:pStyle w:val="ListParagraph"/>
        <w:numPr>
          <w:ilvl w:val="1"/>
          <w:numId w:val="41"/>
        </w:numPr>
        <w:rPr>
          <w:ins w:id="1865" w:author="Han Xie CHAI (MAS)" w:date="2026-01-02T11:00:00Z" w16du:dateUtc="2026-01-02T03:00:00Z"/>
          <w:lang w:val="en-US"/>
        </w:rPr>
      </w:pPr>
      <w:ins w:id="1866" w:author="Han Xie CHAI (MAS)" w:date="2026-01-06T09:26:00Z" w16du:dateUtc="2026-01-06T01:26:00Z">
        <w:r>
          <w:rPr>
            <w:lang w:val="en-US"/>
          </w:rPr>
          <w:t>T</w:t>
        </w:r>
      </w:ins>
      <w:ins w:id="1867" w:author="Han Xie CHAI (MAS)" w:date="2026-01-02T11:00:00Z" w16du:dateUtc="2026-01-02T03:00:00Z">
        <w:r w:rsidR="003620D7" w:rsidRPr="004D6984">
          <w:rPr>
            <w:lang w:val="en-US"/>
          </w:rPr>
          <w:t>he number of business days before issue da</w:t>
        </w:r>
        <w:r w:rsidR="003620D7">
          <w:rPr>
            <w:lang w:val="en-US"/>
          </w:rPr>
          <w:t>y</w:t>
        </w:r>
        <w:r w:rsidR="003620D7" w:rsidRPr="004D6984">
          <w:rPr>
            <w:lang w:val="en-US"/>
          </w:rPr>
          <w:t xml:space="preserve"> (for announcement da</w:t>
        </w:r>
        <w:r w:rsidR="003620D7">
          <w:rPr>
            <w:lang w:val="en-US"/>
          </w:rPr>
          <w:t>y</w:t>
        </w:r>
        <w:r w:rsidR="003620D7" w:rsidRPr="004D6984">
          <w:rPr>
            <w:lang w:val="en-US"/>
          </w:rPr>
          <w:t>)</w:t>
        </w:r>
        <w:r w:rsidR="003620D7">
          <w:rPr>
            <w:lang w:val="en-US"/>
          </w:rPr>
          <w:t>;</w:t>
        </w:r>
        <w:r w:rsidR="003620D7" w:rsidRPr="004D6984">
          <w:rPr>
            <w:lang w:val="en-US"/>
          </w:rPr>
          <w:t xml:space="preserve"> </w:t>
        </w:r>
        <w:r w:rsidR="003620D7">
          <w:rPr>
            <w:lang w:val="en-US"/>
          </w:rPr>
          <w:t>and</w:t>
        </w:r>
      </w:ins>
    </w:p>
    <w:p w14:paraId="46F097D6" w14:textId="3AB7DBAB" w:rsidR="003620D7" w:rsidRDefault="00342337" w:rsidP="003620D7">
      <w:pPr>
        <w:pStyle w:val="ListParagraph"/>
        <w:numPr>
          <w:ilvl w:val="1"/>
          <w:numId w:val="41"/>
        </w:numPr>
        <w:rPr>
          <w:ins w:id="1868" w:author="Han Xie CHAI (MAS)" w:date="2026-01-02T11:00:00Z" w16du:dateUtc="2026-01-02T03:00:00Z"/>
          <w:lang w:val="en-US"/>
        </w:rPr>
      </w:pPr>
      <w:ins w:id="1869" w:author="Han Xie CHAI (MAS)" w:date="2026-01-06T09:26:00Z" w16du:dateUtc="2026-01-06T01:26:00Z">
        <w:r>
          <w:rPr>
            <w:lang w:val="en-US"/>
          </w:rPr>
          <w:t>T</w:t>
        </w:r>
      </w:ins>
      <w:ins w:id="1870" w:author="Han Xie CHAI (MAS)" w:date="2026-01-02T11:00:00Z" w16du:dateUtc="2026-01-02T03:00:00Z">
        <w:r w:rsidR="003620D7" w:rsidRPr="004D6984">
          <w:rPr>
            <w:lang w:val="en-US"/>
          </w:rPr>
          <w:t>he number of business days before issue da</w:t>
        </w:r>
        <w:r w:rsidR="003620D7">
          <w:rPr>
            <w:lang w:val="en-US"/>
          </w:rPr>
          <w:t>y</w:t>
        </w:r>
        <w:r w:rsidR="003620D7" w:rsidRPr="004D6984">
          <w:rPr>
            <w:lang w:val="en-US"/>
          </w:rPr>
          <w:t xml:space="preserve"> (for auction da</w:t>
        </w:r>
        <w:r w:rsidR="003620D7">
          <w:rPr>
            <w:lang w:val="en-US"/>
          </w:rPr>
          <w:t>y</w:t>
        </w:r>
        <w:r w:rsidR="003620D7" w:rsidRPr="004D6984">
          <w:rPr>
            <w:lang w:val="en-US"/>
          </w:rPr>
          <w:t>)</w:t>
        </w:r>
        <w:r w:rsidR="003620D7">
          <w:rPr>
            <w:lang w:val="en-US"/>
          </w:rPr>
          <w:t>.</w:t>
        </w:r>
      </w:ins>
    </w:p>
    <w:p w14:paraId="1EACEB57" w14:textId="44B27E01" w:rsidR="003620D7" w:rsidRDefault="003620D7" w:rsidP="003620D7">
      <w:pPr>
        <w:pStyle w:val="NumberedList"/>
        <w:rPr>
          <w:ins w:id="1871" w:author="Han Xie CHAI (MAS)" w:date="2026-01-02T11:00:00Z" w16du:dateUtc="2026-01-02T03:00:00Z"/>
          <w:lang w:val="en-US"/>
        </w:rPr>
      </w:pPr>
      <w:ins w:id="1872" w:author="Han Xie CHAI (MAS)" w:date="2026-01-02T11:00:00Z" w16du:dateUtc="2026-01-02T03:00:00Z">
        <w:r w:rsidRPr="004D6984">
          <w:rPr>
            <w:lang w:val="en-US"/>
          </w:rPr>
          <w:t>For each tenor</w:t>
        </w:r>
      </w:ins>
      <w:ins w:id="1873" w:author="Han Xie CHAI (MAS)" w:date="2026-01-05T12:25:00Z" w16du:dateUtc="2026-01-05T04:25:00Z">
        <w:r w:rsidR="009055FE">
          <w:rPr>
            <w:lang w:val="en-US"/>
          </w:rPr>
          <w:t>, g</w:t>
        </w:r>
      </w:ins>
      <w:ins w:id="1874" w:author="Han Xie CHAI (MAS)" w:date="2026-01-02T11:00:00Z" w16du:dateUtc="2026-01-02T03:00:00Z">
        <w:r w:rsidRPr="004D6984">
          <w:rPr>
            <w:lang w:val="en-US"/>
          </w:rPr>
          <w:t>et the applicable parameters</w:t>
        </w:r>
        <w:r>
          <w:rPr>
            <w:lang w:val="en-US"/>
          </w:rPr>
          <w:t>:</w:t>
        </w:r>
      </w:ins>
    </w:p>
    <w:p w14:paraId="6ACD30C2" w14:textId="1F1328C7" w:rsidR="003620D7" w:rsidRDefault="00342337" w:rsidP="003620D7">
      <w:pPr>
        <w:pStyle w:val="ListParagraph"/>
        <w:numPr>
          <w:ilvl w:val="1"/>
          <w:numId w:val="32"/>
        </w:numPr>
        <w:rPr>
          <w:ins w:id="1875" w:author="Han Xie CHAI (MAS)" w:date="2026-01-02T11:00:00Z" w16du:dateUtc="2026-01-02T03:00:00Z"/>
          <w:lang w:val="en-US"/>
        </w:rPr>
      </w:pPr>
      <w:ins w:id="1876" w:author="Han Xie CHAI (MAS)" w:date="2026-01-06T09:26:00Z" w16du:dateUtc="2026-01-06T01:26:00Z">
        <w:r>
          <w:rPr>
            <w:lang w:val="en-US"/>
          </w:rPr>
          <w:t>T</w:t>
        </w:r>
      </w:ins>
      <w:ins w:id="1877" w:author="Han Xie CHAI (MAS)" w:date="2026-01-02T11:00:00Z" w16du:dateUtc="2026-01-02T03:00:00Z">
        <w:r w:rsidR="003620D7" w:rsidRPr="004D6984">
          <w:rPr>
            <w:lang w:val="en-US"/>
          </w:rPr>
          <w:t>he</w:t>
        </w:r>
        <w:commentRangeStart w:id="1878"/>
        <w:commentRangeStart w:id="1879"/>
        <w:commentRangeStart w:id="1880"/>
        <w:r w:rsidR="003620D7" w:rsidRPr="004D6984">
          <w:rPr>
            <w:lang w:val="en-US"/>
          </w:rPr>
          <w:t xml:space="preserve"> </w:t>
        </w:r>
        <w:r w:rsidR="003620D7">
          <w:rPr>
            <w:lang w:val="en-US"/>
          </w:rPr>
          <w:t>offset from the primary issue day</w:t>
        </w:r>
        <w:commentRangeEnd w:id="1878"/>
        <w:r w:rsidR="003620D7">
          <w:rPr>
            <w:rStyle w:val="CommentReference"/>
          </w:rPr>
          <w:commentReference w:id="1878"/>
        </w:r>
      </w:ins>
      <w:commentRangeEnd w:id="1879"/>
      <w:ins w:id="1881" w:author="Han Xie CHAI (MAS)" w:date="2026-01-05T17:47:00Z" w16du:dateUtc="2026-01-05T09:47:00Z">
        <w:r w:rsidR="00216DA9">
          <w:rPr>
            <w:rStyle w:val="CommentReference"/>
          </w:rPr>
          <w:commentReference w:id="1879"/>
        </w:r>
      </w:ins>
      <w:commentRangeEnd w:id="1880"/>
      <w:r w:rsidR="00A851E1">
        <w:rPr>
          <w:rStyle w:val="CommentReference"/>
        </w:rPr>
        <w:commentReference w:id="1880"/>
      </w:r>
      <w:ins w:id="1882" w:author="Han Xie CHAI (MAS)" w:date="2026-01-02T11:00:00Z" w16du:dateUtc="2026-01-02T03:00:00Z">
        <w:r w:rsidR="003620D7">
          <w:rPr>
            <w:lang w:val="en-US"/>
          </w:rPr>
          <w:t>;</w:t>
        </w:r>
        <w:r w:rsidR="003620D7" w:rsidRPr="004D6984">
          <w:rPr>
            <w:lang w:val="en-US"/>
          </w:rPr>
          <w:t xml:space="preserve"> </w:t>
        </w:r>
      </w:ins>
    </w:p>
    <w:p w14:paraId="5CD47F9B" w14:textId="14E8A9F9" w:rsidR="003620D7" w:rsidRDefault="00342337" w:rsidP="003620D7">
      <w:pPr>
        <w:pStyle w:val="ListParagraph"/>
        <w:numPr>
          <w:ilvl w:val="1"/>
          <w:numId w:val="32"/>
        </w:numPr>
        <w:rPr>
          <w:ins w:id="1883" w:author="Han Xie CHAI (MAS)" w:date="2026-01-02T11:00:00Z" w16du:dateUtc="2026-01-02T03:00:00Z"/>
          <w:lang w:val="en-US"/>
        </w:rPr>
      </w:pPr>
      <w:ins w:id="1884" w:author="Han Xie CHAI (MAS)" w:date="2026-01-06T09:26:00Z" w16du:dateUtc="2026-01-06T01:26:00Z">
        <w:r>
          <w:rPr>
            <w:lang w:val="en-US"/>
          </w:rPr>
          <w:t>T</w:t>
        </w:r>
      </w:ins>
      <w:ins w:id="1885" w:author="Han Xie CHAI (MAS)" w:date="2026-01-02T11:00:00Z" w16du:dateUtc="2026-01-02T03:00:00Z">
        <w:r w:rsidR="003620D7" w:rsidRPr="00F244FD">
          <w:rPr>
            <w:lang w:val="en-US"/>
          </w:rPr>
          <w:t>he issue frequency in an interval</w:t>
        </w:r>
        <w:r w:rsidR="003620D7">
          <w:rPr>
            <w:lang w:val="en-US"/>
          </w:rPr>
          <w:t>;</w:t>
        </w:r>
        <w:r w:rsidR="003620D7" w:rsidRPr="00F244FD">
          <w:rPr>
            <w:lang w:val="en-US"/>
          </w:rPr>
          <w:t xml:space="preserve"> and </w:t>
        </w:r>
      </w:ins>
    </w:p>
    <w:p w14:paraId="5F304455" w14:textId="4A1BF7BC" w:rsidR="003620D7" w:rsidRPr="00F244FD" w:rsidRDefault="00342337" w:rsidP="003620D7">
      <w:pPr>
        <w:pStyle w:val="ListParagraph"/>
        <w:numPr>
          <w:ilvl w:val="1"/>
          <w:numId w:val="32"/>
        </w:numPr>
        <w:rPr>
          <w:ins w:id="1886" w:author="Han Xie CHAI (MAS)" w:date="2026-01-02T11:00:00Z" w16du:dateUtc="2026-01-02T03:00:00Z"/>
          <w:lang w:val="en-US"/>
        </w:rPr>
      </w:pPr>
      <w:ins w:id="1887" w:author="Han Xie CHAI (MAS)" w:date="2026-01-06T09:26:00Z" w16du:dateUtc="2026-01-06T01:26:00Z">
        <w:r>
          <w:rPr>
            <w:lang w:val="en-US"/>
          </w:rPr>
          <w:t>T</w:t>
        </w:r>
      </w:ins>
      <w:ins w:id="1888" w:author="Han Xie CHAI (MAS)" w:date="2026-01-02T11:00:00Z" w16du:dateUtc="2026-01-02T03:00:00Z">
        <w:r w:rsidR="003620D7" w:rsidRPr="00F244FD">
          <w:rPr>
            <w:lang w:val="en-US"/>
          </w:rPr>
          <w:t>he prefixes for the issue code.</w:t>
        </w:r>
      </w:ins>
    </w:p>
    <w:p w14:paraId="59BA67B7" w14:textId="3516DF2E" w:rsidR="003620D7" w:rsidRDefault="009055FE" w:rsidP="003620D7">
      <w:pPr>
        <w:pStyle w:val="NumberedList"/>
        <w:rPr>
          <w:ins w:id="1889" w:author="Han Xie CHAI (MAS)" w:date="2026-01-02T11:00:00Z" w16du:dateUtc="2026-01-02T03:00:00Z"/>
          <w:lang w:val="en-US"/>
        </w:rPr>
      </w:pPr>
      <w:ins w:id="1890" w:author="Han Xie CHAI (MAS)" w:date="2026-01-05T12:25:00Z" w16du:dateUtc="2026-01-05T04:25:00Z">
        <w:r>
          <w:rPr>
            <w:lang w:val="en-US"/>
          </w:rPr>
          <w:t>For each tenor, r</w:t>
        </w:r>
      </w:ins>
      <w:ins w:id="1891" w:author="Han Xie CHAI (MAS)" w:date="2026-01-02T11:00:00Z" w16du:dateUtc="2026-01-02T03:00:00Z">
        <w:r w:rsidR="003620D7">
          <w:rPr>
            <w:lang w:val="en-US"/>
          </w:rPr>
          <w:t xml:space="preserve">epeat </w:t>
        </w:r>
      </w:ins>
      <w:ins w:id="1892" w:author="Han Xie CHAI (MAS)" w:date="2026-01-02T11:01:00Z" w16du:dateUtc="2026-01-02T03:01:00Z">
        <w:r w:rsidR="003620D7">
          <w:rPr>
            <w:lang w:val="en-US"/>
          </w:rPr>
          <w:t xml:space="preserve">the following </w:t>
        </w:r>
      </w:ins>
      <w:ins w:id="1893" w:author="Han Xie CHAI (MAS)" w:date="2026-01-02T11:00:00Z" w16du:dateUtc="2026-01-02T03:00:00Z">
        <w:r w:rsidR="003620D7">
          <w:rPr>
            <w:lang w:val="en-US"/>
          </w:rPr>
          <w:t xml:space="preserve">steps until the latest issue date falls outside of the issuance calendar’s </w:t>
        </w:r>
        <w:r w:rsidR="003620D7">
          <w:t>Year and Period</w:t>
        </w:r>
        <w:r w:rsidR="003620D7">
          <w:rPr>
            <w:lang w:val="en-US"/>
          </w:rPr>
          <w:t xml:space="preserve">. </w:t>
        </w:r>
      </w:ins>
    </w:p>
    <w:p w14:paraId="78EB229E" w14:textId="77777777" w:rsidR="009055FE" w:rsidRDefault="009055FE" w:rsidP="009055FE">
      <w:pPr>
        <w:pStyle w:val="NumberedList"/>
        <w:numPr>
          <w:ilvl w:val="0"/>
          <w:numId w:val="0"/>
        </w:numPr>
        <w:ind w:left="360" w:firstLine="360"/>
        <w:rPr>
          <w:ins w:id="1894" w:author="Han Xie CHAI (MAS)" w:date="2026-01-05T12:26:00Z" w16du:dateUtc="2026-01-05T04:26:00Z"/>
          <w:lang w:val="en-US"/>
        </w:rPr>
      </w:pPr>
    </w:p>
    <w:p w14:paraId="0F454907" w14:textId="520730E2" w:rsidR="009055FE" w:rsidRPr="009B29A9" w:rsidRDefault="009055FE" w:rsidP="009055FE">
      <w:pPr>
        <w:pStyle w:val="NumberedList"/>
        <w:numPr>
          <w:ilvl w:val="0"/>
          <w:numId w:val="0"/>
        </w:numPr>
        <w:ind w:left="360" w:firstLine="360"/>
        <w:rPr>
          <w:ins w:id="1895" w:author="Han Xie CHAI (MAS)" w:date="2026-01-05T12:26:00Z" w16du:dateUtc="2026-01-05T04:26:00Z"/>
          <w:i/>
          <w:iCs/>
          <w:u w:val="single"/>
          <w:lang w:val="en-US"/>
        </w:rPr>
      </w:pPr>
      <w:ins w:id="1896" w:author="Han Xie CHAI (MAS)" w:date="2026-01-05T12:26:00Z" w16du:dateUtc="2026-01-05T04:26:00Z">
        <w:r w:rsidRPr="009B29A9">
          <w:rPr>
            <w:i/>
            <w:iCs/>
            <w:u w:val="single"/>
            <w:lang w:val="en-US"/>
          </w:rPr>
          <w:t>Issue date</w:t>
        </w:r>
        <w:commentRangeStart w:id="1897"/>
        <w:commentRangeStart w:id="1898"/>
        <w:commentRangeStart w:id="1899"/>
      </w:ins>
    </w:p>
    <w:p w14:paraId="700F5A25" w14:textId="77777777" w:rsidR="009055FE" w:rsidRDefault="009055FE" w:rsidP="009055FE">
      <w:pPr>
        <w:pStyle w:val="NumberedList"/>
        <w:numPr>
          <w:ilvl w:val="1"/>
          <w:numId w:val="28"/>
        </w:numPr>
        <w:rPr>
          <w:ins w:id="1900" w:author="Han Xie CHAI (MAS)" w:date="2026-01-05T12:26:00Z" w16du:dateUtc="2026-01-05T04:26:00Z"/>
          <w:lang w:val="en-US"/>
        </w:rPr>
      </w:pPr>
      <w:ins w:id="1901" w:author="Han Xie CHAI (MAS)" w:date="2026-01-05T12:26:00Z" w16du:dateUtc="2026-01-05T04:26:00Z">
        <w:r w:rsidRPr="007E5CE0">
          <w:rPr>
            <w:lang w:val="en-US"/>
          </w:rPr>
          <w:t xml:space="preserve">Find the </w:t>
        </w:r>
        <w:r w:rsidRPr="009B29A9">
          <w:rPr>
            <w:u w:val="single"/>
            <w:lang w:val="en-US"/>
          </w:rPr>
          <w:t>assumed</w:t>
        </w:r>
        <w:r>
          <w:rPr>
            <w:lang w:val="en-US"/>
          </w:rPr>
          <w:t xml:space="preserve"> primary issue date</w:t>
        </w:r>
        <w:r>
          <w:rPr>
            <w:rStyle w:val="FootnoteReference"/>
            <w:lang w:val="en-US"/>
          </w:rPr>
          <w:footnoteReference w:id="2"/>
        </w:r>
        <w:r>
          <w:rPr>
            <w:lang w:val="en-US"/>
          </w:rPr>
          <w:t xml:space="preserve"> of the </w:t>
        </w:r>
        <w:r w:rsidRPr="009B29A9">
          <w:rPr>
            <w:u w:val="single"/>
            <w:lang w:val="en-US"/>
          </w:rPr>
          <w:t>last</w:t>
        </w:r>
        <w:r>
          <w:rPr>
            <w:lang w:val="en-US"/>
          </w:rPr>
          <w:t xml:space="preserve"> issuance based on the primary issue/maturity day.</w:t>
        </w:r>
        <w:commentRangeEnd w:id="1897"/>
        <w:r>
          <w:rPr>
            <w:rStyle w:val="CommentReference"/>
          </w:rPr>
          <w:commentReference w:id="1897"/>
        </w:r>
        <w:commentRangeEnd w:id="1898"/>
        <w:r>
          <w:rPr>
            <w:rStyle w:val="CommentReference"/>
          </w:rPr>
          <w:commentReference w:id="1898"/>
        </w:r>
        <w:commentRangeEnd w:id="1899"/>
        <w:r>
          <w:rPr>
            <w:rStyle w:val="CommentReference"/>
          </w:rPr>
          <w:commentReference w:id="1899"/>
        </w:r>
      </w:ins>
    </w:p>
    <w:p w14:paraId="18023E05" w14:textId="77777777" w:rsidR="009055FE" w:rsidRDefault="009055FE" w:rsidP="009055FE">
      <w:pPr>
        <w:pStyle w:val="NumberedList"/>
        <w:numPr>
          <w:ilvl w:val="1"/>
          <w:numId w:val="28"/>
        </w:numPr>
        <w:rPr>
          <w:ins w:id="1904" w:author="Han Xie CHAI (MAS)" w:date="2026-01-05T12:26:00Z" w16du:dateUtc="2026-01-05T04:26:00Z"/>
          <w:lang w:val="en-US"/>
        </w:rPr>
      </w:pPr>
      <w:ins w:id="1905" w:author="Han Xie CHAI (MAS)" w:date="2026-01-05T12:26:00Z" w16du:dateUtc="2026-01-05T04:26:00Z">
        <w:r>
          <w:rPr>
            <w:lang w:val="en-US"/>
          </w:rPr>
          <w:t xml:space="preserve">Derive the </w:t>
        </w:r>
        <w:r w:rsidRPr="009B29A9">
          <w:rPr>
            <w:u w:val="single"/>
            <w:lang w:val="en-US"/>
          </w:rPr>
          <w:t>assumed</w:t>
        </w:r>
        <w:r>
          <w:rPr>
            <w:lang w:val="en-US"/>
          </w:rPr>
          <w:t xml:space="preserve"> primary </w:t>
        </w:r>
        <w:r w:rsidRPr="007E5CE0">
          <w:rPr>
            <w:lang w:val="en-US"/>
          </w:rPr>
          <w:t>issue da</w:t>
        </w:r>
        <w:r>
          <w:rPr>
            <w:lang w:val="en-US"/>
          </w:rPr>
          <w:t>te</w:t>
        </w:r>
        <w:r w:rsidRPr="007E5CE0">
          <w:rPr>
            <w:lang w:val="en-US"/>
          </w:rPr>
          <w:t xml:space="preserve"> based on </w:t>
        </w:r>
        <w:r>
          <w:rPr>
            <w:lang w:val="en-US"/>
          </w:rPr>
          <w:t xml:space="preserve">the </w:t>
        </w:r>
        <w:r w:rsidRPr="009B29A9">
          <w:rPr>
            <w:u w:val="single"/>
            <w:lang w:val="en-US"/>
          </w:rPr>
          <w:t>assumed</w:t>
        </w:r>
        <w:r>
          <w:rPr>
            <w:lang w:val="en-US"/>
          </w:rPr>
          <w:t xml:space="preserve"> primary issue date of the </w:t>
        </w:r>
        <w:r w:rsidRPr="009B29A9">
          <w:rPr>
            <w:u w:val="single"/>
            <w:lang w:val="en-US"/>
          </w:rPr>
          <w:t>last</w:t>
        </w:r>
        <w:r>
          <w:rPr>
            <w:lang w:val="en-US"/>
          </w:rPr>
          <w:t xml:space="preserve"> issuance and the issue frequency in an interval</w:t>
        </w:r>
        <w:r w:rsidRPr="007E5CE0">
          <w:rPr>
            <w:lang w:val="en-US"/>
          </w:rPr>
          <w:t>.</w:t>
        </w:r>
        <w:r>
          <w:rPr>
            <w:lang w:val="en-US"/>
          </w:rPr>
          <w:t xml:space="preserve"> </w:t>
        </w:r>
      </w:ins>
    </w:p>
    <w:p w14:paraId="291213F8" w14:textId="77777777" w:rsidR="009055FE" w:rsidRPr="007E5CE0" w:rsidRDefault="009055FE" w:rsidP="009055FE">
      <w:pPr>
        <w:pStyle w:val="NumberedList"/>
        <w:numPr>
          <w:ilvl w:val="2"/>
          <w:numId w:val="28"/>
        </w:numPr>
        <w:rPr>
          <w:ins w:id="1906" w:author="Han Xie CHAI (MAS)" w:date="2026-01-05T12:26:00Z" w16du:dateUtc="2026-01-05T04:26:00Z"/>
          <w:lang w:val="en-US"/>
        </w:rPr>
      </w:pPr>
      <w:ins w:id="1907" w:author="Han Xie CHAI (MAS)" w:date="2026-01-05T12:26:00Z" w16du:dateUtc="2026-01-05T04:26:00Z">
        <w:r>
          <w:rPr>
            <w:u w:val="single"/>
            <w:lang w:val="en-US"/>
          </w:rPr>
          <w:t>A</w:t>
        </w:r>
        <w:r w:rsidRPr="009B29A9">
          <w:rPr>
            <w:u w:val="single"/>
            <w:lang w:val="en-US"/>
          </w:rPr>
          <w:t>ssumed</w:t>
        </w:r>
        <w:r>
          <w:rPr>
            <w:lang w:val="en-US"/>
          </w:rPr>
          <w:t xml:space="preserve"> primary </w:t>
        </w:r>
        <w:r w:rsidRPr="007E5CE0">
          <w:rPr>
            <w:lang w:val="en-US"/>
          </w:rPr>
          <w:t>issue da</w:t>
        </w:r>
        <w:r>
          <w:rPr>
            <w:lang w:val="en-US"/>
          </w:rPr>
          <w:t>te</w:t>
        </w:r>
        <w:r w:rsidRPr="007E5CE0">
          <w:rPr>
            <w:lang w:val="en-US"/>
          </w:rPr>
          <w:t xml:space="preserve"> of the </w:t>
        </w:r>
        <w:r w:rsidRPr="009B29A9">
          <w:rPr>
            <w:u w:val="single"/>
            <w:lang w:val="en-US"/>
          </w:rPr>
          <w:t>subsequent</w:t>
        </w:r>
        <w:r>
          <w:rPr>
            <w:lang w:val="en-US"/>
          </w:rPr>
          <w:t xml:space="preserve"> issuance = </w:t>
        </w:r>
        <w:r w:rsidRPr="009B29A9">
          <w:rPr>
            <w:u w:val="single"/>
            <w:lang w:val="en-US"/>
          </w:rPr>
          <w:t>assumed</w:t>
        </w:r>
        <w:r>
          <w:rPr>
            <w:lang w:val="en-US"/>
          </w:rPr>
          <w:t xml:space="preserve"> primary issue date of the </w:t>
        </w:r>
        <w:r w:rsidRPr="009B29A9">
          <w:rPr>
            <w:u w:val="single"/>
            <w:lang w:val="en-US"/>
          </w:rPr>
          <w:t>last</w:t>
        </w:r>
        <w:r>
          <w:rPr>
            <w:lang w:val="en-US"/>
          </w:rPr>
          <w:t xml:space="preserve"> issuance + issue frequency in an interval.</w:t>
        </w:r>
      </w:ins>
    </w:p>
    <w:p w14:paraId="3594D5E1" w14:textId="77777777" w:rsidR="009055FE" w:rsidRPr="009B29A9" w:rsidRDefault="009055FE" w:rsidP="009055FE">
      <w:pPr>
        <w:pStyle w:val="NumberedList"/>
        <w:numPr>
          <w:ilvl w:val="1"/>
          <w:numId w:val="28"/>
        </w:numPr>
        <w:rPr>
          <w:ins w:id="1908" w:author="Han Xie CHAI (MAS)" w:date="2026-01-05T12:26:00Z" w16du:dateUtc="2026-01-05T04:26:00Z"/>
          <w:lang w:val="en-US"/>
        </w:rPr>
      </w:pPr>
      <w:ins w:id="1909" w:author="Han Xie CHAI (MAS)" w:date="2026-01-05T12:26:00Z" w16du:dateUtc="2026-01-05T04:26:00Z">
        <w:r w:rsidRPr="009B29A9">
          <w:rPr>
            <w:lang w:val="en-US"/>
          </w:rPr>
          <w:t xml:space="preserve">Derive the </w:t>
        </w:r>
        <w:r w:rsidRPr="009B29A9">
          <w:rPr>
            <w:u w:val="single"/>
            <w:lang w:val="en-US"/>
          </w:rPr>
          <w:t>actual</w:t>
        </w:r>
        <w:r w:rsidRPr="009B29A9">
          <w:rPr>
            <w:lang w:val="en-US"/>
          </w:rPr>
          <w:t xml:space="preserve"> primary issue date</w:t>
        </w:r>
        <w:r>
          <w:rPr>
            <w:rStyle w:val="FootnoteReference"/>
            <w:lang w:val="en-US"/>
          </w:rPr>
          <w:footnoteReference w:id="3"/>
        </w:r>
        <w:r>
          <w:rPr>
            <w:lang w:val="en-US"/>
          </w:rPr>
          <w:t>.</w:t>
        </w:r>
      </w:ins>
    </w:p>
    <w:p w14:paraId="29DDE8D7" w14:textId="17D34EEE" w:rsidR="009055FE" w:rsidRDefault="009055FE" w:rsidP="009055FE">
      <w:pPr>
        <w:pStyle w:val="NumberedList"/>
        <w:numPr>
          <w:ilvl w:val="2"/>
          <w:numId w:val="28"/>
        </w:numPr>
        <w:rPr>
          <w:ins w:id="1912" w:author="Han Xie CHAI (MAS)" w:date="2026-01-05T12:26:00Z" w16du:dateUtc="2026-01-05T04:26:00Z"/>
          <w:lang w:val="en-US"/>
        </w:rPr>
      </w:pPr>
      <w:ins w:id="1913" w:author="Han Xie CHAI (MAS)" w:date="2026-01-05T12:26:00Z" w16du:dateUtc="2026-01-05T04:26:00Z">
        <w:r w:rsidRPr="004E6180">
          <w:rPr>
            <w:lang w:val="en-US"/>
          </w:rPr>
          <w:t xml:space="preserve">If </w:t>
        </w:r>
      </w:ins>
      <w:ins w:id="1914" w:author="Han Xie CHAI (MAS)" w:date="2026-01-05T12:27:00Z" w16du:dateUtc="2026-01-05T04:27:00Z">
        <w:r>
          <w:rPr>
            <w:lang w:val="en-US"/>
          </w:rPr>
          <w:t>the</w:t>
        </w:r>
      </w:ins>
      <w:ins w:id="1915" w:author="Han Xie CHAI (MAS)" w:date="2026-01-05T12:28:00Z" w16du:dateUtc="2026-01-05T04:28:00Z">
        <w:r>
          <w:rPr>
            <w:lang w:val="en-US"/>
          </w:rPr>
          <w:t xml:space="preserve"> </w:t>
        </w:r>
        <w:r w:rsidRPr="009B29A9">
          <w:rPr>
            <w:u w:val="single"/>
            <w:lang w:val="en-US"/>
          </w:rPr>
          <w:t>assumed</w:t>
        </w:r>
        <w:r>
          <w:rPr>
            <w:lang w:val="en-US"/>
          </w:rPr>
          <w:t xml:space="preserve"> primary </w:t>
        </w:r>
        <w:r w:rsidRPr="007E5CE0">
          <w:rPr>
            <w:lang w:val="en-US"/>
          </w:rPr>
          <w:t>issue da</w:t>
        </w:r>
        <w:r>
          <w:rPr>
            <w:lang w:val="en-US"/>
          </w:rPr>
          <w:t>te falls on a public holiday</w:t>
        </w:r>
      </w:ins>
      <w:ins w:id="1916" w:author="Han Xie CHAI (MAS)" w:date="2026-01-05T12:26:00Z" w16du:dateUtc="2026-01-05T04:26:00Z">
        <w:r w:rsidRPr="004E6180">
          <w:rPr>
            <w:lang w:val="en-US"/>
          </w:rPr>
          <w:t>,</w:t>
        </w:r>
        <w:r>
          <w:rPr>
            <w:lang w:val="en-US"/>
          </w:rPr>
          <w:t xml:space="preserve"> </w:t>
        </w:r>
        <w:r w:rsidRPr="009B29A9">
          <w:rPr>
            <w:u w:val="single"/>
            <w:lang w:val="en-US"/>
          </w:rPr>
          <w:t>actual</w:t>
        </w:r>
        <w:r w:rsidRPr="009B29A9">
          <w:rPr>
            <w:lang w:val="en-US"/>
          </w:rPr>
          <w:t xml:space="preserve"> primary issue date</w:t>
        </w:r>
        <w:r>
          <w:rPr>
            <w:lang w:val="en-US"/>
          </w:rPr>
          <w:t xml:space="preserve"> = </w:t>
        </w:r>
        <w:r w:rsidRPr="009B29A9">
          <w:rPr>
            <w:u w:val="single"/>
            <w:lang w:val="en-US"/>
          </w:rPr>
          <w:t>assumed</w:t>
        </w:r>
        <w:r>
          <w:rPr>
            <w:lang w:val="en-US"/>
          </w:rPr>
          <w:t xml:space="preserve"> primary </w:t>
        </w:r>
        <w:r w:rsidRPr="007E5CE0">
          <w:rPr>
            <w:lang w:val="en-US"/>
          </w:rPr>
          <w:t>issue da</w:t>
        </w:r>
        <w:r>
          <w:rPr>
            <w:lang w:val="en-US"/>
          </w:rPr>
          <w:t>te</w:t>
        </w:r>
        <w:r w:rsidRPr="007E5CE0">
          <w:rPr>
            <w:lang w:val="en-US"/>
          </w:rPr>
          <w:t xml:space="preserve"> </w:t>
        </w:r>
        <w:r>
          <w:rPr>
            <w:lang w:val="en-US"/>
          </w:rPr>
          <w:t>+ 1 business day</w:t>
        </w:r>
        <w:r w:rsidRPr="004E6180">
          <w:rPr>
            <w:lang w:val="en-US"/>
          </w:rPr>
          <w:t>.</w:t>
        </w:r>
      </w:ins>
    </w:p>
    <w:p w14:paraId="413A3A40" w14:textId="77777777" w:rsidR="009055FE" w:rsidRPr="004E6180" w:rsidRDefault="009055FE" w:rsidP="009055FE">
      <w:pPr>
        <w:pStyle w:val="NumberedList"/>
        <w:numPr>
          <w:ilvl w:val="2"/>
          <w:numId w:val="28"/>
        </w:numPr>
        <w:rPr>
          <w:ins w:id="1917" w:author="Han Xie CHAI (MAS)" w:date="2026-01-05T12:26:00Z" w16du:dateUtc="2026-01-05T04:26:00Z"/>
          <w:lang w:val="en-US"/>
        </w:rPr>
      </w:pPr>
      <w:ins w:id="1918" w:author="Han Xie CHAI (MAS)" w:date="2026-01-05T12:26:00Z" w16du:dateUtc="2026-01-05T04:26:00Z">
        <w:r>
          <w:rPr>
            <w:lang w:val="en-US"/>
          </w:rPr>
          <w:t xml:space="preserve">Else, </w:t>
        </w:r>
        <w:r w:rsidRPr="009B29A9">
          <w:rPr>
            <w:u w:val="single"/>
            <w:lang w:val="en-US"/>
          </w:rPr>
          <w:t>actual</w:t>
        </w:r>
        <w:r w:rsidRPr="009B29A9">
          <w:rPr>
            <w:lang w:val="en-US"/>
          </w:rPr>
          <w:t xml:space="preserve"> primary issue date</w:t>
        </w:r>
        <w:r>
          <w:rPr>
            <w:lang w:val="en-US"/>
          </w:rPr>
          <w:t xml:space="preserve"> = </w:t>
        </w:r>
        <w:r>
          <w:rPr>
            <w:u w:val="single"/>
            <w:lang w:val="en-US"/>
          </w:rPr>
          <w:t>a</w:t>
        </w:r>
        <w:r w:rsidRPr="009B29A9">
          <w:rPr>
            <w:u w:val="single"/>
            <w:lang w:val="en-US"/>
          </w:rPr>
          <w:t>ssumed</w:t>
        </w:r>
        <w:r>
          <w:rPr>
            <w:lang w:val="en-US"/>
          </w:rPr>
          <w:t xml:space="preserve"> primary </w:t>
        </w:r>
        <w:r w:rsidRPr="007E5CE0">
          <w:rPr>
            <w:lang w:val="en-US"/>
          </w:rPr>
          <w:t>issue da</w:t>
        </w:r>
        <w:r>
          <w:rPr>
            <w:lang w:val="en-US"/>
          </w:rPr>
          <w:t>te.</w:t>
        </w:r>
      </w:ins>
    </w:p>
    <w:p w14:paraId="71D9814A" w14:textId="77777777" w:rsidR="009055FE" w:rsidRDefault="009055FE" w:rsidP="009055FE">
      <w:pPr>
        <w:pStyle w:val="NumberedList"/>
        <w:numPr>
          <w:ilvl w:val="1"/>
          <w:numId w:val="28"/>
        </w:numPr>
        <w:rPr>
          <w:ins w:id="1919" w:author="Han Xie CHAI (MAS)" w:date="2026-01-05T12:26:00Z" w16du:dateUtc="2026-01-05T04:26:00Z"/>
          <w:lang w:val="en-US"/>
        </w:rPr>
      </w:pPr>
      <w:ins w:id="1920" w:author="Han Xie CHAI (MAS)" w:date="2026-01-05T12:26:00Z" w16du:dateUtc="2026-01-05T04:26:00Z">
        <w:r>
          <w:rPr>
            <w:lang w:val="en-US"/>
          </w:rPr>
          <w:t xml:space="preserve">Derive the issue date based on the </w:t>
        </w:r>
        <w:r w:rsidRPr="009B29A9">
          <w:rPr>
            <w:u w:val="single"/>
            <w:lang w:val="en-US"/>
          </w:rPr>
          <w:t>actual</w:t>
        </w:r>
        <w:r>
          <w:rPr>
            <w:lang w:val="en-US"/>
          </w:rPr>
          <w:t xml:space="preserve"> primary </w:t>
        </w:r>
        <w:r w:rsidRPr="007E5CE0">
          <w:rPr>
            <w:lang w:val="en-US"/>
          </w:rPr>
          <w:t>issue da</w:t>
        </w:r>
        <w:r>
          <w:rPr>
            <w:lang w:val="en-US"/>
          </w:rPr>
          <w:t>te.</w:t>
        </w:r>
      </w:ins>
    </w:p>
    <w:p w14:paraId="4041DE22" w14:textId="77777777" w:rsidR="009055FE" w:rsidRDefault="009055FE" w:rsidP="009055FE">
      <w:pPr>
        <w:pStyle w:val="NumberedList"/>
        <w:numPr>
          <w:ilvl w:val="2"/>
          <w:numId w:val="28"/>
        </w:numPr>
        <w:rPr>
          <w:ins w:id="1921" w:author="Han Xie CHAI (MAS)" w:date="2026-01-05T12:26:00Z" w16du:dateUtc="2026-01-05T04:26:00Z"/>
          <w:lang w:val="en-US"/>
        </w:rPr>
      </w:pPr>
      <w:ins w:id="1922" w:author="Han Xie CHAI (MAS)" w:date="2026-01-05T12:26:00Z" w16du:dateUtc="2026-01-05T04:26:00Z">
        <w:r>
          <w:rPr>
            <w:lang w:val="en-US"/>
          </w:rPr>
          <w:t xml:space="preserve">Issue date = </w:t>
        </w:r>
        <w:r w:rsidRPr="009B29A9">
          <w:rPr>
            <w:u w:val="single"/>
            <w:lang w:val="en-US"/>
          </w:rPr>
          <w:t>actual</w:t>
        </w:r>
        <w:r>
          <w:rPr>
            <w:lang w:val="en-US"/>
          </w:rPr>
          <w:t xml:space="preserve"> primary </w:t>
        </w:r>
        <w:r w:rsidRPr="007E5CE0">
          <w:rPr>
            <w:lang w:val="en-US"/>
          </w:rPr>
          <w:t>issue da</w:t>
        </w:r>
        <w:r>
          <w:rPr>
            <w:lang w:val="en-US"/>
          </w:rPr>
          <w:t xml:space="preserve">te - </w:t>
        </w:r>
        <w:commentRangeStart w:id="1923"/>
        <w:r>
          <w:rPr>
            <w:lang w:val="en-US"/>
          </w:rPr>
          <w:t xml:space="preserve">offset from the primary issue date (in </w:t>
        </w:r>
        <w:r w:rsidRPr="009B29A9">
          <w:rPr>
            <w:highlight w:val="yellow"/>
            <w:lang w:val="en-US"/>
          </w:rPr>
          <w:t>business day</w:t>
        </w:r>
        <w:r>
          <w:rPr>
            <w:highlight w:val="yellow"/>
            <w:lang w:val="en-US"/>
          </w:rPr>
          <w:t>(s</w:t>
        </w:r>
        <w:r w:rsidRPr="009B29A9">
          <w:rPr>
            <w:highlight w:val="yellow"/>
            <w:lang w:val="en-US"/>
          </w:rPr>
          <w:t>)</w:t>
        </w:r>
        <w:r>
          <w:rPr>
            <w:lang w:val="en-US"/>
          </w:rPr>
          <w:t>).</w:t>
        </w:r>
      </w:ins>
      <w:commentRangeEnd w:id="1923"/>
      <w:ins w:id="1924" w:author="Han Xie CHAI (MAS)" w:date="2026-01-05T12:30:00Z" w16du:dateUtc="2026-01-05T04:30:00Z">
        <w:r>
          <w:rPr>
            <w:rStyle w:val="CommentReference"/>
          </w:rPr>
          <w:commentReference w:id="1923"/>
        </w:r>
      </w:ins>
    </w:p>
    <w:p w14:paraId="39F387B5" w14:textId="77777777" w:rsidR="009055FE" w:rsidRDefault="009055FE" w:rsidP="009055FE">
      <w:pPr>
        <w:pStyle w:val="NumberedList"/>
        <w:numPr>
          <w:ilvl w:val="0"/>
          <w:numId w:val="0"/>
        </w:numPr>
        <w:ind w:left="1080" w:hanging="360"/>
        <w:rPr>
          <w:ins w:id="1925" w:author="Han Xie CHAI (MAS)" w:date="2026-01-05T12:26:00Z" w16du:dateUtc="2026-01-05T04:26:00Z"/>
          <w:i/>
          <w:iCs/>
          <w:u w:val="single"/>
          <w:lang w:val="en-US"/>
        </w:rPr>
      </w:pPr>
    </w:p>
    <w:p w14:paraId="4EA9FDEC" w14:textId="77777777" w:rsidR="009055FE" w:rsidRDefault="009055FE" w:rsidP="009055FE">
      <w:pPr>
        <w:pStyle w:val="NumberedList"/>
        <w:numPr>
          <w:ilvl w:val="0"/>
          <w:numId w:val="0"/>
        </w:numPr>
        <w:ind w:left="1080" w:hanging="360"/>
        <w:rPr>
          <w:ins w:id="1926" w:author="Han Xie CHAI (MAS)" w:date="2026-01-05T12:26:00Z" w16du:dateUtc="2026-01-05T04:26:00Z"/>
          <w:lang w:val="en-US"/>
        </w:rPr>
      </w:pPr>
      <w:ins w:id="1927" w:author="Han Xie CHAI (MAS)" w:date="2026-01-05T12:26:00Z" w16du:dateUtc="2026-01-05T04:26:00Z">
        <w:r>
          <w:rPr>
            <w:i/>
            <w:iCs/>
            <w:u w:val="single"/>
            <w:lang w:val="en-US"/>
          </w:rPr>
          <w:t>Announcement and auction</w:t>
        </w:r>
        <w:r w:rsidRPr="009B29A9">
          <w:rPr>
            <w:i/>
            <w:iCs/>
            <w:u w:val="single"/>
            <w:lang w:val="en-US"/>
          </w:rPr>
          <w:t xml:space="preserve"> date</w:t>
        </w:r>
      </w:ins>
    </w:p>
    <w:p w14:paraId="6A7F3866" w14:textId="77777777" w:rsidR="009055FE" w:rsidRDefault="009055FE" w:rsidP="009055FE">
      <w:pPr>
        <w:pStyle w:val="NumberedList"/>
        <w:numPr>
          <w:ilvl w:val="1"/>
          <w:numId w:val="28"/>
        </w:numPr>
        <w:rPr>
          <w:ins w:id="1928" w:author="Han Xie CHAI (MAS)" w:date="2026-01-05T12:26:00Z" w16du:dateUtc="2026-01-05T04:26:00Z"/>
          <w:lang w:val="en-US"/>
        </w:rPr>
      </w:pPr>
      <w:ins w:id="1929" w:author="Han Xie CHAI (MAS)" w:date="2026-01-05T12:26:00Z" w16du:dateUtc="2026-01-05T04:26:00Z">
        <w:r w:rsidRPr="007E5CE0">
          <w:rPr>
            <w:lang w:val="en-US"/>
          </w:rPr>
          <w:t xml:space="preserve">Derive the </w:t>
        </w:r>
        <w:commentRangeStart w:id="1930"/>
        <w:r w:rsidRPr="007E5CE0">
          <w:rPr>
            <w:lang w:val="en-US"/>
          </w:rPr>
          <w:t xml:space="preserve">announcement date and auction date </w:t>
        </w:r>
        <w:commentRangeEnd w:id="1930"/>
        <w:r>
          <w:rPr>
            <w:rStyle w:val="CommentReference"/>
          </w:rPr>
          <w:commentReference w:id="1930"/>
        </w:r>
        <w:r w:rsidRPr="007E5CE0">
          <w:rPr>
            <w:lang w:val="en-US"/>
          </w:rPr>
          <w:t xml:space="preserve">based on the </w:t>
        </w:r>
        <w:r w:rsidRPr="009B29A9">
          <w:rPr>
            <w:u w:val="single"/>
            <w:lang w:val="en-US"/>
          </w:rPr>
          <w:t>actual</w:t>
        </w:r>
        <w:r>
          <w:rPr>
            <w:lang w:val="en-US"/>
          </w:rPr>
          <w:t xml:space="preserve"> primary </w:t>
        </w:r>
        <w:r w:rsidRPr="007E5CE0">
          <w:rPr>
            <w:lang w:val="en-US"/>
          </w:rPr>
          <w:t>issue da</w:t>
        </w:r>
        <w:r>
          <w:rPr>
            <w:lang w:val="en-US"/>
          </w:rPr>
          <w:t xml:space="preserve">te </w:t>
        </w:r>
        <w:r w:rsidRPr="009B29A9">
          <w:rPr>
            <w:highlight w:val="yellow"/>
            <w:lang w:val="en-US"/>
          </w:rPr>
          <w:t>(from 3c).</w:t>
        </w:r>
      </w:ins>
    </w:p>
    <w:p w14:paraId="2DA38FF3" w14:textId="77777777" w:rsidR="009055FE" w:rsidRDefault="009055FE" w:rsidP="009055FE">
      <w:pPr>
        <w:pStyle w:val="NumberedList"/>
        <w:numPr>
          <w:ilvl w:val="2"/>
          <w:numId w:val="28"/>
        </w:numPr>
        <w:rPr>
          <w:ins w:id="1931" w:author="Han Xie CHAI (MAS)" w:date="2026-01-05T12:26:00Z" w16du:dateUtc="2026-01-05T04:26:00Z"/>
          <w:lang w:val="en-US"/>
        </w:rPr>
      </w:pPr>
      <w:ins w:id="1932" w:author="Han Xie CHAI (MAS)" w:date="2026-01-05T12:26:00Z" w16du:dateUtc="2026-01-05T04:26:00Z">
        <w:r>
          <w:rPr>
            <w:lang w:val="en-US"/>
          </w:rPr>
          <w:t xml:space="preserve">Announcement date = </w:t>
        </w:r>
        <w:r>
          <w:rPr>
            <w:u w:val="single"/>
            <w:lang w:val="en-US"/>
          </w:rPr>
          <w:t>a</w:t>
        </w:r>
        <w:r w:rsidRPr="009B29A9">
          <w:rPr>
            <w:u w:val="single"/>
            <w:lang w:val="en-US"/>
          </w:rPr>
          <w:t>ctual</w:t>
        </w:r>
        <w:r>
          <w:rPr>
            <w:lang w:val="en-US"/>
          </w:rPr>
          <w:t xml:space="preserve"> primary </w:t>
        </w:r>
        <w:r w:rsidRPr="007E5CE0">
          <w:rPr>
            <w:lang w:val="en-US"/>
          </w:rPr>
          <w:t>issue da</w:t>
        </w:r>
        <w:r>
          <w:rPr>
            <w:lang w:val="en-US"/>
          </w:rPr>
          <w:t xml:space="preserve">te - </w:t>
        </w:r>
        <w:r w:rsidRPr="007E5CE0">
          <w:rPr>
            <w:lang w:val="en-US"/>
          </w:rPr>
          <w:t>the number of business days before issue da</w:t>
        </w:r>
        <w:r>
          <w:rPr>
            <w:lang w:val="en-US"/>
          </w:rPr>
          <w:t xml:space="preserve">te </w:t>
        </w:r>
        <w:r w:rsidRPr="007E5CE0">
          <w:rPr>
            <w:lang w:val="en-US"/>
          </w:rPr>
          <w:t xml:space="preserve">(for </w:t>
        </w:r>
        <w:r>
          <w:rPr>
            <w:lang w:val="en-US"/>
          </w:rPr>
          <w:t>announcement</w:t>
        </w:r>
        <w:r w:rsidRPr="007E5CE0">
          <w:rPr>
            <w:lang w:val="en-US"/>
          </w:rPr>
          <w:t xml:space="preserve"> da</w:t>
        </w:r>
        <w:r>
          <w:rPr>
            <w:lang w:val="en-US"/>
          </w:rPr>
          <w:t>te</w:t>
        </w:r>
        <w:r w:rsidRPr="007E5CE0">
          <w:rPr>
            <w:lang w:val="en-US"/>
          </w:rPr>
          <w:t>)</w:t>
        </w:r>
        <w:r>
          <w:rPr>
            <w:lang w:val="en-US"/>
          </w:rPr>
          <w:t>.</w:t>
        </w:r>
        <w:r w:rsidRPr="007E5CE0">
          <w:rPr>
            <w:lang w:val="en-US"/>
          </w:rPr>
          <w:t xml:space="preserve"> </w:t>
        </w:r>
      </w:ins>
    </w:p>
    <w:p w14:paraId="76D63085" w14:textId="77777777" w:rsidR="009055FE" w:rsidRPr="003F749D" w:rsidRDefault="009055FE" w:rsidP="009055FE">
      <w:pPr>
        <w:pStyle w:val="NumberedList"/>
        <w:numPr>
          <w:ilvl w:val="2"/>
          <w:numId w:val="28"/>
        </w:numPr>
        <w:rPr>
          <w:ins w:id="1933" w:author="Han Xie CHAI (MAS)" w:date="2026-01-05T12:26:00Z" w16du:dateUtc="2026-01-05T04:26:00Z"/>
          <w:lang w:val="en-US"/>
        </w:rPr>
      </w:pPr>
      <w:ins w:id="1934" w:author="Han Xie CHAI (MAS)" w:date="2026-01-05T12:26:00Z" w16du:dateUtc="2026-01-05T04:26:00Z">
        <w:r>
          <w:rPr>
            <w:lang w:val="en-US"/>
          </w:rPr>
          <w:t>Auction</w:t>
        </w:r>
        <w:r w:rsidRPr="003F749D">
          <w:rPr>
            <w:lang w:val="en-US"/>
          </w:rPr>
          <w:t xml:space="preserve"> date = </w:t>
        </w:r>
        <w:r>
          <w:rPr>
            <w:u w:val="single"/>
            <w:lang w:val="en-US"/>
          </w:rPr>
          <w:t>a</w:t>
        </w:r>
        <w:r w:rsidRPr="009B29A9">
          <w:rPr>
            <w:u w:val="single"/>
            <w:lang w:val="en-US"/>
          </w:rPr>
          <w:t>ctual</w:t>
        </w:r>
        <w:r>
          <w:rPr>
            <w:lang w:val="en-US"/>
          </w:rPr>
          <w:t xml:space="preserve"> primary </w:t>
        </w:r>
        <w:r w:rsidRPr="007E5CE0">
          <w:rPr>
            <w:lang w:val="en-US"/>
          </w:rPr>
          <w:t>issue da</w:t>
        </w:r>
        <w:r>
          <w:rPr>
            <w:lang w:val="en-US"/>
          </w:rPr>
          <w:t>te</w:t>
        </w:r>
        <w:r w:rsidRPr="003F749D">
          <w:rPr>
            <w:lang w:val="en-US"/>
          </w:rPr>
          <w:t xml:space="preserve"> - the number of business days before issue da</w:t>
        </w:r>
        <w:r>
          <w:rPr>
            <w:lang w:val="en-US"/>
          </w:rPr>
          <w:t>te</w:t>
        </w:r>
        <w:r w:rsidRPr="003F749D">
          <w:rPr>
            <w:lang w:val="en-US"/>
          </w:rPr>
          <w:t xml:space="preserve"> (for </w:t>
        </w:r>
        <w:r>
          <w:rPr>
            <w:lang w:val="en-US"/>
          </w:rPr>
          <w:t>auction</w:t>
        </w:r>
        <w:r w:rsidRPr="003F749D">
          <w:rPr>
            <w:lang w:val="en-US"/>
          </w:rPr>
          <w:t xml:space="preserve"> da</w:t>
        </w:r>
        <w:r>
          <w:rPr>
            <w:lang w:val="en-US"/>
          </w:rPr>
          <w:t>te</w:t>
        </w:r>
        <w:r w:rsidRPr="003F749D">
          <w:rPr>
            <w:lang w:val="en-US"/>
          </w:rPr>
          <w:t>).</w:t>
        </w:r>
      </w:ins>
    </w:p>
    <w:p w14:paraId="121056F4" w14:textId="77777777" w:rsidR="009055FE" w:rsidRDefault="009055FE" w:rsidP="009055FE">
      <w:pPr>
        <w:pStyle w:val="NumberedList"/>
        <w:numPr>
          <w:ilvl w:val="0"/>
          <w:numId w:val="0"/>
        </w:numPr>
        <w:ind w:left="720"/>
        <w:rPr>
          <w:ins w:id="1935" w:author="Han Xie CHAI (MAS)" w:date="2026-01-05T12:26:00Z" w16du:dateUtc="2026-01-05T04:26:00Z"/>
          <w:lang w:val="en-US"/>
        </w:rPr>
      </w:pPr>
    </w:p>
    <w:p w14:paraId="17E49334" w14:textId="77777777" w:rsidR="009055FE" w:rsidRDefault="009055FE" w:rsidP="009055FE">
      <w:pPr>
        <w:pStyle w:val="NumberedList"/>
        <w:numPr>
          <w:ilvl w:val="0"/>
          <w:numId w:val="0"/>
        </w:numPr>
        <w:ind w:left="720"/>
        <w:rPr>
          <w:ins w:id="1936" w:author="Han Xie CHAI (MAS)" w:date="2026-01-05T12:26:00Z" w16du:dateUtc="2026-01-05T04:26:00Z"/>
          <w:lang w:val="en-US"/>
        </w:rPr>
      </w:pPr>
      <w:ins w:id="1937" w:author="Han Xie CHAI (MAS)" w:date="2026-01-05T12:26:00Z" w16du:dateUtc="2026-01-05T04:26:00Z">
        <w:r>
          <w:rPr>
            <w:i/>
            <w:iCs/>
            <w:u w:val="single"/>
            <w:lang w:val="en-US"/>
          </w:rPr>
          <w:t>Maturity</w:t>
        </w:r>
        <w:r w:rsidRPr="009B29A9">
          <w:rPr>
            <w:i/>
            <w:iCs/>
            <w:u w:val="single"/>
            <w:lang w:val="en-US"/>
          </w:rPr>
          <w:t xml:space="preserve"> date</w:t>
        </w:r>
      </w:ins>
    </w:p>
    <w:p w14:paraId="36EFED16" w14:textId="77777777" w:rsidR="009055FE" w:rsidRDefault="009055FE" w:rsidP="009055FE">
      <w:pPr>
        <w:pStyle w:val="NumberedList"/>
        <w:numPr>
          <w:ilvl w:val="1"/>
          <w:numId w:val="28"/>
        </w:numPr>
        <w:rPr>
          <w:ins w:id="1938" w:author="Han Xie CHAI (MAS)" w:date="2026-01-05T12:26:00Z" w16du:dateUtc="2026-01-05T04:26:00Z"/>
          <w:lang w:val="en-US"/>
        </w:rPr>
      </w:pPr>
      <w:ins w:id="1939" w:author="Han Xie CHAI (MAS)" w:date="2026-01-05T12:26:00Z" w16du:dateUtc="2026-01-05T04:26:00Z">
        <w:r>
          <w:rPr>
            <w:lang w:val="en-US"/>
          </w:rPr>
          <w:lastRenderedPageBreak/>
          <w:t>Derive</w:t>
        </w:r>
        <w:r w:rsidRPr="007E5CE0">
          <w:rPr>
            <w:lang w:val="en-US"/>
          </w:rPr>
          <w:t xml:space="preserve"> the </w:t>
        </w:r>
        <w:r w:rsidRPr="009B29A9">
          <w:rPr>
            <w:u w:val="single"/>
            <w:lang w:val="en-US"/>
          </w:rPr>
          <w:t>assumed</w:t>
        </w:r>
        <w:r>
          <w:rPr>
            <w:lang w:val="en-US"/>
          </w:rPr>
          <w:t xml:space="preserve"> primary maturity date based on the </w:t>
        </w:r>
        <w:r w:rsidRPr="009B29A9">
          <w:rPr>
            <w:u w:val="single"/>
            <w:lang w:val="en-US"/>
          </w:rPr>
          <w:t>assumed</w:t>
        </w:r>
        <w:r>
          <w:rPr>
            <w:lang w:val="en-US"/>
          </w:rPr>
          <w:t xml:space="preserve"> primary </w:t>
        </w:r>
        <w:r w:rsidRPr="007E5CE0">
          <w:rPr>
            <w:lang w:val="en-US"/>
          </w:rPr>
          <w:t>issue da</w:t>
        </w:r>
        <w:r>
          <w:rPr>
            <w:lang w:val="en-US"/>
          </w:rPr>
          <w:t>te</w:t>
        </w:r>
        <w:r w:rsidRPr="007E5CE0">
          <w:rPr>
            <w:lang w:val="en-US"/>
          </w:rPr>
          <w:t xml:space="preserve"> </w:t>
        </w:r>
        <w:r w:rsidRPr="009B29A9">
          <w:rPr>
            <w:highlight w:val="yellow"/>
            <w:lang w:val="en-US"/>
          </w:rPr>
          <w:t>(from 3b)</w:t>
        </w:r>
        <w:r w:rsidRPr="007E5CE0">
          <w:rPr>
            <w:lang w:val="en-US"/>
          </w:rPr>
          <w:t xml:space="preserve"> </w:t>
        </w:r>
        <w:r>
          <w:rPr>
            <w:lang w:val="en-US"/>
          </w:rPr>
          <w:t>and the tenor.</w:t>
        </w:r>
      </w:ins>
    </w:p>
    <w:p w14:paraId="2D672B80" w14:textId="039716DB" w:rsidR="009055FE" w:rsidRPr="003343CB" w:rsidRDefault="009055FE" w:rsidP="009055FE">
      <w:pPr>
        <w:pStyle w:val="NumberedList"/>
        <w:numPr>
          <w:ilvl w:val="2"/>
          <w:numId w:val="28"/>
        </w:numPr>
        <w:rPr>
          <w:ins w:id="1940" w:author="Han Xie CHAI (MAS)" w:date="2026-01-05T12:26:00Z" w16du:dateUtc="2026-01-05T04:26:00Z"/>
          <w:lang w:val="en-US"/>
        </w:rPr>
      </w:pPr>
      <w:ins w:id="1941" w:author="Han Xie CHAI (MAS)" w:date="2026-01-05T12:26:00Z" w16du:dateUtc="2026-01-05T04:26:00Z">
        <w:r w:rsidRPr="009B29A9">
          <w:rPr>
            <w:u w:val="single"/>
            <w:lang w:val="en-US"/>
          </w:rPr>
          <w:t>Assumed</w:t>
        </w:r>
        <w:r w:rsidRPr="009B29A9">
          <w:rPr>
            <w:lang w:val="en-US"/>
          </w:rPr>
          <w:t xml:space="preserve"> primary maturity date = </w:t>
        </w:r>
        <w:commentRangeStart w:id="1942"/>
        <w:commentRangeEnd w:id="1942"/>
        <w:r w:rsidRPr="009B29A9">
          <w:rPr>
            <w:rStyle w:val="CommentReference"/>
          </w:rPr>
          <w:commentReference w:id="1942"/>
        </w:r>
        <w:commentRangeStart w:id="1943"/>
        <w:commentRangeEnd w:id="1943"/>
        <w:r w:rsidRPr="009B29A9">
          <w:rPr>
            <w:rStyle w:val="CommentReference"/>
          </w:rPr>
          <w:commentReference w:id="1943"/>
        </w:r>
        <w:r w:rsidRPr="003343CB">
          <w:rPr>
            <w:u w:val="single"/>
            <w:lang w:val="en-US"/>
          </w:rPr>
          <w:t>assumed</w:t>
        </w:r>
        <w:r w:rsidRPr="003343CB">
          <w:rPr>
            <w:lang w:val="en-US"/>
          </w:rPr>
          <w:t xml:space="preserve"> primary issue date</w:t>
        </w:r>
        <w:r w:rsidRPr="009B29A9">
          <w:rPr>
            <w:lang w:val="en-US"/>
          </w:rPr>
          <w:t xml:space="preserve"> + </w:t>
        </w:r>
        <w:del w:id="1944" w:author="Akila BALAKRISHNAN from.OPTIMUM (MAS)" w:date="2026-01-08T16:53:00Z" w16du:dateUtc="2026-01-08T08:53:00Z">
          <w:r w:rsidRPr="00BA3AF8">
            <w:rPr>
              <w:highlight w:val="green"/>
              <w:lang w:val="en-US"/>
              <w:rPrChange w:id="1945" w:author="Akila BALAKRISHNAN from.OPTIMUM (MAS)" w:date="2026-01-08T17:50:00Z" w16du:dateUtc="2026-01-08T09:50:00Z">
                <w:rPr>
                  <w:lang w:val="en-US"/>
                </w:rPr>
              </w:rPrChange>
            </w:rPr>
            <w:delText xml:space="preserve">(tenor value * </w:delText>
          </w:r>
          <w:r w:rsidRPr="00BA3AF8" w:rsidDel="00BA3AF8">
            <w:rPr>
              <w:highlight w:val="green"/>
              <w:lang w:val="en-US"/>
              <w:rPrChange w:id="1946" w:author="Akila BALAKRISHNAN from.OPTIMUM (MAS)" w:date="2026-01-08T16:53:00Z" w16du:dateUtc="2026-01-08T08:53:00Z">
                <w:rPr>
                  <w:lang w:val="en-US"/>
                </w:rPr>
              </w:rPrChange>
            </w:rPr>
            <w:delText>t</w:delText>
          </w:r>
        </w:del>
      </w:ins>
      <w:ins w:id="1947" w:author="Akila BALAKRISHNAN from.OPTIMUM (MAS)" w:date="2026-01-08T16:53:00Z" w16du:dateUtc="2026-01-08T08:53:00Z">
        <w:r w:rsidR="00BA3AF8" w:rsidRPr="00BA3AF8">
          <w:rPr>
            <w:highlight w:val="green"/>
            <w:lang w:val="en-US"/>
            <w:rPrChange w:id="1948" w:author="Akila BALAKRISHNAN from.OPTIMUM (MAS)" w:date="2026-01-08T16:53:00Z" w16du:dateUtc="2026-01-08T08:53:00Z">
              <w:rPr>
                <w:lang w:val="en-US"/>
              </w:rPr>
            </w:rPrChange>
          </w:rPr>
          <w:t>T</w:t>
        </w:r>
      </w:ins>
      <w:ins w:id="1949" w:author="Han Xie CHAI (MAS)" w:date="2026-01-05T12:26:00Z" w16du:dateUtc="2026-01-05T04:26:00Z">
        <w:r w:rsidRPr="00BA3AF8">
          <w:rPr>
            <w:highlight w:val="green"/>
            <w:lang w:val="en-US"/>
            <w:rPrChange w:id="1950" w:author="Akila BALAKRISHNAN from.OPTIMUM (MAS)" w:date="2026-01-08T16:53:00Z" w16du:dateUtc="2026-01-08T08:53:00Z">
              <w:rPr>
                <w:lang w:val="en-US"/>
              </w:rPr>
            </w:rPrChange>
          </w:rPr>
          <w:t xml:space="preserve">enor </w:t>
        </w:r>
      </w:ins>
      <w:ins w:id="1951" w:author="Akila BALAKRISHNAN from.OPTIMUM (MAS)" w:date="2026-01-08T16:53:00Z" w16du:dateUtc="2026-01-08T08:53:00Z">
        <w:r w:rsidR="00BA3AF8" w:rsidRPr="00BA3AF8">
          <w:rPr>
            <w:highlight w:val="green"/>
            <w:lang w:val="en-US"/>
            <w:rPrChange w:id="1952" w:author="Akila BALAKRISHNAN from.OPTIMUM (MAS)" w:date="2026-01-08T16:53:00Z" w16du:dateUtc="2026-01-08T08:53:00Z">
              <w:rPr>
                <w:lang w:val="en-US"/>
              </w:rPr>
            </w:rPrChange>
          </w:rPr>
          <w:t>in days</w:t>
        </w:r>
      </w:ins>
      <w:ins w:id="1953" w:author="Han Xie CHAI (MAS)" w:date="2026-01-05T12:26:00Z" w16du:dateUtc="2026-01-05T04:26:00Z">
        <w:del w:id="1954" w:author="Akila BALAKRISHNAN from.OPTIMUM (MAS)" w:date="2026-01-08T16:53:00Z" w16du:dateUtc="2026-01-08T08:53:00Z">
          <w:r w:rsidRPr="009B29A9">
            <w:rPr>
              <w:lang w:val="en-US"/>
            </w:rPr>
            <w:delText>unit)</w:delText>
          </w:r>
        </w:del>
        <w:r w:rsidRPr="009B29A9">
          <w:rPr>
            <w:lang w:val="en-US"/>
          </w:rPr>
          <w:t>.</w:t>
        </w:r>
      </w:ins>
    </w:p>
    <w:p w14:paraId="4AED4064" w14:textId="6249D149" w:rsidR="009055FE" w:rsidRDefault="009055FE" w:rsidP="009055FE">
      <w:pPr>
        <w:pStyle w:val="NumberedList"/>
        <w:numPr>
          <w:ilvl w:val="1"/>
          <w:numId w:val="28"/>
        </w:numPr>
        <w:rPr>
          <w:ins w:id="1955" w:author="Han Xie CHAI (MAS)" w:date="2026-01-05T12:26:00Z" w16du:dateUtc="2026-01-05T04:26:00Z"/>
          <w:lang w:val="en-US"/>
        </w:rPr>
      </w:pPr>
      <w:ins w:id="1956" w:author="Han Xie CHAI (MAS)" w:date="2026-01-05T12:26:00Z" w16du:dateUtc="2026-01-05T04:26:00Z">
        <w:r>
          <w:rPr>
            <w:lang w:val="en-US"/>
          </w:rPr>
          <w:t xml:space="preserve">Derive the maturity date based on the </w:t>
        </w:r>
      </w:ins>
      <w:ins w:id="1957" w:author="Han Xie CHAI (MAS)" w:date="2026-01-05T14:02:00Z" w16du:dateUtc="2026-01-05T06:02:00Z">
        <w:r w:rsidR="00F8057A" w:rsidRPr="00F8057A">
          <w:rPr>
            <w:u w:val="single"/>
            <w:lang w:val="en-US"/>
            <w:rPrChange w:id="1958" w:author="Han Xie CHAI (MAS)" w:date="2026-01-05T14:02:00Z" w16du:dateUtc="2026-01-05T06:02:00Z">
              <w:rPr>
                <w:lang w:val="en-US"/>
              </w:rPr>
            </w:rPrChange>
          </w:rPr>
          <w:t>a</w:t>
        </w:r>
        <w:r w:rsidR="00F8057A" w:rsidRPr="009B29A9">
          <w:rPr>
            <w:u w:val="single"/>
            <w:lang w:val="en-US"/>
          </w:rPr>
          <w:t>ssumed</w:t>
        </w:r>
        <w:r w:rsidR="00F8057A" w:rsidRPr="009B29A9">
          <w:rPr>
            <w:lang w:val="en-US"/>
          </w:rPr>
          <w:t xml:space="preserve"> </w:t>
        </w:r>
      </w:ins>
      <w:ins w:id="1959" w:author="Han Xie CHAI (MAS)" w:date="2026-01-05T12:26:00Z" w16du:dateUtc="2026-01-05T04:26:00Z">
        <w:r>
          <w:rPr>
            <w:lang w:val="en-US"/>
          </w:rPr>
          <w:t>primary maturity</w:t>
        </w:r>
        <w:r w:rsidRPr="009B29A9">
          <w:rPr>
            <w:lang w:val="en-US"/>
          </w:rPr>
          <w:t xml:space="preserve"> </w:t>
        </w:r>
        <w:r w:rsidRPr="007E5CE0">
          <w:rPr>
            <w:lang w:val="en-US"/>
          </w:rPr>
          <w:t>da</w:t>
        </w:r>
        <w:r>
          <w:rPr>
            <w:lang w:val="en-US"/>
          </w:rPr>
          <w:t>te.</w:t>
        </w:r>
      </w:ins>
    </w:p>
    <w:p w14:paraId="631D93D7" w14:textId="1F346ED3" w:rsidR="009055FE" w:rsidRDefault="009055FE">
      <w:pPr>
        <w:pStyle w:val="NumberedList"/>
        <w:numPr>
          <w:ilvl w:val="2"/>
          <w:numId w:val="28"/>
        </w:numPr>
        <w:rPr>
          <w:ins w:id="1960" w:author="Han Xie CHAI (MAS)" w:date="2026-01-05T12:26:00Z" w16du:dateUtc="2026-01-05T04:26:00Z"/>
          <w:lang w:val="en-US"/>
        </w:rPr>
        <w:pPrChange w:id="1961" w:author="Han Xie CHAI (MAS)" w:date="2026-01-05T14:02:00Z" w16du:dateUtc="2026-01-05T06:02:00Z">
          <w:pPr>
            <w:pStyle w:val="NumberedList"/>
            <w:numPr>
              <w:ilvl w:val="1"/>
            </w:numPr>
            <w:ind w:left="1440"/>
          </w:pPr>
        </w:pPrChange>
      </w:pPr>
      <w:ins w:id="1962" w:author="Han Xie CHAI (MAS)" w:date="2026-01-05T12:26:00Z" w16du:dateUtc="2026-01-05T04:26:00Z">
        <w:r>
          <w:rPr>
            <w:lang w:val="en-US"/>
          </w:rPr>
          <w:t xml:space="preserve">Maturity date = </w:t>
        </w:r>
      </w:ins>
      <w:ins w:id="1963" w:author="Han Xie CHAI (MAS)" w:date="2026-01-05T14:03:00Z" w16du:dateUtc="2026-01-05T06:03:00Z">
        <w:r w:rsidR="00F8057A" w:rsidRPr="009B29A9">
          <w:rPr>
            <w:u w:val="single"/>
            <w:lang w:val="en-US"/>
          </w:rPr>
          <w:t>assumed</w:t>
        </w:r>
        <w:r w:rsidR="00F8057A" w:rsidRPr="009B29A9">
          <w:rPr>
            <w:lang w:val="en-US"/>
          </w:rPr>
          <w:t xml:space="preserve"> </w:t>
        </w:r>
      </w:ins>
      <w:ins w:id="1964" w:author="Han Xie CHAI (MAS)" w:date="2026-01-05T12:26:00Z" w16du:dateUtc="2026-01-05T04:26:00Z">
        <w:r>
          <w:rPr>
            <w:lang w:val="en-US"/>
          </w:rPr>
          <w:t>primary maturity</w:t>
        </w:r>
        <w:r w:rsidRPr="007E5CE0" w:rsidDel="00C50085">
          <w:rPr>
            <w:lang w:val="en-US"/>
          </w:rPr>
          <w:t xml:space="preserve"> </w:t>
        </w:r>
        <w:r w:rsidRPr="007E5CE0">
          <w:rPr>
            <w:lang w:val="en-US"/>
          </w:rPr>
          <w:t>da</w:t>
        </w:r>
        <w:r>
          <w:rPr>
            <w:lang w:val="en-US"/>
          </w:rPr>
          <w:t>te - offset from the primary issue date</w:t>
        </w:r>
        <w:r w:rsidRPr="00D36C67">
          <w:rPr>
            <w:highlight w:val="yellow"/>
            <w:lang w:val="en-US"/>
          </w:rPr>
          <w:t xml:space="preserve"> </w:t>
        </w:r>
        <w:r>
          <w:rPr>
            <w:highlight w:val="yellow"/>
            <w:lang w:val="en-US"/>
          </w:rPr>
          <w:t xml:space="preserve">(in </w:t>
        </w:r>
      </w:ins>
      <w:commentRangeStart w:id="1965"/>
      <w:ins w:id="1966" w:author="Han Xie CHAI (MAS)" w:date="2026-01-05T14:07:00Z" w16du:dateUtc="2026-01-05T06:07:00Z">
        <w:r w:rsidR="003722C9" w:rsidRPr="003722C9">
          <w:rPr>
            <w:b/>
            <w:bCs/>
            <w:color w:val="FF0000"/>
            <w:highlight w:val="yellow"/>
            <w:lang w:val="en-US"/>
            <w:rPrChange w:id="1967" w:author="Han Xie CHAI (MAS)" w:date="2026-01-05T14:07:00Z" w16du:dateUtc="2026-01-05T06:07:00Z">
              <w:rPr>
                <w:highlight w:val="yellow"/>
                <w:lang w:val="en-US"/>
              </w:rPr>
            </w:rPrChange>
          </w:rPr>
          <w:t>calendar</w:t>
        </w:r>
      </w:ins>
      <w:ins w:id="1968" w:author="Han Xie CHAI (MAS)" w:date="2026-01-05T12:26:00Z" w16du:dateUtc="2026-01-05T04:26:00Z">
        <w:r w:rsidRPr="003722C9">
          <w:rPr>
            <w:color w:val="FF0000"/>
            <w:highlight w:val="yellow"/>
            <w:lang w:val="en-US"/>
            <w:rPrChange w:id="1969" w:author="Han Xie CHAI (MAS)" w:date="2026-01-05T14:07:00Z" w16du:dateUtc="2026-01-05T06:07:00Z">
              <w:rPr>
                <w:highlight w:val="yellow"/>
                <w:lang w:val="en-US"/>
              </w:rPr>
            </w:rPrChange>
          </w:rPr>
          <w:t xml:space="preserve"> </w:t>
        </w:r>
      </w:ins>
      <w:commentRangeEnd w:id="1965"/>
      <w:ins w:id="1970" w:author="Han Xie CHAI (MAS)" w:date="2026-01-05T17:48:00Z" w16du:dateUtc="2026-01-05T09:48:00Z">
        <w:r w:rsidR="00216DA9">
          <w:rPr>
            <w:rStyle w:val="CommentReference"/>
          </w:rPr>
          <w:commentReference w:id="1965"/>
        </w:r>
      </w:ins>
      <w:ins w:id="1971" w:author="Han Xie CHAI (MAS)" w:date="2026-01-05T12:26:00Z" w16du:dateUtc="2026-01-05T04:26:00Z">
        <w:r w:rsidRPr="009E4E1C">
          <w:rPr>
            <w:highlight w:val="yellow"/>
            <w:lang w:val="en-US"/>
          </w:rPr>
          <w:t>day</w:t>
        </w:r>
        <w:r>
          <w:rPr>
            <w:highlight w:val="yellow"/>
            <w:lang w:val="en-US"/>
          </w:rPr>
          <w:t>(s</w:t>
        </w:r>
        <w:r w:rsidRPr="009E4E1C">
          <w:rPr>
            <w:highlight w:val="yellow"/>
            <w:lang w:val="en-US"/>
          </w:rPr>
          <w:t>)</w:t>
        </w:r>
        <w:r>
          <w:rPr>
            <w:lang w:val="en-US"/>
          </w:rPr>
          <w:t>).</w:t>
        </w:r>
      </w:ins>
    </w:p>
    <w:p w14:paraId="7DB21C75" w14:textId="77777777" w:rsidR="009055FE" w:rsidRDefault="009055FE">
      <w:pPr>
        <w:pStyle w:val="NumberedList"/>
        <w:numPr>
          <w:ilvl w:val="0"/>
          <w:numId w:val="0"/>
        </w:numPr>
        <w:ind w:left="1440"/>
        <w:rPr>
          <w:ins w:id="1972" w:author="Han Xie CHAI (MAS)" w:date="2026-01-05T12:26:00Z" w16du:dateUtc="2026-01-05T04:26:00Z"/>
          <w:lang w:val="en-US"/>
        </w:rPr>
        <w:pPrChange w:id="1973" w:author="Han Xie CHAI (MAS)" w:date="2026-01-05T12:26:00Z" w16du:dateUtc="2026-01-05T04:26:00Z">
          <w:pPr>
            <w:pStyle w:val="NumberedList"/>
            <w:numPr>
              <w:ilvl w:val="1"/>
            </w:numPr>
            <w:ind w:left="1440"/>
          </w:pPr>
        </w:pPrChange>
      </w:pPr>
    </w:p>
    <w:p w14:paraId="2F68AEA3" w14:textId="77777777" w:rsidR="00E86FA0" w:rsidRDefault="003620D7" w:rsidP="00E86FA0">
      <w:pPr>
        <w:pStyle w:val="NumberedList"/>
        <w:rPr>
          <w:ins w:id="1974" w:author="Han Xie CHAI (MAS)" w:date="2026-01-02T11:02:00Z" w16du:dateUtc="2026-01-02T03:02:00Z"/>
          <w:lang w:val="en-US"/>
        </w:rPr>
      </w:pPr>
      <w:commentRangeStart w:id="1975"/>
      <w:commentRangeStart w:id="1976"/>
      <w:commentRangeStart w:id="1977"/>
      <w:ins w:id="1978" w:author="Han Xie CHAI (MAS)" w:date="2026-01-02T11:00:00Z" w16du:dateUtc="2026-01-02T03:00:00Z">
        <w:r w:rsidRPr="007E5CE0">
          <w:rPr>
            <w:lang w:val="en-US"/>
          </w:rPr>
          <w:t xml:space="preserve">Filter the results based on the </w:t>
        </w:r>
        <w:r>
          <w:rPr>
            <w:lang w:val="en-US"/>
          </w:rPr>
          <w:t xml:space="preserve">year and the </w:t>
        </w:r>
        <w:r w:rsidRPr="007E5CE0">
          <w:rPr>
            <w:lang w:val="en-US"/>
          </w:rPr>
          <w:t>period of the issuance calendar to be created</w:t>
        </w:r>
        <w:commentRangeEnd w:id="1975"/>
        <w:r>
          <w:rPr>
            <w:rStyle w:val="CommentReference"/>
          </w:rPr>
          <w:commentReference w:id="1975"/>
        </w:r>
        <w:commentRangeEnd w:id="1976"/>
        <w:r>
          <w:rPr>
            <w:rStyle w:val="CommentReference"/>
          </w:rPr>
          <w:commentReference w:id="1976"/>
        </w:r>
        <w:r>
          <w:rPr>
            <w:lang w:val="en-US"/>
          </w:rPr>
          <w:t xml:space="preserve"> against the issue dates</w:t>
        </w:r>
      </w:ins>
      <w:commentRangeEnd w:id="1977"/>
      <w:ins w:id="1979" w:author="Han Xie CHAI (MAS)" w:date="2026-01-02T11:03:00Z" w16du:dateUtc="2026-01-02T03:03:00Z">
        <w:r w:rsidR="00E86FA0">
          <w:rPr>
            <w:rStyle w:val="CommentReference"/>
          </w:rPr>
          <w:commentReference w:id="1977"/>
        </w:r>
      </w:ins>
      <w:ins w:id="1980" w:author="Han Xie CHAI (MAS)" w:date="2026-01-02T11:00:00Z" w16du:dateUtc="2026-01-02T03:00:00Z">
        <w:r w:rsidRPr="007E5CE0">
          <w:rPr>
            <w:lang w:val="en-US"/>
          </w:rPr>
          <w:t>. Sort the results by ascending order of issue date and ascending order of tenor.</w:t>
        </w:r>
      </w:ins>
    </w:p>
    <w:p w14:paraId="01B934D1" w14:textId="66F00198" w:rsidR="00F244FD" w:rsidRPr="00E86FA0" w:rsidDel="003620D7" w:rsidRDefault="003620D7">
      <w:pPr>
        <w:pStyle w:val="NumberedList"/>
        <w:rPr>
          <w:del w:id="1981" w:author="Han Xie CHAI (MAS)" w:date="2026-01-02T10:38:00Z" w16du:dateUtc="2026-01-02T02:38:00Z"/>
          <w:lang w:val="en-US"/>
        </w:rPr>
      </w:pPr>
      <w:ins w:id="1982" w:author="Han Xie CHAI (MAS)" w:date="2026-01-02T11:00:00Z" w16du:dateUtc="2026-01-02T03:00:00Z">
        <w:r w:rsidRPr="00E86FA0">
          <w:rPr>
            <w:lang w:val="en-US"/>
          </w:rPr>
          <w:t>For these results, generate the issue code based on the prefix for the issue code.</w:t>
        </w:r>
      </w:ins>
      <w:ins w:id="1983" w:author="Eugene CHEONG from.TOPPAN (MAS)" w:date="2025-12-23T10:10:00Z" w16du:dateUtc="2025-12-23T02:10:00Z">
        <w:del w:id="1984" w:author="Han Xie CHAI (MAS)" w:date="2026-01-02T10:38:00Z" w16du:dateUtc="2026-01-02T02:38:00Z">
          <w:r w:rsidR="00F244FD" w:rsidRPr="00E86FA0" w:rsidDel="00144DD5">
            <w:rPr>
              <w:lang w:val="en-US"/>
            </w:rPr>
            <w:delText>For T-Bills,</w:delText>
          </w:r>
        </w:del>
      </w:ins>
    </w:p>
    <w:p w14:paraId="7593B271" w14:textId="17F71A5C" w:rsidR="003620D7" w:rsidRPr="00E448E4" w:rsidRDefault="003620D7">
      <w:pPr>
        <w:pStyle w:val="NumberedList"/>
        <w:rPr>
          <w:ins w:id="1985" w:author="Wilmond YANG (MAS)" w:date="2026-01-09T11:55:00Z" w16du:dateUtc="2026-01-09T03:55:00Z"/>
          <w:lang w:val="en-US"/>
        </w:rPr>
        <w:pPrChange w:id="1986" w:author="Han Xie CHAI (MAS)" w:date="2026-01-02T11:02:00Z" w16du:dateUtc="2026-01-02T03:02:00Z">
          <w:pPr/>
        </w:pPrChange>
      </w:pPr>
    </w:p>
    <w:p w14:paraId="103B1393" w14:textId="79003802" w:rsidR="00E448E4" w:rsidRPr="00CD5D08" w:rsidRDefault="00E448E4" w:rsidP="00E448E4">
      <w:pPr>
        <w:pStyle w:val="NumberedList"/>
        <w:numPr>
          <w:ilvl w:val="0"/>
          <w:numId w:val="0"/>
        </w:numPr>
        <w:rPr>
          <w:ins w:id="1987" w:author="Wilmond YANG (MAS)" w:date="2026-01-09T11:55:00Z" w16du:dateUtc="2026-01-09T03:55:00Z"/>
        </w:rPr>
      </w:pPr>
    </w:p>
    <w:p w14:paraId="2A859F07" w14:textId="645C094F" w:rsidR="00E448E4" w:rsidRPr="00E448E4" w:rsidRDefault="00E448E4">
      <w:pPr>
        <w:pStyle w:val="Heading2"/>
        <w:rPr>
          <w:ins w:id="1988" w:author="Wilmond YANG (MAS)" w:date="2026-01-09T11:55:00Z" w16du:dateUtc="2026-01-09T03:55:00Z"/>
        </w:rPr>
        <w:pPrChange w:id="1989" w:author="Wilmond YANG (MAS)" w:date="2026-01-09T11:55:00Z" w16du:dateUtc="2026-01-09T03:55:00Z">
          <w:pPr>
            <w:pStyle w:val="NumberedList"/>
            <w:numPr>
              <w:numId w:val="53"/>
            </w:numPr>
          </w:pPr>
        </w:pPrChange>
      </w:pPr>
      <w:ins w:id="1990" w:author="Wilmond YANG (MAS)" w:date="2026-01-09T11:55:00Z" w16du:dateUtc="2026-01-09T03:55:00Z">
        <w:r w:rsidRPr="00E448E4">
          <w:t>S</w:t>
        </w:r>
        <w:r>
          <w:t>S</w:t>
        </w:r>
        <w:r w:rsidRPr="00E448E4">
          <w:t>Bs</w:t>
        </w:r>
      </w:ins>
    </w:p>
    <w:p w14:paraId="69C6FD52" w14:textId="71A037B2" w:rsidR="00E453D5" w:rsidRPr="00EA1ED0" w:rsidRDefault="00F244FD">
      <w:pPr>
        <w:pStyle w:val="NumberedList"/>
        <w:numPr>
          <w:ilvl w:val="0"/>
          <w:numId w:val="53"/>
        </w:numPr>
        <w:rPr>
          <w:lang w:val="en-US"/>
        </w:rPr>
        <w:pPrChange w:id="1991" w:author="Akila BALAKRISHNAN from.OPTIMUM (MAS)" w:date="2025-12-24T13:51:00Z" w16du:dateUtc="2025-12-24T05:51:00Z">
          <w:pPr>
            <w:pStyle w:val="NumberedList"/>
            <w:numPr>
              <w:numId w:val="31"/>
            </w:numPr>
          </w:pPr>
        </w:pPrChange>
      </w:pPr>
      <w:r w:rsidDel="003620D7">
        <w:rPr>
          <w:lang w:val="en-US"/>
        </w:rPr>
        <w:t>Get the applicable parameters</w:t>
      </w:r>
      <w:commentRangeStart w:id="1992"/>
      <w:commentRangeEnd w:id="1992"/>
      <w:del w:id="1993" w:author="Han Xie CHAI (MAS)" w:date="2026-01-02T11:39:00Z" w16du:dateUtc="2026-01-02T03:39:00Z">
        <w:r w:rsidR="00E66EDB" w:rsidRPr="00E448E4" w:rsidDel="00A42561">
          <w:rPr>
            <w:lang w:val="en-US"/>
            <w:rPrChange w:id="1994" w:author="Wilmond YANG (MAS)" w:date="2026-01-09T14:18:00Z" w16du:dateUtc="2026-01-09T06:18:00Z">
              <w:rPr>
                <w:rStyle w:val="CommentReference"/>
              </w:rPr>
            </w:rPrChange>
          </w:rPr>
          <w:commentReference w:id="1992"/>
        </w:r>
      </w:del>
      <w:ins w:id="1995" w:author="Han Xie CHAI (MAS)" w:date="2026-01-02T11:38:00Z" w16du:dateUtc="2026-01-02T03:38:00Z">
        <w:r w:rsidR="00A42561">
          <w:rPr>
            <w:lang w:val="en-US"/>
          </w:rPr>
          <w:t>:</w:t>
        </w:r>
      </w:ins>
      <w:del w:id="1996" w:author="Han Xie CHAI (MAS)" w:date="2026-01-02T11:38:00Z" w16du:dateUtc="2026-01-02T03:38:00Z">
        <w:r w:rsidR="007E5CE0" w:rsidRPr="00EA1ED0" w:rsidDel="00A42561">
          <w:rPr>
            <w:lang w:val="en-US"/>
          </w:rPr>
          <w:delText>. For SSBs, it will be</w:delText>
        </w:r>
      </w:del>
      <w:r w:rsidR="007E5CE0" w:rsidRPr="00EA1ED0">
        <w:rPr>
          <w:lang w:val="en-US"/>
        </w:rPr>
        <w:t xml:space="preserve"> </w:t>
      </w:r>
    </w:p>
    <w:p w14:paraId="1AC8C187" w14:textId="2DAE1AFD" w:rsidR="00A42561" w:rsidRDefault="00A42561" w:rsidP="00E453D5">
      <w:pPr>
        <w:pStyle w:val="NumberedList"/>
        <w:numPr>
          <w:ilvl w:val="1"/>
          <w:numId w:val="31"/>
        </w:numPr>
        <w:rPr>
          <w:ins w:id="1997" w:author="Han Xie CHAI (MAS)" w:date="2026-01-02T11:45:00Z" w16du:dateUtc="2026-01-02T03:45:00Z"/>
          <w:lang w:val="en-US"/>
        </w:rPr>
      </w:pPr>
      <w:ins w:id="1998" w:author="Han Xie CHAI (MAS)" w:date="2026-01-02T11:45:00Z" w16du:dateUtc="2026-01-02T03:45:00Z">
        <w:r>
          <w:rPr>
            <w:lang w:val="en-US"/>
          </w:rPr>
          <w:t>Issuance calendar’s Year and Period;</w:t>
        </w:r>
      </w:ins>
    </w:p>
    <w:p w14:paraId="2E7E439D" w14:textId="514AD6B5" w:rsidR="00F244FD" w:rsidRDefault="007E5CE0" w:rsidP="00E453D5">
      <w:pPr>
        <w:pStyle w:val="NumberedList"/>
        <w:numPr>
          <w:ilvl w:val="1"/>
          <w:numId w:val="31"/>
        </w:numPr>
        <w:rPr>
          <w:ins w:id="1999" w:author="Eugene CHEONG from.TOPPAN (MAS)" w:date="2025-12-23T10:15:00Z" w16du:dateUtc="2025-12-23T02:15:00Z"/>
          <w:lang w:val="en-US"/>
        </w:rPr>
      </w:pPr>
      <w:r w:rsidRPr="007E5CE0">
        <w:rPr>
          <w:lang w:val="en-US"/>
        </w:rPr>
        <w:t xml:space="preserve">the </w:t>
      </w:r>
      <w:ins w:id="2000" w:author="Eugene CHEONG from.TOPPAN (MAS)" w:date="2025-12-23T10:15:00Z" w16du:dateUtc="2025-12-23T02:15:00Z">
        <w:r w:rsidR="00F244FD">
          <w:rPr>
            <w:lang w:val="en-US"/>
          </w:rPr>
          <w:t xml:space="preserve">primary </w:t>
        </w:r>
      </w:ins>
      <w:r w:rsidRPr="007E5CE0">
        <w:rPr>
          <w:lang w:val="en-US"/>
        </w:rPr>
        <w:t>issue</w:t>
      </w:r>
      <w:ins w:id="2001" w:author="Han Xie CHAI (MAS)" w:date="2026-01-02T11:40:00Z" w16du:dateUtc="2026-01-02T03:40:00Z">
        <w:r w:rsidR="00A42561">
          <w:rPr>
            <w:lang w:val="en-US"/>
          </w:rPr>
          <w:t>/maturity</w:t>
        </w:r>
      </w:ins>
      <w:r w:rsidRPr="007E5CE0">
        <w:rPr>
          <w:lang w:val="en-US"/>
        </w:rPr>
        <w:t xml:space="preserve"> day of the </w:t>
      </w:r>
      <w:commentRangeStart w:id="2002"/>
      <w:commentRangeStart w:id="2003"/>
      <w:del w:id="2004" w:author="Eugene CHEONG from.TOPPAN (MAS)" w:date="2025-12-18T15:13:00Z" w16du:dateUtc="2025-12-18T07:13:00Z">
        <w:r w:rsidRPr="007E5CE0" w:rsidDel="004F20BB">
          <w:rPr>
            <w:lang w:val="en-US"/>
          </w:rPr>
          <w:delText xml:space="preserve">previous </w:delText>
        </w:r>
        <w:commentRangeEnd w:id="2002"/>
        <w:r w:rsidR="00F8375F" w:rsidDel="004F20BB">
          <w:rPr>
            <w:rStyle w:val="CommentReference"/>
          </w:rPr>
          <w:commentReference w:id="2002"/>
        </w:r>
      </w:del>
      <w:commentRangeEnd w:id="2003"/>
      <w:r w:rsidR="004F20BB">
        <w:rPr>
          <w:rStyle w:val="CommentReference"/>
        </w:rPr>
        <w:commentReference w:id="2003"/>
      </w:r>
      <w:r w:rsidRPr="007E5CE0">
        <w:rPr>
          <w:lang w:val="en-US"/>
        </w:rPr>
        <w:t>month</w:t>
      </w:r>
      <w:ins w:id="2005" w:author="Han Xie CHAI (MAS)" w:date="2026-01-02T11:38:00Z" w16du:dateUtc="2026-01-02T03:38:00Z">
        <w:r w:rsidR="00A42561">
          <w:rPr>
            <w:lang w:val="en-US"/>
          </w:rPr>
          <w:t>;</w:t>
        </w:r>
      </w:ins>
      <w:del w:id="2006" w:author="Han Xie CHAI (MAS)" w:date="2026-01-02T11:38:00Z" w16du:dateUtc="2026-01-02T03:38:00Z">
        <w:r w:rsidRPr="007E5CE0" w:rsidDel="00A42561">
          <w:rPr>
            <w:lang w:val="en-US"/>
          </w:rPr>
          <w:delText>,</w:delText>
        </w:r>
      </w:del>
    </w:p>
    <w:p w14:paraId="0A3F7A70" w14:textId="52C69084" w:rsidR="00E453D5" w:rsidRDefault="00F244FD" w:rsidP="00E453D5">
      <w:pPr>
        <w:pStyle w:val="NumberedList"/>
        <w:numPr>
          <w:ilvl w:val="1"/>
          <w:numId w:val="31"/>
        </w:numPr>
        <w:rPr>
          <w:lang w:val="en-US"/>
        </w:rPr>
      </w:pPr>
      <w:ins w:id="2007" w:author="Eugene CHEONG from.TOPPAN (MAS)" w:date="2025-12-23T10:15:00Z" w16du:dateUtc="2025-12-23T02:15:00Z">
        <w:r>
          <w:rPr>
            <w:lang w:val="en-US"/>
          </w:rPr>
          <w:t xml:space="preserve">the </w:t>
        </w:r>
        <w:del w:id="2008" w:author="Han Xie CHAI (MAS)" w:date="2026-01-02T11:40:00Z" w16du:dateUtc="2026-01-02T03:40:00Z">
          <w:r w:rsidDel="00A42561">
            <w:rPr>
              <w:lang w:val="en-US"/>
            </w:rPr>
            <w:delText xml:space="preserve">primary </w:delText>
          </w:r>
        </w:del>
        <w:r>
          <w:rPr>
            <w:lang w:val="en-US"/>
          </w:rPr>
          <w:t>announcement day</w:t>
        </w:r>
      </w:ins>
      <w:ins w:id="2009" w:author="Han Xie CHAI (MAS)" w:date="2026-01-02T11:38:00Z" w16du:dateUtc="2026-01-02T03:38:00Z">
        <w:r w:rsidR="00A42561">
          <w:rPr>
            <w:lang w:val="en-US"/>
          </w:rPr>
          <w:t>;</w:t>
        </w:r>
      </w:ins>
      <w:ins w:id="2010" w:author="Eugene CHEONG from.TOPPAN (MAS)" w:date="2025-12-23T10:16:00Z" w16du:dateUtc="2025-12-23T02:16:00Z">
        <w:del w:id="2011" w:author="Han Xie CHAI (MAS)" w:date="2026-01-02T11:38:00Z" w16du:dateUtc="2026-01-02T03:38:00Z">
          <w:r w:rsidDel="00A42561">
            <w:rPr>
              <w:lang w:val="en-US"/>
            </w:rPr>
            <w:delText>,</w:delText>
          </w:r>
        </w:del>
      </w:ins>
      <w:r w:rsidR="007E5CE0" w:rsidRPr="007E5CE0">
        <w:rPr>
          <w:lang w:val="en-US"/>
        </w:rPr>
        <w:t xml:space="preserve"> </w:t>
      </w:r>
    </w:p>
    <w:p w14:paraId="65FED5A0" w14:textId="1FF25B81" w:rsidR="00E453D5" w:rsidRDefault="007E5CE0" w:rsidP="00E453D5">
      <w:pPr>
        <w:pStyle w:val="NumberedList"/>
        <w:numPr>
          <w:ilvl w:val="1"/>
          <w:numId w:val="31"/>
        </w:numPr>
        <w:rPr>
          <w:del w:id="2012" w:author="Eugene CHEONG from.TOPPAN (MAS)" w:date="2025-12-23T10:16:00Z" w16du:dateUtc="2025-12-23T02:16:00Z"/>
          <w:lang w:val="en-US"/>
        </w:rPr>
      </w:pPr>
      <w:del w:id="2013" w:author="Eugene CHEONG from.TOPPAN (MAS)" w:date="2025-12-23T10:16:00Z" w16du:dateUtc="2025-12-23T02:16:00Z">
        <w:r w:rsidRPr="007E5CE0">
          <w:rPr>
            <w:lang w:val="en-US"/>
          </w:rPr>
          <w:delText xml:space="preserve">the issue frequency in an interval, </w:delText>
        </w:r>
      </w:del>
    </w:p>
    <w:p w14:paraId="01B8662B" w14:textId="38A02FC3" w:rsidR="00E453D5" w:rsidRDefault="007E5CE0" w:rsidP="00E453D5">
      <w:pPr>
        <w:pStyle w:val="NumberedList"/>
        <w:numPr>
          <w:ilvl w:val="1"/>
          <w:numId w:val="31"/>
        </w:numPr>
        <w:rPr>
          <w:ins w:id="2014" w:author="Akila BALAKRISHNAN from.OPTIMUM (MAS)" w:date="2025-12-24T14:06:00Z" w16du:dateUtc="2025-12-24T06:06:00Z"/>
          <w:lang w:val="en-US"/>
        </w:rPr>
      </w:pPr>
      <w:r w:rsidRPr="007E5CE0">
        <w:rPr>
          <w:lang w:val="en-US"/>
        </w:rPr>
        <w:t>the number of business days before issue date (for allotment date)</w:t>
      </w:r>
      <w:del w:id="2015" w:author="Han Xie CHAI (MAS)" w:date="2026-01-02T11:38:00Z" w16du:dateUtc="2026-01-02T03:38:00Z">
        <w:r w:rsidRPr="007E5CE0" w:rsidDel="00A42561">
          <w:rPr>
            <w:lang w:val="en-US"/>
          </w:rPr>
          <w:delText>,</w:delText>
        </w:r>
      </w:del>
      <w:ins w:id="2016" w:author="Han Xie CHAI (MAS)" w:date="2026-01-02T11:38:00Z" w16du:dateUtc="2026-01-02T03:38:00Z">
        <w:r w:rsidR="00A42561">
          <w:rPr>
            <w:lang w:val="en-US"/>
          </w:rPr>
          <w:t>;</w:t>
        </w:r>
      </w:ins>
      <w:r w:rsidRPr="007E5CE0">
        <w:rPr>
          <w:lang w:val="en-US"/>
        </w:rPr>
        <w:t xml:space="preserve"> </w:t>
      </w:r>
    </w:p>
    <w:p w14:paraId="0FBA0DA0" w14:textId="5BE4C369" w:rsidR="00163110" w:rsidRDefault="00163110" w:rsidP="00E453D5">
      <w:pPr>
        <w:pStyle w:val="NumberedList"/>
        <w:numPr>
          <w:ilvl w:val="1"/>
          <w:numId w:val="31"/>
        </w:numPr>
        <w:rPr>
          <w:lang w:val="en-US"/>
        </w:rPr>
      </w:pPr>
      <w:commentRangeStart w:id="2017"/>
      <w:ins w:id="2018" w:author="Akila BALAKRISHNAN from.OPTIMUM (MAS)" w:date="2025-12-24T14:06:00Z" w16du:dateUtc="2025-12-24T06:06:00Z">
        <w:r w:rsidRPr="00F244FD">
          <w:rPr>
            <w:lang w:val="en-US"/>
          </w:rPr>
          <w:t>the issue frequency in an interval</w:t>
        </w:r>
      </w:ins>
      <w:commentRangeEnd w:id="2017"/>
      <w:ins w:id="2019" w:author="Akila BALAKRISHNAN from.OPTIMUM (MAS)" w:date="2025-12-24T14:07:00Z" w16du:dateUtc="2025-12-24T06:07:00Z">
        <w:r>
          <w:rPr>
            <w:rStyle w:val="CommentReference"/>
          </w:rPr>
          <w:commentReference w:id="2017"/>
        </w:r>
      </w:ins>
      <w:ins w:id="2020" w:author="Han Xie CHAI (MAS)" w:date="2026-01-02T11:38:00Z" w16du:dateUtc="2026-01-02T03:38:00Z">
        <w:r w:rsidR="00A42561">
          <w:rPr>
            <w:lang w:val="en-US"/>
          </w:rPr>
          <w:t>;</w:t>
        </w:r>
      </w:ins>
      <w:ins w:id="2021" w:author="Akila BALAKRISHNAN from.OPTIMUM (MAS)" w:date="2025-12-24T14:06:00Z" w16du:dateUtc="2025-12-24T06:06:00Z">
        <w:del w:id="2022" w:author="Han Xie CHAI (MAS)" w:date="2026-01-02T11:38:00Z" w16du:dateUtc="2026-01-02T03:38:00Z">
          <w:r w:rsidRPr="00F244FD" w:rsidDel="00A42561">
            <w:rPr>
              <w:lang w:val="en-US"/>
            </w:rPr>
            <w:delText>,</w:delText>
          </w:r>
        </w:del>
        <w:r>
          <w:rPr>
            <w:lang w:val="en-US"/>
          </w:rPr>
          <w:t xml:space="preserve"> and</w:t>
        </w:r>
      </w:ins>
    </w:p>
    <w:p w14:paraId="660C669C" w14:textId="579FAAF9" w:rsidR="00E453D5" w:rsidRDefault="007E5CE0" w:rsidP="00E453D5">
      <w:pPr>
        <w:pStyle w:val="NumberedList"/>
        <w:numPr>
          <w:ilvl w:val="1"/>
          <w:numId w:val="31"/>
        </w:numPr>
        <w:rPr>
          <w:del w:id="2023" w:author="Eugene CHEONG from.TOPPAN (MAS)" w:date="2025-12-23T10:19:00Z" w16du:dateUtc="2025-12-23T02:19:00Z"/>
          <w:lang w:val="en-US"/>
        </w:rPr>
      </w:pPr>
      <w:del w:id="2024" w:author="Eugene CHEONG from.TOPPAN (MAS)" w:date="2025-12-23T10:19:00Z" w16du:dateUtc="2025-12-23T02:19:00Z">
        <w:r w:rsidRPr="007E5CE0">
          <w:rPr>
            <w:lang w:val="en-US"/>
          </w:rPr>
          <w:delText>the number of business days before issue date (for closing date)</w:delText>
        </w:r>
        <w:r w:rsidR="00DF6706">
          <w:rPr>
            <w:lang w:val="en-US"/>
          </w:rPr>
          <w:delText xml:space="preserve">, and </w:delText>
        </w:r>
      </w:del>
    </w:p>
    <w:p w14:paraId="3930F746" w14:textId="50910227" w:rsidR="007E5CE0" w:rsidRPr="007E5CE0" w:rsidRDefault="00DF6706" w:rsidP="00D95647">
      <w:pPr>
        <w:pStyle w:val="NumberedList"/>
        <w:numPr>
          <w:ilvl w:val="1"/>
          <w:numId w:val="31"/>
        </w:numPr>
        <w:rPr>
          <w:lang w:val="en-US"/>
        </w:rPr>
      </w:pPr>
      <w:r>
        <w:rPr>
          <w:lang w:val="en-US"/>
        </w:rPr>
        <w:t>the prefixes for the issue code</w:t>
      </w:r>
      <w:r w:rsidR="007E5CE0" w:rsidRPr="007E5CE0">
        <w:rPr>
          <w:lang w:val="en-US"/>
        </w:rPr>
        <w:t xml:space="preserve">. </w:t>
      </w:r>
    </w:p>
    <w:p w14:paraId="6C458A21" w14:textId="686655D0" w:rsidR="00A42561" w:rsidRDefault="00A42561" w:rsidP="007E5CE0">
      <w:pPr>
        <w:pStyle w:val="NumberedList"/>
        <w:numPr>
          <w:ilvl w:val="0"/>
          <w:numId w:val="31"/>
        </w:numPr>
        <w:rPr>
          <w:ins w:id="2025" w:author="Han Xie CHAI (MAS)" w:date="2026-01-02T11:44:00Z" w16du:dateUtc="2026-01-02T03:44:00Z"/>
          <w:lang w:val="en-US"/>
        </w:rPr>
      </w:pPr>
      <w:ins w:id="2026" w:author="Han Xie CHAI (MAS)" w:date="2026-01-02T11:44:00Z" w16du:dateUtc="2026-01-02T03:44:00Z">
        <w:r>
          <w:rPr>
            <w:lang w:val="en-US"/>
          </w:rPr>
          <w:t xml:space="preserve">Repeat the following steps </w:t>
        </w:r>
        <w:r w:rsidRPr="007E5CE0">
          <w:rPr>
            <w:lang w:val="en-US"/>
          </w:rPr>
          <w:t>un</w:t>
        </w:r>
        <w:r>
          <w:rPr>
            <w:lang w:val="en-US"/>
          </w:rPr>
          <w:t>til</w:t>
        </w:r>
        <w:r w:rsidRPr="007E5CE0">
          <w:rPr>
            <w:lang w:val="en-US"/>
          </w:rPr>
          <w:t xml:space="preserve"> the </w:t>
        </w:r>
        <w:r>
          <w:rPr>
            <w:lang w:val="en-US"/>
          </w:rPr>
          <w:t>latest</w:t>
        </w:r>
        <w:r w:rsidRPr="007E5CE0">
          <w:rPr>
            <w:lang w:val="en-US"/>
          </w:rPr>
          <w:t xml:space="preserve"> issue date </w:t>
        </w:r>
        <w:r>
          <w:rPr>
            <w:lang w:val="en-US"/>
          </w:rPr>
          <w:t>falls</w:t>
        </w:r>
        <w:r w:rsidRPr="007E5CE0">
          <w:rPr>
            <w:lang w:val="en-US"/>
          </w:rPr>
          <w:t xml:space="preserve"> </w:t>
        </w:r>
      </w:ins>
      <w:ins w:id="2027" w:author="Han Xie CHAI (MAS)" w:date="2026-01-02T11:45:00Z" w16du:dateUtc="2026-01-02T03:45:00Z">
        <w:r>
          <w:rPr>
            <w:lang w:val="en-US"/>
          </w:rPr>
          <w:t xml:space="preserve">outside of the issuance calendar’s </w:t>
        </w:r>
        <w:r>
          <w:t>Year and Period:</w:t>
        </w:r>
      </w:ins>
    </w:p>
    <w:p w14:paraId="268B19FD" w14:textId="57C2EE87" w:rsidR="007E5CE0" w:rsidRDefault="007E5CE0">
      <w:pPr>
        <w:pStyle w:val="NumberedList"/>
        <w:numPr>
          <w:ilvl w:val="1"/>
          <w:numId w:val="31"/>
        </w:numPr>
        <w:rPr>
          <w:ins w:id="2028" w:author="Eugene CHEONG from.TOPPAN (MAS)" w:date="2025-12-18T17:48:00Z" w16du:dateUtc="2025-12-18T09:48:00Z"/>
          <w:lang w:val="en-US"/>
        </w:rPr>
        <w:pPrChange w:id="2029" w:author="Han Xie CHAI (MAS)" w:date="2026-01-02T11:45:00Z" w16du:dateUtc="2026-01-02T03:45:00Z">
          <w:pPr>
            <w:pStyle w:val="NumberedList"/>
            <w:numPr>
              <w:numId w:val="31"/>
            </w:numPr>
          </w:pPr>
        </w:pPrChange>
      </w:pPr>
      <w:r w:rsidRPr="007E5CE0">
        <w:rPr>
          <w:lang w:val="en-US"/>
        </w:rPr>
        <w:t xml:space="preserve">Find the </w:t>
      </w:r>
      <w:del w:id="2030" w:author="Eugene CHEONG from.TOPPAN (MAS)" w:date="2025-12-22T14:34:00Z" w16du:dateUtc="2025-12-22T06:34:00Z">
        <w:r w:rsidRPr="007E5CE0" w:rsidDel="004D6984">
          <w:rPr>
            <w:lang w:val="en-US"/>
          </w:rPr>
          <w:delText xml:space="preserve">first </w:delText>
        </w:r>
      </w:del>
      <w:r w:rsidRPr="007E5CE0">
        <w:rPr>
          <w:lang w:val="en-US"/>
        </w:rPr>
        <w:t xml:space="preserve">issue date of the </w:t>
      </w:r>
      <w:del w:id="2031" w:author="Eugene CHEONG from.TOPPAN (MAS)" w:date="2025-12-18T17:47:00Z" w16du:dateUtc="2025-12-18T09:47:00Z">
        <w:r w:rsidRPr="007E5CE0" w:rsidDel="003F749D">
          <w:rPr>
            <w:lang w:val="en-US"/>
          </w:rPr>
          <w:delText xml:space="preserve">year </w:delText>
        </w:r>
      </w:del>
      <w:ins w:id="2032" w:author="Eugene CHEONG from.TOPPAN (MAS)" w:date="2025-12-18T17:47:00Z" w16du:dateUtc="2025-12-18T09:47:00Z">
        <w:r w:rsidR="003F749D">
          <w:rPr>
            <w:lang w:val="en-US"/>
          </w:rPr>
          <w:t>subsequent issuance</w:t>
        </w:r>
        <w:r w:rsidR="003F749D" w:rsidRPr="007E5CE0">
          <w:rPr>
            <w:lang w:val="en-US"/>
          </w:rPr>
          <w:t xml:space="preserve"> </w:t>
        </w:r>
      </w:ins>
      <w:r w:rsidRPr="007E5CE0">
        <w:rPr>
          <w:lang w:val="en-US"/>
        </w:rPr>
        <w:t>based on the</w:t>
      </w:r>
      <w:ins w:id="2033" w:author="Eugene CHEONG from.TOPPAN (MAS)" w:date="2025-12-18T17:47:00Z" w16du:dateUtc="2025-12-18T09:47:00Z">
        <w:r w:rsidR="003F749D">
          <w:rPr>
            <w:lang w:val="en-US"/>
          </w:rPr>
          <w:t xml:space="preserve"> last issuance, the issue frequency in an interval, and the issue day of the month</w:t>
        </w:r>
      </w:ins>
      <w:del w:id="2034" w:author="Eugene CHEONG from.TOPPAN (MAS)" w:date="2025-12-18T17:47:00Z" w16du:dateUtc="2025-12-18T09:47:00Z">
        <w:r w:rsidRPr="007E5CE0" w:rsidDel="003F749D">
          <w:rPr>
            <w:lang w:val="en-US"/>
          </w:rPr>
          <w:delText xml:space="preserve"> applicable parameters</w:delText>
        </w:r>
      </w:del>
      <w:r w:rsidRPr="007E5CE0">
        <w:rPr>
          <w:lang w:val="en-US"/>
        </w:rPr>
        <w:t>.</w:t>
      </w:r>
    </w:p>
    <w:p w14:paraId="7682FAE3" w14:textId="47484BD6" w:rsidR="003F749D" w:rsidRDefault="003F749D">
      <w:pPr>
        <w:pStyle w:val="NumberedList"/>
        <w:numPr>
          <w:ilvl w:val="2"/>
          <w:numId w:val="31"/>
        </w:numPr>
        <w:rPr>
          <w:ins w:id="2035" w:author="Eugene CHEONG from.TOPPAN (MAS)" w:date="2025-12-18T17:49:00Z" w16du:dateUtc="2025-12-18T09:49:00Z"/>
          <w:lang w:val="en-US"/>
        </w:rPr>
        <w:pPrChange w:id="2036" w:author="Han Xie CHAI (MAS)" w:date="2026-01-02T11:45:00Z" w16du:dateUtc="2026-01-02T03:45:00Z">
          <w:pPr>
            <w:pStyle w:val="NumberedList"/>
            <w:numPr>
              <w:ilvl w:val="1"/>
              <w:numId w:val="31"/>
            </w:numPr>
            <w:ind w:left="1440"/>
          </w:pPr>
        </w:pPrChange>
      </w:pPr>
      <w:ins w:id="2037" w:author="Eugene CHEONG from.TOPPAN (MAS)" w:date="2025-12-18T17:49:00Z" w16du:dateUtc="2025-12-18T09:49:00Z">
        <w:r>
          <w:rPr>
            <w:lang w:val="en-US"/>
          </w:rPr>
          <w:t xml:space="preserve">Month </w:t>
        </w:r>
      </w:ins>
      <w:ins w:id="2038" w:author="Jasmine WL TEO (MAS)" w:date="2026-01-02T11:13:00Z" w16du:dateUtc="2026-01-02T03:13:00Z">
        <w:r w:rsidR="003602AC" w:rsidRPr="003602AC">
          <w:rPr>
            <w:highlight w:val="yellow"/>
            <w:lang w:val="en-US"/>
            <w:rPrChange w:id="2039" w:author="Jasmine WL TEO (MAS)" w:date="2026-01-02T11:13:00Z" w16du:dateUtc="2026-01-02T03:13:00Z">
              <w:rPr>
                <w:lang w:val="en-US"/>
              </w:rPr>
            </w:rPrChange>
          </w:rPr>
          <w:t>and Year</w:t>
        </w:r>
        <w:r w:rsidR="003602AC">
          <w:rPr>
            <w:lang w:val="en-US"/>
          </w:rPr>
          <w:t xml:space="preserve"> </w:t>
        </w:r>
      </w:ins>
      <w:ins w:id="2040" w:author="Eugene CHEONG from.TOPPAN (MAS)" w:date="2025-12-18T17:49:00Z" w16du:dateUtc="2025-12-18T09:49:00Z">
        <w:r>
          <w:rPr>
            <w:lang w:val="en-US"/>
          </w:rPr>
          <w:t>of issue date</w:t>
        </w:r>
      </w:ins>
      <w:ins w:id="2041" w:author="Eugene CHEONG from.TOPPAN (MAS)" w:date="2025-12-18T17:48:00Z" w16du:dateUtc="2025-12-18T09:48:00Z">
        <w:r>
          <w:rPr>
            <w:lang w:val="en-US"/>
          </w:rPr>
          <w:t xml:space="preserve"> = </w:t>
        </w:r>
      </w:ins>
      <w:ins w:id="2042" w:author="Eugene CHEONG from.TOPPAN (MAS)" w:date="2025-12-18T17:53:00Z" w16du:dateUtc="2025-12-18T09:53:00Z">
        <w:r>
          <w:rPr>
            <w:lang w:val="en-US"/>
          </w:rPr>
          <w:t>From the</w:t>
        </w:r>
      </w:ins>
      <w:ins w:id="2043" w:author="Han Xie CHAI (MAS)" w:date="2026-01-06T09:27:00Z" w16du:dateUtc="2026-01-06T01:27:00Z">
        <w:r>
          <w:rPr>
            <w:lang w:val="en-US"/>
          </w:rPr>
          <w:t xml:space="preserve"> </w:t>
        </w:r>
        <w:r w:rsidR="00342337">
          <w:rPr>
            <w:lang w:val="en-US"/>
          </w:rPr>
          <w:t>Month and Year of</w:t>
        </w:r>
      </w:ins>
      <w:ins w:id="2044" w:author="Eugene CHEONG from.TOPPAN (MAS)" w:date="2025-12-18T17:53:00Z" w16du:dateUtc="2025-12-18T09:53:00Z">
        <w:r>
          <w:rPr>
            <w:lang w:val="en-US"/>
          </w:rPr>
          <w:t xml:space="preserve"> </w:t>
        </w:r>
        <w:del w:id="2045" w:author="Han Xie CHAI (MAS)" w:date="2026-01-06T09:28:00Z" w16du:dateUtc="2026-01-06T01:28:00Z">
          <w:r>
            <w:rPr>
              <w:lang w:val="en-US"/>
            </w:rPr>
            <w:delText>i</w:delText>
          </w:r>
        </w:del>
      </w:ins>
      <w:ins w:id="2046" w:author="Eugene CHEONG from.TOPPAN (MAS)" w:date="2025-12-18T17:48:00Z" w16du:dateUtc="2025-12-18T09:48:00Z">
        <w:del w:id="2047" w:author="Han Xie CHAI (MAS)" w:date="2026-01-06T09:28:00Z" w16du:dateUtc="2026-01-06T01:28:00Z">
          <w:r>
            <w:rPr>
              <w:lang w:val="en-US"/>
            </w:rPr>
            <w:delText xml:space="preserve">ssue date of </w:delText>
          </w:r>
        </w:del>
      </w:ins>
      <w:ins w:id="2048" w:author="Eugene CHEONG from.TOPPAN (MAS)" w:date="2025-12-18T17:53:00Z" w16du:dateUtc="2025-12-18T09:53:00Z">
        <w:r>
          <w:rPr>
            <w:lang w:val="en-US"/>
          </w:rPr>
          <w:t xml:space="preserve">the </w:t>
        </w:r>
        <w:del w:id="2049" w:author="Jasmine WL TEO (MAS)" w:date="2026-01-02T11:12:00Z" w16du:dateUtc="2026-01-02T03:12:00Z">
          <w:r>
            <w:rPr>
              <w:lang w:val="en-US"/>
            </w:rPr>
            <w:delText>previous</w:delText>
          </w:r>
        </w:del>
      </w:ins>
      <w:ins w:id="2050" w:author="Jasmine WL TEO (MAS)" w:date="2026-01-02T11:12:00Z" w16du:dateUtc="2026-01-02T03:12:00Z">
        <w:r w:rsidR="00711999">
          <w:rPr>
            <w:lang w:val="en-US"/>
          </w:rPr>
          <w:t>last</w:t>
        </w:r>
      </w:ins>
      <w:ins w:id="2051" w:author="Eugene CHEONG from.TOPPAN (MAS)" w:date="2025-12-18T17:48:00Z" w16du:dateUtc="2025-12-18T09:48:00Z">
        <w:r>
          <w:rPr>
            <w:lang w:val="en-US"/>
          </w:rPr>
          <w:t xml:space="preserve"> issuance</w:t>
        </w:r>
      </w:ins>
      <w:ins w:id="2052" w:author="Han Xie CHAI (MAS)" w:date="2026-01-06T09:28:00Z" w16du:dateUtc="2026-01-06T01:28:00Z">
        <w:r w:rsidR="00342337">
          <w:rPr>
            <w:lang w:val="en-US"/>
          </w:rPr>
          <w:t>’s issue date</w:t>
        </w:r>
      </w:ins>
      <w:ins w:id="2053" w:author="Eugene CHEONG from.TOPPAN (MAS)" w:date="2025-12-18T17:50:00Z" w16du:dateUtc="2025-12-18T09:50:00Z">
        <w:r>
          <w:rPr>
            <w:lang w:val="en-US"/>
          </w:rPr>
          <w:t>, add</w:t>
        </w:r>
      </w:ins>
      <w:ins w:id="2054" w:author="Eugene CHEONG from.TOPPAN (MAS)" w:date="2025-12-18T17:48:00Z" w16du:dateUtc="2025-12-18T09:48:00Z">
        <w:r>
          <w:rPr>
            <w:lang w:val="en-US"/>
          </w:rPr>
          <w:t xml:space="preserve"> the </w:t>
        </w:r>
      </w:ins>
      <w:ins w:id="2055" w:author="Eugene CHEONG from.TOPPAN (MAS)" w:date="2025-12-18T17:50:00Z" w16du:dateUtc="2025-12-18T09:50:00Z">
        <w:r>
          <w:rPr>
            <w:lang w:val="en-US"/>
          </w:rPr>
          <w:t xml:space="preserve">number of months based on the </w:t>
        </w:r>
      </w:ins>
      <w:ins w:id="2056" w:author="Eugene CHEONG from.TOPPAN (MAS)" w:date="2025-12-18T17:48:00Z" w16du:dateUtc="2025-12-18T09:48:00Z">
        <w:r>
          <w:rPr>
            <w:lang w:val="en-US"/>
          </w:rPr>
          <w:t>issue frequency</w:t>
        </w:r>
      </w:ins>
      <w:ins w:id="2057" w:author="Eugene CHEONG from.TOPPAN (MAS)" w:date="2025-12-18T17:50:00Z" w16du:dateUtc="2025-12-18T09:50:00Z">
        <w:r>
          <w:rPr>
            <w:lang w:val="en-US"/>
          </w:rPr>
          <w:t>.</w:t>
        </w:r>
      </w:ins>
    </w:p>
    <w:p w14:paraId="2FD9240D" w14:textId="2C44E269" w:rsidR="003F749D" w:rsidRPr="007E5CE0" w:rsidRDefault="00EA5712">
      <w:pPr>
        <w:pStyle w:val="NumberedList"/>
        <w:numPr>
          <w:ilvl w:val="2"/>
          <w:numId w:val="31"/>
        </w:numPr>
        <w:rPr>
          <w:lang w:val="en-US"/>
        </w:rPr>
        <w:pPrChange w:id="2058" w:author="Han Xie CHAI (MAS)" w:date="2026-01-02T11:45:00Z" w16du:dateUtc="2026-01-02T03:45:00Z">
          <w:pPr>
            <w:pStyle w:val="NumberedList"/>
            <w:numPr>
              <w:ilvl w:val="1"/>
              <w:numId w:val="31"/>
            </w:numPr>
            <w:ind w:left="1440"/>
          </w:pPr>
        </w:pPrChange>
      </w:pPr>
      <w:ins w:id="2059" w:author="Han Xie CHAI (MAS)" w:date="2026-01-02T11:48:00Z" w16du:dateUtc="2026-01-02T03:48:00Z">
        <w:r>
          <w:rPr>
            <w:lang w:val="en-US"/>
          </w:rPr>
          <w:t xml:space="preserve">Day of </w:t>
        </w:r>
      </w:ins>
      <w:ins w:id="2060" w:author="Eugene CHEONG from.TOPPAN (MAS)" w:date="2025-12-18T17:49:00Z" w16du:dateUtc="2025-12-18T09:49:00Z">
        <w:del w:id="2061" w:author="Han Xie CHAI (MAS)" w:date="2026-01-02T11:48:00Z" w16du:dateUtc="2026-01-02T03:48:00Z">
          <w:r w:rsidR="003F749D" w:rsidDel="00EA5712">
            <w:rPr>
              <w:lang w:val="en-US"/>
            </w:rPr>
            <w:delText>I</w:delText>
          </w:r>
        </w:del>
      </w:ins>
      <w:ins w:id="2062" w:author="Han Xie CHAI (MAS)" w:date="2026-01-02T11:48:00Z" w16du:dateUtc="2026-01-02T03:48:00Z">
        <w:r>
          <w:rPr>
            <w:lang w:val="en-US"/>
          </w:rPr>
          <w:t>i</w:t>
        </w:r>
      </w:ins>
      <w:ins w:id="2063" w:author="Eugene CHEONG from.TOPPAN (MAS)" w:date="2025-12-18T17:49:00Z" w16du:dateUtc="2025-12-18T09:49:00Z">
        <w:r w:rsidR="003F749D">
          <w:rPr>
            <w:lang w:val="en-US"/>
          </w:rPr>
          <w:t>ssue date =</w:t>
        </w:r>
        <w:del w:id="2064" w:author="Han Xie CHAI (MAS)" w:date="2026-01-02T11:48:00Z" w16du:dateUtc="2026-01-02T03:48:00Z">
          <w:r w:rsidR="003F749D" w:rsidDel="00EA5712">
            <w:rPr>
              <w:lang w:val="en-US"/>
            </w:rPr>
            <w:delText xml:space="preserve"> </w:delText>
          </w:r>
          <w:commentRangeStart w:id="2065"/>
          <w:r w:rsidR="003F749D" w:rsidDel="00EA5712">
            <w:rPr>
              <w:lang w:val="en-US"/>
            </w:rPr>
            <w:delText>Use</w:delText>
          </w:r>
        </w:del>
        <w:r w:rsidR="003F749D">
          <w:rPr>
            <w:lang w:val="en-US"/>
          </w:rPr>
          <w:t xml:space="preserve"> </w:t>
        </w:r>
      </w:ins>
      <w:ins w:id="2066" w:author="Han Xie CHAI (MAS)" w:date="2026-01-02T11:48:00Z" w16du:dateUtc="2026-01-02T03:48:00Z">
        <w:r>
          <w:rPr>
            <w:lang w:val="en-US"/>
          </w:rPr>
          <w:t xml:space="preserve">primary </w:t>
        </w:r>
        <w:r w:rsidRPr="007E5CE0">
          <w:rPr>
            <w:lang w:val="en-US"/>
          </w:rPr>
          <w:t>issue</w:t>
        </w:r>
        <w:r>
          <w:rPr>
            <w:lang w:val="en-US"/>
          </w:rPr>
          <w:t>/maturity</w:t>
        </w:r>
        <w:r w:rsidRPr="007E5CE0">
          <w:rPr>
            <w:lang w:val="en-US"/>
          </w:rPr>
          <w:t xml:space="preserve"> day of the month</w:t>
        </w:r>
      </w:ins>
      <w:ins w:id="2067" w:author="Eugene CHEONG from.TOPPAN (MAS)" w:date="2025-12-18T17:49:00Z" w16du:dateUtc="2025-12-18T09:49:00Z">
        <w:del w:id="2068" w:author="Han Xie CHAI (MAS)" w:date="2026-01-02T11:48:00Z" w16du:dateUtc="2026-01-02T03:48:00Z">
          <w:r w:rsidR="003F749D" w:rsidDel="00EA5712">
            <w:rPr>
              <w:lang w:val="en-US"/>
            </w:rPr>
            <w:delText xml:space="preserve">the </w:delText>
          </w:r>
        </w:del>
      </w:ins>
      <w:ins w:id="2069" w:author="Eugene CHEONG from.TOPPAN (MAS)" w:date="2025-12-18T17:50:00Z" w16du:dateUtc="2025-12-18T09:50:00Z">
        <w:del w:id="2070" w:author="Han Xie CHAI (MAS)" w:date="2026-01-02T11:48:00Z" w16du:dateUtc="2026-01-02T03:48:00Z">
          <w:r w:rsidR="003F749D" w:rsidDel="00EA5712">
            <w:rPr>
              <w:lang w:val="en-US"/>
            </w:rPr>
            <w:delText>i</w:delText>
          </w:r>
        </w:del>
      </w:ins>
      <w:ins w:id="2071" w:author="Eugene CHEONG from.TOPPAN (MAS)" w:date="2025-12-18T17:49:00Z" w16du:dateUtc="2025-12-18T09:49:00Z">
        <w:del w:id="2072" w:author="Han Xie CHAI (MAS)" w:date="2026-01-02T11:48:00Z" w16du:dateUtc="2026-01-02T03:48:00Z">
          <w:r w:rsidR="003F749D" w:rsidDel="00EA5712">
            <w:rPr>
              <w:lang w:val="en-US"/>
            </w:rPr>
            <w:delText>ssue day of the month</w:delText>
          </w:r>
        </w:del>
      </w:ins>
      <w:commentRangeEnd w:id="2065"/>
      <w:del w:id="2073" w:author="Han Xie CHAI (MAS)" w:date="2026-01-02T11:48:00Z" w16du:dateUtc="2026-01-02T03:48:00Z">
        <w:r w:rsidR="00BC3C4C" w:rsidDel="00EA5712">
          <w:rPr>
            <w:rStyle w:val="CommentReference"/>
          </w:rPr>
          <w:commentReference w:id="2065"/>
        </w:r>
      </w:del>
      <w:ins w:id="2074" w:author="Eugene CHEONG from.TOPPAN (MAS)" w:date="2025-12-18T17:50:00Z" w16du:dateUtc="2025-12-18T09:50:00Z">
        <w:del w:id="2075" w:author="Han Xie CHAI (MAS)" w:date="2026-01-02T11:48:00Z" w16du:dateUtc="2026-01-02T03:48:00Z">
          <w:r w:rsidR="003F749D" w:rsidDel="00EA5712">
            <w:rPr>
              <w:lang w:val="en-US"/>
            </w:rPr>
            <w:delText>, which is a parameter value obtained in step 1,</w:delText>
          </w:r>
        </w:del>
      </w:ins>
      <w:ins w:id="2076" w:author="Eugene CHEONG from.TOPPAN (MAS)" w:date="2025-12-18T17:49:00Z" w16du:dateUtc="2025-12-18T09:49:00Z">
        <w:del w:id="2077" w:author="Han Xie CHAI (MAS)" w:date="2026-01-02T11:48:00Z" w16du:dateUtc="2026-01-02T03:48:00Z">
          <w:r w:rsidR="003F749D" w:rsidDel="00EA5712">
            <w:rPr>
              <w:lang w:val="en-US"/>
            </w:rPr>
            <w:delText xml:space="preserve"> </w:delText>
          </w:r>
        </w:del>
        <w:del w:id="2078" w:author="Han Xie CHAI (MAS)" w:date="2026-01-02T11:47:00Z" w16du:dateUtc="2026-01-02T03:47:00Z">
          <w:r w:rsidR="003F749D" w:rsidDel="00EA5712">
            <w:rPr>
              <w:lang w:val="en-US"/>
            </w:rPr>
            <w:delText>for</w:delText>
          </w:r>
        </w:del>
        <w:del w:id="2079" w:author="Han Xie CHAI (MAS)" w:date="2026-01-02T11:48:00Z" w16du:dateUtc="2026-01-02T03:48:00Z">
          <w:r w:rsidR="003F749D" w:rsidDel="00EA5712">
            <w:rPr>
              <w:lang w:val="en-US"/>
            </w:rPr>
            <w:delText xml:space="preserve"> the </w:delText>
          </w:r>
        </w:del>
        <w:del w:id="2080" w:author="Han Xie CHAI (MAS)" w:date="2026-01-02T11:47:00Z" w16du:dateUtc="2026-01-02T03:47:00Z">
          <w:r w:rsidR="003F749D" w:rsidDel="00EA5712">
            <w:rPr>
              <w:lang w:val="en-US"/>
            </w:rPr>
            <w:delText>m</w:delText>
          </w:r>
        </w:del>
        <w:del w:id="2081" w:author="Han Xie CHAI (MAS)" w:date="2026-01-02T11:48:00Z" w16du:dateUtc="2026-01-02T03:48:00Z">
          <w:r w:rsidR="003F749D" w:rsidDel="00EA5712">
            <w:rPr>
              <w:lang w:val="en-US"/>
            </w:rPr>
            <w:delText>onth of issue date</w:delText>
          </w:r>
        </w:del>
        <w:del w:id="2082" w:author="Han Xie CHAI (MAS)" w:date="2026-01-02T11:47:00Z" w16du:dateUtc="2026-01-02T03:47:00Z">
          <w:r w:rsidR="003F749D" w:rsidDel="00EA5712">
            <w:rPr>
              <w:lang w:val="en-US"/>
            </w:rPr>
            <w:delText xml:space="preserve"> calculated in step 2a</w:delText>
          </w:r>
        </w:del>
        <w:r w:rsidR="003F749D">
          <w:rPr>
            <w:lang w:val="en-US"/>
          </w:rPr>
          <w:t>.</w:t>
        </w:r>
      </w:ins>
    </w:p>
    <w:p w14:paraId="4170D3CE" w14:textId="657F7392" w:rsidR="007E5CE0" w:rsidRPr="007E5CE0" w:rsidRDefault="007E5CE0">
      <w:pPr>
        <w:pStyle w:val="NumberedList"/>
        <w:numPr>
          <w:ilvl w:val="2"/>
          <w:numId w:val="31"/>
        </w:numPr>
        <w:rPr>
          <w:lang w:val="en-US"/>
        </w:rPr>
        <w:pPrChange w:id="2083" w:author="Han Xie CHAI (MAS)" w:date="2026-01-02T11:45:00Z" w16du:dateUtc="2026-01-02T03:45:00Z">
          <w:pPr>
            <w:pStyle w:val="NumberedList"/>
            <w:numPr>
              <w:numId w:val="31"/>
            </w:numPr>
          </w:pPr>
        </w:pPrChange>
      </w:pPr>
      <w:r w:rsidRPr="007E5CE0">
        <w:rPr>
          <w:lang w:val="en-US"/>
        </w:rPr>
        <w:t xml:space="preserve">If </w:t>
      </w:r>
      <w:del w:id="2084" w:author="Jasmine WL TEO (MAS)" w:date="2026-01-02T11:13:00Z" w16du:dateUtc="2026-01-02T03:13:00Z">
        <w:r w:rsidRPr="007E5CE0">
          <w:rPr>
            <w:lang w:val="en-US"/>
          </w:rPr>
          <w:delText xml:space="preserve">a public holiday falls on the same day as </w:delText>
        </w:r>
      </w:del>
      <w:r w:rsidRPr="007E5CE0">
        <w:rPr>
          <w:lang w:val="en-US"/>
        </w:rPr>
        <w:t>the issue date</w:t>
      </w:r>
      <w:ins w:id="2085" w:author="Jasmine WL TEO (MAS)" w:date="2026-01-02T11:13:00Z" w16du:dateUtc="2026-01-02T03:13:00Z">
        <w:r w:rsidR="003602AC">
          <w:rPr>
            <w:lang w:val="en-US"/>
          </w:rPr>
          <w:t xml:space="preserve"> falls on a weekend or public holiday</w:t>
        </w:r>
      </w:ins>
      <w:r w:rsidRPr="007E5CE0">
        <w:rPr>
          <w:lang w:val="en-US"/>
        </w:rPr>
        <w:t xml:space="preserve">, the issue date </w:t>
      </w:r>
      <w:del w:id="2086" w:author="Han Xie CHAI (MAS)" w:date="2026-01-02T11:50:00Z" w16du:dateUtc="2026-01-02T03:50:00Z">
        <w:r w:rsidRPr="007E5CE0" w:rsidDel="00EA5712">
          <w:rPr>
            <w:lang w:val="en-US"/>
          </w:rPr>
          <w:delText xml:space="preserve">will </w:delText>
        </w:r>
      </w:del>
      <w:ins w:id="2087" w:author="Han Xie CHAI (MAS)" w:date="2026-01-02T11:50:00Z" w16du:dateUtc="2026-01-02T03:50:00Z">
        <w:r w:rsidR="00EA5712">
          <w:rPr>
            <w:lang w:val="en-US"/>
          </w:rPr>
          <w:t>is</w:t>
        </w:r>
      </w:ins>
      <w:del w:id="2088" w:author="Han Xie CHAI (MAS)" w:date="2026-01-02T11:50:00Z" w16du:dateUtc="2026-01-02T03:50:00Z">
        <w:r w:rsidRPr="007E5CE0" w:rsidDel="00EA5712">
          <w:rPr>
            <w:lang w:val="en-US"/>
          </w:rPr>
          <w:delText>be</w:delText>
        </w:r>
      </w:del>
      <w:r w:rsidRPr="007E5CE0">
        <w:rPr>
          <w:lang w:val="en-US"/>
        </w:rPr>
        <w:t xml:space="preserve"> shifted to </w:t>
      </w:r>
      <w:del w:id="2089" w:author="Han Xie CHAI (MAS)" w:date="2026-01-02T11:50:00Z" w16du:dateUtc="2026-01-02T03:50:00Z">
        <w:r w:rsidRPr="007E5CE0" w:rsidDel="00EA5712">
          <w:rPr>
            <w:lang w:val="en-US"/>
          </w:rPr>
          <w:delText xml:space="preserve">one </w:delText>
        </w:r>
      </w:del>
      <w:ins w:id="2090" w:author="Han Xie CHAI (MAS)" w:date="2026-01-02T11:50:00Z" w16du:dateUtc="2026-01-02T03:50:00Z">
        <w:r w:rsidR="00EA5712">
          <w:rPr>
            <w:lang w:val="en-US"/>
          </w:rPr>
          <w:t>the next</w:t>
        </w:r>
        <w:r w:rsidR="00EA5712" w:rsidRPr="007E5CE0">
          <w:rPr>
            <w:lang w:val="en-US"/>
          </w:rPr>
          <w:t xml:space="preserve"> </w:t>
        </w:r>
      </w:ins>
      <w:r w:rsidRPr="007E5CE0">
        <w:rPr>
          <w:lang w:val="en-US"/>
        </w:rPr>
        <w:t>business day</w:t>
      </w:r>
      <w:del w:id="2091" w:author="Han Xie CHAI (MAS)" w:date="2026-01-02T11:50:00Z" w16du:dateUtc="2026-01-02T03:50:00Z">
        <w:r w:rsidRPr="007E5CE0" w:rsidDel="00EA5712">
          <w:rPr>
            <w:lang w:val="en-US"/>
          </w:rPr>
          <w:delText xml:space="preserve"> later</w:delText>
        </w:r>
      </w:del>
      <w:r w:rsidRPr="007E5CE0">
        <w:rPr>
          <w:lang w:val="en-US"/>
        </w:rPr>
        <w:t>.</w:t>
      </w:r>
      <w:ins w:id="2092" w:author="Jasmine WL TEO (MAS)" w:date="2026-01-02T11:14:00Z" w16du:dateUtc="2026-01-02T03:14:00Z">
        <w:r w:rsidR="003602AC">
          <w:rPr>
            <w:lang w:val="en-US"/>
          </w:rPr>
          <w:t xml:space="preserve"> </w:t>
        </w:r>
        <w:del w:id="2093" w:author="Han Xie CHAI (MAS)" w:date="2026-01-02T11:50:00Z" w16du:dateUtc="2026-01-02T03:50:00Z">
          <w:r w:rsidR="003602AC" w:rsidDel="00EA5712">
            <w:rPr>
              <w:lang w:val="en-US"/>
            </w:rPr>
            <w:delText>Repeat till the issue date falls on a business day.</w:delText>
          </w:r>
        </w:del>
      </w:ins>
    </w:p>
    <w:p w14:paraId="207A57F6" w14:textId="1210100A" w:rsidR="007E5CE0" w:rsidRDefault="007E5CE0">
      <w:pPr>
        <w:pStyle w:val="NumberedList"/>
        <w:numPr>
          <w:ilvl w:val="1"/>
          <w:numId w:val="31"/>
        </w:numPr>
        <w:rPr>
          <w:ins w:id="2094" w:author="Eugene CHEONG from.TOPPAN (MAS)" w:date="2025-12-18T17:52:00Z" w16du:dateUtc="2025-12-18T09:52:00Z"/>
          <w:lang w:val="en-US"/>
        </w:rPr>
        <w:pPrChange w:id="2095" w:author="Han Xie CHAI (MAS)" w:date="2026-01-02T11:51:00Z" w16du:dateUtc="2026-01-02T03:51:00Z">
          <w:pPr>
            <w:pStyle w:val="NumberedList"/>
            <w:numPr>
              <w:numId w:val="31"/>
            </w:numPr>
          </w:pPr>
        </w:pPrChange>
      </w:pPr>
      <w:commentRangeStart w:id="2096"/>
      <w:commentRangeStart w:id="2097"/>
      <w:commentRangeStart w:id="2098"/>
      <w:commentRangeStart w:id="2099"/>
      <w:r w:rsidRPr="007E5CE0">
        <w:rPr>
          <w:lang w:val="en-US"/>
        </w:rPr>
        <w:t>Derive the announcement date</w:t>
      </w:r>
      <w:commentRangeEnd w:id="2096"/>
      <w:ins w:id="2100" w:author="Han Xie CHAI (MAS)" w:date="2026-01-02T12:08:00Z" w16du:dateUtc="2026-01-02T04:08:00Z">
        <w:r w:rsidR="00656B94">
          <w:rPr>
            <w:lang w:val="en-US"/>
          </w:rPr>
          <w:t xml:space="preserve"> based on the issue date</w:t>
        </w:r>
      </w:ins>
      <w:r w:rsidR="00F8375F">
        <w:rPr>
          <w:rStyle w:val="CommentReference"/>
        </w:rPr>
        <w:commentReference w:id="2096"/>
      </w:r>
      <w:commentRangeEnd w:id="2097"/>
      <w:r w:rsidR="003F749D">
        <w:rPr>
          <w:rStyle w:val="CommentReference"/>
        </w:rPr>
        <w:commentReference w:id="2097"/>
      </w:r>
      <w:commentRangeEnd w:id="2098"/>
      <w:r w:rsidR="00944A51">
        <w:rPr>
          <w:rStyle w:val="CommentReference"/>
        </w:rPr>
        <w:commentReference w:id="2098"/>
      </w:r>
      <w:commentRangeEnd w:id="2099"/>
      <w:r w:rsidR="002611F5">
        <w:rPr>
          <w:rStyle w:val="CommentReference"/>
        </w:rPr>
        <w:commentReference w:id="2099"/>
      </w:r>
      <w:r w:rsidRPr="007E5CE0">
        <w:rPr>
          <w:lang w:val="en-US"/>
        </w:rPr>
        <w:t>.</w:t>
      </w:r>
    </w:p>
    <w:p w14:paraId="7FC1C93C" w14:textId="24EEB361" w:rsidR="003602AC" w:rsidRDefault="003602AC">
      <w:pPr>
        <w:pStyle w:val="NumberedList"/>
        <w:numPr>
          <w:ilvl w:val="2"/>
          <w:numId w:val="31"/>
        </w:numPr>
        <w:rPr>
          <w:ins w:id="2101" w:author="Jasmine WL TEO (MAS)" w:date="2026-01-02T11:18:00Z" w16du:dateUtc="2026-01-02T03:18:00Z"/>
          <w:lang w:val="en-US"/>
        </w:rPr>
        <w:pPrChange w:id="2102" w:author="Han Xie CHAI (MAS)" w:date="2026-01-02T11:51:00Z" w16du:dateUtc="2026-01-02T03:51:00Z">
          <w:pPr>
            <w:pStyle w:val="NumberedList"/>
            <w:numPr>
              <w:ilvl w:val="1"/>
              <w:numId w:val="31"/>
            </w:numPr>
            <w:ind w:left="1440"/>
          </w:pPr>
        </w:pPrChange>
      </w:pPr>
      <w:ins w:id="2103" w:author="Jasmine WL TEO (MAS)" w:date="2026-01-02T11:18:00Z" w16du:dateUtc="2026-01-02T03:18:00Z">
        <w:r>
          <w:rPr>
            <w:lang w:val="en-US"/>
          </w:rPr>
          <w:t xml:space="preserve">Month </w:t>
        </w:r>
        <w:r w:rsidRPr="00906E86">
          <w:rPr>
            <w:highlight w:val="yellow"/>
            <w:lang w:val="en-US"/>
          </w:rPr>
          <w:t>and Year</w:t>
        </w:r>
        <w:r>
          <w:rPr>
            <w:lang w:val="en-US"/>
          </w:rPr>
          <w:t xml:space="preserve"> of </w:t>
        </w:r>
      </w:ins>
      <w:ins w:id="2104" w:author="Jasmine WL TEO (MAS)" w:date="2026-01-02T11:19:00Z" w16du:dateUtc="2026-01-02T03:19:00Z">
        <w:r>
          <w:rPr>
            <w:lang w:val="en-US"/>
          </w:rPr>
          <w:t xml:space="preserve">announcement </w:t>
        </w:r>
      </w:ins>
      <w:ins w:id="2105" w:author="Jasmine WL TEO (MAS)" w:date="2026-01-02T11:18:00Z" w16du:dateUtc="2026-01-02T03:18:00Z">
        <w:r>
          <w:rPr>
            <w:lang w:val="en-US"/>
          </w:rPr>
          <w:t xml:space="preserve">date = </w:t>
        </w:r>
      </w:ins>
      <w:ins w:id="2106" w:author="Han Xie CHAI (MAS)" w:date="2026-01-02T11:51:00Z" w16du:dateUtc="2026-01-02T03:51:00Z">
        <w:r w:rsidR="00EA5712">
          <w:rPr>
            <w:lang w:val="en-US"/>
          </w:rPr>
          <w:t xml:space="preserve">Month </w:t>
        </w:r>
        <w:r w:rsidR="00EA5712" w:rsidRPr="005B2880">
          <w:rPr>
            <w:highlight w:val="yellow"/>
            <w:lang w:val="en-US"/>
          </w:rPr>
          <w:t>and Year</w:t>
        </w:r>
        <w:r w:rsidR="00EA5712">
          <w:rPr>
            <w:lang w:val="en-US"/>
          </w:rPr>
          <w:t xml:space="preserve"> of </w:t>
        </w:r>
      </w:ins>
      <w:ins w:id="2107" w:author="Jasmine WL TEO (MAS)" w:date="2026-01-02T11:18:00Z" w16du:dateUtc="2026-01-02T03:18:00Z">
        <w:r>
          <w:rPr>
            <w:lang w:val="en-US"/>
          </w:rPr>
          <w:t>issue date</w:t>
        </w:r>
      </w:ins>
      <w:ins w:id="2108" w:author="Jasmine WL TEO (MAS)" w:date="2026-01-02T11:19:00Z" w16du:dateUtc="2026-01-02T03:19:00Z">
        <w:del w:id="2109" w:author="Han Xie CHAI (MAS)" w:date="2026-01-02T11:51:00Z" w16du:dateUtc="2026-01-02T03:51:00Z">
          <w:r w:rsidDel="00EA5712">
            <w:rPr>
              <w:lang w:val="en-US"/>
            </w:rPr>
            <w:delText xml:space="preserve"> </w:delText>
          </w:r>
        </w:del>
      </w:ins>
      <w:ins w:id="2110" w:author="Jasmine WL TEO (MAS)" w:date="2026-01-02T11:20:00Z" w16du:dateUtc="2026-01-02T03:20:00Z">
        <w:del w:id="2111" w:author="Han Xie CHAI (MAS)" w:date="2026-01-02T11:51:00Z" w16du:dateUtc="2026-01-02T03:51:00Z">
          <w:r w:rsidDel="00EA5712">
            <w:rPr>
              <w:lang w:val="en-US"/>
            </w:rPr>
            <w:delText>(step 2)</w:delText>
          </w:r>
        </w:del>
        <w:r>
          <w:rPr>
            <w:lang w:val="en-US"/>
          </w:rPr>
          <w:t xml:space="preserve"> </w:t>
        </w:r>
      </w:ins>
      <w:ins w:id="2112" w:author="Han Xie CHAI (MAS)" w:date="2026-01-02T12:07:00Z" w16du:dateUtc="2026-01-02T04:07:00Z">
        <w:r w:rsidR="00656B94">
          <w:rPr>
            <w:lang w:val="en-US"/>
          </w:rPr>
          <w:t>-</w:t>
        </w:r>
      </w:ins>
      <w:ins w:id="2113" w:author="Jasmine WL TEO (MAS)" w:date="2026-01-02T11:19:00Z" w16du:dateUtc="2026-01-02T03:19:00Z">
        <w:del w:id="2114" w:author="Han Xie CHAI (MAS)" w:date="2026-01-02T12:07:00Z" w16du:dateUtc="2026-01-02T04:07:00Z">
          <w:r w:rsidDel="00656B94">
            <w:rPr>
              <w:lang w:val="en-US"/>
            </w:rPr>
            <w:delText>minus</w:delText>
          </w:r>
        </w:del>
        <w:r>
          <w:rPr>
            <w:lang w:val="en-US"/>
          </w:rPr>
          <w:t xml:space="preserve"> </w:t>
        </w:r>
      </w:ins>
      <w:ins w:id="2115" w:author="Han Xie CHAI (MAS)" w:date="2026-01-02T12:07:00Z" w16du:dateUtc="2026-01-02T04:07:00Z">
        <w:r w:rsidR="00656B94">
          <w:rPr>
            <w:lang w:val="en-US"/>
          </w:rPr>
          <w:t>1</w:t>
        </w:r>
      </w:ins>
      <w:ins w:id="2116" w:author="Jasmine WL TEO (MAS)" w:date="2026-01-02T11:19:00Z" w16du:dateUtc="2026-01-02T03:19:00Z">
        <w:del w:id="2117" w:author="Han Xie CHAI (MAS)" w:date="2026-01-02T12:07:00Z" w16du:dateUtc="2026-01-02T04:07:00Z">
          <w:r w:rsidDel="00656B94">
            <w:rPr>
              <w:lang w:val="en-US"/>
            </w:rPr>
            <w:delText>one</w:delText>
          </w:r>
        </w:del>
      </w:ins>
      <w:ins w:id="2118" w:author="Jasmine WL TEO (MAS)" w:date="2026-01-02T11:18:00Z" w16du:dateUtc="2026-01-02T03:18:00Z">
        <w:r>
          <w:rPr>
            <w:lang w:val="en-US"/>
          </w:rPr>
          <w:t xml:space="preserve"> month</w:t>
        </w:r>
      </w:ins>
      <w:ins w:id="2119" w:author="Jasmine WL TEO (MAS)" w:date="2026-01-02T11:19:00Z" w16du:dateUtc="2026-01-02T03:19:00Z">
        <w:r>
          <w:rPr>
            <w:lang w:val="en-US"/>
          </w:rPr>
          <w:t>.</w:t>
        </w:r>
      </w:ins>
    </w:p>
    <w:p w14:paraId="59042002" w14:textId="2B432F21" w:rsidR="003F749D" w:rsidRPr="007E5CE0" w:rsidRDefault="00EA5712">
      <w:pPr>
        <w:pStyle w:val="NumberedList"/>
        <w:numPr>
          <w:ilvl w:val="2"/>
          <w:numId w:val="31"/>
        </w:numPr>
        <w:rPr>
          <w:ins w:id="2120" w:author="Jasmine WL TEO (MAS)" w:date="2026-01-02T11:17:00Z" w16du:dateUtc="2026-01-02T03:17:00Z"/>
          <w:lang w:val="en-US"/>
        </w:rPr>
        <w:pPrChange w:id="2121" w:author="Han Xie CHAI (MAS)" w:date="2026-01-02T11:51:00Z" w16du:dateUtc="2026-01-02T03:51:00Z">
          <w:pPr>
            <w:pStyle w:val="NumberedList"/>
            <w:numPr>
              <w:ilvl w:val="1"/>
              <w:numId w:val="31"/>
            </w:numPr>
            <w:ind w:left="1440"/>
          </w:pPr>
        </w:pPrChange>
      </w:pPr>
      <w:ins w:id="2122" w:author="Han Xie CHAI (MAS)" w:date="2026-01-02T11:52:00Z" w16du:dateUtc="2026-01-02T03:52:00Z">
        <w:r>
          <w:rPr>
            <w:lang w:val="en-US"/>
          </w:rPr>
          <w:t xml:space="preserve">Day of </w:t>
        </w:r>
      </w:ins>
      <w:ins w:id="2123" w:author="Eugene CHEONG from.TOPPAN (MAS)" w:date="2025-12-18T17:52:00Z" w16du:dateUtc="2025-12-18T09:52:00Z">
        <w:del w:id="2124" w:author="Han Xie CHAI (MAS)" w:date="2026-01-02T11:52:00Z" w16du:dateUtc="2026-01-02T03:52:00Z">
          <w:r w:rsidR="003F749D" w:rsidDel="00EA5712">
            <w:rPr>
              <w:lang w:val="en-US"/>
            </w:rPr>
            <w:delText>A</w:delText>
          </w:r>
        </w:del>
      </w:ins>
      <w:ins w:id="2125" w:author="Han Xie CHAI (MAS)" w:date="2026-01-02T11:52:00Z" w16du:dateUtc="2026-01-02T03:52:00Z">
        <w:r>
          <w:rPr>
            <w:lang w:val="en-US"/>
          </w:rPr>
          <w:t>a</w:t>
        </w:r>
      </w:ins>
      <w:ins w:id="2126" w:author="Eugene CHEONG from.TOPPAN (MAS)" w:date="2025-12-18T17:52:00Z" w16du:dateUtc="2025-12-18T09:52:00Z">
        <w:r w:rsidR="003F749D">
          <w:rPr>
            <w:lang w:val="en-US"/>
          </w:rPr>
          <w:t xml:space="preserve">nnouncement date = </w:t>
        </w:r>
      </w:ins>
      <w:ins w:id="2127" w:author="Eugene CHEONG from.TOPPAN (MAS)" w:date="2025-12-23T10:21:00Z" w16du:dateUtc="2025-12-23T02:21:00Z">
        <w:r w:rsidR="00F244FD">
          <w:rPr>
            <w:lang w:val="en-US"/>
          </w:rPr>
          <w:t xml:space="preserve">the </w:t>
        </w:r>
        <w:del w:id="2128" w:author="Han Xie CHAI (MAS)" w:date="2026-01-02T11:52:00Z" w16du:dateUtc="2026-01-02T03:52:00Z">
          <w:r w:rsidR="00F244FD" w:rsidDel="00EA5712">
            <w:rPr>
              <w:lang w:val="en-US"/>
            </w:rPr>
            <w:delText xml:space="preserve">primary </w:delText>
          </w:r>
        </w:del>
        <w:r w:rsidR="00F244FD">
          <w:rPr>
            <w:lang w:val="en-US"/>
          </w:rPr>
          <w:t>announcement</w:t>
        </w:r>
      </w:ins>
      <w:ins w:id="2129" w:author="Eugene CHEONG from.TOPPAN (MAS)" w:date="2025-12-18T17:53:00Z" w16du:dateUtc="2025-12-18T09:53:00Z">
        <w:r w:rsidR="003F749D">
          <w:rPr>
            <w:lang w:val="en-US"/>
          </w:rPr>
          <w:t xml:space="preserve"> day</w:t>
        </w:r>
      </w:ins>
      <w:ins w:id="2130" w:author="Han Xie CHAI (MAS)" w:date="2026-01-06T09:30:00Z" w16du:dateUtc="2026-01-06T01:30:00Z">
        <w:r w:rsidR="003F749D" w:rsidDel="00EA5712">
          <w:rPr>
            <w:lang w:val="en-US"/>
          </w:rPr>
          <w:t xml:space="preserve"> </w:t>
        </w:r>
      </w:ins>
      <w:ins w:id="2131" w:author="Han Xie CHAI (MAS)" w:date="2026-01-06T09:31:00Z" w16du:dateUtc="2026-01-06T01:31:00Z">
        <w:r w:rsidR="00342337">
          <w:rPr>
            <w:lang w:val="en-US"/>
          </w:rPr>
          <w:t>(parameter)</w:t>
        </w:r>
      </w:ins>
      <w:ins w:id="2132" w:author="Eugene CHEONG from.TOPPAN (MAS)" w:date="2025-12-18T17:53:00Z" w16du:dateUtc="2025-12-18T09:53:00Z">
        <w:del w:id="2133" w:author="Han Xie CHAI (MAS)" w:date="2026-01-02T11:52:00Z" w16du:dateUtc="2026-01-02T03:52:00Z">
          <w:r w:rsidR="003F749D" w:rsidDel="00EA5712">
            <w:rPr>
              <w:lang w:val="en-US"/>
            </w:rPr>
            <w:delText xml:space="preserve"> of the previous </w:delText>
          </w:r>
        </w:del>
      </w:ins>
      <w:ins w:id="2134" w:author="Eugene CHEONG from.TOPPAN (MAS)" w:date="2025-12-23T10:21:00Z" w16du:dateUtc="2025-12-23T02:21:00Z">
        <w:del w:id="2135" w:author="Han Xie CHAI (MAS)" w:date="2026-01-02T11:52:00Z" w16du:dateUtc="2026-01-02T03:52:00Z">
          <w:r w:rsidR="00F244FD" w:rsidDel="00EA5712">
            <w:rPr>
              <w:lang w:val="en-US"/>
            </w:rPr>
            <w:delText>month</w:delText>
          </w:r>
        </w:del>
      </w:ins>
      <w:ins w:id="2136" w:author="Eugene CHEONG from.TOPPAN (MAS)" w:date="2025-12-18T17:53:00Z" w16du:dateUtc="2025-12-18T09:53:00Z">
        <w:del w:id="2137" w:author="Han Xie CHAI (MAS)" w:date="2026-01-02T11:52:00Z" w16du:dateUtc="2026-01-02T03:52:00Z">
          <w:r w:rsidR="003F749D" w:rsidDel="00EA5712">
            <w:rPr>
              <w:lang w:val="en-US"/>
            </w:rPr>
            <w:delText>.</w:delText>
          </w:r>
        </w:del>
      </w:ins>
      <w:ins w:id="2138" w:author="Han Xie CHAI (MAS)" w:date="2026-01-02T11:52:00Z" w16du:dateUtc="2026-01-02T03:52:00Z">
        <w:r>
          <w:rPr>
            <w:lang w:val="en-US"/>
          </w:rPr>
          <w:t>.</w:t>
        </w:r>
      </w:ins>
      <w:ins w:id="2139" w:author="Eugene CHEONG from.TOPPAN (MAS)" w:date="2025-12-18T17:53:00Z" w16du:dateUtc="2025-12-18T09:53:00Z">
        <w:r w:rsidR="003F749D">
          <w:rPr>
            <w:lang w:val="en-US"/>
          </w:rPr>
          <w:t xml:space="preserve"> </w:t>
        </w:r>
      </w:ins>
    </w:p>
    <w:p w14:paraId="1CBFEEE3" w14:textId="20904902" w:rsidR="003602AC" w:rsidRPr="003602AC" w:rsidRDefault="003602AC">
      <w:pPr>
        <w:pStyle w:val="NumberedList"/>
        <w:numPr>
          <w:ilvl w:val="2"/>
          <w:numId w:val="31"/>
        </w:numPr>
        <w:rPr>
          <w:lang w:val="en-US"/>
        </w:rPr>
        <w:pPrChange w:id="2140" w:author="Han Xie CHAI (MAS)" w:date="2026-01-02T11:51:00Z" w16du:dateUtc="2026-01-02T03:51:00Z">
          <w:pPr>
            <w:pStyle w:val="NumberedList"/>
            <w:numPr>
              <w:ilvl w:val="1"/>
              <w:numId w:val="31"/>
            </w:numPr>
            <w:ind w:left="1440"/>
          </w:pPr>
        </w:pPrChange>
      </w:pPr>
      <w:ins w:id="2141" w:author="Jasmine WL TEO (MAS)" w:date="2026-01-02T11:17:00Z" w16du:dateUtc="2026-01-02T03:17:00Z">
        <w:r w:rsidRPr="007E5CE0">
          <w:rPr>
            <w:lang w:val="en-US"/>
          </w:rPr>
          <w:t xml:space="preserve">If the </w:t>
        </w:r>
        <w:r>
          <w:rPr>
            <w:lang w:val="en-US"/>
          </w:rPr>
          <w:t>announcement</w:t>
        </w:r>
        <w:r w:rsidRPr="007E5CE0">
          <w:rPr>
            <w:lang w:val="en-US"/>
          </w:rPr>
          <w:t xml:space="preserve"> date</w:t>
        </w:r>
        <w:r>
          <w:rPr>
            <w:lang w:val="en-US"/>
          </w:rPr>
          <w:t xml:space="preserve"> falls on a weekend or public holiday</w:t>
        </w:r>
        <w:r w:rsidRPr="007E5CE0">
          <w:rPr>
            <w:lang w:val="en-US"/>
          </w:rPr>
          <w:t xml:space="preserve">, the </w:t>
        </w:r>
      </w:ins>
      <w:ins w:id="2142" w:author="Jasmine WL TEO (MAS)" w:date="2026-01-02T11:18:00Z" w16du:dateUtc="2026-01-02T03:18:00Z">
        <w:r>
          <w:rPr>
            <w:lang w:val="en-US"/>
          </w:rPr>
          <w:t>announcement</w:t>
        </w:r>
        <w:r w:rsidRPr="007E5CE0">
          <w:rPr>
            <w:lang w:val="en-US"/>
          </w:rPr>
          <w:t xml:space="preserve"> </w:t>
        </w:r>
      </w:ins>
      <w:ins w:id="2143" w:author="Jasmine WL TEO (MAS)" w:date="2026-01-02T11:17:00Z" w16du:dateUtc="2026-01-02T03:17:00Z">
        <w:r w:rsidRPr="007E5CE0">
          <w:rPr>
            <w:lang w:val="en-US"/>
          </w:rPr>
          <w:t xml:space="preserve">date </w:t>
        </w:r>
        <w:del w:id="2144" w:author="Han Xie CHAI (MAS)" w:date="2026-01-02T11:52:00Z" w16du:dateUtc="2026-01-02T03:52:00Z">
          <w:r w:rsidRPr="007E5CE0" w:rsidDel="00EA5712">
            <w:rPr>
              <w:lang w:val="en-US"/>
            </w:rPr>
            <w:delText>will</w:delText>
          </w:r>
        </w:del>
      </w:ins>
      <w:ins w:id="2145" w:author="Han Xie CHAI (MAS)" w:date="2026-01-02T11:52:00Z" w16du:dateUtc="2026-01-02T03:52:00Z">
        <w:r w:rsidR="00EA5712">
          <w:rPr>
            <w:lang w:val="en-US"/>
          </w:rPr>
          <w:t>is</w:t>
        </w:r>
      </w:ins>
      <w:ins w:id="2146" w:author="Jasmine WL TEO (MAS)" w:date="2026-01-02T11:17:00Z" w16du:dateUtc="2026-01-02T03:17:00Z">
        <w:del w:id="2147" w:author="Han Xie CHAI (MAS)" w:date="2026-01-02T11:52:00Z" w16du:dateUtc="2026-01-02T03:52:00Z">
          <w:r w:rsidRPr="007E5CE0" w:rsidDel="00EA5712">
            <w:rPr>
              <w:lang w:val="en-US"/>
            </w:rPr>
            <w:delText xml:space="preserve"> be</w:delText>
          </w:r>
        </w:del>
        <w:r w:rsidRPr="007E5CE0">
          <w:rPr>
            <w:lang w:val="en-US"/>
          </w:rPr>
          <w:t xml:space="preserve"> shifted to </w:t>
        </w:r>
      </w:ins>
      <w:ins w:id="2148" w:author="Han Xie CHAI (MAS)" w:date="2026-01-02T11:52:00Z" w16du:dateUtc="2026-01-02T03:52:00Z">
        <w:r w:rsidR="00EA5712">
          <w:rPr>
            <w:lang w:val="en-US"/>
          </w:rPr>
          <w:t xml:space="preserve">the next </w:t>
        </w:r>
      </w:ins>
      <w:ins w:id="2149" w:author="Jasmine WL TEO (MAS)" w:date="2026-01-02T11:17:00Z" w16du:dateUtc="2026-01-02T03:17:00Z">
        <w:del w:id="2150" w:author="Han Xie CHAI (MAS)" w:date="2026-01-02T11:52:00Z" w16du:dateUtc="2026-01-02T03:52:00Z">
          <w:r w:rsidRPr="007E5CE0" w:rsidDel="00EA5712">
            <w:rPr>
              <w:lang w:val="en-US"/>
            </w:rPr>
            <w:delText xml:space="preserve">one </w:delText>
          </w:r>
        </w:del>
        <w:r w:rsidRPr="007E5CE0">
          <w:rPr>
            <w:lang w:val="en-US"/>
          </w:rPr>
          <w:t>business day</w:t>
        </w:r>
        <w:del w:id="2151" w:author="Han Xie CHAI (MAS)" w:date="2026-01-02T11:52:00Z" w16du:dateUtc="2026-01-02T03:52:00Z">
          <w:r w:rsidRPr="007E5CE0" w:rsidDel="00EA5712">
            <w:rPr>
              <w:lang w:val="en-US"/>
            </w:rPr>
            <w:delText xml:space="preserve"> later</w:delText>
          </w:r>
        </w:del>
        <w:r w:rsidRPr="007E5CE0">
          <w:rPr>
            <w:lang w:val="en-US"/>
          </w:rPr>
          <w:t>.</w:t>
        </w:r>
        <w:del w:id="2152" w:author="Han Xie CHAI (MAS)" w:date="2026-01-02T11:52:00Z" w16du:dateUtc="2026-01-02T03:52:00Z">
          <w:r w:rsidDel="00EA5712">
            <w:rPr>
              <w:lang w:val="en-US"/>
            </w:rPr>
            <w:delText xml:space="preserve"> Repeat till the </w:delText>
          </w:r>
        </w:del>
      </w:ins>
      <w:ins w:id="2153" w:author="Jasmine WL TEO (MAS)" w:date="2026-01-02T11:18:00Z" w16du:dateUtc="2026-01-02T03:18:00Z">
        <w:del w:id="2154" w:author="Han Xie CHAI (MAS)" w:date="2026-01-02T11:52:00Z" w16du:dateUtc="2026-01-02T03:52:00Z">
          <w:r w:rsidDel="00EA5712">
            <w:rPr>
              <w:lang w:val="en-US"/>
            </w:rPr>
            <w:delText>announcement</w:delText>
          </w:r>
          <w:r w:rsidRPr="007E5CE0" w:rsidDel="00EA5712">
            <w:rPr>
              <w:lang w:val="en-US"/>
            </w:rPr>
            <w:delText xml:space="preserve"> </w:delText>
          </w:r>
        </w:del>
      </w:ins>
      <w:ins w:id="2155" w:author="Jasmine WL TEO (MAS)" w:date="2026-01-02T11:17:00Z" w16du:dateUtc="2026-01-02T03:17:00Z">
        <w:del w:id="2156" w:author="Han Xie CHAI (MAS)" w:date="2026-01-02T11:52:00Z" w16du:dateUtc="2026-01-02T03:52:00Z">
          <w:r w:rsidDel="00EA5712">
            <w:rPr>
              <w:lang w:val="en-US"/>
            </w:rPr>
            <w:delText>date falls on a business day.</w:delText>
          </w:r>
        </w:del>
      </w:ins>
    </w:p>
    <w:p w14:paraId="0F86CDD7" w14:textId="4587D875" w:rsidR="003F749D" w:rsidDel="00E8586E" w:rsidRDefault="007E5CE0" w:rsidP="00E8586E">
      <w:pPr>
        <w:pStyle w:val="NumberedList"/>
        <w:numPr>
          <w:ilvl w:val="1"/>
          <w:numId w:val="28"/>
        </w:numPr>
        <w:rPr>
          <w:del w:id="2157" w:author="Han Xie CHAI (MAS)" w:date="2026-01-02T11:52:00Z" w16du:dateUtc="2026-01-02T03:52:00Z"/>
          <w:lang w:val="en-US"/>
        </w:rPr>
      </w:pPr>
      <w:r w:rsidRPr="007E5CE0">
        <w:rPr>
          <w:lang w:val="en-US"/>
        </w:rPr>
        <w:lastRenderedPageBreak/>
        <w:t>Derive the allotment date</w:t>
      </w:r>
      <w:ins w:id="2158" w:author="Jasmine WL TEO (MAS)" w:date="2026-01-02T11:20:00Z" w16du:dateUtc="2026-01-02T03:20:00Z">
        <w:r w:rsidRPr="007E5CE0">
          <w:rPr>
            <w:lang w:val="en-US"/>
          </w:rPr>
          <w:t xml:space="preserve"> </w:t>
        </w:r>
        <w:r w:rsidRPr="007E5CE0" w:rsidDel="006E370D">
          <w:rPr>
            <w:lang w:val="en-US"/>
          </w:rPr>
          <w:t>and closing date</w:t>
        </w:r>
      </w:ins>
      <w:r w:rsidRPr="007E5CE0" w:rsidDel="006E370D">
        <w:rPr>
          <w:lang w:val="en-US"/>
        </w:rPr>
        <w:t xml:space="preserve"> </w:t>
      </w:r>
      <w:del w:id="2159" w:author="Akila BALAKRISHNAN from.OPTIMUM (MAS)" w:date="2025-12-24T14:50:00Z" w16du:dateUtc="2025-12-24T06:50:00Z">
        <w:r w:rsidRPr="007E5CE0" w:rsidDel="006E370D">
          <w:rPr>
            <w:lang w:val="en-US"/>
          </w:rPr>
          <w:delText xml:space="preserve">and closing date </w:delText>
        </w:r>
      </w:del>
      <w:r w:rsidRPr="007E5CE0">
        <w:rPr>
          <w:lang w:val="en-US"/>
        </w:rPr>
        <w:t>based on the issue date</w:t>
      </w:r>
      <w:ins w:id="2160" w:author="Eugene CHEONG from.TOPPAN (MAS)" w:date="2025-12-18T17:54:00Z" w16du:dateUtc="2025-12-18T09:54:00Z">
        <w:del w:id="2161" w:author="Han Xie CHAI (MAS)" w:date="2026-01-02T11:53:00Z" w16du:dateUtc="2026-01-02T03:53:00Z">
          <w:r w:rsidR="003F749D" w:rsidDel="00E8586E">
            <w:rPr>
              <w:lang w:val="en-US"/>
            </w:rPr>
            <w:delText xml:space="preserve"> </w:delText>
          </w:r>
        </w:del>
      </w:ins>
      <w:ins w:id="2162" w:author="Jasmine WL TEO (MAS)" w:date="2026-01-02T11:20:00Z" w16du:dateUtc="2026-01-02T03:20:00Z">
        <w:del w:id="2163" w:author="Han Xie CHAI (MAS)" w:date="2026-01-02T11:53:00Z" w16du:dateUtc="2026-01-02T03:53:00Z">
          <w:r w:rsidR="003602AC" w:rsidDel="00E8586E">
            <w:rPr>
              <w:lang w:val="en-US"/>
            </w:rPr>
            <w:delText>(step 2)</w:delText>
          </w:r>
        </w:del>
        <w:del w:id="2164" w:author="Han Xie CHAI (MAS)" w:date="2026-01-02T12:05:00Z" w16du:dateUtc="2026-01-02T04:05:00Z">
          <w:r w:rsidR="003602AC" w:rsidDel="00656B94">
            <w:rPr>
              <w:lang w:val="en-US"/>
            </w:rPr>
            <w:delText xml:space="preserve"> </w:delText>
          </w:r>
        </w:del>
      </w:ins>
      <w:ins w:id="2165" w:author="Eugene CHEONG from.TOPPAN (MAS)" w:date="2025-12-18T17:54:00Z" w16du:dateUtc="2025-12-18T09:54:00Z">
        <w:del w:id="2166" w:author="Jasmine WL TEO (MAS)" w:date="2026-01-02T11:20:00Z" w16du:dateUtc="2026-01-02T03:20:00Z">
          <w:r w:rsidR="003F749D">
            <w:rPr>
              <w:lang w:val="en-US"/>
            </w:rPr>
            <w:delText>calculated in step 3</w:delText>
          </w:r>
        </w:del>
      </w:ins>
      <w:ins w:id="2167" w:author="Akila BALAKRISHNAN from.OPTIMUM (MAS)" w:date="2025-12-24T14:51:00Z" w16du:dateUtc="2025-12-24T06:51:00Z">
        <w:del w:id="2168" w:author="Jasmine WL TEO (MAS)" w:date="2026-01-02T11:20:00Z" w16du:dateUtc="2026-01-02T03:20:00Z">
          <w:r w:rsidR="006E370D">
            <w:rPr>
              <w:lang w:val="en-US"/>
            </w:rPr>
            <w:delText xml:space="preserve"> </w:delText>
          </w:r>
          <w:r w:rsidR="006E370D" w:rsidRPr="007E5CE0">
            <w:rPr>
              <w:lang w:val="en-US"/>
            </w:rPr>
            <w:delText>and closing date</w:delText>
          </w:r>
        </w:del>
      </w:ins>
      <w:ins w:id="2169" w:author="Eugene CHEONG from.TOPPAN (MAS)" w:date="2025-12-18T17:54:00Z" w16du:dateUtc="2025-12-18T09:54:00Z">
        <w:r w:rsidR="003F749D" w:rsidRPr="007E5CE0">
          <w:rPr>
            <w:lang w:val="en-US"/>
          </w:rPr>
          <w:t>.</w:t>
        </w:r>
      </w:ins>
    </w:p>
    <w:p w14:paraId="2A41718F" w14:textId="77777777" w:rsidR="00E8586E" w:rsidRDefault="00E8586E">
      <w:pPr>
        <w:pStyle w:val="NumberedList"/>
        <w:numPr>
          <w:ilvl w:val="1"/>
          <w:numId w:val="28"/>
        </w:numPr>
        <w:rPr>
          <w:ins w:id="2170" w:author="Han Xie CHAI (MAS)" w:date="2026-01-02T11:52:00Z" w16du:dateUtc="2026-01-02T03:52:00Z"/>
          <w:lang w:val="en-US"/>
        </w:rPr>
        <w:pPrChange w:id="2171" w:author="Han Xie CHAI (MAS)" w:date="2026-01-02T11:52:00Z" w16du:dateUtc="2026-01-02T03:52:00Z">
          <w:pPr>
            <w:pStyle w:val="NumberedList"/>
          </w:pPr>
        </w:pPrChange>
      </w:pPr>
    </w:p>
    <w:p w14:paraId="41937152" w14:textId="00E138CC" w:rsidR="003F749D" w:rsidDel="00E8586E" w:rsidRDefault="003F749D" w:rsidP="00E8586E">
      <w:pPr>
        <w:pStyle w:val="NumberedList"/>
        <w:numPr>
          <w:ilvl w:val="2"/>
          <w:numId w:val="28"/>
        </w:numPr>
        <w:rPr>
          <w:del w:id="2172" w:author="Unknown"/>
          <w:lang w:val="en-US"/>
        </w:rPr>
      </w:pPr>
      <w:ins w:id="2173" w:author="Eugene CHEONG from.TOPPAN (MAS)" w:date="2025-12-18T17:54:00Z" w16du:dateUtc="2025-12-18T09:54:00Z">
        <w:r w:rsidRPr="00E8586E">
          <w:rPr>
            <w:lang w:val="en-US"/>
          </w:rPr>
          <w:t xml:space="preserve">Allotment date = </w:t>
        </w:r>
      </w:ins>
      <w:ins w:id="2174" w:author="Han Xie CHAI (MAS)" w:date="2026-01-02T12:08:00Z" w16du:dateUtc="2026-01-02T04:08:00Z">
        <w:r w:rsidR="00656B94">
          <w:rPr>
            <w:lang w:val="en-US"/>
          </w:rPr>
          <w:t>i</w:t>
        </w:r>
      </w:ins>
      <w:ins w:id="2175" w:author="Eugene CHEONG from.TOPPAN (MAS)" w:date="2025-12-18T17:54:00Z" w16du:dateUtc="2025-12-18T09:54:00Z">
        <w:del w:id="2176" w:author="Han Xie CHAI (MAS)" w:date="2026-01-02T12:08:00Z" w16du:dateUtc="2026-01-02T04:08:00Z">
          <w:r w:rsidRPr="00E8586E" w:rsidDel="00656B94">
            <w:rPr>
              <w:lang w:val="en-US"/>
            </w:rPr>
            <w:delText>I</w:delText>
          </w:r>
        </w:del>
        <w:r w:rsidRPr="00E8586E">
          <w:rPr>
            <w:lang w:val="en-US"/>
          </w:rPr>
          <w:t xml:space="preserve">ssue date - the number of business days before issue date (for </w:t>
        </w:r>
      </w:ins>
      <w:ins w:id="2177" w:author="Eugene CHEONG from.TOPPAN (MAS)" w:date="2025-12-18T17:55:00Z" w16du:dateUtc="2025-12-18T09:55:00Z">
        <w:r w:rsidRPr="00E8586E">
          <w:rPr>
            <w:lang w:val="en-US"/>
          </w:rPr>
          <w:t>allotment</w:t>
        </w:r>
      </w:ins>
      <w:ins w:id="2178" w:author="Eugene CHEONG from.TOPPAN (MAS)" w:date="2025-12-18T17:54:00Z" w16du:dateUtc="2025-12-18T09:54:00Z">
        <w:r w:rsidRPr="00E8586E">
          <w:rPr>
            <w:lang w:val="en-US"/>
          </w:rPr>
          <w:t xml:space="preserve"> date)</w:t>
        </w:r>
      </w:ins>
      <w:ins w:id="2179" w:author="Han Xie CHAI (MAS)" w:date="2026-01-02T12:07:00Z" w16du:dateUtc="2026-01-02T04:07:00Z">
        <w:r w:rsidR="00656B94">
          <w:rPr>
            <w:lang w:val="en-US"/>
          </w:rPr>
          <w:t>.</w:t>
        </w:r>
      </w:ins>
      <w:ins w:id="2180" w:author="Eugene CHEONG from.TOPPAN (MAS)" w:date="2025-12-18T17:54:00Z" w16du:dateUtc="2025-12-18T09:54:00Z">
        <w:del w:id="2181" w:author="Han Xie CHAI (MAS)" w:date="2026-01-02T12:07:00Z" w16du:dateUtc="2026-01-02T04:07:00Z">
          <w:r w:rsidRPr="00E8586E" w:rsidDel="00656B94">
            <w:rPr>
              <w:lang w:val="en-US"/>
            </w:rPr>
            <w:delText>,</w:delText>
          </w:r>
        </w:del>
        <w:r w:rsidRPr="00E8586E">
          <w:rPr>
            <w:lang w:val="en-US"/>
          </w:rPr>
          <w:t xml:space="preserve"> </w:t>
        </w:r>
      </w:ins>
    </w:p>
    <w:p w14:paraId="1372FFA7" w14:textId="77777777" w:rsidR="00E8586E" w:rsidRPr="00E8586E" w:rsidRDefault="00E8586E">
      <w:pPr>
        <w:pStyle w:val="NumberedList"/>
        <w:numPr>
          <w:ilvl w:val="2"/>
          <w:numId w:val="28"/>
        </w:numPr>
        <w:rPr>
          <w:ins w:id="2182" w:author="Han Xie CHAI (MAS)" w:date="2026-01-02T11:52:00Z" w16du:dateUtc="2026-01-02T03:52:00Z"/>
          <w:lang w:val="en-US"/>
        </w:rPr>
        <w:pPrChange w:id="2183" w:author="Han Xie CHAI (MAS)" w:date="2026-01-02T11:52:00Z" w16du:dateUtc="2026-01-02T03:52:00Z">
          <w:pPr>
            <w:pStyle w:val="NumberedList"/>
            <w:numPr>
              <w:ilvl w:val="1"/>
              <w:numId w:val="30"/>
            </w:numPr>
            <w:ind w:left="1440"/>
          </w:pPr>
        </w:pPrChange>
      </w:pPr>
    </w:p>
    <w:p w14:paraId="108D2ED8" w14:textId="5B0E2E81" w:rsidR="007E5CE0" w:rsidRPr="00E8586E" w:rsidRDefault="003F749D">
      <w:pPr>
        <w:pStyle w:val="NumberedList"/>
        <w:numPr>
          <w:ilvl w:val="2"/>
          <w:numId w:val="28"/>
        </w:numPr>
        <w:rPr>
          <w:lang w:val="en-US"/>
        </w:rPr>
        <w:pPrChange w:id="2184" w:author="Han Xie CHAI (MAS)" w:date="2026-01-02T11:52:00Z" w16du:dateUtc="2026-01-02T03:52:00Z">
          <w:pPr>
            <w:pStyle w:val="NumberedList"/>
            <w:numPr>
              <w:ilvl w:val="1"/>
              <w:numId w:val="31"/>
            </w:numPr>
            <w:ind w:left="1440"/>
          </w:pPr>
        </w:pPrChange>
      </w:pPr>
      <w:ins w:id="2185" w:author="Eugene CHEONG from.TOPPAN (MAS)" w:date="2025-12-18T17:54:00Z" w16du:dateUtc="2025-12-18T09:54:00Z">
        <w:r w:rsidRPr="00E8586E">
          <w:rPr>
            <w:lang w:val="en-US"/>
          </w:rPr>
          <w:t xml:space="preserve">Closing date = </w:t>
        </w:r>
      </w:ins>
      <w:ins w:id="2186" w:author="Eugene CHEONG from.TOPPAN (MAS)" w:date="2025-12-23T10:20:00Z" w16du:dateUtc="2025-12-23T02:20:00Z">
        <w:r w:rsidR="00F244FD" w:rsidRPr="00E8586E">
          <w:rPr>
            <w:lang w:val="en-US"/>
          </w:rPr>
          <w:t>H</w:t>
        </w:r>
      </w:ins>
      <w:ins w:id="2187" w:author="Eugene CHEONG from.TOPPAN (MAS)" w:date="2025-12-23T10:19:00Z" w16du:dateUtc="2025-12-23T02:19:00Z">
        <w:r w:rsidR="00F244FD" w:rsidRPr="00E8586E">
          <w:rPr>
            <w:lang w:val="en-US"/>
          </w:rPr>
          <w:t xml:space="preserve">ardcoded to be 1 business day </w:t>
        </w:r>
      </w:ins>
      <w:ins w:id="2188" w:author="Eugene CHEONG from.TOPPAN (MAS)" w:date="2025-12-23T10:20:00Z" w16du:dateUtc="2025-12-23T02:20:00Z">
        <w:r w:rsidR="00F244FD" w:rsidRPr="00E8586E">
          <w:rPr>
            <w:lang w:val="en-US"/>
          </w:rPr>
          <w:t>before allotment date</w:t>
        </w:r>
      </w:ins>
      <w:r w:rsidR="007E5CE0" w:rsidRPr="00E8586E">
        <w:rPr>
          <w:lang w:val="en-US"/>
        </w:rPr>
        <w:t>.</w:t>
      </w:r>
      <w:ins w:id="2189" w:author="Eugene CHEONG from.TOPPAN (MAS)" w:date="2025-12-23T10:19:00Z" w16du:dateUtc="2025-12-23T02:19:00Z">
        <w:r w:rsidR="00F244FD" w:rsidRPr="00E8586E">
          <w:rPr>
            <w:lang w:val="en-US"/>
          </w:rPr>
          <w:t xml:space="preserve"> </w:t>
        </w:r>
      </w:ins>
    </w:p>
    <w:p w14:paraId="797003A2" w14:textId="77777777" w:rsidR="00656B94" w:rsidRDefault="007E5CE0" w:rsidP="00E8586E">
      <w:pPr>
        <w:pStyle w:val="NumberedList"/>
        <w:numPr>
          <w:ilvl w:val="1"/>
          <w:numId w:val="31"/>
        </w:numPr>
        <w:rPr>
          <w:ins w:id="2190" w:author="Han Xie CHAI (MAS)" w:date="2026-01-02T12:06:00Z" w16du:dateUtc="2026-01-02T04:06:00Z"/>
          <w:lang w:val="en-US"/>
        </w:rPr>
      </w:pPr>
      <w:commentRangeStart w:id="2191"/>
      <w:commentRangeStart w:id="2192"/>
      <w:r w:rsidRPr="007E5CE0">
        <w:rPr>
          <w:lang w:val="en-US"/>
        </w:rPr>
        <w:t>Derive the maturity date</w:t>
      </w:r>
      <w:commentRangeEnd w:id="2191"/>
      <w:ins w:id="2193" w:author="Han Xie CHAI (MAS)" w:date="2026-01-02T12:06:00Z" w16du:dateUtc="2026-01-02T04:06:00Z">
        <w:r w:rsidR="00656B94">
          <w:rPr>
            <w:lang w:val="en-US"/>
          </w:rPr>
          <w:t xml:space="preserve"> based on the issue date</w:t>
        </w:r>
      </w:ins>
      <w:r w:rsidR="00F8375F">
        <w:rPr>
          <w:rStyle w:val="CommentReference"/>
        </w:rPr>
        <w:commentReference w:id="2191"/>
      </w:r>
      <w:commentRangeEnd w:id="2192"/>
      <w:r w:rsidR="009A6E8C">
        <w:rPr>
          <w:rStyle w:val="CommentReference"/>
        </w:rPr>
        <w:commentReference w:id="2192"/>
      </w:r>
      <w:r w:rsidRPr="007E5CE0">
        <w:rPr>
          <w:lang w:val="en-US"/>
        </w:rPr>
        <w:t xml:space="preserve">. </w:t>
      </w:r>
    </w:p>
    <w:p w14:paraId="22E7D901" w14:textId="792275B2" w:rsidR="00656B94" w:rsidRDefault="00656B94" w:rsidP="00656B94">
      <w:pPr>
        <w:pStyle w:val="NumberedList"/>
        <w:numPr>
          <w:ilvl w:val="2"/>
          <w:numId w:val="31"/>
        </w:numPr>
        <w:rPr>
          <w:ins w:id="2194" w:author="Han Xie CHAI (MAS)" w:date="2026-01-02T12:07:00Z" w16du:dateUtc="2026-01-02T04:07:00Z"/>
          <w:lang w:val="en-US"/>
        </w:rPr>
      </w:pPr>
      <w:ins w:id="2195" w:author="Han Xie CHAI (MAS)" w:date="2026-01-02T12:07:00Z" w16du:dateUtc="2026-01-02T04:07:00Z">
        <w:r>
          <w:rPr>
            <w:lang w:val="en-US"/>
          </w:rPr>
          <w:t xml:space="preserve">Month and Year of </w:t>
        </w:r>
      </w:ins>
      <w:ins w:id="2196" w:author="Eugene CHEONG from.TOPPAN (MAS)" w:date="2025-12-18T17:55:00Z" w16du:dateUtc="2025-12-18T09:55:00Z">
        <w:del w:id="2197" w:author="Han Xie CHAI (MAS)" w:date="2026-01-02T12:06:00Z" w16du:dateUtc="2026-01-02T04:06:00Z">
          <w:r w:rsidR="003F749D" w:rsidDel="00656B94">
            <w:rPr>
              <w:lang w:val="en-US"/>
            </w:rPr>
            <w:delText>The m</w:delText>
          </w:r>
        </w:del>
      </w:ins>
      <w:ins w:id="2198" w:author="Han Xie CHAI (MAS)" w:date="2026-01-02T12:07:00Z" w16du:dateUtc="2026-01-02T04:07:00Z">
        <w:r>
          <w:rPr>
            <w:lang w:val="en-US"/>
          </w:rPr>
          <w:t>m</w:t>
        </w:r>
      </w:ins>
      <w:ins w:id="2199" w:author="Eugene CHEONG from.TOPPAN (MAS)" w:date="2025-12-18T17:55:00Z" w16du:dateUtc="2025-12-18T09:55:00Z">
        <w:r w:rsidR="003F749D">
          <w:rPr>
            <w:lang w:val="en-US"/>
          </w:rPr>
          <w:t xml:space="preserve">aturity date </w:t>
        </w:r>
      </w:ins>
      <w:ins w:id="2200" w:author="Han Xie CHAI (MAS)" w:date="2026-01-02T12:06:00Z" w16du:dateUtc="2026-01-02T04:06:00Z">
        <w:r>
          <w:rPr>
            <w:lang w:val="en-US"/>
          </w:rPr>
          <w:t xml:space="preserve">= </w:t>
        </w:r>
      </w:ins>
      <w:ins w:id="2201" w:author="Han Xie CHAI (MAS)" w:date="2026-01-02T12:07:00Z" w16du:dateUtc="2026-01-02T04:07:00Z">
        <w:r>
          <w:rPr>
            <w:lang w:val="en-US"/>
          </w:rPr>
          <w:t xml:space="preserve">Month and </w:t>
        </w:r>
      </w:ins>
      <w:ins w:id="2202" w:author="Han Xie CHAI (MAS)" w:date="2026-01-02T12:08:00Z" w16du:dateUtc="2026-01-02T04:08:00Z">
        <w:r>
          <w:rPr>
            <w:lang w:val="en-US"/>
          </w:rPr>
          <w:t>Year of i</w:t>
        </w:r>
      </w:ins>
      <w:ins w:id="2203" w:author="Han Xie CHAI (MAS)" w:date="2026-01-02T12:07:00Z" w16du:dateUtc="2026-01-02T04:07:00Z">
        <w:r>
          <w:rPr>
            <w:lang w:val="en-US"/>
          </w:rPr>
          <w:t>ssue date + tenor</w:t>
        </w:r>
      </w:ins>
      <w:ins w:id="2204" w:author="Han Xie CHAI (MAS)" w:date="2026-01-02T12:08:00Z" w16du:dateUtc="2026-01-02T04:08:00Z">
        <w:r>
          <w:rPr>
            <w:lang w:val="en-US"/>
          </w:rPr>
          <w:t>.</w:t>
        </w:r>
      </w:ins>
    </w:p>
    <w:p w14:paraId="1ADCE27C" w14:textId="695600D1" w:rsidR="00656B94" w:rsidRDefault="00656B94" w:rsidP="00656B94">
      <w:pPr>
        <w:pStyle w:val="NumberedList"/>
        <w:numPr>
          <w:ilvl w:val="2"/>
          <w:numId w:val="31"/>
        </w:numPr>
        <w:rPr>
          <w:ins w:id="2205" w:author="Han Xie CHAI (MAS)" w:date="2026-01-02T12:06:00Z" w16du:dateUtc="2026-01-02T04:06:00Z"/>
          <w:lang w:val="en-US"/>
        </w:rPr>
      </w:pPr>
      <w:ins w:id="2206" w:author="Han Xie CHAI (MAS)" w:date="2026-01-02T12:07:00Z" w16du:dateUtc="2026-01-02T04:07:00Z">
        <w:r>
          <w:rPr>
            <w:lang w:val="en-US"/>
          </w:rPr>
          <w:t xml:space="preserve">Day of maturity date = </w:t>
        </w:r>
      </w:ins>
      <w:ins w:id="2207" w:author="Eugene CHEONG from.TOPPAN (MAS)" w:date="2025-12-18T17:55:00Z" w16du:dateUtc="2025-12-18T09:55:00Z">
        <w:del w:id="2208" w:author="Han Xie CHAI (MAS)" w:date="2026-01-02T12:06:00Z" w16du:dateUtc="2026-01-02T04:06:00Z">
          <w:r w:rsidR="003F749D" w:rsidDel="00656B94">
            <w:rPr>
              <w:lang w:val="en-US"/>
            </w:rPr>
            <w:delText>is th</w:delText>
          </w:r>
        </w:del>
      </w:ins>
      <w:ins w:id="2209" w:author="Han Xie CHAI (MAS)" w:date="2026-01-02T12:06:00Z" w16du:dateUtc="2026-01-02T04:06:00Z">
        <w:r>
          <w:rPr>
            <w:lang w:val="en-US"/>
          </w:rPr>
          <w:t>th</w:t>
        </w:r>
      </w:ins>
      <w:ins w:id="2210" w:author="Eugene CHEONG from.TOPPAN (MAS)" w:date="2025-12-18T17:55:00Z" w16du:dateUtc="2025-12-18T09:55:00Z">
        <w:r w:rsidR="003F749D">
          <w:rPr>
            <w:lang w:val="en-US"/>
          </w:rPr>
          <w:t xml:space="preserve">e </w:t>
        </w:r>
      </w:ins>
      <w:ins w:id="2211" w:author="Eugene CHEONG from.TOPPAN (MAS)" w:date="2025-12-18T17:56:00Z" w16du:dateUtc="2025-12-18T09:56:00Z">
        <w:r w:rsidR="003F749D">
          <w:rPr>
            <w:lang w:val="en-US"/>
          </w:rPr>
          <w:t>1st calendar day</w:t>
        </w:r>
      </w:ins>
      <w:ins w:id="2212" w:author="Eugene CHEONG from.TOPPAN (MAS)" w:date="2025-12-18T17:55:00Z" w16du:dateUtc="2025-12-18T09:55:00Z">
        <w:r w:rsidR="003F749D">
          <w:rPr>
            <w:lang w:val="en-US"/>
          </w:rPr>
          <w:t xml:space="preserve"> of the </w:t>
        </w:r>
      </w:ins>
      <w:ins w:id="2213" w:author="Eugene CHEONG from.TOPPAN (MAS)" w:date="2025-12-18T17:56:00Z" w16du:dateUtc="2025-12-18T09:56:00Z">
        <w:r w:rsidR="003F749D">
          <w:rPr>
            <w:lang w:val="en-US"/>
          </w:rPr>
          <w:t>month</w:t>
        </w:r>
        <w:del w:id="2214" w:author="Han Xie CHAI (MAS)" w:date="2026-01-02T12:07:00Z" w16du:dateUtc="2026-01-02T04:07:00Z">
          <w:r w:rsidR="003F749D" w:rsidDel="00656B94">
            <w:rPr>
              <w:lang w:val="en-US"/>
            </w:rPr>
            <w:delText xml:space="preserve"> after adding the tenor to the issue date</w:delText>
          </w:r>
        </w:del>
        <w:del w:id="2215" w:author="Han Xie CHAI (MAS)" w:date="2026-01-02T12:06:00Z" w16du:dateUtc="2026-01-02T04:06:00Z">
          <w:r w:rsidR="003F749D" w:rsidDel="00656B94">
            <w:rPr>
              <w:lang w:val="en-US"/>
            </w:rPr>
            <w:delText xml:space="preserve"> </w:delText>
          </w:r>
        </w:del>
      </w:ins>
      <w:ins w:id="2216" w:author="Jasmine WL TEO (MAS)" w:date="2026-01-02T11:22:00Z" w16du:dateUtc="2026-01-02T03:22:00Z">
        <w:del w:id="2217" w:author="Han Xie CHAI (MAS)" w:date="2026-01-02T12:06:00Z" w16du:dateUtc="2026-01-02T04:06:00Z">
          <w:r w:rsidR="003602AC" w:rsidDel="00656B94">
            <w:rPr>
              <w:lang w:val="en-US"/>
            </w:rPr>
            <w:delText xml:space="preserve">(step 2) </w:delText>
          </w:r>
        </w:del>
      </w:ins>
      <w:ins w:id="2218" w:author="Eugene CHEONG from.TOPPAN (MAS)" w:date="2025-12-18T17:56:00Z" w16du:dateUtc="2025-12-18T09:56:00Z">
        <w:del w:id="2219" w:author="Jasmine WL TEO (MAS)" w:date="2026-01-02T11:22:00Z" w16du:dateUtc="2026-01-02T03:22:00Z">
          <w:r w:rsidR="003F749D">
            <w:rPr>
              <w:lang w:val="en-US"/>
            </w:rPr>
            <w:delText>calculated in step 3</w:delText>
          </w:r>
        </w:del>
        <w:r w:rsidR="003F749D">
          <w:rPr>
            <w:lang w:val="en-US"/>
          </w:rPr>
          <w:t xml:space="preserve">. </w:t>
        </w:r>
      </w:ins>
    </w:p>
    <w:p w14:paraId="134AC9F8" w14:textId="5D6C3292" w:rsidR="007E5CE0" w:rsidRPr="007E5CE0" w:rsidRDefault="007E5CE0">
      <w:pPr>
        <w:pStyle w:val="NumberedList"/>
        <w:numPr>
          <w:ilvl w:val="2"/>
          <w:numId w:val="31"/>
        </w:numPr>
        <w:rPr>
          <w:ins w:id="2220" w:author="Jasmine WL TEO (MAS)" w:date="2026-01-02T11:28:00Z" w16du:dateUtc="2026-01-02T03:28:00Z"/>
          <w:lang w:val="en-US"/>
        </w:rPr>
        <w:pPrChange w:id="2221" w:author="Han Xie CHAI (MAS)" w:date="2026-01-02T12:06:00Z" w16du:dateUtc="2026-01-02T04:06:00Z">
          <w:pPr>
            <w:pStyle w:val="NumberedList"/>
            <w:numPr>
              <w:numId w:val="31"/>
            </w:numPr>
          </w:pPr>
        </w:pPrChange>
      </w:pPr>
      <w:r w:rsidRPr="007E5CE0">
        <w:rPr>
          <w:lang w:val="en-US"/>
        </w:rPr>
        <w:t>This maturity date does not change even if it falls on a public holiday.</w:t>
      </w:r>
    </w:p>
    <w:p w14:paraId="527392E3" w14:textId="0F24327E" w:rsidR="00E66EDB" w:rsidRPr="007E5CE0" w:rsidRDefault="00E66EDB">
      <w:pPr>
        <w:pStyle w:val="NumberedList"/>
        <w:numPr>
          <w:ilvl w:val="0"/>
          <w:numId w:val="0"/>
        </w:numPr>
        <w:ind w:left="360"/>
        <w:rPr>
          <w:del w:id="2222" w:author="Jasmine WL TEO (MAS)" w:date="2026-01-02T11:36:00Z" w16du:dateUtc="2026-01-02T03:36:00Z"/>
          <w:lang w:val="en-US"/>
        </w:rPr>
        <w:pPrChange w:id="2223" w:author="Han Xie CHAI (MAS)" w:date="2026-01-02T11:53:00Z" w16du:dateUtc="2026-01-02T03:53:00Z">
          <w:pPr>
            <w:pStyle w:val="NumberedList"/>
            <w:numPr>
              <w:numId w:val="31"/>
            </w:numPr>
          </w:pPr>
        </w:pPrChange>
      </w:pPr>
    </w:p>
    <w:p w14:paraId="3732FD18" w14:textId="551FA874" w:rsidR="007E5CE0" w:rsidRDefault="00E66EDB">
      <w:pPr>
        <w:pStyle w:val="NumberedList"/>
        <w:numPr>
          <w:ilvl w:val="0"/>
          <w:numId w:val="0"/>
        </w:numPr>
        <w:ind w:left="720" w:hanging="360"/>
        <w:rPr>
          <w:del w:id="2224" w:author="Han Xie CHAI (MAS)" w:date="2026-01-05T17:49:00Z" w16du:dateUtc="2026-01-05T09:49:00Z"/>
          <w:lang w:val="en-US"/>
        </w:rPr>
        <w:pPrChange w:id="2225" w:author="Han Xie CHAI (MAS)" w:date="2026-01-02T11:53:00Z" w16du:dateUtc="2026-01-02T03:53:00Z">
          <w:pPr>
            <w:pStyle w:val="NumberedList"/>
            <w:numPr>
              <w:numId w:val="31"/>
            </w:numPr>
          </w:pPr>
        </w:pPrChange>
      </w:pPr>
      <w:ins w:id="2226" w:author="Jasmine WL TEO (MAS)" w:date="2026-01-02T11:24:00Z" w16du:dateUtc="2026-01-02T03:24:00Z">
        <w:del w:id="2227" w:author="Han Xie CHAI (MAS)" w:date="2026-01-02T11:44:00Z" w16du:dateUtc="2026-01-02T03:44:00Z">
          <w:r w:rsidDel="00A42561">
            <w:rPr>
              <w:lang w:val="en-US"/>
            </w:rPr>
            <w:delText xml:space="preserve">Repeat step 2 to </w:delText>
          </w:r>
        </w:del>
      </w:ins>
      <w:ins w:id="2228" w:author="Jasmine WL TEO (MAS)" w:date="2026-01-02T11:36:00Z" w16du:dateUtc="2026-01-02T03:36:00Z">
        <w:del w:id="2229" w:author="Han Xie CHAI (MAS)" w:date="2026-01-02T11:44:00Z" w16du:dateUtc="2026-01-02T03:44:00Z">
          <w:r w:rsidR="000167B3" w:rsidDel="00A42561">
            <w:rPr>
              <w:lang w:val="en-US"/>
            </w:rPr>
            <w:delText>5</w:delText>
          </w:r>
        </w:del>
      </w:ins>
      <w:ins w:id="2230" w:author="Jasmine WL TEO (MAS)" w:date="2026-01-02T11:24:00Z" w16du:dateUtc="2026-01-02T03:24:00Z">
        <w:del w:id="2231" w:author="Han Xie CHAI (MAS)" w:date="2026-01-02T11:44:00Z" w16du:dateUtc="2026-01-02T03:44:00Z">
          <w:r w:rsidDel="00A42561">
            <w:rPr>
              <w:lang w:val="en-US"/>
            </w:rPr>
            <w:delText xml:space="preserve"> </w:delText>
          </w:r>
        </w:del>
      </w:ins>
      <w:del w:id="2232" w:author="Han Xie CHAI (MAS)" w:date="2026-01-02T11:44:00Z" w16du:dateUtc="2026-01-02T03:44:00Z">
        <w:r w:rsidR="007E5CE0" w:rsidRPr="007E5CE0" w:rsidDel="00A42561">
          <w:rPr>
            <w:lang w:val="en-US"/>
          </w:rPr>
          <w:delText>Find the next issue date based on the applicable parameters</w:delText>
        </w:r>
      </w:del>
      <w:ins w:id="2233" w:author="Eugene CHEONG from.TOPPAN (MAS)" w:date="2025-12-18T17:57:00Z" w16du:dateUtc="2025-12-18T09:57:00Z">
        <w:del w:id="2234" w:author="Han Xie CHAI (MAS)" w:date="2026-01-02T11:44:00Z" w16du:dateUtc="2026-01-02T03:44:00Z">
          <w:r w:rsidR="003F749D" w:rsidDel="00A42561">
            <w:rPr>
              <w:lang w:val="en-US"/>
            </w:rPr>
            <w:delText xml:space="preserve">issue frequency in an interval, which is a parameter obtained </w:delText>
          </w:r>
        </w:del>
      </w:ins>
      <w:ins w:id="2235" w:author="Eugene CHEONG from.TOPPAN (MAS)" w:date="2025-12-19T11:16:00Z" w16du:dateUtc="2025-12-19T03:16:00Z">
        <w:del w:id="2236" w:author="Han Xie CHAI (MAS)" w:date="2026-01-02T11:44:00Z" w16du:dateUtc="2026-01-02T03:44:00Z">
          <w:r w:rsidR="001E5496" w:rsidDel="00A42561">
            <w:rPr>
              <w:lang w:val="en-US"/>
            </w:rPr>
            <w:delText>in step 1,</w:delText>
          </w:r>
        </w:del>
      </w:ins>
      <w:del w:id="2237" w:author="Han Xie CHAI (MAS)" w:date="2026-01-02T11:44:00Z" w16du:dateUtc="2026-01-02T03:44:00Z">
        <w:r w:rsidR="007E5CE0" w:rsidRPr="007E5CE0" w:rsidDel="00A42561">
          <w:rPr>
            <w:lang w:val="en-US"/>
          </w:rPr>
          <w:delText xml:space="preserve"> and go back to Step 3 unless the next issue date lies </w:delText>
        </w:r>
      </w:del>
      <w:ins w:id="2238" w:author="Akila BALAKRISHNAN from.OPTIMUM (MAS)" w:date="2025-12-24T15:15:00Z" w16du:dateUtc="2025-12-24T07:15:00Z">
        <w:del w:id="2239" w:author="Han Xie CHAI (MAS)" w:date="2026-01-02T11:44:00Z" w16du:dateUtc="2026-01-02T03:44:00Z">
          <w:r w:rsidR="00BE4E6B" w:rsidDel="00A42561">
            <w:rPr>
              <w:lang w:val="en-US"/>
            </w:rPr>
            <w:delText>falls</w:delText>
          </w:r>
          <w:r w:rsidR="00BE4E6B" w:rsidRPr="007E5CE0" w:rsidDel="00A42561">
            <w:rPr>
              <w:lang w:val="en-US"/>
            </w:rPr>
            <w:delText xml:space="preserve"> </w:delText>
          </w:r>
        </w:del>
      </w:ins>
      <w:del w:id="2240" w:author="Han Xie CHAI (MAS)" w:date="2026-01-02T11:44:00Z" w16du:dateUtc="2026-01-02T03:44:00Z">
        <w:r w:rsidR="007E5CE0" w:rsidRPr="007E5CE0" w:rsidDel="00A42561">
          <w:rPr>
            <w:lang w:val="en-US"/>
          </w:rPr>
          <w:delText>in the following year</w:delText>
        </w:r>
      </w:del>
      <w:del w:id="2241" w:author="Han Xie CHAI (MAS)" w:date="2026-01-02T11:53:00Z" w16du:dateUtc="2026-01-02T03:53:00Z">
        <w:r w:rsidR="007E5CE0" w:rsidRPr="007E5CE0" w:rsidDel="00E8586E">
          <w:rPr>
            <w:lang w:val="en-US"/>
          </w:rPr>
          <w:delText>.</w:delText>
        </w:r>
      </w:del>
    </w:p>
    <w:p w14:paraId="1A3831A1" w14:textId="0E1D6222" w:rsidR="002704D7" w:rsidDel="00E8586E" w:rsidRDefault="002704D7">
      <w:pPr>
        <w:pStyle w:val="NumberedList"/>
        <w:numPr>
          <w:ilvl w:val="0"/>
          <w:numId w:val="0"/>
        </w:numPr>
        <w:ind w:left="720" w:hanging="360"/>
        <w:rPr>
          <w:del w:id="2242" w:author="Han Xie CHAI (MAS)" w:date="2026-01-02T11:53:00Z" w16du:dateUtc="2026-01-02T03:53:00Z"/>
          <w:lang w:val="en-US"/>
        </w:rPr>
        <w:pPrChange w:id="2243" w:author="Han Xie CHAI (MAS)" w:date="2026-01-05T18:02:00Z" w16du:dateUtc="2026-01-05T10:02:00Z">
          <w:pPr>
            <w:pStyle w:val="NumberedList"/>
            <w:numPr>
              <w:numId w:val="0"/>
            </w:numPr>
            <w:ind w:left="0" w:firstLine="0"/>
          </w:pPr>
        </w:pPrChange>
      </w:pPr>
    </w:p>
    <w:p w14:paraId="1D627316" w14:textId="057794CF" w:rsidR="002704D7" w:rsidDel="00E8586E" w:rsidRDefault="002704D7" w:rsidP="002704D7">
      <w:pPr>
        <w:pStyle w:val="NumberedList"/>
        <w:numPr>
          <w:ilvl w:val="0"/>
          <w:numId w:val="0"/>
        </w:numPr>
        <w:rPr>
          <w:del w:id="2244" w:author="Han Xie CHAI (MAS)" w:date="2026-01-02T11:53:00Z" w16du:dateUtc="2026-01-02T03:53:00Z"/>
          <w:lang w:val="en-US"/>
        </w:rPr>
      </w:pPr>
      <w:del w:id="2245" w:author="Han Xie CHAI (MAS)" w:date="2026-01-02T11:53:00Z" w16du:dateUtc="2026-01-02T03:53:00Z">
        <w:r w:rsidRPr="002704D7" w:rsidDel="00E8586E">
          <w:rPr>
            <w:lang w:val="en-US"/>
          </w:rPr>
          <w:delText xml:space="preserve">Repeat steps 1 to </w:delText>
        </w:r>
      </w:del>
      <w:ins w:id="2246" w:author="Jasmine WL TEO (MAS)" w:date="2026-01-02T11:36:00Z" w16du:dateUtc="2026-01-02T03:36:00Z">
        <w:del w:id="2247" w:author="Han Xie CHAI (MAS)" w:date="2026-01-02T11:53:00Z" w16du:dateUtc="2026-01-02T03:53:00Z">
          <w:r w:rsidR="000167B3" w:rsidDel="00E8586E">
            <w:rPr>
              <w:lang w:val="en-US"/>
            </w:rPr>
            <w:delText>6</w:delText>
          </w:r>
        </w:del>
      </w:ins>
      <w:del w:id="2248" w:author="Han Xie CHAI (MAS)" w:date="2026-01-02T11:53:00Z" w16du:dateUtc="2026-01-02T03:53:00Z">
        <w:r w:rsidRPr="002704D7" w:rsidDel="00E8586E">
          <w:rPr>
            <w:lang w:val="en-US"/>
          </w:rPr>
          <w:delText>7 for each tenor before moving to step 8</w:delText>
        </w:r>
      </w:del>
      <w:ins w:id="2249" w:author="Jasmine WL TEO (MAS)" w:date="2026-01-02T11:36:00Z" w16du:dateUtc="2026-01-02T03:36:00Z">
        <w:del w:id="2250" w:author="Han Xie CHAI (MAS)" w:date="2026-01-02T11:53:00Z" w16du:dateUtc="2026-01-02T03:53:00Z">
          <w:r w:rsidR="000167B3" w:rsidDel="00E8586E">
            <w:rPr>
              <w:lang w:val="en-US"/>
            </w:rPr>
            <w:delText>7</w:delText>
          </w:r>
        </w:del>
      </w:ins>
      <w:del w:id="2251" w:author="Han Xie CHAI (MAS)" w:date="2026-01-02T11:53:00Z" w16du:dateUtc="2026-01-02T03:53:00Z">
        <w:r w:rsidRPr="002704D7" w:rsidDel="00E8586E">
          <w:rPr>
            <w:lang w:val="en-US"/>
          </w:rPr>
          <w:delText>.</w:delText>
        </w:r>
      </w:del>
    </w:p>
    <w:p w14:paraId="2BA55B99" w14:textId="77777777" w:rsidR="002704D7" w:rsidRPr="002704D7" w:rsidRDefault="002704D7" w:rsidP="00380D00">
      <w:pPr>
        <w:pStyle w:val="NumberedList"/>
        <w:numPr>
          <w:ilvl w:val="0"/>
          <w:numId w:val="0"/>
        </w:numPr>
        <w:rPr>
          <w:del w:id="2252" w:author="Jasmine WL TEO (MAS)" w:date="2026-01-02T11:28:00Z" w16du:dateUtc="2026-01-02T03:28:00Z"/>
          <w:lang w:val="en-US"/>
        </w:rPr>
      </w:pPr>
    </w:p>
    <w:p w14:paraId="3A245EEE" w14:textId="4007A625" w:rsidR="007E5CE0" w:rsidRPr="007E5CE0" w:rsidRDefault="007E5CE0" w:rsidP="007E5CE0">
      <w:pPr>
        <w:pStyle w:val="NumberedList"/>
        <w:numPr>
          <w:ilvl w:val="0"/>
          <w:numId w:val="31"/>
        </w:numPr>
        <w:rPr>
          <w:lang w:val="en-US"/>
        </w:rPr>
      </w:pPr>
      <w:r w:rsidRPr="007E5CE0">
        <w:rPr>
          <w:lang w:val="en-US"/>
        </w:rPr>
        <w:t xml:space="preserve">Filter the results based on the </w:t>
      </w:r>
      <w:ins w:id="2253" w:author="Akila BALAKRISHNAN from.OPTIMUM (MAS)" w:date="2025-12-24T14:46:00Z" w16du:dateUtc="2025-12-24T06:46:00Z">
        <w:r w:rsidR="006E370D">
          <w:rPr>
            <w:lang w:val="en-US"/>
          </w:rPr>
          <w:t xml:space="preserve">year and </w:t>
        </w:r>
      </w:ins>
      <w:ins w:id="2254" w:author="Akila BALAKRISHNAN from.OPTIMUM (MAS)" w:date="2025-12-24T14:47:00Z" w16du:dateUtc="2025-12-24T06:47:00Z">
        <w:r w:rsidR="006E370D">
          <w:rPr>
            <w:lang w:val="en-US"/>
          </w:rPr>
          <w:t xml:space="preserve">the </w:t>
        </w:r>
      </w:ins>
      <w:r w:rsidRPr="007E5CE0">
        <w:rPr>
          <w:lang w:val="en-US"/>
        </w:rPr>
        <w:t>period of the issuance calendar to be created</w:t>
      </w:r>
      <w:ins w:id="2255" w:author="Akila BALAKRISHNAN from.OPTIMUM (MAS)" w:date="2025-12-24T14:48:00Z" w16du:dateUtc="2025-12-24T06:48:00Z">
        <w:r w:rsidR="006E370D">
          <w:rPr>
            <w:lang w:val="en-US"/>
          </w:rPr>
          <w:t xml:space="preserve"> against the issue dates</w:t>
        </w:r>
        <w:del w:id="2256" w:author="Han Xie CHAI (MAS)" w:date="2026-01-02T11:53:00Z" w16du:dateUtc="2026-01-02T03:53:00Z">
          <w:r w:rsidR="006E370D" w:rsidDel="00E8586E">
            <w:rPr>
              <w:lang w:val="en-US"/>
            </w:rPr>
            <w:delText xml:space="preserve"> calculated in step 3</w:delText>
          </w:r>
        </w:del>
      </w:ins>
      <w:r w:rsidRPr="007E5CE0">
        <w:rPr>
          <w:lang w:val="en-US"/>
        </w:rPr>
        <w:t>. Sort the results by ascending order of issue date and ascending order of tenor.</w:t>
      </w:r>
    </w:p>
    <w:p w14:paraId="5A8B32E6" w14:textId="22E45E6E" w:rsidR="007E5CE0" w:rsidRDefault="007E5CE0" w:rsidP="007E5CE0">
      <w:pPr>
        <w:pStyle w:val="NumberedList"/>
        <w:numPr>
          <w:ilvl w:val="0"/>
          <w:numId w:val="31"/>
        </w:numPr>
        <w:rPr>
          <w:ins w:id="2257" w:author="Jasmine WL TEO (MAS)" w:date="2026-01-02T11:28:00Z" w16du:dateUtc="2026-01-02T03:28:00Z"/>
          <w:lang w:val="en-US"/>
        </w:rPr>
      </w:pPr>
      <w:r w:rsidRPr="007E5CE0">
        <w:rPr>
          <w:lang w:val="en-US"/>
        </w:rPr>
        <w:t>For these results, generate the issue code</w:t>
      </w:r>
      <w:r w:rsidR="00DF6706">
        <w:rPr>
          <w:lang w:val="en-US"/>
        </w:rPr>
        <w:t xml:space="preserve"> based on the </w:t>
      </w:r>
      <w:ins w:id="2258" w:author="Eugene CHEONG from.TOPPAN (MAS)" w:date="2025-12-19T11:17:00Z" w16du:dateUtc="2025-12-19T03:17:00Z">
        <w:r w:rsidR="001E5496">
          <w:rPr>
            <w:lang w:val="en-US"/>
          </w:rPr>
          <w:t>prefix for the issue code</w:t>
        </w:r>
        <w:del w:id="2259" w:author="Han Xie CHAI (MAS)" w:date="2026-01-02T11:53:00Z" w16du:dateUtc="2026-01-02T03:53:00Z">
          <w:r w:rsidR="001E5496" w:rsidDel="00E8586E">
            <w:rPr>
              <w:lang w:val="en-US"/>
            </w:rPr>
            <w:delText xml:space="preserve"> which is a </w:delText>
          </w:r>
        </w:del>
      </w:ins>
      <w:del w:id="2260" w:author="Han Xie CHAI (MAS)" w:date="2026-01-02T11:53:00Z" w16du:dateUtc="2026-01-02T03:53:00Z">
        <w:r w:rsidR="00DF6706" w:rsidDel="00E8586E">
          <w:rPr>
            <w:lang w:val="en-US"/>
          </w:rPr>
          <w:delText>parameter value obtained in step 1</w:delText>
        </w:r>
      </w:del>
      <w:r w:rsidRPr="007E5CE0">
        <w:rPr>
          <w:lang w:val="en-US"/>
        </w:rPr>
        <w:t>.</w:t>
      </w:r>
    </w:p>
    <w:p w14:paraId="5EEFD298" w14:textId="77777777" w:rsidR="00E66EDB" w:rsidRDefault="00E66EDB">
      <w:pPr>
        <w:pStyle w:val="NumberedList"/>
        <w:numPr>
          <w:ilvl w:val="0"/>
          <w:numId w:val="0"/>
        </w:numPr>
        <w:ind w:left="720"/>
        <w:rPr>
          <w:lang w:val="en-US"/>
        </w:rPr>
        <w:pPrChange w:id="2261" w:author="Jasmine WL TEO (MAS)" w:date="2026-01-02T11:28:00Z" w16du:dateUtc="2026-01-02T03:28:00Z">
          <w:pPr>
            <w:pStyle w:val="NumberedList"/>
            <w:numPr>
              <w:numId w:val="31"/>
            </w:numPr>
          </w:pPr>
        </w:pPrChange>
      </w:pPr>
    </w:p>
    <w:p w14:paraId="320EB4FC" w14:textId="3C70372E" w:rsidR="004D6984" w:rsidRDefault="007E5CE0" w:rsidP="004D6984">
      <w:pPr>
        <w:pStyle w:val="Heading2"/>
      </w:pPr>
      <w:bookmarkStart w:id="2262" w:name="_Toc217317911"/>
      <w:r>
        <w:t>MAS Bills</w:t>
      </w:r>
      <w:bookmarkEnd w:id="2262"/>
    </w:p>
    <w:p w14:paraId="58DD4B87" w14:textId="26530566" w:rsidR="004D6984" w:rsidRPr="00CD5D08" w:rsidDel="00CD10FE" w:rsidRDefault="004D6984" w:rsidP="007D79BD">
      <w:pPr>
        <w:rPr>
          <w:del w:id="2263" w:author="Han Xie CHAI (MAS)" w:date="2026-01-02T10:44:00Z" w16du:dateUtc="2026-01-02T02:44:00Z"/>
        </w:rPr>
      </w:pPr>
      <w:del w:id="2264" w:author="Han Xie CHAI (MAS)" w:date="2026-01-02T10:44:00Z" w16du:dateUtc="2026-01-02T02:44:00Z">
        <w:r w:rsidDel="00CD10FE">
          <w:rPr>
            <w:lang w:val="en-US"/>
          </w:rPr>
          <w:delText>For MAS Bills,</w:delText>
        </w:r>
      </w:del>
    </w:p>
    <w:p w14:paraId="4B2E0354" w14:textId="26CC234E" w:rsidR="004D6984" w:rsidRPr="00EA1ED0" w:rsidRDefault="004D6984">
      <w:pPr>
        <w:pStyle w:val="NumberedList"/>
        <w:numPr>
          <w:ilvl w:val="0"/>
          <w:numId w:val="54"/>
        </w:numPr>
        <w:rPr>
          <w:lang w:val="en-US"/>
        </w:rPr>
        <w:pPrChange w:id="2265" w:author="Akila BALAKRISHNAN from.OPTIMUM (MAS)" w:date="2025-12-24T13:51:00Z" w16du:dateUtc="2025-12-24T05:51:00Z">
          <w:pPr>
            <w:pStyle w:val="ListParagraph"/>
            <w:numPr>
              <w:numId w:val="32"/>
            </w:numPr>
            <w:ind w:left="720"/>
          </w:pPr>
        </w:pPrChange>
      </w:pPr>
      <w:r w:rsidRPr="00EA1ED0">
        <w:rPr>
          <w:lang w:val="en-US"/>
        </w:rPr>
        <w:t>Get the applicable parameters</w:t>
      </w:r>
      <w:ins w:id="2266" w:author="Han Xie CHAI (MAS)" w:date="2026-01-02T11:08:00Z" w16du:dateUtc="2026-01-02T03:08:00Z">
        <w:r w:rsidR="00E86FA0">
          <w:rPr>
            <w:lang w:val="en-US"/>
          </w:rPr>
          <w:t xml:space="preserve"> for all tenors</w:t>
        </w:r>
      </w:ins>
      <w:ins w:id="2267" w:author="Han Xie CHAI (MAS)" w:date="2026-01-02T10:45:00Z" w16du:dateUtc="2026-01-02T02:45:00Z">
        <w:r w:rsidR="00CD10FE">
          <w:rPr>
            <w:lang w:val="en-US"/>
          </w:rPr>
          <w:t>:</w:t>
        </w:r>
      </w:ins>
      <w:del w:id="2268" w:author="Han Xie CHAI (MAS)" w:date="2026-01-02T10:45:00Z" w16du:dateUtc="2026-01-02T02:45:00Z">
        <w:r w:rsidRPr="00EA1ED0" w:rsidDel="00CD10FE">
          <w:rPr>
            <w:lang w:val="en-US"/>
          </w:rPr>
          <w:delText xml:space="preserve"> for the security type. For MAS Bills, it will be</w:delText>
        </w:r>
      </w:del>
    </w:p>
    <w:p w14:paraId="44A03E23" w14:textId="77777777" w:rsidR="00342337" w:rsidRPr="00342337" w:rsidRDefault="00342337" w:rsidP="00342337">
      <w:pPr>
        <w:pStyle w:val="ListParagraph"/>
        <w:numPr>
          <w:ilvl w:val="0"/>
          <w:numId w:val="52"/>
        </w:numPr>
        <w:rPr>
          <w:ins w:id="2269" w:author="Han Xie CHAI (MAS)" w:date="2026-01-06T09:26:00Z" w16du:dateUtc="2026-01-06T01:26:00Z"/>
          <w:lang w:val="en-US"/>
        </w:rPr>
      </w:pPr>
      <w:ins w:id="2270" w:author="Han Xie CHAI (MAS)" w:date="2026-01-06T09:26:00Z" w16du:dateUtc="2026-01-06T01:26:00Z">
        <w:r w:rsidRPr="00342337">
          <w:rPr>
            <w:lang w:val="en-US"/>
          </w:rPr>
          <w:t>Issuance calendar’s Year and Period;</w:t>
        </w:r>
      </w:ins>
    </w:p>
    <w:p w14:paraId="3F3A2B94" w14:textId="0784300E" w:rsidR="004D6984" w:rsidRPr="00FD6CB6" w:rsidRDefault="004D6984">
      <w:pPr>
        <w:pStyle w:val="ListParagraph"/>
        <w:numPr>
          <w:ilvl w:val="0"/>
          <w:numId w:val="52"/>
        </w:numPr>
        <w:rPr>
          <w:lang w:val="en-US"/>
        </w:rPr>
        <w:pPrChange w:id="2271" w:author="Eugene CHEONG from.TOPPAN (MAS)" w:date="2025-12-23T16:31:00Z" w16du:dateUtc="2025-12-23T08:31:00Z">
          <w:pPr>
            <w:pStyle w:val="ListParagraph"/>
            <w:numPr>
              <w:ilvl w:val="1"/>
              <w:numId w:val="41"/>
            </w:numPr>
            <w:ind w:left="1440"/>
          </w:pPr>
        </w:pPrChange>
      </w:pPr>
      <w:r w:rsidRPr="00FD6CB6">
        <w:rPr>
          <w:lang w:val="en-US"/>
        </w:rPr>
        <w:t>The primary issue/maturity day</w:t>
      </w:r>
      <w:del w:id="2272" w:author="Eugene CHEONG from.TOPPAN (MAS)" w:date="2025-12-22T14:38:00Z" w16du:dateUtc="2025-12-22T06:38:00Z">
        <w:r w:rsidRPr="00FD6CB6" w:rsidDel="00FD6CB6">
          <w:rPr>
            <w:lang w:val="en-US"/>
          </w:rPr>
          <w:delText xml:space="preserve"> of the week</w:delText>
        </w:r>
      </w:del>
      <w:ins w:id="2273" w:author="Han Xie CHAI (MAS)" w:date="2026-01-02T15:49:00Z" w16du:dateUtc="2026-01-02T07:49:00Z">
        <w:r w:rsidR="00843C73">
          <w:rPr>
            <w:lang w:val="en-US"/>
          </w:rPr>
          <w:t>;</w:t>
        </w:r>
      </w:ins>
      <w:del w:id="2274" w:author="Han Xie CHAI (MAS)" w:date="2026-01-02T15:49:00Z" w16du:dateUtc="2026-01-02T07:49:00Z">
        <w:r w:rsidRPr="00FD6CB6">
          <w:rPr>
            <w:lang w:val="en-US"/>
          </w:rPr>
          <w:delText>,</w:delText>
        </w:r>
      </w:del>
    </w:p>
    <w:p w14:paraId="45C58701" w14:textId="12B1F09E" w:rsidR="004D6984" w:rsidRPr="004D6984" w:rsidDel="004D6984" w:rsidRDefault="004D6984">
      <w:pPr>
        <w:pStyle w:val="NumberedList"/>
        <w:numPr>
          <w:ilvl w:val="0"/>
          <w:numId w:val="52"/>
        </w:numPr>
        <w:rPr>
          <w:del w:id="2275" w:author="Eugene CHEONG from.TOPPAN (MAS)" w:date="2025-12-22T14:29:00Z" w16du:dateUtc="2025-12-22T06:29:00Z"/>
          <w:lang w:val="en-US"/>
        </w:rPr>
        <w:pPrChange w:id="2276" w:author="Eugene CHEONG from.TOPPAN (MAS)" w:date="2025-12-22T14:37:00Z" w16du:dateUtc="2025-12-22T06:37:00Z">
          <w:pPr>
            <w:pStyle w:val="NumberedList"/>
            <w:numPr>
              <w:ilvl w:val="1"/>
              <w:numId w:val="41"/>
            </w:numPr>
            <w:ind w:left="1440"/>
          </w:pPr>
        </w:pPrChange>
      </w:pPr>
      <w:del w:id="2277" w:author="Han Xie CHAI (MAS)" w:date="2026-01-02T15:49:00Z" w16du:dateUtc="2026-01-02T07:49:00Z">
        <w:r w:rsidRPr="004D6984" w:rsidDel="00843C73">
          <w:rPr>
            <w:lang w:val="en-US"/>
          </w:rPr>
          <w:delText>t</w:delText>
        </w:r>
      </w:del>
      <w:ins w:id="2278" w:author="Han Xie CHAI (MAS)" w:date="2026-01-02T15:49:00Z" w16du:dateUtc="2026-01-02T07:49:00Z">
        <w:r w:rsidR="00843C73">
          <w:rPr>
            <w:lang w:val="en-US"/>
          </w:rPr>
          <w:t>T</w:t>
        </w:r>
      </w:ins>
      <w:r w:rsidRPr="004D6984">
        <w:rPr>
          <w:lang w:val="en-US"/>
        </w:rPr>
        <w:t>he number of business days before issue date (for announcement date)</w:t>
      </w:r>
      <w:del w:id="2279" w:author="Han Xie CHAI (MAS)" w:date="2026-01-02T15:49:00Z" w16du:dateUtc="2026-01-02T07:49:00Z">
        <w:r w:rsidRPr="004D6984">
          <w:rPr>
            <w:lang w:val="en-US"/>
          </w:rPr>
          <w:delText>,</w:delText>
        </w:r>
      </w:del>
      <w:ins w:id="2280" w:author="Han Xie CHAI (MAS)" w:date="2026-01-02T15:49:00Z" w16du:dateUtc="2026-01-02T07:49:00Z">
        <w:r w:rsidR="00843C73">
          <w:rPr>
            <w:lang w:val="en-US"/>
          </w:rPr>
          <w:t>;</w:t>
        </w:r>
      </w:ins>
      <w:r w:rsidRPr="004D6984">
        <w:rPr>
          <w:lang w:val="en-US"/>
        </w:rPr>
        <w:t xml:space="preserve"> </w:t>
      </w:r>
      <w:ins w:id="2281" w:author="Eugene CHEONG from.TOPPAN (MAS)" w:date="2025-12-22T14:29:00Z" w16du:dateUtc="2025-12-22T06:29:00Z">
        <w:r>
          <w:rPr>
            <w:lang w:val="en-US"/>
          </w:rPr>
          <w:t>and</w:t>
        </w:r>
      </w:ins>
    </w:p>
    <w:p w14:paraId="4ADFF73D" w14:textId="77777777" w:rsidR="004D6984" w:rsidRDefault="004D6984">
      <w:pPr>
        <w:pStyle w:val="ListParagraph"/>
        <w:numPr>
          <w:ilvl w:val="0"/>
          <w:numId w:val="52"/>
        </w:numPr>
        <w:rPr>
          <w:ins w:id="2282" w:author="Eugene CHEONG from.TOPPAN (MAS)" w:date="2025-12-22T14:29:00Z" w16du:dateUtc="2025-12-22T06:29:00Z"/>
          <w:lang w:val="en-US"/>
        </w:rPr>
        <w:pPrChange w:id="2283" w:author="Eugene CHEONG from.TOPPAN (MAS)" w:date="2025-12-23T16:31:00Z" w16du:dateUtc="2025-12-23T08:31:00Z">
          <w:pPr>
            <w:pStyle w:val="ListParagraph"/>
            <w:numPr>
              <w:ilvl w:val="1"/>
              <w:numId w:val="41"/>
            </w:numPr>
            <w:ind w:left="1440"/>
          </w:pPr>
        </w:pPrChange>
      </w:pPr>
    </w:p>
    <w:p w14:paraId="45D9165E" w14:textId="17A2331C" w:rsidR="004D6984" w:rsidRDefault="004D6984">
      <w:pPr>
        <w:pStyle w:val="ListParagraph"/>
        <w:numPr>
          <w:ilvl w:val="0"/>
          <w:numId w:val="52"/>
        </w:numPr>
        <w:rPr>
          <w:ins w:id="2284" w:author="Eugene CHEONG from.TOPPAN (MAS)" w:date="2025-12-22T14:32:00Z" w16du:dateUtc="2025-12-22T06:32:00Z"/>
          <w:lang w:val="en-US"/>
        </w:rPr>
        <w:pPrChange w:id="2285" w:author="Eugene CHEONG from.TOPPAN (MAS)" w:date="2025-12-23T16:31:00Z" w16du:dateUtc="2025-12-23T08:31:00Z">
          <w:pPr>
            <w:pStyle w:val="ListParagraph"/>
            <w:numPr>
              <w:ilvl w:val="1"/>
              <w:numId w:val="41"/>
            </w:numPr>
            <w:ind w:left="1440"/>
          </w:pPr>
        </w:pPrChange>
      </w:pPr>
      <w:del w:id="2286" w:author="Han Xie CHAI (MAS)" w:date="2026-01-02T15:49:00Z" w16du:dateUtc="2026-01-02T07:49:00Z">
        <w:r w:rsidRPr="004D6984" w:rsidDel="00843C73">
          <w:rPr>
            <w:lang w:val="en-US"/>
          </w:rPr>
          <w:delText>t</w:delText>
        </w:r>
      </w:del>
      <w:ins w:id="2287" w:author="Han Xie CHAI (MAS)" w:date="2026-01-02T15:49:00Z" w16du:dateUtc="2026-01-02T07:49:00Z">
        <w:r w:rsidR="00843C73">
          <w:rPr>
            <w:lang w:val="en-US"/>
          </w:rPr>
          <w:t>T</w:t>
        </w:r>
      </w:ins>
      <w:r w:rsidRPr="004D6984">
        <w:rPr>
          <w:lang w:val="en-US"/>
        </w:rPr>
        <w:t>he number of business days before issue date (for auction date)</w:t>
      </w:r>
      <w:ins w:id="2288" w:author="Eugene CHEONG from.TOPPAN (MAS)" w:date="2025-12-22T14:30:00Z" w16du:dateUtc="2025-12-22T06:30:00Z">
        <w:r>
          <w:rPr>
            <w:lang w:val="en-US"/>
          </w:rPr>
          <w:t>.</w:t>
        </w:r>
      </w:ins>
      <w:del w:id="2289" w:author="Eugene CHEONG from.TOPPAN (MAS)" w:date="2025-12-22T14:30:00Z" w16du:dateUtc="2025-12-22T06:30:00Z">
        <w:r w:rsidRPr="004D6984" w:rsidDel="004D6984">
          <w:rPr>
            <w:lang w:val="en-US"/>
          </w:rPr>
          <w:delText xml:space="preserve">, and </w:delText>
        </w:r>
      </w:del>
    </w:p>
    <w:p w14:paraId="0101C670" w14:textId="0F53733C" w:rsidR="00E86FA0" w:rsidRDefault="00E86FA0" w:rsidP="00E86FA0">
      <w:pPr>
        <w:pStyle w:val="NumberedList"/>
        <w:rPr>
          <w:ins w:id="2290" w:author="Han Xie CHAI (MAS)" w:date="2026-01-02T11:08:00Z" w16du:dateUtc="2026-01-02T03:08:00Z"/>
          <w:lang w:val="en-US"/>
        </w:rPr>
      </w:pPr>
      <w:ins w:id="2291" w:author="Han Xie CHAI (MAS)" w:date="2026-01-02T11:08:00Z" w16du:dateUtc="2026-01-02T03:08:00Z">
        <w:r w:rsidRPr="004D6984">
          <w:rPr>
            <w:lang w:val="en-US"/>
          </w:rPr>
          <w:t xml:space="preserve">For each tenor, </w:t>
        </w:r>
      </w:ins>
      <w:ins w:id="2292" w:author="Han Xie CHAI (MAS)" w:date="2026-01-05T11:52:00Z" w16du:dateUtc="2026-01-05T03:52:00Z">
        <w:r w:rsidR="00FE1A11">
          <w:rPr>
            <w:lang w:val="en-US"/>
          </w:rPr>
          <w:t>g</w:t>
        </w:r>
      </w:ins>
      <w:ins w:id="2293" w:author="Han Xie CHAI (MAS)" w:date="2026-01-02T11:08:00Z" w16du:dateUtc="2026-01-02T03:08:00Z">
        <w:r w:rsidRPr="004D6984">
          <w:rPr>
            <w:lang w:val="en-US"/>
          </w:rPr>
          <w:t>et the applicable parameters</w:t>
        </w:r>
      </w:ins>
      <w:ins w:id="2294" w:author="Han Xie CHAI (MAS)" w:date="2026-01-02T11:09:00Z" w16du:dateUtc="2026-01-02T03:09:00Z">
        <w:r>
          <w:rPr>
            <w:lang w:val="en-US"/>
          </w:rPr>
          <w:t>:</w:t>
        </w:r>
      </w:ins>
    </w:p>
    <w:p w14:paraId="5C554FE3" w14:textId="40B624DB" w:rsidR="00DE7EE0" w:rsidRDefault="00843C73" w:rsidP="00E86FA0">
      <w:pPr>
        <w:pStyle w:val="ListParagraph"/>
        <w:numPr>
          <w:ilvl w:val="1"/>
          <w:numId w:val="32"/>
        </w:numPr>
        <w:rPr>
          <w:ins w:id="2295" w:author="Han Xie CHAI (MAS)" w:date="2026-01-02T11:35:00Z" w16du:dateUtc="2026-01-02T03:35:00Z"/>
          <w:lang w:val="en-US"/>
        </w:rPr>
      </w:pPr>
      <w:ins w:id="2296" w:author="Han Xie CHAI (MAS)" w:date="2026-01-02T15:49:00Z" w16du:dateUtc="2026-01-02T07:49:00Z">
        <w:r>
          <w:rPr>
            <w:lang w:val="en-US"/>
          </w:rPr>
          <w:t>T</w:t>
        </w:r>
      </w:ins>
      <w:ins w:id="2297" w:author="Han Xie CHAI (MAS)" w:date="2026-01-02T11:35:00Z" w16du:dateUtc="2026-01-02T03:35:00Z">
        <w:r w:rsidR="00DE7EE0">
          <w:rPr>
            <w:lang w:val="en-US"/>
          </w:rPr>
          <w:t>enor value and unit</w:t>
        </w:r>
      </w:ins>
      <w:ins w:id="2298" w:author="Han Xie CHAI (MAS)" w:date="2026-01-02T15:49:00Z" w16du:dateUtc="2026-01-02T07:49:00Z">
        <w:r>
          <w:rPr>
            <w:lang w:val="en-US"/>
          </w:rPr>
          <w:t>;</w:t>
        </w:r>
      </w:ins>
    </w:p>
    <w:p w14:paraId="3C265BED" w14:textId="56D52F2D" w:rsidR="00E86FA0" w:rsidRDefault="00843C73" w:rsidP="00E86FA0">
      <w:pPr>
        <w:pStyle w:val="ListParagraph"/>
        <w:numPr>
          <w:ilvl w:val="1"/>
          <w:numId w:val="32"/>
        </w:numPr>
        <w:rPr>
          <w:ins w:id="2299" w:author="Han Xie CHAI (MAS)" w:date="2026-01-02T11:08:00Z" w16du:dateUtc="2026-01-02T03:08:00Z"/>
          <w:lang w:val="en-US"/>
        </w:rPr>
      </w:pPr>
      <w:ins w:id="2300" w:author="Han Xie CHAI (MAS)" w:date="2026-01-02T15:49:00Z" w16du:dateUtc="2026-01-02T07:49:00Z">
        <w:r>
          <w:rPr>
            <w:lang w:val="en-US"/>
          </w:rPr>
          <w:t>T</w:t>
        </w:r>
      </w:ins>
      <w:ins w:id="2301" w:author="Han Xie CHAI (MAS)" w:date="2026-01-02T11:08:00Z" w16du:dateUtc="2026-01-02T03:08:00Z">
        <w:r w:rsidR="00E86FA0" w:rsidRPr="004D6984">
          <w:rPr>
            <w:lang w:val="en-US"/>
          </w:rPr>
          <w:t xml:space="preserve">he </w:t>
        </w:r>
        <w:r w:rsidR="00E86FA0">
          <w:rPr>
            <w:lang w:val="en-US"/>
          </w:rPr>
          <w:t>offset from the primary issue date</w:t>
        </w:r>
      </w:ins>
      <w:ins w:id="2302" w:author="Han Xie CHAI (MAS)" w:date="2026-01-02T15:49:00Z" w16du:dateUtc="2026-01-02T07:49:00Z">
        <w:r>
          <w:rPr>
            <w:lang w:val="en-US"/>
          </w:rPr>
          <w:t>;</w:t>
        </w:r>
      </w:ins>
      <w:ins w:id="2303" w:author="Han Xie CHAI (MAS)" w:date="2026-01-02T11:08:00Z" w16du:dateUtc="2026-01-02T03:08:00Z">
        <w:r w:rsidR="00E86FA0" w:rsidRPr="004D6984">
          <w:rPr>
            <w:lang w:val="en-US"/>
          </w:rPr>
          <w:t xml:space="preserve"> </w:t>
        </w:r>
      </w:ins>
    </w:p>
    <w:p w14:paraId="26A17781" w14:textId="6C3B9EFD" w:rsidR="00E86FA0" w:rsidRPr="004D6984" w:rsidRDefault="00843C73" w:rsidP="00E86FA0">
      <w:pPr>
        <w:pStyle w:val="ListParagraph"/>
        <w:numPr>
          <w:ilvl w:val="1"/>
          <w:numId w:val="32"/>
        </w:numPr>
        <w:rPr>
          <w:ins w:id="2304" w:author="Han Xie CHAI (MAS)" w:date="2026-01-02T11:08:00Z" w16du:dateUtc="2026-01-02T03:08:00Z"/>
          <w:lang w:val="en-US"/>
        </w:rPr>
      </w:pPr>
      <w:ins w:id="2305" w:author="Han Xie CHAI (MAS)" w:date="2026-01-02T15:49:00Z" w16du:dateUtc="2026-01-02T07:49:00Z">
        <w:r>
          <w:rPr>
            <w:lang w:val="en-US"/>
          </w:rPr>
          <w:t>T</w:t>
        </w:r>
      </w:ins>
      <w:ins w:id="2306" w:author="Han Xie CHAI (MAS)" w:date="2026-01-02T11:08:00Z" w16du:dateUtc="2026-01-02T03:08:00Z">
        <w:r w:rsidR="00E86FA0" w:rsidRPr="004D6984">
          <w:rPr>
            <w:lang w:val="en-US"/>
          </w:rPr>
          <w:t>he issue frequency in an interval</w:t>
        </w:r>
      </w:ins>
      <w:ins w:id="2307" w:author="Han Xie CHAI (MAS)" w:date="2026-01-02T15:49:00Z" w16du:dateUtc="2026-01-02T07:49:00Z">
        <w:r>
          <w:rPr>
            <w:lang w:val="en-US"/>
          </w:rPr>
          <w:t>;</w:t>
        </w:r>
      </w:ins>
      <w:ins w:id="2308" w:author="Han Xie CHAI (MAS)" w:date="2026-01-02T11:08:00Z" w16du:dateUtc="2026-01-02T03:08:00Z">
        <w:r w:rsidR="00E86FA0" w:rsidRPr="004D6984">
          <w:rPr>
            <w:lang w:val="en-US"/>
          </w:rPr>
          <w:t xml:space="preserve"> </w:t>
        </w:r>
        <w:r w:rsidR="00E86FA0">
          <w:rPr>
            <w:lang w:val="en-US"/>
          </w:rPr>
          <w:t>and</w:t>
        </w:r>
      </w:ins>
    </w:p>
    <w:p w14:paraId="1B725E17" w14:textId="4BDBBE8C" w:rsidR="00E86FA0" w:rsidRPr="007E5CE0" w:rsidRDefault="00843C73" w:rsidP="00E86FA0">
      <w:pPr>
        <w:pStyle w:val="ListParagraph"/>
        <w:numPr>
          <w:ilvl w:val="1"/>
          <w:numId w:val="32"/>
        </w:numPr>
        <w:rPr>
          <w:ins w:id="2309" w:author="Han Xie CHAI (MAS)" w:date="2026-01-02T11:08:00Z" w16du:dateUtc="2026-01-02T03:08:00Z"/>
          <w:lang w:val="en-US"/>
        </w:rPr>
      </w:pPr>
      <w:ins w:id="2310" w:author="Han Xie CHAI (MAS)" w:date="2026-01-02T15:49:00Z" w16du:dateUtc="2026-01-02T07:49:00Z">
        <w:r>
          <w:rPr>
            <w:lang w:val="en-US"/>
          </w:rPr>
          <w:t>T</w:t>
        </w:r>
      </w:ins>
      <w:ins w:id="2311" w:author="Han Xie CHAI (MAS)" w:date="2026-01-02T11:08:00Z" w16du:dateUtc="2026-01-02T03:08:00Z">
        <w:r w:rsidR="00E86FA0">
          <w:rPr>
            <w:lang w:val="en-US"/>
          </w:rPr>
          <w:t>he prefixes for the issue code</w:t>
        </w:r>
        <w:r w:rsidR="00E86FA0" w:rsidRPr="007E5CE0">
          <w:rPr>
            <w:lang w:val="en-US"/>
          </w:rPr>
          <w:t>.</w:t>
        </w:r>
      </w:ins>
    </w:p>
    <w:p w14:paraId="44FD0BE5" w14:textId="134AB206" w:rsidR="00E86FA0" w:rsidRDefault="00037B1D" w:rsidP="00E86FA0">
      <w:pPr>
        <w:pStyle w:val="NumberedList"/>
        <w:rPr>
          <w:ins w:id="2312" w:author="Han Xie CHAI (MAS)" w:date="2026-01-05T09:01:00Z" w16du:dateUtc="2026-01-05T01:01:00Z"/>
          <w:lang w:val="en-US"/>
        </w:rPr>
      </w:pPr>
      <w:ins w:id="2313" w:author="Jasmine WL TEO (MAS)" w:date="2026-01-05T11:31:00Z" w16du:dateUtc="2026-01-05T03:31:00Z">
        <w:r>
          <w:rPr>
            <w:lang w:val="en-US"/>
          </w:rPr>
          <w:t xml:space="preserve">For each tenor, </w:t>
        </w:r>
      </w:ins>
      <w:ins w:id="2314" w:author="Han Xie CHAI (MAS)" w:date="2026-01-02T11:09:00Z" w16du:dateUtc="2026-01-02T03:09:00Z">
        <w:del w:id="2315" w:author="Jasmine WL TEO (MAS)" w:date="2026-01-05T11:31:00Z" w16du:dateUtc="2026-01-05T03:31:00Z">
          <w:r w:rsidR="00E86FA0" w:rsidDel="00037B1D">
            <w:rPr>
              <w:lang w:val="en-US"/>
            </w:rPr>
            <w:delText>R</w:delText>
          </w:r>
        </w:del>
      </w:ins>
      <w:ins w:id="2316" w:author="Jasmine WL TEO (MAS)" w:date="2026-01-05T11:32:00Z" w16du:dateUtc="2026-01-05T03:32:00Z">
        <w:r>
          <w:rPr>
            <w:lang w:val="en-US"/>
          </w:rPr>
          <w:t>r</w:t>
        </w:r>
      </w:ins>
      <w:ins w:id="2317" w:author="Han Xie CHAI (MAS)" w:date="2026-01-02T11:09:00Z" w16du:dateUtc="2026-01-02T03:09:00Z">
        <w:r w:rsidR="00E86FA0">
          <w:rPr>
            <w:lang w:val="en-US"/>
          </w:rPr>
          <w:t xml:space="preserve">epeat the following steps until the latest issue date falls outside of the issuance calendar’s </w:t>
        </w:r>
        <w:r w:rsidR="00E86FA0">
          <w:t>Year and Period</w:t>
        </w:r>
        <w:r w:rsidR="00E86FA0">
          <w:rPr>
            <w:lang w:val="en-US"/>
          </w:rPr>
          <w:t xml:space="preserve">. </w:t>
        </w:r>
      </w:ins>
    </w:p>
    <w:p w14:paraId="2B1E6910" w14:textId="77777777" w:rsidR="006F0B83" w:rsidRDefault="006F0B83" w:rsidP="006F0B83">
      <w:pPr>
        <w:pStyle w:val="NumberedList"/>
        <w:numPr>
          <w:ilvl w:val="0"/>
          <w:numId w:val="0"/>
        </w:numPr>
        <w:ind w:left="360" w:firstLine="360"/>
        <w:rPr>
          <w:ins w:id="2318" w:author="Han Xie CHAI (MAS)" w:date="2026-01-05T09:02:00Z" w16du:dateUtc="2026-01-05T01:02:00Z"/>
          <w:i/>
          <w:iCs/>
          <w:u w:val="single"/>
          <w:lang w:val="en-US"/>
        </w:rPr>
      </w:pPr>
    </w:p>
    <w:p w14:paraId="6D3AE99B" w14:textId="76B8D05D" w:rsidR="006F0B83" w:rsidRPr="006F0B83" w:rsidRDefault="006F0B83">
      <w:pPr>
        <w:pStyle w:val="NumberedList"/>
        <w:numPr>
          <w:ilvl w:val="0"/>
          <w:numId w:val="0"/>
        </w:numPr>
        <w:ind w:left="360" w:firstLine="360"/>
        <w:rPr>
          <w:ins w:id="2319" w:author="Han Xie CHAI (MAS)" w:date="2026-01-05T09:00:00Z" w16du:dateUtc="2026-01-05T01:00:00Z"/>
          <w:i/>
          <w:iCs/>
          <w:u w:val="single"/>
          <w:lang w:val="en-US"/>
          <w:rPrChange w:id="2320" w:author="Han Xie CHAI (MAS)" w:date="2026-01-05T09:01:00Z" w16du:dateUtc="2026-01-05T01:01:00Z">
            <w:rPr>
              <w:ins w:id="2321" w:author="Han Xie CHAI (MAS)" w:date="2026-01-05T09:00:00Z" w16du:dateUtc="2026-01-05T01:00:00Z"/>
              <w:lang w:val="en-US"/>
            </w:rPr>
          </w:rPrChange>
        </w:rPr>
        <w:pPrChange w:id="2322" w:author="Han Xie CHAI (MAS)" w:date="2026-01-05T09:01:00Z" w16du:dateUtc="2026-01-05T01:01:00Z">
          <w:pPr>
            <w:pStyle w:val="NumberedList"/>
            <w:numPr>
              <w:ilvl w:val="1"/>
            </w:numPr>
            <w:ind w:left="1440"/>
          </w:pPr>
        </w:pPrChange>
      </w:pPr>
      <w:ins w:id="2323" w:author="Han Xie CHAI (MAS)" w:date="2026-01-05T09:01:00Z" w16du:dateUtc="2026-01-05T01:01:00Z">
        <w:r w:rsidRPr="006F0B83">
          <w:rPr>
            <w:i/>
            <w:iCs/>
            <w:u w:val="single"/>
            <w:lang w:val="en-US"/>
            <w:rPrChange w:id="2324" w:author="Han Xie CHAI (MAS)" w:date="2026-01-05T09:01:00Z" w16du:dateUtc="2026-01-05T01:01:00Z">
              <w:rPr>
                <w:lang w:val="en-US"/>
              </w:rPr>
            </w:rPrChange>
          </w:rPr>
          <w:t>Issue date</w:t>
        </w:r>
      </w:ins>
    </w:p>
    <w:p w14:paraId="1965DA55" w14:textId="76A5639C" w:rsidR="004E6180" w:rsidRDefault="00E86FA0">
      <w:pPr>
        <w:pStyle w:val="NumberedList"/>
        <w:numPr>
          <w:ilvl w:val="1"/>
          <w:numId w:val="28"/>
        </w:numPr>
        <w:rPr>
          <w:ins w:id="2325" w:author="Han Xie CHAI (MAS)" w:date="2026-01-05T08:48:00Z" w16du:dateUtc="2026-01-05T00:48:00Z"/>
          <w:lang w:val="en-US"/>
        </w:rPr>
      </w:pPr>
      <w:ins w:id="2326" w:author="Han Xie CHAI (MAS)" w:date="2026-01-02T11:08:00Z" w16du:dateUtc="2026-01-02T03:08:00Z">
        <w:r w:rsidRPr="007E5CE0">
          <w:rPr>
            <w:lang w:val="en-US"/>
          </w:rPr>
          <w:t xml:space="preserve">Find the </w:t>
        </w:r>
      </w:ins>
      <w:ins w:id="2327" w:author="Han Xie CHAI (MAS)" w:date="2026-01-05T08:48:00Z" w16du:dateUtc="2026-01-05T00:48:00Z">
        <w:r w:rsidR="004E6180" w:rsidRPr="004E6180">
          <w:rPr>
            <w:u w:val="single"/>
            <w:lang w:val="en-US"/>
            <w:rPrChange w:id="2328" w:author="Han Xie CHAI (MAS)" w:date="2026-01-05T08:50:00Z" w16du:dateUtc="2026-01-05T00:50:00Z">
              <w:rPr>
                <w:lang w:val="en-US"/>
              </w:rPr>
            </w:rPrChange>
          </w:rPr>
          <w:t>assumed</w:t>
        </w:r>
        <w:r w:rsidR="004E6180">
          <w:rPr>
            <w:lang w:val="en-US"/>
          </w:rPr>
          <w:t xml:space="preserve"> primary issue date</w:t>
        </w:r>
      </w:ins>
      <w:ins w:id="2329" w:author="Han Xie CHAI (MAS)" w:date="2026-01-05T12:02:00Z" w16du:dateUtc="2026-01-05T04:02:00Z">
        <w:r w:rsidR="00F436C3">
          <w:rPr>
            <w:rStyle w:val="FootnoteReference"/>
            <w:lang w:val="en-US"/>
          </w:rPr>
          <w:footnoteReference w:id="4"/>
        </w:r>
      </w:ins>
      <w:ins w:id="2345" w:author="Han Xie CHAI (MAS)" w:date="2026-01-05T08:48:00Z" w16du:dateUtc="2026-01-05T00:48:00Z">
        <w:r w:rsidR="004E6180">
          <w:rPr>
            <w:lang w:val="en-US"/>
          </w:rPr>
          <w:t xml:space="preserve"> of the </w:t>
        </w:r>
        <w:r w:rsidR="004E6180" w:rsidRPr="004E6180">
          <w:rPr>
            <w:u w:val="single"/>
            <w:lang w:val="en-US"/>
            <w:rPrChange w:id="2346" w:author="Han Xie CHAI (MAS)" w:date="2026-01-05T08:51:00Z" w16du:dateUtc="2026-01-05T00:51:00Z">
              <w:rPr>
                <w:lang w:val="en-US"/>
              </w:rPr>
            </w:rPrChange>
          </w:rPr>
          <w:t>last</w:t>
        </w:r>
        <w:r w:rsidR="004E6180">
          <w:rPr>
            <w:lang w:val="en-US"/>
          </w:rPr>
          <w:t xml:space="preserve"> issuance based on the primary issue/maturity da</w:t>
        </w:r>
      </w:ins>
      <w:ins w:id="2347" w:author="Han Xie CHAI (MAS)" w:date="2026-01-05T11:10:00Z" w16du:dateUtc="2026-01-05T03:10:00Z">
        <w:r w:rsidR="003427EB">
          <w:rPr>
            <w:lang w:val="en-US"/>
          </w:rPr>
          <w:t>y</w:t>
        </w:r>
      </w:ins>
      <w:ins w:id="2348" w:author="Han Xie CHAI (MAS)" w:date="2026-01-05T08:48:00Z" w16du:dateUtc="2026-01-05T00:48:00Z">
        <w:r w:rsidR="004E6180">
          <w:rPr>
            <w:lang w:val="en-US"/>
          </w:rPr>
          <w:t>.</w:t>
        </w:r>
      </w:ins>
    </w:p>
    <w:p w14:paraId="619B2B8F" w14:textId="5ABC94D0" w:rsidR="004E6180" w:rsidRDefault="004E6180">
      <w:pPr>
        <w:pStyle w:val="NumberedList"/>
        <w:numPr>
          <w:ilvl w:val="1"/>
          <w:numId w:val="28"/>
        </w:numPr>
        <w:rPr>
          <w:ins w:id="2349" w:author="Han Xie CHAI (MAS)" w:date="2026-01-05T08:51:00Z" w16du:dateUtc="2026-01-05T00:51:00Z"/>
          <w:lang w:val="en-US"/>
        </w:rPr>
      </w:pPr>
      <w:ins w:id="2350" w:author="Han Xie CHAI (MAS)" w:date="2026-01-05T08:50:00Z" w16du:dateUtc="2026-01-05T00:50:00Z">
        <w:r>
          <w:rPr>
            <w:lang w:val="en-US"/>
          </w:rPr>
          <w:t xml:space="preserve">Derive the </w:t>
        </w:r>
        <w:r w:rsidRPr="004E6180">
          <w:rPr>
            <w:u w:val="single"/>
            <w:lang w:val="en-US"/>
            <w:rPrChange w:id="2351" w:author="Han Xie CHAI (MAS)" w:date="2026-01-05T08:50:00Z" w16du:dateUtc="2026-01-05T00:50:00Z">
              <w:rPr>
                <w:lang w:val="en-US"/>
              </w:rPr>
            </w:rPrChange>
          </w:rPr>
          <w:t>assumed</w:t>
        </w:r>
        <w:r>
          <w:rPr>
            <w:lang w:val="en-US"/>
          </w:rPr>
          <w:t xml:space="preserve"> </w:t>
        </w:r>
      </w:ins>
      <w:ins w:id="2352" w:author="Han Xie CHAI (MAS)" w:date="2026-01-02T11:21:00Z" w16du:dateUtc="2026-01-02T03:21:00Z">
        <w:r w:rsidR="000C54AF">
          <w:rPr>
            <w:lang w:val="en-US"/>
          </w:rPr>
          <w:t xml:space="preserve">primary </w:t>
        </w:r>
      </w:ins>
      <w:ins w:id="2353" w:author="Han Xie CHAI (MAS)" w:date="2026-01-02T11:08:00Z" w16du:dateUtc="2026-01-02T03:08:00Z">
        <w:r w:rsidR="00E86FA0" w:rsidRPr="007E5CE0">
          <w:rPr>
            <w:lang w:val="en-US"/>
          </w:rPr>
          <w:t>issue</w:t>
        </w:r>
      </w:ins>
      <w:ins w:id="2354" w:author="Han Xie CHAI (MAS)" w:date="2026-01-02T11:21:00Z" w16du:dateUtc="2026-01-02T03:21:00Z">
        <w:del w:id="2355" w:author="Jasmine WL TEO (MAS)" w:date="2026-01-02T11:41:00Z" w16du:dateUtc="2026-01-02T03:41:00Z">
          <w:r w:rsidR="000C54AF">
            <w:rPr>
              <w:lang w:val="en-US"/>
            </w:rPr>
            <w:delText>/maturity</w:delText>
          </w:r>
        </w:del>
      </w:ins>
      <w:ins w:id="2356" w:author="Han Xie CHAI (MAS)" w:date="2026-01-02T11:08:00Z" w16du:dateUtc="2026-01-02T03:08:00Z">
        <w:r w:rsidR="00E86FA0" w:rsidRPr="007E5CE0">
          <w:rPr>
            <w:lang w:val="en-US"/>
          </w:rPr>
          <w:t xml:space="preserve"> da</w:t>
        </w:r>
      </w:ins>
      <w:ins w:id="2357" w:author="Han Xie CHAI (MAS)" w:date="2026-01-02T11:22:00Z" w16du:dateUtc="2026-01-02T03:22:00Z">
        <w:r w:rsidR="000C54AF">
          <w:rPr>
            <w:lang w:val="en-US"/>
          </w:rPr>
          <w:t>te</w:t>
        </w:r>
      </w:ins>
      <w:ins w:id="2358" w:author="Han Xie CHAI (MAS)" w:date="2026-01-02T11:08:00Z" w16du:dateUtc="2026-01-02T03:08:00Z">
        <w:r w:rsidR="00E86FA0" w:rsidRPr="007E5CE0">
          <w:rPr>
            <w:lang w:val="en-US"/>
          </w:rPr>
          <w:t xml:space="preserve"> based on </w:t>
        </w:r>
        <w:r w:rsidR="00E86FA0">
          <w:rPr>
            <w:lang w:val="en-US"/>
          </w:rPr>
          <w:t xml:space="preserve">the </w:t>
        </w:r>
      </w:ins>
      <w:ins w:id="2359" w:author="Han Xie CHAI (MAS)" w:date="2026-01-05T09:04:00Z" w16du:dateUtc="2026-01-05T01:04:00Z">
        <w:r w:rsidR="003343CB" w:rsidRPr="009B29A9">
          <w:rPr>
            <w:u w:val="single"/>
            <w:lang w:val="en-US"/>
          </w:rPr>
          <w:t>assumed</w:t>
        </w:r>
        <w:r w:rsidR="003343CB">
          <w:rPr>
            <w:lang w:val="en-US"/>
          </w:rPr>
          <w:t xml:space="preserve"> primary issue date of the </w:t>
        </w:r>
        <w:r w:rsidR="003343CB" w:rsidRPr="009B29A9">
          <w:rPr>
            <w:u w:val="single"/>
            <w:lang w:val="en-US"/>
          </w:rPr>
          <w:t>last</w:t>
        </w:r>
        <w:r w:rsidR="003343CB">
          <w:rPr>
            <w:lang w:val="en-US"/>
          </w:rPr>
          <w:t xml:space="preserve"> issuance and the </w:t>
        </w:r>
      </w:ins>
      <w:ins w:id="2360" w:author="Han Xie CHAI (MAS)" w:date="2026-01-02T11:08:00Z" w16du:dateUtc="2026-01-02T03:08:00Z">
        <w:r w:rsidR="00E86FA0">
          <w:rPr>
            <w:lang w:val="en-US"/>
          </w:rPr>
          <w:t>issue frequency in an interval</w:t>
        </w:r>
        <w:r w:rsidR="00E86FA0" w:rsidRPr="007E5CE0">
          <w:rPr>
            <w:lang w:val="en-US"/>
          </w:rPr>
          <w:t>.</w:t>
        </w:r>
      </w:ins>
      <w:ins w:id="2361" w:author="Han Xie CHAI (MAS)" w:date="2026-01-05T08:51:00Z" w16du:dateUtc="2026-01-05T00:51:00Z">
        <w:r>
          <w:rPr>
            <w:lang w:val="en-US"/>
          </w:rPr>
          <w:t xml:space="preserve"> </w:t>
        </w:r>
      </w:ins>
    </w:p>
    <w:p w14:paraId="0D90641D" w14:textId="57F88CF4" w:rsidR="00E86FA0" w:rsidRPr="007E5CE0" w:rsidRDefault="004E6180">
      <w:pPr>
        <w:pStyle w:val="NumberedList"/>
        <w:numPr>
          <w:ilvl w:val="2"/>
          <w:numId w:val="28"/>
        </w:numPr>
        <w:rPr>
          <w:ins w:id="2362" w:author="Han Xie CHAI (MAS)" w:date="2026-01-02T11:08:00Z" w16du:dateUtc="2026-01-02T03:08:00Z"/>
          <w:lang w:val="en-US"/>
        </w:rPr>
        <w:pPrChange w:id="2363" w:author="Han Xie CHAI (MAS)" w:date="2026-01-05T08:51:00Z" w16du:dateUtc="2026-01-05T00:51:00Z">
          <w:pPr>
            <w:pStyle w:val="NumberedList"/>
          </w:pPr>
        </w:pPrChange>
      </w:pPr>
      <w:ins w:id="2364" w:author="Han Xie CHAI (MAS)" w:date="2026-01-05T08:51:00Z" w16du:dateUtc="2026-01-05T00:51:00Z">
        <w:r>
          <w:rPr>
            <w:u w:val="single"/>
            <w:lang w:val="en-US"/>
          </w:rPr>
          <w:t>A</w:t>
        </w:r>
        <w:r w:rsidRPr="009B29A9">
          <w:rPr>
            <w:u w:val="single"/>
            <w:lang w:val="en-US"/>
          </w:rPr>
          <w:t>ssumed</w:t>
        </w:r>
        <w:r>
          <w:rPr>
            <w:lang w:val="en-US"/>
          </w:rPr>
          <w:t xml:space="preserve"> primary </w:t>
        </w:r>
        <w:r w:rsidRPr="007E5CE0">
          <w:rPr>
            <w:lang w:val="en-US"/>
          </w:rPr>
          <w:t>issue da</w:t>
        </w:r>
        <w:r>
          <w:rPr>
            <w:lang w:val="en-US"/>
          </w:rPr>
          <w:t>te</w:t>
        </w:r>
        <w:r w:rsidRPr="007E5CE0">
          <w:rPr>
            <w:lang w:val="en-US"/>
          </w:rPr>
          <w:t xml:space="preserve"> of the </w:t>
        </w:r>
        <w:r w:rsidRPr="009B29A9">
          <w:rPr>
            <w:u w:val="single"/>
            <w:lang w:val="en-US"/>
          </w:rPr>
          <w:t>subsequent</w:t>
        </w:r>
        <w:r>
          <w:rPr>
            <w:lang w:val="en-US"/>
          </w:rPr>
          <w:t xml:space="preserve"> issuance = </w:t>
        </w:r>
        <w:r w:rsidRPr="009B29A9">
          <w:rPr>
            <w:u w:val="single"/>
            <w:lang w:val="en-US"/>
          </w:rPr>
          <w:t>assumed</w:t>
        </w:r>
        <w:r>
          <w:rPr>
            <w:lang w:val="en-US"/>
          </w:rPr>
          <w:t xml:space="preserve"> primary issue date of the </w:t>
        </w:r>
        <w:r w:rsidRPr="009B29A9">
          <w:rPr>
            <w:u w:val="single"/>
            <w:lang w:val="en-US"/>
          </w:rPr>
          <w:t>last</w:t>
        </w:r>
        <w:r>
          <w:rPr>
            <w:lang w:val="en-US"/>
          </w:rPr>
          <w:t xml:space="preserve"> issuance + issue frequency in an interval.</w:t>
        </w:r>
      </w:ins>
    </w:p>
    <w:p w14:paraId="242A198F" w14:textId="75204DA6" w:rsidR="004E6180" w:rsidRPr="004E6180" w:rsidRDefault="004E6180">
      <w:pPr>
        <w:pStyle w:val="NumberedList"/>
        <w:numPr>
          <w:ilvl w:val="1"/>
          <w:numId w:val="28"/>
        </w:numPr>
        <w:rPr>
          <w:ins w:id="2365" w:author="Han Xie CHAI (MAS)" w:date="2026-01-05T08:52:00Z" w16du:dateUtc="2026-01-05T00:52:00Z"/>
          <w:lang w:val="en-US"/>
          <w:rPrChange w:id="2366" w:author="Han Xie CHAI (MAS)" w:date="2026-01-05T08:52:00Z" w16du:dateUtc="2026-01-05T00:52:00Z">
            <w:rPr>
              <w:ins w:id="2367" w:author="Han Xie CHAI (MAS)" w:date="2026-01-05T08:52:00Z" w16du:dateUtc="2026-01-05T00:52:00Z"/>
              <w:highlight w:val="cyan"/>
              <w:lang w:val="en-US"/>
            </w:rPr>
          </w:rPrChange>
        </w:rPr>
      </w:pPr>
      <w:ins w:id="2368" w:author="Han Xie CHAI (MAS)" w:date="2026-01-05T08:52:00Z" w16du:dateUtc="2026-01-05T00:52:00Z">
        <w:r w:rsidRPr="004E6180">
          <w:rPr>
            <w:lang w:val="en-US"/>
            <w:rPrChange w:id="2369" w:author="Han Xie CHAI (MAS)" w:date="2026-01-05T08:52:00Z" w16du:dateUtc="2026-01-05T00:52:00Z">
              <w:rPr>
                <w:highlight w:val="cyan"/>
                <w:lang w:val="en-US"/>
              </w:rPr>
            </w:rPrChange>
          </w:rPr>
          <w:t xml:space="preserve">Derive the </w:t>
        </w:r>
        <w:r w:rsidRPr="004E6180">
          <w:rPr>
            <w:u w:val="single"/>
            <w:lang w:val="en-US"/>
            <w:rPrChange w:id="2370" w:author="Han Xie CHAI (MAS)" w:date="2026-01-05T08:52:00Z" w16du:dateUtc="2026-01-05T00:52:00Z">
              <w:rPr>
                <w:highlight w:val="cyan"/>
                <w:lang w:val="en-US"/>
              </w:rPr>
            </w:rPrChange>
          </w:rPr>
          <w:t>actual</w:t>
        </w:r>
        <w:r w:rsidRPr="004E6180">
          <w:rPr>
            <w:lang w:val="en-US"/>
            <w:rPrChange w:id="2371" w:author="Han Xie CHAI (MAS)" w:date="2026-01-05T08:52:00Z" w16du:dateUtc="2026-01-05T00:52:00Z">
              <w:rPr>
                <w:highlight w:val="cyan"/>
                <w:lang w:val="en-US"/>
              </w:rPr>
            </w:rPrChange>
          </w:rPr>
          <w:t xml:space="preserve"> primary issue date</w:t>
        </w:r>
      </w:ins>
      <w:ins w:id="2372" w:author="Han Xie CHAI (MAS)" w:date="2026-01-05T12:17:00Z" w16du:dateUtc="2026-01-05T04:17:00Z">
        <w:r w:rsidR="001B5914">
          <w:rPr>
            <w:rStyle w:val="FootnoteReference"/>
            <w:lang w:val="en-US"/>
          </w:rPr>
          <w:footnoteReference w:id="5"/>
        </w:r>
      </w:ins>
      <w:ins w:id="2383" w:author="Han Xie CHAI (MAS)" w:date="2026-01-05T08:52:00Z" w16du:dateUtc="2026-01-05T00:52:00Z">
        <w:r>
          <w:rPr>
            <w:lang w:val="en-US"/>
          </w:rPr>
          <w:t>.</w:t>
        </w:r>
      </w:ins>
    </w:p>
    <w:p w14:paraId="775D5225" w14:textId="7D6D183E" w:rsidR="00E86FA0" w:rsidRDefault="00E86FA0" w:rsidP="004E6180">
      <w:pPr>
        <w:pStyle w:val="NumberedList"/>
        <w:numPr>
          <w:ilvl w:val="2"/>
          <w:numId w:val="28"/>
        </w:numPr>
        <w:rPr>
          <w:ins w:id="2384" w:author="Han Xie CHAI (MAS)" w:date="2026-01-05T08:55:00Z" w16du:dateUtc="2026-01-05T00:55:00Z"/>
          <w:lang w:val="en-US"/>
        </w:rPr>
      </w:pPr>
      <w:ins w:id="2385" w:author="Han Xie CHAI (MAS)" w:date="2026-01-02T11:08:00Z" w16du:dateUtc="2026-01-02T03:08:00Z">
        <w:r w:rsidRPr="004E6180">
          <w:rPr>
            <w:lang w:val="en-US"/>
          </w:rPr>
          <w:t xml:space="preserve">If a public holiday falls between </w:t>
        </w:r>
      </w:ins>
      <w:ins w:id="2386" w:author="Han Xie CHAI (MAS)" w:date="2026-01-05T12:22:00Z" w16du:dateUtc="2026-01-05T04:22:00Z">
        <w:r w:rsidR="009055FE">
          <w:rPr>
            <w:lang w:val="en-US"/>
          </w:rPr>
          <w:t>Monday</w:t>
        </w:r>
      </w:ins>
      <w:commentRangeStart w:id="2387"/>
      <w:commentRangeStart w:id="2388"/>
      <w:ins w:id="2389" w:author="Han Xie CHAI (MAS)" w:date="2026-01-02T11:08:00Z" w16du:dateUtc="2026-01-02T03:08:00Z">
        <w:r w:rsidRPr="004E6180">
          <w:rPr>
            <w:lang w:val="en-US"/>
          </w:rPr>
          <w:t xml:space="preserve"> </w:t>
        </w:r>
        <w:commentRangeEnd w:id="2387"/>
        <w:r w:rsidRPr="004E6180">
          <w:rPr>
            <w:rStyle w:val="CommentReference"/>
          </w:rPr>
          <w:commentReference w:id="2387"/>
        </w:r>
      </w:ins>
      <w:commentRangeEnd w:id="2388"/>
      <w:ins w:id="2390" w:author="Han Xie CHAI (MAS)" w:date="2026-01-05T14:09:00Z" w16du:dateUtc="2026-01-05T06:09:00Z">
        <w:r w:rsidR="003722C9">
          <w:rPr>
            <w:rStyle w:val="CommentReference"/>
          </w:rPr>
          <w:commentReference w:id="2388"/>
        </w:r>
      </w:ins>
      <w:ins w:id="2391" w:author="Han Xie CHAI (MAS)" w:date="2026-01-02T11:08:00Z" w16du:dateUtc="2026-01-02T03:08:00Z">
        <w:r w:rsidRPr="004E6180">
          <w:rPr>
            <w:lang w:val="en-US"/>
          </w:rPr>
          <w:t xml:space="preserve">to the </w:t>
        </w:r>
      </w:ins>
      <w:ins w:id="2392" w:author="Akila BALAKRISHNAN from.OPTIMUM (MAS)" w:date="2026-01-05T09:25:00Z" w16du:dateUtc="2026-01-05T01:25:00Z">
        <w:r w:rsidR="00574803" w:rsidRPr="002B1747">
          <w:rPr>
            <w:u w:val="single"/>
            <w:lang w:val="en-US"/>
            <w:rPrChange w:id="2393" w:author="Akila BALAKRISHNAN from.OPTIMUM (MAS)" w:date="2026-01-05T09:39:00Z" w16du:dateUtc="2026-01-05T01:39:00Z">
              <w:rPr>
                <w:lang w:val="en-US"/>
              </w:rPr>
            </w:rPrChange>
          </w:rPr>
          <w:t>assumed</w:t>
        </w:r>
      </w:ins>
      <w:ins w:id="2394" w:author="Akila BALAKRISHNAN from.OPTIMUM (MAS)" w:date="2026-01-05T09:26:00Z" w16du:dateUtc="2026-01-05T01:26:00Z">
        <w:r w:rsidR="00574803">
          <w:rPr>
            <w:lang w:val="en-US"/>
          </w:rPr>
          <w:t xml:space="preserve"> </w:t>
        </w:r>
      </w:ins>
      <w:ins w:id="2395" w:author="Han Xie CHAI (MAS)" w:date="2026-01-02T11:08:00Z" w16du:dateUtc="2026-01-02T03:08:00Z">
        <w:r w:rsidRPr="004E6180">
          <w:rPr>
            <w:lang w:val="en-US"/>
          </w:rPr>
          <w:t>primary issue day of the week (inclusive),</w:t>
        </w:r>
      </w:ins>
      <w:ins w:id="2396" w:author="Han Xie CHAI (MAS)" w:date="2026-01-05T08:54:00Z" w16du:dateUtc="2026-01-05T00:54:00Z">
        <w:r w:rsidR="006F0B83">
          <w:rPr>
            <w:lang w:val="en-US"/>
          </w:rPr>
          <w:t xml:space="preserve"> </w:t>
        </w:r>
        <w:r w:rsidR="006F0B83" w:rsidRPr="009B29A9">
          <w:rPr>
            <w:u w:val="single"/>
            <w:lang w:val="en-US"/>
          </w:rPr>
          <w:t>actual</w:t>
        </w:r>
        <w:r w:rsidR="006F0B83" w:rsidRPr="009B29A9">
          <w:rPr>
            <w:lang w:val="en-US"/>
          </w:rPr>
          <w:t xml:space="preserve"> primary issue date</w:t>
        </w:r>
        <w:r w:rsidR="006F0B83">
          <w:rPr>
            <w:lang w:val="en-US"/>
          </w:rPr>
          <w:t xml:space="preserve"> </w:t>
        </w:r>
      </w:ins>
      <w:ins w:id="2397" w:author="Han Xie CHAI (MAS)" w:date="2026-01-05T08:55:00Z" w16du:dateUtc="2026-01-05T00:55:00Z">
        <w:r w:rsidR="006F0B83">
          <w:rPr>
            <w:lang w:val="en-US"/>
          </w:rPr>
          <w:t xml:space="preserve">= </w:t>
        </w:r>
        <w:r w:rsidR="006F0B83" w:rsidRPr="006F0B83">
          <w:rPr>
            <w:u w:val="single"/>
            <w:lang w:val="en-US"/>
            <w:rPrChange w:id="2398" w:author="Han Xie CHAI (MAS)" w:date="2026-01-05T08:55:00Z" w16du:dateUtc="2026-01-05T00:55:00Z">
              <w:rPr>
                <w:lang w:val="en-US"/>
              </w:rPr>
            </w:rPrChange>
          </w:rPr>
          <w:t>assumed</w:t>
        </w:r>
      </w:ins>
      <w:ins w:id="2399" w:author="Han Xie CHAI (MAS)" w:date="2026-01-05T08:54:00Z" w16du:dateUtc="2026-01-05T00:54:00Z">
        <w:r w:rsidR="006F0B83">
          <w:rPr>
            <w:lang w:val="en-US"/>
          </w:rPr>
          <w:t xml:space="preserve"> primary </w:t>
        </w:r>
        <w:r w:rsidR="006F0B83" w:rsidRPr="007E5CE0">
          <w:rPr>
            <w:lang w:val="en-US"/>
          </w:rPr>
          <w:t>issue da</w:t>
        </w:r>
        <w:r w:rsidR="006F0B83">
          <w:rPr>
            <w:lang w:val="en-US"/>
          </w:rPr>
          <w:t>te</w:t>
        </w:r>
        <w:r w:rsidR="006F0B83" w:rsidRPr="007E5CE0">
          <w:rPr>
            <w:lang w:val="en-US"/>
          </w:rPr>
          <w:t xml:space="preserve"> </w:t>
        </w:r>
        <w:r w:rsidR="006F0B83">
          <w:rPr>
            <w:lang w:val="en-US"/>
          </w:rPr>
          <w:t>+ 1 business day</w:t>
        </w:r>
      </w:ins>
      <w:ins w:id="2400" w:author="Han Xie CHAI (MAS)" w:date="2026-01-02T11:08:00Z" w16du:dateUtc="2026-01-02T03:08:00Z">
        <w:r w:rsidRPr="004E6180">
          <w:rPr>
            <w:lang w:val="en-US"/>
          </w:rPr>
          <w:t>.</w:t>
        </w:r>
      </w:ins>
    </w:p>
    <w:p w14:paraId="39FBB9CF" w14:textId="1E75F0D5" w:rsidR="006F0B83" w:rsidRPr="004E6180" w:rsidRDefault="006F0B83">
      <w:pPr>
        <w:pStyle w:val="NumberedList"/>
        <w:numPr>
          <w:ilvl w:val="2"/>
          <w:numId w:val="28"/>
        </w:numPr>
        <w:rPr>
          <w:ins w:id="2401" w:author="Han Xie CHAI (MAS)" w:date="2026-01-02T11:08:00Z" w16du:dateUtc="2026-01-02T03:08:00Z"/>
          <w:lang w:val="en-US"/>
        </w:rPr>
        <w:pPrChange w:id="2402" w:author="Han Xie CHAI (MAS)" w:date="2026-01-05T08:52:00Z" w16du:dateUtc="2026-01-05T00:52:00Z">
          <w:pPr>
            <w:pStyle w:val="NumberedList"/>
          </w:pPr>
        </w:pPrChange>
      </w:pPr>
      <w:ins w:id="2403" w:author="Han Xie CHAI (MAS)" w:date="2026-01-05T08:55:00Z" w16du:dateUtc="2026-01-05T00:55:00Z">
        <w:r>
          <w:rPr>
            <w:lang w:val="en-US"/>
          </w:rPr>
          <w:t xml:space="preserve">Else, </w:t>
        </w:r>
        <w:r w:rsidRPr="009B29A9">
          <w:rPr>
            <w:u w:val="single"/>
            <w:lang w:val="en-US"/>
          </w:rPr>
          <w:t>actual</w:t>
        </w:r>
        <w:r w:rsidRPr="009B29A9">
          <w:rPr>
            <w:lang w:val="en-US"/>
          </w:rPr>
          <w:t xml:space="preserve"> primary issue date</w:t>
        </w:r>
        <w:r>
          <w:rPr>
            <w:lang w:val="en-US"/>
          </w:rPr>
          <w:t xml:space="preserve"> = </w:t>
        </w:r>
        <w:del w:id="2404" w:author="Akila BALAKRISHNAN from.OPTIMUM (MAS)" w:date="2026-01-05T09:25:00Z" w16du:dateUtc="2026-01-05T01:25:00Z">
          <w:r w:rsidRPr="004E6180" w:rsidDel="00574803">
            <w:rPr>
              <w:lang w:val="en-US"/>
            </w:rPr>
            <w:delText xml:space="preserve"> </w:delText>
          </w:r>
        </w:del>
        <w:r>
          <w:rPr>
            <w:u w:val="single"/>
            <w:lang w:val="en-US"/>
          </w:rPr>
          <w:t>a</w:t>
        </w:r>
        <w:r w:rsidRPr="009B29A9">
          <w:rPr>
            <w:u w:val="single"/>
            <w:lang w:val="en-US"/>
          </w:rPr>
          <w:t>ssumed</w:t>
        </w:r>
        <w:r>
          <w:rPr>
            <w:lang w:val="en-US"/>
          </w:rPr>
          <w:t xml:space="preserve"> primary </w:t>
        </w:r>
        <w:r w:rsidRPr="007E5CE0">
          <w:rPr>
            <w:lang w:val="en-US"/>
          </w:rPr>
          <w:t>issue da</w:t>
        </w:r>
        <w:r>
          <w:rPr>
            <w:lang w:val="en-US"/>
          </w:rPr>
          <w:t>te.</w:t>
        </w:r>
      </w:ins>
    </w:p>
    <w:p w14:paraId="00737A19" w14:textId="01242508" w:rsidR="006F0B83" w:rsidRDefault="006F0B83" w:rsidP="006F0B83">
      <w:pPr>
        <w:pStyle w:val="NumberedList"/>
        <w:numPr>
          <w:ilvl w:val="1"/>
          <w:numId w:val="28"/>
        </w:numPr>
        <w:rPr>
          <w:ins w:id="2405" w:author="Han Xie CHAI (MAS)" w:date="2026-01-05T09:01:00Z" w16du:dateUtc="2026-01-05T01:01:00Z"/>
          <w:lang w:val="en-US"/>
        </w:rPr>
      </w:pPr>
      <w:ins w:id="2406" w:author="Han Xie CHAI (MAS)" w:date="2026-01-05T09:01:00Z" w16du:dateUtc="2026-01-05T01:01:00Z">
        <w:r>
          <w:rPr>
            <w:lang w:val="en-US"/>
          </w:rPr>
          <w:t xml:space="preserve">Derive the issue date based on the </w:t>
        </w:r>
        <w:r w:rsidRPr="009B29A9">
          <w:rPr>
            <w:u w:val="single"/>
            <w:lang w:val="en-US"/>
          </w:rPr>
          <w:t>actual</w:t>
        </w:r>
        <w:r>
          <w:rPr>
            <w:lang w:val="en-US"/>
          </w:rPr>
          <w:t xml:space="preserve"> primary </w:t>
        </w:r>
        <w:r w:rsidRPr="007E5CE0">
          <w:rPr>
            <w:lang w:val="en-US"/>
          </w:rPr>
          <w:t>issue da</w:t>
        </w:r>
        <w:r>
          <w:rPr>
            <w:lang w:val="en-US"/>
          </w:rPr>
          <w:t>te.</w:t>
        </w:r>
      </w:ins>
    </w:p>
    <w:p w14:paraId="691FB2F3" w14:textId="1E84D1EA" w:rsidR="006F0B83" w:rsidRDefault="006F0B83" w:rsidP="006F0B83">
      <w:pPr>
        <w:pStyle w:val="NumberedList"/>
        <w:numPr>
          <w:ilvl w:val="2"/>
          <w:numId w:val="28"/>
        </w:numPr>
        <w:rPr>
          <w:ins w:id="2407" w:author="Han Xie CHAI (MAS)" w:date="2026-01-05T09:01:00Z" w16du:dateUtc="2026-01-05T01:01:00Z"/>
          <w:lang w:val="en-US"/>
        </w:rPr>
      </w:pPr>
      <w:ins w:id="2408" w:author="Han Xie CHAI (MAS)" w:date="2026-01-05T09:01:00Z" w16du:dateUtc="2026-01-05T01:01:00Z">
        <w:r>
          <w:rPr>
            <w:lang w:val="en-US"/>
          </w:rPr>
          <w:t xml:space="preserve">Issue date = </w:t>
        </w:r>
        <w:r w:rsidRPr="009B29A9">
          <w:rPr>
            <w:u w:val="single"/>
            <w:lang w:val="en-US"/>
          </w:rPr>
          <w:t>actual</w:t>
        </w:r>
        <w:r>
          <w:rPr>
            <w:lang w:val="en-US"/>
          </w:rPr>
          <w:t xml:space="preserve"> primary </w:t>
        </w:r>
        <w:r w:rsidRPr="007E5CE0">
          <w:rPr>
            <w:lang w:val="en-US"/>
          </w:rPr>
          <w:t>issue da</w:t>
        </w:r>
        <w:r>
          <w:rPr>
            <w:lang w:val="en-US"/>
          </w:rPr>
          <w:t>te - offset from the primary issue date</w:t>
        </w:r>
      </w:ins>
      <w:ins w:id="2409" w:author="Jasmine WL TEO (MAS)" w:date="2026-01-05T10:01:00Z" w16du:dateUtc="2026-01-05T02:01:00Z">
        <w:r w:rsidR="006F3B5A">
          <w:rPr>
            <w:lang w:val="en-US"/>
          </w:rPr>
          <w:t xml:space="preserve"> </w:t>
        </w:r>
      </w:ins>
      <w:ins w:id="2410" w:author="Han Xie CHAI (MAS)" w:date="2026-01-05T11:59:00Z" w16du:dateUtc="2026-01-05T03:59:00Z">
        <w:r w:rsidR="00FE1A11">
          <w:rPr>
            <w:lang w:val="en-US"/>
          </w:rPr>
          <w:t>(</w:t>
        </w:r>
      </w:ins>
      <w:ins w:id="2411" w:author="Han Xie CHAI (MAS)" w:date="2026-01-05T11:57:00Z" w16du:dateUtc="2026-01-05T03:57:00Z">
        <w:r w:rsidR="00FE1A11">
          <w:rPr>
            <w:lang w:val="en-US"/>
          </w:rPr>
          <w:t xml:space="preserve">in </w:t>
        </w:r>
      </w:ins>
      <w:ins w:id="2412" w:author="Jasmine WL TEO (MAS)" w:date="2026-01-05T10:01:00Z" w16du:dateUtc="2026-01-05T02:01:00Z">
        <w:r w:rsidR="006F3B5A" w:rsidRPr="006F3B5A">
          <w:rPr>
            <w:highlight w:val="yellow"/>
            <w:lang w:val="en-US"/>
            <w:rPrChange w:id="2413" w:author="Jasmine WL TEO (MAS)" w:date="2026-01-05T10:01:00Z" w16du:dateUtc="2026-01-05T02:01:00Z">
              <w:rPr>
                <w:lang w:val="en-US"/>
              </w:rPr>
            </w:rPrChange>
          </w:rPr>
          <w:t>business day</w:t>
        </w:r>
      </w:ins>
      <w:ins w:id="2414" w:author="Jasmine WL TEO (MAS)" w:date="2026-01-05T10:04:00Z" w16du:dateUtc="2026-01-05T02:04:00Z">
        <w:r w:rsidR="006F3B5A">
          <w:rPr>
            <w:highlight w:val="yellow"/>
            <w:lang w:val="en-US"/>
          </w:rPr>
          <w:t>(</w:t>
        </w:r>
      </w:ins>
      <w:ins w:id="2415" w:author="Jasmine WL TEO (MAS)" w:date="2026-01-05T10:02:00Z" w16du:dateUtc="2026-01-05T02:02:00Z">
        <w:r w:rsidR="006F3B5A">
          <w:rPr>
            <w:highlight w:val="yellow"/>
            <w:lang w:val="en-US"/>
          </w:rPr>
          <w:t>s</w:t>
        </w:r>
      </w:ins>
      <w:ins w:id="2416" w:author="Jasmine WL TEO (MAS)" w:date="2026-01-05T10:01:00Z" w16du:dateUtc="2026-01-05T02:01:00Z">
        <w:r w:rsidR="006F3B5A" w:rsidRPr="006F3B5A">
          <w:rPr>
            <w:highlight w:val="yellow"/>
            <w:lang w:val="en-US"/>
            <w:rPrChange w:id="2417" w:author="Jasmine WL TEO (MAS)" w:date="2026-01-05T10:01:00Z" w16du:dateUtc="2026-01-05T02:01:00Z">
              <w:rPr>
                <w:lang w:val="en-US"/>
              </w:rPr>
            </w:rPrChange>
          </w:rPr>
          <w:t>)</w:t>
        </w:r>
      </w:ins>
      <w:ins w:id="2418" w:author="Han Xie CHAI (MAS)" w:date="2026-01-05T11:59:00Z" w16du:dateUtc="2026-01-05T03:59:00Z">
        <w:r w:rsidR="00FE1A11">
          <w:rPr>
            <w:lang w:val="en-US"/>
          </w:rPr>
          <w:t>)</w:t>
        </w:r>
      </w:ins>
      <w:ins w:id="2419" w:author="Han Xie CHAI (MAS)" w:date="2026-01-05T09:01:00Z" w16du:dateUtc="2026-01-05T01:01:00Z">
        <w:r>
          <w:rPr>
            <w:lang w:val="en-US"/>
          </w:rPr>
          <w:t>.</w:t>
        </w:r>
      </w:ins>
    </w:p>
    <w:p w14:paraId="63955203" w14:textId="77777777" w:rsidR="006F0B83" w:rsidRDefault="006F0B83" w:rsidP="006F0B83">
      <w:pPr>
        <w:pStyle w:val="NumberedList"/>
        <w:numPr>
          <w:ilvl w:val="0"/>
          <w:numId w:val="0"/>
        </w:numPr>
        <w:ind w:left="1080" w:hanging="360"/>
        <w:rPr>
          <w:ins w:id="2420" w:author="Han Xie CHAI (MAS)" w:date="2026-01-05T09:02:00Z" w16du:dateUtc="2026-01-05T01:02:00Z"/>
          <w:i/>
          <w:iCs/>
          <w:u w:val="single"/>
          <w:lang w:val="en-US"/>
        </w:rPr>
      </w:pPr>
    </w:p>
    <w:p w14:paraId="11BECF85" w14:textId="2A92FA33" w:rsidR="006F0B83" w:rsidRDefault="006F0B83">
      <w:pPr>
        <w:pStyle w:val="NumberedList"/>
        <w:numPr>
          <w:ilvl w:val="0"/>
          <w:numId w:val="0"/>
        </w:numPr>
        <w:ind w:left="1080" w:hanging="360"/>
        <w:rPr>
          <w:ins w:id="2421" w:author="Han Xie CHAI (MAS)" w:date="2026-01-05T09:01:00Z" w16du:dateUtc="2026-01-05T01:01:00Z"/>
          <w:lang w:val="en-US"/>
        </w:rPr>
        <w:pPrChange w:id="2422" w:author="Han Xie CHAI (MAS)" w:date="2026-01-05T09:01:00Z" w16du:dateUtc="2026-01-05T01:01:00Z">
          <w:pPr>
            <w:pStyle w:val="NumberedList"/>
            <w:numPr>
              <w:ilvl w:val="1"/>
            </w:numPr>
            <w:ind w:left="1440"/>
          </w:pPr>
        </w:pPrChange>
      </w:pPr>
      <w:ins w:id="2423" w:author="Han Xie CHAI (MAS)" w:date="2026-01-05T09:02:00Z" w16du:dateUtc="2026-01-05T01:02:00Z">
        <w:r>
          <w:rPr>
            <w:i/>
            <w:iCs/>
            <w:u w:val="single"/>
            <w:lang w:val="en-US"/>
          </w:rPr>
          <w:t>Announcement and auction</w:t>
        </w:r>
      </w:ins>
      <w:ins w:id="2424" w:author="Han Xie CHAI (MAS)" w:date="2026-01-05T09:01:00Z" w16du:dateUtc="2026-01-05T01:01:00Z">
        <w:r w:rsidRPr="009B29A9">
          <w:rPr>
            <w:i/>
            <w:iCs/>
            <w:u w:val="single"/>
            <w:lang w:val="en-US"/>
          </w:rPr>
          <w:t xml:space="preserve"> date</w:t>
        </w:r>
      </w:ins>
    </w:p>
    <w:p w14:paraId="28D329A4" w14:textId="3D42D3B4" w:rsidR="00646264" w:rsidRDefault="00646264" w:rsidP="00646264">
      <w:pPr>
        <w:pStyle w:val="NumberedList"/>
        <w:numPr>
          <w:ilvl w:val="1"/>
          <w:numId w:val="28"/>
        </w:numPr>
        <w:rPr>
          <w:ins w:id="2425" w:author="Jasmine WL TEO (MAS)" w:date="2026-01-02T11:44:00Z" w16du:dateUtc="2026-01-02T03:44:00Z"/>
          <w:lang w:val="en-US"/>
        </w:rPr>
      </w:pPr>
      <w:ins w:id="2426" w:author="Jasmine WL TEO (MAS)" w:date="2026-01-02T11:44:00Z" w16du:dateUtc="2026-01-02T03:44:00Z">
        <w:r w:rsidRPr="007E5CE0">
          <w:rPr>
            <w:lang w:val="en-US"/>
          </w:rPr>
          <w:t xml:space="preserve">Derive the </w:t>
        </w:r>
        <w:commentRangeStart w:id="2427"/>
        <w:r w:rsidRPr="007E5CE0">
          <w:rPr>
            <w:lang w:val="en-US"/>
          </w:rPr>
          <w:t xml:space="preserve">announcement date and auction date </w:t>
        </w:r>
        <w:commentRangeEnd w:id="2427"/>
        <w:r>
          <w:rPr>
            <w:rStyle w:val="CommentReference"/>
          </w:rPr>
          <w:commentReference w:id="2427"/>
        </w:r>
        <w:r w:rsidRPr="007E5CE0">
          <w:rPr>
            <w:lang w:val="en-US"/>
          </w:rPr>
          <w:t xml:space="preserve">based on the </w:t>
        </w:r>
      </w:ins>
      <w:ins w:id="2428" w:author="Han Xie CHAI (MAS)" w:date="2026-01-05T08:56:00Z" w16du:dateUtc="2026-01-05T00:56:00Z">
        <w:r w:rsidR="006F0B83" w:rsidRPr="006F0B83">
          <w:rPr>
            <w:u w:val="single"/>
            <w:lang w:val="en-US"/>
            <w:rPrChange w:id="2429" w:author="Han Xie CHAI (MAS)" w:date="2026-01-05T08:56:00Z" w16du:dateUtc="2026-01-05T00:56:00Z">
              <w:rPr>
                <w:lang w:val="en-US"/>
              </w:rPr>
            </w:rPrChange>
          </w:rPr>
          <w:t>actual</w:t>
        </w:r>
        <w:r w:rsidR="006F0B83">
          <w:rPr>
            <w:lang w:val="en-US"/>
          </w:rPr>
          <w:t xml:space="preserve"> </w:t>
        </w:r>
      </w:ins>
      <w:ins w:id="2430" w:author="Jasmine WL TEO (MAS)" w:date="2026-01-02T11:44:00Z" w16du:dateUtc="2026-01-02T03:44:00Z">
        <w:r>
          <w:rPr>
            <w:lang w:val="en-US"/>
          </w:rPr>
          <w:t xml:space="preserve">primary </w:t>
        </w:r>
        <w:r w:rsidRPr="007E5CE0">
          <w:rPr>
            <w:lang w:val="en-US"/>
          </w:rPr>
          <w:t>issue da</w:t>
        </w:r>
        <w:r>
          <w:rPr>
            <w:lang w:val="en-US"/>
          </w:rPr>
          <w:t>te</w:t>
        </w:r>
      </w:ins>
      <w:ins w:id="2431" w:author="Jasmine WL TEO (MAS)" w:date="2026-01-05T11:42:00Z" w16du:dateUtc="2026-01-05T03:42:00Z">
        <w:r w:rsidR="00FB3E14">
          <w:rPr>
            <w:lang w:val="en-US"/>
          </w:rPr>
          <w:t xml:space="preserve"> </w:t>
        </w:r>
        <w:r w:rsidR="00FB3E14" w:rsidRPr="00AB0680">
          <w:rPr>
            <w:highlight w:val="yellow"/>
            <w:lang w:val="en-US"/>
            <w:rPrChange w:id="2432" w:author="Jasmine WL TEO (MAS)" w:date="2026-01-05T11:46:00Z" w16du:dateUtc="2026-01-05T03:46:00Z">
              <w:rPr>
                <w:lang w:val="en-US"/>
              </w:rPr>
            </w:rPrChange>
          </w:rPr>
          <w:t>(</w:t>
        </w:r>
      </w:ins>
      <w:ins w:id="2433" w:author="Jasmine WL TEO (MAS)" w:date="2026-01-05T11:43:00Z" w16du:dateUtc="2026-01-05T03:43:00Z">
        <w:r w:rsidR="00FB3E14" w:rsidRPr="00AB0680">
          <w:rPr>
            <w:highlight w:val="yellow"/>
            <w:lang w:val="en-US"/>
            <w:rPrChange w:id="2434" w:author="Jasmine WL TEO (MAS)" w:date="2026-01-05T11:46:00Z" w16du:dateUtc="2026-01-05T03:46:00Z">
              <w:rPr>
                <w:lang w:val="en-US"/>
              </w:rPr>
            </w:rPrChange>
          </w:rPr>
          <w:t>from</w:t>
        </w:r>
      </w:ins>
      <w:ins w:id="2435" w:author="Jasmine WL TEO (MAS)" w:date="2026-01-05T11:42:00Z" w16du:dateUtc="2026-01-05T03:42:00Z">
        <w:r w:rsidR="00FB3E14" w:rsidRPr="00AB0680">
          <w:rPr>
            <w:highlight w:val="yellow"/>
            <w:lang w:val="en-US"/>
            <w:rPrChange w:id="2436" w:author="Jasmine WL TEO (MAS)" w:date="2026-01-05T11:46:00Z" w16du:dateUtc="2026-01-05T03:46:00Z">
              <w:rPr>
                <w:lang w:val="en-US"/>
              </w:rPr>
            </w:rPrChange>
          </w:rPr>
          <w:t xml:space="preserve"> 3c)</w:t>
        </w:r>
      </w:ins>
      <w:ins w:id="2437" w:author="Jasmine WL TEO (MAS)" w:date="2026-01-02T11:44:00Z" w16du:dateUtc="2026-01-02T03:44:00Z">
        <w:r w:rsidRPr="00AB0680">
          <w:rPr>
            <w:highlight w:val="yellow"/>
            <w:lang w:val="en-US"/>
            <w:rPrChange w:id="2438" w:author="Jasmine WL TEO (MAS)" w:date="2026-01-05T11:46:00Z" w16du:dateUtc="2026-01-05T03:46:00Z">
              <w:rPr>
                <w:lang w:val="en-US"/>
              </w:rPr>
            </w:rPrChange>
          </w:rPr>
          <w:t>.</w:t>
        </w:r>
      </w:ins>
    </w:p>
    <w:p w14:paraId="47F14F58" w14:textId="21EB7326" w:rsidR="00646264" w:rsidRDefault="00646264" w:rsidP="00646264">
      <w:pPr>
        <w:pStyle w:val="NumberedList"/>
        <w:numPr>
          <w:ilvl w:val="2"/>
          <w:numId w:val="28"/>
        </w:numPr>
        <w:rPr>
          <w:ins w:id="2439" w:author="Jasmine WL TEO (MAS)" w:date="2026-01-02T11:44:00Z" w16du:dateUtc="2026-01-02T03:44:00Z"/>
          <w:lang w:val="en-US"/>
        </w:rPr>
      </w:pPr>
      <w:ins w:id="2440" w:author="Jasmine WL TEO (MAS)" w:date="2026-01-02T11:44:00Z" w16du:dateUtc="2026-01-02T03:44:00Z">
        <w:r>
          <w:rPr>
            <w:lang w:val="en-US"/>
          </w:rPr>
          <w:t xml:space="preserve">Announcement date = </w:t>
        </w:r>
      </w:ins>
      <w:ins w:id="2441" w:author="Han Xie CHAI (MAS)" w:date="2026-01-05T08:57:00Z" w16du:dateUtc="2026-01-05T00:57:00Z">
        <w:r w:rsidR="006F0B83">
          <w:rPr>
            <w:u w:val="single"/>
            <w:lang w:val="en-US"/>
          </w:rPr>
          <w:t>a</w:t>
        </w:r>
      </w:ins>
      <w:ins w:id="2442" w:author="Han Xie CHAI (MAS)" w:date="2026-01-05T08:56:00Z" w16du:dateUtc="2026-01-05T00:56:00Z">
        <w:r w:rsidR="006F0B83" w:rsidRPr="009B29A9">
          <w:rPr>
            <w:u w:val="single"/>
            <w:lang w:val="en-US"/>
          </w:rPr>
          <w:t>ctual</w:t>
        </w:r>
        <w:r w:rsidR="006F0B83">
          <w:rPr>
            <w:lang w:val="en-US"/>
          </w:rPr>
          <w:t xml:space="preserve"> </w:t>
        </w:r>
      </w:ins>
      <w:ins w:id="2443" w:author="Jasmine WL TEO (MAS)" w:date="2026-01-02T11:44:00Z" w16du:dateUtc="2026-01-02T03:44:00Z">
        <w:del w:id="2444" w:author="Han Xie CHAI (MAS)" w:date="2026-01-05T08:56:00Z" w16du:dateUtc="2026-01-05T00:56:00Z">
          <w:r w:rsidDel="006F0B83">
            <w:rPr>
              <w:lang w:val="en-US"/>
            </w:rPr>
            <w:delText>P</w:delText>
          </w:r>
        </w:del>
      </w:ins>
      <w:ins w:id="2445" w:author="Han Xie CHAI (MAS)" w:date="2026-01-05T08:56:00Z" w16du:dateUtc="2026-01-05T00:56:00Z">
        <w:r w:rsidR="006F0B83">
          <w:rPr>
            <w:lang w:val="en-US"/>
          </w:rPr>
          <w:t>p</w:t>
        </w:r>
      </w:ins>
      <w:ins w:id="2446" w:author="Jasmine WL TEO (MAS)" w:date="2026-01-02T11:44:00Z" w16du:dateUtc="2026-01-02T03:44:00Z">
        <w:r>
          <w:rPr>
            <w:lang w:val="en-US"/>
          </w:rPr>
          <w:t xml:space="preserve">rimary </w:t>
        </w:r>
        <w:r w:rsidRPr="007E5CE0">
          <w:rPr>
            <w:lang w:val="en-US"/>
          </w:rPr>
          <w:t>issue da</w:t>
        </w:r>
        <w:r>
          <w:rPr>
            <w:lang w:val="en-US"/>
          </w:rPr>
          <w:t xml:space="preserve">te - </w:t>
        </w:r>
        <w:r w:rsidRPr="007E5CE0">
          <w:rPr>
            <w:lang w:val="en-US"/>
          </w:rPr>
          <w:t>the number of business days before issue da</w:t>
        </w:r>
        <w:del w:id="2447" w:author="Akila BALAKRISHNAN from.OPTIMUM (MAS)" w:date="2026-01-05T09:39:00Z" w16du:dateUtc="2026-01-05T01:39:00Z">
          <w:r w:rsidDel="001B5014">
            <w:rPr>
              <w:lang w:val="en-US"/>
            </w:rPr>
            <w:delText>y</w:delText>
          </w:r>
        </w:del>
      </w:ins>
      <w:ins w:id="2448" w:author="Akila BALAKRISHNAN from.OPTIMUM (MAS)" w:date="2026-01-05T09:39:00Z" w16du:dateUtc="2026-01-05T01:39:00Z">
        <w:r w:rsidR="001B5014">
          <w:rPr>
            <w:lang w:val="en-US"/>
          </w:rPr>
          <w:t>te</w:t>
        </w:r>
      </w:ins>
      <w:ins w:id="2449" w:author="Akila BALAKRISHNAN from.OPTIMUM (MAS)" w:date="2026-01-05T09:40:00Z" w16du:dateUtc="2026-01-05T01:40:00Z">
        <w:r w:rsidR="001B5014">
          <w:rPr>
            <w:lang w:val="en-US"/>
          </w:rPr>
          <w:t xml:space="preserve"> </w:t>
        </w:r>
      </w:ins>
      <w:ins w:id="2450" w:author="Jasmine WL TEO (MAS)" w:date="2026-01-02T11:44:00Z" w16du:dateUtc="2026-01-02T03:44:00Z">
        <w:del w:id="2451" w:author="Akila BALAKRISHNAN from.OPTIMUM (MAS)" w:date="2026-01-05T09:40:00Z" w16du:dateUtc="2026-01-05T01:40:00Z">
          <w:r w:rsidRPr="007E5CE0" w:rsidDel="001B5014">
            <w:rPr>
              <w:lang w:val="en-US"/>
            </w:rPr>
            <w:delText xml:space="preserve"> </w:delText>
          </w:r>
        </w:del>
        <w:r w:rsidRPr="007E5CE0">
          <w:rPr>
            <w:lang w:val="en-US"/>
          </w:rPr>
          <w:t xml:space="preserve">(for </w:t>
        </w:r>
        <w:r>
          <w:rPr>
            <w:lang w:val="en-US"/>
          </w:rPr>
          <w:t>announcement</w:t>
        </w:r>
        <w:r w:rsidRPr="007E5CE0">
          <w:rPr>
            <w:lang w:val="en-US"/>
          </w:rPr>
          <w:t xml:space="preserve"> da</w:t>
        </w:r>
        <w:del w:id="2452" w:author="Akila BALAKRISHNAN from.OPTIMUM (MAS)" w:date="2026-01-05T09:39:00Z" w16du:dateUtc="2026-01-05T01:39:00Z">
          <w:r w:rsidDel="001B5014">
            <w:rPr>
              <w:lang w:val="en-US"/>
            </w:rPr>
            <w:delText>y</w:delText>
          </w:r>
        </w:del>
      </w:ins>
      <w:ins w:id="2453" w:author="Akila BALAKRISHNAN from.OPTIMUM (MAS)" w:date="2026-01-05T09:39:00Z" w16du:dateUtc="2026-01-05T01:39:00Z">
        <w:r w:rsidR="001B5014">
          <w:rPr>
            <w:lang w:val="en-US"/>
          </w:rPr>
          <w:t>te</w:t>
        </w:r>
      </w:ins>
      <w:ins w:id="2454" w:author="Jasmine WL TEO (MAS)" w:date="2026-01-02T11:44:00Z" w16du:dateUtc="2026-01-02T03:44:00Z">
        <w:r w:rsidRPr="007E5CE0">
          <w:rPr>
            <w:lang w:val="en-US"/>
          </w:rPr>
          <w:t>)</w:t>
        </w:r>
        <w:r>
          <w:rPr>
            <w:lang w:val="en-US"/>
          </w:rPr>
          <w:t>.</w:t>
        </w:r>
        <w:r w:rsidRPr="007E5CE0">
          <w:rPr>
            <w:lang w:val="en-US"/>
          </w:rPr>
          <w:t xml:space="preserve"> </w:t>
        </w:r>
      </w:ins>
    </w:p>
    <w:p w14:paraId="0F7DC9D9" w14:textId="233C6EA1" w:rsidR="00646264" w:rsidRPr="003F749D" w:rsidRDefault="00646264" w:rsidP="00646264">
      <w:pPr>
        <w:pStyle w:val="NumberedList"/>
        <w:numPr>
          <w:ilvl w:val="2"/>
          <w:numId w:val="28"/>
        </w:numPr>
        <w:rPr>
          <w:ins w:id="2455" w:author="Jasmine WL TEO (MAS)" w:date="2026-01-02T11:44:00Z" w16du:dateUtc="2026-01-02T03:44:00Z"/>
          <w:lang w:val="en-US"/>
        </w:rPr>
      </w:pPr>
      <w:ins w:id="2456" w:author="Jasmine WL TEO (MAS)" w:date="2026-01-02T11:44:00Z" w16du:dateUtc="2026-01-02T03:44:00Z">
        <w:r>
          <w:rPr>
            <w:lang w:val="en-US"/>
          </w:rPr>
          <w:t>Auction</w:t>
        </w:r>
        <w:r w:rsidRPr="003F749D">
          <w:rPr>
            <w:lang w:val="en-US"/>
          </w:rPr>
          <w:t xml:space="preserve"> date = </w:t>
        </w:r>
      </w:ins>
      <w:ins w:id="2457" w:author="Han Xie CHAI (MAS)" w:date="2026-01-05T08:57:00Z" w16du:dateUtc="2026-01-05T00:57:00Z">
        <w:r w:rsidR="006F0B83">
          <w:rPr>
            <w:u w:val="single"/>
            <w:lang w:val="en-US"/>
          </w:rPr>
          <w:t>a</w:t>
        </w:r>
      </w:ins>
      <w:ins w:id="2458" w:author="Han Xie CHAI (MAS)" w:date="2026-01-05T08:56:00Z" w16du:dateUtc="2026-01-05T00:56:00Z">
        <w:r w:rsidR="006F0B83" w:rsidRPr="009B29A9">
          <w:rPr>
            <w:u w:val="single"/>
            <w:lang w:val="en-US"/>
          </w:rPr>
          <w:t>ctual</w:t>
        </w:r>
        <w:r w:rsidR="006F0B83">
          <w:rPr>
            <w:lang w:val="en-US"/>
          </w:rPr>
          <w:t xml:space="preserve"> p</w:t>
        </w:r>
      </w:ins>
      <w:ins w:id="2459" w:author="Jasmine WL TEO (MAS)" w:date="2026-01-02T11:44:00Z" w16du:dateUtc="2026-01-02T03:44:00Z">
        <w:del w:id="2460" w:author="Han Xie CHAI (MAS)" w:date="2026-01-05T08:56:00Z" w16du:dateUtc="2026-01-05T00:56:00Z">
          <w:r w:rsidDel="006F0B83">
            <w:rPr>
              <w:lang w:val="en-US"/>
            </w:rPr>
            <w:delText>P</w:delText>
          </w:r>
        </w:del>
        <w:r>
          <w:rPr>
            <w:lang w:val="en-US"/>
          </w:rPr>
          <w:t xml:space="preserve">rimary </w:t>
        </w:r>
        <w:r w:rsidRPr="007E5CE0">
          <w:rPr>
            <w:lang w:val="en-US"/>
          </w:rPr>
          <w:t>issue da</w:t>
        </w:r>
        <w:r>
          <w:rPr>
            <w:lang w:val="en-US"/>
          </w:rPr>
          <w:t>te</w:t>
        </w:r>
        <w:r w:rsidRPr="003F749D">
          <w:rPr>
            <w:lang w:val="en-US"/>
          </w:rPr>
          <w:t xml:space="preserve"> - the number of business days before issue da</w:t>
        </w:r>
        <w:del w:id="2461" w:author="Akila BALAKRISHNAN from.OPTIMUM (MAS)" w:date="2026-01-05T09:40:00Z" w16du:dateUtc="2026-01-05T01:40:00Z">
          <w:r w:rsidDel="001B5014">
            <w:rPr>
              <w:lang w:val="en-US"/>
            </w:rPr>
            <w:delText>y</w:delText>
          </w:r>
        </w:del>
      </w:ins>
      <w:ins w:id="2462" w:author="Akila BALAKRISHNAN from.OPTIMUM (MAS)" w:date="2026-01-05T09:40:00Z" w16du:dateUtc="2026-01-05T01:40:00Z">
        <w:r w:rsidR="001B5014">
          <w:rPr>
            <w:lang w:val="en-US"/>
          </w:rPr>
          <w:t>te</w:t>
        </w:r>
      </w:ins>
      <w:ins w:id="2463" w:author="Jasmine WL TEO (MAS)" w:date="2026-01-02T11:44:00Z" w16du:dateUtc="2026-01-02T03:44:00Z">
        <w:r w:rsidRPr="003F749D">
          <w:rPr>
            <w:lang w:val="en-US"/>
          </w:rPr>
          <w:t xml:space="preserve"> (for </w:t>
        </w:r>
        <w:r>
          <w:rPr>
            <w:lang w:val="en-US"/>
          </w:rPr>
          <w:t>auction</w:t>
        </w:r>
        <w:r w:rsidRPr="003F749D">
          <w:rPr>
            <w:lang w:val="en-US"/>
          </w:rPr>
          <w:t xml:space="preserve"> da</w:t>
        </w:r>
        <w:del w:id="2464" w:author="Akila BALAKRISHNAN from.OPTIMUM (MAS)" w:date="2026-01-05T09:40:00Z" w16du:dateUtc="2026-01-05T01:40:00Z">
          <w:r w:rsidDel="001B5014">
            <w:rPr>
              <w:lang w:val="en-US"/>
            </w:rPr>
            <w:delText>y</w:delText>
          </w:r>
        </w:del>
      </w:ins>
      <w:ins w:id="2465" w:author="Akila BALAKRISHNAN from.OPTIMUM (MAS)" w:date="2026-01-05T09:40:00Z" w16du:dateUtc="2026-01-05T01:40:00Z">
        <w:r w:rsidR="001B5014">
          <w:rPr>
            <w:lang w:val="en-US"/>
          </w:rPr>
          <w:t>te</w:t>
        </w:r>
      </w:ins>
      <w:ins w:id="2466" w:author="Jasmine WL TEO (MAS)" w:date="2026-01-02T11:44:00Z" w16du:dateUtc="2026-01-02T03:44:00Z">
        <w:r w:rsidRPr="003F749D">
          <w:rPr>
            <w:lang w:val="en-US"/>
          </w:rPr>
          <w:t>).</w:t>
        </w:r>
      </w:ins>
    </w:p>
    <w:p w14:paraId="6B67BF33" w14:textId="77777777" w:rsidR="006F0B83" w:rsidRDefault="006F0B83" w:rsidP="006F0B83">
      <w:pPr>
        <w:pStyle w:val="NumberedList"/>
        <w:numPr>
          <w:ilvl w:val="0"/>
          <w:numId w:val="0"/>
        </w:numPr>
        <w:ind w:left="720"/>
        <w:rPr>
          <w:ins w:id="2467" w:author="Han Xie CHAI (MAS)" w:date="2026-01-05T09:02:00Z" w16du:dateUtc="2026-01-05T01:02:00Z"/>
          <w:lang w:val="en-US"/>
        </w:rPr>
      </w:pPr>
    </w:p>
    <w:p w14:paraId="2AB8F9B9" w14:textId="0D6C8FF9" w:rsidR="006F0B83" w:rsidRDefault="006F0B83">
      <w:pPr>
        <w:pStyle w:val="NumberedList"/>
        <w:numPr>
          <w:ilvl w:val="0"/>
          <w:numId w:val="0"/>
        </w:numPr>
        <w:ind w:left="720"/>
        <w:rPr>
          <w:lang w:val="en-US"/>
        </w:rPr>
        <w:pPrChange w:id="2468" w:author="Han Xie CHAI (MAS)" w:date="2026-01-05T09:02:00Z" w16du:dateUtc="2026-01-05T01:02:00Z">
          <w:pPr>
            <w:pStyle w:val="NumberedList"/>
            <w:numPr>
              <w:ilvl w:val="1"/>
            </w:numPr>
            <w:ind w:left="1440"/>
          </w:pPr>
        </w:pPrChange>
      </w:pPr>
      <w:ins w:id="2469" w:author="Han Xie CHAI (MAS)" w:date="2026-01-05T09:02:00Z" w16du:dateUtc="2026-01-05T01:02:00Z">
        <w:r>
          <w:rPr>
            <w:i/>
            <w:iCs/>
            <w:u w:val="single"/>
            <w:lang w:val="en-US"/>
          </w:rPr>
          <w:t>Maturity</w:t>
        </w:r>
        <w:r w:rsidRPr="009B29A9">
          <w:rPr>
            <w:i/>
            <w:iCs/>
            <w:u w:val="single"/>
            <w:lang w:val="en-US"/>
          </w:rPr>
          <w:t xml:space="preserve"> date</w:t>
        </w:r>
      </w:ins>
    </w:p>
    <w:p w14:paraId="299C514A" w14:textId="4F9B7B6A" w:rsidR="006F0B83" w:rsidRDefault="006F0B83" w:rsidP="006F0B83">
      <w:pPr>
        <w:pStyle w:val="NumberedList"/>
        <w:numPr>
          <w:ilvl w:val="1"/>
          <w:numId w:val="28"/>
        </w:numPr>
        <w:rPr>
          <w:ins w:id="2470" w:author="Han Xie CHAI (MAS)" w:date="2026-01-05T09:03:00Z" w16du:dateUtc="2026-01-05T01:03:00Z"/>
          <w:lang w:val="en-US"/>
        </w:rPr>
      </w:pPr>
      <w:ins w:id="2471" w:author="Han Xie CHAI (MAS)" w:date="2026-01-05T08:59:00Z" w16du:dateUtc="2026-01-05T00:59:00Z">
        <w:r>
          <w:rPr>
            <w:lang w:val="en-US"/>
          </w:rPr>
          <w:t>Derive</w:t>
        </w:r>
        <w:r w:rsidRPr="007E5CE0">
          <w:rPr>
            <w:lang w:val="en-US"/>
          </w:rPr>
          <w:t xml:space="preserve"> the </w:t>
        </w:r>
        <w:r w:rsidRPr="009B29A9">
          <w:rPr>
            <w:u w:val="single"/>
            <w:lang w:val="en-US"/>
          </w:rPr>
          <w:t>assumed</w:t>
        </w:r>
        <w:r>
          <w:rPr>
            <w:lang w:val="en-US"/>
          </w:rPr>
          <w:t xml:space="preserve"> primary maturity date based on the </w:t>
        </w:r>
        <w:r w:rsidRPr="009B29A9">
          <w:rPr>
            <w:u w:val="single"/>
            <w:lang w:val="en-US"/>
          </w:rPr>
          <w:t>assumed</w:t>
        </w:r>
        <w:r>
          <w:rPr>
            <w:lang w:val="en-US"/>
          </w:rPr>
          <w:t xml:space="preserve"> primary </w:t>
        </w:r>
        <w:r w:rsidRPr="007E5CE0">
          <w:rPr>
            <w:lang w:val="en-US"/>
          </w:rPr>
          <w:t>issue da</w:t>
        </w:r>
        <w:r>
          <w:rPr>
            <w:lang w:val="en-US"/>
          </w:rPr>
          <w:t>te</w:t>
        </w:r>
      </w:ins>
      <w:ins w:id="2472" w:author="Jasmine WL TEO (MAS)" w:date="2026-01-05T10:46:00Z" w16du:dateUtc="2026-01-05T02:46:00Z">
        <w:r w:rsidR="00B1474A">
          <w:rPr>
            <w:lang w:val="en-US"/>
          </w:rPr>
          <w:t xml:space="preserve"> </w:t>
        </w:r>
        <w:r w:rsidR="00B1474A" w:rsidRPr="00AB0680">
          <w:rPr>
            <w:highlight w:val="yellow"/>
            <w:lang w:val="en-US"/>
            <w:rPrChange w:id="2473" w:author="Jasmine WL TEO (MAS)" w:date="2026-01-05T11:46:00Z" w16du:dateUtc="2026-01-05T03:46:00Z">
              <w:rPr>
                <w:lang w:val="en-US"/>
              </w:rPr>
            </w:rPrChange>
          </w:rPr>
          <w:t>(from 3b)</w:t>
        </w:r>
      </w:ins>
      <w:ins w:id="2474" w:author="Han Xie CHAI (MAS)" w:date="2026-01-05T08:59:00Z" w16du:dateUtc="2026-01-05T00:59:00Z">
        <w:r w:rsidRPr="007E5CE0">
          <w:rPr>
            <w:lang w:val="en-US"/>
          </w:rPr>
          <w:t xml:space="preserve"> </w:t>
        </w:r>
        <w:r>
          <w:rPr>
            <w:lang w:val="en-US"/>
          </w:rPr>
          <w:t xml:space="preserve">and the </w:t>
        </w:r>
      </w:ins>
      <w:ins w:id="2475" w:author="Han Xie CHAI (MAS)" w:date="2026-01-05T09:03:00Z" w16du:dateUtc="2026-01-05T01:03:00Z">
        <w:r w:rsidR="003343CB">
          <w:rPr>
            <w:lang w:val="en-US"/>
          </w:rPr>
          <w:t>tenor</w:t>
        </w:r>
      </w:ins>
      <w:ins w:id="2476" w:author="Han Xie CHAI (MAS)" w:date="2026-01-05T08:59:00Z" w16du:dateUtc="2026-01-05T00:59:00Z">
        <w:r>
          <w:rPr>
            <w:lang w:val="en-US"/>
          </w:rPr>
          <w:t>.</w:t>
        </w:r>
      </w:ins>
    </w:p>
    <w:p w14:paraId="753FA5FE" w14:textId="4D6B3B57" w:rsidR="003343CB" w:rsidRPr="003343CB" w:rsidRDefault="003343CB">
      <w:pPr>
        <w:pStyle w:val="NumberedList"/>
        <w:numPr>
          <w:ilvl w:val="2"/>
          <w:numId w:val="28"/>
        </w:numPr>
        <w:rPr>
          <w:ins w:id="2477" w:author="Han Xie CHAI (MAS)" w:date="2026-01-05T08:59:00Z" w16du:dateUtc="2026-01-05T00:59:00Z"/>
          <w:lang w:val="en-US"/>
        </w:rPr>
        <w:pPrChange w:id="2478" w:author="Han Xie CHAI (MAS)" w:date="2026-01-05T09:03:00Z" w16du:dateUtc="2026-01-05T01:03:00Z">
          <w:pPr>
            <w:pStyle w:val="NumberedList"/>
            <w:numPr>
              <w:ilvl w:val="1"/>
            </w:numPr>
            <w:ind w:left="1440"/>
          </w:pPr>
        </w:pPrChange>
      </w:pPr>
      <w:ins w:id="2479" w:author="Han Xie CHAI (MAS)" w:date="2026-01-05T09:03:00Z" w16du:dateUtc="2026-01-05T01:03:00Z">
        <w:r w:rsidRPr="003343CB">
          <w:rPr>
            <w:u w:val="single"/>
            <w:lang w:val="en-US"/>
            <w:rPrChange w:id="2480" w:author="Han Xie CHAI (MAS)" w:date="2026-01-05T09:05:00Z" w16du:dateUtc="2026-01-05T01:05:00Z">
              <w:rPr>
                <w:highlight w:val="yellow"/>
                <w:lang w:val="en-US"/>
              </w:rPr>
            </w:rPrChange>
          </w:rPr>
          <w:t>Assumed</w:t>
        </w:r>
        <w:r w:rsidRPr="003343CB">
          <w:rPr>
            <w:lang w:val="en-US"/>
            <w:rPrChange w:id="2481" w:author="Han Xie CHAI (MAS)" w:date="2026-01-05T09:05:00Z" w16du:dateUtc="2026-01-05T01:05:00Z">
              <w:rPr>
                <w:highlight w:val="yellow"/>
                <w:lang w:val="en-US"/>
              </w:rPr>
            </w:rPrChange>
          </w:rPr>
          <w:t xml:space="preserve"> primary maturity date = </w:t>
        </w:r>
        <w:commentRangeStart w:id="2482"/>
        <w:commentRangeEnd w:id="2482"/>
        <w:r w:rsidRPr="003343CB">
          <w:rPr>
            <w:rStyle w:val="CommentReference"/>
            <w:rPrChange w:id="2483" w:author="Han Xie CHAI (MAS)" w:date="2026-01-05T09:05:00Z" w16du:dateUtc="2026-01-05T01:05:00Z">
              <w:rPr>
                <w:rStyle w:val="CommentReference"/>
                <w:highlight w:val="yellow"/>
              </w:rPr>
            </w:rPrChange>
          </w:rPr>
          <w:commentReference w:id="2482"/>
        </w:r>
        <w:commentRangeStart w:id="2484"/>
        <w:commentRangeEnd w:id="2484"/>
        <w:r w:rsidRPr="003343CB">
          <w:rPr>
            <w:rStyle w:val="CommentReference"/>
            <w:rPrChange w:id="2485" w:author="Han Xie CHAI (MAS)" w:date="2026-01-05T09:05:00Z" w16du:dateUtc="2026-01-05T01:05:00Z">
              <w:rPr>
                <w:rStyle w:val="CommentReference"/>
                <w:highlight w:val="yellow"/>
              </w:rPr>
            </w:rPrChange>
          </w:rPr>
          <w:commentReference w:id="2484"/>
        </w:r>
        <w:r w:rsidRPr="003343CB">
          <w:rPr>
            <w:u w:val="single"/>
            <w:lang w:val="en-US"/>
          </w:rPr>
          <w:t>assumed</w:t>
        </w:r>
        <w:r w:rsidRPr="003343CB">
          <w:rPr>
            <w:lang w:val="en-US"/>
          </w:rPr>
          <w:t xml:space="preserve"> primary issue date</w:t>
        </w:r>
        <w:r w:rsidRPr="003343CB">
          <w:rPr>
            <w:lang w:val="en-US"/>
            <w:rPrChange w:id="2486" w:author="Han Xie CHAI (MAS)" w:date="2026-01-05T09:05:00Z" w16du:dateUtc="2026-01-05T01:05:00Z">
              <w:rPr>
                <w:highlight w:val="yellow"/>
                <w:lang w:val="en-US"/>
              </w:rPr>
            </w:rPrChange>
          </w:rPr>
          <w:t xml:space="preserve"> + </w:t>
        </w:r>
        <w:del w:id="2487" w:author="Akila BALAKRISHNAN from.OPTIMUM (MAS)" w:date="2026-01-08T16:58:00Z" w16du:dateUtc="2026-01-08T08:58:00Z">
          <w:r w:rsidRPr="00483D04">
            <w:rPr>
              <w:highlight w:val="green"/>
              <w:lang w:val="en-US"/>
              <w:rPrChange w:id="2488" w:author="Han Xie CHAI (MAS)" w:date="2026-01-05T09:05:00Z" w16du:dateUtc="2026-01-05T01:05:00Z">
                <w:rPr>
                  <w:highlight w:val="yellow"/>
                  <w:lang w:val="en-US"/>
                </w:rPr>
              </w:rPrChange>
            </w:rPr>
            <w:delText>(tenor value * tenor unit</w:delText>
          </w:r>
          <w:r w:rsidRPr="00483D04" w:rsidDel="00483D04">
            <w:rPr>
              <w:highlight w:val="green"/>
              <w:lang w:val="en-US"/>
              <w:rPrChange w:id="2489" w:author="Akila BALAKRISHNAN from.OPTIMUM (MAS)" w:date="2026-01-08T16:58:00Z" w16du:dateUtc="2026-01-08T08:58:00Z">
                <w:rPr>
                  <w:highlight w:val="yellow"/>
                  <w:lang w:val="en-US"/>
                </w:rPr>
              </w:rPrChange>
            </w:rPr>
            <w:delText>)</w:delText>
          </w:r>
        </w:del>
      </w:ins>
      <w:ins w:id="2490" w:author="Akila BALAKRISHNAN from.OPTIMUM (MAS)" w:date="2026-01-08T16:58:00Z" w16du:dateUtc="2026-01-08T08:58:00Z">
        <w:r w:rsidR="00483D04" w:rsidRPr="00483D04">
          <w:rPr>
            <w:highlight w:val="green"/>
            <w:lang w:val="en-US"/>
            <w:rPrChange w:id="2491" w:author="Akila BALAKRISHNAN from.OPTIMUM (MAS)" w:date="2026-01-08T16:58:00Z" w16du:dateUtc="2026-01-08T08:58:00Z">
              <w:rPr>
                <w:lang w:val="en-US"/>
              </w:rPr>
            </w:rPrChange>
          </w:rPr>
          <w:t xml:space="preserve">Tenor in </w:t>
        </w:r>
        <w:r w:rsidR="00483D04">
          <w:rPr>
            <w:highlight w:val="green"/>
            <w:lang w:val="en-US"/>
          </w:rPr>
          <w:t>d</w:t>
        </w:r>
        <w:r w:rsidR="00483D04" w:rsidRPr="00483D04">
          <w:rPr>
            <w:highlight w:val="green"/>
            <w:lang w:val="en-US"/>
            <w:rPrChange w:id="2492" w:author="Akila BALAKRISHNAN from.OPTIMUM (MAS)" w:date="2026-01-08T16:58:00Z" w16du:dateUtc="2026-01-08T08:58:00Z">
              <w:rPr>
                <w:lang w:val="en-US"/>
              </w:rPr>
            </w:rPrChange>
          </w:rPr>
          <w:t>ays</w:t>
        </w:r>
      </w:ins>
      <w:ins w:id="2493" w:author="Han Xie CHAI (MAS)" w:date="2026-01-05T09:03:00Z" w16du:dateUtc="2026-01-05T01:03:00Z">
        <w:r w:rsidRPr="003343CB">
          <w:rPr>
            <w:lang w:val="en-US"/>
            <w:rPrChange w:id="2494" w:author="Han Xie CHAI (MAS)" w:date="2026-01-05T09:05:00Z" w16du:dateUtc="2026-01-05T01:05:00Z">
              <w:rPr>
                <w:highlight w:val="yellow"/>
                <w:lang w:val="en-US"/>
              </w:rPr>
            </w:rPrChange>
          </w:rPr>
          <w:t>.</w:t>
        </w:r>
      </w:ins>
    </w:p>
    <w:p w14:paraId="0F1C57BC" w14:textId="53CB3965" w:rsidR="006F0B83" w:rsidRPr="009B29A9" w:rsidRDefault="006F0B83" w:rsidP="006F0B83">
      <w:pPr>
        <w:pStyle w:val="NumberedList"/>
        <w:numPr>
          <w:ilvl w:val="1"/>
          <w:numId w:val="28"/>
        </w:numPr>
        <w:rPr>
          <w:ins w:id="2495" w:author="Han Xie CHAI (MAS)" w:date="2026-01-05T08:59:00Z" w16du:dateUtc="2026-01-05T00:59:00Z"/>
          <w:lang w:val="en-US"/>
        </w:rPr>
      </w:pPr>
      <w:ins w:id="2496" w:author="Han Xie CHAI (MAS)" w:date="2026-01-05T08:59:00Z" w16du:dateUtc="2026-01-05T00:59:00Z">
        <w:r w:rsidRPr="009B29A9">
          <w:rPr>
            <w:lang w:val="en-US"/>
          </w:rPr>
          <w:t xml:space="preserve">Derive the </w:t>
        </w:r>
        <w:r w:rsidRPr="009B29A9">
          <w:rPr>
            <w:u w:val="single"/>
            <w:lang w:val="en-US"/>
          </w:rPr>
          <w:t>actual</w:t>
        </w:r>
        <w:r w:rsidRPr="009B29A9">
          <w:rPr>
            <w:lang w:val="en-US"/>
          </w:rPr>
          <w:t xml:space="preserve"> primary </w:t>
        </w:r>
      </w:ins>
      <w:ins w:id="2497" w:author="Han Xie CHAI (MAS)" w:date="2026-01-05T09:05:00Z" w16du:dateUtc="2026-01-05T01:05:00Z">
        <w:r w:rsidR="003343CB">
          <w:rPr>
            <w:lang w:val="en-US"/>
          </w:rPr>
          <w:t>maturity</w:t>
        </w:r>
      </w:ins>
      <w:ins w:id="2498" w:author="Han Xie CHAI (MAS)" w:date="2026-01-05T08:59:00Z" w16du:dateUtc="2026-01-05T00:59:00Z">
        <w:r w:rsidRPr="009B29A9">
          <w:rPr>
            <w:lang w:val="en-US"/>
          </w:rPr>
          <w:t xml:space="preserve"> date</w:t>
        </w:r>
        <w:r>
          <w:rPr>
            <w:lang w:val="en-US"/>
          </w:rPr>
          <w:t>.</w:t>
        </w:r>
      </w:ins>
    </w:p>
    <w:p w14:paraId="4D5E8C4E" w14:textId="4BDE2B51" w:rsidR="006F0B83" w:rsidRDefault="006F0B83" w:rsidP="006F0B83">
      <w:pPr>
        <w:pStyle w:val="NumberedList"/>
        <w:numPr>
          <w:ilvl w:val="2"/>
          <w:numId w:val="28"/>
        </w:numPr>
        <w:rPr>
          <w:ins w:id="2499" w:author="Han Xie CHAI (MAS)" w:date="2026-01-05T08:59:00Z" w16du:dateUtc="2026-01-05T00:59:00Z"/>
          <w:lang w:val="en-US"/>
        </w:rPr>
      </w:pPr>
      <w:ins w:id="2500" w:author="Han Xie CHAI (MAS)" w:date="2026-01-05T08:59:00Z" w16du:dateUtc="2026-01-05T00:59:00Z">
        <w:r w:rsidRPr="004E6180">
          <w:rPr>
            <w:lang w:val="en-US"/>
          </w:rPr>
          <w:t xml:space="preserve">If a public holiday falls between </w:t>
        </w:r>
      </w:ins>
      <w:ins w:id="2501" w:author="Han Xie CHAI (MAS)" w:date="2026-01-05T12:21:00Z" w16du:dateUtc="2026-01-05T04:21:00Z">
        <w:r w:rsidR="009055FE">
          <w:rPr>
            <w:lang w:val="en-US"/>
          </w:rPr>
          <w:t>Monday</w:t>
        </w:r>
      </w:ins>
      <w:ins w:id="2502" w:author="Han Xie CHAI (MAS)" w:date="2026-01-05T08:59:00Z" w16du:dateUtc="2026-01-05T00:59:00Z">
        <w:r w:rsidRPr="004E6180">
          <w:rPr>
            <w:lang w:val="en-US"/>
          </w:rPr>
          <w:t xml:space="preserve"> to the </w:t>
        </w:r>
      </w:ins>
      <w:ins w:id="2503" w:author="Akila BALAKRISHNAN from.OPTIMUM (MAS)" w:date="2026-01-05T09:29:00Z" w16du:dateUtc="2026-01-05T01:29:00Z">
        <w:r w:rsidR="003C03F8" w:rsidRPr="002B1747">
          <w:rPr>
            <w:u w:val="single"/>
            <w:lang w:val="en-US"/>
            <w:rPrChange w:id="2504" w:author="Akila BALAKRISHNAN from.OPTIMUM (MAS)" w:date="2026-01-05T09:38:00Z" w16du:dateUtc="2026-01-05T01:38:00Z">
              <w:rPr>
                <w:highlight w:val="yellow"/>
                <w:u w:val="single"/>
                <w:lang w:val="en-US"/>
              </w:rPr>
            </w:rPrChange>
          </w:rPr>
          <w:t>assumed</w:t>
        </w:r>
        <w:r w:rsidR="003C03F8" w:rsidRPr="004E6180">
          <w:rPr>
            <w:lang w:val="en-US"/>
          </w:rPr>
          <w:t xml:space="preserve"> </w:t>
        </w:r>
      </w:ins>
      <w:ins w:id="2505" w:author="Han Xie CHAI (MAS)" w:date="2026-01-05T08:59:00Z" w16du:dateUtc="2026-01-05T00:59:00Z">
        <w:r w:rsidRPr="004E6180">
          <w:rPr>
            <w:lang w:val="en-US"/>
          </w:rPr>
          <w:t xml:space="preserve">primary </w:t>
        </w:r>
      </w:ins>
      <w:ins w:id="2506" w:author="Han Xie CHAI (MAS)" w:date="2026-01-05T09:06:00Z" w16du:dateUtc="2026-01-05T01:06:00Z">
        <w:r w:rsidR="003343CB">
          <w:rPr>
            <w:lang w:val="en-US"/>
          </w:rPr>
          <w:t>maturity</w:t>
        </w:r>
      </w:ins>
      <w:ins w:id="2507" w:author="Han Xie CHAI (MAS)" w:date="2026-01-05T08:59:00Z" w16du:dateUtc="2026-01-05T00:59:00Z">
        <w:r w:rsidRPr="004E6180">
          <w:rPr>
            <w:lang w:val="en-US"/>
          </w:rPr>
          <w:t xml:space="preserve"> day of the week (inclusive),</w:t>
        </w:r>
        <w:r>
          <w:rPr>
            <w:lang w:val="en-US"/>
          </w:rPr>
          <w:t xml:space="preserve"> </w:t>
        </w:r>
        <w:r w:rsidRPr="009B29A9">
          <w:rPr>
            <w:u w:val="single"/>
            <w:lang w:val="en-US"/>
          </w:rPr>
          <w:t>actual</w:t>
        </w:r>
        <w:r w:rsidRPr="009B29A9">
          <w:rPr>
            <w:lang w:val="en-US"/>
          </w:rPr>
          <w:t xml:space="preserve"> primary </w:t>
        </w:r>
      </w:ins>
      <w:ins w:id="2508" w:author="Han Xie CHAI (MAS)" w:date="2026-01-05T09:06:00Z" w16du:dateUtc="2026-01-05T01:06:00Z">
        <w:r w:rsidR="003343CB">
          <w:rPr>
            <w:lang w:val="en-US"/>
          </w:rPr>
          <w:t>maturity</w:t>
        </w:r>
        <w:r w:rsidR="003343CB" w:rsidRPr="009B29A9">
          <w:rPr>
            <w:lang w:val="en-US"/>
          </w:rPr>
          <w:t xml:space="preserve"> </w:t>
        </w:r>
      </w:ins>
      <w:ins w:id="2509" w:author="Han Xie CHAI (MAS)" w:date="2026-01-05T08:59:00Z" w16du:dateUtc="2026-01-05T00:59:00Z">
        <w:r w:rsidRPr="009B29A9">
          <w:rPr>
            <w:lang w:val="en-US"/>
          </w:rPr>
          <w:t>date</w:t>
        </w:r>
        <w:r>
          <w:rPr>
            <w:lang w:val="en-US"/>
          </w:rPr>
          <w:t xml:space="preserve"> = </w:t>
        </w:r>
        <w:r w:rsidRPr="009B29A9">
          <w:rPr>
            <w:u w:val="single"/>
            <w:lang w:val="en-US"/>
          </w:rPr>
          <w:t>assumed</w:t>
        </w:r>
        <w:r>
          <w:rPr>
            <w:lang w:val="en-US"/>
          </w:rPr>
          <w:t xml:space="preserve"> primary </w:t>
        </w:r>
      </w:ins>
      <w:ins w:id="2510" w:author="Han Xie CHAI (MAS)" w:date="2026-01-05T09:06:00Z" w16du:dateUtc="2026-01-05T01:06:00Z">
        <w:r w:rsidR="003343CB">
          <w:rPr>
            <w:lang w:val="en-US"/>
          </w:rPr>
          <w:t>maturity</w:t>
        </w:r>
        <w:r w:rsidR="003343CB" w:rsidRPr="009B29A9">
          <w:rPr>
            <w:lang w:val="en-US"/>
          </w:rPr>
          <w:t xml:space="preserve"> </w:t>
        </w:r>
      </w:ins>
      <w:ins w:id="2511" w:author="Han Xie CHAI (MAS)" w:date="2026-01-05T08:59:00Z" w16du:dateUtc="2026-01-05T00:59:00Z">
        <w:r w:rsidRPr="007E5CE0">
          <w:rPr>
            <w:lang w:val="en-US"/>
          </w:rPr>
          <w:t>da</w:t>
        </w:r>
        <w:r>
          <w:rPr>
            <w:lang w:val="en-US"/>
          </w:rPr>
          <w:t>te</w:t>
        </w:r>
        <w:r w:rsidRPr="007E5CE0">
          <w:rPr>
            <w:lang w:val="en-US"/>
          </w:rPr>
          <w:t xml:space="preserve"> </w:t>
        </w:r>
        <w:r>
          <w:rPr>
            <w:lang w:val="en-US"/>
          </w:rPr>
          <w:t>+ 1 business day</w:t>
        </w:r>
        <w:r w:rsidRPr="004E6180">
          <w:rPr>
            <w:lang w:val="en-US"/>
          </w:rPr>
          <w:t>.</w:t>
        </w:r>
      </w:ins>
    </w:p>
    <w:p w14:paraId="3F397157" w14:textId="0B1D4643" w:rsidR="006F0B83" w:rsidRPr="004E6180" w:rsidRDefault="006F0B83" w:rsidP="006F0B83">
      <w:pPr>
        <w:pStyle w:val="NumberedList"/>
        <w:numPr>
          <w:ilvl w:val="2"/>
          <w:numId w:val="28"/>
        </w:numPr>
        <w:rPr>
          <w:ins w:id="2512" w:author="Han Xie CHAI (MAS)" w:date="2026-01-05T08:59:00Z" w16du:dateUtc="2026-01-05T00:59:00Z"/>
          <w:lang w:val="en-US"/>
        </w:rPr>
      </w:pPr>
      <w:ins w:id="2513" w:author="Han Xie CHAI (MAS)" w:date="2026-01-05T08:59:00Z" w16du:dateUtc="2026-01-05T00:59:00Z">
        <w:r>
          <w:rPr>
            <w:lang w:val="en-US"/>
          </w:rPr>
          <w:t xml:space="preserve">Else, </w:t>
        </w:r>
        <w:r w:rsidRPr="009B29A9">
          <w:rPr>
            <w:u w:val="single"/>
            <w:lang w:val="en-US"/>
          </w:rPr>
          <w:t>actual</w:t>
        </w:r>
        <w:r w:rsidRPr="009B29A9">
          <w:rPr>
            <w:lang w:val="en-US"/>
          </w:rPr>
          <w:t xml:space="preserve"> primary </w:t>
        </w:r>
      </w:ins>
      <w:ins w:id="2514" w:author="Han Xie CHAI (MAS)" w:date="2026-01-05T09:06:00Z" w16du:dateUtc="2026-01-05T01:06:00Z">
        <w:r w:rsidR="003343CB">
          <w:rPr>
            <w:lang w:val="en-US"/>
          </w:rPr>
          <w:t>maturity</w:t>
        </w:r>
        <w:r w:rsidR="003343CB" w:rsidRPr="009B29A9">
          <w:rPr>
            <w:lang w:val="en-US"/>
          </w:rPr>
          <w:t xml:space="preserve"> </w:t>
        </w:r>
      </w:ins>
      <w:ins w:id="2515" w:author="Han Xie CHAI (MAS)" w:date="2026-01-05T08:59:00Z" w16du:dateUtc="2026-01-05T00:59:00Z">
        <w:r w:rsidRPr="009B29A9">
          <w:rPr>
            <w:lang w:val="en-US"/>
          </w:rPr>
          <w:t>date</w:t>
        </w:r>
        <w:r>
          <w:rPr>
            <w:lang w:val="en-US"/>
          </w:rPr>
          <w:t xml:space="preserve"> = </w:t>
        </w:r>
        <w:del w:id="2516" w:author="Akila BALAKRISHNAN from.OPTIMUM (MAS)" w:date="2026-01-05T09:28:00Z" w16du:dateUtc="2026-01-05T01:28:00Z">
          <w:r w:rsidRPr="004E6180" w:rsidDel="00574803">
            <w:rPr>
              <w:lang w:val="en-US"/>
            </w:rPr>
            <w:delText xml:space="preserve"> </w:delText>
          </w:r>
        </w:del>
        <w:r>
          <w:rPr>
            <w:u w:val="single"/>
            <w:lang w:val="en-US"/>
          </w:rPr>
          <w:t>a</w:t>
        </w:r>
        <w:r w:rsidRPr="009B29A9">
          <w:rPr>
            <w:u w:val="single"/>
            <w:lang w:val="en-US"/>
          </w:rPr>
          <w:t>ssumed</w:t>
        </w:r>
        <w:r>
          <w:rPr>
            <w:lang w:val="en-US"/>
          </w:rPr>
          <w:t xml:space="preserve"> primary </w:t>
        </w:r>
      </w:ins>
      <w:ins w:id="2517" w:author="Han Xie CHAI (MAS)" w:date="2026-01-05T09:06:00Z" w16du:dateUtc="2026-01-05T01:06:00Z">
        <w:r w:rsidR="003343CB">
          <w:rPr>
            <w:lang w:val="en-US"/>
          </w:rPr>
          <w:t>maturity</w:t>
        </w:r>
        <w:r w:rsidR="003343CB" w:rsidRPr="009B29A9">
          <w:rPr>
            <w:lang w:val="en-US"/>
          </w:rPr>
          <w:t xml:space="preserve"> </w:t>
        </w:r>
      </w:ins>
      <w:ins w:id="2518" w:author="Han Xie CHAI (MAS)" w:date="2026-01-05T08:59:00Z" w16du:dateUtc="2026-01-05T00:59:00Z">
        <w:r w:rsidRPr="007E5CE0">
          <w:rPr>
            <w:lang w:val="en-US"/>
          </w:rPr>
          <w:t>da</w:t>
        </w:r>
        <w:r>
          <w:rPr>
            <w:lang w:val="en-US"/>
          </w:rPr>
          <w:t>te.</w:t>
        </w:r>
      </w:ins>
    </w:p>
    <w:p w14:paraId="460A2E6B" w14:textId="5F79EFFA" w:rsidR="006F0B83" w:rsidRDefault="006F0B83" w:rsidP="006F0B83">
      <w:pPr>
        <w:pStyle w:val="NumberedList"/>
        <w:numPr>
          <w:ilvl w:val="1"/>
          <w:numId w:val="28"/>
        </w:numPr>
        <w:rPr>
          <w:ins w:id="2519" w:author="Han Xie CHAI (MAS)" w:date="2026-01-05T08:59:00Z" w16du:dateUtc="2026-01-05T00:59:00Z"/>
          <w:lang w:val="en-US"/>
        </w:rPr>
      </w:pPr>
      <w:ins w:id="2520" w:author="Han Xie CHAI (MAS)" w:date="2026-01-05T08:59:00Z" w16du:dateUtc="2026-01-05T00:59:00Z">
        <w:r>
          <w:rPr>
            <w:lang w:val="en-US"/>
          </w:rPr>
          <w:t xml:space="preserve">Derive the </w:t>
        </w:r>
      </w:ins>
      <w:ins w:id="2521" w:author="Han Xie CHAI (MAS)" w:date="2026-01-05T09:07:00Z" w16du:dateUtc="2026-01-05T01:07:00Z">
        <w:r w:rsidR="003343CB">
          <w:rPr>
            <w:lang w:val="en-US"/>
          </w:rPr>
          <w:t>maturity</w:t>
        </w:r>
      </w:ins>
      <w:ins w:id="2522" w:author="Han Xie CHAI (MAS)" w:date="2026-01-05T08:59:00Z" w16du:dateUtc="2026-01-05T00:59:00Z">
        <w:r>
          <w:rPr>
            <w:lang w:val="en-US"/>
          </w:rPr>
          <w:t xml:space="preserve"> date based on the </w:t>
        </w:r>
        <w:r w:rsidRPr="009B29A9">
          <w:rPr>
            <w:u w:val="single"/>
            <w:lang w:val="en-US"/>
          </w:rPr>
          <w:t>actual</w:t>
        </w:r>
        <w:r>
          <w:rPr>
            <w:lang w:val="en-US"/>
          </w:rPr>
          <w:t xml:space="preserve"> primary </w:t>
        </w:r>
      </w:ins>
      <w:ins w:id="2523" w:author="Han Xie CHAI (MAS)" w:date="2026-01-05T09:07:00Z" w16du:dateUtc="2026-01-05T01:07:00Z">
        <w:r w:rsidR="003343CB">
          <w:rPr>
            <w:lang w:val="en-US"/>
          </w:rPr>
          <w:t>maturity</w:t>
        </w:r>
        <w:r w:rsidR="003343CB" w:rsidRPr="009B29A9">
          <w:rPr>
            <w:lang w:val="en-US"/>
          </w:rPr>
          <w:t xml:space="preserve"> </w:t>
        </w:r>
      </w:ins>
      <w:ins w:id="2524" w:author="Han Xie CHAI (MAS)" w:date="2026-01-05T08:59:00Z" w16du:dateUtc="2026-01-05T00:59:00Z">
        <w:r w:rsidRPr="007E5CE0">
          <w:rPr>
            <w:lang w:val="en-US"/>
          </w:rPr>
          <w:t>da</w:t>
        </w:r>
        <w:r>
          <w:rPr>
            <w:lang w:val="en-US"/>
          </w:rPr>
          <w:t>te.</w:t>
        </w:r>
      </w:ins>
    </w:p>
    <w:p w14:paraId="0FA389BA" w14:textId="0C7F8405" w:rsidR="006F0B83" w:rsidRPr="007E5CE0" w:rsidRDefault="006F0B83" w:rsidP="006F0B83">
      <w:pPr>
        <w:pStyle w:val="NumberedList"/>
        <w:numPr>
          <w:ilvl w:val="2"/>
          <w:numId w:val="28"/>
        </w:numPr>
        <w:rPr>
          <w:ins w:id="2525" w:author="Han Xie CHAI (MAS)" w:date="2026-01-05T08:59:00Z" w16du:dateUtc="2026-01-05T00:59:00Z"/>
          <w:lang w:val="en-US"/>
        </w:rPr>
      </w:pPr>
      <w:ins w:id="2526" w:author="Han Xie CHAI (MAS)" w:date="2026-01-05T08:59:00Z" w16du:dateUtc="2026-01-05T00:59:00Z">
        <w:del w:id="2527" w:author="Akila BALAKRISHNAN from.OPTIMUM (MAS)" w:date="2026-01-05T09:34:00Z" w16du:dateUtc="2026-01-05T01:34:00Z">
          <w:r w:rsidDel="00C50085">
            <w:rPr>
              <w:lang w:val="en-US"/>
            </w:rPr>
            <w:delText>Issue</w:delText>
          </w:r>
        </w:del>
      </w:ins>
      <w:ins w:id="2528" w:author="Akila BALAKRISHNAN from.OPTIMUM (MAS)" w:date="2026-01-05T09:34:00Z" w16du:dateUtc="2026-01-05T01:34:00Z">
        <w:r w:rsidR="00C50085">
          <w:rPr>
            <w:lang w:val="en-US"/>
          </w:rPr>
          <w:t>Maturity</w:t>
        </w:r>
      </w:ins>
      <w:ins w:id="2529" w:author="Han Xie CHAI (MAS)" w:date="2026-01-05T08:59:00Z" w16du:dateUtc="2026-01-05T00:59:00Z">
        <w:r>
          <w:rPr>
            <w:lang w:val="en-US"/>
          </w:rPr>
          <w:t xml:space="preserve"> date = </w:t>
        </w:r>
        <w:r w:rsidRPr="009B29A9">
          <w:rPr>
            <w:u w:val="single"/>
            <w:lang w:val="en-US"/>
          </w:rPr>
          <w:t>actual</w:t>
        </w:r>
        <w:r>
          <w:rPr>
            <w:lang w:val="en-US"/>
          </w:rPr>
          <w:t xml:space="preserve"> primary </w:t>
        </w:r>
      </w:ins>
      <w:ins w:id="2530" w:author="Akila BALAKRISHNAN from.OPTIMUM (MAS)" w:date="2026-01-05T09:34:00Z" w16du:dateUtc="2026-01-05T01:34:00Z">
        <w:r w:rsidR="00C50085">
          <w:rPr>
            <w:lang w:val="en-US"/>
          </w:rPr>
          <w:t>maturity</w:t>
        </w:r>
        <w:r w:rsidR="00C50085" w:rsidRPr="007E5CE0" w:rsidDel="00C50085">
          <w:rPr>
            <w:lang w:val="en-US"/>
          </w:rPr>
          <w:t xml:space="preserve"> </w:t>
        </w:r>
      </w:ins>
      <w:ins w:id="2531" w:author="Han Xie CHAI (MAS)" w:date="2026-01-05T08:59:00Z" w16du:dateUtc="2026-01-05T00:59:00Z">
        <w:del w:id="2532" w:author="Akila BALAKRISHNAN from.OPTIMUM (MAS)" w:date="2026-01-05T09:34:00Z" w16du:dateUtc="2026-01-05T01:34:00Z">
          <w:r w:rsidRPr="007E5CE0" w:rsidDel="00C50085">
            <w:rPr>
              <w:lang w:val="en-US"/>
            </w:rPr>
            <w:delText xml:space="preserve">issue </w:delText>
          </w:r>
        </w:del>
        <w:r w:rsidRPr="007E5CE0">
          <w:rPr>
            <w:lang w:val="en-US"/>
          </w:rPr>
          <w:t>da</w:t>
        </w:r>
        <w:r>
          <w:rPr>
            <w:lang w:val="en-US"/>
          </w:rPr>
          <w:t>te - offset from the primary issue date</w:t>
        </w:r>
      </w:ins>
      <w:ins w:id="2533" w:author="Jasmine WL TEO (MAS)" w:date="2026-01-05T11:05:00Z" w16du:dateUtc="2026-01-05T03:05:00Z">
        <w:r w:rsidR="00D36C67" w:rsidRPr="00D36C67">
          <w:rPr>
            <w:highlight w:val="yellow"/>
            <w:lang w:val="en-US"/>
          </w:rPr>
          <w:t xml:space="preserve"> </w:t>
        </w:r>
      </w:ins>
      <w:ins w:id="2534" w:author="Han Xie CHAI (MAS)" w:date="2026-01-05T11:59:00Z" w16du:dateUtc="2026-01-05T03:59:00Z">
        <w:r w:rsidR="00FE1A11">
          <w:rPr>
            <w:highlight w:val="yellow"/>
            <w:lang w:val="en-US"/>
          </w:rPr>
          <w:t xml:space="preserve">(in </w:t>
        </w:r>
      </w:ins>
      <w:ins w:id="2535" w:author="Jasmine WL TEO (MAS)" w:date="2026-01-05T11:05:00Z" w16du:dateUtc="2026-01-05T03:05:00Z">
        <w:r w:rsidR="00D36C67" w:rsidRPr="009E4E1C">
          <w:rPr>
            <w:highlight w:val="yellow"/>
            <w:lang w:val="en-US"/>
          </w:rPr>
          <w:t>business day</w:t>
        </w:r>
        <w:r w:rsidR="00D36C67">
          <w:rPr>
            <w:highlight w:val="yellow"/>
            <w:lang w:val="en-US"/>
          </w:rPr>
          <w:t>(s</w:t>
        </w:r>
        <w:r w:rsidR="00D36C67" w:rsidRPr="009E4E1C">
          <w:rPr>
            <w:highlight w:val="yellow"/>
            <w:lang w:val="en-US"/>
          </w:rPr>
          <w:t>)</w:t>
        </w:r>
      </w:ins>
      <w:ins w:id="2536" w:author="Han Xie CHAI (MAS)" w:date="2026-01-05T12:00:00Z" w16du:dateUtc="2026-01-05T04:00:00Z">
        <w:r w:rsidR="00FE1A11">
          <w:rPr>
            <w:lang w:val="en-US"/>
          </w:rPr>
          <w:t>)</w:t>
        </w:r>
      </w:ins>
      <w:ins w:id="2537" w:author="Han Xie CHAI (MAS)" w:date="2026-01-05T08:59:00Z" w16du:dateUtc="2026-01-05T00:59:00Z">
        <w:r>
          <w:rPr>
            <w:lang w:val="en-US"/>
          </w:rPr>
          <w:t>.</w:t>
        </w:r>
      </w:ins>
    </w:p>
    <w:p w14:paraId="1B56ACDE" w14:textId="77777777" w:rsidR="00F67451" w:rsidRDefault="00F67451">
      <w:pPr>
        <w:pStyle w:val="NumberedList"/>
        <w:numPr>
          <w:ilvl w:val="0"/>
          <w:numId w:val="0"/>
        </w:numPr>
        <w:rPr>
          <w:ins w:id="2538" w:author="Jasmine WL TEO (MAS)" w:date="2026-01-05T11:27:00Z" w16du:dateUtc="2026-01-05T03:27:00Z"/>
          <w:lang w:val="en-US"/>
        </w:rPr>
        <w:pPrChange w:id="2539" w:author="Jasmine WL TEO (MAS)" w:date="2026-01-05T11:29:00Z" w16du:dateUtc="2026-01-05T03:29:00Z">
          <w:pPr>
            <w:pStyle w:val="NumberedList"/>
          </w:pPr>
        </w:pPrChange>
      </w:pPr>
    </w:p>
    <w:p w14:paraId="235F700A" w14:textId="7AABBA58" w:rsidR="00E86FA0" w:rsidRPr="007E5CE0" w:rsidRDefault="00E86FA0" w:rsidP="00E86FA0">
      <w:pPr>
        <w:pStyle w:val="NumberedList"/>
        <w:rPr>
          <w:ins w:id="2540" w:author="Han Xie CHAI (MAS)" w:date="2026-01-02T11:08:00Z" w16du:dateUtc="2026-01-02T03:08:00Z"/>
          <w:lang w:val="en-US"/>
        </w:rPr>
      </w:pPr>
      <w:ins w:id="2541" w:author="Han Xie CHAI (MAS)" w:date="2026-01-02T11:08:00Z" w16du:dateUtc="2026-01-02T03:08:00Z">
        <w:r w:rsidRPr="007E5CE0">
          <w:rPr>
            <w:lang w:val="en-US"/>
          </w:rPr>
          <w:t xml:space="preserve">Filter the results based on </w:t>
        </w:r>
        <w:r>
          <w:rPr>
            <w:lang w:val="en-US"/>
          </w:rPr>
          <w:t xml:space="preserve">the year and </w:t>
        </w:r>
        <w:r w:rsidRPr="007E5CE0">
          <w:rPr>
            <w:lang w:val="en-US"/>
          </w:rPr>
          <w:t>the period of the issuance calendar to be created</w:t>
        </w:r>
        <w:r>
          <w:rPr>
            <w:lang w:val="en-US"/>
          </w:rPr>
          <w:t xml:space="preserve"> against the issue dates</w:t>
        </w:r>
        <w:r w:rsidRPr="007E5CE0">
          <w:rPr>
            <w:lang w:val="en-US"/>
          </w:rPr>
          <w:t>. Sort the results by ascending order of issue date and ascending order of tenor.</w:t>
        </w:r>
      </w:ins>
    </w:p>
    <w:p w14:paraId="1F59F1F2" w14:textId="3F2C7CB8" w:rsidR="00E86FA0" w:rsidRDefault="00E86FA0" w:rsidP="00E86FA0">
      <w:pPr>
        <w:pStyle w:val="NumberedList"/>
        <w:rPr>
          <w:ins w:id="2542" w:author="Jasmine WL TEO (MAS)" w:date="2026-01-05T11:39:00Z" w16du:dateUtc="2026-01-05T03:39:00Z"/>
          <w:lang w:val="en-US"/>
        </w:rPr>
      </w:pPr>
      <w:ins w:id="2543" w:author="Han Xie CHAI (MAS)" w:date="2026-01-02T11:08:00Z" w16du:dateUtc="2026-01-02T03:08:00Z">
        <w:r w:rsidRPr="007E5CE0">
          <w:rPr>
            <w:lang w:val="en-US"/>
          </w:rPr>
          <w:t>For these results, generate the issue code</w:t>
        </w:r>
        <w:r>
          <w:rPr>
            <w:lang w:val="en-US"/>
          </w:rPr>
          <w:t xml:space="preserve"> based on the prefix for the issue code</w:t>
        </w:r>
        <w:r w:rsidRPr="007E5CE0">
          <w:rPr>
            <w:lang w:val="en-US"/>
          </w:rPr>
          <w:t>.</w:t>
        </w:r>
      </w:ins>
    </w:p>
    <w:p w14:paraId="499B49C3" w14:textId="77777777" w:rsidR="00037B1D" w:rsidRDefault="00037B1D" w:rsidP="00037B1D">
      <w:pPr>
        <w:pStyle w:val="NumberedList"/>
        <w:rPr>
          <w:ins w:id="2544" w:author="Jasmine WL TEO (MAS)" w:date="2026-01-05T11:39:00Z" w16du:dateUtc="2026-01-05T03:39:00Z"/>
          <w:lang w:val="en-US"/>
        </w:rPr>
      </w:pPr>
      <w:commentRangeStart w:id="2545"/>
      <w:ins w:id="2546" w:author="Jasmine WL TEO (MAS)" w:date="2026-01-05T11:39:00Z" w16du:dateUtc="2026-01-05T03:39:00Z">
        <w:r>
          <w:rPr>
            <w:lang w:val="en-US"/>
          </w:rPr>
          <w:lastRenderedPageBreak/>
          <w:t>Soft validations:</w:t>
        </w:r>
      </w:ins>
    </w:p>
    <w:p w14:paraId="65699594" w14:textId="77777777" w:rsidR="00037B1D" w:rsidRDefault="00037B1D" w:rsidP="00037B1D">
      <w:pPr>
        <w:pStyle w:val="NumberedList"/>
        <w:numPr>
          <w:ilvl w:val="1"/>
          <w:numId w:val="28"/>
        </w:numPr>
        <w:rPr>
          <w:ins w:id="2547" w:author="Jasmine WL TEO (MAS)" w:date="2026-01-05T11:39:00Z" w16du:dateUtc="2026-01-05T03:39:00Z"/>
          <w:lang w:val="en-US"/>
        </w:rPr>
      </w:pPr>
      <w:ins w:id="2548" w:author="Jasmine WL TEO (MAS)" w:date="2026-01-05T11:39:00Z" w16du:dateUtc="2026-01-05T03:39:00Z">
        <w:r>
          <w:rPr>
            <w:lang w:val="en-US"/>
          </w:rPr>
          <w:t>Issue date does not fall on a past maturity date of the same tenor</w:t>
        </w:r>
        <w:commentRangeEnd w:id="2545"/>
        <w:r>
          <w:rPr>
            <w:rStyle w:val="CommentReference"/>
          </w:rPr>
          <w:commentReference w:id="2545"/>
        </w:r>
      </w:ins>
    </w:p>
    <w:p w14:paraId="7AE7E12B" w14:textId="77777777" w:rsidR="00037B1D" w:rsidRPr="009A6E8C" w:rsidRDefault="00037B1D">
      <w:pPr>
        <w:pStyle w:val="NumberedList"/>
        <w:numPr>
          <w:ilvl w:val="0"/>
          <w:numId w:val="0"/>
        </w:numPr>
        <w:rPr>
          <w:ins w:id="2549" w:author="Han Xie CHAI (MAS)" w:date="2026-01-02T11:08:00Z" w16du:dateUtc="2026-01-02T03:08:00Z"/>
          <w:lang w:val="en-US"/>
        </w:rPr>
        <w:pPrChange w:id="2550" w:author="Jasmine WL TEO (MAS)" w:date="2026-01-05T11:39:00Z" w16du:dateUtc="2026-01-05T03:39:00Z">
          <w:pPr>
            <w:pStyle w:val="NumberedList"/>
          </w:pPr>
        </w:pPrChange>
      </w:pPr>
    </w:p>
    <w:p w14:paraId="64F89BBC" w14:textId="58A3A13C" w:rsidR="004D6984" w:rsidDel="00E86FA0" w:rsidRDefault="004D6984" w:rsidP="00E86FA0">
      <w:pPr>
        <w:rPr>
          <w:del w:id="2551" w:author="Eugene CHEONG from.TOPPAN (MAS)" w:date="2025-12-22T14:32:00Z" w16du:dateUtc="2025-12-22T06:32:00Z"/>
          <w:lang w:val="en-US"/>
        </w:rPr>
      </w:pPr>
    </w:p>
    <w:p w14:paraId="1A9BB656" w14:textId="6BACE34F" w:rsidR="004D6984" w:rsidRPr="004D6984" w:rsidDel="00E86FA0" w:rsidRDefault="004D6984">
      <w:pPr>
        <w:pStyle w:val="NumberedList"/>
        <w:numPr>
          <w:ilvl w:val="0"/>
          <w:numId w:val="0"/>
        </w:numPr>
        <w:ind w:left="720" w:hanging="360"/>
        <w:rPr>
          <w:del w:id="2552" w:author="Han Xie CHAI (MAS)" w:date="2026-01-02T11:08:00Z" w16du:dateUtc="2026-01-02T03:08:00Z"/>
        </w:rPr>
        <w:pPrChange w:id="2553" w:author="Han Xie CHAI (MAS)" w:date="2026-01-02T11:08:00Z" w16du:dateUtc="2026-01-02T03:08:00Z">
          <w:pPr>
            <w:pStyle w:val="Heading2"/>
          </w:pPr>
        </w:pPrChange>
      </w:pPr>
    </w:p>
    <w:p w14:paraId="35CC886B" w14:textId="1D8F129F" w:rsidR="002704D7" w:rsidDel="00E86FA0" w:rsidRDefault="002704D7">
      <w:pPr>
        <w:ind w:left="720" w:hanging="360"/>
        <w:rPr>
          <w:del w:id="2554" w:author="Han Xie CHAI (MAS)" w:date="2026-01-02T11:08:00Z" w16du:dateUtc="2026-01-02T03:08:00Z"/>
          <w:lang w:val="en-US"/>
        </w:rPr>
        <w:pPrChange w:id="2555" w:author="Han Xie CHAI (MAS)" w:date="2026-01-02T11:08:00Z" w16du:dateUtc="2026-01-02T03:08:00Z">
          <w:pPr>
            <w:pStyle w:val="NumberedList"/>
          </w:pPr>
        </w:pPrChange>
      </w:pPr>
      <w:del w:id="2556" w:author="Han Xie CHAI (MAS)" w:date="2026-01-02T11:08:00Z" w16du:dateUtc="2026-01-02T03:08:00Z">
        <w:r w:rsidRPr="004D6984" w:rsidDel="00E86FA0">
          <w:rPr>
            <w:lang w:val="en-US"/>
          </w:rPr>
          <w:delText>For each tenor</w:delText>
        </w:r>
      </w:del>
      <w:del w:id="2557" w:author="Han Xie CHAI (MAS)" w:date="2026-01-02T10:45:00Z" w16du:dateUtc="2026-01-02T02:45:00Z">
        <w:r w:rsidRPr="004D6984" w:rsidDel="00CD10FE">
          <w:rPr>
            <w:lang w:val="en-US"/>
          </w:rPr>
          <w:delText xml:space="preserve"> for MAS Bills</w:delText>
        </w:r>
      </w:del>
      <w:del w:id="2558" w:author="Han Xie CHAI (MAS)" w:date="2026-01-02T11:08:00Z" w16du:dateUtc="2026-01-02T03:08:00Z">
        <w:r w:rsidRPr="004D6984" w:rsidDel="00E86FA0">
          <w:rPr>
            <w:lang w:val="en-US"/>
          </w:rPr>
          <w:delText xml:space="preserve">, </w:delText>
        </w:r>
      </w:del>
    </w:p>
    <w:p w14:paraId="0443AC31" w14:textId="14CA1D87" w:rsidR="004D6984" w:rsidRPr="007E5CE0" w:rsidDel="00E86FA0" w:rsidRDefault="004D6984">
      <w:pPr>
        <w:ind w:left="720" w:hanging="360"/>
        <w:rPr>
          <w:ins w:id="2559" w:author="Eugene CHEONG from.TOPPAN (MAS)" w:date="2025-12-22T14:36:00Z" w16du:dateUtc="2025-12-22T06:36:00Z"/>
          <w:del w:id="2560" w:author="Han Xie CHAI (MAS)" w:date="2026-01-02T11:08:00Z" w16du:dateUtc="2026-01-02T03:08:00Z"/>
          <w:lang w:val="en-US"/>
        </w:rPr>
        <w:pPrChange w:id="2561" w:author="Han Xie CHAI (MAS)" w:date="2026-01-02T11:08:00Z" w16du:dateUtc="2026-01-02T03:08:00Z">
          <w:pPr/>
        </w:pPrChange>
      </w:pPr>
    </w:p>
    <w:p w14:paraId="448D7A57" w14:textId="0832F56F" w:rsidR="008A3538" w:rsidRPr="004D6984" w:rsidDel="00E86FA0" w:rsidRDefault="007E5CE0">
      <w:pPr>
        <w:pStyle w:val="ListParagraph"/>
        <w:numPr>
          <w:ilvl w:val="0"/>
          <w:numId w:val="0"/>
        </w:numPr>
        <w:ind w:left="720" w:hanging="360"/>
        <w:rPr>
          <w:del w:id="2562" w:author="Han Xie CHAI (MAS)" w:date="2026-01-02T11:08:00Z" w16du:dateUtc="2026-01-02T03:08:00Z"/>
          <w:lang w:val="en-US"/>
        </w:rPr>
        <w:pPrChange w:id="2563" w:author="Han Xie CHAI (MAS)" w:date="2026-01-02T11:08:00Z" w16du:dateUtc="2026-01-02T03:08:00Z">
          <w:pPr>
            <w:pStyle w:val="NumberedList"/>
            <w:numPr>
              <w:numId w:val="32"/>
            </w:numPr>
          </w:pPr>
        </w:pPrChange>
      </w:pPr>
      <w:del w:id="2564" w:author="Han Xie CHAI (MAS)" w:date="2026-01-02T11:08:00Z" w16du:dateUtc="2026-01-02T03:08:00Z">
        <w:r w:rsidRPr="004D6984" w:rsidDel="00E86FA0">
          <w:rPr>
            <w:lang w:val="en-US"/>
          </w:rPr>
          <w:delText>G</w:delText>
        </w:r>
      </w:del>
      <w:ins w:id="2565" w:author="Eugene CHEONG from.TOPPAN (MAS)" w:date="2025-12-22T14:36:00Z" w16du:dateUtc="2025-12-22T06:36:00Z">
        <w:del w:id="2566" w:author="Han Xie CHAI (MAS)" w:date="2026-01-02T11:08:00Z" w16du:dateUtc="2026-01-02T03:08:00Z">
          <w:r w:rsidR="00FD6CB6" w:rsidDel="00E86FA0">
            <w:rPr>
              <w:lang w:val="en-US"/>
            </w:rPr>
            <w:delText>G</w:delText>
          </w:r>
        </w:del>
      </w:ins>
      <w:del w:id="2567" w:author="Han Xie CHAI (MAS)" w:date="2026-01-02T11:08:00Z" w16du:dateUtc="2026-01-02T03:08:00Z">
        <w:r w:rsidRPr="004D6984" w:rsidDel="00E86FA0">
          <w:rPr>
            <w:lang w:val="en-US"/>
          </w:rPr>
          <w:delText>et the applicable parameters</w:delText>
        </w:r>
        <w:r w:rsidR="002704D7" w:rsidRPr="004D6984" w:rsidDel="00E86FA0">
          <w:rPr>
            <w:lang w:val="en-US"/>
          </w:rPr>
          <w:delText xml:space="preserve"> for the tenor</w:delText>
        </w:r>
        <w:r w:rsidRPr="004D6984" w:rsidDel="00E86FA0">
          <w:rPr>
            <w:lang w:val="en-US"/>
          </w:rPr>
          <w:delText xml:space="preserve">. For MAS Bills, it will </w:delText>
        </w:r>
      </w:del>
      <w:ins w:id="2568" w:author="Eugene CHEONG from.TOPPAN (MAS)" w:date="2025-12-22T14:34:00Z" w16du:dateUtc="2025-12-22T06:34:00Z">
        <w:del w:id="2569" w:author="Han Xie CHAI (MAS)" w:date="2026-01-02T11:08:00Z" w16du:dateUtc="2026-01-02T03:08:00Z">
          <w:r w:rsidR="004D6984" w:rsidDel="00E86FA0">
            <w:rPr>
              <w:lang w:val="en-US"/>
            </w:rPr>
            <w:delText>be</w:delText>
          </w:r>
        </w:del>
      </w:ins>
      <w:del w:id="2570" w:author="Han Xie CHAI (MAS)" w:date="2026-01-02T11:08:00Z" w16du:dateUtc="2026-01-02T03:08:00Z">
        <w:r w:rsidRPr="004D6984" w:rsidDel="00E86FA0">
          <w:rPr>
            <w:lang w:val="en-US"/>
          </w:rPr>
          <w:delText xml:space="preserve">be </w:delText>
        </w:r>
      </w:del>
    </w:p>
    <w:p w14:paraId="49A41C80" w14:textId="25FE4904" w:rsidR="004D6984" w:rsidDel="00E86FA0" w:rsidRDefault="004D6984">
      <w:pPr>
        <w:pStyle w:val="NumberedList"/>
        <w:numPr>
          <w:ilvl w:val="0"/>
          <w:numId w:val="0"/>
        </w:numPr>
        <w:ind w:left="720" w:hanging="360"/>
        <w:rPr>
          <w:ins w:id="2571" w:author="Eugene CHEONG from.TOPPAN (MAS)" w:date="2025-12-22T14:33:00Z" w16du:dateUtc="2025-12-22T06:33:00Z"/>
          <w:del w:id="2572" w:author="Han Xie CHAI (MAS)" w:date="2026-01-02T11:08:00Z" w16du:dateUtc="2026-01-02T03:08:00Z"/>
          <w:lang w:val="en-US"/>
        </w:rPr>
        <w:pPrChange w:id="2573" w:author="Han Xie CHAI (MAS)" w:date="2026-01-02T11:08:00Z" w16du:dateUtc="2026-01-02T03:08:00Z">
          <w:pPr>
            <w:pStyle w:val="NumberedList"/>
          </w:pPr>
        </w:pPrChange>
      </w:pPr>
    </w:p>
    <w:p w14:paraId="66FD5852" w14:textId="5466C601" w:rsidR="008A3538" w:rsidRPr="004D6984" w:rsidDel="00E86FA0" w:rsidRDefault="007E5CE0">
      <w:pPr>
        <w:pStyle w:val="ListParagraph"/>
        <w:numPr>
          <w:ilvl w:val="0"/>
          <w:numId w:val="0"/>
        </w:numPr>
        <w:ind w:left="720" w:hanging="360"/>
        <w:rPr>
          <w:del w:id="2574" w:author="Han Xie CHAI (MAS)" w:date="2026-01-02T11:08:00Z" w16du:dateUtc="2026-01-02T03:08:00Z"/>
          <w:lang w:val="en-US"/>
        </w:rPr>
        <w:pPrChange w:id="2575" w:author="Han Xie CHAI (MAS)" w:date="2026-01-02T11:08:00Z" w16du:dateUtc="2026-01-02T03:08:00Z">
          <w:pPr>
            <w:pStyle w:val="NumberedList"/>
            <w:numPr>
              <w:ilvl w:val="1"/>
              <w:numId w:val="32"/>
            </w:numPr>
            <w:ind w:left="1440"/>
          </w:pPr>
        </w:pPrChange>
      </w:pPr>
      <w:del w:id="2576" w:author="Han Xie CHAI (MAS)" w:date="2026-01-02T11:08:00Z" w16du:dateUtc="2026-01-02T03:08:00Z">
        <w:r w:rsidRPr="004D6984" w:rsidDel="00E86FA0">
          <w:rPr>
            <w:lang w:val="en-US"/>
          </w:rPr>
          <w:delText>the issue day of the week</w:delText>
        </w:r>
      </w:del>
      <w:ins w:id="2577" w:author="Eugene CHEONG from.TOPPAN (MAS)" w:date="2025-12-23T10:11:00Z" w16du:dateUtc="2025-12-23T02:11:00Z">
        <w:del w:id="2578" w:author="Han Xie CHAI (MAS)" w:date="2026-01-02T11:08:00Z" w16du:dateUtc="2026-01-02T03:08:00Z">
          <w:r w:rsidR="00F244FD" w:rsidDel="00E86FA0">
            <w:rPr>
              <w:lang w:val="en-US"/>
            </w:rPr>
            <w:delText>offset from the primary issue date</w:delText>
          </w:r>
        </w:del>
      </w:ins>
      <w:del w:id="2579" w:author="Han Xie CHAI (MAS)" w:date="2026-01-02T11:08:00Z" w16du:dateUtc="2026-01-02T03:08:00Z">
        <w:r w:rsidRPr="004D6984" w:rsidDel="00E86FA0">
          <w:rPr>
            <w:lang w:val="en-US"/>
          </w:rPr>
          <w:delText xml:space="preserve">, </w:delText>
        </w:r>
      </w:del>
    </w:p>
    <w:p w14:paraId="6CADFBB2" w14:textId="05C6F5D9" w:rsidR="004D6984" w:rsidDel="00E86FA0" w:rsidRDefault="004D6984">
      <w:pPr>
        <w:pStyle w:val="ListParagraph"/>
        <w:numPr>
          <w:ilvl w:val="0"/>
          <w:numId w:val="0"/>
        </w:numPr>
        <w:ind w:left="720" w:hanging="360"/>
        <w:rPr>
          <w:ins w:id="2580" w:author="Eugene CHEONG from.TOPPAN (MAS)" w:date="2025-12-22T14:33:00Z" w16du:dateUtc="2025-12-22T06:33:00Z"/>
          <w:del w:id="2581" w:author="Han Xie CHAI (MAS)" w:date="2026-01-02T11:08:00Z" w16du:dateUtc="2026-01-02T03:08:00Z"/>
          <w:lang w:val="en-US"/>
        </w:rPr>
        <w:pPrChange w:id="2582" w:author="Han Xie CHAI (MAS)" w:date="2026-01-02T11:08:00Z" w16du:dateUtc="2026-01-02T03:08:00Z">
          <w:pPr>
            <w:pStyle w:val="ListParagraph"/>
            <w:numPr>
              <w:ilvl w:val="1"/>
              <w:numId w:val="32"/>
            </w:numPr>
            <w:ind w:left="1440"/>
          </w:pPr>
        </w:pPrChange>
      </w:pPr>
    </w:p>
    <w:p w14:paraId="416C5B51" w14:textId="418B53AD" w:rsidR="008A3538" w:rsidRPr="004D6984" w:rsidDel="00E86FA0" w:rsidRDefault="007E5CE0">
      <w:pPr>
        <w:pStyle w:val="ListParagraph"/>
        <w:numPr>
          <w:ilvl w:val="0"/>
          <w:numId w:val="0"/>
        </w:numPr>
        <w:ind w:left="720" w:hanging="360"/>
        <w:rPr>
          <w:del w:id="2583" w:author="Han Xie CHAI (MAS)" w:date="2026-01-02T11:08:00Z" w16du:dateUtc="2026-01-02T03:08:00Z"/>
          <w:lang w:val="en-US"/>
        </w:rPr>
        <w:pPrChange w:id="2584" w:author="Han Xie CHAI (MAS)" w:date="2026-01-02T11:08:00Z" w16du:dateUtc="2026-01-02T03:08:00Z">
          <w:pPr>
            <w:pStyle w:val="ListParagraph"/>
            <w:numPr>
              <w:ilvl w:val="1"/>
              <w:numId w:val="32"/>
            </w:numPr>
            <w:ind w:left="1440"/>
          </w:pPr>
        </w:pPrChange>
      </w:pPr>
      <w:del w:id="2585" w:author="Han Xie CHAI (MAS)" w:date="2026-01-02T11:08:00Z" w16du:dateUtc="2026-01-02T03:08:00Z">
        <w:r w:rsidRPr="004D6984" w:rsidDel="00E86FA0">
          <w:rPr>
            <w:lang w:val="en-US"/>
          </w:rPr>
          <w:delText xml:space="preserve">the issue frequency </w:delText>
        </w:r>
        <w:r w:rsidR="008A3538" w:rsidRPr="004D6984" w:rsidDel="00E86FA0">
          <w:rPr>
            <w:lang w:val="en-US"/>
          </w:rPr>
          <w:delText xml:space="preserve">in </w:delText>
        </w:r>
        <w:r w:rsidRPr="004D6984" w:rsidDel="00E86FA0">
          <w:rPr>
            <w:lang w:val="en-US"/>
          </w:rPr>
          <w:delText xml:space="preserve">an interval, </w:delText>
        </w:r>
      </w:del>
      <w:ins w:id="2586" w:author="Eugene CHEONG from.TOPPAN (MAS)" w:date="2025-12-22T14:34:00Z" w16du:dateUtc="2025-12-22T06:34:00Z">
        <w:del w:id="2587" w:author="Han Xie CHAI (MAS)" w:date="2026-01-02T11:08:00Z" w16du:dateUtc="2026-01-02T03:08:00Z">
          <w:r w:rsidR="004D6984" w:rsidDel="00E86FA0">
            <w:rPr>
              <w:lang w:val="en-US"/>
            </w:rPr>
            <w:delText>and</w:delText>
          </w:r>
        </w:del>
      </w:ins>
    </w:p>
    <w:p w14:paraId="3412E76E" w14:textId="651FD413" w:rsidR="007E5CE0" w:rsidRPr="007E5CE0" w:rsidDel="00E86FA0" w:rsidRDefault="00DF6706">
      <w:pPr>
        <w:pStyle w:val="ListParagraph"/>
        <w:numPr>
          <w:ilvl w:val="0"/>
          <w:numId w:val="0"/>
        </w:numPr>
        <w:ind w:left="720" w:hanging="360"/>
        <w:rPr>
          <w:del w:id="2588" w:author="Han Xie CHAI (MAS)" w:date="2026-01-02T11:08:00Z" w16du:dateUtc="2026-01-02T03:08:00Z"/>
          <w:lang w:val="en-US"/>
        </w:rPr>
        <w:pPrChange w:id="2589" w:author="Han Xie CHAI (MAS)" w:date="2026-01-02T11:08:00Z" w16du:dateUtc="2026-01-02T03:08:00Z">
          <w:pPr>
            <w:pStyle w:val="ListParagraph"/>
            <w:numPr>
              <w:ilvl w:val="1"/>
              <w:numId w:val="32"/>
            </w:numPr>
            <w:ind w:left="1440"/>
          </w:pPr>
        </w:pPrChange>
      </w:pPr>
      <w:del w:id="2590" w:author="Han Xie CHAI (MAS)" w:date="2026-01-02T11:08:00Z" w16du:dateUtc="2026-01-02T03:08:00Z">
        <w:r w:rsidDel="00E86FA0">
          <w:rPr>
            <w:lang w:val="en-US"/>
          </w:rPr>
          <w:delText>the prefixes for the issue code</w:delText>
        </w:r>
        <w:r w:rsidR="007E5CE0" w:rsidRPr="007E5CE0" w:rsidDel="00E86FA0">
          <w:rPr>
            <w:lang w:val="en-US"/>
          </w:rPr>
          <w:delText xml:space="preserve">. </w:delText>
        </w:r>
      </w:del>
    </w:p>
    <w:p w14:paraId="544537E2" w14:textId="5A75C21E" w:rsidR="007E5CE0" w:rsidRPr="007E5CE0" w:rsidDel="00E86FA0" w:rsidRDefault="004D6984">
      <w:pPr>
        <w:pStyle w:val="NumberedList"/>
        <w:numPr>
          <w:ilvl w:val="0"/>
          <w:numId w:val="0"/>
        </w:numPr>
        <w:ind w:left="720" w:hanging="360"/>
        <w:rPr>
          <w:del w:id="2591" w:author="Han Xie CHAI (MAS)" w:date="2026-01-02T11:08:00Z" w16du:dateUtc="2026-01-02T03:08:00Z"/>
          <w:lang w:val="en-US"/>
        </w:rPr>
        <w:pPrChange w:id="2592" w:author="Han Xie CHAI (MAS)" w:date="2026-01-02T11:08:00Z" w16du:dateUtc="2026-01-02T03:08:00Z">
          <w:pPr>
            <w:pStyle w:val="NumberedList"/>
          </w:pPr>
        </w:pPrChange>
      </w:pPr>
      <w:ins w:id="2593" w:author="Eugene CHEONG from.TOPPAN (MAS)" w:date="2025-12-22T14:35:00Z" w16du:dateUtc="2025-12-22T06:35:00Z">
        <w:del w:id="2594" w:author="Han Xie CHAI (MAS)" w:date="2026-01-02T11:08:00Z" w16du:dateUtc="2026-01-02T03:08:00Z">
          <w:r w:rsidRPr="007E5CE0" w:rsidDel="00E86FA0">
            <w:rPr>
              <w:lang w:val="en-US"/>
            </w:rPr>
            <w:delText xml:space="preserve">Find the issue date of the </w:delText>
          </w:r>
          <w:r w:rsidDel="00E86FA0">
            <w:rPr>
              <w:lang w:val="en-US"/>
            </w:rPr>
            <w:delText>subsequent issuance</w:delText>
          </w:r>
          <w:r w:rsidRPr="007E5CE0" w:rsidDel="00E86FA0">
            <w:rPr>
              <w:lang w:val="en-US"/>
            </w:rPr>
            <w:delText xml:space="preserve"> based on the</w:delText>
          </w:r>
          <w:r w:rsidDel="00E86FA0">
            <w:rPr>
              <w:lang w:val="en-US"/>
            </w:rPr>
            <w:delText xml:space="preserve"> last issuance, the issue frequency in an interval, and the </w:delText>
          </w:r>
        </w:del>
      </w:ins>
      <w:ins w:id="2595" w:author="Eugene CHEONG from.TOPPAN (MAS)" w:date="2025-12-22T14:38:00Z" w16du:dateUtc="2025-12-22T06:38:00Z">
        <w:del w:id="2596" w:author="Han Xie CHAI (MAS)" w:date="2026-01-02T11:08:00Z" w16du:dateUtc="2026-01-02T03:08:00Z">
          <w:r w:rsidR="00FD6CB6" w:rsidDel="00E86FA0">
            <w:rPr>
              <w:lang w:val="en-US"/>
            </w:rPr>
            <w:delText xml:space="preserve">primary </w:delText>
          </w:r>
        </w:del>
      </w:ins>
      <w:ins w:id="2597" w:author="Eugene CHEONG from.TOPPAN (MAS)" w:date="2025-12-22T14:35:00Z" w16du:dateUtc="2025-12-22T06:35:00Z">
        <w:del w:id="2598" w:author="Han Xie CHAI (MAS)" w:date="2026-01-02T11:08:00Z" w16du:dateUtc="2026-01-02T03:08:00Z">
          <w:r w:rsidDel="00E86FA0">
            <w:rPr>
              <w:lang w:val="en-US"/>
            </w:rPr>
            <w:delText>issue</w:delText>
          </w:r>
        </w:del>
      </w:ins>
      <w:ins w:id="2599" w:author="Eugene CHEONG from.TOPPAN (MAS)" w:date="2025-12-22T14:38:00Z" w16du:dateUtc="2025-12-22T06:38:00Z">
        <w:del w:id="2600" w:author="Han Xie CHAI (MAS)" w:date="2026-01-02T11:08:00Z" w16du:dateUtc="2026-01-02T03:08:00Z">
          <w:r w:rsidR="00FD6CB6" w:rsidDel="00E86FA0">
            <w:rPr>
              <w:lang w:val="en-US"/>
            </w:rPr>
            <w:delText>/maturity</w:delText>
          </w:r>
        </w:del>
      </w:ins>
      <w:ins w:id="2601" w:author="Eugene CHEONG from.TOPPAN (MAS)" w:date="2025-12-22T14:35:00Z" w16du:dateUtc="2025-12-22T06:35:00Z">
        <w:del w:id="2602" w:author="Han Xie CHAI (MAS)" w:date="2026-01-02T11:08:00Z" w16du:dateUtc="2026-01-02T03:08:00Z">
          <w:r w:rsidDel="00E86FA0">
            <w:rPr>
              <w:lang w:val="en-US"/>
            </w:rPr>
            <w:delText xml:space="preserve"> day</w:delText>
          </w:r>
        </w:del>
      </w:ins>
      <w:del w:id="2603" w:author="Han Xie CHAI (MAS)" w:date="2026-01-02T11:08:00Z" w16du:dateUtc="2026-01-02T03:08:00Z">
        <w:r w:rsidR="007E5CE0" w:rsidRPr="007E5CE0" w:rsidDel="00E86FA0">
          <w:rPr>
            <w:lang w:val="en-US"/>
          </w:rPr>
          <w:delText>Find the first issue date of the year based on the applicable parameters.</w:delText>
        </w:r>
      </w:del>
    </w:p>
    <w:p w14:paraId="7E7DB988" w14:textId="28D924AE" w:rsidR="007E5CE0" w:rsidRPr="007E5CE0" w:rsidDel="00E86FA0" w:rsidRDefault="007E5CE0">
      <w:pPr>
        <w:pStyle w:val="NumberedList"/>
        <w:numPr>
          <w:ilvl w:val="0"/>
          <w:numId w:val="0"/>
        </w:numPr>
        <w:ind w:left="720" w:hanging="360"/>
        <w:rPr>
          <w:del w:id="2604" w:author="Han Xie CHAI (MAS)" w:date="2026-01-02T11:08:00Z" w16du:dateUtc="2026-01-02T03:08:00Z"/>
          <w:lang w:val="en-US"/>
        </w:rPr>
        <w:pPrChange w:id="2605" w:author="Han Xie CHAI (MAS)" w:date="2026-01-02T11:08:00Z" w16du:dateUtc="2026-01-02T03:08:00Z">
          <w:pPr>
            <w:pStyle w:val="NumberedList"/>
          </w:pPr>
        </w:pPrChange>
      </w:pPr>
      <w:commentRangeStart w:id="2606"/>
      <w:commentRangeStart w:id="2607"/>
      <w:del w:id="2608" w:author="Han Xie CHAI (MAS)" w:date="2026-01-02T11:08:00Z" w16du:dateUtc="2026-01-02T03:08:00Z">
        <w:r w:rsidRPr="007E5CE0" w:rsidDel="00E86FA0">
          <w:rPr>
            <w:lang w:val="en-US"/>
          </w:rPr>
          <w:delText xml:space="preserve">If a public holiday falls </w:delText>
        </w:r>
        <w:r w:rsidR="00774640" w:rsidDel="00E86FA0">
          <w:rPr>
            <w:lang w:val="en-US"/>
          </w:rPr>
          <w:delText xml:space="preserve">between </w:delText>
        </w:r>
        <w:r w:rsidRPr="007E5CE0" w:rsidDel="00E86FA0">
          <w:rPr>
            <w:lang w:val="en-US"/>
          </w:rPr>
          <w:delText xml:space="preserve">the </w:delText>
        </w:r>
        <w:commentRangeStart w:id="2609"/>
        <w:r w:rsidR="00774640" w:rsidDel="00E86FA0">
          <w:rPr>
            <w:lang w:val="en-US"/>
          </w:rPr>
          <w:delText>1</w:delText>
        </w:r>
        <w:r w:rsidR="00774640" w:rsidRPr="00774640" w:rsidDel="00E86FA0">
          <w:rPr>
            <w:vertAlign w:val="superscript"/>
            <w:lang w:val="en-US"/>
          </w:rPr>
          <w:delText>st</w:delText>
        </w:r>
        <w:r w:rsidR="00774640" w:rsidDel="00E86FA0">
          <w:rPr>
            <w:lang w:val="en-US"/>
          </w:rPr>
          <w:delText xml:space="preserve"> day of the week </w:delText>
        </w:r>
        <w:commentRangeEnd w:id="2609"/>
        <w:r w:rsidR="00BE4E6B" w:rsidDel="00E86FA0">
          <w:rPr>
            <w:rStyle w:val="CommentReference"/>
          </w:rPr>
          <w:commentReference w:id="2609"/>
        </w:r>
        <w:r w:rsidRPr="007E5CE0" w:rsidDel="00E86FA0">
          <w:rPr>
            <w:lang w:val="en-US"/>
          </w:rPr>
          <w:delText xml:space="preserve">calendar week </w:delText>
        </w:r>
        <w:r w:rsidR="00774640" w:rsidDel="00E86FA0">
          <w:rPr>
            <w:lang w:val="en-US"/>
          </w:rPr>
          <w:delText>to the</w:delText>
        </w:r>
        <w:r w:rsidRPr="007E5CE0" w:rsidDel="00E86FA0">
          <w:rPr>
            <w:lang w:val="en-US"/>
          </w:rPr>
          <w:delText xml:space="preserve"> </w:delText>
        </w:r>
        <w:r w:rsidR="00774640" w:rsidDel="00E86FA0">
          <w:rPr>
            <w:lang w:val="en-US"/>
          </w:rPr>
          <w:delText xml:space="preserve">primary </w:delText>
        </w:r>
        <w:r w:rsidRPr="007E5CE0" w:rsidDel="00E86FA0">
          <w:rPr>
            <w:lang w:val="en-US"/>
          </w:rPr>
          <w:delText xml:space="preserve">issue </w:delText>
        </w:r>
        <w:r w:rsidR="00774640" w:rsidDel="00E86FA0">
          <w:rPr>
            <w:lang w:val="en-US"/>
          </w:rPr>
          <w:delText>day of the week (inclusive)</w:delText>
        </w:r>
        <w:r w:rsidRPr="007E5CE0" w:rsidDel="00E86FA0">
          <w:rPr>
            <w:lang w:val="en-US"/>
          </w:rPr>
          <w:delText>, check if it falls between Monday and the issue date (both dates inclusive). For example, if the issue date falls on a Thursday, check if the public holiday lies from Monday and Thursday.</w:delText>
        </w:r>
        <w:commentRangeEnd w:id="2606"/>
        <w:r w:rsidR="00D9049F" w:rsidDel="00E86FA0">
          <w:rPr>
            <w:rStyle w:val="CommentReference"/>
          </w:rPr>
          <w:commentReference w:id="2606"/>
        </w:r>
        <w:commentRangeEnd w:id="2607"/>
        <w:r w:rsidR="005B63BF" w:rsidDel="00E86FA0">
          <w:rPr>
            <w:rStyle w:val="CommentReference"/>
          </w:rPr>
          <w:commentReference w:id="2607"/>
        </w:r>
      </w:del>
    </w:p>
    <w:p w14:paraId="38438DD8" w14:textId="1CC1C39F" w:rsidR="007E5CE0" w:rsidDel="00E86FA0" w:rsidRDefault="007E5CE0">
      <w:pPr>
        <w:pStyle w:val="NumberedList"/>
        <w:numPr>
          <w:ilvl w:val="0"/>
          <w:numId w:val="0"/>
        </w:numPr>
        <w:ind w:left="720" w:hanging="360"/>
        <w:rPr>
          <w:ins w:id="2610" w:author="Eugene CHEONG from.TOPPAN (MAS)" w:date="2025-12-22T14:44:00Z" w16du:dateUtc="2025-12-22T06:44:00Z"/>
          <w:del w:id="2611" w:author="Han Xie CHAI (MAS)" w:date="2026-01-02T11:08:00Z" w16du:dateUtc="2026-01-02T03:08:00Z"/>
          <w:lang w:val="en-US"/>
        </w:rPr>
        <w:pPrChange w:id="2612" w:author="Han Xie CHAI (MAS)" w:date="2026-01-02T11:08:00Z" w16du:dateUtc="2026-01-02T03:08:00Z">
          <w:pPr>
            <w:pStyle w:val="NumberedList"/>
          </w:pPr>
        </w:pPrChange>
      </w:pPr>
      <w:del w:id="2613" w:author="Han Xie CHAI (MAS)" w:date="2026-01-02T11:08:00Z" w16du:dateUtc="2026-01-02T03:08:00Z">
        <w:r w:rsidRPr="007E5CE0" w:rsidDel="00E86FA0">
          <w:rPr>
            <w:lang w:val="en-US"/>
          </w:rPr>
          <w:delText>If yes, the issue date will be shifted to one business day later. Using the example above, the new issue date will fall on Friday.</w:delText>
        </w:r>
      </w:del>
    </w:p>
    <w:p w14:paraId="31237058" w14:textId="164BC3F7" w:rsidR="00FD6CB6" w:rsidRPr="007E5CE0" w:rsidDel="00E86FA0" w:rsidRDefault="00FD6CB6">
      <w:pPr>
        <w:pStyle w:val="NumberedList"/>
        <w:numPr>
          <w:ilvl w:val="0"/>
          <w:numId w:val="0"/>
        </w:numPr>
        <w:ind w:left="720" w:hanging="360"/>
        <w:rPr>
          <w:del w:id="2614" w:author="Han Xie CHAI (MAS)" w:date="2026-01-02T11:08:00Z" w16du:dateUtc="2026-01-02T03:08:00Z"/>
          <w:lang w:val="en-US"/>
        </w:rPr>
        <w:pPrChange w:id="2615" w:author="Han Xie CHAI (MAS)" w:date="2026-01-02T11:08:00Z" w16du:dateUtc="2026-01-02T03:08:00Z">
          <w:pPr>
            <w:pStyle w:val="NumberedList"/>
          </w:pPr>
        </w:pPrChange>
      </w:pPr>
      <w:ins w:id="2616" w:author="Eugene CHEONG from.TOPPAN (MAS)" w:date="2025-12-22T14:44:00Z" w16du:dateUtc="2025-12-22T06:44:00Z">
        <w:del w:id="2617" w:author="Han Xie CHAI (MAS)" w:date="2026-01-02T11:08:00Z" w16du:dateUtc="2026-01-02T03:08:00Z">
          <w:r w:rsidDel="00E86FA0">
            <w:rPr>
              <w:lang w:val="en-US"/>
            </w:rPr>
            <w:delText xml:space="preserve">If the offset from the primary issue date is not 0, adjust the issue date based on the offset. For example, if the issue date calculated in step 4 </w:delText>
          </w:r>
        </w:del>
      </w:ins>
      <w:ins w:id="2618" w:author="Eugene CHEONG from.TOPPAN (MAS)" w:date="2025-12-22T14:45:00Z" w16du:dateUtc="2025-12-22T06:45:00Z">
        <w:del w:id="2619" w:author="Han Xie CHAI (MAS)" w:date="2026-01-02T11:08:00Z" w16du:dateUtc="2026-01-02T03:08:00Z">
          <w:r w:rsidDel="00E86FA0">
            <w:rPr>
              <w:lang w:val="en-US"/>
            </w:rPr>
            <w:delText>lies</w:delText>
          </w:r>
        </w:del>
      </w:ins>
      <w:ins w:id="2620" w:author="Akila BALAKRISHNAN from.OPTIMUM (MAS)" w:date="2025-12-24T15:15:00Z" w16du:dateUtc="2025-12-24T07:15:00Z">
        <w:del w:id="2621" w:author="Han Xie CHAI (MAS)" w:date="2026-01-02T11:08:00Z" w16du:dateUtc="2026-01-02T03:08:00Z">
          <w:r w:rsidR="00BE4E6B" w:rsidDel="00E86FA0">
            <w:rPr>
              <w:lang w:val="en-US"/>
            </w:rPr>
            <w:delText>falls</w:delText>
          </w:r>
        </w:del>
      </w:ins>
      <w:ins w:id="2622" w:author="Eugene CHEONG from.TOPPAN (MAS)" w:date="2025-12-22T14:45:00Z" w16du:dateUtc="2025-12-22T06:45:00Z">
        <w:del w:id="2623" w:author="Han Xie CHAI (MAS)" w:date="2026-01-02T11:08:00Z" w16du:dateUtc="2026-01-02T03:08:00Z">
          <w:r w:rsidDel="00E86FA0">
            <w:rPr>
              <w:lang w:val="en-US"/>
            </w:rPr>
            <w:delText xml:space="preserve"> on a </w:delText>
          </w:r>
        </w:del>
      </w:ins>
      <w:ins w:id="2624" w:author="Eugene CHEONG from.TOPPAN (MAS)" w:date="2025-12-22T14:44:00Z" w16du:dateUtc="2025-12-22T06:44:00Z">
        <w:del w:id="2625" w:author="Han Xie CHAI (MAS)" w:date="2026-01-02T11:08:00Z" w16du:dateUtc="2026-01-02T03:08:00Z">
          <w:r w:rsidDel="00E86FA0">
            <w:rPr>
              <w:lang w:val="en-US"/>
            </w:rPr>
            <w:delText xml:space="preserve">Friday and the offset </w:delText>
          </w:r>
        </w:del>
      </w:ins>
      <w:ins w:id="2626" w:author="Eugene CHEONG from.TOPPAN (MAS)" w:date="2025-12-22T14:45:00Z" w16du:dateUtc="2025-12-22T06:45:00Z">
        <w:del w:id="2627" w:author="Han Xie CHAI (MAS)" w:date="2026-01-02T11:08:00Z" w16du:dateUtc="2026-01-02T03:08:00Z">
          <w:r w:rsidDel="00E86FA0">
            <w:rPr>
              <w:lang w:val="en-US"/>
            </w:rPr>
            <w:delText>for the tenor is -1, the issue date for the tenor will be 1 business day before the issue date calculated in step 4.</w:delText>
          </w:r>
        </w:del>
      </w:ins>
    </w:p>
    <w:p w14:paraId="12A55FA1" w14:textId="592114B4" w:rsidR="007E5CE0" w:rsidDel="00E86FA0" w:rsidRDefault="007E5CE0">
      <w:pPr>
        <w:pStyle w:val="NumberedList"/>
        <w:numPr>
          <w:ilvl w:val="0"/>
          <w:numId w:val="0"/>
        </w:numPr>
        <w:ind w:left="720" w:hanging="360"/>
        <w:rPr>
          <w:ins w:id="2628" w:author="Eugene CHEONG from.TOPPAN (MAS)" w:date="2025-12-19T11:19:00Z" w16du:dateUtc="2025-12-19T03:19:00Z"/>
          <w:del w:id="2629" w:author="Han Xie CHAI (MAS)" w:date="2026-01-02T11:08:00Z" w16du:dateUtc="2026-01-02T03:08:00Z"/>
          <w:lang w:val="en-US"/>
        </w:rPr>
        <w:pPrChange w:id="2630" w:author="Han Xie CHAI (MAS)" w:date="2026-01-02T11:08:00Z" w16du:dateUtc="2026-01-02T03:08:00Z">
          <w:pPr>
            <w:pStyle w:val="NumberedList"/>
          </w:pPr>
        </w:pPrChange>
      </w:pPr>
      <w:del w:id="2631" w:author="Han Xie CHAI (MAS)" w:date="2026-01-02T11:08:00Z" w16du:dateUtc="2026-01-02T03:08:00Z">
        <w:r w:rsidRPr="007E5CE0" w:rsidDel="00E86FA0">
          <w:rPr>
            <w:lang w:val="en-US"/>
          </w:rPr>
          <w:delText>Derive the announcement date and auction date based on the issue date</w:delText>
        </w:r>
      </w:del>
      <w:ins w:id="2632" w:author="Eugene CHEONG from.TOPPAN (MAS)" w:date="2025-12-19T11:18:00Z" w16du:dateUtc="2025-12-19T03:18:00Z">
        <w:del w:id="2633" w:author="Han Xie CHAI (MAS)" w:date="2026-01-02T11:08:00Z" w16du:dateUtc="2026-01-02T03:08:00Z">
          <w:r w:rsidR="00DC454F" w:rsidDel="00E86FA0">
            <w:rPr>
              <w:lang w:val="en-US"/>
            </w:rPr>
            <w:delText xml:space="preserve"> calculated in step </w:delText>
          </w:r>
        </w:del>
      </w:ins>
      <w:ins w:id="2634" w:author="Eugene CHEONG from.TOPPAN (MAS)" w:date="2025-12-22T14:47:00Z" w16du:dateUtc="2025-12-22T06:47:00Z">
        <w:del w:id="2635" w:author="Han Xie CHAI (MAS)" w:date="2026-01-02T11:08:00Z" w16du:dateUtc="2026-01-02T03:08:00Z">
          <w:r w:rsidR="005B63BF" w:rsidDel="00E86FA0">
            <w:rPr>
              <w:lang w:val="en-US"/>
            </w:rPr>
            <w:delText>4</w:delText>
          </w:r>
        </w:del>
      </w:ins>
      <w:del w:id="2636" w:author="Han Xie CHAI (MAS)" w:date="2026-01-02T11:08:00Z" w16du:dateUtc="2026-01-02T03:08:00Z">
        <w:r w:rsidRPr="007E5CE0" w:rsidDel="00E86FA0">
          <w:rPr>
            <w:lang w:val="en-US"/>
          </w:rPr>
          <w:delText>.</w:delText>
        </w:r>
      </w:del>
    </w:p>
    <w:p w14:paraId="2D203B68" w14:textId="0F851062" w:rsidR="00DC454F" w:rsidDel="00E86FA0" w:rsidRDefault="00DC454F">
      <w:pPr>
        <w:pStyle w:val="NumberedList"/>
        <w:numPr>
          <w:ilvl w:val="0"/>
          <w:numId w:val="0"/>
        </w:numPr>
        <w:ind w:left="720" w:hanging="360"/>
        <w:rPr>
          <w:ins w:id="2637" w:author="Eugene CHEONG from.TOPPAN (MAS)" w:date="2025-12-19T11:19:00Z" w16du:dateUtc="2025-12-19T03:19:00Z"/>
          <w:del w:id="2638" w:author="Han Xie CHAI (MAS)" w:date="2026-01-02T11:08:00Z" w16du:dateUtc="2026-01-02T03:08:00Z"/>
          <w:lang w:val="en-US"/>
        </w:rPr>
        <w:pPrChange w:id="2639" w:author="Han Xie CHAI (MAS)" w:date="2026-01-02T11:08:00Z" w16du:dateUtc="2026-01-02T03:08:00Z">
          <w:pPr>
            <w:pStyle w:val="NumberedList"/>
            <w:numPr>
              <w:ilvl w:val="1"/>
            </w:numPr>
            <w:ind w:left="1440"/>
          </w:pPr>
        </w:pPrChange>
      </w:pPr>
      <w:ins w:id="2640" w:author="Eugene CHEONG from.TOPPAN (MAS)" w:date="2025-12-19T11:19:00Z" w16du:dateUtc="2025-12-19T03:19:00Z">
        <w:del w:id="2641" w:author="Han Xie CHAI (MAS)" w:date="2026-01-02T11:08:00Z" w16du:dateUtc="2026-01-02T03:08:00Z">
          <w:r w:rsidDel="00E86FA0">
            <w:rPr>
              <w:lang w:val="en-US"/>
            </w:rPr>
            <w:delText xml:space="preserve">Announcement date = Issue date - </w:delText>
          </w:r>
          <w:r w:rsidRPr="007E5CE0" w:rsidDel="00E86FA0">
            <w:rPr>
              <w:lang w:val="en-US"/>
            </w:rPr>
            <w:delText xml:space="preserve">the number of business days before issue date (for </w:delText>
          </w:r>
          <w:r w:rsidDel="00E86FA0">
            <w:rPr>
              <w:lang w:val="en-US"/>
            </w:rPr>
            <w:delText>anno</w:delText>
          </w:r>
        </w:del>
      </w:ins>
      <w:ins w:id="2642" w:author="Eugene CHEONG from.TOPPAN (MAS)" w:date="2025-12-19T11:20:00Z" w16du:dateUtc="2025-12-19T03:20:00Z">
        <w:del w:id="2643" w:author="Han Xie CHAI (MAS)" w:date="2026-01-02T11:08:00Z" w16du:dateUtc="2026-01-02T03:08:00Z">
          <w:r w:rsidDel="00E86FA0">
            <w:rPr>
              <w:lang w:val="en-US"/>
            </w:rPr>
            <w:delText>uncement</w:delText>
          </w:r>
        </w:del>
      </w:ins>
      <w:ins w:id="2644" w:author="Eugene CHEONG from.TOPPAN (MAS)" w:date="2025-12-19T11:19:00Z" w16du:dateUtc="2025-12-19T03:19:00Z">
        <w:del w:id="2645" w:author="Han Xie CHAI (MAS)" w:date="2026-01-02T11:08:00Z" w16du:dateUtc="2026-01-02T03:08:00Z">
          <w:r w:rsidRPr="007E5CE0" w:rsidDel="00E86FA0">
            <w:rPr>
              <w:lang w:val="en-US"/>
            </w:rPr>
            <w:delText xml:space="preserve"> date), </w:delText>
          </w:r>
        </w:del>
      </w:ins>
    </w:p>
    <w:p w14:paraId="4893D029" w14:textId="3F562B55" w:rsidR="00DC454F" w:rsidRPr="003F749D" w:rsidDel="00E86FA0" w:rsidRDefault="00DC454F">
      <w:pPr>
        <w:pStyle w:val="NumberedList"/>
        <w:numPr>
          <w:ilvl w:val="0"/>
          <w:numId w:val="0"/>
        </w:numPr>
        <w:ind w:left="720" w:hanging="360"/>
        <w:rPr>
          <w:ins w:id="2646" w:author="Eugene CHEONG from.TOPPAN (MAS)" w:date="2025-12-19T11:19:00Z" w16du:dateUtc="2025-12-19T03:19:00Z"/>
          <w:del w:id="2647" w:author="Han Xie CHAI (MAS)" w:date="2026-01-02T11:08:00Z" w16du:dateUtc="2026-01-02T03:08:00Z"/>
          <w:lang w:val="en-US"/>
        </w:rPr>
        <w:pPrChange w:id="2648" w:author="Han Xie CHAI (MAS)" w:date="2026-01-02T11:08:00Z" w16du:dateUtc="2026-01-02T03:08:00Z">
          <w:pPr>
            <w:pStyle w:val="NumberedList"/>
            <w:numPr>
              <w:ilvl w:val="1"/>
            </w:numPr>
            <w:ind w:left="1440"/>
          </w:pPr>
        </w:pPrChange>
      </w:pPr>
      <w:ins w:id="2649" w:author="Eugene CHEONG from.TOPPAN (MAS)" w:date="2025-12-19T11:19:00Z" w16du:dateUtc="2025-12-19T03:19:00Z">
        <w:del w:id="2650" w:author="Han Xie CHAI (MAS)" w:date="2026-01-02T11:08:00Z" w16du:dateUtc="2026-01-02T03:08:00Z">
          <w:r w:rsidDel="00E86FA0">
            <w:rPr>
              <w:lang w:val="en-US"/>
            </w:rPr>
            <w:delText>Auction</w:delText>
          </w:r>
          <w:r w:rsidRPr="003F749D" w:rsidDel="00E86FA0">
            <w:rPr>
              <w:lang w:val="en-US"/>
            </w:rPr>
            <w:delText xml:space="preserve"> date = Issue date - the number of business days before issue date (for </w:delText>
          </w:r>
        </w:del>
      </w:ins>
      <w:ins w:id="2651" w:author="Eugene CHEONG from.TOPPAN (MAS)" w:date="2025-12-19T11:20:00Z" w16du:dateUtc="2025-12-19T03:20:00Z">
        <w:del w:id="2652" w:author="Han Xie CHAI (MAS)" w:date="2026-01-02T11:08:00Z" w16du:dateUtc="2026-01-02T03:08:00Z">
          <w:r w:rsidDel="00E86FA0">
            <w:rPr>
              <w:lang w:val="en-US"/>
            </w:rPr>
            <w:delText>auction</w:delText>
          </w:r>
        </w:del>
      </w:ins>
      <w:ins w:id="2653" w:author="Eugene CHEONG from.TOPPAN (MAS)" w:date="2025-12-19T11:19:00Z" w16du:dateUtc="2025-12-19T03:19:00Z">
        <w:del w:id="2654" w:author="Han Xie CHAI (MAS)" w:date="2026-01-02T11:08:00Z" w16du:dateUtc="2026-01-02T03:08:00Z">
          <w:r w:rsidRPr="003F749D" w:rsidDel="00E86FA0">
            <w:rPr>
              <w:lang w:val="en-US"/>
            </w:rPr>
            <w:delText xml:space="preserve"> date).</w:delText>
          </w:r>
        </w:del>
      </w:ins>
    </w:p>
    <w:p w14:paraId="6D5253E4" w14:textId="3181901A" w:rsidR="007E5CE0" w:rsidDel="00E86FA0" w:rsidRDefault="007E5CE0">
      <w:pPr>
        <w:pStyle w:val="NumberedList"/>
        <w:numPr>
          <w:ilvl w:val="0"/>
          <w:numId w:val="0"/>
        </w:numPr>
        <w:ind w:left="720" w:hanging="360"/>
        <w:rPr>
          <w:ins w:id="2655" w:author="Eugene CHEONG from.TOPPAN (MAS)" w:date="2025-12-19T11:42:00Z" w16du:dateUtc="2025-12-19T03:42:00Z"/>
          <w:del w:id="2656" w:author="Han Xie CHAI (MAS)" w:date="2026-01-02T11:08:00Z" w16du:dateUtc="2026-01-02T03:08:00Z"/>
          <w:lang w:val="en-US"/>
        </w:rPr>
        <w:pPrChange w:id="2657" w:author="Han Xie CHAI (MAS)" w:date="2026-01-02T11:08:00Z" w16du:dateUtc="2026-01-02T03:08:00Z">
          <w:pPr>
            <w:pStyle w:val="NumberedList"/>
          </w:pPr>
        </w:pPrChange>
      </w:pPr>
      <w:commentRangeStart w:id="2658"/>
      <w:commentRangeStart w:id="2659"/>
      <w:commentRangeStart w:id="2660"/>
      <w:commentRangeStart w:id="2661"/>
      <w:del w:id="2662" w:author="Han Xie CHAI (MAS)" w:date="2026-01-02T11:08:00Z" w16du:dateUtc="2026-01-02T03:08:00Z">
        <w:r w:rsidRPr="007E5CE0" w:rsidDel="00E86FA0">
          <w:rPr>
            <w:lang w:val="en-US"/>
          </w:rPr>
          <w:delText xml:space="preserve">Derive the maturity date based on the </w:delText>
        </w:r>
      </w:del>
      <w:ins w:id="2663" w:author="Eugene CHEONG from.TOPPAN (MAS)" w:date="2025-12-19T11:42:00Z" w16du:dateUtc="2025-12-19T03:42:00Z">
        <w:del w:id="2664" w:author="Han Xie CHAI (MAS)" w:date="2026-01-02T11:08:00Z" w16du:dateUtc="2026-01-02T03:08:00Z">
          <w:r w:rsidR="009A6E8C" w:rsidDel="00E86FA0">
            <w:rPr>
              <w:lang w:val="en-US"/>
            </w:rPr>
            <w:delText xml:space="preserve">issue date calculated in step </w:delText>
          </w:r>
        </w:del>
      </w:ins>
      <w:ins w:id="2665" w:author="Eugene CHEONG from.TOPPAN (MAS)" w:date="2025-12-22T14:48:00Z" w16du:dateUtc="2025-12-22T06:48:00Z">
        <w:del w:id="2666" w:author="Han Xie CHAI (MAS)" w:date="2026-01-02T11:08:00Z" w16du:dateUtc="2026-01-02T03:08:00Z">
          <w:r w:rsidR="005B63BF" w:rsidDel="00E86FA0">
            <w:rPr>
              <w:lang w:val="en-US"/>
            </w:rPr>
            <w:delText>4</w:delText>
          </w:r>
        </w:del>
      </w:ins>
      <w:ins w:id="2667" w:author="Eugene CHEONG from.TOPPAN (MAS)" w:date="2025-12-19T11:42:00Z" w16du:dateUtc="2025-12-19T03:42:00Z">
        <w:del w:id="2668" w:author="Han Xie CHAI (MAS)" w:date="2026-01-02T11:08:00Z" w16du:dateUtc="2026-01-02T03:08:00Z">
          <w:r w:rsidR="009A6E8C" w:rsidDel="00E86FA0">
            <w:rPr>
              <w:lang w:val="en-US"/>
            </w:rPr>
            <w:delText xml:space="preserve"> and </w:delText>
          </w:r>
        </w:del>
      </w:ins>
      <w:del w:id="2669" w:author="Han Xie CHAI (MAS)" w:date="2026-01-02T11:08:00Z" w16du:dateUtc="2026-01-02T03:08:00Z">
        <w:r w:rsidRPr="007E5CE0" w:rsidDel="00E86FA0">
          <w:rPr>
            <w:lang w:val="en-US"/>
          </w:rPr>
          <w:delText>tenor</w:delText>
        </w:r>
        <w:commentRangeEnd w:id="2658"/>
        <w:r w:rsidR="00D9049F" w:rsidDel="00E86FA0">
          <w:rPr>
            <w:rStyle w:val="CommentReference"/>
          </w:rPr>
          <w:commentReference w:id="2658"/>
        </w:r>
        <w:commentRangeEnd w:id="2659"/>
        <w:r w:rsidR="00F24735" w:rsidDel="00E86FA0">
          <w:rPr>
            <w:rStyle w:val="CommentReference"/>
          </w:rPr>
          <w:commentReference w:id="2659"/>
        </w:r>
        <w:r w:rsidRPr="007E5CE0" w:rsidDel="00E86FA0">
          <w:rPr>
            <w:lang w:val="en-US"/>
          </w:rPr>
          <w:delText>.</w:delText>
        </w:r>
        <w:r w:rsidR="00F24735" w:rsidDel="00E86FA0">
          <w:rPr>
            <w:lang w:val="en-US"/>
          </w:rPr>
          <w:delText xml:space="preserve"> </w:delText>
        </w:r>
      </w:del>
    </w:p>
    <w:p w14:paraId="0F730143" w14:textId="10E0F675" w:rsidR="009A6E8C" w:rsidRPr="007E5CE0" w:rsidDel="00E86FA0" w:rsidRDefault="009A6E8C">
      <w:pPr>
        <w:pStyle w:val="NumberedList"/>
        <w:numPr>
          <w:ilvl w:val="0"/>
          <w:numId w:val="0"/>
        </w:numPr>
        <w:ind w:left="720" w:hanging="360"/>
        <w:rPr>
          <w:ins w:id="2670" w:author="Eugene CHEONG from.TOPPAN (MAS)" w:date="2025-12-19T11:42:00Z" w16du:dateUtc="2025-12-19T03:42:00Z"/>
          <w:del w:id="2671" w:author="Han Xie CHAI (MAS)" w:date="2026-01-02T11:08:00Z" w16du:dateUtc="2026-01-02T03:08:00Z"/>
          <w:lang w:val="en-US"/>
        </w:rPr>
        <w:pPrChange w:id="2672" w:author="Han Xie CHAI (MAS)" w:date="2026-01-02T11:08:00Z" w16du:dateUtc="2026-01-02T03:08:00Z">
          <w:pPr>
            <w:pStyle w:val="NumberedList"/>
            <w:numPr>
              <w:ilvl w:val="1"/>
            </w:numPr>
            <w:ind w:left="1440"/>
          </w:pPr>
        </w:pPrChange>
      </w:pPr>
      <w:ins w:id="2673" w:author="Eugene CHEONG from.TOPPAN (MAS)" w:date="2025-12-19T11:42:00Z" w16du:dateUtc="2025-12-19T03:42:00Z">
        <w:del w:id="2674" w:author="Han Xie CHAI (MAS)" w:date="2026-01-02T11:08:00Z" w16du:dateUtc="2026-01-02T03:08:00Z">
          <w:r w:rsidDel="00E86FA0">
            <w:rPr>
              <w:lang w:val="en-US"/>
            </w:rPr>
            <w:delText>Maturity date = Issue date + (tenor value * tenor unit).</w:delText>
          </w:r>
        </w:del>
      </w:ins>
    </w:p>
    <w:p w14:paraId="0A6938B5" w14:textId="517FABBE" w:rsidR="007E5CE0" w:rsidRPr="007E5CE0" w:rsidDel="00E86FA0" w:rsidRDefault="007E5CE0">
      <w:pPr>
        <w:pStyle w:val="NumberedList"/>
        <w:numPr>
          <w:ilvl w:val="0"/>
          <w:numId w:val="0"/>
        </w:numPr>
        <w:ind w:left="720" w:hanging="360"/>
        <w:rPr>
          <w:del w:id="2675" w:author="Han Xie CHAI (MAS)" w:date="2026-01-02T11:08:00Z" w16du:dateUtc="2026-01-02T03:08:00Z"/>
          <w:lang w:val="en-US"/>
        </w:rPr>
        <w:pPrChange w:id="2676" w:author="Han Xie CHAI (MAS)" w:date="2026-01-02T11:08:00Z" w16du:dateUtc="2026-01-02T03:08:00Z">
          <w:pPr>
            <w:pStyle w:val="NumberedList"/>
          </w:pPr>
        </w:pPrChange>
      </w:pPr>
      <w:del w:id="2677" w:author="Han Xie CHAI (MAS)" w:date="2026-01-02T11:08:00Z" w16du:dateUtc="2026-01-02T03:08:00Z">
        <w:r w:rsidRPr="007E5CE0" w:rsidDel="00E86FA0">
          <w:rPr>
            <w:lang w:val="en-US"/>
          </w:rPr>
          <w:delText>If a public holiday falls on the same calendar week as the maturity date, check if it falls between Monday and the maturity date (both dates inclusive).</w:delText>
        </w:r>
      </w:del>
    </w:p>
    <w:p w14:paraId="01B13A5F" w14:textId="679DB01B" w:rsidR="007E5CE0" w:rsidRPr="007E5CE0" w:rsidDel="00E86FA0" w:rsidRDefault="007E5CE0">
      <w:pPr>
        <w:pStyle w:val="NumberedList"/>
        <w:numPr>
          <w:ilvl w:val="0"/>
          <w:numId w:val="0"/>
        </w:numPr>
        <w:ind w:left="720" w:hanging="360"/>
        <w:rPr>
          <w:del w:id="2678" w:author="Han Xie CHAI (MAS)" w:date="2026-01-02T11:08:00Z" w16du:dateUtc="2026-01-02T03:08:00Z"/>
          <w:lang w:val="en-US"/>
        </w:rPr>
        <w:pPrChange w:id="2679" w:author="Han Xie CHAI (MAS)" w:date="2026-01-02T11:08:00Z" w16du:dateUtc="2026-01-02T03:08:00Z">
          <w:pPr>
            <w:pStyle w:val="NumberedList"/>
            <w:numPr>
              <w:ilvl w:val="1"/>
            </w:numPr>
            <w:ind w:left="1440"/>
          </w:pPr>
        </w:pPrChange>
      </w:pPr>
      <w:del w:id="2680" w:author="Han Xie CHAI (MAS)" w:date="2026-01-02T11:08:00Z" w16du:dateUtc="2026-01-02T03:08:00Z">
        <w:r w:rsidRPr="007E5CE0" w:rsidDel="00E86FA0">
          <w:rPr>
            <w:lang w:val="en-US"/>
          </w:rPr>
          <w:delText>If yes, the maturity date will be shifted to one business day later.</w:delText>
        </w:r>
        <w:commentRangeEnd w:id="2660"/>
        <w:r w:rsidR="00D5161C" w:rsidDel="00E86FA0">
          <w:rPr>
            <w:rStyle w:val="CommentReference"/>
          </w:rPr>
          <w:commentReference w:id="2660"/>
        </w:r>
      </w:del>
      <w:commentRangeEnd w:id="2661"/>
      <w:r w:rsidR="002611F5">
        <w:rPr>
          <w:rStyle w:val="CommentReference"/>
        </w:rPr>
        <w:commentReference w:id="2661"/>
      </w:r>
    </w:p>
    <w:p w14:paraId="0718EDFC" w14:textId="34DBD2FB" w:rsidR="007E5CE0" w:rsidDel="00E86FA0" w:rsidRDefault="007E5CE0">
      <w:pPr>
        <w:pStyle w:val="NumberedList"/>
        <w:numPr>
          <w:ilvl w:val="0"/>
          <w:numId w:val="0"/>
        </w:numPr>
        <w:ind w:left="720" w:hanging="360"/>
        <w:rPr>
          <w:del w:id="2681" w:author="Han Xie CHAI (MAS)" w:date="2026-01-02T11:08:00Z" w16du:dateUtc="2026-01-02T03:08:00Z"/>
          <w:lang w:val="en-US"/>
        </w:rPr>
        <w:pPrChange w:id="2682" w:author="Han Xie CHAI (MAS)" w:date="2026-01-02T11:08:00Z" w16du:dateUtc="2026-01-02T03:08:00Z">
          <w:pPr>
            <w:pStyle w:val="NumberedList"/>
          </w:pPr>
        </w:pPrChange>
      </w:pPr>
      <w:del w:id="2683" w:author="Han Xie CHAI (MAS)" w:date="2026-01-02T11:08:00Z" w16du:dateUtc="2026-01-02T03:08:00Z">
        <w:r w:rsidRPr="007E5CE0" w:rsidDel="00E86FA0">
          <w:rPr>
            <w:lang w:val="en-US"/>
          </w:rPr>
          <w:delText>Find the next issue date based on the applicable parameters</w:delText>
        </w:r>
      </w:del>
      <w:ins w:id="2684" w:author="Eugene CHEONG from.TOPPAN (MAS)" w:date="2025-12-22T14:45:00Z" w16du:dateUtc="2025-12-22T06:45:00Z">
        <w:del w:id="2685" w:author="Han Xie CHAI (MAS)" w:date="2026-01-02T11:08:00Z" w16du:dateUtc="2026-01-02T03:08:00Z">
          <w:r w:rsidR="00FD6CB6" w:rsidDel="00E86FA0">
            <w:rPr>
              <w:lang w:val="en-US"/>
            </w:rPr>
            <w:delText xml:space="preserve">issue frequency which </w:delText>
          </w:r>
        </w:del>
      </w:ins>
      <w:ins w:id="2686" w:author="Eugene CHEONG from.TOPPAN (MAS)" w:date="2025-12-22T14:46:00Z" w16du:dateUtc="2025-12-22T06:46:00Z">
        <w:del w:id="2687" w:author="Han Xie CHAI (MAS)" w:date="2026-01-02T11:08:00Z" w16du:dateUtc="2026-01-02T03:08:00Z">
          <w:r w:rsidR="00FD6CB6" w:rsidDel="00E86FA0">
            <w:rPr>
              <w:lang w:val="en-US"/>
            </w:rPr>
            <w:delText>is a parameter value obtained in step 2</w:delText>
          </w:r>
        </w:del>
      </w:ins>
      <w:del w:id="2688" w:author="Han Xie CHAI (MAS)" w:date="2026-01-02T11:08:00Z" w16du:dateUtc="2026-01-02T03:08:00Z">
        <w:r w:rsidRPr="007E5CE0" w:rsidDel="00E86FA0">
          <w:rPr>
            <w:lang w:val="en-US"/>
          </w:rPr>
          <w:delText xml:space="preserve"> and </w:delText>
        </w:r>
        <w:r w:rsidDel="00E86FA0">
          <w:rPr>
            <w:lang w:val="en-US"/>
          </w:rPr>
          <w:delText>go back to</w:delText>
        </w:r>
        <w:r w:rsidRPr="007E5CE0" w:rsidDel="00E86FA0">
          <w:rPr>
            <w:lang w:val="en-US"/>
          </w:rPr>
          <w:delText xml:space="preserve"> </w:delText>
        </w:r>
      </w:del>
      <w:ins w:id="2689" w:author="Eugene CHEONG from.TOPPAN (MAS)" w:date="2025-12-22T14:46:00Z" w16du:dateUtc="2025-12-22T06:46:00Z">
        <w:del w:id="2690" w:author="Han Xie CHAI (MAS)" w:date="2026-01-02T11:08:00Z" w16du:dateUtc="2026-01-02T03:08:00Z">
          <w:r w:rsidR="00FD6CB6" w:rsidDel="00E86FA0">
            <w:rPr>
              <w:lang w:val="en-US"/>
            </w:rPr>
            <w:delText>s</w:delText>
          </w:r>
        </w:del>
      </w:ins>
      <w:del w:id="2691" w:author="Han Xie CHAI (MAS)" w:date="2026-01-02T11:08:00Z" w16du:dateUtc="2026-01-02T03:08:00Z">
        <w:r w:rsidRPr="007E5CE0" w:rsidDel="00E86FA0">
          <w:rPr>
            <w:lang w:val="en-US"/>
          </w:rPr>
          <w:delText>Step 3</w:delText>
        </w:r>
      </w:del>
      <w:ins w:id="2692" w:author="Akila BALAKRISHNAN from.OPTIMUM (MAS)" w:date="2025-12-24T15:38:00Z" w16du:dateUtc="2025-12-24T07:38:00Z">
        <w:del w:id="2693" w:author="Han Xie CHAI (MAS)" w:date="2026-01-02T11:08:00Z" w16du:dateUtc="2026-01-02T03:08:00Z">
          <w:r w:rsidR="00D5161C" w:rsidDel="00E86FA0">
            <w:rPr>
              <w:lang w:val="en-US"/>
            </w:rPr>
            <w:delText>4</w:delText>
          </w:r>
        </w:del>
      </w:ins>
      <w:del w:id="2694" w:author="Han Xie CHAI (MAS)" w:date="2026-01-02T11:08:00Z" w16du:dateUtc="2026-01-02T03:08:00Z">
        <w:r w:rsidRPr="007E5CE0" w:rsidDel="00E86FA0">
          <w:rPr>
            <w:lang w:val="en-US"/>
          </w:rPr>
          <w:delText xml:space="preserve"> </w:delText>
        </w:r>
        <w:r w:rsidDel="00E86FA0">
          <w:rPr>
            <w:lang w:val="en-US"/>
          </w:rPr>
          <w:delText>unless</w:delText>
        </w:r>
        <w:r w:rsidRPr="007E5CE0" w:rsidDel="00E86FA0">
          <w:rPr>
            <w:lang w:val="en-US"/>
          </w:rPr>
          <w:delText xml:space="preserve"> the next issue date lies </w:delText>
        </w:r>
      </w:del>
      <w:ins w:id="2695" w:author="Akila BALAKRISHNAN from.OPTIMUM (MAS)" w:date="2025-12-24T15:20:00Z" w16du:dateUtc="2025-12-24T07:20:00Z">
        <w:del w:id="2696" w:author="Han Xie CHAI (MAS)" w:date="2026-01-02T11:08:00Z" w16du:dateUtc="2026-01-02T03:08:00Z">
          <w:r w:rsidR="00BE4E6B" w:rsidDel="00E86FA0">
            <w:rPr>
              <w:lang w:val="en-US"/>
            </w:rPr>
            <w:delText>falls</w:delText>
          </w:r>
          <w:r w:rsidR="00BE4E6B" w:rsidRPr="007E5CE0" w:rsidDel="00E86FA0">
            <w:rPr>
              <w:lang w:val="en-US"/>
            </w:rPr>
            <w:delText xml:space="preserve"> </w:delText>
          </w:r>
        </w:del>
      </w:ins>
      <w:del w:id="2697" w:author="Han Xie CHAI (MAS)" w:date="2026-01-02T11:08:00Z" w16du:dateUtc="2026-01-02T03:08:00Z">
        <w:r w:rsidRPr="007E5CE0" w:rsidDel="00E86FA0">
          <w:rPr>
            <w:lang w:val="en-US"/>
          </w:rPr>
          <w:delText>in the following year.</w:delText>
        </w:r>
      </w:del>
    </w:p>
    <w:p w14:paraId="69A63E8E" w14:textId="7039B495" w:rsidR="002704D7" w:rsidDel="00E86FA0" w:rsidRDefault="002704D7">
      <w:pPr>
        <w:pStyle w:val="NumberedList"/>
        <w:numPr>
          <w:ilvl w:val="0"/>
          <w:numId w:val="0"/>
        </w:numPr>
        <w:ind w:left="720" w:hanging="360"/>
        <w:rPr>
          <w:del w:id="2698" w:author="Han Xie CHAI (MAS)" w:date="2026-01-02T11:08:00Z" w16du:dateUtc="2026-01-02T03:08:00Z"/>
          <w:lang w:val="en-US"/>
        </w:rPr>
        <w:pPrChange w:id="2699" w:author="Han Xie CHAI (MAS)" w:date="2026-01-02T11:08:00Z" w16du:dateUtc="2026-01-02T03:08:00Z">
          <w:pPr>
            <w:pStyle w:val="NumberedList"/>
            <w:numPr>
              <w:numId w:val="0"/>
            </w:numPr>
            <w:ind w:left="0" w:firstLine="0"/>
          </w:pPr>
        </w:pPrChange>
      </w:pPr>
    </w:p>
    <w:p w14:paraId="322F320B" w14:textId="653D4DD7" w:rsidR="002704D7" w:rsidDel="00E86FA0" w:rsidRDefault="002704D7">
      <w:pPr>
        <w:pStyle w:val="NumberedList"/>
        <w:numPr>
          <w:ilvl w:val="0"/>
          <w:numId w:val="0"/>
        </w:numPr>
        <w:ind w:left="720" w:hanging="360"/>
        <w:rPr>
          <w:del w:id="2700" w:author="Han Xie CHAI (MAS)" w:date="2026-01-02T11:08:00Z" w16du:dateUtc="2026-01-02T03:08:00Z"/>
          <w:lang w:val="en-US"/>
        </w:rPr>
        <w:pPrChange w:id="2701" w:author="Han Xie CHAI (MAS)" w:date="2026-01-02T11:08:00Z" w16du:dateUtc="2026-01-02T03:08:00Z">
          <w:pPr>
            <w:pStyle w:val="NumberedList"/>
            <w:numPr>
              <w:numId w:val="0"/>
            </w:numPr>
            <w:ind w:left="0" w:firstLine="0"/>
          </w:pPr>
        </w:pPrChange>
      </w:pPr>
      <w:del w:id="2702" w:author="Han Xie CHAI (MAS)" w:date="2026-01-02T11:08:00Z" w16du:dateUtc="2026-01-02T03:08:00Z">
        <w:r w:rsidRPr="002704D7" w:rsidDel="00E86FA0">
          <w:rPr>
            <w:lang w:val="en-US"/>
          </w:rPr>
          <w:delText xml:space="preserve">Repeat steps </w:delText>
        </w:r>
      </w:del>
      <w:ins w:id="2703" w:author="Eugene CHEONG from.TOPPAN (MAS)" w:date="2025-12-22T14:48:00Z" w16du:dateUtc="2025-12-22T06:48:00Z">
        <w:del w:id="2704" w:author="Han Xie CHAI (MAS)" w:date="2026-01-02T11:08:00Z" w16du:dateUtc="2026-01-02T03:08:00Z">
          <w:r w:rsidR="005B63BF" w:rsidDel="00E86FA0">
            <w:rPr>
              <w:lang w:val="en-US"/>
            </w:rPr>
            <w:delText>2</w:delText>
          </w:r>
        </w:del>
      </w:ins>
      <w:del w:id="2705" w:author="Han Xie CHAI (MAS)" w:date="2026-01-02T11:08:00Z" w16du:dateUtc="2026-01-02T03:08:00Z">
        <w:r w:rsidRPr="002704D7" w:rsidDel="00E86FA0">
          <w:rPr>
            <w:lang w:val="en-US"/>
          </w:rPr>
          <w:delText xml:space="preserve">1 to </w:delText>
        </w:r>
      </w:del>
      <w:ins w:id="2706" w:author="Eugene CHEONG from.TOPPAN (MAS)" w:date="2025-12-22T14:48:00Z" w16du:dateUtc="2025-12-22T06:48:00Z">
        <w:del w:id="2707" w:author="Han Xie CHAI (MAS)" w:date="2026-01-02T11:08:00Z" w16du:dateUtc="2026-01-02T03:08:00Z">
          <w:r w:rsidR="005B63BF" w:rsidDel="00E86FA0">
            <w:rPr>
              <w:lang w:val="en-US"/>
            </w:rPr>
            <w:delText>9</w:delText>
          </w:r>
        </w:del>
      </w:ins>
      <w:del w:id="2708" w:author="Han Xie CHAI (MAS)" w:date="2026-01-02T11:08:00Z" w16du:dateUtc="2026-01-02T03:08:00Z">
        <w:r w:rsidRPr="002704D7" w:rsidDel="00E86FA0">
          <w:rPr>
            <w:lang w:val="en-US"/>
          </w:rPr>
          <w:delText xml:space="preserve"> for each tenor before moving to step </w:delText>
        </w:r>
      </w:del>
      <w:ins w:id="2709" w:author="Eugene CHEONG from.TOPPAN (MAS)" w:date="2025-12-22T14:49:00Z" w16du:dateUtc="2025-12-22T06:49:00Z">
        <w:del w:id="2710" w:author="Han Xie CHAI (MAS)" w:date="2026-01-02T11:08:00Z" w16du:dateUtc="2026-01-02T03:08:00Z">
          <w:r w:rsidR="005B63BF" w:rsidDel="00E86FA0">
            <w:rPr>
              <w:lang w:val="en-US"/>
            </w:rPr>
            <w:delText>10</w:delText>
          </w:r>
        </w:del>
      </w:ins>
      <w:del w:id="2711" w:author="Han Xie CHAI (MAS)" w:date="2026-01-02T11:08:00Z" w16du:dateUtc="2026-01-02T03:08:00Z">
        <w:r w:rsidRPr="002704D7" w:rsidDel="00E86FA0">
          <w:rPr>
            <w:lang w:val="en-US"/>
          </w:rPr>
          <w:delText>.</w:delText>
        </w:r>
      </w:del>
    </w:p>
    <w:p w14:paraId="4BBE24A6" w14:textId="7BE01E33" w:rsidR="002704D7" w:rsidRPr="007E5CE0" w:rsidDel="00E86FA0" w:rsidRDefault="002704D7">
      <w:pPr>
        <w:pStyle w:val="NumberedList"/>
        <w:numPr>
          <w:ilvl w:val="0"/>
          <w:numId w:val="0"/>
        </w:numPr>
        <w:ind w:left="720" w:hanging="360"/>
        <w:rPr>
          <w:del w:id="2712" w:author="Han Xie CHAI (MAS)" w:date="2026-01-02T11:08:00Z" w16du:dateUtc="2026-01-02T03:08:00Z"/>
          <w:lang w:val="en-US"/>
        </w:rPr>
        <w:pPrChange w:id="2713" w:author="Han Xie CHAI (MAS)" w:date="2026-01-02T11:08:00Z" w16du:dateUtc="2026-01-02T03:08:00Z">
          <w:pPr>
            <w:pStyle w:val="NumberedList"/>
            <w:numPr>
              <w:numId w:val="0"/>
            </w:numPr>
            <w:ind w:left="0" w:firstLine="0"/>
          </w:pPr>
        </w:pPrChange>
      </w:pPr>
    </w:p>
    <w:p w14:paraId="626E9B1D" w14:textId="731B074A" w:rsidR="007E5CE0" w:rsidRPr="007E5CE0" w:rsidDel="00E86FA0" w:rsidRDefault="007E5CE0">
      <w:pPr>
        <w:pStyle w:val="NumberedList"/>
        <w:numPr>
          <w:ilvl w:val="0"/>
          <w:numId w:val="0"/>
        </w:numPr>
        <w:ind w:left="720" w:hanging="360"/>
        <w:rPr>
          <w:del w:id="2714" w:author="Han Xie CHAI (MAS)" w:date="2026-01-02T11:08:00Z" w16du:dateUtc="2026-01-02T03:08:00Z"/>
          <w:lang w:val="en-US"/>
        </w:rPr>
        <w:pPrChange w:id="2715" w:author="Han Xie CHAI (MAS)" w:date="2026-01-02T11:08:00Z" w16du:dateUtc="2026-01-02T03:08:00Z">
          <w:pPr>
            <w:pStyle w:val="NumberedList"/>
          </w:pPr>
        </w:pPrChange>
      </w:pPr>
      <w:del w:id="2716" w:author="Han Xie CHAI (MAS)" w:date="2026-01-02T11:08:00Z" w16du:dateUtc="2026-01-02T03:08:00Z">
        <w:r w:rsidRPr="007E5CE0" w:rsidDel="00E86FA0">
          <w:rPr>
            <w:lang w:val="en-US"/>
          </w:rPr>
          <w:delText xml:space="preserve">Filter the results based on </w:delText>
        </w:r>
      </w:del>
      <w:ins w:id="2717" w:author="Akila BALAKRISHNAN from.OPTIMUM (MAS)" w:date="2025-12-24T15:36:00Z" w16du:dateUtc="2025-12-24T07:36:00Z">
        <w:del w:id="2718" w:author="Han Xie CHAI (MAS)" w:date="2026-01-02T11:08:00Z" w16du:dateUtc="2026-01-02T03:08:00Z">
          <w:r w:rsidR="00D5161C" w:rsidDel="00E86FA0">
            <w:rPr>
              <w:lang w:val="en-US"/>
            </w:rPr>
            <w:delText xml:space="preserve">the year and </w:delText>
          </w:r>
        </w:del>
      </w:ins>
      <w:del w:id="2719" w:author="Han Xie CHAI (MAS)" w:date="2026-01-02T11:08:00Z" w16du:dateUtc="2026-01-02T03:08:00Z">
        <w:r w:rsidRPr="007E5CE0" w:rsidDel="00E86FA0">
          <w:rPr>
            <w:lang w:val="en-US"/>
          </w:rPr>
          <w:delText>the period of the issuance calendar to be created</w:delText>
        </w:r>
      </w:del>
      <w:ins w:id="2720" w:author="Akila BALAKRISHNAN from.OPTIMUM (MAS)" w:date="2025-12-24T15:36:00Z" w16du:dateUtc="2025-12-24T07:36:00Z">
        <w:del w:id="2721" w:author="Han Xie CHAI (MAS)" w:date="2026-01-02T11:08:00Z" w16du:dateUtc="2026-01-02T03:08:00Z">
          <w:r w:rsidR="00D5161C" w:rsidDel="00E86FA0">
            <w:rPr>
              <w:lang w:val="en-US"/>
            </w:rPr>
            <w:delText xml:space="preserve"> </w:delText>
          </w:r>
        </w:del>
      </w:ins>
      <w:ins w:id="2722" w:author="Akila BALAKRISHNAN from.OPTIMUM (MAS)" w:date="2025-12-24T15:37:00Z" w16du:dateUtc="2025-12-24T07:37:00Z">
        <w:del w:id="2723" w:author="Han Xie CHAI (MAS)" w:date="2026-01-02T11:08:00Z" w16du:dateUtc="2026-01-02T03:08:00Z">
          <w:r w:rsidR="00D5161C" w:rsidDel="00E86FA0">
            <w:rPr>
              <w:lang w:val="en-US"/>
            </w:rPr>
            <w:delText>against the issue dates calculated in step 5</w:delText>
          </w:r>
        </w:del>
      </w:ins>
      <w:del w:id="2724" w:author="Han Xie CHAI (MAS)" w:date="2026-01-02T11:08:00Z" w16du:dateUtc="2026-01-02T03:08:00Z">
        <w:r w:rsidRPr="007E5CE0" w:rsidDel="00E86FA0">
          <w:rPr>
            <w:lang w:val="en-US"/>
          </w:rPr>
          <w:delText>. Sort the results by ascending order of issue date and ascending order of tenor.</w:delText>
        </w:r>
      </w:del>
    </w:p>
    <w:p w14:paraId="0B040137" w14:textId="6F60429F" w:rsidR="007E5CE0" w:rsidRPr="009A6E8C" w:rsidRDefault="007E5CE0">
      <w:pPr>
        <w:pStyle w:val="NumberedList"/>
        <w:numPr>
          <w:ilvl w:val="0"/>
          <w:numId w:val="0"/>
        </w:numPr>
        <w:ind w:left="720" w:hanging="360"/>
        <w:rPr>
          <w:lang w:val="en-US"/>
        </w:rPr>
        <w:pPrChange w:id="2725" w:author="Han Xie CHAI (MAS)" w:date="2026-01-02T11:08:00Z" w16du:dateUtc="2026-01-02T03:08:00Z">
          <w:pPr>
            <w:pStyle w:val="NumberedList"/>
          </w:pPr>
        </w:pPrChange>
      </w:pPr>
      <w:del w:id="2726" w:author="Han Xie CHAI (MAS)" w:date="2026-01-02T11:08:00Z" w16du:dateUtc="2026-01-02T03:08:00Z">
        <w:r w:rsidRPr="007E5CE0" w:rsidDel="00E86FA0">
          <w:rPr>
            <w:lang w:val="en-US"/>
          </w:rPr>
          <w:lastRenderedPageBreak/>
          <w:delText>For these results, generate the issue code</w:delText>
        </w:r>
        <w:r w:rsidR="00DF6706" w:rsidDel="00E86FA0">
          <w:rPr>
            <w:lang w:val="en-US"/>
          </w:rPr>
          <w:delText xml:space="preserve"> based on the </w:delText>
        </w:r>
      </w:del>
      <w:ins w:id="2727" w:author="Eugene CHEONG from.TOPPAN (MAS)" w:date="2025-12-19T11:17:00Z" w16du:dateUtc="2025-12-19T03:17:00Z">
        <w:del w:id="2728" w:author="Han Xie CHAI (MAS)" w:date="2026-01-02T11:08:00Z" w16du:dateUtc="2026-01-02T03:08:00Z">
          <w:r w:rsidR="001E5496" w:rsidDel="00E86FA0">
            <w:rPr>
              <w:lang w:val="en-US"/>
            </w:rPr>
            <w:delText xml:space="preserve">prefix for the issue code which is a </w:delText>
          </w:r>
        </w:del>
      </w:ins>
      <w:del w:id="2729" w:author="Han Xie CHAI (MAS)" w:date="2026-01-02T11:08:00Z" w16du:dateUtc="2026-01-02T03:08:00Z">
        <w:r w:rsidR="00DF6706" w:rsidDel="00E86FA0">
          <w:rPr>
            <w:lang w:val="en-US"/>
          </w:rPr>
          <w:delText>parameter value obtained in step 1</w:delText>
        </w:r>
        <w:r w:rsidRPr="007E5CE0" w:rsidDel="00E86FA0">
          <w:rPr>
            <w:lang w:val="en-US"/>
          </w:rPr>
          <w:delText>.</w:delText>
        </w:r>
      </w:del>
    </w:p>
    <w:sectPr w:rsidR="007E5CE0" w:rsidRPr="009A6E8C" w:rsidSect="004B15DC">
      <w:pgSz w:w="12240" w:h="15840"/>
      <w:pgMar w:top="1440" w:right="720" w:bottom="1440" w:left="720" w:header="720" w:footer="283"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Kasim KASIM from.TOPPAN (MAS)" w:date="2025-10-21T13:38:00Z" w:initials="KK">
    <w:p w14:paraId="01F8F4AD" w14:textId="77777777" w:rsidR="007C7C7F" w:rsidRDefault="007C7C7F" w:rsidP="00D15C71">
      <w:pPr>
        <w:pStyle w:val="CommentText"/>
      </w:pPr>
      <w:r>
        <w:rPr>
          <w:rStyle w:val="CommentReference"/>
        </w:rPr>
        <w:annotationRef/>
      </w:r>
      <w:r>
        <w:t>I believe this will be updated to include all short forms found in the entire document. Make sure to sort them once it is complete</w:t>
      </w:r>
    </w:p>
  </w:comment>
  <w:comment w:id="5" w:author="Eugene CHEONG from.TOPPAN (MAS)" w:date="2025-10-24T11:09:00Z" w:initials="EC">
    <w:p w14:paraId="46CF33D7" w14:textId="77777777" w:rsidR="007C7C7F" w:rsidRDefault="007C7C7F" w:rsidP="00763059">
      <w:pPr>
        <w:pStyle w:val="CommentText"/>
      </w:pPr>
      <w:r>
        <w:rPr>
          <w:rStyle w:val="CommentReference"/>
        </w:rPr>
        <w:annotationRef/>
      </w:r>
      <w:r>
        <w:t>Yes, the table will be updated and sorted before submitting for review.</w:t>
      </w:r>
    </w:p>
  </w:comment>
  <w:comment w:id="17" w:author="Han Xie CHAI (MAS)" w:date="2025-12-02T09:17:00Z" w:initials="HC">
    <w:p w14:paraId="0BA351AD" w14:textId="77777777" w:rsidR="00C3276F" w:rsidRDefault="00C3276F" w:rsidP="00C3276F">
      <w:pPr>
        <w:pStyle w:val="CommentText"/>
        <w:jc w:val="left"/>
      </w:pPr>
      <w:r>
        <w:rPr>
          <w:rStyle w:val="CommentReference"/>
        </w:rPr>
        <w:annotationRef/>
      </w:r>
      <w:r>
        <w:t>Can we shift the actors to before 2.2 (process diagrams)? Since there are mentions of the actors in the prior section.</w:t>
      </w:r>
    </w:p>
  </w:comment>
  <w:comment w:id="19" w:author="Han Xie CHAI (MAS)" w:date="2025-12-02T09:06:00Z" w:initials="HC">
    <w:p w14:paraId="52AF59A7" w14:textId="77777777" w:rsidR="00741D9C" w:rsidRDefault="002F0242" w:rsidP="00741D9C">
      <w:pPr>
        <w:pStyle w:val="CommentText"/>
        <w:jc w:val="left"/>
      </w:pPr>
      <w:r>
        <w:rPr>
          <w:rStyle w:val="CommentReference"/>
        </w:rPr>
        <w:annotationRef/>
      </w:r>
      <w:r w:rsidR="00741D9C">
        <w:t>What is the difference between process diagrams and BPMN workflow? There is a fair bit of overlap between Figure 1 and Figure 3.</w:t>
      </w:r>
    </w:p>
  </w:comment>
  <w:comment w:id="20" w:author="Han Xie CHAI (MAS)" w:date="2025-12-02T09:16:00Z" w:initials="HC">
    <w:p w14:paraId="6F3B7C7C" w14:textId="77777777" w:rsidR="00C409AA" w:rsidRDefault="00C409AA" w:rsidP="00C409AA">
      <w:pPr>
        <w:pStyle w:val="CommentText"/>
        <w:jc w:val="left"/>
      </w:pPr>
      <w:r>
        <w:rPr>
          <w:rStyle w:val="CommentReference"/>
        </w:rPr>
        <w:annotationRef/>
      </w:r>
      <w:r>
        <w:t>What is the different purpose of each figure?</w:t>
      </w:r>
    </w:p>
  </w:comment>
  <w:comment w:id="21" w:author="Eugene CHEONG from.TOPPAN (MAS)" w:date="2025-12-18T09:19:00Z" w:initials="EC">
    <w:p w14:paraId="32ED62BD" w14:textId="77777777" w:rsidR="00C3276F" w:rsidRDefault="00C3276F" w:rsidP="00C3276F">
      <w:pPr>
        <w:pStyle w:val="CommentText"/>
        <w:jc w:val="left"/>
      </w:pPr>
      <w:r>
        <w:rPr>
          <w:rStyle w:val="CommentReference"/>
        </w:rPr>
        <w:annotationRef/>
      </w:r>
      <w:r>
        <w:t>Figure 1 is used as a flowchart for a general understanding of the overall processes involved in the module. However, Figure 3 is used in development as part of the approval workflow.</w:t>
      </w:r>
    </w:p>
  </w:comment>
  <w:comment w:id="25" w:author="Akila BALAKRISHNAN from.OPTIMUM (MAS)" w:date="2025-12-04T11:54:00Z" w:initials="ABf(">
    <w:p w14:paraId="5ADB2DBB" w14:textId="638A1EDC" w:rsidR="00744900" w:rsidRDefault="00744900" w:rsidP="00C71BCC">
      <w:pPr>
        <w:pStyle w:val="CommentText"/>
        <w:jc w:val="left"/>
      </w:pPr>
      <w:r>
        <w:rPr>
          <w:rStyle w:val="CommentReference"/>
        </w:rPr>
        <w:annotationRef/>
      </w:r>
      <w:r>
        <w:t>Include the text "No" from "Creation Method == Algorithm?" to "Update Issuance Calendar"</w:t>
      </w:r>
    </w:p>
  </w:comment>
  <w:comment w:id="26" w:author="Eugene CHEONG from.TOPPAN (MAS)" w:date="2025-12-18T12:20:00Z" w:initials="EC">
    <w:p w14:paraId="36D6F412" w14:textId="77777777" w:rsidR="00D95647" w:rsidRDefault="00D95647" w:rsidP="00D95647">
      <w:pPr>
        <w:pStyle w:val="CommentText"/>
        <w:jc w:val="left"/>
      </w:pPr>
      <w:r>
        <w:rPr>
          <w:rStyle w:val="CommentReference"/>
        </w:rPr>
        <w:annotationRef/>
      </w:r>
      <w:r>
        <w:t>Updated diagram.</w:t>
      </w:r>
    </w:p>
  </w:comment>
  <w:comment w:id="46" w:author="Akila BALAKRISHNAN from.OPTIMUM (MAS)" w:date="2025-12-04T11:55:00Z" w:initials="ABf(">
    <w:p w14:paraId="1277AC45" w14:textId="11641D3C" w:rsidR="00744900" w:rsidRDefault="00744900" w:rsidP="00533083">
      <w:pPr>
        <w:pStyle w:val="CommentText"/>
        <w:jc w:val="left"/>
      </w:pPr>
      <w:r>
        <w:rPr>
          <w:rStyle w:val="CommentReference"/>
        </w:rPr>
        <w:annotationRef/>
      </w:r>
      <w:r>
        <w:t>Include the text "No" from "Approved?" to "Update Issuance Calendar"</w:t>
      </w:r>
    </w:p>
  </w:comment>
  <w:comment w:id="47" w:author="Eugene CHEONG from.TOPPAN (MAS)" w:date="2025-12-18T12:21:00Z" w:initials="EC">
    <w:p w14:paraId="61C20F9D" w14:textId="77777777" w:rsidR="00D95647" w:rsidRDefault="00D95647" w:rsidP="00D95647">
      <w:pPr>
        <w:pStyle w:val="CommentText"/>
        <w:jc w:val="left"/>
      </w:pPr>
      <w:r>
        <w:rPr>
          <w:rStyle w:val="CommentReference"/>
        </w:rPr>
        <w:annotationRef/>
      </w:r>
      <w:r>
        <w:t>Updated diagram.</w:t>
      </w:r>
    </w:p>
  </w:comment>
  <w:comment w:id="48" w:author="Sharmaine TAN (MAS)" w:date="2025-11-28T15:33:00Z" w:initials="ST">
    <w:p w14:paraId="07FF0CD8" w14:textId="690EB39C" w:rsidR="00B92D79" w:rsidRDefault="00B703D0" w:rsidP="00B92D79">
      <w:pPr>
        <w:pStyle w:val="CommentText"/>
      </w:pPr>
      <w:r>
        <w:rPr>
          <w:rStyle w:val="CommentReference"/>
        </w:rPr>
        <w:annotationRef/>
      </w:r>
      <w:r w:rsidR="00B92D79">
        <w:t xml:space="preserve">In the event of an maker needs to update the Issuance Calendar at “Published” status how will it be reflected in this flow </w:t>
      </w:r>
    </w:p>
    <w:p w14:paraId="5E9C6421" w14:textId="77777777" w:rsidR="00B92D79" w:rsidRDefault="00B92D79" w:rsidP="00B92D79">
      <w:pPr>
        <w:pStyle w:val="CommentText"/>
      </w:pPr>
      <w:r>
        <w:t>Noted that Maker can make changes for a “Published” status calendar in the event changes gets rejected by checker it will revert to Status: Rejected or Published ?</w:t>
      </w:r>
    </w:p>
    <w:p w14:paraId="73D6DC9A" w14:textId="77777777" w:rsidR="00B92D79" w:rsidRDefault="00B92D79" w:rsidP="00B92D79">
      <w:pPr>
        <w:pStyle w:val="CommentText"/>
      </w:pPr>
      <w:r>
        <w:t xml:space="preserve">Will maker be able to withdraw the calendar in the event he/she no longer needs to amend the calendar ? </w:t>
      </w:r>
    </w:p>
  </w:comment>
  <w:comment w:id="49" w:author="Eugene CHEONG from.TOPPAN (MAS)" w:date="2025-12-18T12:14:00Z" w:initials="EC">
    <w:p w14:paraId="42C42C22" w14:textId="77777777" w:rsidR="00843F5D" w:rsidRDefault="00843F5D" w:rsidP="00843F5D">
      <w:pPr>
        <w:pStyle w:val="CommentText"/>
        <w:jc w:val="left"/>
      </w:pPr>
      <w:r>
        <w:rPr>
          <w:rStyle w:val="CommentReference"/>
        </w:rPr>
        <w:annotationRef/>
      </w:r>
      <w:r>
        <w:t>It will revert to Published.</w:t>
      </w:r>
    </w:p>
    <w:p w14:paraId="7ADDE74B" w14:textId="77777777" w:rsidR="00843F5D" w:rsidRDefault="00843F5D" w:rsidP="00843F5D">
      <w:pPr>
        <w:pStyle w:val="CommentText"/>
        <w:jc w:val="left"/>
      </w:pPr>
    </w:p>
    <w:p w14:paraId="342C344C" w14:textId="77777777" w:rsidR="00843F5D" w:rsidRDefault="00843F5D" w:rsidP="00843F5D">
      <w:pPr>
        <w:pStyle w:val="CommentText"/>
        <w:jc w:val="left"/>
      </w:pPr>
      <w:r>
        <w:t>Maker can withdraw the submission if the changes are no longer valid.</w:t>
      </w:r>
    </w:p>
  </w:comment>
  <w:comment w:id="70" w:author="Han Xie CHAI (MAS)" w:date="2025-12-31T09:08:00Z" w:initials="HC">
    <w:p w14:paraId="2B4AAD80" w14:textId="77777777" w:rsidR="00A77E04" w:rsidRDefault="00A77E04" w:rsidP="00A77E04">
      <w:pPr>
        <w:pStyle w:val="CommentText"/>
        <w:jc w:val="left"/>
      </w:pPr>
      <w:r>
        <w:rPr>
          <w:rStyle w:val="CommentReference"/>
        </w:rPr>
        <w:annotationRef/>
      </w:r>
      <w:r>
        <w:t xml:space="preserve">This information is important, but should not be in this section. We should keep this section more high-level and layman. </w:t>
      </w:r>
    </w:p>
  </w:comment>
  <w:comment w:id="71" w:author="Han Xie CHAI (MAS)" w:date="2025-12-31T09:09:00Z" w:initials="HC">
    <w:p w14:paraId="243C5865" w14:textId="77777777" w:rsidR="00A77E04" w:rsidRDefault="00A77E04" w:rsidP="00A77E04">
      <w:pPr>
        <w:pStyle w:val="CommentText"/>
        <w:jc w:val="left"/>
      </w:pPr>
      <w:r>
        <w:rPr>
          <w:rStyle w:val="CommentReference"/>
        </w:rPr>
        <w:annotationRef/>
      </w:r>
      <w:r>
        <w:t>We can mention this in the post-conditions?</w:t>
      </w:r>
    </w:p>
  </w:comment>
  <w:comment w:id="101" w:author="Han Xie CHAI (MAS)" w:date="2025-12-08T10:54:00Z" w:initials="HC">
    <w:p w14:paraId="433310E8" w14:textId="31CB3D8E" w:rsidR="00814042" w:rsidRDefault="00814042" w:rsidP="00814042">
      <w:pPr>
        <w:pStyle w:val="CommentText"/>
        <w:jc w:val="left"/>
      </w:pPr>
      <w:r>
        <w:rPr>
          <w:rStyle w:val="CommentReference"/>
        </w:rPr>
        <w:annotationRef/>
      </w:r>
      <w:r>
        <w:t>Please check if my understanding is correct, thanks!</w:t>
      </w:r>
    </w:p>
  </w:comment>
  <w:comment w:id="102" w:author="Eugene CHEONG from.TOPPAN (MAS)" w:date="2025-12-18T12:13:00Z" w:initials="EC">
    <w:p w14:paraId="55083327" w14:textId="77777777" w:rsidR="00843F5D" w:rsidRDefault="00843F5D" w:rsidP="00843F5D">
      <w:pPr>
        <w:pStyle w:val="CommentText"/>
        <w:jc w:val="left"/>
      </w:pPr>
      <w:r>
        <w:rPr>
          <w:rStyle w:val="CommentReference"/>
        </w:rPr>
        <w:annotationRef/>
      </w:r>
      <w:r>
        <w:t>I have edited this. If there is existing data and the changes are rejected while it is pending publication, the data published to the MAS website will remain as-is. It will not unpublish that data from MAS website.</w:t>
      </w:r>
    </w:p>
  </w:comment>
  <w:comment w:id="111" w:author="Han Xie CHAI (MAS)" w:date="2025-12-31T09:35:00Z" w:initials="HC">
    <w:p w14:paraId="34749C3D" w14:textId="77777777" w:rsidR="00360772" w:rsidRDefault="00360772" w:rsidP="00360772">
      <w:pPr>
        <w:pStyle w:val="CommentText"/>
        <w:jc w:val="left"/>
      </w:pPr>
      <w:r>
        <w:rPr>
          <w:rStyle w:val="CommentReference"/>
        </w:rPr>
        <w:annotationRef/>
      </w:r>
      <w:r>
        <w:t>From “Pending Approval” to “Draft”, can we add that this will happen when Checker rejects while the previous status is also New?</w:t>
      </w:r>
    </w:p>
  </w:comment>
  <w:comment w:id="112" w:author="Sharmaine TAN (MAS)" w:date="2025-12-02T17:54:00Z" w:initials="ST">
    <w:p w14:paraId="6095A241" w14:textId="158E63D6" w:rsidR="004048D2" w:rsidRDefault="004048D2" w:rsidP="004048D2">
      <w:pPr>
        <w:pStyle w:val="CommentText"/>
        <w:jc w:val="left"/>
      </w:pPr>
      <w:r>
        <w:rPr>
          <w:rStyle w:val="CommentReference"/>
        </w:rPr>
        <w:annotationRef/>
      </w:r>
      <w:r>
        <w:t>Should input Status: “New” as part of the State Transition Diagram as the 1</w:t>
      </w:r>
      <w:r>
        <w:rPr>
          <w:vertAlign w:val="superscript"/>
        </w:rPr>
        <w:t>st</w:t>
      </w:r>
      <w:r>
        <w:t xml:space="preserve"> state how every calendar begins starts from “New”</w:t>
      </w:r>
    </w:p>
  </w:comment>
  <w:comment w:id="113" w:author="Eugene CHEONG from.TOPPAN (MAS)" w:date="2025-12-18T12:19:00Z" w:initials="EC">
    <w:p w14:paraId="426C008C" w14:textId="77777777" w:rsidR="00D95647" w:rsidRDefault="00D95647" w:rsidP="00D95647">
      <w:pPr>
        <w:pStyle w:val="CommentText"/>
        <w:jc w:val="left"/>
      </w:pPr>
      <w:r>
        <w:rPr>
          <w:rStyle w:val="CommentReference"/>
        </w:rPr>
        <w:annotationRef/>
      </w:r>
      <w:r>
        <w:t>Updated the diagram.</w:t>
      </w:r>
    </w:p>
  </w:comment>
  <w:comment w:id="114" w:author="Akila BALAKRISHNAN from.OPTIMUM (MAS)" w:date="2025-12-26T12:31:00Z" w:initials="AB">
    <w:p w14:paraId="62A3DDEA" w14:textId="77777777" w:rsidR="0005134C" w:rsidRDefault="0005134C" w:rsidP="0005134C">
      <w:pPr>
        <w:pStyle w:val="CommentText"/>
        <w:jc w:val="left"/>
      </w:pPr>
      <w:r>
        <w:rPr>
          <w:rStyle w:val="CommentReference"/>
        </w:rPr>
        <w:annotationRef/>
      </w:r>
      <w:r>
        <w:t>From the status “New” -&gt; maker can submit for approval and the status will be “Pending Approval”.</w:t>
      </w:r>
    </w:p>
    <w:p w14:paraId="438542E8" w14:textId="77777777" w:rsidR="0005134C" w:rsidRDefault="0005134C" w:rsidP="0005134C">
      <w:pPr>
        <w:pStyle w:val="CommentText"/>
        <w:jc w:val="left"/>
      </w:pPr>
    </w:p>
    <w:p w14:paraId="6A64A382" w14:textId="77777777" w:rsidR="0005134C" w:rsidRDefault="0005134C" w:rsidP="0005134C">
      <w:pPr>
        <w:pStyle w:val="CommentText"/>
        <w:jc w:val="left"/>
      </w:pPr>
      <w:r>
        <w:t>Not necessary to save as draft always.</w:t>
      </w:r>
    </w:p>
    <w:p w14:paraId="31E19B47" w14:textId="77777777" w:rsidR="0005134C" w:rsidRDefault="0005134C" w:rsidP="0005134C">
      <w:pPr>
        <w:pStyle w:val="CommentText"/>
        <w:jc w:val="left"/>
      </w:pPr>
    </w:p>
    <w:p w14:paraId="65D9309B" w14:textId="77777777" w:rsidR="0005134C" w:rsidRDefault="0005134C" w:rsidP="0005134C">
      <w:pPr>
        <w:pStyle w:val="CommentText"/>
        <w:jc w:val="left"/>
      </w:pPr>
      <w:r>
        <w:t>Please update the status diagram for the above.</w:t>
      </w:r>
    </w:p>
  </w:comment>
  <w:comment w:id="122" w:author="Han Xie CHAI (MAS)" w:date="2025-12-08T11:03:00Z" w:initials="HC">
    <w:p w14:paraId="153B96B5" w14:textId="4BD90B07" w:rsidR="00CB76AC" w:rsidRDefault="00CB76AC" w:rsidP="00CB76AC">
      <w:pPr>
        <w:pStyle w:val="CommentText"/>
        <w:jc w:val="left"/>
      </w:pPr>
      <w:r>
        <w:rPr>
          <w:rStyle w:val="CommentReference"/>
        </w:rPr>
        <w:annotationRef/>
      </w:r>
      <w:r>
        <w:t>Do we need to indicate somewhere that a user can be granted more than one role e.g., both maker and checker?</w:t>
      </w:r>
    </w:p>
  </w:comment>
  <w:comment w:id="123" w:author="Jasmine WL TEO (MAS)" w:date="2025-12-09T17:05:00Z" w:initials="JT">
    <w:p w14:paraId="6FD77EFE" w14:textId="77777777" w:rsidR="0092319C" w:rsidRDefault="0092319C" w:rsidP="0092319C">
      <w:pPr>
        <w:pStyle w:val="CommentText"/>
        <w:jc w:val="left"/>
      </w:pPr>
      <w:r>
        <w:rPr>
          <w:rStyle w:val="CommentReference"/>
        </w:rPr>
        <w:annotationRef/>
      </w:r>
      <w:r>
        <w:t>Can be in the admin module where the role is granted to the user</w:t>
      </w:r>
    </w:p>
  </w:comment>
  <w:comment w:id="124" w:author="Eugene CHEONG from.TOPPAN (MAS)" w:date="2025-12-18T12:22:00Z" w:initials="EC">
    <w:p w14:paraId="4E4C04E3" w14:textId="77777777" w:rsidR="00D95647" w:rsidRDefault="00D95647" w:rsidP="00D95647">
      <w:pPr>
        <w:pStyle w:val="CommentText"/>
        <w:jc w:val="left"/>
      </w:pPr>
      <w:r>
        <w:rPr>
          <w:rStyle w:val="CommentReference"/>
        </w:rPr>
        <w:annotationRef/>
      </w:r>
      <w:r>
        <w:t>Will include this as part of admin module FSD.</w:t>
      </w:r>
    </w:p>
  </w:comment>
  <w:comment w:id="135" w:author="Eugene CHEONG from.TOPPAN (MAS)" w:date="2025-12-02T15:44:00Z" w:initials="EC">
    <w:p w14:paraId="648518F4" w14:textId="6283FEA6" w:rsidR="0092319C" w:rsidRDefault="0092319C" w:rsidP="0092319C">
      <w:pPr>
        <w:pStyle w:val="CommentText"/>
        <w:jc w:val="left"/>
      </w:pPr>
      <w:r>
        <w:rPr>
          <w:rStyle w:val="CommentReference"/>
        </w:rPr>
        <w:annotationRef/>
      </w:r>
      <w:r>
        <w:t>Akila: Reset to default : "Year" filter selected with current and next year?</w:t>
      </w:r>
    </w:p>
  </w:comment>
  <w:comment w:id="136" w:author="Eugene CHEONG from.TOPPAN (MAS)" w:date="2025-12-02T15:45:00Z" w:initials="EC">
    <w:p w14:paraId="611B227A" w14:textId="77777777" w:rsidR="0092319C" w:rsidRDefault="0092319C" w:rsidP="0092319C">
      <w:pPr>
        <w:pStyle w:val="CommentText"/>
        <w:jc w:val="left"/>
      </w:pPr>
      <w:r>
        <w:rPr>
          <w:rStyle w:val="CommentReference"/>
        </w:rPr>
        <w:annotationRef/>
      </w:r>
      <w:r>
        <w:t>Yes, when resetting the filter to the filter drawer, it does not clear everything, and will instead be reset to this default value. This behaviour will be described in common specs as suggested.</w:t>
      </w:r>
    </w:p>
  </w:comment>
  <w:comment w:id="137" w:author="Akila BALAKRISHNAN from.OPTIMUM (MAS)" w:date="2025-12-04T12:14:00Z" w:initials="ABf(">
    <w:p w14:paraId="69069A5A" w14:textId="77777777" w:rsidR="0092319C" w:rsidRDefault="0092319C" w:rsidP="0092319C">
      <w:pPr>
        <w:pStyle w:val="CommentText"/>
        <w:jc w:val="left"/>
      </w:pPr>
      <w:r>
        <w:rPr>
          <w:rStyle w:val="CommentReference"/>
        </w:rPr>
        <w:annotationRef/>
      </w:r>
      <w:r>
        <w:t>Noted.</w:t>
      </w:r>
    </w:p>
  </w:comment>
  <w:comment w:id="139" w:author="Akila BALAKRISHNAN from.OPTIMUM (MAS)" w:date="2025-12-04T12:16:00Z" w:initials="ABf(">
    <w:p w14:paraId="7864A55A" w14:textId="77777777" w:rsidR="00705CDB" w:rsidRDefault="00871661">
      <w:pPr>
        <w:pStyle w:val="CommentText"/>
        <w:jc w:val="left"/>
      </w:pPr>
      <w:r>
        <w:rPr>
          <w:rStyle w:val="CommentReference"/>
        </w:rPr>
        <w:annotationRef/>
      </w:r>
      <w:r w:rsidR="00705CDB">
        <w:t>Should add an item for Create calendar too in this table.</w:t>
      </w:r>
    </w:p>
    <w:p w14:paraId="03122A77" w14:textId="77777777" w:rsidR="00705CDB" w:rsidRDefault="00705CDB" w:rsidP="007026DD">
      <w:pPr>
        <w:pStyle w:val="CommentText"/>
        <w:jc w:val="left"/>
      </w:pPr>
      <w:r>
        <w:t>Fill the rest of the column details for Create calendar and refer to section 2.8</w:t>
      </w:r>
    </w:p>
  </w:comment>
  <w:comment w:id="144" w:author="Akila BALAKRISHNAN from.OPTIMUM (MAS)" w:date="2025-12-04T12:23:00Z" w:initials="ABf(">
    <w:p w14:paraId="3DE818FB" w14:textId="1AB32859" w:rsidR="0041354F" w:rsidRDefault="0041354F" w:rsidP="00E350BF">
      <w:pPr>
        <w:pStyle w:val="CommentText"/>
        <w:jc w:val="left"/>
      </w:pPr>
      <w:r>
        <w:rPr>
          <w:rStyle w:val="CommentReference"/>
        </w:rPr>
        <w:annotationRef/>
      </w:r>
      <w:r>
        <w:t xml:space="preserve">Should this be named as Data Table </w:t>
      </w:r>
      <w:r>
        <w:rPr>
          <w:b/>
          <w:bCs/>
        </w:rPr>
        <w:t xml:space="preserve">Filter </w:t>
      </w:r>
      <w:r>
        <w:t>Action Bar since it contains only the filter actions?</w:t>
      </w:r>
    </w:p>
  </w:comment>
  <w:comment w:id="145" w:author="Eugene CHEONG from.TOPPAN (MAS)" w:date="2025-12-18T12:25:00Z" w:initials="EC">
    <w:p w14:paraId="105796C3" w14:textId="77777777" w:rsidR="00A505A0" w:rsidRDefault="00D95647" w:rsidP="00A505A0">
      <w:pPr>
        <w:pStyle w:val="CommentText"/>
        <w:jc w:val="left"/>
      </w:pPr>
      <w:r>
        <w:rPr>
          <w:rStyle w:val="CommentReference"/>
        </w:rPr>
        <w:annotationRef/>
      </w:r>
      <w:r w:rsidR="00A505A0">
        <w:t>I do not suggest so. While this is the case for issuance calendar, it may not be the case for other modules. In bid collation, this component contains additional buttons such as exporting, uploading and creating bids that are not related to the filter.</w:t>
      </w:r>
    </w:p>
  </w:comment>
  <w:comment w:id="146" w:author="Akila BALAKRISHNAN from.OPTIMUM (MAS)" w:date="2025-12-26T11:22:00Z" w:initials="AB">
    <w:p w14:paraId="421C2A75" w14:textId="77777777" w:rsidR="007005BF" w:rsidRDefault="007005BF" w:rsidP="007005BF">
      <w:pPr>
        <w:pStyle w:val="CommentText"/>
        <w:jc w:val="left"/>
      </w:pPr>
      <w:r>
        <w:rPr>
          <w:rStyle w:val="CommentReference"/>
        </w:rPr>
        <w:annotationRef/>
      </w:r>
      <w:r>
        <w:t>Ok Noted.</w:t>
      </w:r>
    </w:p>
  </w:comment>
  <w:comment w:id="147" w:author="Akila BALAKRISHNAN from.OPTIMUM (MAS)" w:date="2025-12-04T12:25:00Z" w:initials="ABf(">
    <w:p w14:paraId="403D0467" w14:textId="4C3DA631" w:rsidR="00D246A4" w:rsidRDefault="0041354F" w:rsidP="00DE6C14">
      <w:pPr>
        <w:pStyle w:val="CommentText"/>
        <w:jc w:val="left"/>
      </w:pPr>
      <w:r>
        <w:rPr>
          <w:rStyle w:val="CommentReference"/>
        </w:rPr>
        <w:annotationRef/>
      </w:r>
      <w:r w:rsidR="00D246A4">
        <w:t>Is the options listed here are retrieved from security type parameters list or hardcoded?</w:t>
      </w:r>
    </w:p>
  </w:comment>
  <w:comment w:id="148" w:author="Akila BALAKRISHNAN from.OPTIMUM (MAS)" w:date="2025-12-11T10:41:00Z" w:initials="ABf(">
    <w:p w14:paraId="133DCF81" w14:textId="77777777" w:rsidR="004649EA" w:rsidRDefault="004649EA" w:rsidP="009841FD">
      <w:pPr>
        <w:pStyle w:val="CommentText"/>
        <w:jc w:val="left"/>
      </w:pPr>
      <w:r>
        <w:rPr>
          <w:rStyle w:val="CommentReference"/>
        </w:rPr>
        <w:annotationRef/>
      </w:r>
      <w:r>
        <w:t xml:space="preserve">Added "To list all security types regardless of status" since this is under filter options. </w:t>
      </w:r>
    </w:p>
  </w:comment>
  <w:comment w:id="149" w:author="Eugene CHEONG from.TOPPAN (MAS)" w:date="2025-12-02T15:43:00Z" w:initials="EC">
    <w:p w14:paraId="4F86E0F2" w14:textId="16FF452D" w:rsidR="000479DF" w:rsidRDefault="000479DF" w:rsidP="000479DF">
      <w:pPr>
        <w:pStyle w:val="CommentText"/>
        <w:jc w:val="left"/>
      </w:pPr>
      <w:r>
        <w:rPr>
          <w:rStyle w:val="CommentReference"/>
        </w:rPr>
        <w:annotationRef/>
      </w:r>
      <w:r>
        <w:t>Jasmine: System should allow us to create new Security Type. Will it be automatically shown here once it is created?</w:t>
      </w:r>
    </w:p>
  </w:comment>
  <w:comment w:id="150" w:author="Eugene CHEONG from.TOPPAN (MAS)" w:date="2025-12-02T15:44:00Z" w:initials="EC">
    <w:p w14:paraId="18AD076A" w14:textId="77777777" w:rsidR="000479DF" w:rsidRDefault="000479DF" w:rsidP="000479DF">
      <w:pPr>
        <w:pStyle w:val="CommentText"/>
        <w:jc w:val="left"/>
      </w:pPr>
      <w:r>
        <w:rPr>
          <w:rStyle w:val="CommentReference"/>
        </w:rPr>
        <w:annotationRef/>
      </w:r>
      <w:r>
        <w:t>Yes. To make it clear, I have added the following paragraph: “Additional options are available based on the name of the security type when new security types are created.”.</w:t>
      </w:r>
    </w:p>
  </w:comment>
  <w:comment w:id="176" w:author="Eugene CHEONG from.TOPPAN (MAS)" w:date="2025-12-02T15:41:00Z" w:initials="EC">
    <w:p w14:paraId="62EFBD11" w14:textId="0F6C874E" w:rsidR="000479DF" w:rsidRDefault="000479DF" w:rsidP="000479DF">
      <w:pPr>
        <w:pStyle w:val="CommentText"/>
        <w:jc w:val="left"/>
      </w:pPr>
      <w:r>
        <w:rPr>
          <w:rStyle w:val="CommentReference"/>
        </w:rPr>
        <w:annotationRef/>
      </w:r>
      <w:r>
        <w:t>Han Xie: I understand that this is done to restrict the number of options in the filter, as this will keep growing. But we do search for an old issuance calendar from time to time. This makes it hard for us if we only want the 2022 calendar for example. Is it possible to allow users to search for a specific year?</w:t>
      </w:r>
    </w:p>
  </w:comment>
  <w:comment w:id="177" w:author="Eugene CHEONG from.TOPPAN (MAS)" w:date="2025-12-02T15:41:00Z" w:initials="EC">
    <w:p w14:paraId="76074AED" w14:textId="77777777" w:rsidR="000479DF" w:rsidRDefault="000479DF" w:rsidP="000479DF">
      <w:pPr>
        <w:pStyle w:val="CommentText"/>
        <w:jc w:val="left"/>
      </w:pPr>
      <w:r>
        <w:rPr>
          <w:rStyle w:val="CommentReference"/>
        </w:rPr>
        <w:annotationRef/>
      </w:r>
      <w:r>
        <w:t>It is possible to select specific years. However, since the list will keep growing, a checkbox group may not be the best way to do so. Proposing to amend to multiselect dropdown to fulfill this requirement.</w:t>
      </w:r>
    </w:p>
  </w:comment>
  <w:comment w:id="178" w:author="Han Xie CHAI (MAS)" w:date="2025-12-08T11:19:00Z" w:initials="HC">
    <w:p w14:paraId="077EFC0F" w14:textId="77777777" w:rsidR="00FA253E" w:rsidRDefault="00FA253E" w:rsidP="00FA253E">
      <w:pPr>
        <w:pStyle w:val="CommentText"/>
        <w:jc w:val="left"/>
      </w:pPr>
      <w:r>
        <w:rPr>
          <w:rStyle w:val="CommentReference"/>
        </w:rPr>
        <w:annotationRef/>
      </w:r>
      <w:r>
        <w:t>Thanks Eugene, does this mean we can have all years as option, rather than “&lt;2024” to group all previous years?</w:t>
      </w:r>
    </w:p>
  </w:comment>
  <w:comment w:id="179" w:author="Eugene CHEONG from.TOPPAN (MAS)" w:date="2025-12-19T09:32:00Z" w:initials="EC">
    <w:p w14:paraId="723F188E" w14:textId="77777777" w:rsidR="0017095E" w:rsidRDefault="0017095E" w:rsidP="0017095E">
      <w:pPr>
        <w:pStyle w:val="CommentText"/>
        <w:jc w:val="left"/>
      </w:pPr>
      <w:r>
        <w:rPr>
          <w:rStyle w:val="CommentReference"/>
        </w:rPr>
        <w:annotationRef/>
      </w:r>
      <w:r>
        <w:t>Yes. I have amended the FSD to change this. Values will be sorted in descending order.</w:t>
      </w:r>
    </w:p>
  </w:comment>
  <w:comment w:id="191" w:author="Eugene CHEONG from.TOPPAN (MAS)" w:date="2025-12-02T15:42:00Z" w:initials="EC">
    <w:p w14:paraId="016BC8D7" w14:textId="78277E3D" w:rsidR="000479DF" w:rsidRDefault="000479DF" w:rsidP="000479DF">
      <w:pPr>
        <w:pStyle w:val="CommentText"/>
        <w:jc w:val="left"/>
      </w:pPr>
      <w:r>
        <w:rPr>
          <w:rStyle w:val="CommentReference"/>
        </w:rPr>
        <w:annotationRef/>
      </w:r>
      <w:r>
        <w:t>Akila: These values are retrieved from the issuance calendar parameters defined or hardcoded?</w:t>
      </w:r>
    </w:p>
  </w:comment>
  <w:comment w:id="192" w:author="Eugene CHEONG from.TOPPAN (MAS)" w:date="2025-12-02T15:43:00Z" w:initials="EC">
    <w:p w14:paraId="132EA85A" w14:textId="77777777" w:rsidR="000479DF" w:rsidRDefault="000479DF" w:rsidP="000479DF">
      <w:pPr>
        <w:pStyle w:val="CommentText"/>
        <w:jc w:val="left"/>
      </w:pPr>
      <w:r>
        <w:rPr>
          <w:rStyle w:val="CommentReference"/>
        </w:rPr>
        <w:annotationRef/>
      </w:r>
      <w:r>
        <w:t>These values are hardcoded. In the filter drawer, the list of possible values do not extend beyond these. As the issuance calendar period may change over time, they will not be dynamic as there can be both “Yearly” and “H1” for the same security type in different years.</w:t>
      </w:r>
    </w:p>
  </w:comment>
  <w:comment w:id="195" w:author="Eugene CHEONG from.TOPPAN (MAS)" w:date="2025-12-02T16:00:00Z" w:initials="EC">
    <w:p w14:paraId="3264B979" w14:textId="77777777" w:rsidR="00C415C5" w:rsidRDefault="00C415C5" w:rsidP="00C415C5">
      <w:pPr>
        <w:pStyle w:val="CommentText"/>
        <w:jc w:val="left"/>
      </w:pPr>
      <w:r>
        <w:rPr>
          <w:rStyle w:val="CommentReference"/>
        </w:rPr>
        <w:annotationRef/>
      </w:r>
      <w:r>
        <w:t>Han Xie: Not all in the table are fields, some are buttons or dropdown lists. I’ve also removed the “field” from other tables as well.</w:t>
      </w:r>
    </w:p>
  </w:comment>
  <w:comment w:id="196" w:author="Eugene CHEONG from.TOPPAN (MAS)" w:date="2025-12-02T16:00:00Z" w:initials="EC">
    <w:p w14:paraId="78B9D822" w14:textId="77777777" w:rsidR="00C415C5" w:rsidRDefault="00C415C5" w:rsidP="00C415C5">
      <w:pPr>
        <w:pStyle w:val="CommentText"/>
        <w:jc w:val="left"/>
      </w:pPr>
      <w:r>
        <w:rPr>
          <w:rStyle w:val="CommentReference"/>
        </w:rPr>
        <w:annotationRef/>
      </w:r>
      <w:r>
        <w:t>Noted. Will use this naming convention for other documents also.</w:t>
      </w:r>
    </w:p>
  </w:comment>
  <w:comment w:id="197" w:author="Jasmine WL TEO (MAS)" w:date="2025-11-19T10:02:00Z" w:initials="JT">
    <w:p w14:paraId="2932F1BC" w14:textId="76A36265" w:rsidR="00F70B95" w:rsidRDefault="00F70B95" w:rsidP="00AF458D">
      <w:pPr>
        <w:pStyle w:val="CommentText"/>
      </w:pPr>
      <w:r>
        <w:rPr>
          <w:rStyle w:val="CommentReference"/>
        </w:rPr>
        <w:annotationRef/>
      </w:r>
      <w:r>
        <w:t>Change the order to Security type, Year, Period to be consistent with the mockup.</w:t>
      </w:r>
    </w:p>
    <w:p w14:paraId="2270711F" w14:textId="77777777" w:rsidR="00F70B95" w:rsidRDefault="00F70B95" w:rsidP="00AF458D">
      <w:pPr>
        <w:pStyle w:val="CommentText"/>
      </w:pPr>
    </w:p>
    <w:p w14:paraId="4EB0721A" w14:textId="77777777" w:rsidR="00F70B95" w:rsidRDefault="00F70B95" w:rsidP="00AF458D">
      <w:pPr>
        <w:pStyle w:val="CommentText"/>
      </w:pPr>
      <w:r>
        <w:t>Security Type to be hyperlink.</w:t>
      </w:r>
    </w:p>
  </w:comment>
  <w:comment w:id="198" w:author="Eugene CHEONG from.TOPPAN (MAS)" w:date="2025-11-22T21:21:00Z" w:initials="EC">
    <w:p w14:paraId="62161FFE" w14:textId="77777777" w:rsidR="00F70B95" w:rsidRDefault="00F70B95" w:rsidP="00AF458D">
      <w:pPr>
        <w:pStyle w:val="CommentText"/>
      </w:pPr>
      <w:r>
        <w:rPr>
          <w:rStyle w:val="CommentReference"/>
        </w:rPr>
        <w:annotationRef/>
      </w:r>
      <w:r>
        <w:t>Amended.</w:t>
      </w:r>
    </w:p>
  </w:comment>
  <w:comment w:id="199" w:author="Eugene CHEONG from.TOPPAN (MAS)" w:date="2025-12-02T15:50:00Z" w:initials="EC">
    <w:p w14:paraId="5407B8AF" w14:textId="77777777" w:rsidR="0087622F" w:rsidRDefault="0087622F" w:rsidP="0087622F">
      <w:pPr>
        <w:pStyle w:val="CommentText"/>
        <w:jc w:val="left"/>
      </w:pPr>
      <w:r>
        <w:rPr>
          <w:rStyle w:val="CommentReference"/>
        </w:rPr>
        <w:annotationRef/>
      </w:r>
      <w:r>
        <w:t>Sophia: Similar to the table above, should all the Status types be listed out in the “Remarks” column?</w:t>
      </w:r>
    </w:p>
  </w:comment>
  <w:comment w:id="200" w:author="Eugene CHEONG from.TOPPAN (MAS)" w:date="2025-12-02T15:51:00Z" w:initials="EC">
    <w:p w14:paraId="00C092BC" w14:textId="77777777" w:rsidR="0087622F" w:rsidRDefault="0087622F" w:rsidP="0087622F">
      <w:pPr>
        <w:pStyle w:val="CommentText"/>
        <w:jc w:val="left"/>
      </w:pPr>
      <w:r>
        <w:rPr>
          <w:rStyle w:val="CommentReference"/>
        </w:rPr>
        <w:annotationRef/>
      </w:r>
      <w:r>
        <w:t>Rather than repeating based on the State Transition Diagram, I have added a cross-reference to it instead.</w:t>
      </w:r>
    </w:p>
  </w:comment>
  <w:comment w:id="201" w:author="Eugene CHEONG from.TOPPAN (MAS)" w:date="2025-12-02T15:51:00Z" w:initials="EC">
    <w:p w14:paraId="558DDAC9" w14:textId="77777777" w:rsidR="0087622F" w:rsidRDefault="0087622F" w:rsidP="0087622F">
      <w:pPr>
        <w:pStyle w:val="CommentText"/>
        <w:jc w:val="left"/>
      </w:pPr>
      <w:r>
        <w:rPr>
          <w:rStyle w:val="CommentReference"/>
        </w:rPr>
        <w:annotationRef/>
      </w:r>
      <w:r>
        <w:t>Akila: Add date/time format in the remarks.</w:t>
      </w:r>
    </w:p>
  </w:comment>
  <w:comment w:id="202" w:author="Eugene CHEONG from.TOPPAN (MAS)" w:date="2025-12-02T15:52:00Z" w:initials="EC">
    <w:p w14:paraId="4D42105E" w14:textId="77777777" w:rsidR="0087622F" w:rsidRDefault="0087622F" w:rsidP="0087622F">
      <w:pPr>
        <w:pStyle w:val="CommentText"/>
        <w:jc w:val="left"/>
      </w:pPr>
      <w:r>
        <w:rPr>
          <w:rStyle w:val="CommentReference"/>
        </w:rPr>
        <w:annotationRef/>
      </w:r>
      <w:r>
        <w:t>This follows the common date/time format and therefore included under the common specs.</w:t>
      </w:r>
    </w:p>
  </w:comment>
  <w:comment w:id="204" w:author="Eugene CHEONG from.TOPPAN (MAS)" w:date="2025-12-02T15:53:00Z" w:initials="EC">
    <w:p w14:paraId="619868EA" w14:textId="77777777" w:rsidR="004366FF" w:rsidRDefault="004366FF" w:rsidP="004366FF">
      <w:pPr>
        <w:pStyle w:val="CommentText"/>
        <w:jc w:val="left"/>
      </w:pPr>
      <w:r>
        <w:rPr>
          <w:rStyle w:val="CommentReference"/>
        </w:rPr>
        <w:annotationRef/>
      </w:r>
      <w:r>
        <w:t>Sophia: A simple explanation on what “Last action by” means? Eg. System displays the user name of the last user whose action resulted in an update to the record’s Status.</w:t>
      </w:r>
    </w:p>
  </w:comment>
  <w:comment w:id="205" w:author="Eugene CHEONG from.TOPPAN (MAS)" w:date="2025-12-02T15:59:00Z" w:initials="EC">
    <w:p w14:paraId="408222A7" w14:textId="77777777" w:rsidR="00C415C5" w:rsidRDefault="00C415C5" w:rsidP="00C415C5">
      <w:pPr>
        <w:pStyle w:val="CommentText"/>
        <w:jc w:val="left"/>
      </w:pPr>
      <w:r>
        <w:rPr>
          <w:rStyle w:val="CommentReference"/>
        </w:rPr>
        <w:annotationRef/>
      </w:r>
      <w:r>
        <w:t>I have added the explanation. To clarify, if the status is from pending publication and is published, then the user will be OMEGA, to identify that it is the system who made the last action.</w:t>
      </w:r>
    </w:p>
  </w:comment>
  <w:comment w:id="206" w:author="Sophia TAN (MAS)" w:date="2025-12-11T11:24:00Z" w:initials="ST">
    <w:p w14:paraId="4395D2D0" w14:textId="77777777" w:rsidR="0010026A" w:rsidRDefault="0010026A" w:rsidP="0010026A">
      <w:pPr>
        <w:pStyle w:val="CommentText"/>
        <w:jc w:val="left"/>
      </w:pPr>
      <w:r>
        <w:rPr>
          <w:rStyle w:val="CommentReference"/>
        </w:rPr>
        <w:annotationRef/>
      </w:r>
      <w:r>
        <w:t>Added into the Remarks.</w:t>
      </w:r>
    </w:p>
  </w:comment>
  <w:comment w:id="207" w:author="Eugene CHEONG from.TOPPAN (MAS)" w:date="2025-12-02T15:53:00Z" w:initials="EC">
    <w:p w14:paraId="581918D0" w14:textId="3AA3FF17" w:rsidR="004366FF" w:rsidRDefault="004366FF" w:rsidP="004366FF">
      <w:pPr>
        <w:pStyle w:val="CommentText"/>
        <w:jc w:val="left"/>
      </w:pPr>
      <w:r>
        <w:rPr>
          <w:rStyle w:val="CommentReference"/>
        </w:rPr>
        <w:annotationRef/>
      </w:r>
      <w:r>
        <w:t xml:space="preserve">Sophia: A simple explanation on what “Last action on” means? Eg. System displays the last date and time when Status of record was updated. </w:t>
      </w:r>
    </w:p>
  </w:comment>
  <w:comment w:id="208" w:author="Eugene CHEONG from.TOPPAN (MAS)" w:date="2025-12-02T15:53:00Z" w:initials="EC">
    <w:p w14:paraId="1537B654" w14:textId="77777777" w:rsidR="004366FF" w:rsidRDefault="004366FF" w:rsidP="004366FF">
      <w:pPr>
        <w:pStyle w:val="CommentText"/>
        <w:jc w:val="left"/>
      </w:pPr>
      <w:r>
        <w:rPr>
          <w:rStyle w:val="CommentReference"/>
        </w:rPr>
        <w:annotationRef/>
      </w:r>
      <w:r>
        <w:t>Akila: Also the date/time format in remarks.</w:t>
      </w:r>
    </w:p>
  </w:comment>
  <w:comment w:id="209" w:author="Eugene CHEONG from.TOPPAN (MAS)" w:date="2025-12-02T15:59:00Z" w:initials="EC">
    <w:p w14:paraId="3A39B8EF" w14:textId="77777777" w:rsidR="00C415C5" w:rsidRDefault="00C415C5" w:rsidP="00C415C5">
      <w:pPr>
        <w:pStyle w:val="CommentText"/>
        <w:jc w:val="left"/>
      </w:pPr>
      <w:r>
        <w:rPr>
          <w:rStyle w:val="CommentReference"/>
        </w:rPr>
        <w:annotationRef/>
      </w:r>
      <w:r>
        <w:t>@sophia, I have added the simple explanation.</w:t>
      </w:r>
    </w:p>
    <w:p w14:paraId="53788835" w14:textId="77777777" w:rsidR="00C415C5" w:rsidRDefault="00C415C5" w:rsidP="00C415C5">
      <w:pPr>
        <w:pStyle w:val="CommentText"/>
        <w:jc w:val="left"/>
      </w:pPr>
    </w:p>
    <w:p w14:paraId="0AA4A3A7" w14:textId="77777777" w:rsidR="00C415C5" w:rsidRDefault="00C415C5" w:rsidP="00C415C5">
      <w:pPr>
        <w:pStyle w:val="CommentText"/>
        <w:jc w:val="left"/>
      </w:pPr>
      <w:r>
        <w:t>@akila, this field follows the common date/time format and therefore included under the common specs.</w:t>
      </w:r>
    </w:p>
  </w:comment>
  <w:comment w:id="210" w:author="Akila BALAKRISHNAN from.OPTIMUM (MAS)" w:date="2025-12-04T13:24:00Z" w:initials="ABf(">
    <w:p w14:paraId="73BECC41" w14:textId="77777777" w:rsidR="00007A69" w:rsidRDefault="00007A69" w:rsidP="00C8191C">
      <w:pPr>
        <w:pStyle w:val="CommentText"/>
        <w:jc w:val="left"/>
      </w:pPr>
      <w:r>
        <w:rPr>
          <w:rStyle w:val="CommentReference"/>
        </w:rPr>
        <w:annotationRef/>
      </w:r>
      <w:r>
        <w:t>Noted on the date/time format.</w:t>
      </w:r>
    </w:p>
  </w:comment>
  <w:comment w:id="219" w:author="Akila BALAKRISHNAN from.OPTIMUM (MAS)" w:date="2025-12-05T14:06:00Z" w:initials="ABf(">
    <w:p w14:paraId="487BE36A" w14:textId="3F968299" w:rsidR="00110A24" w:rsidRDefault="00110A24" w:rsidP="00FE0A63">
      <w:pPr>
        <w:pStyle w:val="CommentText"/>
        <w:jc w:val="left"/>
      </w:pPr>
      <w:r>
        <w:rPr>
          <w:rStyle w:val="CommentReference"/>
        </w:rPr>
        <w:annotationRef/>
      </w:r>
      <w:r>
        <w:t>Updated this based on the data table in subsection 2.7.6.4</w:t>
      </w:r>
    </w:p>
  </w:comment>
  <w:comment w:id="220" w:author="Eugene CHEONG from.TOPPAN (MAS)" w:date="2025-12-02T16:05:00Z" w:initials="EC">
    <w:p w14:paraId="45FBACAB" w14:textId="6FA6E6AC" w:rsidR="006D4084" w:rsidRDefault="006D4084" w:rsidP="006D4084">
      <w:pPr>
        <w:pStyle w:val="CommentText"/>
        <w:jc w:val="left"/>
      </w:pPr>
      <w:r>
        <w:rPr>
          <w:rStyle w:val="CommentReference"/>
        </w:rPr>
        <w:annotationRef/>
      </w:r>
      <w:r>
        <w:t>Han Xie: Are we still trying for ddd instead of full day of week?</w:t>
      </w:r>
    </w:p>
  </w:comment>
  <w:comment w:id="221" w:author="Eugene CHEONG from.TOPPAN (MAS)" w:date="2025-12-02T16:06:00Z" w:initials="EC">
    <w:p w14:paraId="1148BD21" w14:textId="77777777" w:rsidR="002B4897" w:rsidRDefault="002B4897" w:rsidP="002B4897">
      <w:pPr>
        <w:pStyle w:val="CommentText"/>
        <w:jc w:val="left"/>
      </w:pPr>
      <w:r>
        <w:rPr>
          <w:rStyle w:val="CommentReference"/>
        </w:rPr>
        <w:annotationRef/>
      </w:r>
      <w:r>
        <w:t>When viewing, the format is available in ddd. However, in editing mode, it will be full day of week. Updated to specify this behaviour.</w:t>
      </w:r>
    </w:p>
  </w:comment>
  <w:comment w:id="230" w:author="Akila BALAKRISHNAN from.OPTIMUM (MAS)" w:date="2025-12-26T14:18:00Z" w:initials="AB">
    <w:p w14:paraId="53E31EAD" w14:textId="77777777" w:rsidR="00C3427E" w:rsidRDefault="00C3427E" w:rsidP="00C3427E">
      <w:pPr>
        <w:pStyle w:val="CommentText"/>
        <w:jc w:val="left"/>
      </w:pPr>
      <w:r>
        <w:rPr>
          <w:rStyle w:val="CommentReference"/>
        </w:rPr>
        <w:annotationRef/>
      </w:r>
      <w:r>
        <w:t>Added this here since no where in the FSD it is mentioned how the different issuance type details will be displayed.</w:t>
      </w:r>
    </w:p>
  </w:comment>
  <w:comment w:id="231" w:author="Akila BALAKRISHNAN from.OPTIMUM (MAS)" w:date="2026-01-08T17:50:00Z" w:initials="AB">
    <w:p w14:paraId="1B7DC92E" w14:textId="77777777" w:rsidR="00E225B4" w:rsidRDefault="00E225B4" w:rsidP="00E225B4">
      <w:pPr>
        <w:pStyle w:val="CommentText"/>
        <w:jc w:val="left"/>
      </w:pPr>
      <w:r>
        <w:rPr>
          <w:rStyle w:val="CommentReference"/>
        </w:rPr>
        <w:annotationRef/>
      </w:r>
      <w:r>
        <w:t>@TECQ - For SGS Bonds - we will be seeing all issuance type as tab by default right irrespective of whether we have any issuance record or not?</w:t>
      </w:r>
    </w:p>
  </w:comment>
  <w:comment w:id="255" w:author="Akila BALAKRISHNAN from.OPTIMUM (MAS)" w:date="2025-12-09T19:35:00Z" w:initials="ABf(">
    <w:p w14:paraId="28CB5D40" w14:textId="5BECFD45" w:rsidR="00DE6876" w:rsidRDefault="00BA7C77" w:rsidP="00D25C4A">
      <w:pPr>
        <w:pStyle w:val="CommentText"/>
        <w:jc w:val="left"/>
      </w:pPr>
      <w:r>
        <w:rPr>
          <w:rStyle w:val="CommentReference"/>
        </w:rPr>
        <w:annotationRef/>
      </w:r>
      <w:r w:rsidR="00DE6876">
        <w:t>Any updates on having customised width for each columns instead of fixed width?</w:t>
      </w:r>
      <w:r w:rsidR="00DE6876">
        <w:br/>
        <w:t>Example: Tenor and Tenor (days) does not require this much width.</w:t>
      </w:r>
      <w:r w:rsidR="00DE6876">
        <w:br/>
        <w:t>If the width can be customised, then the horizontal scroll bar won't appear.</w:t>
      </w:r>
    </w:p>
  </w:comment>
  <w:comment w:id="256" w:author="Eugene CHEONG from.TOPPAN (MAS)" w:date="2025-12-22T16:41:00Z" w:initials="EC">
    <w:p w14:paraId="33C46F3A" w14:textId="77777777" w:rsidR="00A8020E" w:rsidRDefault="00A8020E" w:rsidP="00A8020E">
      <w:pPr>
        <w:pStyle w:val="CommentText"/>
        <w:jc w:val="left"/>
      </w:pPr>
      <w:r>
        <w:rPr>
          <w:rStyle w:val="CommentReference"/>
        </w:rPr>
        <w:annotationRef/>
      </w:r>
      <w:r>
        <w:t>We checked on the LeapUI implementation of the data tables. This fixed width behaviour will be there for data tables with fixed columns. We are looking into customising the width.</w:t>
      </w:r>
    </w:p>
  </w:comment>
  <w:comment w:id="257" w:author="Akila BALAKRISHNAN from.OPTIMUM (MAS)" w:date="2025-12-04T13:27:00Z" w:initials="ABf(">
    <w:p w14:paraId="7BEFD352" w14:textId="6E6CA0E0" w:rsidR="00007A69" w:rsidRDefault="00007A69" w:rsidP="00246276">
      <w:pPr>
        <w:pStyle w:val="CommentText"/>
        <w:jc w:val="left"/>
      </w:pPr>
      <w:r>
        <w:rPr>
          <w:rStyle w:val="CommentReference"/>
        </w:rPr>
        <w:annotationRef/>
      </w:r>
      <w:r>
        <w:t>Does the footnotes allows hyperlink?</w:t>
      </w:r>
    </w:p>
  </w:comment>
  <w:comment w:id="258" w:author="Eugene CHEONG from.TOPPAN (MAS)" w:date="2025-12-18T12:29:00Z" w:initials="EC">
    <w:p w14:paraId="74A04415" w14:textId="77777777" w:rsidR="00551F99" w:rsidRDefault="00551F99" w:rsidP="00551F99">
      <w:pPr>
        <w:pStyle w:val="CommentText"/>
        <w:jc w:val="left"/>
      </w:pPr>
      <w:r>
        <w:rPr>
          <w:rStyle w:val="CommentReference"/>
        </w:rPr>
        <w:annotationRef/>
      </w:r>
      <w:r>
        <w:t>The footnotes allow for a hyperlink to be set and stored. We are verifying with MAS website if this can be sent and rendered as a link or text only.</w:t>
      </w:r>
    </w:p>
  </w:comment>
  <w:comment w:id="259" w:author="Akila BALAKRISHNAN from.OPTIMUM (MAS)" w:date="2025-12-26T11:45:00Z" w:initials="AB">
    <w:p w14:paraId="2F36EC0D" w14:textId="77777777" w:rsidR="00444399" w:rsidRDefault="00444399" w:rsidP="00444399">
      <w:pPr>
        <w:pStyle w:val="CommentText"/>
        <w:jc w:val="left"/>
      </w:pPr>
      <w:r>
        <w:rPr>
          <w:rStyle w:val="CommentReference"/>
        </w:rPr>
        <w:annotationRef/>
      </w:r>
      <w:r>
        <w:t>Noted. To keep this comment open until it is discussed and confirmed with MAS website.</w:t>
      </w:r>
    </w:p>
  </w:comment>
  <w:comment w:id="260" w:author="Eugene CHEONG from.TOPPAN (MAS)" w:date="2025-11-28T14:24:00Z" w:initials="EC">
    <w:p w14:paraId="6331CBFF" w14:textId="6FA7BEE2" w:rsidR="003C1670" w:rsidRDefault="003C1670" w:rsidP="003C1670">
      <w:pPr>
        <w:pStyle w:val="CommentText"/>
      </w:pPr>
      <w:r>
        <w:rPr>
          <w:rStyle w:val="CommentReference"/>
        </w:rPr>
        <w:annotationRef/>
      </w:r>
      <w:r>
        <w:t>Button text to be updated from “Back” to “Back to issuance calendars”.</w:t>
      </w:r>
    </w:p>
  </w:comment>
  <w:comment w:id="261" w:author="Han Xie CHAI (MAS)" w:date="2025-12-11T09:09:00Z" w:initials="HC">
    <w:p w14:paraId="3B797AA8" w14:textId="77777777" w:rsidR="008F06F1" w:rsidRDefault="008F06F1" w:rsidP="008F06F1">
      <w:pPr>
        <w:pStyle w:val="CommentText"/>
        <w:jc w:val="left"/>
      </w:pPr>
      <w:r>
        <w:rPr>
          <w:rStyle w:val="CommentReference"/>
        </w:rPr>
        <w:annotationRef/>
      </w:r>
      <w:r>
        <w:t>As mentioned to Leon, we prefer to keep it as “Back”, so that buttons across OMEGA are consistent and have little variations. Though we do understand the intent as “Back” may not be as clear, we are ok with it.</w:t>
      </w:r>
    </w:p>
  </w:comment>
  <w:comment w:id="262" w:author="Eugene CHEONG from.TOPPAN (MAS)" w:date="2025-12-18T12:29:00Z" w:initials="EC">
    <w:p w14:paraId="4FE79B95" w14:textId="77777777" w:rsidR="00551F99" w:rsidRDefault="00551F99" w:rsidP="00551F99">
      <w:pPr>
        <w:pStyle w:val="CommentText"/>
        <w:jc w:val="left"/>
      </w:pPr>
      <w:r>
        <w:rPr>
          <w:rStyle w:val="CommentReference"/>
        </w:rPr>
        <w:annotationRef/>
      </w:r>
      <w:r>
        <w:t>In this case, no changes to the existing diagram is needed.</w:t>
      </w:r>
    </w:p>
  </w:comment>
  <w:comment w:id="263" w:author="Eugene CHEONG from.TOPPAN (MAS)" w:date="2025-12-02T16:01:00Z" w:initials="EC">
    <w:p w14:paraId="616BC149" w14:textId="2D3137B4" w:rsidR="006D4084" w:rsidRDefault="006D4084" w:rsidP="006D4084">
      <w:pPr>
        <w:pStyle w:val="CommentText"/>
        <w:jc w:val="left"/>
      </w:pPr>
      <w:r>
        <w:rPr>
          <w:rStyle w:val="CommentReference"/>
        </w:rPr>
        <w:annotationRef/>
      </w:r>
      <w:r>
        <w:t>Jasmine: Mockup should be based on row-level editing.</w:t>
      </w:r>
    </w:p>
  </w:comment>
  <w:comment w:id="264" w:author="Eugene CHEONG from.TOPPAN (MAS)" w:date="2025-12-02T16:01:00Z" w:initials="EC">
    <w:p w14:paraId="672DCD9A" w14:textId="77777777" w:rsidR="006D4084" w:rsidRDefault="006D4084" w:rsidP="006D4084">
      <w:pPr>
        <w:pStyle w:val="CommentText"/>
        <w:jc w:val="left"/>
      </w:pPr>
      <w:r>
        <w:rPr>
          <w:rStyle w:val="CommentReference"/>
        </w:rPr>
        <w:annotationRef/>
      </w:r>
      <w:r>
        <w:t>Mockup updated to show row-level editing.</w:t>
      </w:r>
    </w:p>
  </w:comment>
  <w:comment w:id="265" w:author="Akila BALAKRISHNAN from.OPTIMUM (MAS)" w:date="2025-12-04T13:31:00Z" w:initials="ABf(">
    <w:p w14:paraId="04445CE8" w14:textId="77777777" w:rsidR="00705CDB" w:rsidRDefault="00007A69">
      <w:pPr>
        <w:pStyle w:val="CommentText"/>
        <w:jc w:val="left"/>
      </w:pPr>
      <w:r>
        <w:rPr>
          <w:rStyle w:val="CommentReference"/>
        </w:rPr>
        <w:annotationRef/>
      </w:r>
      <w:r w:rsidR="00705CDB">
        <w:t>Re-upload file action button is missing in the table.</w:t>
      </w:r>
    </w:p>
    <w:p w14:paraId="16E6969B" w14:textId="77777777" w:rsidR="00705CDB" w:rsidRDefault="00705CDB" w:rsidP="00051C37">
      <w:pPr>
        <w:pStyle w:val="CommentText"/>
        <w:jc w:val="left"/>
      </w:pPr>
      <w:r>
        <w:t>Fill the rest of the column details for Re-upload file and refer to the right section in Remarks</w:t>
      </w:r>
    </w:p>
  </w:comment>
  <w:comment w:id="266" w:author="Eugene CHEONG from.TOPPAN (MAS)" w:date="2025-12-18T12:31:00Z" w:initials="EC">
    <w:p w14:paraId="0B7A2FA6" w14:textId="77777777" w:rsidR="00551F99" w:rsidRDefault="00551F99" w:rsidP="00551F99">
      <w:pPr>
        <w:pStyle w:val="CommentText"/>
        <w:jc w:val="left"/>
      </w:pPr>
      <w:r>
        <w:rPr>
          <w:rStyle w:val="CommentReference"/>
        </w:rPr>
        <w:annotationRef/>
      </w:r>
      <w:r>
        <w:t>Added in the details.</w:t>
      </w:r>
    </w:p>
  </w:comment>
  <w:comment w:id="267" w:author="Akila BALAKRISHNAN from.OPTIMUM (MAS)" w:date="2025-12-04T13:29:00Z" w:initials="ABf(">
    <w:p w14:paraId="057690C7" w14:textId="285F94F9" w:rsidR="00007A69" w:rsidRDefault="00007A69" w:rsidP="00EB58F9">
      <w:pPr>
        <w:pStyle w:val="CommentText"/>
        <w:jc w:val="left"/>
      </w:pPr>
      <w:r>
        <w:rPr>
          <w:rStyle w:val="CommentReference"/>
        </w:rPr>
        <w:annotationRef/>
      </w:r>
      <w:r>
        <w:t>Don't see a "New" status in 2.5 State Transition Diagram.</w:t>
      </w:r>
    </w:p>
  </w:comment>
  <w:comment w:id="268" w:author="Eugene CHEONG from.TOPPAN (MAS)" w:date="2025-12-18T12:31:00Z" w:initials="EC">
    <w:p w14:paraId="6EF3C75C" w14:textId="77777777" w:rsidR="00551F99" w:rsidRDefault="00551F99" w:rsidP="00551F99">
      <w:pPr>
        <w:pStyle w:val="CommentText"/>
        <w:jc w:val="left"/>
      </w:pPr>
      <w:r>
        <w:rPr>
          <w:rStyle w:val="CommentReference"/>
        </w:rPr>
        <w:annotationRef/>
      </w:r>
      <w:r>
        <w:t>Updated the state transition diagram.</w:t>
      </w:r>
    </w:p>
  </w:comment>
  <w:comment w:id="269" w:author="Sharmaine TAN (MAS)" w:date="2025-11-04T17:01:00Z" w:initials="ST">
    <w:p w14:paraId="567347F2" w14:textId="45C00A66" w:rsidR="00F70B95" w:rsidRDefault="00F70B95" w:rsidP="00BD686B">
      <w:pPr>
        <w:pStyle w:val="CommentText"/>
      </w:pPr>
      <w:r>
        <w:rPr>
          <w:rStyle w:val="CommentReference"/>
        </w:rPr>
        <w:annotationRef/>
      </w:r>
      <w:r>
        <w:t xml:space="preserve">Export selected should allow users to export Issuance calendar at all status </w:t>
      </w:r>
    </w:p>
    <w:p w14:paraId="1F9BF172" w14:textId="77777777" w:rsidR="00F70B95" w:rsidRDefault="00F70B95" w:rsidP="00BD686B">
      <w:pPr>
        <w:pStyle w:val="CommentText"/>
      </w:pPr>
      <w:r>
        <w:t>Note: UI Prototype doesn’t have this button yet.</w:t>
      </w:r>
    </w:p>
  </w:comment>
  <w:comment w:id="270" w:author="Eugene CHEONG from.TOPPAN (MAS)" w:date="2025-11-06T10:08:00Z" w:initials="EC">
    <w:p w14:paraId="3C8A76C9" w14:textId="77777777" w:rsidR="00F70B95" w:rsidRDefault="00F70B95" w:rsidP="00BD686B">
      <w:pPr>
        <w:pStyle w:val="CommentText"/>
      </w:pPr>
      <w:r>
        <w:rPr>
          <w:rStyle w:val="CommentReference"/>
        </w:rPr>
        <w:annotationRef/>
      </w:r>
      <w:r>
        <w:t>This button has been moved from the Issuance Calendar Listing page to the Details page as per UI prototype. This is because the export is primarily for ISIN retrieval and it was not needed as a batch action to simplify the actions available to users.</w:t>
      </w:r>
    </w:p>
  </w:comment>
  <w:comment w:id="276" w:author="Akila BALAKRISHNAN from.OPTIMUM (MAS)" w:date="2025-12-04T13:33:00Z" w:initials="ABf(">
    <w:p w14:paraId="1308A39B" w14:textId="77777777" w:rsidR="00007A69" w:rsidRDefault="00007A69">
      <w:pPr>
        <w:pStyle w:val="CommentText"/>
        <w:jc w:val="left"/>
      </w:pPr>
      <w:r>
        <w:rPr>
          <w:rStyle w:val="CommentReference"/>
        </w:rPr>
        <w:annotationRef/>
      </w:r>
      <w:r>
        <w:t>Will the submission history section shown always or only after the maker submits for approval?</w:t>
      </w:r>
    </w:p>
    <w:p w14:paraId="4D7921C9" w14:textId="77777777" w:rsidR="00007A69" w:rsidRDefault="00007A69">
      <w:pPr>
        <w:pStyle w:val="CommentText"/>
        <w:jc w:val="left"/>
      </w:pPr>
    </w:p>
    <w:p w14:paraId="61FE2438" w14:textId="77777777" w:rsidR="00007A69" w:rsidRDefault="00007A69" w:rsidP="00B4553E">
      <w:pPr>
        <w:pStyle w:val="CommentText"/>
        <w:jc w:val="left"/>
      </w:pPr>
      <w:r>
        <w:t>I don’t see this section in the wireframe.</w:t>
      </w:r>
    </w:p>
  </w:comment>
  <w:comment w:id="277" w:author="Eugene CHEONG from.TOPPAN (MAS)" w:date="2025-12-22T11:19:00Z" w:initials="EC">
    <w:p w14:paraId="662C08BE" w14:textId="77777777" w:rsidR="00E96DE6" w:rsidRDefault="00E96DE6" w:rsidP="00E96DE6">
      <w:pPr>
        <w:pStyle w:val="CommentText"/>
        <w:jc w:val="left"/>
      </w:pPr>
      <w:r>
        <w:rPr>
          <w:rStyle w:val="CommentReference"/>
        </w:rPr>
        <w:annotationRef/>
      </w:r>
      <w:r>
        <w:t>I have added the conditions which the Submission History can be seen. The wireframe is showing the issuance calendar under “New” status, which do not have the Submission History section as there are no records available inside at the stage of the process.</w:t>
      </w:r>
    </w:p>
  </w:comment>
  <w:comment w:id="278" w:author="Akila BALAKRISHNAN from.OPTIMUM (MAS)" w:date="2025-12-26T11:44:00Z" w:initials="AB">
    <w:p w14:paraId="59861534" w14:textId="77777777" w:rsidR="00444399" w:rsidRDefault="00444399" w:rsidP="00444399">
      <w:pPr>
        <w:pStyle w:val="CommentText"/>
        <w:jc w:val="left"/>
      </w:pPr>
      <w:r>
        <w:rPr>
          <w:rStyle w:val="CommentReference"/>
        </w:rPr>
        <w:annotationRef/>
      </w:r>
      <w:r>
        <w:t>Noted. This behaviour should be same for all modules. To include this condition in the corresponding FSD or in common functions.</w:t>
      </w:r>
    </w:p>
  </w:comment>
  <w:comment w:id="289" w:author="Akila BALAKRISHNAN from.OPTIMUM (MAS)" w:date="2025-12-08T17:45:00Z" w:initials="ABf(">
    <w:p w14:paraId="78183A57" w14:textId="02D9D558" w:rsidR="006830CD" w:rsidRDefault="006830CD" w:rsidP="000A3CBA">
      <w:pPr>
        <w:pStyle w:val="CommentText"/>
        <w:jc w:val="left"/>
      </w:pPr>
      <w:r>
        <w:rPr>
          <w:rStyle w:val="CommentReference"/>
        </w:rPr>
        <w:annotationRef/>
      </w:r>
      <w:r>
        <w:t>All validations are listed under the "View issuance calendar" use case.</w:t>
      </w:r>
      <w:r>
        <w:br/>
        <w:t>Should this be under the "Create issuance calendar" use case?</w:t>
      </w:r>
    </w:p>
  </w:comment>
  <w:comment w:id="290" w:author="Akila BALAKRISHNAN from.OPTIMUM (MAS)" w:date="2025-12-11T11:16:00Z" w:initials="ABf(">
    <w:p w14:paraId="17B0A36A" w14:textId="77777777" w:rsidR="002B0677" w:rsidRDefault="002B0677">
      <w:pPr>
        <w:pStyle w:val="CommentText"/>
        <w:jc w:val="left"/>
      </w:pPr>
      <w:r>
        <w:rPr>
          <w:rStyle w:val="CommentReference"/>
        </w:rPr>
        <w:annotationRef/>
      </w:r>
      <w:r>
        <w:t>In "Create issuance calendar" use case added reference link to refer to this section. No change required on this.</w:t>
      </w:r>
    </w:p>
    <w:p w14:paraId="6E79C8A3" w14:textId="77777777" w:rsidR="002B0677" w:rsidRDefault="002B0677">
      <w:pPr>
        <w:pStyle w:val="CommentText"/>
        <w:jc w:val="left"/>
      </w:pPr>
    </w:p>
    <w:p w14:paraId="5112F8B8" w14:textId="77777777" w:rsidR="002B0677" w:rsidRDefault="002B0677">
      <w:pPr>
        <w:pStyle w:val="CommentText"/>
        <w:jc w:val="left"/>
      </w:pPr>
      <w:r>
        <w:t>@TECQ - Please take note to order the use cases in future FSD -  Create use case should be first and then View, so that the validations are covered under Create use case.</w:t>
      </w:r>
    </w:p>
    <w:p w14:paraId="5FDC8D13" w14:textId="77777777" w:rsidR="002B0677" w:rsidRDefault="002B0677">
      <w:pPr>
        <w:pStyle w:val="CommentText"/>
        <w:jc w:val="left"/>
      </w:pPr>
    </w:p>
    <w:p w14:paraId="0B5DCC4E" w14:textId="77777777" w:rsidR="002B0677" w:rsidRDefault="002B0677" w:rsidP="00065C87">
      <w:pPr>
        <w:pStyle w:val="CommentText"/>
        <w:jc w:val="left"/>
      </w:pPr>
      <w:r>
        <w:t>Can close the comment if ok.</w:t>
      </w:r>
    </w:p>
  </w:comment>
  <w:comment w:id="291" w:author="Eugene CHEONG from.TOPPAN (MAS)" w:date="2025-12-18T12:33:00Z" w:initials="EC">
    <w:p w14:paraId="482EA8E2" w14:textId="77777777" w:rsidR="00551F99" w:rsidRDefault="00551F99" w:rsidP="00551F99">
      <w:pPr>
        <w:pStyle w:val="CommentText"/>
        <w:jc w:val="left"/>
      </w:pPr>
      <w:r>
        <w:rPr>
          <w:rStyle w:val="CommentReference"/>
        </w:rPr>
        <w:annotationRef/>
      </w:r>
      <w:r>
        <w:t>Noted on this - will apply this structure for subsequent FSDs. After discussing with Christian, this likely only applies to Issuance Calendar and Announcement FSDs only.</w:t>
      </w:r>
    </w:p>
  </w:comment>
  <w:comment w:id="292" w:author="Akila BALAKRISHNAN from.OPTIMUM (MAS)" w:date="2026-01-09T17:55:00Z" w:initials="AB">
    <w:p w14:paraId="2CAF7CEB" w14:textId="77777777" w:rsidR="00935E7A" w:rsidRDefault="00433B72" w:rsidP="00935E7A">
      <w:pPr>
        <w:pStyle w:val="CommentText"/>
        <w:jc w:val="left"/>
      </w:pPr>
      <w:r>
        <w:rPr>
          <w:rStyle w:val="CommentReference"/>
        </w:rPr>
        <w:annotationRef/>
      </w:r>
      <w:r w:rsidR="00935E7A">
        <w:t>@TECQ - We can standardise to just using “TBA” everywhere.</w:t>
      </w:r>
    </w:p>
    <w:p w14:paraId="63581A10" w14:textId="77777777" w:rsidR="00935E7A" w:rsidRDefault="00935E7A" w:rsidP="00935E7A">
      <w:pPr>
        <w:pStyle w:val="CommentText"/>
        <w:jc w:val="left"/>
      </w:pPr>
      <w:r>
        <w:t>Can remove “TBC” from the FSD.</w:t>
      </w:r>
    </w:p>
    <w:p w14:paraId="5054EBD8" w14:textId="77777777" w:rsidR="00935E7A" w:rsidRDefault="00935E7A" w:rsidP="00935E7A">
      <w:pPr>
        <w:pStyle w:val="CommentText"/>
        <w:jc w:val="left"/>
      </w:pPr>
      <w:r>
        <w:t>Same applies for mini-auction and syndication.</w:t>
      </w:r>
    </w:p>
  </w:comment>
  <w:comment w:id="293" w:author="Han Xie CHAI (MAS)" w:date="2026-01-12T16:03:00Z" w:initials="HC">
    <w:p w14:paraId="6096DBA7" w14:textId="77777777" w:rsidR="00305C96" w:rsidRDefault="00305C96" w:rsidP="00305C96">
      <w:pPr>
        <w:pStyle w:val="CommentText"/>
        <w:jc w:val="left"/>
      </w:pPr>
      <w:r>
        <w:rPr>
          <w:rStyle w:val="CommentReference"/>
        </w:rPr>
        <w:annotationRef/>
      </w:r>
      <w:r>
        <w:t>[Placeholder] We should ensure consistency of the fields, validations, remarks across all FSDs (e.g., with announcement).</w:t>
      </w:r>
    </w:p>
  </w:comment>
  <w:comment w:id="306" w:author="Jasmine WL TEO (MAS)" w:date="2026-01-05T17:54:00Z" w:initials="JT">
    <w:p w14:paraId="14742EEB" w14:textId="1411A48D" w:rsidR="00687029" w:rsidRDefault="00687029" w:rsidP="00687029">
      <w:pPr>
        <w:pStyle w:val="CommentText"/>
        <w:jc w:val="left"/>
      </w:pPr>
      <w:r>
        <w:rPr>
          <w:rStyle w:val="CommentReference"/>
        </w:rPr>
        <w:annotationRef/>
      </w:r>
      <w:r>
        <w:t>It is possible for 12 wk to be settled on Friday and 4wk the following Monday… but the announcement and auction dates should be the same. Can TECQ think about how to implement this validation?</w:t>
      </w:r>
    </w:p>
  </w:comment>
  <w:comment w:id="307" w:author="Jasmine WL TEO (MAS)" w:date="2026-01-05T17:45:00Z" w:initials="JT">
    <w:p w14:paraId="41CB9EFB" w14:textId="77777777" w:rsidR="00857F2E" w:rsidRDefault="00721295" w:rsidP="00857F2E">
      <w:pPr>
        <w:pStyle w:val="CommentText"/>
        <w:jc w:val="left"/>
      </w:pPr>
      <w:r>
        <w:rPr>
          <w:rStyle w:val="CommentReference"/>
        </w:rPr>
        <w:annotationRef/>
      </w:r>
      <w:r w:rsidR="00857F2E">
        <w:t>@MDD, under what scenario where  announcement and auction date will be a non-business day? Should we keep this as a soft validation to be safe or move it to a hard validation?</w:t>
      </w:r>
    </w:p>
  </w:comment>
  <w:comment w:id="308" w:author="Han Xie CHAI (MAS)" w:date="2026-01-06T15:58:00Z" w:initials="HC">
    <w:p w14:paraId="5245C5CD" w14:textId="77777777" w:rsidR="0040091A" w:rsidRDefault="0040091A" w:rsidP="0040091A">
      <w:pPr>
        <w:pStyle w:val="CommentText"/>
        <w:jc w:val="left"/>
      </w:pPr>
      <w:r>
        <w:rPr>
          <w:rStyle w:val="CommentReference"/>
        </w:rPr>
        <w:annotationRef/>
      </w:r>
      <w:r>
        <w:t>As discussed, we do not have a strong preference for either, so let’s keep it as soft.</w:t>
      </w:r>
    </w:p>
  </w:comment>
  <w:comment w:id="311" w:author="Eugene CHEONG from.TOPPAN (MAS)" w:date="2025-12-31T09:23:00Z" w:initials="EC">
    <w:p w14:paraId="12E20652" w14:textId="77777777" w:rsidR="00305C96" w:rsidRDefault="00305C96" w:rsidP="00305C96">
      <w:pPr>
        <w:pStyle w:val="CommentText"/>
        <w:jc w:val="left"/>
      </w:pPr>
      <w:r>
        <w:rPr>
          <w:rStyle w:val="CommentReference"/>
        </w:rPr>
        <w:annotationRef/>
      </w:r>
      <w:r>
        <w:t>@Akila, based on your comments on Teams, I have instead referenced the parameter settings in this manner. If this is ok, please resolve this comment.</w:t>
      </w:r>
    </w:p>
  </w:comment>
  <w:comment w:id="312" w:author="Akila BALAKRISHNAN from.OPTIMUM (MAS)" w:date="2026-01-06T10:30:00Z" w:initials="AB">
    <w:p w14:paraId="04193635" w14:textId="77777777" w:rsidR="00305C96" w:rsidRDefault="00305C96" w:rsidP="00305C96">
      <w:pPr>
        <w:pStyle w:val="CommentText"/>
        <w:jc w:val="left"/>
      </w:pPr>
      <w:r>
        <w:rPr>
          <w:rStyle w:val="CommentReference"/>
        </w:rPr>
        <w:annotationRef/>
      </w:r>
      <w:r>
        <w:t>The correct parameter setting field name should be added here.</w:t>
      </w:r>
    </w:p>
    <w:p w14:paraId="56414E7E" w14:textId="77777777" w:rsidR="00305C96" w:rsidRDefault="00305C96" w:rsidP="00305C96">
      <w:pPr>
        <w:pStyle w:val="CommentText"/>
        <w:jc w:val="left"/>
      </w:pPr>
      <w:r>
        <w:t xml:space="preserve">Also SSB should be validated as we have the param settings defined for SSB allotment date. </w:t>
      </w:r>
    </w:p>
  </w:comment>
  <w:comment w:id="323" w:author="Han Xie CHAI (MAS)" w:date="2025-12-31T10:05:00Z" w:initials="HC">
    <w:p w14:paraId="1ADAC3A5" w14:textId="77777777" w:rsidR="00C402CF" w:rsidRDefault="00704451" w:rsidP="00C402CF">
      <w:pPr>
        <w:pStyle w:val="CommentText"/>
        <w:jc w:val="left"/>
      </w:pPr>
      <w:r>
        <w:rPr>
          <w:rStyle w:val="CommentReference"/>
        </w:rPr>
        <w:annotationRef/>
      </w:r>
      <w:r w:rsidR="00C402CF">
        <w:t>Since this is configurable, should we end at “...tenor.”? These configurations could be changed subsequently.</w:t>
      </w:r>
    </w:p>
  </w:comment>
  <w:comment w:id="334" w:author="Jasmine WL TEO (MAS)" w:date="2025-12-09T17:30:00Z" w:initials="JT">
    <w:p w14:paraId="76A500E8" w14:textId="0F30FD5C" w:rsidR="00E96DE6" w:rsidRDefault="00E96DE6" w:rsidP="00E96DE6">
      <w:pPr>
        <w:pStyle w:val="CommentText"/>
        <w:jc w:val="left"/>
      </w:pPr>
      <w:r>
        <w:rPr>
          <w:rStyle w:val="CommentReference"/>
        </w:rPr>
        <w:annotationRef/>
      </w:r>
      <w:r>
        <w:t>Please confirm that the error message will be displayed below the field.</w:t>
      </w:r>
    </w:p>
  </w:comment>
  <w:comment w:id="335" w:author="Eugene CHEONG from.TOPPAN (MAS)" w:date="2025-12-22T11:25:00Z" w:initials="EC">
    <w:p w14:paraId="4347E31B" w14:textId="77777777" w:rsidR="00E96DE6" w:rsidRDefault="00E96DE6" w:rsidP="00E96DE6">
      <w:pPr>
        <w:pStyle w:val="CommentText"/>
        <w:jc w:val="left"/>
      </w:pPr>
      <w:r>
        <w:rPr>
          <w:rStyle w:val="CommentReference"/>
        </w:rPr>
        <w:annotationRef/>
      </w:r>
      <w:r>
        <w:t>Yes, error messages will be displayed below the field.</w:t>
      </w:r>
    </w:p>
  </w:comment>
  <w:comment w:id="338" w:author="Han Xie CHAI (MAS)" w:date="2026-01-12T16:02:00Z" w:initials="HC">
    <w:p w14:paraId="628E3CFE" w14:textId="77777777" w:rsidR="00305C96" w:rsidRDefault="00305C96" w:rsidP="00305C96">
      <w:pPr>
        <w:pStyle w:val="CommentText"/>
        <w:jc w:val="left"/>
      </w:pPr>
      <w:r>
        <w:rPr>
          <w:rStyle w:val="CommentReference"/>
        </w:rPr>
        <w:annotationRef/>
      </w:r>
      <w:r>
        <w:t>Copied from the announcement FSD</w:t>
      </w:r>
    </w:p>
  </w:comment>
  <w:comment w:id="372" w:author="Eugene CHEONG from.TOPPAN (MAS)" w:date="2025-12-02T16:18:00Z" w:initials="EC">
    <w:p w14:paraId="108654D6" w14:textId="77777777" w:rsidR="00305C96" w:rsidRDefault="00305C96" w:rsidP="00305C96">
      <w:pPr>
        <w:pStyle w:val="CommentText"/>
        <w:jc w:val="left"/>
      </w:pPr>
      <w:r>
        <w:rPr>
          <w:rStyle w:val="CommentReference"/>
        </w:rPr>
        <w:annotationRef/>
      </w:r>
      <w:r>
        <w:t>Han Xie: We may not need Z for a soft validation.</w:t>
      </w:r>
    </w:p>
  </w:comment>
  <w:comment w:id="373" w:author="Eugene CHEONG from.TOPPAN (MAS)" w:date="2025-12-02T16:19:00Z" w:initials="EC">
    <w:p w14:paraId="0C714879" w14:textId="77777777" w:rsidR="00305C96" w:rsidRDefault="00305C96" w:rsidP="00305C96">
      <w:pPr>
        <w:pStyle w:val="CommentText"/>
        <w:jc w:val="left"/>
      </w:pPr>
      <w:r>
        <w:rPr>
          <w:rStyle w:val="CommentReference"/>
        </w:rPr>
        <w:annotationRef/>
      </w:r>
      <w:r>
        <w:t>If not required, suggest to remove as Z is a strict criteria which may result in more warnings being displayed.</w:t>
      </w:r>
    </w:p>
  </w:comment>
  <w:comment w:id="374" w:author="Han Xie CHAI (MAS)" w:date="2025-12-11T10:54:00Z" w:initials="HC">
    <w:p w14:paraId="70F5FC4E" w14:textId="77777777" w:rsidR="00305C96" w:rsidRDefault="00305C96" w:rsidP="00305C96">
      <w:pPr>
        <w:pStyle w:val="CommentText"/>
        <w:jc w:val="left"/>
      </w:pPr>
      <w:r>
        <w:rPr>
          <w:rStyle w:val="CommentReference"/>
        </w:rPr>
        <w:annotationRef/>
      </w:r>
      <w:r>
        <w:t>Given that Zs are already generated by the algorithm and the need to adjust Z compared to day of week is much much lesser, there is not much value in validating Z again.</w:t>
      </w:r>
    </w:p>
  </w:comment>
  <w:comment w:id="375" w:author="Eugene CHEONG from.TOPPAN (MAS)" w:date="2025-12-18T13:49:00Z" w:initials="EC">
    <w:p w14:paraId="27DD3EF0" w14:textId="77777777" w:rsidR="00305C96" w:rsidRDefault="00305C96" w:rsidP="00305C96">
      <w:pPr>
        <w:pStyle w:val="CommentText"/>
        <w:jc w:val="left"/>
      </w:pPr>
      <w:r>
        <w:rPr>
          <w:rStyle w:val="CommentReference"/>
        </w:rPr>
        <w:annotationRef/>
      </w:r>
      <w:r>
        <w:t>In that case, we do not validate for Z anymore.</w:t>
      </w:r>
    </w:p>
  </w:comment>
  <w:comment w:id="394" w:author="Eugene CHEONG from.TOPPAN (MAS)" w:date="2025-12-02T16:18:00Z" w:initials="EC">
    <w:p w14:paraId="3A4FEEDB" w14:textId="61A35303" w:rsidR="002A4108" w:rsidRDefault="002A4108" w:rsidP="002A4108">
      <w:pPr>
        <w:pStyle w:val="CommentText"/>
        <w:jc w:val="left"/>
      </w:pPr>
      <w:r>
        <w:rPr>
          <w:rStyle w:val="CommentReference"/>
        </w:rPr>
        <w:annotationRef/>
      </w:r>
      <w:r>
        <w:t>Han Xie: We may not need Z for a soft validation.</w:t>
      </w:r>
    </w:p>
  </w:comment>
  <w:comment w:id="395" w:author="Eugene CHEONG from.TOPPAN (MAS)" w:date="2025-12-02T16:19:00Z" w:initials="EC">
    <w:p w14:paraId="17C41F7E" w14:textId="77777777" w:rsidR="002A4108" w:rsidRDefault="002A4108" w:rsidP="002A4108">
      <w:pPr>
        <w:pStyle w:val="CommentText"/>
        <w:jc w:val="left"/>
      </w:pPr>
      <w:r>
        <w:rPr>
          <w:rStyle w:val="CommentReference"/>
        </w:rPr>
        <w:annotationRef/>
      </w:r>
      <w:r>
        <w:t>If not required, suggest to remove as Z is a strict criteria which may result in more warnings being displayed.</w:t>
      </w:r>
    </w:p>
  </w:comment>
  <w:comment w:id="396" w:author="Han Xie CHAI (MAS)" w:date="2025-12-11T10:54:00Z" w:initials="HC">
    <w:p w14:paraId="06844350" w14:textId="77777777" w:rsidR="006E6BAB" w:rsidRDefault="006E6BAB" w:rsidP="006E6BAB">
      <w:pPr>
        <w:pStyle w:val="CommentText"/>
        <w:jc w:val="left"/>
      </w:pPr>
      <w:r>
        <w:rPr>
          <w:rStyle w:val="CommentReference"/>
        </w:rPr>
        <w:annotationRef/>
      </w:r>
      <w:r>
        <w:t>Given that Zs are already generated by the algorithm and the need to adjust Z compared to day of week is much much lesser, there is not much value in validating Z again.</w:t>
      </w:r>
    </w:p>
  </w:comment>
  <w:comment w:id="397" w:author="Eugene CHEONG from.TOPPAN (MAS)" w:date="2025-12-18T13:49:00Z" w:initials="EC">
    <w:p w14:paraId="2D841457" w14:textId="77777777" w:rsidR="00D17D0D" w:rsidRDefault="00D17D0D" w:rsidP="00D17D0D">
      <w:pPr>
        <w:pStyle w:val="CommentText"/>
        <w:jc w:val="left"/>
      </w:pPr>
      <w:r>
        <w:rPr>
          <w:rStyle w:val="CommentReference"/>
        </w:rPr>
        <w:annotationRef/>
      </w:r>
      <w:r>
        <w:t>In that case, we do not validate for Z anymore.</w:t>
      </w:r>
    </w:p>
  </w:comment>
  <w:comment w:id="413" w:author="Jasmine WL TEO (MAS)" w:date="2025-12-09T17:35:00Z" w:initials="JT">
    <w:p w14:paraId="7FA34D9C" w14:textId="2426C7E1" w:rsidR="00B036FE" w:rsidRDefault="009444D6" w:rsidP="00B036FE">
      <w:pPr>
        <w:pStyle w:val="CommentText"/>
        <w:jc w:val="left"/>
      </w:pPr>
      <w:r>
        <w:rPr>
          <w:rStyle w:val="CommentReference"/>
        </w:rPr>
        <w:annotationRef/>
      </w:r>
      <w:r w:rsidR="00B036FE">
        <w:t xml:space="preserve">Depending on how the issuance calendar is generated. If the issue date is generated first before the maturity date, then there should be a check for MAS bills that the maturity date should not fall on a PH. </w:t>
      </w:r>
    </w:p>
  </w:comment>
  <w:comment w:id="414" w:author="Eugene CHEONG from.TOPPAN (MAS)" w:date="2025-12-19T17:42:00Z" w:initials="EC">
    <w:p w14:paraId="641FE61E" w14:textId="77777777" w:rsidR="00C54114" w:rsidRDefault="0010631D" w:rsidP="00C54114">
      <w:pPr>
        <w:pStyle w:val="CommentText"/>
        <w:jc w:val="left"/>
      </w:pPr>
      <w:r>
        <w:rPr>
          <w:rStyle w:val="CommentReference"/>
        </w:rPr>
        <w:annotationRef/>
      </w:r>
      <w:r w:rsidR="00C54114">
        <w:t>We are generating the issue date first before the maturity date. I have added this validation.</w:t>
      </w:r>
    </w:p>
  </w:comment>
  <w:comment w:id="416" w:author="Akila BALAKRISHNAN from.OPTIMUM (MAS)" w:date="2025-12-29T18:44:00Z" w:initials="AB">
    <w:p w14:paraId="133E88D9" w14:textId="77777777" w:rsidR="00A600F5" w:rsidRDefault="00A600F5" w:rsidP="00A600F5">
      <w:pPr>
        <w:pStyle w:val="CommentText"/>
        <w:jc w:val="left"/>
      </w:pPr>
      <w:r>
        <w:rPr>
          <w:rStyle w:val="CommentReference"/>
        </w:rPr>
        <w:annotationRef/>
      </w:r>
      <w:r>
        <w:t xml:space="preserve">@MDD - should this be a hard validation? </w:t>
      </w:r>
    </w:p>
    <w:p w14:paraId="6114AB9F" w14:textId="77777777" w:rsidR="00A600F5" w:rsidRDefault="00A600F5" w:rsidP="00A600F5">
      <w:pPr>
        <w:pStyle w:val="CommentText"/>
        <w:jc w:val="left"/>
      </w:pPr>
      <w:r>
        <w:t>Because the re-open security maturity date must be same as the maturity date of the original issue.</w:t>
      </w:r>
    </w:p>
    <w:p w14:paraId="7108D4D7" w14:textId="77777777" w:rsidR="00A600F5" w:rsidRDefault="00A600F5" w:rsidP="00A600F5">
      <w:pPr>
        <w:pStyle w:val="CommentText"/>
        <w:jc w:val="left"/>
      </w:pPr>
    </w:p>
    <w:p w14:paraId="7ADA3363" w14:textId="77777777" w:rsidR="00A600F5" w:rsidRDefault="00A600F5" w:rsidP="00A600F5">
      <w:pPr>
        <w:pStyle w:val="CommentText"/>
        <w:jc w:val="left"/>
      </w:pPr>
      <w:r>
        <w:t>Same applies for mini-auction and syndication too.</w:t>
      </w:r>
    </w:p>
  </w:comment>
  <w:comment w:id="417" w:author="Jasmine WL TEO (MAS)" w:date="2026-01-02T10:45:00Z" w:initials="JT">
    <w:p w14:paraId="1FF263C3" w14:textId="77777777" w:rsidR="00A600F5" w:rsidRDefault="00A600F5" w:rsidP="00A600F5">
      <w:pPr>
        <w:pStyle w:val="CommentText"/>
        <w:jc w:val="left"/>
      </w:pPr>
      <w:r>
        <w:rPr>
          <w:rStyle w:val="CommentReference"/>
        </w:rPr>
        <w:annotationRef/>
      </w:r>
      <w:r>
        <w:t>Yes. This should be a hard validation</w:t>
      </w:r>
    </w:p>
  </w:comment>
  <w:comment w:id="418" w:author="Akila BALAKRISHNAN from.OPTIMUM (MAS)" w:date="2026-01-05T13:47:00Z" w:initials="AB">
    <w:p w14:paraId="6C605333" w14:textId="77777777" w:rsidR="00A600F5" w:rsidRDefault="00A600F5" w:rsidP="00A600F5">
      <w:pPr>
        <w:pStyle w:val="CommentText"/>
        <w:jc w:val="left"/>
      </w:pPr>
      <w:r>
        <w:rPr>
          <w:rStyle w:val="CommentReference"/>
        </w:rPr>
        <w:annotationRef/>
      </w:r>
      <w:r>
        <w:t>Moved to hard validation.</w:t>
      </w:r>
    </w:p>
    <w:p w14:paraId="4664AE5C" w14:textId="77777777" w:rsidR="00A600F5" w:rsidRDefault="00A600F5" w:rsidP="00A600F5">
      <w:pPr>
        <w:pStyle w:val="CommentText"/>
        <w:jc w:val="left"/>
      </w:pPr>
    </w:p>
    <w:p w14:paraId="788B81C0" w14:textId="77777777" w:rsidR="00A600F5" w:rsidRDefault="00A600F5" w:rsidP="00A600F5">
      <w:pPr>
        <w:pStyle w:val="CommentText"/>
        <w:jc w:val="left"/>
      </w:pPr>
      <w:r>
        <w:t>@TECQ - To take note.</w:t>
      </w:r>
    </w:p>
  </w:comment>
  <w:comment w:id="422" w:author="Akila BALAKRISHNAN from.OPTIMUM (MAS)" w:date="2025-12-29T18:44:00Z" w:initials="AB">
    <w:p w14:paraId="10E3CCF1" w14:textId="51174C6E" w:rsidR="0047172F" w:rsidRDefault="0047172F" w:rsidP="0047172F">
      <w:pPr>
        <w:pStyle w:val="CommentText"/>
        <w:jc w:val="left"/>
      </w:pPr>
      <w:r>
        <w:rPr>
          <w:rStyle w:val="CommentReference"/>
        </w:rPr>
        <w:annotationRef/>
      </w:r>
      <w:r>
        <w:t xml:space="preserve">@MDD - should this be a hard validation? </w:t>
      </w:r>
    </w:p>
    <w:p w14:paraId="0E39FF9D" w14:textId="77777777" w:rsidR="0047172F" w:rsidRDefault="0047172F" w:rsidP="0047172F">
      <w:pPr>
        <w:pStyle w:val="CommentText"/>
        <w:jc w:val="left"/>
      </w:pPr>
      <w:r>
        <w:t>Because the re-open security maturity date must be same as the maturity date of the original issue.</w:t>
      </w:r>
    </w:p>
    <w:p w14:paraId="620FD724" w14:textId="77777777" w:rsidR="0047172F" w:rsidRDefault="0047172F" w:rsidP="0047172F">
      <w:pPr>
        <w:pStyle w:val="CommentText"/>
        <w:jc w:val="left"/>
      </w:pPr>
    </w:p>
    <w:p w14:paraId="74D85FC6" w14:textId="77777777" w:rsidR="0047172F" w:rsidRDefault="0047172F" w:rsidP="0047172F">
      <w:pPr>
        <w:pStyle w:val="CommentText"/>
        <w:jc w:val="left"/>
      </w:pPr>
      <w:r>
        <w:t>Same applies for mini-auction and syndication too.</w:t>
      </w:r>
    </w:p>
  </w:comment>
  <w:comment w:id="423" w:author="Jasmine WL TEO (MAS)" w:date="2026-01-02T10:45:00Z" w:initials="JT">
    <w:p w14:paraId="0577830E" w14:textId="77777777" w:rsidR="00C75BB6" w:rsidRDefault="00C75BB6" w:rsidP="00C75BB6">
      <w:pPr>
        <w:pStyle w:val="CommentText"/>
        <w:jc w:val="left"/>
      </w:pPr>
      <w:r>
        <w:rPr>
          <w:rStyle w:val="CommentReference"/>
        </w:rPr>
        <w:annotationRef/>
      </w:r>
      <w:r>
        <w:t>Yes. This should be a hard validation</w:t>
      </w:r>
    </w:p>
  </w:comment>
  <w:comment w:id="447" w:author="Eugene CHEONG from.TOPPAN (MAS)" w:date="2025-12-02T16:14:00Z" w:initials="EC">
    <w:p w14:paraId="217939E0" w14:textId="412F0706" w:rsidR="00031650" w:rsidRDefault="00031650" w:rsidP="00031650">
      <w:pPr>
        <w:pStyle w:val="CommentText"/>
        <w:jc w:val="left"/>
      </w:pPr>
      <w:r>
        <w:rPr>
          <w:rStyle w:val="CommentReference"/>
        </w:rPr>
        <w:annotationRef/>
      </w:r>
      <w:r>
        <w:t>What are the initial tenors available for CMTBs?</w:t>
      </w:r>
    </w:p>
  </w:comment>
  <w:comment w:id="448" w:author="Han Xie CHAI (MAS)" w:date="2025-12-09T10:35:00Z" w:initials="HC">
    <w:p w14:paraId="1C7CB4C0" w14:textId="77777777" w:rsidR="00570344" w:rsidRDefault="00113496" w:rsidP="00570344">
      <w:pPr>
        <w:pStyle w:val="CommentText"/>
        <w:jc w:val="left"/>
      </w:pPr>
      <w:r>
        <w:rPr>
          <w:rStyle w:val="CommentReference"/>
        </w:rPr>
        <w:annotationRef/>
      </w:r>
      <w:r w:rsidR="00570344">
        <w:rPr>
          <w:color w:val="4A4A4A"/>
          <w:highlight w:val="white"/>
        </w:rPr>
        <w:t>There is no fixed tenor for CMTBs, it can be any tenor under 6 months. The only time that we had a trial issuance was in 2024 and it was for 7-days. For CMTB, the tenor can be auto calculated in days based on issue and maturity date.</w:t>
      </w:r>
    </w:p>
  </w:comment>
  <w:comment w:id="449" w:author="Eugene CHEONG from.TOPPAN (MAS)" w:date="2025-12-19T17:43:00Z" w:initials="EC">
    <w:p w14:paraId="5D257C60" w14:textId="77777777" w:rsidR="0010631D" w:rsidRDefault="0010631D" w:rsidP="0010631D">
      <w:pPr>
        <w:pStyle w:val="CommentText"/>
        <w:jc w:val="left"/>
      </w:pPr>
      <w:r>
        <w:rPr>
          <w:rStyle w:val="CommentReference"/>
        </w:rPr>
        <w:annotationRef/>
      </w:r>
      <w:r>
        <w:t>I have added the 7-day as an initial value that users can select for CMTBs.</w:t>
      </w:r>
    </w:p>
  </w:comment>
  <w:comment w:id="453" w:author="Akila BALAKRISHNAN from.OPTIMUM (MAS)" w:date="2025-12-05T13:56:00Z" w:initials="ABf(">
    <w:p w14:paraId="2551BB9C" w14:textId="7F1A044B" w:rsidR="00110A24" w:rsidRDefault="00110A24" w:rsidP="00DF659D">
      <w:pPr>
        <w:pStyle w:val="CommentText"/>
        <w:jc w:val="left"/>
      </w:pPr>
      <w:r>
        <w:rPr>
          <w:rStyle w:val="CommentReference"/>
        </w:rPr>
        <w:annotationRef/>
      </w:r>
      <w:r>
        <w:t>Will it be available in the backend for SSBs or not?</w:t>
      </w:r>
      <w:r>
        <w:br/>
        <w:t>Since the tenor has to be displayed in the SSB announcement.</w:t>
      </w:r>
    </w:p>
  </w:comment>
  <w:comment w:id="454" w:author="Jasmine WL TEO (MAS)" w:date="2025-12-09T17:38:00Z" w:initials="JT">
    <w:p w14:paraId="3F5A841F" w14:textId="77777777" w:rsidR="00BD1C8A" w:rsidRDefault="009444D6" w:rsidP="00BD1C8A">
      <w:pPr>
        <w:pStyle w:val="CommentText"/>
        <w:jc w:val="left"/>
      </w:pPr>
      <w:r>
        <w:rPr>
          <w:rStyle w:val="CommentReference"/>
        </w:rPr>
        <w:annotationRef/>
      </w:r>
      <w:r w:rsidR="00BD1C8A">
        <w:t>I have the same thought. We can either show the tenor but default it to 10-year. Is it in a configuration page where the tenor for ssb is set to 10 yr? Very strange that it is stated as not visible for ssb but there is a default option for ssb as 10-year.</w:t>
      </w:r>
    </w:p>
  </w:comment>
  <w:comment w:id="455" w:author="Akila BALAKRISHNAN from.OPTIMUM (MAS)" w:date="2025-12-11T11:02:00Z" w:initials="ABf(">
    <w:p w14:paraId="05E9F3C2" w14:textId="77777777" w:rsidR="00705CDB" w:rsidRDefault="00FC004F">
      <w:pPr>
        <w:pStyle w:val="CommentText"/>
        <w:jc w:val="left"/>
      </w:pPr>
      <w:r>
        <w:rPr>
          <w:rStyle w:val="CommentReference"/>
        </w:rPr>
        <w:annotationRef/>
      </w:r>
      <w:r w:rsidR="00705CDB">
        <w:t>I have strikethrough this statement.</w:t>
      </w:r>
      <w:r w:rsidR="00705CDB">
        <w:br/>
        <w:t>We can display the Tenor field for SSB and to be consistent with the download file template.</w:t>
      </w:r>
    </w:p>
    <w:p w14:paraId="7B391378" w14:textId="77777777" w:rsidR="00705CDB" w:rsidRDefault="00705CDB">
      <w:pPr>
        <w:pStyle w:val="CommentText"/>
        <w:jc w:val="left"/>
      </w:pPr>
    </w:p>
    <w:p w14:paraId="7B0FFC29" w14:textId="77777777" w:rsidR="00705CDB" w:rsidRDefault="00705CDB" w:rsidP="007A73E1">
      <w:pPr>
        <w:pStyle w:val="CommentText"/>
        <w:jc w:val="left"/>
      </w:pPr>
      <w:r>
        <w:t>@TECQ - If ok, please remove the strikethrough and close this comment.</w:t>
      </w:r>
    </w:p>
  </w:comment>
  <w:comment w:id="456" w:author="Eugene CHEONG from.TOPPAN (MAS)" w:date="2025-12-18T13:50:00Z" w:initials="EC">
    <w:p w14:paraId="6C646B70" w14:textId="77777777" w:rsidR="0059391E" w:rsidRDefault="0059391E" w:rsidP="0059391E">
      <w:pPr>
        <w:pStyle w:val="CommentText"/>
        <w:jc w:val="left"/>
      </w:pPr>
      <w:r>
        <w:rPr>
          <w:rStyle w:val="CommentReference"/>
        </w:rPr>
        <w:annotationRef/>
      </w:r>
      <w:r>
        <w:t>OK. Removed strikethrough and closed comment.</w:t>
      </w:r>
    </w:p>
  </w:comment>
  <w:comment w:id="451" w:author="Han Xie CHAI (MAS)" w:date="2026-01-12T16:20:00Z" w:initials="HC">
    <w:p w14:paraId="4D3E8ECD" w14:textId="77777777" w:rsidR="003837AD" w:rsidRDefault="003837AD" w:rsidP="003837AD">
      <w:pPr>
        <w:pStyle w:val="CommentText"/>
        <w:jc w:val="left"/>
      </w:pPr>
      <w:r>
        <w:rPr>
          <w:rStyle w:val="CommentReference"/>
        </w:rPr>
        <w:annotationRef/>
      </w:r>
      <w:r>
        <w:t>The Announcement FSD has only this line, without the options below. To standardise.</w:t>
      </w:r>
    </w:p>
  </w:comment>
  <w:comment w:id="458" w:author="Akila BALAKRISHNAN from.OPTIMUM (MAS)" w:date="2025-12-29T18:40:00Z" w:initials="AB">
    <w:p w14:paraId="767A1D76" w14:textId="78B223C0" w:rsidR="0047172F" w:rsidRDefault="0047172F" w:rsidP="0047172F">
      <w:pPr>
        <w:pStyle w:val="CommentText"/>
        <w:jc w:val="left"/>
      </w:pPr>
      <w:r>
        <w:rPr>
          <w:rStyle w:val="CommentReference"/>
        </w:rPr>
        <w:annotationRef/>
      </w:r>
      <w:r>
        <w:t>@MDD - Do we need to add a soft validation check against the bonds tenor bucket configured in parameter settings?</w:t>
      </w:r>
    </w:p>
    <w:p w14:paraId="45C935E6" w14:textId="77777777" w:rsidR="0047172F" w:rsidRDefault="0047172F" w:rsidP="0047172F">
      <w:pPr>
        <w:pStyle w:val="CommentText"/>
        <w:jc w:val="left"/>
      </w:pPr>
    </w:p>
    <w:p w14:paraId="429FDC4C" w14:textId="77777777" w:rsidR="0047172F" w:rsidRDefault="0047172F" w:rsidP="0047172F">
      <w:pPr>
        <w:pStyle w:val="CommentText"/>
        <w:jc w:val="left"/>
      </w:pPr>
      <w:r>
        <w:t>Same applies for mini-auction and syndication too.</w:t>
      </w:r>
    </w:p>
  </w:comment>
  <w:comment w:id="459" w:author="Jasmine WL TEO (MAS)" w:date="2026-01-02T10:47:00Z" w:initials="JT">
    <w:p w14:paraId="774253D1" w14:textId="77777777" w:rsidR="00C75BB6" w:rsidRDefault="00C75BB6" w:rsidP="00C75BB6">
      <w:pPr>
        <w:pStyle w:val="CommentText"/>
        <w:jc w:val="left"/>
      </w:pPr>
      <w:r>
        <w:rPr>
          <w:rStyle w:val="CommentReference"/>
        </w:rPr>
        <w:annotationRef/>
      </w:r>
      <w:r>
        <w:t>Yes. Should have a soft validation for the tenor bucket</w:t>
      </w:r>
    </w:p>
  </w:comment>
  <w:comment w:id="460" w:author="Jasmine WL TEO (MAS)" w:date="2026-01-05T18:05:00Z" w:initials="JT">
    <w:p w14:paraId="1D187DA3" w14:textId="77777777" w:rsidR="000C1EE4" w:rsidRDefault="000C1EE4" w:rsidP="000C1EE4">
      <w:pPr>
        <w:pStyle w:val="CommentText"/>
        <w:jc w:val="left"/>
      </w:pPr>
      <w:r>
        <w:rPr>
          <w:rStyle w:val="CommentReference"/>
        </w:rPr>
        <w:annotationRef/>
      </w:r>
      <w:r>
        <w:t>Will there be validation that the maturity date - issue date matches the tenor selected?</w:t>
      </w:r>
    </w:p>
  </w:comment>
  <w:comment w:id="464" w:author="Jasmine WL TEO (MAS)" w:date="2026-01-05T18:03:00Z" w:initials="JT">
    <w:p w14:paraId="49FDFCC6" w14:textId="77777777" w:rsidR="008A0F32" w:rsidRDefault="000C1EE4" w:rsidP="008A0F32">
      <w:pPr>
        <w:pStyle w:val="CommentText"/>
        <w:jc w:val="left"/>
      </w:pPr>
      <w:r>
        <w:rPr>
          <w:rStyle w:val="CommentReference"/>
        </w:rPr>
        <w:annotationRef/>
      </w:r>
      <w:r w:rsidR="008A0F32">
        <w:t>CMTBs tenor is not fixed. It can be any days. Can it be calculated based on issue date and maturity date?</w:t>
      </w:r>
    </w:p>
    <w:p w14:paraId="2FD71C43" w14:textId="77777777" w:rsidR="008A0F32" w:rsidRDefault="008A0F32" w:rsidP="008A0F32">
      <w:pPr>
        <w:pStyle w:val="CommentText"/>
        <w:jc w:val="left"/>
      </w:pPr>
    </w:p>
    <w:p w14:paraId="3552463C" w14:textId="77777777" w:rsidR="008A0F32" w:rsidRDefault="008A0F32" w:rsidP="008A0F32">
      <w:pPr>
        <w:pStyle w:val="CommentText"/>
        <w:jc w:val="left"/>
      </w:pPr>
      <w:r>
        <w:t>If it needs to be created in security type, how will it be created?</w:t>
      </w:r>
    </w:p>
  </w:comment>
  <w:comment w:id="465" w:author="Akila BALAKRISHNAN from.OPTIMUM (MAS)" w:date="2026-01-08T15:28:00Z" w:initials="AB">
    <w:p w14:paraId="1828C0D2" w14:textId="77777777" w:rsidR="00240D99" w:rsidRDefault="00240D99" w:rsidP="00240D99">
      <w:pPr>
        <w:pStyle w:val="CommentText"/>
        <w:jc w:val="left"/>
      </w:pPr>
      <w:r>
        <w:rPr>
          <w:rStyle w:val="CommentReference"/>
        </w:rPr>
        <w:annotationRef/>
      </w:r>
      <w:r>
        <w:t>Another suggestion is to drop the “Tenor” field for CMTB and just depend only on Tenor (days) field.</w:t>
      </w:r>
    </w:p>
  </w:comment>
  <w:comment w:id="469" w:author="Eugene CHEONG from.TOPPAN (MAS)" w:date="2025-12-02T16:22:00Z" w:initials="EC">
    <w:p w14:paraId="37111F35" w14:textId="29D7CAB8" w:rsidR="002A4108" w:rsidRDefault="002A4108" w:rsidP="002A4108">
      <w:pPr>
        <w:pStyle w:val="CommentText"/>
        <w:jc w:val="left"/>
      </w:pPr>
      <w:r>
        <w:rPr>
          <w:rStyle w:val="CommentReference"/>
        </w:rPr>
        <w:annotationRef/>
      </w:r>
      <w:r>
        <w:t>Han Xie: Added this as mentioned in a previous meeting.</w:t>
      </w:r>
    </w:p>
  </w:comment>
  <w:comment w:id="470" w:author="Eugene CHEONG from.TOPPAN (MAS)" w:date="2025-12-02T16:22:00Z" w:initials="EC">
    <w:p w14:paraId="674A2216" w14:textId="77777777" w:rsidR="002A4108" w:rsidRDefault="002A4108" w:rsidP="002A4108">
      <w:pPr>
        <w:pStyle w:val="CommentText"/>
        <w:jc w:val="left"/>
      </w:pPr>
      <w:r>
        <w:rPr>
          <w:rStyle w:val="CommentReference"/>
        </w:rPr>
        <w:annotationRef/>
      </w:r>
      <w:r>
        <w:t>Noted on the new column as previously discussed.</w:t>
      </w:r>
    </w:p>
  </w:comment>
  <w:comment w:id="478" w:author="Han Xie CHAI (MAS)" w:date="2025-12-09T10:49:00Z" w:initials="HC">
    <w:p w14:paraId="69643B77" w14:textId="6D8721BD" w:rsidR="004567BA" w:rsidRDefault="004567BA" w:rsidP="004567BA">
      <w:pPr>
        <w:pStyle w:val="CommentText"/>
        <w:jc w:val="left"/>
      </w:pPr>
      <w:r>
        <w:rPr>
          <w:rStyle w:val="CommentReference"/>
        </w:rPr>
        <w:annotationRef/>
      </w:r>
      <w:r>
        <w:t>What will invalidate the issue code? Is it the prefix and length?</w:t>
      </w:r>
    </w:p>
  </w:comment>
  <w:comment w:id="479" w:author="Eugene CHEONG from.TOPPAN (MAS)" w:date="2025-12-18T14:16:00Z" w:initials="EC">
    <w:p w14:paraId="5D230DAD" w14:textId="77777777" w:rsidR="00530C41" w:rsidRDefault="00530C41" w:rsidP="00530C41">
      <w:pPr>
        <w:pStyle w:val="CommentText"/>
        <w:jc w:val="left"/>
      </w:pPr>
      <w:r>
        <w:rPr>
          <w:rStyle w:val="CommentReference"/>
        </w:rPr>
        <w:annotationRef/>
      </w:r>
      <w:r>
        <w:t>We also check if the checksum is incorrect.</w:t>
      </w:r>
    </w:p>
  </w:comment>
  <w:comment w:id="495" w:author="Jasmine WL TEO (MAS)" w:date="2025-12-09T17:43:00Z" w:initials="JT">
    <w:p w14:paraId="6B3E0E9F" w14:textId="259A540B" w:rsidR="00150E50" w:rsidRDefault="008F031A" w:rsidP="00150E50">
      <w:pPr>
        <w:pStyle w:val="CommentText"/>
        <w:jc w:val="left"/>
      </w:pPr>
      <w:r>
        <w:rPr>
          <w:rStyle w:val="CommentReference"/>
        </w:rPr>
        <w:annotationRef/>
      </w:r>
      <w:r w:rsidR="00150E50">
        <w:t>We can also submit for approval TBA and TBC or we can submit it as empty but shown on website as TBC or TBA,</w:t>
      </w:r>
    </w:p>
  </w:comment>
  <w:comment w:id="496" w:author="Eugene CHEONG from.TOPPAN (MAS)" w:date="2025-12-22T10:20:00Z" w:initials="EC">
    <w:p w14:paraId="0E08375D" w14:textId="77777777" w:rsidR="001326E0" w:rsidRDefault="001326E0" w:rsidP="001326E0">
      <w:pPr>
        <w:pStyle w:val="CommentText"/>
        <w:jc w:val="left"/>
      </w:pPr>
      <w:r>
        <w:rPr>
          <w:rStyle w:val="CommentReference"/>
        </w:rPr>
        <w:annotationRef/>
      </w:r>
      <w:r>
        <w:t>Under current validations, TBA or TBC or empty values are possible and will be shown in MAS website as TBA or TBC or TBA respectively.</w:t>
      </w:r>
    </w:p>
  </w:comment>
  <w:comment w:id="518" w:author="Akila BALAKRISHNAN from.OPTIMUM (MAS)" w:date="2025-12-26T11:52:00Z" w:initials="AB">
    <w:p w14:paraId="37801A44" w14:textId="77777777" w:rsidR="00444399" w:rsidRDefault="00444399" w:rsidP="00444399">
      <w:pPr>
        <w:pStyle w:val="CommentText"/>
        <w:jc w:val="left"/>
      </w:pPr>
      <w:r>
        <w:rPr>
          <w:rStyle w:val="CommentReference"/>
        </w:rPr>
        <w:annotationRef/>
      </w:r>
      <w:r>
        <w:t>Updated this as we hardcode the closing date logic to be one business day before allotment date.</w:t>
      </w:r>
    </w:p>
    <w:p w14:paraId="487C74C0" w14:textId="77777777" w:rsidR="00444399" w:rsidRDefault="00444399" w:rsidP="00444399">
      <w:pPr>
        <w:pStyle w:val="CommentText"/>
        <w:jc w:val="left"/>
      </w:pPr>
    </w:p>
    <w:p w14:paraId="74E3C1E5" w14:textId="77777777" w:rsidR="00444399" w:rsidRDefault="00444399" w:rsidP="00444399">
      <w:pPr>
        <w:pStyle w:val="CommentText"/>
        <w:jc w:val="left"/>
      </w:pPr>
      <w:r>
        <w:t>Removed the configurable parameter in remarks since there will not be any param defined for closing date.</w:t>
      </w:r>
    </w:p>
  </w:comment>
  <w:comment w:id="519" w:author="Jasmine WL TEO (MAS)" w:date="2026-01-08T14:16:00Z" w:initials="JT">
    <w:p w14:paraId="324ABF9D" w14:textId="77777777" w:rsidR="00241DF5" w:rsidRDefault="00241DF5" w:rsidP="00241DF5">
      <w:pPr>
        <w:pStyle w:val="CommentText"/>
        <w:jc w:val="left"/>
      </w:pPr>
      <w:r>
        <w:rPr>
          <w:rStyle w:val="CommentReference"/>
        </w:rPr>
        <w:annotationRef/>
      </w:r>
      <w:r>
        <w:t xml:space="preserve">Ok. </w:t>
      </w:r>
    </w:p>
  </w:comment>
  <w:comment w:id="528" w:author="Jasmine WL TEO (MAS)" w:date="2026-01-05T18:07:00Z" w:initials="JT">
    <w:p w14:paraId="386CD450" w14:textId="783644FC" w:rsidR="00755C58" w:rsidRDefault="001C6B33" w:rsidP="00755C58">
      <w:pPr>
        <w:pStyle w:val="CommentText"/>
        <w:jc w:val="left"/>
      </w:pPr>
      <w:r>
        <w:rPr>
          <w:rStyle w:val="CommentReference"/>
        </w:rPr>
        <w:annotationRef/>
      </w:r>
      <w:r w:rsidR="00755C58">
        <w:t xml:space="preserve">@MDD, should this be derived and shown as label instead of asking user to enter? </w:t>
      </w:r>
    </w:p>
  </w:comment>
  <w:comment w:id="529" w:author="Han Xie CHAI (MAS)" w:date="2026-01-06T16:00:00Z" w:initials="HC">
    <w:p w14:paraId="3A01ED9E" w14:textId="77777777" w:rsidR="0040091A" w:rsidRDefault="0040091A" w:rsidP="0040091A">
      <w:pPr>
        <w:pStyle w:val="CommentText"/>
        <w:jc w:val="left"/>
      </w:pPr>
      <w:r>
        <w:rPr>
          <w:rStyle w:val="CommentReference"/>
        </w:rPr>
        <w:annotationRef/>
      </w:r>
      <w:r>
        <w:t>Ok for OMEGA to derive, as it is currently not entered by users, and is derived by website</w:t>
      </w:r>
    </w:p>
  </w:comment>
  <w:comment w:id="530" w:author="Jasmine WL TEO (MAS)" w:date="2026-01-08T14:17:00Z" w:initials="JT">
    <w:p w14:paraId="48C6426D" w14:textId="77777777" w:rsidR="00241DF5" w:rsidRDefault="00241DF5" w:rsidP="00241DF5">
      <w:pPr>
        <w:pStyle w:val="CommentText"/>
        <w:jc w:val="left"/>
      </w:pPr>
      <w:r>
        <w:rPr>
          <w:rStyle w:val="CommentReference"/>
        </w:rPr>
        <w:annotationRef/>
      </w:r>
      <w:r>
        <w:t>Change to a label and to be derived. TECQ to take note</w:t>
      </w:r>
    </w:p>
  </w:comment>
  <w:comment w:id="539" w:author="Jasmine WL TEO (MAS)" w:date="2026-01-06T14:10:00Z" w:initials="JT">
    <w:p w14:paraId="7FB1B666" w14:textId="7B3B2708" w:rsidR="00640ACC" w:rsidRDefault="00640ACC" w:rsidP="00640ACC">
      <w:pPr>
        <w:pStyle w:val="CommentText"/>
        <w:jc w:val="left"/>
      </w:pPr>
      <w:r>
        <w:rPr>
          <w:rStyle w:val="CommentReference"/>
        </w:rPr>
        <w:annotationRef/>
      </w:r>
      <w:r>
        <w:t>Where is the edit icon (row level) documented?</w:t>
      </w:r>
    </w:p>
  </w:comment>
  <w:comment w:id="540" w:author="Han Xie CHAI (MAS)" w:date="2026-01-06T15:59:00Z" w:initials="HC">
    <w:p w14:paraId="69953B5F" w14:textId="77777777" w:rsidR="0040091A" w:rsidRDefault="0040091A" w:rsidP="0040091A">
      <w:pPr>
        <w:pStyle w:val="CommentText"/>
        <w:jc w:val="left"/>
      </w:pPr>
      <w:r>
        <w:rPr>
          <w:rStyle w:val="CommentReference"/>
        </w:rPr>
        <w:annotationRef/>
      </w:r>
      <w:r>
        <w:t>Is it in the common functions FSD?</w:t>
      </w:r>
    </w:p>
  </w:comment>
  <w:comment w:id="543" w:author="Eugene CHEONG from.TOPPAN (MAS)" w:date="2025-12-02T16:25:00Z" w:initials="EC">
    <w:p w14:paraId="650FA18B" w14:textId="2108528D" w:rsidR="002A4108" w:rsidRDefault="002A4108" w:rsidP="002A4108">
      <w:pPr>
        <w:pStyle w:val="CommentText"/>
        <w:jc w:val="left"/>
      </w:pPr>
      <w:r>
        <w:rPr>
          <w:rStyle w:val="CommentReference"/>
        </w:rPr>
        <w:annotationRef/>
      </w:r>
      <w:r>
        <w:t>Jasmine: Following fields are for syndication, not mini-auctions.</w:t>
      </w:r>
    </w:p>
  </w:comment>
  <w:comment w:id="544" w:author="Eugene CHEONG from.TOPPAN (MAS)" w:date="2025-12-02T16:26:00Z" w:initials="EC">
    <w:p w14:paraId="5823F9D1" w14:textId="77777777" w:rsidR="002A4108" w:rsidRDefault="002A4108" w:rsidP="002A4108">
      <w:pPr>
        <w:pStyle w:val="CommentText"/>
        <w:jc w:val="left"/>
      </w:pPr>
      <w:r>
        <w:rPr>
          <w:rStyle w:val="CommentReference"/>
        </w:rPr>
        <w:annotationRef/>
      </w:r>
      <w:r>
        <w:t>Swapped the tables around to match the correct issuance type.</w:t>
      </w:r>
    </w:p>
  </w:comment>
  <w:comment w:id="559" w:author="Akila BALAKRISHNAN from.OPTIMUM (MAS)" w:date="2025-12-29T18:46:00Z" w:initials="AB">
    <w:p w14:paraId="1FF7E5EB" w14:textId="77777777" w:rsidR="00A82932" w:rsidRDefault="00A82932" w:rsidP="00A82932">
      <w:pPr>
        <w:pStyle w:val="CommentText"/>
        <w:jc w:val="left"/>
      </w:pPr>
      <w:r>
        <w:rPr>
          <w:rStyle w:val="CommentReference"/>
        </w:rPr>
        <w:annotationRef/>
      </w:r>
      <w:r>
        <w:t>@MDD - Added this validation. Please confirm.</w:t>
      </w:r>
    </w:p>
  </w:comment>
  <w:comment w:id="560" w:author="Jasmine WL TEO (MAS)" w:date="2026-01-06T09:33:00Z" w:initials="JT">
    <w:p w14:paraId="698F7477" w14:textId="77777777" w:rsidR="0028386F" w:rsidRDefault="0028386F" w:rsidP="0028386F">
      <w:pPr>
        <w:pStyle w:val="CommentText"/>
        <w:jc w:val="left"/>
      </w:pPr>
      <w:r>
        <w:rPr>
          <w:rStyle w:val="CommentReference"/>
        </w:rPr>
        <w:annotationRef/>
      </w:r>
      <w:r>
        <w:t>Its ok</w:t>
      </w:r>
    </w:p>
  </w:comment>
  <w:comment w:id="565" w:author="Han Xie CHAI (MAS)" w:date="2025-12-31T10:23:00Z" w:initials="HC">
    <w:p w14:paraId="53B830A6" w14:textId="77777777" w:rsidR="00944DB0" w:rsidRDefault="00944DB0" w:rsidP="00944DB0">
      <w:pPr>
        <w:pStyle w:val="CommentText"/>
        <w:jc w:val="left"/>
      </w:pPr>
      <w:r>
        <w:rPr>
          <w:rStyle w:val="CommentReference"/>
        </w:rPr>
        <w:annotationRef/>
      </w:r>
      <w:r>
        <w:t>The “Param Settings” Excel currently includes only parameters for auctions. The parameters for mini-auctions need to be added in as well.</w:t>
      </w:r>
    </w:p>
  </w:comment>
  <w:comment w:id="579" w:author="Jasmine WL TEO (MAS)" w:date="2025-12-10T09:37:00Z" w:initials="JT">
    <w:p w14:paraId="374B34A7" w14:textId="6432622B" w:rsidR="00150E50" w:rsidRDefault="00150E50" w:rsidP="00150E50">
      <w:pPr>
        <w:pStyle w:val="CommentText"/>
        <w:jc w:val="left"/>
      </w:pPr>
      <w:r>
        <w:rPr>
          <w:rStyle w:val="CommentReference"/>
        </w:rPr>
        <w:annotationRef/>
      </w:r>
      <w:r>
        <w:t>Are you able to display TBA for date field?</w:t>
      </w:r>
    </w:p>
  </w:comment>
  <w:comment w:id="580" w:author="Han Xie CHAI (MAS)" w:date="2025-12-11T09:15:00Z" w:initials="HC">
    <w:p w14:paraId="1FB89A68" w14:textId="77777777" w:rsidR="00570344" w:rsidRDefault="00570344" w:rsidP="00570344">
      <w:pPr>
        <w:pStyle w:val="CommentText"/>
        <w:jc w:val="left"/>
      </w:pPr>
      <w:r>
        <w:rPr>
          <w:rStyle w:val="CommentReference"/>
        </w:rPr>
        <w:annotationRef/>
      </w:r>
      <w:r>
        <w:t>Just to add, it will be inconsistent for the user to know that some fields should be left as empty for TBA, and some are already defaulted as TBA. It will be great if by default, the date fields can show TBA initiatlly.</w:t>
      </w:r>
    </w:p>
  </w:comment>
  <w:comment w:id="581" w:author="Eugene CHEONG from.TOPPAN (MAS)" w:date="2025-12-22T10:21:00Z" w:initials="EC">
    <w:p w14:paraId="0EBBC92A" w14:textId="77777777" w:rsidR="001326E0" w:rsidRDefault="001326E0" w:rsidP="001326E0">
      <w:pPr>
        <w:pStyle w:val="CommentText"/>
        <w:jc w:val="left"/>
      </w:pPr>
      <w:r>
        <w:rPr>
          <w:rStyle w:val="CommentReference"/>
        </w:rPr>
        <w:annotationRef/>
      </w:r>
      <w:r>
        <w:t>I have added to apply for all date fields within the datatables. If this is OK, will remove this strikethrough.</w:t>
      </w:r>
    </w:p>
  </w:comment>
  <w:comment w:id="582" w:author="Jasmine WL TEO (MAS)" w:date="2026-01-02T10:48:00Z" w:initials="JT">
    <w:p w14:paraId="1B65F83F" w14:textId="77777777" w:rsidR="00C75BB6" w:rsidRDefault="00C75BB6" w:rsidP="00C75BB6">
      <w:pPr>
        <w:pStyle w:val="CommentText"/>
        <w:jc w:val="left"/>
      </w:pPr>
      <w:r>
        <w:rPr>
          <w:rStyle w:val="CommentReference"/>
        </w:rPr>
        <w:annotationRef/>
      </w:r>
      <w:r>
        <w:t>Ok. Please remove the strikethrough</w:t>
      </w:r>
    </w:p>
  </w:comment>
  <w:comment w:id="583" w:author="Han Xie CHAI (MAS)" w:date="2025-12-09T10:46:00Z" w:initials="HC">
    <w:p w14:paraId="6EBB3D06" w14:textId="77C66AE0" w:rsidR="004567BA" w:rsidRDefault="004567BA" w:rsidP="004567BA">
      <w:pPr>
        <w:pStyle w:val="CommentText"/>
        <w:jc w:val="left"/>
      </w:pPr>
      <w:r>
        <w:rPr>
          <w:rStyle w:val="CommentReference"/>
        </w:rPr>
        <w:annotationRef/>
      </w:r>
      <w:r>
        <w:t>So that this will be consistent with the other ‘TBA’ fields, and no action is needed by the user to leave it as TBA</w:t>
      </w:r>
    </w:p>
  </w:comment>
  <w:comment w:id="601" w:author="Jasmine WL TEO (MAS)" w:date="2025-12-10T09:33:00Z" w:initials="JT">
    <w:p w14:paraId="499A6FEA" w14:textId="7C4F3F5A" w:rsidR="00150E50" w:rsidRDefault="00150E50" w:rsidP="00150E50">
      <w:pPr>
        <w:pStyle w:val="CommentText"/>
        <w:jc w:val="left"/>
      </w:pPr>
      <w:r>
        <w:rPr>
          <w:rStyle w:val="CommentReference"/>
        </w:rPr>
        <w:annotationRef/>
      </w:r>
      <w:r>
        <w:t>To standardise with the auction table.</w:t>
      </w:r>
    </w:p>
  </w:comment>
  <w:comment w:id="602" w:author="Eugene CHEONG from.TOPPAN (MAS)" w:date="2025-12-19T15:48:00Z" w:initials="EC">
    <w:p w14:paraId="1FD4EDFE" w14:textId="77777777" w:rsidR="00FA379E" w:rsidRDefault="00FA379E" w:rsidP="00FA379E">
      <w:pPr>
        <w:pStyle w:val="CommentText"/>
        <w:jc w:val="left"/>
      </w:pPr>
      <w:r>
        <w:rPr>
          <w:rStyle w:val="CommentReference"/>
        </w:rPr>
        <w:annotationRef/>
      </w:r>
      <w:r>
        <w:t>Standardised.</w:t>
      </w:r>
    </w:p>
  </w:comment>
  <w:comment w:id="604" w:author="Han Xie CHAI (MAS)" w:date="2025-12-11T09:04:00Z" w:initials="HC">
    <w:p w14:paraId="3E3F5A34" w14:textId="4405CA64" w:rsidR="00772FA4" w:rsidRDefault="00772FA4" w:rsidP="00772FA4">
      <w:pPr>
        <w:pStyle w:val="CommentText"/>
        <w:jc w:val="left"/>
      </w:pPr>
      <w:r>
        <w:rPr>
          <w:rStyle w:val="CommentReference"/>
        </w:rPr>
        <w:annotationRef/>
      </w:r>
      <w:r>
        <w:t>Note: Currently this is not published onto the MAS website. This is because we only use mini-auction for reopened bonds currently.</w:t>
      </w:r>
    </w:p>
  </w:comment>
  <w:comment w:id="605" w:author="Eugene CHEONG from.TOPPAN (MAS)" w:date="2025-12-19T17:46:00Z" w:initials="EC">
    <w:p w14:paraId="2A2AF1D5" w14:textId="77777777" w:rsidR="00293054" w:rsidRDefault="0010631D" w:rsidP="00293054">
      <w:pPr>
        <w:pStyle w:val="CommentText"/>
        <w:jc w:val="left"/>
      </w:pPr>
      <w:r>
        <w:rPr>
          <w:rStyle w:val="CommentReference"/>
        </w:rPr>
        <w:annotationRef/>
      </w:r>
      <w:r w:rsidR="00293054">
        <w:t>Is there a need to validate or restrict to only TBA/Reopen? Otherwise, we can also implement checks at the interface end to ensure that this field is not displayed on the MAS website.</w:t>
      </w:r>
    </w:p>
  </w:comment>
  <w:comment w:id="606" w:author="Han Xie CHAI (MAS)" w:date="2026-01-06T10:14:00Z" w:initials="HC">
    <w:p w14:paraId="69D368BA" w14:textId="77777777" w:rsidR="005318E6" w:rsidRDefault="005318E6" w:rsidP="005318E6">
      <w:pPr>
        <w:pStyle w:val="CommentText"/>
        <w:jc w:val="left"/>
      </w:pPr>
      <w:r>
        <w:rPr>
          <w:rStyle w:val="CommentReference"/>
        </w:rPr>
        <w:annotationRef/>
      </w:r>
      <w:r>
        <w:t>No need to restrict to only TBA/Reopen, in case it changes in the future. No need for checks as well to ensure that the field is not displayed.</w:t>
      </w:r>
    </w:p>
  </w:comment>
  <w:comment w:id="620" w:author="Jasmine WL TEO (MAS)" w:date="2025-12-10T09:37:00Z" w:initials="JT">
    <w:p w14:paraId="144073F8" w14:textId="25707F76" w:rsidR="00150E50" w:rsidRDefault="00150E50" w:rsidP="00150E50">
      <w:pPr>
        <w:pStyle w:val="CommentText"/>
        <w:jc w:val="left"/>
      </w:pPr>
      <w:r>
        <w:rPr>
          <w:rStyle w:val="CommentReference"/>
        </w:rPr>
        <w:annotationRef/>
      </w:r>
      <w:r>
        <w:t>Can you display TBA for date fields?</w:t>
      </w:r>
    </w:p>
  </w:comment>
  <w:comment w:id="621" w:author="Eugene CHEONG from.TOPPAN (MAS)" w:date="2025-12-19T17:46:00Z" w:initials="EC">
    <w:p w14:paraId="27E1CCD7" w14:textId="77777777" w:rsidR="0010631D" w:rsidRDefault="0010631D" w:rsidP="0010631D">
      <w:pPr>
        <w:pStyle w:val="CommentText"/>
        <w:jc w:val="left"/>
      </w:pPr>
      <w:r>
        <w:rPr>
          <w:rStyle w:val="CommentReference"/>
        </w:rPr>
        <w:annotationRef/>
      </w:r>
      <w:r>
        <w:t>Yes. Empty datepicker values can be displayed as TBA when leaving editing mode.</w:t>
      </w:r>
    </w:p>
  </w:comment>
  <w:comment w:id="622" w:author="Jasmine WL TEO (MAS)" w:date="2026-01-02T10:49:00Z" w:initials="JT">
    <w:p w14:paraId="68235F0B" w14:textId="77777777" w:rsidR="00C75BB6" w:rsidRDefault="00C75BB6" w:rsidP="00C75BB6">
      <w:pPr>
        <w:pStyle w:val="CommentText"/>
        <w:jc w:val="left"/>
      </w:pPr>
      <w:r>
        <w:rPr>
          <w:rStyle w:val="CommentReference"/>
        </w:rPr>
        <w:annotationRef/>
      </w:r>
      <w:r>
        <w:t>To be consistent, to remove the strikethrough.</w:t>
      </w:r>
    </w:p>
  </w:comment>
  <w:comment w:id="628" w:author="Eugene CHEONG from.TOPPAN (MAS)" w:date="2025-12-19T16:43:00Z" w:initials="EC">
    <w:p w14:paraId="590F42C8" w14:textId="14D60403" w:rsidR="00773469" w:rsidRDefault="00773469" w:rsidP="00773469">
      <w:pPr>
        <w:pStyle w:val="CommentText"/>
        <w:jc w:val="left"/>
      </w:pPr>
      <w:r>
        <w:rPr>
          <w:rStyle w:val="CommentReference"/>
        </w:rPr>
        <w:annotationRef/>
      </w:r>
      <w:r>
        <w:t>Added this field as discussed on 17 Dec 2025.</w:t>
      </w:r>
    </w:p>
  </w:comment>
  <w:comment w:id="665" w:author="Akila BALAKRISHNAN from.OPTIMUM (MAS)" w:date="2025-12-29T18:38:00Z" w:initials="AB">
    <w:p w14:paraId="3AA58593" w14:textId="77777777" w:rsidR="0047172F" w:rsidRDefault="0047172F" w:rsidP="0047172F">
      <w:pPr>
        <w:pStyle w:val="CommentText"/>
        <w:jc w:val="left"/>
      </w:pPr>
      <w:r>
        <w:rPr>
          <w:rStyle w:val="CommentReference"/>
        </w:rPr>
        <w:annotationRef/>
      </w:r>
      <w:r>
        <w:t>@MDD - Added this validation here for syndication too since it was missing.</w:t>
      </w:r>
    </w:p>
  </w:comment>
  <w:comment w:id="666" w:author="Jasmine WL TEO (MAS)" w:date="2026-01-02T10:52:00Z" w:initials="JT">
    <w:p w14:paraId="33CF88A4" w14:textId="77777777" w:rsidR="00C75BB6" w:rsidRDefault="00C75BB6" w:rsidP="00C75BB6">
      <w:pPr>
        <w:pStyle w:val="CommentText"/>
        <w:jc w:val="left"/>
      </w:pPr>
      <w:r>
        <w:rPr>
          <w:rStyle w:val="CommentReference"/>
        </w:rPr>
        <w:annotationRef/>
      </w:r>
      <w:r>
        <w:t xml:space="preserve">Should we set the allotment date and check that the public offer end date is one business day before? From system point of view, allotment date is more critical than public offer end date. </w:t>
      </w:r>
    </w:p>
  </w:comment>
  <w:comment w:id="677" w:author="Akila BALAKRISHNAN from.OPTIMUM (MAS)" w:date="2025-12-08T18:34:00Z" w:initials="ABf(">
    <w:p w14:paraId="2A4CCB50" w14:textId="24D4F9A8" w:rsidR="00322DA9" w:rsidRDefault="00322DA9">
      <w:pPr>
        <w:pStyle w:val="CommentText"/>
        <w:jc w:val="left"/>
      </w:pPr>
      <w:r>
        <w:rPr>
          <w:rStyle w:val="CommentReference"/>
        </w:rPr>
        <w:annotationRef/>
      </w:r>
      <w:r>
        <w:t>For Syndication - We need to indicate that the ISIN is provisional for new securities.</w:t>
      </w:r>
    </w:p>
    <w:p w14:paraId="5F207C0D" w14:textId="4FDC62FC" w:rsidR="00322DA9" w:rsidRDefault="00322DA9">
      <w:pPr>
        <w:pStyle w:val="CommentText"/>
        <w:jc w:val="left"/>
      </w:pPr>
      <w:r>
        <w:rPr>
          <w:noProof/>
        </w:rPr>
        <w:drawing>
          <wp:inline distT="0" distB="0" distL="0" distR="0" wp14:anchorId="54CE3523" wp14:editId="73FF1E73">
            <wp:extent cx="6858000" cy="2276475"/>
            <wp:effectExtent l="0" t="0" r="0" b="9525"/>
            <wp:docPr id="2"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pic:cNvPicPr/>
                  </pic:nvPicPr>
                  <pic:blipFill>
                    <a:blip r:embed="rId1">
                      <a:extLst>
                        <a:ext uri="{28A0092B-C50C-407E-A947-70E740481C1C}">
                          <a14:useLocalDpi xmlns:a14="http://schemas.microsoft.com/office/drawing/2010/main" val="0"/>
                        </a:ext>
                      </a:extLst>
                    </a:blip>
                    <a:stretch>
                      <a:fillRect/>
                    </a:stretch>
                  </pic:blipFill>
                  <pic:spPr>
                    <a:xfrm>
                      <a:off x="0" y="0"/>
                      <a:ext cx="6858000" cy="2276475"/>
                    </a:xfrm>
                    <a:prstGeom prst="rect">
                      <a:avLst/>
                    </a:prstGeom>
                  </pic:spPr>
                </pic:pic>
              </a:graphicData>
            </a:graphic>
          </wp:inline>
        </w:drawing>
      </w:r>
    </w:p>
    <w:p w14:paraId="3EC59E83" w14:textId="77777777" w:rsidR="00322DA9" w:rsidRDefault="00322DA9" w:rsidP="005D7F0F">
      <w:pPr>
        <w:pStyle w:val="CommentText"/>
        <w:jc w:val="left"/>
      </w:pPr>
      <w:r>
        <w:t>How this detail will be managed in OMEGA and published to MAS Website?</w:t>
      </w:r>
    </w:p>
  </w:comment>
  <w:comment w:id="678" w:author="Eugene CHEONG from.TOPPAN (MAS)" w:date="2025-12-22T11:30:00Z" w:initials="EC">
    <w:p w14:paraId="24EBEBC1" w14:textId="77777777" w:rsidR="006C34A6" w:rsidRDefault="006C34A6" w:rsidP="006C34A6">
      <w:pPr>
        <w:pStyle w:val="CommentText"/>
        <w:jc w:val="left"/>
      </w:pPr>
      <w:r>
        <w:rPr>
          <w:rStyle w:val="CommentReference"/>
        </w:rPr>
        <w:annotationRef/>
      </w:r>
      <w:r>
        <w:t>For syndication, we allow an optional last character of “*” in OMEGA, which indicates that the ISIN is provisional. We use the presence of this character to publish to the MAS website that this ISIN is provisional.</w:t>
      </w:r>
    </w:p>
  </w:comment>
  <w:comment w:id="679" w:author="Akila BALAKRISHNAN from.OPTIMUM (MAS)" w:date="2025-12-26T12:03:00Z" w:initials="AB">
    <w:p w14:paraId="273D2271" w14:textId="77777777" w:rsidR="00A40818" w:rsidRDefault="00AC364F" w:rsidP="00A40818">
      <w:pPr>
        <w:pStyle w:val="CommentText"/>
        <w:jc w:val="left"/>
      </w:pPr>
      <w:r>
        <w:rPr>
          <w:rStyle w:val="CommentReference"/>
        </w:rPr>
        <w:annotationRef/>
      </w:r>
      <w:r w:rsidR="00A40818">
        <w:t>@MDD - I thought this approach requires us to remember to include “*” at the end if it is provisional ISIN.</w:t>
      </w:r>
    </w:p>
    <w:p w14:paraId="6F5F0ECE" w14:textId="77777777" w:rsidR="00A40818" w:rsidRDefault="00A40818" w:rsidP="00A40818">
      <w:pPr>
        <w:pStyle w:val="CommentText"/>
        <w:jc w:val="left"/>
      </w:pPr>
    </w:p>
    <w:p w14:paraId="6DCD0EDA" w14:textId="77777777" w:rsidR="00A40818" w:rsidRDefault="00A40818" w:rsidP="00A40818">
      <w:pPr>
        <w:pStyle w:val="CommentText"/>
        <w:jc w:val="left"/>
      </w:pPr>
      <w:r>
        <w:t>Better to have a separate field “Provisional ISIN” - with Yes or No options.</w:t>
      </w:r>
    </w:p>
  </w:comment>
  <w:comment w:id="680" w:author="Akila BALAKRISHNAN from.OPTIMUM (MAS)" w:date="2026-01-08T16:36:00Z" w:initials="AB">
    <w:p w14:paraId="345B30B7" w14:textId="77777777" w:rsidR="00797002" w:rsidRDefault="00161AD1" w:rsidP="00797002">
      <w:pPr>
        <w:pStyle w:val="CommentText"/>
        <w:jc w:val="left"/>
      </w:pPr>
      <w:r>
        <w:rPr>
          <w:rStyle w:val="CommentReference"/>
        </w:rPr>
        <w:annotationRef/>
      </w:r>
      <w:r w:rsidR="00797002">
        <w:t>@TECQ - To include “Provisional ISIN” as a drop down with options TBA, Yes, No.</w:t>
      </w:r>
    </w:p>
    <w:p w14:paraId="2968BA71" w14:textId="77777777" w:rsidR="00797002" w:rsidRDefault="00797002" w:rsidP="00797002">
      <w:pPr>
        <w:pStyle w:val="CommentText"/>
        <w:jc w:val="left"/>
      </w:pPr>
    </w:p>
    <w:p w14:paraId="1CDB4A02" w14:textId="77777777" w:rsidR="00797002" w:rsidRDefault="00797002" w:rsidP="00797002">
      <w:pPr>
        <w:pStyle w:val="CommentText"/>
        <w:jc w:val="left"/>
      </w:pPr>
      <w:r>
        <w:t>Please include this field next to ISIN Code in the download template and in the export file too for Syndication.</w:t>
      </w:r>
    </w:p>
  </w:comment>
  <w:comment w:id="704" w:author="Akila BALAKRISHNAN from.OPTIMUM (MAS)" w:date="2025-12-05T18:10:00Z" w:initials="ABf(">
    <w:p w14:paraId="302D2C41" w14:textId="79F4FD3D" w:rsidR="008D059F" w:rsidRDefault="008D059F" w:rsidP="00892196">
      <w:pPr>
        <w:pStyle w:val="CommentText"/>
        <w:jc w:val="left"/>
      </w:pPr>
      <w:r>
        <w:rPr>
          <w:rStyle w:val="CommentReference"/>
        </w:rPr>
        <w:annotationRef/>
      </w:r>
      <w:r>
        <w:t>Can the sample screenshot include examples for all amendment, new entry and deleted entry.</w:t>
      </w:r>
    </w:p>
  </w:comment>
  <w:comment w:id="705" w:author="Jasmine WL TEO (MAS)" w:date="2025-12-10T09:47:00Z" w:initials="JT">
    <w:p w14:paraId="04A142BA" w14:textId="77777777" w:rsidR="000517ED" w:rsidRDefault="000517ED" w:rsidP="000517ED">
      <w:pPr>
        <w:pStyle w:val="CommentText"/>
        <w:jc w:val="left"/>
      </w:pPr>
      <w:r>
        <w:rPr>
          <w:rStyle w:val="CommentReference"/>
        </w:rPr>
        <w:annotationRef/>
      </w:r>
      <w:r>
        <w:t>I think not needed as it is just sample screenshot</w:t>
      </w:r>
    </w:p>
  </w:comment>
  <w:comment w:id="706" w:author="Akila BALAKRISHNAN from.OPTIMUM (MAS)" w:date="2025-12-11T10:43:00Z" w:initials="ABf(">
    <w:p w14:paraId="6D98A931" w14:textId="77777777" w:rsidR="004649EA" w:rsidRDefault="004649EA" w:rsidP="000C465D">
      <w:pPr>
        <w:pStyle w:val="CommentText"/>
        <w:jc w:val="left"/>
      </w:pPr>
      <w:r>
        <w:rPr>
          <w:rStyle w:val="CommentReference"/>
        </w:rPr>
        <w:annotationRef/>
      </w:r>
      <w:r>
        <w:t>Ok noted.</w:t>
      </w:r>
    </w:p>
  </w:comment>
  <w:comment w:id="707" w:author="Akila BALAKRISHNAN from.OPTIMUM (MAS)" w:date="2025-12-05T18:04:00Z" w:initials="ABf(">
    <w:p w14:paraId="11E469A4" w14:textId="3A5AD2EA" w:rsidR="007B1546" w:rsidRDefault="007B1546" w:rsidP="007A7317">
      <w:pPr>
        <w:pStyle w:val="CommentText"/>
        <w:jc w:val="left"/>
      </w:pPr>
      <w:r>
        <w:rPr>
          <w:rStyle w:val="CommentReference"/>
        </w:rPr>
        <w:annotationRef/>
      </w:r>
      <w:r>
        <w:t>Only when "Change Summary" tab is displayed the "Auction" tab will also appear?</w:t>
      </w:r>
    </w:p>
  </w:comment>
  <w:comment w:id="708" w:author="Eugene CHEONG from.TOPPAN (MAS)" w:date="2025-12-22T11:32:00Z" w:initials="EC">
    <w:p w14:paraId="453B0F3F" w14:textId="77777777" w:rsidR="006C34A6" w:rsidRDefault="006C34A6" w:rsidP="006C34A6">
      <w:pPr>
        <w:pStyle w:val="CommentText"/>
        <w:jc w:val="left"/>
      </w:pPr>
      <w:r>
        <w:rPr>
          <w:rStyle w:val="CommentReference"/>
        </w:rPr>
        <w:annotationRef/>
      </w:r>
      <w:r>
        <w:t>No, the Change Summary tab is an additional tab that will be displayed. It does not change the conditions of other tabs such as Auction, which appears for all statuses.</w:t>
      </w:r>
    </w:p>
  </w:comment>
  <w:comment w:id="709" w:author="Akila BALAKRISHNAN from.OPTIMUM (MAS)" w:date="2025-12-26T12:08:00Z" w:initials="AB">
    <w:p w14:paraId="23CED0BB" w14:textId="77777777" w:rsidR="00A40818" w:rsidRDefault="00A40818" w:rsidP="00A40818">
      <w:pPr>
        <w:pStyle w:val="CommentText"/>
        <w:jc w:val="left"/>
      </w:pPr>
      <w:r>
        <w:rPr>
          <w:rStyle w:val="CommentReference"/>
        </w:rPr>
        <w:annotationRef/>
      </w:r>
      <w:r>
        <w:t>Will the “Auction” tab displayed for New status or not since I don’t see the tab in the wireframe above.</w:t>
      </w:r>
    </w:p>
  </w:comment>
  <w:comment w:id="713" w:author="Han Xie CHAI (MAS)" w:date="2025-12-09T11:00:00Z" w:initials="HC">
    <w:p w14:paraId="09A437BC" w14:textId="4F28BFDA" w:rsidR="00115CCB" w:rsidRDefault="00115CCB" w:rsidP="00115CCB">
      <w:pPr>
        <w:pStyle w:val="CommentText"/>
        <w:jc w:val="left"/>
      </w:pPr>
      <w:r>
        <w:rPr>
          <w:rStyle w:val="CommentReference"/>
        </w:rPr>
        <w:annotationRef/>
      </w:r>
      <w:r>
        <w:t>Will all data table be shown, even if e.g., there are only edits to one issuance method and not the rest?</w:t>
      </w:r>
    </w:p>
  </w:comment>
  <w:comment w:id="714" w:author="Eugene CHEONG from.TOPPAN (MAS)" w:date="2025-12-22T15:21:00Z" w:initials="EC">
    <w:p w14:paraId="5EA65D11" w14:textId="77777777" w:rsidR="00FE2877" w:rsidRDefault="00FE2877" w:rsidP="00FE2877">
      <w:pPr>
        <w:pStyle w:val="CommentText"/>
        <w:jc w:val="left"/>
      </w:pPr>
      <w:r>
        <w:rPr>
          <w:rStyle w:val="CommentReference"/>
        </w:rPr>
        <w:annotationRef/>
      </w:r>
      <w:r>
        <w:t>Yes, if there are edits to only one issuance method, the other tables will still be visible but will be empty.</w:t>
      </w:r>
    </w:p>
  </w:comment>
  <w:comment w:id="717" w:author="Akila BALAKRISHNAN from.OPTIMUM (MAS)" w:date="2025-12-26T14:10:00Z" w:initials="AB">
    <w:p w14:paraId="53C55472" w14:textId="77777777" w:rsidR="00C7689A" w:rsidRDefault="00C7689A" w:rsidP="00C7689A">
      <w:pPr>
        <w:pStyle w:val="CommentText"/>
        <w:jc w:val="left"/>
      </w:pPr>
      <w:r>
        <w:rPr>
          <w:rStyle w:val="CommentReference"/>
        </w:rPr>
        <w:annotationRef/>
      </w:r>
      <w:r>
        <w:t>Updated this to issuance type instead of issuance method to be consistent.</w:t>
      </w:r>
    </w:p>
  </w:comment>
  <w:comment w:id="715" w:author="Han Xie CHAI (MAS)" w:date="2025-12-09T10:59:00Z" w:initials="HC">
    <w:p w14:paraId="406CB25C" w14:textId="0F920469" w:rsidR="00115CCB" w:rsidRDefault="00115CCB" w:rsidP="00115CCB">
      <w:pPr>
        <w:pStyle w:val="CommentText"/>
        <w:jc w:val="left"/>
      </w:pPr>
      <w:r>
        <w:rPr>
          <w:rStyle w:val="CommentReference"/>
        </w:rPr>
        <w:annotationRef/>
      </w:r>
      <w:r>
        <w:t>This is to future proof the FSD, in case we have more issuance methods and hence more data tables.</w:t>
      </w:r>
    </w:p>
  </w:comment>
  <w:comment w:id="716" w:author="Eugene CHEONG from.TOPPAN (MAS)" w:date="2025-12-19T16:44:00Z" w:initials="EC">
    <w:p w14:paraId="745B3C13" w14:textId="77777777" w:rsidR="00773469" w:rsidRDefault="00773469" w:rsidP="00773469">
      <w:pPr>
        <w:pStyle w:val="CommentText"/>
        <w:jc w:val="left"/>
      </w:pPr>
      <w:r>
        <w:rPr>
          <w:rStyle w:val="CommentReference"/>
        </w:rPr>
        <w:annotationRef/>
      </w:r>
      <w:r>
        <w:t>Noted.</w:t>
      </w:r>
    </w:p>
  </w:comment>
  <w:comment w:id="725" w:author="Akila BALAKRISHNAN from.OPTIMUM (MAS)" w:date="2025-12-05T18:08:00Z" w:initials="ABf(">
    <w:p w14:paraId="4C11E6BE" w14:textId="13C06427" w:rsidR="008D059F" w:rsidRDefault="008D059F" w:rsidP="006E60A9">
      <w:pPr>
        <w:pStyle w:val="CommentText"/>
        <w:jc w:val="left"/>
      </w:pPr>
      <w:r>
        <w:rPr>
          <w:rStyle w:val="CommentReference"/>
        </w:rPr>
        <w:annotationRef/>
      </w:r>
      <w:r>
        <w:t>How about the first column "#"?</w:t>
      </w:r>
      <w:r>
        <w:br/>
        <w:t>What is the number that is being displayed under this column and the purpose of it?</w:t>
      </w:r>
    </w:p>
  </w:comment>
  <w:comment w:id="726" w:author="Eugene CHEONG from.TOPPAN (MAS)" w:date="2025-12-22T11:35:00Z" w:initials="EC">
    <w:p w14:paraId="4AE8797A" w14:textId="77777777" w:rsidR="006C34A6" w:rsidRDefault="006C34A6" w:rsidP="006C34A6">
      <w:pPr>
        <w:pStyle w:val="CommentText"/>
        <w:jc w:val="left"/>
      </w:pPr>
      <w:r>
        <w:rPr>
          <w:rStyle w:val="CommentReference"/>
        </w:rPr>
        <w:annotationRef/>
      </w:r>
      <w:r>
        <w:t>The column number # is to contain a unique row identifier for easier identification of the particular row that is created, amended, or deleted.</w:t>
      </w:r>
    </w:p>
  </w:comment>
  <w:comment w:id="727" w:author="Eugene CHEONG from.TOPPAN (MAS)" w:date="2025-12-22T11:36:00Z" w:initials="EC">
    <w:p w14:paraId="1D333E43" w14:textId="77777777" w:rsidR="006C34A6" w:rsidRDefault="006C34A6" w:rsidP="006C34A6">
      <w:pPr>
        <w:pStyle w:val="CommentText"/>
        <w:jc w:val="left"/>
      </w:pPr>
      <w:r>
        <w:rPr>
          <w:rStyle w:val="CommentReference"/>
        </w:rPr>
        <w:annotationRef/>
      </w:r>
      <w:r>
        <w:t>I have added this inside the FSD.</w:t>
      </w:r>
    </w:p>
  </w:comment>
  <w:comment w:id="728" w:author="Akila BALAKRISHNAN from.OPTIMUM (MAS)" w:date="2025-12-26T12:24:00Z" w:initials="AB">
    <w:p w14:paraId="64E4EDD1" w14:textId="77777777" w:rsidR="00193C69" w:rsidRDefault="00193C69" w:rsidP="00193C69">
      <w:pPr>
        <w:pStyle w:val="CommentText"/>
        <w:jc w:val="left"/>
      </w:pPr>
      <w:r>
        <w:rPr>
          <w:rStyle w:val="CommentReference"/>
        </w:rPr>
        <w:annotationRef/>
      </w:r>
      <w:r>
        <w:t xml:space="preserve">Row number of the row corresponding to the data table in “Auction” tab? </w:t>
      </w:r>
    </w:p>
    <w:p w14:paraId="3D845A0B" w14:textId="77777777" w:rsidR="00193C69" w:rsidRDefault="00193C69" w:rsidP="00193C69">
      <w:pPr>
        <w:pStyle w:val="CommentText"/>
        <w:jc w:val="left"/>
      </w:pPr>
      <w:r>
        <w:t>Eg: I amend the 2</w:t>
      </w:r>
      <w:r>
        <w:rPr>
          <w:vertAlign w:val="superscript"/>
        </w:rPr>
        <w:t>nd</w:t>
      </w:r>
      <w:r>
        <w:t xml:space="preserve"> row - so the change summary tab # will indicate 2.</w:t>
      </w:r>
    </w:p>
    <w:p w14:paraId="197F4026" w14:textId="77777777" w:rsidR="00193C69" w:rsidRDefault="00193C69" w:rsidP="00193C69">
      <w:pPr>
        <w:pStyle w:val="CommentText"/>
        <w:jc w:val="left"/>
      </w:pPr>
    </w:p>
    <w:p w14:paraId="41CCB7B7" w14:textId="77777777" w:rsidR="00193C69" w:rsidRDefault="00193C69" w:rsidP="00193C69">
      <w:pPr>
        <w:pStyle w:val="CommentText"/>
        <w:jc w:val="left"/>
      </w:pPr>
      <w:r>
        <w:t>The created row will be shifted based on the default sorting order, so the change summary tab # will display the row number after the default sorting order?</w:t>
      </w:r>
    </w:p>
    <w:p w14:paraId="65B0AD03" w14:textId="77777777" w:rsidR="00193C69" w:rsidRDefault="00193C69" w:rsidP="00193C69">
      <w:pPr>
        <w:pStyle w:val="CommentText"/>
        <w:jc w:val="left"/>
      </w:pPr>
    </w:p>
    <w:p w14:paraId="4A7D867C" w14:textId="77777777" w:rsidR="00193C69" w:rsidRDefault="00193C69" w:rsidP="00193C69">
      <w:pPr>
        <w:pStyle w:val="CommentText"/>
        <w:jc w:val="left"/>
      </w:pPr>
      <w:r>
        <w:t>The deleted rows will not be shown in the “Auction” tab, in that case what row number will be displayed under # for deleted records?</w:t>
      </w:r>
    </w:p>
  </w:comment>
  <w:comment w:id="729" w:author="Akila BALAKRISHNAN from.OPTIMUM (MAS)" w:date="2026-01-09T17:13:00Z" w:initials="AB">
    <w:p w14:paraId="4A015E62" w14:textId="77777777" w:rsidR="00A51960" w:rsidRDefault="00EA0AD4" w:rsidP="00A51960">
      <w:pPr>
        <w:pStyle w:val="CommentText"/>
        <w:jc w:val="left"/>
      </w:pPr>
      <w:r>
        <w:rPr>
          <w:rStyle w:val="CommentReference"/>
        </w:rPr>
        <w:annotationRef/>
      </w:r>
      <w:r w:rsidR="00A51960">
        <w:t>As per discussion with Eugene on 9 Jan - understood that the row number is a continuous number and there will be missing numbers in case of deletion since they are doing soft delete.</w:t>
      </w:r>
    </w:p>
    <w:p w14:paraId="318EB091" w14:textId="77777777" w:rsidR="00A51960" w:rsidRDefault="00A51960" w:rsidP="00A51960">
      <w:pPr>
        <w:pStyle w:val="CommentText"/>
        <w:jc w:val="left"/>
      </w:pPr>
    </w:p>
    <w:p w14:paraId="4A1871C8" w14:textId="77777777" w:rsidR="00A51960" w:rsidRDefault="00A51960" w:rsidP="00A51960">
      <w:pPr>
        <w:pStyle w:val="CommentText"/>
        <w:jc w:val="left"/>
      </w:pPr>
      <w:r>
        <w:t>Discussed within MDD and we are ok to drop the row number in the actual data table and in change summary too.</w:t>
      </w:r>
    </w:p>
    <w:p w14:paraId="26D1EDF5" w14:textId="77777777" w:rsidR="00A51960" w:rsidRDefault="00A51960" w:rsidP="00A51960">
      <w:pPr>
        <w:pStyle w:val="CommentText"/>
        <w:jc w:val="left"/>
      </w:pPr>
    </w:p>
    <w:p w14:paraId="5EA2A3D9" w14:textId="77777777" w:rsidR="00A51960" w:rsidRDefault="00A51960" w:rsidP="00A51960">
      <w:pPr>
        <w:pStyle w:val="CommentText"/>
        <w:jc w:val="left"/>
      </w:pPr>
      <w:r>
        <w:t>The row number in the warnings table can be changed to issue code..</w:t>
      </w:r>
      <w:r>
        <w:br/>
        <w:t>since we need an identifier in the warnings table.</w:t>
      </w:r>
    </w:p>
    <w:p w14:paraId="20749F7D" w14:textId="77777777" w:rsidR="00A51960" w:rsidRDefault="00A51960" w:rsidP="00A51960">
      <w:pPr>
        <w:pStyle w:val="CommentText"/>
        <w:jc w:val="left"/>
      </w:pPr>
    </w:p>
    <w:p w14:paraId="6DAFDA26" w14:textId="77777777" w:rsidR="00A51960" w:rsidRDefault="00A51960" w:rsidP="00A51960">
      <w:pPr>
        <w:pStyle w:val="CommentText"/>
        <w:jc w:val="left"/>
      </w:pPr>
      <w:r>
        <w:t>@TECQ - Please take note of it and update the FSD accordingly.</w:t>
      </w:r>
    </w:p>
  </w:comment>
  <w:comment w:id="736" w:author="Sharmaine TAN (MAS)" w:date="2025-11-29T19:25:00Z" w:initials="ST">
    <w:p w14:paraId="6CB76FD3" w14:textId="593A3C99" w:rsidR="001D7A69" w:rsidRDefault="00A13C80" w:rsidP="001D7A69">
      <w:pPr>
        <w:pStyle w:val="CommentText"/>
      </w:pPr>
      <w:r>
        <w:rPr>
          <w:rStyle w:val="CommentReference"/>
        </w:rPr>
        <w:annotationRef/>
      </w:r>
      <w:r w:rsidR="001D7A69">
        <w:t>For parameterised fields can also call out that it’s a parameter fields to be address in detail at Admin FSD if required</w:t>
      </w:r>
    </w:p>
    <w:p w14:paraId="35911C41" w14:textId="77777777" w:rsidR="001D7A69" w:rsidRDefault="001D7A69" w:rsidP="001D7A69">
      <w:pPr>
        <w:pStyle w:val="CommentText"/>
      </w:pPr>
      <w:r>
        <w:t xml:space="preserve">This will ensure the flow continuity when Team draft and reviews the respective FSD. </w:t>
      </w:r>
    </w:p>
  </w:comment>
  <w:comment w:id="737" w:author="Eugene CHEONG from.TOPPAN (MAS)" w:date="2025-12-22T10:30:00Z" w:initials="EC">
    <w:p w14:paraId="2839FFD8" w14:textId="77777777" w:rsidR="00293054" w:rsidRDefault="00293054" w:rsidP="00293054">
      <w:pPr>
        <w:pStyle w:val="CommentText"/>
        <w:jc w:val="left"/>
      </w:pPr>
      <w:r>
        <w:rPr>
          <w:rStyle w:val="CommentReference"/>
        </w:rPr>
        <w:annotationRef/>
      </w:r>
      <w:r>
        <w:t>The footnotes here is not parameterised.</w:t>
      </w:r>
    </w:p>
  </w:comment>
  <w:comment w:id="738" w:author="Sharmaine TAN (MAS)" w:date="2026-01-02T17:15:00Z" w:initials="ST">
    <w:p w14:paraId="6A3AE4DE" w14:textId="77777777" w:rsidR="00E23A44" w:rsidRDefault="00D77ED4" w:rsidP="00E23A44">
      <w:pPr>
        <w:pStyle w:val="CommentText"/>
        <w:jc w:val="left"/>
      </w:pPr>
      <w:r>
        <w:rPr>
          <w:rStyle w:val="CommentReference"/>
        </w:rPr>
        <w:annotationRef/>
      </w:r>
      <w:r w:rsidR="00E23A44">
        <w:t xml:space="preserve">In the event users change the footnotes how will this be capture in the change summary ? </w:t>
      </w:r>
    </w:p>
    <w:p w14:paraId="29AD54DE" w14:textId="77777777" w:rsidR="00E23A44" w:rsidRDefault="00E23A44" w:rsidP="00E23A44">
      <w:pPr>
        <w:pStyle w:val="CommentText"/>
        <w:jc w:val="left"/>
      </w:pPr>
      <w:r>
        <w:t xml:space="preserve">Noted that Figure 8: Change Summary will mainly apply to specific Calendar fields.  </w:t>
      </w:r>
    </w:p>
  </w:comment>
  <w:comment w:id="739" w:author="Sharmaine TAN (MAS)" w:date="2026-01-08T18:56:00Z" w:initials="ST">
    <w:p w14:paraId="01FF0DAE" w14:textId="77777777" w:rsidR="00703AA0" w:rsidRDefault="008F3735" w:rsidP="00703AA0">
      <w:pPr>
        <w:pStyle w:val="CommentText"/>
        <w:jc w:val="left"/>
      </w:pPr>
      <w:r>
        <w:rPr>
          <w:rStyle w:val="CommentReference"/>
        </w:rPr>
        <w:annotationRef/>
      </w:r>
      <w:r w:rsidR="00703AA0">
        <w:rPr>
          <w:color w:val="454953"/>
          <w:highlight w:val="white"/>
        </w:rPr>
        <w:t xml:space="preserve">Noted that for Announcement Users, they will be able to see the footnote details in the Announcement PDF for the Issuance Calendar. </w:t>
      </w:r>
    </w:p>
    <w:p w14:paraId="45475C67" w14:textId="77777777" w:rsidR="00703AA0" w:rsidRDefault="00703AA0" w:rsidP="00703AA0">
      <w:pPr>
        <w:pStyle w:val="CommentText"/>
        <w:jc w:val="left"/>
      </w:pPr>
      <w:r>
        <w:rPr>
          <w:color w:val="454953"/>
          <w:highlight w:val="white"/>
        </w:rPr>
        <w:t>How will this be maintained?</w:t>
      </w:r>
      <w:r>
        <w:t xml:space="preserve"> </w:t>
      </w:r>
    </w:p>
  </w:comment>
  <w:comment w:id="740" w:author="Eugene CHEONG from.TOPPAN (MAS)" w:date="2025-12-02T17:21:00Z" w:initials="EC">
    <w:p w14:paraId="7457ADFC" w14:textId="49EE7AF3" w:rsidR="0026632B" w:rsidRDefault="0026632B" w:rsidP="0026632B">
      <w:pPr>
        <w:pStyle w:val="CommentText"/>
        <w:jc w:val="left"/>
      </w:pPr>
      <w:r>
        <w:rPr>
          <w:rStyle w:val="CommentReference"/>
        </w:rPr>
        <w:annotationRef/>
      </w:r>
      <w:r>
        <w:t>Jasmine: Are hyperlinks allowed? In the demo, we saw hyperlinks in the footnotes</w:t>
      </w:r>
    </w:p>
  </w:comment>
  <w:comment w:id="741" w:author="Eugene CHEONG from.TOPPAN (MAS)" w:date="2025-12-02T17:24:00Z" w:initials="EC">
    <w:p w14:paraId="03386A18" w14:textId="77777777" w:rsidR="0026632B" w:rsidRDefault="0026632B" w:rsidP="0026632B">
      <w:pPr>
        <w:pStyle w:val="CommentText"/>
        <w:jc w:val="left"/>
      </w:pPr>
      <w:r>
        <w:rPr>
          <w:rStyle w:val="CommentReference"/>
        </w:rPr>
        <w:annotationRef/>
      </w:r>
      <w:r>
        <w:t>While it is possible, we are confirming with the MAS website team before making a decision on whether the hyperlinks are allowed.</w:t>
      </w:r>
    </w:p>
  </w:comment>
  <w:comment w:id="742" w:author="Eugene CHEONG from.TOPPAN (MAS)" w:date="2025-12-02T17:26:00Z" w:initials="EC">
    <w:p w14:paraId="6B9FBD58" w14:textId="77777777" w:rsidR="0026632B" w:rsidRDefault="0026632B" w:rsidP="0026632B">
      <w:pPr>
        <w:pStyle w:val="CommentText"/>
        <w:jc w:val="left"/>
      </w:pPr>
      <w:r>
        <w:rPr>
          <w:rStyle w:val="CommentReference"/>
        </w:rPr>
        <w:annotationRef/>
      </w:r>
      <w:r>
        <w:t xml:space="preserve">From the keynotes in 15 Sep 2025, understand that nested items need to be supported, but adding links are not unless MAS website team can handle this. File attachments are not supported on the principle to not have OMEGA handle DMS functionalities. </w:t>
      </w:r>
    </w:p>
  </w:comment>
  <w:comment w:id="743" w:author="Jasmine WL TEO (MAS)" w:date="2025-12-10T09:50:00Z" w:initials="JT">
    <w:p w14:paraId="346A693B" w14:textId="77777777" w:rsidR="0028393E" w:rsidRDefault="0028393E" w:rsidP="0028393E">
      <w:pPr>
        <w:pStyle w:val="CommentText"/>
        <w:jc w:val="left"/>
      </w:pPr>
      <w:r>
        <w:rPr>
          <w:rStyle w:val="CommentReference"/>
        </w:rPr>
        <w:annotationRef/>
      </w:r>
      <w:r>
        <w:t>To leave this comment open till we have a confirmation on whether hyperlink is allowed.</w:t>
      </w:r>
    </w:p>
  </w:comment>
  <w:comment w:id="744" w:author="Sharmaine TAN (MAS)" w:date="2026-01-08T19:24:00Z" w:initials="ST">
    <w:p w14:paraId="6441177F" w14:textId="77777777" w:rsidR="00AE08B6" w:rsidRDefault="008676AC" w:rsidP="00AE08B6">
      <w:pPr>
        <w:pStyle w:val="CommentText"/>
        <w:jc w:val="left"/>
      </w:pPr>
      <w:r>
        <w:rPr>
          <w:rStyle w:val="CommentReference"/>
        </w:rPr>
        <w:annotationRef/>
      </w:r>
      <w:r w:rsidR="00AE08B6">
        <w:t xml:space="preserve">For Publish immediately, OMEGA will send the publish request immediately and the status: Pending Publication upon successful message ack from MAS Website OMEGA will update Status: Published </w:t>
      </w:r>
    </w:p>
    <w:p w14:paraId="302F4DE9" w14:textId="77777777" w:rsidR="00AE08B6" w:rsidRDefault="00AE08B6" w:rsidP="00AE08B6">
      <w:pPr>
        <w:pStyle w:val="CommentText"/>
        <w:jc w:val="left"/>
      </w:pPr>
      <w:r>
        <w:t xml:space="preserve">In the event, MAS Website returns and error message ack OMEGA will trigger an email alert to notify MAS of the error encountered. </w:t>
      </w:r>
    </w:p>
    <w:p w14:paraId="3550F948" w14:textId="77777777" w:rsidR="00AE08B6" w:rsidRDefault="00AE08B6" w:rsidP="00AE08B6">
      <w:pPr>
        <w:pStyle w:val="CommentText"/>
        <w:jc w:val="left"/>
      </w:pPr>
      <w:r>
        <w:t xml:space="preserve">Add option to retrigger publication job request to MAS Website subject to user access rights. </w:t>
      </w:r>
    </w:p>
  </w:comment>
  <w:comment w:id="761" w:author="Akila BALAKRISHNAN from.OPTIMUM (MAS)" w:date="2025-12-05T18:22:00Z" w:initials="ABf(">
    <w:p w14:paraId="2CFA33AD" w14:textId="2D88207B" w:rsidR="00995F3A" w:rsidRDefault="00BE25C5" w:rsidP="00870CAB">
      <w:pPr>
        <w:pStyle w:val="CommentText"/>
        <w:jc w:val="left"/>
      </w:pPr>
      <w:r>
        <w:rPr>
          <w:rStyle w:val="CommentReference"/>
        </w:rPr>
        <w:annotationRef/>
      </w:r>
      <w:r w:rsidR="00995F3A">
        <w:t>Save as draft and Submit for approval button is not listed and explained below.</w:t>
      </w:r>
      <w:r w:rsidR="00995F3A">
        <w:br/>
        <w:t>Please include and refer to the corresponding section</w:t>
      </w:r>
    </w:p>
  </w:comment>
  <w:comment w:id="762" w:author="Eugene CHEONG from.TOPPAN (MAS)" w:date="2025-12-19T16:50:00Z" w:initials="EC">
    <w:p w14:paraId="79954CB9" w14:textId="77777777" w:rsidR="00963BFB" w:rsidRDefault="00963BFB" w:rsidP="00963BFB">
      <w:pPr>
        <w:pStyle w:val="CommentText"/>
        <w:jc w:val="left"/>
      </w:pPr>
      <w:r>
        <w:rPr>
          <w:rStyle w:val="CommentReference"/>
        </w:rPr>
        <w:annotationRef/>
      </w:r>
      <w:r>
        <w:t>Included the reference.</w:t>
      </w:r>
    </w:p>
  </w:comment>
  <w:comment w:id="763" w:author="Akila BALAKRISHNAN from.OPTIMUM (MAS)" w:date="2025-12-26T12:26:00Z" w:initials="AB">
    <w:p w14:paraId="2FDFC82E" w14:textId="77777777" w:rsidR="0005134C" w:rsidRDefault="0005134C" w:rsidP="0005134C">
      <w:pPr>
        <w:pStyle w:val="CommentText"/>
        <w:jc w:val="left"/>
      </w:pPr>
      <w:r>
        <w:rPr>
          <w:rStyle w:val="CommentReference"/>
        </w:rPr>
        <w:annotationRef/>
      </w:r>
      <w:r>
        <w:t>Noted.</w:t>
      </w:r>
    </w:p>
  </w:comment>
  <w:comment w:id="811" w:author="Akila BALAKRISHNAN from.OPTIMUM (MAS)" w:date="2025-12-05T19:24:00Z" w:initials="ABf(">
    <w:p w14:paraId="72B34AB3" w14:textId="785206EF" w:rsidR="00715729" w:rsidRDefault="00715729">
      <w:pPr>
        <w:pStyle w:val="CommentText"/>
        <w:jc w:val="left"/>
      </w:pPr>
      <w:r>
        <w:rPr>
          <w:rStyle w:val="CommentReference"/>
        </w:rPr>
        <w:annotationRef/>
      </w:r>
      <w:r>
        <w:t>Based on what action, the Issuance calendar for a particular security type, year and period is considered to be created?</w:t>
      </w:r>
    </w:p>
    <w:p w14:paraId="63459E99" w14:textId="77777777" w:rsidR="00715729" w:rsidRDefault="00715729">
      <w:pPr>
        <w:pStyle w:val="CommentText"/>
        <w:jc w:val="left"/>
      </w:pPr>
    </w:p>
    <w:p w14:paraId="1F1F5B29" w14:textId="77777777" w:rsidR="00715729" w:rsidRDefault="00715729" w:rsidP="0013741E">
      <w:pPr>
        <w:pStyle w:val="CommentText"/>
        <w:jc w:val="left"/>
      </w:pPr>
      <w:r>
        <w:t>Is it based on the "Submit and review" action in Create calendar model or only when the user clicks on "Save as draft" or "Submit for approval" in issuance calendar details page?</w:t>
      </w:r>
    </w:p>
  </w:comment>
  <w:comment w:id="812" w:author="Eugene CHEONG from.TOPPAN (MAS)" w:date="2025-12-19T17:51:00Z" w:initials="EC">
    <w:p w14:paraId="7C84AE49" w14:textId="77777777" w:rsidR="0010631D" w:rsidRDefault="0010631D" w:rsidP="0010631D">
      <w:pPr>
        <w:pStyle w:val="CommentText"/>
        <w:jc w:val="left"/>
      </w:pPr>
      <w:r>
        <w:rPr>
          <w:rStyle w:val="CommentReference"/>
        </w:rPr>
        <w:annotationRef/>
      </w:r>
      <w:r>
        <w:t>Only when the user clicks on "Save as draft" or "Submit for approval" in issuance calendar details page. In essence, the data for the security type, year, and period exists in the database.</w:t>
      </w:r>
    </w:p>
  </w:comment>
  <w:comment w:id="813" w:author="Akila BALAKRISHNAN from.OPTIMUM (MAS)" w:date="2025-12-26T12:34:00Z" w:initials="AB">
    <w:p w14:paraId="192027CF" w14:textId="77777777" w:rsidR="00833739" w:rsidRDefault="0005134C" w:rsidP="00833739">
      <w:pPr>
        <w:pStyle w:val="CommentText"/>
        <w:jc w:val="left"/>
      </w:pPr>
      <w:r>
        <w:rPr>
          <w:rStyle w:val="CommentReference"/>
        </w:rPr>
        <w:annotationRef/>
      </w:r>
      <w:r w:rsidR="00833739">
        <w:t>Ok. This is not clearly stated inside the FSD.</w:t>
      </w:r>
      <w:r w:rsidR="00833739">
        <w:br/>
        <w:t>Added a note under section 2.3. Please check if its ok.</w:t>
      </w:r>
    </w:p>
  </w:comment>
  <w:comment w:id="815" w:author="Eugene CHEONG from.TOPPAN (MAS)" w:date="2025-12-02T15:27:00Z" w:initials="EC">
    <w:p w14:paraId="5611E9D9" w14:textId="030EF9DA" w:rsidR="001F1499" w:rsidRDefault="001F1499" w:rsidP="001F1499">
      <w:pPr>
        <w:pStyle w:val="CommentText"/>
        <w:jc w:val="left"/>
      </w:pPr>
      <w:r>
        <w:rPr>
          <w:rStyle w:val="CommentReference"/>
        </w:rPr>
        <w:annotationRef/>
      </w:r>
      <w:r>
        <w:t>Han Xie: Suggest no need for this separation (to have two groups of Makers - one for MAS Bills and one for all other security types).</w:t>
      </w:r>
    </w:p>
  </w:comment>
  <w:comment w:id="816" w:author="Eugene CHEONG from.TOPPAN (MAS)" w:date="2025-12-02T17:00:00Z" w:initials="EC">
    <w:p w14:paraId="48CBAECC" w14:textId="77777777" w:rsidR="00380D00" w:rsidRDefault="00380D00" w:rsidP="00380D00">
      <w:pPr>
        <w:pStyle w:val="CommentText"/>
        <w:jc w:val="left"/>
      </w:pPr>
      <w:r>
        <w:rPr>
          <w:rStyle w:val="CommentReference"/>
        </w:rPr>
        <w:annotationRef/>
      </w:r>
      <w:r>
        <w:t>As of 02 Dec 2025, we do not separate between security types for Makers. Makers can create for all security types.</w:t>
      </w:r>
    </w:p>
  </w:comment>
  <w:comment w:id="818" w:author="Akila BALAKRISHNAN from.OPTIMUM (MAS)" w:date="2026-01-12T09:33:00Z" w:initials="AB">
    <w:p w14:paraId="3796DDF2" w14:textId="77777777" w:rsidR="00EF55BB" w:rsidRDefault="00EF55BB" w:rsidP="00EF55BB">
      <w:pPr>
        <w:pStyle w:val="CommentText"/>
        <w:jc w:val="left"/>
      </w:pPr>
      <w:r>
        <w:rPr>
          <w:rStyle w:val="CommentReference"/>
        </w:rPr>
        <w:annotationRef/>
      </w:r>
      <w:r>
        <w:t>@TECQ - We can drop this requirement.</w:t>
      </w:r>
    </w:p>
    <w:p w14:paraId="77C957EB" w14:textId="77777777" w:rsidR="00EF55BB" w:rsidRDefault="00EF55BB" w:rsidP="00EF55BB">
      <w:pPr>
        <w:pStyle w:val="CommentText"/>
        <w:jc w:val="left"/>
      </w:pPr>
      <w:r>
        <w:t>To take note and can remove the strikethrough.</w:t>
      </w:r>
    </w:p>
  </w:comment>
  <w:comment w:id="821" w:author="Akila BALAKRISHNAN from.OPTIMUM (MAS)" w:date="2026-01-09T22:18:00Z" w:initials="AB">
    <w:p w14:paraId="4D37EEA8" w14:textId="2FC94D57" w:rsidR="00073106" w:rsidRDefault="00073106" w:rsidP="00073106">
      <w:pPr>
        <w:pStyle w:val="CommentText"/>
        <w:jc w:val="left"/>
      </w:pPr>
      <w:r>
        <w:rPr>
          <w:rStyle w:val="CommentReference"/>
        </w:rPr>
        <w:annotationRef/>
      </w:r>
      <w:r>
        <w:t>Is this hardcoded or based on issuance calendar param configurations?</w:t>
      </w:r>
    </w:p>
  </w:comment>
  <w:comment w:id="850" w:author="Jasmine WL TEO (MAS)" w:date="2025-12-10T10:02:00Z" w:initials="JT">
    <w:p w14:paraId="614C8647" w14:textId="44374370" w:rsidR="00A41ED1" w:rsidRDefault="00A41ED1" w:rsidP="00A41ED1">
      <w:pPr>
        <w:pStyle w:val="CommentText"/>
        <w:jc w:val="left"/>
      </w:pPr>
      <w:r>
        <w:rPr>
          <w:rStyle w:val="CommentReference"/>
        </w:rPr>
        <w:annotationRef/>
      </w:r>
      <w:r>
        <w:t>If the tab is not included, there will be no update for that type. No data seems to mean that the data for that issuance type will be deleted.</w:t>
      </w:r>
    </w:p>
  </w:comment>
  <w:comment w:id="851" w:author="Han Xie CHAI (MAS)" w:date="2025-12-10T11:10:00Z" w:initials="HC">
    <w:p w14:paraId="1486E6FF" w14:textId="77777777" w:rsidR="00FE4EC2" w:rsidRDefault="00FE4EC2" w:rsidP="00FE4EC2">
      <w:pPr>
        <w:pStyle w:val="CommentText"/>
        <w:jc w:val="left"/>
      </w:pPr>
      <w:r>
        <w:rPr>
          <w:rStyle w:val="CommentReference"/>
        </w:rPr>
        <w:annotationRef/>
      </w:r>
      <w:r>
        <w:t>Can standardise to the same special handling in 2.9.3</w:t>
      </w:r>
    </w:p>
  </w:comment>
  <w:comment w:id="852" w:author="Eugene CHEONG from.TOPPAN (MAS)" w:date="2025-12-19T14:12:00Z" w:initials="EC">
    <w:p w14:paraId="34E8FF53" w14:textId="77777777" w:rsidR="00A137F7" w:rsidRDefault="00A137F7" w:rsidP="00A137F7">
      <w:pPr>
        <w:pStyle w:val="CommentText"/>
        <w:jc w:val="left"/>
      </w:pPr>
      <w:r>
        <w:rPr>
          <w:rStyle w:val="CommentReference"/>
        </w:rPr>
        <w:annotationRef/>
      </w:r>
      <w:r>
        <w:t>Have amended the wording to standardise with 2.9.3.</w:t>
      </w:r>
    </w:p>
  </w:comment>
  <w:comment w:id="856" w:author="Sharmaine TAN (MAS)" w:date="2025-11-29T19:39:00Z" w:initials="ST">
    <w:p w14:paraId="4D3D05BF" w14:textId="268B5948" w:rsidR="00CE1320" w:rsidRDefault="00CE1320" w:rsidP="00CE1320">
      <w:pPr>
        <w:pStyle w:val="CommentText"/>
      </w:pPr>
      <w:r>
        <w:rPr>
          <w:rStyle w:val="CommentReference"/>
        </w:rPr>
        <w:annotationRef/>
      </w:r>
      <w:r>
        <w:t xml:space="preserve">In the event, maker didn’t submit the post condition can also be at Status: Draft ? </w:t>
      </w:r>
    </w:p>
  </w:comment>
  <w:comment w:id="857" w:author="Eugene CHEONG from.TOPPAN (MAS)" w:date="2025-12-19T14:29:00Z" w:initials="EC">
    <w:p w14:paraId="10183251" w14:textId="77777777" w:rsidR="0060657A" w:rsidRDefault="0060657A" w:rsidP="0060657A">
      <w:pPr>
        <w:pStyle w:val="CommentText"/>
        <w:jc w:val="left"/>
      </w:pPr>
      <w:r>
        <w:rPr>
          <w:rStyle w:val="CommentReference"/>
        </w:rPr>
        <w:annotationRef/>
      </w:r>
      <w:r>
        <w:t>If Maker didn’t submit, then there are two possibilities:</w:t>
      </w:r>
    </w:p>
    <w:p w14:paraId="0B4EFDFC" w14:textId="77777777" w:rsidR="0060657A" w:rsidRDefault="0060657A" w:rsidP="0060657A">
      <w:pPr>
        <w:pStyle w:val="CommentText"/>
        <w:jc w:val="left"/>
      </w:pPr>
    </w:p>
    <w:p w14:paraId="707254A2" w14:textId="77777777" w:rsidR="0060657A" w:rsidRDefault="0060657A" w:rsidP="0060657A">
      <w:pPr>
        <w:pStyle w:val="CommentText"/>
        <w:ind w:left="300"/>
        <w:jc w:val="left"/>
      </w:pPr>
      <w:r>
        <w:t>Maker save as draft. Refer to 2.11.</w:t>
      </w:r>
    </w:p>
    <w:p w14:paraId="45E43522" w14:textId="77777777" w:rsidR="0060657A" w:rsidRDefault="0060657A" w:rsidP="0060657A">
      <w:pPr>
        <w:pStyle w:val="CommentText"/>
        <w:ind w:left="300"/>
        <w:jc w:val="left"/>
      </w:pPr>
      <w:r>
        <w:t>Maker goes back to listing page or some other page and did not perform any action to save the issuance calendar details.</w:t>
      </w:r>
    </w:p>
  </w:comment>
  <w:comment w:id="858" w:author="Sharmaine TAN (MAS)" w:date="2026-01-02T12:43:00Z" w:initials="ST">
    <w:p w14:paraId="764E2488" w14:textId="77777777" w:rsidR="00F176B3" w:rsidRDefault="00F176B3" w:rsidP="00F176B3">
      <w:pPr>
        <w:pStyle w:val="CommentText"/>
        <w:jc w:val="left"/>
      </w:pPr>
      <w:r>
        <w:rPr>
          <w:rStyle w:val="CommentReference"/>
        </w:rPr>
        <w:annotationRef/>
      </w:r>
      <w:r>
        <w:t>To include as part of the 2.8.3 Business Requirement that user will need to submit the respective Issuance calendar -&gt; corresponding post condition “The status of issuance calendar is updated to “Pending Approval” or if it isn’t submitted for approval “The status of issuance calendar is updated to “Draft”</w:t>
      </w:r>
    </w:p>
  </w:comment>
  <w:comment w:id="982" w:author="Akila BALAKRISHNAN from.OPTIMUM (MAS)" w:date="2025-12-05T18:32:00Z" w:initials="ABf(">
    <w:p w14:paraId="3812C808" w14:textId="41C0625E" w:rsidR="002D2B38" w:rsidRDefault="002D2B38" w:rsidP="009673BC">
      <w:pPr>
        <w:pStyle w:val="CommentText"/>
        <w:jc w:val="left"/>
      </w:pPr>
      <w:r>
        <w:rPr>
          <w:rStyle w:val="CommentReference"/>
        </w:rPr>
        <w:annotationRef/>
      </w:r>
      <w:r>
        <w:t>Update the screenshot once the modal title name is confirmed.</w:t>
      </w:r>
    </w:p>
  </w:comment>
  <w:comment w:id="983" w:author="Eugene CHEONG from.TOPPAN (MAS)" w:date="2025-12-19T14:11:00Z" w:initials="EC">
    <w:p w14:paraId="311C5D3C" w14:textId="77777777" w:rsidR="00A137F7" w:rsidRDefault="00A137F7" w:rsidP="00A137F7">
      <w:pPr>
        <w:pStyle w:val="CommentText"/>
        <w:jc w:val="left"/>
      </w:pPr>
      <w:r>
        <w:rPr>
          <w:rStyle w:val="CommentReference"/>
        </w:rPr>
        <w:annotationRef/>
      </w:r>
      <w:r>
        <w:t>Updated screenshot.</w:t>
      </w:r>
    </w:p>
  </w:comment>
  <w:comment w:id="989" w:author="Akila BALAKRISHNAN from.OPTIMUM (MAS)" w:date="2025-12-05T18:34:00Z" w:initials="ABf(">
    <w:p w14:paraId="1405957D" w14:textId="1C412EAC" w:rsidR="002D2B38" w:rsidRDefault="002D2B38" w:rsidP="00F50C6A">
      <w:pPr>
        <w:pStyle w:val="CommentText"/>
        <w:jc w:val="left"/>
      </w:pPr>
      <w:r>
        <w:rPr>
          <w:rStyle w:val="CommentReference"/>
        </w:rPr>
        <w:annotationRef/>
      </w:r>
      <w:r>
        <w:t>@Jasmine/@Han Xie: Can it be "Create calendar" similar to the action button?</w:t>
      </w:r>
    </w:p>
  </w:comment>
  <w:comment w:id="990" w:author="Jasmine WL TEO (MAS)" w:date="2025-12-10T10:04:00Z" w:initials="JT">
    <w:p w14:paraId="600B5AE0" w14:textId="77777777" w:rsidR="00351881" w:rsidRDefault="00351881" w:rsidP="00351881">
      <w:pPr>
        <w:pStyle w:val="CommentText"/>
        <w:jc w:val="left"/>
      </w:pPr>
      <w:r>
        <w:rPr>
          <w:rStyle w:val="CommentReference"/>
        </w:rPr>
        <w:annotationRef/>
      </w:r>
      <w:r>
        <w:t xml:space="preserve">I thought create issuance calendar is fine. </w:t>
      </w:r>
    </w:p>
  </w:comment>
  <w:comment w:id="991" w:author="Han Xie CHAI (MAS)" w:date="2025-12-10T10:39:00Z" w:initials="HC">
    <w:p w14:paraId="4D2E2D24" w14:textId="77777777" w:rsidR="0074523F" w:rsidRDefault="0074523F" w:rsidP="0074523F">
      <w:pPr>
        <w:pStyle w:val="CommentText"/>
        <w:jc w:val="left"/>
      </w:pPr>
      <w:r>
        <w:rPr>
          <w:rStyle w:val="CommentReference"/>
        </w:rPr>
        <w:annotationRef/>
      </w:r>
      <w:r>
        <w:t>It is ok</w:t>
      </w:r>
    </w:p>
  </w:comment>
  <w:comment w:id="992" w:author="Akila BALAKRISHNAN from.OPTIMUM (MAS)" w:date="2025-12-05T18:41:00Z" w:initials="ABf(">
    <w:p w14:paraId="1C2E4AA6" w14:textId="72FA4492" w:rsidR="002D2B38" w:rsidRDefault="002D2B38">
      <w:pPr>
        <w:pStyle w:val="CommentText"/>
        <w:jc w:val="left"/>
      </w:pPr>
      <w:r>
        <w:rPr>
          <w:rStyle w:val="CommentReference"/>
        </w:rPr>
        <w:annotationRef/>
      </w:r>
      <w:r>
        <w:t>This list is retrieved from the security type parameters?</w:t>
      </w:r>
      <w:r>
        <w:br/>
        <w:t>If yes, this list should only have the active security types.</w:t>
      </w:r>
    </w:p>
    <w:p w14:paraId="4FF90BE8" w14:textId="77777777" w:rsidR="002D2B38" w:rsidRDefault="002D2B38" w:rsidP="007302E1">
      <w:pPr>
        <w:pStyle w:val="CommentText"/>
        <w:jc w:val="left"/>
      </w:pPr>
      <w:r>
        <w:t>Can explain the same in remarks.</w:t>
      </w:r>
    </w:p>
  </w:comment>
  <w:comment w:id="993" w:author="Eugene CHEONG from.TOPPAN (MAS)" w:date="2025-12-19T17:52:00Z" w:initials="EC">
    <w:p w14:paraId="4763B398" w14:textId="77777777" w:rsidR="00E1639F" w:rsidRDefault="00E1639F" w:rsidP="00E1639F">
      <w:pPr>
        <w:pStyle w:val="CommentText"/>
        <w:jc w:val="left"/>
      </w:pPr>
      <w:r>
        <w:rPr>
          <w:rStyle w:val="CommentReference"/>
        </w:rPr>
        <w:annotationRef/>
      </w:r>
      <w:r>
        <w:t>Added in the FSD.</w:t>
      </w:r>
    </w:p>
  </w:comment>
  <w:comment w:id="1001" w:author="Sharmaine TAN (MAS)" w:date="2025-11-29T19:49:00Z" w:initials="ST">
    <w:p w14:paraId="66E1BD40" w14:textId="5E3DB74C" w:rsidR="00390C7A" w:rsidRDefault="001D7A69" w:rsidP="00390C7A">
      <w:pPr>
        <w:pStyle w:val="CommentText"/>
        <w:jc w:val="left"/>
      </w:pPr>
      <w:r>
        <w:rPr>
          <w:rStyle w:val="CommentReference"/>
        </w:rPr>
        <w:annotationRef/>
      </w:r>
      <w:r w:rsidR="00390C7A">
        <w:t>It should match the name of UI Prototype: Generate with Algorithm</w:t>
      </w:r>
    </w:p>
  </w:comment>
  <w:comment w:id="1002" w:author="Eugene CHEONG from.TOPPAN (MAS)" w:date="2025-12-19T14:07:00Z" w:initials="EC">
    <w:p w14:paraId="099D2B7D" w14:textId="77777777" w:rsidR="00A137F7" w:rsidRDefault="00A137F7" w:rsidP="00A137F7">
      <w:pPr>
        <w:pStyle w:val="CommentText"/>
        <w:jc w:val="left"/>
      </w:pPr>
      <w:r>
        <w:rPr>
          <w:rStyle w:val="CommentReference"/>
        </w:rPr>
        <w:annotationRef/>
      </w:r>
      <w:r>
        <w:t>Amended.</w:t>
      </w:r>
    </w:p>
  </w:comment>
  <w:comment w:id="1003" w:author="Akila BALAKRISHNAN from.OPTIMUM (MAS)" w:date="2025-12-09T17:28:00Z" w:initials="ABf(">
    <w:p w14:paraId="63EC6863" w14:textId="79E7F87F" w:rsidR="009509AE" w:rsidRDefault="009509AE" w:rsidP="003A7C8D">
      <w:pPr>
        <w:pStyle w:val="CommentText"/>
        <w:jc w:val="left"/>
      </w:pPr>
      <w:r>
        <w:rPr>
          <w:rStyle w:val="CommentReference"/>
        </w:rPr>
        <w:annotationRef/>
      </w:r>
      <w:r>
        <w:t>How about the validation of the upload file matches the template against the particular security type selected?</w:t>
      </w:r>
    </w:p>
  </w:comment>
  <w:comment w:id="1004" w:author="Eugene CHEONG from.TOPPAN (MAS)" w:date="2025-12-22T15:59:00Z" w:initials="EC">
    <w:p w14:paraId="3C9496D8" w14:textId="77777777" w:rsidR="00394075" w:rsidRDefault="00394075" w:rsidP="00394075">
      <w:pPr>
        <w:pStyle w:val="CommentText"/>
        <w:jc w:val="left"/>
      </w:pPr>
      <w:r>
        <w:rPr>
          <w:rStyle w:val="CommentReference"/>
        </w:rPr>
        <w:annotationRef/>
      </w:r>
      <w:r>
        <w:t>I have added the validation under 2.8.5.</w:t>
      </w:r>
    </w:p>
  </w:comment>
  <w:comment w:id="1005" w:author="Han Xie CHAI (MAS)" w:date="2025-12-10T10:49:00Z" w:initials="HC">
    <w:p w14:paraId="2477EDF6" w14:textId="4A9D9987" w:rsidR="00D24D4E" w:rsidRDefault="00D24D4E" w:rsidP="00D24D4E">
      <w:pPr>
        <w:pStyle w:val="CommentText"/>
        <w:jc w:val="left"/>
      </w:pPr>
      <w:r>
        <w:rPr>
          <w:rStyle w:val="CommentReference"/>
        </w:rPr>
        <w:annotationRef/>
      </w:r>
      <w:r>
        <w:t>Please fill in the behaviour for all Cancel buttons</w:t>
      </w:r>
    </w:p>
  </w:comment>
  <w:comment w:id="1006" w:author="Eugene CHEONG from.TOPPAN (MAS)" w:date="2025-12-22T10:35:00Z" w:initials="EC">
    <w:p w14:paraId="460AA4B9" w14:textId="77777777" w:rsidR="00D53716" w:rsidRDefault="00D53716" w:rsidP="00D53716">
      <w:pPr>
        <w:pStyle w:val="CommentText"/>
        <w:jc w:val="left"/>
      </w:pPr>
      <w:r>
        <w:rPr>
          <w:rStyle w:val="CommentReference"/>
        </w:rPr>
        <w:annotationRef/>
      </w:r>
      <w:r>
        <w:t>Added in FSD.</w:t>
      </w:r>
    </w:p>
  </w:comment>
  <w:comment w:id="1014" w:author="Akila BALAKRISHNAN from.OPTIMUM (MAS)" w:date="2026-01-09T22:29:00Z" w:initials="AB">
    <w:p w14:paraId="13700DCD" w14:textId="77777777" w:rsidR="006B7BDC" w:rsidRDefault="006B7BDC" w:rsidP="006B7BDC">
      <w:pPr>
        <w:pStyle w:val="CommentText"/>
        <w:jc w:val="left"/>
      </w:pPr>
      <w:r>
        <w:rPr>
          <w:rStyle w:val="CommentReference"/>
        </w:rPr>
        <w:annotationRef/>
      </w:r>
      <w:r>
        <w:t>How to add/update/delete issuance record manually is not mentioned or explained anywhere in the FSD?</w:t>
      </w:r>
    </w:p>
    <w:p w14:paraId="4CCE3C7A" w14:textId="77777777" w:rsidR="006B7BDC" w:rsidRDefault="006B7BDC" w:rsidP="006B7BDC">
      <w:pPr>
        <w:pStyle w:val="CommentText"/>
        <w:jc w:val="left"/>
      </w:pPr>
    </w:p>
    <w:p w14:paraId="1EF2E758" w14:textId="77777777" w:rsidR="006B7BDC" w:rsidRDefault="006B7BDC" w:rsidP="006B7BDC">
      <w:pPr>
        <w:pStyle w:val="CommentText"/>
        <w:jc w:val="left"/>
      </w:pPr>
      <w:r>
        <w:t>“Add entry” action button is not mentioned anywhere.</w:t>
      </w:r>
    </w:p>
    <w:p w14:paraId="67A1D855" w14:textId="77777777" w:rsidR="006B7BDC" w:rsidRDefault="006B7BDC" w:rsidP="006B7BDC">
      <w:pPr>
        <w:pStyle w:val="CommentText"/>
        <w:jc w:val="left"/>
      </w:pPr>
      <w:r>
        <w:t>Edit icon at the end of the record is also not mentioned.</w:t>
      </w:r>
    </w:p>
    <w:p w14:paraId="7507EC4B" w14:textId="77777777" w:rsidR="006B7BDC" w:rsidRDefault="006B7BDC" w:rsidP="006B7BDC">
      <w:pPr>
        <w:pStyle w:val="CommentText"/>
        <w:jc w:val="left"/>
      </w:pPr>
      <w:r>
        <w:t>Checkbox at the start of each record which is used for bulk deletion is also not mentioned.</w:t>
      </w:r>
    </w:p>
  </w:comment>
  <w:comment w:id="1015" w:author="Akila BALAKRISHNAN from.OPTIMUM (MAS)" w:date="2025-12-05T18:44:00Z" w:initials="ABf(">
    <w:p w14:paraId="46ACF5C1" w14:textId="46A667F3" w:rsidR="00995F3A" w:rsidRDefault="00562213" w:rsidP="00817078">
      <w:pPr>
        <w:pStyle w:val="CommentText"/>
        <w:jc w:val="left"/>
      </w:pPr>
      <w:r>
        <w:rPr>
          <w:rStyle w:val="CommentReference"/>
        </w:rPr>
        <w:annotationRef/>
      </w:r>
      <w:r w:rsidR="00995F3A">
        <w:t>How about the Save as draft button?</w:t>
      </w:r>
      <w:r w:rsidR="00995F3A">
        <w:br/>
        <w:t>Please include and refer to the corresponding section in the remarks.</w:t>
      </w:r>
    </w:p>
  </w:comment>
  <w:comment w:id="1016" w:author="Eugene CHEONG from.TOPPAN (MAS)" w:date="2025-12-19T17:58:00Z" w:initials="EC">
    <w:p w14:paraId="4F0C0163" w14:textId="77777777" w:rsidR="00E1639F" w:rsidRDefault="00E1639F" w:rsidP="00E1639F">
      <w:pPr>
        <w:pStyle w:val="CommentText"/>
        <w:jc w:val="left"/>
      </w:pPr>
      <w:r>
        <w:rPr>
          <w:rStyle w:val="CommentReference"/>
        </w:rPr>
        <w:annotationRef/>
      </w:r>
      <w:r>
        <w:t>I have added this button inside the table.</w:t>
      </w:r>
    </w:p>
  </w:comment>
  <w:comment w:id="1036" w:author="Akila BALAKRISHNAN from.OPTIMUM (MAS)" w:date="2025-12-08T10:23:00Z" w:initials="ABf(">
    <w:p w14:paraId="74566AB1" w14:textId="382920B1" w:rsidR="00A733CD" w:rsidRDefault="00A733CD" w:rsidP="002B4E12">
      <w:pPr>
        <w:pStyle w:val="CommentText"/>
        <w:jc w:val="left"/>
      </w:pPr>
      <w:r>
        <w:rPr>
          <w:rStyle w:val="CommentReference"/>
        </w:rPr>
        <w:annotationRef/>
      </w:r>
      <w:r>
        <w:t>Why is the re-upload calendar included here?</w:t>
      </w:r>
    </w:p>
  </w:comment>
  <w:comment w:id="1037" w:author="Jasmine WL TEO (MAS)" w:date="2025-12-10T10:23:00Z" w:initials="JT">
    <w:p w14:paraId="3670DE37" w14:textId="77777777" w:rsidR="0085477A" w:rsidRDefault="0085477A" w:rsidP="0085477A">
      <w:pPr>
        <w:pStyle w:val="CommentText"/>
        <w:jc w:val="left"/>
      </w:pPr>
      <w:r>
        <w:rPr>
          <w:rStyle w:val="CommentReference"/>
        </w:rPr>
        <w:annotationRef/>
      </w:r>
      <w:r>
        <w:t>It is also unclear to me why the reupload file is in the create calendar function.</w:t>
      </w:r>
    </w:p>
  </w:comment>
  <w:comment w:id="1038" w:author="Eugene CHEONG from.TOPPAN (MAS)" w:date="2025-12-22T11:41:00Z" w:initials="EC">
    <w:p w14:paraId="2D206375" w14:textId="77777777" w:rsidR="001E0B07" w:rsidRDefault="001E0B07" w:rsidP="001E0B07">
      <w:pPr>
        <w:pStyle w:val="CommentText"/>
        <w:jc w:val="left"/>
      </w:pPr>
      <w:r>
        <w:rPr>
          <w:rStyle w:val="CommentReference"/>
        </w:rPr>
        <w:annotationRef/>
      </w:r>
      <w:r>
        <w:t>As part of the issuance calendar creation, the file is to be exported after saving as draft and to be re-uploaded before submitting for approval.</w:t>
      </w:r>
    </w:p>
  </w:comment>
  <w:comment w:id="1039" w:author="Akila BALAKRISHNAN from.OPTIMUM (MAS)" w:date="2025-12-26T13:21:00Z" w:initials="AB">
    <w:p w14:paraId="05B8B9E1" w14:textId="77777777" w:rsidR="005B6443" w:rsidRDefault="007C2A06" w:rsidP="005B6443">
      <w:pPr>
        <w:pStyle w:val="CommentText"/>
        <w:jc w:val="left"/>
      </w:pPr>
      <w:r>
        <w:rPr>
          <w:rStyle w:val="CommentReference"/>
        </w:rPr>
        <w:annotationRef/>
      </w:r>
      <w:r w:rsidR="005B6443">
        <w:t>This should be explained in the FSD too.</w:t>
      </w:r>
    </w:p>
    <w:p w14:paraId="1ABF90DB" w14:textId="77777777" w:rsidR="005B6443" w:rsidRDefault="005B6443" w:rsidP="005B6443">
      <w:pPr>
        <w:pStyle w:val="CommentText"/>
        <w:jc w:val="left"/>
      </w:pPr>
      <w:r>
        <w:t>Also it is not mandatory to re-upload calendar always before submitting for approval.</w:t>
      </w:r>
    </w:p>
    <w:p w14:paraId="4224EA2A" w14:textId="77777777" w:rsidR="005B6443" w:rsidRDefault="005B6443" w:rsidP="005B6443">
      <w:pPr>
        <w:pStyle w:val="CommentText"/>
        <w:jc w:val="left"/>
      </w:pPr>
      <w:r>
        <w:t>The user can saves as draft first and then submit for approval without any updates too.</w:t>
      </w:r>
    </w:p>
    <w:p w14:paraId="1D382779" w14:textId="77777777" w:rsidR="005B6443" w:rsidRDefault="005B6443" w:rsidP="005B6443">
      <w:pPr>
        <w:pStyle w:val="CommentText"/>
        <w:jc w:val="left"/>
      </w:pPr>
    </w:p>
    <w:p w14:paraId="69EAB86E" w14:textId="77777777" w:rsidR="005B6443" w:rsidRDefault="005B6443" w:rsidP="005B6443">
      <w:pPr>
        <w:pStyle w:val="CommentText"/>
        <w:jc w:val="left"/>
      </w:pPr>
      <w:r>
        <w:t xml:space="preserve">Is the “Re-upload calendar” action will be available for all status including “New” status? </w:t>
      </w:r>
    </w:p>
  </w:comment>
  <w:comment w:id="1040" w:author="Akila BALAKRISHNAN from.OPTIMUM (MAS)" w:date="2026-01-09T16:41:00Z" w:initials="AB">
    <w:p w14:paraId="4DA8943B" w14:textId="77777777" w:rsidR="00087B83" w:rsidRDefault="00087B83" w:rsidP="00087B83">
      <w:pPr>
        <w:pStyle w:val="CommentText"/>
        <w:jc w:val="left"/>
      </w:pPr>
      <w:r>
        <w:rPr>
          <w:rStyle w:val="CommentReference"/>
        </w:rPr>
        <w:annotationRef/>
      </w:r>
      <w:r>
        <w:t>@TECQ - We have dropped the overwrite calendar requirement and so changed the Re-upload calendar modal to Upload ISIN modal.</w:t>
      </w:r>
    </w:p>
    <w:p w14:paraId="574B848F" w14:textId="77777777" w:rsidR="00087B83" w:rsidRDefault="00087B83" w:rsidP="00087B83">
      <w:pPr>
        <w:pStyle w:val="CommentText"/>
        <w:jc w:val="left"/>
      </w:pPr>
    </w:p>
    <w:p w14:paraId="072935B9" w14:textId="77777777" w:rsidR="00087B83" w:rsidRDefault="00087B83" w:rsidP="00087B83">
      <w:pPr>
        <w:pStyle w:val="CommentText"/>
        <w:jc w:val="left"/>
      </w:pPr>
      <w:r>
        <w:t>Have changed the section 2.8.7 and 2.9.6.</w:t>
      </w:r>
    </w:p>
    <w:p w14:paraId="52FEB087" w14:textId="77777777" w:rsidR="00087B83" w:rsidRDefault="00087B83" w:rsidP="00087B83">
      <w:pPr>
        <w:pStyle w:val="CommentText"/>
        <w:jc w:val="left"/>
      </w:pPr>
    </w:p>
    <w:p w14:paraId="0FC71F56" w14:textId="77777777" w:rsidR="00087B83" w:rsidRDefault="00087B83" w:rsidP="00087B83">
      <w:pPr>
        <w:pStyle w:val="CommentText"/>
        <w:jc w:val="left"/>
      </w:pPr>
      <w:r>
        <w:t>Please update the necessary wireframe and the screen elements in other sections.</w:t>
      </w:r>
    </w:p>
    <w:p w14:paraId="6509D61F" w14:textId="77777777" w:rsidR="00087B83" w:rsidRDefault="00087B83" w:rsidP="00087B83">
      <w:pPr>
        <w:pStyle w:val="CommentText"/>
        <w:jc w:val="left"/>
      </w:pPr>
    </w:p>
    <w:p w14:paraId="128DA7B5" w14:textId="77777777" w:rsidR="00087B83" w:rsidRDefault="00087B83" w:rsidP="00087B83">
      <w:pPr>
        <w:pStyle w:val="CommentText"/>
        <w:jc w:val="left"/>
      </w:pPr>
      <w:r>
        <w:t>The action button name in issuance calendar details page should also be changed to “Upload ISIN”.</w:t>
      </w:r>
    </w:p>
  </w:comment>
  <w:comment w:id="1048" w:author="Han Xie CHAI (MAS)" w:date="2026-01-09T15:32:00Z" w:initials="HC">
    <w:p w14:paraId="694890BE" w14:textId="77777777" w:rsidR="0066072F" w:rsidRDefault="0066072F" w:rsidP="0066072F">
      <w:pPr>
        <w:pStyle w:val="CommentText"/>
        <w:jc w:val="left"/>
      </w:pPr>
      <w:r>
        <w:rPr>
          <w:rStyle w:val="CommentReference"/>
        </w:rPr>
        <w:annotationRef/>
      </w:r>
      <w:r>
        <w:t>@TECQ, we have decided to drop the requirement to allow a re-uploaded file to overwrite the entire calendar. On second thoughts, it is possible that users forget to remove the tabs and instead wipe out the existing calendar.</w:t>
      </w:r>
    </w:p>
  </w:comment>
  <w:comment w:id="1136" w:author="Jasmine WL TEO (MAS)" w:date="2026-01-06T13:59:00Z" w:initials="JT">
    <w:p w14:paraId="57305698" w14:textId="4B617B97" w:rsidR="00B92278" w:rsidRDefault="00B92278" w:rsidP="00B92278">
      <w:pPr>
        <w:pStyle w:val="CommentText"/>
        <w:jc w:val="left"/>
      </w:pPr>
      <w:r>
        <w:rPr>
          <w:rStyle w:val="CommentReference"/>
        </w:rPr>
        <w:annotationRef/>
      </w:r>
      <w:r>
        <w:t>Should we just update the ISIN instead of checking that the rest of the field match?</w:t>
      </w:r>
    </w:p>
  </w:comment>
  <w:comment w:id="1137" w:author="Han Xie CHAI (MAS)" w:date="2026-01-06T16:03:00Z" w:initials="HC">
    <w:p w14:paraId="71A97F01" w14:textId="77777777" w:rsidR="0040091A" w:rsidRDefault="0040091A" w:rsidP="0040091A">
      <w:pPr>
        <w:pStyle w:val="CommentText"/>
        <w:jc w:val="left"/>
      </w:pPr>
      <w:r>
        <w:rPr>
          <w:rStyle w:val="CommentReference"/>
        </w:rPr>
        <w:annotationRef/>
      </w:r>
      <w:r>
        <w:t>I’m ok to ignore the rest of the field</w:t>
      </w:r>
    </w:p>
  </w:comment>
  <w:comment w:id="1138" w:author="Jasmine WL TEO (MAS)" w:date="2026-01-08T14:22:00Z" w:initials="JT">
    <w:p w14:paraId="6BE067F0" w14:textId="77777777" w:rsidR="00442E5D" w:rsidRDefault="00241DF5" w:rsidP="00442E5D">
      <w:pPr>
        <w:pStyle w:val="CommentText"/>
        <w:jc w:val="left"/>
      </w:pPr>
      <w:r>
        <w:rPr>
          <w:rStyle w:val="CommentReference"/>
        </w:rPr>
        <w:annotationRef/>
      </w:r>
      <w:r w:rsidR="00442E5D">
        <w:t>To update based on issue code and issue date</w:t>
      </w:r>
    </w:p>
  </w:comment>
  <w:comment w:id="1170" w:author="Jasmine WL TEO (MAS)" w:date="2026-01-06T14:02:00Z" w:initials="JT">
    <w:p w14:paraId="51F4F813" w14:textId="7FC237CD" w:rsidR="00B92278" w:rsidRDefault="00B92278" w:rsidP="00B92278">
      <w:pPr>
        <w:pStyle w:val="CommentText"/>
        <w:jc w:val="left"/>
      </w:pPr>
      <w:r>
        <w:rPr>
          <w:rStyle w:val="CommentReference"/>
        </w:rPr>
        <w:annotationRef/>
      </w:r>
      <w:r>
        <w:t>What is an inline non-closable toast notification?</w:t>
      </w:r>
    </w:p>
  </w:comment>
  <w:comment w:id="1194" w:author="Akila BALAKRISHNAN from.OPTIMUM (MAS)" w:date="2025-12-26T13:10:00Z" w:initials="AB">
    <w:p w14:paraId="7DD4CB9F" w14:textId="5DBAA5FE" w:rsidR="004B7B63" w:rsidRDefault="004B7B63" w:rsidP="004B7B63">
      <w:pPr>
        <w:pStyle w:val="CommentText"/>
        <w:jc w:val="left"/>
      </w:pPr>
      <w:r>
        <w:rPr>
          <w:rStyle w:val="CommentReference"/>
        </w:rPr>
        <w:annotationRef/>
      </w:r>
      <w:r>
        <w:t>Primary button should be “Next” and not “Upload”.</w:t>
      </w:r>
    </w:p>
    <w:p w14:paraId="53236CCF" w14:textId="77777777" w:rsidR="004B7B63" w:rsidRDefault="004B7B63" w:rsidP="004B7B63">
      <w:pPr>
        <w:pStyle w:val="CommentText"/>
        <w:jc w:val="left"/>
      </w:pPr>
      <w:r>
        <w:t>Update the wireframe.</w:t>
      </w:r>
    </w:p>
  </w:comment>
  <w:comment w:id="1196" w:author="Eugene CHEONG from.TOPPAN (MAS)" w:date="2025-12-02T10:36:00Z" w:initials="EC">
    <w:p w14:paraId="5B0D5EF7" w14:textId="4A863783" w:rsidR="00843322" w:rsidRDefault="00843322" w:rsidP="00843322">
      <w:pPr>
        <w:pStyle w:val="CommentText"/>
        <w:jc w:val="left"/>
      </w:pPr>
      <w:r>
        <w:rPr>
          <w:rStyle w:val="CommentReference"/>
        </w:rPr>
        <w:annotationRef/>
      </w:r>
      <w:r>
        <w:t>To update image based on the discussion on 27 Nov 2025 to have two radio buttons: one for updating ISIN, another for overwrite.</w:t>
      </w:r>
    </w:p>
  </w:comment>
  <w:comment w:id="1197" w:author="Sharmaine TAN (MAS)" w:date="2026-01-02T12:45:00Z" w:initials="ST">
    <w:p w14:paraId="4FF6AD0A" w14:textId="77777777" w:rsidR="00F176B3" w:rsidRDefault="00F176B3" w:rsidP="00F176B3">
      <w:pPr>
        <w:pStyle w:val="CommentText"/>
        <w:jc w:val="left"/>
      </w:pPr>
      <w:r>
        <w:rPr>
          <w:rStyle w:val="CommentReference"/>
        </w:rPr>
        <w:annotationRef/>
      </w:r>
      <w:r>
        <w:t xml:space="preserve">To indicate how will Omega validate and check the upload file (SGX ISIN) the identifier in place to validate Omega Draft vs Upload file (SGX ISIN) </w:t>
      </w:r>
    </w:p>
  </w:comment>
  <w:comment w:id="1199" w:author="Akila BALAKRISHNAN from.OPTIMUM (MAS)" w:date="2025-12-05T18:46:00Z" w:initials="ABf(">
    <w:p w14:paraId="0CEAE48C" w14:textId="7CF2A2CC" w:rsidR="009445E0" w:rsidRDefault="00562213">
      <w:pPr>
        <w:pStyle w:val="CommentText"/>
        <w:jc w:val="left"/>
      </w:pPr>
      <w:r>
        <w:rPr>
          <w:rStyle w:val="CommentReference"/>
        </w:rPr>
        <w:annotationRef/>
      </w:r>
      <w:r w:rsidR="009445E0">
        <w:t>Should this be Re-upload file or Re-upload calendar?</w:t>
      </w:r>
    </w:p>
    <w:p w14:paraId="6CC499B7" w14:textId="77777777" w:rsidR="009445E0" w:rsidRDefault="009445E0" w:rsidP="002957BE">
      <w:pPr>
        <w:pStyle w:val="CommentText"/>
        <w:jc w:val="left"/>
      </w:pPr>
      <w:r>
        <w:t>Not consistent with the wireframe.</w:t>
      </w:r>
    </w:p>
  </w:comment>
  <w:comment w:id="1200" w:author="Eugene CHEONG from.TOPPAN (MAS)" w:date="2025-12-22T13:58:00Z" w:initials="EC">
    <w:p w14:paraId="05AB881D" w14:textId="77777777" w:rsidR="000248FE" w:rsidRDefault="000248FE" w:rsidP="000248FE">
      <w:pPr>
        <w:pStyle w:val="CommentText"/>
        <w:jc w:val="left"/>
      </w:pPr>
      <w:r>
        <w:rPr>
          <w:rStyle w:val="CommentReference"/>
        </w:rPr>
        <w:annotationRef/>
      </w:r>
      <w:r>
        <w:t>I have updated the wireframe to show “Re-upload calendar” and include the overwrite options.</w:t>
      </w:r>
    </w:p>
  </w:comment>
  <w:comment w:id="1201" w:author="Akila BALAKRISHNAN from.OPTIMUM (MAS)" w:date="2025-12-26T13:37:00Z" w:initials="AB">
    <w:p w14:paraId="429E9CB1" w14:textId="77777777" w:rsidR="005B6443" w:rsidRDefault="005B6443" w:rsidP="005B6443">
      <w:pPr>
        <w:pStyle w:val="CommentText"/>
        <w:jc w:val="left"/>
      </w:pPr>
      <w:r>
        <w:rPr>
          <w:rStyle w:val="CommentReference"/>
        </w:rPr>
        <w:annotationRef/>
      </w:r>
      <w:r>
        <w:t>Noted. The wireframe in section 2.7.6.1 is still with “Re-upload file”. Please update</w:t>
      </w:r>
    </w:p>
    <w:p w14:paraId="4A663864" w14:textId="77777777" w:rsidR="005B6443" w:rsidRDefault="005B6443" w:rsidP="005B6443">
      <w:pPr>
        <w:pStyle w:val="CommentText"/>
        <w:jc w:val="left"/>
      </w:pPr>
      <w:r>
        <w:t>I have updated the section 2.7.6.2 Page Header for the action button name to be “Re-upload calendar”</w:t>
      </w:r>
    </w:p>
  </w:comment>
  <w:comment w:id="1219" w:author="Akila BALAKRISHNAN from.OPTIMUM (MAS)" w:date="2026-01-09T16:37:00Z" w:initials="AB">
    <w:p w14:paraId="4223FB43" w14:textId="77777777" w:rsidR="00087B83" w:rsidRDefault="00087B83" w:rsidP="00087B83">
      <w:pPr>
        <w:pStyle w:val="CommentText"/>
        <w:jc w:val="left"/>
      </w:pPr>
      <w:r>
        <w:rPr>
          <w:rStyle w:val="CommentReference"/>
        </w:rPr>
        <w:annotationRef/>
      </w:r>
      <w:r>
        <w:t>@TECQ - To take note that we are removing the overwrite calendar option and use this action only to update ISIN via file upload.</w:t>
      </w:r>
    </w:p>
  </w:comment>
  <w:comment w:id="1233" w:author="Jasmine WL TEO (MAS)" w:date="2026-01-06T14:03:00Z" w:initials="JT">
    <w:p w14:paraId="0A8F48A0" w14:textId="4F5FB58C" w:rsidR="00B92278" w:rsidRDefault="00B92278" w:rsidP="00B92278">
      <w:pPr>
        <w:pStyle w:val="CommentText"/>
        <w:jc w:val="left"/>
      </w:pPr>
      <w:r>
        <w:rPr>
          <w:rStyle w:val="CommentReference"/>
        </w:rPr>
        <w:annotationRef/>
      </w:r>
      <w:r>
        <w:t>Better to not keep it as default but for the user to select what he intends to do.</w:t>
      </w:r>
    </w:p>
  </w:comment>
  <w:comment w:id="1240" w:author="Akila BALAKRISHNAN from.OPTIMUM (MAS)" w:date="2026-01-08T14:53:00Z" w:initials="AB">
    <w:p w14:paraId="723F4817" w14:textId="77777777" w:rsidR="00280E3B" w:rsidRDefault="00280E3B" w:rsidP="00280E3B">
      <w:pPr>
        <w:pStyle w:val="CommentText"/>
        <w:jc w:val="left"/>
      </w:pPr>
      <w:r>
        <w:rPr>
          <w:rStyle w:val="CommentReference"/>
        </w:rPr>
        <w:annotationRef/>
      </w:r>
      <w:r>
        <w:t>@TECQ - Is this the correct behaviour for “Next” in re-upload?</w:t>
      </w:r>
    </w:p>
  </w:comment>
  <w:comment w:id="1245" w:author="Sharmaine TAN (MAS)" w:date="2026-01-08T14:25:00Z" w:initials="ST">
    <w:p w14:paraId="53524F38" w14:textId="77777777" w:rsidR="008676AC" w:rsidRDefault="008676AC" w:rsidP="00F22720">
      <w:pPr>
        <w:pStyle w:val="CommentText"/>
        <w:jc w:val="left"/>
      </w:pPr>
      <w:r>
        <w:rPr>
          <w:rStyle w:val="CommentReference"/>
        </w:rPr>
        <w:annotationRef/>
      </w:r>
      <w:r>
        <w:t xml:space="preserve">In the event, upload file content mismatch with the selected calendar draft OMEGA will prompt error message for users to check upload file. </w:t>
      </w:r>
    </w:p>
    <w:p w14:paraId="057DD640" w14:textId="77777777" w:rsidR="008676AC" w:rsidRDefault="008676AC" w:rsidP="00F22720">
      <w:pPr>
        <w:pStyle w:val="CommentText"/>
        <w:jc w:val="left"/>
      </w:pPr>
      <w:r>
        <w:t xml:space="preserve">ISIN validation shouldn’t be hard block “Must be 12 characters long” instead it should check that ISIN field is filled e.g. TBA/ ISIN </w:t>
      </w:r>
    </w:p>
  </w:comment>
  <w:comment w:id="1269" w:author="Sharmaine TAN (MAS)" w:date="2025-12-02T16:59:00Z" w:initials="ST">
    <w:p w14:paraId="720B27AC" w14:textId="5E5DAE0E" w:rsidR="007C78F0" w:rsidRDefault="007C78F0" w:rsidP="007C78F0">
      <w:pPr>
        <w:pStyle w:val="CommentText"/>
        <w:jc w:val="left"/>
      </w:pPr>
      <w:r>
        <w:rPr>
          <w:rStyle w:val="CommentReference"/>
        </w:rPr>
        <w:annotationRef/>
      </w:r>
      <w:r>
        <w:t xml:space="preserve">I think for 2.8.8 Confirmation Prompt All Fields in this modal are non editable </w:t>
      </w:r>
    </w:p>
    <w:p w14:paraId="3C26012D" w14:textId="77777777" w:rsidR="007C78F0" w:rsidRDefault="007C78F0" w:rsidP="007C78F0">
      <w:pPr>
        <w:pStyle w:val="CommentText"/>
        <w:jc w:val="left"/>
      </w:pPr>
      <w:r>
        <w:t>Can add on “</w:t>
      </w:r>
      <w:r>
        <w:rPr>
          <w:color w:val="454953"/>
          <w:highlight w:val="white"/>
        </w:rPr>
        <w:t>Any amendments will be made at the Calendar draft page</w:t>
      </w:r>
      <w:r>
        <w:t xml:space="preserve"> “</w:t>
      </w:r>
    </w:p>
  </w:comment>
  <w:comment w:id="1270" w:author="Eugene CHEONG from.TOPPAN (MAS)" w:date="2025-12-19T17:57:00Z" w:initials="EC">
    <w:p w14:paraId="181C66B7" w14:textId="77777777" w:rsidR="00E1639F" w:rsidRDefault="00E1639F" w:rsidP="00E1639F">
      <w:pPr>
        <w:pStyle w:val="CommentText"/>
        <w:jc w:val="left"/>
      </w:pPr>
      <w:r>
        <w:rPr>
          <w:rStyle w:val="CommentReference"/>
        </w:rPr>
        <w:annotationRef/>
      </w:r>
      <w:r>
        <w:t>Have edited such that “amendments to the issuance calendar will be made at the details page.” to be clearer.</w:t>
      </w:r>
    </w:p>
  </w:comment>
  <w:comment w:id="1273" w:author="Akila BALAKRISHNAN from.OPTIMUM (MAS)" w:date="2025-12-05T19:12:00Z" w:initials="ABf(">
    <w:p w14:paraId="6BABD9B5" w14:textId="0B292B1E" w:rsidR="00B61EB3" w:rsidRDefault="00B61EB3">
      <w:pPr>
        <w:pStyle w:val="CommentText"/>
        <w:jc w:val="left"/>
      </w:pPr>
      <w:r>
        <w:rPr>
          <w:rStyle w:val="CommentReference"/>
        </w:rPr>
        <w:annotationRef/>
      </w:r>
      <w:r>
        <w:t>Row number is not available in the screenshot.</w:t>
      </w:r>
    </w:p>
    <w:p w14:paraId="3ACBF110" w14:textId="77777777" w:rsidR="00B61EB3" w:rsidRDefault="00B61EB3">
      <w:pPr>
        <w:pStyle w:val="CommentText"/>
        <w:jc w:val="left"/>
      </w:pPr>
    </w:p>
    <w:p w14:paraId="493DB7EB" w14:textId="77777777" w:rsidR="00B61EB3" w:rsidRDefault="00B61EB3" w:rsidP="000E1C8C">
      <w:pPr>
        <w:pStyle w:val="CommentText"/>
        <w:jc w:val="left"/>
      </w:pPr>
      <w:r>
        <w:t>Is the row number tied to the row in issuance calendar details page?</w:t>
      </w:r>
    </w:p>
  </w:comment>
  <w:comment w:id="1274" w:author="Eugene CHEONG from.TOPPAN (MAS)" w:date="2025-12-22T13:46:00Z" w:initials="EC">
    <w:p w14:paraId="30DFC21E" w14:textId="77777777" w:rsidR="00D74D99" w:rsidRDefault="00D74D99" w:rsidP="00D74D99">
      <w:pPr>
        <w:pStyle w:val="CommentText"/>
        <w:jc w:val="left"/>
      </w:pPr>
      <w:r>
        <w:rPr>
          <w:rStyle w:val="CommentReference"/>
        </w:rPr>
        <w:annotationRef/>
      </w:r>
      <w:r>
        <w:t>Yes, this row is tied to the row in the issuance calendar details page.</w:t>
      </w:r>
    </w:p>
  </w:comment>
  <w:comment w:id="1275" w:author="Akila BALAKRISHNAN from.OPTIMUM (MAS)" w:date="2025-12-26T13:42:00Z" w:initials="AB">
    <w:p w14:paraId="61B28A71" w14:textId="77777777" w:rsidR="001974FC" w:rsidRDefault="00A12040" w:rsidP="001974FC">
      <w:pPr>
        <w:pStyle w:val="CommentText"/>
        <w:jc w:val="left"/>
      </w:pPr>
      <w:r>
        <w:rPr>
          <w:rStyle w:val="CommentReference"/>
        </w:rPr>
        <w:annotationRef/>
      </w:r>
      <w:r w:rsidR="001974FC">
        <w:t>Noted. Wireframe is still not updated.</w:t>
      </w:r>
    </w:p>
    <w:p w14:paraId="1975EC51" w14:textId="77777777" w:rsidR="001974FC" w:rsidRDefault="001974FC" w:rsidP="001974FC">
      <w:pPr>
        <w:pStyle w:val="CommentText"/>
        <w:jc w:val="left"/>
      </w:pPr>
    </w:p>
    <w:p w14:paraId="3DEE84D8" w14:textId="77777777" w:rsidR="001974FC" w:rsidRDefault="001974FC" w:rsidP="001974FC">
      <w:pPr>
        <w:pStyle w:val="CommentText"/>
        <w:jc w:val="left"/>
      </w:pPr>
      <w:r>
        <w:t>Please update the wireframe to include the row number and issuance type.</w:t>
      </w:r>
    </w:p>
  </w:comment>
  <w:comment w:id="1276" w:author="Akila BALAKRISHNAN from.OPTIMUM (MAS)" w:date="2026-01-09T17:30:00Z" w:initials="AB">
    <w:p w14:paraId="50469225" w14:textId="77777777" w:rsidR="00A51960" w:rsidRDefault="00A51960" w:rsidP="00A51960">
      <w:pPr>
        <w:pStyle w:val="CommentText"/>
        <w:jc w:val="left"/>
      </w:pPr>
      <w:r>
        <w:rPr>
          <w:rStyle w:val="CommentReference"/>
        </w:rPr>
        <w:annotationRef/>
      </w:r>
      <w:r>
        <w:t>As we are dropping the row number in data table and change summary.</w:t>
      </w:r>
    </w:p>
    <w:p w14:paraId="3E616D8F" w14:textId="77777777" w:rsidR="00A51960" w:rsidRDefault="00A51960" w:rsidP="00A51960">
      <w:pPr>
        <w:pStyle w:val="CommentText"/>
        <w:jc w:val="left"/>
      </w:pPr>
      <w:r>
        <w:t>The row number in the warnings table can be changed to issue code since we need an identified in the warnings table.</w:t>
      </w:r>
    </w:p>
    <w:p w14:paraId="3AB4D1CE" w14:textId="77777777" w:rsidR="00A51960" w:rsidRDefault="00A51960" w:rsidP="00A51960">
      <w:pPr>
        <w:pStyle w:val="CommentText"/>
        <w:jc w:val="left"/>
      </w:pPr>
    </w:p>
    <w:p w14:paraId="658FCE40" w14:textId="77777777" w:rsidR="00A51960" w:rsidRDefault="00A51960" w:rsidP="00A51960">
      <w:pPr>
        <w:pStyle w:val="CommentText"/>
        <w:jc w:val="left"/>
      </w:pPr>
      <w:r>
        <w:t>@TECQ - Please update the FSD in the required section for the above.</w:t>
      </w:r>
    </w:p>
  </w:comment>
  <w:comment w:id="1277" w:author="Akila BALAKRISHNAN from.OPTIMUM (MAS)" w:date="2025-12-05T19:13:00Z" w:initials="ABf(">
    <w:p w14:paraId="3814BD46" w14:textId="79817357" w:rsidR="00B61EB3" w:rsidRDefault="00B61EB3" w:rsidP="009F3A15">
      <w:pPr>
        <w:pStyle w:val="CommentText"/>
        <w:jc w:val="left"/>
      </w:pPr>
      <w:r>
        <w:rPr>
          <w:rStyle w:val="CommentReference"/>
        </w:rPr>
        <w:annotationRef/>
      </w:r>
      <w:r>
        <w:t>Issuance type field will have values populated only for SGS Bonds?</w:t>
      </w:r>
    </w:p>
  </w:comment>
  <w:comment w:id="1278" w:author="Eugene CHEONG from.TOPPAN (MAS)" w:date="2025-12-19T18:04:00Z" w:initials="EC">
    <w:p w14:paraId="58F90339" w14:textId="77777777" w:rsidR="00FE2877" w:rsidRDefault="00542BD4" w:rsidP="00FE2877">
      <w:pPr>
        <w:pStyle w:val="CommentText"/>
        <w:jc w:val="left"/>
      </w:pPr>
      <w:r>
        <w:rPr>
          <w:rStyle w:val="CommentReference"/>
        </w:rPr>
        <w:annotationRef/>
      </w:r>
      <w:r w:rsidR="00FE2877">
        <w:t>No, currently it applies to all security types in case other security types can support different issuance types in the future, unless MDD confirms that to only apply this for SGS Bonds.</w:t>
      </w:r>
    </w:p>
  </w:comment>
  <w:comment w:id="1279" w:author="Akila BALAKRISHNAN from.OPTIMUM (MAS)" w:date="2025-12-26T13:54:00Z" w:initials="AB">
    <w:p w14:paraId="000DE42E" w14:textId="77777777" w:rsidR="00F56BD5" w:rsidRDefault="00F56BD5" w:rsidP="00F56BD5">
      <w:pPr>
        <w:pStyle w:val="CommentText"/>
        <w:jc w:val="left"/>
      </w:pPr>
      <w:r>
        <w:rPr>
          <w:rStyle w:val="CommentReference"/>
        </w:rPr>
        <w:annotationRef/>
      </w:r>
      <w:r>
        <w:t>@MDD - I think it is ok to have the Issuance type field for all security types. Please confirm.</w:t>
      </w:r>
    </w:p>
  </w:comment>
  <w:comment w:id="1280" w:author="Jasmine WL TEO (MAS)" w:date="2026-01-08T14:24:00Z" w:initials="JT">
    <w:p w14:paraId="525AD348" w14:textId="77777777" w:rsidR="00614B3E" w:rsidRDefault="00614B3E" w:rsidP="00614B3E">
      <w:pPr>
        <w:pStyle w:val="CommentText"/>
        <w:jc w:val="left"/>
      </w:pPr>
      <w:r>
        <w:rPr>
          <w:rStyle w:val="CommentReference"/>
        </w:rPr>
        <w:annotationRef/>
      </w:r>
      <w:r>
        <w:t>Ok for issuance type to stay but need to display the value as highlighted during the build review. TECQ to note. Applicable for all warnings</w:t>
      </w:r>
    </w:p>
  </w:comment>
  <w:comment w:id="1282" w:author="Akila BALAKRISHNAN from.OPTIMUM (MAS)" w:date="2026-01-08T18:07:00Z" w:initials="AB">
    <w:p w14:paraId="571BF62F" w14:textId="77777777" w:rsidR="001974FC" w:rsidRDefault="001974FC" w:rsidP="001974FC">
      <w:pPr>
        <w:pStyle w:val="CommentText"/>
        <w:jc w:val="left"/>
      </w:pPr>
      <w:r>
        <w:rPr>
          <w:rStyle w:val="CommentReference"/>
        </w:rPr>
        <w:annotationRef/>
      </w:r>
      <w:r>
        <w:t>This should be Confirm right?</w:t>
      </w:r>
      <w:r>
        <w:br/>
        <w:t>Because this confirmation prompt appears only when the maker clicks “Submit for approval”.</w:t>
      </w:r>
    </w:p>
  </w:comment>
  <w:comment w:id="1298" w:author="Sharmaine TAN (MAS)" w:date="2025-12-02T18:22:00Z" w:initials="ST">
    <w:p w14:paraId="6549960A" w14:textId="3321D650" w:rsidR="00382016" w:rsidRDefault="00382016" w:rsidP="00382016">
      <w:pPr>
        <w:pStyle w:val="CommentText"/>
        <w:jc w:val="left"/>
      </w:pPr>
      <w:r>
        <w:rPr>
          <w:rStyle w:val="CommentReference"/>
        </w:rPr>
        <w:annotationRef/>
      </w:r>
      <w:r>
        <w:rPr>
          <w:color w:val="454953"/>
          <w:highlight w:val="white"/>
        </w:rPr>
        <w:t>In the event another user (e.g. Maker A) is in the midst of updating the specific calendar, Maker B will not be allowed to edit and Omega will prompt a message to inform Maker B that Maker A is in the midst of editing this calendar.</w:t>
      </w:r>
      <w:r>
        <w:t xml:space="preserve"> </w:t>
      </w:r>
    </w:p>
  </w:comment>
  <w:comment w:id="1299" w:author="Eugene CHEONG from.TOPPAN (MAS)" w:date="2025-12-19T18:01:00Z" w:initials="EC">
    <w:p w14:paraId="78F12CC8" w14:textId="77777777" w:rsidR="00E1639F" w:rsidRDefault="00E1639F" w:rsidP="00E1639F">
      <w:pPr>
        <w:pStyle w:val="CommentText"/>
        <w:jc w:val="left"/>
      </w:pPr>
      <w:r>
        <w:rPr>
          <w:rStyle w:val="CommentReference"/>
        </w:rPr>
        <w:annotationRef/>
      </w:r>
      <w:r>
        <w:t>We do not usually implement in this manner because when Maker A comes in to the Details page, the system does not know whether Maker A is updating or just viewing the page.</w:t>
      </w:r>
    </w:p>
    <w:p w14:paraId="574FF77B" w14:textId="77777777" w:rsidR="00E1639F" w:rsidRDefault="00E1639F" w:rsidP="00E1639F">
      <w:pPr>
        <w:pStyle w:val="CommentText"/>
        <w:jc w:val="left"/>
      </w:pPr>
    </w:p>
    <w:p w14:paraId="1A4160D7" w14:textId="77777777" w:rsidR="00E1639F" w:rsidRDefault="00E1639F" w:rsidP="00E1639F">
      <w:pPr>
        <w:pStyle w:val="CommentText"/>
        <w:jc w:val="left"/>
      </w:pPr>
      <w:r>
        <w:t>Usually, the implementation is such that if there are two Makers in the same page, the Maker who first submits for approval will be successful, but the second Maker will have an error notification because the issuance calendar is in Pending Approval already.</w:t>
      </w:r>
    </w:p>
  </w:comment>
  <w:comment w:id="1300" w:author="Jasmine WL TEO (MAS)" w:date="2026-01-08T14:25:00Z" w:initials="JT">
    <w:p w14:paraId="1388E7EE" w14:textId="77777777" w:rsidR="00614B3E" w:rsidRDefault="00614B3E" w:rsidP="00614B3E">
      <w:pPr>
        <w:pStyle w:val="CommentText"/>
        <w:jc w:val="left"/>
      </w:pPr>
      <w:r>
        <w:rPr>
          <w:rStyle w:val="CommentReference"/>
        </w:rPr>
        <w:annotationRef/>
      </w:r>
      <w:r>
        <w:t>Second maker will receive the error notification only when he/she submits. Is this the behaviour? Ok with that.</w:t>
      </w:r>
    </w:p>
  </w:comment>
  <w:comment w:id="1303" w:author="Sharmaine TAN (MAS)" w:date="2025-12-02T17:41:00Z" w:initials="ST">
    <w:p w14:paraId="0A2F9869" w14:textId="46DB5F41" w:rsidR="00863B7C" w:rsidRDefault="00863B7C" w:rsidP="00863B7C">
      <w:pPr>
        <w:pStyle w:val="CommentText"/>
        <w:jc w:val="left"/>
      </w:pPr>
      <w:r>
        <w:rPr>
          <w:rStyle w:val="CommentReference"/>
        </w:rPr>
        <w:annotationRef/>
      </w:r>
      <w:r>
        <w:t xml:space="preserve">Status: Withdraw Issuance Calendar omega won’t allow update right ? </w:t>
      </w:r>
    </w:p>
    <w:p w14:paraId="5EF69928" w14:textId="77777777" w:rsidR="00863B7C" w:rsidRDefault="00863B7C" w:rsidP="00863B7C">
      <w:pPr>
        <w:pStyle w:val="CommentText"/>
        <w:jc w:val="left"/>
      </w:pPr>
      <w:r>
        <w:t xml:space="preserve">Will it be more straightforward to call out status that Omega will allow update instead ? </w:t>
      </w:r>
    </w:p>
    <w:p w14:paraId="0B2509D0" w14:textId="77777777" w:rsidR="00863B7C" w:rsidRDefault="00863B7C" w:rsidP="00863B7C">
      <w:pPr>
        <w:pStyle w:val="CommentText"/>
        <w:jc w:val="left"/>
      </w:pPr>
      <w:r>
        <w:t xml:space="preserve">E.g. Status: Draft/ Published </w:t>
      </w:r>
    </w:p>
  </w:comment>
  <w:comment w:id="1304" w:author="Eugene CHEONG from.TOPPAN (MAS)" w:date="2025-12-19T14:18:00Z" w:initials="EC">
    <w:p w14:paraId="2A79FFF9" w14:textId="77777777" w:rsidR="00542BD4" w:rsidRDefault="001B5238" w:rsidP="00542BD4">
      <w:pPr>
        <w:pStyle w:val="CommentText"/>
        <w:jc w:val="left"/>
      </w:pPr>
      <w:r>
        <w:rPr>
          <w:rStyle w:val="CommentReference"/>
        </w:rPr>
        <w:annotationRef/>
      </w:r>
      <w:r w:rsidR="00542BD4">
        <w:t>Withdraw is an action and not a status here. Noted on using the statuses that allow this action instead. I have edited such that it is clearer on which statuses allow for update.</w:t>
      </w:r>
    </w:p>
  </w:comment>
  <w:comment w:id="1308" w:author="Jasmine WL TEO (MAS)" w:date="2025-12-10T10:46:00Z" w:initials="JT">
    <w:p w14:paraId="0FEDE847" w14:textId="0911B3BE" w:rsidR="000E59ED" w:rsidRDefault="000E59ED" w:rsidP="000E59ED">
      <w:pPr>
        <w:pStyle w:val="CommentText"/>
        <w:jc w:val="left"/>
      </w:pPr>
      <w:r>
        <w:rPr>
          <w:rStyle w:val="CommentReference"/>
        </w:rPr>
        <w:annotationRef/>
      </w:r>
      <w:r>
        <w:t>Added this. It is in the state transition diagram. Please confirm</w:t>
      </w:r>
    </w:p>
  </w:comment>
  <w:comment w:id="1309" w:author="Eugene CHEONG from.TOPPAN (MAS)" w:date="2025-12-19T14:18:00Z" w:initials="EC">
    <w:p w14:paraId="3143381E" w14:textId="77777777" w:rsidR="00542BD4" w:rsidRDefault="001B5238" w:rsidP="00542BD4">
      <w:pPr>
        <w:pStyle w:val="CommentText"/>
        <w:jc w:val="left"/>
      </w:pPr>
      <w:r>
        <w:rPr>
          <w:rStyle w:val="CommentReference"/>
        </w:rPr>
        <w:annotationRef/>
      </w:r>
      <w:r w:rsidR="00542BD4">
        <w:t>There is a word “not” here. We should allow users to update even if it is Pending Publication. By putting this here, this means that users will not be able to update while in this status.</w:t>
      </w:r>
    </w:p>
    <w:p w14:paraId="7ACCA81E" w14:textId="77777777" w:rsidR="00542BD4" w:rsidRDefault="00542BD4" w:rsidP="00542BD4">
      <w:pPr>
        <w:pStyle w:val="CommentText"/>
        <w:jc w:val="left"/>
      </w:pPr>
    </w:p>
    <w:p w14:paraId="688405F9" w14:textId="77777777" w:rsidR="00542BD4" w:rsidRDefault="00542BD4" w:rsidP="00542BD4">
      <w:pPr>
        <w:pStyle w:val="CommentText"/>
        <w:jc w:val="left"/>
      </w:pPr>
      <w:r>
        <w:t>As such, I have amended this based on Sharmaine’s comments to list out which statuses allow updates.</w:t>
      </w:r>
    </w:p>
  </w:comment>
  <w:comment w:id="1310" w:author="Jasmine WL TEO (MAS)" w:date="2026-01-02T10:57:00Z" w:initials="JT">
    <w:p w14:paraId="2EB9C866" w14:textId="77777777" w:rsidR="008331E1" w:rsidRDefault="008331E1" w:rsidP="008331E1">
      <w:pPr>
        <w:pStyle w:val="CommentText"/>
        <w:jc w:val="left"/>
      </w:pPr>
      <w:r>
        <w:rPr>
          <w:rStyle w:val="CommentReference"/>
        </w:rPr>
        <w:annotationRef/>
      </w:r>
      <w:r>
        <w:t>What about draft status?</w:t>
      </w:r>
    </w:p>
  </w:comment>
  <w:comment w:id="1317" w:author="Akila BALAKRISHNAN from.OPTIMUM (MAS)" w:date="2026-01-09T18:23:00Z" w:initials="AB">
    <w:p w14:paraId="00128B90" w14:textId="77777777" w:rsidR="00D97D96" w:rsidRDefault="009E78E4" w:rsidP="00D97D96">
      <w:pPr>
        <w:pStyle w:val="CommentText"/>
        <w:jc w:val="left"/>
      </w:pPr>
      <w:r>
        <w:rPr>
          <w:rStyle w:val="CommentReference"/>
        </w:rPr>
        <w:annotationRef/>
      </w:r>
      <w:r w:rsidR="00D97D96">
        <w:t>@TECQ - Cancellation of mini-auction is mentioned below.</w:t>
      </w:r>
    </w:p>
    <w:p w14:paraId="6280D2ED" w14:textId="77777777" w:rsidR="00D97D96" w:rsidRDefault="00D97D96" w:rsidP="00D97D96">
      <w:pPr>
        <w:pStyle w:val="CommentText"/>
        <w:jc w:val="left"/>
      </w:pPr>
    </w:p>
    <w:p w14:paraId="62A1A666" w14:textId="77777777" w:rsidR="00D97D96" w:rsidRDefault="00D97D96" w:rsidP="00D97D96">
      <w:pPr>
        <w:pStyle w:val="CommentText"/>
        <w:jc w:val="left"/>
      </w:pPr>
      <w:r>
        <w:t>How about the cancellation of the normal auction or syndication in the issuance calendar when the decision is made to cancel?</w:t>
      </w:r>
    </w:p>
  </w:comment>
  <w:comment w:id="1318" w:author="Akila BALAKRISHNAN from.OPTIMUM (MAS)" w:date="2026-01-12T10:12:00Z" w:initials="AB">
    <w:p w14:paraId="29D78EBD" w14:textId="77777777" w:rsidR="00FD6789" w:rsidRDefault="00FD6789" w:rsidP="00FD6789">
      <w:pPr>
        <w:pStyle w:val="CommentText"/>
        <w:jc w:val="left"/>
      </w:pPr>
      <w:r>
        <w:rPr>
          <w:rStyle w:val="CommentReference"/>
        </w:rPr>
        <w:annotationRef/>
      </w:r>
      <w:r>
        <w:t>We can use the delete issuance record option for the cancellation of auction or syndication which is a rare case. The maker can delete the record and update the footnotes on the cancellation.</w:t>
      </w:r>
    </w:p>
    <w:p w14:paraId="4D8BB696" w14:textId="77777777" w:rsidR="00FD6789" w:rsidRDefault="00FD6789" w:rsidP="00FD6789">
      <w:pPr>
        <w:pStyle w:val="CommentText"/>
        <w:jc w:val="left"/>
      </w:pPr>
    </w:p>
    <w:p w14:paraId="79813DA4" w14:textId="77777777" w:rsidR="00FD6789" w:rsidRDefault="00FD6789" w:rsidP="00FD6789">
      <w:pPr>
        <w:pStyle w:val="CommentText"/>
        <w:jc w:val="left"/>
      </w:pPr>
      <w:r>
        <w:t>Please explain about this in the FSD.</w:t>
      </w:r>
    </w:p>
  </w:comment>
  <w:comment w:id="1319" w:author="Akila BALAKRISHNAN from.OPTIMUM (MAS)" w:date="2026-01-08T15:58:00Z" w:initials="AB">
    <w:p w14:paraId="721852C2" w14:textId="06ECFEC3" w:rsidR="00097D06" w:rsidRDefault="00097D06" w:rsidP="00097D06">
      <w:pPr>
        <w:pStyle w:val="CommentText"/>
        <w:jc w:val="left"/>
      </w:pPr>
      <w:r>
        <w:rPr>
          <w:rStyle w:val="CommentReference"/>
        </w:rPr>
        <w:annotationRef/>
      </w:r>
      <w:r>
        <w:t>@TECQ - How this cancellation handled in OMEGA?</w:t>
      </w:r>
    </w:p>
    <w:p w14:paraId="5CB7BA84" w14:textId="77777777" w:rsidR="00097D06" w:rsidRDefault="00097D06" w:rsidP="00097D06">
      <w:pPr>
        <w:pStyle w:val="CommentText"/>
        <w:jc w:val="left"/>
      </w:pPr>
      <w:r>
        <w:t>What is the action need to be done by the maker?</w:t>
      </w:r>
    </w:p>
  </w:comment>
  <w:comment w:id="1320" w:author="Akila BALAKRISHNAN from.OPTIMUM (MAS)" w:date="2026-01-09T18:15:00Z" w:initials="AB">
    <w:p w14:paraId="5FC8887F" w14:textId="77777777" w:rsidR="00EB4BBA" w:rsidRDefault="00EB4BBA" w:rsidP="00EB4BBA">
      <w:pPr>
        <w:pStyle w:val="CommentText"/>
        <w:jc w:val="left"/>
      </w:pPr>
      <w:r>
        <w:rPr>
          <w:rStyle w:val="CommentReference"/>
        </w:rPr>
        <w:annotationRef/>
      </w:r>
      <w:r>
        <w:t>When the decision is made to cancel the mini-auction - the checker should be aware whether the deletion of the record is for the cancellation of the mini-auction or just deleting the erroneous record.</w:t>
      </w:r>
    </w:p>
    <w:p w14:paraId="2B29548B" w14:textId="77777777" w:rsidR="00EB4BBA" w:rsidRDefault="00EB4BBA" w:rsidP="00EB4BBA">
      <w:pPr>
        <w:pStyle w:val="CommentText"/>
        <w:jc w:val="left"/>
      </w:pPr>
    </w:p>
    <w:p w14:paraId="6B9D1B41" w14:textId="77777777" w:rsidR="00EB4BBA" w:rsidRDefault="00EB4BBA" w:rsidP="00EB4BBA">
      <w:pPr>
        <w:pStyle w:val="CommentText"/>
        <w:jc w:val="left"/>
      </w:pPr>
      <w:r>
        <w:t>Can we have a Cancel mini-auction hyperlink/button in addition to the Delete hyperlink/button when the issuance record is selected using checkbox? Based on the action chosen can we differentiate the two?</w:t>
      </w:r>
    </w:p>
    <w:p w14:paraId="052B86C0" w14:textId="77777777" w:rsidR="00EB4BBA" w:rsidRDefault="00EB4BBA" w:rsidP="00EB4BBA">
      <w:pPr>
        <w:pStyle w:val="CommentText"/>
        <w:jc w:val="left"/>
      </w:pPr>
    </w:p>
    <w:p w14:paraId="2485DEB2" w14:textId="77777777" w:rsidR="00EB4BBA" w:rsidRDefault="00EB4BBA" w:rsidP="00EB4BBA">
      <w:pPr>
        <w:pStyle w:val="CommentText"/>
        <w:jc w:val="left"/>
      </w:pPr>
      <w:r>
        <w:t>@TECQ - to check on the above and confirm if this works.</w:t>
      </w:r>
    </w:p>
  </w:comment>
  <w:comment w:id="1334" w:author="Sharmaine TAN (MAS)" w:date="2025-11-29T19:39:00Z" w:initials="ST">
    <w:p w14:paraId="08408B3B" w14:textId="4CA9A892" w:rsidR="005616F1" w:rsidRDefault="005616F1" w:rsidP="005616F1">
      <w:pPr>
        <w:pStyle w:val="CommentText"/>
      </w:pPr>
      <w:r>
        <w:rPr>
          <w:rStyle w:val="CommentReference"/>
        </w:rPr>
        <w:annotationRef/>
      </w:r>
      <w:r>
        <w:t xml:space="preserve">In the event, maker didn’t submit the post condition can also be at Status: Draft ? </w:t>
      </w:r>
    </w:p>
  </w:comment>
  <w:comment w:id="1335" w:author="Eugene CHEONG from.TOPPAN (MAS)" w:date="2025-12-19T18:06:00Z" w:initials="EC">
    <w:p w14:paraId="6FA8894E" w14:textId="77777777" w:rsidR="00542BD4" w:rsidRDefault="00542BD4" w:rsidP="00542BD4">
      <w:pPr>
        <w:pStyle w:val="CommentText"/>
        <w:jc w:val="left"/>
      </w:pPr>
      <w:r>
        <w:rPr>
          <w:rStyle w:val="CommentReference"/>
        </w:rPr>
        <w:annotationRef/>
      </w:r>
      <w:r>
        <w:t>If the Maker did not submit for approval as per this use case, then the status will remain as it is.</w:t>
      </w:r>
    </w:p>
  </w:comment>
  <w:comment w:id="1338" w:author="Akila BALAKRISHNAN from.OPTIMUM (MAS)" w:date="2025-12-05T19:29:00Z" w:initials="ABf(">
    <w:p w14:paraId="3521B076" w14:textId="3DEB89DB" w:rsidR="009445E0" w:rsidRDefault="009445E0">
      <w:pPr>
        <w:pStyle w:val="CommentText"/>
        <w:jc w:val="left"/>
      </w:pPr>
      <w:r>
        <w:rPr>
          <w:rStyle w:val="CommentReference"/>
        </w:rPr>
        <w:annotationRef/>
      </w:r>
      <w:r>
        <w:t>Is this re-upload file or re-upload calendar?</w:t>
      </w:r>
    </w:p>
    <w:p w14:paraId="7137BA5A" w14:textId="77777777" w:rsidR="009445E0" w:rsidRDefault="009445E0" w:rsidP="00297E0D">
      <w:pPr>
        <w:pStyle w:val="CommentText"/>
        <w:jc w:val="left"/>
      </w:pPr>
      <w:r>
        <w:t>It is not consistent with the wireframe.</w:t>
      </w:r>
    </w:p>
  </w:comment>
  <w:comment w:id="1339" w:author="Eugene CHEONG from.TOPPAN (MAS)" w:date="2025-12-22T13:59:00Z" w:initials="EC">
    <w:p w14:paraId="4A8AA3C8" w14:textId="77777777" w:rsidR="000248FE" w:rsidRDefault="000248FE" w:rsidP="000248FE">
      <w:pPr>
        <w:pStyle w:val="CommentText"/>
        <w:jc w:val="left"/>
      </w:pPr>
      <w:r>
        <w:rPr>
          <w:rStyle w:val="CommentReference"/>
        </w:rPr>
        <w:annotationRef/>
      </w:r>
      <w:r>
        <w:t>I have updated the wireframe to show “Re-upload calendar”.</w:t>
      </w:r>
    </w:p>
  </w:comment>
  <w:comment w:id="1340" w:author="Akila BALAKRISHNAN from.OPTIMUM (MAS)" w:date="2025-12-29T13:44:00Z" w:initials="AB">
    <w:p w14:paraId="4777FD70" w14:textId="77777777" w:rsidR="001B098F" w:rsidRDefault="001B098F" w:rsidP="001B098F">
      <w:pPr>
        <w:pStyle w:val="CommentText"/>
        <w:jc w:val="left"/>
      </w:pPr>
      <w:r>
        <w:rPr>
          <w:rStyle w:val="CommentReference"/>
        </w:rPr>
        <w:annotationRef/>
      </w:r>
      <w:r>
        <w:t>Wireframe in section 2.7.6.1 is still with “Re-upload file”. Please update.</w:t>
      </w:r>
    </w:p>
  </w:comment>
  <w:comment w:id="1341" w:author="Akila BALAKRISHNAN from.OPTIMUM (MAS)" w:date="2026-01-09T22:14:00Z" w:initials="AB">
    <w:p w14:paraId="6292881A" w14:textId="77777777" w:rsidR="0095735A" w:rsidRDefault="0095735A" w:rsidP="0095735A">
      <w:pPr>
        <w:pStyle w:val="CommentText"/>
        <w:jc w:val="left"/>
      </w:pPr>
      <w:r>
        <w:rPr>
          <w:rStyle w:val="CommentReference"/>
        </w:rPr>
        <w:annotationRef/>
      </w:r>
      <w:r>
        <w:t>Should this be “Submit for approval”?</w:t>
      </w:r>
    </w:p>
  </w:comment>
  <w:comment w:id="1356" w:author="Akila BALAKRISHNAN from.OPTIMUM (MAS)" w:date="2025-12-05T19:34:00Z" w:initials="ABf(">
    <w:p w14:paraId="7B7A23EF" w14:textId="05182062" w:rsidR="009445E0" w:rsidRDefault="009445E0">
      <w:pPr>
        <w:pStyle w:val="CommentText"/>
        <w:jc w:val="left"/>
      </w:pPr>
      <w:r>
        <w:rPr>
          <w:rStyle w:val="CommentReference"/>
        </w:rPr>
        <w:annotationRef/>
      </w:r>
      <w:r>
        <w:t>Can refer to 2.8.8 Confirmation Prompt instead of duplicating the same info again here.</w:t>
      </w:r>
    </w:p>
    <w:p w14:paraId="10535DC7" w14:textId="77777777" w:rsidR="009445E0" w:rsidRDefault="009445E0" w:rsidP="00284335">
      <w:pPr>
        <w:pStyle w:val="CommentText"/>
        <w:jc w:val="left"/>
      </w:pPr>
      <w:r>
        <w:br/>
        <w:t>Similar to re-upload calendar modal.</w:t>
      </w:r>
    </w:p>
  </w:comment>
  <w:comment w:id="1357" w:author="Eugene CHEONG from.TOPPAN (MAS)" w:date="2025-12-22T10:39:00Z" w:initials="EC">
    <w:p w14:paraId="1816CFA7" w14:textId="77777777" w:rsidR="00D53716" w:rsidRDefault="00D53716" w:rsidP="00D53716">
      <w:pPr>
        <w:pStyle w:val="CommentText"/>
        <w:jc w:val="left"/>
      </w:pPr>
      <w:r>
        <w:rPr>
          <w:rStyle w:val="CommentReference"/>
        </w:rPr>
        <w:annotationRef/>
      </w:r>
      <w:r>
        <w:t>Updated.</w:t>
      </w:r>
    </w:p>
  </w:comment>
  <w:comment w:id="1531" w:author="Akila BALAKRISHNAN from.OPTIMUM (MAS)" w:date="2025-12-05T19:38:00Z" w:initials="ABf(">
    <w:p w14:paraId="59C66A2E" w14:textId="021127C7" w:rsidR="009445E0" w:rsidRDefault="009445E0" w:rsidP="0054716A">
      <w:pPr>
        <w:pStyle w:val="CommentText"/>
        <w:jc w:val="left"/>
      </w:pPr>
      <w:r>
        <w:rPr>
          <w:rStyle w:val="CommentReference"/>
        </w:rPr>
        <w:annotationRef/>
      </w:r>
      <w:r>
        <w:t>This wireframe does not have the Withdraw button.</w:t>
      </w:r>
    </w:p>
  </w:comment>
  <w:comment w:id="1536" w:author="Han Xie CHAI (MAS)" w:date="2025-12-10T11:19:00Z" w:initials="HC">
    <w:p w14:paraId="7162D195" w14:textId="77777777" w:rsidR="00570344" w:rsidRDefault="004372E4" w:rsidP="00570344">
      <w:pPr>
        <w:pStyle w:val="CommentText"/>
        <w:jc w:val="left"/>
      </w:pPr>
      <w:r>
        <w:rPr>
          <w:rStyle w:val="CommentReference"/>
        </w:rPr>
        <w:annotationRef/>
      </w:r>
      <w:r w:rsidR="00570344">
        <w:t>It can be updated to ‘Rejected’ if the previous status was ‘Pending Publication’. Can we just show users the status after withdrawn?</w:t>
      </w:r>
    </w:p>
  </w:comment>
  <w:comment w:id="1537" w:author="Eugene CHEONG from.TOPPAN (MAS)" w:date="2025-12-19T14:16:00Z" w:initials="EC">
    <w:p w14:paraId="4C25FA08" w14:textId="77777777" w:rsidR="00CD5D08" w:rsidRDefault="00A137F7" w:rsidP="00CD5D08">
      <w:pPr>
        <w:pStyle w:val="CommentText"/>
      </w:pPr>
      <w:r>
        <w:rPr>
          <w:rStyle w:val="CommentReference"/>
        </w:rPr>
        <w:annotationRef/>
      </w:r>
    </w:p>
  </w:comment>
  <w:comment w:id="1564" w:author="Akila BALAKRISHNAN from.OPTIMUM (MAS)" w:date="2025-12-08T10:38:00Z" w:initials="ABf(">
    <w:p w14:paraId="09ED61AB" w14:textId="7C9A302E" w:rsidR="00BE6B05" w:rsidRDefault="00BE6B05" w:rsidP="009675BC">
      <w:pPr>
        <w:pStyle w:val="CommentText"/>
        <w:jc w:val="left"/>
      </w:pPr>
      <w:r>
        <w:rPr>
          <w:rStyle w:val="CommentReference"/>
        </w:rPr>
        <w:annotationRef/>
      </w:r>
      <w:r>
        <w:t>When the issuance calendar status will be "New"?</w:t>
      </w:r>
    </w:p>
  </w:comment>
  <w:comment w:id="1565" w:author="Eugene CHEONG from.TOPPAN (MAS)" w:date="2025-12-19T14:15:00Z" w:initials="EC">
    <w:p w14:paraId="56E05E90" w14:textId="77777777" w:rsidR="00A137F7" w:rsidRDefault="00A137F7" w:rsidP="00A137F7">
      <w:pPr>
        <w:pStyle w:val="CommentText"/>
        <w:jc w:val="left"/>
      </w:pPr>
      <w:r>
        <w:rPr>
          <w:rStyle w:val="CommentReference"/>
        </w:rPr>
        <w:annotationRef/>
      </w:r>
      <w:r>
        <w:t>It will be “New” immediately after clicking “Next” in the Create Calendar Modal and before saving as draft or submitting for approval.</w:t>
      </w:r>
    </w:p>
  </w:comment>
  <w:comment w:id="1579" w:author="Jasmine WL TEO (MAS)" w:date="2025-12-10T10:35:00Z" w:initials="JT">
    <w:p w14:paraId="648D8223" w14:textId="119348FB" w:rsidR="002D04B7" w:rsidRDefault="002D04B7" w:rsidP="002D04B7">
      <w:pPr>
        <w:pStyle w:val="CommentText"/>
        <w:jc w:val="left"/>
      </w:pPr>
      <w:r>
        <w:rPr>
          <w:rStyle w:val="CommentReference"/>
        </w:rPr>
        <w:annotationRef/>
      </w:r>
      <w:r>
        <w:t>I think the button can be displayed as Save as draft for both New and Draft status</w:t>
      </w:r>
    </w:p>
  </w:comment>
  <w:comment w:id="1580" w:author="Eugene CHEONG from.TOPPAN (MAS)" w:date="2025-12-19T14:14:00Z" w:initials="EC">
    <w:p w14:paraId="062BD2D1" w14:textId="77777777" w:rsidR="00A137F7" w:rsidRDefault="00A137F7" w:rsidP="00A137F7">
      <w:pPr>
        <w:pStyle w:val="CommentText"/>
        <w:jc w:val="left"/>
      </w:pPr>
      <w:r>
        <w:rPr>
          <w:rStyle w:val="CommentReference"/>
        </w:rPr>
        <w:annotationRef/>
      </w:r>
      <w:r>
        <w:t>Amended such that it will show as “Save as draft” for both statuses.</w:t>
      </w:r>
    </w:p>
  </w:comment>
  <w:comment w:id="1587" w:author="Sharmaine TAN (MAS)" w:date="2025-12-02T18:05:00Z" w:initials="ST">
    <w:p w14:paraId="35B30278" w14:textId="5A527F03" w:rsidR="00EB0C6B" w:rsidRDefault="00EB0C6B" w:rsidP="00EB0C6B">
      <w:pPr>
        <w:pStyle w:val="CommentText"/>
        <w:jc w:val="left"/>
      </w:pPr>
      <w:r>
        <w:rPr>
          <w:rStyle w:val="CommentReference"/>
        </w:rPr>
        <w:annotationRef/>
      </w:r>
      <w:r>
        <w:t xml:space="preserve">This Modal title can be “Save as draft” it feels abit weird to have confirm as the Modal title as its not generic for Omega system wide usage at the same time users action is to click Confirm / Cancel already </w:t>
      </w:r>
    </w:p>
  </w:comment>
  <w:comment w:id="1588" w:author="Eugene CHEONG from.TOPPAN (MAS)" w:date="2025-12-19T15:28:00Z" w:initials="EC">
    <w:p w14:paraId="7B7B9BF9" w14:textId="77777777" w:rsidR="0037197A" w:rsidRDefault="00483A07" w:rsidP="0037197A">
      <w:pPr>
        <w:pStyle w:val="CommentText"/>
        <w:jc w:val="left"/>
      </w:pPr>
      <w:r>
        <w:rPr>
          <w:rStyle w:val="CommentReference"/>
        </w:rPr>
        <w:annotationRef/>
      </w:r>
      <w:r w:rsidR="0037197A">
        <w:t>Amended the modal title and wireframe.</w:t>
      </w:r>
    </w:p>
  </w:comment>
  <w:comment w:id="1615" w:author="Jasmine WL TEO (MAS)" w:date="2026-01-06T14:06:00Z" w:initials="JT">
    <w:p w14:paraId="1C55B7DA" w14:textId="77777777" w:rsidR="00B92278" w:rsidRDefault="00B92278" w:rsidP="00B92278">
      <w:pPr>
        <w:pStyle w:val="CommentText"/>
        <w:jc w:val="left"/>
      </w:pPr>
      <w:r>
        <w:rPr>
          <w:rStyle w:val="CommentReference"/>
        </w:rPr>
        <w:annotationRef/>
      </w:r>
      <w:r>
        <w:t>Is it a physical or logical delete? Will I be able to create the issuance calendar for the same year, security type and period?</w:t>
      </w:r>
    </w:p>
  </w:comment>
  <w:comment w:id="1641" w:author="Eugene CHEONG from.TOPPAN (MAS)" w:date="2025-12-02T14:23:00Z" w:initials="EC">
    <w:p w14:paraId="513F5615" w14:textId="5A89137E" w:rsidR="00B6631B" w:rsidRDefault="00B6631B" w:rsidP="00B6631B">
      <w:pPr>
        <w:pStyle w:val="CommentText"/>
        <w:jc w:val="left"/>
      </w:pPr>
      <w:r>
        <w:rPr>
          <w:rStyle w:val="CommentReference"/>
        </w:rPr>
        <w:annotationRef/>
      </w:r>
      <w:r>
        <w:t>Sharmaine: I</w:t>
      </w:r>
      <w:r>
        <w:rPr>
          <w:color w:val="454953"/>
          <w:highlight w:val="white"/>
        </w:rPr>
        <w:t>n the event the checker rejects the request, will it be mandatory for the checker to input comments?</w:t>
      </w:r>
    </w:p>
  </w:comment>
  <w:comment w:id="1642" w:author="Eugene CHEONG from.TOPPAN (MAS)" w:date="2025-12-02T14:23:00Z" w:initials="EC">
    <w:p w14:paraId="645AF9BB" w14:textId="77777777" w:rsidR="00B6631B" w:rsidRDefault="00B6631B" w:rsidP="00B6631B">
      <w:pPr>
        <w:pStyle w:val="CommentText"/>
        <w:jc w:val="left"/>
      </w:pPr>
      <w:r>
        <w:rPr>
          <w:rStyle w:val="CommentReference"/>
        </w:rPr>
        <w:annotationRef/>
      </w:r>
      <w:r>
        <w:t>Yes, this rule is included.</w:t>
      </w:r>
    </w:p>
  </w:comment>
  <w:comment w:id="1645" w:author="Akila BALAKRISHNAN from.OPTIMUM (MAS)" w:date="2025-12-08T11:11:00Z" w:initials="ABf(">
    <w:p w14:paraId="239F5179" w14:textId="77777777" w:rsidR="00114766" w:rsidRDefault="00114766" w:rsidP="003E1072">
      <w:pPr>
        <w:pStyle w:val="CommentText"/>
        <w:jc w:val="left"/>
      </w:pPr>
      <w:r>
        <w:rPr>
          <w:rStyle w:val="CommentReference"/>
        </w:rPr>
        <w:annotationRef/>
      </w:r>
      <w:r>
        <w:t>Can we have this here or move under 2.3 Actors to mention one user can have both maker and checker role?</w:t>
      </w:r>
    </w:p>
  </w:comment>
  <w:comment w:id="1646" w:author="Eugene CHEONG from.TOPPAN (MAS)" w:date="2025-12-22T10:43:00Z" w:initials="EC">
    <w:p w14:paraId="4DE7C833" w14:textId="77777777" w:rsidR="00121590" w:rsidRDefault="00121590" w:rsidP="00121590">
      <w:pPr>
        <w:pStyle w:val="CommentText"/>
        <w:jc w:val="left"/>
      </w:pPr>
      <w:r>
        <w:rPr>
          <w:rStyle w:val="CommentReference"/>
        </w:rPr>
        <w:annotationRef/>
      </w:r>
      <w:r>
        <w:t>Per Han Xie and Jasmine’s comments above, I will put this in the Admin FSD. If this is OK, I will remove the strikethrough parts.</w:t>
      </w:r>
    </w:p>
  </w:comment>
  <w:comment w:id="1647" w:author="Akila BALAKRISHNAN from.OPTIMUM (MAS)" w:date="2025-12-29T14:00:00Z" w:initials="AB">
    <w:p w14:paraId="67C53BD4" w14:textId="77777777" w:rsidR="00494099" w:rsidRDefault="00494099" w:rsidP="00494099">
      <w:pPr>
        <w:pStyle w:val="CommentText"/>
        <w:jc w:val="left"/>
      </w:pPr>
      <w:r>
        <w:rPr>
          <w:rStyle w:val="CommentReference"/>
        </w:rPr>
        <w:annotationRef/>
      </w:r>
      <w:r>
        <w:t>Ok</w:t>
      </w:r>
    </w:p>
  </w:comment>
  <w:comment w:id="1652" w:author="Jasmine WL TEO (MAS)" w:date="2025-12-10T11:00:00Z" w:initials="JT">
    <w:p w14:paraId="76B78333" w14:textId="0D417878" w:rsidR="00D06144" w:rsidRDefault="00F8057B" w:rsidP="00D06144">
      <w:pPr>
        <w:pStyle w:val="CommentText"/>
        <w:jc w:val="left"/>
      </w:pPr>
      <w:r>
        <w:rPr>
          <w:rStyle w:val="CommentReference"/>
        </w:rPr>
        <w:annotationRef/>
      </w:r>
      <w:r w:rsidR="00D06144">
        <w:t>What will happen:</w:t>
      </w:r>
    </w:p>
    <w:p w14:paraId="79312DDD" w14:textId="77777777" w:rsidR="00D06144" w:rsidRDefault="00D06144" w:rsidP="00D06144">
      <w:pPr>
        <w:pStyle w:val="CommentText"/>
        <w:numPr>
          <w:ilvl w:val="0"/>
          <w:numId w:val="37"/>
        </w:numPr>
        <w:jc w:val="left"/>
      </w:pPr>
      <w:r>
        <w:t>Issuance calendar which was already published, then edit and pending publication. Then there are typos and we edit during pending publication and the approver rejects the edits. Will the status will be marked as rejected? In this scenario, the original published issuance should remain on website.</w:t>
      </w:r>
    </w:p>
    <w:p w14:paraId="6EB97EAE" w14:textId="77777777" w:rsidR="00D06144" w:rsidRDefault="00D06144" w:rsidP="00D06144">
      <w:pPr>
        <w:pStyle w:val="CommentText"/>
        <w:jc w:val="left"/>
      </w:pPr>
    </w:p>
    <w:p w14:paraId="2B1B574B" w14:textId="77777777" w:rsidR="00D06144" w:rsidRDefault="00D06144" w:rsidP="00D06144">
      <w:pPr>
        <w:pStyle w:val="CommentText"/>
        <w:jc w:val="left"/>
      </w:pPr>
      <w:r>
        <w:t>Likely to be the case for mini-auction or syndication.</w:t>
      </w:r>
    </w:p>
  </w:comment>
  <w:comment w:id="1653" w:author="Eugene CHEONG from.TOPPAN (MAS)" w:date="2025-12-19T15:20:00Z" w:initials="EC">
    <w:p w14:paraId="24072535" w14:textId="77777777" w:rsidR="009B4A9E" w:rsidRDefault="009B4A9E" w:rsidP="009B4A9E">
      <w:pPr>
        <w:pStyle w:val="CommentText"/>
        <w:jc w:val="left"/>
      </w:pPr>
      <w:r>
        <w:rPr>
          <w:rStyle w:val="CommentReference"/>
        </w:rPr>
        <w:annotationRef/>
      </w:r>
      <w:r>
        <w:t>In the scenario mentioned:</w:t>
      </w:r>
    </w:p>
    <w:p w14:paraId="412B1CEC" w14:textId="77777777" w:rsidR="009B4A9E" w:rsidRDefault="009B4A9E" w:rsidP="009B4A9E">
      <w:pPr>
        <w:pStyle w:val="CommentText"/>
        <w:jc w:val="left"/>
      </w:pPr>
    </w:p>
    <w:p w14:paraId="2E016C31" w14:textId="77777777" w:rsidR="009B4A9E" w:rsidRDefault="009B4A9E" w:rsidP="009B4A9E">
      <w:pPr>
        <w:pStyle w:val="CommentText"/>
        <w:numPr>
          <w:ilvl w:val="0"/>
          <w:numId w:val="39"/>
        </w:numPr>
        <w:jc w:val="left"/>
      </w:pPr>
      <w:r>
        <w:t>Issuance calendar data in OMEGA will be reverted to the version prior to the Maker submitting for approval.</w:t>
      </w:r>
    </w:p>
    <w:p w14:paraId="07A06135" w14:textId="77777777" w:rsidR="009B4A9E" w:rsidRDefault="009B4A9E" w:rsidP="009B4A9E">
      <w:pPr>
        <w:pStyle w:val="CommentText"/>
        <w:numPr>
          <w:ilvl w:val="0"/>
          <w:numId w:val="39"/>
        </w:numPr>
        <w:jc w:val="left"/>
      </w:pPr>
      <w:r>
        <w:t>Status will be Rejected.</w:t>
      </w:r>
    </w:p>
    <w:p w14:paraId="2EBDD3B8" w14:textId="77777777" w:rsidR="009B4A9E" w:rsidRDefault="009B4A9E" w:rsidP="009B4A9E">
      <w:pPr>
        <w:pStyle w:val="CommentText"/>
        <w:numPr>
          <w:ilvl w:val="0"/>
          <w:numId w:val="39"/>
        </w:numPr>
        <w:jc w:val="left"/>
      </w:pPr>
      <w:r>
        <w:t>No changes to the issuance calendar that was published to the MAS website.</w:t>
      </w:r>
    </w:p>
    <w:p w14:paraId="43700CCA" w14:textId="77777777" w:rsidR="009B4A9E" w:rsidRDefault="009B4A9E" w:rsidP="009B4A9E">
      <w:pPr>
        <w:pStyle w:val="CommentText"/>
        <w:jc w:val="left"/>
      </w:pPr>
    </w:p>
    <w:p w14:paraId="65224CED" w14:textId="77777777" w:rsidR="009B4A9E" w:rsidRDefault="009B4A9E" w:rsidP="009B4A9E">
      <w:pPr>
        <w:pStyle w:val="CommentText"/>
        <w:jc w:val="left"/>
      </w:pPr>
      <w:r>
        <w:t>Is this aligned with the expected behaviour?</w:t>
      </w:r>
    </w:p>
  </w:comment>
  <w:comment w:id="1654" w:author="Jasmine WL TEO (MAS)" w:date="2026-01-02T11:04:00Z" w:initials="JT">
    <w:p w14:paraId="3DD64079" w14:textId="77777777" w:rsidR="00711999" w:rsidRDefault="00711999" w:rsidP="00711999">
      <w:pPr>
        <w:pStyle w:val="CommentText"/>
        <w:jc w:val="left"/>
      </w:pPr>
      <w:r>
        <w:rPr>
          <w:rStyle w:val="CommentReference"/>
        </w:rPr>
        <w:annotationRef/>
      </w:r>
      <w:r>
        <w:t>For 1 and 3, it is aligned to what we want but it is weird for the status to be Rejected as it gives an impression that the data is not published or updated to MAS Website</w:t>
      </w:r>
    </w:p>
  </w:comment>
  <w:comment w:id="1655" w:author="Akila BALAKRISHNAN from.OPTIMUM (MAS)" w:date="2026-01-09T15:10:00Z" w:initials="AB">
    <w:p w14:paraId="77749E96" w14:textId="77777777" w:rsidR="00BC2EA4" w:rsidRDefault="009C23A3" w:rsidP="00BC2EA4">
      <w:pPr>
        <w:pStyle w:val="CommentText"/>
        <w:jc w:val="left"/>
      </w:pPr>
      <w:r>
        <w:rPr>
          <w:rStyle w:val="CommentReference"/>
        </w:rPr>
        <w:annotationRef/>
      </w:r>
      <w:r w:rsidR="00BC2EA4">
        <w:t>Publishing to MAS Website after each approval is required.</w:t>
      </w:r>
    </w:p>
    <w:p w14:paraId="4FF4C771" w14:textId="77777777" w:rsidR="00BC2EA4" w:rsidRDefault="00BC2EA4" w:rsidP="00BC2EA4">
      <w:pPr>
        <w:pStyle w:val="CommentText"/>
        <w:jc w:val="left"/>
      </w:pPr>
    </w:p>
    <w:p w14:paraId="7C942A11" w14:textId="77777777" w:rsidR="00BC2EA4" w:rsidRDefault="00BC2EA4" w:rsidP="00BC2EA4">
      <w:pPr>
        <w:pStyle w:val="CommentText"/>
        <w:jc w:val="left"/>
      </w:pPr>
      <w:r>
        <w:t xml:space="preserve">Sending the interface file to Retails PDs and CDP is not required after each approval since for  mini-auction and syndication we need to update the issuance calendar few times. </w:t>
      </w:r>
      <w:r>
        <w:br/>
        <w:t>Eg: For mini-auction - if the decision is to cancel the mini-auction, then there is no additional data to be shared to PDs in interface file.</w:t>
      </w:r>
    </w:p>
    <w:p w14:paraId="5B1EBD38" w14:textId="77777777" w:rsidR="00BC2EA4" w:rsidRDefault="00BC2EA4" w:rsidP="00BC2EA4">
      <w:pPr>
        <w:pStyle w:val="CommentText"/>
        <w:jc w:val="left"/>
      </w:pPr>
    </w:p>
    <w:p w14:paraId="454DEEAD" w14:textId="77777777" w:rsidR="00BC2EA4" w:rsidRDefault="00BC2EA4" w:rsidP="00BC2EA4">
      <w:pPr>
        <w:pStyle w:val="CommentText"/>
        <w:jc w:val="left"/>
      </w:pPr>
      <w:r>
        <w:t>@TECQ - to assess and confirm the below system derived logic works on when to send the interface file.</w:t>
      </w:r>
    </w:p>
    <w:p w14:paraId="59CA3AD0" w14:textId="77777777" w:rsidR="00BC2EA4" w:rsidRDefault="00BC2EA4" w:rsidP="00BC2EA4">
      <w:pPr>
        <w:pStyle w:val="CommentText"/>
        <w:jc w:val="left"/>
      </w:pPr>
    </w:p>
    <w:p w14:paraId="21215C9F" w14:textId="77777777" w:rsidR="00BC2EA4" w:rsidRDefault="00BC2EA4" w:rsidP="00BC2EA4">
      <w:pPr>
        <w:pStyle w:val="CommentText"/>
        <w:jc w:val="left"/>
      </w:pPr>
      <w:r>
        <w:t>Interface file to Retail PDs/CDP should be sent only if there is any data change (for security type which accepts retail investors) and if record with data change does not have TBA or empty values in any fields (and has coy and price for syndication).</w:t>
      </w:r>
    </w:p>
  </w:comment>
  <w:comment w:id="1668" w:author="Akila BALAKRISHNAN from.OPTIMUM (MAS)" w:date="2025-12-08T11:19:00Z" w:initials="ABf(">
    <w:p w14:paraId="605E0F06" w14:textId="16DBCBCC" w:rsidR="00CB59E7" w:rsidRDefault="00CB59E7" w:rsidP="006F0198">
      <w:pPr>
        <w:pStyle w:val="CommentText"/>
        <w:jc w:val="left"/>
      </w:pPr>
      <w:r>
        <w:rPr>
          <w:rStyle w:val="CommentReference"/>
        </w:rPr>
        <w:annotationRef/>
      </w:r>
      <w:r>
        <w:t>How does the checkers view the remarks added by maker during submission for approaval?</w:t>
      </w:r>
    </w:p>
  </w:comment>
  <w:comment w:id="1669" w:author="Eugene CHEONG from.TOPPAN (MAS)" w:date="2025-12-19T15:16:00Z" w:initials="EC">
    <w:p w14:paraId="5A6E0BF6" w14:textId="77777777" w:rsidR="001C425C" w:rsidRDefault="001C425C" w:rsidP="001C425C">
      <w:pPr>
        <w:pStyle w:val="CommentText"/>
        <w:jc w:val="left"/>
      </w:pPr>
      <w:r>
        <w:rPr>
          <w:rStyle w:val="CommentReference"/>
        </w:rPr>
        <w:annotationRef/>
      </w:r>
      <w:r>
        <w:t>Checkers will be able to view the remarks previously added through the Submission History.</w:t>
      </w:r>
    </w:p>
  </w:comment>
  <w:comment w:id="1666" w:author="Eugene CHEONG from.TOPPAN (MAS)" w:date="2025-12-02T14:24:00Z" w:initials="EC">
    <w:p w14:paraId="533CEB5F" w14:textId="2C4C9E7D" w:rsidR="008855DF" w:rsidRDefault="008855DF" w:rsidP="008855DF">
      <w:pPr>
        <w:pStyle w:val="CommentText"/>
        <w:jc w:val="left"/>
      </w:pPr>
      <w:r>
        <w:rPr>
          <w:rStyle w:val="CommentReference"/>
        </w:rPr>
        <w:annotationRef/>
      </w:r>
      <w:r>
        <w:t xml:space="preserve">Sharmaine: </w:t>
      </w:r>
      <w:r>
        <w:rPr>
          <w:color w:val="454953"/>
          <w:highlight w:val="white"/>
        </w:rPr>
        <w:t xml:space="preserve">Will the checker be able to overwrite the publication timing if required? </w:t>
      </w:r>
    </w:p>
    <w:p w14:paraId="3B738B2F" w14:textId="77777777" w:rsidR="008855DF" w:rsidRDefault="008855DF" w:rsidP="008855DF">
      <w:pPr>
        <w:pStyle w:val="CommentText"/>
        <w:jc w:val="left"/>
      </w:pPr>
      <w:r>
        <w:rPr>
          <w:color w:val="454953"/>
          <w:highlight w:val="white"/>
        </w:rPr>
        <w:t>Or would the correct process be to reject and let the maker amend the changes and submit for approval again</w:t>
      </w:r>
      <w:r>
        <w:t>.</w:t>
      </w:r>
    </w:p>
  </w:comment>
  <w:comment w:id="1667" w:author="Eugene CHEONG from.TOPPAN (MAS)" w:date="2025-12-02T14:25:00Z" w:initials="EC">
    <w:p w14:paraId="1BD28BFD" w14:textId="77777777" w:rsidR="008855DF" w:rsidRDefault="008855DF" w:rsidP="008855DF">
      <w:pPr>
        <w:pStyle w:val="CommentText"/>
        <w:jc w:val="left"/>
      </w:pPr>
      <w:r>
        <w:rPr>
          <w:rStyle w:val="CommentReference"/>
        </w:rPr>
        <w:annotationRef/>
      </w:r>
      <w:r>
        <w:t>No, the checker would not be able to edit the publication time.</w:t>
      </w:r>
    </w:p>
    <w:p w14:paraId="775118F0" w14:textId="77777777" w:rsidR="008855DF" w:rsidRDefault="008855DF" w:rsidP="008855DF">
      <w:pPr>
        <w:pStyle w:val="CommentText"/>
        <w:jc w:val="left"/>
      </w:pPr>
    </w:p>
    <w:p w14:paraId="0F6B28CC" w14:textId="77777777" w:rsidR="008855DF" w:rsidRDefault="008855DF" w:rsidP="008855DF">
      <w:pPr>
        <w:pStyle w:val="CommentText"/>
        <w:jc w:val="left"/>
      </w:pPr>
      <w:r>
        <w:t>Instead, the correct way would be to let the maker update the publication time and re-submit for approval. The checker may not need to reject because the maker has the ability to withdraw the approval request.</w:t>
      </w:r>
    </w:p>
  </w:comment>
  <w:comment w:id="1670" w:author="Akila BALAKRISHNAN from.OPTIMUM (MAS)" w:date="2025-12-08T11:19:00Z" w:initials="ABf(">
    <w:p w14:paraId="18A89C3D" w14:textId="77777777" w:rsidR="00CB59E7" w:rsidRDefault="00CB59E7" w:rsidP="00844DC3">
      <w:pPr>
        <w:pStyle w:val="CommentText"/>
        <w:jc w:val="left"/>
      </w:pPr>
      <w:r>
        <w:rPr>
          <w:rStyle w:val="CommentReference"/>
        </w:rPr>
        <w:annotationRef/>
      </w:r>
      <w:r>
        <w:t>This wireframe doesn't show the Reject or Approve button</w:t>
      </w:r>
    </w:p>
  </w:comment>
  <w:comment w:id="1671" w:author="Jasmine WL TEO (MAS)" w:date="2025-12-10T11:04:00Z" w:initials="JT">
    <w:p w14:paraId="093212A9" w14:textId="77777777" w:rsidR="0036201C" w:rsidRDefault="0036201C" w:rsidP="0036201C">
      <w:pPr>
        <w:pStyle w:val="CommentText"/>
        <w:jc w:val="left"/>
      </w:pPr>
      <w:r>
        <w:rPr>
          <w:rStyle w:val="CommentReference"/>
        </w:rPr>
        <w:annotationRef/>
      </w:r>
      <w:r>
        <w:t>I thought it is ok not to show or repeat the wireframe just for the buttons.</w:t>
      </w:r>
    </w:p>
  </w:comment>
  <w:comment w:id="1672" w:author="Jasmine WL TEO (MAS)" w:date="2025-12-10T11:01:00Z" w:initials="JT">
    <w:p w14:paraId="67893562" w14:textId="702FB731" w:rsidR="00184248" w:rsidRDefault="00184248" w:rsidP="00184248">
      <w:pPr>
        <w:pStyle w:val="CommentText"/>
        <w:jc w:val="left"/>
      </w:pPr>
      <w:r>
        <w:rPr>
          <w:rStyle w:val="CommentReference"/>
        </w:rPr>
        <w:annotationRef/>
      </w:r>
      <w:r>
        <w:t xml:space="preserve">Besides a frontend disabling of the button, there should be a backend check as well. </w:t>
      </w:r>
    </w:p>
  </w:comment>
  <w:comment w:id="1673" w:author="Eugene CHEONG from.TOPPAN (MAS)" w:date="2025-12-19T13:51:00Z" w:initials="EC">
    <w:p w14:paraId="612B1CD5" w14:textId="77777777" w:rsidR="00E92AD7" w:rsidRDefault="00E92AD7" w:rsidP="00E92AD7">
      <w:pPr>
        <w:pStyle w:val="CommentText"/>
        <w:jc w:val="left"/>
      </w:pPr>
      <w:r>
        <w:rPr>
          <w:rStyle w:val="CommentReference"/>
        </w:rPr>
        <w:annotationRef/>
      </w:r>
      <w:r>
        <w:t>Yes, this is a general requirement which shall be included in common specs.</w:t>
      </w:r>
    </w:p>
  </w:comment>
  <w:comment w:id="1675" w:author="Eugene CHEONG from.TOPPAN (MAS)" w:date="2025-12-02T14:26:00Z" w:initials="EC">
    <w:p w14:paraId="73684267" w14:textId="7445F90A" w:rsidR="008855DF" w:rsidRDefault="008855DF" w:rsidP="008855DF">
      <w:pPr>
        <w:pStyle w:val="CommentText"/>
        <w:jc w:val="left"/>
      </w:pPr>
      <w:r>
        <w:rPr>
          <w:rStyle w:val="CommentReference"/>
        </w:rPr>
        <w:annotationRef/>
      </w:r>
      <w:r>
        <w:t xml:space="preserve">Sharmaine: </w:t>
      </w:r>
      <w:r>
        <w:rPr>
          <w:color w:val="454953"/>
          <w:highlight w:val="white"/>
        </w:rPr>
        <w:t>This modal is not observed in the Issuance Calendar UI Prototype T-Bills 2025/Yearly Status: Pending Publication.</w:t>
      </w:r>
    </w:p>
  </w:comment>
  <w:comment w:id="1676" w:author="Eugene CHEONG from.TOPPAN (MAS)" w:date="2025-12-02T14:27:00Z" w:initials="EC">
    <w:p w14:paraId="36FB7831" w14:textId="77777777" w:rsidR="008855DF" w:rsidRDefault="008855DF" w:rsidP="008855DF">
      <w:pPr>
        <w:pStyle w:val="CommentText"/>
        <w:jc w:val="left"/>
      </w:pPr>
      <w:r>
        <w:rPr>
          <w:rStyle w:val="CommentReference"/>
        </w:rPr>
        <w:annotationRef/>
      </w:r>
      <w:r>
        <w:t>It is not possible to view this confirmation prompt when “Pending Publication”, since this is the confirmation for approve/reject, which is only available when the status is “Pending Approval”.</w:t>
      </w:r>
    </w:p>
  </w:comment>
  <w:comment w:id="1677" w:author="Sharmaine TAN (MAS)" w:date="2025-12-02T23:39:00Z" w:initials="ST">
    <w:p w14:paraId="53A7A5AE" w14:textId="77777777" w:rsidR="00BE1825" w:rsidRDefault="00BE1825" w:rsidP="00BE1825">
      <w:pPr>
        <w:pStyle w:val="CommentText"/>
        <w:jc w:val="left"/>
      </w:pPr>
      <w:r>
        <w:rPr>
          <w:rStyle w:val="CommentReference"/>
        </w:rPr>
        <w:annotationRef/>
      </w:r>
      <w:r>
        <w:t xml:space="preserve">Just a quick check at “Pending Publication” will maker be able edit the calendar and submit for approval or maker can only amend at “Publication” ? </w:t>
      </w:r>
    </w:p>
  </w:comment>
  <w:comment w:id="1678" w:author="Eugene CHEONG from.TOPPAN (MAS)" w:date="2025-12-19T15:14:00Z" w:initials="EC">
    <w:p w14:paraId="7F455A40" w14:textId="77777777" w:rsidR="001C425C" w:rsidRDefault="001C425C" w:rsidP="001C425C">
      <w:pPr>
        <w:pStyle w:val="CommentText"/>
        <w:jc w:val="left"/>
      </w:pPr>
      <w:r>
        <w:rPr>
          <w:rStyle w:val="CommentReference"/>
        </w:rPr>
        <w:annotationRef/>
      </w:r>
      <w:r>
        <w:t>Maker can amend at Pending Publication. OMEGA will not block Maker from updating at this status.</w:t>
      </w:r>
    </w:p>
  </w:comment>
  <w:comment w:id="1679" w:author="Akila BALAKRISHNAN from.OPTIMUM (MAS)" w:date="2025-12-29T14:40:00Z" w:initials="AB">
    <w:p w14:paraId="3F385D30" w14:textId="77777777" w:rsidR="00634D3B" w:rsidRDefault="007C0EA2" w:rsidP="00634D3B">
      <w:pPr>
        <w:pStyle w:val="CommentText"/>
        <w:jc w:val="left"/>
      </w:pPr>
      <w:r>
        <w:rPr>
          <w:rStyle w:val="CommentReference"/>
        </w:rPr>
        <w:annotationRef/>
      </w:r>
      <w:r w:rsidR="00634D3B">
        <w:t>This should be similar to the 2.8.8 confirmation prompt?</w:t>
      </w:r>
    </w:p>
    <w:p w14:paraId="2175ACCA" w14:textId="77777777" w:rsidR="00634D3B" w:rsidRDefault="00634D3B" w:rsidP="00634D3B">
      <w:pPr>
        <w:pStyle w:val="CommentText"/>
        <w:jc w:val="left"/>
      </w:pPr>
      <w:r>
        <w:t>If yes, please include the missing field “issuance type”, “value”</w:t>
      </w:r>
    </w:p>
  </w:comment>
  <w:comment w:id="1694" w:author="Eugene CHEONG from.TOPPAN (MAS)" w:date="2025-12-01T17:42:00Z" w:initials="EC">
    <w:p w14:paraId="32D4558A" w14:textId="0FD9E339" w:rsidR="005616F1" w:rsidRDefault="005616F1" w:rsidP="005616F1">
      <w:pPr>
        <w:pStyle w:val="CommentText"/>
      </w:pPr>
      <w:r>
        <w:rPr>
          <w:rStyle w:val="CommentReference"/>
        </w:rPr>
        <w:annotationRef/>
      </w:r>
      <w:r>
        <w:t>Jasmine: Are we able to export issuance calendar of all statuses except deleted?</w:t>
      </w:r>
    </w:p>
  </w:comment>
  <w:comment w:id="1695" w:author="Eugene CHEONG from.TOPPAN (MAS)" w:date="2025-12-01T17:43:00Z" w:initials="EC">
    <w:p w14:paraId="16E25D83" w14:textId="77777777" w:rsidR="005616F1" w:rsidRDefault="005616F1" w:rsidP="005616F1">
      <w:pPr>
        <w:pStyle w:val="CommentText"/>
      </w:pPr>
      <w:r>
        <w:rPr>
          <w:rStyle w:val="CommentReference"/>
        </w:rPr>
        <w:annotationRef/>
      </w:r>
      <w:r>
        <w:t>Yes, previously we have discussed that export should allow for all statuses so long as it has been saved to database.</w:t>
      </w:r>
    </w:p>
  </w:comment>
  <w:comment w:id="1698" w:author="Wilmond YANG (MAS)" w:date="2026-01-09T11:59:00Z" w:initials="WY">
    <w:p w14:paraId="2EDF8584" w14:textId="77777777" w:rsidR="00E448E4" w:rsidRDefault="00E448E4" w:rsidP="00E448E4">
      <w:pPr>
        <w:pStyle w:val="CommentText"/>
        <w:jc w:val="left"/>
      </w:pPr>
      <w:r>
        <w:rPr>
          <w:rStyle w:val="CommentReference"/>
        </w:rPr>
        <w:annotationRef/>
      </w:r>
      <w:r>
        <w:t>Might wanna add “for status “draft” onwards”, something along this line.</w:t>
      </w:r>
    </w:p>
  </w:comment>
  <w:comment w:id="1708" w:author="Akila BALAKRISHNAN from.OPTIMUM (MAS)" w:date="2025-12-09T10:56:00Z" w:initials="ABf(">
    <w:p w14:paraId="177F5786" w14:textId="5234247A" w:rsidR="000B0BB5" w:rsidRDefault="000B0BB5" w:rsidP="000856A9">
      <w:pPr>
        <w:pStyle w:val="CommentText"/>
        <w:jc w:val="left"/>
      </w:pPr>
      <w:r>
        <w:rPr>
          <w:rStyle w:val="CommentReference"/>
        </w:rPr>
        <w:annotationRef/>
      </w:r>
      <w:r>
        <w:t>Do we need to have Tenor and Tenor unit as 2 different columns in export file and download template.</w:t>
      </w:r>
    </w:p>
  </w:comment>
  <w:comment w:id="1709" w:author="Jasmine WL TEO (MAS)" w:date="2025-12-10T11:12:00Z" w:initials="JT">
    <w:p w14:paraId="66C5D0A3" w14:textId="77777777" w:rsidR="00C652D2" w:rsidRDefault="008E3411" w:rsidP="00C652D2">
      <w:pPr>
        <w:pStyle w:val="CommentText"/>
        <w:jc w:val="left"/>
      </w:pPr>
      <w:r>
        <w:rPr>
          <w:rStyle w:val="CommentReference"/>
        </w:rPr>
        <w:annotationRef/>
      </w:r>
      <w:r w:rsidR="00C652D2">
        <w:t>Tenor and tenor unit should be in the same column. To be consistent with how the data is entered. Please change for all.</w:t>
      </w:r>
    </w:p>
    <w:p w14:paraId="4DE1F6AC" w14:textId="77777777" w:rsidR="00C652D2" w:rsidRDefault="00C652D2" w:rsidP="00C652D2">
      <w:pPr>
        <w:pStyle w:val="CommentText"/>
        <w:jc w:val="left"/>
      </w:pPr>
    </w:p>
    <w:p w14:paraId="227CEEFC" w14:textId="77777777" w:rsidR="00C652D2" w:rsidRDefault="00C652D2" w:rsidP="00C652D2">
      <w:pPr>
        <w:pStyle w:val="CommentText"/>
        <w:jc w:val="left"/>
      </w:pPr>
      <w:r>
        <w:t>To add the Tenor (days) for bills as well (after the tenor).</w:t>
      </w:r>
    </w:p>
  </w:comment>
  <w:comment w:id="1710" w:author="Eugene CHEONG from.TOPPAN (MAS)" w:date="2025-12-19T13:50:00Z" w:initials="EC">
    <w:p w14:paraId="02C168B5" w14:textId="77777777" w:rsidR="00E92AD7" w:rsidRDefault="00E92AD7" w:rsidP="00E92AD7">
      <w:pPr>
        <w:pStyle w:val="CommentText"/>
        <w:jc w:val="left"/>
      </w:pPr>
      <w:r>
        <w:rPr>
          <w:rStyle w:val="CommentReference"/>
        </w:rPr>
        <w:annotationRef/>
      </w:r>
      <w:r>
        <w:t>I have amended the templates to combine the tenor and tenor unit columns and to include the tenor (days) column.</w:t>
      </w:r>
    </w:p>
  </w:comment>
  <w:comment w:id="1711" w:author="Akila BALAKRISHNAN from.OPTIMUM (MAS)" w:date="2025-12-29T15:22:00Z" w:initials="AB">
    <w:p w14:paraId="29F81AEB" w14:textId="77777777" w:rsidR="003A3798" w:rsidRDefault="003A3798" w:rsidP="003A3798">
      <w:pPr>
        <w:pStyle w:val="CommentText"/>
        <w:jc w:val="left"/>
      </w:pPr>
      <w:r>
        <w:rPr>
          <w:rStyle w:val="CommentReference"/>
        </w:rPr>
        <w:annotationRef/>
      </w:r>
      <w:r>
        <w:t>Verified ok.</w:t>
      </w:r>
    </w:p>
    <w:p w14:paraId="2E2D768C" w14:textId="77777777" w:rsidR="003A3798" w:rsidRDefault="003A3798" w:rsidP="003A3798">
      <w:pPr>
        <w:pStyle w:val="CommentText"/>
        <w:jc w:val="left"/>
      </w:pPr>
      <w:r>
        <w:t>Allotment date field for Syndication was missing so added that.</w:t>
      </w:r>
    </w:p>
    <w:p w14:paraId="78E96EA4" w14:textId="77777777" w:rsidR="003A3798" w:rsidRDefault="003A3798" w:rsidP="003A3798">
      <w:pPr>
        <w:pStyle w:val="CommentText"/>
        <w:jc w:val="left"/>
      </w:pPr>
      <w:r>
        <w:t>Sorting order of tenor for MAS-Bills was not applied, so re-arranged the records.</w:t>
      </w:r>
    </w:p>
  </w:comment>
  <w:comment w:id="1712" w:author="Han Xie CHAI (MAS)" w:date="2025-12-11T08:14:00Z" w:initials="HC">
    <w:p w14:paraId="3926D55B" w14:textId="583D88C0" w:rsidR="000709E8" w:rsidRDefault="000709E8" w:rsidP="000709E8">
      <w:pPr>
        <w:pStyle w:val="CommentText"/>
        <w:jc w:val="left"/>
      </w:pPr>
      <w:r>
        <w:rPr>
          <w:rStyle w:val="CommentReference"/>
        </w:rPr>
        <w:annotationRef/>
      </w:r>
      <w:r>
        <w:t>Please change the order of the fields to be consistent with the issuance calendar, but with ISIN being the last field.</w:t>
      </w:r>
    </w:p>
  </w:comment>
  <w:comment w:id="1713" w:author="Eugene CHEONG from.TOPPAN (MAS)" w:date="2025-12-19T15:13:00Z" w:initials="EC">
    <w:p w14:paraId="5DAFCB5B" w14:textId="77777777" w:rsidR="001C425C" w:rsidRDefault="001C425C" w:rsidP="001C425C">
      <w:pPr>
        <w:pStyle w:val="CommentText"/>
        <w:jc w:val="left"/>
      </w:pPr>
      <w:r>
        <w:rPr>
          <w:rStyle w:val="CommentReference"/>
        </w:rPr>
        <w:annotationRef/>
      </w:r>
      <w:r>
        <w:t>I have amended the order of the fields to be consistent.</w:t>
      </w:r>
    </w:p>
  </w:comment>
  <w:comment w:id="1731" w:author="Akila BALAKRISHNAN from.OPTIMUM (MAS)" w:date="2025-12-09T17:35:00Z" w:initials="ABf(">
    <w:p w14:paraId="0DAD8B90" w14:textId="383A4A7C" w:rsidR="005221F7" w:rsidRDefault="005221F7" w:rsidP="00C23377">
      <w:pPr>
        <w:pStyle w:val="CommentText"/>
        <w:jc w:val="left"/>
      </w:pPr>
      <w:r>
        <w:rPr>
          <w:rStyle w:val="CommentReference"/>
        </w:rPr>
        <w:annotationRef/>
      </w:r>
      <w:r>
        <w:t>Order of the fields or field name in the template should match the uploaded file?</w:t>
      </w:r>
    </w:p>
  </w:comment>
  <w:comment w:id="1732" w:author="Eugene CHEONG from.TOPPAN (MAS)" w:date="2025-12-19T15:12:00Z" w:initials="EC">
    <w:p w14:paraId="42D6BFC0" w14:textId="77777777" w:rsidR="001C425C" w:rsidRDefault="001C425C" w:rsidP="001C425C">
      <w:pPr>
        <w:pStyle w:val="CommentText"/>
        <w:jc w:val="left"/>
      </w:pPr>
      <w:r>
        <w:rPr>
          <w:rStyle w:val="CommentReference"/>
        </w:rPr>
        <w:annotationRef/>
      </w:r>
      <w:r>
        <w:t>Yes, the order of the fields should match.</w:t>
      </w:r>
    </w:p>
  </w:comment>
  <w:comment w:id="1733" w:author="Akila BALAKRISHNAN from.OPTIMUM (MAS)" w:date="2025-12-09T17:45:00Z" w:initials="ABf(">
    <w:p w14:paraId="71109C61" w14:textId="5982E89C" w:rsidR="0072006D" w:rsidRDefault="0072006D" w:rsidP="004B5EC9">
      <w:pPr>
        <w:pStyle w:val="CommentText"/>
        <w:jc w:val="left"/>
      </w:pPr>
      <w:r>
        <w:rPr>
          <w:rStyle w:val="CommentReference"/>
        </w:rPr>
        <w:annotationRef/>
      </w:r>
      <w:r>
        <w:t>Is this a pre-generated template (for each security type) uploaded in OMEGA and user is allowed to download?</w:t>
      </w:r>
    </w:p>
  </w:comment>
  <w:comment w:id="1734" w:author="Eugene CHEONG from.TOPPAN (MAS)" w:date="2025-12-19T15:11:00Z" w:initials="EC">
    <w:p w14:paraId="7D7D3C4F" w14:textId="77777777" w:rsidR="001C425C" w:rsidRDefault="001C425C" w:rsidP="001C425C">
      <w:pPr>
        <w:pStyle w:val="CommentText"/>
        <w:jc w:val="left"/>
      </w:pPr>
      <w:r>
        <w:rPr>
          <w:rStyle w:val="CommentReference"/>
        </w:rPr>
        <w:annotationRef/>
      </w:r>
      <w:r>
        <w:t>Clarification is required on what is meant whether user is allowed to download, because this use case is to download the template.</w:t>
      </w:r>
    </w:p>
  </w:comment>
  <w:comment w:id="1735" w:author="Akila BALAKRISHNAN from.OPTIMUM (MAS)" w:date="2025-12-29T14:15:00Z" w:initials="AB">
    <w:p w14:paraId="50152C7D" w14:textId="77777777" w:rsidR="00ED0A78" w:rsidRDefault="00ED0A78" w:rsidP="00ED0A78">
      <w:pPr>
        <w:pStyle w:val="CommentText"/>
        <w:jc w:val="left"/>
      </w:pPr>
      <w:r>
        <w:rPr>
          <w:rStyle w:val="CommentReference"/>
        </w:rPr>
        <w:annotationRef/>
      </w:r>
      <w:r>
        <w:t>My question here is about whether it is a pre-generated template for each security type?</w:t>
      </w:r>
    </w:p>
    <w:p w14:paraId="6181D22E" w14:textId="77777777" w:rsidR="00ED0A78" w:rsidRDefault="00ED0A78" w:rsidP="00ED0A78">
      <w:pPr>
        <w:pStyle w:val="CommentText"/>
        <w:jc w:val="left"/>
      </w:pPr>
      <w:r>
        <w:t>Or the template is generated when the user downloads it?</w:t>
      </w:r>
      <w:r>
        <w:br/>
      </w:r>
      <w:r>
        <w:br/>
        <w:t>If it is pre-generated, then the  statement is not correct. “When downloading the template, ISIN Code and CDP Naming Convention fields are to be placed as the rightmost columns.“</w:t>
      </w:r>
    </w:p>
  </w:comment>
  <w:comment w:id="1736" w:author="Akila BALAKRISHNAN from.OPTIMUM (MAS)" w:date="2025-12-11T12:00:00Z" w:initials="ABf(">
    <w:p w14:paraId="617AEF38" w14:textId="7DD15E83" w:rsidR="00FC55F9" w:rsidRDefault="00FC55F9" w:rsidP="00B35578">
      <w:pPr>
        <w:pStyle w:val="CommentText"/>
        <w:jc w:val="left"/>
      </w:pPr>
      <w:r>
        <w:rPr>
          <w:rStyle w:val="CommentReference"/>
        </w:rPr>
        <w:annotationRef/>
      </w:r>
      <w:r>
        <w:t>Added this requirement to be consistent with the UI.</w:t>
      </w:r>
    </w:p>
  </w:comment>
  <w:comment w:id="1737" w:author="Eugene CHEONG from.TOPPAN (MAS)" w:date="2025-12-19T12:28:00Z" w:initials="EC">
    <w:p w14:paraId="1F7EC3C5" w14:textId="77777777" w:rsidR="00771291" w:rsidRDefault="00771291" w:rsidP="00771291">
      <w:pPr>
        <w:pStyle w:val="CommentText"/>
        <w:jc w:val="left"/>
      </w:pPr>
      <w:r>
        <w:rPr>
          <w:rStyle w:val="CommentReference"/>
        </w:rPr>
        <w:annotationRef/>
      </w:r>
      <w:r>
        <w:t>I have made it clearer that if even if users leave the column empty or change the values, the tenor (days) should be calculated by OMEGA.</w:t>
      </w:r>
    </w:p>
  </w:comment>
  <w:comment w:id="1738" w:author="Akila BALAKRISHNAN from.OPTIMUM (MAS)" w:date="2025-12-29T14:17:00Z" w:initials="AB">
    <w:p w14:paraId="134A613B" w14:textId="77777777" w:rsidR="00ED0A78" w:rsidRDefault="00ED0A78" w:rsidP="00ED0A78">
      <w:pPr>
        <w:pStyle w:val="CommentText"/>
        <w:jc w:val="left"/>
      </w:pPr>
      <w:r>
        <w:rPr>
          <w:rStyle w:val="CommentReference"/>
        </w:rPr>
        <w:annotationRef/>
      </w:r>
      <w:r>
        <w:t>Ok</w:t>
      </w:r>
    </w:p>
  </w:comment>
  <w:comment w:id="1764" w:author="Han Xie CHAI (MAS)" w:date="2025-12-11T08:52:00Z" w:initials="HC">
    <w:p w14:paraId="3D12FA14" w14:textId="591A8CD3" w:rsidR="00465E03" w:rsidRDefault="00465E03" w:rsidP="00465E03">
      <w:pPr>
        <w:pStyle w:val="CommentText"/>
        <w:jc w:val="left"/>
      </w:pPr>
      <w:r>
        <w:rPr>
          <w:rStyle w:val="CommentReference"/>
        </w:rPr>
        <w:annotationRef/>
      </w:r>
      <w:r>
        <w:t>Please ensure that they are in the same format as the download templates files</w:t>
      </w:r>
    </w:p>
  </w:comment>
  <w:comment w:id="1765" w:author="Eugene CHEONG from.TOPPAN (MAS)" w:date="2025-12-19T15:00:00Z" w:initials="EC">
    <w:p w14:paraId="5285D6E2" w14:textId="77777777" w:rsidR="008149B9" w:rsidRDefault="008149B9" w:rsidP="008149B9">
      <w:pPr>
        <w:pStyle w:val="CommentText"/>
        <w:jc w:val="left"/>
      </w:pPr>
      <w:r>
        <w:rPr>
          <w:rStyle w:val="CommentReference"/>
        </w:rPr>
        <w:annotationRef/>
      </w:r>
      <w:r>
        <w:t>I have verified that the files are the same format as the download template files.</w:t>
      </w:r>
    </w:p>
  </w:comment>
  <w:comment w:id="1766" w:author="Akila BALAKRISHNAN from.OPTIMUM (MAS)" w:date="2025-12-29T15:25:00Z" w:initials="AB">
    <w:p w14:paraId="7A8F283D" w14:textId="77777777" w:rsidR="0023394F" w:rsidRDefault="0023394F" w:rsidP="0023394F">
      <w:pPr>
        <w:pStyle w:val="CommentText"/>
        <w:jc w:val="left"/>
      </w:pPr>
      <w:r>
        <w:rPr>
          <w:rStyle w:val="CommentReference"/>
        </w:rPr>
        <w:annotationRef/>
      </w:r>
      <w:r>
        <w:t>Included Allotment date to the Syndication template too.</w:t>
      </w:r>
    </w:p>
  </w:comment>
  <w:comment w:id="1767" w:author="Jasmine WL TEO (MAS)" w:date="2025-12-10T12:07:00Z" w:initials="JT">
    <w:p w14:paraId="19C64ADE" w14:textId="47BCEFC5" w:rsidR="00252515" w:rsidRDefault="00252515" w:rsidP="00252515">
      <w:pPr>
        <w:pStyle w:val="CommentText"/>
        <w:jc w:val="left"/>
      </w:pPr>
      <w:r>
        <w:rPr>
          <w:rStyle w:val="CommentReference"/>
        </w:rPr>
        <w:annotationRef/>
      </w:r>
      <w:r>
        <w:t xml:space="preserve">Should we upload tenor in one field instead of two?  </w:t>
      </w:r>
    </w:p>
  </w:comment>
  <w:comment w:id="1768" w:author="Akila BALAKRISHNAN from.OPTIMUM (MAS)" w:date="2025-12-11T11:53:00Z" w:initials="ABf(">
    <w:p w14:paraId="3DE561F3" w14:textId="77777777" w:rsidR="00FC55F9" w:rsidRDefault="000427B4">
      <w:pPr>
        <w:pStyle w:val="CommentText"/>
        <w:jc w:val="left"/>
      </w:pPr>
      <w:r>
        <w:rPr>
          <w:rStyle w:val="CommentReference"/>
        </w:rPr>
        <w:annotationRef/>
      </w:r>
      <w:r w:rsidR="00FC55F9">
        <w:t>@TECQ - I have updated the download template files for SGS Bonds, MAS Bills, T-Bills, SSB and CMTB.</w:t>
      </w:r>
    </w:p>
    <w:p w14:paraId="23EB6AB7" w14:textId="77777777" w:rsidR="00FC55F9" w:rsidRDefault="00FC55F9">
      <w:pPr>
        <w:pStyle w:val="CommentText"/>
        <w:jc w:val="left"/>
      </w:pPr>
      <w:r>
        <w:t>1. Re-ordered the fields based on the fields order listed under Data table of section 2.7.6 and kept ISIN at the end</w:t>
      </w:r>
    </w:p>
    <w:p w14:paraId="1969B43E" w14:textId="77777777" w:rsidR="00FC55F9" w:rsidRDefault="00FC55F9">
      <w:pPr>
        <w:pStyle w:val="CommentText"/>
        <w:jc w:val="left"/>
      </w:pPr>
      <w:r>
        <w:t xml:space="preserve">2. Included Tenor (days)  field for the bills. </w:t>
      </w:r>
    </w:p>
    <w:p w14:paraId="07346620" w14:textId="77777777" w:rsidR="00FC55F9" w:rsidRDefault="00FC55F9">
      <w:pPr>
        <w:pStyle w:val="CommentText"/>
        <w:jc w:val="left"/>
      </w:pPr>
      <w:r>
        <w:t>3. Tenor (Unit) is removed as the unit should be together in the tenor field</w:t>
      </w:r>
    </w:p>
    <w:p w14:paraId="003E8490" w14:textId="77777777" w:rsidR="00FC55F9" w:rsidRDefault="00FC55F9">
      <w:pPr>
        <w:pStyle w:val="CommentText"/>
        <w:jc w:val="left"/>
      </w:pPr>
    </w:p>
    <w:p w14:paraId="79703EDB" w14:textId="77777777" w:rsidR="00FC55F9" w:rsidRDefault="00FC55F9">
      <w:pPr>
        <w:pStyle w:val="CommentText"/>
        <w:jc w:val="left"/>
      </w:pPr>
      <w:r>
        <w:t>Please verify and update the templates for the newly created security types accordingly.</w:t>
      </w:r>
    </w:p>
    <w:p w14:paraId="622860C1" w14:textId="77777777" w:rsidR="00FC55F9" w:rsidRDefault="00FC55F9">
      <w:pPr>
        <w:pStyle w:val="CommentText"/>
        <w:jc w:val="left"/>
      </w:pPr>
    </w:p>
    <w:p w14:paraId="0194878B" w14:textId="77777777" w:rsidR="00FC55F9" w:rsidRDefault="00FC55F9" w:rsidP="00F6758D">
      <w:pPr>
        <w:pStyle w:val="CommentText"/>
        <w:jc w:val="left"/>
      </w:pPr>
      <w:r>
        <w:t>Also update the sample files in section 2.14.6</w:t>
      </w:r>
    </w:p>
  </w:comment>
  <w:comment w:id="1769" w:author="Eugene CHEONG from.TOPPAN (MAS)" w:date="2025-12-19T12:06:00Z" w:initials="EC">
    <w:p w14:paraId="2425E5D8" w14:textId="77777777" w:rsidR="001C44B2" w:rsidRDefault="001C44B2" w:rsidP="001C44B2">
      <w:pPr>
        <w:pStyle w:val="CommentText"/>
        <w:jc w:val="left"/>
      </w:pPr>
      <w:r>
        <w:rPr>
          <w:rStyle w:val="CommentReference"/>
        </w:rPr>
        <w:annotationRef/>
      </w:r>
      <w:r>
        <w:t>I have verified the files.</w:t>
      </w:r>
    </w:p>
  </w:comment>
  <w:comment w:id="1778" w:author="Jasmine WL TEO (MAS)" w:date="2025-12-10T12:08:00Z" w:initials="JT">
    <w:p w14:paraId="5E82CFDB" w14:textId="6ACA3CD7" w:rsidR="00252515" w:rsidRDefault="00252515" w:rsidP="00252515">
      <w:pPr>
        <w:pStyle w:val="CommentText"/>
        <w:jc w:val="left"/>
      </w:pPr>
      <w:r>
        <w:rPr>
          <w:rStyle w:val="CommentReference"/>
        </w:rPr>
        <w:annotationRef/>
      </w:r>
      <w:r>
        <w:t>What is the difference between the excel templates below and the one above?</w:t>
      </w:r>
    </w:p>
  </w:comment>
  <w:comment w:id="1779" w:author="Han Xie CHAI (MAS)" w:date="2025-12-11T08:20:00Z" w:initials="HC">
    <w:p w14:paraId="2E217D4C" w14:textId="77777777" w:rsidR="000709E8" w:rsidRDefault="000709E8" w:rsidP="000709E8">
      <w:pPr>
        <w:pStyle w:val="CommentText"/>
        <w:jc w:val="left"/>
      </w:pPr>
      <w:r>
        <w:rPr>
          <w:rStyle w:val="CommentReference"/>
        </w:rPr>
        <w:annotationRef/>
      </w:r>
      <w:r>
        <w:t>Are these templates for security types that would be created after OMEGA deployment?</w:t>
      </w:r>
    </w:p>
  </w:comment>
  <w:comment w:id="1780" w:author="Eugene CHEONG from.TOPPAN (MAS)" w:date="2025-12-18T15:00:00Z" w:initials="EC">
    <w:p w14:paraId="19B67749" w14:textId="77777777" w:rsidR="008E7465" w:rsidRDefault="003556D6" w:rsidP="008E7465">
      <w:pPr>
        <w:pStyle w:val="CommentText"/>
        <w:jc w:val="left"/>
      </w:pPr>
      <w:r>
        <w:rPr>
          <w:rStyle w:val="CommentReference"/>
        </w:rPr>
        <w:annotationRef/>
      </w:r>
      <w:r w:rsidR="008E7465">
        <w:t>Yes, these templates are for security types that would be created after OMEGA deployment. But based on our discussion on 17 Dec 2025, the preference seems to be duplicating existing types. In that case, we can also use back the existing templates.</w:t>
      </w:r>
    </w:p>
  </w:comment>
  <w:comment w:id="1781" w:author="Eugene CHEONG from.TOPPAN (MAS)" w:date="2025-12-18T15:07:00Z" w:initials="EC">
    <w:p w14:paraId="32F6388A" w14:textId="77777777" w:rsidR="008E7465" w:rsidRDefault="008E7465" w:rsidP="008E7465">
      <w:pPr>
        <w:pStyle w:val="CommentText"/>
        <w:jc w:val="left"/>
      </w:pPr>
      <w:r>
        <w:rPr>
          <w:rStyle w:val="CommentReference"/>
        </w:rPr>
        <w:annotationRef/>
      </w:r>
      <w:r>
        <w:t>If confirmed, we can remove the other templates in the strikethrough.</w:t>
      </w:r>
    </w:p>
  </w:comment>
  <w:comment w:id="1782" w:author="Jasmine WL TEO (MAS)" w:date="2026-01-02T11:06:00Z" w:initials="JT">
    <w:p w14:paraId="28AA5807" w14:textId="77777777" w:rsidR="00711999" w:rsidRDefault="00711999" w:rsidP="00711999">
      <w:pPr>
        <w:pStyle w:val="CommentText"/>
        <w:jc w:val="left"/>
      </w:pPr>
      <w:r>
        <w:rPr>
          <w:rStyle w:val="CommentReference"/>
        </w:rPr>
        <w:annotationRef/>
      </w:r>
      <w:r>
        <w:t>Lets simpify and reuse existing templates for new security types</w:t>
      </w:r>
    </w:p>
  </w:comment>
  <w:comment w:id="1788" w:author="Han Xie CHAI (MAS)" w:date="2025-12-11T10:36:00Z" w:initials="HC">
    <w:p w14:paraId="6E594A16" w14:textId="2B1D4162" w:rsidR="00F80523" w:rsidRDefault="00F80523" w:rsidP="00F80523">
      <w:pPr>
        <w:pStyle w:val="CommentText"/>
        <w:jc w:val="left"/>
      </w:pPr>
      <w:r>
        <w:rPr>
          <w:rStyle w:val="CommentReference"/>
        </w:rPr>
        <w:annotationRef/>
      </w:r>
      <w:r>
        <w:t>Akila: Logic in FSD should be clear on which parameters are used and how it is calculated.</w:t>
      </w:r>
    </w:p>
  </w:comment>
  <w:comment w:id="1789" w:author="Han Xie CHAI (MAS)" w:date="2025-12-11T10:37:00Z" w:initials="HC">
    <w:p w14:paraId="7C78F46B" w14:textId="77777777" w:rsidR="00D25E40" w:rsidRDefault="00D25E40" w:rsidP="00D25E40">
      <w:pPr>
        <w:pStyle w:val="CommentText"/>
        <w:jc w:val="left"/>
      </w:pPr>
      <w:r>
        <w:rPr>
          <w:rStyle w:val="CommentReference"/>
        </w:rPr>
        <w:annotationRef/>
      </w:r>
      <w:r>
        <w:t>I agree, the descriptions are too vague.</w:t>
      </w:r>
    </w:p>
  </w:comment>
  <w:comment w:id="1790" w:author="Eugene CHEONG from.TOPPAN (MAS)" w:date="2025-12-19T11:46:00Z" w:initials="EC">
    <w:p w14:paraId="4476C181" w14:textId="77777777" w:rsidR="009A6E8C" w:rsidRDefault="009A6E8C" w:rsidP="009A6E8C">
      <w:pPr>
        <w:pStyle w:val="CommentText"/>
        <w:jc w:val="left"/>
      </w:pPr>
      <w:r>
        <w:rPr>
          <w:rStyle w:val="CommentReference"/>
        </w:rPr>
        <w:annotationRef/>
      </w:r>
      <w:r>
        <w:t>Noted. I have amended the other steps as per Han Xie’s sample.</w:t>
      </w:r>
    </w:p>
  </w:comment>
  <w:comment w:id="1791" w:author="Akila BALAKRISHNAN from.OPTIMUM (MAS)" w:date="2025-12-24T14:03:00Z" w:initials="AB">
    <w:p w14:paraId="12267BBE" w14:textId="77777777" w:rsidR="00056023" w:rsidRDefault="00056023" w:rsidP="00056023">
      <w:pPr>
        <w:pStyle w:val="CommentText"/>
        <w:jc w:val="left"/>
      </w:pPr>
      <w:r>
        <w:rPr>
          <w:rStyle w:val="CommentReference"/>
        </w:rPr>
        <w:annotationRef/>
      </w:r>
      <w:r>
        <w:t>Make sure the parameter names are consistent on the Param settings page and the FSD.</w:t>
      </w:r>
    </w:p>
  </w:comment>
  <w:comment w:id="1878" w:author="Akila BALAKRISHNAN from.OPTIMUM (MAS)" w:date="2025-12-24T15:00:00Z" w:initials="AB">
    <w:p w14:paraId="3531BFD1" w14:textId="3D77E460" w:rsidR="003620D7" w:rsidRDefault="003620D7" w:rsidP="003620D7">
      <w:pPr>
        <w:pStyle w:val="CommentText"/>
        <w:jc w:val="left"/>
      </w:pPr>
      <w:r>
        <w:rPr>
          <w:rStyle w:val="CommentReference"/>
        </w:rPr>
        <w:annotationRef/>
      </w:r>
      <w:r>
        <w:t>This parameter value for T-bills will be 0, but it should be used in the computation below of the issue date right? I don’t see it being used for T-bills.</w:t>
      </w:r>
    </w:p>
    <w:p w14:paraId="50988B18" w14:textId="77777777" w:rsidR="003620D7" w:rsidRDefault="003620D7" w:rsidP="003620D7">
      <w:pPr>
        <w:pStyle w:val="CommentText"/>
        <w:jc w:val="left"/>
      </w:pPr>
      <w:r>
        <w:t>In future if we change the offset value in configuration, that should reflect in the generation logic.</w:t>
      </w:r>
    </w:p>
    <w:p w14:paraId="071CED37" w14:textId="77777777" w:rsidR="003620D7" w:rsidRDefault="003620D7" w:rsidP="003620D7">
      <w:pPr>
        <w:pStyle w:val="CommentText"/>
        <w:jc w:val="left"/>
      </w:pPr>
    </w:p>
    <w:p w14:paraId="7BC5141E" w14:textId="77777777" w:rsidR="003620D7" w:rsidRDefault="003620D7" w:rsidP="003620D7">
      <w:pPr>
        <w:pStyle w:val="CommentText"/>
        <w:jc w:val="left"/>
      </w:pPr>
      <w:r>
        <w:t>The logic for T-Bills and MAS-Bills calendar generation should be same except the PH check for T-bills is checked against the specific issue date and adjusted.</w:t>
      </w:r>
    </w:p>
    <w:p w14:paraId="52A1CB7E" w14:textId="77777777" w:rsidR="003620D7" w:rsidRDefault="003620D7" w:rsidP="003620D7">
      <w:pPr>
        <w:pStyle w:val="CommentText"/>
        <w:jc w:val="left"/>
      </w:pPr>
      <w:r>
        <w:t>But for MAS-Bills the PH check should be checked against the entire week of the issue date and then adjusted.</w:t>
      </w:r>
    </w:p>
  </w:comment>
  <w:comment w:id="1879" w:author="Han Xie CHAI (MAS)" w:date="2026-01-05T17:47:00Z" w:initials="HC">
    <w:p w14:paraId="6AD5A393" w14:textId="77777777" w:rsidR="00216DA9" w:rsidRDefault="00216DA9" w:rsidP="00216DA9">
      <w:pPr>
        <w:pStyle w:val="CommentText"/>
        <w:jc w:val="left"/>
      </w:pPr>
      <w:r>
        <w:rPr>
          <w:rStyle w:val="CommentReference"/>
        </w:rPr>
        <w:annotationRef/>
      </w:r>
      <w:r>
        <w:t>I’ve added it as part of the re-work.</w:t>
      </w:r>
    </w:p>
  </w:comment>
  <w:comment w:id="1880" w:author="Akila BALAKRISHNAN from.OPTIMUM (MAS)" w:date="2026-01-07T12:50:00Z" w:initials="AB">
    <w:p w14:paraId="68289A87" w14:textId="77777777" w:rsidR="00A851E1" w:rsidRDefault="00A851E1" w:rsidP="00A851E1">
      <w:pPr>
        <w:pStyle w:val="CommentText"/>
        <w:jc w:val="left"/>
      </w:pPr>
      <w:r>
        <w:rPr>
          <w:rStyle w:val="CommentReference"/>
        </w:rPr>
        <w:annotationRef/>
      </w:r>
      <w:r>
        <w:t>Noted.</w:t>
      </w:r>
      <w:r>
        <w:br/>
        <w:t>For TECQ to take note and resolve this comment.</w:t>
      </w:r>
    </w:p>
  </w:comment>
  <w:comment w:id="1897" w:author="Han Xie CHAI (MAS)" w:date="2026-01-05T08:50:00Z" w:initials="HC">
    <w:p w14:paraId="53B49332" w14:textId="3C6B2F4D" w:rsidR="009055FE" w:rsidRDefault="009055FE" w:rsidP="009055FE">
      <w:pPr>
        <w:pStyle w:val="CommentText"/>
        <w:jc w:val="left"/>
      </w:pPr>
      <w:r>
        <w:rPr>
          <w:rStyle w:val="CommentReference"/>
        </w:rPr>
        <w:annotationRef/>
      </w:r>
      <w:r>
        <w:t>We will need more details on how this is derived.</w:t>
      </w:r>
    </w:p>
  </w:comment>
  <w:comment w:id="1898" w:author="Jasmine WL TEO (MAS)" w:date="2026-01-05T10:00:00Z" w:initials="JT">
    <w:p w14:paraId="517FC9B8" w14:textId="77777777" w:rsidR="009055FE" w:rsidRDefault="009055FE" w:rsidP="009055FE">
      <w:pPr>
        <w:pStyle w:val="CommentText"/>
        <w:jc w:val="left"/>
      </w:pPr>
      <w:r>
        <w:rPr>
          <w:rStyle w:val="CommentReference"/>
        </w:rPr>
        <w:annotationRef/>
      </w:r>
      <w:r>
        <w:t>Find the issue date of last issuance for the tenor + the issue frequency in an interval (e.g. 7 or 14), and adjust the date back to the primary issue/maturity day (e.g. Thur or Fri)?</w:t>
      </w:r>
    </w:p>
  </w:comment>
  <w:comment w:id="1899" w:author="Han Xie CHAI (MAS)" w:date="2026-01-05T11:59:00Z" w:initials="HC">
    <w:p w14:paraId="2E6A688B" w14:textId="77777777" w:rsidR="009055FE" w:rsidRDefault="009055FE" w:rsidP="009055FE">
      <w:pPr>
        <w:pStyle w:val="CommentText"/>
        <w:jc w:val="left"/>
      </w:pPr>
      <w:r>
        <w:rPr>
          <w:rStyle w:val="CommentReference"/>
        </w:rPr>
        <w:annotationRef/>
      </w:r>
      <w:r>
        <w:t>It could be shifted forward as well if there are PHs on Thu and Fri. If we assume only max 2 PH in a week, technically we can use the week of the auction date.</w:t>
      </w:r>
    </w:p>
  </w:comment>
  <w:comment w:id="1923" w:author="Han Xie CHAI (MAS)" w:date="2026-01-05T12:30:00Z" w:initials="HC">
    <w:p w14:paraId="00284791" w14:textId="77777777" w:rsidR="009055FE" w:rsidRDefault="009055FE" w:rsidP="009055FE">
      <w:pPr>
        <w:pStyle w:val="CommentText"/>
        <w:jc w:val="left"/>
      </w:pPr>
      <w:r>
        <w:rPr>
          <w:rStyle w:val="CommentReference"/>
        </w:rPr>
        <w:annotationRef/>
      </w:r>
      <w:r>
        <w:t>Since this is also available for T-bills though it’s not used, thought we should still add it in for completeness.</w:t>
      </w:r>
    </w:p>
  </w:comment>
  <w:comment w:id="1930" w:author="Han Xie CHAI (MAS)" w:date="2026-01-02T11:32:00Z" w:initials="HC">
    <w:p w14:paraId="0C588B9E" w14:textId="29E135A1" w:rsidR="009055FE" w:rsidRDefault="009055FE" w:rsidP="009055FE">
      <w:pPr>
        <w:pStyle w:val="CommentText"/>
        <w:jc w:val="left"/>
      </w:pPr>
      <w:r>
        <w:rPr>
          <w:rStyle w:val="CommentReference"/>
        </w:rPr>
        <w:annotationRef/>
      </w:r>
      <w:r>
        <w:t>The original derivation of the announcement date and auction date are wrong. The number of business days should be subtracted from the primary issue date and not the issue date. I.e. offset shouldn’t matter here.</w:t>
      </w:r>
    </w:p>
  </w:comment>
  <w:comment w:id="1942" w:author="Jasmine WL TEO (MAS)" w:date="2025-11-28T18:12:00Z" w:initials="JT">
    <w:p w14:paraId="3BF0F348" w14:textId="77777777" w:rsidR="009055FE" w:rsidRDefault="009055FE" w:rsidP="009055FE">
      <w:pPr>
        <w:pStyle w:val="CommentText"/>
      </w:pPr>
      <w:r>
        <w:rPr>
          <w:rStyle w:val="CommentReference"/>
        </w:rPr>
        <w:annotationRef/>
      </w:r>
      <w:r>
        <w:t>How is it calculated based on tenor?</w:t>
      </w:r>
    </w:p>
  </w:comment>
  <w:comment w:id="1943" w:author="Eugene CHEONG from.TOPPAN (MAS)" w:date="2025-12-18T14:35:00Z" w:initials="EC">
    <w:p w14:paraId="25B1E48E" w14:textId="77777777" w:rsidR="009055FE" w:rsidRDefault="009055FE" w:rsidP="009055FE">
      <w:pPr>
        <w:pStyle w:val="CommentText"/>
        <w:jc w:val="left"/>
      </w:pPr>
      <w:r>
        <w:rPr>
          <w:rStyle w:val="CommentReference"/>
        </w:rPr>
        <w:annotationRef/>
      </w:r>
      <w:r>
        <w:t>We will add the tenor value * tenor unit  to the initial issue date in step 2. In the next step, we then adjust for it to lie on the same day of the week as the issue day calculated in step 2.</w:t>
      </w:r>
    </w:p>
  </w:comment>
  <w:comment w:id="1965" w:author="Han Xie CHAI (MAS)" w:date="2026-01-05T17:48:00Z" w:initials="HC">
    <w:p w14:paraId="7CD8B075" w14:textId="77777777" w:rsidR="00216DA9" w:rsidRDefault="00216DA9" w:rsidP="00216DA9">
      <w:pPr>
        <w:pStyle w:val="CommentText"/>
        <w:jc w:val="left"/>
      </w:pPr>
      <w:r>
        <w:rPr>
          <w:rStyle w:val="CommentReference"/>
        </w:rPr>
        <w:annotationRef/>
      </w:r>
      <w:r>
        <w:t>@MDD, I propose calendar days for T-bills as they do not shift if they fall on PHs. But this will differ from MAS bills.</w:t>
      </w:r>
    </w:p>
  </w:comment>
  <w:comment w:id="1975" w:author="Akila BALAKRISHNAN from.OPTIMUM (MAS)" w:date="2025-12-04T10:53:00Z" w:initials="ABf(">
    <w:p w14:paraId="18A6EC49" w14:textId="228F881D" w:rsidR="003620D7" w:rsidRDefault="003620D7" w:rsidP="003620D7">
      <w:pPr>
        <w:pStyle w:val="CommentText"/>
        <w:jc w:val="left"/>
      </w:pPr>
      <w:r>
        <w:rPr>
          <w:rStyle w:val="CommentReference"/>
        </w:rPr>
        <w:annotationRef/>
      </w:r>
      <w:r>
        <w:t>This filter is applied against the year of the issue date?</w:t>
      </w:r>
    </w:p>
  </w:comment>
  <w:comment w:id="1976" w:author="Eugene CHEONG from.TOPPAN (MAS)" w:date="2025-12-18T14:37:00Z" w:initials="EC">
    <w:p w14:paraId="56C3756C" w14:textId="77777777" w:rsidR="003620D7" w:rsidRDefault="003620D7" w:rsidP="003620D7">
      <w:pPr>
        <w:pStyle w:val="CommentText"/>
        <w:jc w:val="left"/>
      </w:pPr>
      <w:r>
        <w:rPr>
          <w:rStyle w:val="CommentReference"/>
        </w:rPr>
        <w:annotationRef/>
      </w:r>
      <w:r>
        <w:t>Yes. Besides the year, the period also needs to be matched.</w:t>
      </w:r>
    </w:p>
  </w:comment>
  <w:comment w:id="1977" w:author="Han Xie CHAI (MAS)" w:date="2026-01-02T11:03:00Z" w:initials="HC">
    <w:p w14:paraId="5C5A8E63" w14:textId="77777777" w:rsidR="00E86FA0" w:rsidRDefault="00E86FA0" w:rsidP="00E86FA0">
      <w:pPr>
        <w:pStyle w:val="CommentText"/>
        <w:jc w:val="left"/>
      </w:pPr>
      <w:r>
        <w:rPr>
          <w:rStyle w:val="CommentReference"/>
        </w:rPr>
        <w:annotationRef/>
      </w:r>
      <w:r>
        <w:t>Do we need this filter?</w:t>
      </w:r>
    </w:p>
  </w:comment>
  <w:comment w:id="1992" w:author="Jasmine WL TEO (MAS)" w:date="2026-01-02T11:31:00Z" w:initials="JT">
    <w:p w14:paraId="136B9245" w14:textId="77777777" w:rsidR="00E66EDB" w:rsidRDefault="00E66EDB" w:rsidP="00E66EDB">
      <w:pPr>
        <w:pStyle w:val="CommentText"/>
        <w:jc w:val="left"/>
      </w:pPr>
      <w:r>
        <w:rPr>
          <w:rStyle w:val="CommentReference"/>
        </w:rPr>
        <w:annotationRef/>
      </w:r>
      <w:r>
        <w:t>What about the calendar frequency? Will it be taken into consideration</w:t>
      </w:r>
    </w:p>
  </w:comment>
  <w:comment w:id="2002" w:author="Akila BALAKRISHNAN from.OPTIMUM (MAS)" w:date="2025-12-04T11:09:00Z" w:initials="ABf(">
    <w:p w14:paraId="1EB0122F" w14:textId="1670B410" w:rsidR="00F8375F" w:rsidRDefault="00F8375F" w:rsidP="005A57E3">
      <w:pPr>
        <w:pStyle w:val="CommentText"/>
        <w:jc w:val="left"/>
      </w:pPr>
      <w:r>
        <w:rPr>
          <w:rStyle w:val="CommentReference"/>
        </w:rPr>
        <w:annotationRef/>
      </w:r>
      <w:r>
        <w:t>Why previous month?</w:t>
      </w:r>
    </w:p>
  </w:comment>
  <w:comment w:id="2003" w:author="Eugene CHEONG from.TOPPAN (MAS)" w:date="2025-12-18T15:13:00Z" w:initials="EC">
    <w:p w14:paraId="4C5CF016" w14:textId="77777777" w:rsidR="004F20BB" w:rsidRDefault="004F20BB" w:rsidP="004F20BB">
      <w:pPr>
        <w:pStyle w:val="CommentText"/>
        <w:jc w:val="left"/>
      </w:pPr>
      <w:r>
        <w:rPr>
          <w:rStyle w:val="CommentReference"/>
        </w:rPr>
        <w:annotationRef/>
      </w:r>
      <w:r>
        <w:t>It should be the issue day of the month. Amended accordingly.</w:t>
      </w:r>
    </w:p>
  </w:comment>
  <w:comment w:id="2017" w:author="Akila BALAKRISHNAN from.OPTIMUM (MAS)" w:date="2025-12-24T14:07:00Z" w:initials="AB">
    <w:p w14:paraId="2DA99AFF" w14:textId="77777777" w:rsidR="00163110" w:rsidRDefault="00163110" w:rsidP="00163110">
      <w:pPr>
        <w:pStyle w:val="CommentText"/>
        <w:jc w:val="left"/>
      </w:pPr>
      <w:r>
        <w:rPr>
          <w:rStyle w:val="CommentReference"/>
        </w:rPr>
        <w:annotationRef/>
      </w:r>
      <w:r>
        <w:t>Not sure why it was removed. I have added it since this parameter value is used in the next step to compute the issue date.</w:t>
      </w:r>
    </w:p>
  </w:comment>
  <w:comment w:id="2065" w:author="Akila BALAKRISHNAN from.OPTIMUM (MAS)" w:date="2025-12-24T14:26:00Z" w:initials="AB">
    <w:p w14:paraId="35065170" w14:textId="77777777" w:rsidR="00944A51" w:rsidRDefault="00BC3C4C" w:rsidP="00944A51">
      <w:pPr>
        <w:pStyle w:val="CommentText"/>
        <w:jc w:val="left"/>
      </w:pPr>
      <w:r>
        <w:rPr>
          <w:rStyle w:val="CommentReference"/>
        </w:rPr>
        <w:annotationRef/>
      </w:r>
      <w:r w:rsidR="00944A51">
        <w:t>Issue day param for SSB will have value as 1 instead of the weekday “Friday” or “Tuesday”?</w:t>
      </w:r>
    </w:p>
  </w:comment>
  <w:comment w:id="2096" w:author="Akila BALAKRISHNAN from.OPTIMUM (MAS)" w:date="2025-12-04T11:11:00Z" w:initials="ABf(">
    <w:p w14:paraId="6DD703B6" w14:textId="68E2D484" w:rsidR="00F8375F" w:rsidRDefault="00F8375F" w:rsidP="00F6695E">
      <w:pPr>
        <w:pStyle w:val="CommentText"/>
        <w:jc w:val="left"/>
      </w:pPr>
      <w:r>
        <w:rPr>
          <w:rStyle w:val="CommentReference"/>
        </w:rPr>
        <w:annotationRef/>
      </w:r>
      <w:r>
        <w:t>How is it calculated?</w:t>
      </w:r>
    </w:p>
  </w:comment>
  <w:comment w:id="2097" w:author="Eugene CHEONG from.TOPPAN (MAS)" w:date="2025-12-18T17:54:00Z" w:initials="EC">
    <w:p w14:paraId="4759E376" w14:textId="77777777" w:rsidR="003F749D" w:rsidRDefault="003F749D" w:rsidP="003F749D">
      <w:pPr>
        <w:pStyle w:val="CommentText"/>
        <w:jc w:val="left"/>
      </w:pPr>
      <w:r>
        <w:rPr>
          <w:rStyle w:val="CommentReference"/>
        </w:rPr>
        <w:annotationRef/>
      </w:r>
      <w:r>
        <w:t>I have added this in the FSD.</w:t>
      </w:r>
    </w:p>
  </w:comment>
  <w:comment w:id="2098" w:author="Akila BALAKRISHNAN from.OPTIMUM (MAS)" w:date="2025-12-24T14:36:00Z" w:initials="AB">
    <w:p w14:paraId="339B2D35" w14:textId="77777777" w:rsidR="00944A51" w:rsidRDefault="00944A51" w:rsidP="00944A51">
      <w:pPr>
        <w:pStyle w:val="CommentText"/>
        <w:jc w:val="left"/>
      </w:pPr>
      <w:r>
        <w:rPr>
          <w:rStyle w:val="CommentReference"/>
        </w:rPr>
        <w:annotationRef/>
      </w:r>
      <w:r>
        <w:t>Still not clear.</w:t>
      </w:r>
    </w:p>
    <w:p w14:paraId="63222776" w14:textId="77777777" w:rsidR="00944A51" w:rsidRDefault="00944A51" w:rsidP="00944A51">
      <w:pPr>
        <w:pStyle w:val="CommentText"/>
        <w:jc w:val="left"/>
      </w:pPr>
    </w:p>
    <w:p w14:paraId="3050D892" w14:textId="77777777" w:rsidR="00944A51" w:rsidRDefault="00944A51" w:rsidP="00944A51">
      <w:pPr>
        <w:pStyle w:val="CommentText"/>
        <w:jc w:val="left"/>
      </w:pPr>
      <w:r>
        <w:t>I am not sure how the parameter setting values will be configured. Example of the parameter values are also not mentioned in the FSD.</w:t>
      </w:r>
    </w:p>
    <w:p w14:paraId="289138CD" w14:textId="77777777" w:rsidR="00944A51" w:rsidRDefault="00944A51" w:rsidP="00944A51">
      <w:pPr>
        <w:pStyle w:val="CommentText"/>
        <w:jc w:val="left"/>
      </w:pPr>
    </w:p>
    <w:p w14:paraId="663CC931" w14:textId="77777777" w:rsidR="00944A51" w:rsidRDefault="00944A51" w:rsidP="00944A51">
      <w:pPr>
        <w:pStyle w:val="CommentText"/>
        <w:jc w:val="left"/>
      </w:pPr>
      <w:r>
        <w:t>As per the param setting excel shared the value of primary issue day is 1</w:t>
      </w:r>
      <w:r>
        <w:rPr>
          <w:vertAlign w:val="superscript"/>
        </w:rPr>
        <w:t>st</w:t>
      </w:r>
      <w:r>
        <w:t xml:space="preserve"> business day of the month and announcement day is 1</w:t>
      </w:r>
      <w:r>
        <w:rPr>
          <w:vertAlign w:val="superscript"/>
        </w:rPr>
        <w:t>st</w:t>
      </w:r>
      <w:r>
        <w:t xml:space="preserve"> business day of the previous month.</w:t>
      </w:r>
    </w:p>
    <w:p w14:paraId="44FF49E5" w14:textId="3578DE19" w:rsidR="00944A51" w:rsidRDefault="00944A51" w:rsidP="00944A51">
      <w:pPr>
        <w:pStyle w:val="CommentText"/>
        <w:jc w:val="left"/>
      </w:pPr>
      <w:r>
        <w:rPr>
          <w:noProof/>
        </w:rPr>
        <w:drawing>
          <wp:inline distT="0" distB="0" distL="0" distR="0" wp14:anchorId="78ED339B" wp14:editId="721ABAC1">
            <wp:extent cx="3797495" cy="2838596"/>
            <wp:effectExtent l="0" t="0" r="0" b="0"/>
            <wp:docPr id="996310223"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310223" name="Picture 996310223" descr="Image"/>
                    <pic:cNvPicPr/>
                  </pic:nvPicPr>
                  <pic:blipFill>
                    <a:blip r:embed="rId2">
                      <a:extLst>
                        <a:ext uri="{28A0092B-C50C-407E-A947-70E740481C1C}">
                          <a14:useLocalDpi xmlns:a14="http://schemas.microsoft.com/office/drawing/2010/main" val="0"/>
                        </a:ext>
                      </a:extLst>
                    </a:blip>
                    <a:stretch>
                      <a:fillRect/>
                    </a:stretch>
                  </pic:blipFill>
                  <pic:spPr>
                    <a:xfrm>
                      <a:off x="0" y="0"/>
                      <a:ext cx="3797495" cy="2838596"/>
                    </a:xfrm>
                    <a:prstGeom prst="rect">
                      <a:avLst/>
                    </a:prstGeom>
                  </pic:spPr>
                </pic:pic>
              </a:graphicData>
            </a:graphic>
          </wp:inline>
        </w:drawing>
      </w:r>
    </w:p>
    <w:p w14:paraId="10C2C204" w14:textId="77777777" w:rsidR="00944A51" w:rsidRDefault="00944A51" w:rsidP="00944A51">
      <w:pPr>
        <w:pStyle w:val="CommentText"/>
        <w:jc w:val="left"/>
      </w:pPr>
    </w:p>
    <w:p w14:paraId="1A99D58B" w14:textId="77777777" w:rsidR="00944A51" w:rsidRDefault="00944A51" w:rsidP="00944A51">
      <w:pPr>
        <w:pStyle w:val="CommentText"/>
        <w:jc w:val="left"/>
      </w:pPr>
      <w:r>
        <w:t>The logic to compute the issue date in step 2 as the PH check in step 3 and shift to next business day.</w:t>
      </w:r>
    </w:p>
    <w:p w14:paraId="1AA1F0EB" w14:textId="77777777" w:rsidR="00944A51" w:rsidRDefault="00944A51" w:rsidP="00944A51">
      <w:pPr>
        <w:pStyle w:val="CommentText"/>
        <w:jc w:val="left"/>
      </w:pPr>
    </w:p>
    <w:p w14:paraId="535CD165" w14:textId="77777777" w:rsidR="00944A51" w:rsidRDefault="00944A51" w:rsidP="00944A51">
      <w:pPr>
        <w:pStyle w:val="CommentText"/>
        <w:jc w:val="left"/>
      </w:pPr>
      <w:r>
        <w:t>The logic to compute the announcement date does not have any PH check. How this will be computed?</w:t>
      </w:r>
    </w:p>
  </w:comment>
  <w:comment w:id="2099" w:author="Akila BALAKRISHNAN from.OPTIMUM (MAS)" w:date="2026-01-08T17:04:00Z" w:initials="AB">
    <w:p w14:paraId="6611846C" w14:textId="77777777" w:rsidR="002611F5" w:rsidRDefault="002611F5" w:rsidP="002611F5">
      <w:pPr>
        <w:pStyle w:val="CommentText"/>
        <w:jc w:val="left"/>
      </w:pPr>
      <w:r>
        <w:rPr>
          <w:rStyle w:val="CommentReference"/>
        </w:rPr>
        <w:annotationRef/>
      </w:r>
      <w:r>
        <w:t>Han Xie has re-written the logic and so resolving this comment.</w:t>
      </w:r>
    </w:p>
  </w:comment>
  <w:comment w:id="2191" w:author="Akila BALAKRISHNAN from.OPTIMUM (MAS)" w:date="2025-12-04T11:12:00Z" w:initials="ABf(">
    <w:p w14:paraId="27F492C9" w14:textId="2113A03B" w:rsidR="00F8375F" w:rsidRDefault="00F8375F" w:rsidP="00BB334E">
      <w:pPr>
        <w:pStyle w:val="CommentText"/>
        <w:jc w:val="left"/>
      </w:pPr>
      <w:r>
        <w:rPr>
          <w:rStyle w:val="CommentReference"/>
        </w:rPr>
        <w:annotationRef/>
      </w:r>
      <w:r>
        <w:t>How is it calculated?</w:t>
      </w:r>
    </w:p>
  </w:comment>
  <w:comment w:id="2192" w:author="Eugene CHEONG from.TOPPAN (MAS)" w:date="2025-12-19T11:43:00Z" w:initials="EC">
    <w:p w14:paraId="02783DAE" w14:textId="77777777" w:rsidR="009A6E8C" w:rsidRDefault="009A6E8C" w:rsidP="009A6E8C">
      <w:pPr>
        <w:pStyle w:val="CommentText"/>
        <w:jc w:val="left"/>
      </w:pPr>
      <w:r>
        <w:rPr>
          <w:rStyle w:val="CommentReference"/>
        </w:rPr>
        <w:annotationRef/>
      </w:r>
      <w:r>
        <w:t>I have added this in the FSD.</w:t>
      </w:r>
    </w:p>
  </w:comment>
  <w:comment w:id="2387" w:author="Akila BALAKRISHNAN from.OPTIMUM (MAS)" w:date="2025-12-24T15:11:00Z" w:initials="AB">
    <w:p w14:paraId="186D7036" w14:textId="7A146668" w:rsidR="00E86FA0" w:rsidRDefault="00E86FA0" w:rsidP="00E86FA0">
      <w:pPr>
        <w:pStyle w:val="CommentText"/>
        <w:jc w:val="left"/>
      </w:pPr>
      <w:r>
        <w:rPr>
          <w:rStyle w:val="CommentReference"/>
        </w:rPr>
        <w:annotationRef/>
      </w:r>
      <w:r>
        <w:t>@MDD - Can we say “Monday” instead for more clarity.</w:t>
      </w:r>
    </w:p>
  </w:comment>
  <w:comment w:id="2388" w:author="Han Xie CHAI (MAS)" w:date="2026-01-05T14:09:00Z" w:initials="HC">
    <w:p w14:paraId="18489D9A" w14:textId="77777777" w:rsidR="003722C9" w:rsidRDefault="003722C9" w:rsidP="003722C9">
      <w:pPr>
        <w:pStyle w:val="CommentText"/>
        <w:jc w:val="left"/>
      </w:pPr>
      <w:r>
        <w:rPr>
          <w:rStyle w:val="CommentReference"/>
        </w:rPr>
        <w:annotationRef/>
      </w:r>
      <w:r>
        <w:t>Changed. Can resolve this comment.</w:t>
      </w:r>
    </w:p>
  </w:comment>
  <w:comment w:id="2427" w:author="Han Xie CHAI (MAS)" w:date="2026-01-02T11:32:00Z" w:initials="HC">
    <w:p w14:paraId="313F9761" w14:textId="0B3CF3B6" w:rsidR="003343CB" w:rsidRDefault="00646264" w:rsidP="003343CB">
      <w:pPr>
        <w:pStyle w:val="CommentText"/>
        <w:jc w:val="left"/>
      </w:pPr>
      <w:r>
        <w:rPr>
          <w:rStyle w:val="CommentReference"/>
        </w:rPr>
        <w:annotationRef/>
      </w:r>
      <w:r w:rsidR="003343CB">
        <w:t>The original derivation of the announcement date and auction date are wrong. The number of business days should be subtracted from the primary issue date and not the issue date. I.e. offset shouldn’t matter here.</w:t>
      </w:r>
    </w:p>
  </w:comment>
  <w:comment w:id="2482" w:author="Jasmine WL TEO (MAS)" w:date="2025-11-28T18:12:00Z" w:initials="JT">
    <w:p w14:paraId="4CC4C215" w14:textId="77777777" w:rsidR="003343CB" w:rsidRDefault="003343CB" w:rsidP="003343CB">
      <w:pPr>
        <w:pStyle w:val="CommentText"/>
      </w:pPr>
      <w:r>
        <w:rPr>
          <w:rStyle w:val="CommentReference"/>
        </w:rPr>
        <w:annotationRef/>
      </w:r>
      <w:r>
        <w:t>How is it calculated based on tenor?</w:t>
      </w:r>
    </w:p>
  </w:comment>
  <w:comment w:id="2484" w:author="Eugene CHEONG from.TOPPAN (MAS)" w:date="2025-12-18T14:35:00Z" w:initials="EC">
    <w:p w14:paraId="335684EF" w14:textId="77777777" w:rsidR="003343CB" w:rsidRDefault="003343CB" w:rsidP="003343CB">
      <w:pPr>
        <w:pStyle w:val="CommentText"/>
        <w:jc w:val="left"/>
      </w:pPr>
      <w:r>
        <w:rPr>
          <w:rStyle w:val="CommentReference"/>
        </w:rPr>
        <w:annotationRef/>
      </w:r>
      <w:r>
        <w:t>We will add the tenor value * tenor unit  to the initial issue date in step 2. In the next step, we then adjust for it to lie on the same day of the week as the issue day calculated in step 2.</w:t>
      </w:r>
    </w:p>
  </w:comment>
  <w:comment w:id="2545" w:author="Jasmine WL TEO (MAS)" w:date="2026-01-05T11:29:00Z" w:initials="JT">
    <w:p w14:paraId="705A9B90" w14:textId="77777777" w:rsidR="00614B3E" w:rsidRDefault="00037B1D" w:rsidP="00614B3E">
      <w:pPr>
        <w:pStyle w:val="CommentText"/>
        <w:jc w:val="left"/>
      </w:pPr>
      <w:r>
        <w:rPr>
          <w:rStyle w:val="CommentReference"/>
        </w:rPr>
        <w:annotationRef/>
      </w:r>
      <w:r w:rsidR="00614B3E">
        <w:t xml:space="preserve">Separate steps on the soft validations. </w:t>
      </w:r>
    </w:p>
    <w:p w14:paraId="1E9C4382" w14:textId="77777777" w:rsidR="00614B3E" w:rsidRDefault="00614B3E" w:rsidP="00614B3E">
      <w:pPr>
        <w:pStyle w:val="CommentText"/>
        <w:jc w:val="left"/>
      </w:pPr>
      <w:r>
        <w:t>How can we check if the issue/maturity date falls on the primary issue/maturity day e.g. for 4wk or 12 wk mas bills</w:t>
      </w:r>
    </w:p>
  </w:comment>
  <w:comment w:id="2609" w:author="Akila BALAKRISHNAN from.OPTIMUM (MAS)" w:date="2025-12-24T15:11:00Z" w:initials="AB">
    <w:p w14:paraId="1A94EE71" w14:textId="5666B14A" w:rsidR="00BE4E6B" w:rsidRDefault="00BE4E6B" w:rsidP="00BE4E6B">
      <w:pPr>
        <w:pStyle w:val="CommentText"/>
        <w:jc w:val="left"/>
      </w:pPr>
      <w:r>
        <w:rPr>
          <w:rStyle w:val="CommentReference"/>
        </w:rPr>
        <w:annotationRef/>
      </w:r>
      <w:r>
        <w:t>@MDD - Can we say “Monday” instead for more clarity.</w:t>
      </w:r>
    </w:p>
  </w:comment>
  <w:comment w:id="2606" w:author="Akila BALAKRISHNAN from.OPTIMUM (MAS)" w:date="2025-12-04T11:23:00Z" w:initials="ABf(">
    <w:p w14:paraId="6105CFE9" w14:textId="1CC87C84" w:rsidR="00D9049F" w:rsidRDefault="00D9049F">
      <w:pPr>
        <w:pStyle w:val="CommentText"/>
        <w:jc w:val="left"/>
      </w:pPr>
      <w:r>
        <w:rPr>
          <w:rStyle w:val="CommentReference"/>
        </w:rPr>
        <w:annotationRef/>
      </w:r>
      <w:r>
        <w:t>This logic does not work for the below example scenario. 12 week MAS Bills is issued on Wednesday.</w:t>
      </w:r>
    </w:p>
    <w:p w14:paraId="3706092B" w14:textId="5C8FA9E2" w:rsidR="00D9049F" w:rsidRDefault="00D9049F">
      <w:pPr>
        <w:pStyle w:val="CommentText"/>
        <w:jc w:val="left"/>
      </w:pPr>
      <w:r>
        <w:rPr>
          <w:noProof/>
        </w:rPr>
        <w:drawing>
          <wp:inline distT="0" distB="0" distL="0" distR="0" wp14:anchorId="0E753A9E" wp14:editId="5DC2249A">
            <wp:extent cx="4296375" cy="704948"/>
            <wp:effectExtent l="0" t="0" r="9525" b="0"/>
            <wp:docPr id="1500588553" name="Picture 15005885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age"/>
                    <pic:cNvPicPr/>
                  </pic:nvPicPr>
                  <pic:blipFill>
                    <a:blip r:embed="rId3">
                      <a:extLst>
                        <a:ext uri="{28A0092B-C50C-407E-A947-70E740481C1C}">
                          <a14:useLocalDpi xmlns:a14="http://schemas.microsoft.com/office/drawing/2010/main" val="0"/>
                        </a:ext>
                      </a:extLst>
                    </a:blip>
                    <a:stretch>
                      <a:fillRect/>
                    </a:stretch>
                  </pic:blipFill>
                  <pic:spPr>
                    <a:xfrm>
                      <a:off x="0" y="0"/>
                      <a:ext cx="4296375" cy="704948"/>
                    </a:xfrm>
                    <a:prstGeom prst="rect">
                      <a:avLst/>
                    </a:prstGeom>
                  </pic:spPr>
                </pic:pic>
              </a:graphicData>
            </a:graphic>
          </wp:inline>
        </w:drawing>
      </w:r>
    </w:p>
    <w:p w14:paraId="04A7FA8E" w14:textId="77777777" w:rsidR="00D9049F" w:rsidRDefault="00D9049F" w:rsidP="00DD3066">
      <w:pPr>
        <w:pStyle w:val="CommentText"/>
        <w:jc w:val="left"/>
      </w:pPr>
      <w:r>
        <w:t>Also, this logic does not ensure that the announcement and auction date of different tenor of MAS Bills falls on the same day</w:t>
      </w:r>
    </w:p>
  </w:comment>
  <w:comment w:id="2607" w:author="Eugene CHEONG from.TOPPAN (MAS)" w:date="2025-12-22T14:49:00Z" w:initials="EC">
    <w:p w14:paraId="0A98C43E" w14:textId="77777777" w:rsidR="005B63BF" w:rsidRDefault="005B63BF" w:rsidP="005B63BF">
      <w:pPr>
        <w:pStyle w:val="CommentText"/>
        <w:jc w:val="left"/>
      </w:pPr>
      <w:r>
        <w:rPr>
          <w:rStyle w:val="CommentReference"/>
        </w:rPr>
        <w:annotationRef/>
      </w:r>
      <w:r>
        <w:t>Revised the logic based on the concept of a primary and an offset as discussed between Akila and Christian.</w:t>
      </w:r>
    </w:p>
  </w:comment>
  <w:comment w:id="2658" w:author="Akila BALAKRISHNAN from.OPTIMUM (MAS)" w:date="2025-12-04T11:30:00Z" w:initials="ABf(">
    <w:p w14:paraId="41F8E3A3" w14:textId="7BB6168B" w:rsidR="00D9049F" w:rsidRDefault="00D9049F" w:rsidP="00C65E2F">
      <w:pPr>
        <w:pStyle w:val="CommentText"/>
        <w:jc w:val="left"/>
      </w:pPr>
      <w:r>
        <w:rPr>
          <w:rStyle w:val="CommentReference"/>
        </w:rPr>
        <w:annotationRef/>
      </w:r>
      <w:r>
        <w:t>How is it calculated?</w:t>
      </w:r>
      <w:r>
        <w:br/>
        <w:t>Using the issue date in which step and tenor?</w:t>
      </w:r>
    </w:p>
  </w:comment>
  <w:comment w:id="2659" w:author="Eugene CHEONG from.TOPPAN (MAS)" w:date="2025-12-18T14:22:00Z" w:initials="EC">
    <w:p w14:paraId="2F438B6F" w14:textId="77777777" w:rsidR="00F24735" w:rsidRDefault="00F24735" w:rsidP="00F24735">
      <w:pPr>
        <w:pStyle w:val="CommentText"/>
        <w:jc w:val="left"/>
      </w:pPr>
      <w:r>
        <w:rPr>
          <w:rStyle w:val="CommentReference"/>
        </w:rPr>
        <w:annotationRef/>
      </w:r>
      <w:r>
        <w:t>I have added the calculation method inside the document.</w:t>
      </w:r>
    </w:p>
  </w:comment>
  <w:comment w:id="2660" w:author="Akila BALAKRISHNAN from.OPTIMUM (MAS)" w:date="2025-12-24T15:35:00Z" w:initials="AB">
    <w:p w14:paraId="071412C3" w14:textId="77777777" w:rsidR="00D5161C" w:rsidRDefault="00D5161C" w:rsidP="00D5161C">
      <w:pPr>
        <w:pStyle w:val="CommentText"/>
        <w:jc w:val="left"/>
      </w:pPr>
      <w:r>
        <w:rPr>
          <w:rStyle w:val="CommentReference"/>
        </w:rPr>
        <w:annotationRef/>
      </w:r>
      <w:r>
        <w:t>@MDD - The logic for maturity date does not seems to be right (rollover is not achieved) since the offset is not applied after the PH check done for maturity date in step 8.</w:t>
      </w:r>
    </w:p>
    <w:p w14:paraId="28207D83" w14:textId="77777777" w:rsidR="00D5161C" w:rsidRDefault="00D5161C" w:rsidP="00D5161C">
      <w:pPr>
        <w:pStyle w:val="CommentText"/>
        <w:jc w:val="left"/>
      </w:pPr>
    </w:p>
    <w:p w14:paraId="017BC6B0" w14:textId="77777777" w:rsidR="00D5161C" w:rsidRDefault="00D5161C" w:rsidP="00D5161C">
      <w:pPr>
        <w:pStyle w:val="CommentText"/>
        <w:jc w:val="left"/>
      </w:pPr>
      <w:r>
        <w:t>As discussed earlier, for MAS Bills Maturity date - can we suggest to use the future issue date taking into account the issue frequency and tenor.</w:t>
      </w:r>
    </w:p>
    <w:p w14:paraId="0481F4FB" w14:textId="77777777" w:rsidR="00D5161C" w:rsidRDefault="00D5161C" w:rsidP="00D5161C">
      <w:pPr>
        <w:pStyle w:val="CommentText"/>
        <w:jc w:val="left"/>
      </w:pPr>
    </w:p>
    <w:p w14:paraId="1BBC69C5" w14:textId="77777777" w:rsidR="00D5161C" w:rsidRDefault="00D5161C" w:rsidP="00D5161C">
      <w:pPr>
        <w:pStyle w:val="CommentText"/>
        <w:jc w:val="left"/>
      </w:pPr>
      <w:r>
        <w:t>For example, for the 4-week MAS bill, the maturity date corresponds to the issue date of the MAS-bill to be issued 4 weeks later.</w:t>
      </w:r>
    </w:p>
  </w:comment>
  <w:comment w:id="2661" w:author="Akila BALAKRISHNAN from.OPTIMUM (MAS)" w:date="2026-01-08T17:06:00Z" w:initials="AB">
    <w:p w14:paraId="6F5AA341" w14:textId="77777777" w:rsidR="002611F5" w:rsidRDefault="002611F5" w:rsidP="002611F5">
      <w:pPr>
        <w:pStyle w:val="CommentText"/>
        <w:jc w:val="left"/>
      </w:pPr>
      <w:r>
        <w:rPr>
          <w:rStyle w:val="CommentReference"/>
        </w:rPr>
        <w:annotationRef/>
      </w:r>
      <w:r>
        <w:t>Han Xie has re-written the logic and so resolving this comment.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F8F4AD" w15:done="1"/>
  <w15:commentEx w15:paraId="46CF33D7" w15:paraIdParent="01F8F4AD" w15:done="1"/>
  <w15:commentEx w15:paraId="0BA351AD" w15:done="1"/>
  <w15:commentEx w15:paraId="52AF59A7" w15:done="1"/>
  <w15:commentEx w15:paraId="6F3B7C7C" w15:paraIdParent="52AF59A7" w15:done="1"/>
  <w15:commentEx w15:paraId="32ED62BD" w15:paraIdParent="52AF59A7" w15:done="1"/>
  <w15:commentEx w15:paraId="5ADB2DBB" w15:done="1"/>
  <w15:commentEx w15:paraId="36D6F412" w15:paraIdParent="5ADB2DBB" w15:done="1"/>
  <w15:commentEx w15:paraId="1277AC45" w15:done="1"/>
  <w15:commentEx w15:paraId="61C20F9D" w15:paraIdParent="1277AC45" w15:done="1"/>
  <w15:commentEx w15:paraId="73D6DC9A" w15:done="1"/>
  <w15:commentEx w15:paraId="342C344C" w15:paraIdParent="73D6DC9A" w15:done="1"/>
  <w15:commentEx w15:paraId="2B4AAD80" w15:done="0"/>
  <w15:commentEx w15:paraId="243C5865" w15:paraIdParent="2B4AAD80" w15:done="0"/>
  <w15:commentEx w15:paraId="433310E8" w15:done="1"/>
  <w15:commentEx w15:paraId="55083327" w15:paraIdParent="433310E8" w15:done="1"/>
  <w15:commentEx w15:paraId="34749C3D" w15:done="0"/>
  <w15:commentEx w15:paraId="6095A241" w15:done="0"/>
  <w15:commentEx w15:paraId="426C008C" w15:paraIdParent="6095A241" w15:done="0"/>
  <w15:commentEx w15:paraId="65D9309B" w15:paraIdParent="6095A241" w15:done="0"/>
  <w15:commentEx w15:paraId="153B96B5" w15:done="1"/>
  <w15:commentEx w15:paraId="6FD77EFE" w15:paraIdParent="153B96B5" w15:done="1"/>
  <w15:commentEx w15:paraId="4E4C04E3" w15:paraIdParent="153B96B5" w15:done="1"/>
  <w15:commentEx w15:paraId="648518F4" w15:done="1"/>
  <w15:commentEx w15:paraId="611B227A" w15:paraIdParent="648518F4" w15:done="1"/>
  <w15:commentEx w15:paraId="69069A5A" w15:paraIdParent="648518F4" w15:done="1"/>
  <w15:commentEx w15:paraId="03122A77" w15:done="1"/>
  <w15:commentEx w15:paraId="3DE818FB" w15:done="1"/>
  <w15:commentEx w15:paraId="105796C3" w15:paraIdParent="3DE818FB" w15:done="1"/>
  <w15:commentEx w15:paraId="421C2A75" w15:paraIdParent="3DE818FB" w15:done="1"/>
  <w15:commentEx w15:paraId="403D0467" w15:done="1"/>
  <w15:commentEx w15:paraId="133DCF81" w15:paraIdParent="403D0467" w15:done="1"/>
  <w15:commentEx w15:paraId="4F86E0F2" w15:done="1"/>
  <w15:commentEx w15:paraId="18AD076A" w15:paraIdParent="4F86E0F2" w15:done="1"/>
  <w15:commentEx w15:paraId="62EFBD11" w15:done="1"/>
  <w15:commentEx w15:paraId="76074AED" w15:paraIdParent="62EFBD11" w15:done="1"/>
  <w15:commentEx w15:paraId="077EFC0F" w15:paraIdParent="62EFBD11" w15:done="1"/>
  <w15:commentEx w15:paraId="723F188E" w15:paraIdParent="62EFBD11" w15:done="1"/>
  <w15:commentEx w15:paraId="016BC8D7" w15:done="1"/>
  <w15:commentEx w15:paraId="132EA85A" w15:paraIdParent="016BC8D7" w15:done="1"/>
  <w15:commentEx w15:paraId="3264B979" w15:done="1"/>
  <w15:commentEx w15:paraId="78B9D822" w15:paraIdParent="3264B979" w15:done="1"/>
  <w15:commentEx w15:paraId="4EB0721A" w15:done="1"/>
  <w15:commentEx w15:paraId="62161FFE" w15:paraIdParent="4EB0721A" w15:done="1"/>
  <w15:commentEx w15:paraId="5407B8AF" w15:done="1"/>
  <w15:commentEx w15:paraId="00C092BC" w15:paraIdParent="5407B8AF" w15:done="1"/>
  <w15:commentEx w15:paraId="558DDAC9" w15:done="1"/>
  <w15:commentEx w15:paraId="4D42105E" w15:paraIdParent="558DDAC9" w15:done="1"/>
  <w15:commentEx w15:paraId="619868EA" w15:done="1"/>
  <w15:commentEx w15:paraId="408222A7" w15:paraIdParent="619868EA" w15:done="1"/>
  <w15:commentEx w15:paraId="4395D2D0" w15:paraIdParent="619868EA" w15:done="1"/>
  <w15:commentEx w15:paraId="581918D0" w15:done="1"/>
  <w15:commentEx w15:paraId="1537B654" w15:paraIdParent="581918D0" w15:done="1"/>
  <w15:commentEx w15:paraId="0AA4A3A7" w15:paraIdParent="581918D0" w15:done="1"/>
  <w15:commentEx w15:paraId="73BECC41" w15:paraIdParent="581918D0" w15:done="1"/>
  <w15:commentEx w15:paraId="487BE36A" w15:done="1"/>
  <w15:commentEx w15:paraId="45FBACAB" w15:done="1"/>
  <w15:commentEx w15:paraId="1148BD21" w15:paraIdParent="45FBACAB" w15:done="1"/>
  <w15:commentEx w15:paraId="53E31EAD" w15:done="0"/>
  <w15:commentEx w15:paraId="1B7DC92E" w15:paraIdParent="53E31EAD" w15:done="0"/>
  <w15:commentEx w15:paraId="28CB5D40" w15:done="0"/>
  <w15:commentEx w15:paraId="33C46F3A" w15:paraIdParent="28CB5D40" w15:done="0"/>
  <w15:commentEx w15:paraId="7BEFD352" w15:done="0"/>
  <w15:commentEx w15:paraId="74A04415" w15:paraIdParent="7BEFD352" w15:done="0"/>
  <w15:commentEx w15:paraId="2F36EC0D" w15:paraIdParent="7BEFD352" w15:done="0"/>
  <w15:commentEx w15:paraId="6331CBFF" w15:done="1"/>
  <w15:commentEx w15:paraId="3B797AA8" w15:paraIdParent="6331CBFF" w15:done="1"/>
  <w15:commentEx w15:paraId="4FE79B95" w15:paraIdParent="6331CBFF" w15:done="1"/>
  <w15:commentEx w15:paraId="616BC149" w15:done="1"/>
  <w15:commentEx w15:paraId="672DCD9A" w15:paraIdParent="616BC149" w15:done="1"/>
  <w15:commentEx w15:paraId="16E6969B" w15:done="1"/>
  <w15:commentEx w15:paraId="0B7A2FA6" w15:paraIdParent="16E6969B" w15:done="1"/>
  <w15:commentEx w15:paraId="057690C7" w15:done="1"/>
  <w15:commentEx w15:paraId="6EF3C75C" w15:paraIdParent="057690C7" w15:done="1"/>
  <w15:commentEx w15:paraId="1F9BF172" w15:done="1"/>
  <w15:commentEx w15:paraId="3C8A76C9" w15:paraIdParent="1F9BF172" w15:done="1"/>
  <w15:commentEx w15:paraId="61FE2438" w15:done="0"/>
  <w15:commentEx w15:paraId="662C08BE" w15:paraIdParent="61FE2438" w15:done="0"/>
  <w15:commentEx w15:paraId="59861534" w15:paraIdParent="61FE2438" w15:done="0"/>
  <w15:commentEx w15:paraId="78183A57" w15:done="1"/>
  <w15:commentEx w15:paraId="0B5DCC4E" w15:paraIdParent="78183A57" w15:done="1"/>
  <w15:commentEx w15:paraId="482EA8E2" w15:paraIdParent="78183A57" w15:done="1"/>
  <w15:commentEx w15:paraId="5054EBD8" w15:done="0"/>
  <w15:commentEx w15:paraId="6096DBA7" w15:done="0"/>
  <w15:commentEx w15:paraId="14742EEB" w15:done="0"/>
  <w15:commentEx w15:paraId="41CB9EFB" w15:done="1"/>
  <w15:commentEx w15:paraId="5245C5CD" w15:paraIdParent="41CB9EFB" w15:done="1"/>
  <w15:commentEx w15:paraId="12E20652" w15:done="0"/>
  <w15:commentEx w15:paraId="56414E7E" w15:paraIdParent="12E20652" w15:done="0"/>
  <w15:commentEx w15:paraId="1ADAC3A5" w15:done="1"/>
  <w15:commentEx w15:paraId="76A500E8" w15:done="1"/>
  <w15:commentEx w15:paraId="4347E31B" w15:paraIdParent="76A500E8" w15:done="1"/>
  <w15:commentEx w15:paraId="628E3CFE" w15:done="0"/>
  <w15:commentEx w15:paraId="108654D6" w15:done="1"/>
  <w15:commentEx w15:paraId="0C714879" w15:paraIdParent="108654D6" w15:done="1"/>
  <w15:commentEx w15:paraId="70F5FC4E" w15:paraIdParent="108654D6" w15:done="1"/>
  <w15:commentEx w15:paraId="27DD3EF0" w15:paraIdParent="108654D6" w15:done="1"/>
  <w15:commentEx w15:paraId="3A4FEEDB" w15:done="1"/>
  <w15:commentEx w15:paraId="17C41F7E" w15:paraIdParent="3A4FEEDB" w15:done="1"/>
  <w15:commentEx w15:paraId="06844350" w15:paraIdParent="3A4FEEDB" w15:done="1"/>
  <w15:commentEx w15:paraId="2D841457" w15:paraIdParent="3A4FEEDB" w15:done="1"/>
  <w15:commentEx w15:paraId="7FA34D9C" w15:done="1"/>
  <w15:commentEx w15:paraId="641FE61E" w15:paraIdParent="7FA34D9C" w15:done="1"/>
  <w15:commentEx w15:paraId="7ADA3363" w15:done="0"/>
  <w15:commentEx w15:paraId="1FF263C3" w15:paraIdParent="7ADA3363" w15:done="0"/>
  <w15:commentEx w15:paraId="788B81C0" w15:paraIdParent="7ADA3363" w15:done="0"/>
  <w15:commentEx w15:paraId="74D85FC6" w15:done="1"/>
  <w15:commentEx w15:paraId="0577830E" w15:paraIdParent="74D85FC6" w15:done="1"/>
  <w15:commentEx w15:paraId="217939E0" w15:done="1"/>
  <w15:commentEx w15:paraId="1C7CB4C0" w15:paraIdParent="217939E0" w15:done="1"/>
  <w15:commentEx w15:paraId="5D257C60" w15:paraIdParent="217939E0" w15:done="1"/>
  <w15:commentEx w15:paraId="2551BB9C" w15:done="1"/>
  <w15:commentEx w15:paraId="3F5A841F" w15:paraIdParent="2551BB9C" w15:done="1"/>
  <w15:commentEx w15:paraId="7B0FFC29" w15:paraIdParent="2551BB9C" w15:done="1"/>
  <w15:commentEx w15:paraId="6C646B70" w15:paraIdParent="2551BB9C" w15:done="1"/>
  <w15:commentEx w15:paraId="4D3E8ECD" w15:done="0"/>
  <w15:commentEx w15:paraId="429FDC4C" w15:done="0"/>
  <w15:commentEx w15:paraId="774253D1" w15:paraIdParent="429FDC4C" w15:done="0"/>
  <w15:commentEx w15:paraId="1D187DA3" w15:done="0"/>
  <w15:commentEx w15:paraId="3552463C" w15:done="0"/>
  <w15:commentEx w15:paraId="1828C0D2" w15:paraIdParent="3552463C" w15:done="0"/>
  <w15:commentEx w15:paraId="37111F35" w15:done="1"/>
  <w15:commentEx w15:paraId="674A2216" w15:paraIdParent="37111F35" w15:done="1"/>
  <w15:commentEx w15:paraId="69643B77" w15:done="1"/>
  <w15:commentEx w15:paraId="5D230DAD" w15:paraIdParent="69643B77" w15:done="1"/>
  <w15:commentEx w15:paraId="6B3E0E9F" w15:done="1"/>
  <w15:commentEx w15:paraId="0E08375D" w15:paraIdParent="6B3E0E9F" w15:done="1"/>
  <w15:commentEx w15:paraId="74E3C1E5" w15:done="1"/>
  <w15:commentEx w15:paraId="324ABF9D" w15:paraIdParent="74E3C1E5" w15:done="1"/>
  <w15:commentEx w15:paraId="386CD450" w15:done="0"/>
  <w15:commentEx w15:paraId="3A01ED9E" w15:paraIdParent="386CD450" w15:done="0"/>
  <w15:commentEx w15:paraId="48C6426D" w15:paraIdParent="386CD450" w15:done="0"/>
  <w15:commentEx w15:paraId="7FB1B666" w15:done="0"/>
  <w15:commentEx w15:paraId="69953B5F" w15:paraIdParent="7FB1B666" w15:done="0"/>
  <w15:commentEx w15:paraId="650FA18B" w15:done="1"/>
  <w15:commentEx w15:paraId="5823F9D1" w15:paraIdParent="650FA18B" w15:done="1"/>
  <w15:commentEx w15:paraId="1FF7E5EB" w15:done="1"/>
  <w15:commentEx w15:paraId="698F7477" w15:paraIdParent="1FF7E5EB" w15:done="1"/>
  <w15:commentEx w15:paraId="53B830A6" w15:done="0"/>
  <w15:commentEx w15:paraId="374B34A7" w15:done="1"/>
  <w15:commentEx w15:paraId="1FB89A68" w15:paraIdParent="374B34A7" w15:done="1"/>
  <w15:commentEx w15:paraId="0EBBC92A" w15:paraIdParent="374B34A7" w15:done="1"/>
  <w15:commentEx w15:paraId="1B65F83F" w15:paraIdParent="374B34A7" w15:done="1"/>
  <w15:commentEx w15:paraId="6EBB3D06" w15:done="1"/>
  <w15:commentEx w15:paraId="499A6FEA" w15:done="1"/>
  <w15:commentEx w15:paraId="1FD4EDFE" w15:paraIdParent="499A6FEA" w15:done="1"/>
  <w15:commentEx w15:paraId="3E3F5A34" w15:done="0"/>
  <w15:commentEx w15:paraId="2A2AF1D5" w15:paraIdParent="3E3F5A34" w15:done="0"/>
  <w15:commentEx w15:paraId="69D368BA" w15:paraIdParent="3E3F5A34" w15:done="0"/>
  <w15:commentEx w15:paraId="144073F8" w15:done="1"/>
  <w15:commentEx w15:paraId="27E1CCD7" w15:paraIdParent="144073F8" w15:done="1"/>
  <w15:commentEx w15:paraId="68235F0B" w15:paraIdParent="144073F8" w15:done="1"/>
  <w15:commentEx w15:paraId="590F42C8" w15:done="0"/>
  <w15:commentEx w15:paraId="3AA58593" w15:done="0"/>
  <w15:commentEx w15:paraId="33CF88A4" w15:paraIdParent="3AA58593" w15:done="0"/>
  <w15:commentEx w15:paraId="3EC59E83" w15:done="0"/>
  <w15:commentEx w15:paraId="24EBEBC1" w15:paraIdParent="3EC59E83" w15:done="0"/>
  <w15:commentEx w15:paraId="6DCD0EDA" w15:paraIdParent="3EC59E83" w15:done="0"/>
  <w15:commentEx w15:paraId="1CDB4A02" w15:paraIdParent="3EC59E83" w15:done="0"/>
  <w15:commentEx w15:paraId="302D2C41" w15:done="1"/>
  <w15:commentEx w15:paraId="04A142BA" w15:paraIdParent="302D2C41" w15:done="1"/>
  <w15:commentEx w15:paraId="6D98A931" w15:paraIdParent="302D2C41" w15:done="1"/>
  <w15:commentEx w15:paraId="11E469A4" w15:done="0"/>
  <w15:commentEx w15:paraId="453B0F3F" w15:paraIdParent="11E469A4" w15:done="0"/>
  <w15:commentEx w15:paraId="23CED0BB" w15:paraIdParent="11E469A4" w15:done="0"/>
  <w15:commentEx w15:paraId="09A437BC" w15:done="1"/>
  <w15:commentEx w15:paraId="5EA65D11" w15:paraIdParent="09A437BC" w15:done="1"/>
  <w15:commentEx w15:paraId="53C55472" w15:done="1"/>
  <w15:commentEx w15:paraId="406CB25C" w15:done="1"/>
  <w15:commentEx w15:paraId="745B3C13" w15:paraIdParent="406CB25C" w15:done="1"/>
  <w15:commentEx w15:paraId="4C11E6BE" w15:done="0"/>
  <w15:commentEx w15:paraId="4AE8797A" w15:paraIdParent="4C11E6BE" w15:done="0"/>
  <w15:commentEx w15:paraId="1D333E43" w15:paraIdParent="4C11E6BE" w15:done="0"/>
  <w15:commentEx w15:paraId="4A7D867C" w15:paraIdParent="4C11E6BE" w15:done="0"/>
  <w15:commentEx w15:paraId="6DAFDA26" w15:paraIdParent="4C11E6BE" w15:done="0"/>
  <w15:commentEx w15:paraId="35911C41" w15:done="1"/>
  <w15:commentEx w15:paraId="2839FFD8" w15:paraIdParent="35911C41" w15:done="1"/>
  <w15:commentEx w15:paraId="29AD54DE" w15:done="0"/>
  <w15:commentEx w15:paraId="45475C67" w15:paraIdParent="29AD54DE" w15:done="0"/>
  <w15:commentEx w15:paraId="7457ADFC" w15:done="0"/>
  <w15:commentEx w15:paraId="03386A18" w15:paraIdParent="7457ADFC" w15:done="0"/>
  <w15:commentEx w15:paraId="6B9FBD58" w15:paraIdParent="7457ADFC" w15:done="0"/>
  <w15:commentEx w15:paraId="346A693B" w15:paraIdParent="7457ADFC" w15:done="0"/>
  <w15:commentEx w15:paraId="3550F948" w15:done="0"/>
  <w15:commentEx w15:paraId="2CFA33AD" w15:done="1"/>
  <w15:commentEx w15:paraId="79954CB9" w15:paraIdParent="2CFA33AD" w15:done="1"/>
  <w15:commentEx w15:paraId="2FDFC82E" w15:paraIdParent="2CFA33AD" w15:done="1"/>
  <w15:commentEx w15:paraId="1F1F5B29" w15:done="0"/>
  <w15:commentEx w15:paraId="7C84AE49" w15:paraIdParent="1F1F5B29" w15:done="0"/>
  <w15:commentEx w15:paraId="192027CF" w15:paraIdParent="1F1F5B29" w15:done="0"/>
  <w15:commentEx w15:paraId="5611E9D9" w15:done="1"/>
  <w15:commentEx w15:paraId="48CBAECC" w15:paraIdParent="5611E9D9" w15:done="1"/>
  <w15:commentEx w15:paraId="77C957EB" w15:done="0"/>
  <w15:commentEx w15:paraId="4D37EEA8" w15:done="0"/>
  <w15:commentEx w15:paraId="614C8647" w15:done="1"/>
  <w15:commentEx w15:paraId="1486E6FF" w15:paraIdParent="614C8647" w15:done="1"/>
  <w15:commentEx w15:paraId="34E8FF53" w15:paraIdParent="614C8647" w15:done="1"/>
  <w15:commentEx w15:paraId="4D3D05BF" w15:done="0"/>
  <w15:commentEx w15:paraId="45E43522" w15:paraIdParent="4D3D05BF" w15:done="0"/>
  <w15:commentEx w15:paraId="764E2488" w15:paraIdParent="4D3D05BF" w15:done="0"/>
  <w15:commentEx w15:paraId="3812C808" w15:done="1"/>
  <w15:commentEx w15:paraId="311C5D3C" w15:paraIdParent="3812C808" w15:done="1"/>
  <w15:commentEx w15:paraId="1405957D" w15:done="1"/>
  <w15:commentEx w15:paraId="600B5AE0" w15:paraIdParent="1405957D" w15:done="1"/>
  <w15:commentEx w15:paraId="4D2E2D24" w15:paraIdParent="1405957D" w15:done="1"/>
  <w15:commentEx w15:paraId="4FF90BE8" w15:done="1"/>
  <w15:commentEx w15:paraId="4763B398" w15:paraIdParent="4FF90BE8" w15:done="1"/>
  <w15:commentEx w15:paraId="66E1BD40" w15:done="1"/>
  <w15:commentEx w15:paraId="099D2B7D" w15:paraIdParent="66E1BD40" w15:done="1"/>
  <w15:commentEx w15:paraId="63EC6863" w15:done="1"/>
  <w15:commentEx w15:paraId="3C9496D8" w15:paraIdParent="63EC6863" w15:done="1"/>
  <w15:commentEx w15:paraId="2477EDF6" w15:done="1"/>
  <w15:commentEx w15:paraId="460AA4B9" w15:paraIdParent="2477EDF6" w15:done="1"/>
  <w15:commentEx w15:paraId="7507EC4B" w15:done="0"/>
  <w15:commentEx w15:paraId="46ACF5C1" w15:done="1"/>
  <w15:commentEx w15:paraId="4F0C0163" w15:paraIdParent="46ACF5C1" w15:done="1"/>
  <w15:commentEx w15:paraId="74566AB1" w15:done="0"/>
  <w15:commentEx w15:paraId="3670DE37" w15:paraIdParent="74566AB1" w15:done="0"/>
  <w15:commentEx w15:paraId="2D206375" w15:paraIdParent="74566AB1" w15:done="0"/>
  <w15:commentEx w15:paraId="69EAB86E" w15:paraIdParent="74566AB1" w15:done="0"/>
  <w15:commentEx w15:paraId="128DA7B5" w15:done="0"/>
  <w15:commentEx w15:paraId="694890BE" w15:done="0"/>
  <w15:commentEx w15:paraId="57305698" w15:done="0"/>
  <w15:commentEx w15:paraId="71A97F01" w15:paraIdParent="57305698" w15:done="0"/>
  <w15:commentEx w15:paraId="6BE067F0" w15:paraIdParent="57305698" w15:done="0"/>
  <w15:commentEx w15:paraId="51F4F813" w15:done="0"/>
  <w15:commentEx w15:paraId="53236CCF" w15:done="0"/>
  <w15:commentEx w15:paraId="5B0D5EF7" w15:done="0"/>
  <w15:commentEx w15:paraId="4FF6AD0A" w15:paraIdParent="5B0D5EF7" w15:done="0"/>
  <w15:commentEx w15:paraId="6CC499B7" w15:done="0"/>
  <w15:commentEx w15:paraId="05AB881D" w15:paraIdParent="6CC499B7" w15:done="0"/>
  <w15:commentEx w15:paraId="4A663864" w15:paraIdParent="6CC499B7" w15:done="0"/>
  <w15:commentEx w15:paraId="4223FB43" w15:done="0"/>
  <w15:commentEx w15:paraId="0A8F48A0" w15:done="1"/>
  <w15:commentEx w15:paraId="723F4817" w15:done="0"/>
  <w15:commentEx w15:paraId="057DD640" w15:done="0"/>
  <w15:commentEx w15:paraId="3C26012D" w15:done="1"/>
  <w15:commentEx w15:paraId="181C66B7" w15:paraIdParent="3C26012D" w15:done="1"/>
  <w15:commentEx w15:paraId="493DB7EB" w15:done="0"/>
  <w15:commentEx w15:paraId="30DFC21E" w15:paraIdParent="493DB7EB" w15:done="0"/>
  <w15:commentEx w15:paraId="3DEE84D8" w15:paraIdParent="493DB7EB" w15:done="0"/>
  <w15:commentEx w15:paraId="658FCE40" w15:paraIdParent="493DB7EB" w15:done="0"/>
  <w15:commentEx w15:paraId="3814BD46" w15:done="0"/>
  <w15:commentEx w15:paraId="58F90339" w15:paraIdParent="3814BD46" w15:done="0"/>
  <w15:commentEx w15:paraId="000DE42E" w15:paraIdParent="3814BD46" w15:done="0"/>
  <w15:commentEx w15:paraId="525AD348" w15:paraIdParent="3814BD46" w15:done="0"/>
  <w15:commentEx w15:paraId="571BF62F" w15:done="0"/>
  <w15:commentEx w15:paraId="6549960A" w15:done="0"/>
  <w15:commentEx w15:paraId="1A4160D7" w15:paraIdParent="6549960A" w15:done="0"/>
  <w15:commentEx w15:paraId="1388E7EE" w15:paraIdParent="6549960A" w15:done="0"/>
  <w15:commentEx w15:paraId="0B2509D0" w15:done="1"/>
  <w15:commentEx w15:paraId="2A79FFF9" w15:paraIdParent="0B2509D0" w15:done="1"/>
  <w15:commentEx w15:paraId="0FEDE847" w15:done="0"/>
  <w15:commentEx w15:paraId="688405F9" w15:paraIdParent="0FEDE847" w15:done="0"/>
  <w15:commentEx w15:paraId="2EB9C866" w15:paraIdParent="0FEDE847" w15:done="0"/>
  <w15:commentEx w15:paraId="62A1A666" w15:done="0"/>
  <w15:commentEx w15:paraId="79813DA4" w15:paraIdParent="62A1A666" w15:done="0"/>
  <w15:commentEx w15:paraId="5CB7BA84" w15:done="0"/>
  <w15:commentEx w15:paraId="2485DEB2" w15:paraIdParent="5CB7BA84" w15:done="0"/>
  <w15:commentEx w15:paraId="08408B3B" w15:done="1"/>
  <w15:commentEx w15:paraId="6FA8894E" w15:paraIdParent="08408B3B" w15:done="1"/>
  <w15:commentEx w15:paraId="7137BA5A" w15:done="0"/>
  <w15:commentEx w15:paraId="4A8AA3C8" w15:paraIdParent="7137BA5A" w15:done="0"/>
  <w15:commentEx w15:paraId="4777FD70" w15:paraIdParent="7137BA5A" w15:done="0"/>
  <w15:commentEx w15:paraId="6292881A" w15:done="0"/>
  <w15:commentEx w15:paraId="10535DC7" w15:done="1"/>
  <w15:commentEx w15:paraId="1816CFA7" w15:paraIdParent="10535DC7" w15:done="1"/>
  <w15:commentEx w15:paraId="59C66A2E" w15:done="1"/>
  <w15:commentEx w15:paraId="7162D195" w15:done="0"/>
  <w15:commentEx w15:paraId="4C25FA08" w15:paraIdParent="7162D195" w15:done="0"/>
  <w15:commentEx w15:paraId="09ED61AB" w15:done="1"/>
  <w15:commentEx w15:paraId="56E05E90" w15:paraIdParent="09ED61AB" w15:done="1"/>
  <w15:commentEx w15:paraId="648D8223" w15:done="1"/>
  <w15:commentEx w15:paraId="062BD2D1" w15:paraIdParent="648D8223" w15:done="1"/>
  <w15:commentEx w15:paraId="35B30278" w15:done="1"/>
  <w15:commentEx w15:paraId="7B7B9BF9" w15:paraIdParent="35B30278" w15:done="1"/>
  <w15:commentEx w15:paraId="1C55B7DA" w15:done="0"/>
  <w15:commentEx w15:paraId="513F5615" w15:done="1"/>
  <w15:commentEx w15:paraId="645AF9BB" w15:paraIdParent="513F5615" w15:done="1"/>
  <w15:commentEx w15:paraId="239F5179" w15:done="0"/>
  <w15:commentEx w15:paraId="4DE7C833" w15:paraIdParent="239F5179" w15:done="0"/>
  <w15:commentEx w15:paraId="67C53BD4" w15:paraIdParent="239F5179" w15:done="0"/>
  <w15:commentEx w15:paraId="2B1B574B" w15:done="0"/>
  <w15:commentEx w15:paraId="65224CED" w15:paraIdParent="2B1B574B" w15:done="0"/>
  <w15:commentEx w15:paraId="3DD64079" w15:paraIdParent="2B1B574B" w15:done="0"/>
  <w15:commentEx w15:paraId="21215C9F" w15:done="0"/>
  <w15:commentEx w15:paraId="605E0F06" w15:done="1"/>
  <w15:commentEx w15:paraId="5A6E0BF6" w15:paraIdParent="605E0F06" w15:done="1"/>
  <w15:commentEx w15:paraId="3B738B2F" w15:done="1"/>
  <w15:commentEx w15:paraId="0F6B28CC" w15:paraIdParent="3B738B2F" w15:done="1"/>
  <w15:commentEx w15:paraId="18A89C3D" w15:done="1"/>
  <w15:commentEx w15:paraId="093212A9" w15:paraIdParent="18A89C3D" w15:done="1"/>
  <w15:commentEx w15:paraId="67893562" w15:done="1"/>
  <w15:commentEx w15:paraId="612B1CD5" w15:paraIdParent="67893562" w15:done="1"/>
  <w15:commentEx w15:paraId="73684267" w15:done="0"/>
  <w15:commentEx w15:paraId="36FB7831" w15:paraIdParent="73684267" w15:done="0"/>
  <w15:commentEx w15:paraId="53A7A5AE" w15:paraIdParent="73684267" w15:done="0"/>
  <w15:commentEx w15:paraId="7F455A40" w15:paraIdParent="73684267" w15:done="0"/>
  <w15:commentEx w15:paraId="2175ACCA" w15:done="0"/>
  <w15:commentEx w15:paraId="32D4558A" w15:done="1"/>
  <w15:commentEx w15:paraId="16E25D83" w15:paraIdParent="32D4558A" w15:done="1"/>
  <w15:commentEx w15:paraId="2EDF8584" w15:done="0"/>
  <w15:commentEx w15:paraId="177F5786" w15:done="0"/>
  <w15:commentEx w15:paraId="227CEEFC" w15:paraIdParent="177F5786" w15:done="0"/>
  <w15:commentEx w15:paraId="02C168B5" w15:paraIdParent="177F5786" w15:done="0"/>
  <w15:commentEx w15:paraId="78E96EA4" w15:paraIdParent="177F5786" w15:done="0"/>
  <w15:commentEx w15:paraId="3926D55B" w15:done="1"/>
  <w15:commentEx w15:paraId="5DAFCB5B" w15:paraIdParent="3926D55B" w15:done="1"/>
  <w15:commentEx w15:paraId="0DAD8B90" w15:done="1"/>
  <w15:commentEx w15:paraId="42D6BFC0" w15:paraIdParent="0DAD8B90" w15:done="1"/>
  <w15:commentEx w15:paraId="71109C61" w15:done="0"/>
  <w15:commentEx w15:paraId="7D7D3C4F" w15:paraIdParent="71109C61" w15:done="0"/>
  <w15:commentEx w15:paraId="6181D22E" w15:paraIdParent="71109C61" w15:done="0"/>
  <w15:commentEx w15:paraId="617AEF38" w15:done="1"/>
  <w15:commentEx w15:paraId="1F7EC3C5" w15:paraIdParent="617AEF38" w15:done="1"/>
  <w15:commentEx w15:paraId="134A613B" w15:paraIdParent="617AEF38" w15:done="1"/>
  <w15:commentEx w15:paraId="3D12FA14" w15:done="1"/>
  <w15:commentEx w15:paraId="5285D6E2" w15:paraIdParent="3D12FA14" w15:done="1"/>
  <w15:commentEx w15:paraId="7A8F283D" w15:paraIdParent="3D12FA14" w15:done="1"/>
  <w15:commentEx w15:paraId="19C64ADE" w15:done="0"/>
  <w15:commentEx w15:paraId="0194878B" w15:paraIdParent="19C64ADE" w15:done="0"/>
  <w15:commentEx w15:paraId="2425E5D8" w15:paraIdParent="19C64ADE" w15:done="0"/>
  <w15:commentEx w15:paraId="5E82CFDB" w15:done="0"/>
  <w15:commentEx w15:paraId="2E217D4C" w15:paraIdParent="5E82CFDB" w15:done="0"/>
  <w15:commentEx w15:paraId="19B67749" w15:paraIdParent="5E82CFDB" w15:done="0"/>
  <w15:commentEx w15:paraId="32F6388A" w15:paraIdParent="5E82CFDB" w15:done="0"/>
  <w15:commentEx w15:paraId="28AA5807" w15:paraIdParent="5E82CFDB" w15:done="0"/>
  <w15:commentEx w15:paraId="6E594A16" w15:done="0"/>
  <w15:commentEx w15:paraId="7C78F46B" w15:paraIdParent="6E594A16" w15:done="0"/>
  <w15:commentEx w15:paraId="4476C181" w15:paraIdParent="6E594A16" w15:done="0"/>
  <w15:commentEx w15:paraId="12267BBE" w15:paraIdParent="6E594A16" w15:done="0"/>
  <w15:commentEx w15:paraId="52A1CB7E" w15:done="0"/>
  <w15:commentEx w15:paraId="6AD5A393" w15:paraIdParent="52A1CB7E" w15:done="0"/>
  <w15:commentEx w15:paraId="68289A87" w15:paraIdParent="52A1CB7E" w15:done="0"/>
  <w15:commentEx w15:paraId="53B49332" w15:done="0"/>
  <w15:commentEx w15:paraId="517FC9B8" w15:paraIdParent="53B49332" w15:done="0"/>
  <w15:commentEx w15:paraId="2E6A688B" w15:paraIdParent="53B49332" w15:done="0"/>
  <w15:commentEx w15:paraId="00284791" w15:done="0"/>
  <w15:commentEx w15:paraId="0C588B9E" w15:done="0"/>
  <w15:commentEx w15:paraId="3BF0F348" w15:done="1"/>
  <w15:commentEx w15:paraId="25B1E48E" w15:paraIdParent="3BF0F348" w15:done="1"/>
  <w15:commentEx w15:paraId="7CD8B075" w15:done="0"/>
  <w15:commentEx w15:paraId="18A6EC49" w15:done="1"/>
  <w15:commentEx w15:paraId="56C3756C" w15:paraIdParent="18A6EC49" w15:done="1"/>
  <w15:commentEx w15:paraId="5C5A8E63" w15:done="0"/>
  <w15:commentEx w15:paraId="136B9245" w15:done="0"/>
  <w15:commentEx w15:paraId="1EB0122F" w15:done="1"/>
  <w15:commentEx w15:paraId="4C5CF016" w15:paraIdParent="1EB0122F" w15:done="1"/>
  <w15:commentEx w15:paraId="2DA99AFF" w15:done="0"/>
  <w15:commentEx w15:paraId="35065170" w15:done="0"/>
  <w15:commentEx w15:paraId="6DD703B6" w15:done="1"/>
  <w15:commentEx w15:paraId="4759E376" w15:paraIdParent="6DD703B6" w15:done="1"/>
  <w15:commentEx w15:paraId="535CD165" w15:paraIdParent="6DD703B6" w15:done="1"/>
  <w15:commentEx w15:paraId="6611846C" w15:paraIdParent="6DD703B6" w15:done="1"/>
  <w15:commentEx w15:paraId="27F492C9" w15:done="1"/>
  <w15:commentEx w15:paraId="02783DAE" w15:paraIdParent="27F492C9" w15:done="1"/>
  <w15:commentEx w15:paraId="186D7036" w15:done="1"/>
  <w15:commentEx w15:paraId="18489D9A" w15:paraIdParent="186D7036" w15:done="1"/>
  <w15:commentEx w15:paraId="313F9761" w15:done="0"/>
  <w15:commentEx w15:paraId="4CC4C215" w15:done="1"/>
  <w15:commentEx w15:paraId="335684EF" w15:paraIdParent="4CC4C215" w15:done="1"/>
  <w15:commentEx w15:paraId="1E9C4382" w15:done="0"/>
  <w15:commentEx w15:paraId="1A94EE71" w15:done="1"/>
  <w15:commentEx w15:paraId="04A7FA8E" w15:done="1"/>
  <w15:commentEx w15:paraId="0A98C43E" w15:paraIdParent="04A7FA8E" w15:done="1"/>
  <w15:commentEx w15:paraId="41F8E3A3" w15:done="1"/>
  <w15:commentEx w15:paraId="2F438B6F" w15:paraIdParent="41F8E3A3" w15:done="1"/>
  <w15:commentEx w15:paraId="1BBC69C5" w15:done="1"/>
  <w15:commentEx w15:paraId="6F5AA341" w15:paraIdParent="1BBC69C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602F59" w16cex:dateUtc="2025-10-21T05:38:00Z"/>
  <w16cex:commentExtensible w16cex:durableId="08E1F298" w16cex:dateUtc="2025-10-24T03:09:00Z"/>
  <w16cex:commentExtensible w16cex:durableId="6E3CBEA7" w16cex:dateUtc="2025-12-02T01:17:00Z"/>
  <w16cex:commentExtensible w16cex:durableId="1B934511" w16cex:dateUtc="2025-12-02T01:06:00Z"/>
  <w16cex:commentExtensible w16cex:durableId="0B95BD8B" w16cex:dateUtc="2025-12-02T01:16:00Z"/>
  <w16cex:commentExtensible w16cex:durableId="3BEA70E7" w16cex:dateUtc="2025-12-18T01:19:00Z"/>
  <w16cex:commentExtensible w16cex:durableId="2CDBF4DD" w16cex:dateUtc="2025-12-04T03:54:00Z"/>
  <w16cex:commentExtensible w16cex:durableId="700EEAF5" w16cex:dateUtc="2025-12-18T04:20:00Z"/>
  <w16cex:commentExtensible w16cex:durableId="2CDBF52E" w16cex:dateUtc="2025-12-04T03:55:00Z"/>
  <w16cex:commentExtensible w16cex:durableId="25D1F33E" w16cex:dateUtc="2025-12-18T04:21:00Z"/>
  <w16cex:commentExtensible w16cex:durableId="4F64CE4D" w16cex:dateUtc="2025-11-28T07:33:00Z"/>
  <w16cex:commentExtensible w16cex:durableId="4AFBBCFF" w16cex:dateUtc="2025-12-18T04:14:00Z"/>
  <w16cex:commentExtensible w16cex:durableId="6FF276AD" w16cex:dateUtc="2025-12-31T01:08:00Z"/>
  <w16cex:commentExtensible w16cex:durableId="3D862FCF" w16cex:dateUtc="2025-12-31T01:09:00Z"/>
  <w16cex:commentExtensible w16cex:durableId="69E16F39" w16cex:dateUtc="2025-12-08T02:54:00Z"/>
  <w16cex:commentExtensible w16cex:durableId="3137C6E4" w16cex:dateUtc="2025-12-18T04:13:00Z"/>
  <w16cex:commentExtensible w16cex:durableId="0EC8048F" w16cex:dateUtc="2025-12-31T01:35:00Z"/>
  <w16cex:commentExtensible w16cex:durableId="17FA40B4" w16cex:dateUtc="2025-12-02T09:54:00Z"/>
  <w16cex:commentExtensible w16cex:durableId="1E518693" w16cex:dateUtc="2025-12-18T04:19:00Z">
    <w16cex:extLst>
      <w16:ext w16:uri="{CE6994B0-6A32-4C9F-8C6B-6E91EDA988CE}">
        <cr:reactions xmlns:cr="http://schemas.microsoft.com/office/comments/2020/reactions">
          <cr:reaction reactionType="1">
            <cr:reactionInfo dateUtc="2026-01-02T04:33:06Z">
              <cr:user userId="S::Sharmaine_TAN@mas.gov.sg::53d78515-1965-4127-ba12-71ff653a0afb" userProvider="AD" userName="Sharmaine TAN (MAS)"/>
            </cr:reactionInfo>
          </cr:reaction>
        </cr:reactions>
      </w16:ext>
    </w16cex:extLst>
  </w16cex:commentExtensible>
  <w16cex:commentExtensible w16cex:durableId="2F8D1B67" w16cex:dateUtc="2025-12-26T04:31:00Z"/>
  <w16cex:commentExtensible w16cex:durableId="7E4AFD98" w16cex:dateUtc="2025-12-08T03:03:00Z"/>
  <w16cex:commentExtensible w16cex:durableId="33283F59" w16cex:dateUtc="2025-12-09T09:05:00Z"/>
  <w16cex:commentExtensible w16cex:durableId="0A6CC474" w16cex:dateUtc="2025-12-18T04:22:00Z"/>
  <w16cex:commentExtensible w16cex:durableId="5992FE5C" w16cex:dateUtc="2025-12-02T07:44:00Z"/>
  <w16cex:commentExtensible w16cex:durableId="32E2317C" w16cex:dateUtc="2025-12-02T07:45:00Z"/>
  <w16cex:commentExtensible w16cex:durableId="6FFA2A26" w16cex:dateUtc="2025-12-04T04:14:00Z"/>
  <w16cex:commentExtensible w16cex:durableId="2CDBFA36" w16cex:dateUtc="2025-12-04T04:16:00Z"/>
  <w16cex:commentExtensible w16cex:durableId="2CDBFBCF" w16cex:dateUtc="2025-12-04T04:23:00Z"/>
  <w16cex:commentExtensible w16cex:durableId="3BDA7AE6" w16cex:dateUtc="2025-12-18T04:25:00Z"/>
  <w16cex:commentExtensible w16cex:durableId="21A342B3" w16cex:dateUtc="2025-12-26T03:22:00Z"/>
  <w16cex:commentExtensible w16cex:durableId="2CDBFC4A" w16cex:dateUtc="2025-12-04T04:25:00Z"/>
  <w16cex:commentExtensible w16cex:durableId="2CE51E75" w16cex:dateUtc="2025-12-11T02:41:00Z"/>
  <w16cex:commentExtensible w16cex:durableId="09AC38F1" w16cex:dateUtc="2025-12-02T07:43:00Z"/>
  <w16cex:commentExtensible w16cex:durableId="6A954E06" w16cex:dateUtc="2025-12-02T07:44:00Z"/>
  <w16cex:commentExtensible w16cex:durableId="51DE698A" w16cex:dateUtc="2025-12-02T07:41:00Z"/>
  <w16cex:commentExtensible w16cex:durableId="1E938E86" w16cex:dateUtc="2025-12-02T07:41:00Z"/>
  <w16cex:commentExtensible w16cex:durableId="7C0B0BA1" w16cex:dateUtc="2025-12-08T03:19:00Z"/>
  <w16cex:commentExtensible w16cex:durableId="2F584562" w16cex:dateUtc="2025-12-19T01:32:00Z"/>
  <w16cex:commentExtensible w16cex:durableId="28DF5D68" w16cex:dateUtc="2025-12-02T07:42:00Z"/>
  <w16cex:commentExtensible w16cex:durableId="42859C76" w16cex:dateUtc="2025-12-02T07:43:00Z"/>
  <w16cex:commentExtensible w16cex:durableId="272A512F" w16cex:dateUtc="2025-12-02T08:00:00Z"/>
  <w16cex:commentExtensible w16cex:durableId="47CDA522" w16cex:dateUtc="2025-12-02T08:00:00Z"/>
  <w16cex:commentExtensible w16cex:durableId="2CD2B4EA" w16cex:dateUtc="2025-11-19T02:02:00Z"/>
  <w16cex:commentExtensible w16cex:durableId="2CD2B4E9" w16cex:dateUtc="2025-11-22T13:21:00Z"/>
  <w16cex:commentExtensible w16cex:durableId="26D005B7" w16cex:dateUtc="2025-12-02T07:50:00Z"/>
  <w16cex:commentExtensible w16cex:durableId="190B73A7" w16cex:dateUtc="2025-12-02T07:51:00Z"/>
  <w16cex:commentExtensible w16cex:durableId="24BE574F" w16cex:dateUtc="2025-12-02T07:51:00Z"/>
  <w16cex:commentExtensible w16cex:durableId="1C98FF37" w16cex:dateUtc="2025-12-02T07:52:00Z"/>
  <w16cex:commentExtensible w16cex:durableId="0FA69DD0" w16cex:dateUtc="2025-12-02T07:53:00Z"/>
  <w16cex:commentExtensible w16cex:durableId="3E372D00" w16cex:dateUtc="2025-12-02T07:59:00Z">
    <w16cex:extLst>
      <w16:ext w16:uri="{CE6994B0-6A32-4C9F-8C6B-6E91EDA988CE}">
        <cr:reactions xmlns:cr="http://schemas.microsoft.com/office/comments/2020/reactions">
          <cr:reaction reactionType="1">
            <cr:reactionInfo dateUtc="2025-12-11T03:24:54Z">
              <cr:user userId="S::Sophia_TAN@mas.gov.sg::2b779c5d-e84f-4f2c-9be8-274fc36c60ae" userProvider="AD" userName="Sophia TAN (MAS)"/>
            </cr:reactionInfo>
          </cr:reaction>
        </cr:reactions>
      </w16:ext>
    </w16cex:extLst>
  </w16cex:commentExtensible>
  <w16cex:commentExtensible w16cex:durableId="5E34AF33" w16cex:dateUtc="2025-12-11T03:24:00Z"/>
  <w16cex:commentExtensible w16cex:durableId="4179438C" w16cex:dateUtc="2025-12-02T07:53:00Z"/>
  <w16cex:commentExtensible w16cex:durableId="5D93F8AB" w16cex:dateUtc="2025-12-02T07:53:00Z"/>
  <w16cex:commentExtensible w16cex:durableId="111B887F" w16cex:dateUtc="2025-12-02T07:59:00Z"/>
  <w16cex:commentExtensible w16cex:durableId="2CDC0A14" w16cex:dateUtc="2025-12-04T05:24:00Z"/>
  <w16cex:commentExtensible w16cex:durableId="2CDD654E" w16cex:dateUtc="2025-12-05T06:06:00Z"/>
  <w16cex:commentExtensible w16cex:durableId="3AFC6F0D" w16cex:dateUtc="2025-12-02T08:05:00Z"/>
  <w16cex:commentExtensible w16cex:durableId="07C33F97" w16cex:dateUtc="2025-12-02T08:06:00Z"/>
  <w16cex:commentExtensible w16cex:durableId="50A54937" w16cex:dateUtc="2025-12-26T06:18:00Z">
    <w16cex:extLst>
      <w16:ext w16:uri="{CE6994B0-6A32-4C9F-8C6B-6E91EDA988CE}">
        <cr:reactions xmlns:cr="http://schemas.microsoft.com/office/comments/2020/reactions">
          <cr:reaction reactionType="1">
            <cr:reactionInfo dateUtc="2026-01-08T06:13:55Z">
              <cr:user userId="S::Jasmine_WL_TEO@mas.gov.sg::34413f05-e986-4e09-8778-ae4fd1a20dfb" userProvider="AD" userName="Jasmine WL TEO (MAS)"/>
            </cr:reactionInfo>
          </cr:reaction>
        </cr:reactions>
      </w16:ext>
    </w16cex:extLst>
  </w16cex:commentExtensible>
  <w16cex:commentExtensible w16cex:durableId="7C22708E" w16cex:dateUtc="2026-01-08T09:50:00Z"/>
  <w16cex:commentExtensible w16cex:durableId="2CE2F89B" w16cex:dateUtc="2025-12-09T11:35:00Z"/>
  <w16cex:commentExtensible w16cex:durableId="328CC3E7" w16cex:dateUtc="2025-12-22T08:41:00Z"/>
  <w16cex:commentExtensible w16cex:durableId="2CDC0AC3" w16cex:dateUtc="2025-12-04T05:27:00Z"/>
  <w16cex:commentExtensible w16cex:durableId="78FC2B0D" w16cex:dateUtc="2025-12-18T04:29:00Z"/>
  <w16cex:commentExtensible w16cex:durableId="798B436B" w16cex:dateUtc="2025-12-26T03:45:00Z"/>
  <w16cex:commentExtensible w16cex:durableId="14D38E80" w16cex:dateUtc="2025-11-28T06:24:00Z"/>
  <w16cex:commentExtensible w16cex:durableId="2FB5C49A" w16cex:dateUtc="2025-12-11T01:09:00Z"/>
  <w16cex:commentExtensible w16cex:durableId="109C031D" w16cex:dateUtc="2025-12-18T04:29:00Z"/>
  <w16cex:commentExtensible w16cex:durableId="60BB4227" w16cex:dateUtc="2025-12-02T08:01:00Z"/>
  <w16cex:commentExtensible w16cex:durableId="4113BBB2" w16cex:dateUtc="2025-12-02T08:01:00Z"/>
  <w16cex:commentExtensible w16cex:durableId="2CDC0B97" w16cex:dateUtc="2025-12-04T05:31:00Z"/>
  <w16cex:commentExtensible w16cex:durableId="238F4A98" w16cex:dateUtc="2025-12-18T04:31:00Z"/>
  <w16cex:commentExtensible w16cex:durableId="2CDC0B56" w16cex:dateUtc="2025-12-04T05:29:00Z"/>
  <w16cex:commentExtensible w16cex:durableId="447BB962" w16cex:dateUtc="2025-12-18T04:31:00Z"/>
  <w16cex:commentExtensible w16cex:durableId="0403D62C" w16cex:dateUtc="2025-11-04T09:01:00Z"/>
  <w16cex:commentExtensible w16cex:durableId="06F59461" w16cex:dateUtc="2025-11-06T02:08:00Z"/>
  <w16cex:commentExtensible w16cex:durableId="2CDC0C43" w16cex:dateUtc="2025-12-04T05:33:00Z"/>
  <w16cex:commentExtensible w16cex:durableId="112BA5B7" w16cex:dateUtc="2025-12-22T03:19:00Z"/>
  <w16cex:commentExtensible w16cex:durableId="0E8F119D" w16cex:dateUtc="2025-12-26T03:44:00Z"/>
  <w16cex:commentExtensible w16cex:durableId="2CE18D33" w16cex:dateUtc="2025-12-08T09:45:00Z"/>
  <w16cex:commentExtensible w16cex:durableId="2CE52697" w16cex:dateUtc="2025-12-11T03:16:00Z"/>
  <w16cex:commentExtensible w16cex:durableId="4A7D41D8" w16cex:dateUtc="2025-12-18T04:33:00Z"/>
  <w16cex:commentExtensible w16cex:durableId="49C58519" w16cex:dateUtc="2026-01-09T09:55:00Z"/>
  <w16cex:commentExtensible w16cex:durableId="25758ADB" w16cex:dateUtc="2026-01-12T08:03:00Z"/>
  <w16cex:commentExtensible w16cex:durableId="196B7EFB" w16cex:dateUtc="2026-01-05T09:54:00Z"/>
  <w16cex:commentExtensible w16cex:durableId="05DE211D" w16cex:dateUtc="2026-01-05T09:45:00Z"/>
  <w16cex:commentExtensible w16cex:durableId="4E33E368" w16cex:dateUtc="2026-01-06T07:58:00Z"/>
  <w16cex:commentExtensible w16cex:durableId="34A5B0B9" w16cex:dateUtc="2025-12-31T01:23:00Z"/>
  <w16cex:commentExtensible w16cex:durableId="091CF2BE" w16cex:dateUtc="2026-01-06T02:30:00Z"/>
  <w16cex:commentExtensible w16cex:durableId="29D554A8" w16cex:dateUtc="2025-12-31T02:05:00Z">
    <w16cex:extLst>
      <w16:ext w16:uri="{CE6994B0-6A32-4C9F-8C6B-6E91EDA988CE}">
        <cr:reactions xmlns:cr="http://schemas.microsoft.com/office/comments/2020/reactions">
          <cr:reaction reactionType="1">
            <cr:reactionInfo dateUtc="2026-01-08T06:14:58Z">
              <cr:user userId="S::Jasmine_WL_TEO@mas.gov.sg::34413f05-e986-4e09-8778-ae4fd1a20dfb" userProvider="AD" userName="Jasmine WL TEO (MAS)"/>
            </cr:reactionInfo>
          </cr:reaction>
        </cr:reactions>
      </w16:ext>
    </w16cex:extLst>
  </w16cex:commentExtensible>
  <w16cex:commentExtensible w16cex:durableId="2D3F829C" w16cex:dateUtc="2025-12-09T09:30:00Z"/>
  <w16cex:commentExtensible w16cex:durableId="4FD564CC" w16cex:dateUtc="2025-12-22T03:25:00Z"/>
  <w16cex:commentExtensible w16cex:durableId="1851EEF4" w16cex:dateUtc="2026-01-12T08:02:00Z"/>
  <w16cex:commentExtensible w16cex:durableId="6B74C9FA" w16cex:dateUtc="2025-12-02T08:18:00Z"/>
  <w16cex:commentExtensible w16cex:durableId="4C6A5A6D" w16cex:dateUtc="2025-12-02T08:19:00Z"/>
  <w16cex:commentExtensible w16cex:durableId="275DBC6D" w16cex:dateUtc="2025-12-11T02:54:00Z"/>
  <w16cex:commentExtensible w16cex:durableId="0212222E" w16cex:dateUtc="2025-12-18T05:49:00Z"/>
  <w16cex:commentExtensible w16cex:durableId="5B1707E9" w16cex:dateUtc="2025-12-02T08:18:00Z"/>
  <w16cex:commentExtensible w16cex:durableId="5966F9D7" w16cex:dateUtc="2025-12-02T08:19:00Z"/>
  <w16cex:commentExtensible w16cex:durableId="18694EC1" w16cex:dateUtc="2025-12-11T02:54:00Z"/>
  <w16cex:commentExtensible w16cex:durableId="74ACA500" w16cex:dateUtc="2025-12-18T05:49:00Z"/>
  <w16cex:commentExtensible w16cex:durableId="012E76FC" w16cex:dateUtc="2025-12-09T09:35:00Z"/>
  <w16cex:commentExtensible w16cex:durableId="01235D73" w16cex:dateUtc="2025-12-19T09:42:00Z"/>
  <w16cex:commentExtensible w16cex:durableId="3A889F8E" w16cex:dateUtc="2025-12-29T10:44:00Z"/>
  <w16cex:commentExtensible w16cex:durableId="6065B03E" w16cex:dateUtc="2026-01-02T02:45:00Z">
    <w16cex:extLst>
      <w16:ext w16:uri="{CE6994B0-6A32-4C9F-8C6B-6E91EDA988CE}">
        <cr:reactions xmlns:cr="http://schemas.microsoft.com/office/comments/2020/reactions">
          <cr:reaction reactionType="1">
            <cr:reactionInfo dateUtc="2026-01-05T05:45:52Z">
              <cr:user userId="S::Akila_BALAKRISHNAN_from.OPTIMUM@mas.gov.sg::bb367706-a359-4b5d-b399-1cbc174d69bd" userProvider="AD" userName="Akila BALAKRISHNAN from.OPTIMUM (MAS)"/>
            </cr:reactionInfo>
          </cr:reaction>
        </cr:reactions>
      </w16:ext>
    </w16cex:extLst>
  </w16cex:commentExtensible>
  <w16cex:commentExtensible w16cex:durableId="1435BD79" w16cex:dateUtc="2026-01-05T05:47:00Z"/>
  <w16cex:commentExtensible w16cex:durableId="1429462B" w16cex:dateUtc="2025-12-29T10:44:00Z"/>
  <w16cex:commentExtensible w16cex:durableId="6D7A3612" w16cex:dateUtc="2026-01-02T02:45:00Z"/>
  <w16cex:commentExtensible w16cex:durableId="61B8474D" w16cex:dateUtc="2025-12-02T08:14:00Z"/>
  <w16cex:commentExtensible w16cex:durableId="50FBCB9A" w16cex:dateUtc="2025-12-09T02:35:00Z"/>
  <w16cex:commentExtensible w16cex:durableId="48F4BE1C" w16cex:dateUtc="2025-12-19T09:43:00Z"/>
  <w16cex:commentExtensible w16cex:durableId="2CDD6310" w16cex:dateUtc="2025-12-05T05:56:00Z"/>
  <w16cex:commentExtensible w16cex:durableId="59F32D49" w16cex:dateUtc="2025-12-09T09:38:00Z"/>
  <w16cex:commentExtensible w16cex:durableId="2CE5233A" w16cex:dateUtc="2025-12-11T03:02:00Z"/>
  <w16cex:commentExtensible w16cex:durableId="007E534B" w16cex:dateUtc="2025-12-18T05:50:00Z"/>
  <w16cex:commentExtensible w16cex:durableId="3AF82057" w16cex:dateUtc="2026-01-12T08:20:00Z"/>
  <w16cex:commentExtensible w16cex:durableId="006BCABB" w16cex:dateUtc="2025-12-29T10:40:00Z"/>
  <w16cex:commentExtensible w16cex:durableId="1C1935DC" w16cex:dateUtc="2026-01-02T02:47:00Z"/>
  <w16cex:commentExtensible w16cex:durableId="3B7A7D3B" w16cex:dateUtc="2026-01-05T10:05:00Z"/>
  <w16cex:commentExtensible w16cex:durableId="0582DA05" w16cex:dateUtc="2026-01-05T10:03:00Z"/>
  <w16cex:commentExtensible w16cex:durableId="50FCDD32" w16cex:dateUtc="2026-01-08T07:28:00Z"/>
  <w16cex:commentExtensible w16cex:durableId="1C88B51C" w16cex:dateUtc="2025-12-02T08:22:00Z"/>
  <w16cex:commentExtensible w16cex:durableId="37F1D7C4" w16cex:dateUtc="2025-12-02T08:22:00Z"/>
  <w16cex:commentExtensible w16cex:durableId="5EAA1AC6" w16cex:dateUtc="2025-12-09T02:49:00Z"/>
  <w16cex:commentExtensible w16cex:durableId="7D3F92E9" w16cex:dateUtc="2025-12-18T06:16:00Z"/>
  <w16cex:commentExtensible w16cex:durableId="4F95A2B8" w16cex:dateUtc="2025-12-09T09:43:00Z"/>
  <w16cex:commentExtensible w16cex:durableId="7E25C666" w16cex:dateUtc="2025-12-22T02:20:00Z"/>
  <w16cex:commentExtensible w16cex:durableId="49A43492" w16cex:dateUtc="2025-12-26T03:52:00Z"/>
  <w16cex:commentExtensible w16cex:durableId="0ABA1DDB" w16cex:dateUtc="2026-01-08T06:16:00Z"/>
  <w16cex:commentExtensible w16cex:durableId="78A00F3B" w16cex:dateUtc="2026-01-05T10:07:00Z"/>
  <w16cex:commentExtensible w16cex:durableId="479067F5" w16cex:dateUtc="2026-01-06T08:00:00Z"/>
  <w16cex:commentExtensible w16cex:durableId="72937FC4" w16cex:dateUtc="2026-01-08T06:17:00Z"/>
  <w16cex:commentExtensible w16cex:durableId="45FC57D8" w16cex:dateUtc="2026-01-06T06:10:00Z"/>
  <w16cex:commentExtensible w16cex:durableId="41624C90" w16cex:dateUtc="2026-01-06T07:59:00Z"/>
  <w16cex:commentExtensible w16cex:durableId="21505D66" w16cex:dateUtc="2025-12-02T08:25:00Z"/>
  <w16cex:commentExtensible w16cex:durableId="2AE23B14" w16cex:dateUtc="2025-12-02T08:26:00Z"/>
  <w16cex:commentExtensible w16cex:durableId="20C08F91" w16cex:dateUtc="2025-12-29T10:46:00Z"/>
  <w16cex:commentExtensible w16cex:durableId="184149F6" w16cex:dateUtc="2026-01-06T01:33:00Z"/>
  <w16cex:commentExtensible w16cex:durableId="11051579" w16cex:dateUtc="2025-12-31T02:23:00Z"/>
  <w16cex:commentExtensible w16cex:durableId="52043555" w16cex:dateUtc="2025-12-10T01:37:00Z"/>
  <w16cex:commentExtensible w16cex:durableId="271B893D" w16cex:dateUtc="2025-12-11T01:15:00Z"/>
  <w16cex:commentExtensible w16cex:durableId="4BB81815" w16cex:dateUtc="2025-12-22T02:21:00Z"/>
  <w16cex:commentExtensible w16cex:durableId="06903898" w16cex:dateUtc="2026-01-02T02:48:00Z"/>
  <w16cex:commentExtensible w16cex:durableId="49A1EE0C" w16cex:dateUtc="2025-12-09T02:46:00Z"/>
  <w16cex:commentExtensible w16cex:durableId="2E1AA40C" w16cex:dateUtc="2025-12-10T01:33:00Z"/>
  <w16cex:commentExtensible w16cex:durableId="720358C6" w16cex:dateUtc="2025-12-19T07:48:00Z"/>
  <w16cex:commentExtensible w16cex:durableId="21D4D75D" w16cex:dateUtc="2025-12-11T01:04:00Z"/>
  <w16cex:commentExtensible w16cex:durableId="6C73A597" w16cex:dateUtc="2025-12-19T09:46:00Z"/>
  <w16cex:commentExtensible w16cex:durableId="023C117E" w16cex:dateUtc="2026-01-06T02:14:00Z"/>
  <w16cex:commentExtensible w16cex:durableId="0607637B" w16cex:dateUtc="2025-12-10T01:37:00Z"/>
  <w16cex:commentExtensible w16cex:durableId="7B2556AE" w16cex:dateUtc="2025-12-19T09:46:00Z"/>
  <w16cex:commentExtensible w16cex:durableId="2F3B7A83" w16cex:dateUtc="2026-01-02T02:49:00Z"/>
  <w16cex:commentExtensible w16cex:durableId="26591C21" w16cex:dateUtc="2025-12-19T08:43:00Z"/>
  <w16cex:commentExtensible w16cex:durableId="63217100" w16cex:dateUtc="2025-12-29T10:38:00Z"/>
  <w16cex:commentExtensible w16cex:durableId="537E4870" w16cex:dateUtc="2026-01-02T02:52:00Z"/>
  <w16cex:commentExtensible w16cex:durableId="2CE198BE" w16cex:dateUtc="2025-12-08T10:34:00Z"/>
  <w16cex:commentExtensible w16cex:durableId="21656368" w16cex:dateUtc="2025-12-22T03:30:00Z"/>
  <w16cex:commentExtensible w16cex:durableId="66017D8B" w16cex:dateUtc="2025-12-26T04:03:00Z"/>
  <w16cex:commentExtensible w16cex:durableId="2BCA48E7" w16cex:dateUtc="2026-01-08T08:36:00Z"/>
  <w16cex:commentExtensible w16cex:durableId="2CDD9EA3" w16cex:dateUtc="2025-12-05T10:10:00Z"/>
  <w16cex:commentExtensible w16cex:durableId="530D078C" w16cex:dateUtc="2025-12-10T01:47:00Z"/>
  <w16cex:commentExtensible w16cex:durableId="2CE51ED9" w16cex:dateUtc="2025-12-11T02:43:00Z"/>
  <w16cex:commentExtensible w16cex:durableId="2CDD9D26" w16cex:dateUtc="2025-12-05T10:04:00Z"/>
  <w16cex:commentExtensible w16cex:durableId="07DC3218" w16cex:dateUtc="2025-12-22T03:32:00Z"/>
  <w16cex:commentExtensible w16cex:durableId="70EE4F0D" w16cex:dateUtc="2025-12-26T04:08:00Z"/>
  <w16cex:commentExtensible w16cex:durableId="2F46EF58" w16cex:dateUtc="2025-12-09T03:00:00Z"/>
  <w16cex:commentExtensible w16cex:durableId="10C80F86" w16cex:dateUtc="2025-12-22T07:21:00Z"/>
  <w16cex:commentExtensible w16cex:durableId="1F903213" w16cex:dateUtc="2025-12-26T06:10:00Z"/>
  <w16cex:commentExtensible w16cex:durableId="3A2B338B" w16cex:dateUtc="2025-12-09T02:59:00Z"/>
  <w16cex:commentExtensible w16cex:durableId="574658FE" w16cex:dateUtc="2025-12-19T08:44:00Z"/>
  <w16cex:commentExtensible w16cex:durableId="2CDD9E2A" w16cex:dateUtc="2025-12-05T10:08:00Z"/>
  <w16cex:commentExtensible w16cex:durableId="0EAD097C" w16cex:dateUtc="2025-12-22T03:35:00Z"/>
  <w16cex:commentExtensible w16cex:durableId="43E6B548" w16cex:dateUtc="2025-12-22T03:36:00Z"/>
  <w16cex:commentExtensible w16cex:durableId="472BEFB1" w16cex:dateUtc="2025-12-26T04:24:00Z"/>
  <w16cex:commentExtensible w16cex:durableId="5A283DBF" w16cex:dateUtc="2026-01-09T09:13:00Z"/>
  <w16cex:commentExtensible w16cex:durableId="20C7BFC1" w16cex:dateUtc="2025-11-29T11:25:00Z"/>
  <w16cex:commentExtensible w16cex:durableId="4CAF4C13" w16cex:dateUtc="2025-12-22T02:30:00Z"/>
  <w16cex:commentExtensible w16cex:durableId="347F8634" w16cex:dateUtc="2026-01-02T09:15:00Z"/>
  <w16cex:commentExtensible w16cex:durableId="4BDDF476" w16cex:dateUtc="2026-01-08T10:56:00Z"/>
  <w16cex:commentExtensible w16cex:durableId="3278D2B4" w16cex:dateUtc="2025-12-02T09:21:00Z"/>
  <w16cex:commentExtensible w16cex:durableId="42064D82" w16cex:dateUtc="2025-12-02T09:24:00Z"/>
  <w16cex:commentExtensible w16cex:durableId="3457D4E3" w16cex:dateUtc="2025-12-02T09:26:00Z"/>
  <w16cex:commentExtensible w16cex:durableId="09BAA0B6" w16cex:dateUtc="2025-12-10T01:50:00Z"/>
  <w16cex:commentExtensible w16cex:durableId="79AA7FE5" w16cex:dateUtc="2026-01-08T11:24:00Z"/>
  <w16cex:commentExtensible w16cex:durableId="2CDDA15B" w16cex:dateUtc="2025-12-05T10:22:00Z"/>
  <w16cex:commentExtensible w16cex:durableId="773A03C9" w16cex:dateUtc="2025-12-19T08:50:00Z"/>
  <w16cex:commentExtensible w16cex:durableId="79A8B944" w16cex:dateUtc="2025-12-26T04:26:00Z"/>
  <w16cex:commentExtensible w16cex:durableId="2CDDAFEC" w16cex:dateUtc="2025-12-05T11:24:00Z"/>
  <w16cex:commentExtensible w16cex:durableId="2F5574BF" w16cex:dateUtc="2025-12-19T09:51:00Z"/>
  <w16cex:commentExtensible w16cex:durableId="3DDC03D8" w16cex:dateUtc="2025-12-26T04:34:00Z"/>
  <w16cex:commentExtensible w16cex:durableId="675D2E7A" w16cex:dateUtc="2025-12-02T07:27:00Z"/>
  <w16cex:commentExtensible w16cex:durableId="3C659001" w16cex:dateUtc="2025-12-02T09:00:00Z"/>
  <w16cex:commentExtensible w16cex:durableId="07E5E729" w16cex:dateUtc="2026-01-12T01:33:00Z"/>
  <w16cex:commentExtensible w16cex:durableId="37D6F16E" w16cex:dateUtc="2026-01-09T14:18:00Z"/>
  <w16cex:commentExtensible w16cex:durableId="28EA88ED" w16cex:dateUtc="2025-12-10T02:02:00Z"/>
  <w16cex:commentExtensible w16cex:durableId="7B8F834F" w16cex:dateUtc="2025-12-10T03:10:00Z"/>
  <w16cex:commentExtensible w16cex:durableId="2D97635C" w16cex:dateUtc="2025-12-19T06:12:00Z"/>
  <w16cex:commentExtensible w16cex:durableId="19050869" w16cex:dateUtc="2025-11-29T11:39:00Z"/>
  <w16cex:commentExtensible w16cex:durableId="7C77D0A5" w16cex:dateUtc="2025-12-19T06:29:00Z"/>
  <w16cex:commentExtensible w16cex:durableId="5857DA46" w16cex:dateUtc="2026-01-02T04:43:00Z"/>
  <w16cex:commentExtensible w16cex:durableId="2CDDA3D2" w16cex:dateUtc="2025-12-05T10:32:00Z"/>
  <w16cex:commentExtensible w16cex:durableId="6B6195DD" w16cex:dateUtc="2025-12-19T06:11:00Z">
    <w16cex:extLst>
      <w16:ext w16:uri="{CE6994B0-6A32-4C9F-8C6B-6E91EDA988CE}">
        <cr:reactions xmlns:cr="http://schemas.microsoft.com/office/comments/2020/reactions">
          <cr:reaction reactionType="1">
            <cr:reactionInfo dateUtc="2025-12-26T04:56:26Z">
              <cr:user userId="S::Akila_BALAKRISHNAN_from.OPTIMUM@mas.gov.sg::bb367706-a359-4b5d-b399-1cbc174d69bd" userProvider="AD" userName="Akila BALAKRISHNAN from.OPTIMUM (MAS)"/>
            </cr:reactionInfo>
          </cr:reaction>
        </cr:reactions>
      </w16:ext>
    </w16cex:extLst>
  </w16cex:commentExtensible>
  <w16cex:commentExtensible w16cex:durableId="2CDDA42F" w16cex:dateUtc="2025-12-05T10:34:00Z"/>
  <w16cex:commentExtensible w16cex:durableId="241583F3" w16cex:dateUtc="2025-12-10T02:04:00Z"/>
  <w16cex:commentExtensible w16cex:durableId="788C0AC5" w16cex:dateUtc="2025-12-10T02:39:00Z"/>
  <w16cex:commentExtensible w16cex:durableId="2CDDA5E3" w16cex:dateUtc="2025-12-05T10:41:00Z"/>
  <w16cex:commentExtensible w16cex:durableId="62B2E9CF" w16cex:dateUtc="2025-12-19T09:52:00Z">
    <w16cex:extLst>
      <w16:ext w16:uri="{CE6994B0-6A32-4C9F-8C6B-6E91EDA988CE}">
        <cr:reactions xmlns:cr="http://schemas.microsoft.com/office/comments/2020/reactions">
          <cr:reaction reactionType="1">
            <cr:reactionInfo dateUtc="2025-12-26T04:57:56Z">
              <cr:user userId="S::Akila_BALAKRISHNAN_from.OPTIMUM@mas.gov.sg::bb367706-a359-4b5d-b399-1cbc174d69bd" userProvider="AD" userName="Akila BALAKRISHNAN from.OPTIMUM (MAS)"/>
            </cr:reactionInfo>
          </cr:reaction>
        </cr:reactions>
      </w16:ext>
    </w16cex:extLst>
  </w16cex:commentExtensible>
  <w16cex:commentExtensible w16cex:durableId="16522A4E" w16cex:dateUtc="2025-11-29T11:49:00Z"/>
  <w16cex:commentExtensible w16cex:durableId="6FA432B6" w16cex:dateUtc="2025-12-19T06:07:00Z"/>
  <w16cex:commentExtensible w16cex:durableId="2CE2DABA" w16cex:dateUtc="2025-12-09T09:28:00Z"/>
  <w16cex:commentExtensible w16cex:durableId="71352F44" w16cex:dateUtc="2025-12-22T07:59:00Z">
    <w16cex:extLst>
      <w16:ext w16:uri="{CE6994B0-6A32-4C9F-8C6B-6E91EDA988CE}">
        <cr:reactions xmlns:cr="http://schemas.microsoft.com/office/comments/2020/reactions">
          <cr:reaction reactionType="1">
            <cr:reactionInfo dateUtc="2025-12-26T04:58:18Z">
              <cr:user userId="S::Akila_BALAKRISHNAN_from.OPTIMUM@mas.gov.sg::bb367706-a359-4b5d-b399-1cbc174d69bd" userProvider="AD" userName="Akila BALAKRISHNAN from.OPTIMUM (MAS)"/>
            </cr:reactionInfo>
          </cr:reaction>
        </cr:reactions>
      </w16:ext>
    </w16cex:extLst>
  </w16cex:commentExtensible>
  <w16cex:commentExtensible w16cex:durableId="3FE3FD8A" w16cex:dateUtc="2025-12-10T02:49:00Z"/>
  <w16cex:commentExtensible w16cex:durableId="68D5169C" w16cex:dateUtc="2025-12-22T02:35:00Z"/>
  <w16cex:commentExtensible w16cex:durableId="1294C3CC" w16cex:dateUtc="2026-01-09T14:29:00Z"/>
  <w16cex:commentExtensible w16cex:durableId="2CDDA68F" w16cex:dateUtc="2025-12-05T10:44:00Z"/>
  <w16cex:commentExtensible w16cex:durableId="78972F5B" w16cex:dateUtc="2025-12-19T09:58:00Z"/>
  <w16cex:commentExtensible w16cex:durableId="2CE12590" w16cex:dateUtc="2025-12-08T02:23:00Z"/>
  <w16cex:commentExtensible w16cex:durableId="54A628A0" w16cex:dateUtc="2025-12-10T02:23:00Z"/>
  <w16cex:commentExtensible w16cex:durableId="7DDC07B0" w16cex:dateUtc="2025-12-22T03:41:00Z"/>
  <w16cex:commentExtensible w16cex:durableId="7B70BD33" w16cex:dateUtc="2025-12-26T05:21:00Z"/>
  <w16cex:commentExtensible w16cex:durableId="13D01CD6" w16cex:dateUtc="2026-01-09T08:41:00Z"/>
  <w16cex:commentExtensible w16cex:durableId="28A1A8D9" w16cex:dateUtc="2026-01-09T07:32:00Z"/>
  <w16cex:commentExtensible w16cex:durableId="18942C98" w16cex:dateUtc="2026-01-06T05:59:00Z"/>
  <w16cex:commentExtensible w16cex:durableId="32AD1B71" w16cex:dateUtc="2026-01-06T08:03:00Z"/>
  <w16cex:commentExtensible w16cex:durableId="2C9832BA" w16cex:dateUtc="2026-01-08T06:22:00Z"/>
  <w16cex:commentExtensible w16cex:durableId="2D17E7AD" w16cex:dateUtc="2026-01-06T06:02:00Z"/>
  <w16cex:commentExtensible w16cex:durableId="7A0A14A2" w16cex:dateUtc="2025-12-26T05:10:00Z"/>
  <w16cex:commentExtensible w16cex:durableId="6694BAD1" w16cex:dateUtc="2025-12-02T02:36:00Z"/>
  <w16cex:commentExtensible w16cex:durableId="21BB5CF7" w16cex:dateUtc="2026-01-02T04:45:00Z"/>
  <w16cex:commentExtensible w16cex:durableId="2CDDA705" w16cex:dateUtc="2025-12-05T10:46:00Z"/>
  <w16cex:commentExtensible w16cex:durableId="483B6571" w16cex:dateUtc="2025-12-22T05:58:00Z"/>
  <w16cex:commentExtensible w16cex:durableId="3B700EBE" w16cex:dateUtc="2025-12-26T05:37:00Z"/>
  <w16cex:commentExtensible w16cex:durableId="5863B81D" w16cex:dateUtc="2026-01-09T08:37:00Z"/>
  <w16cex:commentExtensible w16cex:durableId="666D4135" w16cex:dateUtc="2026-01-06T06:03:00Z"/>
  <w16cex:commentExtensible w16cex:durableId="79D3B4C6" w16cex:dateUtc="2026-01-08T06:53:00Z"/>
  <w16cex:commentExtensible w16cex:durableId="40985CEA" w16cex:dateUtc="2026-01-08T06:25:00Z"/>
  <w16cex:commentExtensible w16cex:durableId="72DED24F" w16cex:dateUtc="2025-12-02T08:59:00Z"/>
  <w16cex:commentExtensible w16cex:durableId="11D7AE31" w16cex:dateUtc="2025-12-19T09:57:00Z"/>
  <w16cex:commentExtensible w16cex:durableId="2CDDAD11" w16cex:dateUtc="2025-12-05T11:12:00Z"/>
  <w16cex:commentExtensible w16cex:durableId="30EADD69" w16cex:dateUtc="2025-12-22T05:46:00Z"/>
  <w16cex:commentExtensible w16cex:durableId="573D462B" w16cex:dateUtc="2025-12-26T05:42:00Z"/>
  <w16cex:commentExtensible w16cex:durableId="6395C68C" w16cex:dateUtc="2026-01-09T09:30:00Z"/>
  <w16cex:commentExtensible w16cex:durableId="2CDDAD5C" w16cex:dateUtc="2025-12-05T11:13:00Z"/>
  <w16cex:commentExtensible w16cex:durableId="3EFB6992" w16cex:dateUtc="2025-12-19T10:04:00Z"/>
  <w16cex:commentExtensible w16cex:durableId="23055DBA" w16cex:dateUtc="2025-12-26T05:54:00Z"/>
  <w16cex:commentExtensible w16cex:durableId="02D04C45" w16cex:dateUtc="2026-01-08T06:24:00Z"/>
  <w16cex:commentExtensible w16cex:durableId="4210F3A1" w16cex:dateUtc="2026-01-08T10:07:00Z"/>
  <w16cex:commentExtensible w16cex:durableId="21FB0FEB" w16cex:dateUtc="2025-12-02T10:22:00Z"/>
  <w16cex:commentExtensible w16cex:durableId="7816B82F" w16cex:dateUtc="2025-12-19T10:01:00Z">
    <w16cex:extLst>
      <w16:ext w16:uri="{CE6994B0-6A32-4C9F-8C6B-6E91EDA988CE}">
        <cr:reactions xmlns:cr="http://schemas.microsoft.com/office/comments/2020/reactions">
          <cr:reaction reactionType="1">
            <cr:reactionInfo dateUtc="2026-01-05T08:45:44Z">
              <cr:user userId="S::Sharmaine_TAN@mas.gov.sg::53d78515-1965-4127-ba12-71ff653a0afb" userProvider="AD" userName="Sharmaine TAN (MAS)"/>
            </cr:reactionInfo>
          </cr:reaction>
        </cr:reactions>
      </w16:ext>
    </w16cex:extLst>
  </w16cex:commentExtensible>
  <w16cex:commentExtensible w16cex:durableId="22E6C8BE" w16cex:dateUtc="2026-01-08T06:25:00Z"/>
  <w16cex:commentExtensible w16cex:durableId="5C8DC44F" w16cex:dateUtc="2025-12-02T09:41:00Z"/>
  <w16cex:commentExtensible w16cex:durableId="4053DEC7" w16cex:dateUtc="2025-12-19T06:18:00Z">
    <w16cex:extLst>
      <w16:ext w16:uri="{CE6994B0-6A32-4C9F-8C6B-6E91EDA988CE}">
        <cr:reactions xmlns:cr="http://schemas.microsoft.com/office/comments/2020/reactions">
          <cr:reaction reactionType="1">
            <cr:reactionInfo dateUtc="2026-01-02T04:53:13Z">
              <cr:user userId="S::Sharmaine_TAN@mas.gov.sg::53d78515-1965-4127-ba12-71ff653a0afb" userProvider="AD" userName="Sharmaine TAN (MAS)"/>
            </cr:reactionInfo>
          </cr:reaction>
        </cr:reactions>
      </w16:ext>
    </w16cex:extLst>
  </w16cex:commentExtensible>
  <w16cex:commentExtensible w16cex:durableId="10E364C0" w16cex:dateUtc="2025-12-10T02:46:00Z"/>
  <w16cex:commentExtensible w16cex:durableId="6CA6DEDB" w16cex:dateUtc="2025-12-19T06:18:00Z"/>
  <w16cex:commentExtensible w16cex:durableId="2FF24E62" w16cex:dateUtc="2026-01-02T02:57:00Z"/>
  <w16cex:commentExtensible w16cex:durableId="4B921BC8" w16cex:dateUtc="2026-01-09T10:23:00Z"/>
  <w16cex:commentExtensible w16cex:durableId="3DAE25E4" w16cex:dateUtc="2026-01-12T02:12:00Z"/>
  <w16cex:commentExtensible w16cex:durableId="02CEAC5E" w16cex:dateUtc="2026-01-08T07:58:00Z"/>
  <w16cex:commentExtensible w16cex:durableId="098DFAA6" w16cex:dateUtc="2026-01-09T10:15:00Z"/>
  <w16cex:commentExtensible w16cex:durableId="5FFDE2E4" w16cex:dateUtc="2025-11-29T11:39:00Z"/>
  <w16cex:commentExtensible w16cex:durableId="611256E1" w16cex:dateUtc="2025-12-19T10:06:00Z"/>
  <w16cex:commentExtensible w16cex:durableId="2CDDB108" w16cex:dateUtc="2025-12-05T11:29:00Z"/>
  <w16cex:commentExtensible w16cex:durableId="6DA7CAEC" w16cex:dateUtc="2025-12-22T05:59:00Z"/>
  <w16cex:commentExtensible w16cex:durableId="6021EF4B" w16cex:dateUtc="2025-12-29T05:44:00Z"/>
  <w16cex:commentExtensible w16cex:durableId="71232572" w16cex:dateUtc="2026-01-09T14:14:00Z"/>
  <w16cex:commentExtensible w16cex:durableId="2CDDB258" w16cex:dateUtc="2025-12-05T11:34:00Z"/>
  <w16cex:commentExtensible w16cex:durableId="301E324C" w16cex:dateUtc="2025-12-22T02:39:00Z"/>
  <w16cex:commentExtensible w16cex:durableId="2CDDB31E" w16cex:dateUtc="2025-12-05T11:38:00Z"/>
  <w16cex:commentExtensible w16cex:durableId="2A9C7235" w16cex:dateUtc="2025-12-10T03:19:00Z"/>
  <w16cex:commentExtensible w16cex:durableId="7E292313" w16cex:dateUtc="2025-12-19T06:16:00Z"/>
  <w16cex:commentExtensible w16cex:durableId="2CE12926" w16cex:dateUtc="2025-12-08T02:38:00Z"/>
  <w16cex:commentExtensible w16cex:durableId="2FA64973" w16cex:dateUtc="2025-12-19T06:15:00Z">
    <w16cex:extLst>
      <w16:ext w16:uri="{CE6994B0-6A32-4C9F-8C6B-6E91EDA988CE}">
        <cr:reactions xmlns:cr="http://schemas.microsoft.com/office/comments/2020/reactions">
          <cr:reaction reactionType="1">
            <cr:reactionInfo dateUtc="2025-12-29T05:57:28Z">
              <cr:user userId="S::Akila_BALAKRISHNAN_from.OPTIMUM@mas.gov.sg::bb367706-a359-4b5d-b399-1cbc174d69bd" userProvider="AD" userName="Akila BALAKRISHNAN from.OPTIMUM (MAS)"/>
            </cr:reactionInfo>
          </cr:reaction>
        </cr:reactions>
      </w16:ext>
    </w16cex:extLst>
  </w16cex:commentExtensible>
  <w16cex:commentExtensible w16cex:durableId="278CF337" w16cex:dateUtc="2025-12-10T02:35:00Z"/>
  <w16cex:commentExtensible w16cex:durableId="4EE0AEC6" w16cex:dateUtc="2025-12-19T06:14:00Z"/>
  <w16cex:commentExtensible w16cex:durableId="42FE44FD" w16cex:dateUtc="2025-12-02T10:05:00Z"/>
  <w16cex:commentExtensible w16cex:durableId="4566FE77" w16cex:dateUtc="2025-12-19T07:28:00Z"/>
  <w16cex:commentExtensible w16cex:durableId="490DCDEE" w16cex:dateUtc="2026-01-06T06:06:00Z"/>
  <w16cex:commentExtensible w16cex:durableId="6192C644" w16cex:dateUtc="2025-12-02T06:23:00Z">
    <w16cex:extLst>
      <w16:ext w16:uri="{CE6994B0-6A32-4C9F-8C6B-6E91EDA988CE}">
        <cr:reactions xmlns:cr="http://schemas.microsoft.com/office/comments/2020/reactions">
          <cr:reaction reactionType="1">
            <cr:reactionInfo dateUtc="2025-12-02T10:18:09Z">
              <cr:user userId="S::Sharmaine_TAN@mas.gov.sg::53d78515-1965-4127-ba12-71ff653a0afb" userProvider="AD" userName="Sharmaine TAN (MAS)"/>
            </cr:reactionInfo>
          </cr:reaction>
        </cr:reactions>
      </w16:ext>
    </w16cex:extLst>
  </w16cex:commentExtensible>
  <w16cex:commentExtensible w16cex:durableId="0E4F25FE" w16cex:dateUtc="2025-12-02T06:23:00Z"/>
  <w16cex:commentExtensible w16cex:durableId="2CE130F1" w16cex:dateUtc="2025-12-08T03:11:00Z"/>
  <w16cex:commentExtensible w16cex:durableId="4485169F" w16cex:dateUtc="2025-12-22T02:43:00Z"/>
  <w16cex:commentExtensible w16cex:durableId="24AEC02E" w16cex:dateUtc="2025-12-29T06:00:00Z"/>
  <w16cex:commentExtensible w16cex:durableId="40E5FACA" w16cex:dateUtc="2025-12-10T03:00:00Z"/>
  <w16cex:commentExtensible w16cex:durableId="51D8C8B2" w16cex:dateUtc="2025-12-19T07:20:00Z"/>
  <w16cex:commentExtensible w16cex:durableId="2A9F04CE" w16cex:dateUtc="2026-01-02T03:04:00Z"/>
  <w16cex:commentExtensible w16cex:durableId="4CE1AAAC" w16cex:dateUtc="2026-01-09T07:10:00Z"/>
  <w16cex:commentExtensible w16cex:durableId="2CE132B8" w16cex:dateUtc="2025-12-08T03:19:00Z"/>
  <w16cex:commentExtensible w16cex:durableId="4E45EE88" w16cex:dateUtc="2025-12-19T07:16:00Z">
    <w16cex:extLst>
      <w16:ext w16:uri="{CE6994B0-6A32-4C9F-8C6B-6E91EDA988CE}">
        <cr:reactions xmlns:cr="http://schemas.microsoft.com/office/comments/2020/reactions">
          <cr:reaction reactionType="1">
            <cr:reactionInfo dateUtc="2025-12-29T06:03:37Z">
              <cr:user userId="S::Akila_BALAKRISHNAN_from.OPTIMUM@mas.gov.sg::bb367706-a359-4b5d-b399-1cbc174d69bd" userProvider="AD" userName="Akila BALAKRISHNAN from.OPTIMUM (MAS)"/>
            </cr:reactionInfo>
          </cr:reaction>
        </cr:reactions>
      </w16:ext>
    </w16cex:extLst>
  </w16cex:commentExtensible>
  <w16cex:commentExtensible w16cex:durableId="68E08C8C" w16cex:dateUtc="2025-12-02T06:24:00Z"/>
  <w16cex:commentExtensible w16cex:durableId="0C3D22D0" w16cex:dateUtc="2025-12-02T06:25:00Z">
    <w16cex:extLst>
      <w16:ext w16:uri="{CE6994B0-6A32-4C9F-8C6B-6E91EDA988CE}">
        <cr:reactions xmlns:cr="http://schemas.microsoft.com/office/comments/2020/reactions">
          <cr:reaction reactionType="1">
            <cr:reactionInfo dateUtc="2025-12-02T15:22:01Z">
              <cr:user userId="S::Sharmaine_TAN@mas.gov.sg::53d78515-1965-4127-ba12-71ff653a0afb" userProvider="AD" userName="Sharmaine TAN (MAS)"/>
            </cr:reactionInfo>
          </cr:reaction>
        </cr:reactions>
      </w16:ext>
    </w16cex:extLst>
  </w16cex:commentExtensible>
  <w16cex:commentExtensible w16cex:durableId="2CE132D0" w16cex:dateUtc="2025-12-08T03:19:00Z"/>
  <w16cex:commentExtensible w16cex:durableId="760A6C20" w16cex:dateUtc="2025-12-10T03:04:00Z"/>
  <w16cex:commentExtensible w16cex:durableId="3D421329" w16cex:dateUtc="2025-12-10T03:01:00Z"/>
  <w16cex:commentExtensible w16cex:durableId="4593EDC2" w16cex:dateUtc="2025-12-19T05:51:00Z"/>
  <w16cex:commentExtensible w16cex:durableId="13E2611A" w16cex:dateUtc="2025-12-02T06:26:00Z"/>
  <w16cex:commentExtensible w16cex:durableId="6115EC62" w16cex:dateUtc="2025-12-02T06:27:00Z">
    <w16cex:extLst>
      <w16:ext w16:uri="{CE6994B0-6A32-4C9F-8C6B-6E91EDA988CE}">
        <cr:reactions xmlns:cr="http://schemas.microsoft.com/office/comments/2020/reactions">
          <cr:reaction reactionType="1">
            <cr:reactionInfo dateUtc="2025-12-02T15:25:35Z">
              <cr:user userId="S::Sharmaine_TAN@mas.gov.sg::53d78515-1965-4127-ba12-71ff653a0afb" userProvider="AD" userName="Sharmaine TAN (MAS)"/>
            </cr:reactionInfo>
          </cr:reaction>
        </cr:reactions>
      </w16:ext>
    </w16cex:extLst>
  </w16cex:commentExtensible>
  <w16cex:commentExtensible w16cex:durableId="6486DCDB" w16cex:dateUtc="2025-12-02T15:39:00Z"/>
  <w16cex:commentExtensible w16cex:durableId="7FB1EBC6" w16cex:dateUtc="2025-12-19T07:14:00Z">
    <w16cex:extLst>
      <w16:ext w16:uri="{CE6994B0-6A32-4C9F-8C6B-6E91EDA988CE}">
        <cr:reactions xmlns:cr="http://schemas.microsoft.com/office/comments/2020/reactions">
          <cr:reaction reactionType="1">
            <cr:reactionInfo dateUtc="2026-01-08T08:32:13Z">
              <cr:user userId="S::Sharmaine_TAN@mas.gov.sg::53d78515-1965-4127-ba12-71ff653a0afb" userProvider="AD" userName="Sharmaine TAN (MAS)"/>
            </cr:reactionInfo>
          </cr:reaction>
        </cr:reactions>
      </w16:ext>
    </w16cex:extLst>
  </w16cex:commentExtensible>
  <w16cex:commentExtensible w16cex:durableId="2478916D" w16cex:dateUtc="2025-12-29T06:40:00Z"/>
  <w16cex:commentExtensible w16cex:durableId="001B3025" w16cex:dateUtc="2025-12-01T09:42:00Z"/>
  <w16cex:commentExtensible w16cex:durableId="7487AD48" w16cex:dateUtc="2025-12-01T09:43:00Z"/>
  <w16cex:commentExtensible w16cex:durableId="025D2C5B" w16cex:dateUtc="2026-01-09T03:59:00Z"/>
  <w16cex:commentExtensible w16cex:durableId="2CE27ECE" w16cex:dateUtc="2025-12-09T02:56:00Z"/>
  <w16cex:commentExtensible w16cex:durableId="50EE828A" w16cex:dateUtc="2025-12-10T03:12:00Z"/>
  <w16cex:commentExtensible w16cex:durableId="6E51ACC3" w16cex:dateUtc="2025-12-19T05:50:00Z"/>
  <w16cex:commentExtensible w16cex:durableId="50E8E106" w16cex:dateUtc="2025-12-29T07:22:00Z"/>
  <w16cex:commentExtensible w16cex:durableId="715B61C2" w16cex:dateUtc="2025-12-11T00:14:00Z"/>
  <w16cex:commentExtensible w16cex:durableId="2283D695" w16cex:dateUtc="2025-12-19T07:13:00Z"/>
  <w16cex:commentExtensible w16cex:durableId="2CE2DC72" w16cex:dateUtc="2025-12-09T09:35:00Z"/>
  <w16cex:commentExtensible w16cex:durableId="5736F4FC" w16cex:dateUtc="2025-12-19T07:12:00Z">
    <w16cex:extLst>
      <w16:ext w16:uri="{CE6994B0-6A32-4C9F-8C6B-6E91EDA988CE}">
        <cr:reactions xmlns:cr="http://schemas.microsoft.com/office/comments/2020/reactions">
          <cr:reaction reactionType="1">
            <cr:reactionInfo dateUtc="2025-12-29T06:05:46Z">
              <cr:user userId="S::Akila_BALAKRISHNAN_from.OPTIMUM@mas.gov.sg::bb367706-a359-4b5d-b399-1cbc174d69bd" userProvider="AD" userName="Akila BALAKRISHNAN from.OPTIMUM (MAS)"/>
            </cr:reactionInfo>
          </cr:reaction>
        </cr:reactions>
      </w16:ext>
    </w16cex:extLst>
  </w16cex:commentExtensible>
  <w16cex:commentExtensible w16cex:durableId="2CE2DEA6" w16cex:dateUtc="2025-12-09T09:45:00Z"/>
  <w16cex:commentExtensible w16cex:durableId="41B2B6C6" w16cex:dateUtc="2025-12-19T07:11:00Z"/>
  <w16cex:commentExtensible w16cex:durableId="2B9FBAFF" w16cex:dateUtc="2025-12-29T06:15:00Z"/>
  <w16cex:commentExtensible w16cex:durableId="2CE530C0" w16cex:dateUtc="2025-12-11T04:00:00Z"/>
  <w16cex:commentExtensible w16cex:durableId="23993698" w16cex:dateUtc="2025-12-19T04:28:00Z"/>
  <w16cex:commentExtensible w16cex:durableId="1E533F42" w16cex:dateUtc="2025-12-29T06:17:00Z"/>
  <w16cex:commentExtensible w16cex:durableId="74363AED" w16cex:dateUtc="2025-12-11T00:52:00Z"/>
  <w16cex:commentExtensible w16cex:durableId="5DCC8E64" w16cex:dateUtc="2025-12-19T07:00:00Z"/>
  <w16cex:commentExtensible w16cex:durableId="74E1B27D" w16cex:dateUtc="2025-12-29T07:25:00Z"/>
  <w16cex:commentExtensible w16cex:durableId="29278AB4" w16cex:dateUtc="2025-12-10T04:07:00Z"/>
  <w16cex:commentExtensible w16cex:durableId="2CE52F1D" w16cex:dateUtc="2025-12-11T03:53:00Z"/>
  <w16cex:commentExtensible w16cex:durableId="32EE3432" w16cex:dateUtc="2025-12-19T04:06:00Z"/>
  <w16cex:commentExtensible w16cex:durableId="1022BF20" w16cex:dateUtc="2025-12-10T04:08:00Z"/>
  <w16cex:commentExtensible w16cex:durableId="1B67B857" w16cex:dateUtc="2025-12-11T00:20:00Z"/>
  <w16cex:commentExtensible w16cex:durableId="3E62C39D" w16cex:dateUtc="2025-12-18T07:00:00Z"/>
  <w16cex:commentExtensible w16cex:durableId="0011676E" w16cex:dateUtc="2025-12-18T07:07:00Z"/>
  <w16cex:commentExtensible w16cex:durableId="1B8914C4" w16cex:dateUtc="2026-01-02T03:06:00Z"/>
  <w16cex:commentExtensible w16cex:durableId="30535032" w16cex:dateUtc="2025-12-11T02:36:00Z"/>
  <w16cex:commentExtensible w16cex:durableId="4E52E5D0" w16cex:dateUtc="2025-12-11T02:37:00Z"/>
  <w16cex:commentExtensible w16cex:durableId="635D20E5" w16cex:dateUtc="2025-12-19T03:46:00Z"/>
  <w16cex:commentExtensible w16cex:durableId="47B3287D" w16cex:dateUtc="2025-12-24T06:03:00Z"/>
  <w16cex:commentExtensible w16cex:durableId="401F6A44" w16cex:dateUtc="2025-12-24T07:00:00Z"/>
  <w16cex:commentExtensible w16cex:durableId="25415EC5" w16cex:dateUtc="2026-01-05T09:47:00Z"/>
  <w16cex:commentExtensible w16cex:durableId="7B02CCB7" w16cex:dateUtc="2026-01-07T04:50:00Z"/>
  <w16cex:commentExtensible w16cex:durableId="61BCE00D" w16cex:dateUtc="2026-01-05T00:50:00Z"/>
  <w16cex:commentExtensible w16cex:durableId="2D255483" w16cex:dateUtc="2026-01-05T02:00:00Z"/>
  <w16cex:commentExtensible w16cex:durableId="7D753778" w16cex:dateUtc="2026-01-05T03:59:00Z"/>
  <w16cex:commentExtensible w16cex:durableId="676B1141" w16cex:dateUtc="2026-01-05T04:30:00Z"/>
  <w16cex:commentExtensible w16cex:durableId="4AF93670" w16cex:dateUtc="2026-01-02T03:32:00Z"/>
  <w16cex:commentExtensible w16cex:durableId="2CCE00A5" w16cex:dateUtc="2025-11-28T10:12:00Z"/>
  <w16cex:commentExtensible w16cex:durableId="0395954A" w16cex:dateUtc="2025-12-18T06:35:00Z"/>
  <w16cex:commentExtensible w16cex:durableId="4914B11E" w16cex:dateUtc="2026-01-05T09:48:00Z"/>
  <w16cex:commentExtensible w16cex:durableId="684B557F" w16cex:dateUtc="2025-12-04T02:53:00Z"/>
  <w16cex:commentExtensible w16cex:durableId="0E51AD8C" w16cex:dateUtc="2025-12-18T06:37:00Z"/>
  <w16cex:commentExtensible w16cex:durableId="6DBE7F82" w16cex:dateUtc="2026-01-02T03:03:00Z"/>
  <w16cex:commentExtensible w16cex:durableId="0A219F31" w16cex:dateUtc="2026-01-02T03:31:00Z"/>
  <w16cex:commentExtensible w16cex:durableId="2CDBEA81" w16cex:dateUtc="2025-12-04T03:09:00Z"/>
  <w16cex:commentExtensible w16cex:durableId="68CFF5DA" w16cex:dateUtc="2025-12-18T07:13:00Z">
    <w16cex:extLst>
      <w16:ext w16:uri="{CE6994B0-6A32-4C9F-8C6B-6E91EDA988CE}">
        <cr:reactions xmlns:cr="http://schemas.microsoft.com/office/comments/2020/reactions">
          <cr:reaction reactionType="1">
            <cr:reactionInfo dateUtc="2025-12-29T06:20:17Z">
              <cr:user userId="S::Akila_BALAKRISHNAN_from.OPTIMUM@mas.gov.sg::bb367706-a359-4b5d-b399-1cbc174d69bd" userProvider="AD" userName="Akila BALAKRISHNAN from.OPTIMUM (MAS)"/>
            </cr:reactionInfo>
          </cr:reaction>
        </cr:reactions>
      </w16:ext>
    </w16cex:extLst>
  </w16cex:commentExtensible>
  <w16cex:commentExtensible w16cex:durableId="0AD38DEE" w16cex:dateUtc="2025-12-24T06:07:00Z"/>
  <w16cex:commentExtensible w16cex:durableId="14B438C8" w16cex:dateUtc="2025-12-24T06:26:00Z"/>
  <w16cex:commentExtensible w16cex:durableId="2CDBEAD5" w16cex:dateUtc="2025-12-04T03:11:00Z"/>
  <w16cex:commentExtensible w16cex:durableId="4C6A1BF4" w16cex:dateUtc="2025-12-18T09:54:00Z"/>
  <w16cex:commentExtensible w16cex:durableId="1F536EA4" w16cex:dateUtc="2025-12-24T06:36:00Z"/>
  <w16cex:commentExtensible w16cex:durableId="2A8D78DD" w16cex:dateUtc="2026-01-08T09:04:00Z"/>
  <w16cex:commentExtensible w16cex:durableId="2CDBEB28" w16cex:dateUtc="2025-12-04T03:12:00Z"/>
  <w16cex:commentExtensible w16cex:durableId="32091374" w16cex:dateUtc="2025-12-19T03:43:00Z"/>
  <w16cex:commentExtensible w16cex:durableId="34D96564" w16cex:dateUtc="2025-12-24T07:11:00Z"/>
  <w16cex:commentExtensible w16cex:durableId="793DE8C4" w16cex:dateUtc="2026-01-05T06:09:00Z"/>
  <w16cex:commentExtensible w16cex:durableId="152A729B" w16cex:dateUtc="2026-01-02T03:32:00Z"/>
  <w16cex:commentExtensible w16cex:durableId="1CFB8495" w16cex:dateUtc="2025-11-28T10:12:00Z"/>
  <w16cex:commentExtensible w16cex:durableId="7466AAE7" w16cex:dateUtc="2025-12-18T06:35:00Z"/>
  <w16cex:commentExtensible w16cex:durableId="497D0B0E" w16cex:dateUtc="2026-01-05T03:29:00Z"/>
  <w16cex:commentExtensible w16cex:durableId="4A14708C" w16cex:dateUtc="2025-12-24T07:11:00Z"/>
  <w16cex:commentExtensible w16cex:durableId="2CDBEDC3" w16cex:dateUtc="2025-12-04T03:23:00Z"/>
  <w16cex:commentExtensible w16cex:durableId="2E3F4957" w16cex:dateUtc="2025-12-22T06:49:00Z"/>
  <w16cex:commentExtensible w16cex:durableId="2CDBEF6F" w16cex:dateUtc="2025-12-04T03:30:00Z"/>
  <w16cex:commentExtensible w16cex:durableId="4D183111" w16cex:dateUtc="2025-12-18T06:22:00Z"/>
  <w16cex:commentExtensible w16cex:durableId="7CF5FC8C" w16cex:dateUtc="2025-12-24T07:35:00Z"/>
  <w16cex:commentExtensible w16cex:durableId="72D34C3C" w16cex:dateUtc="2026-01-08T09: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F8F4AD" w16cid:durableId="46602F59"/>
  <w16cid:commentId w16cid:paraId="46CF33D7" w16cid:durableId="08E1F298"/>
  <w16cid:commentId w16cid:paraId="0BA351AD" w16cid:durableId="6E3CBEA7"/>
  <w16cid:commentId w16cid:paraId="52AF59A7" w16cid:durableId="1B934511"/>
  <w16cid:commentId w16cid:paraId="6F3B7C7C" w16cid:durableId="0B95BD8B"/>
  <w16cid:commentId w16cid:paraId="32ED62BD" w16cid:durableId="3BEA70E7"/>
  <w16cid:commentId w16cid:paraId="5ADB2DBB" w16cid:durableId="2CDBF4DD"/>
  <w16cid:commentId w16cid:paraId="36D6F412" w16cid:durableId="700EEAF5"/>
  <w16cid:commentId w16cid:paraId="1277AC45" w16cid:durableId="2CDBF52E"/>
  <w16cid:commentId w16cid:paraId="61C20F9D" w16cid:durableId="25D1F33E"/>
  <w16cid:commentId w16cid:paraId="73D6DC9A" w16cid:durableId="4F64CE4D"/>
  <w16cid:commentId w16cid:paraId="342C344C" w16cid:durableId="4AFBBCFF"/>
  <w16cid:commentId w16cid:paraId="2B4AAD80" w16cid:durableId="6FF276AD"/>
  <w16cid:commentId w16cid:paraId="243C5865" w16cid:durableId="3D862FCF"/>
  <w16cid:commentId w16cid:paraId="433310E8" w16cid:durableId="69E16F39"/>
  <w16cid:commentId w16cid:paraId="55083327" w16cid:durableId="3137C6E4"/>
  <w16cid:commentId w16cid:paraId="34749C3D" w16cid:durableId="0EC8048F"/>
  <w16cid:commentId w16cid:paraId="6095A241" w16cid:durableId="17FA40B4"/>
  <w16cid:commentId w16cid:paraId="426C008C" w16cid:durableId="1E518693"/>
  <w16cid:commentId w16cid:paraId="65D9309B" w16cid:durableId="2F8D1B67"/>
  <w16cid:commentId w16cid:paraId="153B96B5" w16cid:durableId="7E4AFD98"/>
  <w16cid:commentId w16cid:paraId="6FD77EFE" w16cid:durableId="33283F59"/>
  <w16cid:commentId w16cid:paraId="4E4C04E3" w16cid:durableId="0A6CC474"/>
  <w16cid:commentId w16cid:paraId="648518F4" w16cid:durableId="5992FE5C"/>
  <w16cid:commentId w16cid:paraId="611B227A" w16cid:durableId="32E2317C"/>
  <w16cid:commentId w16cid:paraId="69069A5A" w16cid:durableId="6FFA2A26"/>
  <w16cid:commentId w16cid:paraId="03122A77" w16cid:durableId="2CDBFA36"/>
  <w16cid:commentId w16cid:paraId="3DE818FB" w16cid:durableId="2CDBFBCF"/>
  <w16cid:commentId w16cid:paraId="105796C3" w16cid:durableId="3BDA7AE6"/>
  <w16cid:commentId w16cid:paraId="421C2A75" w16cid:durableId="21A342B3"/>
  <w16cid:commentId w16cid:paraId="403D0467" w16cid:durableId="2CDBFC4A"/>
  <w16cid:commentId w16cid:paraId="133DCF81" w16cid:durableId="2CE51E75"/>
  <w16cid:commentId w16cid:paraId="4F86E0F2" w16cid:durableId="09AC38F1"/>
  <w16cid:commentId w16cid:paraId="18AD076A" w16cid:durableId="6A954E06"/>
  <w16cid:commentId w16cid:paraId="62EFBD11" w16cid:durableId="51DE698A"/>
  <w16cid:commentId w16cid:paraId="76074AED" w16cid:durableId="1E938E86"/>
  <w16cid:commentId w16cid:paraId="077EFC0F" w16cid:durableId="7C0B0BA1"/>
  <w16cid:commentId w16cid:paraId="723F188E" w16cid:durableId="2F584562"/>
  <w16cid:commentId w16cid:paraId="016BC8D7" w16cid:durableId="28DF5D68"/>
  <w16cid:commentId w16cid:paraId="132EA85A" w16cid:durableId="42859C76"/>
  <w16cid:commentId w16cid:paraId="3264B979" w16cid:durableId="272A512F"/>
  <w16cid:commentId w16cid:paraId="78B9D822" w16cid:durableId="47CDA522"/>
  <w16cid:commentId w16cid:paraId="4EB0721A" w16cid:durableId="2CD2B4EA"/>
  <w16cid:commentId w16cid:paraId="62161FFE" w16cid:durableId="2CD2B4E9"/>
  <w16cid:commentId w16cid:paraId="5407B8AF" w16cid:durableId="26D005B7"/>
  <w16cid:commentId w16cid:paraId="00C092BC" w16cid:durableId="190B73A7"/>
  <w16cid:commentId w16cid:paraId="558DDAC9" w16cid:durableId="24BE574F"/>
  <w16cid:commentId w16cid:paraId="4D42105E" w16cid:durableId="1C98FF37"/>
  <w16cid:commentId w16cid:paraId="619868EA" w16cid:durableId="0FA69DD0"/>
  <w16cid:commentId w16cid:paraId="408222A7" w16cid:durableId="3E372D00"/>
  <w16cid:commentId w16cid:paraId="4395D2D0" w16cid:durableId="5E34AF33"/>
  <w16cid:commentId w16cid:paraId="581918D0" w16cid:durableId="4179438C"/>
  <w16cid:commentId w16cid:paraId="1537B654" w16cid:durableId="5D93F8AB"/>
  <w16cid:commentId w16cid:paraId="0AA4A3A7" w16cid:durableId="111B887F"/>
  <w16cid:commentId w16cid:paraId="73BECC41" w16cid:durableId="2CDC0A14"/>
  <w16cid:commentId w16cid:paraId="487BE36A" w16cid:durableId="2CDD654E"/>
  <w16cid:commentId w16cid:paraId="45FBACAB" w16cid:durableId="3AFC6F0D"/>
  <w16cid:commentId w16cid:paraId="1148BD21" w16cid:durableId="07C33F97"/>
  <w16cid:commentId w16cid:paraId="53E31EAD" w16cid:durableId="50A54937"/>
  <w16cid:commentId w16cid:paraId="1B7DC92E" w16cid:durableId="7C22708E"/>
  <w16cid:commentId w16cid:paraId="28CB5D40" w16cid:durableId="2CE2F89B"/>
  <w16cid:commentId w16cid:paraId="33C46F3A" w16cid:durableId="328CC3E7"/>
  <w16cid:commentId w16cid:paraId="7BEFD352" w16cid:durableId="2CDC0AC3"/>
  <w16cid:commentId w16cid:paraId="74A04415" w16cid:durableId="78FC2B0D"/>
  <w16cid:commentId w16cid:paraId="2F36EC0D" w16cid:durableId="798B436B"/>
  <w16cid:commentId w16cid:paraId="6331CBFF" w16cid:durableId="14D38E80"/>
  <w16cid:commentId w16cid:paraId="3B797AA8" w16cid:durableId="2FB5C49A"/>
  <w16cid:commentId w16cid:paraId="4FE79B95" w16cid:durableId="109C031D"/>
  <w16cid:commentId w16cid:paraId="616BC149" w16cid:durableId="60BB4227"/>
  <w16cid:commentId w16cid:paraId="672DCD9A" w16cid:durableId="4113BBB2"/>
  <w16cid:commentId w16cid:paraId="16E6969B" w16cid:durableId="2CDC0B97"/>
  <w16cid:commentId w16cid:paraId="0B7A2FA6" w16cid:durableId="238F4A98"/>
  <w16cid:commentId w16cid:paraId="057690C7" w16cid:durableId="2CDC0B56"/>
  <w16cid:commentId w16cid:paraId="6EF3C75C" w16cid:durableId="447BB962"/>
  <w16cid:commentId w16cid:paraId="1F9BF172" w16cid:durableId="0403D62C"/>
  <w16cid:commentId w16cid:paraId="3C8A76C9" w16cid:durableId="06F59461"/>
  <w16cid:commentId w16cid:paraId="61FE2438" w16cid:durableId="2CDC0C43"/>
  <w16cid:commentId w16cid:paraId="662C08BE" w16cid:durableId="112BA5B7"/>
  <w16cid:commentId w16cid:paraId="59861534" w16cid:durableId="0E8F119D"/>
  <w16cid:commentId w16cid:paraId="78183A57" w16cid:durableId="2CE18D33"/>
  <w16cid:commentId w16cid:paraId="0B5DCC4E" w16cid:durableId="2CE52697"/>
  <w16cid:commentId w16cid:paraId="482EA8E2" w16cid:durableId="4A7D41D8"/>
  <w16cid:commentId w16cid:paraId="5054EBD8" w16cid:durableId="49C58519"/>
  <w16cid:commentId w16cid:paraId="6096DBA7" w16cid:durableId="25758ADB"/>
  <w16cid:commentId w16cid:paraId="14742EEB" w16cid:durableId="196B7EFB"/>
  <w16cid:commentId w16cid:paraId="41CB9EFB" w16cid:durableId="05DE211D"/>
  <w16cid:commentId w16cid:paraId="5245C5CD" w16cid:durableId="4E33E368"/>
  <w16cid:commentId w16cid:paraId="12E20652" w16cid:durableId="34A5B0B9"/>
  <w16cid:commentId w16cid:paraId="56414E7E" w16cid:durableId="091CF2BE"/>
  <w16cid:commentId w16cid:paraId="1ADAC3A5" w16cid:durableId="29D554A8"/>
  <w16cid:commentId w16cid:paraId="76A500E8" w16cid:durableId="2D3F829C"/>
  <w16cid:commentId w16cid:paraId="4347E31B" w16cid:durableId="4FD564CC"/>
  <w16cid:commentId w16cid:paraId="628E3CFE" w16cid:durableId="1851EEF4"/>
  <w16cid:commentId w16cid:paraId="108654D6" w16cid:durableId="6B74C9FA"/>
  <w16cid:commentId w16cid:paraId="0C714879" w16cid:durableId="4C6A5A6D"/>
  <w16cid:commentId w16cid:paraId="70F5FC4E" w16cid:durableId="275DBC6D"/>
  <w16cid:commentId w16cid:paraId="27DD3EF0" w16cid:durableId="0212222E"/>
  <w16cid:commentId w16cid:paraId="3A4FEEDB" w16cid:durableId="5B1707E9"/>
  <w16cid:commentId w16cid:paraId="17C41F7E" w16cid:durableId="5966F9D7"/>
  <w16cid:commentId w16cid:paraId="06844350" w16cid:durableId="18694EC1"/>
  <w16cid:commentId w16cid:paraId="2D841457" w16cid:durableId="74ACA500"/>
  <w16cid:commentId w16cid:paraId="7FA34D9C" w16cid:durableId="012E76FC"/>
  <w16cid:commentId w16cid:paraId="641FE61E" w16cid:durableId="01235D73"/>
  <w16cid:commentId w16cid:paraId="7ADA3363" w16cid:durableId="3A889F8E"/>
  <w16cid:commentId w16cid:paraId="1FF263C3" w16cid:durableId="6065B03E"/>
  <w16cid:commentId w16cid:paraId="788B81C0" w16cid:durableId="1435BD79"/>
  <w16cid:commentId w16cid:paraId="74D85FC6" w16cid:durableId="1429462B"/>
  <w16cid:commentId w16cid:paraId="0577830E" w16cid:durableId="6D7A3612"/>
  <w16cid:commentId w16cid:paraId="217939E0" w16cid:durableId="61B8474D"/>
  <w16cid:commentId w16cid:paraId="1C7CB4C0" w16cid:durableId="50FBCB9A"/>
  <w16cid:commentId w16cid:paraId="5D257C60" w16cid:durableId="48F4BE1C"/>
  <w16cid:commentId w16cid:paraId="2551BB9C" w16cid:durableId="2CDD6310"/>
  <w16cid:commentId w16cid:paraId="3F5A841F" w16cid:durableId="59F32D49"/>
  <w16cid:commentId w16cid:paraId="7B0FFC29" w16cid:durableId="2CE5233A"/>
  <w16cid:commentId w16cid:paraId="6C646B70" w16cid:durableId="007E534B"/>
  <w16cid:commentId w16cid:paraId="4D3E8ECD" w16cid:durableId="3AF82057"/>
  <w16cid:commentId w16cid:paraId="429FDC4C" w16cid:durableId="006BCABB"/>
  <w16cid:commentId w16cid:paraId="774253D1" w16cid:durableId="1C1935DC"/>
  <w16cid:commentId w16cid:paraId="1D187DA3" w16cid:durableId="3B7A7D3B"/>
  <w16cid:commentId w16cid:paraId="3552463C" w16cid:durableId="0582DA05"/>
  <w16cid:commentId w16cid:paraId="1828C0D2" w16cid:durableId="50FCDD32"/>
  <w16cid:commentId w16cid:paraId="37111F35" w16cid:durableId="1C88B51C"/>
  <w16cid:commentId w16cid:paraId="674A2216" w16cid:durableId="37F1D7C4"/>
  <w16cid:commentId w16cid:paraId="69643B77" w16cid:durableId="5EAA1AC6"/>
  <w16cid:commentId w16cid:paraId="5D230DAD" w16cid:durableId="7D3F92E9"/>
  <w16cid:commentId w16cid:paraId="6B3E0E9F" w16cid:durableId="4F95A2B8"/>
  <w16cid:commentId w16cid:paraId="0E08375D" w16cid:durableId="7E25C666"/>
  <w16cid:commentId w16cid:paraId="74E3C1E5" w16cid:durableId="49A43492"/>
  <w16cid:commentId w16cid:paraId="324ABF9D" w16cid:durableId="0ABA1DDB"/>
  <w16cid:commentId w16cid:paraId="386CD450" w16cid:durableId="78A00F3B"/>
  <w16cid:commentId w16cid:paraId="3A01ED9E" w16cid:durableId="479067F5"/>
  <w16cid:commentId w16cid:paraId="48C6426D" w16cid:durableId="72937FC4"/>
  <w16cid:commentId w16cid:paraId="7FB1B666" w16cid:durableId="45FC57D8"/>
  <w16cid:commentId w16cid:paraId="69953B5F" w16cid:durableId="41624C90"/>
  <w16cid:commentId w16cid:paraId="650FA18B" w16cid:durableId="21505D66"/>
  <w16cid:commentId w16cid:paraId="5823F9D1" w16cid:durableId="2AE23B14"/>
  <w16cid:commentId w16cid:paraId="1FF7E5EB" w16cid:durableId="20C08F91"/>
  <w16cid:commentId w16cid:paraId="698F7477" w16cid:durableId="184149F6"/>
  <w16cid:commentId w16cid:paraId="53B830A6" w16cid:durableId="11051579"/>
  <w16cid:commentId w16cid:paraId="374B34A7" w16cid:durableId="52043555"/>
  <w16cid:commentId w16cid:paraId="1FB89A68" w16cid:durableId="271B893D"/>
  <w16cid:commentId w16cid:paraId="0EBBC92A" w16cid:durableId="4BB81815"/>
  <w16cid:commentId w16cid:paraId="1B65F83F" w16cid:durableId="06903898"/>
  <w16cid:commentId w16cid:paraId="6EBB3D06" w16cid:durableId="49A1EE0C"/>
  <w16cid:commentId w16cid:paraId="499A6FEA" w16cid:durableId="2E1AA40C"/>
  <w16cid:commentId w16cid:paraId="1FD4EDFE" w16cid:durableId="720358C6"/>
  <w16cid:commentId w16cid:paraId="3E3F5A34" w16cid:durableId="21D4D75D"/>
  <w16cid:commentId w16cid:paraId="2A2AF1D5" w16cid:durableId="6C73A597"/>
  <w16cid:commentId w16cid:paraId="69D368BA" w16cid:durableId="023C117E"/>
  <w16cid:commentId w16cid:paraId="144073F8" w16cid:durableId="0607637B"/>
  <w16cid:commentId w16cid:paraId="27E1CCD7" w16cid:durableId="7B2556AE"/>
  <w16cid:commentId w16cid:paraId="68235F0B" w16cid:durableId="2F3B7A83"/>
  <w16cid:commentId w16cid:paraId="590F42C8" w16cid:durableId="26591C21"/>
  <w16cid:commentId w16cid:paraId="3AA58593" w16cid:durableId="63217100"/>
  <w16cid:commentId w16cid:paraId="33CF88A4" w16cid:durableId="537E4870"/>
  <w16cid:commentId w16cid:paraId="3EC59E83" w16cid:durableId="2CE198BE"/>
  <w16cid:commentId w16cid:paraId="24EBEBC1" w16cid:durableId="21656368"/>
  <w16cid:commentId w16cid:paraId="6DCD0EDA" w16cid:durableId="66017D8B"/>
  <w16cid:commentId w16cid:paraId="1CDB4A02" w16cid:durableId="2BCA48E7"/>
  <w16cid:commentId w16cid:paraId="302D2C41" w16cid:durableId="2CDD9EA3"/>
  <w16cid:commentId w16cid:paraId="04A142BA" w16cid:durableId="530D078C"/>
  <w16cid:commentId w16cid:paraId="6D98A931" w16cid:durableId="2CE51ED9"/>
  <w16cid:commentId w16cid:paraId="11E469A4" w16cid:durableId="2CDD9D26"/>
  <w16cid:commentId w16cid:paraId="453B0F3F" w16cid:durableId="07DC3218"/>
  <w16cid:commentId w16cid:paraId="23CED0BB" w16cid:durableId="70EE4F0D"/>
  <w16cid:commentId w16cid:paraId="09A437BC" w16cid:durableId="2F46EF58"/>
  <w16cid:commentId w16cid:paraId="5EA65D11" w16cid:durableId="10C80F86"/>
  <w16cid:commentId w16cid:paraId="53C55472" w16cid:durableId="1F903213"/>
  <w16cid:commentId w16cid:paraId="406CB25C" w16cid:durableId="3A2B338B"/>
  <w16cid:commentId w16cid:paraId="745B3C13" w16cid:durableId="574658FE"/>
  <w16cid:commentId w16cid:paraId="4C11E6BE" w16cid:durableId="2CDD9E2A"/>
  <w16cid:commentId w16cid:paraId="4AE8797A" w16cid:durableId="0EAD097C"/>
  <w16cid:commentId w16cid:paraId="1D333E43" w16cid:durableId="43E6B548"/>
  <w16cid:commentId w16cid:paraId="4A7D867C" w16cid:durableId="472BEFB1"/>
  <w16cid:commentId w16cid:paraId="6DAFDA26" w16cid:durableId="5A283DBF"/>
  <w16cid:commentId w16cid:paraId="35911C41" w16cid:durableId="20C7BFC1"/>
  <w16cid:commentId w16cid:paraId="2839FFD8" w16cid:durableId="4CAF4C13"/>
  <w16cid:commentId w16cid:paraId="29AD54DE" w16cid:durableId="347F8634"/>
  <w16cid:commentId w16cid:paraId="45475C67" w16cid:durableId="4BDDF476"/>
  <w16cid:commentId w16cid:paraId="7457ADFC" w16cid:durableId="3278D2B4"/>
  <w16cid:commentId w16cid:paraId="03386A18" w16cid:durableId="42064D82"/>
  <w16cid:commentId w16cid:paraId="6B9FBD58" w16cid:durableId="3457D4E3"/>
  <w16cid:commentId w16cid:paraId="346A693B" w16cid:durableId="09BAA0B6"/>
  <w16cid:commentId w16cid:paraId="3550F948" w16cid:durableId="79AA7FE5"/>
  <w16cid:commentId w16cid:paraId="2CFA33AD" w16cid:durableId="2CDDA15B"/>
  <w16cid:commentId w16cid:paraId="79954CB9" w16cid:durableId="773A03C9"/>
  <w16cid:commentId w16cid:paraId="2FDFC82E" w16cid:durableId="79A8B944"/>
  <w16cid:commentId w16cid:paraId="1F1F5B29" w16cid:durableId="2CDDAFEC"/>
  <w16cid:commentId w16cid:paraId="7C84AE49" w16cid:durableId="2F5574BF"/>
  <w16cid:commentId w16cid:paraId="192027CF" w16cid:durableId="3DDC03D8"/>
  <w16cid:commentId w16cid:paraId="5611E9D9" w16cid:durableId="675D2E7A"/>
  <w16cid:commentId w16cid:paraId="48CBAECC" w16cid:durableId="3C659001"/>
  <w16cid:commentId w16cid:paraId="77C957EB" w16cid:durableId="07E5E729"/>
  <w16cid:commentId w16cid:paraId="4D37EEA8" w16cid:durableId="37D6F16E"/>
  <w16cid:commentId w16cid:paraId="614C8647" w16cid:durableId="28EA88ED"/>
  <w16cid:commentId w16cid:paraId="1486E6FF" w16cid:durableId="7B8F834F"/>
  <w16cid:commentId w16cid:paraId="34E8FF53" w16cid:durableId="2D97635C"/>
  <w16cid:commentId w16cid:paraId="4D3D05BF" w16cid:durableId="19050869"/>
  <w16cid:commentId w16cid:paraId="45E43522" w16cid:durableId="7C77D0A5"/>
  <w16cid:commentId w16cid:paraId="764E2488" w16cid:durableId="5857DA46"/>
  <w16cid:commentId w16cid:paraId="3812C808" w16cid:durableId="2CDDA3D2"/>
  <w16cid:commentId w16cid:paraId="311C5D3C" w16cid:durableId="6B6195DD"/>
  <w16cid:commentId w16cid:paraId="1405957D" w16cid:durableId="2CDDA42F"/>
  <w16cid:commentId w16cid:paraId="600B5AE0" w16cid:durableId="241583F3"/>
  <w16cid:commentId w16cid:paraId="4D2E2D24" w16cid:durableId="788C0AC5"/>
  <w16cid:commentId w16cid:paraId="4FF90BE8" w16cid:durableId="2CDDA5E3"/>
  <w16cid:commentId w16cid:paraId="4763B398" w16cid:durableId="62B2E9CF"/>
  <w16cid:commentId w16cid:paraId="66E1BD40" w16cid:durableId="16522A4E"/>
  <w16cid:commentId w16cid:paraId="099D2B7D" w16cid:durableId="6FA432B6"/>
  <w16cid:commentId w16cid:paraId="63EC6863" w16cid:durableId="2CE2DABA"/>
  <w16cid:commentId w16cid:paraId="3C9496D8" w16cid:durableId="71352F44"/>
  <w16cid:commentId w16cid:paraId="2477EDF6" w16cid:durableId="3FE3FD8A"/>
  <w16cid:commentId w16cid:paraId="460AA4B9" w16cid:durableId="68D5169C"/>
  <w16cid:commentId w16cid:paraId="7507EC4B" w16cid:durableId="1294C3CC"/>
  <w16cid:commentId w16cid:paraId="46ACF5C1" w16cid:durableId="2CDDA68F"/>
  <w16cid:commentId w16cid:paraId="4F0C0163" w16cid:durableId="78972F5B"/>
  <w16cid:commentId w16cid:paraId="74566AB1" w16cid:durableId="2CE12590"/>
  <w16cid:commentId w16cid:paraId="3670DE37" w16cid:durableId="54A628A0"/>
  <w16cid:commentId w16cid:paraId="2D206375" w16cid:durableId="7DDC07B0"/>
  <w16cid:commentId w16cid:paraId="69EAB86E" w16cid:durableId="7B70BD33"/>
  <w16cid:commentId w16cid:paraId="128DA7B5" w16cid:durableId="13D01CD6"/>
  <w16cid:commentId w16cid:paraId="694890BE" w16cid:durableId="28A1A8D9"/>
  <w16cid:commentId w16cid:paraId="57305698" w16cid:durableId="18942C98"/>
  <w16cid:commentId w16cid:paraId="71A97F01" w16cid:durableId="32AD1B71"/>
  <w16cid:commentId w16cid:paraId="6BE067F0" w16cid:durableId="2C9832BA"/>
  <w16cid:commentId w16cid:paraId="51F4F813" w16cid:durableId="2D17E7AD"/>
  <w16cid:commentId w16cid:paraId="53236CCF" w16cid:durableId="7A0A14A2"/>
  <w16cid:commentId w16cid:paraId="5B0D5EF7" w16cid:durableId="6694BAD1"/>
  <w16cid:commentId w16cid:paraId="4FF6AD0A" w16cid:durableId="21BB5CF7"/>
  <w16cid:commentId w16cid:paraId="6CC499B7" w16cid:durableId="2CDDA705"/>
  <w16cid:commentId w16cid:paraId="05AB881D" w16cid:durableId="483B6571"/>
  <w16cid:commentId w16cid:paraId="4A663864" w16cid:durableId="3B700EBE"/>
  <w16cid:commentId w16cid:paraId="4223FB43" w16cid:durableId="5863B81D"/>
  <w16cid:commentId w16cid:paraId="0A8F48A0" w16cid:durableId="666D4135"/>
  <w16cid:commentId w16cid:paraId="723F4817" w16cid:durableId="79D3B4C6"/>
  <w16cid:commentId w16cid:paraId="057DD640" w16cid:durableId="40985CEA"/>
  <w16cid:commentId w16cid:paraId="3C26012D" w16cid:durableId="72DED24F"/>
  <w16cid:commentId w16cid:paraId="181C66B7" w16cid:durableId="11D7AE31"/>
  <w16cid:commentId w16cid:paraId="493DB7EB" w16cid:durableId="2CDDAD11"/>
  <w16cid:commentId w16cid:paraId="30DFC21E" w16cid:durableId="30EADD69"/>
  <w16cid:commentId w16cid:paraId="3DEE84D8" w16cid:durableId="573D462B"/>
  <w16cid:commentId w16cid:paraId="658FCE40" w16cid:durableId="6395C68C"/>
  <w16cid:commentId w16cid:paraId="3814BD46" w16cid:durableId="2CDDAD5C"/>
  <w16cid:commentId w16cid:paraId="58F90339" w16cid:durableId="3EFB6992"/>
  <w16cid:commentId w16cid:paraId="000DE42E" w16cid:durableId="23055DBA"/>
  <w16cid:commentId w16cid:paraId="525AD348" w16cid:durableId="02D04C45"/>
  <w16cid:commentId w16cid:paraId="571BF62F" w16cid:durableId="4210F3A1"/>
  <w16cid:commentId w16cid:paraId="6549960A" w16cid:durableId="21FB0FEB"/>
  <w16cid:commentId w16cid:paraId="1A4160D7" w16cid:durableId="7816B82F"/>
  <w16cid:commentId w16cid:paraId="1388E7EE" w16cid:durableId="22E6C8BE"/>
  <w16cid:commentId w16cid:paraId="0B2509D0" w16cid:durableId="5C8DC44F"/>
  <w16cid:commentId w16cid:paraId="2A79FFF9" w16cid:durableId="4053DEC7"/>
  <w16cid:commentId w16cid:paraId="0FEDE847" w16cid:durableId="10E364C0"/>
  <w16cid:commentId w16cid:paraId="688405F9" w16cid:durableId="6CA6DEDB"/>
  <w16cid:commentId w16cid:paraId="2EB9C866" w16cid:durableId="2FF24E62"/>
  <w16cid:commentId w16cid:paraId="62A1A666" w16cid:durableId="4B921BC8"/>
  <w16cid:commentId w16cid:paraId="79813DA4" w16cid:durableId="3DAE25E4"/>
  <w16cid:commentId w16cid:paraId="5CB7BA84" w16cid:durableId="02CEAC5E"/>
  <w16cid:commentId w16cid:paraId="2485DEB2" w16cid:durableId="098DFAA6"/>
  <w16cid:commentId w16cid:paraId="08408B3B" w16cid:durableId="5FFDE2E4"/>
  <w16cid:commentId w16cid:paraId="6FA8894E" w16cid:durableId="611256E1"/>
  <w16cid:commentId w16cid:paraId="7137BA5A" w16cid:durableId="2CDDB108"/>
  <w16cid:commentId w16cid:paraId="4A8AA3C8" w16cid:durableId="6DA7CAEC"/>
  <w16cid:commentId w16cid:paraId="4777FD70" w16cid:durableId="6021EF4B"/>
  <w16cid:commentId w16cid:paraId="6292881A" w16cid:durableId="71232572"/>
  <w16cid:commentId w16cid:paraId="10535DC7" w16cid:durableId="2CDDB258"/>
  <w16cid:commentId w16cid:paraId="1816CFA7" w16cid:durableId="301E324C"/>
  <w16cid:commentId w16cid:paraId="59C66A2E" w16cid:durableId="2CDDB31E"/>
  <w16cid:commentId w16cid:paraId="7162D195" w16cid:durableId="2A9C7235"/>
  <w16cid:commentId w16cid:paraId="4C25FA08" w16cid:durableId="7E292313"/>
  <w16cid:commentId w16cid:paraId="09ED61AB" w16cid:durableId="2CE12926"/>
  <w16cid:commentId w16cid:paraId="56E05E90" w16cid:durableId="2FA64973"/>
  <w16cid:commentId w16cid:paraId="648D8223" w16cid:durableId="278CF337"/>
  <w16cid:commentId w16cid:paraId="062BD2D1" w16cid:durableId="4EE0AEC6"/>
  <w16cid:commentId w16cid:paraId="35B30278" w16cid:durableId="42FE44FD"/>
  <w16cid:commentId w16cid:paraId="7B7B9BF9" w16cid:durableId="4566FE77"/>
  <w16cid:commentId w16cid:paraId="1C55B7DA" w16cid:durableId="490DCDEE"/>
  <w16cid:commentId w16cid:paraId="513F5615" w16cid:durableId="6192C644"/>
  <w16cid:commentId w16cid:paraId="645AF9BB" w16cid:durableId="0E4F25FE"/>
  <w16cid:commentId w16cid:paraId="239F5179" w16cid:durableId="2CE130F1"/>
  <w16cid:commentId w16cid:paraId="4DE7C833" w16cid:durableId="4485169F"/>
  <w16cid:commentId w16cid:paraId="67C53BD4" w16cid:durableId="24AEC02E"/>
  <w16cid:commentId w16cid:paraId="2B1B574B" w16cid:durableId="40E5FACA"/>
  <w16cid:commentId w16cid:paraId="65224CED" w16cid:durableId="51D8C8B2"/>
  <w16cid:commentId w16cid:paraId="3DD64079" w16cid:durableId="2A9F04CE"/>
  <w16cid:commentId w16cid:paraId="21215C9F" w16cid:durableId="4CE1AAAC"/>
  <w16cid:commentId w16cid:paraId="605E0F06" w16cid:durableId="2CE132B8"/>
  <w16cid:commentId w16cid:paraId="5A6E0BF6" w16cid:durableId="4E45EE88"/>
  <w16cid:commentId w16cid:paraId="3B738B2F" w16cid:durableId="68E08C8C"/>
  <w16cid:commentId w16cid:paraId="0F6B28CC" w16cid:durableId="0C3D22D0"/>
  <w16cid:commentId w16cid:paraId="18A89C3D" w16cid:durableId="2CE132D0"/>
  <w16cid:commentId w16cid:paraId="093212A9" w16cid:durableId="760A6C20"/>
  <w16cid:commentId w16cid:paraId="67893562" w16cid:durableId="3D421329"/>
  <w16cid:commentId w16cid:paraId="612B1CD5" w16cid:durableId="4593EDC2"/>
  <w16cid:commentId w16cid:paraId="73684267" w16cid:durableId="13E2611A"/>
  <w16cid:commentId w16cid:paraId="36FB7831" w16cid:durableId="6115EC62"/>
  <w16cid:commentId w16cid:paraId="53A7A5AE" w16cid:durableId="6486DCDB"/>
  <w16cid:commentId w16cid:paraId="7F455A40" w16cid:durableId="7FB1EBC6"/>
  <w16cid:commentId w16cid:paraId="2175ACCA" w16cid:durableId="2478916D"/>
  <w16cid:commentId w16cid:paraId="32D4558A" w16cid:durableId="001B3025"/>
  <w16cid:commentId w16cid:paraId="16E25D83" w16cid:durableId="7487AD48"/>
  <w16cid:commentId w16cid:paraId="2EDF8584" w16cid:durableId="025D2C5B"/>
  <w16cid:commentId w16cid:paraId="177F5786" w16cid:durableId="2CE27ECE"/>
  <w16cid:commentId w16cid:paraId="227CEEFC" w16cid:durableId="50EE828A"/>
  <w16cid:commentId w16cid:paraId="02C168B5" w16cid:durableId="6E51ACC3"/>
  <w16cid:commentId w16cid:paraId="78E96EA4" w16cid:durableId="50E8E106"/>
  <w16cid:commentId w16cid:paraId="3926D55B" w16cid:durableId="715B61C2"/>
  <w16cid:commentId w16cid:paraId="5DAFCB5B" w16cid:durableId="2283D695"/>
  <w16cid:commentId w16cid:paraId="0DAD8B90" w16cid:durableId="2CE2DC72"/>
  <w16cid:commentId w16cid:paraId="42D6BFC0" w16cid:durableId="5736F4FC"/>
  <w16cid:commentId w16cid:paraId="71109C61" w16cid:durableId="2CE2DEA6"/>
  <w16cid:commentId w16cid:paraId="7D7D3C4F" w16cid:durableId="41B2B6C6"/>
  <w16cid:commentId w16cid:paraId="6181D22E" w16cid:durableId="2B9FBAFF"/>
  <w16cid:commentId w16cid:paraId="617AEF38" w16cid:durableId="2CE530C0"/>
  <w16cid:commentId w16cid:paraId="1F7EC3C5" w16cid:durableId="23993698"/>
  <w16cid:commentId w16cid:paraId="134A613B" w16cid:durableId="1E533F42"/>
  <w16cid:commentId w16cid:paraId="3D12FA14" w16cid:durableId="74363AED"/>
  <w16cid:commentId w16cid:paraId="5285D6E2" w16cid:durableId="5DCC8E64"/>
  <w16cid:commentId w16cid:paraId="7A8F283D" w16cid:durableId="74E1B27D"/>
  <w16cid:commentId w16cid:paraId="19C64ADE" w16cid:durableId="29278AB4"/>
  <w16cid:commentId w16cid:paraId="0194878B" w16cid:durableId="2CE52F1D"/>
  <w16cid:commentId w16cid:paraId="2425E5D8" w16cid:durableId="32EE3432"/>
  <w16cid:commentId w16cid:paraId="5E82CFDB" w16cid:durableId="1022BF20"/>
  <w16cid:commentId w16cid:paraId="2E217D4C" w16cid:durableId="1B67B857"/>
  <w16cid:commentId w16cid:paraId="19B67749" w16cid:durableId="3E62C39D"/>
  <w16cid:commentId w16cid:paraId="32F6388A" w16cid:durableId="0011676E"/>
  <w16cid:commentId w16cid:paraId="28AA5807" w16cid:durableId="1B8914C4"/>
  <w16cid:commentId w16cid:paraId="6E594A16" w16cid:durableId="30535032"/>
  <w16cid:commentId w16cid:paraId="7C78F46B" w16cid:durableId="4E52E5D0"/>
  <w16cid:commentId w16cid:paraId="4476C181" w16cid:durableId="635D20E5"/>
  <w16cid:commentId w16cid:paraId="12267BBE" w16cid:durableId="47B3287D"/>
  <w16cid:commentId w16cid:paraId="52A1CB7E" w16cid:durableId="401F6A44"/>
  <w16cid:commentId w16cid:paraId="6AD5A393" w16cid:durableId="25415EC5"/>
  <w16cid:commentId w16cid:paraId="68289A87" w16cid:durableId="7B02CCB7"/>
  <w16cid:commentId w16cid:paraId="53B49332" w16cid:durableId="61BCE00D"/>
  <w16cid:commentId w16cid:paraId="517FC9B8" w16cid:durableId="2D255483"/>
  <w16cid:commentId w16cid:paraId="2E6A688B" w16cid:durableId="7D753778"/>
  <w16cid:commentId w16cid:paraId="00284791" w16cid:durableId="676B1141"/>
  <w16cid:commentId w16cid:paraId="0C588B9E" w16cid:durableId="4AF93670"/>
  <w16cid:commentId w16cid:paraId="3BF0F348" w16cid:durableId="2CCE00A5"/>
  <w16cid:commentId w16cid:paraId="25B1E48E" w16cid:durableId="0395954A"/>
  <w16cid:commentId w16cid:paraId="7CD8B075" w16cid:durableId="4914B11E"/>
  <w16cid:commentId w16cid:paraId="18A6EC49" w16cid:durableId="684B557F"/>
  <w16cid:commentId w16cid:paraId="56C3756C" w16cid:durableId="0E51AD8C"/>
  <w16cid:commentId w16cid:paraId="5C5A8E63" w16cid:durableId="6DBE7F82"/>
  <w16cid:commentId w16cid:paraId="136B9245" w16cid:durableId="0A219F31"/>
  <w16cid:commentId w16cid:paraId="1EB0122F" w16cid:durableId="2CDBEA81"/>
  <w16cid:commentId w16cid:paraId="4C5CF016" w16cid:durableId="68CFF5DA"/>
  <w16cid:commentId w16cid:paraId="2DA99AFF" w16cid:durableId="0AD38DEE"/>
  <w16cid:commentId w16cid:paraId="35065170" w16cid:durableId="14B438C8"/>
  <w16cid:commentId w16cid:paraId="6DD703B6" w16cid:durableId="2CDBEAD5"/>
  <w16cid:commentId w16cid:paraId="4759E376" w16cid:durableId="4C6A1BF4"/>
  <w16cid:commentId w16cid:paraId="535CD165" w16cid:durableId="1F536EA4"/>
  <w16cid:commentId w16cid:paraId="6611846C" w16cid:durableId="2A8D78DD"/>
  <w16cid:commentId w16cid:paraId="27F492C9" w16cid:durableId="2CDBEB28"/>
  <w16cid:commentId w16cid:paraId="02783DAE" w16cid:durableId="32091374"/>
  <w16cid:commentId w16cid:paraId="186D7036" w16cid:durableId="34D96564"/>
  <w16cid:commentId w16cid:paraId="18489D9A" w16cid:durableId="793DE8C4"/>
  <w16cid:commentId w16cid:paraId="313F9761" w16cid:durableId="152A729B"/>
  <w16cid:commentId w16cid:paraId="4CC4C215" w16cid:durableId="1CFB8495"/>
  <w16cid:commentId w16cid:paraId="335684EF" w16cid:durableId="7466AAE7"/>
  <w16cid:commentId w16cid:paraId="1E9C4382" w16cid:durableId="497D0B0E"/>
  <w16cid:commentId w16cid:paraId="1A94EE71" w16cid:durableId="4A14708C"/>
  <w16cid:commentId w16cid:paraId="04A7FA8E" w16cid:durableId="2CDBEDC3"/>
  <w16cid:commentId w16cid:paraId="0A98C43E" w16cid:durableId="2E3F4957"/>
  <w16cid:commentId w16cid:paraId="41F8E3A3" w16cid:durableId="2CDBEF6F"/>
  <w16cid:commentId w16cid:paraId="2F438B6F" w16cid:durableId="4D183111"/>
  <w16cid:commentId w16cid:paraId="1BBC69C5" w16cid:durableId="7CF5FC8C"/>
  <w16cid:commentId w16cid:paraId="6F5AA341" w16cid:durableId="72D34C3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7F5D2" w14:textId="77777777" w:rsidR="00827762" w:rsidRPr="007C7C7F" w:rsidRDefault="00827762" w:rsidP="00187D7C">
      <w:pPr>
        <w:spacing w:before="0" w:after="0" w:line="240" w:lineRule="auto"/>
      </w:pPr>
      <w:r w:rsidRPr="007C7C7F">
        <w:separator/>
      </w:r>
    </w:p>
  </w:endnote>
  <w:endnote w:type="continuationSeparator" w:id="0">
    <w:p w14:paraId="00CF46CD" w14:textId="77777777" w:rsidR="00827762" w:rsidRPr="007C7C7F" w:rsidRDefault="00827762" w:rsidP="00187D7C">
      <w:pPr>
        <w:spacing w:before="0" w:after="0" w:line="240" w:lineRule="auto"/>
      </w:pPr>
      <w:r w:rsidRPr="007C7C7F">
        <w:continuationSeparator/>
      </w:r>
    </w:p>
  </w:endnote>
  <w:endnote w:type="continuationNotice" w:id="1">
    <w:p w14:paraId="4EEBF4F5" w14:textId="77777777" w:rsidR="00827762" w:rsidRDefault="00827762">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980CC" w14:textId="475A7F39" w:rsidR="00622A7F" w:rsidRPr="007C7C7F" w:rsidRDefault="00622A7F">
    <w:pPr>
      <w:pStyle w:val="Footer"/>
      <w:pBdr>
        <w:bottom w:val="double" w:sz="6" w:space="1" w:color="auto"/>
      </w:pBdr>
      <w:rPr>
        <w:sz w:val="20"/>
        <w:szCs w:val="20"/>
      </w:rPr>
    </w:pPr>
  </w:p>
  <w:p w14:paraId="37E3F7AC" w14:textId="690E358E" w:rsidR="00622A7F" w:rsidRPr="007C7C7F" w:rsidRDefault="00622A7F">
    <w:pPr>
      <w:pStyle w:val="Footer"/>
      <w:rPr>
        <w:sz w:val="20"/>
        <w:szCs w:val="20"/>
      </w:rPr>
    </w:pPr>
    <w:r w:rsidRPr="007C7C7F">
      <w:rPr>
        <w:sz w:val="20"/>
        <w:szCs w:val="20"/>
      </w:rPr>
      <w:t>Issuance Calendar – v0.0</w:t>
    </w:r>
    <w:r w:rsidR="00843F5D">
      <w:rPr>
        <w:sz w:val="20"/>
        <w:szCs w:val="20"/>
      </w:rPr>
      <w:t>4</w:t>
    </w:r>
    <w:r w:rsidRPr="007C7C7F">
      <w:rPr>
        <w:sz w:val="20"/>
        <w:szCs w:val="20"/>
      </w:rPr>
      <w:ptab w:relativeTo="margin" w:alignment="center" w:leader="none"/>
    </w:r>
    <w:r w:rsidRPr="007C7C7F">
      <w:rPr>
        <w:sz w:val="20"/>
        <w:szCs w:val="20"/>
      </w:rPr>
      <w:t xml:space="preserve">Page </w:t>
    </w:r>
    <w:r w:rsidRPr="007C7C7F">
      <w:rPr>
        <w:b/>
        <w:bCs/>
        <w:sz w:val="20"/>
        <w:szCs w:val="20"/>
      </w:rPr>
      <w:fldChar w:fldCharType="begin"/>
    </w:r>
    <w:r w:rsidRPr="007C7C7F">
      <w:rPr>
        <w:b/>
        <w:bCs/>
        <w:sz w:val="20"/>
        <w:szCs w:val="20"/>
      </w:rPr>
      <w:instrText xml:space="preserve"> PAGE  \* Arabic  \* MERGEFORMAT </w:instrText>
    </w:r>
    <w:r w:rsidRPr="007C7C7F">
      <w:rPr>
        <w:b/>
        <w:bCs/>
        <w:sz w:val="20"/>
        <w:szCs w:val="20"/>
      </w:rPr>
      <w:fldChar w:fldCharType="separate"/>
    </w:r>
    <w:r w:rsidRPr="007C7C7F">
      <w:rPr>
        <w:b/>
        <w:bCs/>
        <w:sz w:val="20"/>
        <w:szCs w:val="20"/>
      </w:rPr>
      <w:t>1</w:t>
    </w:r>
    <w:r w:rsidRPr="007C7C7F">
      <w:rPr>
        <w:b/>
        <w:bCs/>
        <w:sz w:val="20"/>
        <w:szCs w:val="20"/>
      </w:rPr>
      <w:fldChar w:fldCharType="end"/>
    </w:r>
    <w:r w:rsidRPr="007C7C7F">
      <w:rPr>
        <w:sz w:val="20"/>
        <w:szCs w:val="20"/>
      </w:rPr>
      <w:t xml:space="preserve"> of </w:t>
    </w:r>
    <w:r w:rsidRPr="007C7C7F">
      <w:rPr>
        <w:b/>
        <w:bCs/>
        <w:sz w:val="20"/>
        <w:szCs w:val="20"/>
      </w:rPr>
      <w:fldChar w:fldCharType="begin"/>
    </w:r>
    <w:r w:rsidRPr="007C7C7F">
      <w:rPr>
        <w:b/>
        <w:bCs/>
        <w:sz w:val="20"/>
        <w:szCs w:val="20"/>
      </w:rPr>
      <w:instrText xml:space="preserve"> NUMPAGES  \* Arabic  \* MERGEFORMAT </w:instrText>
    </w:r>
    <w:r w:rsidRPr="007C7C7F">
      <w:rPr>
        <w:b/>
        <w:bCs/>
        <w:sz w:val="20"/>
        <w:szCs w:val="20"/>
      </w:rPr>
      <w:fldChar w:fldCharType="separate"/>
    </w:r>
    <w:r w:rsidRPr="007C7C7F">
      <w:rPr>
        <w:b/>
        <w:bCs/>
        <w:sz w:val="20"/>
        <w:szCs w:val="20"/>
      </w:rPr>
      <w:t>2</w:t>
    </w:r>
    <w:r w:rsidRPr="007C7C7F">
      <w:rPr>
        <w:b/>
        <w:bCs/>
        <w:sz w:val="20"/>
        <w:szCs w:val="20"/>
      </w:rPr>
      <w:fldChar w:fldCharType="end"/>
    </w:r>
    <w:r w:rsidRPr="007C7C7F">
      <w:rPr>
        <w:sz w:val="20"/>
        <w:szCs w:val="20"/>
      </w:rPr>
      <w:ptab w:relativeTo="margin" w:alignment="right" w:leader="none"/>
    </w:r>
    <w:r w:rsidRPr="007C7C7F">
      <w:rPr>
        <w:sz w:val="20"/>
        <w:szCs w:val="20"/>
      </w:rPr>
      <w:t>2</w:t>
    </w:r>
    <w:r w:rsidR="006D57B0">
      <w:rPr>
        <w:sz w:val="20"/>
        <w:szCs w:val="20"/>
      </w:rPr>
      <w:t>3</w:t>
    </w:r>
    <w:r w:rsidRPr="007C7C7F">
      <w:rPr>
        <w:sz w:val="20"/>
        <w:szCs w:val="20"/>
      </w:rPr>
      <w:t xml:space="preserve"> </w:t>
    </w:r>
    <w:r w:rsidR="006D57B0">
      <w:rPr>
        <w:sz w:val="20"/>
        <w:szCs w:val="20"/>
      </w:rPr>
      <w:t>Dec</w:t>
    </w:r>
    <w:r w:rsidRPr="007C7C7F">
      <w:rPr>
        <w:sz w:val="20"/>
        <w:szCs w:val="20"/>
      </w:rP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A10B0" w14:textId="77777777" w:rsidR="00827762" w:rsidRPr="007C7C7F" w:rsidRDefault="00827762" w:rsidP="00187D7C">
      <w:pPr>
        <w:spacing w:before="0" w:after="0" w:line="240" w:lineRule="auto"/>
      </w:pPr>
      <w:r w:rsidRPr="007C7C7F">
        <w:separator/>
      </w:r>
    </w:p>
  </w:footnote>
  <w:footnote w:type="continuationSeparator" w:id="0">
    <w:p w14:paraId="1E22FB89" w14:textId="77777777" w:rsidR="00827762" w:rsidRPr="007C7C7F" w:rsidRDefault="00827762" w:rsidP="00187D7C">
      <w:pPr>
        <w:spacing w:before="0" w:after="0" w:line="240" w:lineRule="auto"/>
      </w:pPr>
      <w:r w:rsidRPr="007C7C7F">
        <w:continuationSeparator/>
      </w:r>
    </w:p>
  </w:footnote>
  <w:footnote w:type="continuationNotice" w:id="1">
    <w:p w14:paraId="26A26535" w14:textId="77777777" w:rsidR="00827762" w:rsidRDefault="00827762">
      <w:pPr>
        <w:spacing w:before="0" w:after="0" w:line="240" w:lineRule="auto"/>
      </w:pPr>
    </w:p>
  </w:footnote>
  <w:footnote w:id="2">
    <w:p w14:paraId="0C9DBF7F" w14:textId="77777777" w:rsidR="009055FE" w:rsidRPr="009B29A9" w:rsidRDefault="009055FE" w:rsidP="009055FE">
      <w:pPr>
        <w:pStyle w:val="FootnoteText"/>
        <w:rPr>
          <w:ins w:id="1902" w:author="Han Xie CHAI (MAS)" w:date="2026-01-05T12:26:00Z" w16du:dateUtc="2026-01-05T04:26:00Z"/>
          <w:sz w:val="18"/>
          <w:szCs w:val="16"/>
        </w:rPr>
      </w:pPr>
      <w:ins w:id="1903" w:author="Han Xie CHAI (MAS)" w:date="2026-01-05T12:26:00Z" w16du:dateUtc="2026-01-05T04:26:00Z">
        <w:r w:rsidRPr="009B29A9">
          <w:rPr>
            <w:rStyle w:val="FootnoteReference"/>
            <w:sz w:val="18"/>
            <w:szCs w:val="16"/>
          </w:rPr>
          <w:footnoteRef/>
        </w:r>
        <w:r w:rsidRPr="009B29A9">
          <w:rPr>
            <w:sz w:val="18"/>
            <w:szCs w:val="16"/>
          </w:rPr>
          <w:t xml:space="preserve"> The assumed primary issue</w:t>
        </w:r>
        <w:r>
          <w:rPr>
            <w:sz w:val="18"/>
            <w:szCs w:val="16"/>
          </w:rPr>
          <w:t>/maturity</w:t>
        </w:r>
        <w:r w:rsidRPr="009B29A9">
          <w:rPr>
            <w:sz w:val="18"/>
            <w:szCs w:val="16"/>
          </w:rPr>
          <w:t xml:space="preserve"> date</w:t>
        </w:r>
        <w:r>
          <w:rPr>
            <w:sz w:val="18"/>
            <w:szCs w:val="16"/>
          </w:rPr>
          <w:t xml:space="preserve"> is the date for the</w:t>
        </w:r>
        <w:r w:rsidRPr="00F436C3">
          <w:rPr>
            <w:sz w:val="18"/>
            <w:szCs w:val="16"/>
          </w:rPr>
          <w:t xml:space="preserve"> primary issue/maturity day</w:t>
        </w:r>
        <w:r>
          <w:rPr>
            <w:sz w:val="18"/>
            <w:szCs w:val="16"/>
          </w:rPr>
          <w:t xml:space="preserve"> for that week (regardless of public holidays). For example, if the</w:t>
        </w:r>
        <w:r w:rsidRPr="00F436C3">
          <w:rPr>
            <w:sz w:val="18"/>
            <w:szCs w:val="16"/>
          </w:rPr>
          <w:t xml:space="preserve"> primary issue/maturity day</w:t>
        </w:r>
        <w:r>
          <w:rPr>
            <w:sz w:val="18"/>
            <w:szCs w:val="16"/>
          </w:rPr>
          <w:t xml:space="preserve"> is Friday, this would be the date for all Fridays.</w:t>
        </w:r>
      </w:ins>
    </w:p>
  </w:footnote>
  <w:footnote w:id="3">
    <w:p w14:paraId="1AC81925" w14:textId="77777777" w:rsidR="009055FE" w:rsidRDefault="009055FE" w:rsidP="009055FE">
      <w:pPr>
        <w:pStyle w:val="FootnoteText"/>
        <w:rPr>
          <w:ins w:id="1910" w:author="Han Xie CHAI (MAS)" w:date="2026-01-05T12:26:00Z" w16du:dateUtc="2026-01-05T04:26:00Z"/>
        </w:rPr>
      </w:pPr>
      <w:ins w:id="1911" w:author="Han Xie CHAI (MAS)" w:date="2026-01-05T12:26:00Z" w16du:dateUtc="2026-01-05T04:26:00Z">
        <w:r>
          <w:rPr>
            <w:rStyle w:val="FootnoteReference"/>
          </w:rPr>
          <w:footnoteRef/>
        </w:r>
        <w:r>
          <w:t xml:space="preserve"> </w:t>
        </w:r>
        <w:r w:rsidRPr="009B29A9">
          <w:rPr>
            <w:sz w:val="18"/>
            <w:szCs w:val="16"/>
          </w:rPr>
          <w:t>The actual primary issue</w:t>
        </w:r>
        <w:r>
          <w:rPr>
            <w:sz w:val="18"/>
            <w:szCs w:val="16"/>
          </w:rPr>
          <w:t>/maturity</w:t>
        </w:r>
        <w:r w:rsidRPr="009B29A9">
          <w:rPr>
            <w:sz w:val="18"/>
            <w:szCs w:val="16"/>
          </w:rPr>
          <w:t xml:space="preserve"> date is </w:t>
        </w:r>
        <w:r>
          <w:rPr>
            <w:sz w:val="18"/>
            <w:szCs w:val="16"/>
          </w:rPr>
          <w:t xml:space="preserve">the </w:t>
        </w:r>
        <w:r w:rsidRPr="009B29A9">
          <w:rPr>
            <w:sz w:val="18"/>
            <w:szCs w:val="16"/>
          </w:rPr>
          <w:t>assumed primary issue</w:t>
        </w:r>
        <w:r>
          <w:rPr>
            <w:sz w:val="18"/>
            <w:szCs w:val="16"/>
          </w:rPr>
          <w:t>/maturity</w:t>
        </w:r>
        <w:r w:rsidRPr="009B29A9">
          <w:rPr>
            <w:sz w:val="18"/>
            <w:szCs w:val="16"/>
          </w:rPr>
          <w:t xml:space="preserve"> date</w:t>
        </w:r>
        <w:r>
          <w:rPr>
            <w:sz w:val="18"/>
            <w:szCs w:val="16"/>
          </w:rPr>
          <w:t>, after adjusting for public holidays.</w:t>
        </w:r>
      </w:ins>
    </w:p>
  </w:footnote>
  <w:footnote w:id="4">
    <w:p w14:paraId="41EB4F7C" w14:textId="4B9DD8C1" w:rsidR="00F436C3" w:rsidRPr="00F436C3" w:rsidRDefault="00F436C3">
      <w:pPr>
        <w:pStyle w:val="FootnoteText"/>
        <w:rPr>
          <w:sz w:val="18"/>
          <w:szCs w:val="16"/>
          <w:rPrChange w:id="2330" w:author="Han Xie CHAI (MAS)" w:date="2026-01-05T12:02:00Z" w16du:dateUtc="2026-01-05T04:02:00Z">
            <w:rPr/>
          </w:rPrChange>
        </w:rPr>
      </w:pPr>
      <w:ins w:id="2331" w:author="Han Xie CHAI (MAS)" w:date="2026-01-05T12:02:00Z" w16du:dateUtc="2026-01-05T04:02:00Z">
        <w:r w:rsidRPr="00F436C3">
          <w:rPr>
            <w:rStyle w:val="FootnoteReference"/>
            <w:sz w:val="18"/>
            <w:szCs w:val="16"/>
            <w:rPrChange w:id="2332" w:author="Han Xie CHAI (MAS)" w:date="2026-01-05T12:02:00Z" w16du:dateUtc="2026-01-05T04:02:00Z">
              <w:rPr>
                <w:rStyle w:val="FootnoteReference"/>
              </w:rPr>
            </w:rPrChange>
          </w:rPr>
          <w:footnoteRef/>
        </w:r>
        <w:r w:rsidRPr="00F436C3">
          <w:rPr>
            <w:sz w:val="18"/>
            <w:szCs w:val="16"/>
            <w:rPrChange w:id="2333" w:author="Han Xie CHAI (MAS)" w:date="2026-01-05T12:02:00Z" w16du:dateUtc="2026-01-05T04:02:00Z">
              <w:rPr/>
            </w:rPrChange>
          </w:rPr>
          <w:t xml:space="preserve"> The assumed primary issue</w:t>
        </w:r>
      </w:ins>
      <w:ins w:id="2334" w:author="Han Xie CHAI (MAS)" w:date="2026-01-05T12:18:00Z" w16du:dateUtc="2026-01-05T04:18:00Z">
        <w:r w:rsidR="001B5914">
          <w:rPr>
            <w:sz w:val="18"/>
            <w:szCs w:val="16"/>
          </w:rPr>
          <w:t>/maturity</w:t>
        </w:r>
      </w:ins>
      <w:ins w:id="2335" w:author="Han Xie CHAI (MAS)" w:date="2026-01-05T12:02:00Z" w16du:dateUtc="2026-01-05T04:02:00Z">
        <w:r w:rsidRPr="00F436C3">
          <w:rPr>
            <w:sz w:val="18"/>
            <w:szCs w:val="16"/>
            <w:rPrChange w:id="2336" w:author="Han Xie CHAI (MAS)" w:date="2026-01-05T12:02:00Z" w16du:dateUtc="2026-01-05T04:02:00Z">
              <w:rPr/>
            </w:rPrChange>
          </w:rPr>
          <w:t xml:space="preserve"> date</w:t>
        </w:r>
        <w:r>
          <w:rPr>
            <w:sz w:val="18"/>
            <w:szCs w:val="16"/>
          </w:rPr>
          <w:t xml:space="preserve"> i</w:t>
        </w:r>
      </w:ins>
      <w:ins w:id="2337" w:author="Han Xie CHAI (MAS)" w:date="2026-01-05T12:03:00Z" w16du:dateUtc="2026-01-05T04:03:00Z">
        <w:r>
          <w:rPr>
            <w:sz w:val="18"/>
            <w:szCs w:val="16"/>
          </w:rPr>
          <w:t>s the date for the</w:t>
        </w:r>
        <w:r w:rsidRPr="00F436C3">
          <w:rPr>
            <w:sz w:val="18"/>
            <w:szCs w:val="16"/>
          </w:rPr>
          <w:t xml:space="preserve"> primary issue/maturity day</w:t>
        </w:r>
        <w:r>
          <w:rPr>
            <w:sz w:val="18"/>
            <w:szCs w:val="16"/>
          </w:rPr>
          <w:t xml:space="preserve"> </w:t>
        </w:r>
      </w:ins>
      <w:ins w:id="2338" w:author="Han Xie CHAI (MAS)" w:date="2026-01-05T12:04:00Z" w16du:dateUtc="2026-01-05T04:04:00Z">
        <w:r>
          <w:rPr>
            <w:sz w:val="18"/>
            <w:szCs w:val="16"/>
          </w:rPr>
          <w:t>for that week</w:t>
        </w:r>
      </w:ins>
      <w:ins w:id="2339" w:author="Han Xie CHAI (MAS)" w:date="2026-01-05T12:17:00Z" w16du:dateUtc="2026-01-05T04:17:00Z">
        <w:r w:rsidR="001B5914">
          <w:rPr>
            <w:sz w:val="18"/>
            <w:szCs w:val="16"/>
          </w:rPr>
          <w:t xml:space="preserve"> (regardless of public holidays)</w:t>
        </w:r>
      </w:ins>
      <w:ins w:id="2340" w:author="Han Xie CHAI (MAS)" w:date="2026-01-05T12:03:00Z" w16du:dateUtc="2026-01-05T04:03:00Z">
        <w:r>
          <w:rPr>
            <w:sz w:val="18"/>
            <w:szCs w:val="16"/>
          </w:rPr>
          <w:t xml:space="preserve">. For example, </w:t>
        </w:r>
      </w:ins>
      <w:ins w:id="2341" w:author="Han Xie CHAI (MAS)" w:date="2026-01-05T12:06:00Z" w16du:dateUtc="2026-01-05T04:06:00Z">
        <w:r>
          <w:rPr>
            <w:sz w:val="18"/>
            <w:szCs w:val="16"/>
          </w:rPr>
          <w:t>if the</w:t>
        </w:r>
        <w:r w:rsidRPr="00F436C3">
          <w:rPr>
            <w:sz w:val="18"/>
            <w:szCs w:val="16"/>
          </w:rPr>
          <w:t xml:space="preserve"> primary issue/maturity day</w:t>
        </w:r>
        <w:r>
          <w:rPr>
            <w:sz w:val="18"/>
            <w:szCs w:val="16"/>
          </w:rPr>
          <w:t xml:space="preserve"> is Friday, </w:t>
        </w:r>
      </w:ins>
      <w:ins w:id="2342" w:author="Han Xie CHAI (MAS)" w:date="2026-01-05T12:03:00Z" w16du:dateUtc="2026-01-05T04:03:00Z">
        <w:r>
          <w:rPr>
            <w:sz w:val="18"/>
            <w:szCs w:val="16"/>
          </w:rPr>
          <w:t>th</w:t>
        </w:r>
      </w:ins>
      <w:ins w:id="2343" w:author="Han Xie CHAI (MAS)" w:date="2026-01-05T12:04:00Z" w16du:dateUtc="2026-01-05T04:04:00Z">
        <w:r>
          <w:rPr>
            <w:sz w:val="18"/>
            <w:szCs w:val="16"/>
          </w:rPr>
          <w:t>is would be the date for all Fridays</w:t>
        </w:r>
      </w:ins>
      <w:ins w:id="2344" w:author="Han Xie CHAI (MAS)" w:date="2026-01-05T12:06:00Z" w16du:dateUtc="2026-01-05T04:06:00Z">
        <w:r>
          <w:rPr>
            <w:sz w:val="18"/>
            <w:szCs w:val="16"/>
          </w:rPr>
          <w:t>.</w:t>
        </w:r>
      </w:ins>
    </w:p>
  </w:footnote>
  <w:footnote w:id="5">
    <w:p w14:paraId="734FC2BA" w14:textId="3CF593A6" w:rsidR="001B5914" w:rsidRDefault="001B5914">
      <w:pPr>
        <w:pStyle w:val="FootnoteText"/>
      </w:pPr>
      <w:ins w:id="2373" w:author="Han Xie CHAI (MAS)" w:date="2026-01-05T12:17:00Z" w16du:dateUtc="2026-01-05T04:17:00Z">
        <w:r>
          <w:rPr>
            <w:rStyle w:val="FootnoteReference"/>
          </w:rPr>
          <w:footnoteRef/>
        </w:r>
        <w:r>
          <w:t xml:space="preserve"> </w:t>
        </w:r>
        <w:r w:rsidRPr="001B5914">
          <w:rPr>
            <w:sz w:val="18"/>
            <w:szCs w:val="16"/>
            <w:rPrChange w:id="2374" w:author="Han Xie CHAI (MAS)" w:date="2026-01-05T12:18:00Z" w16du:dateUtc="2026-01-05T04:18:00Z">
              <w:rPr/>
            </w:rPrChange>
          </w:rPr>
          <w:t>The actual primary issue</w:t>
        </w:r>
      </w:ins>
      <w:ins w:id="2375" w:author="Han Xie CHAI (MAS)" w:date="2026-01-05T12:19:00Z" w16du:dateUtc="2026-01-05T04:19:00Z">
        <w:r>
          <w:rPr>
            <w:sz w:val="18"/>
            <w:szCs w:val="16"/>
          </w:rPr>
          <w:t>/maturity</w:t>
        </w:r>
      </w:ins>
      <w:ins w:id="2376" w:author="Han Xie CHAI (MAS)" w:date="2026-01-05T12:17:00Z" w16du:dateUtc="2026-01-05T04:17:00Z">
        <w:r w:rsidRPr="001B5914">
          <w:rPr>
            <w:sz w:val="18"/>
            <w:szCs w:val="16"/>
            <w:rPrChange w:id="2377" w:author="Han Xie CHAI (MAS)" w:date="2026-01-05T12:18:00Z" w16du:dateUtc="2026-01-05T04:18:00Z">
              <w:rPr/>
            </w:rPrChange>
          </w:rPr>
          <w:t xml:space="preserve"> dat</w:t>
        </w:r>
      </w:ins>
      <w:ins w:id="2378" w:author="Han Xie CHAI (MAS)" w:date="2026-01-05T12:18:00Z" w16du:dateUtc="2026-01-05T04:18:00Z">
        <w:r w:rsidRPr="001B5914">
          <w:rPr>
            <w:sz w:val="18"/>
            <w:szCs w:val="16"/>
            <w:rPrChange w:id="2379" w:author="Han Xie CHAI (MAS)" w:date="2026-01-05T12:18:00Z" w16du:dateUtc="2026-01-05T04:18:00Z">
              <w:rPr/>
            </w:rPrChange>
          </w:rPr>
          <w:t xml:space="preserve">e is </w:t>
        </w:r>
      </w:ins>
      <w:ins w:id="2380" w:author="Han Xie CHAI (MAS)" w:date="2026-01-05T12:19:00Z" w16du:dateUtc="2026-01-05T04:19:00Z">
        <w:r>
          <w:rPr>
            <w:sz w:val="18"/>
            <w:szCs w:val="16"/>
          </w:rPr>
          <w:t xml:space="preserve">the </w:t>
        </w:r>
      </w:ins>
      <w:ins w:id="2381" w:author="Han Xie CHAI (MAS)" w:date="2026-01-05T12:20:00Z" w16du:dateUtc="2026-01-05T04:20:00Z">
        <w:r w:rsidRPr="009B29A9">
          <w:rPr>
            <w:sz w:val="18"/>
            <w:szCs w:val="16"/>
          </w:rPr>
          <w:t>assumed primary issue</w:t>
        </w:r>
        <w:r>
          <w:rPr>
            <w:sz w:val="18"/>
            <w:szCs w:val="16"/>
          </w:rPr>
          <w:t>/maturity</w:t>
        </w:r>
        <w:r w:rsidRPr="009B29A9">
          <w:rPr>
            <w:sz w:val="18"/>
            <w:szCs w:val="16"/>
          </w:rPr>
          <w:t xml:space="preserve"> date</w:t>
        </w:r>
      </w:ins>
      <w:ins w:id="2382" w:author="Han Xie CHAI (MAS)" w:date="2026-01-05T12:19:00Z" w16du:dateUtc="2026-01-05T04:19:00Z">
        <w:r>
          <w:rPr>
            <w:sz w:val="18"/>
            <w:szCs w:val="16"/>
          </w:rPr>
          <w:t>, after adjusting for public holidays.</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6763E" w14:textId="5D8F11A1" w:rsidR="00187D7C" w:rsidRPr="007C7C7F" w:rsidRDefault="00A05331" w:rsidP="005F10C3">
    <w:pPr>
      <w:pStyle w:val="Header"/>
    </w:pPr>
    <w:r w:rsidRPr="007C7C7F">
      <w:rPr>
        <w:noProof/>
      </w:rPr>
      <w:drawing>
        <wp:anchor distT="0" distB="0" distL="114300" distR="114300" simplePos="0" relativeHeight="251658240" behindDoc="0" locked="0" layoutInCell="1" allowOverlap="1" wp14:anchorId="54A42B26" wp14:editId="4240F6CA">
          <wp:simplePos x="0" y="0"/>
          <wp:positionH relativeFrom="margin">
            <wp:posOffset>5214324</wp:posOffset>
          </wp:positionH>
          <wp:positionV relativeFrom="paragraph">
            <wp:posOffset>-417931</wp:posOffset>
          </wp:positionV>
          <wp:extent cx="1144402" cy="585814"/>
          <wp:effectExtent l="0" t="0" r="0" b="5080"/>
          <wp:wrapNone/>
          <wp:docPr id="1" name="Picture 1" descr="MAS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S_logo"/>
                  <pic:cNvPicPr>
                    <a:picLocks noChangeAspect="1" noChangeArrowheads="1"/>
                  </pic:cNvPicPr>
                </pic:nvPicPr>
                <pic:blipFill>
                  <a:blip r:embed="rId1"/>
                  <a:srcRect/>
                  <a:stretch>
                    <a:fillRect/>
                  </a:stretch>
                </pic:blipFill>
                <pic:spPr bwMode="auto">
                  <a:xfrm>
                    <a:off x="0" y="0"/>
                    <a:ext cx="1150227" cy="588796"/>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Pr="007C7C7F">
      <w:t>OMEGA – Open Market Execution Gateway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901264C"/>
    <w:multiLevelType w:val="hybridMultilevel"/>
    <w:tmpl w:val="DEF63404"/>
    <w:lvl w:ilvl="0" w:tplc="E056EDC8">
      <w:start w:val="1"/>
      <w:numFmt w:val="decimal"/>
      <w:lvlText w:val="%1."/>
      <w:lvlJc w:val="left"/>
      <w:pPr>
        <w:ind w:left="1020" w:hanging="360"/>
      </w:pPr>
    </w:lvl>
    <w:lvl w:ilvl="1" w:tplc="C19AC7F4">
      <w:start w:val="1"/>
      <w:numFmt w:val="decimal"/>
      <w:lvlText w:val="%2."/>
      <w:lvlJc w:val="left"/>
      <w:pPr>
        <w:ind w:left="1020" w:hanging="360"/>
      </w:pPr>
    </w:lvl>
    <w:lvl w:ilvl="2" w:tplc="76400032">
      <w:start w:val="1"/>
      <w:numFmt w:val="decimal"/>
      <w:lvlText w:val="%3."/>
      <w:lvlJc w:val="left"/>
      <w:pPr>
        <w:ind w:left="1020" w:hanging="360"/>
      </w:pPr>
    </w:lvl>
    <w:lvl w:ilvl="3" w:tplc="D2E8AD0C">
      <w:start w:val="1"/>
      <w:numFmt w:val="decimal"/>
      <w:lvlText w:val="%4."/>
      <w:lvlJc w:val="left"/>
      <w:pPr>
        <w:ind w:left="1020" w:hanging="360"/>
      </w:pPr>
    </w:lvl>
    <w:lvl w:ilvl="4" w:tplc="3DA2E332">
      <w:start w:val="1"/>
      <w:numFmt w:val="decimal"/>
      <w:lvlText w:val="%5."/>
      <w:lvlJc w:val="left"/>
      <w:pPr>
        <w:ind w:left="1020" w:hanging="360"/>
      </w:pPr>
    </w:lvl>
    <w:lvl w:ilvl="5" w:tplc="B1BE49A4">
      <w:start w:val="1"/>
      <w:numFmt w:val="decimal"/>
      <w:lvlText w:val="%6."/>
      <w:lvlJc w:val="left"/>
      <w:pPr>
        <w:ind w:left="1020" w:hanging="360"/>
      </w:pPr>
    </w:lvl>
    <w:lvl w:ilvl="6" w:tplc="703AC008">
      <w:start w:val="1"/>
      <w:numFmt w:val="decimal"/>
      <w:lvlText w:val="%7."/>
      <w:lvlJc w:val="left"/>
      <w:pPr>
        <w:ind w:left="1020" w:hanging="360"/>
      </w:pPr>
    </w:lvl>
    <w:lvl w:ilvl="7" w:tplc="6DA6F19E">
      <w:start w:val="1"/>
      <w:numFmt w:val="decimal"/>
      <w:lvlText w:val="%8."/>
      <w:lvlJc w:val="left"/>
      <w:pPr>
        <w:ind w:left="1020" w:hanging="360"/>
      </w:pPr>
    </w:lvl>
    <w:lvl w:ilvl="8" w:tplc="028852DA">
      <w:start w:val="1"/>
      <w:numFmt w:val="decimal"/>
      <w:lvlText w:val="%9."/>
      <w:lvlJc w:val="left"/>
      <w:pPr>
        <w:ind w:left="1020" w:hanging="360"/>
      </w:pPr>
    </w:lvl>
  </w:abstractNum>
  <w:abstractNum w:abstractNumId="13"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D2D31B5"/>
    <w:multiLevelType w:val="hybridMultilevel"/>
    <w:tmpl w:val="C1E856BE"/>
    <w:lvl w:ilvl="0" w:tplc="DB3C3AA4">
      <w:start w:val="1"/>
      <w:numFmt w:val="bullet"/>
      <w:pStyle w:val="ListParagraph"/>
      <w:lvlText w:val=""/>
      <w:lvlJc w:val="left"/>
      <w:pPr>
        <w:ind w:left="1080" w:hanging="360"/>
      </w:pPr>
      <w:rPr>
        <w:rFonts w:ascii="Symbol" w:hAnsi="Symbol" w:hint="default"/>
      </w:rPr>
    </w:lvl>
    <w:lvl w:ilvl="1" w:tplc="48090019">
      <w:start w:val="1"/>
      <w:numFmt w:val="lowerLetter"/>
      <w:lvlText w:val="%2."/>
      <w:lvlJc w:val="left"/>
      <w:pPr>
        <w:ind w:left="1800" w:hanging="360"/>
      </w:p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5" w15:restartNumberingAfterBreak="0">
    <w:nsid w:val="124D3BFC"/>
    <w:multiLevelType w:val="hybridMultilevel"/>
    <w:tmpl w:val="C5DE82B0"/>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14E41FAA"/>
    <w:multiLevelType w:val="hybridMultilevel"/>
    <w:tmpl w:val="F108870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1FCB5845"/>
    <w:multiLevelType w:val="multilevel"/>
    <w:tmpl w:val="6268C33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253513AE"/>
    <w:multiLevelType w:val="hybridMultilevel"/>
    <w:tmpl w:val="43B61036"/>
    <w:lvl w:ilvl="0" w:tplc="449A4288">
      <w:start w:val="1"/>
      <w:numFmt w:val="decimal"/>
      <w:lvlText w:val="%1."/>
      <w:lvlJc w:val="left"/>
      <w:pPr>
        <w:ind w:left="1020" w:hanging="360"/>
      </w:pPr>
    </w:lvl>
    <w:lvl w:ilvl="1" w:tplc="B19C5BE2">
      <w:start w:val="1"/>
      <w:numFmt w:val="decimal"/>
      <w:lvlText w:val="%2."/>
      <w:lvlJc w:val="left"/>
      <w:pPr>
        <w:ind w:left="1020" w:hanging="360"/>
      </w:pPr>
    </w:lvl>
    <w:lvl w:ilvl="2" w:tplc="7D0C9C8A">
      <w:start w:val="1"/>
      <w:numFmt w:val="decimal"/>
      <w:lvlText w:val="%3."/>
      <w:lvlJc w:val="left"/>
      <w:pPr>
        <w:ind w:left="1020" w:hanging="360"/>
      </w:pPr>
    </w:lvl>
    <w:lvl w:ilvl="3" w:tplc="C4FC7856">
      <w:start w:val="1"/>
      <w:numFmt w:val="decimal"/>
      <w:lvlText w:val="%4."/>
      <w:lvlJc w:val="left"/>
      <w:pPr>
        <w:ind w:left="1020" w:hanging="360"/>
      </w:pPr>
    </w:lvl>
    <w:lvl w:ilvl="4" w:tplc="F568450E">
      <w:start w:val="1"/>
      <w:numFmt w:val="decimal"/>
      <w:lvlText w:val="%5."/>
      <w:lvlJc w:val="left"/>
      <w:pPr>
        <w:ind w:left="1020" w:hanging="360"/>
      </w:pPr>
    </w:lvl>
    <w:lvl w:ilvl="5" w:tplc="9312992C">
      <w:start w:val="1"/>
      <w:numFmt w:val="decimal"/>
      <w:lvlText w:val="%6."/>
      <w:lvlJc w:val="left"/>
      <w:pPr>
        <w:ind w:left="1020" w:hanging="360"/>
      </w:pPr>
    </w:lvl>
    <w:lvl w:ilvl="6" w:tplc="A08CA088">
      <w:start w:val="1"/>
      <w:numFmt w:val="decimal"/>
      <w:lvlText w:val="%7."/>
      <w:lvlJc w:val="left"/>
      <w:pPr>
        <w:ind w:left="1020" w:hanging="360"/>
      </w:pPr>
    </w:lvl>
    <w:lvl w:ilvl="7" w:tplc="2444A362">
      <w:start w:val="1"/>
      <w:numFmt w:val="decimal"/>
      <w:lvlText w:val="%8."/>
      <w:lvlJc w:val="left"/>
      <w:pPr>
        <w:ind w:left="1020" w:hanging="360"/>
      </w:pPr>
    </w:lvl>
    <w:lvl w:ilvl="8" w:tplc="5F629BF4">
      <w:start w:val="1"/>
      <w:numFmt w:val="decimal"/>
      <w:lvlText w:val="%9."/>
      <w:lvlJc w:val="left"/>
      <w:pPr>
        <w:ind w:left="1020" w:hanging="360"/>
      </w:pPr>
    </w:lvl>
  </w:abstractNum>
  <w:abstractNum w:abstractNumId="20" w15:restartNumberingAfterBreak="0">
    <w:nsid w:val="266D547D"/>
    <w:multiLevelType w:val="hybridMultilevel"/>
    <w:tmpl w:val="D88CEA94"/>
    <w:lvl w:ilvl="0" w:tplc="5B46F928">
      <w:start w:val="1"/>
      <w:numFmt w:val="decimal"/>
      <w:pStyle w:val="NumberedList"/>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1" w15:restartNumberingAfterBreak="0">
    <w:nsid w:val="29100775"/>
    <w:multiLevelType w:val="hybridMultilevel"/>
    <w:tmpl w:val="7AD490F8"/>
    <w:lvl w:ilvl="0" w:tplc="2534BBBC">
      <w:start w:val="1"/>
      <w:numFmt w:val="decimal"/>
      <w:lvlText w:val="%1)"/>
      <w:lvlJc w:val="left"/>
      <w:pPr>
        <w:ind w:left="1020" w:hanging="360"/>
      </w:pPr>
    </w:lvl>
    <w:lvl w:ilvl="1" w:tplc="CBEA612A">
      <w:start w:val="1"/>
      <w:numFmt w:val="decimal"/>
      <w:lvlText w:val="%2)"/>
      <w:lvlJc w:val="left"/>
      <w:pPr>
        <w:ind w:left="1020" w:hanging="360"/>
      </w:pPr>
    </w:lvl>
    <w:lvl w:ilvl="2" w:tplc="151E9DC8">
      <w:start w:val="1"/>
      <w:numFmt w:val="decimal"/>
      <w:lvlText w:val="%3)"/>
      <w:lvlJc w:val="left"/>
      <w:pPr>
        <w:ind w:left="1020" w:hanging="360"/>
      </w:pPr>
    </w:lvl>
    <w:lvl w:ilvl="3" w:tplc="9370943C">
      <w:start w:val="1"/>
      <w:numFmt w:val="decimal"/>
      <w:lvlText w:val="%4)"/>
      <w:lvlJc w:val="left"/>
      <w:pPr>
        <w:ind w:left="1020" w:hanging="360"/>
      </w:pPr>
    </w:lvl>
    <w:lvl w:ilvl="4" w:tplc="4F32A900">
      <w:start w:val="1"/>
      <w:numFmt w:val="decimal"/>
      <w:lvlText w:val="%5)"/>
      <w:lvlJc w:val="left"/>
      <w:pPr>
        <w:ind w:left="1020" w:hanging="360"/>
      </w:pPr>
    </w:lvl>
    <w:lvl w:ilvl="5" w:tplc="D3AAE228">
      <w:start w:val="1"/>
      <w:numFmt w:val="decimal"/>
      <w:lvlText w:val="%6)"/>
      <w:lvlJc w:val="left"/>
      <w:pPr>
        <w:ind w:left="1020" w:hanging="360"/>
      </w:pPr>
    </w:lvl>
    <w:lvl w:ilvl="6" w:tplc="9388637E">
      <w:start w:val="1"/>
      <w:numFmt w:val="decimal"/>
      <w:lvlText w:val="%7)"/>
      <w:lvlJc w:val="left"/>
      <w:pPr>
        <w:ind w:left="1020" w:hanging="360"/>
      </w:pPr>
    </w:lvl>
    <w:lvl w:ilvl="7" w:tplc="68200DFA">
      <w:start w:val="1"/>
      <w:numFmt w:val="decimal"/>
      <w:lvlText w:val="%8)"/>
      <w:lvlJc w:val="left"/>
      <w:pPr>
        <w:ind w:left="1020" w:hanging="360"/>
      </w:pPr>
    </w:lvl>
    <w:lvl w:ilvl="8" w:tplc="8710E5FC">
      <w:start w:val="1"/>
      <w:numFmt w:val="decimal"/>
      <w:lvlText w:val="%9)"/>
      <w:lvlJc w:val="left"/>
      <w:pPr>
        <w:ind w:left="1020" w:hanging="360"/>
      </w:pPr>
    </w:lvl>
  </w:abstractNum>
  <w:abstractNum w:abstractNumId="22"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2E023303"/>
    <w:multiLevelType w:val="hybridMultilevel"/>
    <w:tmpl w:val="6BBEBE6E"/>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4"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3FE9172B"/>
    <w:multiLevelType w:val="hybridMultilevel"/>
    <w:tmpl w:val="21E0FB52"/>
    <w:lvl w:ilvl="0" w:tplc="48090019">
      <w:start w:val="1"/>
      <w:numFmt w:val="lowerLetter"/>
      <w:lvlText w:val="%1."/>
      <w:lvlJc w:val="left"/>
      <w:pPr>
        <w:ind w:left="1440" w:hanging="360"/>
      </w:pPr>
    </w:lvl>
    <w:lvl w:ilvl="1" w:tplc="48090019">
      <w:start w:val="1"/>
      <w:numFmt w:val="lowerLetter"/>
      <w:lvlText w:val="%2."/>
      <w:lvlJc w:val="left"/>
      <w:pPr>
        <w:ind w:left="2160" w:hanging="360"/>
      </w:pPr>
    </w:lvl>
    <w:lvl w:ilvl="2" w:tplc="4809001B">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7"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9" w15:restartNumberingAfterBreak="0">
    <w:nsid w:val="48F774C4"/>
    <w:multiLevelType w:val="hybridMultilevel"/>
    <w:tmpl w:val="101426C6"/>
    <w:lvl w:ilvl="0" w:tplc="4809000F">
      <w:start w:val="1"/>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0" w15:restartNumberingAfterBreak="0">
    <w:nsid w:val="4F2F1585"/>
    <w:multiLevelType w:val="hybridMultilevel"/>
    <w:tmpl w:val="D9D8C5DC"/>
    <w:lvl w:ilvl="0" w:tplc="48090001">
      <w:start w:val="1"/>
      <w:numFmt w:val="bullet"/>
      <w:lvlText w:val=""/>
      <w:lvlJc w:val="left"/>
      <w:pPr>
        <w:ind w:left="1080" w:hanging="360"/>
      </w:pPr>
      <w:rPr>
        <w:rFonts w:ascii="Symbol" w:hAnsi="Symbol" w:hint="default"/>
      </w:rPr>
    </w:lvl>
    <w:lvl w:ilvl="1" w:tplc="48090003">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31" w15:restartNumberingAfterBreak="0">
    <w:nsid w:val="54C37DAF"/>
    <w:multiLevelType w:val="hybridMultilevel"/>
    <w:tmpl w:val="0B28634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3"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4" w15:restartNumberingAfterBreak="0">
    <w:nsid w:val="67D47DC8"/>
    <w:multiLevelType w:val="hybridMultilevel"/>
    <w:tmpl w:val="7F14A5C0"/>
    <w:lvl w:ilvl="0" w:tplc="5B9CD6B0">
      <w:start w:val="1"/>
      <w:numFmt w:val="decimal"/>
      <w:lvlText w:val="%1)"/>
      <w:lvlJc w:val="left"/>
      <w:pPr>
        <w:ind w:left="1020" w:hanging="360"/>
      </w:pPr>
    </w:lvl>
    <w:lvl w:ilvl="1" w:tplc="B03C8A18">
      <w:start w:val="1"/>
      <w:numFmt w:val="decimal"/>
      <w:lvlText w:val="%2)"/>
      <w:lvlJc w:val="left"/>
      <w:pPr>
        <w:ind w:left="1020" w:hanging="360"/>
      </w:pPr>
    </w:lvl>
    <w:lvl w:ilvl="2" w:tplc="27EAA256">
      <w:start w:val="1"/>
      <w:numFmt w:val="decimal"/>
      <w:lvlText w:val="%3)"/>
      <w:lvlJc w:val="left"/>
      <w:pPr>
        <w:ind w:left="1020" w:hanging="360"/>
      </w:pPr>
    </w:lvl>
    <w:lvl w:ilvl="3" w:tplc="61580846">
      <w:start w:val="1"/>
      <w:numFmt w:val="decimal"/>
      <w:lvlText w:val="%4)"/>
      <w:lvlJc w:val="left"/>
      <w:pPr>
        <w:ind w:left="1020" w:hanging="360"/>
      </w:pPr>
    </w:lvl>
    <w:lvl w:ilvl="4" w:tplc="D102D8A8">
      <w:start w:val="1"/>
      <w:numFmt w:val="decimal"/>
      <w:lvlText w:val="%5)"/>
      <w:lvlJc w:val="left"/>
      <w:pPr>
        <w:ind w:left="1020" w:hanging="360"/>
      </w:pPr>
    </w:lvl>
    <w:lvl w:ilvl="5" w:tplc="23608FD8">
      <w:start w:val="1"/>
      <w:numFmt w:val="decimal"/>
      <w:lvlText w:val="%6)"/>
      <w:lvlJc w:val="left"/>
      <w:pPr>
        <w:ind w:left="1020" w:hanging="360"/>
      </w:pPr>
    </w:lvl>
    <w:lvl w:ilvl="6" w:tplc="C2D289AE">
      <w:start w:val="1"/>
      <w:numFmt w:val="decimal"/>
      <w:lvlText w:val="%7)"/>
      <w:lvlJc w:val="left"/>
      <w:pPr>
        <w:ind w:left="1020" w:hanging="360"/>
      </w:pPr>
    </w:lvl>
    <w:lvl w:ilvl="7" w:tplc="62C213F2">
      <w:start w:val="1"/>
      <w:numFmt w:val="decimal"/>
      <w:lvlText w:val="%8)"/>
      <w:lvlJc w:val="left"/>
      <w:pPr>
        <w:ind w:left="1020" w:hanging="360"/>
      </w:pPr>
    </w:lvl>
    <w:lvl w:ilvl="8" w:tplc="8E922206">
      <w:start w:val="1"/>
      <w:numFmt w:val="decimal"/>
      <w:lvlText w:val="%9)"/>
      <w:lvlJc w:val="left"/>
      <w:pPr>
        <w:ind w:left="1020" w:hanging="360"/>
      </w:pPr>
    </w:lvl>
  </w:abstractNum>
  <w:abstractNum w:abstractNumId="35" w15:restartNumberingAfterBreak="0">
    <w:nsid w:val="6D5A711C"/>
    <w:multiLevelType w:val="hybridMultilevel"/>
    <w:tmpl w:val="335CCC2C"/>
    <w:lvl w:ilvl="0" w:tplc="FBAA5916">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6"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FB40BF7"/>
    <w:multiLevelType w:val="hybridMultilevel"/>
    <w:tmpl w:val="48B6D464"/>
    <w:lvl w:ilvl="0" w:tplc="9154AFC4">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8"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9" w15:restartNumberingAfterBreak="0">
    <w:nsid w:val="7E026B87"/>
    <w:multiLevelType w:val="hybridMultilevel"/>
    <w:tmpl w:val="AD10DA8A"/>
    <w:lvl w:ilvl="0" w:tplc="67547456">
      <w:start w:val="1"/>
      <w:numFmt w:val="decimal"/>
      <w:lvlText w:val="%1)"/>
      <w:lvlJc w:val="left"/>
      <w:pPr>
        <w:ind w:left="1020" w:hanging="360"/>
      </w:pPr>
    </w:lvl>
    <w:lvl w:ilvl="1" w:tplc="79FC5360">
      <w:start w:val="1"/>
      <w:numFmt w:val="decimal"/>
      <w:lvlText w:val="%2)"/>
      <w:lvlJc w:val="left"/>
      <w:pPr>
        <w:ind w:left="1020" w:hanging="360"/>
      </w:pPr>
    </w:lvl>
    <w:lvl w:ilvl="2" w:tplc="236C3894">
      <w:start w:val="1"/>
      <w:numFmt w:val="decimal"/>
      <w:lvlText w:val="%3)"/>
      <w:lvlJc w:val="left"/>
      <w:pPr>
        <w:ind w:left="1020" w:hanging="360"/>
      </w:pPr>
    </w:lvl>
    <w:lvl w:ilvl="3" w:tplc="EE5A75D2">
      <w:start w:val="1"/>
      <w:numFmt w:val="decimal"/>
      <w:lvlText w:val="%4)"/>
      <w:lvlJc w:val="left"/>
      <w:pPr>
        <w:ind w:left="1020" w:hanging="360"/>
      </w:pPr>
    </w:lvl>
    <w:lvl w:ilvl="4" w:tplc="8592A852">
      <w:start w:val="1"/>
      <w:numFmt w:val="decimal"/>
      <w:lvlText w:val="%5)"/>
      <w:lvlJc w:val="left"/>
      <w:pPr>
        <w:ind w:left="1020" w:hanging="360"/>
      </w:pPr>
    </w:lvl>
    <w:lvl w:ilvl="5" w:tplc="D1E4D5D6">
      <w:start w:val="1"/>
      <w:numFmt w:val="decimal"/>
      <w:lvlText w:val="%6)"/>
      <w:lvlJc w:val="left"/>
      <w:pPr>
        <w:ind w:left="1020" w:hanging="360"/>
      </w:pPr>
    </w:lvl>
    <w:lvl w:ilvl="6" w:tplc="F006AA08">
      <w:start w:val="1"/>
      <w:numFmt w:val="decimal"/>
      <w:lvlText w:val="%7)"/>
      <w:lvlJc w:val="left"/>
      <w:pPr>
        <w:ind w:left="1020" w:hanging="360"/>
      </w:pPr>
    </w:lvl>
    <w:lvl w:ilvl="7" w:tplc="618A565E">
      <w:start w:val="1"/>
      <w:numFmt w:val="decimal"/>
      <w:lvlText w:val="%8)"/>
      <w:lvlJc w:val="left"/>
      <w:pPr>
        <w:ind w:left="1020" w:hanging="360"/>
      </w:pPr>
    </w:lvl>
    <w:lvl w:ilvl="8" w:tplc="C180E18C">
      <w:start w:val="1"/>
      <w:numFmt w:val="decimal"/>
      <w:lvlText w:val="%9)"/>
      <w:lvlJc w:val="left"/>
      <w:pPr>
        <w:ind w:left="1020" w:hanging="360"/>
      </w:pPr>
    </w:lvl>
  </w:abstractNum>
  <w:num w:numId="1" w16cid:durableId="672024895">
    <w:abstractNumId w:val="32"/>
  </w:num>
  <w:num w:numId="2" w16cid:durableId="1312753643">
    <w:abstractNumId w:val="13"/>
  </w:num>
  <w:num w:numId="3" w16cid:durableId="528372938">
    <w:abstractNumId w:val="10"/>
  </w:num>
  <w:num w:numId="4" w16cid:durableId="885484445">
    <w:abstractNumId w:val="36"/>
  </w:num>
  <w:num w:numId="5" w16cid:durableId="936788524">
    <w:abstractNumId w:val="17"/>
  </w:num>
  <w:num w:numId="6" w16cid:durableId="2028285187">
    <w:abstractNumId w:val="25"/>
  </w:num>
  <w:num w:numId="7" w16cid:durableId="336932034">
    <w:abstractNumId w:val="28"/>
  </w:num>
  <w:num w:numId="8" w16cid:durableId="1947737727">
    <w:abstractNumId w:val="9"/>
  </w:num>
  <w:num w:numId="9" w16cid:durableId="1391613564">
    <w:abstractNumId w:val="7"/>
  </w:num>
  <w:num w:numId="10" w16cid:durableId="1615820884">
    <w:abstractNumId w:val="6"/>
  </w:num>
  <w:num w:numId="11" w16cid:durableId="1319187493">
    <w:abstractNumId w:val="5"/>
  </w:num>
  <w:num w:numId="12" w16cid:durableId="1893079888">
    <w:abstractNumId w:val="4"/>
  </w:num>
  <w:num w:numId="13" w16cid:durableId="368453142">
    <w:abstractNumId w:val="8"/>
  </w:num>
  <w:num w:numId="14" w16cid:durableId="433406817">
    <w:abstractNumId w:val="3"/>
  </w:num>
  <w:num w:numId="15" w16cid:durableId="1220630905">
    <w:abstractNumId w:val="2"/>
  </w:num>
  <w:num w:numId="16" w16cid:durableId="1565288452">
    <w:abstractNumId w:val="1"/>
  </w:num>
  <w:num w:numId="17" w16cid:durableId="319388886">
    <w:abstractNumId w:val="0"/>
  </w:num>
  <w:num w:numId="18" w16cid:durableId="317656534">
    <w:abstractNumId w:val="22"/>
  </w:num>
  <w:num w:numId="19" w16cid:durableId="82457042">
    <w:abstractNumId w:val="24"/>
  </w:num>
  <w:num w:numId="20" w16cid:durableId="298457065">
    <w:abstractNumId w:val="33"/>
  </w:num>
  <w:num w:numId="21" w16cid:durableId="1520776852">
    <w:abstractNumId w:val="27"/>
  </w:num>
  <w:num w:numId="22" w16cid:durableId="690112570">
    <w:abstractNumId w:val="11"/>
  </w:num>
  <w:num w:numId="23" w16cid:durableId="2012100273">
    <w:abstractNumId w:val="38"/>
  </w:num>
  <w:num w:numId="24" w16cid:durableId="1742094075">
    <w:abstractNumId w:val="37"/>
  </w:num>
  <w:num w:numId="25" w16cid:durableId="309601675">
    <w:abstractNumId w:val="35"/>
  </w:num>
  <w:num w:numId="26" w16cid:durableId="1683317233">
    <w:abstractNumId w:val="18"/>
  </w:num>
  <w:num w:numId="27" w16cid:durableId="78871079">
    <w:abstractNumId w:val="14"/>
  </w:num>
  <w:num w:numId="28" w16cid:durableId="783310938">
    <w:abstractNumId w:val="20"/>
  </w:num>
  <w:num w:numId="29" w16cid:durableId="138570724">
    <w:abstractNumId w:val="20"/>
    <w:lvlOverride w:ilvl="0">
      <w:startOverride w:val="1"/>
    </w:lvlOverride>
  </w:num>
  <w:num w:numId="30" w16cid:durableId="1072198458">
    <w:abstractNumId w:val="20"/>
    <w:lvlOverride w:ilvl="0">
      <w:startOverride w:val="1"/>
    </w:lvlOverride>
  </w:num>
  <w:num w:numId="31" w16cid:durableId="1151478578">
    <w:abstractNumId w:val="20"/>
  </w:num>
  <w:num w:numId="32" w16cid:durableId="1474057474">
    <w:abstractNumId w:val="20"/>
    <w:lvlOverride w:ilvl="0">
      <w:startOverride w:val="1"/>
    </w:lvlOverride>
  </w:num>
  <w:num w:numId="33" w16cid:durableId="1526208103">
    <w:abstractNumId w:val="34"/>
  </w:num>
  <w:num w:numId="34" w16cid:durableId="865485908">
    <w:abstractNumId w:val="15"/>
  </w:num>
  <w:num w:numId="35" w16cid:durableId="116261866">
    <w:abstractNumId w:val="16"/>
  </w:num>
  <w:num w:numId="36" w16cid:durableId="1256671900">
    <w:abstractNumId w:val="21"/>
  </w:num>
  <w:num w:numId="37" w16cid:durableId="952709595">
    <w:abstractNumId w:val="39"/>
  </w:num>
  <w:num w:numId="38" w16cid:durableId="1205487984">
    <w:abstractNumId w:val="19"/>
  </w:num>
  <w:num w:numId="39" w16cid:durableId="1696730236">
    <w:abstractNumId w:val="12"/>
  </w:num>
  <w:num w:numId="40" w16cid:durableId="1663852560">
    <w:abstractNumId w:val="14"/>
  </w:num>
  <w:num w:numId="41" w16cid:durableId="884946582">
    <w:abstractNumId w:val="29"/>
  </w:num>
  <w:num w:numId="42" w16cid:durableId="380207025">
    <w:abstractNumId w:val="14"/>
  </w:num>
  <w:num w:numId="43" w16cid:durableId="937257471">
    <w:abstractNumId w:val="14"/>
  </w:num>
  <w:num w:numId="44" w16cid:durableId="1838643972">
    <w:abstractNumId w:val="14"/>
  </w:num>
  <w:num w:numId="45" w16cid:durableId="814831373">
    <w:abstractNumId w:val="14"/>
  </w:num>
  <w:num w:numId="46" w16cid:durableId="1065880044">
    <w:abstractNumId w:val="20"/>
  </w:num>
  <w:num w:numId="47" w16cid:durableId="885485263">
    <w:abstractNumId w:val="14"/>
  </w:num>
  <w:num w:numId="48" w16cid:durableId="1248999723">
    <w:abstractNumId w:val="14"/>
  </w:num>
  <w:num w:numId="49" w16cid:durableId="1060136860">
    <w:abstractNumId w:val="14"/>
  </w:num>
  <w:num w:numId="50" w16cid:durableId="482745200">
    <w:abstractNumId w:val="30"/>
  </w:num>
  <w:num w:numId="51" w16cid:durableId="1786804576">
    <w:abstractNumId w:val="23"/>
  </w:num>
  <w:num w:numId="52" w16cid:durableId="808209451">
    <w:abstractNumId w:val="26"/>
  </w:num>
  <w:num w:numId="53" w16cid:durableId="1803184990">
    <w:abstractNumId w:val="20"/>
    <w:lvlOverride w:ilvl="0">
      <w:startOverride w:val="1"/>
    </w:lvlOverride>
  </w:num>
  <w:num w:numId="54" w16cid:durableId="1093671910">
    <w:abstractNumId w:val="20"/>
    <w:lvlOverride w:ilvl="0">
      <w:startOverride w:val="1"/>
    </w:lvlOverride>
  </w:num>
  <w:num w:numId="55" w16cid:durableId="1815441077">
    <w:abstractNumId w:val="31"/>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sim KASIM from.TOPPAN (MAS)">
    <w15:presenceInfo w15:providerId="AD" w15:userId="S::Kasim_KASIM_from.TOPPAN@mas.gov.sg::98edbe65-f98d-46b1-9f46-6a69be059771"/>
  </w15:person>
  <w15:person w15:author="Eugene CHEONG from.TOPPAN (MAS)">
    <w15:presenceInfo w15:providerId="AD" w15:userId="S::Eugene_CHEONG_from.TOPPAN@mas.gov.sg::6ce6a86c-5471-4030-8593-d07579285e13"/>
  </w15:person>
  <w15:person w15:author="Akila BALAKRISHNAN from.OPTIMUM (MAS)">
    <w15:presenceInfo w15:providerId="AD" w15:userId="S::Akila_BALAKRISHNAN_from.OPTIMUM@mas.gov.sg::bb367706-a359-4b5d-b399-1cbc174d69bd"/>
  </w15:person>
  <w15:person w15:author="Han Xie CHAI (MAS)">
    <w15:presenceInfo w15:providerId="AD" w15:userId="S::CHAI_Han_Xie@mas.gov.sg::80f12148-06b1-492b-b8c7-aac420d8e99b"/>
  </w15:person>
  <w15:person w15:author="Sharmaine TAN (MAS)">
    <w15:presenceInfo w15:providerId="AD" w15:userId="S::Sharmaine_TAN@mas.gov.sg::53d78515-1965-4127-ba12-71ff653a0afb"/>
  </w15:person>
  <w15:person w15:author="Jasmine WL TEO (MAS)">
    <w15:presenceInfo w15:providerId="AD" w15:userId="S::Jasmine_WL_TEO@mas.gov.sg::34413f05-e986-4e09-8778-ae4fd1a20dfb"/>
  </w15:person>
  <w15:person w15:author="Sophia TAN (MAS)">
    <w15:presenceInfo w15:providerId="AD" w15:userId="S::Sophia_TAN@mas.gov.sg::2b779c5d-e84f-4f2c-9be8-274fc36c60ae"/>
  </w15:person>
  <w15:person w15:author="Wilmond YANG (MAS)">
    <w15:presenceInfo w15:providerId="AD" w15:userId="S::Wilmond_YANG@mas.gov.sg::7f27a599-5523-4268-9d1a-68073c821b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trackRevisions/>
  <w:defaultTabStop w:val="720"/>
  <w:characterSpacingControl w:val="doNotCompress"/>
  <w:hdrShapeDefaults>
    <o:shapedefaults v:ext="edit" spidmax="2064"/>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D7C"/>
    <w:rsid w:val="00003261"/>
    <w:rsid w:val="00004E9B"/>
    <w:rsid w:val="0000521F"/>
    <w:rsid w:val="000063D0"/>
    <w:rsid w:val="000069CA"/>
    <w:rsid w:val="00007A69"/>
    <w:rsid w:val="00012290"/>
    <w:rsid w:val="0001234A"/>
    <w:rsid w:val="00013BD9"/>
    <w:rsid w:val="000167B3"/>
    <w:rsid w:val="00016F3D"/>
    <w:rsid w:val="00020395"/>
    <w:rsid w:val="00020766"/>
    <w:rsid w:val="000248FE"/>
    <w:rsid w:val="00025E2B"/>
    <w:rsid w:val="000303E2"/>
    <w:rsid w:val="00031650"/>
    <w:rsid w:val="00032F4E"/>
    <w:rsid w:val="000340A9"/>
    <w:rsid w:val="00036AEC"/>
    <w:rsid w:val="00036F7F"/>
    <w:rsid w:val="00037B1D"/>
    <w:rsid w:val="00040422"/>
    <w:rsid w:val="000427B4"/>
    <w:rsid w:val="0004545B"/>
    <w:rsid w:val="000479DF"/>
    <w:rsid w:val="0005134C"/>
    <w:rsid w:val="000517ED"/>
    <w:rsid w:val="00056023"/>
    <w:rsid w:val="000616FB"/>
    <w:rsid w:val="000619DE"/>
    <w:rsid w:val="0006229B"/>
    <w:rsid w:val="00062FDF"/>
    <w:rsid w:val="00064FE3"/>
    <w:rsid w:val="000658BE"/>
    <w:rsid w:val="0006682C"/>
    <w:rsid w:val="000709E8"/>
    <w:rsid w:val="00072448"/>
    <w:rsid w:val="0007299A"/>
    <w:rsid w:val="00073106"/>
    <w:rsid w:val="00076E73"/>
    <w:rsid w:val="00081AF0"/>
    <w:rsid w:val="00082671"/>
    <w:rsid w:val="00085CC7"/>
    <w:rsid w:val="000865BE"/>
    <w:rsid w:val="00086742"/>
    <w:rsid w:val="000871AE"/>
    <w:rsid w:val="00087B83"/>
    <w:rsid w:val="000932CE"/>
    <w:rsid w:val="0009647D"/>
    <w:rsid w:val="00097D06"/>
    <w:rsid w:val="000A39C3"/>
    <w:rsid w:val="000A4220"/>
    <w:rsid w:val="000B0BB5"/>
    <w:rsid w:val="000B0F83"/>
    <w:rsid w:val="000B27EF"/>
    <w:rsid w:val="000B328B"/>
    <w:rsid w:val="000B76C0"/>
    <w:rsid w:val="000C00E5"/>
    <w:rsid w:val="000C0377"/>
    <w:rsid w:val="000C0B7E"/>
    <w:rsid w:val="000C1EE4"/>
    <w:rsid w:val="000C2447"/>
    <w:rsid w:val="000C3AAF"/>
    <w:rsid w:val="000C54AF"/>
    <w:rsid w:val="000D1964"/>
    <w:rsid w:val="000D1E6D"/>
    <w:rsid w:val="000D68BA"/>
    <w:rsid w:val="000E2A0C"/>
    <w:rsid w:val="000E340D"/>
    <w:rsid w:val="000E39F4"/>
    <w:rsid w:val="000E4D67"/>
    <w:rsid w:val="000E59ED"/>
    <w:rsid w:val="000F1B4C"/>
    <w:rsid w:val="000F393B"/>
    <w:rsid w:val="0010026A"/>
    <w:rsid w:val="00102EA9"/>
    <w:rsid w:val="00104B19"/>
    <w:rsid w:val="0010631D"/>
    <w:rsid w:val="00106B93"/>
    <w:rsid w:val="00110A24"/>
    <w:rsid w:val="00110EAB"/>
    <w:rsid w:val="00112E21"/>
    <w:rsid w:val="00113496"/>
    <w:rsid w:val="00114766"/>
    <w:rsid w:val="00115CCB"/>
    <w:rsid w:val="001161DE"/>
    <w:rsid w:val="00116A4E"/>
    <w:rsid w:val="00121590"/>
    <w:rsid w:val="00122112"/>
    <w:rsid w:val="00122603"/>
    <w:rsid w:val="00122A68"/>
    <w:rsid w:val="001326E0"/>
    <w:rsid w:val="001338F6"/>
    <w:rsid w:val="001361B8"/>
    <w:rsid w:val="001362D4"/>
    <w:rsid w:val="001401BE"/>
    <w:rsid w:val="00140D58"/>
    <w:rsid w:val="00142BAD"/>
    <w:rsid w:val="0014353A"/>
    <w:rsid w:val="00144A3B"/>
    <w:rsid w:val="00144DD5"/>
    <w:rsid w:val="00150E50"/>
    <w:rsid w:val="00154BDB"/>
    <w:rsid w:val="00161AD1"/>
    <w:rsid w:val="00163110"/>
    <w:rsid w:val="00163A1D"/>
    <w:rsid w:val="00170343"/>
    <w:rsid w:val="0017095E"/>
    <w:rsid w:val="001752D3"/>
    <w:rsid w:val="00176FF2"/>
    <w:rsid w:val="00177CE4"/>
    <w:rsid w:val="00184248"/>
    <w:rsid w:val="00184EE3"/>
    <w:rsid w:val="00187D7C"/>
    <w:rsid w:val="00190253"/>
    <w:rsid w:val="001923F8"/>
    <w:rsid w:val="00193C69"/>
    <w:rsid w:val="001943E4"/>
    <w:rsid w:val="00195B20"/>
    <w:rsid w:val="001974FC"/>
    <w:rsid w:val="001A38FF"/>
    <w:rsid w:val="001B098F"/>
    <w:rsid w:val="001B5014"/>
    <w:rsid w:val="001B5238"/>
    <w:rsid w:val="001B5914"/>
    <w:rsid w:val="001B5E70"/>
    <w:rsid w:val="001B6592"/>
    <w:rsid w:val="001B7412"/>
    <w:rsid w:val="001C425C"/>
    <w:rsid w:val="001C44B2"/>
    <w:rsid w:val="001C4B13"/>
    <w:rsid w:val="001C6B33"/>
    <w:rsid w:val="001D1396"/>
    <w:rsid w:val="001D514A"/>
    <w:rsid w:val="001D7A69"/>
    <w:rsid w:val="001E0B07"/>
    <w:rsid w:val="001E5496"/>
    <w:rsid w:val="001E594B"/>
    <w:rsid w:val="001F1499"/>
    <w:rsid w:val="001F7298"/>
    <w:rsid w:val="002015DA"/>
    <w:rsid w:val="002019B9"/>
    <w:rsid w:val="00201AD0"/>
    <w:rsid w:val="00205384"/>
    <w:rsid w:val="00207658"/>
    <w:rsid w:val="00213E31"/>
    <w:rsid w:val="00214F0B"/>
    <w:rsid w:val="00216DA9"/>
    <w:rsid w:val="002170F3"/>
    <w:rsid w:val="002244F5"/>
    <w:rsid w:val="002246CA"/>
    <w:rsid w:val="00225293"/>
    <w:rsid w:val="0023394F"/>
    <w:rsid w:val="00233B0B"/>
    <w:rsid w:val="0023411C"/>
    <w:rsid w:val="0023532B"/>
    <w:rsid w:val="00240C9E"/>
    <w:rsid w:val="00240D99"/>
    <w:rsid w:val="00241DF5"/>
    <w:rsid w:val="00241F2B"/>
    <w:rsid w:val="00251A6B"/>
    <w:rsid w:val="00252515"/>
    <w:rsid w:val="00254227"/>
    <w:rsid w:val="00255788"/>
    <w:rsid w:val="002611F5"/>
    <w:rsid w:val="00262882"/>
    <w:rsid w:val="00262A64"/>
    <w:rsid w:val="00262EB3"/>
    <w:rsid w:val="00263591"/>
    <w:rsid w:val="00264BBE"/>
    <w:rsid w:val="0026632B"/>
    <w:rsid w:val="002704D7"/>
    <w:rsid w:val="002719A6"/>
    <w:rsid w:val="00273EB3"/>
    <w:rsid w:val="00274090"/>
    <w:rsid w:val="00274EB7"/>
    <w:rsid w:val="002806D6"/>
    <w:rsid w:val="00280E3B"/>
    <w:rsid w:val="00282BC9"/>
    <w:rsid w:val="0028386F"/>
    <w:rsid w:val="0028393E"/>
    <w:rsid w:val="00287864"/>
    <w:rsid w:val="00290107"/>
    <w:rsid w:val="002907B6"/>
    <w:rsid w:val="00290B73"/>
    <w:rsid w:val="00290BCC"/>
    <w:rsid w:val="002918AB"/>
    <w:rsid w:val="00291AE3"/>
    <w:rsid w:val="00293054"/>
    <w:rsid w:val="002932C4"/>
    <w:rsid w:val="00294D6E"/>
    <w:rsid w:val="002A2EEB"/>
    <w:rsid w:val="002A3362"/>
    <w:rsid w:val="002A401C"/>
    <w:rsid w:val="002A4108"/>
    <w:rsid w:val="002A5387"/>
    <w:rsid w:val="002A597B"/>
    <w:rsid w:val="002B037B"/>
    <w:rsid w:val="002B0677"/>
    <w:rsid w:val="002B089B"/>
    <w:rsid w:val="002B1747"/>
    <w:rsid w:val="002B3AC6"/>
    <w:rsid w:val="002B3B63"/>
    <w:rsid w:val="002B4897"/>
    <w:rsid w:val="002B6E98"/>
    <w:rsid w:val="002C1B31"/>
    <w:rsid w:val="002C50BB"/>
    <w:rsid w:val="002C6547"/>
    <w:rsid w:val="002D04B7"/>
    <w:rsid w:val="002D0A59"/>
    <w:rsid w:val="002D2B38"/>
    <w:rsid w:val="002D569D"/>
    <w:rsid w:val="002D5E20"/>
    <w:rsid w:val="002E19F7"/>
    <w:rsid w:val="002F0242"/>
    <w:rsid w:val="002F0B3D"/>
    <w:rsid w:val="002F3472"/>
    <w:rsid w:val="003001E7"/>
    <w:rsid w:val="00300DF2"/>
    <w:rsid w:val="00303AC9"/>
    <w:rsid w:val="00304F45"/>
    <w:rsid w:val="00305C96"/>
    <w:rsid w:val="00307F37"/>
    <w:rsid w:val="003104C8"/>
    <w:rsid w:val="0031290C"/>
    <w:rsid w:val="0031293C"/>
    <w:rsid w:val="003152A8"/>
    <w:rsid w:val="00316974"/>
    <w:rsid w:val="00316ECB"/>
    <w:rsid w:val="00317152"/>
    <w:rsid w:val="0032009B"/>
    <w:rsid w:val="00320817"/>
    <w:rsid w:val="00320B43"/>
    <w:rsid w:val="0032181C"/>
    <w:rsid w:val="00322DA9"/>
    <w:rsid w:val="003262FB"/>
    <w:rsid w:val="00327550"/>
    <w:rsid w:val="00332791"/>
    <w:rsid w:val="003343CB"/>
    <w:rsid w:val="00336CA4"/>
    <w:rsid w:val="0034050D"/>
    <w:rsid w:val="00340E44"/>
    <w:rsid w:val="00342337"/>
    <w:rsid w:val="003427EB"/>
    <w:rsid w:val="00345DEC"/>
    <w:rsid w:val="00346881"/>
    <w:rsid w:val="00347760"/>
    <w:rsid w:val="00347DBA"/>
    <w:rsid w:val="00351881"/>
    <w:rsid w:val="00351C87"/>
    <w:rsid w:val="00353B9D"/>
    <w:rsid w:val="0035499C"/>
    <w:rsid w:val="003556D6"/>
    <w:rsid w:val="003578CC"/>
    <w:rsid w:val="003602AC"/>
    <w:rsid w:val="00360772"/>
    <w:rsid w:val="0036201C"/>
    <w:rsid w:val="003620D7"/>
    <w:rsid w:val="003637C7"/>
    <w:rsid w:val="00363EC4"/>
    <w:rsid w:val="00366191"/>
    <w:rsid w:val="003662FE"/>
    <w:rsid w:val="003713E5"/>
    <w:rsid w:val="0037197A"/>
    <w:rsid w:val="00372034"/>
    <w:rsid w:val="003722C9"/>
    <w:rsid w:val="003723F5"/>
    <w:rsid w:val="00372A2E"/>
    <w:rsid w:val="00373A3B"/>
    <w:rsid w:val="00380D00"/>
    <w:rsid w:val="00381B7D"/>
    <w:rsid w:val="00382016"/>
    <w:rsid w:val="00383100"/>
    <w:rsid w:val="003837AD"/>
    <w:rsid w:val="00385686"/>
    <w:rsid w:val="00386C96"/>
    <w:rsid w:val="00390C7A"/>
    <w:rsid w:val="00394075"/>
    <w:rsid w:val="003A0C60"/>
    <w:rsid w:val="003A1C2F"/>
    <w:rsid w:val="003A3798"/>
    <w:rsid w:val="003A42DD"/>
    <w:rsid w:val="003A6FB6"/>
    <w:rsid w:val="003A7E39"/>
    <w:rsid w:val="003B5D59"/>
    <w:rsid w:val="003B6821"/>
    <w:rsid w:val="003B75CE"/>
    <w:rsid w:val="003C03F8"/>
    <w:rsid w:val="003C129C"/>
    <w:rsid w:val="003C1670"/>
    <w:rsid w:val="003C2B9B"/>
    <w:rsid w:val="003C2F80"/>
    <w:rsid w:val="003C5830"/>
    <w:rsid w:val="003D320E"/>
    <w:rsid w:val="003E023A"/>
    <w:rsid w:val="003E16B5"/>
    <w:rsid w:val="003E2C69"/>
    <w:rsid w:val="003E4DC3"/>
    <w:rsid w:val="003E5926"/>
    <w:rsid w:val="003F0EC7"/>
    <w:rsid w:val="003F0F2C"/>
    <w:rsid w:val="003F1708"/>
    <w:rsid w:val="003F2B97"/>
    <w:rsid w:val="003F749D"/>
    <w:rsid w:val="0040091A"/>
    <w:rsid w:val="00401D54"/>
    <w:rsid w:val="004048D2"/>
    <w:rsid w:val="004072FC"/>
    <w:rsid w:val="00407B3E"/>
    <w:rsid w:val="00407C2B"/>
    <w:rsid w:val="0041273C"/>
    <w:rsid w:val="0041354F"/>
    <w:rsid w:val="00414059"/>
    <w:rsid w:val="00416189"/>
    <w:rsid w:val="004208E9"/>
    <w:rsid w:val="00422AAE"/>
    <w:rsid w:val="00422C13"/>
    <w:rsid w:val="00427554"/>
    <w:rsid w:val="0043027C"/>
    <w:rsid w:val="00430FD3"/>
    <w:rsid w:val="00433B72"/>
    <w:rsid w:val="00433C32"/>
    <w:rsid w:val="004366FF"/>
    <w:rsid w:val="004372E4"/>
    <w:rsid w:val="004407EA"/>
    <w:rsid w:val="0044270D"/>
    <w:rsid w:val="00442E5D"/>
    <w:rsid w:val="0044386B"/>
    <w:rsid w:val="00444399"/>
    <w:rsid w:val="0044692D"/>
    <w:rsid w:val="004505B7"/>
    <w:rsid w:val="0045351B"/>
    <w:rsid w:val="00456236"/>
    <w:rsid w:val="004567BA"/>
    <w:rsid w:val="00460D33"/>
    <w:rsid w:val="00462A6E"/>
    <w:rsid w:val="00462C6D"/>
    <w:rsid w:val="004649EA"/>
    <w:rsid w:val="00465098"/>
    <w:rsid w:val="00465E03"/>
    <w:rsid w:val="004709FC"/>
    <w:rsid w:val="0047172F"/>
    <w:rsid w:val="00473690"/>
    <w:rsid w:val="00474A6E"/>
    <w:rsid w:val="00474AFC"/>
    <w:rsid w:val="00477439"/>
    <w:rsid w:val="0048129F"/>
    <w:rsid w:val="00481A26"/>
    <w:rsid w:val="00481FF8"/>
    <w:rsid w:val="00483A07"/>
    <w:rsid w:val="00483D04"/>
    <w:rsid w:val="00486DBC"/>
    <w:rsid w:val="00494099"/>
    <w:rsid w:val="004A0D29"/>
    <w:rsid w:val="004A7EEC"/>
    <w:rsid w:val="004B15DC"/>
    <w:rsid w:val="004B4977"/>
    <w:rsid w:val="004B661E"/>
    <w:rsid w:val="004B7B63"/>
    <w:rsid w:val="004C0A8C"/>
    <w:rsid w:val="004C0C6A"/>
    <w:rsid w:val="004C36AF"/>
    <w:rsid w:val="004C374F"/>
    <w:rsid w:val="004C3890"/>
    <w:rsid w:val="004C6489"/>
    <w:rsid w:val="004D1C93"/>
    <w:rsid w:val="004D5B1B"/>
    <w:rsid w:val="004D6984"/>
    <w:rsid w:val="004E08F0"/>
    <w:rsid w:val="004E6180"/>
    <w:rsid w:val="004F13B6"/>
    <w:rsid w:val="004F20BB"/>
    <w:rsid w:val="004F77DD"/>
    <w:rsid w:val="00500052"/>
    <w:rsid w:val="00504D33"/>
    <w:rsid w:val="0050759D"/>
    <w:rsid w:val="00511FBD"/>
    <w:rsid w:val="00512E49"/>
    <w:rsid w:val="00520A86"/>
    <w:rsid w:val="00521746"/>
    <w:rsid w:val="005221F7"/>
    <w:rsid w:val="00524085"/>
    <w:rsid w:val="00525599"/>
    <w:rsid w:val="00527497"/>
    <w:rsid w:val="00530C41"/>
    <w:rsid w:val="00530D16"/>
    <w:rsid w:val="005318E6"/>
    <w:rsid w:val="00531CA2"/>
    <w:rsid w:val="005332DF"/>
    <w:rsid w:val="00534FE0"/>
    <w:rsid w:val="00535DD6"/>
    <w:rsid w:val="0053621F"/>
    <w:rsid w:val="00540D77"/>
    <w:rsid w:val="0054202A"/>
    <w:rsid w:val="00542BD4"/>
    <w:rsid w:val="00543DAE"/>
    <w:rsid w:val="00545803"/>
    <w:rsid w:val="005463FC"/>
    <w:rsid w:val="00546A00"/>
    <w:rsid w:val="00547C13"/>
    <w:rsid w:val="00547D37"/>
    <w:rsid w:val="005504EE"/>
    <w:rsid w:val="00551F99"/>
    <w:rsid w:val="00552FCA"/>
    <w:rsid w:val="005616F1"/>
    <w:rsid w:val="00561F3F"/>
    <w:rsid w:val="00562123"/>
    <w:rsid w:val="00562213"/>
    <w:rsid w:val="0056375E"/>
    <w:rsid w:val="0056634A"/>
    <w:rsid w:val="00566B26"/>
    <w:rsid w:val="00570344"/>
    <w:rsid w:val="005727EE"/>
    <w:rsid w:val="005729E5"/>
    <w:rsid w:val="00572C3A"/>
    <w:rsid w:val="00574803"/>
    <w:rsid w:val="005761B9"/>
    <w:rsid w:val="00576D83"/>
    <w:rsid w:val="00576E19"/>
    <w:rsid w:val="005835D7"/>
    <w:rsid w:val="005841A6"/>
    <w:rsid w:val="0059391E"/>
    <w:rsid w:val="00593C06"/>
    <w:rsid w:val="0059610B"/>
    <w:rsid w:val="005A0AFB"/>
    <w:rsid w:val="005A1D4F"/>
    <w:rsid w:val="005A4CBD"/>
    <w:rsid w:val="005A70A9"/>
    <w:rsid w:val="005B2CFD"/>
    <w:rsid w:val="005B49B9"/>
    <w:rsid w:val="005B63BF"/>
    <w:rsid w:val="005B6443"/>
    <w:rsid w:val="005B701E"/>
    <w:rsid w:val="005C0FB2"/>
    <w:rsid w:val="005C2C7F"/>
    <w:rsid w:val="005C6305"/>
    <w:rsid w:val="005C784D"/>
    <w:rsid w:val="005D13BC"/>
    <w:rsid w:val="005D29AD"/>
    <w:rsid w:val="005D3D26"/>
    <w:rsid w:val="005E04BE"/>
    <w:rsid w:val="005E4571"/>
    <w:rsid w:val="005E73EE"/>
    <w:rsid w:val="005F10C3"/>
    <w:rsid w:val="005F251E"/>
    <w:rsid w:val="005F27DA"/>
    <w:rsid w:val="005F2BDF"/>
    <w:rsid w:val="005F42DD"/>
    <w:rsid w:val="005F5479"/>
    <w:rsid w:val="005F6425"/>
    <w:rsid w:val="00600754"/>
    <w:rsid w:val="006037A4"/>
    <w:rsid w:val="0060657A"/>
    <w:rsid w:val="00606EC2"/>
    <w:rsid w:val="00613C07"/>
    <w:rsid w:val="00614B3E"/>
    <w:rsid w:val="006162CB"/>
    <w:rsid w:val="00616803"/>
    <w:rsid w:val="0062113A"/>
    <w:rsid w:val="00622A7F"/>
    <w:rsid w:val="006238C9"/>
    <w:rsid w:val="00624C3D"/>
    <w:rsid w:val="00630C9B"/>
    <w:rsid w:val="0063227F"/>
    <w:rsid w:val="00634D3B"/>
    <w:rsid w:val="006350ED"/>
    <w:rsid w:val="00640ACC"/>
    <w:rsid w:val="00645252"/>
    <w:rsid w:val="00646264"/>
    <w:rsid w:val="006511D6"/>
    <w:rsid w:val="0065153E"/>
    <w:rsid w:val="00651BCF"/>
    <w:rsid w:val="006536A6"/>
    <w:rsid w:val="00654723"/>
    <w:rsid w:val="00656B94"/>
    <w:rsid w:val="00660148"/>
    <w:rsid w:val="0066072F"/>
    <w:rsid w:val="00665F02"/>
    <w:rsid w:val="00672825"/>
    <w:rsid w:val="0067305F"/>
    <w:rsid w:val="00674059"/>
    <w:rsid w:val="006750EF"/>
    <w:rsid w:val="00681304"/>
    <w:rsid w:val="006830CD"/>
    <w:rsid w:val="0068320A"/>
    <w:rsid w:val="00685A7B"/>
    <w:rsid w:val="00687029"/>
    <w:rsid w:val="00691BEB"/>
    <w:rsid w:val="006928E3"/>
    <w:rsid w:val="0069613B"/>
    <w:rsid w:val="006A067F"/>
    <w:rsid w:val="006A6DB2"/>
    <w:rsid w:val="006B1837"/>
    <w:rsid w:val="006B2F47"/>
    <w:rsid w:val="006B6C65"/>
    <w:rsid w:val="006B7754"/>
    <w:rsid w:val="006B7BDC"/>
    <w:rsid w:val="006C1BD3"/>
    <w:rsid w:val="006C2365"/>
    <w:rsid w:val="006C34A6"/>
    <w:rsid w:val="006C4018"/>
    <w:rsid w:val="006C533A"/>
    <w:rsid w:val="006C633A"/>
    <w:rsid w:val="006D217F"/>
    <w:rsid w:val="006D271F"/>
    <w:rsid w:val="006D3D74"/>
    <w:rsid w:val="006D4084"/>
    <w:rsid w:val="006D57B0"/>
    <w:rsid w:val="006E07C4"/>
    <w:rsid w:val="006E19D8"/>
    <w:rsid w:val="006E1AD4"/>
    <w:rsid w:val="006E370D"/>
    <w:rsid w:val="006E58CE"/>
    <w:rsid w:val="006E6BAB"/>
    <w:rsid w:val="006F08BC"/>
    <w:rsid w:val="006F0B83"/>
    <w:rsid w:val="006F2109"/>
    <w:rsid w:val="006F2FB2"/>
    <w:rsid w:val="006F3B5A"/>
    <w:rsid w:val="006F5348"/>
    <w:rsid w:val="006F79AE"/>
    <w:rsid w:val="006F7B77"/>
    <w:rsid w:val="007002EC"/>
    <w:rsid w:val="007005BF"/>
    <w:rsid w:val="00702F18"/>
    <w:rsid w:val="00703A2C"/>
    <w:rsid w:val="00703AA0"/>
    <w:rsid w:val="00704451"/>
    <w:rsid w:val="00705CDB"/>
    <w:rsid w:val="00706B8E"/>
    <w:rsid w:val="007074C7"/>
    <w:rsid w:val="00711999"/>
    <w:rsid w:val="0071229F"/>
    <w:rsid w:val="007122D4"/>
    <w:rsid w:val="00714A2E"/>
    <w:rsid w:val="00715729"/>
    <w:rsid w:val="0072006D"/>
    <w:rsid w:val="00721295"/>
    <w:rsid w:val="00723072"/>
    <w:rsid w:val="0072387B"/>
    <w:rsid w:val="007252C3"/>
    <w:rsid w:val="00731F2C"/>
    <w:rsid w:val="007352AB"/>
    <w:rsid w:val="0073739C"/>
    <w:rsid w:val="00741309"/>
    <w:rsid w:val="00741D9C"/>
    <w:rsid w:val="007440BD"/>
    <w:rsid w:val="00744900"/>
    <w:rsid w:val="00744A80"/>
    <w:rsid w:val="00744D20"/>
    <w:rsid w:val="0074523F"/>
    <w:rsid w:val="00750278"/>
    <w:rsid w:val="00752CA5"/>
    <w:rsid w:val="00752D75"/>
    <w:rsid w:val="00753EEB"/>
    <w:rsid w:val="00753F02"/>
    <w:rsid w:val="00755C58"/>
    <w:rsid w:val="00762FD3"/>
    <w:rsid w:val="007669D2"/>
    <w:rsid w:val="00767A08"/>
    <w:rsid w:val="00770C49"/>
    <w:rsid w:val="00771291"/>
    <w:rsid w:val="00772C8F"/>
    <w:rsid w:val="00772FA4"/>
    <w:rsid w:val="00773469"/>
    <w:rsid w:val="00774640"/>
    <w:rsid w:val="00776F57"/>
    <w:rsid w:val="0078426C"/>
    <w:rsid w:val="00784784"/>
    <w:rsid w:val="0078654D"/>
    <w:rsid w:val="00786EE8"/>
    <w:rsid w:val="00790315"/>
    <w:rsid w:val="00790560"/>
    <w:rsid w:val="00790D1B"/>
    <w:rsid w:val="00793546"/>
    <w:rsid w:val="00797002"/>
    <w:rsid w:val="007A6B26"/>
    <w:rsid w:val="007B0E2A"/>
    <w:rsid w:val="007B1546"/>
    <w:rsid w:val="007B1F5B"/>
    <w:rsid w:val="007C0EA2"/>
    <w:rsid w:val="007C1D36"/>
    <w:rsid w:val="007C2A06"/>
    <w:rsid w:val="007C2BEC"/>
    <w:rsid w:val="007C4768"/>
    <w:rsid w:val="007C5A6B"/>
    <w:rsid w:val="007C6B49"/>
    <w:rsid w:val="007C78F0"/>
    <w:rsid w:val="007C7C05"/>
    <w:rsid w:val="007C7C7F"/>
    <w:rsid w:val="007D3D14"/>
    <w:rsid w:val="007D42B7"/>
    <w:rsid w:val="007D79BD"/>
    <w:rsid w:val="007D7B67"/>
    <w:rsid w:val="007E0688"/>
    <w:rsid w:val="007E288D"/>
    <w:rsid w:val="007E52CB"/>
    <w:rsid w:val="007E5CE0"/>
    <w:rsid w:val="007E6D12"/>
    <w:rsid w:val="007F1828"/>
    <w:rsid w:val="007F2B93"/>
    <w:rsid w:val="007F5F9A"/>
    <w:rsid w:val="007F743B"/>
    <w:rsid w:val="00800215"/>
    <w:rsid w:val="00801AB1"/>
    <w:rsid w:val="00804C65"/>
    <w:rsid w:val="00812C34"/>
    <w:rsid w:val="0081379F"/>
    <w:rsid w:val="00814042"/>
    <w:rsid w:val="008142CE"/>
    <w:rsid w:val="008149B9"/>
    <w:rsid w:val="00823E12"/>
    <w:rsid w:val="00824B41"/>
    <w:rsid w:val="00826356"/>
    <w:rsid w:val="00827762"/>
    <w:rsid w:val="008331E1"/>
    <w:rsid w:val="00833739"/>
    <w:rsid w:val="00834086"/>
    <w:rsid w:val="0083569A"/>
    <w:rsid w:val="008364CD"/>
    <w:rsid w:val="00836FF6"/>
    <w:rsid w:val="008378B6"/>
    <w:rsid w:val="00837962"/>
    <w:rsid w:val="00841EF2"/>
    <w:rsid w:val="00843322"/>
    <w:rsid w:val="00843C73"/>
    <w:rsid w:val="00843F5D"/>
    <w:rsid w:val="0084442C"/>
    <w:rsid w:val="008452A1"/>
    <w:rsid w:val="00847770"/>
    <w:rsid w:val="00852936"/>
    <w:rsid w:val="0085477A"/>
    <w:rsid w:val="00855A61"/>
    <w:rsid w:val="00857F2E"/>
    <w:rsid w:val="008604B4"/>
    <w:rsid w:val="00860C6E"/>
    <w:rsid w:val="008633A5"/>
    <w:rsid w:val="00863B7C"/>
    <w:rsid w:val="0086623D"/>
    <w:rsid w:val="0086633D"/>
    <w:rsid w:val="008676AC"/>
    <w:rsid w:val="00871661"/>
    <w:rsid w:val="00872758"/>
    <w:rsid w:val="00873799"/>
    <w:rsid w:val="0087622F"/>
    <w:rsid w:val="00876F84"/>
    <w:rsid w:val="00883B87"/>
    <w:rsid w:val="0088459B"/>
    <w:rsid w:val="00884690"/>
    <w:rsid w:val="008855DF"/>
    <w:rsid w:val="0088717C"/>
    <w:rsid w:val="0088737B"/>
    <w:rsid w:val="00887AD0"/>
    <w:rsid w:val="008914E1"/>
    <w:rsid w:val="008A0F32"/>
    <w:rsid w:val="008A2925"/>
    <w:rsid w:val="008A3538"/>
    <w:rsid w:val="008A510B"/>
    <w:rsid w:val="008B0A28"/>
    <w:rsid w:val="008C17B1"/>
    <w:rsid w:val="008C2D1B"/>
    <w:rsid w:val="008C4FA2"/>
    <w:rsid w:val="008C6653"/>
    <w:rsid w:val="008D00B2"/>
    <w:rsid w:val="008D059F"/>
    <w:rsid w:val="008D2DA2"/>
    <w:rsid w:val="008D4EF9"/>
    <w:rsid w:val="008D6C64"/>
    <w:rsid w:val="008E3411"/>
    <w:rsid w:val="008E7121"/>
    <w:rsid w:val="008E7465"/>
    <w:rsid w:val="008F031A"/>
    <w:rsid w:val="008F06F1"/>
    <w:rsid w:val="008F225A"/>
    <w:rsid w:val="008F2D97"/>
    <w:rsid w:val="008F3735"/>
    <w:rsid w:val="008F514B"/>
    <w:rsid w:val="008F747C"/>
    <w:rsid w:val="008F7F74"/>
    <w:rsid w:val="00900E6C"/>
    <w:rsid w:val="009022FA"/>
    <w:rsid w:val="009055FE"/>
    <w:rsid w:val="00906420"/>
    <w:rsid w:val="00916158"/>
    <w:rsid w:val="009214E5"/>
    <w:rsid w:val="009226BA"/>
    <w:rsid w:val="0092272F"/>
    <w:rsid w:val="0092319C"/>
    <w:rsid w:val="00926931"/>
    <w:rsid w:val="00927D60"/>
    <w:rsid w:val="00930F51"/>
    <w:rsid w:val="0093219D"/>
    <w:rsid w:val="00932A1C"/>
    <w:rsid w:val="00935E7A"/>
    <w:rsid w:val="00936219"/>
    <w:rsid w:val="00941F31"/>
    <w:rsid w:val="009444D6"/>
    <w:rsid w:val="009445E0"/>
    <w:rsid w:val="00944A51"/>
    <w:rsid w:val="00944DB0"/>
    <w:rsid w:val="009509AE"/>
    <w:rsid w:val="00954FFA"/>
    <w:rsid w:val="00955C56"/>
    <w:rsid w:val="0095735A"/>
    <w:rsid w:val="00963BFB"/>
    <w:rsid w:val="00966CD5"/>
    <w:rsid w:val="00966DD1"/>
    <w:rsid w:val="009674A9"/>
    <w:rsid w:val="00970A4F"/>
    <w:rsid w:val="00982B50"/>
    <w:rsid w:val="00983893"/>
    <w:rsid w:val="00983E4F"/>
    <w:rsid w:val="00985F4C"/>
    <w:rsid w:val="00986CFC"/>
    <w:rsid w:val="00987875"/>
    <w:rsid w:val="00990034"/>
    <w:rsid w:val="00990719"/>
    <w:rsid w:val="00990E8B"/>
    <w:rsid w:val="00993B9D"/>
    <w:rsid w:val="00993D59"/>
    <w:rsid w:val="00994E78"/>
    <w:rsid w:val="00995F3A"/>
    <w:rsid w:val="00996F74"/>
    <w:rsid w:val="00997E07"/>
    <w:rsid w:val="009A1115"/>
    <w:rsid w:val="009A1CED"/>
    <w:rsid w:val="009A20E0"/>
    <w:rsid w:val="009A6E8C"/>
    <w:rsid w:val="009B0D7E"/>
    <w:rsid w:val="009B2526"/>
    <w:rsid w:val="009B2D23"/>
    <w:rsid w:val="009B4A9E"/>
    <w:rsid w:val="009C23A3"/>
    <w:rsid w:val="009C2716"/>
    <w:rsid w:val="009C535D"/>
    <w:rsid w:val="009C5C46"/>
    <w:rsid w:val="009C7CCD"/>
    <w:rsid w:val="009D4CC1"/>
    <w:rsid w:val="009E6B79"/>
    <w:rsid w:val="009E78E4"/>
    <w:rsid w:val="009E7B42"/>
    <w:rsid w:val="009F3006"/>
    <w:rsid w:val="009F3E13"/>
    <w:rsid w:val="009F4CD1"/>
    <w:rsid w:val="009F7ACF"/>
    <w:rsid w:val="00A05331"/>
    <w:rsid w:val="00A07499"/>
    <w:rsid w:val="00A07787"/>
    <w:rsid w:val="00A12040"/>
    <w:rsid w:val="00A13293"/>
    <w:rsid w:val="00A137F7"/>
    <w:rsid w:val="00A13C80"/>
    <w:rsid w:val="00A14B23"/>
    <w:rsid w:val="00A21C2A"/>
    <w:rsid w:val="00A21FE3"/>
    <w:rsid w:val="00A22D9E"/>
    <w:rsid w:val="00A249A8"/>
    <w:rsid w:val="00A25DE7"/>
    <w:rsid w:val="00A273EC"/>
    <w:rsid w:val="00A27409"/>
    <w:rsid w:val="00A30F4F"/>
    <w:rsid w:val="00A31FF1"/>
    <w:rsid w:val="00A35909"/>
    <w:rsid w:val="00A36138"/>
    <w:rsid w:val="00A40818"/>
    <w:rsid w:val="00A4085B"/>
    <w:rsid w:val="00A41ED1"/>
    <w:rsid w:val="00A42561"/>
    <w:rsid w:val="00A45C5D"/>
    <w:rsid w:val="00A47485"/>
    <w:rsid w:val="00A505A0"/>
    <w:rsid w:val="00A51960"/>
    <w:rsid w:val="00A524EB"/>
    <w:rsid w:val="00A600CF"/>
    <w:rsid w:val="00A600F5"/>
    <w:rsid w:val="00A611A2"/>
    <w:rsid w:val="00A65E20"/>
    <w:rsid w:val="00A66A7D"/>
    <w:rsid w:val="00A713FE"/>
    <w:rsid w:val="00A721A9"/>
    <w:rsid w:val="00A72FA6"/>
    <w:rsid w:val="00A733CD"/>
    <w:rsid w:val="00A74F5B"/>
    <w:rsid w:val="00A76B6A"/>
    <w:rsid w:val="00A77E04"/>
    <w:rsid w:val="00A8020E"/>
    <w:rsid w:val="00A817C6"/>
    <w:rsid w:val="00A82932"/>
    <w:rsid w:val="00A83516"/>
    <w:rsid w:val="00A8394C"/>
    <w:rsid w:val="00A8454D"/>
    <w:rsid w:val="00A851E1"/>
    <w:rsid w:val="00A90C43"/>
    <w:rsid w:val="00A9204E"/>
    <w:rsid w:val="00A953D8"/>
    <w:rsid w:val="00AA1307"/>
    <w:rsid w:val="00AA1A47"/>
    <w:rsid w:val="00AA2511"/>
    <w:rsid w:val="00AA3DC3"/>
    <w:rsid w:val="00AA73E8"/>
    <w:rsid w:val="00AA74CE"/>
    <w:rsid w:val="00AB0680"/>
    <w:rsid w:val="00AB17C7"/>
    <w:rsid w:val="00AB2F94"/>
    <w:rsid w:val="00AB338A"/>
    <w:rsid w:val="00AB68EB"/>
    <w:rsid w:val="00AB6FA2"/>
    <w:rsid w:val="00AC0954"/>
    <w:rsid w:val="00AC0EB9"/>
    <w:rsid w:val="00AC344E"/>
    <w:rsid w:val="00AC364F"/>
    <w:rsid w:val="00AC3BF3"/>
    <w:rsid w:val="00AC3D66"/>
    <w:rsid w:val="00AC6385"/>
    <w:rsid w:val="00AD11B9"/>
    <w:rsid w:val="00AD15A2"/>
    <w:rsid w:val="00AD1F60"/>
    <w:rsid w:val="00AE08B6"/>
    <w:rsid w:val="00AE0AFE"/>
    <w:rsid w:val="00AE0C51"/>
    <w:rsid w:val="00AE4977"/>
    <w:rsid w:val="00B00988"/>
    <w:rsid w:val="00B02439"/>
    <w:rsid w:val="00B025F7"/>
    <w:rsid w:val="00B036FE"/>
    <w:rsid w:val="00B063BC"/>
    <w:rsid w:val="00B064A1"/>
    <w:rsid w:val="00B10E03"/>
    <w:rsid w:val="00B12062"/>
    <w:rsid w:val="00B12065"/>
    <w:rsid w:val="00B1474A"/>
    <w:rsid w:val="00B1769F"/>
    <w:rsid w:val="00B20D75"/>
    <w:rsid w:val="00B220D9"/>
    <w:rsid w:val="00B2431C"/>
    <w:rsid w:val="00B27C59"/>
    <w:rsid w:val="00B324DF"/>
    <w:rsid w:val="00B32EB6"/>
    <w:rsid w:val="00B3348A"/>
    <w:rsid w:val="00B335CB"/>
    <w:rsid w:val="00B33AAD"/>
    <w:rsid w:val="00B34A18"/>
    <w:rsid w:val="00B369D6"/>
    <w:rsid w:val="00B37E4C"/>
    <w:rsid w:val="00B5349F"/>
    <w:rsid w:val="00B567FA"/>
    <w:rsid w:val="00B56F3B"/>
    <w:rsid w:val="00B60C77"/>
    <w:rsid w:val="00B61B9F"/>
    <w:rsid w:val="00B61EB3"/>
    <w:rsid w:val="00B63899"/>
    <w:rsid w:val="00B6631B"/>
    <w:rsid w:val="00B675DC"/>
    <w:rsid w:val="00B67805"/>
    <w:rsid w:val="00B703D0"/>
    <w:rsid w:val="00B731DC"/>
    <w:rsid w:val="00B740D3"/>
    <w:rsid w:val="00B7593B"/>
    <w:rsid w:val="00B812C1"/>
    <w:rsid w:val="00B83149"/>
    <w:rsid w:val="00B84227"/>
    <w:rsid w:val="00B84B36"/>
    <w:rsid w:val="00B86BF0"/>
    <w:rsid w:val="00B92278"/>
    <w:rsid w:val="00B92D79"/>
    <w:rsid w:val="00B93657"/>
    <w:rsid w:val="00B9550B"/>
    <w:rsid w:val="00B9649D"/>
    <w:rsid w:val="00BA3702"/>
    <w:rsid w:val="00BA3AF8"/>
    <w:rsid w:val="00BA6C59"/>
    <w:rsid w:val="00BA7C77"/>
    <w:rsid w:val="00BB26A0"/>
    <w:rsid w:val="00BB27D4"/>
    <w:rsid w:val="00BC1F97"/>
    <w:rsid w:val="00BC21E5"/>
    <w:rsid w:val="00BC2EA4"/>
    <w:rsid w:val="00BC3861"/>
    <w:rsid w:val="00BC3BBE"/>
    <w:rsid w:val="00BC3C4C"/>
    <w:rsid w:val="00BD1038"/>
    <w:rsid w:val="00BD1C8A"/>
    <w:rsid w:val="00BD3E41"/>
    <w:rsid w:val="00BD4ADB"/>
    <w:rsid w:val="00BD4BD8"/>
    <w:rsid w:val="00BE1825"/>
    <w:rsid w:val="00BE1A31"/>
    <w:rsid w:val="00BE25C5"/>
    <w:rsid w:val="00BE4E6B"/>
    <w:rsid w:val="00BE520E"/>
    <w:rsid w:val="00BE6720"/>
    <w:rsid w:val="00BE6B05"/>
    <w:rsid w:val="00BF2287"/>
    <w:rsid w:val="00BF2CE1"/>
    <w:rsid w:val="00BF303C"/>
    <w:rsid w:val="00BF478A"/>
    <w:rsid w:val="00C002BB"/>
    <w:rsid w:val="00C00CDC"/>
    <w:rsid w:val="00C01020"/>
    <w:rsid w:val="00C0125C"/>
    <w:rsid w:val="00C01F35"/>
    <w:rsid w:val="00C05A52"/>
    <w:rsid w:val="00C11964"/>
    <w:rsid w:val="00C11DD7"/>
    <w:rsid w:val="00C17935"/>
    <w:rsid w:val="00C2022E"/>
    <w:rsid w:val="00C211DA"/>
    <w:rsid w:val="00C31601"/>
    <w:rsid w:val="00C32696"/>
    <w:rsid w:val="00C3276F"/>
    <w:rsid w:val="00C3427E"/>
    <w:rsid w:val="00C35465"/>
    <w:rsid w:val="00C402CF"/>
    <w:rsid w:val="00C409AA"/>
    <w:rsid w:val="00C415C5"/>
    <w:rsid w:val="00C44A82"/>
    <w:rsid w:val="00C46736"/>
    <w:rsid w:val="00C50085"/>
    <w:rsid w:val="00C54114"/>
    <w:rsid w:val="00C5567C"/>
    <w:rsid w:val="00C57968"/>
    <w:rsid w:val="00C652D2"/>
    <w:rsid w:val="00C65D38"/>
    <w:rsid w:val="00C66394"/>
    <w:rsid w:val="00C67E5E"/>
    <w:rsid w:val="00C70DB2"/>
    <w:rsid w:val="00C7194B"/>
    <w:rsid w:val="00C74C71"/>
    <w:rsid w:val="00C74F96"/>
    <w:rsid w:val="00C758E9"/>
    <w:rsid w:val="00C75BB6"/>
    <w:rsid w:val="00C7689A"/>
    <w:rsid w:val="00C826E9"/>
    <w:rsid w:val="00C84922"/>
    <w:rsid w:val="00C90959"/>
    <w:rsid w:val="00C92447"/>
    <w:rsid w:val="00C95508"/>
    <w:rsid w:val="00C95EFB"/>
    <w:rsid w:val="00C96648"/>
    <w:rsid w:val="00C9704A"/>
    <w:rsid w:val="00CA4D82"/>
    <w:rsid w:val="00CA5852"/>
    <w:rsid w:val="00CB119F"/>
    <w:rsid w:val="00CB26C2"/>
    <w:rsid w:val="00CB28D1"/>
    <w:rsid w:val="00CB3138"/>
    <w:rsid w:val="00CB59E7"/>
    <w:rsid w:val="00CB663D"/>
    <w:rsid w:val="00CB76AC"/>
    <w:rsid w:val="00CB789E"/>
    <w:rsid w:val="00CC1516"/>
    <w:rsid w:val="00CC418B"/>
    <w:rsid w:val="00CD0E79"/>
    <w:rsid w:val="00CD10FE"/>
    <w:rsid w:val="00CD23E6"/>
    <w:rsid w:val="00CD33E1"/>
    <w:rsid w:val="00CD5D08"/>
    <w:rsid w:val="00CD71EF"/>
    <w:rsid w:val="00CD7345"/>
    <w:rsid w:val="00CE1320"/>
    <w:rsid w:val="00CE1982"/>
    <w:rsid w:val="00CE2B4C"/>
    <w:rsid w:val="00CE3591"/>
    <w:rsid w:val="00CE5749"/>
    <w:rsid w:val="00CF0B5E"/>
    <w:rsid w:val="00CF0D1B"/>
    <w:rsid w:val="00CF40A8"/>
    <w:rsid w:val="00CF53A3"/>
    <w:rsid w:val="00D033D9"/>
    <w:rsid w:val="00D06144"/>
    <w:rsid w:val="00D12ADB"/>
    <w:rsid w:val="00D16D29"/>
    <w:rsid w:val="00D174A6"/>
    <w:rsid w:val="00D17D0D"/>
    <w:rsid w:val="00D21897"/>
    <w:rsid w:val="00D246A4"/>
    <w:rsid w:val="00D24D4E"/>
    <w:rsid w:val="00D25E40"/>
    <w:rsid w:val="00D33903"/>
    <w:rsid w:val="00D368DD"/>
    <w:rsid w:val="00D36C67"/>
    <w:rsid w:val="00D37034"/>
    <w:rsid w:val="00D377D9"/>
    <w:rsid w:val="00D420DB"/>
    <w:rsid w:val="00D43D1F"/>
    <w:rsid w:val="00D50758"/>
    <w:rsid w:val="00D5161C"/>
    <w:rsid w:val="00D52CC0"/>
    <w:rsid w:val="00D533A7"/>
    <w:rsid w:val="00D53716"/>
    <w:rsid w:val="00D53B5C"/>
    <w:rsid w:val="00D54998"/>
    <w:rsid w:val="00D549BB"/>
    <w:rsid w:val="00D6182B"/>
    <w:rsid w:val="00D631F7"/>
    <w:rsid w:val="00D66B7B"/>
    <w:rsid w:val="00D7200F"/>
    <w:rsid w:val="00D74A49"/>
    <w:rsid w:val="00D74D99"/>
    <w:rsid w:val="00D7510C"/>
    <w:rsid w:val="00D76BB8"/>
    <w:rsid w:val="00D77E21"/>
    <w:rsid w:val="00D77ED4"/>
    <w:rsid w:val="00D81332"/>
    <w:rsid w:val="00D82ACD"/>
    <w:rsid w:val="00D85214"/>
    <w:rsid w:val="00D860E5"/>
    <w:rsid w:val="00D86515"/>
    <w:rsid w:val="00D87924"/>
    <w:rsid w:val="00D9049F"/>
    <w:rsid w:val="00D90FC0"/>
    <w:rsid w:val="00D93CD6"/>
    <w:rsid w:val="00D95647"/>
    <w:rsid w:val="00D97D96"/>
    <w:rsid w:val="00DA0992"/>
    <w:rsid w:val="00DA45E1"/>
    <w:rsid w:val="00DA7376"/>
    <w:rsid w:val="00DB4A8A"/>
    <w:rsid w:val="00DB5AFC"/>
    <w:rsid w:val="00DB5F1F"/>
    <w:rsid w:val="00DB6764"/>
    <w:rsid w:val="00DC454F"/>
    <w:rsid w:val="00DC7B9E"/>
    <w:rsid w:val="00DD180D"/>
    <w:rsid w:val="00DE0A2F"/>
    <w:rsid w:val="00DE6876"/>
    <w:rsid w:val="00DE718D"/>
    <w:rsid w:val="00DE7EE0"/>
    <w:rsid w:val="00DF1AC5"/>
    <w:rsid w:val="00DF43BB"/>
    <w:rsid w:val="00DF4B7E"/>
    <w:rsid w:val="00DF6706"/>
    <w:rsid w:val="00E00029"/>
    <w:rsid w:val="00E00D62"/>
    <w:rsid w:val="00E023F6"/>
    <w:rsid w:val="00E03277"/>
    <w:rsid w:val="00E03E3D"/>
    <w:rsid w:val="00E10288"/>
    <w:rsid w:val="00E16075"/>
    <w:rsid w:val="00E1639F"/>
    <w:rsid w:val="00E225B4"/>
    <w:rsid w:val="00E22E71"/>
    <w:rsid w:val="00E23A44"/>
    <w:rsid w:val="00E24C19"/>
    <w:rsid w:val="00E30321"/>
    <w:rsid w:val="00E32E2E"/>
    <w:rsid w:val="00E34A39"/>
    <w:rsid w:val="00E4028D"/>
    <w:rsid w:val="00E421C6"/>
    <w:rsid w:val="00E442F4"/>
    <w:rsid w:val="00E448E4"/>
    <w:rsid w:val="00E453D5"/>
    <w:rsid w:val="00E470F2"/>
    <w:rsid w:val="00E56125"/>
    <w:rsid w:val="00E56646"/>
    <w:rsid w:val="00E56FB8"/>
    <w:rsid w:val="00E6110B"/>
    <w:rsid w:val="00E62142"/>
    <w:rsid w:val="00E626B1"/>
    <w:rsid w:val="00E65127"/>
    <w:rsid w:val="00E6569F"/>
    <w:rsid w:val="00E66EDB"/>
    <w:rsid w:val="00E67034"/>
    <w:rsid w:val="00E720E9"/>
    <w:rsid w:val="00E73D87"/>
    <w:rsid w:val="00E74AA1"/>
    <w:rsid w:val="00E76F23"/>
    <w:rsid w:val="00E773FF"/>
    <w:rsid w:val="00E828F0"/>
    <w:rsid w:val="00E82A8D"/>
    <w:rsid w:val="00E831F2"/>
    <w:rsid w:val="00E8586E"/>
    <w:rsid w:val="00E86FA0"/>
    <w:rsid w:val="00E874B3"/>
    <w:rsid w:val="00E878F5"/>
    <w:rsid w:val="00E87EA2"/>
    <w:rsid w:val="00E87F56"/>
    <w:rsid w:val="00E90EB1"/>
    <w:rsid w:val="00E92AD7"/>
    <w:rsid w:val="00E932EC"/>
    <w:rsid w:val="00E93313"/>
    <w:rsid w:val="00E93748"/>
    <w:rsid w:val="00E93932"/>
    <w:rsid w:val="00E93A0C"/>
    <w:rsid w:val="00E96DE6"/>
    <w:rsid w:val="00E96E99"/>
    <w:rsid w:val="00E9704C"/>
    <w:rsid w:val="00EA0AD4"/>
    <w:rsid w:val="00EA1ED0"/>
    <w:rsid w:val="00EA5712"/>
    <w:rsid w:val="00EB01AD"/>
    <w:rsid w:val="00EB0C6B"/>
    <w:rsid w:val="00EB21DD"/>
    <w:rsid w:val="00EB3E67"/>
    <w:rsid w:val="00EB4795"/>
    <w:rsid w:val="00EB4BBA"/>
    <w:rsid w:val="00EC12FB"/>
    <w:rsid w:val="00EC30E2"/>
    <w:rsid w:val="00EC54ED"/>
    <w:rsid w:val="00EC5FE1"/>
    <w:rsid w:val="00EC6446"/>
    <w:rsid w:val="00ED0A78"/>
    <w:rsid w:val="00ED0E35"/>
    <w:rsid w:val="00ED0F64"/>
    <w:rsid w:val="00ED0FE6"/>
    <w:rsid w:val="00ED38D0"/>
    <w:rsid w:val="00ED4969"/>
    <w:rsid w:val="00ED6B6D"/>
    <w:rsid w:val="00ED7DAC"/>
    <w:rsid w:val="00EE35EF"/>
    <w:rsid w:val="00EE4AE7"/>
    <w:rsid w:val="00EE5C7C"/>
    <w:rsid w:val="00EF160A"/>
    <w:rsid w:val="00EF3185"/>
    <w:rsid w:val="00EF532F"/>
    <w:rsid w:val="00EF55BB"/>
    <w:rsid w:val="00EF5BD5"/>
    <w:rsid w:val="00EF62B6"/>
    <w:rsid w:val="00EF66EC"/>
    <w:rsid w:val="00EF6E31"/>
    <w:rsid w:val="00EF6EB7"/>
    <w:rsid w:val="00F055A0"/>
    <w:rsid w:val="00F075C8"/>
    <w:rsid w:val="00F1322C"/>
    <w:rsid w:val="00F15DCB"/>
    <w:rsid w:val="00F1642F"/>
    <w:rsid w:val="00F176B3"/>
    <w:rsid w:val="00F20C55"/>
    <w:rsid w:val="00F213FF"/>
    <w:rsid w:val="00F22720"/>
    <w:rsid w:val="00F2325E"/>
    <w:rsid w:val="00F2353C"/>
    <w:rsid w:val="00F244FD"/>
    <w:rsid w:val="00F24735"/>
    <w:rsid w:val="00F26E58"/>
    <w:rsid w:val="00F3122C"/>
    <w:rsid w:val="00F318B6"/>
    <w:rsid w:val="00F33124"/>
    <w:rsid w:val="00F33470"/>
    <w:rsid w:val="00F34370"/>
    <w:rsid w:val="00F3793E"/>
    <w:rsid w:val="00F37BC9"/>
    <w:rsid w:val="00F41438"/>
    <w:rsid w:val="00F41D6F"/>
    <w:rsid w:val="00F43494"/>
    <w:rsid w:val="00F436C3"/>
    <w:rsid w:val="00F43972"/>
    <w:rsid w:val="00F44177"/>
    <w:rsid w:val="00F450B8"/>
    <w:rsid w:val="00F45DC5"/>
    <w:rsid w:val="00F45FEC"/>
    <w:rsid w:val="00F532E9"/>
    <w:rsid w:val="00F55020"/>
    <w:rsid w:val="00F5660A"/>
    <w:rsid w:val="00F56BD5"/>
    <w:rsid w:val="00F60853"/>
    <w:rsid w:val="00F64255"/>
    <w:rsid w:val="00F66FEE"/>
    <w:rsid w:val="00F67451"/>
    <w:rsid w:val="00F70B95"/>
    <w:rsid w:val="00F73096"/>
    <w:rsid w:val="00F75B57"/>
    <w:rsid w:val="00F75E06"/>
    <w:rsid w:val="00F76286"/>
    <w:rsid w:val="00F80523"/>
    <w:rsid w:val="00F8057A"/>
    <w:rsid w:val="00F8057B"/>
    <w:rsid w:val="00F816F9"/>
    <w:rsid w:val="00F82DD0"/>
    <w:rsid w:val="00F8375F"/>
    <w:rsid w:val="00F85321"/>
    <w:rsid w:val="00F8629A"/>
    <w:rsid w:val="00F864E5"/>
    <w:rsid w:val="00F86DB2"/>
    <w:rsid w:val="00F87862"/>
    <w:rsid w:val="00F928B5"/>
    <w:rsid w:val="00F964BC"/>
    <w:rsid w:val="00FA253E"/>
    <w:rsid w:val="00FA379E"/>
    <w:rsid w:val="00FB1383"/>
    <w:rsid w:val="00FB3E14"/>
    <w:rsid w:val="00FB5448"/>
    <w:rsid w:val="00FB7894"/>
    <w:rsid w:val="00FB7FC3"/>
    <w:rsid w:val="00FC004F"/>
    <w:rsid w:val="00FC1C29"/>
    <w:rsid w:val="00FC2399"/>
    <w:rsid w:val="00FC3608"/>
    <w:rsid w:val="00FC363A"/>
    <w:rsid w:val="00FC3A2C"/>
    <w:rsid w:val="00FC55F9"/>
    <w:rsid w:val="00FD0FAD"/>
    <w:rsid w:val="00FD1970"/>
    <w:rsid w:val="00FD6789"/>
    <w:rsid w:val="00FD6CB6"/>
    <w:rsid w:val="00FE1A11"/>
    <w:rsid w:val="00FE226E"/>
    <w:rsid w:val="00FE2877"/>
    <w:rsid w:val="00FE4EC2"/>
    <w:rsid w:val="00FF0EA7"/>
    <w:rsid w:val="00FF148D"/>
    <w:rsid w:val="00FF32E4"/>
    <w:rsid w:val="00FF4DE5"/>
    <w:rsid w:val="00FF7E19"/>
    <w:rsid w:val="00FF7E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64"/>
    <o:shapelayout v:ext="edit">
      <o:idmap v:ext="edit" data="2"/>
    </o:shapelayout>
  </w:shapeDefaults>
  <w:decimalSymbol w:val="."/>
  <w:listSeparator w:val=","/>
  <w14:docId w14:val="5E970D86"/>
  <w15:chartTrackingRefBased/>
  <w15:docId w15:val="{D17B8122-033F-4163-95DC-83D629EF3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708"/>
    <w:pPr>
      <w:spacing w:before="120" w:after="120" w:line="276" w:lineRule="auto"/>
      <w:jc w:val="both"/>
    </w:pPr>
    <w:rPr>
      <w:lang w:val="en-SG"/>
    </w:rPr>
  </w:style>
  <w:style w:type="paragraph" w:styleId="Heading1">
    <w:name w:val="heading 1"/>
    <w:aliases w:val="Heading 0,H1,1 ghost,g,dd heading 1,dh1,Section Heading,app heading 1,l1,1,h1,DMO Heading 1,Appendix,PIM 1,Head 1,Head 11,Head 12,Head 111,Head 13,Head 112,Head 14,Head 113,Head 15,Head 114,Head 16,Head 115,Head 17,Head 116,Head 18,Head 117,II"/>
    <w:basedOn w:val="Normal"/>
    <w:next w:val="Normal"/>
    <w:link w:val="Heading1Char"/>
    <w:uiPriority w:val="9"/>
    <w:qFormat/>
    <w:rsid w:val="006B2F47"/>
    <w:pPr>
      <w:keepNext/>
      <w:keepLines/>
      <w:numPr>
        <w:numId w:val="26"/>
      </w:numPr>
      <w:spacing w:before="240"/>
      <w:ind w:left="567" w:hanging="567"/>
      <w:outlineLvl w:val="0"/>
    </w:pPr>
    <w:rPr>
      <w:rFonts w:ascii="Calibri" w:eastAsiaTheme="majorEastAsia" w:hAnsi="Calibri" w:cstheme="majorBidi"/>
      <w:b/>
      <w:smallCaps/>
      <w:sz w:val="32"/>
      <w:szCs w:val="32"/>
    </w:rPr>
  </w:style>
  <w:style w:type="paragraph" w:styleId="Heading2">
    <w:name w:val="heading 2"/>
    <w:next w:val="Normal"/>
    <w:link w:val="Heading2Char"/>
    <w:uiPriority w:val="9"/>
    <w:unhideWhenUsed/>
    <w:qFormat/>
    <w:rsid w:val="006B2F47"/>
    <w:pPr>
      <w:numPr>
        <w:ilvl w:val="1"/>
        <w:numId w:val="26"/>
      </w:numPr>
      <w:outlineLvl w:val="1"/>
    </w:pPr>
    <w:rPr>
      <w:rFonts w:ascii="Calibri" w:eastAsiaTheme="majorEastAsia" w:hAnsi="Calibri" w:cstheme="majorBidi"/>
      <w:b/>
      <w:smallCaps/>
      <w:sz w:val="28"/>
      <w:szCs w:val="32"/>
    </w:rPr>
  </w:style>
  <w:style w:type="paragraph" w:styleId="Heading3">
    <w:name w:val="heading 3"/>
    <w:aliases w:val="Head 3,H3,3,h3,Heading 3 hidden,2h,h31,h32,Section,Heading 2.3,(Alt+3),1.2.3.,alltoc,Heading 3 Char1,Heading 3 Char Char,Heading 3 Char1 Char Char,Headi...,heading 3 + Indent: Left 0.25 in,Level 1 - 1,Normal + num,DOD Heading 3,Level 3 Head"/>
    <w:basedOn w:val="Normal"/>
    <w:next w:val="Normal"/>
    <w:link w:val="Heading3Char"/>
    <w:unhideWhenUsed/>
    <w:qFormat/>
    <w:rsid w:val="00D50758"/>
    <w:pPr>
      <w:keepNext/>
      <w:keepLines/>
      <w:numPr>
        <w:ilvl w:val="2"/>
        <w:numId w:val="26"/>
      </w:numPr>
      <w:spacing w:before="40"/>
      <w:outlineLvl w:val="2"/>
    </w:pPr>
    <w:rPr>
      <w:rFonts w:ascii="Calibri" w:eastAsiaTheme="majorEastAsia" w:hAnsi="Calibri" w:cstheme="majorBidi"/>
      <w:b/>
      <w:smallCaps/>
      <w:sz w:val="24"/>
      <w:szCs w:val="24"/>
    </w:rPr>
  </w:style>
  <w:style w:type="paragraph" w:styleId="Heading4">
    <w:name w:val="heading 4"/>
    <w:basedOn w:val="Normal"/>
    <w:next w:val="Normal"/>
    <w:link w:val="Heading4Char"/>
    <w:uiPriority w:val="9"/>
    <w:unhideWhenUsed/>
    <w:qFormat/>
    <w:rsid w:val="0068320A"/>
    <w:pPr>
      <w:keepNext/>
      <w:keepLines/>
      <w:numPr>
        <w:ilvl w:val="3"/>
        <w:numId w:val="26"/>
      </w:numPr>
      <w:spacing w:before="40"/>
      <w:outlineLvl w:val="3"/>
    </w:pPr>
    <w:rPr>
      <w:rFonts w:eastAsiaTheme="majorEastAsia" w:cstheme="majorBidi"/>
      <w:b/>
      <w:iCs/>
    </w:rPr>
  </w:style>
  <w:style w:type="paragraph" w:styleId="Heading5">
    <w:name w:val="heading 5"/>
    <w:basedOn w:val="Normal"/>
    <w:next w:val="Normal"/>
    <w:link w:val="Heading5Char"/>
    <w:uiPriority w:val="9"/>
    <w:unhideWhenUsed/>
    <w:qFormat/>
    <w:rsid w:val="0068320A"/>
    <w:pPr>
      <w:keepNext/>
      <w:keepLines/>
      <w:numPr>
        <w:ilvl w:val="4"/>
        <w:numId w:val="26"/>
      </w:numPr>
      <w:spacing w:before="40"/>
      <w:outlineLvl w:val="4"/>
    </w:pPr>
    <w:rPr>
      <w:rFonts w:ascii="Calibri" w:eastAsiaTheme="majorEastAsia" w:hAnsi="Calibri" w:cstheme="majorBidi"/>
      <w:i/>
    </w:rPr>
  </w:style>
  <w:style w:type="paragraph" w:styleId="Heading6">
    <w:name w:val="heading 6"/>
    <w:aliases w:val="PIM 6"/>
    <w:basedOn w:val="Normal"/>
    <w:next w:val="Normal"/>
    <w:link w:val="Heading6Char"/>
    <w:uiPriority w:val="9"/>
    <w:unhideWhenUsed/>
    <w:qFormat/>
    <w:rsid w:val="006D3D74"/>
    <w:pPr>
      <w:keepNext/>
      <w:keepLines/>
      <w:numPr>
        <w:ilvl w:val="5"/>
        <w:numId w:val="26"/>
      </w:numPr>
      <w:spacing w:before="40"/>
      <w:outlineLvl w:val="5"/>
    </w:pPr>
    <w:rPr>
      <w:rFonts w:asciiTheme="majorHAnsi" w:eastAsiaTheme="majorEastAsia" w:hAnsiTheme="majorHAnsi" w:cstheme="majorBidi"/>
      <w:color w:val="1F4D78" w:themeColor="accent1" w:themeShade="7F"/>
    </w:rPr>
  </w:style>
  <w:style w:type="paragraph" w:styleId="Heading7">
    <w:name w:val="heading 7"/>
    <w:aliases w:val="PIM 7"/>
    <w:basedOn w:val="Normal"/>
    <w:next w:val="Normal"/>
    <w:link w:val="Heading7Char"/>
    <w:uiPriority w:val="9"/>
    <w:unhideWhenUsed/>
    <w:qFormat/>
    <w:rsid w:val="006D3D74"/>
    <w:pPr>
      <w:keepNext/>
      <w:keepLines/>
      <w:numPr>
        <w:ilvl w:val="6"/>
        <w:numId w:val="26"/>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aliases w:val="AppendixSubHead"/>
    <w:basedOn w:val="Normal"/>
    <w:next w:val="Normal"/>
    <w:link w:val="Heading8Char"/>
    <w:uiPriority w:val="9"/>
    <w:unhideWhenUsed/>
    <w:qFormat/>
    <w:rsid w:val="006D3D74"/>
    <w:pPr>
      <w:keepNext/>
      <w:keepLines/>
      <w:numPr>
        <w:ilvl w:val="7"/>
        <w:numId w:val="26"/>
      </w:numPr>
      <w:spacing w:before="40"/>
      <w:outlineLvl w:val="7"/>
    </w:pPr>
    <w:rPr>
      <w:rFonts w:asciiTheme="majorHAnsi" w:eastAsiaTheme="majorEastAsia" w:hAnsiTheme="majorHAnsi" w:cstheme="majorBidi"/>
      <w:color w:val="272727" w:themeColor="text1" w:themeTint="D8"/>
      <w:szCs w:val="21"/>
    </w:rPr>
  </w:style>
  <w:style w:type="paragraph" w:styleId="Heading9">
    <w:name w:val="heading 9"/>
    <w:aliases w:val="appendix,AppendixBodyHead,PIM 9"/>
    <w:basedOn w:val="Normal"/>
    <w:next w:val="Normal"/>
    <w:link w:val="Heading9Char"/>
    <w:uiPriority w:val="9"/>
    <w:unhideWhenUsed/>
    <w:qFormat/>
    <w:rsid w:val="006D3D74"/>
    <w:pPr>
      <w:keepNext/>
      <w:keepLines/>
      <w:numPr>
        <w:ilvl w:val="8"/>
        <w:numId w:val="26"/>
      </w:numPr>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0 Char,H1 Char,1 ghost Char,g Char,dd heading 1 Char,dh1 Char,Section Heading Char,app heading 1 Char,l1 Char,1 Char,h1 Char,DMO Heading 1 Char,Appendix Char,PIM 1 Char,Head 1 Char,Head 11 Char,Head 12 Char,Head 111 Char,II Char"/>
    <w:basedOn w:val="DefaultParagraphFont"/>
    <w:link w:val="Heading1"/>
    <w:uiPriority w:val="9"/>
    <w:rsid w:val="006B2F47"/>
    <w:rPr>
      <w:rFonts w:ascii="Calibri" w:eastAsiaTheme="majorEastAsia" w:hAnsi="Calibri" w:cstheme="majorBidi"/>
      <w:b/>
      <w:smallCaps/>
      <w:sz w:val="32"/>
      <w:szCs w:val="32"/>
      <w:lang w:val="en-SG"/>
    </w:rPr>
  </w:style>
  <w:style w:type="character" w:customStyle="1" w:styleId="Heading2Char">
    <w:name w:val="Heading 2 Char"/>
    <w:basedOn w:val="DefaultParagraphFont"/>
    <w:link w:val="Heading2"/>
    <w:uiPriority w:val="9"/>
    <w:rsid w:val="006B2F47"/>
    <w:rPr>
      <w:rFonts w:ascii="Calibri" w:eastAsiaTheme="majorEastAsia" w:hAnsi="Calibri" w:cstheme="majorBidi"/>
      <w:b/>
      <w:smallCaps/>
      <w:sz w:val="28"/>
      <w:szCs w:val="32"/>
    </w:rPr>
  </w:style>
  <w:style w:type="character" w:customStyle="1" w:styleId="Heading3Char">
    <w:name w:val="Heading 3 Char"/>
    <w:aliases w:val="Head 3 Char,H3 Char,3 Char,h3 Char,Heading 3 hidden Char,2h Char,h31 Char,h32 Char,Section Char,Heading 2.3 Char,(Alt+3) Char,1.2.3. Char,alltoc Char,Heading 3 Char1 Char,Heading 3 Char Char Char,Heading 3 Char1 Char Char Char"/>
    <w:basedOn w:val="DefaultParagraphFont"/>
    <w:link w:val="Heading3"/>
    <w:rsid w:val="00D50758"/>
    <w:rPr>
      <w:rFonts w:ascii="Calibri" w:eastAsiaTheme="majorEastAsia" w:hAnsi="Calibri" w:cstheme="majorBidi"/>
      <w:b/>
      <w:smallCaps/>
      <w:sz w:val="24"/>
      <w:szCs w:val="24"/>
      <w:lang w:val="en-SG"/>
    </w:rPr>
  </w:style>
  <w:style w:type="character" w:customStyle="1" w:styleId="Heading4Char">
    <w:name w:val="Heading 4 Char"/>
    <w:basedOn w:val="DefaultParagraphFont"/>
    <w:link w:val="Heading4"/>
    <w:uiPriority w:val="9"/>
    <w:rsid w:val="0068320A"/>
    <w:rPr>
      <w:rFonts w:eastAsiaTheme="majorEastAsia" w:cstheme="majorBidi"/>
      <w:b/>
      <w:iCs/>
      <w:lang w:val="en-SG"/>
    </w:rPr>
  </w:style>
  <w:style w:type="character" w:customStyle="1" w:styleId="Heading5Char">
    <w:name w:val="Heading 5 Char"/>
    <w:basedOn w:val="DefaultParagraphFont"/>
    <w:link w:val="Heading5"/>
    <w:uiPriority w:val="9"/>
    <w:rsid w:val="0068320A"/>
    <w:rPr>
      <w:rFonts w:ascii="Calibri" w:eastAsiaTheme="majorEastAsia" w:hAnsi="Calibri" w:cstheme="majorBidi"/>
      <w:i/>
      <w:lang w:val="en-SG"/>
    </w:rPr>
  </w:style>
  <w:style w:type="character" w:customStyle="1" w:styleId="Heading6Char">
    <w:name w:val="Heading 6 Char"/>
    <w:aliases w:val="PIM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aliases w:val="PIM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aliases w:val="AppendixSubHead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aliases w:val="appendix Char,AppendixBodyHead Char,PIM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rsid w:val="00622A7F"/>
    <w:pPr>
      <w:contextualSpacing/>
      <w:jc w:val="right"/>
    </w:pPr>
    <w:rPr>
      <w:rFonts w:eastAsiaTheme="majorEastAsia" w:cstheme="minorHAnsi"/>
      <w:b/>
      <w:bCs/>
      <w:spacing w:val="-10"/>
      <w:kern w:val="28"/>
      <w:sz w:val="60"/>
      <w:szCs w:val="60"/>
    </w:rPr>
  </w:style>
  <w:style w:type="character" w:customStyle="1" w:styleId="TitleChar">
    <w:name w:val="Title Char"/>
    <w:basedOn w:val="DefaultParagraphFont"/>
    <w:link w:val="Title"/>
    <w:uiPriority w:val="10"/>
    <w:rsid w:val="00622A7F"/>
    <w:rPr>
      <w:rFonts w:eastAsiaTheme="majorEastAsia" w:cstheme="minorHAnsi"/>
      <w:b/>
      <w:bCs/>
      <w:spacing w:val="-10"/>
      <w:kern w:val="28"/>
      <w:sz w:val="60"/>
      <w:szCs w:val="60"/>
    </w:rPr>
  </w:style>
  <w:style w:type="paragraph" w:styleId="Subtitle">
    <w:name w:val="Subtitle"/>
    <w:basedOn w:val="Normal"/>
    <w:next w:val="Normal"/>
    <w:link w:val="SubtitleChar"/>
    <w:uiPriority w:val="11"/>
    <w:qFormat/>
    <w:rsid w:val="00622A7F"/>
    <w:pPr>
      <w:numPr>
        <w:ilvl w:val="1"/>
      </w:numPr>
      <w:jc w:val="right"/>
    </w:pPr>
    <w:rPr>
      <w:rFonts w:eastAsiaTheme="minorEastAsia"/>
      <w:b/>
      <w:bCs/>
      <w:spacing w:val="15"/>
      <w:sz w:val="44"/>
      <w:szCs w:val="44"/>
    </w:rPr>
  </w:style>
  <w:style w:type="character" w:customStyle="1" w:styleId="SubtitleChar">
    <w:name w:val="Subtitle Char"/>
    <w:basedOn w:val="DefaultParagraphFont"/>
    <w:link w:val="Subtitle"/>
    <w:uiPriority w:val="11"/>
    <w:rsid w:val="00622A7F"/>
    <w:rPr>
      <w:rFonts w:eastAsiaTheme="minorEastAsia"/>
      <w:b/>
      <w:bCs/>
      <w:spacing w:val="15"/>
      <w:sz w:val="44"/>
      <w:szCs w:val="44"/>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nhideWhenUsed/>
    <w:qFormat/>
    <w:rsid w:val="007C7C7F"/>
    <w:pPr>
      <w:spacing w:after="200"/>
      <w:jc w:val="center"/>
    </w:pPr>
    <w:rPr>
      <w:b/>
      <w:iCs/>
      <w:sz w:val="20"/>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nhideWhenUsed/>
    <w:rsid w:val="00645252"/>
    <w:rPr>
      <w:sz w:val="22"/>
      <w:szCs w:val="16"/>
    </w:rPr>
  </w:style>
  <w:style w:type="paragraph" w:styleId="CommentText">
    <w:name w:val="annotation text"/>
    <w:basedOn w:val="Normal"/>
    <w:link w:val="CommentTextChar"/>
    <w:unhideWhenUsed/>
    <w:rsid w:val="00645252"/>
    <w:rPr>
      <w:szCs w:val="20"/>
    </w:rPr>
  </w:style>
  <w:style w:type="character" w:customStyle="1" w:styleId="CommentTextChar">
    <w:name w:val="Comment Text Char"/>
    <w:basedOn w:val="DefaultParagraphFont"/>
    <w:link w:val="CommentText"/>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autoRedefine/>
    <w:uiPriority w:val="99"/>
    <w:unhideWhenUsed/>
    <w:qFormat/>
    <w:rsid w:val="005F10C3"/>
    <w:rPr>
      <w:rFonts w:ascii="Century Gothic" w:hAnsi="Century Gothic"/>
    </w:rPr>
  </w:style>
  <w:style w:type="character" w:customStyle="1" w:styleId="HeaderChar">
    <w:name w:val="Header Char"/>
    <w:basedOn w:val="DefaultParagraphFont"/>
    <w:link w:val="Header"/>
    <w:uiPriority w:val="99"/>
    <w:rsid w:val="005F10C3"/>
    <w:rPr>
      <w:rFonts w:ascii="Century Gothic" w:hAnsi="Century Gothic"/>
    </w:rPr>
  </w:style>
  <w:style w:type="paragraph" w:styleId="Footer">
    <w:name w:val="footer"/>
    <w:aliases w:val="footer"/>
    <w:basedOn w:val="Normal"/>
    <w:link w:val="FooterChar"/>
    <w:uiPriority w:val="99"/>
    <w:unhideWhenUsed/>
    <w:rsid w:val="006D3D74"/>
  </w:style>
  <w:style w:type="character" w:customStyle="1" w:styleId="FooterChar">
    <w:name w:val="Footer Char"/>
    <w:aliases w:val="footer Char"/>
    <w:basedOn w:val="DefaultParagraphFont"/>
    <w:link w:val="Footer"/>
    <w:uiPriority w:val="99"/>
    <w:rsid w:val="006D3D74"/>
  </w:style>
  <w:style w:type="paragraph" w:styleId="TOC9">
    <w:name w:val="toc 9"/>
    <w:basedOn w:val="Normal"/>
    <w:next w:val="Normal"/>
    <w:autoRedefine/>
    <w:uiPriority w:val="39"/>
    <w:unhideWhenUsed/>
    <w:rsid w:val="0083569A"/>
    <w:pPr>
      <w:ind w:left="1757"/>
    </w:pPr>
  </w:style>
  <w:style w:type="table" w:styleId="TableGrid">
    <w:name w:val="Table Grid"/>
    <w:basedOn w:val="TableNormal"/>
    <w:uiPriority w:val="39"/>
    <w:rsid w:val="000D68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next w:val="Normal"/>
    <w:uiPriority w:val="39"/>
    <w:unhideWhenUsed/>
    <w:qFormat/>
    <w:rsid w:val="000D68BA"/>
    <w:pPr>
      <w:spacing w:line="259" w:lineRule="auto"/>
    </w:pPr>
    <w:rPr>
      <w:rFonts w:ascii="Calibri" w:eastAsiaTheme="majorEastAsia" w:hAnsi="Calibri" w:cstheme="majorBidi"/>
      <w:b/>
      <w:color w:val="2E74B5" w:themeColor="accent1" w:themeShade="BF"/>
      <w:sz w:val="32"/>
      <w:szCs w:val="32"/>
    </w:rPr>
  </w:style>
  <w:style w:type="paragraph" w:styleId="TOC1">
    <w:name w:val="toc 1"/>
    <w:basedOn w:val="Normal"/>
    <w:next w:val="Normal"/>
    <w:autoRedefine/>
    <w:uiPriority w:val="39"/>
    <w:unhideWhenUsed/>
    <w:rsid w:val="007C7C7F"/>
    <w:pPr>
      <w:spacing w:after="100"/>
    </w:pPr>
  </w:style>
  <w:style w:type="paragraph" w:styleId="TOC2">
    <w:name w:val="toc 2"/>
    <w:basedOn w:val="Normal"/>
    <w:next w:val="Normal"/>
    <w:autoRedefine/>
    <w:uiPriority w:val="39"/>
    <w:unhideWhenUsed/>
    <w:rsid w:val="007C7C7F"/>
    <w:pPr>
      <w:spacing w:after="100"/>
      <w:ind w:left="220"/>
    </w:pPr>
  </w:style>
  <w:style w:type="paragraph" w:styleId="ListParagraph">
    <w:name w:val="List Paragraph"/>
    <w:basedOn w:val="Normal"/>
    <w:link w:val="ListParagraphChar"/>
    <w:uiPriority w:val="34"/>
    <w:unhideWhenUsed/>
    <w:qFormat/>
    <w:rsid w:val="007C7C7F"/>
    <w:pPr>
      <w:numPr>
        <w:numId w:val="49"/>
      </w:numPr>
      <w:contextualSpacing/>
    </w:pPr>
  </w:style>
  <w:style w:type="paragraph" w:styleId="NoSpacing">
    <w:name w:val="No Spacing"/>
    <w:uiPriority w:val="1"/>
    <w:qFormat/>
    <w:rsid w:val="007C7C7F"/>
    <w:rPr>
      <w:lang w:val="en-SG"/>
    </w:rPr>
  </w:style>
  <w:style w:type="paragraph" w:customStyle="1" w:styleId="NumberedList">
    <w:name w:val="Numbered List"/>
    <w:basedOn w:val="ListParagraph"/>
    <w:link w:val="NumberedListChar"/>
    <w:qFormat/>
    <w:rsid w:val="006B2F47"/>
    <w:pPr>
      <w:numPr>
        <w:numId w:val="28"/>
      </w:numPr>
    </w:pPr>
  </w:style>
  <w:style w:type="character" w:customStyle="1" w:styleId="ListParagraphChar">
    <w:name w:val="List Paragraph Char"/>
    <w:basedOn w:val="DefaultParagraphFont"/>
    <w:link w:val="ListParagraph"/>
    <w:uiPriority w:val="34"/>
    <w:rsid w:val="006B2F47"/>
    <w:rPr>
      <w:lang w:val="en-SG"/>
    </w:rPr>
  </w:style>
  <w:style w:type="character" w:customStyle="1" w:styleId="NumberedListChar">
    <w:name w:val="Numbered List Char"/>
    <w:basedOn w:val="ListParagraphChar"/>
    <w:link w:val="NumberedList"/>
    <w:rsid w:val="006B2F47"/>
    <w:rPr>
      <w:lang w:val="en-SG"/>
    </w:rPr>
  </w:style>
  <w:style w:type="paragraph" w:customStyle="1" w:styleId="ParagraphText">
    <w:name w:val="Paragraph Text"/>
    <w:basedOn w:val="Normal"/>
    <w:link w:val="ParagraphTextChar"/>
    <w:qFormat/>
    <w:rsid w:val="006B2F47"/>
    <w:pPr>
      <w:suppressAutoHyphens/>
      <w:spacing w:before="0" w:after="240" w:line="240" w:lineRule="auto"/>
    </w:pPr>
    <w:rPr>
      <w:rFonts w:eastAsia="Times New Roman" w:cstheme="minorHAnsi"/>
      <w:iCs/>
    </w:rPr>
  </w:style>
  <w:style w:type="character" w:customStyle="1" w:styleId="ParagraphTextChar">
    <w:name w:val="Paragraph Text Char"/>
    <w:basedOn w:val="DefaultParagraphFont"/>
    <w:link w:val="ParagraphText"/>
    <w:rsid w:val="006B2F47"/>
    <w:rPr>
      <w:rFonts w:eastAsia="Times New Roman" w:cstheme="minorHAnsi"/>
      <w:iCs/>
      <w:lang w:val="en-SG"/>
    </w:rPr>
  </w:style>
  <w:style w:type="paragraph" w:customStyle="1" w:styleId="TableHeading">
    <w:name w:val="Table_Heading"/>
    <w:basedOn w:val="Normal"/>
    <w:next w:val="Normal"/>
    <w:qFormat/>
    <w:rsid w:val="007D7B67"/>
    <w:pPr>
      <w:keepNext/>
      <w:keepLines/>
      <w:spacing w:before="40" w:after="40" w:line="240" w:lineRule="auto"/>
    </w:pPr>
    <w:rPr>
      <w:rFonts w:ascii="Calibri" w:eastAsia="Times New Roman" w:hAnsi="Calibri" w:cs="Times New Roman"/>
      <w:b/>
      <w:szCs w:val="20"/>
    </w:rPr>
  </w:style>
  <w:style w:type="paragraph" w:styleId="TOC3">
    <w:name w:val="toc 3"/>
    <w:basedOn w:val="Normal"/>
    <w:next w:val="Normal"/>
    <w:autoRedefine/>
    <w:uiPriority w:val="39"/>
    <w:unhideWhenUsed/>
    <w:rsid w:val="00F70B95"/>
    <w:pPr>
      <w:spacing w:after="100"/>
      <w:ind w:left="440"/>
    </w:pPr>
  </w:style>
  <w:style w:type="paragraph" w:styleId="Revision">
    <w:name w:val="Revision"/>
    <w:hidden/>
    <w:uiPriority w:val="99"/>
    <w:semiHidden/>
    <w:rsid w:val="005A0AFB"/>
    <w:rPr>
      <w:lang w:val="en-SG"/>
    </w:rPr>
  </w:style>
  <w:style w:type="paragraph" w:styleId="TOC4">
    <w:name w:val="toc 4"/>
    <w:basedOn w:val="Normal"/>
    <w:next w:val="Normal"/>
    <w:autoRedefine/>
    <w:uiPriority w:val="39"/>
    <w:unhideWhenUsed/>
    <w:rsid w:val="005616F1"/>
    <w:pPr>
      <w:spacing w:before="0" w:after="100" w:line="278" w:lineRule="auto"/>
      <w:ind w:left="720"/>
    </w:pPr>
    <w:rPr>
      <w:rFonts w:eastAsiaTheme="minorEastAsia"/>
      <w:kern w:val="2"/>
      <w:sz w:val="24"/>
      <w:szCs w:val="24"/>
      <w:lang w:eastAsia="en-SG"/>
      <w14:ligatures w14:val="standardContextual"/>
    </w:rPr>
  </w:style>
  <w:style w:type="paragraph" w:styleId="TOC5">
    <w:name w:val="toc 5"/>
    <w:basedOn w:val="Normal"/>
    <w:next w:val="Normal"/>
    <w:autoRedefine/>
    <w:uiPriority w:val="39"/>
    <w:unhideWhenUsed/>
    <w:rsid w:val="005616F1"/>
    <w:pPr>
      <w:spacing w:before="0" w:after="100" w:line="278" w:lineRule="auto"/>
      <w:ind w:left="960"/>
    </w:pPr>
    <w:rPr>
      <w:rFonts w:eastAsiaTheme="minorEastAsia"/>
      <w:kern w:val="2"/>
      <w:sz w:val="24"/>
      <w:szCs w:val="24"/>
      <w:lang w:eastAsia="en-SG"/>
      <w14:ligatures w14:val="standardContextual"/>
    </w:rPr>
  </w:style>
  <w:style w:type="paragraph" w:styleId="TOC6">
    <w:name w:val="toc 6"/>
    <w:basedOn w:val="Normal"/>
    <w:next w:val="Normal"/>
    <w:autoRedefine/>
    <w:uiPriority w:val="39"/>
    <w:unhideWhenUsed/>
    <w:rsid w:val="005616F1"/>
    <w:pPr>
      <w:spacing w:before="0" w:after="100" w:line="278" w:lineRule="auto"/>
      <w:ind w:left="1200"/>
    </w:pPr>
    <w:rPr>
      <w:rFonts w:eastAsiaTheme="minorEastAsia"/>
      <w:kern w:val="2"/>
      <w:sz w:val="24"/>
      <w:szCs w:val="24"/>
      <w:lang w:eastAsia="en-SG"/>
      <w14:ligatures w14:val="standardContextual"/>
    </w:rPr>
  </w:style>
  <w:style w:type="paragraph" w:styleId="TOC7">
    <w:name w:val="toc 7"/>
    <w:basedOn w:val="Normal"/>
    <w:next w:val="Normal"/>
    <w:autoRedefine/>
    <w:uiPriority w:val="39"/>
    <w:unhideWhenUsed/>
    <w:rsid w:val="005616F1"/>
    <w:pPr>
      <w:spacing w:before="0" w:after="100" w:line="278" w:lineRule="auto"/>
      <w:ind w:left="1440"/>
    </w:pPr>
    <w:rPr>
      <w:rFonts w:eastAsiaTheme="minorEastAsia"/>
      <w:kern w:val="2"/>
      <w:sz w:val="24"/>
      <w:szCs w:val="24"/>
      <w:lang w:eastAsia="en-SG"/>
      <w14:ligatures w14:val="standardContextual"/>
    </w:rPr>
  </w:style>
  <w:style w:type="paragraph" w:styleId="TOC8">
    <w:name w:val="toc 8"/>
    <w:basedOn w:val="Normal"/>
    <w:next w:val="Normal"/>
    <w:autoRedefine/>
    <w:uiPriority w:val="39"/>
    <w:unhideWhenUsed/>
    <w:rsid w:val="005616F1"/>
    <w:pPr>
      <w:spacing w:before="0" w:after="100" w:line="278" w:lineRule="auto"/>
      <w:ind w:left="1680"/>
    </w:pPr>
    <w:rPr>
      <w:rFonts w:eastAsiaTheme="minorEastAsia"/>
      <w:kern w:val="2"/>
      <w:sz w:val="24"/>
      <w:szCs w:val="24"/>
      <w:lang w:eastAsia="en-SG"/>
      <w14:ligatures w14:val="standardContextual"/>
    </w:rPr>
  </w:style>
  <w:style w:type="character" w:styleId="UnresolvedMention">
    <w:name w:val="Unresolved Mention"/>
    <w:basedOn w:val="DefaultParagraphFont"/>
    <w:uiPriority w:val="99"/>
    <w:semiHidden/>
    <w:unhideWhenUsed/>
    <w:rsid w:val="005616F1"/>
    <w:rPr>
      <w:color w:val="605E5C"/>
      <w:shd w:val="clear" w:color="auto" w:fill="E1DFDD"/>
    </w:rPr>
  </w:style>
  <w:style w:type="character" w:styleId="FootnoteReference">
    <w:name w:val="footnote reference"/>
    <w:basedOn w:val="DefaultParagraphFont"/>
    <w:uiPriority w:val="99"/>
    <w:semiHidden/>
    <w:unhideWhenUsed/>
    <w:rsid w:val="00B5349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image" Target="media/image44.png"/><Relationship Id="rId2" Type="http://schemas.openxmlformats.org/officeDocument/2006/relationships/image" Target="media/image43.png"/><Relationship Id="rId1" Type="http://schemas.openxmlformats.org/officeDocument/2006/relationships/image" Target="media/image15.png"/></Relationship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42" Type="http://schemas.openxmlformats.org/officeDocument/2006/relationships/image" Target="media/image26.png"/><Relationship Id="rId47" Type="http://schemas.openxmlformats.org/officeDocument/2006/relationships/package" Target="embeddings/Microsoft_Excel_Worksheet.xlsx"/><Relationship Id="rId63" Type="http://schemas.openxmlformats.org/officeDocument/2006/relationships/package" Target="embeddings/Microsoft_Excel_Worksheet8.xlsx"/><Relationship Id="rId68" Type="http://schemas.openxmlformats.org/officeDocument/2006/relationships/image" Target="media/image40.emf"/><Relationship Id="rId2" Type="http://schemas.openxmlformats.org/officeDocument/2006/relationships/customXml" Target="../customXml/item2.xml"/><Relationship Id="rId16" Type="http://schemas.microsoft.com/office/2011/relationships/commentsExtended" Target="commentsExtended.xml"/><Relationship Id="rId29" Type="http://schemas.openxmlformats.org/officeDocument/2006/relationships/image" Target="media/image12.png"/><Relationship Id="rId11" Type="http://schemas.openxmlformats.org/officeDocument/2006/relationships/footnotes" Target="footnotes.xml"/><Relationship Id="rId24" Type="http://schemas.openxmlformats.org/officeDocument/2006/relationships/image" Target="media/image7.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30.png"/><Relationship Id="rId53" Type="http://schemas.openxmlformats.org/officeDocument/2006/relationships/package" Target="embeddings/Microsoft_Excel_Worksheet3.xlsx"/><Relationship Id="rId58" Type="http://schemas.openxmlformats.org/officeDocument/2006/relationships/image" Target="media/image35.emf"/><Relationship Id="rId66" Type="http://schemas.openxmlformats.org/officeDocument/2006/relationships/image" Target="media/image39.emf"/><Relationship Id="rId74"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package" Target="embeddings/Microsoft_Excel_Worksheet7.xlsx"/><Relationship Id="rId1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0.emf"/><Relationship Id="rId56" Type="http://schemas.openxmlformats.org/officeDocument/2006/relationships/image" Target="media/image34.emf"/><Relationship Id="rId64" Type="http://schemas.openxmlformats.org/officeDocument/2006/relationships/image" Target="media/image38.emf"/><Relationship Id="rId69" Type="http://schemas.openxmlformats.org/officeDocument/2006/relationships/package" Target="embeddings/Microsoft_Excel_Worksheet11.xlsx"/><Relationship Id="rId8" Type="http://schemas.openxmlformats.org/officeDocument/2006/relationships/styles" Target="styles.xml"/><Relationship Id="rId51" Type="http://schemas.openxmlformats.org/officeDocument/2006/relationships/package" Target="embeddings/Microsoft_Excel_Worksheet2.xlsx"/><Relationship Id="rId72" Type="http://schemas.openxmlformats.org/officeDocument/2006/relationships/image" Target="media/image42.emf"/><Relationship Id="rId3" Type="http://schemas.openxmlformats.org/officeDocument/2006/relationships/customXml" Target="../customXml/item3.xml"/><Relationship Id="rId12" Type="http://schemas.openxmlformats.org/officeDocument/2006/relationships/endnotes" Target="endnotes.xml"/><Relationship Id="rId17" Type="http://schemas.microsoft.com/office/2016/09/relationships/commentsIds" Target="commentsIds.xml"/><Relationship Id="rId25" Type="http://schemas.openxmlformats.org/officeDocument/2006/relationships/image" Target="media/image8.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29.emf"/><Relationship Id="rId59" Type="http://schemas.openxmlformats.org/officeDocument/2006/relationships/package" Target="embeddings/Microsoft_Excel_Worksheet6.xlsx"/><Relationship Id="rId67" Type="http://schemas.openxmlformats.org/officeDocument/2006/relationships/package" Target="embeddings/Microsoft_Excel_Worksheet10.xlsx"/><Relationship Id="rId20" Type="http://schemas.openxmlformats.org/officeDocument/2006/relationships/image" Target="media/image3.png"/><Relationship Id="rId41" Type="http://schemas.openxmlformats.org/officeDocument/2006/relationships/image" Target="media/image25.png"/><Relationship Id="rId54" Type="http://schemas.openxmlformats.org/officeDocument/2006/relationships/image" Target="media/image33.emf"/><Relationship Id="rId62" Type="http://schemas.openxmlformats.org/officeDocument/2006/relationships/image" Target="media/image37.emf"/><Relationship Id="rId70" Type="http://schemas.openxmlformats.org/officeDocument/2006/relationships/image" Target="media/image41.emf"/><Relationship Id="rId75" Type="http://schemas.microsoft.com/office/2011/relationships/people" Target="people.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comments" Target="comments.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20.png"/><Relationship Id="rId49" Type="http://schemas.openxmlformats.org/officeDocument/2006/relationships/package" Target="embeddings/Microsoft_Excel_Worksheet1.xlsx"/><Relationship Id="rId57" Type="http://schemas.openxmlformats.org/officeDocument/2006/relationships/package" Target="embeddings/Microsoft_Excel_Worksheet5.xlsx"/><Relationship Id="rId10" Type="http://schemas.openxmlformats.org/officeDocument/2006/relationships/webSettings" Target="webSettings.xml"/><Relationship Id="rId31" Type="http://schemas.openxmlformats.org/officeDocument/2006/relationships/image" Target="media/image14.png"/><Relationship Id="rId44" Type="http://schemas.openxmlformats.org/officeDocument/2006/relationships/image" Target="media/image28.png"/><Relationship Id="rId52" Type="http://schemas.openxmlformats.org/officeDocument/2006/relationships/image" Target="media/image32.emf"/><Relationship Id="rId60" Type="http://schemas.openxmlformats.org/officeDocument/2006/relationships/image" Target="media/image36.emf"/><Relationship Id="rId65" Type="http://schemas.openxmlformats.org/officeDocument/2006/relationships/package" Target="embeddings/Microsoft_Excel_Worksheet9.xlsx"/><Relationship Id="rId73" Type="http://schemas.openxmlformats.org/officeDocument/2006/relationships/package" Target="embeddings/Microsoft_Excel_Worksheet13.xlsx"/><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eader" Target="header1.xml"/><Relationship Id="rId18" Type="http://schemas.microsoft.com/office/2018/08/relationships/commentsExtensible" Target="commentsExtensible.xml"/><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1.emf"/><Relationship Id="rId55" Type="http://schemas.openxmlformats.org/officeDocument/2006/relationships/package" Target="embeddings/Microsoft_Excel_Worksheet4.xlsx"/><Relationship Id="rId76" Type="http://schemas.openxmlformats.org/officeDocument/2006/relationships/theme" Target="theme/theme1.xml"/><Relationship Id="rId7" Type="http://schemas.openxmlformats.org/officeDocument/2006/relationships/numbering" Target="numbering.xml"/><Relationship Id="rId71" Type="http://schemas.openxmlformats.org/officeDocument/2006/relationships/package" Target="embeddings/Microsoft_Excel_Worksheet12.xlsx"/></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_whcheong\AppData\Local\Microsoft\Office\16.0\DTS\en-SG%7b02E4259F-3F7A-4BAF-8390-58E895964F39%7d\%7b85703B74-CBD3-4388-B667-6753FDD959CF%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TaxCatchAll xmlns="3a90f38b-cee7-4289-b705-21e4ceceb96b">
      <Value>6</Value>
      <Value>5</Value>
      <Value>2</Value>
    </TaxCatchAll>
    <Workflow xmlns="3a90f38b-cee7-4289-b705-21e4ceceb96b">
      <Url xsi:nil="true"/>
      <Description xsi:nil="true"/>
    </Workflow>
    <b1f4bea4dbaa4479a68e8cee40e226b9 xmlns="3a90f38b-cee7-4289-b705-21e4ceceb96b">
      <Terms xmlns="http://schemas.microsoft.com/office/infopath/2007/PartnerControls"/>
    </b1f4bea4dbaa4479a68e8cee40e226b9>
    <pb016fef86a642189c1d23bc7cb88f0e xmlns="3a90f38b-cee7-4289-b705-21e4ceceb96b">
      <Terms xmlns="http://schemas.microsoft.com/office/infopath/2007/PartnerControls">
        <TermInfo xmlns="http://schemas.microsoft.com/office/infopath/2007/PartnerControls">
          <TermName xmlns="http://schemas.microsoft.com/office/infopath/2007/PartnerControls">Monetary and Domestic Markets Management</TermName>
          <TermId xmlns="http://schemas.microsoft.com/office/infopath/2007/PartnerControls">2a7d5b88-6bf1-45f1-86e4-16940b278451</TermId>
        </TermInfo>
      </Terms>
    </pb016fef86a642189c1d23bc7cb88f0e>
    <h63e849b28044e64bfbe5f5fa7b8c866 xmlns="3a90f38b-cee7-4289-b705-21e4ceceb96b">
      <Terms xmlns="http://schemas.microsoft.com/office/infopath/2007/PartnerControls"/>
    </h63e849b28044e64bfbe5f5fa7b8c866>
    <IconOverlay xmlns="http://schemas.microsoft.com/sharepoint/v4" xsi:nil="true"/>
    <a2b7da5d9b994f938881636f0a7c63d6 xmlns="3a90f38b-cee7-4289-b705-21e4ceceb96b">
      <Terms xmlns="http://schemas.microsoft.com/office/infopath/2007/PartnerControls"/>
    </a2b7da5d9b994f938881636f0a7c63d6>
    <g5d17599f0654139ac247b509bd42854 xmlns="3a90f38b-cee7-4289-b705-21e4ceceb96b">
      <Terms xmlns="http://schemas.microsoft.com/office/infopath/2007/PartnerControls">
        <TermInfo xmlns="http://schemas.microsoft.com/office/infopath/2007/PartnerControls">
          <TermName xmlns="http://schemas.microsoft.com/office/infopath/2007/PartnerControls">Restricted</TermName>
          <TermId xmlns="http://schemas.microsoft.com/office/infopath/2007/PartnerControls">86c47f45-3406-42c4-a9a0-f1318f859c90</TermId>
        </TermInfo>
      </Terms>
    </g5d17599f0654139ac247b509bd42854>
    <h6ac82fb60e7404bb7825d9f5fed2f8a xmlns="3a90f38b-cee7-4289-b705-21e4ceceb96b">
      <Terms xmlns="http://schemas.microsoft.com/office/infopath/2007/PartnerControls"/>
    </h6ac82fb60e7404bb7825d9f5fed2f8a>
    <ee94ffbfe3174827a439912fa17811b9 xmlns="3a90f38b-cee7-4289-b705-21e4ceceb96b">
      <Terms xmlns="http://schemas.microsoft.com/office/infopath/2007/PartnerControls"/>
    </ee94ffbfe3174827a439912fa17811b9>
    <c569feee562949f193efcc6c33983d2e xmlns="3a90f38b-cee7-4289-b705-21e4ceceb96b">
      <Terms xmlns="http://schemas.microsoft.com/office/infopath/2007/PartnerControls">
        <TermInfo xmlns="http://schemas.microsoft.com/office/infopath/2007/PartnerControls">
          <TermName xmlns="http://schemas.microsoft.com/office/infopath/2007/PartnerControls">Reference Materials</TermName>
          <TermId xmlns="http://schemas.microsoft.com/office/infopath/2007/PartnerControls">3f315016-5303-4a8c-924f-0d81ba7cd31b</TermId>
        </TermInfo>
      </Terms>
    </c569feee562949f193efcc6c33983d2e>
    <ISF_x0020_Classification xmlns="3a90f38b-cee7-4289-b705-21e4ceceb96b">Non-Sensitive</ISF_x0020_Classification>
    <Document_x0020_Date xmlns="3a90f38b-cee7-4289-b705-21e4ceceb96b">2025-12-21T16:00:00+00:00</Document_x0020_Date>
    <_dlc_DocId xmlns="3a90f38b-cee7-4289-b705-21e4ceceb96b">2b595a9a-6dda-4d4a-a0c7-a0bc7a5b0187</_dlc_DocId>
    <_dlc_DocIdUrl xmlns="3a90f38b-cee7-4289-b705-21e4ceceb96b">
      <Url>https://home.dms.mas.gov.sg/_layouts/15/MASGlobalID/DocAveRedirect.aspx?DocId=2b595a9a-6dda-4d4a-a0c7-a0bc7a5b0187&amp;SiteID=c32db5b2-d241-48e9-9949-19ccf62ec6db_81eeee23-0c10-4fe9-b2e8-5c8edd998a5f</Url>
      <Description>2b595a9a-6dda-4d4a-a0c7-a0bc7a5b0187</Description>
    </_dlc_DocIdUrl>
  </documentManagement>
</p:properties>
</file>

<file path=customXml/item4.xml><?xml version="1.0" encoding="utf-8"?>
<?mso-contentType ?>
<SharedContentType xmlns="Microsoft.SharePoint.Taxonomy.ContentTypeSync" SourceId="afabadb4-2257-48ec-869f-64421b8f49cd" ContentTypeId="0x0101003618E443DE96424ABE734F4442FBF2B301" PreviousValue="fals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ct:contentTypeSchema xmlns:ct="http://schemas.microsoft.com/office/2006/metadata/contentType" xmlns:ma="http://schemas.microsoft.com/office/2006/metadata/properties/metaAttributes" ct:_="" ma:_="" ma:contentTypeName="MAS Team Document" ma:contentTypeID="0x0101003618E443DE96424ABE734F4442FBF2B30100639707F575319647A6D308C510BCB483" ma:contentTypeVersion="68" ma:contentTypeDescription="Create a new document specific to MAS Team Collaboration." ma:contentTypeScope="" ma:versionID="55c7696c7d7de552414408731b2b074d">
  <xsd:schema xmlns:xsd="http://www.w3.org/2001/XMLSchema" xmlns:xs="http://www.w3.org/2001/XMLSchema" xmlns:p="http://schemas.microsoft.com/office/2006/metadata/properties" xmlns:ns2="3a90f38b-cee7-4289-b705-21e4ceceb96b" xmlns:ns4="81eeee23-0c10-4fe9-b2e8-5c8edd998a5f" xmlns:ns5="http://schemas.microsoft.com/sharepoint/v4" targetNamespace="http://schemas.microsoft.com/office/2006/metadata/properties" ma:root="true" ma:fieldsID="c0caf89db698866fa7f8f9d8ff40af80" ns2:_="" ns4:_="" ns5:_="">
    <xsd:import namespace="3a90f38b-cee7-4289-b705-21e4ceceb96b"/>
    <xsd:import namespace="81eeee23-0c10-4fe9-b2e8-5c8edd998a5f"/>
    <xsd:import namespace="http://schemas.microsoft.com/sharepoint/v4"/>
    <xsd:element name="properties">
      <xsd:complexType>
        <xsd:sequence>
          <xsd:element name="documentManagement">
            <xsd:complexType>
              <xsd:all>
                <xsd:element ref="ns2:ISF_x0020_Classification"/>
                <xsd:element ref="ns2:Document_x0020_Date" minOccurs="0"/>
                <xsd:element ref="ns2:TaxCatchAllLabel" minOccurs="0"/>
                <xsd:element ref="ns2:c569feee562949f193efcc6c33983d2e" minOccurs="0"/>
                <xsd:element ref="ns2:g5d17599f0654139ac247b509bd42854" minOccurs="0"/>
                <xsd:element ref="ns2:Workflow" minOccurs="0"/>
                <xsd:element ref="ns2:a2b7da5d9b994f938881636f0a7c63d6" minOccurs="0"/>
                <xsd:element ref="ns2:_dlc_DocId" minOccurs="0"/>
                <xsd:element ref="ns2:ee94ffbfe3174827a439912fa17811b9" minOccurs="0"/>
                <xsd:element ref="ns2:_dlc_DocIdUrl" minOccurs="0"/>
                <xsd:element ref="ns2:b1f4bea4dbaa4479a68e8cee40e226b9" minOccurs="0"/>
                <xsd:element ref="ns2:_dlc_DocIdPersistId" minOccurs="0"/>
                <xsd:element ref="ns2:h6ac82fb60e7404bb7825d9f5fed2f8a" minOccurs="0"/>
                <xsd:element ref="ns2:pb016fef86a642189c1d23bc7cb88f0e" minOccurs="0"/>
                <xsd:element ref="ns2:h63e849b28044e64bfbe5f5fa7b8c866" minOccurs="0"/>
                <xsd:element ref="ns2:TaxCatchAll" minOccurs="0"/>
                <xsd:element ref="ns4:SharedWithUsers" minOccurs="0"/>
                <xsd:element ref="ns5: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90f38b-cee7-4289-b705-21e4ceceb96b" elementFormDefault="qualified">
    <xsd:import namespace="http://schemas.microsoft.com/office/2006/documentManagement/types"/>
    <xsd:import namespace="http://schemas.microsoft.com/office/infopath/2007/PartnerControls"/>
    <xsd:element name="ISF_x0020_Classification" ma:index="5" ma:displayName="ISF Classification" ma:format="Dropdown" ma:internalName="ISF_x0020_Classification" ma:readOnly="false">
      <xsd:simpleType>
        <xsd:restriction base="dms:Choice">
          <xsd:enumeration value="Sensitive (High)"/>
          <xsd:enumeration value="Sensitive (Normal)"/>
          <xsd:enumeration value="Non-Sensitive"/>
        </xsd:restriction>
      </xsd:simpleType>
    </xsd:element>
    <xsd:element name="Document_x0020_Date" ma:index="6" nillable="true" ma:displayName="Document Date" ma:default="[today]" ma:format="DateOnly" ma:internalName="Document_x0020_Date">
      <xsd:simpleType>
        <xsd:restriction base="dms:DateTime"/>
      </xsd:simpleType>
    </xsd:element>
    <xsd:element name="TaxCatchAllLabel" ma:index="13" nillable="true" ma:displayName="Taxonomy Catch All Column1" ma:hidden="true" ma:list="{054ee1cd-68ca-4f21-a204-f7d942dff3d5}" ma:internalName="TaxCatchAllLabel" ma:readOnly="true" ma:showField="CatchAllDataLabel" ma:web="81eeee23-0c10-4fe9-b2e8-5c8edd998a5f">
      <xsd:complexType>
        <xsd:complexContent>
          <xsd:extension base="dms:MultiChoiceLookup">
            <xsd:sequence>
              <xsd:element name="Value" type="dms:Lookup" maxOccurs="unbounded" minOccurs="0" nillable="true"/>
            </xsd:sequence>
          </xsd:extension>
        </xsd:complexContent>
      </xsd:complexType>
    </xsd:element>
    <xsd:element name="c569feee562949f193efcc6c33983d2e" ma:index="15" ma:taxonomy="true" ma:internalName="c569feee562949f193efcc6c33983d2e" ma:taxonomyFieldName="Document_x0020_Type" ma:displayName="Document Type" ma:default="" ma:fieldId="{c569feee-5629-49f1-93ef-cc6c33983d2e}" ma:sspId="afabadb4-2257-48ec-869f-64421b8f49cd" ma:termSetId="517dae02-1ab1-4993-aae9-22f62c9845ab" ma:anchorId="00000000-0000-0000-0000-000000000000" ma:open="false" ma:isKeyword="false">
      <xsd:complexType>
        <xsd:sequence>
          <xsd:element ref="pc:Terms" minOccurs="0" maxOccurs="1"/>
        </xsd:sequence>
      </xsd:complexType>
    </xsd:element>
    <xsd:element name="g5d17599f0654139ac247b509bd42854" ma:index="17" ma:taxonomy="true" ma:internalName="g5d17599f0654139ac247b509bd42854" ma:taxonomyFieldName="Security_x0020_Classification" ma:displayName="RCST Classification" ma:readOnly="false" ma:default="" ma:fieldId="{05d17599-f065-4139-ac24-7b509bd42854}" ma:sspId="afabadb4-2257-48ec-869f-64421b8f49cd" ma:termSetId="b00b6dbf-39ae-4d84-a129-f0bacf0fa746" ma:anchorId="00000000-0000-0000-0000-000000000000" ma:open="false" ma:isKeyword="false">
      <xsd:complexType>
        <xsd:sequence>
          <xsd:element ref="pc:Terms" minOccurs="0" maxOccurs="1"/>
        </xsd:sequence>
      </xsd:complexType>
    </xsd:element>
    <xsd:element name="Workflow" ma:index="20" nillable="true" ma:displayName="Workflow" ma:format="Hyperlink" ma:hidden="true" ma:internalName="Workflow"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a2b7da5d9b994f938881636f0a7c63d6" ma:index="22" nillable="true" ma:taxonomy="true" ma:internalName="a2b7da5d9b994f938881636f0a7c63d6" ma:taxonomyFieldName="Projects" ma:displayName="Projects" ma:default="" ma:fieldId="{a2b7da5d-9b99-4f93-8881-636f0a7c63d6}" ma:taxonomyMulti="true" ma:sspId="afabadb4-2257-48ec-869f-64421b8f49cd" ma:termSetId="5fe96bc1-6189-41c9-b83e-08cb0563998d" ma:anchorId="00000000-0000-0000-0000-000000000000" ma:open="false" ma:isKeyword="false">
      <xsd:complexType>
        <xsd:sequence>
          <xsd:element ref="pc:Terms" minOccurs="0" maxOccurs="1"/>
        </xsd:sequence>
      </xsd:complexType>
    </xsd:element>
    <xsd:element name="_dlc_DocId" ma:index="23" nillable="true" ma:displayName="Document ID Value" ma:description="The value of the document ID assigned to this item." ma:internalName="_dlc_DocId" ma:readOnly="true">
      <xsd:simpleType>
        <xsd:restriction base="dms:Text"/>
      </xsd:simpleType>
    </xsd:element>
    <xsd:element name="ee94ffbfe3174827a439912fa17811b9" ma:index="24" nillable="true" ma:taxonomy="true" ma:internalName="ee94ffbfe3174827a439912fa17811b9" ma:taxonomyFieldName="Subjects" ma:displayName="Subjects" ma:default="" ma:fieldId="{ee94ffbf-e317-4827-a439-912fa17811b9}" ma:taxonomyMulti="true" ma:sspId="afabadb4-2257-48ec-869f-64421b8f49cd" ma:termSetId="d8b55116-fb8b-4ce5-bb6d-7615087702dd" ma:anchorId="00000000-0000-0000-0000-000000000000" ma:open="false" ma:isKeyword="false">
      <xsd:complexType>
        <xsd:sequence>
          <xsd:element ref="pc:Terms" minOccurs="0" maxOccurs="1"/>
        </xsd:sequence>
      </xsd:complexType>
    </xsd:element>
    <xsd:element name="_dlc_DocIdUrl" ma:index="2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b1f4bea4dbaa4479a68e8cee40e226b9" ma:index="26" nillable="true" ma:taxonomy="true" ma:internalName="b1f4bea4dbaa4479a68e8cee40e226b9" ma:taxonomyFieldName="Events" ma:displayName="Events" ma:default="" ma:fieldId="{b1f4bea4-dbaa-4479-a68e-8cee40e226b9}" ma:taxonomyMulti="true" ma:sspId="afabadb4-2257-48ec-869f-64421b8f49cd" ma:termSetId="ae8532c2-1b69-4678-b6a3-43209a99ff84" ma:anchorId="00000000-0000-0000-0000-000000000000" ma:open="false" ma:isKeyword="false">
      <xsd:complexType>
        <xsd:sequence>
          <xsd:element ref="pc:Terms" minOccurs="0" maxOccurs="1"/>
        </xsd:sequence>
      </xsd:complexType>
    </xsd:element>
    <xsd:element name="_dlc_DocIdPersistId" ma:index="27" nillable="true" ma:displayName="Persist ID" ma:description="Keep ID on add." ma:hidden="true" ma:internalName="_dlc_DocIdPersistId" ma:readOnly="true">
      <xsd:simpleType>
        <xsd:restriction base="dms:Boolean"/>
      </xsd:simpleType>
    </xsd:element>
    <xsd:element name="h6ac82fb60e7404bb7825d9f5fed2f8a" ma:index="28" nillable="true" ma:taxonomy="true" ma:internalName="h6ac82fb60e7404bb7825d9f5fed2f8a" ma:taxonomyFieldName="Geographical" ma:displayName="Geographical" ma:default="" ma:fieldId="{16ac82fb-60e7-404b-b782-5d9f5fed2f8a}" ma:taxonomyMulti="true" ma:sspId="afabadb4-2257-48ec-869f-64421b8f49cd" ma:termSetId="7858cba8-e863-431c-a109-bcc6b0c9a353" ma:anchorId="00000000-0000-0000-0000-000000000000" ma:open="false" ma:isKeyword="false">
      <xsd:complexType>
        <xsd:sequence>
          <xsd:element ref="pc:Terms" minOccurs="0" maxOccurs="1"/>
        </xsd:sequence>
      </xsd:complexType>
    </xsd:element>
    <xsd:element name="pb016fef86a642189c1d23bc7cb88f0e" ma:index="29" ma:taxonomy="true" ma:internalName="pb016fef86a642189c1d23bc7cb88f0e" ma:taxonomyFieldName="Business_x0020_Functions" ma:displayName="Business Functions" ma:default="" ma:fieldId="{9b016fef-86a6-4218-9c1d-23bc7cb88f0e}" ma:sspId="afabadb4-2257-48ec-869f-64421b8f49cd" ma:termSetId="de72b2be-0a69-4604-8964-d6861f8eac42" ma:anchorId="00000000-0000-0000-0000-000000000000" ma:open="false" ma:isKeyword="false">
      <xsd:complexType>
        <xsd:sequence>
          <xsd:element ref="pc:Terms" minOccurs="0" maxOccurs="1"/>
        </xsd:sequence>
      </xsd:complexType>
    </xsd:element>
    <xsd:element name="h63e849b28044e64bfbe5f5fa7b8c866" ma:index="30" nillable="true" ma:taxonomy="true" ma:internalName="h63e849b28044e64bfbe5f5fa7b8c866" ma:taxonomyFieldName="Organisations" ma:displayName="Organisations" ma:default="" ma:fieldId="{163e849b-2804-4e64-bfbe-5f5fa7b8c866}" ma:taxonomyMulti="true" ma:sspId="afabadb4-2257-48ec-869f-64421b8f49cd" ma:termSetId="f1947048-467f-4973-9028-c91de76bba85" ma:anchorId="00000000-0000-0000-0000-000000000000" ma:open="false" ma:isKeyword="false">
      <xsd:complexType>
        <xsd:sequence>
          <xsd:element ref="pc:Terms" minOccurs="0" maxOccurs="1"/>
        </xsd:sequence>
      </xsd:complexType>
    </xsd:element>
    <xsd:element name="TaxCatchAll" ma:index="31" nillable="true" ma:displayName="Taxonomy Catch All Column" ma:hidden="true" ma:list="{054ee1cd-68ca-4f21-a204-f7d942dff3d5}" ma:internalName="TaxCatchAll" ma:showField="CatchAllData" ma:web="81eeee23-0c10-4fe9-b2e8-5c8edd998a5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1eeee23-0c10-4fe9-b2e8-5c8edd998a5f" elementFormDefault="qualified">
    <xsd:import namespace="http://schemas.microsoft.com/office/2006/documentManagement/types"/>
    <xsd:import namespace="http://schemas.microsoft.com/office/infopath/2007/PartnerControls"/>
    <xsd:element name="SharedWithUsers" ma:index="3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34"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7" ma:displayName="Author"/>
        <xsd:element ref="dcterms:created" minOccurs="0" maxOccurs="1"/>
        <xsd:element ref="dc:identifier" minOccurs="0" maxOccurs="1"/>
        <xsd:element name="contentType" minOccurs="0" maxOccurs="1" type="xsd:string" ma:index="1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035508-4EFD-43DD-A410-A9CB4967A8C7}">
  <ds:schemaRefs>
    <ds:schemaRef ds:uri="http://schemas.microsoft.com/sharepoint/v3/contenttype/forms"/>
  </ds:schemaRefs>
</ds:datastoreItem>
</file>

<file path=customXml/itemProps2.xml><?xml version="1.0" encoding="utf-8"?>
<ds:datastoreItem xmlns:ds="http://schemas.openxmlformats.org/officeDocument/2006/customXml" ds:itemID="{6E26A50F-13C3-4B83-8C45-BDE5DFB1FEAC}">
  <ds:schemaRefs>
    <ds:schemaRef ds:uri="http://schemas.microsoft.com/sharepoint/events"/>
  </ds:schemaRefs>
</ds:datastoreItem>
</file>

<file path=customXml/itemProps3.xml><?xml version="1.0" encoding="utf-8"?>
<ds:datastoreItem xmlns:ds="http://schemas.openxmlformats.org/officeDocument/2006/customXml" ds:itemID="{7FBDB1CC-CEFB-4E46-8174-1F0AA0D30B24}">
  <ds:schemaRefs>
    <ds:schemaRef ds:uri="http://www.w3.org/XML/1998/namespace"/>
    <ds:schemaRef ds:uri="http://purl.org/dc/elements/1.1/"/>
    <ds:schemaRef ds:uri="http://schemas.microsoft.com/office/2006/documentManagement/types"/>
    <ds:schemaRef ds:uri="http://schemas.microsoft.com/sharepoint/v4"/>
    <ds:schemaRef ds:uri="http://schemas.microsoft.com/office/2006/metadata/properties"/>
    <ds:schemaRef ds:uri="http://purl.org/dc/terms/"/>
    <ds:schemaRef ds:uri="3a90f38b-cee7-4289-b705-21e4ceceb96b"/>
    <ds:schemaRef ds:uri="http://schemas.microsoft.com/office/infopath/2007/PartnerControls"/>
    <ds:schemaRef ds:uri="http://schemas.openxmlformats.org/package/2006/metadata/core-properties"/>
    <ds:schemaRef ds:uri="81eeee23-0c10-4fe9-b2e8-5c8edd998a5f"/>
    <ds:schemaRef ds:uri="http://purl.org/dc/dcmitype/"/>
  </ds:schemaRefs>
</ds:datastoreItem>
</file>

<file path=customXml/itemProps4.xml><?xml version="1.0" encoding="utf-8"?>
<ds:datastoreItem xmlns:ds="http://schemas.openxmlformats.org/officeDocument/2006/customXml" ds:itemID="{BB74B640-F451-4A74-8426-CB4E7AE1DEB9}">
  <ds:schemaRefs>
    <ds:schemaRef ds:uri="Microsoft.SharePoint.Taxonomy.ContentTypeSync"/>
  </ds:schemaRefs>
</ds:datastoreItem>
</file>

<file path=customXml/itemProps5.xml><?xml version="1.0" encoding="utf-8"?>
<ds:datastoreItem xmlns:ds="http://schemas.openxmlformats.org/officeDocument/2006/customXml" ds:itemID="{9C692422-A389-4468-BEBE-16D8452100DA}">
  <ds:schemaRefs>
    <ds:schemaRef ds:uri="http://schemas.openxmlformats.org/officeDocument/2006/bibliography"/>
  </ds:schemaRefs>
</ds:datastoreItem>
</file>

<file path=customXml/itemProps6.xml><?xml version="1.0" encoding="utf-8"?>
<ds:datastoreItem xmlns:ds="http://schemas.openxmlformats.org/officeDocument/2006/customXml" ds:itemID="{D2C43882-5133-4961-8B72-6C4914B7F6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a90f38b-cee7-4289-b705-21e4ceceb96b"/>
    <ds:schemaRef ds:uri="81eeee23-0c10-4fe9-b2e8-5c8edd998a5f"/>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{85703B74-CBD3-4388-B667-6753FDD959CF}tf02786999_win32</Template>
  <TotalTime>9876</TotalTime>
  <Pages>55</Pages>
  <Words>12833</Words>
  <Characters>68916</Characters>
  <Application>Microsoft Office Word</Application>
  <DocSecurity>0</DocSecurity>
  <Lines>4594</Lines>
  <Paragraphs>3554</Paragraphs>
  <ScaleCrop>false</ScaleCrop>
  <HeadingPairs>
    <vt:vector size="2" baseType="variant">
      <vt:variant>
        <vt:lpstr>Title</vt:lpstr>
      </vt:variant>
      <vt:variant>
        <vt:i4>1</vt:i4>
      </vt:variant>
    </vt:vector>
  </HeadingPairs>
  <TitlesOfParts>
    <vt:vector size="1" baseType="lpstr">
      <vt:lpstr>MAS_OMEGA - Functional Specifications Document (Issuance Calendar)_v0.04</vt:lpstr>
    </vt:vector>
  </TitlesOfParts>
  <Company/>
  <LinksUpToDate>false</LinksUpToDate>
  <CharactersWithSpaces>78195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MAS_OMEGA - Functional Specifications Document (Issuance Calendar)_v0.04</dc:title>
  <dc:subject/>
  <dc:creator/>
  <cp:keywords/>
  <dc:description/>
  <cp:lastModifiedBy>Han Xie CHAI (MAS)</cp:lastModifiedBy>
  <cp:revision>328</cp:revision>
  <dcterms:created xsi:type="dcterms:W3CDTF">2025-11-27T07:39:00Z</dcterms:created>
  <dcterms:modified xsi:type="dcterms:W3CDTF">2026-01-12T08:24:00Z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0x0101003618E443DE96424ABE734F4442FBF2B30100639707F575319647A6D308C510BCB483</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y fmtid="{D5CDD505-2E9C-101B-9397-08002B2CF9AE}" pid="8" name="MSIP_Label_54803508-8490-4252-b331-d9b72689e942_Enabled">
    <vt:lpwstr>true</vt:lpwstr>
  </property>
  <property fmtid="{D5CDD505-2E9C-101B-9397-08002B2CF9AE}" pid="9" name="MSIP_Label_54803508-8490-4252-b331-d9b72689e942_SetDate">
    <vt:lpwstr>2025-11-27T07:39:31Z</vt:lpwstr>
  </property>
  <property fmtid="{D5CDD505-2E9C-101B-9397-08002B2CF9AE}" pid="10" name="MSIP_Label_54803508-8490-4252-b331-d9b72689e942_Method">
    <vt:lpwstr>Privileged</vt:lpwstr>
  </property>
  <property fmtid="{D5CDD505-2E9C-101B-9397-08002B2CF9AE}" pid="11" name="MSIP_Label_54803508-8490-4252-b331-d9b72689e942_Name">
    <vt:lpwstr>Non Sensitive_0</vt:lpwstr>
  </property>
  <property fmtid="{D5CDD505-2E9C-101B-9397-08002B2CF9AE}" pid="12" name="MSIP_Label_54803508-8490-4252-b331-d9b72689e942_SiteId">
    <vt:lpwstr>0b11c524-9a1c-4e1b-84cb-6336aefc2243</vt:lpwstr>
  </property>
  <property fmtid="{D5CDD505-2E9C-101B-9397-08002B2CF9AE}" pid="13" name="MSIP_Label_54803508-8490-4252-b331-d9b72689e942_ActionId">
    <vt:lpwstr>d7e8cc4a-07d5-49d8-bdfa-fa2feafccc10</vt:lpwstr>
  </property>
  <property fmtid="{D5CDD505-2E9C-101B-9397-08002B2CF9AE}" pid="14" name="MSIP_Label_54803508-8490-4252-b331-d9b72689e942_ContentBits">
    <vt:lpwstr>0</vt:lpwstr>
  </property>
  <property fmtid="{D5CDD505-2E9C-101B-9397-08002B2CF9AE}" pid="15" name="MSIP_Label_54803508-8490-4252-b331-d9b72689e942_Tag">
    <vt:lpwstr>10, 0, 1, 1</vt:lpwstr>
  </property>
  <property fmtid="{D5CDD505-2E9C-101B-9397-08002B2CF9AE}" pid="16" name="_dlc_DocIdItemGuid">
    <vt:lpwstr>2b595a9a-6dda-4d4a-a0c7-a0bc7a5b0187</vt:lpwstr>
  </property>
  <property fmtid="{D5CDD505-2E9C-101B-9397-08002B2CF9AE}" pid="17" name="kfb1d384101645d79dfb3e1eb6303efc">
    <vt:lpwstr/>
  </property>
  <property fmtid="{D5CDD505-2E9C-101B-9397-08002B2CF9AE}" pid="18" name="Projects">
    <vt:lpwstr/>
  </property>
  <property fmtid="{D5CDD505-2E9C-101B-9397-08002B2CF9AE}" pid="19" name="CTG Classification">
    <vt:lpwstr/>
  </property>
  <property fmtid="{D5CDD505-2E9C-101B-9397-08002B2CF9AE}" pid="20" name="Geographical">
    <vt:lpwstr/>
  </property>
  <property fmtid="{D5CDD505-2E9C-101B-9397-08002B2CF9AE}" pid="21" name="o1bc9418e5f14cc08546fd3687d4faf2">
    <vt:lpwstr/>
  </property>
  <property fmtid="{D5CDD505-2E9C-101B-9397-08002B2CF9AE}" pid="22" name="Subjects">
    <vt:lpwstr/>
  </property>
  <property fmtid="{D5CDD505-2E9C-101B-9397-08002B2CF9AE}" pid="23" name="Events">
    <vt:lpwstr/>
  </property>
  <property fmtid="{D5CDD505-2E9C-101B-9397-08002B2CF9AE}" pid="24" name="Organisations">
    <vt:lpwstr/>
  </property>
  <property fmtid="{D5CDD505-2E9C-101B-9397-08002B2CF9AE}" pid="25" name="Business Functions">
    <vt:lpwstr>5;#Monetary and Domestic Markets Management|2a7d5b88-6bf1-45f1-86e4-16940b278451</vt:lpwstr>
  </property>
  <property fmtid="{D5CDD505-2E9C-101B-9397-08002B2CF9AE}" pid="26" name="Divisions">
    <vt:lpwstr/>
  </property>
  <property fmtid="{D5CDD505-2E9C-101B-9397-08002B2CF9AE}" pid="27" name="Document Type">
    <vt:lpwstr>2;#Reference Materials|3f315016-5303-4a8c-924f-0d81ba7cd31b</vt:lpwstr>
  </property>
  <property fmtid="{D5CDD505-2E9C-101B-9397-08002B2CF9AE}" pid="28" name="Security Classification">
    <vt:lpwstr>6;#Restricted|86c47f45-3406-42c4-a9a0-f1318f859c90</vt:lpwstr>
  </property>
</Properties>
</file>